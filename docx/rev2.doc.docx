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213737A" w14:textId="77777777" w:rsidR="0026283E" w:rsidRDefault="00CD77EA" w:rsidP="0026283E">
      <w:pPr>
        <w:spacing w:after="6000"/>
      </w:pPr>
      <w:bookmarkStart w:id="0" w:name="_GoBack"/>
      <w:bookmarkEnd w:id="0"/>
      <w:r>
        <w:rPr>
          <w:noProof/>
          <w:lang w:val="en-US" w:eastAsia="en-US"/>
        </w:rPr>
        <w:pict w14:anchorId="64568BA8">
          <v:shapetype id="_x0000_t202" coordsize="21600,21600" o:spt="202" path="m0,0l0,21600,21600,21600,21600,0xe">
            <v:stroke joinstyle="miter"/>
            <v:path gradientshapeok="t" o:connecttype="rect"/>
          </v:shapetype>
          <v:shape id="_x0000_s1195" type="#_x0000_t202" style="position:absolute;left:0;text-align:left;margin-left:-44.05pt;margin-top:63pt;width:275pt;height:162pt;z-index:251660800;mso-wrap-edited:f" wrapcoords="0 0 21600 0 21600 21600 0 21600 0 0" filled="f" stroked="f">
            <v:fill o:detectmouseclick="t"/>
            <v:textbox style="mso-next-textbox:#_x0000_s1195" inset=",7.2pt,,7.2pt">
              <w:txbxContent>
                <w:p w14:paraId="7F685F13" w14:textId="77777777" w:rsidR="00245531" w:rsidRPr="00CD77EA" w:rsidRDefault="00245531">
                  <w:pPr>
                    <w:rPr>
                      <w:rFonts w:ascii="Marker Felt" w:hAnsi="Marker Felt"/>
                      <w:sz w:val="220"/>
                      <w:szCs w:val="144"/>
                    </w:rPr>
                  </w:pPr>
                  <w:r w:rsidRPr="00CD77EA">
                    <w:rPr>
                      <w:rFonts w:ascii="Marker Felt" w:hAnsi="Marker Felt"/>
                      <w:sz w:val="220"/>
                      <w:szCs w:val="144"/>
                    </w:rPr>
                    <w:t>Draft</w:t>
                  </w:r>
                </w:p>
              </w:txbxContent>
            </v:textbox>
            <w10:wrap type="tight"/>
          </v:shape>
        </w:pict>
      </w:r>
      <w:r w:rsidR="00DA3971">
        <w:rPr>
          <w:noProof/>
          <w:lang w:val="fr-CH" w:eastAsia="fr-CH"/>
        </w:rPr>
        <w:pict w14:anchorId="6738AA5C">
          <v:shape id="_x0000_s1194" type="#_x0000_t202" style="position:absolute;left:0;text-align:left;margin-left:320.05pt;margin-top:-69.85pt;width:198pt;height:36pt;z-index:251659776" filled="f" stroked="f">
            <v:textbox style="mso-next-textbox:#_x0000_s1194">
              <w:txbxContent>
                <w:p w14:paraId="4396D8B0" w14:textId="77777777" w:rsidR="00245531" w:rsidRDefault="00245531" w:rsidP="00DA3971">
                  <w:pPr>
                    <w:pStyle w:val="ECMAWorkgroup"/>
                  </w:pPr>
                  <w:r>
                    <w:t>E</w:t>
                  </w:r>
                  <w:r>
                    <w:t>cma/TC39/2011/0xx</w:t>
                  </w:r>
                </w:p>
              </w:txbxContent>
            </v:textbox>
          </v:shape>
        </w:pict>
      </w:r>
      <w:r w:rsidR="00DA3971">
        <w:rPr>
          <w:noProof/>
          <w:lang w:val="fr-CH" w:eastAsia="fr-CH"/>
        </w:rPr>
        <w:pict w14:anchorId="03EC6EB5">
          <v:shape id="_x0000_s1193" type="#_x0000_t202" style="position:absolute;left:0;text-align:left;margin-left:-3.85pt;margin-top:1.5pt;width:180pt;height:54pt;z-index:251658752" filled="f" stroked="f">
            <v:textbox style="mso-next-textbox:#_x0000_s1193">
              <w:txbxContent>
                <w:p w14:paraId="6362FE78" w14:textId="77777777" w:rsidR="00245531" w:rsidRDefault="00245531" w:rsidP="00DA3971">
                  <w:pPr>
                    <w:pStyle w:val="StandardNumber"/>
                    <w:rPr>
                      <w:sz w:val="34"/>
                    </w:rPr>
                  </w:pPr>
                </w:p>
                <w:p w14:paraId="67C9337C" w14:textId="77777777" w:rsidR="00245531" w:rsidRDefault="00245531" w:rsidP="00DA3971">
                  <w:pPr>
                    <w:pStyle w:val="StandardNumber"/>
                    <w:jc w:val="right"/>
                  </w:pPr>
                  <w:r>
                    <w:t>Draft</w:t>
                  </w:r>
                </w:p>
                <w:p w14:paraId="2CC8F97C" w14:textId="77777777" w:rsidR="00245531" w:rsidRDefault="00245531" w:rsidP="00DA3971"/>
              </w:txbxContent>
            </v:textbox>
          </v:shape>
        </w:pict>
      </w:r>
      <w:r w:rsidR="00C73632">
        <w:rPr>
          <w:noProof/>
          <w:lang w:val="en-US" w:eastAsia="en-US"/>
        </w:rPr>
        <w:pict w14:anchorId="205FBCB8">
          <v:shape id="_x0000_s1036" type="#_x0000_t202" style="position:absolute;left:0;text-align:left;margin-left:203.15pt;margin-top:101.65pt;width:4in;height:378pt;z-index:251656704" filled="f" stroked="f">
            <v:fill opacity=".5"/>
            <v:textbox style="mso-next-textbox:#_x0000_s1036">
              <w:txbxContent>
                <w:p w14:paraId="6DB70DDB" w14:textId="77777777" w:rsidR="00245531" w:rsidRDefault="00245531" w:rsidP="00C73632">
                  <w:pPr>
                    <w:pStyle w:val="StandardTitle"/>
                  </w:pPr>
                  <w:r w:rsidRPr="00E3357A">
                    <w:rPr>
                      <w:szCs w:val="40"/>
                    </w:rPr>
                    <w:t>ECMAScript Language Specification</w:t>
                  </w:r>
                </w:p>
              </w:txbxContent>
            </v:textbox>
          </v:shape>
        </w:pict>
      </w:r>
      <w:r w:rsidR="00D82B97">
        <w:rPr>
          <w:noProof/>
          <w:lang w:val="en-US" w:eastAsia="en-US"/>
        </w:rPr>
        <w:pict w14:anchorId="13D7A3B5">
          <v:shape id="_x0000_s1034" type="#_x0000_t202" style="position:absolute;left:0;text-align:left;margin-left:320.05pt;margin-top:2.15pt;width:225pt;height:1in;z-index:251655680" filled="f" stroked="f">
            <v:textbox style="mso-next-textbox:#_x0000_s1034">
              <w:txbxContent>
                <w:p w14:paraId="3F5BC3BC" w14:textId="77777777" w:rsidR="00245531" w:rsidRDefault="00245531" w:rsidP="00D82B97">
                  <w:pPr>
                    <w:pStyle w:val="StandardNumber"/>
                    <w:rPr>
                      <w:sz w:val="34"/>
                    </w:rPr>
                  </w:pPr>
                </w:p>
                <w:p w14:paraId="3E70D7AB" w14:textId="77777777" w:rsidR="00245531" w:rsidRDefault="00245531" w:rsidP="00D82B97">
                  <w:pPr>
                    <w:pStyle w:val="StandardNumber"/>
                  </w:pPr>
                  <w:r>
                    <w:t>ECMA-262</w:t>
                  </w:r>
                </w:p>
                <w:p w14:paraId="0A0E82D5" w14:textId="77777777" w:rsidR="00245531" w:rsidRDefault="00245531" w:rsidP="00D82B97">
                  <w:pPr>
                    <w:pStyle w:val="DateTitle"/>
                    <w:rPr>
                      <w:b/>
                      <w:sz w:val="40"/>
                    </w:rPr>
                  </w:pPr>
                  <w:r>
                    <w:t>6</w:t>
                  </w:r>
                  <w:r w:rsidRPr="006A4840">
                    <w:rPr>
                      <w:vertAlign w:val="superscript"/>
                    </w:rPr>
                    <w:t>th</w:t>
                  </w:r>
                  <w:r>
                    <w:t xml:space="preserve"> Edition / Draft July </w:t>
                  </w:r>
                  <w:ins w:id="1" w:author="Allen Wirfs-Brock rev2" w:date="2011-07-25T17:41:00Z">
                    <w:r w:rsidR="005F1406">
                      <w:t>25</w:t>
                    </w:r>
                  </w:ins>
                  <w:r>
                    <w:t>, 2011</w:t>
                  </w:r>
                </w:p>
              </w:txbxContent>
            </v:textbox>
          </v:shape>
        </w:pict>
      </w:r>
      <w:r w:rsidR="004D7160">
        <w:rPr>
          <w:noProof/>
          <w:lang w:val="en-US" w:eastAsia="en-US"/>
        </w:rPr>
        <w:pict w14:anchorId="52B007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0;width:595pt;height:842pt;z-index:-251661824;mso-position-horizontal-relative:page;mso-position-vertical-relative:page">
            <v:imagedata r:id="rId8" o:title="Couv ST"/>
            <o:lock v:ext="edit" aspectratio="f"/>
            <w10:wrap anchorx="page" anchory="page"/>
          </v:shape>
        </w:pict>
      </w:r>
    </w:p>
    <w:p w14:paraId="7F41DCCB" w14:textId="77777777" w:rsidR="001A63F1" w:rsidRPr="00BB369E" w:rsidRDefault="0026283E" w:rsidP="001A63F1">
      <w:pPr>
        <w:spacing w:after="0"/>
        <w:rPr>
          <w:lang w:val="en-US"/>
        </w:rPr>
      </w:pPr>
      <w:r w:rsidRPr="00BB369E">
        <w:rPr>
          <w:lang w:val="en-US"/>
        </w:rPr>
        <w:br w:type="page"/>
      </w:r>
    </w:p>
    <w:p w14:paraId="1CC050E8" w14:textId="77777777" w:rsidR="001A63F1" w:rsidRPr="00BB369E" w:rsidRDefault="001A63F1" w:rsidP="001A63F1">
      <w:pPr>
        <w:spacing w:after="0"/>
        <w:rPr>
          <w:lang w:val="en-US"/>
        </w:rPr>
        <w:sectPr w:rsidR="001A63F1" w:rsidRPr="00BB369E" w:rsidSect="00887CB2">
          <w:headerReference w:type="even" r:id="rId9"/>
          <w:headerReference w:type="default" r:id="rId10"/>
          <w:footerReference w:type="even" r:id="rId11"/>
          <w:footerReference w:type="default" r:id="rId12"/>
          <w:headerReference w:type="first" r:id="rId13"/>
          <w:footerReference w:type="first" r:id="rId14"/>
          <w:pgSz w:w="11907" w:h="16840" w:code="9"/>
          <w:pgMar w:top="4395" w:right="737" w:bottom="567" w:left="851" w:header="709" w:footer="284" w:gutter="567"/>
          <w:pgNumType w:fmt="lowerRoman" w:start="1"/>
          <w:cols w:space="454"/>
          <w:titlePg/>
          <w:docGrid w:linePitch="272"/>
        </w:sectPr>
      </w:pPr>
    </w:p>
    <w:p w14:paraId="18ECA32F" w14:textId="77777777" w:rsidR="003E745B" w:rsidRPr="00990F07" w:rsidRDefault="003E745B">
      <w:pPr>
        <w:pStyle w:val="zzContents"/>
        <w:tabs>
          <w:tab w:val="right" w:pos="9752"/>
        </w:tabs>
        <w:rPr>
          <w:lang w:val="fr-CH"/>
        </w:rPr>
      </w:pPr>
      <w:r w:rsidRPr="00990F07">
        <w:rPr>
          <w:lang w:val="fr-CH"/>
        </w:rPr>
        <w:t>Contents</w:t>
      </w:r>
      <w:r w:rsidRPr="00990F07">
        <w:rPr>
          <w:lang w:val="fr-CH"/>
        </w:rPr>
        <w:tab/>
      </w:r>
      <w:r w:rsidRPr="00990F07">
        <w:rPr>
          <w:b w:val="0"/>
          <w:sz w:val="20"/>
          <w:lang w:val="fr-CH"/>
        </w:rPr>
        <w:t>Page</w:t>
      </w:r>
    </w:p>
    <w:p w14:paraId="493CFFD1" w14:textId="77777777" w:rsidR="00990F07" w:rsidRPr="000D7240" w:rsidRDefault="00990F07">
      <w:pPr>
        <w:pStyle w:val="12"/>
        <w:rPr>
          <w:lang w:val="en-US"/>
        </w:rPr>
      </w:pPr>
      <w:r w:rsidRPr="000D7240">
        <w:rPr>
          <w:lang w:val="en-US"/>
        </w:rPr>
        <w:t>Introduction</w:t>
      </w:r>
      <w:r w:rsidRPr="000D7240">
        <w:rPr>
          <w:lang w:val="en-US"/>
        </w:rPr>
        <w:tab/>
        <w:t>vii</w:t>
      </w:r>
    </w:p>
    <w:p w14:paraId="442EC22D" w14:textId="77777777" w:rsidR="00E73414" w:rsidRPr="000D7240" w:rsidRDefault="00F00556">
      <w:pPr>
        <w:pStyle w:val="12"/>
        <w:tabs>
          <w:tab w:val="left" w:pos="351"/>
        </w:tabs>
        <w:rPr>
          <w:rFonts w:ascii="Cambria" w:hAnsi="Cambria"/>
          <w:b w:val="0"/>
          <w:noProof/>
          <w:sz w:val="24"/>
          <w:szCs w:val="24"/>
          <w:lang w:val="en-US"/>
        </w:rPr>
      </w:pPr>
      <w:r>
        <w:fldChar w:fldCharType="begin"/>
      </w:r>
      <w:r w:rsidRPr="000D7240">
        <w:rPr>
          <w:lang w:val="en-US"/>
        </w:rPr>
        <w:instrText xml:space="preserve"> TOC \o "1-3" \h \z </w:instrText>
      </w:r>
      <w:r>
        <w:fldChar w:fldCharType="separate"/>
      </w:r>
      <w:r w:rsidR="00E73414" w:rsidRPr="000D7240">
        <w:rPr>
          <w:noProof/>
          <w:lang w:val="en-US"/>
        </w:rPr>
        <w:t>1</w:t>
      </w:r>
      <w:r w:rsidR="00E73414" w:rsidRPr="000D7240">
        <w:rPr>
          <w:rFonts w:ascii="Cambria" w:hAnsi="Cambria"/>
          <w:b w:val="0"/>
          <w:noProof/>
          <w:sz w:val="24"/>
          <w:szCs w:val="24"/>
          <w:lang w:val="en-US"/>
        </w:rPr>
        <w:tab/>
      </w:r>
      <w:r w:rsidR="00E73414" w:rsidRPr="000D7240">
        <w:rPr>
          <w:noProof/>
          <w:lang w:val="en-US"/>
        </w:rPr>
        <w:t>Scope</w:t>
      </w:r>
      <w:r w:rsidR="00E73414" w:rsidRPr="000D7240">
        <w:rPr>
          <w:noProof/>
          <w:lang w:val="en-US"/>
        </w:rPr>
        <w:tab/>
      </w:r>
      <w:r w:rsidR="00E73414">
        <w:rPr>
          <w:noProof/>
        </w:rPr>
        <w:fldChar w:fldCharType="begin"/>
      </w:r>
      <w:r w:rsidR="00E73414" w:rsidRPr="000D7240">
        <w:rPr>
          <w:noProof/>
          <w:lang w:val="en-US"/>
        </w:rPr>
        <w:instrText xml:space="preserve"> PAGEREF _Toc153968304 \h </w:instrText>
      </w:r>
      <w:r w:rsidR="00E73414">
        <w:rPr>
          <w:noProof/>
        </w:rPr>
      </w:r>
      <w:r w:rsidR="00E73414">
        <w:rPr>
          <w:noProof/>
        </w:rPr>
        <w:fldChar w:fldCharType="separate"/>
      </w:r>
      <w:r w:rsidR="007730CC">
        <w:rPr>
          <w:noProof/>
          <w:lang w:val="en-US"/>
        </w:rPr>
        <w:t>1</w:t>
      </w:r>
      <w:r w:rsidR="00E73414">
        <w:rPr>
          <w:noProof/>
        </w:rPr>
        <w:fldChar w:fldCharType="end"/>
      </w:r>
    </w:p>
    <w:p w14:paraId="50DC1C9A" w14:textId="77777777" w:rsidR="00E73414" w:rsidRPr="00C858C8" w:rsidRDefault="00E73414">
      <w:pPr>
        <w:pStyle w:val="12"/>
        <w:tabs>
          <w:tab w:val="left" w:pos="351"/>
        </w:tabs>
        <w:rPr>
          <w:rFonts w:ascii="Cambria" w:hAnsi="Cambria"/>
          <w:b w:val="0"/>
          <w:noProof/>
          <w:sz w:val="24"/>
          <w:szCs w:val="24"/>
          <w:lang w:val="en-US"/>
        </w:rPr>
      </w:pPr>
      <w:r>
        <w:rPr>
          <w:noProof/>
        </w:rPr>
        <w:t>2</w:t>
      </w:r>
      <w:r w:rsidRPr="00C858C8">
        <w:rPr>
          <w:rFonts w:ascii="Cambria" w:hAnsi="Cambria"/>
          <w:b w:val="0"/>
          <w:noProof/>
          <w:sz w:val="24"/>
          <w:szCs w:val="24"/>
          <w:lang w:val="en-US"/>
        </w:rPr>
        <w:tab/>
      </w:r>
      <w:r>
        <w:rPr>
          <w:noProof/>
        </w:rPr>
        <w:t>Conformance</w:t>
      </w:r>
      <w:r>
        <w:rPr>
          <w:noProof/>
        </w:rPr>
        <w:tab/>
      </w:r>
      <w:r>
        <w:rPr>
          <w:noProof/>
        </w:rPr>
        <w:fldChar w:fldCharType="begin"/>
      </w:r>
      <w:r>
        <w:rPr>
          <w:noProof/>
        </w:rPr>
        <w:instrText xml:space="preserve"> PAGEREF _Toc153968305 \h </w:instrText>
      </w:r>
      <w:r>
        <w:rPr>
          <w:noProof/>
        </w:rPr>
      </w:r>
      <w:r>
        <w:rPr>
          <w:noProof/>
        </w:rPr>
        <w:fldChar w:fldCharType="separate"/>
      </w:r>
      <w:r w:rsidR="007730CC">
        <w:rPr>
          <w:noProof/>
        </w:rPr>
        <w:t>1</w:t>
      </w:r>
      <w:r>
        <w:rPr>
          <w:noProof/>
        </w:rPr>
        <w:fldChar w:fldCharType="end"/>
      </w:r>
    </w:p>
    <w:p w14:paraId="27421B23" w14:textId="77777777" w:rsidR="00E73414" w:rsidRPr="00C858C8" w:rsidRDefault="00E73414">
      <w:pPr>
        <w:pStyle w:val="12"/>
        <w:tabs>
          <w:tab w:val="left" w:pos="351"/>
        </w:tabs>
        <w:rPr>
          <w:rFonts w:ascii="Cambria" w:hAnsi="Cambria"/>
          <w:b w:val="0"/>
          <w:noProof/>
          <w:sz w:val="24"/>
          <w:szCs w:val="24"/>
          <w:lang w:val="en-US"/>
        </w:rPr>
      </w:pPr>
      <w:r>
        <w:rPr>
          <w:noProof/>
        </w:rPr>
        <w:t>3</w:t>
      </w:r>
      <w:r w:rsidRPr="00C858C8">
        <w:rPr>
          <w:rFonts w:ascii="Cambria" w:hAnsi="Cambria"/>
          <w:b w:val="0"/>
          <w:noProof/>
          <w:sz w:val="24"/>
          <w:szCs w:val="24"/>
          <w:lang w:val="en-US"/>
        </w:rPr>
        <w:tab/>
      </w:r>
      <w:r>
        <w:rPr>
          <w:noProof/>
        </w:rPr>
        <w:t>Normative references</w:t>
      </w:r>
      <w:r>
        <w:rPr>
          <w:noProof/>
        </w:rPr>
        <w:tab/>
      </w:r>
      <w:r>
        <w:rPr>
          <w:noProof/>
        </w:rPr>
        <w:fldChar w:fldCharType="begin"/>
      </w:r>
      <w:r>
        <w:rPr>
          <w:noProof/>
        </w:rPr>
        <w:instrText xml:space="preserve"> PAGEREF _Toc153968306 \h </w:instrText>
      </w:r>
      <w:r>
        <w:rPr>
          <w:noProof/>
        </w:rPr>
      </w:r>
      <w:r>
        <w:rPr>
          <w:noProof/>
        </w:rPr>
        <w:fldChar w:fldCharType="separate"/>
      </w:r>
      <w:r w:rsidR="007730CC">
        <w:rPr>
          <w:noProof/>
        </w:rPr>
        <w:t>1</w:t>
      </w:r>
      <w:r>
        <w:rPr>
          <w:noProof/>
        </w:rPr>
        <w:fldChar w:fldCharType="end"/>
      </w:r>
    </w:p>
    <w:p w14:paraId="2E17C35D" w14:textId="77777777" w:rsidR="00E73414" w:rsidRPr="00C858C8" w:rsidRDefault="00E73414">
      <w:pPr>
        <w:pStyle w:val="12"/>
        <w:tabs>
          <w:tab w:val="left" w:pos="351"/>
        </w:tabs>
        <w:rPr>
          <w:rFonts w:ascii="Cambria" w:hAnsi="Cambria"/>
          <w:b w:val="0"/>
          <w:noProof/>
          <w:sz w:val="24"/>
          <w:szCs w:val="24"/>
          <w:lang w:val="en-US"/>
        </w:rPr>
      </w:pPr>
      <w:r>
        <w:rPr>
          <w:noProof/>
        </w:rPr>
        <w:t>4</w:t>
      </w:r>
      <w:r w:rsidRPr="00C858C8">
        <w:rPr>
          <w:rFonts w:ascii="Cambria" w:hAnsi="Cambria"/>
          <w:b w:val="0"/>
          <w:noProof/>
          <w:sz w:val="24"/>
          <w:szCs w:val="24"/>
          <w:lang w:val="en-US"/>
        </w:rPr>
        <w:tab/>
      </w:r>
      <w:r>
        <w:rPr>
          <w:noProof/>
        </w:rPr>
        <w:t>Overview</w:t>
      </w:r>
      <w:r>
        <w:rPr>
          <w:noProof/>
        </w:rPr>
        <w:tab/>
      </w:r>
      <w:r>
        <w:rPr>
          <w:noProof/>
        </w:rPr>
        <w:fldChar w:fldCharType="begin"/>
      </w:r>
      <w:r>
        <w:rPr>
          <w:noProof/>
        </w:rPr>
        <w:instrText xml:space="preserve"> PAGEREF _Toc153968307 \h </w:instrText>
      </w:r>
      <w:r>
        <w:rPr>
          <w:noProof/>
        </w:rPr>
      </w:r>
      <w:r>
        <w:rPr>
          <w:noProof/>
        </w:rPr>
        <w:fldChar w:fldCharType="separate"/>
      </w:r>
      <w:r w:rsidR="007730CC">
        <w:rPr>
          <w:noProof/>
        </w:rPr>
        <w:t>1</w:t>
      </w:r>
      <w:r>
        <w:rPr>
          <w:noProof/>
        </w:rPr>
        <w:fldChar w:fldCharType="end"/>
      </w:r>
    </w:p>
    <w:p w14:paraId="60AEA2B8" w14:textId="77777777" w:rsidR="00E73414" w:rsidRPr="00C858C8" w:rsidRDefault="00E73414">
      <w:pPr>
        <w:pStyle w:val="2b"/>
        <w:tabs>
          <w:tab w:val="left" w:pos="518"/>
        </w:tabs>
        <w:rPr>
          <w:rFonts w:ascii="Cambria" w:hAnsi="Cambria"/>
          <w:b w:val="0"/>
          <w:noProof/>
          <w:sz w:val="24"/>
          <w:szCs w:val="24"/>
          <w:lang w:val="en-US"/>
        </w:rPr>
      </w:pPr>
      <w:r>
        <w:rPr>
          <w:noProof/>
        </w:rPr>
        <w:t>4.1</w:t>
      </w:r>
      <w:r w:rsidRPr="00C858C8">
        <w:rPr>
          <w:rFonts w:ascii="Cambria" w:hAnsi="Cambria"/>
          <w:b w:val="0"/>
          <w:noProof/>
          <w:sz w:val="24"/>
          <w:szCs w:val="24"/>
          <w:lang w:val="en-US"/>
        </w:rPr>
        <w:tab/>
      </w:r>
      <w:r>
        <w:rPr>
          <w:noProof/>
        </w:rPr>
        <w:t>Web Scripting</w:t>
      </w:r>
      <w:r>
        <w:rPr>
          <w:noProof/>
        </w:rPr>
        <w:tab/>
      </w:r>
      <w:r>
        <w:rPr>
          <w:noProof/>
        </w:rPr>
        <w:fldChar w:fldCharType="begin"/>
      </w:r>
      <w:r>
        <w:rPr>
          <w:noProof/>
        </w:rPr>
        <w:instrText xml:space="preserve"> PAGEREF _Toc153968308 \h </w:instrText>
      </w:r>
      <w:r>
        <w:rPr>
          <w:noProof/>
        </w:rPr>
      </w:r>
      <w:r>
        <w:rPr>
          <w:noProof/>
        </w:rPr>
        <w:fldChar w:fldCharType="separate"/>
      </w:r>
      <w:r w:rsidR="007730CC">
        <w:rPr>
          <w:noProof/>
        </w:rPr>
        <w:t>2</w:t>
      </w:r>
      <w:r>
        <w:rPr>
          <w:noProof/>
        </w:rPr>
        <w:fldChar w:fldCharType="end"/>
      </w:r>
    </w:p>
    <w:p w14:paraId="26A5682D" w14:textId="77777777" w:rsidR="00E73414" w:rsidRPr="00C858C8" w:rsidRDefault="00E73414">
      <w:pPr>
        <w:pStyle w:val="2b"/>
        <w:tabs>
          <w:tab w:val="left" w:pos="518"/>
        </w:tabs>
        <w:rPr>
          <w:rFonts w:ascii="Cambria" w:hAnsi="Cambria"/>
          <w:b w:val="0"/>
          <w:noProof/>
          <w:sz w:val="24"/>
          <w:szCs w:val="24"/>
          <w:lang w:val="en-US"/>
        </w:rPr>
      </w:pPr>
      <w:r>
        <w:rPr>
          <w:noProof/>
        </w:rPr>
        <w:t>4.2</w:t>
      </w:r>
      <w:r w:rsidRPr="00C858C8">
        <w:rPr>
          <w:rFonts w:ascii="Cambria" w:hAnsi="Cambria"/>
          <w:b w:val="0"/>
          <w:noProof/>
          <w:sz w:val="24"/>
          <w:szCs w:val="24"/>
          <w:lang w:val="en-US"/>
        </w:rPr>
        <w:tab/>
      </w:r>
      <w:r>
        <w:rPr>
          <w:noProof/>
        </w:rPr>
        <w:t>Language Overview</w:t>
      </w:r>
      <w:r>
        <w:rPr>
          <w:noProof/>
        </w:rPr>
        <w:tab/>
      </w:r>
      <w:r>
        <w:rPr>
          <w:noProof/>
        </w:rPr>
        <w:fldChar w:fldCharType="begin"/>
      </w:r>
      <w:r>
        <w:rPr>
          <w:noProof/>
        </w:rPr>
        <w:instrText xml:space="preserve"> PAGEREF _Toc153968309 \h </w:instrText>
      </w:r>
      <w:r>
        <w:rPr>
          <w:noProof/>
        </w:rPr>
      </w:r>
      <w:r>
        <w:rPr>
          <w:noProof/>
        </w:rPr>
        <w:fldChar w:fldCharType="separate"/>
      </w:r>
      <w:r w:rsidR="007730CC">
        <w:rPr>
          <w:noProof/>
        </w:rPr>
        <w:t>2</w:t>
      </w:r>
      <w:r>
        <w:rPr>
          <w:noProof/>
        </w:rPr>
        <w:fldChar w:fldCharType="end"/>
      </w:r>
    </w:p>
    <w:p w14:paraId="329A5F70" w14:textId="77777777" w:rsidR="00E73414" w:rsidRPr="00C858C8" w:rsidRDefault="00E73414">
      <w:pPr>
        <w:pStyle w:val="3a"/>
        <w:tabs>
          <w:tab w:val="left" w:pos="685"/>
        </w:tabs>
        <w:rPr>
          <w:rFonts w:ascii="Cambria" w:hAnsi="Cambria"/>
          <w:b w:val="0"/>
          <w:noProof/>
          <w:sz w:val="24"/>
          <w:szCs w:val="24"/>
          <w:lang w:val="en-US"/>
        </w:rPr>
      </w:pPr>
      <w:r>
        <w:rPr>
          <w:noProof/>
        </w:rPr>
        <w:t>4.2.1</w:t>
      </w:r>
      <w:r w:rsidRPr="00C858C8">
        <w:rPr>
          <w:rFonts w:ascii="Cambria" w:hAnsi="Cambria"/>
          <w:b w:val="0"/>
          <w:noProof/>
          <w:sz w:val="24"/>
          <w:szCs w:val="24"/>
          <w:lang w:val="en-US"/>
        </w:rPr>
        <w:tab/>
      </w:r>
      <w:r>
        <w:rPr>
          <w:noProof/>
        </w:rPr>
        <w:t>Objects</w:t>
      </w:r>
      <w:r>
        <w:rPr>
          <w:noProof/>
        </w:rPr>
        <w:tab/>
      </w:r>
      <w:r>
        <w:rPr>
          <w:noProof/>
        </w:rPr>
        <w:fldChar w:fldCharType="begin"/>
      </w:r>
      <w:r>
        <w:rPr>
          <w:noProof/>
        </w:rPr>
        <w:instrText xml:space="preserve"> PAGEREF _Toc153968310 \h </w:instrText>
      </w:r>
      <w:r>
        <w:rPr>
          <w:noProof/>
        </w:rPr>
      </w:r>
      <w:r>
        <w:rPr>
          <w:noProof/>
        </w:rPr>
        <w:fldChar w:fldCharType="separate"/>
      </w:r>
      <w:r w:rsidR="007730CC">
        <w:rPr>
          <w:noProof/>
        </w:rPr>
        <w:t>3</w:t>
      </w:r>
      <w:r>
        <w:rPr>
          <w:noProof/>
        </w:rPr>
        <w:fldChar w:fldCharType="end"/>
      </w:r>
    </w:p>
    <w:p w14:paraId="674C2467" w14:textId="77777777" w:rsidR="00E73414" w:rsidRPr="00C858C8" w:rsidRDefault="00E73414">
      <w:pPr>
        <w:pStyle w:val="3a"/>
        <w:tabs>
          <w:tab w:val="left" w:pos="685"/>
        </w:tabs>
        <w:rPr>
          <w:rFonts w:ascii="Cambria" w:hAnsi="Cambria"/>
          <w:b w:val="0"/>
          <w:noProof/>
          <w:sz w:val="24"/>
          <w:szCs w:val="24"/>
          <w:lang w:val="en-US"/>
        </w:rPr>
      </w:pPr>
      <w:r>
        <w:rPr>
          <w:noProof/>
        </w:rPr>
        <w:t>4.2.2</w:t>
      </w:r>
      <w:r w:rsidRPr="00C858C8">
        <w:rPr>
          <w:rFonts w:ascii="Cambria" w:hAnsi="Cambria"/>
          <w:b w:val="0"/>
          <w:noProof/>
          <w:sz w:val="24"/>
          <w:szCs w:val="24"/>
          <w:lang w:val="en-US"/>
        </w:rPr>
        <w:tab/>
      </w:r>
      <w:r>
        <w:rPr>
          <w:noProof/>
        </w:rPr>
        <w:t>The Strict Variant of ECMAScript</w:t>
      </w:r>
      <w:r>
        <w:rPr>
          <w:noProof/>
        </w:rPr>
        <w:tab/>
      </w:r>
      <w:r>
        <w:rPr>
          <w:noProof/>
        </w:rPr>
        <w:fldChar w:fldCharType="begin"/>
      </w:r>
      <w:r>
        <w:rPr>
          <w:noProof/>
        </w:rPr>
        <w:instrText xml:space="preserve"> PAGEREF _Toc153968311 \h </w:instrText>
      </w:r>
      <w:r>
        <w:rPr>
          <w:noProof/>
        </w:rPr>
      </w:r>
      <w:r>
        <w:rPr>
          <w:noProof/>
        </w:rPr>
        <w:fldChar w:fldCharType="separate"/>
      </w:r>
      <w:r w:rsidR="007730CC">
        <w:rPr>
          <w:noProof/>
        </w:rPr>
        <w:t>4</w:t>
      </w:r>
      <w:r>
        <w:rPr>
          <w:noProof/>
        </w:rPr>
        <w:fldChar w:fldCharType="end"/>
      </w:r>
    </w:p>
    <w:p w14:paraId="6F1D5FA7" w14:textId="77777777" w:rsidR="00E73414" w:rsidRPr="00C858C8" w:rsidRDefault="00E73414">
      <w:pPr>
        <w:pStyle w:val="2b"/>
        <w:tabs>
          <w:tab w:val="left" w:pos="518"/>
        </w:tabs>
        <w:rPr>
          <w:rFonts w:ascii="Cambria" w:hAnsi="Cambria"/>
          <w:b w:val="0"/>
          <w:noProof/>
          <w:sz w:val="24"/>
          <w:szCs w:val="24"/>
          <w:lang w:val="en-US"/>
        </w:rPr>
      </w:pPr>
      <w:r>
        <w:rPr>
          <w:noProof/>
        </w:rPr>
        <w:t>4.3</w:t>
      </w:r>
      <w:r w:rsidRPr="00C858C8">
        <w:rPr>
          <w:rFonts w:ascii="Cambria" w:hAnsi="Cambria"/>
          <w:b w:val="0"/>
          <w:noProof/>
          <w:sz w:val="24"/>
          <w:szCs w:val="24"/>
          <w:lang w:val="en-US"/>
        </w:rPr>
        <w:tab/>
      </w:r>
      <w:r>
        <w:rPr>
          <w:noProof/>
        </w:rPr>
        <w:t>Terms and definitions</w:t>
      </w:r>
      <w:r>
        <w:rPr>
          <w:noProof/>
        </w:rPr>
        <w:tab/>
      </w:r>
      <w:r>
        <w:rPr>
          <w:noProof/>
        </w:rPr>
        <w:fldChar w:fldCharType="begin"/>
      </w:r>
      <w:r>
        <w:rPr>
          <w:noProof/>
        </w:rPr>
        <w:instrText xml:space="preserve"> PAGEREF _Toc153968312 \h </w:instrText>
      </w:r>
      <w:r>
        <w:rPr>
          <w:noProof/>
        </w:rPr>
      </w:r>
      <w:r>
        <w:rPr>
          <w:noProof/>
        </w:rPr>
        <w:fldChar w:fldCharType="separate"/>
      </w:r>
      <w:r w:rsidR="007730CC">
        <w:rPr>
          <w:noProof/>
        </w:rPr>
        <w:t>4</w:t>
      </w:r>
      <w:r>
        <w:rPr>
          <w:noProof/>
        </w:rPr>
        <w:fldChar w:fldCharType="end"/>
      </w:r>
    </w:p>
    <w:p w14:paraId="54EB7A82" w14:textId="77777777" w:rsidR="00E73414" w:rsidRPr="00C858C8" w:rsidRDefault="00E73414">
      <w:pPr>
        <w:pStyle w:val="12"/>
        <w:tabs>
          <w:tab w:val="left" w:pos="351"/>
        </w:tabs>
        <w:rPr>
          <w:rFonts w:ascii="Cambria" w:hAnsi="Cambria"/>
          <w:b w:val="0"/>
          <w:noProof/>
          <w:sz w:val="24"/>
          <w:szCs w:val="24"/>
          <w:lang w:val="en-US"/>
        </w:rPr>
      </w:pPr>
      <w:r>
        <w:rPr>
          <w:noProof/>
        </w:rPr>
        <w:t>5</w:t>
      </w:r>
      <w:r w:rsidRPr="00C858C8">
        <w:rPr>
          <w:rFonts w:ascii="Cambria" w:hAnsi="Cambria"/>
          <w:b w:val="0"/>
          <w:noProof/>
          <w:sz w:val="24"/>
          <w:szCs w:val="24"/>
          <w:lang w:val="en-US"/>
        </w:rPr>
        <w:tab/>
      </w:r>
      <w:r>
        <w:rPr>
          <w:noProof/>
        </w:rPr>
        <w:t>Notational Conventions</w:t>
      </w:r>
      <w:r>
        <w:rPr>
          <w:noProof/>
        </w:rPr>
        <w:tab/>
      </w:r>
      <w:r>
        <w:rPr>
          <w:noProof/>
        </w:rPr>
        <w:fldChar w:fldCharType="begin"/>
      </w:r>
      <w:r>
        <w:rPr>
          <w:noProof/>
        </w:rPr>
        <w:instrText xml:space="preserve"> PAGEREF _Toc153968313 \h </w:instrText>
      </w:r>
      <w:r>
        <w:rPr>
          <w:noProof/>
        </w:rPr>
      </w:r>
      <w:r>
        <w:rPr>
          <w:noProof/>
        </w:rPr>
        <w:fldChar w:fldCharType="separate"/>
      </w:r>
      <w:r w:rsidR="007730CC">
        <w:rPr>
          <w:noProof/>
        </w:rPr>
        <w:t>7</w:t>
      </w:r>
      <w:r>
        <w:rPr>
          <w:noProof/>
        </w:rPr>
        <w:fldChar w:fldCharType="end"/>
      </w:r>
    </w:p>
    <w:p w14:paraId="68C7BC58" w14:textId="77777777" w:rsidR="00E73414" w:rsidRPr="00C858C8" w:rsidRDefault="00E73414">
      <w:pPr>
        <w:pStyle w:val="2b"/>
        <w:tabs>
          <w:tab w:val="left" w:pos="518"/>
        </w:tabs>
        <w:rPr>
          <w:rFonts w:ascii="Cambria" w:hAnsi="Cambria"/>
          <w:b w:val="0"/>
          <w:noProof/>
          <w:sz w:val="24"/>
          <w:szCs w:val="24"/>
          <w:lang w:val="en-US"/>
        </w:rPr>
      </w:pPr>
      <w:r>
        <w:rPr>
          <w:noProof/>
        </w:rPr>
        <w:t>5.1</w:t>
      </w:r>
      <w:r w:rsidRPr="00C858C8">
        <w:rPr>
          <w:rFonts w:ascii="Cambria" w:hAnsi="Cambria"/>
          <w:b w:val="0"/>
          <w:noProof/>
          <w:sz w:val="24"/>
          <w:szCs w:val="24"/>
          <w:lang w:val="en-US"/>
        </w:rPr>
        <w:tab/>
      </w:r>
      <w:r>
        <w:rPr>
          <w:noProof/>
        </w:rPr>
        <w:t>Syntactic and Lexical Grammars</w:t>
      </w:r>
      <w:r>
        <w:rPr>
          <w:noProof/>
        </w:rPr>
        <w:tab/>
      </w:r>
      <w:r>
        <w:rPr>
          <w:noProof/>
        </w:rPr>
        <w:fldChar w:fldCharType="begin"/>
      </w:r>
      <w:r>
        <w:rPr>
          <w:noProof/>
        </w:rPr>
        <w:instrText xml:space="preserve"> PAGEREF _Toc153968314 \h </w:instrText>
      </w:r>
      <w:r>
        <w:rPr>
          <w:noProof/>
        </w:rPr>
      </w:r>
      <w:r>
        <w:rPr>
          <w:noProof/>
        </w:rPr>
        <w:fldChar w:fldCharType="separate"/>
      </w:r>
      <w:r w:rsidR="007730CC">
        <w:rPr>
          <w:noProof/>
        </w:rPr>
        <w:t>7</w:t>
      </w:r>
      <w:r>
        <w:rPr>
          <w:noProof/>
        </w:rPr>
        <w:fldChar w:fldCharType="end"/>
      </w:r>
    </w:p>
    <w:p w14:paraId="5191641E" w14:textId="77777777" w:rsidR="00E73414" w:rsidRPr="00C858C8" w:rsidRDefault="00E73414">
      <w:pPr>
        <w:pStyle w:val="3a"/>
        <w:tabs>
          <w:tab w:val="left" w:pos="685"/>
        </w:tabs>
        <w:rPr>
          <w:rFonts w:ascii="Cambria" w:hAnsi="Cambria"/>
          <w:b w:val="0"/>
          <w:noProof/>
          <w:sz w:val="24"/>
          <w:szCs w:val="24"/>
          <w:lang w:val="en-US"/>
        </w:rPr>
      </w:pPr>
      <w:r>
        <w:rPr>
          <w:noProof/>
        </w:rPr>
        <w:t>5.1.1</w:t>
      </w:r>
      <w:r w:rsidRPr="00C858C8">
        <w:rPr>
          <w:rFonts w:ascii="Cambria" w:hAnsi="Cambria"/>
          <w:b w:val="0"/>
          <w:noProof/>
          <w:sz w:val="24"/>
          <w:szCs w:val="24"/>
          <w:lang w:val="en-US"/>
        </w:rPr>
        <w:tab/>
      </w:r>
      <w:r>
        <w:rPr>
          <w:noProof/>
        </w:rPr>
        <w:t>Context-Free Grammars</w:t>
      </w:r>
      <w:r>
        <w:rPr>
          <w:noProof/>
        </w:rPr>
        <w:tab/>
      </w:r>
      <w:r>
        <w:rPr>
          <w:noProof/>
        </w:rPr>
        <w:fldChar w:fldCharType="begin"/>
      </w:r>
      <w:r>
        <w:rPr>
          <w:noProof/>
        </w:rPr>
        <w:instrText xml:space="preserve"> PAGEREF _Toc153968315 \h </w:instrText>
      </w:r>
      <w:r>
        <w:rPr>
          <w:noProof/>
        </w:rPr>
      </w:r>
      <w:r>
        <w:rPr>
          <w:noProof/>
        </w:rPr>
        <w:fldChar w:fldCharType="separate"/>
      </w:r>
      <w:r w:rsidR="007730CC">
        <w:rPr>
          <w:noProof/>
        </w:rPr>
        <w:t>7</w:t>
      </w:r>
      <w:r>
        <w:rPr>
          <w:noProof/>
        </w:rPr>
        <w:fldChar w:fldCharType="end"/>
      </w:r>
    </w:p>
    <w:p w14:paraId="51BABF2B" w14:textId="77777777" w:rsidR="00E73414" w:rsidRPr="00C858C8" w:rsidRDefault="00E73414">
      <w:pPr>
        <w:pStyle w:val="3a"/>
        <w:tabs>
          <w:tab w:val="left" w:pos="685"/>
        </w:tabs>
        <w:rPr>
          <w:rFonts w:ascii="Cambria" w:hAnsi="Cambria"/>
          <w:b w:val="0"/>
          <w:noProof/>
          <w:sz w:val="24"/>
          <w:szCs w:val="24"/>
          <w:lang w:val="en-US"/>
        </w:rPr>
      </w:pPr>
      <w:r>
        <w:rPr>
          <w:noProof/>
        </w:rPr>
        <w:t>5.1.2</w:t>
      </w:r>
      <w:r w:rsidRPr="00C858C8">
        <w:rPr>
          <w:rFonts w:ascii="Cambria" w:hAnsi="Cambria"/>
          <w:b w:val="0"/>
          <w:noProof/>
          <w:sz w:val="24"/>
          <w:szCs w:val="24"/>
          <w:lang w:val="en-US"/>
        </w:rPr>
        <w:tab/>
      </w:r>
      <w:r>
        <w:rPr>
          <w:noProof/>
        </w:rPr>
        <w:t>The Lexical and RegExp Grammars</w:t>
      </w:r>
      <w:r>
        <w:rPr>
          <w:noProof/>
        </w:rPr>
        <w:tab/>
      </w:r>
      <w:r>
        <w:rPr>
          <w:noProof/>
        </w:rPr>
        <w:fldChar w:fldCharType="begin"/>
      </w:r>
      <w:r>
        <w:rPr>
          <w:noProof/>
        </w:rPr>
        <w:instrText xml:space="preserve"> PAGEREF _Toc153968316 \h </w:instrText>
      </w:r>
      <w:r>
        <w:rPr>
          <w:noProof/>
        </w:rPr>
      </w:r>
      <w:r>
        <w:rPr>
          <w:noProof/>
        </w:rPr>
        <w:fldChar w:fldCharType="separate"/>
      </w:r>
      <w:r w:rsidR="007730CC">
        <w:rPr>
          <w:noProof/>
        </w:rPr>
        <w:t>8</w:t>
      </w:r>
      <w:r>
        <w:rPr>
          <w:noProof/>
        </w:rPr>
        <w:fldChar w:fldCharType="end"/>
      </w:r>
    </w:p>
    <w:p w14:paraId="0444C086" w14:textId="77777777" w:rsidR="00E73414" w:rsidRPr="00C858C8" w:rsidRDefault="00E73414">
      <w:pPr>
        <w:pStyle w:val="3a"/>
        <w:tabs>
          <w:tab w:val="left" w:pos="685"/>
        </w:tabs>
        <w:rPr>
          <w:rFonts w:ascii="Cambria" w:hAnsi="Cambria"/>
          <w:b w:val="0"/>
          <w:noProof/>
          <w:sz w:val="24"/>
          <w:szCs w:val="24"/>
          <w:lang w:val="en-US"/>
        </w:rPr>
      </w:pPr>
      <w:r>
        <w:rPr>
          <w:noProof/>
        </w:rPr>
        <w:t>5.1.3</w:t>
      </w:r>
      <w:r w:rsidRPr="00C858C8">
        <w:rPr>
          <w:rFonts w:ascii="Cambria" w:hAnsi="Cambria"/>
          <w:b w:val="0"/>
          <w:noProof/>
          <w:sz w:val="24"/>
          <w:szCs w:val="24"/>
          <w:lang w:val="en-US"/>
        </w:rPr>
        <w:tab/>
      </w:r>
      <w:r>
        <w:rPr>
          <w:noProof/>
        </w:rPr>
        <w:t>The Numeric String Grammar</w:t>
      </w:r>
      <w:r>
        <w:rPr>
          <w:noProof/>
        </w:rPr>
        <w:tab/>
      </w:r>
      <w:r>
        <w:rPr>
          <w:noProof/>
        </w:rPr>
        <w:fldChar w:fldCharType="begin"/>
      </w:r>
      <w:r>
        <w:rPr>
          <w:noProof/>
        </w:rPr>
        <w:instrText xml:space="preserve"> PAGEREF _Toc153968317 \h </w:instrText>
      </w:r>
      <w:r>
        <w:rPr>
          <w:noProof/>
        </w:rPr>
      </w:r>
      <w:r>
        <w:rPr>
          <w:noProof/>
        </w:rPr>
        <w:fldChar w:fldCharType="separate"/>
      </w:r>
      <w:r w:rsidR="007730CC">
        <w:rPr>
          <w:noProof/>
        </w:rPr>
        <w:t>8</w:t>
      </w:r>
      <w:r>
        <w:rPr>
          <w:noProof/>
        </w:rPr>
        <w:fldChar w:fldCharType="end"/>
      </w:r>
    </w:p>
    <w:p w14:paraId="5C9A775F" w14:textId="77777777" w:rsidR="00E73414" w:rsidRPr="00C858C8" w:rsidRDefault="00E73414">
      <w:pPr>
        <w:pStyle w:val="3a"/>
        <w:tabs>
          <w:tab w:val="left" w:pos="685"/>
        </w:tabs>
        <w:rPr>
          <w:rFonts w:ascii="Cambria" w:hAnsi="Cambria"/>
          <w:b w:val="0"/>
          <w:noProof/>
          <w:sz w:val="24"/>
          <w:szCs w:val="24"/>
          <w:lang w:val="en-US"/>
        </w:rPr>
      </w:pPr>
      <w:r>
        <w:rPr>
          <w:noProof/>
        </w:rPr>
        <w:t>5.1.4</w:t>
      </w:r>
      <w:r w:rsidRPr="00C858C8">
        <w:rPr>
          <w:rFonts w:ascii="Cambria" w:hAnsi="Cambria"/>
          <w:b w:val="0"/>
          <w:noProof/>
          <w:sz w:val="24"/>
          <w:szCs w:val="24"/>
          <w:lang w:val="en-US"/>
        </w:rPr>
        <w:tab/>
      </w:r>
      <w:r>
        <w:rPr>
          <w:noProof/>
        </w:rPr>
        <w:t>The Syntactic Grammar</w:t>
      </w:r>
      <w:r>
        <w:rPr>
          <w:noProof/>
        </w:rPr>
        <w:tab/>
      </w:r>
      <w:r>
        <w:rPr>
          <w:noProof/>
        </w:rPr>
        <w:fldChar w:fldCharType="begin"/>
      </w:r>
      <w:r>
        <w:rPr>
          <w:noProof/>
        </w:rPr>
        <w:instrText xml:space="preserve"> PAGEREF _Toc153968318 \h </w:instrText>
      </w:r>
      <w:r>
        <w:rPr>
          <w:noProof/>
        </w:rPr>
      </w:r>
      <w:r>
        <w:rPr>
          <w:noProof/>
        </w:rPr>
        <w:fldChar w:fldCharType="separate"/>
      </w:r>
      <w:r w:rsidR="007730CC">
        <w:rPr>
          <w:noProof/>
        </w:rPr>
        <w:t>8</w:t>
      </w:r>
      <w:r>
        <w:rPr>
          <w:noProof/>
        </w:rPr>
        <w:fldChar w:fldCharType="end"/>
      </w:r>
    </w:p>
    <w:p w14:paraId="2CE2552C" w14:textId="77777777" w:rsidR="00E73414" w:rsidRPr="00C858C8" w:rsidRDefault="00E73414">
      <w:pPr>
        <w:pStyle w:val="3a"/>
        <w:tabs>
          <w:tab w:val="left" w:pos="685"/>
        </w:tabs>
        <w:rPr>
          <w:rFonts w:ascii="Cambria" w:hAnsi="Cambria"/>
          <w:b w:val="0"/>
          <w:noProof/>
          <w:sz w:val="24"/>
          <w:szCs w:val="24"/>
          <w:lang w:val="en-US"/>
        </w:rPr>
      </w:pPr>
      <w:r>
        <w:rPr>
          <w:noProof/>
        </w:rPr>
        <w:t>5.1.5</w:t>
      </w:r>
      <w:r w:rsidRPr="00C858C8">
        <w:rPr>
          <w:rFonts w:ascii="Cambria" w:hAnsi="Cambria"/>
          <w:b w:val="0"/>
          <w:noProof/>
          <w:sz w:val="24"/>
          <w:szCs w:val="24"/>
          <w:lang w:val="en-US"/>
        </w:rPr>
        <w:tab/>
      </w:r>
      <w:r>
        <w:rPr>
          <w:noProof/>
        </w:rPr>
        <w:t>The JSON Grammar</w:t>
      </w:r>
      <w:r>
        <w:rPr>
          <w:noProof/>
        </w:rPr>
        <w:tab/>
      </w:r>
      <w:r>
        <w:rPr>
          <w:noProof/>
        </w:rPr>
        <w:fldChar w:fldCharType="begin"/>
      </w:r>
      <w:r>
        <w:rPr>
          <w:noProof/>
        </w:rPr>
        <w:instrText xml:space="preserve"> PAGEREF _Toc153968319 \h </w:instrText>
      </w:r>
      <w:r>
        <w:rPr>
          <w:noProof/>
        </w:rPr>
      </w:r>
      <w:r>
        <w:rPr>
          <w:noProof/>
        </w:rPr>
        <w:fldChar w:fldCharType="separate"/>
      </w:r>
      <w:r w:rsidR="007730CC">
        <w:rPr>
          <w:noProof/>
        </w:rPr>
        <w:t>9</w:t>
      </w:r>
      <w:r>
        <w:rPr>
          <w:noProof/>
        </w:rPr>
        <w:fldChar w:fldCharType="end"/>
      </w:r>
    </w:p>
    <w:p w14:paraId="01EA54C7" w14:textId="77777777" w:rsidR="00E73414" w:rsidRPr="00C858C8" w:rsidRDefault="00E73414">
      <w:pPr>
        <w:pStyle w:val="3a"/>
        <w:tabs>
          <w:tab w:val="left" w:pos="685"/>
        </w:tabs>
        <w:rPr>
          <w:rFonts w:ascii="Cambria" w:hAnsi="Cambria"/>
          <w:b w:val="0"/>
          <w:noProof/>
          <w:sz w:val="24"/>
          <w:szCs w:val="24"/>
          <w:lang w:val="en-US"/>
        </w:rPr>
      </w:pPr>
      <w:r>
        <w:rPr>
          <w:noProof/>
        </w:rPr>
        <w:t>5.1.6</w:t>
      </w:r>
      <w:r w:rsidRPr="00C858C8">
        <w:rPr>
          <w:rFonts w:ascii="Cambria" w:hAnsi="Cambria"/>
          <w:b w:val="0"/>
          <w:noProof/>
          <w:sz w:val="24"/>
          <w:szCs w:val="24"/>
          <w:lang w:val="en-US"/>
        </w:rPr>
        <w:tab/>
      </w:r>
      <w:r>
        <w:rPr>
          <w:noProof/>
        </w:rPr>
        <w:t>Grammar Notation</w:t>
      </w:r>
      <w:r>
        <w:rPr>
          <w:noProof/>
        </w:rPr>
        <w:tab/>
      </w:r>
      <w:r>
        <w:rPr>
          <w:noProof/>
        </w:rPr>
        <w:fldChar w:fldCharType="begin"/>
      </w:r>
      <w:r>
        <w:rPr>
          <w:noProof/>
        </w:rPr>
        <w:instrText xml:space="preserve"> PAGEREF _Toc153968320 \h </w:instrText>
      </w:r>
      <w:r>
        <w:rPr>
          <w:noProof/>
        </w:rPr>
      </w:r>
      <w:r>
        <w:rPr>
          <w:noProof/>
        </w:rPr>
        <w:fldChar w:fldCharType="separate"/>
      </w:r>
      <w:r w:rsidR="007730CC">
        <w:rPr>
          <w:noProof/>
        </w:rPr>
        <w:t>9</w:t>
      </w:r>
      <w:r>
        <w:rPr>
          <w:noProof/>
        </w:rPr>
        <w:fldChar w:fldCharType="end"/>
      </w:r>
    </w:p>
    <w:p w14:paraId="15C2F6F7" w14:textId="77777777" w:rsidR="00E73414" w:rsidRPr="00C858C8" w:rsidRDefault="00E73414">
      <w:pPr>
        <w:pStyle w:val="2b"/>
        <w:tabs>
          <w:tab w:val="left" w:pos="518"/>
        </w:tabs>
        <w:rPr>
          <w:rFonts w:ascii="Cambria" w:hAnsi="Cambria"/>
          <w:b w:val="0"/>
          <w:noProof/>
          <w:sz w:val="24"/>
          <w:szCs w:val="24"/>
          <w:lang w:val="en-US"/>
        </w:rPr>
      </w:pPr>
      <w:r>
        <w:rPr>
          <w:noProof/>
        </w:rPr>
        <w:t>5.2</w:t>
      </w:r>
      <w:r w:rsidRPr="00C858C8">
        <w:rPr>
          <w:rFonts w:ascii="Cambria" w:hAnsi="Cambria"/>
          <w:b w:val="0"/>
          <w:noProof/>
          <w:sz w:val="24"/>
          <w:szCs w:val="24"/>
          <w:lang w:val="en-US"/>
        </w:rPr>
        <w:tab/>
      </w:r>
      <w:r>
        <w:rPr>
          <w:noProof/>
        </w:rPr>
        <w:t>Algorithm Conventions</w:t>
      </w:r>
      <w:r>
        <w:rPr>
          <w:noProof/>
        </w:rPr>
        <w:tab/>
      </w:r>
      <w:r>
        <w:rPr>
          <w:noProof/>
        </w:rPr>
        <w:fldChar w:fldCharType="begin"/>
      </w:r>
      <w:r>
        <w:rPr>
          <w:noProof/>
        </w:rPr>
        <w:instrText xml:space="preserve"> PAGEREF _Toc153968321 \h </w:instrText>
      </w:r>
      <w:r>
        <w:rPr>
          <w:noProof/>
        </w:rPr>
      </w:r>
      <w:r>
        <w:rPr>
          <w:noProof/>
        </w:rPr>
        <w:fldChar w:fldCharType="separate"/>
      </w:r>
      <w:r w:rsidR="007730CC">
        <w:rPr>
          <w:noProof/>
        </w:rPr>
        <w:t>12</w:t>
      </w:r>
      <w:r>
        <w:rPr>
          <w:noProof/>
        </w:rPr>
        <w:fldChar w:fldCharType="end"/>
      </w:r>
    </w:p>
    <w:p w14:paraId="73891CB3" w14:textId="77777777" w:rsidR="00E73414" w:rsidRPr="00C858C8" w:rsidRDefault="00E73414">
      <w:pPr>
        <w:pStyle w:val="12"/>
        <w:tabs>
          <w:tab w:val="left" w:pos="351"/>
        </w:tabs>
        <w:rPr>
          <w:rFonts w:ascii="Cambria" w:hAnsi="Cambria"/>
          <w:b w:val="0"/>
          <w:noProof/>
          <w:sz w:val="24"/>
          <w:szCs w:val="24"/>
          <w:lang w:val="en-US"/>
        </w:rPr>
      </w:pPr>
      <w:r>
        <w:rPr>
          <w:noProof/>
        </w:rPr>
        <w:t>6</w:t>
      </w:r>
      <w:r w:rsidRPr="00C858C8">
        <w:rPr>
          <w:rFonts w:ascii="Cambria" w:hAnsi="Cambria"/>
          <w:b w:val="0"/>
          <w:noProof/>
          <w:sz w:val="24"/>
          <w:szCs w:val="24"/>
          <w:lang w:val="en-US"/>
        </w:rPr>
        <w:tab/>
      </w:r>
      <w:r>
        <w:rPr>
          <w:noProof/>
        </w:rPr>
        <w:t>Source Text</w:t>
      </w:r>
      <w:r>
        <w:rPr>
          <w:noProof/>
        </w:rPr>
        <w:tab/>
      </w:r>
      <w:r>
        <w:rPr>
          <w:noProof/>
        </w:rPr>
        <w:fldChar w:fldCharType="begin"/>
      </w:r>
      <w:r>
        <w:rPr>
          <w:noProof/>
        </w:rPr>
        <w:instrText xml:space="preserve"> PAGEREF _Toc153968322 \h </w:instrText>
      </w:r>
      <w:r>
        <w:rPr>
          <w:noProof/>
        </w:rPr>
      </w:r>
      <w:r>
        <w:rPr>
          <w:noProof/>
        </w:rPr>
        <w:fldChar w:fldCharType="separate"/>
      </w:r>
      <w:r w:rsidR="007730CC">
        <w:rPr>
          <w:noProof/>
        </w:rPr>
        <w:t>13</w:t>
      </w:r>
      <w:r>
        <w:rPr>
          <w:noProof/>
        </w:rPr>
        <w:fldChar w:fldCharType="end"/>
      </w:r>
    </w:p>
    <w:p w14:paraId="6E1EEDFE" w14:textId="77777777" w:rsidR="00E73414" w:rsidRPr="00C858C8" w:rsidRDefault="00E73414">
      <w:pPr>
        <w:pStyle w:val="12"/>
        <w:tabs>
          <w:tab w:val="left" w:pos="351"/>
        </w:tabs>
        <w:rPr>
          <w:rFonts w:ascii="Cambria" w:hAnsi="Cambria"/>
          <w:b w:val="0"/>
          <w:noProof/>
          <w:sz w:val="24"/>
          <w:szCs w:val="24"/>
          <w:lang w:val="en-US"/>
        </w:rPr>
      </w:pPr>
      <w:r>
        <w:rPr>
          <w:noProof/>
        </w:rPr>
        <w:t>7</w:t>
      </w:r>
      <w:r w:rsidRPr="00C858C8">
        <w:rPr>
          <w:rFonts w:ascii="Cambria" w:hAnsi="Cambria"/>
          <w:b w:val="0"/>
          <w:noProof/>
          <w:sz w:val="24"/>
          <w:szCs w:val="24"/>
          <w:lang w:val="en-US"/>
        </w:rPr>
        <w:tab/>
      </w:r>
      <w:r>
        <w:rPr>
          <w:noProof/>
        </w:rPr>
        <w:t>Lexical Conventions</w:t>
      </w:r>
      <w:r>
        <w:rPr>
          <w:noProof/>
        </w:rPr>
        <w:tab/>
      </w:r>
      <w:r>
        <w:rPr>
          <w:noProof/>
        </w:rPr>
        <w:fldChar w:fldCharType="begin"/>
      </w:r>
      <w:r>
        <w:rPr>
          <w:noProof/>
        </w:rPr>
        <w:instrText xml:space="preserve"> PAGEREF _Toc153968323 \h </w:instrText>
      </w:r>
      <w:r>
        <w:rPr>
          <w:noProof/>
        </w:rPr>
      </w:r>
      <w:r>
        <w:rPr>
          <w:noProof/>
        </w:rPr>
        <w:fldChar w:fldCharType="separate"/>
      </w:r>
      <w:r w:rsidR="007730CC">
        <w:rPr>
          <w:noProof/>
        </w:rPr>
        <w:t>14</w:t>
      </w:r>
      <w:r>
        <w:rPr>
          <w:noProof/>
        </w:rPr>
        <w:fldChar w:fldCharType="end"/>
      </w:r>
    </w:p>
    <w:p w14:paraId="339D29ED" w14:textId="77777777" w:rsidR="00E73414" w:rsidRPr="00C858C8" w:rsidRDefault="00E73414">
      <w:pPr>
        <w:pStyle w:val="2b"/>
        <w:tabs>
          <w:tab w:val="left" w:pos="518"/>
        </w:tabs>
        <w:rPr>
          <w:rFonts w:ascii="Cambria" w:hAnsi="Cambria"/>
          <w:b w:val="0"/>
          <w:noProof/>
          <w:sz w:val="24"/>
          <w:szCs w:val="24"/>
          <w:lang w:val="en-US"/>
        </w:rPr>
      </w:pPr>
      <w:r>
        <w:rPr>
          <w:noProof/>
        </w:rPr>
        <w:t>7.1</w:t>
      </w:r>
      <w:r w:rsidRPr="00C858C8">
        <w:rPr>
          <w:rFonts w:ascii="Cambria" w:hAnsi="Cambria"/>
          <w:b w:val="0"/>
          <w:noProof/>
          <w:sz w:val="24"/>
          <w:szCs w:val="24"/>
          <w:lang w:val="en-US"/>
        </w:rPr>
        <w:tab/>
      </w:r>
      <w:r>
        <w:rPr>
          <w:noProof/>
        </w:rPr>
        <w:t>Unicode Format-Control Characters</w:t>
      </w:r>
      <w:r>
        <w:rPr>
          <w:noProof/>
        </w:rPr>
        <w:tab/>
      </w:r>
      <w:r>
        <w:rPr>
          <w:noProof/>
        </w:rPr>
        <w:fldChar w:fldCharType="begin"/>
      </w:r>
      <w:r>
        <w:rPr>
          <w:noProof/>
        </w:rPr>
        <w:instrText xml:space="preserve"> PAGEREF _Toc153968324 \h </w:instrText>
      </w:r>
      <w:r>
        <w:rPr>
          <w:noProof/>
        </w:rPr>
      </w:r>
      <w:r>
        <w:rPr>
          <w:noProof/>
        </w:rPr>
        <w:fldChar w:fldCharType="separate"/>
      </w:r>
      <w:r w:rsidR="007730CC">
        <w:rPr>
          <w:noProof/>
        </w:rPr>
        <w:t>14</w:t>
      </w:r>
      <w:r>
        <w:rPr>
          <w:noProof/>
        </w:rPr>
        <w:fldChar w:fldCharType="end"/>
      </w:r>
    </w:p>
    <w:p w14:paraId="2F5E3E4B" w14:textId="77777777" w:rsidR="00E73414" w:rsidRPr="00C858C8" w:rsidRDefault="00E73414">
      <w:pPr>
        <w:pStyle w:val="2b"/>
        <w:tabs>
          <w:tab w:val="left" w:pos="518"/>
        </w:tabs>
        <w:rPr>
          <w:rFonts w:ascii="Cambria" w:hAnsi="Cambria"/>
          <w:b w:val="0"/>
          <w:noProof/>
          <w:sz w:val="24"/>
          <w:szCs w:val="24"/>
          <w:lang w:val="en-US"/>
        </w:rPr>
      </w:pPr>
      <w:r>
        <w:rPr>
          <w:noProof/>
        </w:rPr>
        <w:t>7.2</w:t>
      </w:r>
      <w:r w:rsidRPr="00C858C8">
        <w:rPr>
          <w:rFonts w:ascii="Cambria" w:hAnsi="Cambria"/>
          <w:b w:val="0"/>
          <w:noProof/>
          <w:sz w:val="24"/>
          <w:szCs w:val="24"/>
          <w:lang w:val="en-US"/>
        </w:rPr>
        <w:tab/>
      </w:r>
      <w:r>
        <w:rPr>
          <w:noProof/>
        </w:rPr>
        <w:t>White Space</w:t>
      </w:r>
      <w:r>
        <w:rPr>
          <w:noProof/>
        </w:rPr>
        <w:tab/>
      </w:r>
      <w:r>
        <w:rPr>
          <w:noProof/>
        </w:rPr>
        <w:fldChar w:fldCharType="begin"/>
      </w:r>
      <w:r>
        <w:rPr>
          <w:noProof/>
        </w:rPr>
        <w:instrText xml:space="preserve"> PAGEREF _Toc153968325 \h </w:instrText>
      </w:r>
      <w:r>
        <w:rPr>
          <w:noProof/>
        </w:rPr>
      </w:r>
      <w:r>
        <w:rPr>
          <w:noProof/>
        </w:rPr>
        <w:fldChar w:fldCharType="separate"/>
      </w:r>
      <w:r w:rsidR="007730CC">
        <w:rPr>
          <w:noProof/>
        </w:rPr>
        <w:t>15</w:t>
      </w:r>
      <w:r>
        <w:rPr>
          <w:noProof/>
        </w:rPr>
        <w:fldChar w:fldCharType="end"/>
      </w:r>
    </w:p>
    <w:p w14:paraId="4D888AE1" w14:textId="77777777" w:rsidR="00E73414" w:rsidRPr="00C858C8" w:rsidRDefault="00E73414">
      <w:pPr>
        <w:pStyle w:val="2b"/>
        <w:tabs>
          <w:tab w:val="left" w:pos="518"/>
        </w:tabs>
        <w:rPr>
          <w:rFonts w:ascii="Cambria" w:hAnsi="Cambria"/>
          <w:b w:val="0"/>
          <w:noProof/>
          <w:sz w:val="24"/>
          <w:szCs w:val="24"/>
          <w:lang w:val="en-US"/>
        </w:rPr>
      </w:pPr>
      <w:r>
        <w:rPr>
          <w:noProof/>
        </w:rPr>
        <w:t>7.3</w:t>
      </w:r>
      <w:r w:rsidRPr="00C858C8">
        <w:rPr>
          <w:rFonts w:ascii="Cambria" w:hAnsi="Cambria"/>
          <w:b w:val="0"/>
          <w:noProof/>
          <w:sz w:val="24"/>
          <w:szCs w:val="24"/>
          <w:lang w:val="en-US"/>
        </w:rPr>
        <w:tab/>
      </w:r>
      <w:r>
        <w:rPr>
          <w:noProof/>
        </w:rPr>
        <w:t>Line Terminators</w:t>
      </w:r>
      <w:r>
        <w:rPr>
          <w:noProof/>
        </w:rPr>
        <w:tab/>
      </w:r>
      <w:r>
        <w:rPr>
          <w:noProof/>
        </w:rPr>
        <w:fldChar w:fldCharType="begin"/>
      </w:r>
      <w:r>
        <w:rPr>
          <w:noProof/>
        </w:rPr>
        <w:instrText xml:space="preserve"> PAGEREF _Toc153968326 \h </w:instrText>
      </w:r>
      <w:r>
        <w:rPr>
          <w:noProof/>
        </w:rPr>
      </w:r>
      <w:r>
        <w:rPr>
          <w:noProof/>
        </w:rPr>
        <w:fldChar w:fldCharType="separate"/>
      </w:r>
      <w:r w:rsidR="007730CC">
        <w:rPr>
          <w:noProof/>
        </w:rPr>
        <w:t>15</w:t>
      </w:r>
      <w:r>
        <w:rPr>
          <w:noProof/>
        </w:rPr>
        <w:fldChar w:fldCharType="end"/>
      </w:r>
    </w:p>
    <w:p w14:paraId="0A44A618" w14:textId="77777777" w:rsidR="00E73414" w:rsidRPr="00C858C8" w:rsidRDefault="00E73414">
      <w:pPr>
        <w:pStyle w:val="2b"/>
        <w:tabs>
          <w:tab w:val="left" w:pos="518"/>
        </w:tabs>
        <w:rPr>
          <w:rFonts w:ascii="Cambria" w:hAnsi="Cambria"/>
          <w:b w:val="0"/>
          <w:noProof/>
          <w:sz w:val="24"/>
          <w:szCs w:val="24"/>
          <w:lang w:val="en-US"/>
        </w:rPr>
      </w:pPr>
      <w:r>
        <w:rPr>
          <w:noProof/>
        </w:rPr>
        <w:t>7.4</w:t>
      </w:r>
      <w:r w:rsidRPr="00C858C8">
        <w:rPr>
          <w:rFonts w:ascii="Cambria" w:hAnsi="Cambria"/>
          <w:b w:val="0"/>
          <w:noProof/>
          <w:sz w:val="24"/>
          <w:szCs w:val="24"/>
          <w:lang w:val="en-US"/>
        </w:rPr>
        <w:tab/>
      </w:r>
      <w:r>
        <w:rPr>
          <w:noProof/>
        </w:rPr>
        <w:t>Comments</w:t>
      </w:r>
      <w:r>
        <w:rPr>
          <w:noProof/>
        </w:rPr>
        <w:tab/>
      </w:r>
      <w:r>
        <w:rPr>
          <w:noProof/>
        </w:rPr>
        <w:fldChar w:fldCharType="begin"/>
      </w:r>
      <w:r>
        <w:rPr>
          <w:noProof/>
        </w:rPr>
        <w:instrText xml:space="preserve"> PAGEREF _Toc153968327 \h </w:instrText>
      </w:r>
      <w:r>
        <w:rPr>
          <w:noProof/>
        </w:rPr>
      </w:r>
      <w:r>
        <w:rPr>
          <w:noProof/>
        </w:rPr>
        <w:fldChar w:fldCharType="separate"/>
      </w:r>
      <w:r w:rsidR="007730CC">
        <w:rPr>
          <w:noProof/>
        </w:rPr>
        <w:t>16</w:t>
      </w:r>
      <w:r>
        <w:rPr>
          <w:noProof/>
        </w:rPr>
        <w:fldChar w:fldCharType="end"/>
      </w:r>
    </w:p>
    <w:p w14:paraId="06A49DB8" w14:textId="77777777" w:rsidR="00E73414" w:rsidRPr="00C858C8" w:rsidRDefault="00E73414">
      <w:pPr>
        <w:pStyle w:val="2b"/>
        <w:tabs>
          <w:tab w:val="left" w:pos="518"/>
        </w:tabs>
        <w:rPr>
          <w:rFonts w:ascii="Cambria" w:hAnsi="Cambria"/>
          <w:b w:val="0"/>
          <w:noProof/>
          <w:sz w:val="24"/>
          <w:szCs w:val="24"/>
          <w:lang w:val="en-US"/>
        </w:rPr>
      </w:pPr>
      <w:r>
        <w:rPr>
          <w:noProof/>
        </w:rPr>
        <w:t>7.5</w:t>
      </w:r>
      <w:r w:rsidRPr="00C858C8">
        <w:rPr>
          <w:rFonts w:ascii="Cambria" w:hAnsi="Cambria"/>
          <w:b w:val="0"/>
          <w:noProof/>
          <w:sz w:val="24"/>
          <w:szCs w:val="24"/>
          <w:lang w:val="en-US"/>
        </w:rPr>
        <w:tab/>
      </w:r>
      <w:r>
        <w:rPr>
          <w:noProof/>
        </w:rPr>
        <w:t>Tokens</w:t>
      </w:r>
      <w:r>
        <w:rPr>
          <w:noProof/>
        </w:rPr>
        <w:tab/>
      </w:r>
      <w:r>
        <w:rPr>
          <w:noProof/>
        </w:rPr>
        <w:fldChar w:fldCharType="begin"/>
      </w:r>
      <w:r>
        <w:rPr>
          <w:noProof/>
        </w:rPr>
        <w:instrText xml:space="preserve"> PAGEREF _Toc153968328 \h </w:instrText>
      </w:r>
      <w:r>
        <w:rPr>
          <w:noProof/>
        </w:rPr>
      </w:r>
      <w:r>
        <w:rPr>
          <w:noProof/>
        </w:rPr>
        <w:fldChar w:fldCharType="separate"/>
      </w:r>
      <w:r w:rsidR="007730CC">
        <w:rPr>
          <w:noProof/>
        </w:rPr>
        <w:t>17</w:t>
      </w:r>
      <w:r>
        <w:rPr>
          <w:noProof/>
        </w:rPr>
        <w:fldChar w:fldCharType="end"/>
      </w:r>
    </w:p>
    <w:p w14:paraId="74435BC1" w14:textId="77777777" w:rsidR="00E73414" w:rsidRPr="00C858C8" w:rsidRDefault="00E73414">
      <w:pPr>
        <w:pStyle w:val="2b"/>
        <w:tabs>
          <w:tab w:val="left" w:pos="518"/>
        </w:tabs>
        <w:rPr>
          <w:rFonts w:ascii="Cambria" w:hAnsi="Cambria"/>
          <w:b w:val="0"/>
          <w:noProof/>
          <w:sz w:val="24"/>
          <w:szCs w:val="24"/>
          <w:lang w:val="en-US"/>
        </w:rPr>
      </w:pPr>
      <w:r>
        <w:rPr>
          <w:noProof/>
        </w:rPr>
        <w:t>7.6</w:t>
      </w:r>
      <w:r w:rsidRPr="00C858C8">
        <w:rPr>
          <w:rFonts w:ascii="Cambria" w:hAnsi="Cambria"/>
          <w:b w:val="0"/>
          <w:noProof/>
          <w:sz w:val="24"/>
          <w:szCs w:val="24"/>
          <w:lang w:val="en-US"/>
        </w:rPr>
        <w:tab/>
      </w:r>
      <w:r>
        <w:rPr>
          <w:noProof/>
        </w:rPr>
        <w:t>Identifier Names and Identifiers</w:t>
      </w:r>
      <w:r>
        <w:rPr>
          <w:noProof/>
        </w:rPr>
        <w:tab/>
      </w:r>
      <w:r>
        <w:rPr>
          <w:noProof/>
        </w:rPr>
        <w:fldChar w:fldCharType="begin"/>
      </w:r>
      <w:r>
        <w:rPr>
          <w:noProof/>
        </w:rPr>
        <w:instrText xml:space="preserve"> PAGEREF _Toc153968329 \h </w:instrText>
      </w:r>
      <w:r>
        <w:rPr>
          <w:noProof/>
        </w:rPr>
      </w:r>
      <w:r>
        <w:rPr>
          <w:noProof/>
        </w:rPr>
        <w:fldChar w:fldCharType="separate"/>
      </w:r>
      <w:r w:rsidR="007730CC">
        <w:rPr>
          <w:noProof/>
        </w:rPr>
        <w:t>17</w:t>
      </w:r>
      <w:r>
        <w:rPr>
          <w:noProof/>
        </w:rPr>
        <w:fldChar w:fldCharType="end"/>
      </w:r>
    </w:p>
    <w:p w14:paraId="5723F8FE" w14:textId="77777777" w:rsidR="00E73414" w:rsidRPr="00C858C8" w:rsidRDefault="00E73414">
      <w:pPr>
        <w:pStyle w:val="3a"/>
        <w:tabs>
          <w:tab w:val="left" w:pos="685"/>
        </w:tabs>
        <w:rPr>
          <w:rFonts w:ascii="Cambria" w:hAnsi="Cambria"/>
          <w:b w:val="0"/>
          <w:noProof/>
          <w:sz w:val="24"/>
          <w:szCs w:val="24"/>
          <w:lang w:val="en-US"/>
        </w:rPr>
      </w:pPr>
      <w:r>
        <w:rPr>
          <w:noProof/>
        </w:rPr>
        <w:t>7.6.1</w:t>
      </w:r>
      <w:r w:rsidRPr="00C858C8">
        <w:rPr>
          <w:rFonts w:ascii="Cambria" w:hAnsi="Cambria"/>
          <w:b w:val="0"/>
          <w:noProof/>
          <w:sz w:val="24"/>
          <w:szCs w:val="24"/>
          <w:lang w:val="en-US"/>
        </w:rPr>
        <w:tab/>
      </w:r>
      <w:r>
        <w:rPr>
          <w:noProof/>
        </w:rPr>
        <w:t>Reserved Words</w:t>
      </w:r>
      <w:r>
        <w:rPr>
          <w:noProof/>
        </w:rPr>
        <w:tab/>
      </w:r>
      <w:r>
        <w:rPr>
          <w:noProof/>
        </w:rPr>
        <w:fldChar w:fldCharType="begin"/>
      </w:r>
      <w:r>
        <w:rPr>
          <w:noProof/>
        </w:rPr>
        <w:instrText xml:space="preserve"> PAGEREF _Toc153968330 \h </w:instrText>
      </w:r>
      <w:r>
        <w:rPr>
          <w:noProof/>
        </w:rPr>
      </w:r>
      <w:r>
        <w:rPr>
          <w:noProof/>
        </w:rPr>
        <w:fldChar w:fldCharType="separate"/>
      </w:r>
      <w:r w:rsidR="007730CC">
        <w:rPr>
          <w:noProof/>
        </w:rPr>
        <w:t>18</w:t>
      </w:r>
      <w:r>
        <w:rPr>
          <w:noProof/>
        </w:rPr>
        <w:fldChar w:fldCharType="end"/>
      </w:r>
    </w:p>
    <w:p w14:paraId="1A14081C" w14:textId="77777777" w:rsidR="00E73414" w:rsidRPr="00C858C8" w:rsidRDefault="00E73414">
      <w:pPr>
        <w:pStyle w:val="2b"/>
        <w:tabs>
          <w:tab w:val="left" w:pos="518"/>
        </w:tabs>
        <w:rPr>
          <w:rFonts w:ascii="Cambria" w:hAnsi="Cambria"/>
          <w:b w:val="0"/>
          <w:noProof/>
          <w:sz w:val="24"/>
          <w:szCs w:val="24"/>
          <w:lang w:val="en-US"/>
        </w:rPr>
      </w:pPr>
      <w:r>
        <w:rPr>
          <w:noProof/>
        </w:rPr>
        <w:t>7.7</w:t>
      </w:r>
      <w:r w:rsidRPr="00C858C8">
        <w:rPr>
          <w:rFonts w:ascii="Cambria" w:hAnsi="Cambria"/>
          <w:b w:val="0"/>
          <w:noProof/>
          <w:sz w:val="24"/>
          <w:szCs w:val="24"/>
          <w:lang w:val="en-US"/>
        </w:rPr>
        <w:tab/>
      </w:r>
      <w:r>
        <w:rPr>
          <w:noProof/>
        </w:rPr>
        <w:t>Punctuators</w:t>
      </w:r>
      <w:r>
        <w:rPr>
          <w:noProof/>
        </w:rPr>
        <w:tab/>
      </w:r>
      <w:r>
        <w:rPr>
          <w:noProof/>
        </w:rPr>
        <w:fldChar w:fldCharType="begin"/>
      </w:r>
      <w:r>
        <w:rPr>
          <w:noProof/>
        </w:rPr>
        <w:instrText xml:space="preserve"> PAGEREF _Toc153968331 \h </w:instrText>
      </w:r>
      <w:r>
        <w:rPr>
          <w:noProof/>
        </w:rPr>
      </w:r>
      <w:r>
        <w:rPr>
          <w:noProof/>
        </w:rPr>
        <w:fldChar w:fldCharType="separate"/>
      </w:r>
      <w:r w:rsidR="007730CC">
        <w:rPr>
          <w:noProof/>
        </w:rPr>
        <w:t>19</w:t>
      </w:r>
      <w:r>
        <w:rPr>
          <w:noProof/>
        </w:rPr>
        <w:fldChar w:fldCharType="end"/>
      </w:r>
    </w:p>
    <w:p w14:paraId="0D87D9DD" w14:textId="77777777" w:rsidR="00E73414" w:rsidRPr="00C858C8" w:rsidRDefault="00E73414">
      <w:pPr>
        <w:pStyle w:val="2b"/>
        <w:tabs>
          <w:tab w:val="left" w:pos="518"/>
        </w:tabs>
        <w:rPr>
          <w:rFonts w:ascii="Cambria" w:hAnsi="Cambria"/>
          <w:b w:val="0"/>
          <w:noProof/>
          <w:sz w:val="24"/>
          <w:szCs w:val="24"/>
          <w:lang w:val="en-US"/>
        </w:rPr>
      </w:pPr>
      <w:r>
        <w:rPr>
          <w:noProof/>
        </w:rPr>
        <w:t>7.8</w:t>
      </w:r>
      <w:r w:rsidRPr="00C858C8">
        <w:rPr>
          <w:rFonts w:ascii="Cambria" w:hAnsi="Cambria"/>
          <w:b w:val="0"/>
          <w:noProof/>
          <w:sz w:val="24"/>
          <w:szCs w:val="24"/>
          <w:lang w:val="en-US"/>
        </w:rPr>
        <w:tab/>
      </w:r>
      <w:r>
        <w:rPr>
          <w:noProof/>
        </w:rPr>
        <w:t>Literals</w:t>
      </w:r>
      <w:r>
        <w:rPr>
          <w:noProof/>
        </w:rPr>
        <w:tab/>
      </w:r>
      <w:r>
        <w:rPr>
          <w:noProof/>
        </w:rPr>
        <w:fldChar w:fldCharType="begin"/>
      </w:r>
      <w:r>
        <w:rPr>
          <w:noProof/>
        </w:rPr>
        <w:instrText xml:space="preserve"> PAGEREF _Toc153968332 \h </w:instrText>
      </w:r>
      <w:r>
        <w:rPr>
          <w:noProof/>
        </w:rPr>
      </w:r>
      <w:r>
        <w:rPr>
          <w:noProof/>
        </w:rPr>
        <w:fldChar w:fldCharType="separate"/>
      </w:r>
      <w:r w:rsidR="007730CC">
        <w:rPr>
          <w:noProof/>
        </w:rPr>
        <w:t>20</w:t>
      </w:r>
      <w:r>
        <w:rPr>
          <w:noProof/>
        </w:rPr>
        <w:fldChar w:fldCharType="end"/>
      </w:r>
    </w:p>
    <w:p w14:paraId="2FBDB5E6" w14:textId="77777777" w:rsidR="00E73414" w:rsidRPr="00C858C8" w:rsidRDefault="00E73414">
      <w:pPr>
        <w:pStyle w:val="3a"/>
        <w:tabs>
          <w:tab w:val="left" w:pos="685"/>
        </w:tabs>
        <w:rPr>
          <w:rFonts w:ascii="Cambria" w:hAnsi="Cambria"/>
          <w:b w:val="0"/>
          <w:noProof/>
          <w:sz w:val="24"/>
          <w:szCs w:val="24"/>
          <w:lang w:val="en-US"/>
        </w:rPr>
      </w:pPr>
      <w:r>
        <w:rPr>
          <w:noProof/>
        </w:rPr>
        <w:t>7.8.1</w:t>
      </w:r>
      <w:r w:rsidRPr="00C858C8">
        <w:rPr>
          <w:rFonts w:ascii="Cambria" w:hAnsi="Cambria"/>
          <w:b w:val="0"/>
          <w:noProof/>
          <w:sz w:val="24"/>
          <w:szCs w:val="24"/>
          <w:lang w:val="en-US"/>
        </w:rPr>
        <w:tab/>
      </w:r>
      <w:r>
        <w:rPr>
          <w:noProof/>
        </w:rPr>
        <w:t>Null Literals</w:t>
      </w:r>
      <w:r>
        <w:rPr>
          <w:noProof/>
        </w:rPr>
        <w:tab/>
      </w:r>
      <w:r>
        <w:rPr>
          <w:noProof/>
        </w:rPr>
        <w:fldChar w:fldCharType="begin"/>
      </w:r>
      <w:r>
        <w:rPr>
          <w:noProof/>
        </w:rPr>
        <w:instrText xml:space="preserve"> PAGEREF _Toc153968333 \h </w:instrText>
      </w:r>
      <w:r>
        <w:rPr>
          <w:noProof/>
        </w:rPr>
      </w:r>
      <w:r>
        <w:rPr>
          <w:noProof/>
        </w:rPr>
        <w:fldChar w:fldCharType="separate"/>
      </w:r>
      <w:r w:rsidR="007730CC">
        <w:rPr>
          <w:noProof/>
        </w:rPr>
        <w:t>20</w:t>
      </w:r>
      <w:r>
        <w:rPr>
          <w:noProof/>
        </w:rPr>
        <w:fldChar w:fldCharType="end"/>
      </w:r>
    </w:p>
    <w:p w14:paraId="1BF7FE64" w14:textId="77777777" w:rsidR="00E73414" w:rsidRPr="00C858C8" w:rsidRDefault="00E73414">
      <w:pPr>
        <w:pStyle w:val="3a"/>
        <w:tabs>
          <w:tab w:val="left" w:pos="685"/>
        </w:tabs>
        <w:rPr>
          <w:rFonts w:ascii="Cambria" w:hAnsi="Cambria"/>
          <w:b w:val="0"/>
          <w:noProof/>
          <w:sz w:val="24"/>
          <w:szCs w:val="24"/>
          <w:lang w:val="en-US"/>
        </w:rPr>
      </w:pPr>
      <w:r>
        <w:rPr>
          <w:noProof/>
        </w:rPr>
        <w:t>7.8.2</w:t>
      </w:r>
      <w:r w:rsidRPr="00C858C8">
        <w:rPr>
          <w:rFonts w:ascii="Cambria" w:hAnsi="Cambria"/>
          <w:b w:val="0"/>
          <w:noProof/>
          <w:sz w:val="24"/>
          <w:szCs w:val="24"/>
          <w:lang w:val="en-US"/>
        </w:rPr>
        <w:tab/>
      </w:r>
      <w:r>
        <w:rPr>
          <w:noProof/>
        </w:rPr>
        <w:t>Boolean Literals</w:t>
      </w:r>
      <w:r>
        <w:rPr>
          <w:noProof/>
        </w:rPr>
        <w:tab/>
      </w:r>
      <w:r>
        <w:rPr>
          <w:noProof/>
        </w:rPr>
        <w:fldChar w:fldCharType="begin"/>
      </w:r>
      <w:r>
        <w:rPr>
          <w:noProof/>
        </w:rPr>
        <w:instrText xml:space="preserve"> PAGEREF _Toc153968334 \h </w:instrText>
      </w:r>
      <w:r>
        <w:rPr>
          <w:noProof/>
        </w:rPr>
      </w:r>
      <w:r>
        <w:rPr>
          <w:noProof/>
        </w:rPr>
        <w:fldChar w:fldCharType="separate"/>
      </w:r>
      <w:r w:rsidR="007730CC">
        <w:rPr>
          <w:noProof/>
        </w:rPr>
        <w:t>20</w:t>
      </w:r>
      <w:r>
        <w:rPr>
          <w:noProof/>
        </w:rPr>
        <w:fldChar w:fldCharType="end"/>
      </w:r>
    </w:p>
    <w:p w14:paraId="13E700E5" w14:textId="77777777" w:rsidR="00E73414" w:rsidRPr="00C858C8" w:rsidRDefault="00E73414">
      <w:pPr>
        <w:pStyle w:val="3a"/>
        <w:tabs>
          <w:tab w:val="left" w:pos="685"/>
        </w:tabs>
        <w:rPr>
          <w:rFonts w:ascii="Cambria" w:hAnsi="Cambria"/>
          <w:b w:val="0"/>
          <w:noProof/>
          <w:sz w:val="24"/>
          <w:szCs w:val="24"/>
          <w:lang w:val="en-US"/>
        </w:rPr>
      </w:pPr>
      <w:r>
        <w:rPr>
          <w:noProof/>
        </w:rPr>
        <w:t>7.8.3</w:t>
      </w:r>
      <w:r w:rsidRPr="00C858C8">
        <w:rPr>
          <w:rFonts w:ascii="Cambria" w:hAnsi="Cambria"/>
          <w:b w:val="0"/>
          <w:noProof/>
          <w:sz w:val="24"/>
          <w:szCs w:val="24"/>
          <w:lang w:val="en-US"/>
        </w:rPr>
        <w:tab/>
      </w:r>
      <w:r>
        <w:rPr>
          <w:noProof/>
        </w:rPr>
        <w:t>Numeric Literals</w:t>
      </w:r>
      <w:r>
        <w:rPr>
          <w:noProof/>
        </w:rPr>
        <w:tab/>
      </w:r>
      <w:r>
        <w:rPr>
          <w:noProof/>
        </w:rPr>
        <w:fldChar w:fldCharType="begin"/>
      </w:r>
      <w:r>
        <w:rPr>
          <w:noProof/>
        </w:rPr>
        <w:instrText xml:space="preserve"> PAGEREF _Toc153968335 \h </w:instrText>
      </w:r>
      <w:r>
        <w:rPr>
          <w:noProof/>
        </w:rPr>
      </w:r>
      <w:r>
        <w:rPr>
          <w:noProof/>
        </w:rPr>
        <w:fldChar w:fldCharType="separate"/>
      </w:r>
      <w:r w:rsidR="007730CC">
        <w:rPr>
          <w:noProof/>
        </w:rPr>
        <w:t>20</w:t>
      </w:r>
      <w:r>
        <w:rPr>
          <w:noProof/>
        </w:rPr>
        <w:fldChar w:fldCharType="end"/>
      </w:r>
    </w:p>
    <w:p w14:paraId="201A1E5F" w14:textId="77777777" w:rsidR="00E73414" w:rsidRPr="00C858C8" w:rsidRDefault="00E73414">
      <w:pPr>
        <w:pStyle w:val="3a"/>
        <w:tabs>
          <w:tab w:val="left" w:pos="685"/>
        </w:tabs>
        <w:rPr>
          <w:rFonts w:ascii="Cambria" w:hAnsi="Cambria"/>
          <w:b w:val="0"/>
          <w:noProof/>
          <w:sz w:val="24"/>
          <w:szCs w:val="24"/>
          <w:lang w:val="en-US"/>
        </w:rPr>
      </w:pPr>
      <w:r>
        <w:rPr>
          <w:noProof/>
        </w:rPr>
        <w:t>7.8.4</w:t>
      </w:r>
      <w:r w:rsidRPr="00C858C8">
        <w:rPr>
          <w:rFonts w:ascii="Cambria" w:hAnsi="Cambria"/>
          <w:b w:val="0"/>
          <w:noProof/>
          <w:sz w:val="24"/>
          <w:szCs w:val="24"/>
          <w:lang w:val="en-US"/>
        </w:rPr>
        <w:tab/>
      </w:r>
      <w:r>
        <w:rPr>
          <w:noProof/>
        </w:rPr>
        <w:t>String Literals</w:t>
      </w:r>
      <w:r>
        <w:rPr>
          <w:noProof/>
        </w:rPr>
        <w:tab/>
      </w:r>
      <w:r>
        <w:rPr>
          <w:noProof/>
        </w:rPr>
        <w:fldChar w:fldCharType="begin"/>
      </w:r>
      <w:r>
        <w:rPr>
          <w:noProof/>
        </w:rPr>
        <w:instrText xml:space="preserve"> PAGEREF _Toc153968336 \h </w:instrText>
      </w:r>
      <w:r>
        <w:rPr>
          <w:noProof/>
        </w:rPr>
      </w:r>
      <w:r>
        <w:rPr>
          <w:noProof/>
        </w:rPr>
        <w:fldChar w:fldCharType="separate"/>
      </w:r>
      <w:r w:rsidR="007730CC">
        <w:rPr>
          <w:noProof/>
        </w:rPr>
        <w:t>22</w:t>
      </w:r>
      <w:r>
        <w:rPr>
          <w:noProof/>
        </w:rPr>
        <w:fldChar w:fldCharType="end"/>
      </w:r>
    </w:p>
    <w:p w14:paraId="250BD970" w14:textId="77777777" w:rsidR="00E73414" w:rsidRPr="00C858C8" w:rsidRDefault="00E73414">
      <w:pPr>
        <w:pStyle w:val="3a"/>
        <w:tabs>
          <w:tab w:val="left" w:pos="685"/>
        </w:tabs>
        <w:rPr>
          <w:rFonts w:ascii="Cambria" w:hAnsi="Cambria"/>
          <w:b w:val="0"/>
          <w:noProof/>
          <w:sz w:val="24"/>
          <w:szCs w:val="24"/>
          <w:lang w:val="en-US"/>
        </w:rPr>
      </w:pPr>
      <w:r>
        <w:rPr>
          <w:noProof/>
        </w:rPr>
        <w:t>7.8.5</w:t>
      </w:r>
      <w:r w:rsidRPr="00C858C8">
        <w:rPr>
          <w:rFonts w:ascii="Cambria" w:hAnsi="Cambria"/>
          <w:b w:val="0"/>
          <w:noProof/>
          <w:sz w:val="24"/>
          <w:szCs w:val="24"/>
          <w:lang w:val="en-US"/>
        </w:rPr>
        <w:tab/>
      </w:r>
      <w:r>
        <w:rPr>
          <w:noProof/>
        </w:rPr>
        <w:t>Regular Expression Literals</w:t>
      </w:r>
      <w:r>
        <w:rPr>
          <w:noProof/>
        </w:rPr>
        <w:tab/>
      </w:r>
      <w:r>
        <w:rPr>
          <w:noProof/>
        </w:rPr>
        <w:fldChar w:fldCharType="begin"/>
      </w:r>
      <w:r>
        <w:rPr>
          <w:noProof/>
        </w:rPr>
        <w:instrText xml:space="preserve"> PAGEREF _Toc153968337 \h </w:instrText>
      </w:r>
      <w:r>
        <w:rPr>
          <w:noProof/>
        </w:rPr>
      </w:r>
      <w:r>
        <w:rPr>
          <w:noProof/>
        </w:rPr>
        <w:fldChar w:fldCharType="separate"/>
      </w:r>
      <w:r w:rsidR="007730CC">
        <w:rPr>
          <w:noProof/>
        </w:rPr>
        <w:t>25</w:t>
      </w:r>
      <w:r>
        <w:rPr>
          <w:noProof/>
        </w:rPr>
        <w:fldChar w:fldCharType="end"/>
      </w:r>
    </w:p>
    <w:p w14:paraId="52A156A2" w14:textId="77777777" w:rsidR="00E73414" w:rsidRPr="00C858C8" w:rsidRDefault="00E73414">
      <w:pPr>
        <w:pStyle w:val="2b"/>
        <w:tabs>
          <w:tab w:val="left" w:pos="518"/>
        </w:tabs>
        <w:rPr>
          <w:rFonts w:ascii="Cambria" w:hAnsi="Cambria"/>
          <w:b w:val="0"/>
          <w:noProof/>
          <w:sz w:val="24"/>
          <w:szCs w:val="24"/>
          <w:lang w:val="en-US"/>
        </w:rPr>
      </w:pPr>
      <w:r>
        <w:rPr>
          <w:noProof/>
        </w:rPr>
        <w:t>7.9</w:t>
      </w:r>
      <w:r w:rsidRPr="00C858C8">
        <w:rPr>
          <w:rFonts w:ascii="Cambria" w:hAnsi="Cambria"/>
          <w:b w:val="0"/>
          <w:noProof/>
          <w:sz w:val="24"/>
          <w:szCs w:val="24"/>
          <w:lang w:val="en-US"/>
        </w:rPr>
        <w:tab/>
      </w:r>
      <w:r>
        <w:rPr>
          <w:noProof/>
        </w:rPr>
        <w:t>Automatic Semicolon Insertion</w:t>
      </w:r>
      <w:r>
        <w:rPr>
          <w:noProof/>
        </w:rPr>
        <w:tab/>
      </w:r>
      <w:r>
        <w:rPr>
          <w:noProof/>
        </w:rPr>
        <w:fldChar w:fldCharType="begin"/>
      </w:r>
      <w:r>
        <w:rPr>
          <w:noProof/>
        </w:rPr>
        <w:instrText xml:space="preserve"> PAGEREF _Toc153968338 \h </w:instrText>
      </w:r>
      <w:r>
        <w:rPr>
          <w:noProof/>
        </w:rPr>
      </w:r>
      <w:r>
        <w:rPr>
          <w:noProof/>
        </w:rPr>
        <w:fldChar w:fldCharType="separate"/>
      </w:r>
      <w:r w:rsidR="007730CC">
        <w:rPr>
          <w:noProof/>
        </w:rPr>
        <w:t>26</w:t>
      </w:r>
      <w:r>
        <w:rPr>
          <w:noProof/>
        </w:rPr>
        <w:fldChar w:fldCharType="end"/>
      </w:r>
    </w:p>
    <w:p w14:paraId="1285607E" w14:textId="77777777" w:rsidR="00E73414" w:rsidRPr="00C858C8" w:rsidRDefault="00E73414">
      <w:pPr>
        <w:pStyle w:val="3a"/>
        <w:tabs>
          <w:tab w:val="left" w:pos="685"/>
        </w:tabs>
        <w:rPr>
          <w:rFonts w:ascii="Cambria" w:hAnsi="Cambria"/>
          <w:b w:val="0"/>
          <w:noProof/>
          <w:sz w:val="24"/>
          <w:szCs w:val="24"/>
          <w:lang w:val="en-US"/>
        </w:rPr>
      </w:pPr>
      <w:r>
        <w:rPr>
          <w:noProof/>
        </w:rPr>
        <w:t>7.9.1</w:t>
      </w:r>
      <w:r w:rsidRPr="00C858C8">
        <w:rPr>
          <w:rFonts w:ascii="Cambria" w:hAnsi="Cambria"/>
          <w:b w:val="0"/>
          <w:noProof/>
          <w:sz w:val="24"/>
          <w:szCs w:val="24"/>
          <w:lang w:val="en-US"/>
        </w:rPr>
        <w:tab/>
      </w:r>
      <w:r>
        <w:rPr>
          <w:noProof/>
        </w:rPr>
        <w:t>Rules of Automatic Semicolon Insertion</w:t>
      </w:r>
      <w:r>
        <w:rPr>
          <w:noProof/>
        </w:rPr>
        <w:tab/>
      </w:r>
      <w:r>
        <w:rPr>
          <w:noProof/>
        </w:rPr>
        <w:fldChar w:fldCharType="begin"/>
      </w:r>
      <w:r>
        <w:rPr>
          <w:noProof/>
        </w:rPr>
        <w:instrText xml:space="preserve"> PAGEREF _Toc153968339 \h </w:instrText>
      </w:r>
      <w:r>
        <w:rPr>
          <w:noProof/>
        </w:rPr>
      </w:r>
      <w:r>
        <w:rPr>
          <w:noProof/>
        </w:rPr>
        <w:fldChar w:fldCharType="separate"/>
      </w:r>
      <w:r w:rsidR="007730CC">
        <w:rPr>
          <w:noProof/>
        </w:rPr>
        <w:t>26</w:t>
      </w:r>
      <w:r>
        <w:rPr>
          <w:noProof/>
        </w:rPr>
        <w:fldChar w:fldCharType="end"/>
      </w:r>
    </w:p>
    <w:p w14:paraId="21D37ADF" w14:textId="77777777" w:rsidR="00E73414" w:rsidRPr="00C858C8" w:rsidRDefault="00E73414">
      <w:pPr>
        <w:pStyle w:val="3a"/>
        <w:tabs>
          <w:tab w:val="left" w:pos="685"/>
        </w:tabs>
        <w:rPr>
          <w:rFonts w:ascii="Cambria" w:hAnsi="Cambria"/>
          <w:b w:val="0"/>
          <w:noProof/>
          <w:sz w:val="24"/>
          <w:szCs w:val="24"/>
          <w:lang w:val="en-US"/>
        </w:rPr>
      </w:pPr>
      <w:r>
        <w:rPr>
          <w:noProof/>
        </w:rPr>
        <w:t>7.9.2</w:t>
      </w:r>
      <w:r w:rsidRPr="00C858C8">
        <w:rPr>
          <w:rFonts w:ascii="Cambria" w:hAnsi="Cambria"/>
          <w:b w:val="0"/>
          <w:noProof/>
          <w:sz w:val="24"/>
          <w:szCs w:val="24"/>
          <w:lang w:val="en-US"/>
        </w:rPr>
        <w:tab/>
      </w:r>
      <w:r>
        <w:rPr>
          <w:noProof/>
        </w:rPr>
        <w:t>Examples of Automatic Semicolon Insertion</w:t>
      </w:r>
      <w:r>
        <w:rPr>
          <w:noProof/>
        </w:rPr>
        <w:tab/>
      </w:r>
      <w:r>
        <w:rPr>
          <w:noProof/>
        </w:rPr>
        <w:fldChar w:fldCharType="begin"/>
      </w:r>
      <w:r>
        <w:rPr>
          <w:noProof/>
        </w:rPr>
        <w:instrText xml:space="preserve"> PAGEREF _Toc153968340 \h </w:instrText>
      </w:r>
      <w:r>
        <w:rPr>
          <w:noProof/>
        </w:rPr>
      </w:r>
      <w:r>
        <w:rPr>
          <w:noProof/>
        </w:rPr>
        <w:fldChar w:fldCharType="separate"/>
      </w:r>
      <w:r w:rsidR="007730CC">
        <w:rPr>
          <w:noProof/>
        </w:rPr>
        <w:t>27</w:t>
      </w:r>
      <w:r>
        <w:rPr>
          <w:noProof/>
        </w:rPr>
        <w:fldChar w:fldCharType="end"/>
      </w:r>
    </w:p>
    <w:p w14:paraId="491D8039" w14:textId="77777777" w:rsidR="00E73414" w:rsidRPr="00C858C8" w:rsidRDefault="00E73414">
      <w:pPr>
        <w:pStyle w:val="12"/>
        <w:tabs>
          <w:tab w:val="left" w:pos="351"/>
        </w:tabs>
        <w:rPr>
          <w:rFonts w:ascii="Cambria" w:hAnsi="Cambria"/>
          <w:b w:val="0"/>
          <w:noProof/>
          <w:sz w:val="24"/>
          <w:szCs w:val="24"/>
          <w:lang w:val="en-US"/>
        </w:rPr>
      </w:pPr>
      <w:r>
        <w:rPr>
          <w:noProof/>
        </w:rPr>
        <w:t>8</w:t>
      </w:r>
      <w:r w:rsidRPr="00C858C8">
        <w:rPr>
          <w:rFonts w:ascii="Cambria" w:hAnsi="Cambria"/>
          <w:b w:val="0"/>
          <w:noProof/>
          <w:sz w:val="24"/>
          <w:szCs w:val="24"/>
          <w:lang w:val="en-US"/>
        </w:rPr>
        <w:tab/>
      </w:r>
      <w:r>
        <w:rPr>
          <w:noProof/>
        </w:rPr>
        <w:t>Types</w:t>
      </w:r>
      <w:r>
        <w:rPr>
          <w:noProof/>
        </w:rPr>
        <w:tab/>
      </w:r>
      <w:r>
        <w:rPr>
          <w:noProof/>
        </w:rPr>
        <w:fldChar w:fldCharType="begin"/>
      </w:r>
      <w:r>
        <w:rPr>
          <w:noProof/>
        </w:rPr>
        <w:instrText xml:space="preserve"> PAGEREF _Toc153968341 \h </w:instrText>
      </w:r>
      <w:r>
        <w:rPr>
          <w:noProof/>
        </w:rPr>
      </w:r>
      <w:r>
        <w:rPr>
          <w:noProof/>
        </w:rPr>
        <w:fldChar w:fldCharType="separate"/>
      </w:r>
      <w:r w:rsidR="007730CC">
        <w:rPr>
          <w:noProof/>
        </w:rPr>
        <w:t>28</w:t>
      </w:r>
      <w:r>
        <w:rPr>
          <w:noProof/>
        </w:rPr>
        <w:fldChar w:fldCharType="end"/>
      </w:r>
    </w:p>
    <w:p w14:paraId="0BCCE1ED" w14:textId="77777777" w:rsidR="00E73414" w:rsidRPr="00C858C8" w:rsidRDefault="00E73414">
      <w:pPr>
        <w:pStyle w:val="2b"/>
        <w:tabs>
          <w:tab w:val="left" w:pos="518"/>
        </w:tabs>
        <w:rPr>
          <w:rFonts w:ascii="Cambria" w:hAnsi="Cambria"/>
          <w:b w:val="0"/>
          <w:noProof/>
          <w:sz w:val="24"/>
          <w:szCs w:val="24"/>
          <w:lang w:val="en-US"/>
        </w:rPr>
      </w:pPr>
      <w:r>
        <w:rPr>
          <w:noProof/>
        </w:rPr>
        <w:t>8.1</w:t>
      </w:r>
      <w:r w:rsidRPr="00C858C8">
        <w:rPr>
          <w:rFonts w:ascii="Cambria" w:hAnsi="Cambria"/>
          <w:b w:val="0"/>
          <w:noProof/>
          <w:sz w:val="24"/>
          <w:szCs w:val="24"/>
          <w:lang w:val="en-US"/>
        </w:rPr>
        <w:tab/>
      </w:r>
      <w:r>
        <w:rPr>
          <w:noProof/>
        </w:rPr>
        <w:t>The Undefined Type</w:t>
      </w:r>
      <w:r>
        <w:rPr>
          <w:noProof/>
        </w:rPr>
        <w:tab/>
      </w:r>
      <w:r>
        <w:rPr>
          <w:noProof/>
        </w:rPr>
        <w:fldChar w:fldCharType="begin"/>
      </w:r>
      <w:r>
        <w:rPr>
          <w:noProof/>
        </w:rPr>
        <w:instrText xml:space="preserve"> PAGEREF _Toc153968342 \h </w:instrText>
      </w:r>
      <w:r>
        <w:rPr>
          <w:noProof/>
        </w:rPr>
      </w:r>
      <w:r>
        <w:rPr>
          <w:noProof/>
        </w:rPr>
        <w:fldChar w:fldCharType="separate"/>
      </w:r>
      <w:r w:rsidR="007730CC">
        <w:rPr>
          <w:noProof/>
        </w:rPr>
        <w:t>28</w:t>
      </w:r>
      <w:r>
        <w:rPr>
          <w:noProof/>
        </w:rPr>
        <w:fldChar w:fldCharType="end"/>
      </w:r>
    </w:p>
    <w:p w14:paraId="4E04050F" w14:textId="77777777" w:rsidR="00E73414" w:rsidRPr="00C858C8" w:rsidRDefault="00E73414">
      <w:pPr>
        <w:pStyle w:val="2b"/>
        <w:tabs>
          <w:tab w:val="left" w:pos="518"/>
        </w:tabs>
        <w:rPr>
          <w:rFonts w:ascii="Cambria" w:hAnsi="Cambria"/>
          <w:b w:val="0"/>
          <w:noProof/>
          <w:sz w:val="24"/>
          <w:szCs w:val="24"/>
          <w:lang w:val="en-US"/>
        </w:rPr>
      </w:pPr>
      <w:r>
        <w:rPr>
          <w:noProof/>
        </w:rPr>
        <w:t>8.2</w:t>
      </w:r>
      <w:r w:rsidRPr="00C858C8">
        <w:rPr>
          <w:rFonts w:ascii="Cambria" w:hAnsi="Cambria"/>
          <w:b w:val="0"/>
          <w:noProof/>
          <w:sz w:val="24"/>
          <w:szCs w:val="24"/>
          <w:lang w:val="en-US"/>
        </w:rPr>
        <w:tab/>
      </w:r>
      <w:r>
        <w:rPr>
          <w:noProof/>
        </w:rPr>
        <w:t>The Null Type</w:t>
      </w:r>
      <w:r>
        <w:rPr>
          <w:noProof/>
        </w:rPr>
        <w:tab/>
      </w:r>
      <w:r>
        <w:rPr>
          <w:noProof/>
        </w:rPr>
        <w:fldChar w:fldCharType="begin"/>
      </w:r>
      <w:r>
        <w:rPr>
          <w:noProof/>
        </w:rPr>
        <w:instrText xml:space="preserve"> PAGEREF _Toc153968343 \h </w:instrText>
      </w:r>
      <w:r>
        <w:rPr>
          <w:noProof/>
        </w:rPr>
      </w:r>
      <w:r>
        <w:rPr>
          <w:noProof/>
        </w:rPr>
        <w:fldChar w:fldCharType="separate"/>
      </w:r>
      <w:r w:rsidR="007730CC">
        <w:rPr>
          <w:noProof/>
        </w:rPr>
        <w:t>29</w:t>
      </w:r>
      <w:r>
        <w:rPr>
          <w:noProof/>
        </w:rPr>
        <w:fldChar w:fldCharType="end"/>
      </w:r>
    </w:p>
    <w:p w14:paraId="0B42E0A0" w14:textId="77777777" w:rsidR="00E73414" w:rsidRPr="00C858C8" w:rsidRDefault="00E73414">
      <w:pPr>
        <w:pStyle w:val="2b"/>
        <w:tabs>
          <w:tab w:val="left" w:pos="518"/>
        </w:tabs>
        <w:rPr>
          <w:rFonts w:ascii="Cambria" w:hAnsi="Cambria"/>
          <w:b w:val="0"/>
          <w:noProof/>
          <w:sz w:val="24"/>
          <w:szCs w:val="24"/>
          <w:lang w:val="en-US"/>
        </w:rPr>
      </w:pPr>
      <w:r>
        <w:rPr>
          <w:noProof/>
        </w:rPr>
        <w:t>8.3</w:t>
      </w:r>
      <w:r w:rsidRPr="00C858C8">
        <w:rPr>
          <w:rFonts w:ascii="Cambria" w:hAnsi="Cambria"/>
          <w:b w:val="0"/>
          <w:noProof/>
          <w:sz w:val="24"/>
          <w:szCs w:val="24"/>
          <w:lang w:val="en-US"/>
        </w:rPr>
        <w:tab/>
      </w:r>
      <w:r>
        <w:rPr>
          <w:noProof/>
        </w:rPr>
        <w:t>The Boolean Type</w:t>
      </w:r>
      <w:r>
        <w:rPr>
          <w:noProof/>
        </w:rPr>
        <w:tab/>
      </w:r>
      <w:r>
        <w:rPr>
          <w:noProof/>
        </w:rPr>
        <w:fldChar w:fldCharType="begin"/>
      </w:r>
      <w:r>
        <w:rPr>
          <w:noProof/>
        </w:rPr>
        <w:instrText xml:space="preserve"> PAGEREF _Toc153968344 \h </w:instrText>
      </w:r>
      <w:r>
        <w:rPr>
          <w:noProof/>
        </w:rPr>
      </w:r>
      <w:r>
        <w:rPr>
          <w:noProof/>
        </w:rPr>
        <w:fldChar w:fldCharType="separate"/>
      </w:r>
      <w:r w:rsidR="007730CC">
        <w:rPr>
          <w:noProof/>
        </w:rPr>
        <w:t>29</w:t>
      </w:r>
      <w:r>
        <w:rPr>
          <w:noProof/>
        </w:rPr>
        <w:fldChar w:fldCharType="end"/>
      </w:r>
    </w:p>
    <w:p w14:paraId="1FB01B3D" w14:textId="77777777" w:rsidR="00E73414" w:rsidRPr="00C858C8" w:rsidRDefault="00E73414">
      <w:pPr>
        <w:pStyle w:val="2b"/>
        <w:tabs>
          <w:tab w:val="left" w:pos="518"/>
        </w:tabs>
        <w:rPr>
          <w:rFonts w:ascii="Cambria" w:hAnsi="Cambria"/>
          <w:b w:val="0"/>
          <w:noProof/>
          <w:sz w:val="24"/>
          <w:szCs w:val="24"/>
          <w:lang w:val="en-US"/>
        </w:rPr>
      </w:pPr>
      <w:r>
        <w:rPr>
          <w:noProof/>
        </w:rPr>
        <w:t>8.4</w:t>
      </w:r>
      <w:r w:rsidRPr="00C858C8">
        <w:rPr>
          <w:rFonts w:ascii="Cambria" w:hAnsi="Cambria"/>
          <w:b w:val="0"/>
          <w:noProof/>
          <w:sz w:val="24"/>
          <w:szCs w:val="24"/>
          <w:lang w:val="en-US"/>
        </w:rPr>
        <w:tab/>
      </w:r>
      <w:r>
        <w:rPr>
          <w:noProof/>
        </w:rPr>
        <w:t>The String Type</w:t>
      </w:r>
      <w:r>
        <w:rPr>
          <w:noProof/>
        </w:rPr>
        <w:tab/>
      </w:r>
      <w:r>
        <w:rPr>
          <w:noProof/>
        </w:rPr>
        <w:fldChar w:fldCharType="begin"/>
      </w:r>
      <w:r>
        <w:rPr>
          <w:noProof/>
        </w:rPr>
        <w:instrText xml:space="preserve"> PAGEREF _Toc153968345 \h </w:instrText>
      </w:r>
      <w:r>
        <w:rPr>
          <w:noProof/>
        </w:rPr>
      </w:r>
      <w:r>
        <w:rPr>
          <w:noProof/>
        </w:rPr>
        <w:fldChar w:fldCharType="separate"/>
      </w:r>
      <w:r w:rsidR="007730CC">
        <w:rPr>
          <w:noProof/>
        </w:rPr>
        <w:t>29</w:t>
      </w:r>
      <w:r>
        <w:rPr>
          <w:noProof/>
        </w:rPr>
        <w:fldChar w:fldCharType="end"/>
      </w:r>
    </w:p>
    <w:p w14:paraId="4211C714" w14:textId="77777777" w:rsidR="00E73414" w:rsidRPr="00C858C8" w:rsidRDefault="00E73414">
      <w:pPr>
        <w:pStyle w:val="2b"/>
        <w:tabs>
          <w:tab w:val="left" w:pos="518"/>
        </w:tabs>
        <w:rPr>
          <w:rFonts w:ascii="Cambria" w:hAnsi="Cambria"/>
          <w:b w:val="0"/>
          <w:noProof/>
          <w:sz w:val="24"/>
          <w:szCs w:val="24"/>
          <w:lang w:val="en-US"/>
        </w:rPr>
      </w:pPr>
      <w:r>
        <w:rPr>
          <w:noProof/>
        </w:rPr>
        <w:t>8.5</w:t>
      </w:r>
      <w:r w:rsidRPr="00C858C8">
        <w:rPr>
          <w:rFonts w:ascii="Cambria" w:hAnsi="Cambria"/>
          <w:b w:val="0"/>
          <w:noProof/>
          <w:sz w:val="24"/>
          <w:szCs w:val="24"/>
          <w:lang w:val="en-US"/>
        </w:rPr>
        <w:tab/>
      </w:r>
      <w:r>
        <w:rPr>
          <w:noProof/>
        </w:rPr>
        <w:t>The Number Type</w:t>
      </w:r>
      <w:r>
        <w:rPr>
          <w:noProof/>
        </w:rPr>
        <w:tab/>
      </w:r>
      <w:r>
        <w:rPr>
          <w:noProof/>
        </w:rPr>
        <w:fldChar w:fldCharType="begin"/>
      </w:r>
      <w:r>
        <w:rPr>
          <w:noProof/>
        </w:rPr>
        <w:instrText xml:space="preserve"> PAGEREF _Toc153968346 \h </w:instrText>
      </w:r>
      <w:r>
        <w:rPr>
          <w:noProof/>
        </w:rPr>
      </w:r>
      <w:r>
        <w:rPr>
          <w:noProof/>
        </w:rPr>
        <w:fldChar w:fldCharType="separate"/>
      </w:r>
      <w:r w:rsidR="007730CC">
        <w:rPr>
          <w:noProof/>
        </w:rPr>
        <w:t>29</w:t>
      </w:r>
      <w:r>
        <w:rPr>
          <w:noProof/>
        </w:rPr>
        <w:fldChar w:fldCharType="end"/>
      </w:r>
    </w:p>
    <w:p w14:paraId="3F0F34E4" w14:textId="77777777" w:rsidR="00E73414" w:rsidRPr="00C858C8" w:rsidRDefault="00E73414">
      <w:pPr>
        <w:pStyle w:val="2b"/>
        <w:tabs>
          <w:tab w:val="left" w:pos="518"/>
        </w:tabs>
        <w:rPr>
          <w:rFonts w:ascii="Cambria" w:hAnsi="Cambria"/>
          <w:b w:val="0"/>
          <w:noProof/>
          <w:sz w:val="24"/>
          <w:szCs w:val="24"/>
          <w:lang w:val="en-US"/>
        </w:rPr>
      </w:pPr>
      <w:r>
        <w:rPr>
          <w:noProof/>
        </w:rPr>
        <w:t>8.6</w:t>
      </w:r>
      <w:r w:rsidRPr="00C858C8">
        <w:rPr>
          <w:rFonts w:ascii="Cambria" w:hAnsi="Cambria"/>
          <w:b w:val="0"/>
          <w:noProof/>
          <w:sz w:val="24"/>
          <w:szCs w:val="24"/>
          <w:lang w:val="en-US"/>
        </w:rPr>
        <w:tab/>
      </w:r>
      <w:r>
        <w:rPr>
          <w:noProof/>
        </w:rPr>
        <w:t>The Object Type</w:t>
      </w:r>
      <w:r>
        <w:rPr>
          <w:noProof/>
        </w:rPr>
        <w:tab/>
      </w:r>
      <w:r>
        <w:rPr>
          <w:noProof/>
        </w:rPr>
        <w:fldChar w:fldCharType="begin"/>
      </w:r>
      <w:r>
        <w:rPr>
          <w:noProof/>
        </w:rPr>
        <w:instrText xml:space="preserve"> PAGEREF _Toc153968347 \h </w:instrText>
      </w:r>
      <w:r>
        <w:rPr>
          <w:noProof/>
        </w:rPr>
      </w:r>
      <w:r>
        <w:rPr>
          <w:noProof/>
        </w:rPr>
        <w:fldChar w:fldCharType="separate"/>
      </w:r>
      <w:r w:rsidR="007730CC">
        <w:rPr>
          <w:noProof/>
        </w:rPr>
        <w:t>30</w:t>
      </w:r>
      <w:r>
        <w:rPr>
          <w:noProof/>
        </w:rPr>
        <w:fldChar w:fldCharType="end"/>
      </w:r>
    </w:p>
    <w:p w14:paraId="456CD483" w14:textId="77777777" w:rsidR="00E73414" w:rsidRPr="00C858C8" w:rsidRDefault="00E73414">
      <w:pPr>
        <w:pStyle w:val="3a"/>
        <w:tabs>
          <w:tab w:val="left" w:pos="685"/>
        </w:tabs>
        <w:rPr>
          <w:rFonts w:ascii="Cambria" w:hAnsi="Cambria"/>
          <w:b w:val="0"/>
          <w:noProof/>
          <w:sz w:val="24"/>
          <w:szCs w:val="24"/>
          <w:lang w:val="en-US"/>
        </w:rPr>
      </w:pPr>
      <w:r>
        <w:rPr>
          <w:noProof/>
        </w:rPr>
        <w:t>8.6.1</w:t>
      </w:r>
      <w:r w:rsidRPr="00C858C8">
        <w:rPr>
          <w:rFonts w:ascii="Cambria" w:hAnsi="Cambria"/>
          <w:b w:val="0"/>
          <w:noProof/>
          <w:sz w:val="24"/>
          <w:szCs w:val="24"/>
          <w:lang w:val="en-US"/>
        </w:rPr>
        <w:tab/>
      </w:r>
      <w:r>
        <w:rPr>
          <w:noProof/>
        </w:rPr>
        <w:t>Property Attributes</w:t>
      </w:r>
      <w:r>
        <w:rPr>
          <w:noProof/>
        </w:rPr>
        <w:tab/>
      </w:r>
      <w:r>
        <w:rPr>
          <w:noProof/>
        </w:rPr>
        <w:fldChar w:fldCharType="begin"/>
      </w:r>
      <w:r>
        <w:rPr>
          <w:noProof/>
        </w:rPr>
        <w:instrText xml:space="preserve"> PAGEREF _Toc153968348 \h </w:instrText>
      </w:r>
      <w:r>
        <w:rPr>
          <w:noProof/>
        </w:rPr>
      </w:r>
      <w:r>
        <w:rPr>
          <w:noProof/>
        </w:rPr>
        <w:fldChar w:fldCharType="separate"/>
      </w:r>
      <w:r w:rsidR="007730CC">
        <w:rPr>
          <w:noProof/>
        </w:rPr>
        <w:t>30</w:t>
      </w:r>
      <w:r>
        <w:rPr>
          <w:noProof/>
        </w:rPr>
        <w:fldChar w:fldCharType="end"/>
      </w:r>
    </w:p>
    <w:p w14:paraId="7B217C94" w14:textId="77777777" w:rsidR="00E73414" w:rsidRPr="00C858C8" w:rsidRDefault="00E73414">
      <w:pPr>
        <w:pStyle w:val="3a"/>
        <w:tabs>
          <w:tab w:val="left" w:pos="685"/>
        </w:tabs>
        <w:rPr>
          <w:rFonts w:ascii="Cambria" w:hAnsi="Cambria"/>
          <w:b w:val="0"/>
          <w:noProof/>
          <w:sz w:val="24"/>
          <w:szCs w:val="24"/>
          <w:lang w:val="en-US"/>
        </w:rPr>
      </w:pPr>
      <w:r>
        <w:rPr>
          <w:noProof/>
        </w:rPr>
        <w:t>8.6.2</w:t>
      </w:r>
      <w:r w:rsidRPr="00C858C8">
        <w:rPr>
          <w:rFonts w:ascii="Cambria" w:hAnsi="Cambria"/>
          <w:b w:val="0"/>
          <w:noProof/>
          <w:sz w:val="24"/>
          <w:szCs w:val="24"/>
          <w:lang w:val="en-US"/>
        </w:rPr>
        <w:tab/>
      </w:r>
      <w:r>
        <w:rPr>
          <w:noProof/>
        </w:rPr>
        <w:t>Object Internal Properties and Methods</w:t>
      </w:r>
      <w:r>
        <w:rPr>
          <w:noProof/>
        </w:rPr>
        <w:tab/>
      </w:r>
      <w:r>
        <w:rPr>
          <w:noProof/>
        </w:rPr>
        <w:fldChar w:fldCharType="begin"/>
      </w:r>
      <w:r>
        <w:rPr>
          <w:noProof/>
        </w:rPr>
        <w:instrText xml:space="preserve"> PAGEREF _Toc153968349 \h </w:instrText>
      </w:r>
      <w:r>
        <w:rPr>
          <w:noProof/>
        </w:rPr>
      </w:r>
      <w:r>
        <w:rPr>
          <w:noProof/>
        </w:rPr>
        <w:fldChar w:fldCharType="separate"/>
      </w:r>
      <w:r w:rsidR="007730CC">
        <w:rPr>
          <w:noProof/>
        </w:rPr>
        <w:t>31</w:t>
      </w:r>
      <w:r>
        <w:rPr>
          <w:noProof/>
        </w:rPr>
        <w:fldChar w:fldCharType="end"/>
      </w:r>
    </w:p>
    <w:p w14:paraId="4EB5358C" w14:textId="77777777" w:rsidR="00E73414" w:rsidRPr="00C858C8" w:rsidRDefault="00E73414">
      <w:pPr>
        <w:pStyle w:val="2b"/>
        <w:tabs>
          <w:tab w:val="left" w:pos="518"/>
        </w:tabs>
        <w:rPr>
          <w:rFonts w:ascii="Cambria" w:hAnsi="Cambria"/>
          <w:b w:val="0"/>
          <w:noProof/>
          <w:sz w:val="24"/>
          <w:szCs w:val="24"/>
          <w:lang w:val="en-US"/>
        </w:rPr>
      </w:pPr>
      <w:r>
        <w:rPr>
          <w:noProof/>
        </w:rPr>
        <w:t>8.7</w:t>
      </w:r>
      <w:r w:rsidRPr="00C858C8">
        <w:rPr>
          <w:rFonts w:ascii="Cambria" w:hAnsi="Cambria"/>
          <w:b w:val="0"/>
          <w:noProof/>
          <w:sz w:val="24"/>
          <w:szCs w:val="24"/>
          <w:lang w:val="en-US"/>
        </w:rPr>
        <w:tab/>
      </w:r>
      <w:r>
        <w:rPr>
          <w:noProof/>
        </w:rPr>
        <w:t>The Reference Specification Type</w:t>
      </w:r>
      <w:r>
        <w:rPr>
          <w:noProof/>
        </w:rPr>
        <w:tab/>
      </w:r>
      <w:r>
        <w:rPr>
          <w:noProof/>
        </w:rPr>
        <w:fldChar w:fldCharType="begin"/>
      </w:r>
      <w:r>
        <w:rPr>
          <w:noProof/>
        </w:rPr>
        <w:instrText xml:space="preserve"> PAGEREF _Toc153968350 \h </w:instrText>
      </w:r>
      <w:r>
        <w:rPr>
          <w:noProof/>
        </w:rPr>
      </w:r>
      <w:r>
        <w:rPr>
          <w:noProof/>
        </w:rPr>
        <w:fldChar w:fldCharType="separate"/>
      </w:r>
      <w:r w:rsidR="007730CC">
        <w:rPr>
          <w:noProof/>
        </w:rPr>
        <w:t>35</w:t>
      </w:r>
      <w:r>
        <w:rPr>
          <w:noProof/>
        </w:rPr>
        <w:fldChar w:fldCharType="end"/>
      </w:r>
    </w:p>
    <w:p w14:paraId="18D41866" w14:textId="77777777" w:rsidR="00E73414" w:rsidRPr="00C858C8" w:rsidRDefault="00E73414">
      <w:pPr>
        <w:pStyle w:val="3a"/>
        <w:tabs>
          <w:tab w:val="left" w:pos="685"/>
        </w:tabs>
        <w:rPr>
          <w:rFonts w:ascii="Cambria" w:hAnsi="Cambria"/>
          <w:b w:val="0"/>
          <w:noProof/>
          <w:sz w:val="24"/>
          <w:szCs w:val="24"/>
          <w:lang w:val="en-US"/>
        </w:rPr>
      </w:pPr>
      <w:r>
        <w:rPr>
          <w:noProof/>
        </w:rPr>
        <w:t>8.7.1</w:t>
      </w:r>
      <w:r w:rsidRPr="00C858C8">
        <w:rPr>
          <w:rFonts w:ascii="Cambria" w:hAnsi="Cambria"/>
          <w:b w:val="0"/>
          <w:noProof/>
          <w:sz w:val="24"/>
          <w:szCs w:val="24"/>
          <w:lang w:val="en-US"/>
        </w:rPr>
        <w:tab/>
      </w:r>
      <w:r>
        <w:rPr>
          <w:noProof/>
        </w:rPr>
        <w:t>GetValue (V)</w:t>
      </w:r>
      <w:r>
        <w:rPr>
          <w:noProof/>
        </w:rPr>
        <w:tab/>
      </w:r>
      <w:r>
        <w:rPr>
          <w:noProof/>
        </w:rPr>
        <w:fldChar w:fldCharType="begin"/>
      </w:r>
      <w:r>
        <w:rPr>
          <w:noProof/>
        </w:rPr>
        <w:instrText xml:space="preserve"> PAGEREF _Toc153968351 \h </w:instrText>
      </w:r>
      <w:r>
        <w:rPr>
          <w:noProof/>
        </w:rPr>
      </w:r>
      <w:r>
        <w:rPr>
          <w:noProof/>
        </w:rPr>
        <w:fldChar w:fldCharType="separate"/>
      </w:r>
      <w:r w:rsidR="007730CC">
        <w:rPr>
          <w:noProof/>
        </w:rPr>
        <w:t>35</w:t>
      </w:r>
      <w:r>
        <w:rPr>
          <w:noProof/>
        </w:rPr>
        <w:fldChar w:fldCharType="end"/>
      </w:r>
    </w:p>
    <w:p w14:paraId="1BB8C10C" w14:textId="77777777" w:rsidR="00E73414" w:rsidRPr="00C858C8" w:rsidRDefault="00E73414">
      <w:pPr>
        <w:pStyle w:val="3a"/>
        <w:tabs>
          <w:tab w:val="left" w:pos="685"/>
        </w:tabs>
        <w:rPr>
          <w:rFonts w:ascii="Cambria" w:hAnsi="Cambria"/>
          <w:b w:val="0"/>
          <w:noProof/>
          <w:sz w:val="24"/>
          <w:szCs w:val="24"/>
          <w:lang w:val="en-US"/>
        </w:rPr>
      </w:pPr>
      <w:r>
        <w:rPr>
          <w:noProof/>
        </w:rPr>
        <w:t>8.7.2</w:t>
      </w:r>
      <w:r w:rsidRPr="00C858C8">
        <w:rPr>
          <w:rFonts w:ascii="Cambria" w:hAnsi="Cambria"/>
          <w:b w:val="0"/>
          <w:noProof/>
          <w:sz w:val="24"/>
          <w:szCs w:val="24"/>
          <w:lang w:val="en-US"/>
        </w:rPr>
        <w:tab/>
      </w:r>
      <w:r>
        <w:rPr>
          <w:noProof/>
        </w:rPr>
        <w:t>PutValue (V, W)</w:t>
      </w:r>
      <w:r>
        <w:rPr>
          <w:noProof/>
        </w:rPr>
        <w:tab/>
      </w:r>
      <w:r>
        <w:rPr>
          <w:noProof/>
        </w:rPr>
        <w:fldChar w:fldCharType="begin"/>
      </w:r>
      <w:r>
        <w:rPr>
          <w:noProof/>
        </w:rPr>
        <w:instrText xml:space="preserve"> PAGEREF _Toc153968352 \h </w:instrText>
      </w:r>
      <w:r>
        <w:rPr>
          <w:noProof/>
        </w:rPr>
      </w:r>
      <w:r>
        <w:rPr>
          <w:noProof/>
        </w:rPr>
        <w:fldChar w:fldCharType="separate"/>
      </w:r>
      <w:r w:rsidR="007730CC">
        <w:rPr>
          <w:noProof/>
        </w:rPr>
        <w:t>36</w:t>
      </w:r>
      <w:r>
        <w:rPr>
          <w:noProof/>
        </w:rPr>
        <w:fldChar w:fldCharType="end"/>
      </w:r>
    </w:p>
    <w:p w14:paraId="19D2A17C" w14:textId="77777777" w:rsidR="00E73414" w:rsidRPr="00C858C8" w:rsidRDefault="00E73414">
      <w:pPr>
        <w:pStyle w:val="2b"/>
        <w:tabs>
          <w:tab w:val="left" w:pos="518"/>
        </w:tabs>
        <w:rPr>
          <w:rFonts w:ascii="Cambria" w:hAnsi="Cambria"/>
          <w:b w:val="0"/>
          <w:noProof/>
          <w:sz w:val="24"/>
          <w:szCs w:val="24"/>
          <w:lang w:val="en-US"/>
        </w:rPr>
      </w:pPr>
      <w:r>
        <w:rPr>
          <w:noProof/>
        </w:rPr>
        <w:t>8.8</w:t>
      </w:r>
      <w:r w:rsidRPr="00C858C8">
        <w:rPr>
          <w:rFonts w:ascii="Cambria" w:hAnsi="Cambria"/>
          <w:b w:val="0"/>
          <w:noProof/>
          <w:sz w:val="24"/>
          <w:szCs w:val="24"/>
          <w:lang w:val="en-US"/>
        </w:rPr>
        <w:tab/>
      </w:r>
      <w:r>
        <w:rPr>
          <w:noProof/>
        </w:rPr>
        <w:t>The List Specification Type</w:t>
      </w:r>
      <w:r>
        <w:rPr>
          <w:noProof/>
        </w:rPr>
        <w:tab/>
      </w:r>
      <w:r>
        <w:rPr>
          <w:noProof/>
        </w:rPr>
        <w:fldChar w:fldCharType="begin"/>
      </w:r>
      <w:r>
        <w:rPr>
          <w:noProof/>
        </w:rPr>
        <w:instrText xml:space="preserve"> PAGEREF _Toc153968353 \h </w:instrText>
      </w:r>
      <w:r>
        <w:rPr>
          <w:noProof/>
        </w:rPr>
      </w:r>
      <w:r>
        <w:rPr>
          <w:noProof/>
        </w:rPr>
        <w:fldChar w:fldCharType="separate"/>
      </w:r>
      <w:r w:rsidR="007730CC">
        <w:rPr>
          <w:noProof/>
        </w:rPr>
        <w:t>37</w:t>
      </w:r>
      <w:r>
        <w:rPr>
          <w:noProof/>
        </w:rPr>
        <w:fldChar w:fldCharType="end"/>
      </w:r>
    </w:p>
    <w:p w14:paraId="4089C765" w14:textId="77777777" w:rsidR="00E73414" w:rsidRPr="00C858C8" w:rsidRDefault="00E73414">
      <w:pPr>
        <w:pStyle w:val="2b"/>
        <w:tabs>
          <w:tab w:val="left" w:pos="518"/>
        </w:tabs>
        <w:rPr>
          <w:rFonts w:ascii="Cambria" w:hAnsi="Cambria"/>
          <w:b w:val="0"/>
          <w:noProof/>
          <w:sz w:val="24"/>
          <w:szCs w:val="24"/>
          <w:lang w:val="en-US"/>
        </w:rPr>
      </w:pPr>
      <w:r>
        <w:rPr>
          <w:noProof/>
        </w:rPr>
        <w:t>8.9</w:t>
      </w:r>
      <w:r w:rsidRPr="00C858C8">
        <w:rPr>
          <w:rFonts w:ascii="Cambria" w:hAnsi="Cambria"/>
          <w:b w:val="0"/>
          <w:noProof/>
          <w:sz w:val="24"/>
          <w:szCs w:val="24"/>
          <w:lang w:val="en-US"/>
        </w:rPr>
        <w:tab/>
      </w:r>
      <w:r>
        <w:rPr>
          <w:noProof/>
        </w:rPr>
        <w:t>The Completion Specification Type</w:t>
      </w:r>
      <w:r>
        <w:rPr>
          <w:noProof/>
        </w:rPr>
        <w:tab/>
      </w:r>
      <w:r>
        <w:rPr>
          <w:noProof/>
        </w:rPr>
        <w:fldChar w:fldCharType="begin"/>
      </w:r>
      <w:r>
        <w:rPr>
          <w:noProof/>
        </w:rPr>
        <w:instrText xml:space="preserve"> PAGEREF _Toc153968354 \h </w:instrText>
      </w:r>
      <w:r>
        <w:rPr>
          <w:noProof/>
        </w:rPr>
      </w:r>
      <w:r>
        <w:rPr>
          <w:noProof/>
        </w:rPr>
        <w:fldChar w:fldCharType="separate"/>
      </w:r>
      <w:r w:rsidR="007730CC">
        <w:rPr>
          <w:noProof/>
        </w:rPr>
        <w:t>37</w:t>
      </w:r>
      <w:r>
        <w:rPr>
          <w:noProof/>
        </w:rPr>
        <w:fldChar w:fldCharType="end"/>
      </w:r>
    </w:p>
    <w:p w14:paraId="00B3541F" w14:textId="77777777" w:rsidR="00E73414" w:rsidRPr="00C858C8" w:rsidRDefault="00E73414">
      <w:pPr>
        <w:pStyle w:val="2b"/>
        <w:tabs>
          <w:tab w:val="left" w:pos="685"/>
        </w:tabs>
        <w:rPr>
          <w:rFonts w:ascii="Cambria" w:hAnsi="Cambria"/>
          <w:b w:val="0"/>
          <w:noProof/>
          <w:sz w:val="24"/>
          <w:szCs w:val="24"/>
          <w:lang w:val="en-US"/>
        </w:rPr>
      </w:pPr>
      <w:r>
        <w:rPr>
          <w:noProof/>
        </w:rPr>
        <w:t xml:space="preserve">8.10 </w:t>
      </w:r>
      <w:r w:rsidRPr="00C858C8">
        <w:rPr>
          <w:rFonts w:ascii="Cambria" w:hAnsi="Cambria"/>
          <w:b w:val="0"/>
          <w:noProof/>
          <w:sz w:val="24"/>
          <w:szCs w:val="24"/>
          <w:lang w:val="en-US"/>
        </w:rPr>
        <w:tab/>
      </w:r>
      <w:r>
        <w:rPr>
          <w:noProof/>
        </w:rPr>
        <w:t>The Property Descriptor and Property Identifier Specification Types</w:t>
      </w:r>
      <w:r>
        <w:rPr>
          <w:noProof/>
        </w:rPr>
        <w:tab/>
      </w:r>
      <w:r>
        <w:rPr>
          <w:noProof/>
        </w:rPr>
        <w:fldChar w:fldCharType="begin"/>
      </w:r>
      <w:r>
        <w:rPr>
          <w:noProof/>
        </w:rPr>
        <w:instrText xml:space="preserve"> PAGEREF _Toc153968355 \h </w:instrText>
      </w:r>
      <w:r>
        <w:rPr>
          <w:noProof/>
        </w:rPr>
      </w:r>
      <w:r>
        <w:rPr>
          <w:noProof/>
        </w:rPr>
        <w:fldChar w:fldCharType="separate"/>
      </w:r>
      <w:r w:rsidR="007730CC">
        <w:rPr>
          <w:noProof/>
        </w:rPr>
        <w:t>37</w:t>
      </w:r>
      <w:r>
        <w:rPr>
          <w:noProof/>
        </w:rPr>
        <w:fldChar w:fldCharType="end"/>
      </w:r>
    </w:p>
    <w:p w14:paraId="7AAEE859" w14:textId="77777777" w:rsidR="00E73414" w:rsidRPr="00C858C8" w:rsidRDefault="00E73414">
      <w:pPr>
        <w:pStyle w:val="3a"/>
        <w:tabs>
          <w:tab w:val="left" w:pos="796"/>
        </w:tabs>
        <w:rPr>
          <w:rFonts w:ascii="Cambria" w:hAnsi="Cambria"/>
          <w:b w:val="0"/>
          <w:noProof/>
          <w:sz w:val="24"/>
          <w:szCs w:val="24"/>
          <w:lang w:val="en-US"/>
        </w:rPr>
      </w:pPr>
      <w:r>
        <w:rPr>
          <w:noProof/>
        </w:rPr>
        <w:t>8.10.1</w:t>
      </w:r>
      <w:r w:rsidRPr="00C858C8">
        <w:rPr>
          <w:rFonts w:ascii="Cambria" w:hAnsi="Cambria"/>
          <w:b w:val="0"/>
          <w:noProof/>
          <w:sz w:val="24"/>
          <w:szCs w:val="24"/>
          <w:lang w:val="en-US"/>
        </w:rPr>
        <w:tab/>
      </w:r>
      <w:r>
        <w:rPr>
          <w:noProof/>
        </w:rPr>
        <w:t>IsAccessorDescriptor ( Desc )</w:t>
      </w:r>
      <w:r>
        <w:rPr>
          <w:noProof/>
        </w:rPr>
        <w:tab/>
      </w:r>
      <w:r>
        <w:rPr>
          <w:noProof/>
        </w:rPr>
        <w:fldChar w:fldCharType="begin"/>
      </w:r>
      <w:r>
        <w:rPr>
          <w:noProof/>
        </w:rPr>
        <w:instrText xml:space="preserve"> PAGEREF _Toc153968356 \h </w:instrText>
      </w:r>
      <w:r>
        <w:rPr>
          <w:noProof/>
        </w:rPr>
      </w:r>
      <w:r>
        <w:rPr>
          <w:noProof/>
        </w:rPr>
        <w:fldChar w:fldCharType="separate"/>
      </w:r>
      <w:r w:rsidR="007730CC">
        <w:rPr>
          <w:noProof/>
        </w:rPr>
        <w:t>38</w:t>
      </w:r>
      <w:r>
        <w:rPr>
          <w:noProof/>
        </w:rPr>
        <w:fldChar w:fldCharType="end"/>
      </w:r>
    </w:p>
    <w:p w14:paraId="23149C4A" w14:textId="77777777" w:rsidR="00E73414" w:rsidRPr="00C858C8" w:rsidRDefault="00E73414">
      <w:pPr>
        <w:pStyle w:val="3a"/>
        <w:tabs>
          <w:tab w:val="left" w:pos="796"/>
        </w:tabs>
        <w:rPr>
          <w:rFonts w:ascii="Cambria" w:hAnsi="Cambria"/>
          <w:b w:val="0"/>
          <w:noProof/>
          <w:sz w:val="24"/>
          <w:szCs w:val="24"/>
          <w:lang w:val="en-US"/>
        </w:rPr>
      </w:pPr>
      <w:r>
        <w:rPr>
          <w:noProof/>
        </w:rPr>
        <w:t>8.10.2</w:t>
      </w:r>
      <w:r w:rsidRPr="00C858C8">
        <w:rPr>
          <w:rFonts w:ascii="Cambria" w:hAnsi="Cambria"/>
          <w:b w:val="0"/>
          <w:noProof/>
          <w:sz w:val="24"/>
          <w:szCs w:val="24"/>
          <w:lang w:val="en-US"/>
        </w:rPr>
        <w:tab/>
      </w:r>
      <w:r>
        <w:rPr>
          <w:noProof/>
        </w:rPr>
        <w:t>IsDataDescriptor ( Desc )</w:t>
      </w:r>
      <w:r>
        <w:rPr>
          <w:noProof/>
        </w:rPr>
        <w:tab/>
      </w:r>
      <w:r>
        <w:rPr>
          <w:noProof/>
        </w:rPr>
        <w:fldChar w:fldCharType="begin"/>
      </w:r>
      <w:r>
        <w:rPr>
          <w:noProof/>
        </w:rPr>
        <w:instrText xml:space="preserve"> PAGEREF _Toc153968357 \h </w:instrText>
      </w:r>
      <w:r>
        <w:rPr>
          <w:noProof/>
        </w:rPr>
      </w:r>
      <w:r>
        <w:rPr>
          <w:noProof/>
        </w:rPr>
        <w:fldChar w:fldCharType="separate"/>
      </w:r>
      <w:r w:rsidR="007730CC">
        <w:rPr>
          <w:noProof/>
        </w:rPr>
        <w:t>38</w:t>
      </w:r>
      <w:r>
        <w:rPr>
          <w:noProof/>
        </w:rPr>
        <w:fldChar w:fldCharType="end"/>
      </w:r>
    </w:p>
    <w:p w14:paraId="68BC8EEF" w14:textId="77777777" w:rsidR="00E73414" w:rsidRPr="00C858C8" w:rsidRDefault="00E73414">
      <w:pPr>
        <w:pStyle w:val="3a"/>
        <w:tabs>
          <w:tab w:val="left" w:pos="796"/>
        </w:tabs>
        <w:rPr>
          <w:rFonts w:ascii="Cambria" w:hAnsi="Cambria"/>
          <w:b w:val="0"/>
          <w:noProof/>
          <w:sz w:val="24"/>
          <w:szCs w:val="24"/>
          <w:lang w:val="en-US"/>
        </w:rPr>
      </w:pPr>
      <w:r>
        <w:rPr>
          <w:noProof/>
        </w:rPr>
        <w:t>8.10.3</w:t>
      </w:r>
      <w:r w:rsidRPr="00C858C8">
        <w:rPr>
          <w:rFonts w:ascii="Cambria" w:hAnsi="Cambria"/>
          <w:b w:val="0"/>
          <w:noProof/>
          <w:sz w:val="24"/>
          <w:szCs w:val="24"/>
          <w:lang w:val="en-US"/>
        </w:rPr>
        <w:tab/>
      </w:r>
      <w:r>
        <w:rPr>
          <w:noProof/>
        </w:rPr>
        <w:t>IsGenericDescriptor ( Desc )</w:t>
      </w:r>
      <w:r>
        <w:rPr>
          <w:noProof/>
        </w:rPr>
        <w:tab/>
      </w:r>
      <w:r>
        <w:rPr>
          <w:noProof/>
        </w:rPr>
        <w:fldChar w:fldCharType="begin"/>
      </w:r>
      <w:r>
        <w:rPr>
          <w:noProof/>
        </w:rPr>
        <w:instrText xml:space="preserve"> PAGEREF _Toc153968358 \h </w:instrText>
      </w:r>
      <w:r>
        <w:rPr>
          <w:noProof/>
        </w:rPr>
      </w:r>
      <w:r>
        <w:rPr>
          <w:noProof/>
        </w:rPr>
        <w:fldChar w:fldCharType="separate"/>
      </w:r>
      <w:r w:rsidR="007730CC">
        <w:rPr>
          <w:noProof/>
        </w:rPr>
        <w:t>38</w:t>
      </w:r>
      <w:r>
        <w:rPr>
          <w:noProof/>
        </w:rPr>
        <w:fldChar w:fldCharType="end"/>
      </w:r>
    </w:p>
    <w:p w14:paraId="24C44EAD" w14:textId="77777777" w:rsidR="00E73414" w:rsidRPr="00C858C8" w:rsidRDefault="00E73414">
      <w:pPr>
        <w:pStyle w:val="3a"/>
        <w:tabs>
          <w:tab w:val="left" w:pos="796"/>
        </w:tabs>
        <w:rPr>
          <w:rFonts w:ascii="Cambria" w:hAnsi="Cambria"/>
          <w:b w:val="0"/>
          <w:noProof/>
          <w:sz w:val="24"/>
          <w:szCs w:val="24"/>
          <w:lang w:val="en-US"/>
        </w:rPr>
      </w:pPr>
      <w:r>
        <w:rPr>
          <w:noProof/>
        </w:rPr>
        <w:t>8.10.4</w:t>
      </w:r>
      <w:r w:rsidRPr="00C858C8">
        <w:rPr>
          <w:rFonts w:ascii="Cambria" w:hAnsi="Cambria"/>
          <w:b w:val="0"/>
          <w:noProof/>
          <w:sz w:val="24"/>
          <w:szCs w:val="24"/>
          <w:lang w:val="en-US"/>
        </w:rPr>
        <w:tab/>
      </w:r>
      <w:r>
        <w:rPr>
          <w:noProof/>
        </w:rPr>
        <w:t>FromPropertyDescriptor ( Desc )</w:t>
      </w:r>
      <w:r>
        <w:rPr>
          <w:noProof/>
        </w:rPr>
        <w:tab/>
      </w:r>
      <w:r>
        <w:rPr>
          <w:noProof/>
        </w:rPr>
        <w:fldChar w:fldCharType="begin"/>
      </w:r>
      <w:r>
        <w:rPr>
          <w:noProof/>
        </w:rPr>
        <w:instrText xml:space="preserve"> PAGEREF _Toc153968359 \h </w:instrText>
      </w:r>
      <w:r>
        <w:rPr>
          <w:noProof/>
        </w:rPr>
      </w:r>
      <w:r>
        <w:rPr>
          <w:noProof/>
        </w:rPr>
        <w:fldChar w:fldCharType="separate"/>
      </w:r>
      <w:r w:rsidR="007730CC">
        <w:rPr>
          <w:noProof/>
        </w:rPr>
        <w:t>38</w:t>
      </w:r>
      <w:r>
        <w:rPr>
          <w:noProof/>
        </w:rPr>
        <w:fldChar w:fldCharType="end"/>
      </w:r>
    </w:p>
    <w:p w14:paraId="1A0B1340" w14:textId="77777777" w:rsidR="00E73414" w:rsidRPr="00C858C8" w:rsidRDefault="00E73414">
      <w:pPr>
        <w:pStyle w:val="3a"/>
        <w:tabs>
          <w:tab w:val="left" w:pos="796"/>
        </w:tabs>
        <w:rPr>
          <w:rFonts w:ascii="Cambria" w:hAnsi="Cambria"/>
          <w:b w:val="0"/>
          <w:noProof/>
          <w:sz w:val="24"/>
          <w:szCs w:val="24"/>
          <w:lang w:val="en-US"/>
        </w:rPr>
      </w:pPr>
      <w:r>
        <w:rPr>
          <w:noProof/>
        </w:rPr>
        <w:t>8.10.5</w:t>
      </w:r>
      <w:r w:rsidRPr="00C858C8">
        <w:rPr>
          <w:rFonts w:ascii="Cambria" w:hAnsi="Cambria"/>
          <w:b w:val="0"/>
          <w:noProof/>
          <w:sz w:val="24"/>
          <w:szCs w:val="24"/>
          <w:lang w:val="en-US"/>
        </w:rPr>
        <w:tab/>
      </w:r>
      <w:r>
        <w:rPr>
          <w:noProof/>
        </w:rPr>
        <w:t>ToPropertyDescriptor ( Obj )</w:t>
      </w:r>
      <w:r>
        <w:rPr>
          <w:noProof/>
        </w:rPr>
        <w:tab/>
      </w:r>
      <w:r>
        <w:rPr>
          <w:noProof/>
        </w:rPr>
        <w:fldChar w:fldCharType="begin"/>
      </w:r>
      <w:r>
        <w:rPr>
          <w:noProof/>
        </w:rPr>
        <w:instrText xml:space="preserve"> PAGEREF _Toc153968360 \h </w:instrText>
      </w:r>
      <w:r>
        <w:rPr>
          <w:noProof/>
        </w:rPr>
      </w:r>
      <w:r>
        <w:rPr>
          <w:noProof/>
        </w:rPr>
        <w:fldChar w:fldCharType="separate"/>
      </w:r>
      <w:r w:rsidR="007730CC">
        <w:rPr>
          <w:noProof/>
        </w:rPr>
        <w:t>38</w:t>
      </w:r>
      <w:r>
        <w:rPr>
          <w:noProof/>
        </w:rPr>
        <w:fldChar w:fldCharType="end"/>
      </w:r>
    </w:p>
    <w:p w14:paraId="35EE2DE8" w14:textId="77777777" w:rsidR="00E73414" w:rsidRPr="00C858C8" w:rsidRDefault="00E73414">
      <w:pPr>
        <w:pStyle w:val="2b"/>
        <w:tabs>
          <w:tab w:val="left" w:pos="629"/>
        </w:tabs>
        <w:rPr>
          <w:rFonts w:ascii="Cambria" w:hAnsi="Cambria"/>
          <w:b w:val="0"/>
          <w:noProof/>
          <w:sz w:val="24"/>
          <w:szCs w:val="24"/>
          <w:lang w:val="en-US"/>
        </w:rPr>
      </w:pPr>
      <w:r>
        <w:rPr>
          <w:noProof/>
        </w:rPr>
        <w:t>8.11</w:t>
      </w:r>
      <w:r w:rsidRPr="00C858C8">
        <w:rPr>
          <w:rFonts w:ascii="Cambria" w:hAnsi="Cambria"/>
          <w:b w:val="0"/>
          <w:noProof/>
          <w:sz w:val="24"/>
          <w:szCs w:val="24"/>
          <w:lang w:val="en-US"/>
        </w:rPr>
        <w:tab/>
      </w:r>
      <w:r>
        <w:rPr>
          <w:noProof/>
        </w:rPr>
        <w:t>The Lexical Environment and Environment Record Specification Types</w:t>
      </w:r>
      <w:r>
        <w:rPr>
          <w:noProof/>
        </w:rPr>
        <w:tab/>
      </w:r>
      <w:r>
        <w:rPr>
          <w:noProof/>
        </w:rPr>
        <w:fldChar w:fldCharType="begin"/>
      </w:r>
      <w:r>
        <w:rPr>
          <w:noProof/>
        </w:rPr>
        <w:instrText xml:space="preserve"> PAGEREF _Toc153968361 \h </w:instrText>
      </w:r>
      <w:r>
        <w:rPr>
          <w:noProof/>
        </w:rPr>
      </w:r>
      <w:r>
        <w:rPr>
          <w:noProof/>
        </w:rPr>
        <w:fldChar w:fldCharType="separate"/>
      </w:r>
      <w:r w:rsidR="007730CC">
        <w:rPr>
          <w:noProof/>
        </w:rPr>
        <w:t>39</w:t>
      </w:r>
      <w:r>
        <w:rPr>
          <w:noProof/>
        </w:rPr>
        <w:fldChar w:fldCharType="end"/>
      </w:r>
    </w:p>
    <w:p w14:paraId="0D63E4D7" w14:textId="77777777" w:rsidR="00E73414" w:rsidRPr="00C858C8" w:rsidRDefault="00E73414">
      <w:pPr>
        <w:pStyle w:val="2b"/>
        <w:tabs>
          <w:tab w:val="left" w:pos="629"/>
        </w:tabs>
        <w:rPr>
          <w:rFonts w:ascii="Cambria" w:hAnsi="Cambria"/>
          <w:b w:val="0"/>
          <w:noProof/>
          <w:sz w:val="24"/>
          <w:szCs w:val="24"/>
          <w:lang w:val="en-US"/>
        </w:rPr>
      </w:pPr>
      <w:r>
        <w:rPr>
          <w:noProof/>
        </w:rPr>
        <w:t>8.12</w:t>
      </w:r>
      <w:r w:rsidRPr="00C858C8">
        <w:rPr>
          <w:rFonts w:ascii="Cambria" w:hAnsi="Cambria"/>
          <w:b w:val="0"/>
          <w:noProof/>
          <w:sz w:val="24"/>
          <w:szCs w:val="24"/>
          <w:lang w:val="en-US"/>
        </w:rPr>
        <w:tab/>
      </w:r>
      <w:r>
        <w:rPr>
          <w:noProof/>
        </w:rPr>
        <w:t>Algorithms for Object Internal Methods</w:t>
      </w:r>
      <w:r>
        <w:rPr>
          <w:noProof/>
        </w:rPr>
        <w:tab/>
      </w:r>
      <w:r>
        <w:rPr>
          <w:noProof/>
        </w:rPr>
        <w:fldChar w:fldCharType="begin"/>
      </w:r>
      <w:r>
        <w:rPr>
          <w:noProof/>
        </w:rPr>
        <w:instrText xml:space="preserve"> PAGEREF _Toc153968362 \h </w:instrText>
      </w:r>
      <w:r>
        <w:rPr>
          <w:noProof/>
        </w:rPr>
      </w:r>
      <w:r>
        <w:rPr>
          <w:noProof/>
        </w:rPr>
        <w:fldChar w:fldCharType="separate"/>
      </w:r>
      <w:r w:rsidR="007730CC">
        <w:rPr>
          <w:noProof/>
        </w:rPr>
        <w:t>39</w:t>
      </w:r>
      <w:r>
        <w:rPr>
          <w:noProof/>
        </w:rPr>
        <w:fldChar w:fldCharType="end"/>
      </w:r>
    </w:p>
    <w:p w14:paraId="4C4ED17D" w14:textId="77777777" w:rsidR="00E73414" w:rsidRPr="00C858C8" w:rsidRDefault="00E73414">
      <w:pPr>
        <w:pStyle w:val="3a"/>
        <w:tabs>
          <w:tab w:val="left" w:pos="796"/>
        </w:tabs>
        <w:rPr>
          <w:rFonts w:ascii="Cambria" w:hAnsi="Cambria"/>
          <w:b w:val="0"/>
          <w:noProof/>
          <w:sz w:val="24"/>
          <w:szCs w:val="24"/>
          <w:lang w:val="en-US"/>
        </w:rPr>
      </w:pPr>
      <w:r>
        <w:rPr>
          <w:noProof/>
        </w:rPr>
        <w:t>8.12.1</w:t>
      </w:r>
      <w:r w:rsidRPr="00C858C8">
        <w:rPr>
          <w:rFonts w:ascii="Cambria" w:hAnsi="Cambria"/>
          <w:b w:val="0"/>
          <w:noProof/>
          <w:sz w:val="24"/>
          <w:szCs w:val="24"/>
          <w:lang w:val="en-US"/>
        </w:rPr>
        <w:tab/>
      </w:r>
      <w:r>
        <w:rPr>
          <w:noProof/>
        </w:rPr>
        <w:t>[[GetOwnProperty]] (P)</w:t>
      </w:r>
      <w:r>
        <w:rPr>
          <w:noProof/>
        </w:rPr>
        <w:tab/>
      </w:r>
      <w:r>
        <w:rPr>
          <w:noProof/>
        </w:rPr>
        <w:fldChar w:fldCharType="begin"/>
      </w:r>
      <w:r>
        <w:rPr>
          <w:noProof/>
        </w:rPr>
        <w:instrText xml:space="preserve"> PAGEREF _Toc153968363 \h </w:instrText>
      </w:r>
      <w:r>
        <w:rPr>
          <w:noProof/>
        </w:rPr>
      </w:r>
      <w:r>
        <w:rPr>
          <w:noProof/>
        </w:rPr>
        <w:fldChar w:fldCharType="separate"/>
      </w:r>
      <w:r w:rsidR="007730CC">
        <w:rPr>
          <w:noProof/>
        </w:rPr>
        <w:t>39</w:t>
      </w:r>
      <w:r>
        <w:rPr>
          <w:noProof/>
        </w:rPr>
        <w:fldChar w:fldCharType="end"/>
      </w:r>
    </w:p>
    <w:p w14:paraId="06C789E5" w14:textId="77777777" w:rsidR="00E73414" w:rsidRPr="00C858C8" w:rsidRDefault="00E73414">
      <w:pPr>
        <w:pStyle w:val="3a"/>
        <w:tabs>
          <w:tab w:val="left" w:pos="796"/>
        </w:tabs>
        <w:rPr>
          <w:rFonts w:ascii="Cambria" w:hAnsi="Cambria"/>
          <w:b w:val="0"/>
          <w:noProof/>
          <w:sz w:val="24"/>
          <w:szCs w:val="24"/>
          <w:lang w:val="en-US"/>
        </w:rPr>
      </w:pPr>
      <w:r>
        <w:rPr>
          <w:noProof/>
        </w:rPr>
        <w:t>8.12.2</w:t>
      </w:r>
      <w:r w:rsidRPr="00C858C8">
        <w:rPr>
          <w:rFonts w:ascii="Cambria" w:hAnsi="Cambria"/>
          <w:b w:val="0"/>
          <w:noProof/>
          <w:sz w:val="24"/>
          <w:szCs w:val="24"/>
          <w:lang w:val="en-US"/>
        </w:rPr>
        <w:tab/>
      </w:r>
      <w:r>
        <w:rPr>
          <w:noProof/>
        </w:rPr>
        <w:t>[[GetProperty]] (P)</w:t>
      </w:r>
      <w:r>
        <w:rPr>
          <w:noProof/>
        </w:rPr>
        <w:tab/>
      </w:r>
      <w:r>
        <w:rPr>
          <w:noProof/>
        </w:rPr>
        <w:fldChar w:fldCharType="begin"/>
      </w:r>
      <w:r>
        <w:rPr>
          <w:noProof/>
        </w:rPr>
        <w:instrText xml:space="preserve"> PAGEREF _Toc153968364 \h </w:instrText>
      </w:r>
      <w:r>
        <w:rPr>
          <w:noProof/>
        </w:rPr>
      </w:r>
      <w:r>
        <w:rPr>
          <w:noProof/>
        </w:rPr>
        <w:fldChar w:fldCharType="separate"/>
      </w:r>
      <w:r w:rsidR="007730CC">
        <w:rPr>
          <w:noProof/>
        </w:rPr>
        <w:t>40</w:t>
      </w:r>
      <w:r>
        <w:rPr>
          <w:noProof/>
        </w:rPr>
        <w:fldChar w:fldCharType="end"/>
      </w:r>
    </w:p>
    <w:p w14:paraId="3001D5BB" w14:textId="77777777" w:rsidR="00E73414" w:rsidRPr="00C858C8" w:rsidRDefault="00E73414">
      <w:pPr>
        <w:pStyle w:val="3a"/>
        <w:tabs>
          <w:tab w:val="left" w:pos="796"/>
        </w:tabs>
        <w:rPr>
          <w:rFonts w:ascii="Cambria" w:hAnsi="Cambria"/>
          <w:b w:val="0"/>
          <w:noProof/>
          <w:sz w:val="24"/>
          <w:szCs w:val="24"/>
          <w:lang w:val="en-US"/>
        </w:rPr>
      </w:pPr>
      <w:r>
        <w:rPr>
          <w:noProof/>
        </w:rPr>
        <w:t>8.12.3</w:t>
      </w:r>
      <w:r w:rsidRPr="00C858C8">
        <w:rPr>
          <w:rFonts w:ascii="Cambria" w:hAnsi="Cambria"/>
          <w:b w:val="0"/>
          <w:noProof/>
          <w:sz w:val="24"/>
          <w:szCs w:val="24"/>
          <w:lang w:val="en-US"/>
        </w:rPr>
        <w:tab/>
      </w:r>
      <w:r>
        <w:rPr>
          <w:noProof/>
        </w:rPr>
        <w:t>[[Get]] (P)</w:t>
      </w:r>
      <w:r>
        <w:rPr>
          <w:noProof/>
        </w:rPr>
        <w:tab/>
      </w:r>
      <w:r>
        <w:rPr>
          <w:noProof/>
        </w:rPr>
        <w:fldChar w:fldCharType="begin"/>
      </w:r>
      <w:r>
        <w:rPr>
          <w:noProof/>
        </w:rPr>
        <w:instrText xml:space="preserve"> PAGEREF _Toc153968365 \h </w:instrText>
      </w:r>
      <w:r>
        <w:rPr>
          <w:noProof/>
        </w:rPr>
      </w:r>
      <w:r>
        <w:rPr>
          <w:noProof/>
        </w:rPr>
        <w:fldChar w:fldCharType="separate"/>
      </w:r>
      <w:r w:rsidR="007730CC">
        <w:rPr>
          <w:noProof/>
        </w:rPr>
        <w:t>40</w:t>
      </w:r>
      <w:r>
        <w:rPr>
          <w:noProof/>
        </w:rPr>
        <w:fldChar w:fldCharType="end"/>
      </w:r>
    </w:p>
    <w:p w14:paraId="517141F9" w14:textId="77777777" w:rsidR="00E73414" w:rsidRPr="00C858C8" w:rsidRDefault="00E73414">
      <w:pPr>
        <w:pStyle w:val="3a"/>
        <w:tabs>
          <w:tab w:val="left" w:pos="796"/>
        </w:tabs>
        <w:rPr>
          <w:rFonts w:ascii="Cambria" w:hAnsi="Cambria"/>
          <w:b w:val="0"/>
          <w:noProof/>
          <w:sz w:val="24"/>
          <w:szCs w:val="24"/>
          <w:lang w:val="en-US"/>
        </w:rPr>
      </w:pPr>
      <w:r>
        <w:rPr>
          <w:noProof/>
        </w:rPr>
        <w:t>8.12.4</w:t>
      </w:r>
      <w:r w:rsidRPr="00C858C8">
        <w:rPr>
          <w:rFonts w:ascii="Cambria" w:hAnsi="Cambria"/>
          <w:b w:val="0"/>
          <w:noProof/>
          <w:sz w:val="24"/>
          <w:szCs w:val="24"/>
          <w:lang w:val="en-US"/>
        </w:rPr>
        <w:tab/>
      </w:r>
      <w:r>
        <w:rPr>
          <w:noProof/>
        </w:rPr>
        <w:t>[[CanPut]] (P)</w:t>
      </w:r>
      <w:r>
        <w:rPr>
          <w:noProof/>
        </w:rPr>
        <w:tab/>
      </w:r>
      <w:r>
        <w:rPr>
          <w:noProof/>
        </w:rPr>
        <w:fldChar w:fldCharType="begin"/>
      </w:r>
      <w:r>
        <w:rPr>
          <w:noProof/>
        </w:rPr>
        <w:instrText xml:space="preserve"> PAGEREF _Toc153968366 \h </w:instrText>
      </w:r>
      <w:r>
        <w:rPr>
          <w:noProof/>
        </w:rPr>
      </w:r>
      <w:r>
        <w:rPr>
          <w:noProof/>
        </w:rPr>
        <w:fldChar w:fldCharType="separate"/>
      </w:r>
      <w:r w:rsidR="007730CC">
        <w:rPr>
          <w:noProof/>
        </w:rPr>
        <w:t>40</w:t>
      </w:r>
      <w:r>
        <w:rPr>
          <w:noProof/>
        </w:rPr>
        <w:fldChar w:fldCharType="end"/>
      </w:r>
    </w:p>
    <w:p w14:paraId="00FCBB89" w14:textId="77777777" w:rsidR="00E73414" w:rsidRPr="00C858C8" w:rsidRDefault="00E73414">
      <w:pPr>
        <w:pStyle w:val="3a"/>
        <w:tabs>
          <w:tab w:val="left" w:pos="796"/>
        </w:tabs>
        <w:rPr>
          <w:rFonts w:ascii="Cambria" w:hAnsi="Cambria"/>
          <w:b w:val="0"/>
          <w:noProof/>
          <w:sz w:val="24"/>
          <w:szCs w:val="24"/>
          <w:lang w:val="en-US"/>
        </w:rPr>
      </w:pPr>
      <w:r>
        <w:rPr>
          <w:noProof/>
        </w:rPr>
        <w:t>8.12.5</w:t>
      </w:r>
      <w:r w:rsidRPr="00C858C8">
        <w:rPr>
          <w:rFonts w:ascii="Cambria" w:hAnsi="Cambria"/>
          <w:b w:val="0"/>
          <w:noProof/>
          <w:sz w:val="24"/>
          <w:szCs w:val="24"/>
          <w:lang w:val="en-US"/>
        </w:rPr>
        <w:tab/>
      </w:r>
      <w:r>
        <w:rPr>
          <w:noProof/>
        </w:rPr>
        <w:t>[[Put]] ( P, V, Throw )</w:t>
      </w:r>
      <w:r>
        <w:rPr>
          <w:noProof/>
        </w:rPr>
        <w:tab/>
      </w:r>
      <w:r>
        <w:rPr>
          <w:noProof/>
        </w:rPr>
        <w:fldChar w:fldCharType="begin"/>
      </w:r>
      <w:r>
        <w:rPr>
          <w:noProof/>
        </w:rPr>
        <w:instrText xml:space="preserve"> PAGEREF _Toc153968367 \h </w:instrText>
      </w:r>
      <w:r>
        <w:rPr>
          <w:noProof/>
        </w:rPr>
      </w:r>
      <w:r>
        <w:rPr>
          <w:noProof/>
        </w:rPr>
        <w:fldChar w:fldCharType="separate"/>
      </w:r>
      <w:r w:rsidR="007730CC">
        <w:rPr>
          <w:noProof/>
        </w:rPr>
        <w:t>40</w:t>
      </w:r>
      <w:r>
        <w:rPr>
          <w:noProof/>
        </w:rPr>
        <w:fldChar w:fldCharType="end"/>
      </w:r>
    </w:p>
    <w:p w14:paraId="7AB33495" w14:textId="77777777" w:rsidR="00E73414" w:rsidRPr="00C858C8" w:rsidRDefault="00E73414">
      <w:pPr>
        <w:pStyle w:val="3a"/>
        <w:tabs>
          <w:tab w:val="left" w:pos="796"/>
        </w:tabs>
        <w:rPr>
          <w:rFonts w:ascii="Cambria" w:hAnsi="Cambria"/>
          <w:b w:val="0"/>
          <w:noProof/>
          <w:sz w:val="24"/>
          <w:szCs w:val="24"/>
          <w:lang w:val="en-US"/>
        </w:rPr>
      </w:pPr>
      <w:r>
        <w:rPr>
          <w:noProof/>
        </w:rPr>
        <w:t>8.12.6</w:t>
      </w:r>
      <w:r w:rsidRPr="00C858C8">
        <w:rPr>
          <w:rFonts w:ascii="Cambria" w:hAnsi="Cambria"/>
          <w:b w:val="0"/>
          <w:noProof/>
          <w:sz w:val="24"/>
          <w:szCs w:val="24"/>
          <w:lang w:val="en-US"/>
        </w:rPr>
        <w:tab/>
      </w:r>
      <w:r>
        <w:rPr>
          <w:noProof/>
        </w:rPr>
        <w:t>[[HasProperty]] (P)</w:t>
      </w:r>
      <w:r>
        <w:rPr>
          <w:noProof/>
        </w:rPr>
        <w:tab/>
      </w:r>
      <w:r>
        <w:rPr>
          <w:noProof/>
        </w:rPr>
        <w:fldChar w:fldCharType="begin"/>
      </w:r>
      <w:r>
        <w:rPr>
          <w:noProof/>
        </w:rPr>
        <w:instrText xml:space="preserve"> PAGEREF _Toc153968368 \h </w:instrText>
      </w:r>
      <w:r>
        <w:rPr>
          <w:noProof/>
        </w:rPr>
      </w:r>
      <w:r>
        <w:rPr>
          <w:noProof/>
        </w:rPr>
        <w:fldChar w:fldCharType="separate"/>
      </w:r>
      <w:r w:rsidR="007730CC">
        <w:rPr>
          <w:noProof/>
        </w:rPr>
        <w:t>41</w:t>
      </w:r>
      <w:r>
        <w:rPr>
          <w:noProof/>
        </w:rPr>
        <w:fldChar w:fldCharType="end"/>
      </w:r>
    </w:p>
    <w:p w14:paraId="47F532B6" w14:textId="77777777" w:rsidR="00E73414" w:rsidRPr="00C858C8" w:rsidRDefault="00E73414">
      <w:pPr>
        <w:pStyle w:val="3a"/>
        <w:tabs>
          <w:tab w:val="left" w:pos="796"/>
        </w:tabs>
        <w:rPr>
          <w:rFonts w:ascii="Cambria" w:hAnsi="Cambria"/>
          <w:b w:val="0"/>
          <w:noProof/>
          <w:sz w:val="24"/>
          <w:szCs w:val="24"/>
          <w:lang w:val="en-US"/>
        </w:rPr>
      </w:pPr>
      <w:r>
        <w:rPr>
          <w:noProof/>
        </w:rPr>
        <w:t>8.12.7</w:t>
      </w:r>
      <w:r w:rsidRPr="00C858C8">
        <w:rPr>
          <w:rFonts w:ascii="Cambria" w:hAnsi="Cambria"/>
          <w:b w:val="0"/>
          <w:noProof/>
          <w:sz w:val="24"/>
          <w:szCs w:val="24"/>
          <w:lang w:val="en-US"/>
        </w:rPr>
        <w:tab/>
      </w:r>
      <w:r>
        <w:rPr>
          <w:noProof/>
        </w:rPr>
        <w:t>[[Delete]] (P, Throw)</w:t>
      </w:r>
      <w:r>
        <w:rPr>
          <w:noProof/>
        </w:rPr>
        <w:tab/>
      </w:r>
      <w:r>
        <w:rPr>
          <w:noProof/>
        </w:rPr>
        <w:fldChar w:fldCharType="begin"/>
      </w:r>
      <w:r>
        <w:rPr>
          <w:noProof/>
        </w:rPr>
        <w:instrText xml:space="preserve"> PAGEREF _Toc153968369 \h </w:instrText>
      </w:r>
      <w:r>
        <w:rPr>
          <w:noProof/>
        </w:rPr>
      </w:r>
      <w:r>
        <w:rPr>
          <w:noProof/>
        </w:rPr>
        <w:fldChar w:fldCharType="separate"/>
      </w:r>
      <w:r w:rsidR="007730CC">
        <w:rPr>
          <w:noProof/>
        </w:rPr>
        <w:t>41</w:t>
      </w:r>
      <w:r>
        <w:rPr>
          <w:noProof/>
        </w:rPr>
        <w:fldChar w:fldCharType="end"/>
      </w:r>
    </w:p>
    <w:p w14:paraId="24A75BCB" w14:textId="77777777" w:rsidR="00E73414" w:rsidRPr="00C858C8" w:rsidRDefault="00E73414">
      <w:pPr>
        <w:pStyle w:val="3a"/>
        <w:tabs>
          <w:tab w:val="left" w:pos="796"/>
        </w:tabs>
        <w:rPr>
          <w:rFonts w:ascii="Cambria" w:hAnsi="Cambria"/>
          <w:b w:val="0"/>
          <w:noProof/>
          <w:sz w:val="24"/>
          <w:szCs w:val="24"/>
          <w:lang w:val="en-US"/>
        </w:rPr>
      </w:pPr>
      <w:r>
        <w:rPr>
          <w:noProof/>
        </w:rPr>
        <w:t>8.12.8</w:t>
      </w:r>
      <w:r w:rsidRPr="00C858C8">
        <w:rPr>
          <w:rFonts w:ascii="Cambria" w:hAnsi="Cambria"/>
          <w:b w:val="0"/>
          <w:noProof/>
          <w:sz w:val="24"/>
          <w:szCs w:val="24"/>
          <w:lang w:val="en-US"/>
        </w:rPr>
        <w:tab/>
      </w:r>
      <w:r>
        <w:rPr>
          <w:noProof/>
        </w:rPr>
        <w:t>[[DefaultValue]] (hint)</w:t>
      </w:r>
      <w:r>
        <w:rPr>
          <w:noProof/>
        </w:rPr>
        <w:tab/>
      </w:r>
      <w:r>
        <w:rPr>
          <w:noProof/>
        </w:rPr>
        <w:fldChar w:fldCharType="begin"/>
      </w:r>
      <w:r>
        <w:rPr>
          <w:noProof/>
        </w:rPr>
        <w:instrText xml:space="preserve"> PAGEREF _Toc153968370 \h </w:instrText>
      </w:r>
      <w:r>
        <w:rPr>
          <w:noProof/>
        </w:rPr>
      </w:r>
      <w:r>
        <w:rPr>
          <w:noProof/>
        </w:rPr>
        <w:fldChar w:fldCharType="separate"/>
      </w:r>
      <w:r w:rsidR="007730CC">
        <w:rPr>
          <w:noProof/>
        </w:rPr>
        <w:t>41</w:t>
      </w:r>
      <w:r>
        <w:rPr>
          <w:noProof/>
        </w:rPr>
        <w:fldChar w:fldCharType="end"/>
      </w:r>
    </w:p>
    <w:p w14:paraId="43792EE5" w14:textId="77777777" w:rsidR="00E73414" w:rsidRPr="00C858C8" w:rsidRDefault="00E73414">
      <w:pPr>
        <w:pStyle w:val="3a"/>
        <w:tabs>
          <w:tab w:val="left" w:pos="796"/>
        </w:tabs>
        <w:rPr>
          <w:rFonts w:ascii="Cambria" w:hAnsi="Cambria"/>
          <w:b w:val="0"/>
          <w:noProof/>
          <w:sz w:val="24"/>
          <w:szCs w:val="24"/>
          <w:lang w:val="en-US"/>
        </w:rPr>
      </w:pPr>
      <w:r>
        <w:rPr>
          <w:noProof/>
        </w:rPr>
        <w:t>8.12.9</w:t>
      </w:r>
      <w:r w:rsidRPr="00C858C8">
        <w:rPr>
          <w:rFonts w:ascii="Cambria" w:hAnsi="Cambria"/>
          <w:b w:val="0"/>
          <w:noProof/>
          <w:sz w:val="24"/>
          <w:szCs w:val="24"/>
          <w:lang w:val="en-US"/>
        </w:rPr>
        <w:tab/>
      </w:r>
      <w:r>
        <w:rPr>
          <w:noProof/>
        </w:rPr>
        <w:t>[[DefineOwnProperty]] (P, Desc, Throw)</w:t>
      </w:r>
      <w:r>
        <w:rPr>
          <w:noProof/>
        </w:rPr>
        <w:tab/>
      </w:r>
      <w:r>
        <w:rPr>
          <w:noProof/>
        </w:rPr>
        <w:fldChar w:fldCharType="begin"/>
      </w:r>
      <w:r>
        <w:rPr>
          <w:noProof/>
        </w:rPr>
        <w:instrText xml:space="preserve"> PAGEREF _Toc153968371 \h </w:instrText>
      </w:r>
      <w:r>
        <w:rPr>
          <w:noProof/>
        </w:rPr>
      </w:r>
      <w:r>
        <w:rPr>
          <w:noProof/>
        </w:rPr>
        <w:fldChar w:fldCharType="separate"/>
      </w:r>
      <w:r w:rsidR="007730CC">
        <w:rPr>
          <w:noProof/>
        </w:rPr>
        <w:t>42</w:t>
      </w:r>
      <w:r>
        <w:rPr>
          <w:noProof/>
        </w:rPr>
        <w:fldChar w:fldCharType="end"/>
      </w:r>
    </w:p>
    <w:p w14:paraId="1B08F138" w14:textId="77777777" w:rsidR="00E73414" w:rsidRPr="00C858C8" w:rsidRDefault="00E73414">
      <w:pPr>
        <w:pStyle w:val="12"/>
        <w:tabs>
          <w:tab w:val="left" w:pos="351"/>
        </w:tabs>
        <w:rPr>
          <w:rFonts w:ascii="Cambria" w:hAnsi="Cambria"/>
          <w:b w:val="0"/>
          <w:noProof/>
          <w:sz w:val="24"/>
          <w:szCs w:val="24"/>
          <w:lang w:val="en-US"/>
        </w:rPr>
      </w:pPr>
      <w:r>
        <w:rPr>
          <w:noProof/>
        </w:rPr>
        <w:t>9</w:t>
      </w:r>
      <w:r w:rsidRPr="00C858C8">
        <w:rPr>
          <w:rFonts w:ascii="Cambria" w:hAnsi="Cambria"/>
          <w:b w:val="0"/>
          <w:noProof/>
          <w:sz w:val="24"/>
          <w:szCs w:val="24"/>
          <w:lang w:val="en-US"/>
        </w:rPr>
        <w:tab/>
      </w:r>
      <w:r>
        <w:rPr>
          <w:noProof/>
        </w:rPr>
        <w:t>Type Conversion and Testing</w:t>
      </w:r>
      <w:r>
        <w:rPr>
          <w:noProof/>
        </w:rPr>
        <w:tab/>
      </w:r>
      <w:r>
        <w:rPr>
          <w:noProof/>
        </w:rPr>
        <w:fldChar w:fldCharType="begin"/>
      </w:r>
      <w:r>
        <w:rPr>
          <w:noProof/>
        </w:rPr>
        <w:instrText xml:space="preserve"> PAGEREF _Toc153968372 \h </w:instrText>
      </w:r>
      <w:r>
        <w:rPr>
          <w:noProof/>
        </w:rPr>
      </w:r>
      <w:r>
        <w:rPr>
          <w:noProof/>
        </w:rPr>
        <w:fldChar w:fldCharType="separate"/>
      </w:r>
      <w:r w:rsidR="007730CC">
        <w:rPr>
          <w:noProof/>
        </w:rPr>
        <w:t>43</w:t>
      </w:r>
      <w:r>
        <w:rPr>
          <w:noProof/>
        </w:rPr>
        <w:fldChar w:fldCharType="end"/>
      </w:r>
    </w:p>
    <w:p w14:paraId="411AA5A5" w14:textId="77777777" w:rsidR="00E73414" w:rsidRPr="00C858C8" w:rsidRDefault="00E73414">
      <w:pPr>
        <w:pStyle w:val="2b"/>
        <w:tabs>
          <w:tab w:val="left" w:pos="518"/>
        </w:tabs>
        <w:rPr>
          <w:rFonts w:ascii="Cambria" w:hAnsi="Cambria"/>
          <w:b w:val="0"/>
          <w:noProof/>
          <w:sz w:val="24"/>
          <w:szCs w:val="24"/>
          <w:lang w:val="en-US"/>
        </w:rPr>
      </w:pPr>
      <w:r>
        <w:rPr>
          <w:noProof/>
        </w:rPr>
        <w:t>9.1</w:t>
      </w:r>
      <w:r w:rsidRPr="00C858C8">
        <w:rPr>
          <w:rFonts w:ascii="Cambria" w:hAnsi="Cambria"/>
          <w:b w:val="0"/>
          <w:noProof/>
          <w:sz w:val="24"/>
          <w:szCs w:val="24"/>
          <w:lang w:val="en-US"/>
        </w:rPr>
        <w:tab/>
      </w:r>
      <w:r>
        <w:rPr>
          <w:noProof/>
        </w:rPr>
        <w:t>ToPrimitive</w:t>
      </w:r>
      <w:r>
        <w:rPr>
          <w:noProof/>
        </w:rPr>
        <w:tab/>
      </w:r>
      <w:r>
        <w:rPr>
          <w:noProof/>
        </w:rPr>
        <w:fldChar w:fldCharType="begin"/>
      </w:r>
      <w:r>
        <w:rPr>
          <w:noProof/>
        </w:rPr>
        <w:instrText xml:space="preserve"> PAGEREF _Toc153968373 \h </w:instrText>
      </w:r>
      <w:r>
        <w:rPr>
          <w:noProof/>
        </w:rPr>
      </w:r>
      <w:r>
        <w:rPr>
          <w:noProof/>
        </w:rPr>
        <w:fldChar w:fldCharType="separate"/>
      </w:r>
      <w:r w:rsidR="007730CC">
        <w:rPr>
          <w:noProof/>
        </w:rPr>
        <w:t>43</w:t>
      </w:r>
      <w:r>
        <w:rPr>
          <w:noProof/>
        </w:rPr>
        <w:fldChar w:fldCharType="end"/>
      </w:r>
    </w:p>
    <w:p w14:paraId="36517C8A" w14:textId="77777777" w:rsidR="00E73414" w:rsidRPr="00C858C8" w:rsidRDefault="00E73414">
      <w:pPr>
        <w:pStyle w:val="2b"/>
        <w:tabs>
          <w:tab w:val="left" w:pos="518"/>
        </w:tabs>
        <w:rPr>
          <w:rFonts w:ascii="Cambria" w:hAnsi="Cambria"/>
          <w:b w:val="0"/>
          <w:noProof/>
          <w:sz w:val="24"/>
          <w:szCs w:val="24"/>
          <w:lang w:val="en-US"/>
        </w:rPr>
      </w:pPr>
      <w:r>
        <w:rPr>
          <w:noProof/>
        </w:rPr>
        <w:t>9.2</w:t>
      </w:r>
      <w:r w:rsidRPr="00C858C8">
        <w:rPr>
          <w:rFonts w:ascii="Cambria" w:hAnsi="Cambria"/>
          <w:b w:val="0"/>
          <w:noProof/>
          <w:sz w:val="24"/>
          <w:szCs w:val="24"/>
          <w:lang w:val="en-US"/>
        </w:rPr>
        <w:tab/>
      </w:r>
      <w:r>
        <w:rPr>
          <w:noProof/>
        </w:rPr>
        <w:t>ToBoolean</w:t>
      </w:r>
      <w:r>
        <w:rPr>
          <w:noProof/>
        </w:rPr>
        <w:tab/>
      </w:r>
      <w:r>
        <w:rPr>
          <w:noProof/>
        </w:rPr>
        <w:fldChar w:fldCharType="begin"/>
      </w:r>
      <w:r>
        <w:rPr>
          <w:noProof/>
        </w:rPr>
        <w:instrText xml:space="preserve"> PAGEREF _Toc153968374 \h </w:instrText>
      </w:r>
      <w:r>
        <w:rPr>
          <w:noProof/>
        </w:rPr>
      </w:r>
      <w:r>
        <w:rPr>
          <w:noProof/>
        </w:rPr>
        <w:fldChar w:fldCharType="separate"/>
      </w:r>
      <w:r w:rsidR="007730CC">
        <w:rPr>
          <w:noProof/>
        </w:rPr>
        <w:t>43</w:t>
      </w:r>
      <w:r>
        <w:rPr>
          <w:noProof/>
        </w:rPr>
        <w:fldChar w:fldCharType="end"/>
      </w:r>
    </w:p>
    <w:p w14:paraId="6F238C8D" w14:textId="77777777" w:rsidR="00E73414" w:rsidRPr="00C858C8" w:rsidRDefault="00E73414">
      <w:pPr>
        <w:pStyle w:val="2b"/>
        <w:tabs>
          <w:tab w:val="left" w:pos="518"/>
        </w:tabs>
        <w:rPr>
          <w:rFonts w:ascii="Cambria" w:hAnsi="Cambria"/>
          <w:b w:val="0"/>
          <w:noProof/>
          <w:sz w:val="24"/>
          <w:szCs w:val="24"/>
          <w:lang w:val="en-US"/>
        </w:rPr>
      </w:pPr>
      <w:r>
        <w:rPr>
          <w:noProof/>
        </w:rPr>
        <w:t>9.3</w:t>
      </w:r>
      <w:r w:rsidRPr="00C858C8">
        <w:rPr>
          <w:rFonts w:ascii="Cambria" w:hAnsi="Cambria"/>
          <w:b w:val="0"/>
          <w:noProof/>
          <w:sz w:val="24"/>
          <w:szCs w:val="24"/>
          <w:lang w:val="en-US"/>
        </w:rPr>
        <w:tab/>
      </w:r>
      <w:r>
        <w:rPr>
          <w:noProof/>
        </w:rPr>
        <w:t>ToNumber</w:t>
      </w:r>
      <w:r>
        <w:rPr>
          <w:noProof/>
        </w:rPr>
        <w:tab/>
      </w:r>
      <w:r>
        <w:rPr>
          <w:noProof/>
        </w:rPr>
        <w:fldChar w:fldCharType="begin"/>
      </w:r>
      <w:r>
        <w:rPr>
          <w:noProof/>
        </w:rPr>
        <w:instrText xml:space="preserve"> PAGEREF _Toc153968375 \h </w:instrText>
      </w:r>
      <w:r>
        <w:rPr>
          <w:noProof/>
        </w:rPr>
      </w:r>
      <w:r>
        <w:rPr>
          <w:noProof/>
        </w:rPr>
        <w:fldChar w:fldCharType="separate"/>
      </w:r>
      <w:r w:rsidR="007730CC">
        <w:rPr>
          <w:noProof/>
        </w:rPr>
        <w:t>44</w:t>
      </w:r>
      <w:r>
        <w:rPr>
          <w:noProof/>
        </w:rPr>
        <w:fldChar w:fldCharType="end"/>
      </w:r>
    </w:p>
    <w:p w14:paraId="41D3F5EF" w14:textId="77777777" w:rsidR="00E73414" w:rsidRPr="00C858C8" w:rsidRDefault="00E73414">
      <w:pPr>
        <w:pStyle w:val="3a"/>
        <w:tabs>
          <w:tab w:val="left" w:pos="685"/>
        </w:tabs>
        <w:rPr>
          <w:rFonts w:ascii="Cambria" w:hAnsi="Cambria"/>
          <w:b w:val="0"/>
          <w:noProof/>
          <w:sz w:val="24"/>
          <w:szCs w:val="24"/>
          <w:lang w:val="en-US"/>
        </w:rPr>
      </w:pPr>
      <w:r>
        <w:rPr>
          <w:noProof/>
        </w:rPr>
        <w:t>9.3.1</w:t>
      </w:r>
      <w:r w:rsidRPr="00C858C8">
        <w:rPr>
          <w:rFonts w:ascii="Cambria" w:hAnsi="Cambria"/>
          <w:b w:val="0"/>
          <w:noProof/>
          <w:sz w:val="24"/>
          <w:szCs w:val="24"/>
          <w:lang w:val="en-US"/>
        </w:rPr>
        <w:tab/>
      </w:r>
      <w:r>
        <w:rPr>
          <w:noProof/>
        </w:rPr>
        <w:t>ToNumber Applied to the String Type</w:t>
      </w:r>
      <w:r>
        <w:rPr>
          <w:noProof/>
        </w:rPr>
        <w:tab/>
      </w:r>
      <w:r>
        <w:rPr>
          <w:noProof/>
        </w:rPr>
        <w:fldChar w:fldCharType="begin"/>
      </w:r>
      <w:r>
        <w:rPr>
          <w:noProof/>
        </w:rPr>
        <w:instrText xml:space="preserve"> PAGEREF _Toc153968376 \h </w:instrText>
      </w:r>
      <w:r>
        <w:rPr>
          <w:noProof/>
        </w:rPr>
      </w:r>
      <w:r>
        <w:rPr>
          <w:noProof/>
        </w:rPr>
        <w:fldChar w:fldCharType="separate"/>
      </w:r>
      <w:r w:rsidR="007730CC">
        <w:rPr>
          <w:noProof/>
        </w:rPr>
        <w:t>44</w:t>
      </w:r>
      <w:r>
        <w:rPr>
          <w:noProof/>
        </w:rPr>
        <w:fldChar w:fldCharType="end"/>
      </w:r>
    </w:p>
    <w:p w14:paraId="7B8E9D46" w14:textId="77777777" w:rsidR="00E73414" w:rsidRPr="00C858C8" w:rsidRDefault="00E73414">
      <w:pPr>
        <w:pStyle w:val="2b"/>
        <w:tabs>
          <w:tab w:val="left" w:pos="518"/>
        </w:tabs>
        <w:rPr>
          <w:rFonts w:ascii="Cambria" w:hAnsi="Cambria"/>
          <w:b w:val="0"/>
          <w:noProof/>
          <w:sz w:val="24"/>
          <w:szCs w:val="24"/>
          <w:lang w:val="en-US"/>
        </w:rPr>
      </w:pPr>
      <w:r>
        <w:rPr>
          <w:noProof/>
        </w:rPr>
        <w:t>9.4</w:t>
      </w:r>
      <w:r w:rsidRPr="00C858C8">
        <w:rPr>
          <w:rFonts w:ascii="Cambria" w:hAnsi="Cambria"/>
          <w:b w:val="0"/>
          <w:noProof/>
          <w:sz w:val="24"/>
          <w:szCs w:val="24"/>
          <w:lang w:val="en-US"/>
        </w:rPr>
        <w:tab/>
      </w:r>
      <w:r>
        <w:rPr>
          <w:noProof/>
        </w:rPr>
        <w:t>ToInteger</w:t>
      </w:r>
      <w:r>
        <w:rPr>
          <w:noProof/>
        </w:rPr>
        <w:tab/>
      </w:r>
      <w:r>
        <w:rPr>
          <w:noProof/>
        </w:rPr>
        <w:fldChar w:fldCharType="begin"/>
      </w:r>
      <w:r>
        <w:rPr>
          <w:noProof/>
        </w:rPr>
        <w:instrText xml:space="preserve"> PAGEREF _Toc153968377 \h </w:instrText>
      </w:r>
      <w:r>
        <w:rPr>
          <w:noProof/>
        </w:rPr>
      </w:r>
      <w:r>
        <w:rPr>
          <w:noProof/>
        </w:rPr>
        <w:fldChar w:fldCharType="separate"/>
      </w:r>
      <w:r w:rsidR="007730CC">
        <w:rPr>
          <w:noProof/>
        </w:rPr>
        <w:t>47</w:t>
      </w:r>
      <w:r>
        <w:rPr>
          <w:noProof/>
        </w:rPr>
        <w:fldChar w:fldCharType="end"/>
      </w:r>
    </w:p>
    <w:p w14:paraId="29348343" w14:textId="77777777" w:rsidR="00E73414" w:rsidRPr="00C858C8" w:rsidRDefault="00E73414">
      <w:pPr>
        <w:pStyle w:val="2b"/>
        <w:tabs>
          <w:tab w:val="left" w:pos="518"/>
        </w:tabs>
        <w:rPr>
          <w:rFonts w:ascii="Cambria" w:hAnsi="Cambria"/>
          <w:b w:val="0"/>
          <w:noProof/>
          <w:sz w:val="24"/>
          <w:szCs w:val="24"/>
          <w:lang w:val="en-US"/>
        </w:rPr>
      </w:pPr>
      <w:r>
        <w:rPr>
          <w:noProof/>
        </w:rPr>
        <w:t>9.5</w:t>
      </w:r>
      <w:r w:rsidRPr="00C858C8">
        <w:rPr>
          <w:rFonts w:ascii="Cambria" w:hAnsi="Cambria"/>
          <w:b w:val="0"/>
          <w:noProof/>
          <w:sz w:val="24"/>
          <w:szCs w:val="24"/>
          <w:lang w:val="en-US"/>
        </w:rPr>
        <w:tab/>
      </w:r>
      <w:r>
        <w:rPr>
          <w:noProof/>
        </w:rPr>
        <w:t>ToInt32: (Signed 32 Bit Integer)</w:t>
      </w:r>
      <w:r>
        <w:rPr>
          <w:noProof/>
        </w:rPr>
        <w:tab/>
      </w:r>
      <w:r>
        <w:rPr>
          <w:noProof/>
        </w:rPr>
        <w:fldChar w:fldCharType="begin"/>
      </w:r>
      <w:r>
        <w:rPr>
          <w:noProof/>
        </w:rPr>
        <w:instrText xml:space="preserve"> PAGEREF _Toc153968378 \h </w:instrText>
      </w:r>
      <w:r>
        <w:rPr>
          <w:noProof/>
        </w:rPr>
      </w:r>
      <w:r>
        <w:rPr>
          <w:noProof/>
        </w:rPr>
        <w:fldChar w:fldCharType="separate"/>
      </w:r>
      <w:r w:rsidR="007730CC">
        <w:rPr>
          <w:noProof/>
        </w:rPr>
        <w:t>47</w:t>
      </w:r>
      <w:r>
        <w:rPr>
          <w:noProof/>
        </w:rPr>
        <w:fldChar w:fldCharType="end"/>
      </w:r>
    </w:p>
    <w:p w14:paraId="5E9C6C7E" w14:textId="77777777" w:rsidR="00E73414" w:rsidRPr="00C858C8" w:rsidRDefault="00E73414">
      <w:pPr>
        <w:pStyle w:val="2b"/>
        <w:tabs>
          <w:tab w:val="left" w:pos="518"/>
        </w:tabs>
        <w:rPr>
          <w:rFonts w:ascii="Cambria" w:hAnsi="Cambria"/>
          <w:b w:val="0"/>
          <w:noProof/>
          <w:sz w:val="24"/>
          <w:szCs w:val="24"/>
          <w:lang w:val="en-US"/>
        </w:rPr>
      </w:pPr>
      <w:r>
        <w:rPr>
          <w:noProof/>
        </w:rPr>
        <w:t>9.6</w:t>
      </w:r>
      <w:r w:rsidRPr="00C858C8">
        <w:rPr>
          <w:rFonts w:ascii="Cambria" w:hAnsi="Cambria"/>
          <w:b w:val="0"/>
          <w:noProof/>
          <w:sz w:val="24"/>
          <w:szCs w:val="24"/>
          <w:lang w:val="en-US"/>
        </w:rPr>
        <w:tab/>
      </w:r>
      <w:r>
        <w:rPr>
          <w:noProof/>
        </w:rPr>
        <w:t>ToUint32: (Unsigned 32 Bit Integer)</w:t>
      </w:r>
      <w:r>
        <w:rPr>
          <w:noProof/>
        </w:rPr>
        <w:tab/>
      </w:r>
      <w:r>
        <w:rPr>
          <w:noProof/>
        </w:rPr>
        <w:fldChar w:fldCharType="begin"/>
      </w:r>
      <w:r>
        <w:rPr>
          <w:noProof/>
        </w:rPr>
        <w:instrText xml:space="preserve"> PAGEREF _Toc153968379 \h </w:instrText>
      </w:r>
      <w:r>
        <w:rPr>
          <w:noProof/>
        </w:rPr>
      </w:r>
      <w:r>
        <w:rPr>
          <w:noProof/>
        </w:rPr>
        <w:fldChar w:fldCharType="separate"/>
      </w:r>
      <w:r w:rsidR="007730CC">
        <w:rPr>
          <w:noProof/>
        </w:rPr>
        <w:t>47</w:t>
      </w:r>
      <w:r>
        <w:rPr>
          <w:noProof/>
        </w:rPr>
        <w:fldChar w:fldCharType="end"/>
      </w:r>
    </w:p>
    <w:p w14:paraId="31FAFEBB" w14:textId="77777777" w:rsidR="00E73414" w:rsidRPr="00C858C8" w:rsidRDefault="00E73414">
      <w:pPr>
        <w:pStyle w:val="2b"/>
        <w:tabs>
          <w:tab w:val="left" w:pos="518"/>
        </w:tabs>
        <w:rPr>
          <w:rFonts w:ascii="Cambria" w:hAnsi="Cambria"/>
          <w:b w:val="0"/>
          <w:noProof/>
          <w:sz w:val="24"/>
          <w:szCs w:val="24"/>
          <w:lang w:val="en-US"/>
        </w:rPr>
      </w:pPr>
      <w:r>
        <w:rPr>
          <w:noProof/>
        </w:rPr>
        <w:t>9.7</w:t>
      </w:r>
      <w:r w:rsidRPr="00C858C8">
        <w:rPr>
          <w:rFonts w:ascii="Cambria" w:hAnsi="Cambria"/>
          <w:b w:val="0"/>
          <w:noProof/>
          <w:sz w:val="24"/>
          <w:szCs w:val="24"/>
          <w:lang w:val="en-US"/>
        </w:rPr>
        <w:tab/>
      </w:r>
      <w:r>
        <w:rPr>
          <w:noProof/>
        </w:rPr>
        <w:t>ToUint16: (Unsigned 16 Bit Integer)</w:t>
      </w:r>
      <w:r>
        <w:rPr>
          <w:noProof/>
        </w:rPr>
        <w:tab/>
      </w:r>
      <w:r>
        <w:rPr>
          <w:noProof/>
        </w:rPr>
        <w:fldChar w:fldCharType="begin"/>
      </w:r>
      <w:r>
        <w:rPr>
          <w:noProof/>
        </w:rPr>
        <w:instrText xml:space="preserve"> PAGEREF _Toc153968380 \h </w:instrText>
      </w:r>
      <w:r>
        <w:rPr>
          <w:noProof/>
        </w:rPr>
      </w:r>
      <w:r>
        <w:rPr>
          <w:noProof/>
        </w:rPr>
        <w:fldChar w:fldCharType="separate"/>
      </w:r>
      <w:r w:rsidR="007730CC">
        <w:rPr>
          <w:noProof/>
        </w:rPr>
        <w:t>48</w:t>
      </w:r>
      <w:r>
        <w:rPr>
          <w:noProof/>
        </w:rPr>
        <w:fldChar w:fldCharType="end"/>
      </w:r>
    </w:p>
    <w:p w14:paraId="050B276D" w14:textId="77777777" w:rsidR="00E73414" w:rsidRPr="00C858C8" w:rsidRDefault="00E73414">
      <w:pPr>
        <w:pStyle w:val="2b"/>
        <w:tabs>
          <w:tab w:val="left" w:pos="518"/>
        </w:tabs>
        <w:rPr>
          <w:rFonts w:ascii="Cambria" w:hAnsi="Cambria"/>
          <w:b w:val="0"/>
          <w:noProof/>
          <w:sz w:val="24"/>
          <w:szCs w:val="24"/>
          <w:lang w:val="en-US"/>
        </w:rPr>
      </w:pPr>
      <w:r>
        <w:rPr>
          <w:noProof/>
        </w:rPr>
        <w:t>9.8</w:t>
      </w:r>
      <w:r w:rsidRPr="00C858C8">
        <w:rPr>
          <w:rFonts w:ascii="Cambria" w:hAnsi="Cambria"/>
          <w:b w:val="0"/>
          <w:noProof/>
          <w:sz w:val="24"/>
          <w:szCs w:val="24"/>
          <w:lang w:val="en-US"/>
        </w:rPr>
        <w:tab/>
      </w:r>
      <w:r>
        <w:rPr>
          <w:noProof/>
        </w:rPr>
        <w:t>ToString</w:t>
      </w:r>
      <w:r>
        <w:rPr>
          <w:noProof/>
        </w:rPr>
        <w:tab/>
      </w:r>
      <w:r>
        <w:rPr>
          <w:noProof/>
        </w:rPr>
        <w:fldChar w:fldCharType="begin"/>
      </w:r>
      <w:r>
        <w:rPr>
          <w:noProof/>
        </w:rPr>
        <w:instrText xml:space="preserve"> PAGEREF _Toc153968381 \h </w:instrText>
      </w:r>
      <w:r>
        <w:rPr>
          <w:noProof/>
        </w:rPr>
      </w:r>
      <w:r>
        <w:rPr>
          <w:noProof/>
        </w:rPr>
        <w:fldChar w:fldCharType="separate"/>
      </w:r>
      <w:r w:rsidR="007730CC">
        <w:rPr>
          <w:noProof/>
        </w:rPr>
        <w:t>48</w:t>
      </w:r>
      <w:r>
        <w:rPr>
          <w:noProof/>
        </w:rPr>
        <w:fldChar w:fldCharType="end"/>
      </w:r>
    </w:p>
    <w:p w14:paraId="17F42BC2" w14:textId="77777777" w:rsidR="00E73414" w:rsidRPr="00C858C8" w:rsidRDefault="00E73414">
      <w:pPr>
        <w:pStyle w:val="3a"/>
        <w:tabs>
          <w:tab w:val="left" w:pos="685"/>
        </w:tabs>
        <w:rPr>
          <w:rFonts w:ascii="Cambria" w:hAnsi="Cambria"/>
          <w:b w:val="0"/>
          <w:noProof/>
          <w:sz w:val="24"/>
          <w:szCs w:val="24"/>
          <w:lang w:val="en-US"/>
        </w:rPr>
      </w:pPr>
      <w:r>
        <w:rPr>
          <w:noProof/>
        </w:rPr>
        <w:t>9.8.1</w:t>
      </w:r>
      <w:r w:rsidRPr="00C858C8">
        <w:rPr>
          <w:rFonts w:ascii="Cambria" w:hAnsi="Cambria"/>
          <w:b w:val="0"/>
          <w:noProof/>
          <w:sz w:val="24"/>
          <w:szCs w:val="24"/>
          <w:lang w:val="en-US"/>
        </w:rPr>
        <w:tab/>
      </w:r>
      <w:r>
        <w:rPr>
          <w:noProof/>
        </w:rPr>
        <w:t>ToString Applied to the Number Type</w:t>
      </w:r>
      <w:r>
        <w:rPr>
          <w:noProof/>
        </w:rPr>
        <w:tab/>
      </w:r>
      <w:r>
        <w:rPr>
          <w:noProof/>
        </w:rPr>
        <w:fldChar w:fldCharType="begin"/>
      </w:r>
      <w:r>
        <w:rPr>
          <w:noProof/>
        </w:rPr>
        <w:instrText xml:space="preserve"> PAGEREF _Toc153968382 \h </w:instrText>
      </w:r>
      <w:r>
        <w:rPr>
          <w:noProof/>
        </w:rPr>
      </w:r>
      <w:r>
        <w:rPr>
          <w:noProof/>
        </w:rPr>
        <w:fldChar w:fldCharType="separate"/>
      </w:r>
      <w:r w:rsidR="007730CC">
        <w:rPr>
          <w:noProof/>
        </w:rPr>
        <w:t>48</w:t>
      </w:r>
      <w:r>
        <w:rPr>
          <w:noProof/>
        </w:rPr>
        <w:fldChar w:fldCharType="end"/>
      </w:r>
    </w:p>
    <w:p w14:paraId="0D3F7CEF" w14:textId="77777777" w:rsidR="00E73414" w:rsidRPr="00C858C8" w:rsidRDefault="00E73414">
      <w:pPr>
        <w:pStyle w:val="2b"/>
        <w:tabs>
          <w:tab w:val="left" w:pos="518"/>
        </w:tabs>
        <w:rPr>
          <w:rFonts w:ascii="Cambria" w:hAnsi="Cambria"/>
          <w:b w:val="0"/>
          <w:noProof/>
          <w:sz w:val="24"/>
          <w:szCs w:val="24"/>
          <w:lang w:val="en-US"/>
        </w:rPr>
      </w:pPr>
      <w:r>
        <w:rPr>
          <w:noProof/>
        </w:rPr>
        <w:t>9.9</w:t>
      </w:r>
      <w:r w:rsidRPr="00C858C8">
        <w:rPr>
          <w:rFonts w:ascii="Cambria" w:hAnsi="Cambria"/>
          <w:b w:val="0"/>
          <w:noProof/>
          <w:sz w:val="24"/>
          <w:szCs w:val="24"/>
          <w:lang w:val="en-US"/>
        </w:rPr>
        <w:tab/>
      </w:r>
      <w:r>
        <w:rPr>
          <w:noProof/>
        </w:rPr>
        <w:t>ToObject</w:t>
      </w:r>
      <w:r>
        <w:rPr>
          <w:noProof/>
        </w:rPr>
        <w:tab/>
      </w:r>
      <w:r>
        <w:rPr>
          <w:noProof/>
        </w:rPr>
        <w:fldChar w:fldCharType="begin"/>
      </w:r>
      <w:r>
        <w:rPr>
          <w:noProof/>
        </w:rPr>
        <w:instrText xml:space="preserve"> PAGEREF _Toc153968383 \h </w:instrText>
      </w:r>
      <w:r>
        <w:rPr>
          <w:noProof/>
        </w:rPr>
      </w:r>
      <w:r>
        <w:rPr>
          <w:noProof/>
        </w:rPr>
        <w:fldChar w:fldCharType="separate"/>
      </w:r>
      <w:r w:rsidR="007730CC">
        <w:rPr>
          <w:noProof/>
        </w:rPr>
        <w:t>49</w:t>
      </w:r>
      <w:r>
        <w:rPr>
          <w:noProof/>
        </w:rPr>
        <w:fldChar w:fldCharType="end"/>
      </w:r>
    </w:p>
    <w:p w14:paraId="57A88CED" w14:textId="77777777" w:rsidR="00E73414" w:rsidRPr="00C858C8" w:rsidRDefault="00E73414">
      <w:pPr>
        <w:pStyle w:val="2b"/>
        <w:tabs>
          <w:tab w:val="left" w:pos="629"/>
        </w:tabs>
        <w:rPr>
          <w:rFonts w:ascii="Cambria" w:hAnsi="Cambria"/>
          <w:b w:val="0"/>
          <w:noProof/>
          <w:sz w:val="24"/>
          <w:szCs w:val="24"/>
          <w:lang w:val="en-US"/>
        </w:rPr>
      </w:pPr>
      <w:r>
        <w:rPr>
          <w:noProof/>
        </w:rPr>
        <w:t>9.10</w:t>
      </w:r>
      <w:r w:rsidRPr="00C858C8">
        <w:rPr>
          <w:rFonts w:ascii="Cambria" w:hAnsi="Cambria"/>
          <w:b w:val="0"/>
          <w:noProof/>
          <w:sz w:val="24"/>
          <w:szCs w:val="24"/>
          <w:lang w:val="en-US"/>
        </w:rPr>
        <w:tab/>
      </w:r>
      <w:r>
        <w:rPr>
          <w:noProof/>
        </w:rPr>
        <w:t>CheckObjectCoercible</w:t>
      </w:r>
      <w:r>
        <w:rPr>
          <w:noProof/>
        </w:rPr>
        <w:tab/>
      </w:r>
      <w:r>
        <w:rPr>
          <w:noProof/>
        </w:rPr>
        <w:fldChar w:fldCharType="begin"/>
      </w:r>
      <w:r>
        <w:rPr>
          <w:noProof/>
        </w:rPr>
        <w:instrText xml:space="preserve"> PAGEREF _Toc153968384 \h </w:instrText>
      </w:r>
      <w:r>
        <w:rPr>
          <w:noProof/>
        </w:rPr>
      </w:r>
      <w:r>
        <w:rPr>
          <w:noProof/>
        </w:rPr>
        <w:fldChar w:fldCharType="separate"/>
      </w:r>
      <w:r w:rsidR="007730CC">
        <w:rPr>
          <w:noProof/>
        </w:rPr>
        <w:t>49</w:t>
      </w:r>
      <w:r>
        <w:rPr>
          <w:noProof/>
        </w:rPr>
        <w:fldChar w:fldCharType="end"/>
      </w:r>
    </w:p>
    <w:p w14:paraId="78335176" w14:textId="77777777" w:rsidR="00E73414" w:rsidRPr="00C858C8" w:rsidRDefault="00E73414">
      <w:pPr>
        <w:pStyle w:val="2b"/>
        <w:tabs>
          <w:tab w:val="left" w:pos="629"/>
        </w:tabs>
        <w:rPr>
          <w:rFonts w:ascii="Cambria" w:hAnsi="Cambria"/>
          <w:b w:val="0"/>
          <w:noProof/>
          <w:sz w:val="24"/>
          <w:szCs w:val="24"/>
          <w:lang w:val="en-US"/>
        </w:rPr>
      </w:pPr>
      <w:r>
        <w:rPr>
          <w:noProof/>
        </w:rPr>
        <w:t>9.11</w:t>
      </w:r>
      <w:r w:rsidRPr="00C858C8">
        <w:rPr>
          <w:rFonts w:ascii="Cambria" w:hAnsi="Cambria"/>
          <w:b w:val="0"/>
          <w:noProof/>
          <w:sz w:val="24"/>
          <w:szCs w:val="24"/>
          <w:lang w:val="en-US"/>
        </w:rPr>
        <w:tab/>
      </w:r>
      <w:r>
        <w:rPr>
          <w:noProof/>
        </w:rPr>
        <w:t>IsCallable</w:t>
      </w:r>
      <w:r>
        <w:rPr>
          <w:noProof/>
        </w:rPr>
        <w:tab/>
      </w:r>
      <w:r>
        <w:rPr>
          <w:noProof/>
        </w:rPr>
        <w:fldChar w:fldCharType="begin"/>
      </w:r>
      <w:r>
        <w:rPr>
          <w:noProof/>
        </w:rPr>
        <w:instrText xml:space="preserve"> PAGEREF _Toc153968385 \h </w:instrText>
      </w:r>
      <w:r>
        <w:rPr>
          <w:noProof/>
        </w:rPr>
      </w:r>
      <w:r>
        <w:rPr>
          <w:noProof/>
        </w:rPr>
        <w:fldChar w:fldCharType="separate"/>
      </w:r>
      <w:r w:rsidR="007730CC">
        <w:rPr>
          <w:noProof/>
        </w:rPr>
        <w:t>50</w:t>
      </w:r>
      <w:r>
        <w:rPr>
          <w:noProof/>
        </w:rPr>
        <w:fldChar w:fldCharType="end"/>
      </w:r>
    </w:p>
    <w:p w14:paraId="63C91540" w14:textId="77777777" w:rsidR="00E73414" w:rsidRPr="00C858C8" w:rsidRDefault="00E73414">
      <w:pPr>
        <w:pStyle w:val="2b"/>
        <w:tabs>
          <w:tab w:val="left" w:pos="629"/>
        </w:tabs>
        <w:rPr>
          <w:rFonts w:ascii="Cambria" w:hAnsi="Cambria"/>
          <w:b w:val="0"/>
          <w:noProof/>
          <w:sz w:val="24"/>
          <w:szCs w:val="24"/>
          <w:lang w:val="en-US"/>
        </w:rPr>
      </w:pPr>
      <w:r w:rsidRPr="00643C7A">
        <w:rPr>
          <w:bCs/>
          <w:noProof/>
        </w:rPr>
        <w:t>9.12</w:t>
      </w:r>
      <w:r w:rsidRPr="00C858C8">
        <w:rPr>
          <w:rFonts w:ascii="Cambria" w:hAnsi="Cambria"/>
          <w:b w:val="0"/>
          <w:noProof/>
          <w:sz w:val="24"/>
          <w:szCs w:val="24"/>
          <w:lang w:val="en-US"/>
        </w:rPr>
        <w:tab/>
      </w:r>
      <w:r w:rsidRPr="00643C7A">
        <w:rPr>
          <w:bCs/>
          <w:noProof/>
        </w:rPr>
        <w:t>The SameValue Algorithm</w:t>
      </w:r>
      <w:r>
        <w:rPr>
          <w:noProof/>
        </w:rPr>
        <w:tab/>
      </w:r>
      <w:r>
        <w:rPr>
          <w:noProof/>
        </w:rPr>
        <w:fldChar w:fldCharType="begin"/>
      </w:r>
      <w:r>
        <w:rPr>
          <w:noProof/>
        </w:rPr>
        <w:instrText xml:space="preserve"> PAGEREF _Toc153968386 \h </w:instrText>
      </w:r>
      <w:r>
        <w:rPr>
          <w:noProof/>
        </w:rPr>
      </w:r>
      <w:r>
        <w:rPr>
          <w:noProof/>
        </w:rPr>
        <w:fldChar w:fldCharType="separate"/>
      </w:r>
      <w:r w:rsidR="007730CC">
        <w:rPr>
          <w:noProof/>
        </w:rPr>
        <w:t>50</w:t>
      </w:r>
      <w:r>
        <w:rPr>
          <w:noProof/>
        </w:rPr>
        <w:fldChar w:fldCharType="end"/>
      </w:r>
    </w:p>
    <w:p w14:paraId="34411BFB" w14:textId="77777777" w:rsidR="00E73414" w:rsidRPr="00C858C8" w:rsidRDefault="00E73414">
      <w:pPr>
        <w:pStyle w:val="12"/>
        <w:tabs>
          <w:tab w:val="left" w:pos="462"/>
        </w:tabs>
        <w:rPr>
          <w:rFonts w:ascii="Cambria" w:hAnsi="Cambria"/>
          <w:b w:val="0"/>
          <w:noProof/>
          <w:sz w:val="24"/>
          <w:szCs w:val="24"/>
          <w:lang w:val="en-US"/>
        </w:rPr>
      </w:pPr>
      <w:r>
        <w:rPr>
          <w:noProof/>
        </w:rPr>
        <w:t>10</w:t>
      </w:r>
      <w:r w:rsidRPr="00C858C8">
        <w:rPr>
          <w:rFonts w:ascii="Cambria" w:hAnsi="Cambria"/>
          <w:b w:val="0"/>
          <w:noProof/>
          <w:sz w:val="24"/>
          <w:szCs w:val="24"/>
          <w:lang w:val="en-US"/>
        </w:rPr>
        <w:tab/>
      </w:r>
      <w:r>
        <w:rPr>
          <w:noProof/>
        </w:rPr>
        <w:t>Executable Code and Execution Contexts</w:t>
      </w:r>
      <w:r>
        <w:rPr>
          <w:noProof/>
        </w:rPr>
        <w:tab/>
      </w:r>
      <w:r>
        <w:rPr>
          <w:noProof/>
        </w:rPr>
        <w:fldChar w:fldCharType="begin"/>
      </w:r>
      <w:r>
        <w:rPr>
          <w:noProof/>
        </w:rPr>
        <w:instrText xml:space="preserve"> PAGEREF _Toc153968387 \h </w:instrText>
      </w:r>
      <w:r>
        <w:rPr>
          <w:noProof/>
        </w:rPr>
      </w:r>
      <w:r>
        <w:rPr>
          <w:noProof/>
        </w:rPr>
        <w:fldChar w:fldCharType="separate"/>
      </w:r>
      <w:r w:rsidR="007730CC">
        <w:rPr>
          <w:noProof/>
        </w:rPr>
        <w:t>50</w:t>
      </w:r>
      <w:r>
        <w:rPr>
          <w:noProof/>
        </w:rPr>
        <w:fldChar w:fldCharType="end"/>
      </w:r>
    </w:p>
    <w:p w14:paraId="40DB3CF5" w14:textId="77777777" w:rsidR="00E73414" w:rsidRPr="00CB38FA" w:rsidRDefault="00E73414">
      <w:pPr>
        <w:pStyle w:val="2b"/>
        <w:tabs>
          <w:tab w:val="left" w:pos="629"/>
        </w:tabs>
        <w:rPr>
          <w:rFonts w:ascii="Cambria" w:hAnsi="Cambria"/>
          <w:b w:val="0"/>
          <w:noProof/>
          <w:sz w:val="24"/>
          <w:szCs w:val="24"/>
          <w:lang w:val="fr-CH"/>
        </w:rPr>
      </w:pPr>
      <w:r w:rsidRPr="00CB38FA">
        <w:rPr>
          <w:noProof/>
          <w:lang w:val="fr-CH"/>
        </w:rPr>
        <w:t>10.1</w:t>
      </w:r>
      <w:r w:rsidRPr="00CB38FA">
        <w:rPr>
          <w:rFonts w:ascii="Cambria" w:hAnsi="Cambria"/>
          <w:b w:val="0"/>
          <w:noProof/>
          <w:sz w:val="24"/>
          <w:szCs w:val="24"/>
          <w:lang w:val="fr-CH"/>
        </w:rPr>
        <w:tab/>
      </w:r>
      <w:r w:rsidRPr="00CB38FA">
        <w:rPr>
          <w:noProof/>
          <w:lang w:val="fr-CH"/>
        </w:rPr>
        <w:t>Types of Executable Code</w:t>
      </w:r>
      <w:r w:rsidRPr="00CB38FA">
        <w:rPr>
          <w:noProof/>
          <w:lang w:val="fr-CH"/>
        </w:rPr>
        <w:tab/>
      </w:r>
      <w:r>
        <w:rPr>
          <w:noProof/>
        </w:rPr>
        <w:fldChar w:fldCharType="begin"/>
      </w:r>
      <w:r w:rsidRPr="00CB38FA">
        <w:rPr>
          <w:noProof/>
          <w:lang w:val="fr-CH"/>
        </w:rPr>
        <w:instrText xml:space="preserve"> PAGEREF _Toc153968388 \h </w:instrText>
      </w:r>
      <w:r>
        <w:rPr>
          <w:noProof/>
        </w:rPr>
      </w:r>
      <w:r>
        <w:rPr>
          <w:noProof/>
        </w:rPr>
        <w:fldChar w:fldCharType="separate"/>
      </w:r>
      <w:r w:rsidR="007730CC">
        <w:rPr>
          <w:noProof/>
          <w:lang w:val="fr-CH"/>
        </w:rPr>
        <w:t>50</w:t>
      </w:r>
      <w:r>
        <w:rPr>
          <w:noProof/>
        </w:rPr>
        <w:fldChar w:fldCharType="end"/>
      </w:r>
    </w:p>
    <w:p w14:paraId="35BE5580" w14:textId="77777777" w:rsidR="00E73414" w:rsidRPr="00CB38FA" w:rsidRDefault="00E73414">
      <w:pPr>
        <w:pStyle w:val="3a"/>
        <w:tabs>
          <w:tab w:val="left" w:pos="796"/>
        </w:tabs>
        <w:rPr>
          <w:rFonts w:ascii="Cambria" w:hAnsi="Cambria"/>
          <w:b w:val="0"/>
          <w:noProof/>
          <w:sz w:val="24"/>
          <w:szCs w:val="24"/>
          <w:lang w:val="fr-CH"/>
        </w:rPr>
      </w:pPr>
      <w:r w:rsidRPr="00CB38FA">
        <w:rPr>
          <w:noProof/>
          <w:lang w:val="fr-CH"/>
        </w:rPr>
        <w:t>10.1.1</w:t>
      </w:r>
      <w:r w:rsidRPr="00CB38FA">
        <w:rPr>
          <w:rFonts w:ascii="Cambria" w:hAnsi="Cambria"/>
          <w:b w:val="0"/>
          <w:noProof/>
          <w:sz w:val="24"/>
          <w:szCs w:val="24"/>
          <w:lang w:val="fr-CH"/>
        </w:rPr>
        <w:tab/>
      </w:r>
      <w:r w:rsidRPr="00CB38FA">
        <w:rPr>
          <w:noProof/>
          <w:lang w:val="fr-CH"/>
        </w:rPr>
        <w:t>Strict Mode Code</w:t>
      </w:r>
      <w:r w:rsidRPr="00CB38FA">
        <w:rPr>
          <w:noProof/>
          <w:lang w:val="fr-CH"/>
        </w:rPr>
        <w:tab/>
      </w:r>
      <w:r>
        <w:rPr>
          <w:noProof/>
        </w:rPr>
        <w:fldChar w:fldCharType="begin"/>
      </w:r>
      <w:r w:rsidRPr="00CB38FA">
        <w:rPr>
          <w:noProof/>
          <w:lang w:val="fr-CH"/>
        </w:rPr>
        <w:instrText xml:space="preserve"> PAGEREF _Toc153968389 \h </w:instrText>
      </w:r>
      <w:r>
        <w:rPr>
          <w:noProof/>
        </w:rPr>
      </w:r>
      <w:r>
        <w:rPr>
          <w:noProof/>
        </w:rPr>
        <w:fldChar w:fldCharType="separate"/>
      </w:r>
      <w:r w:rsidR="007730CC">
        <w:rPr>
          <w:noProof/>
          <w:lang w:val="fr-CH"/>
        </w:rPr>
        <w:t>51</w:t>
      </w:r>
      <w:r>
        <w:rPr>
          <w:noProof/>
        </w:rPr>
        <w:fldChar w:fldCharType="end"/>
      </w:r>
    </w:p>
    <w:p w14:paraId="61E2E8D0" w14:textId="77777777" w:rsidR="00E73414" w:rsidRPr="00CB38FA" w:rsidRDefault="00E73414">
      <w:pPr>
        <w:pStyle w:val="2b"/>
        <w:tabs>
          <w:tab w:val="left" w:pos="629"/>
        </w:tabs>
        <w:rPr>
          <w:rFonts w:ascii="Cambria" w:hAnsi="Cambria"/>
          <w:b w:val="0"/>
          <w:noProof/>
          <w:sz w:val="24"/>
          <w:szCs w:val="24"/>
          <w:lang w:val="fr-CH"/>
        </w:rPr>
      </w:pPr>
      <w:r w:rsidRPr="00CB38FA">
        <w:rPr>
          <w:noProof/>
          <w:lang w:val="fr-CH"/>
        </w:rPr>
        <w:t>10.2</w:t>
      </w:r>
      <w:r w:rsidRPr="00CB38FA">
        <w:rPr>
          <w:rFonts w:ascii="Cambria" w:hAnsi="Cambria"/>
          <w:b w:val="0"/>
          <w:noProof/>
          <w:sz w:val="24"/>
          <w:szCs w:val="24"/>
          <w:lang w:val="fr-CH"/>
        </w:rPr>
        <w:tab/>
      </w:r>
      <w:r w:rsidRPr="00CB38FA">
        <w:rPr>
          <w:noProof/>
          <w:lang w:val="fr-CH"/>
        </w:rPr>
        <w:t>Lexical Environments</w:t>
      </w:r>
      <w:r w:rsidRPr="00CB38FA">
        <w:rPr>
          <w:noProof/>
          <w:lang w:val="fr-CH"/>
        </w:rPr>
        <w:tab/>
      </w:r>
      <w:r>
        <w:rPr>
          <w:noProof/>
        </w:rPr>
        <w:fldChar w:fldCharType="begin"/>
      </w:r>
      <w:r w:rsidRPr="00CB38FA">
        <w:rPr>
          <w:noProof/>
          <w:lang w:val="fr-CH"/>
        </w:rPr>
        <w:instrText xml:space="preserve"> PAGEREF _Toc153968390 \h </w:instrText>
      </w:r>
      <w:r>
        <w:rPr>
          <w:noProof/>
        </w:rPr>
      </w:r>
      <w:r>
        <w:rPr>
          <w:noProof/>
        </w:rPr>
        <w:fldChar w:fldCharType="separate"/>
      </w:r>
      <w:r w:rsidR="007730CC">
        <w:rPr>
          <w:noProof/>
          <w:lang w:val="fr-CH"/>
        </w:rPr>
        <w:t>52</w:t>
      </w:r>
      <w:r>
        <w:rPr>
          <w:noProof/>
        </w:rPr>
        <w:fldChar w:fldCharType="end"/>
      </w:r>
    </w:p>
    <w:p w14:paraId="590A612E" w14:textId="77777777" w:rsidR="00E73414" w:rsidRPr="00CB38FA" w:rsidRDefault="00E73414">
      <w:pPr>
        <w:pStyle w:val="3a"/>
        <w:tabs>
          <w:tab w:val="left" w:pos="796"/>
        </w:tabs>
        <w:rPr>
          <w:rFonts w:ascii="Cambria" w:hAnsi="Cambria"/>
          <w:b w:val="0"/>
          <w:noProof/>
          <w:sz w:val="24"/>
          <w:szCs w:val="24"/>
          <w:lang w:val="fr-CH"/>
        </w:rPr>
      </w:pPr>
      <w:r w:rsidRPr="00CB38FA">
        <w:rPr>
          <w:noProof/>
          <w:lang w:val="fr-CH"/>
        </w:rPr>
        <w:t>10.2.1</w:t>
      </w:r>
      <w:r w:rsidRPr="00CB38FA">
        <w:rPr>
          <w:rFonts w:ascii="Cambria" w:hAnsi="Cambria"/>
          <w:b w:val="0"/>
          <w:noProof/>
          <w:sz w:val="24"/>
          <w:szCs w:val="24"/>
          <w:lang w:val="fr-CH"/>
        </w:rPr>
        <w:tab/>
      </w:r>
      <w:r w:rsidRPr="00CB38FA">
        <w:rPr>
          <w:noProof/>
          <w:lang w:val="fr-CH"/>
        </w:rPr>
        <w:t>Environment Records</w:t>
      </w:r>
      <w:r w:rsidRPr="00CB38FA">
        <w:rPr>
          <w:noProof/>
          <w:lang w:val="fr-CH"/>
        </w:rPr>
        <w:tab/>
      </w:r>
      <w:r>
        <w:rPr>
          <w:noProof/>
        </w:rPr>
        <w:fldChar w:fldCharType="begin"/>
      </w:r>
      <w:r w:rsidRPr="00CB38FA">
        <w:rPr>
          <w:noProof/>
          <w:lang w:val="fr-CH"/>
        </w:rPr>
        <w:instrText xml:space="preserve"> PAGEREF _Toc153968391 \h </w:instrText>
      </w:r>
      <w:r>
        <w:rPr>
          <w:noProof/>
        </w:rPr>
      </w:r>
      <w:r>
        <w:rPr>
          <w:noProof/>
        </w:rPr>
        <w:fldChar w:fldCharType="separate"/>
      </w:r>
      <w:r w:rsidR="007730CC">
        <w:rPr>
          <w:noProof/>
          <w:lang w:val="fr-CH"/>
        </w:rPr>
        <w:t>52</w:t>
      </w:r>
      <w:r>
        <w:rPr>
          <w:noProof/>
        </w:rPr>
        <w:fldChar w:fldCharType="end"/>
      </w:r>
    </w:p>
    <w:p w14:paraId="7E3F17F2" w14:textId="77777777" w:rsidR="00E73414" w:rsidRPr="00C858C8" w:rsidRDefault="00E73414">
      <w:pPr>
        <w:pStyle w:val="3a"/>
        <w:tabs>
          <w:tab w:val="left" w:pos="796"/>
        </w:tabs>
        <w:rPr>
          <w:rFonts w:ascii="Cambria" w:hAnsi="Cambria"/>
          <w:b w:val="0"/>
          <w:noProof/>
          <w:sz w:val="24"/>
          <w:szCs w:val="24"/>
          <w:lang w:val="en-US"/>
        </w:rPr>
      </w:pPr>
      <w:r>
        <w:rPr>
          <w:noProof/>
        </w:rPr>
        <w:t>10.2.2</w:t>
      </w:r>
      <w:r w:rsidRPr="00C858C8">
        <w:rPr>
          <w:rFonts w:ascii="Cambria" w:hAnsi="Cambria"/>
          <w:b w:val="0"/>
          <w:noProof/>
          <w:sz w:val="24"/>
          <w:szCs w:val="24"/>
          <w:lang w:val="en-US"/>
        </w:rPr>
        <w:tab/>
      </w:r>
      <w:r>
        <w:rPr>
          <w:noProof/>
        </w:rPr>
        <w:t>Lexical Environment Operations</w:t>
      </w:r>
      <w:r>
        <w:rPr>
          <w:noProof/>
        </w:rPr>
        <w:tab/>
      </w:r>
      <w:r>
        <w:rPr>
          <w:noProof/>
        </w:rPr>
        <w:fldChar w:fldCharType="begin"/>
      </w:r>
      <w:r>
        <w:rPr>
          <w:noProof/>
        </w:rPr>
        <w:instrText xml:space="preserve"> PAGEREF _Toc153968392 \h </w:instrText>
      </w:r>
      <w:r>
        <w:rPr>
          <w:noProof/>
        </w:rPr>
      </w:r>
      <w:r>
        <w:rPr>
          <w:noProof/>
        </w:rPr>
        <w:fldChar w:fldCharType="separate"/>
      </w:r>
      <w:r w:rsidR="007730CC">
        <w:rPr>
          <w:noProof/>
        </w:rPr>
        <w:t>56</w:t>
      </w:r>
      <w:r>
        <w:rPr>
          <w:noProof/>
        </w:rPr>
        <w:fldChar w:fldCharType="end"/>
      </w:r>
    </w:p>
    <w:p w14:paraId="558690E1" w14:textId="77777777" w:rsidR="00E73414" w:rsidRPr="00C858C8" w:rsidRDefault="00E73414">
      <w:pPr>
        <w:pStyle w:val="3a"/>
        <w:tabs>
          <w:tab w:val="left" w:pos="796"/>
        </w:tabs>
        <w:rPr>
          <w:rFonts w:ascii="Cambria" w:hAnsi="Cambria"/>
          <w:b w:val="0"/>
          <w:noProof/>
          <w:sz w:val="24"/>
          <w:szCs w:val="24"/>
          <w:lang w:val="en-US"/>
        </w:rPr>
      </w:pPr>
      <w:r>
        <w:rPr>
          <w:noProof/>
        </w:rPr>
        <w:t>10.2.3</w:t>
      </w:r>
      <w:r w:rsidRPr="00C858C8">
        <w:rPr>
          <w:rFonts w:ascii="Cambria" w:hAnsi="Cambria"/>
          <w:b w:val="0"/>
          <w:noProof/>
          <w:sz w:val="24"/>
          <w:szCs w:val="24"/>
          <w:lang w:val="en-US"/>
        </w:rPr>
        <w:tab/>
      </w:r>
      <w:r>
        <w:rPr>
          <w:noProof/>
        </w:rPr>
        <w:t>The Global Environment</w:t>
      </w:r>
      <w:r>
        <w:rPr>
          <w:noProof/>
        </w:rPr>
        <w:tab/>
      </w:r>
      <w:r>
        <w:rPr>
          <w:noProof/>
        </w:rPr>
        <w:fldChar w:fldCharType="begin"/>
      </w:r>
      <w:r>
        <w:rPr>
          <w:noProof/>
        </w:rPr>
        <w:instrText xml:space="preserve"> PAGEREF _Toc153968393 \h </w:instrText>
      </w:r>
      <w:r>
        <w:rPr>
          <w:noProof/>
        </w:rPr>
      </w:r>
      <w:r>
        <w:rPr>
          <w:noProof/>
        </w:rPr>
        <w:fldChar w:fldCharType="separate"/>
      </w:r>
      <w:r w:rsidR="007730CC">
        <w:rPr>
          <w:noProof/>
        </w:rPr>
        <w:t>57</w:t>
      </w:r>
      <w:r>
        <w:rPr>
          <w:noProof/>
        </w:rPr>
        <w:fldChar w:fldCharType="end"/>
      </w:r>
    </w:p>
    <w:p w14:paraId="2670EC38" w14:textId="77777777" w:rsidR="00E73414" w:rsidRPr="00C858C8" w:rsidRDefault="00E73414">
      <w:pPr>
        <w:pStyle w:val="2b"/>
        <w:tabs>
          <w:tab w:val="left" w:pos="629"/>
        </w:tabs>
        <w:rPr>
          <w:rFonts w:ascii="Cambria" w:hAnsi="Cambria"/>
          <w:b w:val="0"/>
          <w:noProof/>
          <w:sz w:val="24"/>
          <w:szCs w:val="24"/>
          <w:lang w:val="en-US"/>
        </w:rPr>
      </w:pPr>
      <w:r>
        <w:rPr>
          <w:noProof/>
        </w:rPr>
        <w:t>10.3</w:t>
      </w:r>
      <w:r w:rsidRPr="00C858C8">
        <w:rPr>
          <w:rFonts w:ascii="Cambria" w:hAnsi="Cambria"/>
          <w:b w:val="0"/>
          <w:noProof/>
          <w:sz w:val="24"/>
          <w:szCs w:val="24"/>
          <w:lang w:val="en-US"/>
        </w:rPr>
        <w:tab/>
      </w:r>
      <w:r>
        <w:rPr>
          <w:noProof/>
        </w:rPr>
        <w:t>Execution Contexts</w:t>
      </w:r>
      <w:r>
        <w:rPr>
          <w:noProof/>
        </w:rPr>
        <w:tab/>
      </w:r>
      <w:r>
        <w:rPr>
          <w:noProof/>
        </w:rPr>
        <w:fldChar w:fldCharType="begin"/>
      </w:r>
      <w:r>
        <w:rPr>
          <w:noProof/>
        </w:rPr>
        <w:instrText xml:space="preserve"> PAGEREF _Toc153968394 \h </w:instrText>
      </w:r>
      <w:r>
        <w:rPr>
          <w:noProof/>
        </w:rPr>
      </w:r>
      <w:r>
        <w:rPr>
          <w:noProof/>
        </w:rPr>
        <w:fldChar w:fldCharType="separate"/>
      </w:r>
      <w:r w:rsidR="007730CC">
        <w:rPr>
          <w:noProof/>
        </w:rPr>
        <w:t>57</w:t>
      </w:r>
      <w:r>
        <w:rPr>
          <w:noProof/>
        </w:rPr>
        <w:fldChar w:fldCharType="end"/>
      </w:r>
    </w:p>
    <w:p w14:paraId="5522EA12" w14:textId="77777777" w:rsidR="00E73414" w:rsidRPr="00C858C8" w:rsidRDefault="00E73414">
      <w:pPr>
        <w:pStyle w:val="3a"/>
        <w:tabs>
          <w:tab w:val="left" w:pos="796"/>
        </w:tabs>
        <w:rPr>
          <w:rFonts w:ascii="Cambria" w:hAnsi="Cambria"/>
          <w:b w:val="0"/>
          <w:noProof/>
          <w:sz w:val="24"/>
          <w:szCs w:val="24"/>
          <w:lang w:val="en-US"/>
        </w:rPr>
      </w:pPr>
      <w:r>
        <w:rPr>
          <w:noProof/>
        </w:rPr>
        <w:t>10.3.1</w:t>
      </w:r>
      <w:r w:rsidRPr="00C858C8">
        <w:rPr>
          <w:rFonts w:ascii="Cambria" w:hAnsi="Cambria"/>
          <w:b w:val="0"/>
          <w:noProof/>
          <w:sz w:val="24"/>
          <w:szCs w:val="24"/>
          <w:lang w:val="en-US"/>
        </w:rPr>
        <w:tab/>
      </w:r>
      <w:r>
        <w:rPr>
          <w:noProof/>
        </w:rPr>
        <w:t>Identifier Resolution</w:t>
      </w:r>
      <w:r>
        <w:rPr>
          <w:noProof/>
        </w:rPr>
        <w:tab/>
      </w:r>
      <w:r>
        <w:rPr>
          <w:noProof/>
        </w:rPr>
        <w:fldChar w:fldCharType="begin"/>
      </w:r>
      <w:r>
        <w:rPr>
          <w:noProof/>
        </w:rPr>
        <w:instrText xml:space="preserve"> PAGEREF _Toc153968395 \h </w:instrText>
      </w:r>
      <w:r>
        <w:rPr>
          <w:noProof/>
        </w:rPr>
      </w:r>
      <w:r>
        <w:rPr>
          <w:noProof/>
        </w:rPr>
        <w:fldChar w:fldCharType="separate"/>
      </w:r>
      <w:r w:rsidR="007730CC">
        <w:rPr>
          <w:noProof/>
        </w:rPr>
        <w:t>58</w:t>
      </w:r>
      <w:r>
        <w:rPr>
          <w:noProof/>
        </w:rPr>
        <w:fldChar w:fldCharType="end"/>
      </w:r>
    </w:p>
    <w:p w14:paraId="377AAA8D" w14:textId="77777777" w:rsidR="00E73414" w:rsidRPr="00C858C8" w:rsidRDefault="00E73414">
      <w:pPr>
        <w:pStyle w:val="2b"/>
        <w:tabs>
          <w:tab w:val="left" w:pos="629"/>
        </w:tabs>
        <w:rPr>
          <w:rFonts w:ascii="Cambria" w:hAnsi="Cambria"/>
          <w:b w:val="0"/>
          <w:noProof/>
          <w:sz w:val="24"/>
          <w:szCs w:val="24"/>
          <w:lang w:val="en-US"/>
        </w:rPr>
      </w:pPr>
      <w:r>
        <w:rPr>
          <w:noProof/>
        </w:rPr>
        <w:t>10.4</w:t>
      </w:r>
      <w:r w:rsidRPr="00C858C8">
        <w:rPr>
          <w:rFonts w:ascii="Cambria" w:hAnsi="Cambria"/>
          <w:b w:val="0"/>
          <w:noProof/>
          <w:sz w:val="24"/>
          <w:szCs w:val="24"/>
          <w:lang w:val="en-US"/>
        </w:rPr>
        <w:tab/>
      </w:r>
      <w:r>
        <w:rPr>
          <w:noProof/>
        </w:rPr>
        <w:t>Establishing an Execution Context</w:t>
      </w:r>
      <w:r>
        <w:rPr>
          <w:noProof/>
        </w:rPr>
        <w:tab/>
      </w:r>
      <w:r>
        <w:rPr>
          <w:noProof/>
        </w:rPr>
        <w:fldChar w:fldCharType="begin"/>
      </w:r>
      <w:r>
        <w:rPr>
          <w:noProof/>
        </w:rPr>
        <w:instrText xml:space="preserve"> PAGEREF _Toc153968396 \h </w:instrText>
      </w:r>
      <w:r>
        <w:rPr>
          <w:noProof/>
        </w:rPr>
      </w:r>
      <w:r>
        <w:rPr>
          <w:noProof/>
        </w:rPr>
        <w:fldChar w:fldCharType="separate"/>
      </w:r>
      <w:r w:rsidR="007730CC">
        <w:rPr>
          <w:noProof/>
        </w:rPr>
        <w:t>58</w:t>
      </w:r>
      <w:r>
        <w:rPr>
          <w:noProof/>
        </w:rPr>
        <w:fldChar w:fldCharType="end"/>
      </w:r>
    </w:p>
    <w:p w14:paraId="77EDC048" w14:textId="77777777" w:rsidR="00E73414" w:rsidRPr="00C858C8" w:rsidRDefault="00E73414">
      <w:pPr>
        <w:pStyle w:val="3a"/>
        <w:tabs>
          <w:tab w:val="left" w:pos="796"/>
        </w:tabs>
        <w:rPr>
          <w:rFonts w:ascii="Cambria" w:hAnsi="Cambria"/>
          <w:b w:val="0"/>
          <w:noProof/>
          <w:sz w:val="24"/>
          <w:szCs w:val="24"/>
          <w:lang w:val="en-US"/>
        </w:rPr>
      </w:pPr>
      <w:r>
        <w:rPr>
          <w:noProof/>
        </w:rPr>
        <w:t>10.4.1</w:t>
      </w:r>
      <w:r w:rsidRPr="00C858C8">
        <w:rPr>
          <w:rFonts w:ascii="Cambria" w:hAnsi="Cambria"/>
          <w:b w:val="0"/>
          <w:noProof/>
          <w:sz w:val="24"/>
          <w:szCs w:val="24"/>
          <w:lang w:val="en-US"/>
        </w:rPr>
        <w:tab/>
      </w:r>
      <w:r>
        <w:rPr>
          <w:noProof/>
        </w:rPr>
        <w:t>Entering Global Code</w:t>
      </w:r>
      <w:r>
        <w:rPr>
          <w:noProof/>
        </w:rPr>
        <w:tab/>
      </w:r>
      <w:r>
        <w:rPr>
          <w:noProof/>
        </w:rPr>
        <w:fldChar w:fldCharType="begin"/>
      </w:r>
      <w:r>
        <w:rPr>
          <w:noProof/>
        </w:rPr>
        <w:instrText xml:space="preserve"> PAGEREF _Toc153968397 \h </w:instrText>
      </w:r>
      <w:r>
        <w:rPr>
          <w:noProof/>
        </w:rPr>
      </w:r>
      <w:r>
        <w:rPr>
          <w:noProof/>
        </w:rPr>
        <w:fldChar w:fldCharType="separate"/>
      </w:r>
      <w:r w:rsidR="007730CC">
        <w:rPr>
          <w:noProof/>
        </w:rPr>
        <w:t>58</w:t>
      </w:r>
      <w:r>
        <w:rPr>
          <w:noProof/>
        </w:rPr>
        <w:fldChar w:fldCharType="end"/>
      </w:r>
    </w:p>
    <w:p w14:paraId="76F67AEC" w14:textId="77777777" w:rsidR="00E73414" w:rsidRPr="00C858C8" w:rsidRDefault="00E73414">
      <w:pPr>
        <w:pStyle w:val="3a"/>
        <w:tabs>
          <w:tab w:val="left" w:pos="796"/>
        </w:tabs>
        <w:rPr>
          <w:rFonts w:ascii="Cambria" w:hAnsi="Cambria"/>
          <w:b w:val="0"/>
          <w:noProof/>
          <w:sz w:val="24"/>
          <w:szCs w:val="24"/>
          <w:lang w:val="en-US"/>
        </w:rPr>
      </w:pPr>
      <w:r>
        <w:rPr>
          <w:noProof/>
        </w:rPr>
        <w:t>10.4.2</w:t>
      </w:r>
      <w:r w:rsidRPr="00C858C8">
        <w:rPr>
          <w:rFonts w:ascii="Cambria" w:hAnsi="Cambria"/>
          <w:b w:val="0"/>
          <w:noProof/>
          <w:sz w:val="24"/>
          <w:szCs w:val="24"/>
          <w:lang w:val="en-US"/>
        </w:rPr>
        <w:tab/>
      </w:r>
      <w:r>
        <w:rPr>
          <w:noProof/>
        </w:rPr>
        <w:t>Entering Eval Code</w:t>
      </w:r>
      <w:r>
        <w:rPr>
          <w:noProof/>
        </w:rPr>
        <w:tab/>
      </w:r>
      <w:r>
        <w:rPr>
          <w:noProof/>
        </w:rPr>
        <w:fldChar w:fldCharType="begin"/>
      </w:r>
      <w:r>
        <w:rPr>
          <w:noProof/>
        </w:rPr>
        <w:instrText xml:space="preserve"> PAGEREF _Toc153968398 \h </w:instrText>
      </w:r>
      <w:r>
        <w:rPr>
          <w:noProof/>
        </w:rPr>
      </w:r>
      <w:r>
        <w:rPr>
          <w:noProof/>
        </w:rPr>
        <w:fldChar w:fldCharType="separate"/>
      </w:r>
      <w:r w:rsidR="007730CC">
        <w:rPr>
          <w:noProof/>
        </w:rPr>
        <w:t>59</w:t>
      </w:r>
      <w:r>
        <w:rPr>
          <w:noProof/>
        </w:rPr>
        <w:fldChar w:fldCharType="end"/>
      </w:r>
    </w:p>
    <w:p w14:paraId="68D697CF" w14:textId="77777777" w:rsidR="00E73414" w:rsidRPr="00C858C8" w:rsidRDefault="00E73414">
      <w:pPr>
        <w:pStyle w:val="3a"/>
        <w:tabs>
          <w:tab w:val="left" w:pos="796"/>
        </w:tabs>
        <w:rPr>
          <w:rFonts w:ascii="Cambria" w:hAnsi="Cambria"/>
          <w:b w:val="0"/>
          <w:noProof/>
          <w:sz w:val="24"/>
          <w:szCs w:val="24"/>
          <w:lang w:val="en-US"/>
        </w:rPr>
      </w:pPr>
      <w:r>
        <w:rPr>
          <w:noProof/>
        </w:rPr>
        <w:t>10.4.3</w:t>
      </w:r>
      <w:r w:rsidRPr="00C858C8">
        <w:rPr>
          <w:rFonts w:ascii="Cambria" w:hAnsi="Cambria"/>
          <w:b w:val="0"/>
          <w:noProof/>
          <w:sz w:val="24"/>
          <w:szCs w:val="24"/>
          <w:lang w:val="en-US"/>
        </w:rPr>
        <w:tab/>
      </w:r>
      <w:r>
        <w:rPr>
          <w:noProof/>
        </w:rPr>
        <w:t>Entering Function Code</w:t>
      </w:r>
      <w:r>
        <w:rPr>
          <w:noProof/>
        </w:rPr>
        <w:tab/>
      </w:r>
      <w:r>
        <w:rPr>
          <w:noProof/>
        </w:rPr>
        <w:fldChar w:fldCharType="begin"/>
      </w:r>
      <w:r>
        <w:rPr>
          <w:noProof/>
        </w:rPr>
        <w:instrText xml:space="preserve"> PAGEREF _Toc153968399 \h </w:instrText>
      </w:r>
      <w:r>
        <w:rPr>
          <w:noProof/>
        </w:rPr>
      </w:r>
      <w:r>
        <w:rPr>
          <w:noProof/>
        </w:rPr>
        <w:fldChar w:fldCharType="separate"/>
      </w:r>
      <w:r w:rsidR="007730CC">
        <w:rPr>
          <w:noProof/>
        </w:rPr>
        <w:t>59</w:t>
      </w:r>
      <w:r>
        <w:rPr>
          <w:noProof/>
        </w:rPr>
        <w:fldChar w:fldCharType="end"/>
      </w:r>
    </w:p>
    <w:p w14:paraId="0B8AC595" w14:textId="77777777" w:rsidR="00E73414" w:rsidRPr="00C858C8" w:rsidRDefault="00E73414">
      <w:pPr>
        <w:pStyle w:val="2b"/>
        <w:tabs>
          <w:tab w:val="left" w:pos="629"/>
        </w:tabs>
        <w:rPr>
          <w:rFonts w:ascii="Cambria" w:hAnsi="Cambria"/>
          <w:b w:val="0"/>
          <w:noProof/>
          <w:sz w:val="24"/>
          <w:szCs w:val="24"/>
          <w:lang w:val="en-US"/>
        </w:rPr>
      </w:pPr>
      <w:r>
        <w:rPr>
          <w:noProof/>
        </w:rPr>
        <w:t>10.5</w:t>
      </w:r>
      <w:r w:rsidRPr="00C858C8">
        <w:rPr>
          <w:rFonts w:ascii="Cambria" w:hAnsi="Cambria"/>
          <w:b w:val="0"/>
          <w:noProof/>
          <w:sz w:val="24"/>
          <w:szCs w:val="24"/>
          <w:lang w:val="en-US"/>
        </w:rPr>
        <w:tab/>
      </w:r>
      <w:r>
        <w:rPr>
          <w:noProof/>
        </w:rPr>
        <w:t>Declaration Binding Instantiation</w:t>
      </w:r>
      <w:r>
        <w:rPr>
          <w:noProof/>
        </w:rPr>
        <w:tab/>
      </w:r>
      <w:r>
        <w:rPr>
          <w:noProof/>
        </w:rPr>
        <w:fldChar w:fldCharType="begin"/>
      </w:r>
      <w:r>
        <w:rPr>
          <w:noProof/>
        </w:rPr>
        <w:instrText xml:space="preserve"> PAGEREF _Toc153968400 \h </w:instrText>
      </w:r>
      <w:r>
        <w:rPr>
          <w:noProof/>
        </w:rPr>
      </w:r>
      <w:r>
        <w:rPr>
          <w:noProof/>
        </w:rPr>
        <w:fldChar w:fldCharType="separate"/>
      </w:r>
      <w:r w:rsidR="007730CC">
        <w:rPr>
          <w:noProof/>
        </w:rPr>
        <w:t>59</w:t>
      </w:r>
      <w:r>
        <w:rPr>
          <w:noProof/>
        </w:rPr>
        <w:fldChar w:fldCharType="end"/>
      </w:r>
    </w:p>
    <w:p w14:paraId="65CA8F63" w14:textId="77777777" w:rsidR="00E73414" w:rsidRPr="00C858C8" w:rsidRDefault="00E73414">
      <w:pPr>
        <w:pStyle w:val="2b"/>
        <w:tabs>
          <w:tab w:val="left" w:pos="629"/>
        </w:tabs>
        <w:rPr>
          <w:rFonts w:ascii="Cambria" w:hAnsi="Cambria"/>
          <w:b w:val="0"/>
          <w:noProof/>
          <w:sz w:val="24"/>
          <w:szCs w:val="24"/>
          <w:lang w:val="en-US"/>
        </w:rPr>
      </w:pPr>
      <w:r>
        <w:rPr>
          <w:noProof/>
        </w:rPr>
        <w:t>10.6</w:t>
      </w:r>
      <w:r w:rsidRPr="00C858C8">
        <w:rPr>
          <w:rFonts w:ascii="Cambria" w:hAnsi="Cambria"/>
          <w:b w:val="0"/>
          <w:noProof/>
          <w:sz w:val="24"/>
          <w:szCs w:val="24"/>
          <w:lang w:val="en-US"/>
        </w:rPr>
        <w:tab/>
      </w:r>
      <w:r>
        <w:rPr>
          <w:noProof/>
        </w:rPr>
        <w:t>Arguments Object</w:t>
      </w:r>
      <w:r>
        <w:rPr>
          <w:noProof/>
        </w:rPr>
        <w:tab/>
      </w:r>
      <w:r>
        <w:rPr>
          <w:noProof/>
        </w:rPr>
        <w:fldChar w:fldCharType="begin"/>
      </w:r>
      <w:r>
        <w:rPr>
          <w:noProof/>
        </w:rPr>
        <w:instrText xml:space="preserve"> PAGEREF _Toc153968401 \h </w:instrText>
      </w:r>
      <w:r>
        <w:rPr>
          <w:noProof/>
        </w:rPr>
      </w:r>
      <w:r>
        <w:rPr>
          <w:noProof/>
        </w:rPr>
        <w:fldChar w:fldCharType="separate"/>
      </w:r>
      <w:r w:rsidR="007730CC">
        <w:rPr>
          <w:noProof/>
        </w:rPr>
        <w:t>61</w:t>
      </w:r>
      <w:r>
        <w:rPr>
          <w:noProof/>
        </w:rPr>
        <w:fldChar w:fldCharType="end"/>
      </w:r>
    </w:p>
    <w:p w14:paraId="26EBB3E4" w14:textId="77777777" w:rsidR="00E73414" w:rsidRPr="00C858C8" w:rsidRDefault="00E73414">
      <w:pPr>
        <w:pStyle w:val="12"/>
        <w:tabs>
          <w:tab w:val="left" w:pos="462"/>
        </w:tabs>
        <w:rPr>
          <w:rFonts w:ascii="Cambria" w:hAnsi="Cambria"/>
          <w:b w:val="0"/>
          <w:noProof/>
          <w:sz w:val="24"/>
          <w:szCs w:val="24"/>
          <w:lang w:val="en-US"/>
        </w:rPr>
      </w:pPr>
      <w:r>
        <w:rPr>
          <w:noProof/>
        </w:rPr>
        <w:t>11</w:t>
      </w:r>
      <w:r w:rsidRPr="00C858C8">
        <w:rPr>
          <w:rFonts w:ascii="Cambria" w:hAnsi="Cambria"/>
          <w:b w:val="0"/>
          <w:noProof/>
          <w:sz w:val="24"/>
          <w:szCs w:val="24"/>
          <w:lang w:val="en-US"/>
        </w:rPr>
        <w:tab/>
      </w:r>
      <w:r>
        <w:rPr>
          <w:noProof/>
        </w:rPr>
        <w:t>Expressions</w:t>
      </w:r>
      <w:r>
        <w:rPr>
          <w:noProof/>
        </w:rPr>
        <w:tab/>
      </w:r>
      <w:r>
        <w:rPr>
          <w:noProof/>
        </w:rPr>
        <w:fldChar w:fldCharType="begin"/>
      </w:r>
      <w:r>
        <w:rPr>
          <w:noProof/>
        </w:rPr>
        <w:instrText xml:space="preserve"> PAGEREF _Toc153968402 \h </w:instrText>
      </w:r>
      <w:r>
        <w:rPr>
          <w:noProof/>
        </w:rPr>
      </w:r>
      <w:r>
        <w:rPr>
          <w:noProof/>
        </w:rPr>
        <w:fldChar w:fldCharType="separate"/>
      </w:r>
      <w:ins w:id="2" w:author="Allen Wirfs-Brock rev2" w:date="2011-07-25T16:06:00Z">
        <w:r w:rsidR="007730CC">
          <w:rPr>
            <w:noProof/>
          </w:rPr>
          <w:t>64</w:t>
        </w:r>
      </w:ins>
      <w:del w:id="3" w:author="Allen Wirfs-Brock rev2" w:date="2011-07-22T15:06:00Z">
        <w:r w:rsidR="004E0EFF" w:rsidDel="00263852">
          <w:rPr>
            <w:noProof/>
          </w:rPr>
          <w:delText>63</w:delText>
        </w:r>
      </w:del>
      <w:r>
        <w:rPr>
          <w:noProof/>
        </w:rPr>
        <w:fldChar w:fldCharType="end"/>
      </w:r>
    </w:p>
    <w:p w14:paraId="3B60ED06" w14:textId="77777777" w:rsidR="00E73414" w:rsidRPr="00C858C8" w:rsidRDefault="00E73414">
      <w:pPr>
        <w:pStyle w:val="2b"/>
        <w:tabs>
          <w:tab w:val="left" w:pos="629"/>
        </w:tabs>
        <w:rPr>
          <w:rFonts w:ascii="Cambria" w:hAnsi="Cambria"/>
          <w:b w:val="0"/>
          <w:noProof/>
          <w:sz w:val="24"/>
          <w:szCs w:val="24"/>
          <w:lang w:val="en-US"/>
        </w:rPr>
      </w:pPr>
      <w:r>
        <w:rPr>
          <w:noProof/>
        </w:rPr>
        <w:t>11.1</w:t>
      </w:r>
      <w:r w:rsidRPr="00C858C8">
        <w:rPr>
          <w:rFonts w:ascii="Cambria" w:hAnsi="Cambria"/>
          <w:b w:val="0"/>
          <w:noProof/>
          <w:sz w:val="24"/>
          <w:szCs w:val="24"/>
          <w:lang w:val="en-US"/>
        </w:rPr>
        <w:tab/>
      </w:r>
      <w:r>
        <w:rPr>
          <w:noProof/>
        </w:rPr>
        <w:t>Primary Expressions</w:t>
      </w:r>
      <w:r>
        <w:rPr>
          <w:noProof/>
        </w:rPr>
        <w:tab/>
      </w:r>
      <w:r>
        <w:rPr>
          <w:noProof/>
        </w:rPr>
        <w:fldChar w:fldCharType="begin"/>
      </w:r>
      <w:r>
        <w:rPr>
          <w:noProof/>
        </w:rPr>
        <w:instrText xml:space="preserve"> PAGEREF _Toc153968403 \h </w:instrText>
      </w:r>
      <w:r>
        <w:rPr>
          <w:noProof/>
        </w:rPr>
      </w:r>
      <w:r>
        <w:rPr>
          <w:noProof/>
        </w:rPr>
        <w:fldChar w:fldCharType="separate"/>
      </w:r>
      <w:ins w:id="4" w:author="Allen Wirfs-Brock rev2" w:date="2011-07-25T16:06:00Z">
        <w:r w:rsidR="007730CC">
          <w:rPr>
            <w:noProof/>
          </w:rPr>
          <w:t>64</w:t>
        </w:r>
      </w:ins>
      <w:del w:id="5" w:author="Allen Wirfs-Brock rev2" w:date="2011-07-22T15:06:00Z">
        <w:r w:rsidR="004E0EFF" w:rsidDel="00263852">
          <w:rPr>
            <w:noProof/>
          </w:rPr>
          <w:delText>63</w:delText>
        </w:r>
      </w:del>
      <w:r>
        <w:rPr>
          <w:noProof/>
        </w:rPr>
        <w:fldChar w:fldCharType="end"/>
      </w:r>
    </w:p>
    <w:p w14:paraId="1071C5B1" w14:textId="77777777" w:rsidR="00E73414" w:rsidRPr="00C858C8" w:rsidRDefault="00E73414">
      <w:pPr>
        <w:pStyle w:val="3a"/>
        <w:tabs>
          <w:tab w:val="left" w:pos="796"/>
        </w:tabs>
        <w:rPr>
          <w:rFonts w:ascii="Cambria" w:hAnsi="Cambria"/>
          <w:b w:val="0"/>
          <w:noProof/>
          <w:sz w:val="24"/>
          <w:szCs w:val="24"/>
          <w:lang w:val="en-US"/>
        </w:rPr>
      </w:pPr>
      <w:r>
        <w:rPr>
          <w:noProof/>
        </w:rPr>
        <w:t>11.1.1</w:t>
      </w:r>
      <w:r w:rsidRPr="00C858C8">
        <w:rPr>
          <w:rFonts w:ascii="Cambria" w:hAnsi="Cambria"/>
          <w:b w:val="0"/>
          <w:noProof/>
          <w:sz w:val="24"/>
          <w:szCs w:val="24"/>
          <w:lang w:val="en-US"/>
        </w:rPr>
        <w:tab/>
      </w:r>
      <w:r>
        <w:rPr>
          <w:noProof/>
        </w:rPr>
        <w:t xml:space="preserve">The </w:t>
      </w:r>
      <w:r w:rsidRPr="00643C7A">
        <w:rPr>
          <w:rFonts w:ascii="Courier New" w:hAnsi="Courier New"/>
          <w:noProof/>
        </w:rPr>
        <w:t>this</w:t>
      </w:r>
      <w:r>
        <w:rPr>
          <w:noProof/>
        </w:rPr>
        <w:t xml:space="preserve"> Keyword</w:t>
      </w:r>
      <w:r>
        <w:rPr>
          <w:noProof/>
        </w:rPr>
        <w:tab/>
      </w:r>
      <w:r>
        <w:rPr>
          <w:noProof/>
        </w:rPr>
        <w:fldChar w:fldCharType="begin"/>
      </w:r>
      <w:r>
        <w:rPr>
          <w:noProof/>
        </w:rPr>
        <w:instrText xml:space="preserve"> PAGEREF _Toc153968404 \h </w:instrText>
      </w:r>
      <w:r>
        <w:rPr>
          <w:noProof/>
        </w:rPr>
      </w:r>
      <w:r>
        <w:rPr>
          <w:noProof/>
        </w:rPr>
        <w:fldChar w:fldCharType="separate"/>
      </w:r>
      <w:r w:rsidR="007730CC">
        <w:rPr>
          <w:noProof/>
        </w:rPr>
        <w:t>64</w:t>
      </w:r>
      <w:r>
        <w:rPr>
          <w:noProof/>
        </w:rPr>
        <w:fldChar w:fldCharType="end"/>
      </w:r>
    </w:p>
    <w:p w14:paraId="77B9C7DA" w14:textId="77777777" w:rsidR="00E73414" w:rsidRPr="00C858C8" w:rsidRDefault="00E73414">
      <w:pPr>
        <w:pStyle w:val="3a"/>
        <w:tabs>
          <w:tab w:val="left" w:pos="796"/>
        </w:tabs>
        <w:rPr>
          <w:rFonts w:ascii="Cambria" w:hAnsi="Cambria"/>
          <w:b w:val="0"/>
          <w:noProof/>
          <w:sz w:val="24"/>
          <w:szCs w:val="24"/>
          <w:lang w:val="en-US"/>
        </w:rPr>
      </w:pPr>
      <w:r>
        <w:rPr>
          <w:noProof/>
        </w:rPr>
        <w:t>11.1.2</w:t>
      </w:r>
      <w:r w:rsidRPr="00C858C8">
        <w:rPr>
          <w:rFonts w:ascii="Cambria" w:hAnsi="Cambria"/>
          <w:b w:val="0"/>
          <w:noProof/>
          <w:sz w:val="24"/>
          <w:szCs w:val="24"/>
          <w:lang w:val="en-US"/>
        </w:rPr>
        <w:tab/>
      </w:r>
      <w:r>
        <w:rPr>
          <w:noProof/>
        </w:rPr>
        <w:t>Identifier Reference</w:t>
      </w:r>
      <w:r>
        <w:rPr>
          <w:noProof/>
        </w:rPr>
        <w:tab/>
      </w:r>
      <w:r>
        <w:rPr>
          <w:noProof/>
        </w:rPr>
        <w:fldChar w:fldCharType="begin"/>
      </w:r>
      <w:r>
        <w:rPr>
          <w:noProof/>
        </w:rPr>
        <w:instrText xml:space="preserve"> PAGEREF _Toc153968405 \h </w:instrText>
      </w:r>
      <w:r>
        <w:rPr>
          <w:noProof/>
        </w:rPr>
      </w:r>
      <w:r>
        <w:rPr>
          <w:noProof/>
        </w:rPr>
        <w:fldChar w:fldCharType="separate"/>
      </w:r>
      <w:r w:rsidR="007730CC">
        <w:rPr>
          <w:noProof/>
        </w:rPr>
        <w:t>64</w:t>
      </w:r>
      <w:r>
        <w:rPr>
          <w:noProof/>
        </w:rPr>
        <w:fldChar w:fldCharType="end"/>
      </w:r>
    </w:p>
    <w:p w14:paraId="2D34EB03" w14:textId="77777777" w:rsidR="00E73414" w:rsidRPr="00C858C8" w:rsidRDefault="00E73414">
      <w:pPr>
        <w:pStyle w:val="3a"/>
        <w:tabs>
          <w:tab w:val="left" w:pos="796"/>
        </w:tabs>
        <w:rPr>
          <w:rFonts w:ascii="Cambria" w:hAnsi="Cambria"/>
          <w:b w:val="0"/>
          <w:noProof/>
          <w:sz w:val="24"/>
          <w:szCs w:val="24"/>
          <w:lang w:val="en-US"/>
        </w:rPr>
      </w:pPr>
      <w:r>
        <w:rPr>
          <w:noProof/>
        </w:rPr>
        <w:t>11.1.3</w:t>
      </w:r>
      <w:r w:rsidRPr="00C858C8">
        <w:rPr>
          <w:rFonts w:ascii="Cambria" w:hAnsi="Cambria"/>
          <w:b w:val="0"/>
          <w:noProof/>
          <w:sz w:val="24"/>
          <w:szCs w:val="24"/>
          <w:lang w:val="en-US"/>
        </w:rPr>
        <w:tab/>
      </w:r>
      <w:r>
        <w:rPr>
          <w:noProof/>
        </w:rPr>
        <w:t>Literal Reference</w:t>
      </w:r>
      <w:r>
        <w:rPr>
          <w:noProof/>
        </w:rPr>
        <w:tab/>
      </w:r>
      <w:r>
        <w:rPr>
          <w:noProof/>
        </w:rPr>
        <w:fldChar w:fldCharType="begin"/>
      </w:r>
      <w:r>
        <w:rPr>
          <w:noProof/>
        </w:rPr>
        <w:instrText xml:space="preserve"> PAGEREF _Toc153968406 \h </w:instrText>
      </w:r>
      <w:r>
        <w:rPr>
          <w:noProof/>
        </w:rPr>
      </w:r>
      <w:r>
        <w:rPr>
          <w:noProof/>
        </w:rPr>
        <w:fldChar w:fldCharType="separate"/>
      </w:r>
      <w:r w:rsidR="007730CC">
        <w:rPr>
          <w:noProof/>
        </w:rPr>
        <w:t>64</w:t>
      </w:r>
      <w:r>
        <w:rPr>
          <w:noProof/>
        </w:rPr>
        <w:fldChar w:fldCharType="end"/>
      </w:r>
    </w:p>
    <w:p w14:paraId="62288C75" w14:textId="77777777" w:rsidR="00E73414" w:rsidRPr="00C858C8" w:rsidRDefault="00E73414">
      <w:pPr>
        <w:pStyle w:val="3a"/>
        <w:tabs>
          <w:tab w:val="left" w:pos="796"/>
        </w:tabs>
        <w:rPr>
          <w:rFonts w:ascii="Cambria" w:hAnsi="Cambria"/>
          <w:b w:val="0"/>
          <w:noProof/>
          <w:sz w:val="24"/>
          <w:szCs w:val="24"/>
          <w:lang w:val="en-US"/>
        </w:rPr>
      </w:pPr>
      <w:r>
        <w:rPr>
          <w:noProof/>
        </w:rPr>
        <w:t>11.1.4</w:t>
      </w:r>
      <w:r w:rsidRPr="00C858C8">
        <w:rPr>
          <w:rFonts w:ascii="Cambria" w:hAnsi="Cambria"/>
          <w:b w:val="0"/>
          <w:noProof/>
          <w:sz w:val="24"/>
          <w:szCs w:val="24"/>
          <w:lang w:val="en-US"/>
        </w:rPr>
        <w:tab/>
      </w:r>
      <w:r>
        <w:rPr>
          <w:noProof/>
        </w:rPr>
        <w:t>Array Initialiser</w:t>
      </w:r>
      <w:r>
        <w:rPr>
          <w:noProof/>
        </w:rPr>
        <w:tab/>
      </w:r>
      <w:r>
        <w:rPr>
          <w:noProof/>
        </w:rPr>
        <w:fldChar w:fldCharType="begin"/>
      </w:r>
      <w:r>
        <w:rPr>
          <w:noProof/>
        </w:rPr>
        <w:instrText xml:space="preserve"> PAGEREF _Toc153968407 \h </w:instrText>
      </w:r>
      <w:r>
        <w:rPr>
          <w:noProof/>
        </w:rPr>
      </w:r>
      <w:r>
        <w:rPr>
          <w:noProof/>
        </w:rPr>
        <w:fldChar w:fldCharType="separate"/>
      </w:r>
      <w:r w:rsidR="007730CC">
        <w:rPr>
          <w:noProof/>
        </w:rPr>
        <w:t>64</w:t>
      </w:r>
      <w:r>
        <w:rPr>
          <w:noProof/>
        </w:rPr>
        <w:fldChar w:fldCharType="end"/>
      </w:r>
    </w:p>
    <w:p w14:paraId="48A15173" w14:textId="77777777" w:rsidR="00E73414" w:rsidRPr="00C858C8" w:rsidRDefault="00E73414">
      <w:pPr>
        <w:pStyle w:val="3a"/>
        <w:tabs>
          <w:tab w:val="left" w:pos="796"/>
        </w:tabs>
        <w:rPr>
          <w:rFonts w:ascii="Cambria" w:hAnsi="Cambria"/>
          <w:b w:val="0"/>
          <w:noProof/>
          <w:sz w:val="24"/>
          <w:szCs w:val="24"/>
          <w:lang w:val="en-US"/>
        </w:rPr>
      </w:pPr>
      <w:r>
        <w:rPr>
          <w:noProof/>
        </w:rPr>
        <w:t>11.1.5</w:t>
      </w:r>
      <w:r w:rsidRPr="00C858C8">
        <w:rPr>
          <w:rFonts w:ascii="Cambria" w:hAnsi="Cambria"/>
          <w:b w:val="0"/>
          <w:noProof/>
          <w:sz w:val="24"/>
          <w:szCs w:val="24"/>
          <w:lang w:val="en-US"/>
        </w:rPr>
        <w:tab/>
      </w:r>
      <w:r>
        <w:rPr>
          <w:noProof/>
        </w:rPr>
        <w:t>Object Initialiser</w:t>
      </w:r>
      <w:r>
        <w:rPr>
          <w:noProof/>
        </w:rPr>
        <w:tab/>
      </w:r>
      <w:r>
        <w:rPr>
          <w:noProof/>
        </w:rPr>
        <w:fldChar w:fldCharType="begin"/>
      </w:r>
      <w:r>
        <w:rPr>
          <w:noProof/>
        </w:rPr>
        <w:instrText xml:space="preserve"> PAGEREF _Toc153968408 \h </w:instrText>
      </w:r>
      <w:r>
        <w:rPr>
          <w:noProof/>
        </w:rPr>
      </w:r>
      <w:r>
        <w:rPr>
          <w:noProof/>
        </w:rPr>
        <w:fldChar w:fldCharType="separate"/>
      </w:r>
      <w:r w:rsidR="007730CC">
        <w:rPr>
          <w:noProof/>
        </w:rPr>
        <w:t>66</w:t>
      </w:r>
      <w:r>
        <w:rPr>
          <w:noProof/>
        </w:rPr>
        <w:fldChar w:fldCharType="end"/>
      </w:r>
    </w:p>
    <w:p w14:paraId="6FBE86A9" w14:textId="77777777" w:rsidR="00E73414" w:rsidRPr="00C858C8" w:rsidRDefault="00E73414">
      <w:pPr>
        <w:pStyle w:val="3a"/>
        <w:tabs>
          <w:tab w:val="left" w:pos="796"/>
        </w:tabs>
        <w:rPr>
          <w:rFonts w:ascii="Cambria" w:hAnsi="Cambria"/>
          <w:b w:val="0"/>
          <w:noProof/>
          <w:sz w:val="24"/>
          <w:szCs w:val="24"/>
          <w:lang w:val="en-US"/>
        </w:rPr>
      </w:pPr>
      <w:r>
        <w:rPr>
          <w:noProof/>
        </w:rPr>
        <w:t>11.1.6</w:t>
      </w:r>
      <w:r w:rsidRPr="00C858C8">
        <w:rPr>
          <w:rFonts w:ascii="Cambria" w:hAnsi="Cambria"/>
          <w:b w:val="0"/>
          <w:noProof/>
          <w:sz w:val="24"/>
          <w:szCs w:val="24"/>
          <w:lang w:val="en-US"/>
        </w:rPr>
        <w:tab/>
      </w:r>
      <w:r>
        <w:rPr>
          <w:noProof/>
        </w:rPr>
        <w:t>The Grouping Operator</w:t>
      </w:r>
      <w:r>
        <w:rPr>
          <w:noProof/>
        </w:rPr>
        <w:tab/>
      </w:r>
      <w:r>
        <w:rPr>
          <w:noProof/>
        </w:rPr>
        <w:fldChar w:fldCharType="begin"/>
      </w:r>
      <w:r>
        <w:rPr>
          <w:noProof/>
        </w:rPr>
        <w:instrText xml:space="preserve"> PAGEREF _Toc153968409 \h </w:instrText>
      </w:r>
      <w:r>
        <w:rPr>
          <w:noProof/>
        </w:rPr>
      </w:r>
      <w:r>
        <w:rPr>
          <w:noProof/>
        </w:rPr>
        <w:fldChar w:fldCharType="separate"/>
      </w:r>
      <w:ins w:id="6" w:author="Allen Wirfs-Brock rev2" w:date="2011-07-25T16:06:00Z">
        <w:r w:rsidR="007730CC">
          <w:rPr>
            <w:noProof/>
          </w:rPr>
          <w:t>69</w:t>
        </w:r>
      </w:ins>
      <w:ins w:id="7" w:author="Allen Wirfs-Brock" w:date="2011-07-12T10:39:00Z">
        <w:del w:id="8" w:author="Allen Wirfs-Brock rev2" w:date="2011-07-20T13:24:00Z">
          <w:r w:rsidR="0059330D" w:rsidDel="004E0EFF">
            <w:rPr>
              <w:noProof/>
            </w:rPr>
            <w:delText>69</w:delText>
          </w:r>
        </w:del>
      </w:ins>
      <w:del w:id="9" w:author="Allen Wirfs-Brock rev2" w:date="2011-07-20T13:24:00Z">
        <w:r w:rsidR="001C6F64" w:rsidDel="004E0EFF">
          <w:rPr>
            <w:noProof/>
          </w:rPr>
          <w:delText>68</w:delText>
        </w:r>
      </w:del>
      <w:r>
        <w:rPr>
          <w:noProof/>
        </w:rPr>
        <w:fldChar w:fldCharType="end"/>
      </w:r>
    </w:p>
    <w:p w14:paraId="7B40F215" w14:textId="77777777" w:rsidR="00E73414" w:rsidRPr="00C858C8" w:rsidRDefault="00E73414">
      <w:pPr>
        <w:pStyle w:val="2b"/>
        <w:tabs>
          <w:tab w:val="left" w:pos="629"/>
        </w:tabs>
        <w:rPr>
          <w:rFonts w:ascii="Cambria" w:hAnsi="Cambria"/>
          <w:b w:val="0"/>
          <w:noProof/>
          <w:sz w:val="24"/>
          <w:szCs w:val="24"/>
          <w:lang w:val="en-US"/>
        </w:rPr>
      </w:pPr>
      <w:r>
        <w:rPr>
          <w:noProof/>
        </w:rPr>
        <w:t>11.2</w:t>
      </w:r>
      <w:r w:rsidRPr="00C858C8">
        <w:rPr>
          <w:rFonts w:ascii="Cambria" w:hAnsi="Cambria"/>
          <w:b w:val="0"/>
          <w:noProof/>
          <w:sz w:val="24"/>
          <w:szCs w:val="24"/>
          <w:lang w:val="en-US"/>
        </w:rPr>
        <w:tab/>
      </w:r>
      <w:r>
        <w:rPr>
          <w:noProof/>
        </w:rPr>
        <w:t>Left-Hand-Side Expressions</w:t>
      </w:r>
      <w:r>
        <w:rPr>
          <w:noProof/>
        </w:rPr>
        <w:tab/>
      </w:r>
      <w:r>
        <w:rPr>
          <w:noProof/>
        </w:rPr>
        <w:fldChar w:fldCharType="begin"/>
      </w:r>
      <w:r>
        <w:rPr>
          <w:noProof/>
        </w:rPr>
        <w:instrText xml:space="preserve"> PAGEREF _Toc153968410 \h </w:instrText>
      </w:r>
      <w:r>
        <w:rPr>
          <w:noProof/>
        </w:rPr>
      </w:r>
      <w:r>
        <w:rPr>
          <w:noProof/>
        </w:rPr>
        <w:fldChar w:fldCharType="separate"/>
      </w:r>
      <w:ins w:id="10" w:author="Allen Wirfs-Brock rev2" w:date="2011-07-25T16:06:00Z">
        <w:r w:rsidR="007730CC">
          <w:rPr>
            <w:noProof/>
          </w:rPr>
          <w:t>70</w:t>
        </w:r>
      </w:ins>
      <w:ins w:id="11" w:author="Allen Wirfs-Brock" w:date="2011-07-12T10:39:00Z">
        <w:del w:id="12" w:author="Allen Wirfs-Brock rev2" w:date="2011-07-20T13:24:00Z">
          <w:r w:rsidR="0059330D" w:rsidDel="004E0EFF">
            <w:rPr>
              <w:noProof/>
            </w:rPr>
            <w:delText>70</w:delText>
          </w:r>
        </w:del>
      </w:ins>
      <w:del w:id="13" w:author="Allen Wirfs-Brock rev2" w:date="2011-07-20T13:24:00Z">
        <w:r w:rsidR="001C6F64" w:rsidDel="004E0EFF">
          <w:rPr>
            <w:noProof/>
          </w:rPr>
          <w:delText>68</w:delText>
        </w:r>
      </w:del>
      <w:r>
        <w:rPr>
          <w:noProof/>
        </w:rPr>
        <w:fldChar w:fldCharType="end"/>
      </w:r>
    </w:p>
    <w:p w14:paraId="05941707" w14:textId="77777777" w:rsidR="00E73414" w:rsidRPr="00C858C8" w:rsidRDefault="00E73414">
      <w:pPr>
        <w:pStyle w:val="3a"/>
        <w:tabs>
          <w:tab w:val="left" w:pos="796"/>
        </w:tabs>
        <w:rPr>
          <w:rFonts w:ascii="Cambria" w:hAnsi="Cambria"/>
          <w:b w:val="0"/>
          <w:noProof/>
          <w:sz w:val="24"/>
          <w:szCs w:val="24"/>
          <w:lang w:val="en-US"/>
        </w:rPr>
      </w:pPr>
      <w:r>
        <w:rPr>
          <w:noProof/>
        </w:rPr>
        <w:t>11.2.1</w:t>
      </w:r>
      <w:r w:rsidRPr="00C858C8">
        <w:rPr>
          <w:rFonts w:ascii="Cambria" w:hAnsi="Cambria"/>
          <w:b w:val="0"/>
          <w:noProof/>
          <w:sz w:val="24"/>
          <w:szCs w:val="24"/>
          <w:lang w:val="en-US"/>
        </w:rPr>
        <w:tab/>
      </w:r>
      <w:r>
        <w:rPr>
          <w:noProof/>
        </w:rPr>
        <w:t>Property Accessors</w:t>
      </w:r>
      <w:r>
        <w:rPr>
          <w:noProof/>
        </w:rPr>
        <w:tab/>
      </w:r>
      <w:r>
        <w:rPr>
          <w:noProof/>
        </w:rPr>
        <w:fldChar w:fldCharType="begin"/>
      </w:r>
      <w:r>
        <w:rPr>
          <w:noProof/>
        </w:rPr>
        <w:instrText xml:space="preserve"> PAGEREF _Toc153968411 \h </w:instrText>
      </w:r>
      <w:r>
        <w:rPr>
          <w:noProof/>
        </w:rPr>
      </w:r>
      <w:r>
        <w:rPr>
          <w:noProof/>
        </w:rPr>
        <w:fldChar w:fldCharType="separate"/>
      </w:r>
      <w:ins w:id="14" w:author="Allen Wirfs-Brock rev2" w:date="2011-07-25T16:06:00Z">
        <w:r w:rsidR="007730CC">
          <w:rPr>
            <w:noProof/>
          </w:rPr>
          <w:t>70</w:t>
        </w:r>
      </w:ins>
      <w:ins w:id="15" w:author="Allen Wirfs-Brock" w:date="2011-07-12T10:39:00Z">
        <w:del w:id="16" w:author="Allen Wirfs-Brock rev2" w:date="2011-07-20T13:24:00Z">
          <w:r w:rsidR="0059330D" w:rsidDel="004E0EFF">
            <w:rPr>
              <w:noProof/>
            </w:rPr>
            <w:delText>70</w:delText>
          </w:r>
        </w:del>
      </w:ins>
      <w:del w:id="17" w:author="Allen Wirfs-Brock rev2" w:date="2011-07-20T13:24:00Z">
        <w:r w:rsidR="001C6F64" w:rsidDel="004E0EFF">
          <w:rPr>
            <w:noProof/>
          </w:rPr>
          <w:delText>69</w:delText>
        </w:r>
      </w:del>
      <w:r>
        <w:rPr>
          <w:noProof/>
        </w:rPr>
        <w:fldChar w:fldCharType="end"/>
      </w:r>
    </w:p>
    <w:p w14:paraId="1D4423B6" w14:textId="77777777" w:rsidR="00E73414" w:rsidRPr="00C858C8" w:rsidRDefault="00E73414">
      <w:pPr>
        <w:pStyle w:val="3a"/>
        <w:tabs>
          <w:tab w:val="left" w:pos="796"/>
        </w:tabs>
        <w:rPr>
          <w:rFonts w:ascii="Cambria" w:hAnsi="Cambria"/>
          <w:b w:val="0"/>
          <w:noProof/>
          <w:sz w:val="24"/>
          <w:szCs w:val="24"/>
          <w:lang w:val="en-US"/>
        </w:rPr>
      </w:pPr>
      <w:r>
        <w:rPr>
          <w:noProof/>
        </w:rPr>
        <w:t>11.2.2</w:t>
      </w:r>
      <w:r w:rsidRPr="00C858C8">
        <w:rPr>
          <w:rFonts w:ascii="Cambria" w:hAnsi="Cambria"/>
          <w:b w:val="0"/>
          <w:noProof/>
          <w:sz w:val="24"/>
          <w:szCs w:val="24"/>
          <w:lang w:val="en-US"/>
        </w:rPr>
        <w:tab/>
      </w:r>
      <w:r>
        <w:rPr>
          <w:noProof/>
        </w:rPr>
        <w:t xml:space="preserve">The </w:t>
      </w:r>
      <w:r w:rsidRPr="00643C7A">
        <w:rPr>
          <w:rFonts w:ascii="Courier New" w:hAnsi="Courier New"/>
          <w:noProof/>
        </w:rPr>
        <w:t>new</w:t>
      </w:r>
      <w:r>
        <w:rPr>
          <w:noProof/>
        </w:rPr>
        <w:t xml:space="preserve"> Operator</w:t>
      </w:r>
      <w:r>
        <w:rPr>
          <w:noProof/>
        </w:rPr>
        <w:tab/>
      </w:r>
      <w:r>
        <w:rPr>
          <w:noProof/>
        </w:rPr>
        <w:fldChar w:fldCharType="begin"/>
      </w:r>
      <w:r>
        <w:rPr>
          <w:noProof/>
        </w:rPr>
        <w:instrText xml:space="preserve"> PAGEREF _Toc153968412 \h </w:instrText>
      </w:r>
      <w:r>
        <w:rPr>
          <w:noProof/>
        </w:rPr>
      </w:r>
      <w:r>
        <w:rPr>
          <w:noProof/>
        </w:rPr>
        <w:fldChar w:fldCharType="separate"/>
      </w:r>
      <w:ins w:id="18" w:author="Allen Wirfs-Brock rev2" w:date="2011-07-25T16:06:00Z">
        <w:r w:rsidR="007730CC">
          <w:rPr>
            <w:noProof/>
          </w:rPr>
          <w:t>71</w:t>
        </w:r>
      </w:ins>
      <w:ins w:id="19" w:author="Allen Wirfs-Brock" w:date="2011-07-12T10:39:00Z">
        <w:del w:id="20" w:author="Allen Wirfs-Brock rev2" w:date="2011-07-20T13:24:00Z">
          <w:r w:rsidR="0059330D" w:rsidDel="004E0EFF">
            <w:rPr>
              <w:noProof/>
            </w:rPr>
            <w:delText>71</w:delText>
          </w:r>
        </w:del>
      </w:ins>
      <w:del w:id="21" w:author="Allen Wirfs-Brock rev2" w:date="2011-07-20T13:24:00Z">
        <w:r w:rsidR="001C6F64" w:rsidDel="004E0EFF">
          <w:rPr>
            <w:noProof/>
          </w:rPr>
          <w:delText>70</w:delText>
        </w:r>
      </w:del>
      <w:r>
        <w:rPr>
          <w:noProof/>
        </w:rPr>
        <w:fldChar w:fldCharType="end"/>
      </w:r>
    </w:p>
    <w:p w14:paraId="5A1AD17C" w14:textId="77777777" w:rsidR="00E73414" w:rsidRPr="00C858C8" w:rsidRDefault="00E73414">
      <w:pPr>
        <w:pStyle w:val="3a"/>
        <w:tabs>
          <w:tab w:val="left" w:pos="796"/>
        </w:tabs>
        <w:rPr>
          <w:rFonts w:ascii="Cambria" w:hAnsi="Cambria"/>
          <w:b w:val="0"/>
          <w:noProof/>
          <w:sz w:val="24"/>
          <w:szCs w:val="24"/>
          <w:lang w:val="en-US"/>
        </w:rPr>
      </w:pPr>
      <w:r>
        <w:rPr>
          <w:noProof/>
        </w:rPr>
        <w:t>11.2.3</w:t>
      </w:r>
      <w:r w:rsidRPr="00C858C8">
        <w:rPr>
          <w:rFonts w:ascii="Cambria" w:hAnsi="Cambria"/>
          <w:b w:val="0"/>
          <w:noProof/>
          <w:sz w:val="24"/>
          <w:szCs w:val="24"/>
          <w:lang w:val="en-US"/>
        </w:rPr>
        <w:tab/>
      </w:r>
      <w:r>
        <w:rPr>
          <w:noProof/>
        </w:rPr>
        <w:t>Function Calls</w:t>
      </w:r>
      <w:r>
        <w:rPr>
          <w:noProof/>
        </w:rPr>
        <w:tab/>
      </w:r>
      <w:r>
        <w:rPr>
          <w:noProof/>
        </w:rPr>
        <w:fldChar w:fldCharType="begin"/>
      </w:r>
      <w:r>
        <w:rPr>
          <w:noProof/>
        </w:rPr>
        <w:instrText xml:space="preserve"> PAGEREF _Toc153968413 \h </w:instrText>
      </w:r>
      <w:r>
        <w:rPr>
          <w:noProof/>
        </w:rPr>
      </w:r>
      <w:r>
        <w:rPr>
          <w:noProof/>
        </w:rPr>
        <w:fldChar w:fldCharType="separate"/>
      </w:r>
      <w:ins w:id="22" w:author="Allen Wirfs-Brock rev2" w:date="2011-07-25T16:06:00Z">
        <w:r w:rsidR="007730CC">
          <w:rPr>
            <w:noProof/>
          </w:rPr>
          <w:t>71</w:t>
        </w:r>
      </w:ins>
      <w:ins w:id="23" w:author="Allen Wirfs-Brock" w:date="2011-07-12T10:39:00Z">
        <w:del w:id="24" w:author="Allen Wirfs-Brock rev2" w:date="2011-07-20T13:24:00Z">
          <w:r w:rsidR="0059330D" w:rsidDel="004E0EFF">
            <w:rPr>
              <w:noProof/>
            </w:rPr>
            <w:delText>71</w:delText>
          </w:r>
        </w:del>
      </w:ins>
      <w:del w:id="25" w:author="Allen Wirfs-Brock rev2" w:date="2011-07-20T13:24:00Z">
        <w:r w:rsidR="001C6F64" w:rsidDel="004E0EFF">
          <w:rPr>
            <w:noProof/>
          </w:rPr>
          <w:delText>70</w:delText>
        </w:r>
      </w:del>
      <w:r>
        <w:rPr>
          <w:noProof/>
        </w:rPr>
        <w:fldChar w:fldCharType="end"/>
      </w:r>
    </w:p>
    <w:p w14:paraId="51E3701E" w14:textId="77777777" w:rsidR="00E73414" w:rsidRPr="00C858C8" w:rsidRDefault="00E73414">
      <w:pPr>
        <w:pStyle w:val="3a"/>
        <w:tabs>
          <w:tab w:val="left" w:pos="796"/>
        </w:tabs>
        <w:rPr>
          <w:rFonts w:ascii="Cambria" w:hAnsi="Cambria"/>
          <w:b w:val="0"/>
          <w:noProof/>
          <w:sz w:val="24"/>
          <w:szCs w:val="24"/>
          <w:lang w:val="en-US"/>
        </w:rPr>
      </w:pPr>
      <w:r>
        <w:rPr>
          <w:noProof/>
        </w:rPr>
        <w:t>11.2.4</w:t>
      </w:r>
      <w:r w:rsidRPr="00C858C8">
        <w:rPr>
          <w:rFonts w:ascii="Cambria" w:hAnsi="Cambria"/>
          <w:b w:val="0"/>
          <w:noProof/>
          <w:sz w:val="24"/>
          <w:szCs w:val="24"/>
          <w:lang w:val="en-US"/>
        </w:rPr>
        <w:tab/>
      </w:r>
      <w:r>
        <w:rPr>
          <w:noProof/>
        </w:rPr>
        <w:t>Argument Lists</w:t>
      </w:r>
      <w:r>
        <w:rPr>
          <w:noProof/>
        </w:rPr>
        <w:tab/>
      </w:r>
      <w:r>
        <w:rPr>
          <w:noProof/>
        </w:rPr>
        <w:fldChar w:fldCharType="begin"/>
      </w:r>
      <w:r>
        <w:rPr>
          <w:noProof/>
        </w:rPr>
        <w:instrText xml:space="preserve"> PAGEREF _Toc153968414 \h </w:instrText>
      </w:r>
      <w:r>
        <w:rPr>
          <w:noProof/>
        </w:rPr>
      </w:r>
      <w:r>
        <w:rPr>
          <w:noProof/>
        </w:rPr>
        <w:fldChar w:fldCharType="separate"/>
      </w:r>
      <w:ins w:id="26" w:author="Allen Wirfs-Brock rev2" w:date="2011-07-25T16:06:00Z">
        <w:r w:rsidR="007730CC">
          <w:rPr>
            <w:noProof/>
          </w:rPr>
          <w:t>72</w:t>
        </w:r>
      </w:ins>
      <w:ins w:id="27" w:author="Allen Wirfs-Brock" w:date="2011-07-12T10:39:00Z">
        <w:del w:id="28" w:author="Allen Wirfs-Brock rev2" w:date="2011-07-20T13:24:00Z">
          <w:r w:rsidR="0059330D" w:rsidDel="004E0EFF">
            <w:rPr>
              <w:noProof/>
            </w:rPr>
            <w:delText>72</w:delText>
          </w:r>
        </w:del>
      </w:ins>
      <w:del w:id="29" w:author="Allen Wirfs-Brock rev2" w:date="2011-07-20T13:24:00Z">
        <w:r w:rsidR="001C6F64" w:rsidDel="004E0EFF">
          <w:rPr>
            <w:noProof/>
          </w:rPr>
          <w:delText>70</w:delText>
        </w:r>
      </w:del>
      <w:r>
        <w:rPr>
          <w:noProof/>
        </w:rPr>
        <w:fldChar w:fldCharType="end"/>
      </w:r>
    </w:p>
    <w:p w14:paraId="1D510239" w14:textId="77777777" w:rsidR="00E73414" w:rsidRPr="00C858C8" w:rsidRDefault="00E73414">
      <w:pPr>
        <w:pStyle w:val="3a"/>
        <w:tabs>
          <w:tab w:val="left" w:pos="796"/>
        </w:tabs>
        <w:rPr>
          <w:rFonts w:ascii="Cambria" w:hAnsi="Cambria"/>
          <w:b w:val="0"/>
          <w:noProof/>
          <w:sz w:val="24"/>
          <w:szCs w:val="24"/>
          <w:lang w:val="en-US"/>
        </w:rPr>
      </w:pPr>
      <w:r>
        <w:rPr>
          <w:noProof/>
        </w:rPr>
        <w:t>11.2.5</w:t>
      </w:r>
      <w:r w:rsidRPr="00C858C8">
        <w:rPr>
          <w:rFonts w:ascii="Cambria" w:hAnsi="Cambria"/>
          <w:b w:val="0"/>
          <w:noProof/>
          <w:sz w:val="24"/>
          <w:szCs w:val="24"/>
          <w:lang w:val="en-US"/>
        </w:rPr>
        <w:tab/>
      </w:r>
      <w:r>
        <w:rPr>
          <w:noProof/>
        </w:rPr>
        <w:t>Function Expressions</w:t>
      </w:r>
      <w:r>
        <w:rPr>
          <w:noProof/>
        </w:rPr>
        <w:tab/>
      </w:r>
      <w:r>
        <w:rPr>
          <w:noProof/>
        </w:rPr>
        <w:fldChar w:fldCharType="begin"/>
      </w:r>
      <w:r>
        <w:rPr>
          <w:noProof/>
        </w:rPr>
        <w:instrText xml:space="preserve"> PAGEREF _Toc153968415 \h </w:instrText>
      </w:r>
      <w:r>
        <w:rPr>
          <w:noProof/>
        </w:rPr>
      </w:r>
      <w:r>
        <w:rPr>
          <w:noProof/>
        </w:rPr>
        <w:fldChar w:fldCharType="separate"/>
      </w:r>
      <w:ins w:id="30" w:author="Allen Wirfs-Brock rev2" w:date="2011-07-25T16:06:00Z">
        <w:r w:rsidR="007730CC">
          <w:rPr>
            <w:noProof/>
          </w:rPr>
          <w:t>73</w:t>
        </w:r>
      </w:ins>
      <w:ins w:id="31" w:author="Allen Wirfs-Brock" w:date="2011-07-12T10:39:00Z">
        <w:del w:id="32" w:author="Allen Wirfs-Brock rev2" w:date="2011-07-20T13:24:00Z">
          <w:r w:rsidR="0059330D" w:rsidDel="004E0EFF">
            <w:rPr>
              <w:noProof/>
            </w:rPr>
            <w:delText>72</w:delText>
          </w:r>
        </w:del>
      </w:ins>
      <w:del w:id="33" w:author="Allen Wirfs-Brock rev2" w:date="2011-07-20T13:24:00Z">
        <w:r w:rsidR="001C6F64" w:rsidDel="004E0EFF">
          <w:rPr>
            <w:noProof/>
          </w:rPr>
          <w:delText>71</w:delText>
        </w:r>
      </w:del>
      <w:r>
        <w:rPr>
          <w:noProof/>
        </w:rPr>
        <w:fldChar w:fldCharType="end"/>
      </w:r>
    </w:p>
    <w:p w14:paraId="47CEF795" w14:textId="77777777" w:rsidR="00E73414" w:rsidRPr="00C858C8" w:rsidRDefault="00E73414">
      <w:pPr>
        <w:pStyle w:val="2b"/>
        <w:tabs>
          <w:tab w:val="left" w:pos="629"/>
        </w:tabs>
        <w:rPr>
          <w:rFonts w:ascii="Cambria" w:hAnsi="Cambria"/>
          <w:b w:val="0"/>
          <w:noProof/>
          <w:sz w:val="24"/>
          <w:szCs w:val="24"/>
          <w:lang w:val="en-US"/>
        </w:rPr>
      </w:pPr>
      <w:r w:rsidRPr="00643C7A">
        <w:rPr>
          <w:noProof/>
          <w:lang w:val="en-US"/>
        </w:rPr>
        <w:t>11.3</w:t>
      </w:r>
      <w:r w:rsidRPr="00C858C8">
        <w:rPr>
          <w:rFonts w:ascii="Cambria" w:hAnsi="Cambria"/>
          <w:b w:val="0"/>
          <w:noProof/>
          <w:sz w:val="24"/>
          <w:szCs w:val="24"/>
          <w:lang w:val="en-US"/>
        </w:rPr>
        <w:tab/>
      </w:r>
      <w:r w:rsidRPr="00643C7A">
        <w:rPr>
          <w:noProof/>
          <w:lang w:val="en-US"/>
        </w:rPr>
        <w:t>Postfix Expressions</w:t>
      </w:r>
      <w:r>
        <w:rPr>
          <w:noProof/>
        </w:rPr>
        <w:tab/>
      </w:r>
      <w:r>
        <w:rPr>
          <w:noProof/>
        </w:rPr>
        <w:fldChar w:fldCharType="begin"/>
      </w:r>
      <w:r>
        <w:rPr>
          <w:noProof/>
        </w:rPr>
        <w:instrText xml:space="preserve"> PAGEREF _Toc153968416 \h </w:instrText>
      </w:r>
      <w:r>
        <w:rPr>
          <w:noProof/>
        </w:rPr>
      </w:r>
      <w:r>
        <w:rPr>
          <w:noProof/>
        </w:rPr>
        <w:fldChar w:fldCharType="separate"/>
      </w:r>
      <w:ins w:id="34" w:author="Allen Wirfs-Brock rev2" w:date="2011-07-25T16:06:00Z">
        <w:r w:rsidR="007730CC">
          <w:rPr>
            <w:noProof/>
          </w:rPr>
          <w:t>73</w:t>
        </w:r>
      </w:ins>
      <w:ins w:id="35" w:author="Allen Wirfs-Brock" w:date="2011-07-12T10:39:00Z">
        <w:del w:id="36" w:author="Allen Wirfs-Brock rev2" w:date="2011-07-20T13:24:00Z">
          <w:r w:rsidR="0059330D" w:rsidDel="004E0EFF">
            <w:rPr>
              <w:noProof/>
            </w:rPr>
            <w:delText>73</w:delText>
          </w:r>
        </w:del>
      </w:ins>
      <w:del w:id="37" w:author="Allen Wirfs-Brock rev2" w:date="2011-07-20T13:24:00Z">
        <w:r w:rsidR="001C6F64" w:rsidDel="004E0EFF">
          <w:rPr>
            <w:noProof/>
          </w:rPr>
          <w:delText>71</w:delText>
        </w:r>
      </w:del>
      <w:r>
        <w:rPr>
          <w:noProof/>
        </w:rPr>
        <w:fldChar w:fldCharType="end"/>
      </w:r>
    </w:p>
    <w:p w14:paraId="69FCF5C7" w14:textId="77777777" w:rsidR="00E73414" w:rsidRPr="00C858C8" w:rsidRDefault="00E73414">
      <w:pPr>
        <w:pStyle w:val="3a"/>
        <w:tabs>
          <w:tab w:val="left" w:pos="796"/>
        </w:tabs>
        <w:rPr>
          <w:rFonts w:ascii="Cambria" w:hAnsi="Cambria"/>
          <w:b w:val="0"/>
          <w:noProof/>
          <w:sz w:val="24"/>
          <w:szCs w:val="24"/>
          <w:lang w:val="en-US"/>
        </w:rPr>
      </w:pPr>
      <w:r>
        <w:rPr>
          <w:noProof/>
        </w:rPr>
        <w:t>11.3.1</w:t>
      </w:r>
      <w:r w:rsidRPr="00C858C8">
        <w:rPr>
          <w:rFonts w:ascii="Cambria" w:hAnsi="Cambria"/>
          <w:b w:val="0"/>
          <w:noProof/>
          <w:sz w:val="24"/>
          <w:szCs w:val="24"/>
          <w:lang w:val="en-US"/>
        </w:rPr>
        <w:tab/>
      </w:r>
      <w:r>
        <w:rPr>
          <w:noProof/>
        </w:rPr>
        <w:t>Postfix Increment Operator</w:t>
      </w:r>
      <w:r>
        <w:rPr>
          <w:noProof/>
        </w:rPr>
        <w:tab/>
      </w:r>
      <w:r>
        <w:rPr>
          <w:noProof/>
        </w:rPr>
        <w:fldChar w:fldCharType="begin"/>
      </w:r>
      <w:r>
        <w:rPr>
          <w:noProof/>
        </w:rPr>
        <w:instrText xml:space="preserve"> PAGEREF _Toc153968417 \h </w:instrText>
      </w:r>
      <w:r>
        <w:rPr>
          <w:noProof/>
        </w:rPr>
      </w:r>
      <w:r>
        <w:rPr>
          <w:noProof/>
        </w:rPr>
        <w:fldChar w:fldCharType="separate"/>
      </w:r>
      <w:ins w:id="38" w:author="Allen Wirfs-Brock rev2" w:date="2011-07-25T16:06:00Z">
        <w:r w:rsidR="007730CC">
          <w:rPr>
            <w:noProof/>
          </w:rPr>
          <w:t>73</w:t>
        </w:r>
      </w:ins>
      <w:ins w:id="39" w:author="Allen Wirfs-Brock" w:date="2011-07-12T10:39:00Z">
        <w:del w:id="40" w:author="Allen Wirfs-Brock rev2" w:date="2011-07-20T13:24:00Z">
          <w:r w:rsidR="0059330D" w:rsidDel="004E0EFF">
            <w:rPr>
              <w:noProof/>
            </w:rPr>
            <w:delText>73</w:delText>
          </w:r>
        </w:del>
      </w:ins>
      <w:del w:id="41" w:author="Allen Wirfs-Brock rev2" w:date="2011-07-20T13:24:00Z">
        <w:r w:rsidR="001C6F64" w:rsidDel="004E0EFF">
          <w:rPr>
            <w:noProof/>
          </w:rPr>
          <w:delText>71</w:delText>
        </w:r>
      </w:del>
      <w:r>
        <w:rPr>
          <w:noProof/>
        </w:rPr>
        <w:fldChar w:fldCharType="end"/>
      </w:r>
    </w:p>
    <w:p w14:paraId="286DCDA7" w14:textId="77777777" w:rsidR="00E73414" w:rsidRPr="00C858C8" w:rsidRDefault="00E73414">
      <w:pPr>
        <w:pStyle w:val="3a"/>
        <w:tabs>
          <w:tab w:val="left" w:pos="796"/>
        </w:tabs>
        <w:rPr>
          <w:rFonts w:ascii="Cambria" w:hAnsi="Cambria"/>
          <w:b w:val="0"/>
          <w:noProof/>
          <w:sz w:val="24"/>
          <w:szCs w:val="24"/>
          <w:lang w:val="en-US"/>
        </w:rPr>
      </w:pPr>
      <w:r>
        <w:rPr>
          <w:noProof/>
        </w:rPr>
        <w:t>11.3.2</w:t>
      </w:r>
      <w:r w:rsidRPr="00C858C8">
        <w:rPr>
          <w:rFonts w:ascii="Cambria" w:hAnsi="Cambria"/>
          <w:b w:val="0"/>
          <w:noProof/>
          <w:sz w:val="24"/>
          <w:szCs w:val="24"/>
          <w:lang w:val="en-US"/>
        </w:rPr>
        <w:tab/>
      </w:r>
      <w:r>
        <w:rPr>
          <w:noProof/>
        </w:rPr>
        <w:t>Postfix Decrement Operator</w:t>
      </w:r>
      <w:r>
        <w:rPr>
          <w:noProof/>
        </w:rPr>
        <w:tab/>
      </w:r>
      <w:r>
        <w:rPr>
          <w:noProof/>
        </w:rPr>
        <w:fldChar w:fldCharType="begin"/>
      </w:r>
      <w:r>
        <w:rPr>
          <w:noProof/>
        </w:rPr>
        <w:instrText xml:space="preserve"> PAGEREF _Toc153968418 \h </w:instrText>
      </w:r>
      <w:r>
        <w:rPr>
          <w:noProof/>
        </w:rPr>
      </w:r>
      <w:r>
        <w:rPr>
          <w:noProof/>
        </w:rPr>
        <w:fldChar w:fldCharType="separate"/>
      </w:r>
      <w:ins w:id="42" w:author="Allen Wirfs-Brock rev2" w:date="2011-07-25T16:06:00Z">
        <w:r w:rsidR="007730CC">
          <w:rPr>
            <w:noProof/>
          </w:rPr>
          <w:t>74</w:t>
        </w:r>
      </w:ins>
      <w:ins w:id="43" w:author="Allen Wirfs-Brock" w:date="2011-07-12T10:39:00Z">
        <w:del w:id="44" w:author="Allen Wirfs-Brock rev2" w:date="2011-07-20T13:24:00Z">
          <w:r w:rsidR="0059330D" w:rsidDel="004E0EFF">
            <w:rPr>
              <w:noProof/>
            </w:rPr>
            <w:delText>73</w:delText>
          </w:r>
        </w:del>
      </w:ins>
      <w:del w:id="45" w:author="Allen Wirfs-Brock rev2" w:date="2011-07-20T13:24:00Z">
        <w:r w:rsidR="001C6F64" w:rsidDel="004E0EFF">
          <w:rPr>
            <w:noProof/>
          </w:rPr>
          <w:delText>71</w:delText>
        </w:r>
      </w:del>
      <w:r>
        <w:rPr>
          <w:noProof/>
        </w:rPr>
        <w:fldChar w:fldCharType="end"/>
      </w:r>
    </w:p>
    <w:p w14:paraId="17774AE6" w14:textId="77777777" w:rsidR="00E73414" w:rsidRPr="00C858C8" w:rsidRDefault="00E73414">
      <w:pPr>
        <w:pStyle w:val="2b"/>
        <w:tabs>
          <w:tab w:val="left" w:pos="629"/>
        </w:tabs>
        <w:rPr>
          <w:rFonts w:ascii="Cambria" w:hAnsi="Cambria"/>
          <w:b w:val="0"/>
          <w:noProof/>
          <w:sz w:val="24"/>
          <w:szCs w:val="24"/>
          <w:lang w:val="en-US"/>
        </w:rPr>
      </w:pPr>
      <w:r>
        <w:rPr>
          <w:noProof/>
        </w:rPr>
        <w:t>11.4</w:t>
      </w:r>
      <w:r w:rsidRPr="00C858C8">
        <w:rPr>
          <w:rFonts w:ascii="Cambria" w:hAnsi="Cambria"/>
          <w:b w:val="0"/>
          <w:noProof/>
          <w:sz w:val="24"/>
          <w:szCs w:val="24"/>
          <w:lang w:val="en-US"/>
        </w:rPr>
        <w:tab/>
      </w:r>
      <w:r>
        <w:rPr>
          <w:noProof/>
        </w:rPr>
        <w:t>Unary Operators</w:t>
      </w:r>
      <w:r>
        <w:rPr>
          <w:noProof/>
        </w:rPr>
        <w:tab/>
      </w:r>
      <w:r>
        <w:rPr>
          <w:noProof/>
        </w:rPr>
        <w:fldChar w:fldCharType="begin"/>
      </w:r>
      <w:r>
        <w:rPr>
          <w:noProof/>
        </w:rPr>
        <w:instrText xml:space="preserve"> PAGEREF _Toc153968419 \h </w:instrText>
      </w:r>
      <w:r>
        <w:rPr>
          <w:noProof/>
        </w:rPr>
      </w:r>
      <w:r>
        <w:rPr>
          <w:noProof/>
        </w:rPr>
        <w:fldChar w:fldCharType="separate"/>
      </w:r>
      <w:ins w:id="46" w:author="Allen Wirfs-Brock rev2" w:date="2011-07-25T16:06:00Z">
        <w:r w:rsidR="007730CC">
          <w:rPr>
            <w:noProof/>
          </w:rPr>
          <w:t>74</w:t>
        </w:r>
      </w:ins>
      <w:ins w:id="47" w:author="Allen Wirfs-Brock" w:date="2011-07-12T10:39:00Z">
        <w:del w:id="48" w:author="Allen Wirfs-Brock rev2" w:date="2011-07-20T13:24:00Z">
          <w:r w:rsidR="0059330D" w:rsidDel="004E0EFF">
            <w:rPr>
              <w:noProof/>
            </w:rPr>
            <w:delText>74</w:delText>
          </w:r>
        </w:del>
      </w:ins>
      <w:del w:id="49" w:author="Allen Wirfs-Brock rev2" w:date="2011-07-20T13:24:00Z">
        <w:r w:rsidR="001C6F64" w:rsidDel="004E0EFF">
          <w:rPr>
            <w:noProof/>
          </w:rPr>
          <w:delText>72</w:delText>
        </w:r>
      </w:del>
      <w:r>
        <w:rPr>
          <w:noProof/>
        </w:rPr>
        <w:fldChar w:fldCharType="end"/>
      </w:r>
    </w:p>
    <w:p w14:paraId="56811B1E" w14:textId="77777777" w:rsidR="00E73414" w:rsidRPr="00C858C8" w:rsidRDefault="00E73414">
      <w:pPr>
        <w:pStyle w:val="3a"/>
        <w:tabs>
          <w:tab w:val="left" w:pos="796"/>
        </w:tabs>
        <w:rPr>
          <w:rFonts w:ascii="Cambria" w:hAnsi="Cambria"/>
          <w:b w:val="0"/>
          <w:noProof/>
          <w:sz w:val="24"/>
          <w:szCs w:val="24"/>
          <w:lang w:val="en-US"/>
        </w:rPr>
      </w:pPr>
      <w:r>
        <w:rPr>
          <w:noProof/>
        </w:rPr>
        <w:t>11.4.1</w:t>
      </w:r>
      <w:r w:rsidRPr="00C858C8">
        <w:rPr>
          <w:rFonts w:ascii="Cambria" w:hAnsi="Cambria"/>
          <w:b w:val="0"/>
          <w:noProof/>
          <w:sz w:val="24"/>
          <w:szCs w:val="24"/>
          <w:lang w:val="en-US"/>
        </w:rPr>
        <w:tab/>
      </w:r>
      <w:r>
        <w:rPr>
          <w:noProof/>
        </w:rPr>
        <w:t xml:space="preserve">The </w:t>
      </w:r>
      <w:r w:rsidRPr="00643C7A">
        <w:rPr>
          <w:rFonts w:ascii="Courier New" w:hAnsi="Courier New"/>
          <w:noProof/>
        </w:rPr>
        <w:t>delete</w:t>
      </w:r>
      <w:r>
        <w:rPr>
          <w:noProof/>
        </w:rPr>
        <w:t xml:space="preserve"> Operator</w:t>
      </w:r>
      <w:r>
        <w:rPr>
          <w:noProof/>
        </w:rPr>
        <w:tab/>
      </w:r>
      <w:r>
        <w:rPr>
          <w:noProof/>
        </w:rPr>
        <w:fldChar w:fldCharType="begin"/>
      </w:r>
      <w:r>
        <w:rPr>
          <w:noProof/>
        </w:rPr>
        <w:instrText xml:space="preserve"> PAGEREF _Toc153968420 \h </w:instrText>
      </w:r>
      <w:r>
        <w:rPr>
          <w:noProof/>
        </w:rPr>
      </w:r>
      <w:r>
        <w:rPr>
          <w:noProof/>
        </w:rPr>
        <w:fldChar w:fldCharType="separate"/>
      </w:r>
      <w:ins w:id="50" w:author="Allen Wirfs-Brock rev2" w:date="2011-07-25T16:06:00Z">
        <w:r w:rsidR="007730CC">
          <w:rPr>
            <w:noProof/>
          </w:rPr>
          <w:t>74</w:t>
        </w:r>
      </w:ins>
      <w:ins w:id="51" w:author="Allen Wirfs-Brock" w:date="2011-07-12T10:39:00Z">
        <w:del w:id="52" w:author="Allen Wirfs-Brock rev2" w:date="2011-07-20T13:24:00Z">
          <w:r w:rsidR="0059330D" w:rsidDel="004E0EFF">
            <w:rPr>
              <w:noProof/>
            </w:rPr>
            <w:delText>74</w:delText>
          </w:r>
        </w:del>
      </w:ins>
      <w:del w:id="53" w:author="Allen Wirfs-Brock rev2" w:date="2011-07-20T13:24:00Z">
        <w:r w:rsidR="001C6F64" w:rsidDel="004E0EFF">
          <w:rPr>
            <w:noProof/>
          </w:rPr>
          <w:delText>72</w:delText>
        </w:r>
      </w:del>
      <w:r>
        <w:rPr>
          <w:noProof/>
        </w:rPr>
        <w:fldChar w:fldCharType="end"/>
      </w:r>
    </w:p>
    <w:p w14:paraId="31FA2544" w14:textId="77777777" w:rsidR="00E73414" w:rsidRPr="00C858C8" w:rsidRDefault="00E73414">
      <w:pPr>
        <w:pStyle w:val="3a"/>
        <w:tabs>
          <w:tab w:val="left" w:pos="796"/>
        </w:tabs>
        <w:rPr>
          <w:rFonts w:ascii="Cambria" w:hAnsi="Cambria"/>
          <w:b w:val="0"/>
          <w:noProof/>
          <w:sz w:val="24"/>
          <w:szCs w:val="24"/>
          <w:lang w:val="en-US"/>
        </w:rPr>
      </w:pPr>
      <w:r>
        <w:rPr>
          <w:noProof/>
        </w:rPr>
        <w:t>11.4.2</w:t>
      </w:r>
      <w:r w:rsidRPr="00C858C8">
        <w:rPr>
          <w:rFonts w:ascii="Cambria" w:hAnsi="Cambria"/>
          <w:b w:val="0"/>
          <w:noProof/>
          <w:sz w:val="24"/>
          <w:szCs w:val="24"/>
          <w:lang w:val="en-US"/>
        </w:rPr>
        <w:tab/>
      </w:r>
      <w:r>
        <w:rPr>
          <w:noProof/>
        </w:rPr>
        <w:t xml:space="preserve">The </w:t>
      </w:r>
      <w:r w:rsidRPr="00643C7A">
        <w:rPr>
          <w:rFonts w:ascii="Courier New" w:hAnsi="Courier New"/>
          <w:noProof/>
        </w:rPr>
        <w:t>void</w:t>
      </w:r>
      <w:r>
        <w:rPr>
          <w:noProof/>
        </w:rPr>
        <w:t xml:space="preserve"> Operator</w:t>
      </w:r>
      <w:r>
        <w:rPr>
          <w:noProof/>
        </w:rPr>
        <w:tab/>
      </w:r>
      <w:r>
        <w:rPr>
          <w:noProof/>
        </w:rPr>
        <w:fldChar w:fldCharType="begin"/>
      </w:r>
      <w:r>
        <w:rPr>
          <w:noProof/>
        </w:rPr>
        <w:instrText xml:space="preserve"> PAGEREF _Toc153968421 \h </w:instrText>
      </w:r>
      <w:r>
        <w:rPr>
          <w:noProof/>
        </w:rPr>
      </w:r>
      <w:r>
        <w:rPr>
          <w:noProof/>
        </w:rPr>
        <w:fldChar w:fldCharType="separate"/>
      </w:r>
      <w:ins w:id="54" w:author="Allen Wirfs-Brock rev2" w:date="2011-07-25T16:06:00Z">
        <w:r w:rsidR="007730CC">
          <w:rPr>
            <w:noProof/>
          </w:rPr>
          <w:t>74</w:t>
        </w:r>
      </w:ins>
      <w:ins w:id="55" w:author="Allen Wirfs-Brock" w:date="2011-07-12T10:39:00Z">
        <w:del w:id="56" w:author="Allen Wirfs-Brock rev2" w:date="2011-07-20T13:24:00Z">
          <w:r w:rsidR="0059330D" w:rsidDel="004E0EFF">
            <w:rPr>
              <w:noProof/>
            </w:rPr>
            <w:delText>74</w:delText>
          </w:r>
        </w:del>
      </w:ins>
      <w:del w:id="57" w:author="Allen Wirfs-Brock rev2" w:date="2011-07-20T13:24:00Z">
        <w:r w:rsidR="001C6F64" w:rsidDel="004E0EFF">
          <w:rPr>
            <w:noProof/>
          </w:rPr>
          <w:delText>72</w:delText>
        </w:r>
      </w:del>
      <w:r>
        <w:rPr>
          <w:noProof/>
        </w:rPr>
        <w:fldChar w:fldCharType="end"/>
      </w:r>
    </w:p>
    <w:p w14:paraId="64747399" w14:textId="77777777" w:rsidR="00E73414" w:rsidRPr="00C858C8" w:rsidRDefault="00E73414">
      <w:pPr>
        <w:pStyle w:val="3a"/>
        <w:tabs>
          <w:tab w:val="left" w:pos="796"/>
        </w:tabs>
        <w:rPr>
          <w:rFonts w:ascii="Cambria" w:hAnsi="Cambria"/>
          <w:b w:val="0"/>
          <w:noProof/>
          <w:sz w:val="24"/>
          <w:szCs w:val="24"/>
          <w:lang w:val="en-US"/>
        </w:rPr>
      </w:pPr>
      <w:r>
        <w:rPr>
          <w:noProof/>
        </w:rPr>
        <w:t>11.4.3</w:t>
      </w:r>
      <w:r w:rsidRPr="00C858C8">
        <w:rPr>
          <w:rFonts w:ascii="Cambria" w:hAnsi="Cambria"/>
          <w:b w:val="0"/>
          <w:noProof/>
          <w:sz w:val="24"/>
          <w:szCs w:val="24"/>
          <w:lang w:val="en-US"/>
        </w:rPr>
        <w:tab/>
      </w:r>
      <w:r>
        <w:rPr>
          <w:noProof/>
        </w:rPr>
        <w:t xml:space="preserve">The </w:t>
      </w:r>
      <w:r w:rsidRPr="00643C7A">
        <w:rPr>
          <w:rFonts w:ascii="Courier New" w:hAnsi="Courier New"/>
          <w:noProof/>
        </w:rPr>
        <w:t>typeof</w:t>
      </w:r>
      <w:r>
        <w:rPr>
          <w:noProof/>
        </w:rPr>
        <w:t xml:space="preserve"> Operator</w:t>
      </w:r>
      <w:r>
        <w:rPr>
          <w:noProof/>
        </w:rPr>
        <w:tab/>
      </w:r>
      <w:r>
        <w:rPr>
          <w:noProof/>
        </w:rPr>
        <w:fldChar w:fldCharType="begin"/>
      </w:r>
      <w:r>
        <w:rPr>
          <w:noProof/>
        </w:rPr>
        <w:instrText xml:space="preserve"> PAGEREF _Toc153968422 \h </w:instrText>
      </w:r>
      <w:r>
        <w:rPr>
          <w:noProof/>
        </w:rPr>
      </w:r>
      <w:r>
        <w:rPr>
          <w:noProof/>
        </w:rPr>
        <w:fldChar w:fldCharType="separate"/>
      </w:r>
      <w:ins w:id="58" w:author="Allen Wirfs-Brock rev2" w:date="2011-07-25T16:06:00Z">
        <w:r w:rsidR="007730CC">
          <w:rPr>
            <w:noProof/>
          </w:rPr>
          <w:t>75</w:t>
        </w:r>
      </w:ins>
      <w:ins w:id="59" w:author="Allen Wirfs-Brock" w:date="2011-07-12T10:39:00Z">
        <w:del w:id="60" w:author="Allen Wirfs-Brock rev2" w:date="2011-07-20T13:24:00Z">
          <w:r w:rsidR="0059330D" w:rsidDel="004E0EFF">
            <w:rPr>
              <w:noProof/>
            </w:rPr>
            <w:delText>74</w:delText>
          </w:r>
        </w:del>
      </w:ins>
      <w:del w:id="61" w:author="Allen Wirfs-Brock rev2" w:date="2011-07-20T13:24:00Z">
        <w:r w:rsidR="001C6F64" w:rsidDel="004E0EFF">
          <w:rPr>
            <w:noProof/>
          </w:rPr>
          <w:delText>73</w:delText>
        </w:r>
      </w:del>
      <w:r>
        <w:rPr>
          <w:noProof/>
        </w:rPr>
        <w:fldChar w:fldCharType="end"/>
      </w:r>
    </w:p>
    <w:p w14:paraId="6283A2E0" w14:textId="77777777" w:rsidR="00E73414" w:rsidRPr="00C858C8" w:rsidRDefault="00E73414">
      <w:pPr>
        <w:pStyle w:val="3a"/>
        <w:tabs>
          <w:tab w:val="left" w:pos="796"/>
        </w:tabs>
        <w:rPr>
          <w:rFonts w:ascii="Cambria" w:hAnsi="Cambria"/>
          <w:b w:val="0"/>
          <w:noProof/>
          <w:sz w:val="24"/>
          <w:szCs w:val="24"/>
          <w:lang w:val="en-US"/>
        </w:rPr>
      </w:pPr>
      <w:r>
        <w:rPr>
          <w:noProof/>
        </w:rPr>
        <w:t>11.4.4</w:t>
      </w:r>
      <w:r w:rsidRPr="00C858C8">
        <w:rPr>
          <w:rFonts w:ascii="Cambria" w:hAnsi="Cambria"/>
          <w:b w:val="0"/>
          <w:noProof/>
          <w:sz w:val="24"/>
          <w:szCs w:val="24"/>
          <w:lang w:val="en-US"/>
        </w:rPr>
        <w:tab/>
      </w:r>
      <w:r>
        <w:rPr>
          <w:noProof/>
        </w:rPr>
        <w:t>Prefix Increment Operator</w:t>
      </w:r>
      <w:r>
        <w:rPr>
          <w:noProof/>
        </w:rPr>
        <w:tab/>
      </w:r>
      <w:r>
        <w:rPr>
          <w:noProof/>
        </w:rPr>
        <w:fldChar w:fldCharType="begin"/>
      </w:r>
      <w:r>
        <w:rPr>
          <w:noProof/>
        </w:rPr>
        <w:instrText xml:space="preserve"> PAGEREF _Toc153968423 \h </w:instrText>
      </w:r>
      <w:r>
        <w:rPr>
          <w:noProof/>
        </w:rPr>
      </w:r>
      <w:r>
        <w:rPr>
          <w:noProof/>
        </w:rPr>
        <w:fldChar w:fldCharType="separate"/>
      </w:r>
      <w:ins w:id="62" w:author="Allen Wirfs-Brock rev2" w:date="2011-07-25T16:06:00Z">
        <w:r w:rsidR="007730CC">
          <w:rPr>
            <w:noProof/>
          </w:rPr>
          <w:t>75</w:t>
        </w:r>
      </w:ins>
      <w:ins w:id="63" w:author="Allen Wirfs-Brock" w:date="2011-07-12T10:39:00Z">
        <w:del w:id="64" w:author="Allen Wirfs-Brock rev2" w:date="2011-07-20T13:24:00Z">
          <w:r w:rsidR="0059330D" w:rsidDel="004E0EFF">
            <w:rPr>
              <w:noProof/>
            </w:rPr>
            <w:delText>75</w:delText>
          </w:r>
        </w:del>
      </w:ins>
      <w:del w:id="65" w:author="Allen Wirfs-Brock rev2" w:date="2011-07-20T13:24:00Z">
        <w:r w:rsidR="001C6F64" w:rsidDel="004E0EFF">
          <w:rPr>
            <w:noProof/>
          </w:rPr>
          <w:delText>73</w:delText>
        </w:r>
      </w:del>
      <w:r>
        <w:rPr>
          <w:noProof/>
        </w:rPr>
        <w:fldChar w:fldCharType="end"/>
      </w:r>
    </w:p>
    <w:p w14:paraId="6F0C5399" w14:textId="77777777" w:rsidR="00E73414" w:rsidRPr="00C858C8" w:rsidRDefault="00E73414">
      <w:pPr>
        <w:pStyle w:val="3a"/>
        <w:tabs>
          <w:tab w:val="left" w:pos="796"/>
        </w:tabs>
        <w:rPr>
          <w:rFonts w:ascii="Cambria" w:hAnsi="Cambria"/>
          <w:b w:val="0"/>
          <w:noProof/>
          <w:sz w:val="24"/>
          <w:szCs w:val="24"/>
          <w:lang w:val="en-US"/>
        </w:rPr>
      </w:pPr>
      <w:r>
        <w:rPr>
          <w:noProof/>
        </w:rPr>
        <w:t>11.4.5</w:t>
      </w:r>
      <w:r w:rsidRPr="00C858C8">
        <w:rPr>
          <w:rFonts w:ascii="Cambria" w:hAnsi="Cambria"/>
          <w:b w:val="0"/>
          <w:noProof/>
          <w:sz w:val="24"/>
          <w:szCs w:val="24"/>
          <w:lang w:val="en-US"/>
        </w:rPr>
        <w:tab/>
      </w:r>
      <w:r>
        <w:rPr>
          <w:noProof/>
        </w:rPr>
        <w:t>Prefix Decrement Operator</w:t>
      </w:r>
      <w:r>
        <w:rPr>
          <w:noProof/>
        </w:rPr>
        <w:tab/>
      </w:r>
      <w:r>
        <w:rPr>
          <w:noProof/>
        </w:rPr>
        <w:fldChar w:fldCharType="begin"/>
      </w:r>
      <w:r>
        <w:rPr>
          <w:noProof/>
        </w:rPr>
        <w:instrText xml:space="preserve"> PAGEREF _Toc153968424 \h </w:instrText>
      </w:r>
      <w:r>
        <w:rPr>
          <w:noProof/>
        </w:rPr>
      </w:r>
      <w:r>
        <w:rPr>
          <w:noProof/>
        </w:rPr>
        <w:fldChar w:fldCharType="separate"/>
      </w:r>
      <w:ins w:id="66" w:author="Allen Wirfs-Brock rev2" w:date="2011-07-25T16:06:00Z">
        <w:r w:rsidR="007730CC">
          <w:rPr>
            <w:noProof/>
          </w:rPr>
          <w:t>75</w:t>
        </w:r>
      </w:ins>
      <w:ins w:id="67" w:author="Allen Wirfs-Brock" w:date="2011-07-12T10:39:00Z">
        <w:del w:id="68" w:author="Allen Wirfs-Brock rev2" w:date="2011-07-20T13:24:00Z">
          <w:r w:rsidR="0059330D" w:rsidDel="004E0EFF">
            <w:rPr>
              <w:noProof/>
            </w:rPr>
            <w:delText>75</w:delText>
          </w:r>
        </w:del>
      </w:ins>
      <w:del w:id="69" w:author="Allen Wirfs-Brock rev2" w:date="2011-07-20T13:24:00Z">
        <w:r w:rsidR="001C6F64" w:rsidDel="004E0EFF">
          <w:rPr>
            <w:noProof/>
          </w:rPr>
          <w:delText>73</w:delText>
        </w:r>
      </w:del>
      <w:r>
        <w:rPr>
          <w:noProof/>
        </w:rPr>
        <w:fldChar w:fldCharType="end"/>
      </w:r>
    </w:p>
    <w:p w14:paraId="46F007D2" w14:textId="77777777" w:rsidR="00E73414" w:rsidRPr="00C858C8" w:rsidRDefault="00E73414">
      <w:pPr>
        <w:pStyle w:val="3a"/>
        <w:tabs>
          <w:tab w:val="left" w:pos="796"/>
        </w:tabs>
        <w:rPr>
          <w:rFonts w:ascii="Cambria" w:hAnsi="Cambria"/>
          <w:b w:val="0"/>
          <w:noProof/>
          <w:sz w:val="24"/>
          <w:szCs w:val="24"/>
          <w:lang w:val="en-US"/>
        </w:rPr>
      </w:pPr>
      <w:r>
        <w:rPr>
          <w:noProof/>
        </w:rPr>
        <w:t>11.4.6</w:t>
      </w:r>
      <w:r w:rsidRPr="00C858C8">
        <w:rPr>
          <w:rFonts w:ascii="Cambria" w:hAnsi="Cambria"/>
          <w:b w:val="0"/>
          <w:noProof/>
          <w:sz w:val="24"/>
          <w:szCs w:val="24"/>
          <w:lang w:val="en-US"/>
        </w:rPr>
        <w:tab/>
      </w:r>
      <w:r>
        <w:rPr>
          <w:noProof/>
        </w:rPr>
        <w:t xml:space="preserve">Unary </w:t>
      </w:r>
      <w:r w:rsidRPr="00643C7A">
        <w:rPr>
          <w:rFonts w:ascii="Courier New" w:hAnsi="Courier New"/>
          <w:noProof/>
        </w:rPr>
        <w:t>+</w:t>
      </w:r>
      <w:r>
        <w:rPr>
          <w:noProof/>
        </w:rPr>
        <w:t xml:space="preserve"> Operator</w:t>
      </w:r>
      <w:r>
        <w:rPr>
          <w:noProof/>
        </w:rPr>
        <w:tab/>
      </w:r>
      <w:r>
        <w:rPr>
          <w:noProof/>
        </w:rPr>
        <w:fldChar w:fldCharType="begin"/>
      </w:r>
      <w:r>
        <w:rPr>
          <w:noProof/>
        </w:rPr>
        <w:instrText xml:space="preserve"> PAGEREF _Toc153968425 \h </w:instrText>
      </w:r>
      <w:r>
        <w:rPr>
          <w:noProof/>
        </w:rPr>
      </w:r>
      <w:r>
        <w:rPr>
          <w:noProof/>
        </w:rPr>
        <w:fldChar w:fldCharType="separate"/>
      </w:r>
      <w:ins w:id="70" w:author="Allen Wirfs-Brock rev2" w:date="2011-07-25T16:06:00Z">
        <w:r w:rsidR="007730CC">
          <w:rPr>
            <w:noProof/>
          </w:rPr>
          <w:t>76</w:t>
        </w:r>
      </w:ins>
      <w:ins w:id="71" w:author="Allen Wirfs-Brock" w:date="2011-07-12T10:39:00Z">
        <w:del w:id="72" w:author="Allen Wirfs-Brock rev2" w:date="2011-07-20T13:24:00Z">
          <w:r w:rsidR="0059330D" w:rsidDel="004E0EFF">
            <w:rPr>
              <w:noProof/>
            </w:rPr>
            <w:delText>76</w:delText>
          </w:r>
        </w:del>
      </w:ins>
      <w:del w:id="73" w:author="Allen Wirfs-Brock rev2" w:date="2011-07-20T13:24:00Z">
        <w:r w:rsidR="001C6F64" w:rsidDel="004E0EFF">
          <w:rPr>
            <w:noProof/>
          </w:rPr>
          <w:delText>74</w:delText>
        </w:r>
      </w:del>
      <w:r>
        <w:rPr>
          <w:noProof/>
        </w:rPr>
        <w:fldChar w:fldCharType="end"/>
      </w:r>
    </w:p>
    <w:p w14:paraId="0168EB38" w14:textId="77777777" w:rsidR="00E73414" w:rsidRPr="00C858C8" w:rsidRDefault="00E73414">
      <w:pPr>
        <w:pStyle w:val="3a"/>
        <w:tabs>
          <w:tab w:val="left" w:pos="796"/>
        </w:tabs>
        <w:rPr>
          <w:rFonts w:ascii="Cambria" w:hAnsi="Cambria"/>
          <w:b w:val="0"/>
          <w:noProof/>
          <w:sz w:val="24"/>
          <w:szCs w:val="24"/>
          <w:lang w:val="en-US"/>
        </w:rPr>
      </w:pPr>
      <w:r>
        <w:rPr>
          <w:noProof/>
        </w:rPr>
        <w:t>11.4.7</w:t>
      </w:r>
      <w:r w:rsidRPr="00C858C8">
        <w:rPr>
          <w:rFonts w:ascii="Cambria" w:hAnsi="Cambria"/>
          <w:b w:val="0"/>
          <w:noProof/>
          <w:sz w:val="24"/>
          <w:szCs w:val="24"/>
          <w:lang w:val="en-US"/>
        </w:rPr>
        <w:tab/>
      </w:r>
      <w:r>
        <w:rPr>
          <w:noProof/>
        </w:rPr>
        <w:t xml:space="preserve">Unary </w:t>
      </w:r>
      <w:r w:rsidRPr="00643C7A">
        <w:rPr>
          <w:rFonts w:ascii="Courier New" w:hAnsi="Courier New"/>
          <w:noProof/>
        </w:rPr>
        <w:t>-</w:t>
      </w:r>
      <w:r>
        <w:rPr>
          <w:noProof/>
        </w:rPr>
        <w:t xml:space="preserve"> Operator</w:t>
      </w:r>
      <w:r>
        <w:rPr>
          <w:noProof/>
        </w:rPr>
        <w:tab/>
      </w:r>
      <w:r>
        <w:rPr>
          <w:noProof/>
        </w:rPr>
        <w:fldChar w:fldCharType="begin"/>
      </w:r>
      <w:r>
        <w:rPr>
          <w:noProof/>
        </w:rPr>
        <w:instrText xml:space="preserve"> PAGEREF _Toc153968426 \h </w:instrText>
      </w:r>
      <w:r>
        <w:rPr>
          <w:noProof/>
        </w:rPr>
      </w:r>
      <w:r>
        <w:rPr>
          <w:noProof/>
        </w:rPr>
        <w:fldChar w:fldCharType="separate"/>
      </w:r>
      <w:ins w:id="74" w:author="Allen Wirfs-Brock rev2" w:date="2011-07-25T16:06:00Z">
        <w:r w:rsidR="007730CC">
          <w:rPr>
            <w:noProof/>
          </w:rPr>
          <w:t>76</w:t>
        </w:r>
      </w:ins>
      <w:ins w:id="75" w:author="Allen Wirfs-Brock" w:date="2011-07-12T10:39:00Z">
        <w:del w:id="76" w:author="Allen Wirfs-Brock rev2" w:date="2011-07-20T13:24:00Z">
          <w:r w:rsidR="0059330D" w:rsidDel="004E0EFF">
            <w:rPr>
              <w:noProof/>
            </w:rPr>
            <w:delText>76</w:delText>
          </w:r>
        </w:del>
      </w:ins>
      <w:del w:id="77" w:author="Allen Wirfs-Brock rev2" w:date="2011-07-20T13:24:00Z">
        <w:r w:rsidR="001C6F64" w:rsidDel="004E0EFF">
          <w:rPr>
            <w:noProof/>
          </w:rPr>
          <w:delText>74</w:delText>
        </w:r>
      </w:del>
      <w:r>
        <w:rPr>
          <w:noProof/>
        </w:rPr>
        <w:fldChar w:fldCharType="end"/>
      </w:r>
    </w:p>
    <w:p w14:paraId="31147459" w14:textId="77777777" w:rsidR="00E73414" w:rsidRPr="00C858C8" w:rsidRDefault="00E73414">
      <w:pPr>
        <w:pStyle w:val="3a"/>
        <w:tabs>
          <w:tab w:val="left" w:pos="796"/>
        </w:tabs>
        <w:rPr>
          <w:rFonts w:ascii="Cambria" w:hAnsi="Cambria"/>
          <w:b w:val="0"/>
          <w:noProof/>
          <w:sz w:val="24"/>
          <w:szCs w:val="24"/>
          <w:lang w:val="en-US"/>
        </w:rPr>
      </w:pPr>
      <w:r>
        <w:rPr>
          <w:noProof/>
        </w:rPr>
        <w:t>11.4.8</w:t>
      </w:r>
      <w:r w:rsidRPr="00C858C8">
        <w:rPr>
          <w:rFonts w:ascii="Cambria" w:hAnsi="Cambria"/>
          <w:b w:val="0"/>
          <w:noProof/>
          <w:sz w:val="24"/>
          <w:szCs w:val="24"/>
          <w:lang w:val="en-US"/>
        </w:rPr>
        <w:tab/>
      </w:r>
      <w:r>
        <w:rPr>
          <w:noProof/>
        </w:rPr>
        <w:t xml:space="preserve">Bitwise NOT Operator ( </w:t>
      </w:r>
      <w:r w:rsidRPr="00643C7A">
        <w:rPr>
          <w:rFonts w:ascii="Courier New" w:hAnsi="Courier New"/>
          <w:noProof/>
        </w:rPr>
        <w:t>~</w:t>
      </w:r>
      <w:r>
        <w:rPr>
          <w:noProof/>
        </w:rPr>
        <w:t xml:space="preserve"> )</w:t>
      </w:r>
      <w:r>
        <w:rPr>
          <w:noProof/>
        </w:rPr>
        <w:tab/>
      </w:r>
      <w:r>
        <w:rPr>
          <w:noProof/>
        </w:rPr>
        <w:fldChar w:fldCharType="begin"/>
      </w:r>
      <w:r>
        <w:rPr>
          <w:noProof/>
        </w:rPr>
        <w:instrText xml:space="preserve"> PAGEREF _Toc153968427 \h </w:instrText>
      </w:r>
      <w:r>
        <w:rPr>
          <w:noProof/>
        </w:rPr>
      </w:r>
      <w:r>
        <w:rPr>
          <w:noProof/>
        </w:rPr>
        <w:fldChar w:fldCharType="separate"/>
      </w:r>
      <w:ins w:id="78" w:author="Allen Wirfs-Brock rev2" w:date="2011-07-25T16:06:00Z">
        <w:r w:rsidR="007730CC">
          <w:rPr>
            <w:noProof/>
          </w:rPr>
          <w:t>76</w:t>
        </w:r>
      </w:ins>
      <w:ins w:id="79" w:author="Allen Wirfs-Brock" w:date="2011-07-12T10:39:00Z">
        <w:del w:id="80" w:author="Allen Wirfs-Brock rev2" w:date="2011-07-20T13:24:00Z">
          <w:r w:rsidR="0059330D" w:rsidDel="004E0EFF">
            <w:rPr>
              <w:noProof/>
            </w:rPr>
            <w:delText>76</w:delText>
          </w:r>
        </w:del>
      </w:ins>
      <w:del w:id="81" w:author="Allen Wirfs-Brock rev2" w:date="2011-07-20T13:24:00Z">
        <w:r w:rsidR="001C6F64" w:rsidDel="004E0EFF">
          <w:rPr>
            <w:noProof/>
          </w:rPr>
          <w:delText>74</w:delText>
        </w:r>
      </w:del>
      <w:r>
        <w:rPr>
          <w:noProof/>
        </w:rPr>
        <w:fldChar w:fldCharType="end"/>
      </w:r>
    </w:p>
    <w:p w14:paraId="78C04C3A" w14:textId="77777777" w:rsidR="00E73414" w:rsidRPr="00C858C8" w:rsidRDefault="00E73414">
      <w:pPr>
        <w:pStyle w:val="3a"/>
        <w:tabs>
          <w:tab w:val="left" w:pos="796"/>
        </w:tabs>
        <w:rPr>
          <w:rFonts w:ascii="Cambria" w:hAnsi="Cambria"/>
          <w:b w:val="0"/>
          <w:noProof/>
          <w:sz w:val="24"/>
          <w:szCs w:val="24"/>
          <w:lang w:val="en-US"/>
        </w:rPr>
      </w:pPr>
      <w:r>
        <w:rPr>
          <w:noProof/>
        </w:rPr>
        <w:t>11.4.9</w:t>
      </w:r>
      <w:r w:rsidRPr="00C858C8">
        <w:rPr>
          <w:rFonts w:ascii="Cambria" w:hAnsi="Cambria"/>
          <w:b w:val="0"/>
          <w:noProof/>
          <w:sz w:val="24"/>
          <w:szCs w:val="24"/>
          <w:lang w:val="en-US"/>
        </w:rPr>
        <w:tab/>
      </w:r>
      <w:r>
        <w:rPr>
          <w:noProof/>
        </w:rPr>
        <w:t xml:space="preserve">Logical NOT Operator ( </w:t>
      </w:r>
      <w:r w:rsidRPr="00643C7A">
        <w:rPr>
          <w:rFonts w:ascii="Courier New" w:hAnsi="Courier New"/>
          <w:noProof/>
        </w:rPr>
        <w:t>!</w:t>
      </w:r>
      <w:r>
        <w:rPr>
          <w:noProof/>
        </w:rPr>
        <w:t xml:space="preserve"> )</w:t>
      </w:r>
      <w:r>
        <w:rPr>
          <w:noProof/>
        </w:rPr>
        <w:tab/>
      </w:r>
      <w:r>
        <w:rPr>
          <w:noProof/>
        </w:rPr>
        <w:fldChar w:fldCharType="begin"/>
      </w:r>
      <w:r>
        <w:rPr>
          <w:noProof/>
        </w:rPr>
        <w:instrText xml:space="preserve"> PAGEREF _Toc153968428 \h </w:instrText>
      </w:r>
      <w:r>
        <w:rPr>
          <w:noProof/>
        </w:rPr>
      </w:r>
      <w:r>
        <w:rPr>
          <w:noProof/>
        </w:rPr>
        <w:fldChar w:fldCharType="separate"/>
      </w:r>
      <w:ins w:id="82" w:author="Allen Wirfs-Brock rev2" w:date="2011-07-25T16:06:00Z">
        <w:r w:rsidR="007730CC">
          <w:rPr>
            <w:noProof/>
          </w:rPr>
          <w:t>76</w:t>
        </w:r>
      </w:ins>
      <w:ins w:id="83" w:author="Allen Wirfs-Brock" w:date="2011-07-12T10:39:00Z">
        <w:del w:id="84" w:author="Allen Wirfs-Brock rev2" w:date="2011-07-20T13:24:00Z">
          <w:r w:rsidR="0059330D" w:rsidDel="004E0EFF">
            <w:rPr>
              <w:noProof/>
            </w:rPr>
            <w:delText>76</w:delText>
          </w:r>
        </w:del>
      </w:ins>
      <w:del w:id="85" w:author="Allen Wirfs-Brock rev2" w:date="2011-07-20T13:24:00Z">
        <w:r w:rsidR="001C6F64" w:rsidDel="004E0EFF">
          <w:rPr>
            <w:noProof/>
          </w:rPr>
          <w:delText>74</w:delText>
        </w:r>
      </w:del>
      <w:r>
        <w:rPr>
          <w:noProof/>
        </w:rPr>
        <w:fldChar w:fldCharType="end"/>
      </w:r>
    </w:p>
    <w:p w14:paraId="043946DF" w14:textId="77777777" w:rsidR="00E73414" w:rsidRPr="00C858C8" w:rsidRDefault="00E73414">
      <w:pPr>
        <w:pStyle w:val="2b"/>
        <w:tabs>
          <w:tab w:val="left" w:pos="629"/>
        </w:tabs>
        <w:rPr>
          <w:rFonts w:ascii="Cambria" w:hAnsi="Cambria"/>
          <w:b w:val="0"/>
          <w:noProof/>
          <w:sz w:val="24"/>
          <w:szCs w:val="24"/>
          <w:lang w:val="en-US"/>
        </w:rPr>
      </w:pPr>
      <w:r>
        <w:rPr>
          <w:noProof/>
        </w:rPr>
        <w:t>11.5</w:t>
      </w:r>
      <w:r w:rsidRPr="00C858C8">
        <w:rPr>
          <w:rFonts w:ascii="Cambria" w:hAnsi="Cambria"/>
          <w:b w:val="0"/>
          <w:noProof/>
          <w:sz w:val="24"/>
          <w:szCs w:val="24"/>
          <w:lang w:val="en-US"/>
        </w:rPr>
        <w:tab/>
      </w:r>
      <w:r>
        <w:rPr>
          <w:noProof/>
        </w:rPr>
        <w:t>Multiplicative Operators</w:t>
      </w:r>
      <w:r>
        <w:rPr>
          <w:noProof/>
        </w:rPr>
        <w:tab/>
      </w:r>
      <w:r>
        <w:rPr>
          <w:noProof/>
        </w:rPr>
        <w:fldChar w:fldCharType="begin"/>
      </w:r>
      <w:r>
        <w:rPr>
          <w:noProof/>
        </w:rPr>
        <w:instrText xml:space="preserve"> PAGEREF _Toc153968429 \h </w:instrText>
      </w:r>
      <w:r>
        <w:rPr>
          <w:noProof/>
        </w:rPr>
      </w:r>
      <w:r>
        <w:rPr>
          <w:noProof/>
        </w:rPr>
        <w:fldChar w:fldCharType="separate"/>
      </w:r>
      <w:ins w:id="86" w:author="Allen Wirfs-Brock rev2" w:date="2011-07-25T16:06:00Z">
        <w:r w:rsidR="007730CC">
          <w:rPr>
            <w:noProof/>
          </w:rPr>
          <w:t>76</w:t>
        </w:r>
      </w:ins>
      <w:ins w:id="87" w:author="Allen Wirfs-Brock" w:date="2011-07-12T10:39:00Z">
        <w:del w:id="88" w:author="Allen Wirfs-Brock rev2" w:date="2011-07-20T13:24:00Z">
          <w:r w:rsidR="0059330D" w:rsidDel="004E0EFF">
            <w:rPr>
              <w:noProof/>
            </w:rPr>
            <w:delText>76</w:delText>
          </w:r>
        </w:del>
      </w:ins>
      <w:del w:id="89" w:author="Allen Wirfs-Brock rev2" w:date="2011-07-20T13:24:00Z">
        <w:r w:rsidR="001C6F64" w:rsidDel="004E0EFF">
          <w:rPr>
            <w:noProof/>
          </w:rPr>
          <w:delText>74</w:delText>
        </w:r>
      </w:del>
      <w:r>
        <w:rPr>
          <w:noProof/>
        </w:rPr>
        <w:fldChar w:fldCharType="end"/>
      </w:r>
    </w:p>
    <w:p w14:paraId="24608333" w14:textId="77777777" w:rsidR="00E73414" w:rsidRPr="00C858C8" w:rsidRDefault="00E73414">
      <w:pPr>
        <w:pStyle w:val="3a"/>
        <w:tabs>
          <w:tab w:val="left" w:pos="796"/>
        </w:tabs>
        <w:rPr>
          <w:rFonts w:ascii="Cambria" w:hAnsi="Cambria"/>
          <w:b w:val="0"/>
          <w:noProof/>
          <w:sz w:val="24"/>
          <w:szCs w:val="24"/>
          <w:lang w:val="en-US"/>
        </w:rPr>
      </w:pPr>
      <w:r>
        <w:rPr>
          <w:noProof/>
        </w:rPr>
        <w:t>11.5.1</w:t>
      </w:r>
      <w:r w:rsidRPr="00C858C8">
        <w:rPr>
          <w:rFonts w:ascii="Cambria" w:hAnsi="Cambria"/>
          <w:b w:val="0"/>
          <w:noProof/>
          <w:sz w:val="24"/>
          <w:szCs w:val="24"/>
          <w:lang w:val="en-US"/>
        </w:rPr>
        <w:tab/>
      </w:r>
      <w:r>
        <w:rPr>
          <w:noProof/>
        </w:rPr>
        <w:t xml:space="preserve">Applying the </w:t>
      </w:r>
      <w:r w:rsidRPr="00643C7A">
        <w:rPr>
          <w:rFonts w:ascii="Courier New" w:hAnsi="Courier New"/>
          <w:noProof/>
        </w:rPr>
        <w:t>*</w:t>
      </w:r>
      <w:r>
        <w:rPr>
          <w:noProof/>
        </w:rPr>
        <w:t xml:space="preserve"> Operator</w:t>
      </w:r>
      <w:r>
        <w:rPr>
          <w:noProof/>
        </w:rPr>
        <w:tab/>
      </w:r>
      <w:r>
        <w:rPr>
          <w:noProof/>
        </w:rPr>
        <w:fldChar w:fldCharType="begin"/>
      </w:r>
      <w:r>
        <w:rPr>
          <w:noProof/>
        </w:rPr>
        <w:instrText xml:space="preserve"> PAGEREF _Toc153968430 \h </w:instrText>
      </w:r>
      <w:r>
        <w:rPr>
          <w:noProof/>
        </w:rPr>
      </w:r>
      <w:r>
        <w:rPr>
          <w:noProof/>
        </w:rPr>
        <w:fldChar w:fldCharType="separate"/>
      </w:r>
      <w:ins w:id="90" w:author="Allen Wirfs-Brock rev2" w:date="2011-07-25T16:06:00Z">
        <w:r w:rsidR="007730CC">
          <w:rPr>
            <w:noProof/>
          </w:rPr>
          <w:t>77</w:t>
        </w:r>
      </w:ins>
      <w:ins w:id="91" w:author="Allen Wirfs-Brock" w:date="2011-07-12T10:39:00Z">
        <w:del w:id="92" w:author="Allen Wirfs-Brock rev2" w:date="2011-07-20T13:24:00Z">
          <w:r w:rsidR="0059330D" w:rsidDel="004E0EFF">
            <w:rPr>
              <w:noProof/>
            </w:rPr>
            <w:delText>77</w:delText>
          </w:r>
        </w:del>
      </w:ins>
      <w:del w:id="93" w:author="Allen Wirfs-Brock rev2" w:date="2011-07-20T13:24:00Z">
        <w:r w:rsidR="001C6F64" w:rsidDel="004E0EFF">
          <w:rPr>
            <w:noProof/>
          </w:rPr>
          <w:delText>75</w:delText>
        </w:r>
      </w:del>
      <w:r>
        <w:rPr>
          <w:noProof/>
        </w:rPr>
        <w:fldChar w:fldCharType="end"/>
      </w:r>
    </w:p>
    <w:p w14:paraId="2595F91F" w14:textId="77777777" w:rsidR="00E73414" w:rsidRPr="00C858C8" w:rsidRDefault="00E73414">
      <w:pPr>
        <w:pStyle w:val="3a"/>
        <w:tabs>
          <w:tab w:val="left" w:pos="796"/>
        </w:tabs>
        <w:rPr>
          <w:rFonts w:ascii="Cambria" w:hAnsi="Cambria"/>
          <w:b w:val="0"/>
          <w:noProof/>
          <w:sz w:val="24"/>
          <w:szCs w:val="24"/>
          <w:lang w:val="en-US"/>
        </w:rPr>
      </w:pPr>
      <w:r>
        <w:rPr>
          <w:noProof/>
        </w:rPr>
        <w:t>11.5.2</w:t>
      </w:r>
      <w:r w:rsidRPr="00C858C8">
        <w:rPr>
          <w:rFonts w:ascii="Cambria" w:hAnsi="Cambria"/>
          <w:b w:val="0"/>
          <w:noProof/>
          <w:sz w:val="24"/>
          <w:szCs w:val="24"/>
          <w:lang w:val="en-US"/>
        </w:rPr>
        <w:tab/>
      </w:r>
      <w:r>
        <w:rPr>
          <w:noProof/>
        </w:rPr>
        <w:t xml:space="preserve">Applying the </w:t>
      </w:r>
      <w:r w:rsidRPr="00643C7A">
        <w:rPr>
          <w:rFonts w:ascii="Courier New" w:hAnsi="Courier New"/>
          <w:noProof/>
        </w:rPr>
        <w:t>/</w:t>
      </w:r>
      <w:r>
        <w:rPr>
          <w:noProof/>
        </w:rPr>
        <w:t xml:space="preserve"> Operator</w:t>
      </w:r>
      <w:r>
        <w:rPr>
          <w:noProof/>
        </w:rPr>
        <w:tab/>
      </w:r>
      <w:r>
        <w:rPr>
          <w:noProof/>
        </w:rPr>
        <w:fldChar w:fldCharType="begin"/>
      </w:r>
      <w:r>
        <w:rPr>
          <w:noProof/>
        </w:rPr>
        <w:instrText xml:space="preserve"> PAGEREF _Toc153968431 \h </w:instrText>
      </w:r>
      <w:r>
        <w:rPr>
          <w:noProof/>
        </w:rPr>
      </w:r>
      <w:r>
        <w:rPr>
          <w:noProof/>
        </w:rPr>
        <w:fldChar w:fldCharType="separate"/>
      </w:r>
      <w:ins w:id="94" w:author="Allen Wirfs-Brock rev2" w:date="2011-07-25T16:06:00Z">
        <w:r w:rsidR="007730CC">
          <w:rPr>
            <w:noProof/>
          </w:rPr>
          <w:t>77</w:t>
        </w:r>
      </w:ins>
      <w:ins w:id="95" w:author="Allen Wirfs-Brock" w:date="2011-07-12T10:39:00Z">
        <w:del w:id="96" w:author="Allen Wirfs-Brock rev2" w:date="2011-07-20T13:24:00Z">
          <w:r w:rsidR="0059330D" w:rsidDel="004E0EFF">
            <w:rPr>
              <w:noProof/>
            </w:rPr>
            <w:delText>77</w:delText>
          </w:r>
        </w:del>
      </w:ins>
      <w:del w:id="97" w:author="Allen Wirfs-Brock rev2" w:date="2011-07-20T13:24:00Z">
        <w:r w:rsidR="001C6F64" w:rsidDel="004E0EFF">
          <w:rPr>
            <w:noProof/>
          </w:rPr>
          <w:delText>75</w:delText>
        </w:r>
      </w:del>
      <w:r>
        <w:rPr>
          <w:noProof/>
        </w:rPr>
        <w:fldChar w:fldCharType="end"/>
      </w:r>
    </w:p>
    <w:p w14:paraId="0582D994" w14:textId="77777777" w:rsidR="00E73414" w:rsidRPr="00C858C8" w:rsidRDefault="00E73414">
      <w:pPr>
        <w:pStyle w:val="3a"/>
        <w:tabs>
          <w:tab w:val="left" w:pos="796"/>
        </w:tabs>
        <w:rPr>
          <w:rFonts w:ascii="Cambria" w:hAnsi="Cambria"/>
          <w:b w:val="0"/>
          <w:noProof/>
          <w:sz w:val="24"/>
          <w:szCs w:val="24"/>
          <w:lang w:val="en-US"/>
        </w:rPr>
      </w:pPr>
      <w:r>
        <w:rPr>
          <w:noProof/>
        </w:rPr>
        <w:t>11.5.3</w:t>
      </w:r>
      <w:r w:rsidRPr="00C858C8">
        <w:rPr>
          <w:rFonts w:ascii="Cambria" w:hAnsi="Cambria"/>
          <w:b w:val="0"/>
          <w:noProof/>
          <w:sz w:val="24"/>
          <w:szCs w:val="24"/>
          <w:lang w:val="en-US"/>
        </w:rPr>
        <w:tab/>
      </w:r>
      <w:r>
        <w:rPr>
          <w:noProof/>
        </w:rPr>
        <w:t xml:space="preserve">Applying the </w:t>
      </w:r>
      <w:r w:rsidRPr="00643C7A">
        <w:rPr>
          <w:rFonts w:ascii="Courier New" w:hAnsi="Courier New"/>
          <w:noProof/>
        </w:rPr>
        <w:t>%</w:t>
      </w:r>
      <w:r>
        <w:rPr>
          <w:noProof/>
        </w:rPr>
        <w:t xml:space="preserve"> Operator</w:t>
      </w:r>
      <w:r>
        <w:rPr>
          <w:noProof/>
        </w:rPr>
        <w:tab/>
      </w:r>
      <w:r>
        <w:rPr>
          <w:noProof/>
        </w:rPr>
        <w:fldChar w:fldCharType="begin"/>
      </w:r>
      <w:r>
        <w:rPr>
          <w:noProof/>
        </w:rPr>
        <w:instrText xml:space="preserve"> PAGEREF _Toc153968432 \h </w:instrText>
      </w:r>
      <w:r>
        <w:rPr>
          <w:noProof/>
        </w:rPr>
      </w:r>
      <w:r>
        <w:rPr>
          <w:noProof/>
        </w:rPr>
        <w:fldChar w:fldCharType="separate"/>
      </w:r>
      <w:ins w:id="98" w:author="Allen Wirfs-Brock rev2" w:date="2011-07-25T16:06:00Z">
        <w:r w:rsidR="007730CC">
          <w:rPr>
            <w:noProof/>
          </w:rPr>
          <w:t>78</w:t>
        </w:r>
      </w:ins>
      <w:ins w:id="99" w:author="Allen Wirfs-Brock" w:date="2011-07-12T10:39:00Z">
        <w:del w:id="100" w:author="Allen Wirfs-Brock rev2" w:date="2011-07-20T13:24:00Z">
          <w:r w:rsidR="0059330D" w:rsidDel="004E0EFF">
            <w:rPr>
              <w:noProof/>
            </w:rPr>
            <w:delText>78</w:delText>
          </w:r>
        </w:del>
      </w:ins>
      <w:del w:id="101" w:author="Allen Wirfs-Brock rev2" w:date="2011-07-20T13:24:00Z">
        <w:r w:rsidR="001C6F64" w:rsidDel="004E0EFF">
          <w:rPr>
            <w:noProof/>
          </w:rPr>
          <w:delText>76</w:delText>
        </w:r>
      </w:del>
      <w:r>
        <w:rPr>
          <w:noProof/>
        </w:rPr>
        <w:fldChar w:fldCharType="end"/>
      </w:r>
    </w:p>
    <w:p w14:paraId="07E1C8E7" w14:textId="77777777" w:rsidR="00E73414" w:rsidRPr="00C858C8" w:rsidRDefault="00E73414">
      <w:pPr>
        <w:pStyle w:val="2b"/>
        <w:tabs>
          <w:tab w:val="left" w:pos="629"/>
        </w:tabs>
        <w:rPr>
          <w:rFonts w:ascii="Cambria" w:hAnsi="Cambria"/>
          <w:b w:val="0"/>
          <w:noProof/>
          <w:sz w:val="24"/>
          <w:szCs w:val="24"/>
          <w:lang w:val="en-US"/>
        </w:rPr>
      </w:pPr>
      <w:r>
        <w:rPr>
          <w:noProof/>
        </w:rPr>
        <w:t>11.6</w:t>
      </w:r>
      <w:r w:rsidRPr="00C858C8">
        <w:rPr>
          <w:rFonts w:ascii="Cambria" w:hAnsi="Cambria"/>
          <w:b w:val="0"/>
          <w:noProof/>
          <w:sz w:val="24"/>
          <w:szCs w:val="24"/>
          <w:lang w:val="en-US"/>
        </w:rPr>
        <w:tab/>
      </w:r>
      <w:r>
        <w:rPr>
          <w:noProof/>
        </w:rPr>
        <w:t>Additive Operators</w:t>
      </w:r>
      <w:r>
        <w:rPr>
          <w:noProof/>
        </w:rPr>
        <w:tab/>
      </w:r>
      <w:r>
        <w:rPr>
          <w:noProof/>
        </w:rPr>
        <w:fldChar w:fldCharType="begin"/>
      </w:r>
      <w:r>
        <w:rPr>
          <w:noProof/>
        </w:rPr>
        <w:instrText xml:space="preserve"> PAGEREF _Toc153968433 \h </w:instrText>
      </w:r>
      <w:r>
        <w:rPr>
          <w:noProof/>
        </w:rPr>
      </w:r>
      <w:r>
        <w:rPr>
          <w:noProof/>
        </w:rPr>
        <w:fldChar w:fldCharType="separate"/>
      </w:r>
      <w:ins w:id="102" w:author="Allen Wirfs-Brock rev2" w:date="2011-07-25T16:06:00Z">
        <w:r w:rsidR="007730CC">
          <w:rPr>
            <w:noProof/>
          </w:rPr>
          <w:t>78</w:t>
        </w:r>
      </w:ins>
      <w:ins w:id="103" w:author="Allen Wirfs-Brock" w:date="2011-07-12T10:39:00Z">
        <w:del w:id="104" w:author="Allen Wirfs-Brock rev2" w:date="2011-07-20T13:24:00Z">
          <w:r w:rsidR="0059330D" w:rsidDel="004E0EFF">
            <w:rPr>
              <w:noProof/>
            </w:rPr>
            <w:delText>78</w:delText>
          </w:r>
        </w:del>
      </w:ins>
      <w:del w:id="105" w:author="Allen Wirfs-Brock rev2" w:date="2011-07-20T13:24:00Z">
        <w:r w:rsidR="001C6F64" w:rsidDel="004E0EFF">
          <w:rPr>
            <w:noProof/>
          </w:rPr>
          <w:delText>76</w:delText>
        </w:r>
      </w:del>
      <w:r>
        <w:rPr>
          <w:noProof/>
        </w:rPr>
        <w:fldChar w:fldCharType="end"/>
      </w:r>
    </w:p>
    <w:p w14:paraId="7BE4F9FD" w14:textId="77777777" w:rsidR="00E73414" w:rsidRPr="00C858C8" w:rsidRDefault="00E73414">
      <w:pPr>
        <w:pStyle w:val="3a"/>
        <w:tabs>
          <w:tab w:val="left" w:pos="796"/>
        </w:tabs>
        <w:rPr>
          <w:rFonts w:ascii="Cambria" w:hAnsi="Cambria"/>
          <w:b w:val="0"/>
          <w:noProof/>
          <w:sz w:val="24"/>
          <w:szCs w:val="24"/>
          <w:lang w:val="en-US"/>
        </w:rPr>
      </w:pPr>
      <w:r>
        <w:rPr>
          <w:noProof/>
        </w:rPr>
        <w:t>11.6.1</w:t>
      </w:r>
      <w:r w:rsidRPr="00C858C8">
        <w:rPr>
          <w:rFonts w:ascii="Cambria" w:hAnsi="Cambria"/>
          <w:b w:val="0"/>
          <w:noProof/>
          <w:sz w:val="24"/>
          <w:szCs w:val="24"/>
          <w:lang w:val="en-US"/>
        </w:rPr>
        <w:tab/>
      </w:r>
      <w:r>
        <w:rPr>
          <w:noProof/>
        </w:rPr>
        <w:t xml:space="preserve">The Addition operator ( </w:t>
      </w:r>
      <w:r w:rsidRPr="00643C7A">
        <w:rPr>
          <w:rFonts w:ascii="Courier New" w:hAnsi="Courier New"/>
          <w:noProof/>
        </w:rPr>
        <w:t>+</w:t>
      </w:r>
      <w:r>
        <w:rPr>
          <w:noProof/>
        </w:rPr>
        <w:t xml:space="preserve"> )</w:t>
      </w:r>
      <w:r>
        <w:rPr>
          <w:noProof/>
        </w:rPr>
        <w:tab/>
      </w:r>
      <w:r>
        <w:rPr>
          <w:noProof/>
        </w:rPr>
        <w:fldChar w:fldCharType="begin"/>
      </w:r>
      <w:r>
        <w:rPr>
          <w:noProof/>
        </w:rPr>
        <w:instrText xml:space="preserve"> PAGEREF _Toc153968434 \h </w:instrText>
      </w:r>
      <w:r>
        <w:rPr>
          <w:noProof/>
        </w:rPr>
      </w:r>
      <w:r>
        <w:rPr>
          <w:noProof/>
        </w:rPr>
        <w:fldChar w:fldCharType="separate"/>
      </w:r>
      <w:ins w:id="106" w:author="Allen Wirfs-Brock rev2" w:date="2011-07-25T16:06:00Z">
        <w:r w:rsidR="007730CC">
          <w:rPr>
            <w:noProof/>
          </w:rPr>
          <w:t>78</w:t>
        </w:r>
      </w:ins>
      <w:ins w:id="107" w:author="Allen Wirfs-Brock" w:date="2011-07-12T10:39:00Z">
        <w:del w:id="108" w:author="Allen Wirfs-Brock rev2" w:date="2011-07-20T13:24:00Z">
          <w:r w:rsidR="0059330D" w:rsidDel="004E0EFF">
            <w:rPr>
              <w:noProof/>
            </w:rPr>
            <w:delText>78</w:delText>
          </w:r>
        </w:del>
      </w:ins>
      <w:del w:id="109" w:author="Allen Wirfs-Brock rev2" w:date="2011-07-20T13:24:00Z">
        <w:r w:rsidR="001C6F64" w:rsidDel="004E0EFF">
          <w:rPr>
            <w:noProof/>
          </w:rPr>
          <w:delText>76</w:delText>
        </w:r>
      </w:del>
      <w:r>
        <w:rPr>
          <w:noProof/>
        </w:rPr>
        <w:fldChar w:fldCharType="end"/>
      </w:r>
    </w:p>
    <w:p w14:paraId="1A576855" w14:textId="77777777" w:rsidR="00E73414" w:rsidRPr="00C858C8" w:rsidRDefault="00E73414">
      <w:pPr>
        <w:pStyle w:val="3a"/>
        <w:tabs>
          <w:tab w:val="left" w:pos="796"/>
        </w:tabs>
        <w:rPr>
          <w:rFonts w:ascii="Cambria" w:hAnsi="Cambria"/>
          <w:b w:val="0"/>
          <w:noProof/>
          <w:sz w:val="24"/>
          <w:szCs w:val="24"/>
          <w:lang w:val="en-US"/>
        </w:rPr>
      </w:pPr>
      <w:r>
        <w:rPr>
          <w:noProof/>
        </w:rPr>
        <w:t>11.6.2</w:t>
      </w:r>
      <w:r w:rsidRPr="00C858C8">
        <w:rPr>
          <w:rFonts w:ascii="Cambria" w:hAnsi="Cambria"/>
          <w:b w:val="0"/>
          <w:noProof/>
          <w:sz w:val="24"/>
          <w:szCs w:val="24"/>
          <w:lang w:val="en-US"/>
        </w:rPr>
        <w:tab/>
      </w:r>
      <w:r>
        <w:rPr>
          <w:noProof/>
        </w:rPr>
        <w:t xml:space="preserve">The Subtraction Operator ( </w:t>
      </w:r>
      <w:r w:rsidRPr="00643C7A">
        <w:rPr>
          <w:rFonts w:ascii="Courier New" w:hAnsi="Courier New"/>
          <w:noProof/>
        </w:rPr>
        <w:t>-</w:t>
      </w:r>
      <w:r>
        <w:rPr>
          <w:noProof/>
        </w:rPr>
        <w:t xml:space="preserve"> )</w:t>
      </w:r>
      <w:r>
        <w:rPr>
          <w:noProof/>
        </w:rPr>
        <w:tab/>
      </w:r>
      <w:r>
        <w:rPr>
          <w:noProof/>
        </w:rPr>
        <w:fldChar w:fldCharType="begin"/>
      </w:r>
      <w:r>
        <w:rPr>
          <w:noProof/>
        </w:rPr>
        <w:instrText xml:space="preserve"> PAGEREF _Toc153968435 \h </w:instrText>
      </w:r>
      <w:r>
        <w:rPr>
          <w:noProof/>
        </w:rPr>
      </w:r>
      <w:r>
        <w:rPr>
          <w:noProof/>
        </w:rPr>
        <w:fldChar w:fldCharType="separate"/>
      </w:r>
      <w:ins w:id="110" w:author="Allen Wirfs-Brock rev2" w:date="2011-07-25T16:06:00Z">
        <w:r w:rsidR="007730CC">
          <w:rPr>
            <w:noProof/>
          </w:rPr>
          <w:t>79</w:t>
        </w:r>
      </w:ins>
      <w:ins w:id="111" w:author="Allen Wirfs-Brock" w:date="2011-07-12T10:39:00Z">
        <w:del w:id="112" w:author="Allen Wirfs-Brock rev2" w:date="2011-07-20T13:24:00Z">
          <w:r w:rsidR="0059330D" w:rsidDel="004E0EFF">
            <w:rPr>
              <w:noProof/>
            </w:rPr>
            <w:delText>79</w:delText>
          </w:r>
        </w:del>
      </w:ins>
      <w:del w:id="113" w:author="Allen Wirfs-Brock rev2" w:date="2011-07-20T13:24:00Z">
        <w:r w:rsidR="001C6F64" w:rsidDel="004E0EFF">
          <w:rPr>
            <w:noProof/>
          </w:rPr>
          <w:delText>77</w:delText>
        </w:r>
      </w:del>
      <w:r>
        <w:rPr>
          <w:noProof/>
        </w:rPr>
        <w:fldChar w:fldCharType="end"/>
      </w:r>
    </w:p>
    <w:p w14:paraId="264A3D74" w14:textId="77777777" w:rsidR="00E73414" w:rsidRPr="00C858C8" w:rsidRDefault="00E73414">
      <w:pPr>
        <w:pStyle w:val="3a"/>
        <w:tabs>
          <w:tab w:val="left" w:pos="796"/>
        </w:tabs>
        <w:rPr>
          <w:rFonts w:ascii="Cambria" w:hAnsi="Cambria"/>
          <w:b w:val="0"/>
          <w:noProof/>
          <w:sz w:val="24"/>
          <w:szCs w:val="24"/>
          <w:lang w:val="en-US"/>
        </w:rPr>
      </w:pPr>
      <w:r>
        <w:rPr>
          <w:noProof/>
        </w:rPr>
        <w:t>11.6.3</w:t>
      </w:r>
      <w:r w:rsidRPr="00C858C8">
        <w:rPr>
          <w:rFonts w:ascii="Cambria" w:hAnsi="Cambria"/>
          <w:b w:val="0"/>
          <w:noProof/>
          <w:sz w:val="24"/>
          <w:szCs w:val="24"/>
          <w:lang w:val="en-US"/>
        </w:rPr>
        <w:tab/>
      </w:r>
      <w:r>
        <w:rPr>
          <w:noProof/>
        </w:rPr>
        <w:t>Applying the Additive Operators to Numbers</w:t>
      </w:r>
      <w:r>
        <w:rPr>
          <w:noProof/>
        </w:rPr>
        <w:tab/>
      </w:r>
      <w:r>
        <w:rPr>
          <w:noProof/>
        </w:rPr>
        <w:fldChar w:fldCharType="begin"/>
      </w:r>
      <w:r>
        <w:rPr>
          <w:noProof/>
        </w:rPr>
        <w:instrText xml:space="preserve"> PAGEREF _Toc153968436 \h </w:instrText>
      </w:r>
      <w:r>
        <w:rPr>
          <w:noProof/>
        </w:rPr>
      </w:r>
      <w:r>
        <w:rPr>
          <w:noProof/>
        </w:rPr>
        <w:fldChar w:fldCharType="separate"/>
      </w:r>
      <w:ins w:id="114" w:author="Allen Wirfs-Brock rev2" w:date="2011-07-25T16:06:00Z">
        <w:r w:rsidR="007730CC">
          <w:rPr>
            <w:noProof/>
          </w:rPr>
          <w:t>79</w:t>
        </w:r>
      </w:ins>
      <w:ins w:id="115" w:author="Allen Wirfs-Brock" w:date="2011-07-12T10:39:00Z">
        <w:del w:id="116" w:author="Allen Wirfs-Brock rev2" w:date="2011-07-20T13:24:00Z">
          <w:r w:rsidR="0059330D" w:rsidDel="004E0EFF">
            <w:rPr>
              <w:noProof/>
            </w:rPr>
            <w:delText>79</w:delText>
          </w:r>
        </w:del>
      </w:ins>
      <w:del w:id="117" w:author="Allen Wirfs-Brock rev2" w:date="2011-07-20T13:24:00Z">
        <w:r w:rsidR="001C6F64" w:rsidDel="004E0EFF">
          <w:rPr>
            <w:noProof/>
          </w:rPr>
          <w:delText>77</w:delText>
        </w:r>
      </w:del>
      <w:r>
        <w:rPr>
          <w:noProof/>
        </w:rPr>
        <w:fldChar w:fldCharType="end"/>
      </w:r>
    </w:p>
    <w:p w14:paraId="092443F1" w14:textId="77777777" w:rsidR="00E73414" w:rsidRPr="00C858C8" w:rsidRDefault="00E73414">
      <w:pPr>
        <w:pStyle w:val="2b"/>
        <w:tabs>
          <w:tab w:val="left" w:pos="629"/>
        </w:tabs>
        <w:rPr>
          <w:rFonts w:ascii="Cambria" w:hAnsi="Cambria"/>
          <w:b w:val="0"/>
          <w:noProof/>
          <w:sz w:val="24"/>
          <w:szCs w:val="24"/>
          <w:lang w:val="en-US"/>
        </w:rPr>
      </w:pPr>
      <w:r>
        <w:rPr>
          <w:noProof/>
        </w:rPr>
        <w:t>11.7</w:t>
      </w:r>
      <w:r w:rsidRPr="00C858C8">
        <w:rPr>
          <w:rFonts w:ascii="Cambria" w:hAnsi="Cambria"/>
          <w:b w:val="0"/>
          <w:noProof/>
          <w:sz w:val="24"/>
          <w:szCs w:val="24"/>
          <w:lang w:val="en-US"/>
        </w:rPr>
        <w:tab/>
      </w:r>
      <w:r>
        <w:rPr>
          <w:noProof/>
        </w:rPr>
        <w:t>Bitwise Shift Operators</w:t>
      </w:r>
      <w:r>
        <w:rPr>
          <w:noProof/>
        </w:rPr>
        <w:tab/>
      </w:r>
      <w:r>
        <w:rPr>
          <w:noProof/>
        </w:rPr>
        <w:fldChar w:fldCharType="begin"/>
      </w:r>
      <w:r>
        <w:rPr>
          <w:noProof/>
        </w:rPr>
        <w:instrText xml:space="preserve"> PAGEREF _Toc153968437 \h </w:instrText>
      </w:r>
      <w:r>
        <w:rPr>
          <w:noProof/>
        </w:rPr>
      </w:r>
      <w:r>
        <w:rPr>
          <w:noProof/>
        </w:rPr>
        <w:fldChar w:fldCharType="separate"/>
      </w:r>
      <w:ins w:id="118" w:author="Allen Wirfs-Brock rev2" w:date="2011-07-25T16:06:00Z">
        <w:r w:rsidR="007730CC">
          <w:rPr>
            <w:noProof/>
          </w:rPr>
          <w:t>80</w:t>
        </w:r>
      </w:ins>
      <w:ins w:id="119" w:author="Allen Wirfs-Brock" w:date="2011-07-12T10:39:00Z">
        <w:del w:id="120" w:author="Allen Wirfs-Brock rev2" w:date="2011-07-20T13:24:00Z">
          <w:r w:rsidR="0059330D" w:rsidDel="004E0EFF">
            <w:rPr>
              <w:noProof/>
            </w:rPr>
            <w:delText>79</w:delText>
          </w:r>
        </w:del>
      </w:ins>
      <w:del w:id="121" w:author="Allen Wirfs-Brock rev2" w:date="2011-07-20T13:24:00Z">
        <w:r w:rsidR="001C6F64" w:rsidDel="004E0EFF">
          <w:rPr>
            <w:noProof/>
          </w:rPr>
          <w:delText>77</w:delText>
        </w:r>
      </w:del>
      <w:r>
        <w:rPr>
          <w:noProof/>
        </w:rPr>
        <w:fldChar w:fldCharType="end"/>
      </w:r>
    </w:p>
    <w:p w14:paraId="4F4F1BE3" w14:textId="77777777" w:rsidR="00E73414" w:rsidRPr="00C858C8" w:rsidRDefault="00E73414">
      <w:pPr>
        <w:pStyle w:val="3a"/>
        <w:tabs>
          <w:tab w:val="left" w:pos="796"/>
        </w:tabs>
        <w:rPr>
          <w:rFonts w:ascii="Cambria" w:hAnsi="Cambria"/>
          <w:b w:val="0"/>
          <w:noProof/>
          <w:sz w:val="24"/>
          <w:szCs w:val="24"/>
          <w:lang w:val="en-US"/>
        </w:rPr>
      </w:pPr>
      <w:r>
        <w:rPr>
          <w:noProof/>
        </w:rPr>
        <w:t>11.7.1</w:t>
      </w:r>
      <w:r w:rsidRPr="00C858C8">
        <w:rPr>
          <w:rFonts w:ascii="Cambria" w:hAnsi="Cambria"/>
          <w:b w:val="0"/>
          <w:noProof/>
          <w:sz w:val="24"/>
          <w:szCs w:val="24"/>
          <w:lang w:val="en-US"/>
        </w:rPr>
        <w:tab/>
      </w:r>
      <w:r>
        <w:rPr>
          <w:noProof/>
        </w:rPr>
        <w:t xml:space="preserve">The Left Shift Operator ( </w:t>
      </w:r>
      <w:r w:rsidRPr="00643C7A">
        <w:rPr>
          <w:rFonts w:ascii="Courier New" w:hAnsi="Courier New"/>
          <w:noProof/>
        </w:rPr>
        <w:t>&lt;&lt;</w:t>
      </w:r>
      <w:r>
        <w:rPr>
          <w:noProof/>
        </w:rPr>
        <w:t xml:space="preserve"> )</w:t>
      </w:r>
      <w:r>
        <w:rPr>
          <w:noProof/>
        </w:rPr>
        <w:tab/>
      </w:r>
      <w:r>
        <w:rPr>
          <w:noProof/>
        </w:rPr>
        <w:fldChar w:fldCharType="begin"/>
      </w:r>
      <w:r>
        <w:rPr>
          <w:noProof/>
        </w:rPr>
        <w:instrText xml:space="preserve"> PAGEREF _Toc153968438 \h </w:instrText>
      </w:r>
      <w:r>
        <w:rPr>
          <w:noProof/>
        </w:rPr>
      </w:r>
      <w:r>
        <w:rPr>
          <w:noProof/>
        </w:rPr>
        <w:fldChar w:fldCharType="separate"/>
      </w:r>
      <w:ins w:id="122" w:author="Allen Wirfs-Brock rev2" w:date="2011-07-25T16:06:00Z">
        <w:r w:rsidR="007730CC">
          <w:rPr>
            <w:noProof/>
          </w:rPr>
          <w:t>80</w:t>
        </w:r>
      </w:ins>
      <w:ins w:id="123" w:author="Allen Wirfs-Brock" w:date="2011-07-12T10:39:00Z">
        <w:del w:id="124" w:author="Allen Wirfs-Brock rev2" w:date="2011-07-20T13:24:00Z">
          <w:r w:rsidR="0059330D" w:rsidDel="004E0EFF">
            <w:rPr>
              <w:noProof/>
            </w:rPr>
            <w:delText>79</w:delText>
          </w:r>
        </w:del>
      </w:ins>
      <w:del w:id="125" w:author="Allen Wirfs-Brock rev2" w:date="2011-07-20T13:24:00Z">
        <w:r w:rsidR="001C6F64" w:rsidDel="004E0EFF">
          <w:rPr>
            <w:noProof/>
          </w:rPr>
          <w:delText>77</w:delText>
        </w:r>
      </w:del>
      <w:r>
        <w:rPr>
          <w:noProof/>
        </w:rPr>
        <w:fldChar w:fldCharType="end"/>
      </w:r>
    </w:p>
    <w:p w14:paraId="28EDBB2B" w14:textId="77777777" w:rsidR="00E73414" w:rsidRPr="00C858C8" w:rsidRDefault="00E73414">
      <w:pPr>
        <w:pStyle w:val="3a"/>
        <w:tabs>
          <w:tab w:val="left" w:pos="796"/>
        </w:tabs>
        <w:rPr>
          <w:rFonts w:ascii="Cambria" w:hAnsi="Cambria"/>
          <w:b w:val="0"/>
          <w:noProof/>
          <w:sz w:val="24"/>
          <w:szCs w:val="24"/>
          <w:lang w:val="en-US"/>
        </w:rPr>
      </w:pPr>
      <w:r>
        <w:rPr>
          <w:noProof/>
        </w:rPr>
        <w:t>11.7.2</w:t>
      </w:r>
      <w:r w:rsidRPr="00C858C8">
        <w:rPr>
          <w:rFonts w:ascii="Cambria" w:hAnsi="Cambria"/>
          <w:b w:val="0"/>
          <w:noProof/>
          <w:sz w:val="24"/>
          <w:szCs w:val="24"/>
          <w:lang w:val="en-US"/>
        </w:rPr>
        <w:tab/>
      </w:r>
      <w:r>
        <w:rPr>
          <w:noProof/>
        </w:rPr>
        <w:t xml:space="preserve">The Signed Right Shift Operator ( </w:t>
      </w:r>
      <w:r w:rsidRPr="00643C7A">
        <w:rPr>
          <w:rFonts w:ascii="Courier New" w:hAnsi="Courier New"/>
          <w:noProof/>
        </w:rPr>
        <w:t>&gt;&gt;</w:t>
      </w:r>
      <w:r>
        <w:rPr>
          <w:noProof/>
        </w:rPr>
        <w:t xml:space="preserve"> )</w:t>
      </w:r>
      <w:r>
        <w:rPr>
          <w:noProof/>
        </w:rPr>
        <w:tab/>
      </w:r>
      <w:r>
        <w:rPr>
          <w:noProof/>
        </w:rPr>
        <w:fldChar w:fldCharType="begin"/>
      </w:r>
      <w:r>
        <w:rPr>
          <w:noProof/>
        </w:rPr>
        <w:instrText xml:space="preserve"> PAGEREF _Toc153968439 \h </w:instrText>
      </w:r>
      <w:r>
        <w:rPr>
          <w:noProof/>
        </w:rPr>
      </w:r>
      <w:r>
        <w:rPr>
          <w:noProof/>
        </w:rPr>
        <w:fldChar w:fldCharType="separate"/>
      </w:r>
      <w:ins w:id="126" w:author="Allen Wirfs-Brock rev2" w:date="2011-07-25T16:06:00Z">
        <w:r w:rsidR="007730CC">
          <w:rPr>
            <w:noProof/>
          </w:rPr>
          <w:t>80</w:t>
        </w:r>
      </w:ins>
      <w:ins w:id="127" w:author="Allen Wirfs-Brock" w:date="2011-07-12T10:39:00Z">
        <w:del w:id="128" w:author="Allen Wirfs-Brock rev2" w:date="2011-07-20T13:24:00Z">
          <w:r w:rsidR="0059330D" w:rsidDel="004E0EFF">
            <w:rPr>
              <w:noProof/>
            </w:rPr>
            <w:delText>80</w:delText>
          </w:r>
        </w:del>
      </w:ins>
      <w:del w:id="129" w:author="Allen Wirfs-Brock rev2" w:date="2011-07-20T13:24:00Z">
        <w:r w:rsidR="001C6F64" w:rsidDel="004E0EFF">
          <w:rPr>
            <w:noProof/>
          </w:rPr>
          <w:delText>78</w:delText>
        </w:r>
      </w:del>
      <w:r>
        <w:rPr>
          <w:noProof/>
        </w:rPr>
        <w:fldChar w:fldCharType="end"/>
      </w:r>
    </w:p>
    <w:p w14:paraId="43322315" w14:textId="77777777" w:rsidR="00E73414" w:rsidRPr="00C858C8" w:rsidRDefault="00E73414">
      <w:pPr>
        <w:pStyle w:val="3a"/>
        <w:tabs>
          <w:tab w:val="left" w:pos="796"/>
        </w:tabs>
        <w:rPr>
          <w:rFonts w:ascii="Cambria" w:hAnsi="Cambria"/>
          <w:b w:val="0"/>
          <w:noProof/>
          <w:sz w:val="24"/>
          <w:szCs w:val="24"/>
          <w:lang w:val="en-US"/>
        </w:rPr>
      </w:pPr>
      <w:r>
        <w:rPr>
          <w:noProof/>
        </w:rPr>
        <w:t>11.7.3</w:t>
      </w:r>
      <w:r w:rsidRPr="00C858C8">
        <w:rPr>
          <w:rFonts w:ascii="Cambria" w:hAnsi="Cambria"/>
          <w:b w:val="0"/>
          <w:noProof/>
          <w:sz w:val="24"/>
          <w:szCs w:val="24"/>
          <w:lang w:val="en-US"/>
        </w:rPr>
        <w:tab/>
      </w:r>
      <w:r>
        <w:rPr>
          <w:noProof/>
        </w:rPr>
        <w:t xml:space="preserve">The Unsigned Right Shift Operator ( </w:t>
      </w:r>
      <w:r w:rsidRPr="00643C7A">
        <w:rPr>
          <w:rFonts w:ascii="Courier New" w:hAnsi="Courier New"/>
          <w:noProof/>
        </w:rPr>
        <w:t>&gt;&gt;&gt;</w:t>
      </w:r>
      <w:r>
        <w:rPr>
          <w:noProof/>
        </w:rPr>
        <w:t xml:space="preserve"> )</w:t>
      </w:r>
      <w:r>
        <w:rPr>
          <w:noProof/>
        </w:rPr>
        <w:tab/>
      </w:r>
      <w:r>
        <w:rPr>
          <w:noProof/>
        </w:rPr>
        <w:fldChar w:fldCharType="begin"/>
      </w:r>
      <w:r>
        <w:rPr>
          <w:noProof/>
        </w:rPr>
        <w:instrText xml:space="preserve"> PAGEREF _Toc153968440 \h </w:instrText>
      </w:r>
      <w:r>
        <w:rPr>
          <w:noProof/>
        </w:rPr>
      </w:r>
      <w:r>
        <w:rPr>
          <w:noProof/>
        </w:rPr>
        <w:fldChar w:fldCharType="separate"/>
      </w:r>
      <w:ins w:id="130" w:author="Allen Wirfs-Brock rev2" w:date="2011-07-25T16:06:00Z">
        <w:r w:rsidR="007730CC">
          <w:rPr>
            <w:noProof/>
          </w:rPr>
          <w:t>80</w:t>
        </w:r>
      </w:ins>
      <w:ins w:id="131" w:author="Allen Wirfs-Brock" w:date="2011-07-12T10:39:00Z">
        <w:del w:id="132" w:author="Allen Wirfs-Brock rev2" w:date="2011-07-20T13:24:00Z">
          <w:r w:rsidR="0059330D" w:rsidDel="004E0EFF">
            <w:rPr>
              <w:noProof/>
            </w:rPr>
            <w:delText>80</w:delText>
          </w:r>
        </w:del>
      </w:ins>
      <w:del w:id="133" w:author="Allen Wirfs-Brock rev2" w:date="2011-07-20T13:24:00Z">
        <w:r w:rsidR="001C6F64" w:rsidDel="004E0EFF">
          <w:rPr>
            <w:noProof/>
          </w:rPr>
          <w:delText>78</w:delText>
        </w:r>
      </w:del>
      <w:r>
        <w:rPr>
          <w:noProof/>
        </w:rPr>
        <w:fldChar w:fldCharType="end"/>
      </w:r>
    </w:p>
    <w:p w14:paraId="7578BAE3" w14:textId="77777777" w:rsidR="00E73414" w:rsidRPr="00C858C8" w:rsidRDefault="00E73414">
      <w:pPr>
        <w:pStyle w:val="2b"/>
        <w:tabs>
          <w:tab w:val="left" w:pos="629"/>
        </w:tabs>
        <w:rPr>
          <w:rFonts w:ascii="Cambria" w:hAnsi="Cambria"/>
          <w:b w:val="0"/>
          <w:noProof/>
          <w:sz w:val="24"/>
          <w:szCs w:val="24"/>
          <w:lang w:val="en-US"/>
        </w:rPr>
      </w:pPr>
      <w:r>
        <w:rPr>
          <w:noProof/>
        </w:rPr>
        <w:t>11.8</w:t>
      </w:r>
      <w:r w:rsidRPr="00C858C8">
        <w:rPr>
          <w:rFonts w:ascii="Cambria" w:hAnsi="Cambria"/>
          <w:b w:val="0"/>
          <w:noProof/>
          <w:sz w:val="24"/>
          <w:szCs w:val="24"/>
          <w:lang w:val="en-US"/>
        </w:rPr>
        <w:tab/>
      </w:r>
      <w:r>
        <w:rPr>
          <w:noProof/>
        </w:rPr>
        <w:t>Relational Operators</w:t>
      </w:r>
      <w:r>
        <w:rPr>
          <w:noProof/>
        </w:rPr>
        <w:tab/>
      </w:r>
      <w:r>
        <w:rPr>
          <w:noProof/>
        </w:rPr>
        <w:fldChar w:fldCharType="begin"/>
      </w:r>
      <w:r>
        <w:rPr>
          <w:noProof/>
        </w:rPr>
        <w:instrText xml:space="preserve"> PAGEREF _Toc153968441 \h </w:instrText>
      </w:r>
      <w:r>
        <w:rPr>
          <w:noProof/>
        </w:rPr>
      </w:r>
      <w:r>
        <w:rPr>
          <w:noProof/>
        </w:rPr>
        <w:fldChar w:fldCharType="separate"/>
      </w:r>
      <w:ins w:id="134" w:author="Allen Wirfs-Brock rev2" w:date="2011-07-25T16:06:00Z">
        <w:r w:rsidR="007730CC">
          <w:rPr>
            <w:noProof/>
          </w:rPr>
          <w:t>81</w:t>
        </w:r>
      </w:ins>
      <w:ins w:id="135" w:author="Allen Wirfs-Brock" w:date="2011-07-12T10:39:00Z">
        <w:del w:id="136" w:author="Allen Wirfs-Brock rev2" w:date="2011-07-20T13:24:00Z">
          <w:r w:rsidR="0059330D" w:rsidDel="004E0EFF">
            <w:rPr>
              <w:noProof/>
            </w:rPr>
            <w:delText>81</w:delText>
          </w:r>
        </w:del>
      </w:ins>
      <w:del w:id="137" w:author="Allen Wirfs-Brock rev2" w:date="2011-07-20T13:24:00Z">
        <w:r w:rsidR="001C6F64" w:rsidDel="004E0EFF">
          <w:rPr>
            <w:noProof/>
          </w:rPr>
          <w:delText>79</w:delText>
        </w:r>
      </w:del>
      <w:r>
        <w:rPr>
          <w:noProof/>
        </w:rPr>
        <w:fldChar w:fldCharType="end"/>
      </w:r>
    </w:p>
    <w:p w14:paraId="33A683A3" w14:textId="77777777" w:rsidR="00E73414" w:rsidRPr="00C858C8" w:rsidRDefault="00E73414">
      <w:pPr>
        <w:pStyle w:val="3a"/>
        <w:tabs>
          <w:tab w:val="left" w:pos="796"/>
        </w:tabs>
        <w:rPr>
          <w:rFonts w:ascii="Cambria" w:hAnsi="Cambria"/>
          <w:b w:val="0"/>
          <w:noProof/>
          <w:sz w:val="24"/>
          <w:szCs w:val="24"/>
          <w:lang w:val="en-US"/>
        </w:rPr>
      </w:pPr>
      <w:r>
        <w:rPr>
          <w:noProof/>
        </w:rPr>
        <w:t>11.8.1</w:t>
      </w:r>
      <w:r w:rsidRPr="00C858C8">
        <w:rPr>
          <w:rFonts w:ascii="Cambria" w:hAnsi="Cambria"/>
          <w:b w:val="0"/>
          <w:noProof/>
          <w:sz w:val="24"/>
          <w:szCs w:val="24"/>
          <w:lang w:val="en-US"/>
        </w:rPr>
        <w:tab/>
      </w:r>
      <w:r>
        <w:rPr>
          <w:noProof/>
        </w:rPr>
        <w:t xml:space="preserve">The Less-than Operator ( </w:t>
      </w:r>
      <w:r w:rsidRPr="00643C7A">
        <w:rPr>
          <w:rFonts w:ascii="Courier New" w:hAnsi="Courier New"/>
          <w:noProof/>
        </w:rPr>
        <w:t>&lt;</w:t>
      </w:r>
      <w:r>
        <w:rPr>
          <w:noProof/>
        </w:rPr>
        <w:t xml:space="preserve"> )</w:t>
      </w:r>
      <w:r>
        <w:rPr>
          <w:noProof/>
        </w:rPr>
        <w:tab/>
      </w:r>
      <w:r>
        <w:rPr>
          <w:noProof/>
        </w:rPr>
        <w:fldChar w:fldCharType="begin"/>
      </w:r>
      <w:r>
        <w:rPr>
          <w:noProof/>
        </w:rPr>
        <w:instrText xml:space="preserve"> PAGEREF _Toc153968442 \h </w:instrText>
      </w:r>
      <w:r>
        <w:rPr>
          <w:noProof/>
        </w:rPr>
      </w:r>
      <w:r>
        <w:rPr>
          <w:noProof/>
        </w:rPr>
        <w:fldChar w:fldCharType="separate"/>
      </w:r>
      <w:ins w:id="138" w:author="Allen Wirfs-Brock rev2" w:date="2011-07-25T16:06:00Z">
        <w:r w:rsidR="007730CC">
          <w:rPr>
            <w:noProof/>
          </w:rPr>
          <w:t>81</w:t>
        </w:r>
      </w:ins>
      <w:ins w:id="139" w:author="Allen Wirfs-Brock" w:date="2011-07-12T10:39:00Z">
        <w:del w:id="140" w:author="Allen Wirfs-Brock rev2" w:date="2011-07-20T13:24:00Z">
          <w:r w:rsidR="0059330D" w:rsidDel="004E0EFF">
            <w:rPr>
              <w:noProof/>
            </w:rPr>
            <w:delText>81</w:delText>
          </w:r>
        </w:del>
      </w:ins>
      <w:del w:id="141" w:author="Allen Wirfs-Brock rev2" w:date="2011-07-20T13:24:00Z">
        <w:r w:rsidR="001C6F64" w:rsidDel="004E0EFF">
          <w:rPr>
            <w:noProof/>
          </w:rPr>
          <w:delText>79</w:delText>
        </w:r>
      </w:del>
      <w:r>
        <w:rPr>
          <w:noProof/>
        </w:rPr>
        <w:fldChar w:fldCharType="end"/>
      </w:r>
    </w:p>
    <w:p w14:paraId="1614D0B8" w14:textId="77777777" w:rsidR="00E73414" w:rsidRPr="00C858C8" w:rsidRDefault="00E73414">
      <w:pPr>
        <w:pStyle w:val="3a"/>
        <w:tabs>
          <w:tab w:val="left" w:pos="796"/>
        </w:tabs>
        <w:rPr>
          <w:rFonts w:ascii="Cambria" w:hAnsi="Cambria"/>
          <w:b w:val="0"/>
          <w:noProof/>
          <w:sz w:val="24"/>
          <w:szCs w:val="24"/>
          <w:lang w:val="en-US"/>
        </w:rPr>
      </w:pPr>
      <w:r>
        <w:rPr>
          <w:noProof/>
        </w:rPr>
        <w:t>11.8.2</w:t>
      </w:r>
      <w:r w:rsidRPr="00C858C8">
        <w:rPr>
          <w:rFonts w:ascii="Cambria" w:hAnsi="Cambria"/>
          <w:b w:val="0"/>
          <w:noProof/>
          <w:sz w:val="24"/>
          <w:szCs w:val="24"/>
          <w:lang w:val="en-US"/>
        </w:rPr>
        <w:tab/>
      </w:r>
      <w:r>
        <w:rPr>
          <w:noProof/>
        </w:rPr>
        <w:t xml:space="preserve">The Greater-than Operator ( </w:t>
      </w:r>
      <w:r w:rsidRPr="00643C7A">
        <w:rPr>
          <w:rFonts w:ascii="Courier New" w:hAnsi="Courier New"/>
          <w:noProof/>
        </w:rPr>
        <w:t>&gt;</w:t>
      </w:r>
      <w:r>
        <w:rPr>
          <w:noProof/>
        </w:rPr>
        <w:t xml:space="preserve"> )</w:t>
      </w:r>
      <w:r>
        <w:rPr>
          <w:noProof/>
        </w:rPr>
        <w:tab/>
      </w:r>
      <w:r>
        <w:rPr>
          <w:noProof/>
        </w:rPr>
        <w:fldChar w:fldCharType="begin"/>
      </w:r>
      <w:r>
        <w:rPr>
          <w:noProof/>
        </w:rPr>
        <w:instrText xml:space="preserve"> PAGEREF _Toc153968443 \h </w:instrText>
      </w:r>
      <w:r>
        <w:rPr>
          <w:noProof/>
        </w:rPr>
      </w:r>
      <w:r>
        <w:rPr>
          <w:noProof/>
        </w:rPr>
        <w:fldChar w:fldCharType="separate"/>
      </w:r>
      <w:ins w:id="142" w:author="Allen Wirfs-Brock rev2" w:date="2011-07-25T16:06:00Z">
        <w:r w:rsidR="007730CC">
          <w:rPr>
            <w:noProof/>
          </w:rPr>
          <w:t>81</w:t>
        </w:r>
      </w:ins>
      <w:ins w:id="143" w:author="Allen Wirfs-Brock" w:date="2011-07-12T10:39:00Z">
        <w:del w:id="144" w:author="Allen Wirfs-Brock rev2" w:date="2011-07-20T13:24:00Z">
          <w:r w:rsidR="0059330D" w:rsidDel="004E0EFF">
            <w:rPr>
              <w:noProof/>
            </w:rPr>
            <w:delText>81</w:delText>
          </w:r>
        </w:del>
      </w:ins>
      <w:del w:id="145" w:author="Allen Wirfs-Brock rev2" w:date="2011-07-20T13:24:00Z">
        <w:r w:rsidR="001C6F64" w:rsidDel="004E0EFF">
          <w:rPr>
            <w:noProof/>
          </w:rPr>
          <w:delText>79</w:delText>
        </w:r>
      </w:del>
      <w:r>
        <w:rPr>
          <w:noProof/>
        </w:rPr>
        <w:fldChar w:fldCharType="end"/>
      </w:r>
    </w:p>
    <w:p w14:paraId="3797E7C7" w14:textId="77777777" w:rsidR="00E73414" w:rsidRPr="00C858C8" w:rsidRDefault="00E73414">
      <w:pPr>
        <w:pStyle w:val="3a"/>
        <w:tabs>
          <w:tab w:val="left" w:pos="796"/>
        </w:tabs>
        <w:rPr>
          <w:rFonts w:ascii="Cambria" w:hAnsi="Cambria"/>
          <w:b w:val="0"/>
          <w:noProof/>
          <w:sz w:val="24"/>
          <w:szCs w:val="24"/>
          <w:lang w:val="en-US"/>
        </w:rPr>
      </w:pPr>
      <w:r>
        <w:rPr>
          <w:noProof/>
        </w:rPr>
        <w:t>11.8.3</w:t>
      </w:r>
      <w:r w:rsidRPr="00C858C8">
        <w:rPr>
          <w:rFonts w:ascii="Cambria" w:hAnsi="Cambria"/>
          <w:b w:val="0"/>
          <w:noProof/>
          <w:sz w:val="24"/>
          <w:szCs w:val="24"/>
          <w:lang w:val="en-US"/>
        </w:rPr>
        <w:tab/>
      </w:r>
      <w:r>
        <w:rPr>
          <w:noProof/>
        </w:rPr>
        <w:t xml:space="preserve">The Less-than-or-equal Operator ( </w:t>
      </w:r>
      <w:r w:rsidRPr="00643C7A">
        <w:rPr>
          <w:rFonts w:ascii="Courier New" w:hAnsi="Courier New"/>
          <w:noProof/>
        </w:rPr>
        <w:t>&lt;=</w:t>
      </w:r>
      <w:r>
        <w:rPr>
          <w:noProof/>
        </w:rPr>
        <w:t xml:space="preserve"> )</w:t>
      </w:r>
      <w:r>
        <w:rPr>
          <w:noProof/>
        </w:rPr>
        <w:tab/>
      </w:r>
      <w:r>
        <w:rPr>
          <w:noProof/>
        </w:rPr>
        <w:fldChar w:fldCharType="begin"/>
      </w:r>
      <w:r>
        <w:rPr>
          <w:noProof/>
        </w:rPr>
        <w:instrText xml:space="preserve"> PAGEREF _Toc153968444 \h </w:instrText>
      </w:r>
      <w:r>
        <w:rPr>
          <w:noProof/>
        </w:rPr>
      </w:r>
      <w:r>
        <w:rPr>
          <w:noProof/>
        </w:rPr>
        <w:fldChar w:fldCharType="separate"/>
      </w:r>
      <w:ins w:id="146" w:author="Allen Wirfs-Brock rev2" w:date="2011-07-25T16:06:00Z">
        <w:r w:rsidR="007730CC">
          <w:rPr>
            <w:noProof/>
          </w:rPr>
          <w:t>82</w:t>
        </w:r>
      </w:ins>
      <w:ins w:id="147" w:author="Allen Wirfs-Brock" w:date="2011-07-12T10:39:00Z">
        <w:del w:id="148" w:author="Allen Wirfs-Brock rev2" w:date="2011-07-20T13:24:00Z">
          <w:r w:rsidR="0059330D" w:rsidDel="004E0EFF">
            <w:rPr>
              <w:noProof/>
            </w:rPr>
            <w:delText>82</w:delText>
          </w:r>
        </w:del>
      </w:ins>
      <w:del w:id="149" w:author="Allen Wirfs-Brock rev2" w:date="2011-07-20T13:24:00Z">
        <w:r w:rsidR="001C6F64" w:rsidDel="004E0EFF">
          <w:rPr>
            <w:noProof/>
          </w:rPr>
          <w:delText>80</w:delText>
        </w:r>
      </w:del>
      <w:r>
        <w:rPr>
          <w:noProof/>
        </w:rPr>
        <w:fldChar w:fldCharType="end"/>
      </w:r>
    </w:p>
    <w:p w14:paraId="59A39B54" w14:textId="77777777" w:rsidR="00E73414" w:rsidRPr="00C858C8" w:rsidRDefault="00E73414">
      <w:pPr>
        <w:pStyle w:val="3a"/>
        <w:tabs>
          <w:tab w:val="left" w:pos="796"/>
        </w:tabs>
        <w:rPr>
          <w:rFonts w:ascii="Cambria" w:hAnsi="Cambria"/>
          <w:b w:val="0"/>
          <w:noProof/>
          <w:sz w:val="24"/>
          <w:szCs w:val="24"/>
          <w:lang w:val="en-US"/>
        </w:rPr>
      </w:pPr>
      <w:r>
        <w:rPr>
          <w:noProof/>
        </w:rPr>
        <w:t>11.8.4</w:t>
      </w:r>
      <w:r w:rsidRPr="00C858C8">
        <w:rPr>
          <w:rFonts w:ascii="Cambria" w:hAnsi="Cambria"/>
          <w:b w:val="0"/>
          <w:noProof/>
          <w:sz w:val="24"/>
          <w:szCs w:val="24"/>
          <w:lang w:val="en-US"/>
        </w:rPr>
        <w:tab/>
      </w:r>
      <w:r>
        <w:rPr>
          <w:noProof/>
        </w:rPr>
        <w:t xml:space="preserve">The Greater-than-or-equal Operator ( </w:t>
      </w:r>
      <w:r w:rsidRPr="00643C7A">
        <w:rPr>
          <w:rFonts w:ascii="Courier New" w:hAnsi="Courier New"/>
          <w:noProof/>
        </w:rPr>
        <w:t>&gt;=</w:t>
      </w:r>
      <w:r>
        <w:rPr>
          <w:noProof/>
        </w:rPr>
        <w:t xml:space="preserve"> )</w:t>
      </w:r>
      <w:r>
        <w:rPr>
          <w:noProof/>
        </w:rPr>
        <w:tab/>
      </w:r>
      <w:r>
        <w:rPr>
          <w:noProof/>
        </w:rPr>
        <w:fldChar w:fldCharType="begin"/>
      </w:r>
      <w:r>
        <w:rPr>
          <w:noProof/>
        </w:rPr>
        <w:instrText xml:space="preserve"> PAGEREF _Toc153968445 \h </w:instrText>
      </w:r>
      <w:r>
        <w:rPr>
          <w:noProof/>
        </w:rPr>
      </w:r>
      <w:r>
        <w:rPr>
          <w:noProof/>
        </w:rPr>
        <w:fldChar w:fldCharType="separate"/>
      </w:r>
      <w:ins w:id="150" w:author="Allen Wirfs-Brock rev2" w:date="2011-07-25T16:06:00Z">
        <w:r w:rsidR="007730CC">
          <w:rPr>
            <w:noProof/>
          </w:rPr>
          <w:t>82</w:t>
        </w:r>
      </w:ins>
      <w:ins w:id="151" w:author="Allen Wirfs-Brock" w:date="2011-07-12T10:39:00Z">
        <w:del w:id="152" w:author="Allen Wirfs-Brock rev2" w:date="2011-07-20T13:24:00Z">
          <w:r w:rsidR="0059330D" w:rsidDel="004E0EFF">
            <w:rPr>
              <w:noProof/>
            </w:rPr>
            <w:delText>82</w:delText>
          </w:r>
        </w:del>
      </w:ins>
      <w:del w:id="153" w:author="Allen Wirfs-Brock rev2" w:date="2011-07-20T13:24:00Z">
        <w:r w:rsidR="001C6F64" w:rsidDel="004E0EFF">
          <w:rPr>
            <w:noProof/>
          </w:rPr>
          <w:delText>80</w:delText>
        </w:r>
      </w:del>
      <w:r>
        <w:rPr>
          <w:noProof/>
        </w:rPr>
        <w:fldChar w:fldCharType="end"/>
      </w:r>
    </w:p>
    <w:p w14:paraId="748ABDC7" w14:textId="77777777" w:rsidR="00E73414" w:rsidRPr="00C858C8" w:rsidRDefault="00E73414">
      <w:pPr>
        <w:pStyle w:val="3a"/>
        <w:tabs>
          <w:tab w:val="left" w:pos="796"/>
        </w:tabs>
        <w:rPr>
          <w:rFonts w:ascii="Cambria" w:hAnsi="Cambria"/>
          <w:b w:val="0"/>
          <w:noProof/>
          <w:sz w:val="24"/>
          <w:szCs w:val="24"/>
          <w:lang w:val="en-US"/>
        </w:rPr>
      </w:pPr>
      <w:r>
        <w:rPr>
          <w:noProof/>
        </w:rPr>
        <w:t>11.8.5</w:t>
      </w:r>
      <w:r w:rsidRPr="00C858C8">
        <w:rPr>
          <w:rFonts w:ascii="Cambria" w:hAnsi="Cambria"/>
          <w:b w:val="0"/>
          <w:noProof/>
          <w:sz w:val="24"/>
          <w:szCs w:val="24"/>
          <w:lang w:val="en-US"/>
        </w:rPr>
        <w:tab/>
      </w:r>
      <w:r>
        <w:rPr>
          <w:noProof/>
        </w:rPr>
        <w:t>The Abstract Relational Comparison Algorithm</w:t>
      </w:r>
      <w:r>
        <w:rPr>
          <w:noProof/>
        </w:rPr>
        <w:tab/>
      </w:r>
      <w:r>
        <w:rPr>
          <w:noProof/>
        </w:rPr>
        <w:fldChar w:fldCharType="begin"/>
      </w:r>
      <w:r>
        <w:rPr>
          <w:noProof/>
        </w:rPr>
        <w:instrText xml:space="preserve"> PAGEREF _Toc153968446 \h </w:instrText>
      </w:r>
      <w:r>
        <w:rPr>
          <w:noProof/>
        </w:rPr>
      </w:r>
      <w:r>
        <w:rPr>
          <w:noProof/>
        </w:rPr>
        <w:fldChar w:fldCharType="separate"/>
      </w:r>
      <w:ins w:id="154" w:author="Allen Wirfs-Brock rev2" w:date="2011-07-25T16:06:00Z">
        <w:r w:rsidR="007730CC">
          <w:rPr>
            <w:noProof/>
          </w:rPr>
          <w:t>82</w:t>
        </w:r>
      </w:ins>
      <w:ins w:id="155" w:author="Allen Wirfs-Brock" w:date="2011-07-12T10:39:00Z">
        <w:del w:id="156" w:author="Allen Wirfs-Brock rev2" w:date="2011-07-20T13:24:00Z">
          <w:r w:rsidR="0059330D" w:rsidDel="004E0EFF">
            <w:rPr>
              <w:noProof/>
            </w:rPr>
            <w:delText>82</w:delText>
          </w:r>
        </w:del>
      </w:ins>
      <w:del w:id="157" w:author="Allen Wirfs-Brock rev2" w:date="2011-07-20T13:24:00Z">
        <w:r w:rsidR="001C6F64" w:rsidDel="004E0EFF">
          <w:rPr>
            <w:noProof/>
          </w:rPr>
          <w:delText>80</w:delText>
        </w:r>
      </w:del>
      <w:r>
        <w:rPr>
          <w:noProof/>
        </w:rPr>
        <w:fldChar w:fldCharType="end"/>
      </w:r>
    </w:p>
    <w:p w14:paraId="099F7A73" w14:textId="77777777" w:rsidR="00E73414" w:rsidRPr="00C858C8" w:rsidRDefault="00E73414">
      <w:pPr>
        <w:pStyle w:val="3a"/>
        <w:tabs>
          <w:tab w:val="left" w:pos="796"/>
        </w:tabs>
        <w:rPr>
          <w:rFonts w:ascii="Cambria" w:hAnsi="Cambria"/>
          <w:b w:val="0"/>
          <w:noProof/>
          <w:sz w:val="24"/>
          <w:szCs w:val="24"/>
          <w:lang w:val="en-US"/>
        </w:rPr>
      </w:pPr>
      <w:r>
        <w:rPr>
          <w:noProof/>
        </w:rPr>
        <w:t>11.8.6</w:t>
      </w:r>
      <w:r w:rsidRPr="00C858C8">
        <w:rPr>
          <w:rFonts w:ascii="Cambria" w:hAnsi="Cambria"/>
          <w:b w:val="0"/>
          <w:noProof/>
          <w:sz w:val="24"/>
          <w:szCs w:val="24"/>
          <w:lang w:val="en-US"/>
        </w:rPr>
        <w:tab/>
      </w:r>
      <w:r>
        <w:rPr>
          <w:noProof/>
        </w:rPr>
        <w:t>The instanceof operator</w:t>
      </w:r>
      <w:r>
        <w:rPr>
          <w:noProof/>
        </w:rPr>
        <w:tab/>
      </w:r>
      <w:r>
        <w:rPr>
          <w:noProof/>
        </w:rPr>
        <w:fldChar w:fldCharType="begin"/>
      </w:r>
      <w:r>
        <w:rPr>
          <w:noProof/>
        </w:rPr>
        <w:instrText xml:space="preserve"> PAGEREF _Toc153968447 \h </w:instrText>
      </w:r>
      <w:r>
        <w:rPr>
          <w:noProof/>
        </w:rPr>
      </w:r>
      <w:r>
        <w:rPr>
          <w:noProof/>
        </w:rPr>
        <w:fldChar w:fldCharType="separate"/>
      </w:r>
      <w:ins w:id="158" w:author="Allen Wirfs-Brock rev2" w:date="2011-07-25T16:06:00Z">
        <w:r w:rsidR="007730CC">
          <w:rPr>
            <w:noProof/>
          </w:rPr>
          <w:t>83</w:t>
        </w:r>
      </w:ins>
      <w:ins w:id="159" w:author="Allen Wirfs-Brock" w:date="2011-07-12T10:39:00Z">
        <w:del w:id="160" w:author="Allen Wirfs-Brock rev2" w:date="2011-07-20T13:24:00Z">
          <w:r w:rsidR="0059330D" w:rsidDel="004E0EFF">
            <w:rPr>
              <w:noProof/>
            </w:rPr>
            <w:delText>83</w:delText>
          </w:r>
        </w:del>
      </w:ins>
      <w:del w:id="161" w:author="Allen Wirfs-Brock rev2" w:date="2011-07-20T13:24:00Z">
        <w:r w:rsidR="001C6F64" w:rsidDel="004E0EFF">
          <w:rPr>
            <w:noProof/>
          </w:rPr>
          <w:delText>81</w:delText>
        </w:r>
      </w:del>
      <w:r>
        <w:rPr>
          <w:noProof/>
        </w:rPr>
        <w:fldChar w:fldCharType="end"/>
      </w:r>
    </w:p>
    <w:p w14:paraId="46294AB2" w14:textId="77777777" w:rsidR="00E73414" w:rsidRPr="00C858C8" w:rsidRDefault="00E73414">
      <w:pPr>
        <w:pStyle w:val="3a"/>
        <w:tabs>
          <w:tab w:val="left" w:pos="796"/>
        </w:tabs>
        <w:rPr>
          <w:rFonts w:ascii="Cambria" w:hAnsi="Cambria"/>
          <w:b w:val="0"/>
          <w:noProof/>
          <w:sz w:val="24"/>
          <w:szCs w:val="24"/>
          <w:lang w:val="en-US"/>
        </w:rPr>
      </w:pPr>
      <w:r>
        <w:rPr>
          <w:noProof/>
        </w:rPr>
        <w:t>11.8.7</w:t>
      </w:r>
      <w:r w:rsidRPr="00C858C8">
        <w:rPr>
          <w:rFonts w:ascii="Cambria" w:hAnsi="Cambria"/>
          <w:b w:val="0"/>
          <w:noProof/>
          <w:sz w:val="24"/>
          <w:szCs w:val="24"/>
          <w:lang w:val="en-US"/>
        </w:rPr>
        <w:tab/>
      </w:r>
      <w:r>
        <w:rPr>
          <w:noProof/>
        </w:rPr>
        <w:t>The in operator</w:t>
      </w:r>
      <w:r>
        <w:rPr>
          <w:noProof/>
        </w:rPr>
        <w:tab/>
      </w:r>
      <w:r>
        <w:rPr>
          <w:noProof/>
        </w:rPr>
        <w:fldChar w:fldCharType="begin"/>
      </w:r>
      <w:r>
        <w:rPr>
          <w:noProof/>
        </w:rPr>
        <w:instrText xml:space="preserve"> PAGEREF _Toc153968448 \h </w:instrText>
      </w:r>
      <w:r>
        <w:rPr>
          <w:noProof/>
        </w:rPr>
      </w:r>
      <w:r>
        <w:rPr>
          <w:noProof/>
        </w:rPr>
        <w:fldChar w:fldCharType="separate"/>
      </w:r>
      <w:ins w:id="162" w:author="Allen Wirfs-Brock rev2" w:date="2011-07-25T16:06:00Z">
        <w:r w:rsidR="007730CC">
          <w:rPr>
            <w:noProof/>
          </w:rPr>
          <w:t>83</w:t>
        </w:r>
      </w:ins>
      <w:ins w:id="163" w:author="Allen Wirfs-Brock" w:date="2011-07-12T10:39:00Z">
        <w:del w:id="164" w:author="Allen Wirfs-Brock rev2" w:date="2011-07-20T13:24:00Z">
          <w:r w:rsidR="0059330D" w:rsidDel="004E0EFF">
            <w:rPr>
              <w:noProof/>
            </w:rPr>
            <w:delText>83</w:delText>
          </w:r>
        </w:del>
      </w:ins>
      <w:del w:id="165" w:author="Allen Wirfs-Brock rev2" w:date="2011-07-20T13:24:00Z">
        <w:r w:rsidR="001C6F64" w:rsidDel="004E0EFF">
          <w:rPr>
            <w:noProof/>
          </w:rPr>
          <w:delText>81</w:delText>
        </w:r>
      </w:del>
      <w:r>
        <w:rPr>
          <w:noProof/>
        </w:rPr>
        <w:fldChar w:fldCharType="end"/>
      </w:r>
    </w:p>
    <w:p w14:paraId="39235BFE" w14:textId="77777777" w:rsidR="00E73414" w:rsidRPr="00C858C8" w:rsidRDefault="00E73414">
      <w:pPr>
        <w:pStyle w:val="2b"/>
        <w:tabs>
          <w:tab w:val="left" w:pos="629"/>
        </w:tabs>
        <w:rPr>
          <w:rFonts w:ascii="Cambria" w:hAnsi="Cambria"/>
          <w:b w:val="0"/>
          <w:noProof/>
          <w:sz w:val="24"/>
          <w:szCs w:val="24"/>
          <w:lang w:val="en-US"/>
        </w:rPr>
      </w:pPr>
      <w:r>
        <w:rPr>
          <w:noProof/>
        </w:rPr>
        <w:t>11.9</w:t>
      </w:r>
      <w:r w:rsidRPr="00C858C8">
        <w:rPr>
          <w:rFonts w:ascii="Cambria" w:hAnsi="Cambria"/>
          <w:b w:val="0"/>
          <w:noProof/>
          <w:sz w:val="24"/>
          <w:szCs w:val="24"/>
          <w:lang w:val="en-US"/>
        </w:rPr>
        <w:tab/>
      </w:r>
      <w:r>
        <w:rPr>
          <w:noProof/>
        </w:rPr>
        <w:t>Equality Operators</w:t>
      </w:r>
      <w:r>
        <w:rPr>
          <w:noProof/>
        </w:rPr>
        <w:tab/>
      </w:r>
      <w:r>
        <w:rPr>
          <w:noProof/>
        </w:rPr>
        <w:fldChar w:fldCharType="begin"/>
      </w:r>
      <w:r>
        <w:rPr>
          <w:noProof/>
        </w:rPr>
        <w:instrText xml:space="preserve"> PAGEREF _Toc153968449 \h </w:instrText>
      </w:r>
      <w:r>
        <w:rPr>
          <w:noProof/>
        </w:rPr>
      </w:r>
      <w:r>
        <w:rPr>
          <w:noProof/>
        </w:rPr>
        <w:fldChar w:fldCharType="separate"/>
      </w:r>
      <w:ins w:id="166" w:author="Allen Wirfs-Brock rev2" w:date="2011-07-25T16:06:00Z">
        <w:r w:rsidR="007730CC">
          <w:rPr>
            <w:noProof/>
          </w:rPr>
          <w:t>83</w:t>
        </w:r>
      </w:ins>
      <w:ins w:id="167" w:author="Allen Wirfs-Brock" w:date="2011-07-12T10:39:00Z">
        <w:del w:id="168" w:author="Allen Wirfs-Brock rev2" w:date="2011-07-20T13:24:00Z">
          <w:r w:rsidR="0059330D" w:rsidDel="004E0EFF">
            <w:rPr>
              <w:noProof/>
            </w:rPr>
            <w:delText>83</w:delText>
          </w:r>
        </w:del>
      </w:ins>
      <w:del w:id="169" w:author="Allen Wirfs-Brock rev2" w:date="2011-07-20T13:24:00Z">
        <w:r w:rsidR="001C6F64" w:rsidDel="004E0EFF">
          <w:rPr>
            <w:noProof/>
          </w:rPr>
          <w:delText>81</w:delText>
        </w:r>
      </w:del>
      <w:r>
        <w:rPr>
          <w:noProof/>
        </w:rPr>
        <w:fldChar w:fldCharType="end"/>
      </w:r>
    </w:p>
    <w:p w14:paraId="1C8CE423" w14:textId="77777777" w:rsidR="00E73414" w:rsidRPr="00C858C8" w:rsidRDefault="00E73414">
      <w:pPr>
        <w:pStyle w:val="3a"/>
        <w:tabs>
          <w:tab w:val="left" w:pos="796"/>
        </w:tabs>
        <w:rPr>
          <w:rFonts w:ascii="Cambria" w:hAnsi="Cambria"/>
          <w:b w:val="0"/>
          <w:noProof/>
          <w:sz w:val="24"/>
          <w:szCs w:val="24"/>
          <w:lang w:val="en-US"/>
        </w:rPr>
      </w:pPr>
      <w:r>
        <w:rPr>
          <w:noProof/>
        </w:rPr>
        <w:t>11.9.1</w:t>
      </w:r>
      <w:r w:rsidRPr="00C858C8">
        <w:rPr>
          <w:rFonts w:ascii="Cambria" w:hAnsi="Cambria"/>
          <w:b w:val="0"/>
          <w:noProof/>
          <w:sz w:val="24"/>
          <w:szCs w:val="24"/>
          <w:lang w:val="en-US"/>
        </w:rPr>
        <w:tab/>
      </w:r>
      <w:r>
        <w:rPr>
          <w:noProof/>
        </w:rPr>
        <w:t xml:space="preserve">The Equals Operator ( </w:t>
      </w:r>
      <w:r w:rsidRPr="00643C7A">
        <w:rPr>
          <w:rFonts w:ascii="Courier New" w:hAnsi="Courier New"/>
          <w:noProof/>
        </w:rPr>
        <w:t>==</w:t>
      </w:r>
      <w:r>
        <w:rPr>
          <w:noProof/>
        </w:rPr>
        <w:t xml:space="preserve"> )</w:t>
      </w:r>
      <w:r>
        <w:rPr>
          <w:noProof/>
        </w:rPr>
        <w:tab/>
      </w:r>
      <w:r>
        <w:rPr>
          <w:noProof/>
        </w:rPr>
        <w:fldChar w:fldCharType="begin"/>
      </w:r>
      <w:r>
        <w:rPr>
          <w:noProof/>
        </w:rPr>
        <w:instrText xml:space="preserve"> PAGEREF _Toc153968450 \h </w:instrText>
      </w:r>
      <w:r>
        <w:rPr>
          <w:noProof/>
        </w:rPr>
      </w:r>
      <w:r>
        <w:rPr>
          <w:noProof/>
        </w:rPr>
        <w:fldChar w:fldCharType="separate"/>
      </w:r>
      <w:ins w:id="170" w:author="Allen Wirfs-Brock rev2" w:date="2011-07-25T16:06:00Z">
        <w:r w:rsidR="007730CC">
          <w:rPr>
            <w:noProof/>
          </w:rPr>
          <w:t>84</w:t>
        </w:r>
      </w:ins>
      <w:ins w:id="171" w:author="Allen Wirfs-Brock" w:date="2011-07-12T10:39:00Z">
        <w:del w:id="172" w:author="Allen Wirfs-Brock rev2" w:date="2011-07-20T13:24:00Z">
          <w:r w:rsidR="0059330D" w:rsidDel="004E0EFF">
            <w:rPr>
              <w:noProof/>
            </w:rPr>
            <w:delText>84</w:delText>
          </w:r>
        </w:del>
      </w:ins>
      <w:del w:id="173" w:author="Allen Wirfs-Brock rev2" w:date="2011-07-20T13:24:00Z">
        <w:r w:rsidR="001C6F64" w:rsidDel="004E0EFF">
          <w:rPr>
            <w:noProof/>
          </w:rPr>
          <w:delText>82</w:delText>
        </w:r>
      </w:del>
      <w:r>
        <w:rPr>
          <w:noProof/>
        </w:rPr>
        <w:fldChar w:fldCharType="end"/>
      </w:r>
    </w:p>
    <w:p w14:paraId="6418C36B" w14:textId="77777777" w:rsidR="00E73414" w:rsidRPr="00C858C8" w:rsidRDefault="00E73414">
      <w:pPr>
        <w:pStyle w:val="3a"/>
        <w:tabs>
          <w:tab w:val="left" w:pos="796"/>
        </w:tabs>
        <w:rPr>
          <w:rFonts w:ascii="Cambria" w:hAnsi="Cambria"/>
          <w:b w:val="0"/>
          <w:noProof/>
          <w:sz w:val="24"/>
          <w:szCs w:val="24"/>
          <w:lang w:val="en-US"/>
        </w:rPr>
      </w:pPr>
      <w:r>
        <w:rPr>
          <w:noProof/>
        </w:rPr>
        <w:t>11.9.2</w:t>
      </w:r>
      <w:r w:rsidRPr="00C858C8">
        <w:rPr>
          <w:rFonts w:ascii="Cambria" w:hAnsi="Cambria"/>
          <w:b w:val="0"/>
          <w:noProof/>
          <w:sz w:val="24"/>
          <w:szCs w:val="24"/>
          <w:lang w:val="en-US"/>
        </w:rPr>
        <w:tab/>
      </w:r>
      <w:r>
        <w:rPr>
          <w:noProof/>
        </w:rPr>
        <w:t xml:space="preserve">The Does-not-equals Operator ( </w:t>
      </w:r>
      <w:r w:rsidRPr="00643C7A">
        <w:rPr>
          <w:rFonts w:ascii="Courier New" w:hAnsi="Courier New"/>
          <w:noProof/>
        </w:rPr>
        <w:t>!=</w:t>
      </w:r>
      <w:r>
        <w:rPr>
          <w:noProof/>
        </w:rPr>
        <w:t xml:space="preserve"> )</w:t>
      </w:r>
      <w:r>
        <w:rPr>
          <w:noProof/>
        </w:rPr>
        <w:tab/>
      </w:r>
      <w:r>
        <w:rPr>
          <w:noProof/>
        </w:rPr>
        <w:fldChar w:fldCharType="begin"/>
      </w:r>
      <w:r>
        <w:rPr>
          <w:noProof/>
        </w:rPr>
        <w:instrText xml:space="preserve"> PAGEREF _Toc153968451 \h </w:instrText>
      </w:r>
      <w:r>
        <w:rPr>
          <w:noProof/>
        </w:rPr>
      </w:r>
      <w:r>
        <w:rPr>
          <w:noProof/>
        </w:rPr>
        <w:fldChar w:fldCharType="separate"/>
      </w:r>
      <w:ins w:id="174" w:author="Allen Wirfs-Brock rev2" w:date="2011-07-25T16:06:00Z">
        <w:r w:rsidR="007730CC">
          <w:rPr>
            <w:noProof/>
          </w:rPr>
          <w:t>84</w:t>
        </w:r>
      </w:ins>
      <w:ins w:id="175" w:author="Allen Wirfs-Brock" w:date="2011-07-12T10:39:00Z">
        <w:del w:id="176" w:author="Allen Wirfs-Brock rev2" w:date="2011-07-20T13:24:00Z">
          <w:r w:rsidR="0059330D" w:rsidDel="004E0EFF">
            <w:rPr>
              <w:noProof/>
            </w:rPr>
            <w:delText>84</w:delText>
          </w:r>
        </w:del>
      </w:ins>
      <w:del w:id="177" w:author="Allen Wirfs-Brock rev2" w:date="2011-07-20T13:24:00Z">
        <w:r w:rsidR="001C6F64" w:rsidDel="004E0EFF">
          <w:rPr>
            <w:noProof/>
          </w:rPr>
          <w:delText>82</w:delText>
        </w:r>
      </w:del>
      <w:r>
        <w:rPr>
          <w:noProof/>
        </w:rPr>
        <w:fldChar w:fldCharType="end"/>
      </w:r>
    </w:p>
    <w:p w14:paraId="250DBC42" w14:textId="77777777" w:rsidR="00E73414" w:rsidRPr="00C858C8" w:rsidRDefault="00E73414">
      <w:pPr>
        <w:pStyle w:val="3a"/>
        <w:tabs>
          <w:tab w:val="left" w:pos="796"/>
        </w:tabs>
        <w:rPr>
          <w:rFonts w:ascii="Cambria" w:hAnsi="Cambria"/>
          <w:b w:val="0"/>
          <w:noProof/>
          <w:sz w:val="24"/>
          <w:szCs w:val="24"/>
          <w:lang w:val="en-US"/>
        </w:rPr>
      </w:pPr>
      <w:r>
        <w:rPr>
          <w:noProof/>
        </w:rPr>
        <w:t>11.9.3</w:t>
      </w:r>
      <w:r w:rsidRPr="00C858C8">
        <w:rPr>
          <w:rFonts w:ascii="Cambria" w:hAnsi="Cambria"/>
          <w:b w:val="0"/>
          <w:noProof/>
          <w:sz w:val="24"/>
          <w:szCs w:val="24"/>
          <w:lang w:val="en-US"/>
        </w:rPr>
        <w:tab/>
      </w:r>
      <w:r>
        <w:rPr>
          <w:noProof/>
        </w:rPr>
        <w:t>The Abstract Equality Comparison Algorithm</w:t>
      </w:r>
      <w:r>
        <w:rPr>
          <w:noProof/>
        </w:rPr>
        <w:tab/>
      </w:r>
      <w:r>
        <w:rPr>
          <w:noProof/>
        </w:rPr>
        <w:fldChar w:fldCharType="begin"/>
      </w:r>
      <w:r>
        <w:rPr>
          <w:noProof/>
        </w:rPr>
        <w:instrText xml:space="preserve"> PAGEREF _Toc153968452 \h </w:instrText>
      </w:r>
      <w:r>
        <w:rPr>
          <w:noProof/>
        </w:rPr>
      </w:r>
      <w:r>
        <w:rPr>
          <w:noProof/>
        </w:rPr>
        <w:fldChar w:fldCharType="separate"/>
      </w:r>
      <w:ins w:id="178" w:author="Allen Wirfs-Brock rev2" w:date="2011-07-25T16:06:00Z">
        <w:r w:rsidR="007730CC">
          <w:rPr>
            <w:noProof/>
          </w:rPr>
          <w:t>84</w:t>
        </w:r>
      </w:ins>
      <w:ins w:id="179" w:author="Allen Wirfs-Brock" w:date="2011-07-12T10:39:00Z">
        <w:del w:id="180" w:author="Allen Wirfs-Brock rev2" w:date="2011-07-20T13:24:00Z">
          <w:r w:rsidR="0059330D" w:rsidDel="004E0EFF">
            <w:rPr>
              <w:noProof/>
            </w:rPr>
            <w:delText>84</w:delText>
          </w:r>
        </w:del>
      </w:ins>
      <w:del w:id="181" w:author="Allen Wirfs-Brock rev2" w:date="2011-07-20T13:24:00Z">
        <w:r w:rsidR="001C6F64" w:rsidDel="004E0EFF">
          <w:rPr>
            <w:noProof/>
          </w:rPr>
          <w:delText>82</w:delText>
        </w:r>
      </w:del>
      <w:r>
        <w:rPr>
          <w:noProof/>
        </w:rPr>
        <w:fldChar w:fldCharType="end"/>
      </w:r>
    </w:p>
    <w:p w14:paraId="1AFC0865" w14:textId="77777777" w:rsidR="00E73414" w:rsidRPr="00C858C8" w:rsidRDefault="00E73414">
      <w:pPr>
        <w:pStyle w:val="3a"/>
        <w:tabs>
          <w:tab w:val="left" w:pos="796"/>
        </w:tabs>
        <w:rPr>
          <w:rFonts w:ascii="Cambria" w:hAnsi="Cambria"/>
          <w:b w:val="0"/>
          <w:noProof/>
          <w:sz w:val="24"/>
          <w:szCs w:val="24"/>
          <w:lang w:val="en-US"/>
        </w:rPr>
      </w:pPr>
      <w:r>
        <w:rPr>
          <w:noProof/>
        </w:rPr>
        <w:t>11.9.4</w:t>
      </w:r>
      <w:r w:rsidRPr="00C858C8">
        <w:rPr>
          <w:rFonts w:ascii="Cambria" w:hAnsi="Cambria"/>
          <w:b w:val="0"/>
          <w:noProof/>
          <w:sz w:val="24"/>
          <w:szCs w:val="24"/>
          <w:lang w:val="en-US"/>
        </w:rPr>
        <w:tab/>
      </w:r>
      <w:r>
        <w:rPr>
          <w:noProof/>
        </w:rPr>
        <w:t xml:space="preserve">The Strict Equals Operator ( </w:t>
      </w:r>
      <w:r w:rsidRPr="00643C7A">
        <w:rPr>
          <w:rFonts w:ascii="Courier New" w:hAnsi="Courier New"/>
          <w:noProof/>
        </w:rPr>
        <w:t>===</w:t>
      </w:r>
      <w:r>
        <w:rPr>
          <w:noProof/>
        </w:rPr>
        <w:t xml:space="preserve"> )</w:t>
      </w:r>
      <w:r>
        <w:rPr>
          <w:noProof/>
        </w:rPr>
        <w:tab/>
      </w:r>
      <w:r>
        <w:rPr>
          <w:noProof/>
        </w:rPr>
        <w:fldChar w:fldCharType="begin"/>
      </w:r>
      <w:r>
        <w:rPr>
          <w:noProof/>
        </w:rPr>
        <w:instrText xml:space="preserve"> PAGEREF _Toc153968453 \h </w:instrText>
      </w:r>
      <w:r>
        <w:rPr>
          <w:noProof/>
        </w:rPr>
      </w:r>
      <w:r>
        <w:rPr>
          <w:noProof/>
        </w:rPr>
        <w:fldChar w:fldCharType="separate"/>
      </w:r>
      <w:ins w:id="182" w:author="Allen Wirfs-Brock rev2" w:date="2011-07-25T16:06:00Z">
        <w:r w:rsidR="007730CC">
          <w:rPr>
            <w:noProof/>
          </w:rPr>
          <w:t>85</w:t>
        </w:r>
      </w:ins>
      <w:ins w:id="183" w:author="Allen Wirfs-Brock" w:date="2011-07-12T10:39:00Z">
        <w:del w:id="184" w:author="Allen Wirfs-Brock rev2" w:date="2011-07-20T13:24:00Z">
          <w:r w:rsidR="0059330D" w:rsidDel="004E0EFF">
            <w:rPr>
              <w:noProof/>
            </w:rPr>
            <w:delText>85</w:delText>
          </w:r>
        </w:del>
      </w:ins>
      <w:del w:id="185" w:author="Allen Wirfs-Brock rev2" w:date="2011-07-20T13:24:00Z">
        <w:r w:rsidR="001C6F64" w:rsidDel="004E0EFF">
          <w:rPr>
            <w:noProof/>
          </w:rPr>
          <w:delText>83</w:delText>
        </w:r>
      </w:del>
      <w:r>
        <w:rPr>
          <w:noProof/>
        </w:rPr>
        <w:fldChar w:fldCharType="end"/>
      </w:r>
    </w:p>
    <w:p w14:paraId="51DACB0E" w14:textId="77777777" w:rsidR="00E73414" w:rsidRPr="00C858C8" w:rsidRDefault="00E73414">
      <w:pPr>
        <w:pStyle w:val="3a"/>
        <w:tabs>
          <w:tab w:val="left" w:pos="796"/>
        </w:tabs>
        <w:rPr>
          <w:rFonts w:ascii="Cambria" w:hAnsi="Cambria"/>
          <w:b w:val="0"/>
          <w:noProof/>
          <w:sz w:val="24"/>
          <w:szCs w:val="24"/>
          <w:lang w:val="en-US"/>
        </w:rPr>
      </w:pPr>
      <w:r>
        <w:rPr>
          <w:noProof/>
        </w:rPr>
        <w:t>11.9.5</w:t>
      </w:r>
      <w:r w:rsidRPr="00C858C8">
        <w:rPr>
          <w:rFonts w:ascii="Cambria" w:hAnsi="Cambria"/>
          <w:b w:val="0"/>
          <w:noProof/>
          <w:sz w:val="24"/>
          <w:szCs w:val="24"/>
          <w:lang w:val="en-US"/>
        </w:rPr>
        <w:tab/>
      </w:r>
      <w:r>
        <w:rPr>
          <w:noProof/>
        </w:rPr>
        <w:t xml:space="preserve">The Strict Does-not-equal Operator ( </w:t>
      </w:r>
      <w:r w:rsidRPr="00643C7A">
        <w:rPr>
          <w:rFonts w:ascii="Courier New" w:hAnsi="Courier New"/>
          <w:noProof/>
        </w:rPr>
        <w:t>!==</w:t>
      </w:r>
      <w:r>
        <w:rPr>
          <w:noProof/>
        </w:rPr>
        <w:t xml:space="preserve"> )</w:t>
      </w:r>
      <w:r>
        <w:rPr>
          <w:noProof/>
        </w:rPr>
        <w:tab/>
      </w:r>
      <w:r>
        <w:rPr>
          <w:noProof/>
        </w:rPr>
        <w:fldChar w:fldCharType="begin"/>
      </w:r>
      <w:r>
        <w:rPr>
          <w:noProof/>
        </w:rPr>
        <w:instrText xml:space="preserve"> PAGEREF _Toc153968454 \h </w:instrText>
      </w:r>
      <w:r>
        <w:rPr>
          <w:noProof/>
        </w:rPr>
      </w:r>
      <w:r>
        <w:rPr>
          <w:noProof/>
        </w:rPr>
        <w:fldChar w:fldCharType="separate"/>
      </w:r>
      <w:ins w:id="186" w:author="Allen Wirfs-Brock rev2" w:date="2011-07-25T16:06:00Z">
        <w:r w:rsidR="007730CC">
          <w:rPr>
            <w:noProof/>
          </w:rPr>
          <w:t>85</w:t>
        </w:r>
      </w:ins>
      <w:ins w:id="187" w:author="Allen Wirfs-Brock" w:date="2011-07-12T10:39:00Z">
        <w:del w:id="188" w:author="Allen Wirfs-Brock rev2" w:date="2011-07-20T13:24:00Z">
          <w:r w:rsidR="0059330D" w:rsidDel="004E0EFF">
            <w:rPr>
              <w:noProof/>
            </w:rPr>
            <w:delText>85</w:delText>
          </w:r>
        </w:del>
      </w:ins>
      <w:del w:id="189" w:author="Allen Wirfs-Brock rev2" w:date="2011-07-20T13:24:00Z">
        <w:r w:rsidR="001C6F64" w:rsidDel="004E0EFF">
          <w:rPr>
            <w:noProof/>
          </w:rPr>
          <w:delText>83</w:delText>
        </w:r>
      </w:del>
      <w:r>
        <w:rPr>
          <w:noProof/>
        </w:rPr>
        <w:fldChar w:fldCharType="end"/>
      </w:r>
    </w:p>
    <w:p w14:paraId="51ACB30C" w14:textId="77777777" w:rsidR="00E73414" w:rsidRPr="00C858C8" w:rsidRDefault="00E73414">
      <w:pPr>
        <w:pStyle w:val="3a"/>
        <w:tabs>
          <w:tab w:val="left" w:pos="796"/>
        </w:tabs>
        <w:rPr>
          <w:rFonts w:ascii="Cambria" w:hAnsi="Cambria"/>
          <w:b w:val="0"/>
          <w:noProof/>
          <w:sz w:val="24"/>
          <w:szCs w:val="24"/>
          <w:lang w:val="en-US"/>
        </w:rPr>
      </w:pPr>
      <w:r>
        <w:rPr>
          <w:noProof/>
        </w:rPr>
        <w:t>11.9.6</w:t>
      </w:r>
      <w:r w:rsidRPr="00C858C8">
        <w:rPr>
          <w:rFonts w:ascii="Cambria" w:hAnsi="Cambria"/>
          <w:b w:val="0"/>
          <w:noProof/>
          <w:sz w:val="24"/>
          <w:szCs w:val="24"/>
          <w:lang w:val="en-US"/>
        </w:rPr>
        <w:tab/>
      </w:r>
      <w:r>
        <w:rPr>
          <w:noProof/>
        </w:rPr>
        <w:t>The Strict Equality Comparison Algorithm</w:t>
      </w:r>
      <w:r>
        <w:rPr>
          <w:noProof/>
        </w:rPr>
        <w:tab/>
      </w:r>
      <w:r>
        <w:rPr>
          <w:noProof/>
        </w:rPr>
        <w:fldChar w:fldCharType="begin"/>
      </w:r>
      <w:r>
        <w:rPr>
          <w:noProof/>
        </w:rPr>
        <w:instrText xml:space="preserve"> PAGEREF _Toc153968455 \h </w:instrText>
      </w:r>
      <w:r>
        <w:rPr>
          <w:noProof/>
        </w:rPr>
      </w:r>
      <w:r>
        <w:rPr>
          <w:noProof/>
        </w:rPr>
        <w:fldChar w:fldCharType="separate"/>
      </w:r>
      <w:ins w:id="190" w:author="Allen Wirfs-Brock rev2" w:date="2011-07-25T16:06:00Z">
        <w:r w:rsidR="007730CC">
          <w:rPr>
            <w:noProof/>
          </w:rPr>
          <w:t>85</w:t>
        </w:r>
      </w:ins>
      <w:ins w:id="191" w:author="Allen Wirfs-Brock" w:date="2011-07-12T10:39:00Z">
        <w:del w:id="192" w:author="Allen Wirfs-Brock rev2" w:date="2011-07-20T13:24:00Z">
          <w:r w:rsidR="0059330D" w:rsidDel="004E0EFF">
            <w:rPr>
              <w:noProof/>
            </w:rPr>
            <w:delText>85</w:delText>
          </w:r>
        </w:del>
      </w:ins>
      <w:del w:id="193" w:author="Allen Wirfs-Brock rev2" w:date="2011-07-20T13:24:00Z">
        <w:r w:rsidR="001C6F64" w:rsidDel="004E0EFF">
          <w:rPr>
            <w:noProof/>
          </w:rPr>
          <w:delText>83</w:delText>
        </w:r>
      </w:del>
      <w:r>
        <w:rPr>
          <w:noProof/>
        </w:rPr>
        <w:fldChar w:fldCharType="end"/>
      </w:r>
    </w:p>
    <w:p w14:paraId="695DC0D4"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11.10</w:t>
      </w:r>
      <w:r w:rsidRPr="00C858C8">
        <w:rPr>
          <w:rFonts w:ascii="Cambria" w:hAnsi="Cambria"/>
          <w:b w:val="0"/>
          <w:noProof/>
          <w:sz w:val="24"/>
          <w:szCs w:val="24"/>
          <w:lang w:val="en-US"/>
        </w:rPr>
        <w:tab/>
      </w:r>
      <w:r>
        <w:rPr>
          <w:noProof/>
        </w:rPr>
        <w:t>Binary Bitwise Operators</w:t>
      </w:r>
      <w:r>
        <w:rPr>
          <w:noProof/>
        </w:rPr>
        <w:tab/>
      </w:r>
      <w:r>
        <w:rPr>
          <w:noProof/>
        </w:rPr>
        <w:fldChar w:fldCharType="begin"/>
      </w:r>
      <w:r>
        <w:rPr>
          <w:noProof/>
        </w:rPr>
        <w:instrText xml:space="preserve"> PAGEREF _Toc153968456 \h </w:instrText>
      </w:r>
      <w:r>
        <w:rPr>
          <w:noProof/>
        </w:rPr>
      </w:r>
      <w:r>
        <w:rPr>
          <w:noProof/>
        </w:rPr>
        <w:fldChar w:fldCharType="separate"/>
      </w:r>
      <w:ins w:id="194" w:author="Allen Wirfs-Brock rev2" w:date="2011-07-25T16:06:00Z">
        <w:r w:rsidR="007730CC">
          <w:rPr>
            <w:noProof/>
          </w:rPr>
          <w:t>86</w:t>
        </w:r>
      </w:ins>
      <w:ins w:id="195" w:author="Allen Wirfs-Brock" w:date="2011-07-12T10:39:00Z">
        <w:del w:id="196" w:author="Allen Wirfs-Brock rev2" w:date="2011-07-20T13:24:00Z">
          <w:r w:rsidR="0059330D" w:rsidDel="004E0EFF">
            <w:rPr>
              <w:noProof/>
            </w:rPr>
            <w:delText>86</w:delText>
          </w:r>
        </w:del>
      </w:ins>
      <w:del w:id="197" w:author="Allen Wirfs-Brock rev2" w:date="2011-07-20T13:24:00Z">
        <w:r w:rsidR="001C6F64" w:rsidDel="004E0EFF">
          <w:rPr>
            <w:noProof/>
          </w:rPr>
          <w:delText>84</w:delText>
        </w:r>
      </w:del>
      <w:r>
        <w:rPr>
          <w:noProof/>
        </w:rPr>
        <w:fldChar w:fldCharType="end"/>
      </w:r>
    </w:p>
    <w:p w14:paraId="4CBB6D51"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11.11</w:t>
      </w:r>
      <w:r w:rsidRPr="00C858C8">
        <w:rPr>
          <w:rFonts w:ascii="Cambria" w:hAnsi="Cambria"/>
          <w:b w:val="0"/>
          <w:noProof/>
          <w:sz w:val="24"/>
          <w:szCs w:val="24"/>
          <w:lang w:val="en-US"/>
        </w:rPr>
        <w:tab/>
      </w:r>
      <w:r>
        <w:rPr>
          <w:noProof/>
        </w:rPr>
        <w:t>Binary Logical Operators</w:t>
      </w:r>
      <w:r>
        <w:rPr>
          <w:noProof/>
        </w:rPr>
        <w:tab/>
      </w:r>
      <w:r>
        <w:rPr>
          <w:noProof/>
        </w:rPr>
        <w:fldChar w:fldCharType="begin"/>
      </w:r>
      <w:r>
        <w:rPr>
          <w:noProof/>
        </w:rPr>
        <w:instrText xml:space="preserve"> PAGEREF _Toc153968457 \h </w:instrText>
      </w:r>
      <w:r>
        <w:rPr>
          <w:noProof/>
        </w:rPr>
      </w:r>
      <w:r>
        <w:rPr>
          <w:noProof/>
        </w:rPr>
        <w:fldChar w:fldCharType="separate"/>
      </w:r>
      <w:ins w:id="198" w:author="Allen Wirfs-Brock rev2" w:date="2011-07-25T16:06:00Z">
        <w:r w:rsidR="007730CC">
          <w:rPr>
            <w:noProof/>
          </w:rPr>
          <w:t>87</w:t>
        </w:r>
      </w:ins>
      <w:ins w:id="199" w:author="Allen Wirfs-Brock" w:date="2011-07-12T10:39:00Z">
        <w:del w:id="200" w:author="Allen Wirfs-Brock rev2" w:date="2011-07-20T13:24:00Z">
          <w:r w:rsidR="0059330D" w:rsidDel="004E0EFF">
            <w:rPr>
              <w:noProof/>
            </w:rPr>
            <w:delText>86</w:delText>
          </w:r>
        </w:del>
      </w:ins>
      <w:del w:id="201" w:author="Allen Wirfs-Brock rev2" w:date="2011-07-20T13:24:00Z">
        <w:r w:rsidR="001C6F64" w:rsidDel="004E0EFF">
          <w:rPr>
            <w:noProof/>
          </w:rPr>
          <w:delText>84</w:delText>
        </w:r>
      </w:del>
      <w:r>
        <w:rPr>
          <w:noProof/>
        </w:rPr>
        <w:fldChar w:fldCharType="end"/>
      </w:r>
    </w:p>
    <w:p w14:paraId="4D5D9045" w14:textId="77777777" w:rsidR="00E73414" w:rsidRPr="00C858C8" w:rsidRDefault="00E73414">
      <w:pPr>
        <w:pStyle w:val="2b"/>
        <w:tabs>
          <w:tab w:val="clear" w:pos="720"/>
          <w:tab w:val="left" w:pos="740"/>
        </w:tabs>
        <w:rPr>
          <w:rFonts w:ascii="Cambria" w:hAnsi="Cambria"/>
          <w:b w:val="0"/>
          <w:noProof/>
          <w:sz w:val="24"/>
          <w:szCs w:val="24"/>
          <w:lang w:val="en-US"/>
        </w:rPr>
      </w:pPr>
      <w:r w:rsidRPr="00CB38FA">
        <w:rPr>
          <w:noProof/>
          <w:lang w:val="en-US"/>
        </w:rPr>
        <w:t>11.12</w:t>
      </w:r>
      <w:r w:rsidRPr="00C858C8">
        <w:rPr>
          <w:rFonts w:ascii="Cambria" w:hAnsi="Cambria"/>
          <w:b w:val="0"/>
          <w:noProof/>
          <w:sz w:val="24"/>
          <w:szCs w:val="24"/>
          <w:lang w:val="en-US"/>
        </w:rPr>
        <w:tab/>
      </w:r>
      <w:r w:rsidRPr="00CB38FA">
        <w:rPr>
          <w:noProof/>
          <w:lang w:val="en-US"/>
        </w:rPr>
        <w:t>Conditional Operator (</w:t>
      </w:r>
      <w:r w:rsidRPr="00CB38FA">
        <w:rPr>
          <w:rFonts w:ascii="Courier New" w:hAnsi="Courier New"/>
          <w:smallCaps/>
          <w:noProof/>
          <w:lang w:val="en-US"/>
        </w:rPr>
        <w:t xml:space="preserve"> ? : )</w:t>
      </w:r>
      <w:r>
        <w:rPr>
          <w:noProof/>
        </w:rPr>
        <w:tab/>
      </w:r>
      <w:r>
        <w:rPr>
          <w:noProof/>
        </w:rPr>
        <w:fldChar w:fldCharType="begin"/>
      </w:r>
      <w:r>
        <w:rPr>
          <w:noProof/>
        </w:rPr>
        <w:instrText xml:space="preserve"> PAGEREF _Toc153968458 \h </w:instrText>
      </w:r>
      <w:r>
        <w:rPr>
          <w:noProof/>
        </w:rPr>
      </w:r>
      <w:r>
        <w:rPr>
          <w:noProof/>
        </w:rPr>
        <w:fldChar w:fldCharType="separate"/>
      </w:r>
      <w:ins w:id="202" w:author="Allen Wirfs-Brock rev2" w:date="2011-07-25T16:06:00Z">
        <w:r w:rsidR="007730CC">
          <w:rPr>
            <w:noProof/>
          </w:rPr>
          <w:t>87</w:t>
        </w:r>
      </w:ins>
      <w:ins w:id="203" w:author="Allen Wirfs-Brock" w:date="2011-07-12T10:39:00Z">
        <w:del w:id="204" w:author="Allen Wirfs-Brock rev2" w:date="2011-07-20T13:24:00Z">
          <w:r w:rsidR="0059330D" w:rsidDel="004E0EFF">
            <w:rPr>
              <w:noProof/>
            </w:rPr>
            <w:delText>87</w:delText>
          </w:r>
        </w:del>
      </w:ins>
      <w:del w:id="205" w:author="Allen Wirfs-Brock rev2" w:date="2011-07-20T13:24:00Z">
        <w:r w:rsidR="001C6F64" w:rsidDel="004E0EFF">
          <w:rPr>
            <w:noProof/>
          </w:rPr>
          <w:delText>85</w:delText>
        </w:r>
      </w:del>
      <w:r>
        <w:rPr>
          <w:noProof/>
        </w:rPr>
        <w:fldChar w:fldCharType="end"/>
      </w:r>
    </w:p>
    <w:p w14:paraId="19748AB9"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11.13</w:t>
      </w:r>
      <w:r w:rsidRPr="00C858C8">
        <w:rPr>
          <w:rFonts w:ascii="Cambria" w:hAnsi="Cambria"/>
          <w:b w:val="0"/>
          <w:noProof/>
          <w:sz w:val="24"/>
          <w:szCs w:val="24"/>
          <w:lang w:val="en-US"/>
        </w:rPr>
        <w:tab/>
      </w:r>
      <w:r>
        <w:rPr>
          <w:noProof/>
        </w:rPr>
        <w:t>Assignment Operators</w:t>
      </w:r>
      <w:r>
        <w:rPr>
          <w:noProof/>
        </w:rPr>
        <w:tab/>
      </w:r>
      <w:r>
        <w:rPr>
          <w:noProof/>
        </w:rPr>
        <w:fldChar w:fldCharType="begin"/>
      </w:r>
      <w:r>
        <w:rPr>
          <w:noProof/>
        </w:rPr>
        <w:instrText xml:space="preserve"> PAGEREF _Toc153968459 \h </w:instrText>
      </w:r>
      <w:r>
        <w:rPr>
          <w:noProof/>
        </w:rPr>
      </w:r>
      <w:r>
        <w:rPr>
          <w:noProof/>
        </w:rPr>
        <w:fldChar w:fldCharType="separate"/>
      </w:r>
      <w:ins w:id="206" w:author="Allen Wirfs-Brock rev2" w:date="2011-07-25T16:06:00Z">
        <w:r w:rsidR="007730CC">
          <w:rPr>
            <w:noProof/>
          </w:rPr>
          <w:t>88</w:t>
        </w:r>
      </w:ins>
      <w:ins w:id="207" w:author="Allen Wirfs-Brock" w:date="2011-07-12T10:39:00Z">
        <w:del w:id="208" w:author="Allen Wirfs-Brock rev2" w:date="2011-07-20T13:24:00Z">
          <w:r w:rsidR="0059330D" w:rsidDel="004E0EFF">
            <w:rPr>
              <w:noProof/>
            </w:rPr>
            <w:delText>88</w:delText>
          </w:r>
        </w:del>
      </w:ins>
      <w:del w:id="209" w:author="Allen Wirfs-Brock rev2" w:date="2011-07-20T13:24:00Z">
        <w:r w:rsidR="001C6F64" w:rsidDel="004E0EFF">
          <w:rPr>
            <w:noProof/>
          </w:rPr>
          <w:delText>86</w:delText>
        </w:r>
      </w:del>
      <w:r>
        <w:rPr>
          <w:noProof/>
        </w:rPr>
        <w:fldChar w:fldCharType="end"/>
      </w:r>
    </w:p>
    <w:p w14:paraId="26FAA503" w14:textId="77777777" w:rsidR="00E73414" w:rsidRPr="00C858C8" w:rsidRDefault="00E73414">
      <w:pPr>
        <w:pStyle w:val="3a"/>
        <w:tabs>
          <w:tab w:val="left" w:pos="907"/>
        </w:tabs>
        <w:rPr>
          <w:rFonts w:ascii="Cambria" w:hAnsi="Cambria"/>
          <w:b w:val="0"/>
          <w:noProof/>
          <w:sz w:val="24"/>
          <w:szCs w:val="24"/>
          <w:lang w:val="en-US"/>
        </w:rPr>
      </w:pPr>
      <w:r>
        <w:rPr>
          <w:noProof/>
        </w:rPr>
        <w:t>11.13.1</w:t>
      </w:r>
      <w:r w:rsidRPr="00C858C8">
        <w:rPr>
          <w:rFonts w:ascii="Cambria" w:hAnsi="Cambria"/>
          <w:b w:val="0"/>
          <w:noProof/>
          <w:sz w:val="24"/>
          <w:szCs w:val="24"/>
          <w:lang w:val="en-US"/>
        </w:rPr>
        <w:tab/>
      </w:r>
      <w:r>
        <w:rPr>
          <w:noProof/>
        </w:rPr>
        <w:t xml:space="preserve">Simple Assignment ( </w:t>
      </w:r>
      <w:r w:rsidRPr="00643C7A">
        <w:rPr>
          <w:rFonts w:ascii="Courier New" w:hAnsi="Courier New"/>
          <w:noProof/>
        </w:rPr>
        <w:t>=</w:t>
      </w:r>
      <w:r>
        <w:rPr>
          <w:noProof/>
        </w:rPr>
        <w:t xml:space="preserve"> )</w:t>
      </w:r>
      <w:r>
        <w:rPr>
          <w:noProof/>
        </w:rPr>
        <w:tab/>
      </w:r>
      <w:r>
        <w:rPr>
          <w:noProof/>
        </w:rPr>
        <w:fldChar w:fldCharType="begin"/>
      </w:r>
      <w:r>
        <w:rPr>
          <w:noProof/>
        </w:rPr>
        <w:instrText xml:space="preserve"> PAGEREF _Toc153968460 \h </w:instrText>
      </w:r>
      <w:r>
        <w:rPr>
          <w:noProof/>
        </w:rPr>
      </w:r>
      <w:r>
        <w:rPr>
          <w:noProof/>
        </w:rPr>
        <w:fldChar w:fldCharType="separate"/>
      </w:r>
      <w:ins w:id="210" w:author="Allen Wirfs-Brock rev2" w:date="2011-07-25T16:06:00Z">
        <w:r w:rsidR="007730CC">
          <w:rPr>
            <w:noProof/>
          </w:rPr>
          <w:t>89</w:t>
        </w:r>
      </w:ins>
      <w:ins w:id="211" w:author="Allen Wirfs-Brock" w:date="2011-07-12T10:39:00Z">
        <w:del w:id="212" w:author="Allen Wirfs-Brock rev2" w:date="2011-07-20T13:24:00Z">
          <w:r w:rsidR="0059330D" w:rsidDel="004E0EFF">
            <w:rPr>
              <w:noProof/>
            </w:rPr>
            <w:delText>89</w:delText>
          </w:r>
        </w:del>
      </w:ins>
      <w:del w:id="213" w:author="Allen Wirfs-Brock rev2" w:date="2011-07-20T13:24:00Z">
        <w:r w:rsidR="001C6F64" w:rsidDel="004E0EFF">
          <w:rPr>
            <w:noProof/>
          </w:rPr>
          <w:delText>87</w:delText>
        </w:r>
      </w:del>
      <w:r>
        <w:rPr>
          <w:noProof/>
        </w:rPr>
        <w:fldChar w:fldCharType="end"/>
      </w:r>
    </w:p>
    <w:p w14:paraId="78993AB4" w14:textId="77777777" w:rsidR="00E73414" w:rsidRPr="00C858C8" w:rsidRDefault="00E73414">
      <w:pPr>
        <w:pStyle w:val="3a"/>
        <w:tabs>
          <w:tab w:val="left" w:pos="907"/>
        </w:tabs>
        <w:rPr>
          <w:rFonts w:ascii="Cambria" w:hAnsi="Cambria"/>
          <w:b w:val="0"/>
          <w:noProof/>
          <w:sz w:val="24"/>
          <w:szCs w:val="24"/>
          <w:lang w:val="en-US"/>
        </w:rPr>
      </w:pPr>
      <w:r>
        <w:rPr>
          <w:noProof/>
        </w:rPr>
        <w:t>11.13.2</w:t>
      </w:r>
      <w:r w:rsidRPr="00C858C8">
        <w:rPr>
          <w:rFonts w:ascii="Cambria" w:hAnsi="Cambria"/>
          <w:b w:val="0"/>
          <w:noProof/>
          <w:sz w:val="24"/>
          <w:szCs w:val="24"/>
          <w:lang w:val="en-US"/>
        </w:rPr>
        <w:tab/>
      </w:r>
      <w:r>
        <w:rPr>
          <w:noProof/>
        </w:rPr>
        <w:t xml:space="preserve">Compound Assignment ( </w:t>
      </w:r>
      <w:r w:rsidRPr="00643C7A">
        <w:rPr>
          <w:rFonts w:ascii="Courier New" w:hAnsi="Courier New"/>
          <w:noProof/>
        </w:rPr>
        <w:t>op=</w:t>
      </w:r>
      <w:r>
        <w:rPr>
          <w:noProof/>
        </w:rPr>
        <w:t xml:space="preserve"> )</w:t>
      </w:r>
      <w:r>
        <w:rPr>
          <w:noProof/>
        </w:rPr>
        <w:tab/>
      </w:r>
      <w:r>
        <w:rPr>
          <w:noProof/>
        </w:rPr>
        <w:fldChar w:fldCharType="begin"/>
      </w:r>
      <w:r>
        <w:rPr>
          <w:noProof/>
        </w:rPr>
        <w:instrText xml:space="preserve"> PAGEREF _Toc153968461 \h </w:instrText>
      </w:r>
      <w:r>
        <w:rPr>
          <w:noProof/>
        </w:rPr>
      </w:r>
      <w:r>
        <w:rPr>
          <w:noProof/>
        </w:rPr>
        <w:fldChar w:fldCharType="separate"/>
      </w:r>
      <w:ins w:id="214" w:author="Allen Wirfs-Brock rev2" w:date="2011-07-25T16:06:00Z">
        <w:r w:rsidR="007730CC">
          <w:rPr>
            <w:noProof/>
          </w:rPr>
          <w:t>92</w:t>
        </w:r>
      </w:ins>
      <w:ins w:id="215" w:author="Allen Wirfs-Brock" w:date="2011-07-12T10:39:00Z">
        <w:del w:id="216" w:author="Allen Wirfs-Brock rev2" w:date="2011-07-20T13:24:00Z">
          <w:r w:rsidR="0059330D" w:rsidDel="004E0EFF">
            <w:rPr>
              <w:noProof/>
            </w:rPr>
            <w:delText>92</w:delText>
          </w:r>
        </w:del>
      </w:ins>
      <w:del w:id="217" w:author="Allen Wirfs-Brock rev2" w:date="2011-07-20T13:24:00Z">
        <w:r w:rsidR="001C6F64" w:rsidDel="004E0EFF">
          <w:rPr>
            <w:noProof/>
          </w:rPr>
          <w:delText>90</w:delText>
        </w:r>
      </w:del>
      <w:r>
        <w:rPr>
          <w:noProof/>
        </w:rPr>
        <w:fldChar w:fldCharType="end"/>
      </w:r>
    </w:p>
    <w:p w14:paraId="296E0AB2"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11.14</w:t>
      </w:r>
      <w:r w:rsidRPr="00C858C8">
        <w:rPr>
          <w:rFonts w:ascii="Cambria" w:hAnsi="Cambria"/>
          <w:b w:val="0"/>
          <w:noProof/>
          <w:sz w:val="24"/>
          <w:szCs w:val="24"/>
          <w:lang w:val="en-US"/>
        </w:rPr>
        <w:tab/>
      </w:r>
      <w:r>
        <w:rPr>
          <w:noProof/>
        </w:rPr>
        <w:t>Comma Operator (</w:t>
      </w:r>
      <w:r w:rsidRPr="00643C7A">
        <w:rPr>
          <w:rFonts w:ascii="Courier New" w:hAnsi="Courier New"/>
          <w:smallCaps/>
          <w:noProof/>
        </w:rPr>
        <w:t xml:space="preserve"> , )</w:t>
      </w:r>
      <w:r>
        <w:rPr>
          <w:noProof/>
        </w:rPr>
        <w:tab/>
      </w:r>
      <w:r>
        <w:rPr>
          <w:noProof/>
        </w:rPr>
        <w:fldChar w:fldCharType="begin"/>
      </w:r>
      <w:r>
        <w:rPr>
          <w:noProof/>
        </w:rPr>
        <w:instrText xml:space="preserve"> PAGEREF _Toc153968462 \h </w:instrText>
      </w:r>
      <w:r>
        <w:rPr>
          <w:noProof/>
        </w:rPr>
      </w:r>
      <w:r>
        <w:rPr>
          <w:noProof/>
        </w:rPr>
        <w:fldChar w:fldCharType="separate"/>
      </w:r>
      <w:ins w:id="218" w:author="Allen Wirfs-Brock rev2" w:date="2011-07-25T16:06:00Z">
        <w:r w:rsidR="007730CC">
          <w:rPr>
            <w:noProof/>
          </w:rPr>
          <w:t>93</w:t>
        </w:r>
      </w:ins>
      <w:ins w:id="219" w:author="Allen Wirfs-Brock" w:date="2011-07-12T10:39:00Z">
        <w:del w:id="220" w:author="Allen Wirfs-Brock rev2" w:date="2011-07-20T13:24:00Z">
          <w:r w:rsidR="0059330D" w:rsidDel="004E0EFF">
            <w:rPr>
              <w:noProof/>
            </w:rPr>
            <w:delText>93</w:delText>
          </w:r>
        </w:del>
      </w:ins>
      <w:del w:id="221" w:author="Allen Wirfs-Brock rev2" w:date="2011-07-20T13:24:00Z">
        <w:r w:rsidR="001C6F64" w:rsidDel="004E0EFF">
          <w:rPr>
            <w:noProof/>
          </w:rPr>
          <w:delText>91</w:delText>
        </w:r>
      </w:del>
      <w:r>
        <w:rPr>
          <w:noProof/>
        </w:rPr>
        <w:fldChar w:fldCharType="end"/>
      </w:r>
    </w:p>
    <w:p w14:paraId="7D9D1984" w14:textId="77777777" w:rsidR="00E73414" w:rsidRPr="00C858C8" w:rsidRDefault="00E73414">
      <w:pPr>
        <w:pStyle w:val="12"/>
        <w:tabs>
          <w:tab w:val="left" w:pos="462"/>
        </w:tabs>
        <w:rPr>
          <w:rFonts w:ascii="Cambria" w:hAnsi="Cambria"/>
          <w:b w:val="0"/>
          <w:noProof/>
          <w:sz w:val="24"/>
          <w:szCs w:val="24"/>
          <w:lang w:val="en-US"/>
        </w:rPr>
      </w:pPr>
      <w:r>
        <w:rPr>
          <w:noProof/>
        </w:rPr>
        <w:t>12</w:t>
      </w:r>
      <w:r w:rsidRPr="00C858C8">
        <w:rPr>
          <w:rFonts w:ascii="Cambria" w:hAnsi="Cambria"/>
          <w:b w:val="0"/>
          <w:noProof/>
          <w:sz w:val="24"/>
          <w:szCs w:val="24"/>
          <w:lang w:val="en-US"/>
        </w:rPr>
        <w:tab/>
      </w:r>
      <w:r>
        <w:rPr>
          <w:noProof/>
        </w:rPr>
        <w:t>Statements</w:t>
      </w:r>
      <w:r>
        <w:rPr>
          <w:noProof/>
        </w:rPr>
        <w:tab/>
      </w:r>
      <w:r>
        <w:rPr>
          <w:noProof/>
        </w:rPr>
        <w:fldChar w:fldCharType="begin"/>
      </w:r>
      <w:r>
        <w:rPr>
          <w:noProof/>
        </w:rPr>
        <w:instrText xml:space="preserve"> PAGEREF _Toc153968463 \h </w:instrText>
      </w:r>
      <w:r>
        <w:rPr>
          <w:noProof/>
        </w:rPr>
      </w:r>
      <w:r>
        <w:rPr>
          <w:noProof/>
        </w:rPr>
        <w:fldChar w:fldCharType="separate"/>
      </w:r>
      <w:ins w:id="222" w:author="Allen Wirfs-Brock rev2" w:date="2011-07-25T16:06:00Z">
        <w:r w:rsidR="007730CC">
          <w:rPr>
            <w:noProof/>
          </w:rPr>
          <w:t>93</w:t>
        </w:r>
      </w:ins>
      <w:ins w:id="223" w:author="Allen Wirfs-Brock" w:date="2011-07-12T10:39:00Z">
        <w:del w:id="224" w:author="Allen Wirfs-Brock rev2" w:date="2011-07-20T13:24:00Z">
          <w:r w:rsidR="0059330D" w:rsidDel="004E0EFF">
            <w:rPr>
              <w:noProof/>
            </w:rPr>
            <w:delText>93</w:delText>
          </w:r>
        </w:del>
      </w:ins>
      <w:del w:id="225" w:author="Allen Wirfs-Brock rev2" w:date="2011-07-20T13:24:00Z">
        <w:r w:rsidR="001C6F64" w:rsidDel="004E0EFF">
          <w:rPr>
            <w:noProof/>
          </w:rPr>
          <w:delText>91</w:delText>
        </w:r>
      </w:del>
      <w:r>
        <w:rPr>
          <w:noProof/>
        </w:rPr>
        <w:fldChar w:fldCharType="end"/>
      </w:r>
    </w:p>
    <w:p w14:paraId="0EE8C867" w14:textId="77777777" w:rsidR="00E73414" w:rsidRPr="00C858C8" w:rsidRDefault="00E73414">
      <w:pPr>
        <w:pStyle w:val="2b"/>
        <w:tabs>
          <w:tab w:val="left" w:pos="629"/>
        </w:tabs>
        <w:rPr>
          <w:rFonts w:ascii="Cambria" w:hAnsi="Cambria"/>
          <w:b w:val="0"/>
          <w:noProof/>
          <w:sz w:val="24"/>
          <w:szCs w:val="24"/>
          <w:lang w:val="en-US"/>
        </w:rPr>
      </w:pPr>
      <w:r>
        <w:rPr>
          <w:noProof/>
        </w:rPr>
        <w:t>12.1</w:t>
      </w:r>
      <w:r w:rsidRPr="00C858C8">
        <w:rPr>
          <w:rFonts w:ascii="Cambria" w:hAnsi="Cambria"/>
          <w:b w:val="0"/>
          <w:noProof/>
          <w:sz w:val="24"/>
          <w:szCs w:val="24"/>
          <w:lang w:val="en-US"/>
        </w:rPr>
        <w:tab/>
      </w:r>
      <w:r>
        <w:rPr>
          <w:noProof/>
        </w:rPr>
        <w:t>Block</w:t>
      </w:r>
      <w:r>
        <w:rPr>
          <w:noProof/>
        </w:rPr>
        <w:tab/>
      </w:r>
      <w:r>
        <w:rPr>
          <w:noProof/>
        </w:rPr>
        <w:fldChar w:fldCharType="begin"/>
      </w:r>
      <w:r>
        <w:rPr>
          <w:noProof/>
        </w:rPr>
        <w:instrText xml:space="preserve"> PAGEREF _Toc153968464 \h </w:instrText>
      </w:r>
      <w:r>
        <w:rPr>
          <w:noProof/>
        </w:rPr>
      </w:r>
      <w:r>
        <w:rPr>
          <w:noProof/>
        </w:rPr>
        <w:fldChar w:fldCharType="separate"/>
      </w:r>
      <w:ins w:id="226" w:author="Allen Wirfs-Brock rev2" w:date="2011-07-25T16:06:00Z">
        <w:r w:rsidR="007730CC">
          <w:rPr>
            <w:noProof/>
          </w:rPr>
          <w:t>94</w:t>
        </w:r>
      </w:ins>
      <w:ins w:id="227" w:author="Allen Wirfs-Brock" w:date="2011-07-12T10:39:00Z">
        <w:del w:id="228" w:author="Allen Wirfs-Brock rev2" w:date="2011-07-20T13:24:00Z">
          <w:r w:rsidR="0059330D" w:rsidDel="004E0EFF">
            <w:rPr>
              <w:noProof/>
            </w:rPr>
            <w:delText>94</w:delText>
          </w:r>
        </w:del>
      </w:ins>
      <w:del w:id="229" w:author="Allen Wirfs-Brock rev2" w:date="2011-07-20T13:24:00Z">
        <w:r w:rsidR="001C6F64" w:rsidDel="004E0EFF">
          <w:rPr>
            <w:noProof/>
          </w:rPr>
          <w:delText>92</w:delText>
        </w:r>
      </w:del>
      <w:r>
        <w:rPr>
          <w:noProof/>
        </w:rPr>
        <w:fldChar w:fldCharType="end"/>
      </w:r>
    </w:p>
    <w:p w14:paraId="135CDD2E" w14:textId="77777777" w:rsidR="00E73414" w:rsidRPr="00C858C8" w:rsidRDefault="00E73414">
      <w:pPr>
        <w:pStyle w:val="2b"/>
        <w:tabs>
          <w:tab w:val="left" w:pos="629"/>
        </w:tabs>
        <w:rPr>
          <w:rFonts w:ascii="Cambria" w:hAnsi="Cambria"/>
          <w:b w:val="0"/>
          <w:noProof/>
          <w:sz w:val="24"/>
          <w:szCs w:val="24"/>
          <w:lang w:val="en-US"/>
        </w:rPr>
      </w:pPr>
      <w:r>
        <w:rPr>
          <w:noProof/>
        </w:rPr>
        <w:t>12.2</w:t>
      </w:r>
      <w:r w:rsidRPr="00C858C8">
        <w:rPr>
          <w:rFonts w:ascii="Cambria" w:hAnsi="Cambria"/>
          <w:b w:val="0"/>
          <w:noProof/>
          <w:sz w:val="24"/>
          <w:szCs w:val="24"/>
          <w:lang w:val="en-US"/>
        </w:rPr>
        <w:tab/>
      </w:r>
      <w:r>
        <w:rPr>
          <w:noProof/>
        </w:rPr>
        <w:t>Variable Statement</w:t>
      </w:r>
      <w:r>
        <w:rPr>
          <w:noProof/>
        </w:rPr>
        <w:tab/>
      </w:r>
      <w:r>
        <w:rPr>
          <w:noProof/>
        </w:rPr>
        <w:fldChar w:fldCharType="begin"/>
      </w:r>
      <w:r>
        <w:rPr>
          <w:noProof/>
        </w:rPr>
        <w:instrText xml:space="preserve"> PAGEREF _Toc153968465 \h </w:instrText>
      </w:r>
      <w:r>
        <w:rPr>
          <w:noProof/>
        </w:rPr>
      </w:r>
      <w:r>
        <w:rPr>
          <w:noProof/>
        </w:rPr>
        <w:fldChar w:fldCharType="separate"/>
      </w:r>
      <w:ins w:id="230" w:author="Allen Wirfs-Brock rev2" w:date="2011-07-25T16:06:00Z">
        <w:r w:rsidR="007730CC">
          <w:rPr>
            <w:noProof/>
          </w:rPr>
          <w:t>95</w:t>
        </w:r>
      </w:ins>
      <w:ins w:id="231" w:author="Allen Wirfs-Brock" w:date="2011-07-12T10:39:00Z">
        <w:del w:id="232" w:author="Allen Wirfs-Brock rev2" w:date="2011-07-20T13:24:00Z">
          <w:r w:rsidR="0059330D" w:rsidDel="004E0EFF">
            <w:rPr>
              <w:noProof/>
            </w:rPr>
            <w:delText>94</w:delText>
          </w:r>
        </w:del>
      </w:ins>
      <w:del w:id="233" w:author="Allen Wirfs-Brock rev2" w:date="2011-07-20T13:24:00Z">
        <w:r w:rsidR="001C6F64" w:rsidDel="004E0EFF">
          <w:rPr>
            <w:noProof/>
          </w:rPr>
          <w:delText>92</w:delText>
        </w:r>
      </w:del>
      <w:r>
        <w:rPr>
          <w:noProof/>
        </w:rPr>
        <w:fldChar w:fldCharType="end"/>
      </w:r>
    </w:p>
    <w:p w14:paraId="6C9DE54E" w14:textId="77777777" w:rsidR="00E73414" w:rsidRPr="00C858C8" w:rsidRDefault="00E73414">
      <w:pPr>
        <w:pStyle w:val="3a"/>
        <w:tabs>
          <w:tab w:val="left" w:pos="796"/>
        </w:tabs>
        <w:rPr>
          <w:rFonts w:ascii="Cambria" w:hAnsi="Cambria"/>
          <w:b w:val="0"/>
          <w:noProof/>
          <w:sz w:val="24"/>
          <w:szCs w:val="24"/>
          <w:lang w:val="en-US"/>
        </w:rPr>
      </w:pPr>
      <w:r>
        <w:rPr>
          <w:noProof/>
        </w:rPr>
        <w:t>12.2.1</w:t>
      </w:r>
      <w:r w:rsidRPr="00C858C8">
        <w:rPr>
          <w:rFonts w:ascii="Cambria" w:hAnsi="Cambria"/>
          <w:b w:val="0"/>
          <w:noProof/>
          <w:sz w:val="24"/>
          <w:szCs w:val="24"/>
          <w:lang w:val="en-US"/>
        </w:rPr>
        <w:tab/>
      </w:r>
      <w:r>
        <w:rPr>
          <w:noProof/>
        </w:rPr>
        <w:t>Strict Mode Restrictions</w:t>
      </w:r>
      <w:r>
        <w:rPr>
          <w:noProof/>
        </w:rPr>
        <w:tab/>
      </w:r>
      <w:r>
        <w:rPr>
          <w:noProof/>
        </w:rPr>
        <w:fldChar w:fldCharType="begin"/>
      </w:r>
      <w:r>
        <w:rPr>
          <w:noProof/>
        </w:rPr>
        <w:instrText xml:space="preserve"> PAGEREF _Toc153968466 \h </w:instrText>
      </w:r>
      <w:r>
        <w:rPr>
          <w:noProof/>
        </w:rPr>
      </w:r>
      <w:r>
        <w:rPr>
          <w:noProof/>
        </w:rPr>
        <w:fldChar w:fldCharType="separate"/>
      </w:r>
      <w:ins w:id="234" w:author="Allen Wirfs-Brock rev2" w:date="2011-07-25T16:06:00Z">
        <w:r w:rsidR="007730CC">
          <w:rPr>
            <w:noProof/>
          </w:rPr>
          <w:t>96</w:t>
        </w:r>
      </w:ins>
      <w:ins w:id="235" w:author="Allen Wirfs-Brock" w:date="2011-07-12T10:39:00Z">
        <w:del w:id="236" w:author="Allen Wirfs-Brock rev2" w:date="2011-07-20T13:24:00Z">
          <w:r w:rsidR="0059330D" w:rsidDel="004E0EFF">
            <w:rPr>
              <w:noProof/>
            </w:rPr>
            <w:delText>96</w:delText>
          </w:r>
        </w:del>
      </w:ins>
      <w:del w:id="237" w:author="Allen Wirfs-Brock rev2" w:date="2011-07-20T13:24:00Z">
        <w:r w:rsidR="001C6F64" w:rsidDel="004E0EFF">
          <w:rPr>
            <w:noProof/>
          </w:rPr>
          <w:delText>94</w:delText>
        </w:r>
      </w:del>
      <w:r>
        <w:rPr>
          <w:noProof/>
        </w:rPr>
        <w:fldChar w:fldCharType="end"/>
      </w:r>
    </w:p>
    <w:p w14:paraId="0072D900" w14:textId="77777777" w:rsidR="00E73414" w:rsidRPr="00C858C8" w:rsidRDefault="00E73414">
      <w:pPr>
        <w:pStyle w:val="2b"/>
        <w:tabs>
          <w:tab w:val="left" w:pos="629"/>
        </w:tabs>
        <w:rPr>
          <w:rFonts w:ascii="Cambria" w:hAnsi="Cambria"/>
          <w:b w:val="0"/>
          <w:noProof/>
          <w:sz w:val="24"/>
          <w:szCs w:val="24"/>
          <w:lang w:val="en-US"/>
        </w:rPr>
      </w:pPr>
      <w:r>
        <w:rPr>
          <w:noProof/>
        </w:rPr>
        <w:t>12.3</w:t>
      </w:r>
      <w:r w:rsidRPr="00C858C8">
        <w:rPr>
          <w:rFonts w:ascii="Cambria" w:hAnsi="Cambria"/>
          <w:b w:val="0"/>
          <w:noProof/>
          <w:sz w:val="24"/>
          <w:szCs w:val="24"/>
          <w:lang w:val="en-US"/>
        </w:rPr>
        <w:tab/>
      </w:r>
      <w:r>
        <w:rPr>
          <w:noProof/>
        </w:rPr>
        <w:t>Empty Statement</w:t>
      </w:r>
      <w:r>
        <w:rPr>
          <w:noProof/>
        </w:rPr>
        <w:tab/>
      </w:r>
      <w:r>
        <w:rPr>
          <w:noProof/>
        </w:rPr>
        <w:fldChar w:fldCharType="begin"/>
      </w:r>
      <w:r>
        <w:rPr>
          <w:noProof/>
        </w:rPr>
        <w:instrText xml:space="preserve"> PAGEREF _Toc153968467 \h </w:instrText>
      </w:r>
      <w:r>
        <w:rPr>
          <w:noProof/>
        </w:rPr>
      </w:r>
      <w:r>
        <w:rPr>
          <w:noProof/>
        </w:rPr>
        <w:fldChar w:fldCharType="separate"/>
      </w:r>
      <w:ins w:id="238" w:author="Allen Wirfs-Brock rev2" w:date="2011-07-25T16:06:00Z">
        <w:r w:rsidR="007730CC">
          <w:rPr>
            <w:noProof/>
          </w:rPr>
          <w:t>98</w:t>
        </w:r>
      </w:ins>
      <w:ins w:id="239" w:author="Allen Wirfs-Brock" w:date="2011-07-12T10:39:00Z">
        <w:del w:id="240" w:author="Allen Wirfs-Brock rev2" w:date="2011-07-20T13:24:00Z">
          <w:r w:rsidR="0059330D" w:rsidDel="004E0EFF">
            <w:rPr>
              <w:noProof/>
            </w:rPr>
            <w:delText>98</w:delText>
          </w:r>
        </w:del>
      </w:ins>
      <w:del w:id="241" w:author="Allen Wirfs-Brock rev2" w:date="2011-07-20T13:24:00Z">
        <w:r w:rsidR="001C6F64" w:rsidDel="004E0EFF">
          <w:rPr>
            <w:noProof/>
          </w:rPr>
          <w:delText>94</w:delText>
        </w:r>
      </w:del>
      <w:r>
        <w:rPr>
          <w:noProof/>
        </w:rPr>
        <w:fldChar w:fldCharType="end"/>
      </w:r>
    </w:p>
    <w:p w14:paraId="50FB8B9F" w14:textId="77777777" w:rsidR="00E73414" w:rsidRPr="00C858C8" w:rsidRDefault="00E73414">
      <w:pPr>
        <w:pStyle w:val="2b"/>
        <w:tabs>
          <w:tab w:val="left" w:pos="629"/>
        </w:tabs>
        <w:rPr>
          <w:rFonts w:ascii="Cambria" w:hAnsi="Cambria"/>
          <w:b w:val="0"/>
          <w:noProof/>
          <w:sz w:val="24"/>
          <w:szCs w:val="24"/>
          <w:lang w:val="en-US"/>
        </w:rPr>
      </w:pPr>
      <w:r>
        <w:rPr>
          <w:noProof/>
        </w:rPr>
        <w:t>12.4</w:t>
      </w:r>
      <w:r w:rsidRPr="00C858C8">
        <w:rPr>
          <w:rFonts w:ascii="Cambria" w:hAnsi="Cambria"/>
          <w:b w:val="0"/>
          <w:noProof/>
          <w:sz w:val="24"/>
          <w:szCs w:val="24"/>
          <w:lang w:val="en-US"/>
        </w:rPr>
        <w:tab/>
      </w:r>
      <w:r>
        <w:rPr>
          <w:noProof/>
        </w:rPr>
        <w:t>Expression Statement</w:t>
      </w:r>
      <w:r>
        <w:rPr>
          <w:noProof/>
        </w:rPr>
        <w:tab/>
      </w:r>
      <w:r>
        <w:rPr>
          <w:noProof/>
        </w:rPr>
        <w:fldChar w:fldCharType="begin"/>
      </w:r>
      <w:r>
        <w:rPr>
          <w:noProof/>
        </w:rPr>
        <w:instrText xml:space="preserve"> PAGEREF _Toc153968468 \h </w:instrText>
      </w:r>
      <w:r>
        <w:rPr>
          <w:noProof/>
        </w:rPr>
      </w:r>
      <w:r>
        <w:rPr>
          <w:noProof/>
        </w:rPr>
        <w:fldChar w:fldCharType="separate"/>
      </w:r>
      <w:ins w:id="242" w:author="Allen Wirfs-Brock rev2" w:date="2011-07-25T16:06:00Z">
        <w:r w:rsidR="007730CC">
          <w:rPr>
            <w:noProof/>
          </w:rPr>
          <w:t>98</w:t>
        </w:r>
      </w:ins>
      <w:ins w:id="243" w:author="Allen Wirfs-Brock" w:date="2011-07-12T10:39:00Z">
        <w:del w:id="244" w:author="Allen Wirfs-Brock rev2" w:date="2011-07-20T13:24:00Z">
          <w:r w:rsidR="0059330D" w:rsidDel="004E0EFF">
            <w:rPr>
              <w:noProof/>
            </w:rPr>
            <w:delText>98</w:delText>
          </w:r>
        </w:del>
      </w:ins>
      <w:del w:id="245" w:author="Allen Wirfs-Brock rev2" w:date="2011-07-20T13:24:00Z">
        <w:r w:rsidR="001C6F64" w:rsidDel="004E0EFF">
          <w:rPr>
            <w:noProof/>
          </w:rPr>
          <w:delText>94</w:delText>
        </w:r>
      </w:del>
      <w:r>
        <w:rPr>
          <w:noProof/>
        </w:rPr>
        <w:fldChar w:fldCharType="end"/>
      </w:r>
    </w:p>
    <w:p w14:paraId="5D283C8F" w14:textId="77777777" w:rsidR="00E73414" w:rsidRPr="00C858C8" w:rsidRDefault="00E73414">
      <w:pPr>
        <w:pStyle w:val="2b"/>
        <w:tabs>
          <w:tab w:val="left" w:pos="629"/>
        </w:tabs>
        <w:rPr>
          <w:rFonts w:ascii="Cambria" w:hAnsi="Cambria"/>
          <w:b w:val="0"/>
          <w:noProof/>
          <w:sz w:val="24"/>
          <w:szCs w:val="24"/>
          <w:lang w:val="en-US"/>
        </w:rPr>
      </w:pPr>
      <w:r>
        <w:rPr>
          <w:noProof/>
        </w:rPr>
        <w:t>12.5</w:t>
      </w:r>
      <w:r w:rsidRPr="00C858C8">
        <w:rPr>
          <w:rFonts w:ascii="Cambria" w:hAnsi="Cambria"/>
          <w:b w:val="0"/>
          <w:noProof/>
          <w:sz w:val="24"/>
          <w:szCs w:val="24"/>
          <w:lang w:val="en-US"/>
        </w:rPr>
        <w:tab/>
      </w:r>
      <w:r>
        <w:rPr>
          <w:noProof/>
        </w:rPr>
        <w:t xml:space="preserve">The </w:t>
      </w:r>
      <w:r w:rsidRPr="00643C7A">
        <w:rPr>
          <w:rFonts w:ascii="Courier New" w:hAnsi="Courier New"/>
          <w:noProof/>
        </w:rPr>
        <w:t>if</w:t>
      </w:r>
      <w:r>
        <w:rPr>
          <w:noProof/>
        </w:rPr>
        <w:t xml:space="preserve"> Statement</w:t>
      </w:r>
      <w:r>
        <w:rPr>
          <w:noProof/>
        </w:rPr>
        <w:tab/>
      </w:r>
      <w:r>
        <w:rPr>
          <w:noProof/>
        </w:rPr>
        <w:fldChar w:fldCharType="begin"/>
      </w:r>
      <w:r>
        <w:rPr>
          <w:noProof/>
        </w:rPr>
        <w:instrText xml:space="preserve"> PAGEREF _Toc153968469 \h </w:instrText>
      </w:r>
      <w:r>
        <w:rPr>
          <w:noProof/>
        </w:rPr>
      </w:r>
      <w:r>
        <w:rPr>
          <w:noProof/>
        </w:rPr>
        <w:fldChar w:fldCharType="separate"/>
      </w:r>
      <w:ins w:id="246" w:author="Allen Wirfs-Brock rev2" w:date="2011-07-25T16:06:00Z">
        <w:r w:rsidR="007730CC">
          <w:rPr>
            <w:noProof/>
          </w:rPr>
          <w:t>98</w:t>
        </w:r>
      </w:ins>
      <w:ins w:id="247" w:author="Allen Wirfs-Brock" w:date="2011-07-12T10:39:00Z">
        <w:del w:id="248" w:author="Allen Wirfs-Brock rev2" w:date="2011-07-20T13:24:00Z">
          <w:r w:rsidR="0059330D" w:rsidDel="004E0EFF">
            <w:rPr>
              <w:noProof/>
            </w:rPr>
            <w:delText>98</w:delText>
          </w:r>
        </w:del>
      </w:ins>
      <w:del w:id="249" w:author="Allen Wirfs-Brock rev2" w:date="2011-07-20T13:24:00Z">
        <w:r w:rsidR="001C6F64" w:rsidDel="004E0EFF">
          <w:rPr>
            <w:noProof/>
          </w:rPr>
          <w:delText>94</w:delText>
        </w:r>
      </w:del>
      <w:r>
        <w:rPr>
          <w:noProof/>
        </w:rPr>
        <w:fldChar w:fldCharType="end"/>
      </w:r>
    </w:p>
    <w:p w14:paraId="6BA83188" w14:textId="77777777" w:rsidR="00E73414" w:rsidRPr="00C858C8" w:rsidRDefault="00E73414">
      <w:pPr>
        <w:pStyle w:val="2b"/>
        <w:tabs>
          <w:tab w:val="left" w:pos="629"/>
        </w:tabs>
        <w:rPr>
          <w:rFonts w:ascii="Cambria" w:hAnsi="Cambria"/>
          <w:b w:val="0"/>
          <w:noProof/>
          <w:sz w:val="24"/>
          <w:szCs w:val="24"/>
          <w:lang w:val="en-US"/>
        </w:rPr>
      </w:pPr>
      <w:r>
        <w:rPr>
          <w:noProof/>
        </w:rPr>
        <w:t>12.6</w:t>
      </w:r>
      <w:r w:rsidRPr="00C858C8">
        <w:rPr>
          <w:rFonts w:ascii="Cambria" w:hAnsi="Cambria"/>
          <w:b w:val="0"/>
          <w:noProof/>
          <w:sz w:val="24"/>
          <w:szCs w:val="24"/>
          <w:lang w:val="en-US"/>
        </w:rPr>
        <w:tab/>
      </w:r>
      <w:r>
        <w:rPr>
          <w:noProof/>
        </w:rPr>
        <w:t>Iteration Statements</w:t>
      </w:r>
      <w:r>
        <w:rPr>
          <w:noProof/>
        </w:rPr>
        <w:tab/>
      </w:r>
      <w:r>
        <w:rPr>
          <w:noProof/>
        </w:rPr>
        <w:fldChar w:fldCharType="begin"/>
      </w:r>
      <w:r>
        <w:rPr>
          <w:noProof/>
        </w:rPr>
        <w:instrText xml:space="preserve"> PAGEREF _Toc153968470 \h </w:instrText>
      </w:r>
      <w:r>
        <w:rPr>
          <w:noProof/>
        </w:rPr>
      </w:r>
      <w:r>
        <w:rPr>
          <w:noProof/>
        </w:rPr>
        <w:fldChar w:fldCharType="separate"/>
      </w:r>
      <w:ins w:id="250" w:author="Allen Wirfs-Brock rev2" w:date="2011-07-25T16:06:00Z">
        <w:r w:rsidR="007730CC">
          <w:rPr>
            <w:noProof/>
          </w:rPr>
          <w:t>99</w:t>
        </w:r>
      </w:ins>
      <w:ins w:id="251" w:author="Allen Wirfs-Brock" w:date="2011-07-12T10:39:00Z">
        <w:del w:id="252" w:author="Allen Wirfs-Brock rev2" w:date="2011-07-20T13:24:00Z">
          <w:r w:rsidR="0059330D" w:rsidDel="004E0EFF">
            <w:rPr>
              <w:noProof/>
            </w:rPr>
            <w:delText>99</w:delText>
          </w:r>
        </w:del>
      </w:ins>
      <w:del w:id="253" w:author="Allen Wirfs-Brock rev2" w:date="2011-07-20T13:24:00Z">
        <w:r w:rsidR="001C6F64" w:rsidDel="004E0EFF">
          <w:rPr>
            <w:noProof/>
          </w:rPr>
          <w:delText>95</w:delText>
        </w:r>
      </w:del>
      <w:r>
        <w:rPr>
          <w:noProof/>
        </w:rPr>
        <w:fldChar w:fldCharType="end"/>
      </w:r>
    </w:p>
    <w:p w14:paraId="2E812AB7" w14:textId="77777777" w:rsidR="00E73414" w:rsidRPr="00C858C8" w:rsidRDefault="00E73414">
      <w:pPr>
        <w:pStyle w:val="3a"/>
        <w:tabs>
          <w:tab w:val="left" w:pos="796"/>
        </w:tabs>
        <w:rPr>
          <w:rFonts w:ascii="Cambria" w:hAnsi="Cambria"/>
          <w:b w:val="0"/>
          <w:noProof/>
          <w:sz w:val="24"/>
          <w:szCs w:val="24"/>
          <w:lang w:val="en-US"/>
        </w:rPr>
      </w:pPr>
      <w:r>
        <w:rPr>
          <w:noProof/>
        </w:rPr>
        <w:t>12.6.1</w:t>
      </w:r>
      <w:r w:rsidRPr="00C858C8">
        <w:rPr>
          <w:rFonts w:ascii="Cambria" w:hAnsi="Cambria"/>
          <w:b w:val="0"/>
          <w:noProof/>
          <w:sz w:val="24"/>
          <w:szCs w:val="24"/>
          <w:lang w:val="en-US"/>
        </w:rPr>
        <w:tab/>
      </w:r>
      <w:r>
        <w:rPr>
          <w:noProof/>
        </w:rPr>
        <w:t xml:space="preserve">The </w:t>
      </w:r>
      <w:r w:rsidRPr="00643C7A">
        <w:rPr>
          <w:rFonts w:ascii="Courier New" w:hAnsi="Courier New"/>
          <w:noProof/>
        </w:rPr>
        <w:t>do</w:t>
      </w:r>
      <w:r>
        <w:rPr>
          <w:noProof/>
        </w:rPr>
        <w:t>-</w:t>
      </w:r>
      <w:r w:rsidRPr="00643C7A">
        <w:rPr>
          <w:rFonts w:ascii="Courier New" w:hAnsi="Courier New"/>
          <w:noProof/>
        </w:rPr>
        <w:t>while</w:t>
      </w:r>
      <w:r>
        <w:rPr>
          <w:noProof/>
        </w:rPr>
        <w:t xml:space="preserve"> Statement</w:t>
      </w:r>
      <w:r>
        <w:rPr>
          <w:noProof/>
        </w:rPr>
        <w:tab/>
      </w:r>
      <w:r>
        <w:rPr>
          <w:noProof/>
        </w:rPr>
        <w:fldChar w:fldCharType="begin"/>
      </w:r>
      <w:r>
        <w:rPr>
          <w:noProof/>
        </w:rPr>
        <w:instrText xml:space="preserve"> PAGEREF _Toc153968471 \h </w:instrText>
      </w:r>
      <w:r>
        <w:rPr>
          <w:noProof/>
        </w:rPr>
      </w:r>
      <w:r>
        <w:rPr>
          <w:noProof/>
        </w:rPr>
        <w:fldChar w:fldCharType="separate"/>
      </w:r>
      <w:ins w:id="254" w:author="Allen Wirfs-Brock rev2" w:date="2011-07-25T16:06:00Z">
        <w:r w:rsidR="007730CC">
          <w:rPr>
            <w:noProof/>
          </w:rPr>
          <w:t>99</w:t>
        </w:r>
      </w:ins>
      <w:ins w:id="255" w:author="Allen Wirfs-Brock" w:date="2011-07-12T10:39:00Z">
        <w:del w:id="256" w:author="Allen Wirfs-Brock rev2" w:date="2011-07-20T13:24:00Z">
          <w:r w:rsidR="0059330D" w:rsidDel="004E0EFF">
            <w:rPr>
              <w:noProof/>
            </w:rPr>
            <w:delText>99</w:delText>
          </w:r>
        </w:del>
      </w:ins>
      <w:del w:id="257" w:author="Allen Wirfs-Brock rev2" w:date="2011-07-20T13:24:00Z">
        <w:r w:rsidR="001C6F64" w:rsidDel="004E0EFF">
          <w:rPr>
            <w:noProof/>
          </w:rPr>
          <w:delText>95</w:delText>
        </w:r>
      </w:del>
      <w:r>
        <w:rPr>
          <w:noProof/>
        </w:rPr>
        <w:fldChar w:fldCharType="end"/>
      </w:r>
    </w:p>
    <w:p w14:paraId="2C506F25" w14:textId="77777777" w:rsidR="00E73414" w:rsidRPr="00C858C8" w:rsidRDefault="00E73414">
      <w:pPr>
        <w:pStyle w:val="3a"/>
        <w:tabs>
          <w:tab w:val="left" w:pos="796"/>
        </w:tabs>
        <w:rPr>
          <w:rFonts w:ascii="Cambria" w:hAnsi="Cambria"/>
          <w:b w:val="0"/>
          <w:noProof/>
          <w:sz w:val="24"/>
          <w:szCs w:val="24"/>
          <w:lang w:val="en-US"/>
        </w:rPr>
      </w:pPr>
      <w:r>
        <w:rPr>
          <w:noProof/>
        </w:rPr>
        <w:t>12.6.2</w:t>
      </w:r>
      <w:r w:rsidRPr="00C858C8">
        <w:rPr>
          <w:rFonts w:ascii="Cambria" w:hAnsi="Cambria"/>
          <w:b w:val="0"/>
          <w:noProof/>
          <w:sz w:val="24"/>
          <w:szCs w:val="24"/>
          <w:lang w:val="en-US"/>
        </w:rPr>
        <w:tab/>
      </w:r>
      <w:r>
        <w:rPr>
          <w:noProof/>
        </w:rPr>
        <w:t xml:space="preserve">The </w:t>
      </w:r>
      <w:r w:rsidRPr="00643C7A">
        <w:rPr>
          <w:rFonts w:ascii="Courier New" w:hAnsi="Courier New"/>
          <w:noProof/>
        </w:rPr>
        <w:t>while</w:t>
      </w:r>
      <w:r>
        <w:rPr>
          <w:noProof/>
        </w:rPr>
        <w:t xml:space="preserve"> Statement</w:t>
      </w:r>
      <w:r>
        <w:rPr>
          <w:noProof/>
        </w:rPr>
        <w:tab/>
      </w:r>
      <w:r>
        <w:rPr>
          <w:noProof/>
        </w:rPr>
        <w:fldChar w:fldCharType="begin"/>
      </w:r>
      <w:r>
        <w:rPr>
          <w:noProof/>
        </w:rPr>
        <w:instrText xml:space="preserve"> PAGEREF _Toc153968472 \h </w:instrText>
      </w:r>
      <w:r>
        <w:rPr>
          <w:noProof/>
        </w:rPr>
      </w:r>
      <w:r>
        <w:rPr>
          <w:noProof/>
        </w:rPr>
        <w:fldChar w:fldCharType="separate"/>
      </w:r>
      <w:ins w:id="258" w:author="Allen Wirfs-Brock rev2" w:date="2011-07-25T16:06:00Z">
        <w:r w:rsidR="007730CC">
          <w:rPr>
            <w:noProof/>
          </w:rPr>
          <w:t>99</w:t>
        </w:r>
      </w:ins>
      <w:ins w:id="259" w:author="Allen Wirfs-Brock" w:date="2011-07-12T10:39:00Z">
        <w:del w:id="260" w:author="Allen Wirfs-Brock rev2" w:date="2011-07-20T13:24:00Z">
          <w:r w:rsidR="0059330D" w:rsidDel="004E0EFF">
            <w:rPr>
              <w:noProof/>
            </w:rPr>
            <w:delText>99</w:delText>
          </w:r>
        </w:del>
      </w:ins>
      <w:del w:id="261" w:author="Allen Wirfs-Brock rev2" w:date="2011-07-20T13:24:00Z">
        <w:r w:rsidR="001C6F64" w:rsidDel="004E0EFF">
          <w:rPr>
            <w:noProof/>
          </w:rPr>
          <w:delText>95</w:delText>
        </w:r>
      </w:del>
      <w:r>
        <w:rPr>
          <w:noProof/>
        </w:rPr>
        <w:fldChar w:fldCharType="end"/>
      </w:r>
    </w:p>
    <w:p w14:paraId="24C4AEEB" w14:textId="77777777" w:rsidR="00E73414" w:rsidRPr="00C858C8" w:rsidRDefault="00E73414">
      <w:pPr>
        <w:pStyle w:val="3a"/>
        <w:tabs>
          <w:tab w:val="left" w:pos="796"/>
        </w:tabs>
        <w:rPr>
          <w:rFonts w:ascii="Cambria" w:hAnsi="Cambria"/>
          <w:b w:val="0"/>
          <w:noProof/>
          <w:sz w:val="24"/>
          <w:szCs w:val="24"/>
          <w:lang w:val="en-US"/>
        </w:rPr>
      </w:pPr>
      <w:r>
        <w:rPr>
          <w:noProof/>
        </w:rPr>
        <w:t>12.6.3</w:t>
      </w:r>
      <w:r w:rsidRPr="00C858C8">
        <w:rPr>
          <w:rFonts w:ascii="Cambria" w:hAnsi="Cambria"/>
          <w:b w:val="0"/>
          <w:noProof/>
          <w:sz w:val="24"/>
          <w:szCs w:val="24"/>
          <w:lang w:val="en-US"/>
        </w:rPr>
        <w:tab/>
      </w:r>
      <w:r>
        <w:rPr>
          <w:noProof/>
        </w:rPr>
        <w:t xml:space="preserve">The </w:t>
      </w:r>
      <w:r w:rsidRPr="00643C7A">
        <w:rPr>
          <w:rFonts w:ascii="Courier New" w:hAnsi="Courier New"/>
          <w:noProof/>
        </w:rPr>
        <w:t>for</w:t>
      </w:r>
      <w:r>
        <w:rPr>
          <w:noProof/>
        </w:rPr>
        <w:t xml:space="preserve"> Statement</w:t>
      </w:r>
      <w:r>
        <w:rPr>
          <w:noProof/>
        </w:rPr>
        <w:tab/>
      </w:r>
      <w:r>
        <w:rPr>
          <w:noProof/>
        </w:rPr>
        <w:fldChar w:fldCharType="begin"/>
      </w:r>
      <w:r>
        <w:rPr>
          <w:noProof/>
        </w:rPr>
        <w:instrText xml:space="preserve"> PAGEREF _Toc153968473 \h </w:instrText>
      </w:r>
      <w:r>
        <w:rPr>
          <w:noProof/>
        </w:rPr>
      </w:r>
      <w:r>
        <w:rPr>
          <w:noProof/>
        </w:rPr>
        <w:fldChar w:fldCharType="separate"/>
      </w:r>
      <w:ins w:id="262" w:author="Allen Wirfs-Brock rev2" w:date="2011-07-25T16:06:00Z">
        <w:r w:rsidR="007730CC">
          <w:rPr>
            <w:noProof/>
          </w:rPr>
          <w:t>99</w:t>
        </w:r>
      </w:ins>
      <w:ins w:id="263" w:author="Allen Wirfs-Brock" w:date="2011-07-12T10:39:00Z">
        <w:del w:id="264" w:author="Allen Wirfs-Brock rev2" w:date="2011-07-20T13:24:00Z">
          <w:r w:rsidR="0059330D" w:rsidDel="004E0EFF">
            <w:rPr>
              <w:noProof/>
            </w:rPr>
            <w:delText>99</w:delText>
          </w:r>
        </w:del>
      </w:ins>
      <w:del w:id="265" w:author="Allen Wirfs-Brock rev2" w:date="2011-07-20T13:24:00Z">
        <w:r w:rsidR="001C6F64" w:rsidDel="004E0EFF">
          <w:rPr>
            <w:noProof/>
          </w:rPr>
          <w:delText>96</w:delText>
        </w:r>
      </w:del>
      <w:r>
        <w:rPr>
          <w:noProof/>
        </w:rPr>
        <w:fldChar w:fldCharType="end"/>
      </w:r>
    </w:p>
    <w:p w14:paraId="287723FF" w14:textId="77777777" w:rsidR="00E73414" w:rsidRPr="00C858C8" w:rsidRDefault="00E73414">
      <w:pPr>
        <w:pStyle w:val="3a"/>
        <w:tabs>
          <w:tab w:val="left" w:pos="796"/>
        </w:tabs>
        <w:rPr>
          <w:rFonts w:ascii="Cambria" w:hAnsi="Cambria"/>
          <w:b w:val="0"/>
          <w:noProof/>
          <w:sz w:val="24"/>
          <w:szCs w:val="24"/>
          <w:lang w:val="en-US"/>
        </w:rPr>
      </w:pPr>
      <w:r>
        <w:rPr>
          <w:noProof/>
        </w:rPr>
        <w:t>12.6.4</w:t>
      </w:r>
      <w:r w:rsidRPr="00C858C8">
        <w:rPr>
          <w:rFonts w:ascii="Cambria" w:hAnsi="Cambria"/>
          <w:b w:val="0"/>
          <w:noProof/>
          <w:sz w:val="24"/>
          <w:szCs w:val="24"/>
          <w:lang w:val="en-US"/>
        </w:rPr>
        <w:tab/>
      </w:r>
      <w:r>
        <w:rPr>
          <w:noProof/>
        </w:rPr>
        <w:t xml:space="preserve">The </w:t>
      </w:r>
      <w:r w:rsidRPr="00643C7A">
        <w:rPr>
          <w:rFonts w:ascii="Courier New" w:hAnsi="Courier New"/>
          <w:noProof/>
        </w:rPr>
        <w:t>for</w:t>
      </w:r>
      <w:r>
        <w:rPr>
          <w:noProof/>
        </w:rPr>
        <w:t>-</w:t>
      </w:r>
      <w:r w:rsidRPr="00643C7A">
        <w:rPr>
          <w:rFonts w:ascii="Courier New" w:hAnsi="Courier New"/>
          <w:noProof/>
        </w:rPr>
        <w:t>in</w:t>
      </w:r>
      <w:r>
        <w:rPr>
          <w:noProof/>
        </w:rPr>
        <w:t xml:space="preserve"> Statement</w:t>
      </w:r>
      <w:r>
        <w:rPr>
          <w:noProof/>
        </w:rPr>
        <w:tab/>
      </w:r>
      <w:r>
        <w:rPr>
          <w:noProof/>
        </w:rPr>
        <w:fldChar w:fldCharType="begin"/>
      </w:r>
      <w:r>
        <w:rPr>
          <w:noProof/>
        </w:rPr>
        <w:instrText xml:space="preserve"> PAGEREF _Toc153968474 \h </w:instrText>
      </w:r>
      <w:r>
        <w:rPr>
          <w:noProof/>
        </w:rPr>
      </w:r>
      <w:r>
        <w:rPr>
          <w:noProof/>
        </w:rPr>
        <w:fldChar w:fldCharType="separate"/>
      </w:r>
      <w:ins w:id="266" w:author="Allen Wirfs-Brock rev2" w:date="2011-07-25T16:06:00Z">
        <w:r w:rsidR="007730CC">
          <w:rPr>
            <w:noProof/>
          </w:rPr>
          <w:t>100</w:t>
        </w:r>
      </w:ins>
      <w:ins w:id="267" w:author="Allen Wirfs-Brock" w:date="2011-07-12T10:39:00Z">
        <w:del w:id="268" w:author="Allen Wirfs-Brock rev2" w:date="2011-07-20T13:24:00Z">
          <w:r w:rsidR="0059330D" w:rsidDel="004E0EFF">
            <w:rPr>
              <w:noProof/>
            </w:rPr>
            <w:delText>100</w:delText>
          </w:r>
        </w:del>
      </w:ins>
      <w:del w:id="269" w:author="Allen Wirfs-Brock rev2" w:date="2011-07-20T13:24:00Z">
        <w:r w:rsidR="001C6F64" w:rsidDel="004E0EFF">
          <w:rPr>
            <w:noProof/>
          </w:rPr>
          <w:delText>96</w:delText>
        </w:r>
      </w:del>
      <w:r>
        <w:rPr>
          <w:noProof/>
        </w:rPr>
        <w:fldChar w:fldCharType="end"/>
      </w:r>
    </w:p>
    <w:p w14:paraId="7DACB112" w14:textId="77777777" w:rsidR="00E73414" w:rsidRPr="00C858C8" w:rsidRDefault="00E73414">
      <w:pPr>
        <w:pStyle w:val="2b"/>
        <w:tabs>
          <w:tab w:val="left" w:pos="629"/>
        </w:tabs>
        <w:rPr>
          <w:rFonts w:ascii="Cambria" w:hAnsi="Cambria"/>
          <w:b w:val="0"/>
          <w:noProof/>
          <w:sz w:val="24"/>
          <w:szCs w:val="24"/>
          <w:lang w:val="en-US"/>
        </w:rPr>
      </w:pPr>
      <w:r>
        <w:rPr>
          <w:noProof/>
        </w:rPr>
        <w:t>12.7</w:t>
      </w:r>
      <w:r w:rsidRPr="00C858C8">
        <w:rPr>
          <w:rFonts w:ascii="Cambria" w:hAnsi="Cambria"/>
          <w:b w:val="0"/>
          <w:noProof/>
          <w:sz w:val="24"/>
          <w:szCs w:val="24"/>
          <w:lang w:val="en-US"/>
        </w:rPr>
        <w:tab/>
      </w:r>
      <w:r>
        <w:rPr>
          <w:noProof/>
        </w:rPr>
        <w:t xml:space="preserve">The </w:t>
      </w:r>
      <w:r w:rsidRPr="00643C7A">
        <w:rPr>
          <w:rFonts w:ascii="Courier New" w:hAnsi="Courier New"/>
          <w:noProof/>
        </w:rPr>
        <w:t>continue</w:t>
      </w:r>
      <w:r>
        <w:rPr>
          <w:noProof/>
        </w:rPr>
        <w:t xml:space="preserve"> Statement</w:t>
      </w:r>
      <w:r>
        <w:rPr>
          <w:noProof/>
        </w:rPr>
        <w:tab/>
      </w:r>
      <w:r>
        <w:rPr>
          <w:noProof/>
        </w:rPr>
        <w:fldChar w:fldCharType="begin"/>
      </w:r>
      <w:r>
        <w:rPr>
          <w:noProof/>
        </w:rPr>
        <w:instrText xml:space="preserve"> PAGEREF _Toc153968475 \h </w:instrText>
      </w:r>
      <w:r>
        <w:rPr>
          <w:noProof/>
        </w:rPr>
      </w:r>
      <w:r>
        <w:rPr>
          <w:noProof/>
        </w:rPr>
        <w:fldChar w:fldCharType="separate"/>
      </w:r>
      <w:ins w:id="270" w:author="Allen Wirfs-Brock rev2" w:date="2011-07-25T16:06:00Z">
        <w:r w:rsidR="007730CC">
          <w:rPr>
            <w:noProof/>
          </w:rPr>
          <w:t>101</w:t>
        </w:r>
      </w:ins>
      <w:ins w:id="271" w:author="Allen Wirfs-Brock" w:date="2011-07-12T10:39:00Z">
        <w:del w:id="272" w:author="Allen Wirfs-Brock rev2" w:date="2011-07-20T13:24:00Z">
          <w:r w:rsidR="0059330D" w:rsidDel="004E0EFF">
            <w:rPr>
              <w:noProof/>
            </w:rPr>
            <w:delText>101</w:delText>
          </w:r>
        </w:del>
      </w:ins>
      <w:del w:id="273" w:author="Allen Wirfs-Brock rev2" w:date="2011-07-20T13:24:00Z">
        <w:r w:rsidR="001C6F64" w:rsidDel="004E0EFF">
          <w:rPr>
            <w:noProof/>
          </w:rPr>
          <w:delText>97</w:delText>
        </w:r>
      </w:del>
      <w:r>
        <w:rPr>
          <w:noProof/>
        </w:rPr>
        <w:fldChar w:fldCharType="end"/>
      </w:r>
    </w:p>
    <w:p w14:paraId="6511EBA9" w14:textId="77777777" w:rsidR="00E73414" w:rsidRPr="00C858C8" w:rsidRDefault="00E73414">
      <w:pPr>
        <w:pStyle w:val="2b"/>
        <w:tabs>
          <w:tab w:val="left" w:pos="629"/>
        </w:tabs>
        <w:rPr>
          <w:rFonts w:ascii="Cambria" w:hAnsi="Cambria"/>
          <w:b w:val="0"/>
          <w:noProof/>
          <w:sz w:val="24"/>
          <w:szCs w:val="24"/>
          <w:lang w:val="en-US"/>
        </w:rPr>
      </w:pPr>
      <w:r>
        <w:rPr>
          <w:noProof/>
        </w:rPr>
        <w:t>12.8</w:t>
      </w:r>
      <w:r w:rsidRPr="00C858C8">
        <w:rPr>
          <w:rFonts w:ascii="Cambria" w:hAnsi="Cambria"/>
          <w:b w:val="0"/>
          <w:noProof/>
          <w:sz w:val="24"/>
          <w:szCs w:val="24"/>
          <w:lang w:val="en-US"/>
        </w:rPr>
        <w:tab/>
      </w:r>
      <w:r>
        <w:rPr>
          <w:noProof/>
        </w:rPr>
        <w:t xml:space="preserve">The </w:t>
      </w:r>
      <w:r w:rsidRPr="00643C7A">
        <w:rPr>
          <w:rFonts w:ascii="Courier New" w:hAnsi="Courier New"/>
          <w:noProof/>
        </w:rPr>
        <w:t>break</w:t>
      </w:r>
      <w:r>
        <w:rPr>
          <w:noProof/>
        </w:rPr>
        <w:t xml:space="preserve"> Statement</w:t>
      </w:r>
      <w:r>
        <w:rPr>
          <w:noProof/>
        </w:rPr>
        <w:tab/>
      </w:r>
      <w:r>
        <w:rPr>
          <w:noProof/>
        </w:rPr>
        <w:fldChar w:fldCharType="begin"/>
      </w:r>
      <w:r>
        <w:rPr>
          <w:noProof/>
        </w:rPr>
        <w:instrText xml:space="preserve"> PAGEREF _Toc153968476 \h </w:instrText>
      </w:r>
      <w:r>
        <w:rPr>
          <w:noProof/>
        </w:rPr>
      </w:r>
      <w:r>
        <w:rPr>
          <w:noProof/>
        </w:rPr>
        <w:fldChar w:fldCharType="separate"/>
      </w:r>
      <w:ins w:id="274" w:author="Allen Wirfs-Brock rev2" w:date="2011-07-25T16:06:00Z">
        <w:r w:rsidR="007730CC">
          <w:rPr>
            <w:noProof/>
          </w:rPr>
          <w:t>102</w:t>
        </w:r>
      </w:ins>
      <w:ins w:id="275" w:author="Allen Wirfs-Brock" w:date="2011-07-12T10:39:00Z">
        <w:del w:id="276" w:author="Allen Wirfs-Brock rev2" w:date="2011-07-20T13:24:00Z">
          <w:r w:rsidR="0059330D" w:rsidDel="004E0EFF">
            <w:rPr>
              <w:noProof/>
            </w:rPr>
            <w:delText>102</w:delText>
          </w:r>
        </w:del>
      </w:ins>
      <w:del w:id="277" w:author="Allen Wirfs-Brock rev2" w:date="2011-07-20T13:24:00Z">
        <w:r w:rsidR="001C6F64" w:rsidDel="004E0EFF">
          <w:rPr>
            <w:noProof/>
          </w:rPr>
          <w:delText>98</w:delText>
        </w:r>
      </w:del>
      <w:r>
        <w:rPr>
          <w:noProof/>
        </w:rPr>
        <w:fldChar w:fldCharType="end"/>
      </w:r>
    </w:p>
    <w:p w14:paraId="7B8A906D" w14:textId="77777777" w:rsidR="00E73414" w:rsidRPr="00C858C8" w:rsidRDefault="00E73414">
      <w:pPr>
        <w:pStyle w:val="2b"/>
        <w:tabs>
          <w:tab w:val="left" w:pos="629"/>
        </w:tabs>
        <w:rPr>
          <w:rFonts w:ascii="Cambria" w:hAnsi="Cambria"/>
          <w:b w:val="0"/>
          <w:noProof/>
          <w:sz w:val="24"/>
          <w:szCs w:val="24"/>
          <w:lang w:val="en-US"/>
        </w:rPr>
      </w:pPr>
      <w:r>
        <w:rPr>
          <w:noProof/>
        </w:rPr>
        <w:t>12.9</w:t>
      </w:r>
      <w:r w:rsidRPr="00C858C8">
        <w:rPr>
          <w:rFonts w:ascii="Cambria" w:hAnsi="Cambria"/>
          <w:b w:val="0"/>
          <w:noProof/>
          <w:sz w:val="24"/>
          <w:szCs w:val="24"/>
          <w:lang w:val="en-US"/>
        </w:rPr>
        <w:tab/>
      </w:r>
      <w:r>
        <w:rPr>
          <w:noProof/>
        </w:rPr>
        <w:t xml:space="preserve">The </w:t>
      </w:r>
      <w:r w:rsidRPr="00643C7A">
        <w:rPr>
          <w:rFonts w:ascii="Courier New" w:hAnsi="Courier New"/>
          <w:noProof/>
        </w:rPr>
        <w:t>return</w:t>
      </w:r>
      <w:r>
        <w:rPr>
          <w:noProof/>
        </w:rPr>
        <w:t xml:space="preserve"> Statement</w:t>
      </w:r>
      <w:r>
        <w:rPr>
          <w:noProof/>
        </w:rPr>
        <w:tab/>
      </w:r>
      <w:r>
        <w:rPr>
          <w:noProof/>
        </w:rPr>
        <w:fldChar w:fldCharType="begin"/>
      </w:r>
      <w:r>
        <w:rPr>
          <w:noProof/>
        </w:rPr>
        <w:instrText xml:space="preserve"> PAGEREF _Toc153968477 \h </w:instrText>
      </w:r>
      <w:r>
        <w:rPr>
          <w:noProof/>
        </w:rPr>
      </w:r>
      <w:r>
        <w:rPr>
          <w:noProof/>
        </w:rPr>
        <w:fldChar w:fldCharType="separate"/>
      </w:r>
      <w:ins w:id="278" w:author="Allen Wirfs-Brock rev2" w:date="2011-07-25T16:06:00Z">
        <w:r w:rsidR="007730CC">
          <w:rPr>
            <w:noProof/>
          </w:rPr>
          <w:t>102</w:t>
        </w:r>
      </w:ins>
      <w:ins w:id="279" w:author="Allen Wirfs-Brock" w:date="2011-07-12T10:39:00Z">
        <w:del w:id="280" w:author="Allen Wirfs-Brock rev2" w:date="2011-07-20T13:24:00Z">
          <w:r w:rsidR="0059330D" w:rsidDel="004E0EFF">
            <w:rPr>
              <w:noProof/>
            </w:rPr>
            <w:delText>102</w:delText>
          </w:r>
        </w:del>
      </w:ins>
      <w:del w:id="281" w:author="Allen Wirfs-Brock rev2" w:date="2011-07-20T13:24:00Z">
        <w:r w:rsidR="001C6F64" w:rsidDel="004E0EFF">
          <w:rPr>
            <w:noProof/>
          </w:rPr>
          <w:delText>98</w:delText>
        </w:r>
      </w:del>
      <w:r>
        <w:rPr>
          <w:noProof/>
        </w:rPr>
        <w:fldChar w:fldCharType="end"/>
      </w:r>
    </w:p>
    <w:p w14:paraId="0DD3A43B"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12.10</w:t>
      </w:r>
      <w:r w:rsidRPr="00C858C8">
        <w:rPr>
          <w:rFonts w:ascii="Cambria" w:hAnsi="Cambria"/>
          <w:b w:val="0"/>
          <w:noProof/>
          <w:sz w:val="24"/>
          <w:szCs w:val="24"/>
          <w:lang w:val="en-US"/>
        </w:rPr>
        <w:tab/>
      </w:r>
      <w:r>
        <w:rPr>
          <w:noProof/>
        </w:rPr>
        <w:t xml:space="preserve">The </w:t>
      </w:r>
      <w:r w:rsidRPr="00643C7A">
        <w:rPr>
          <w:rFonts w:ascii="Courier New" w:hAnsi="Courier New"/>
          <w:noProof/>
        </w:rPr>
        <w:t>with</w:t>
      </w:r>
      <w:r>
        <w:rPr>
          <w:noProof/>
        </w:rPr>
        <w:t xml:space="preserve"> Statement</w:t>
      </w:r>
      <w:r>
        <w:rPr>
          <w:noProof/>
        </w:rPr>
        <w:tab/>
      </w:r>
      <w:r>
        <w:rPr>
          <w:noProof/>
        </w:rPr>
        <w:fldChar w:fldCharType="begin"/>
      </w:r>
      <w:r>
        <w:rPr>
          <w:noProof/>
        </w:rPr>
        <w:instrText xml:space="preserve"> PAGEREF _Toc153968478 \h </w:instrText>
      </w:r>
      <w:r>
        <w:rPr>
          <w:noProof/>
        </w:rPr>
      </w:r>
      <w:r>
        <w:rPr>
          <w:noProof/>
        </w:rPr>
        <w:fldChar w:fldCharType="separate"/>
      </w:r>
      <w:ins w:id="282" w:author="Allen Wirfs-Brock rev2" w:date="2011-07-25T16:06:00Z">
        <w:r w:rsidR="007730CC">
          <w:rPr>
            <w:noProof/>
          </w:rPr>
          <w:t>102</w:t>
        </w:r>
      </w:ins>
      <w:ins w:id="283" w:author="Allen Wirfs-Brock" w:date="2011-07-12T10:39:00Z">
        <w:del w:id="284" w:author="Allen Wirfs-Brock rev2" w:date="2011-07-20T13:24:00Z">
          <w:r w:rsidR="0059330D" w:rsidDel="004E0EFF">
            <w:rPr>
              <w:noProof/>
            </w:rPr>
            <w:delText>102</w:delText>
          </w:r>
        </w:del>
      </w:ins>
      <w:del w:id="285" w:author="Allen Wirfs-Brock rev2" w:date="2011-07-20T13:24:00Z">
        <w:r w:rsidR="001C6F64" w:rsidDel="004E0EFF">
          <w:rPr>
            <w:noProof/>
          </w:rPr>
          <w:delText>99</w:delText>
        </w:r>
      </w:del>
      <w:r>
        <w:rPr>
          <w:noProof/>
        </w:rPr>
        <w:fldChar w:fldCharType="end"/>
      </w:r>
    </w:p>
    <w:p w14:paraId="0B501E04" w14:textId="77777777" w:rsidR="00E73414" w:rsidRPr="00C858C8" w:rsidRDefault="00E73414">
      <w:pPr>
        <w:pStyle w:val="3a"/>
        <w:tabs>
          <w:tab w:val="left" w:pos="907"/>
        </w:tabs>
        <w:rPr>
          <w:rFonts w:ascii="Cambria" w:hAnsi="Cambria"/>
          <w:b w:val="0"/>
          <w:noProof/>
          <w:sz w:val="24"/>
          <w:szCs w:val="24"/>
          <w:lang w:val="en-US"/>
        </w:rPr>
      </w:pPr>
      <w:r>
        <w:rPr>
          <w:noProof/>
        </w:rPr>
        <w:t>12.10.1</w:t>
      </w:r>
      <w:r w:rsidRPr="00C858C8">
        <w:rPr>
          <w:rFonts w:ascii="Cambria" w:hAnsi="Cambria"/>
          <w:b w:val="0"/>
          <w:noProof/>
          <w:sz w:val="24"/>
          <w:szCs w:val="24"/>
          <w:lang w:val="en-US"/>
        </w:rPr>
        <w:tab/>
      </w:r>
      <w:r>
        <w:rPr>
          <w:noProof/>
        </w:rPr>
        <w:t>Strict Mode Restrictions</w:t>
      </w:r>
      <w:r>
        <w:rPr>
          <w:noProof/>
        </w:rPr>
        <w:tab/>
      </w:r>
      <w:r>
        <w:rPr>
          <w:noProof/>
        </w:rPr>
        <w:fldChar w:fldCharType="begin"/>
      </w:r>
      <w:r>
        <w:rPr>
          <w:noProof/>
        </w:rPr>
        <w:instrText xml:space="preserve"> PAGEREF _Toc153968479 \h </w:instrText>
      </w:r>
      <w:r>
        <w:rPr>
          <w:noProof/>
        </w:rPr>
      </w:r>
      <w:r>
        <w:rPr>
          <w:noProof/>
        </w:rPr>
        <w:fldChar w:fldCharType="separate"/>
      </w:r>
      <w:ins w:id="286" w:author="Allen Wirfs-Brock rev2" w:date="2011-07-25T16:06:00Z">
        <w:r w:rsidR="007730CC">
          <w:rPr>
            <w:noProof/>
          </w:rPr>
          <w:t>103</w:t>
        </w:r>
      </w:ins>
      <w:ins w:id="287" w:author="Allen Wirfs-Brock" w:date="2011-07-12T10:39:00Z">
        <w:del w:id="288" w:author="Allen Wirfs-Brock rev2" w:date="2011-07-20T13:24:00Z">
          <w:r w:rsidR="0059330D" w:rsidDel="004E0EFF">
            <w:rPr>
              <w:noProof/>
            </w:rPr>
            <w:delText>103</w:delText>
          </w:r>
        </w:del>
      </w:ins>
      <w:del w:id="289" w:author="Allen Wirfs-Brock rev2" w:date="2011-07-20T13:24:00Z">
        <w:r w:rsidR="001C6F64" w:rsidDel="004E0EFF">
          <w:rPr>
            <w:noProof/>
          </w:rPr>
          <w:delText>99</w:delText>
        </w:r>
      </w:del>
      <w:r>
        <w:rPr>
          <w:noProof/>
        </w:rPr>
        <w:fldChar w:fldCharType="end"/>
      </w:r>
    </w:p>
    <w:p w14:paraId="1B9C23DF"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12.11</w:t>
      </w:r>
      <w:r w:rsidRPr="00C858C8">
        <w:rPr>
          <w:rFonts w:ascii="Cambria" w:hAnsi="Cambria"/>
          <w:b w:val="0"/>
          <w:noProof/>
          <w:sz w:val="24"/>
          <w:szCs w:val="24"/>
          <w:lang w:val="en-US"/>
        </w:rPr>
        <w:tab/>
      </w:r>
      <w:r>
        <w:rPr>
          <w:noProof/>
        </w:rPr>
        <w:t xml:space="preserve">The </w:t>
      </w:r>
      <w:r w:rsidRPr="00643C7A">
        <w:rPr>
          <w:rFonts w:ascii="Courier New" w:hAnsi="Courier New"/>
          <w:noProof/>
        </w:rPr>
        <w:t>switch</w:t>
      </w:r>
      <w:r>
        <w:rPr>
          <w:noProof/>
        </w:rPr>
        <w:t xml:space="preserve"> Statement</w:t>
      </w:r>
      <w:r>
        <w:rPr>
          <w:noProof/>
        </w:rPr>
        <w:tab/>
      </w:r>
      <w:r>
        <w:rPr>
          <w:noProof/>
        </w:rPr>
        <w:fldChar w:fldCharType="begin"/>
      </w:r>
      <w:r>
        <w:rPr>
          <w:noProof/>
        </w:rPr>
        <w:instrText xml:space="preserve"> PAGEREF _Toc153968480 \h </w:instrText>
      </w:r>
      <w:r>
        <w:rPr>
          <w:noProof/>
        </w:rPr>
      </w:r>
      <w:r>
        <w:rPr>
          <w:noProof/>
        </w:rPr>
        <w:fldChar w:fldCharType="separate"/>
      </w:r>
      <w:ins w:id="290" w:author="Allen Wirfs-Brock rev2" w:date="2011-07-25T16:06:00Z">
        <w:r w:rsidR="007730CC">
          <w:rPr>
            <w:noProof/>
          </w:rPr>
          <w:t>103</w:t>
        </w:r>
      </w:ins>
      <w:ins w:id="291" w:author="Allen Wirfs-Brock" w:date="2011-07-12T10:39:00Z">
        <w:del w:id="292" w:author="Allen Wirfs-Brock rev2" w:date="2011-07-20T13:24:00Z">
          <w:r w:rsidR="0059330D" w:rsidDel="004E0EFF">
            <w:rPr>
              <w:noProof/>
            </w:rPr>
            <w:delText>103</w:delText>
          </w:r>
        </w:del>
      </w:ins>
      <w:del w:id="293" w:author="Allen Wirfs-Brock rev2" w:date="2011-07-20T13:24:00Z">
        <w:r w:rsidR="001C6F64" w:rsidDel="004E0EFF">
          <w:rPr>
            <w:noProof/>
          </w:rPr>
          <w:delText>99</w:delText>
        </w:r>
      </w:del>
      <w:r>
        <w:rPr>
          <w:noProof/>
        </w:rPr>
        <w:fldChar w:fldCharType="end"/>
      </w:r>
    </w:p>
    <w:p w14:paraId="5018E020"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12.12</w:t>
      </w:r>
      <w:r w:rsidRPr="00C858C8">
        <w:rPr>
          <w:rFonts w:ascii="Cambria" w:hAnsi="Cambria"/>
          <w:b w:val="0"/>
          <w:noProof/>
          <w:sz w:val="24"/>
          <w:szCs w:val="24"/>
          <w:lang w:val="en-US"/>
        </w:rPr>
        <w:tab/>
      </w:r>
      <w:r>
        <w:rPr>
          <w:noProof/>
        </w:rPr>
        <w:t>Labelled Statements</w:t>
      </w:r>
      <w:r>
        <w:rPr>
          <w:noProof/>
        </w:rPr>
        <w:tab/>
      </w:r>
      <w:r>
        <w:rPr>
          <w:noProof/>
        </w:rPr>
        <w:fldChar w:fldCharType="begin"/>
      </w:r>
      <w:r>
        <w:rPr>
          <w:noProof/>
        </w:rPr>
        <w:instrText xml:space="preserve"> PAGEREF _Toc153968481 \h </w:instrText>
      </w:r>
      <w:r>
        <w:rPr>
          <w:noProof/>
        </w:rPr>
      </w:r>
      <w:r>
        <w:rPr>
          <w:noProof/>
        </w:rPr>
        <w:fldChar w:fldCharType="separate"/>
      </w:r>
      <w:ins w:id="294" w:author="Allen Wirfs-Brock rev2" w:date="2011-07-25T16:06:00Z">
        <w:r w:rsidR="007730CC">
          <w:rPr>
            <w:noProof/>
          </w:rPr>
          <w:t>105</w:t>
        </w:r>
      </w:ins>
      <w:ins w:id="295" w:author="Allen Wirfs-Brock" w:date="2011-07-12T10:39:00Z">
        <w:del w:id="296" w:author="Allen Wirfs-Brock rev2" w:date="2011-07-20T13:24:00Z">
          <w:r w:rsidR="0059330D" w:rsidDel="004E0EFF">
            <w:rPr>
              <w:noProof/>
            </w:rPr>
            <w:delText>105</w:delText>
          </w:r>
        </w:del>
      </w:ins>
      <w:del w:id="297" w:author="Allen Wirfs-Brock rev2" w:date="2011-07-20T13:24:00Z">
        <w:r w:rsidR="001C6F64" w:rsidDel="004E0EFF">
          <w:rPr>
            <w:noProof/>
          </w:rPr>
          <w:delText>101</w:delText>
        </w:r>
      </w:del>
      <w:r>
        <w:rPr>
          <w:noProof/>
        </w:rPr>
        <w:fldChar w:fldCharType="end"/>
      </w:r>
    </w:p>
    <w:p w14:paraId="655B1BB7"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12.13</w:t>
      </w:r>
      <w:r w:rsidRPr="00C858C8">
        <w:rPr>
          <w:rFonts w:ascii="Cambria" w:hAnsi="Cambria"/>
          <w:b w:val="0"/>
          <w:noProof/>
          <w:sz w:val="24"/>
          <w:szCs w:val="24"/>
          <w:lang w:val="en-US"/>
        </w:rPr>
        <w:tab/>
      </w:r>
      <w:r>
        <w:rPr>
          <w:noProof/>
        </w:rPr>
        <w:t xml:space="preserve">The </w:t>
      </w:r>
      <w:r w:rsidRPr="00643C7A">
        <w:rPr>
          <w:rFonts w:ascii="Courier New" w:hAnsi="Courier New"/>
          <w:noProof/>
        </w:rPr>
        <w:t>throw</w:t>
      </w:r>
      <w:r>
        <w:rPr>
          <w:noProof/>
        </w:rPr>
        <w:t xml:space="preserve"> Statement</w:t>
      </w:r>
      <w:r>
        <w:rPr>
          <w:noProof/>
        </w:rPr>
        <w:tab/>
      </w:r>
      <w:r>
        <w:rPr>
          <w:noProof/>
        </w:rPr>
        <w:fldChar w:fldCharType="begin"/>
      </w:r>
      <w:r>
        <w:rPr>
          <w:noProof/>
        </w:rPr>
        <w:instrText xml:space="preserve"> PAGEREF _Toc153968482 \h </w:instrText>
      </w:r>
      <w:r>
        <w:rPr>
          <w:noProof/>
        </w:rPr>
      </w:r>
      <w:r>
        <w:rPr>
          <w:noProof/>
        </w:rPr>
        <w:fldChar w:fldCharType="separate"/>
      </w:r>
      <w:ins w:id="298" w:author="Allen Wirfs-Brock rev2" w:date="2011-07-25T16:06:00Z">
        <w:r w:rsidR="007730CC">
          <w:rPr>
            <w:noProof/>
          </w:rPr>
          <w:t>105</w:t>
        </w:r>
      </w:ins>
      <w:ins w:id="299" w:author="Allen Wirfs-Brock" w:date="2011-07-12T10:39:00Z">
        <w:del w:id="300" w:author="Allen Wirfs-Brock rev2" w:date="2011-07-20T13:24:00Z">
          <w:r w:rsidR="0059330D" w:rsidDel="004E0EFF">
            <w:rPr>
              <w:noProof/>
            </w:rPr>
            <w:delText>105</w:delText>
          </w:r>
        </w:del>
      </w:ins>
      <w:del w:id="301" w:author="Allen Wirfs-Brock rev2" w:date="2011-07-20T13:24:00Z">
        <w:r w:rsidR="001C6F64" w:rsidDel="004E0EFF">
          <w:rPr>
            <w:noProof/>
          </w:rPr>
          <w:delText>101</w:delText>
        </w:r>
      </w:del>
      <w:r>
        <w:rPr>
          <w:noProof/>
        </w:rPr>
        <w:fldChar w:fldCharType="end"/>
      </w:r>
    </w:p>
    <w:p w14:paraId="7343317D"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12.14</w:t>
      </w:r>
      <w:r w:rsidRPr="00C858C8">
        <w:rPr>
          <w:rFonts w:ascii="Cambria" w:hAnsi="Cambria"/>
          <w:b w:val="0"/>
          <w:noProof/>
          <w:sz w:val="24"/>
          <w:szCs w:val="24"/>
          <w:lang w:val="en-US"/>
        </w:rPr>
        <w:tab/>
      </w:r>
      <w:r>
        <w:rPr>
          <w:noProof/>
        </w:rPr>
        <w:t xml:space="preserve">The </w:t>
      </w:r>
      <w:r w:rsidRPr="00643C7A">
        <w:rPr>
          <w:rFonts w:ascii="Courier New" w:hAnsi="Courier New"/>
          <w:noProof/>
        </w:rPr>
        <w:t>try</w:t>
      </w:r>
      <w:r>
        <w:rPr>
          <w:noProof/>
        </w:rPr>
        <w:t xml:space="preserve"> Statement</w:t>
      </w:r>
      <w:r>
        <w:rPr>
          <w:noProof/>
        </w:rPr>
        <w:tab/>
      </w:r>
      <w:r>
        <w:rPr>
          <w:noProof/>
        </w:rPr>
        <w:fldChar w:fldCharType="begin"/>
      </w:r>
      <w:r>
        <w:rPr>
          <w:noProof/>
        </w:rPr>
        <w:instrText xml:space="preserve"> PAGEREF _Toc153968483 \h </w:instrText>
      </w:r>
      <w:r>
        <w:rPr>
          <w:noProof/>
        </w:rPr>
      </w:r>
      <w:r>
        <w:rPr>
          <w:noProof/>
        </w:rPr>
        <w:fldChar w:fldCharType="separate"/>
      </w:r>
      <w:ins w:id="302" w:author="Allen Wirfs-Brock rev2" w:date="2011-07-25T16:06:00Z">
        <w:r w:rsidR="007730CC">
          <w:rPr>
            <w:noProof/>
          </w:rPr>
          <w:t>105</w:t>
        </w:r>
      </w:ins>
      <w:ins w:id="303" w:author="Allen Wirfs-Brock" w:date="2011-07-12T10:39:00Z">
        <w:del w:id="304" w:author="Allen Wirfs-Brock rev2" w:date="2011-07-20T13:24:00Z">
          <w:r w:rsidR="0059330D" w:rsidDel="004E0EFF">
            <w:rPr>
              <w:noProof/>
            </w:rPr>
            <w:delText>105</w:delText>
          </w:r>
        </w:del>
      </w:ins>
      <w:del w:id="305" w:author="Allen Wirfs-Brock rev2" w:date="2011-07-20T13:24:00Z">
        <w:r w:rsidR="001C6F64" w:rsidDel="004E0EFF">
          <w:rPr>
            <w:noProof/>
          </w:rPr>
          <w:delText>102</w:delText>
        </w:r>
      </w:del>
      <w:r>
        <w:rPr>
          <w:noProof/>
        </w:rPr>
        <w:fldChar w:fldCharType="end"/>
      </w:r>
    </w:p>
    <w:p w14:paraId="73CE8BD5" w14:textId="77777777" w:rsidR="00E73414" w:rsidRPr="00C858C8" w:rsidRDefault="00E73414">
      <w:pPr>
        <w:pStyle w:val="3a"/>
        <w:tabs>
          <w:tab w:val="left" w:pos="907"/>
        </w:tabs>
        <w:rPr>
          <w:rFonts w:ascii="Cambria" w:hAnsi="Cambria"/>
          <w:b w:val="0"/>
          <w:noProof/>
          <w:sz w:val="24"/>
          <w:szCs w:val="24"/>
          <w:lang w:val="en-US"/>
        </w:rPr>
      </w:pPr>
      <w:r>
        <w:rPr>
          <w:noProof/>
        </w:rPr>
        <w:t>12.14.1</w:t>
      </w:r>
      <w:r w:rsidRPr="00C858C8">
        <w:rPr>
          <w:rFonts w:ascii="Cambria" w:hAnsi="Cambria"/>
          <w:b w:val="0"/>
          <w:noProof/>
          <w:sz w:val="24"/>
          <w:szCs w:val="24"/>
          <w:lang w:val="en-US"/>
        </w:rPr>
        <w:tab/>
      </w:r>
      <w:r>
        <w:rPr>
          <w:noProof/>
        </w:rPr>
        <w:t>Strict Mode Restrictions</w:t>
      </w:r>
      <w:r>
        <w:rPr>
          <w:noProof/>
        </w:rPr>
        <w:tab/>
      </w:r>
      <w:r>
        <w:rPr>
          <w:noProof/>
        </w:rPr>
        <w:fldChar w:fldCharType="begin"/>
      </w:r>
      <w:r>
        <w:rPr>
          <w:noProof/>
        </w:rPr>
        <w:instrText xml:space="preserve"> PAGEREF _Toc153968484 \h </w:instrText>
      </w:r>
      <w:r>
        <w:rPr>
          <w:noProof/>
        </w:rPr>
      </w:r>
      <w:r>
        <w:rPr>
          <w:noProof/>
        </w:rPr>
        <w:fldChar w:fldCharType="separate"/>
      </w:r>
      <w:ins w:id="306" w:author="Allen Wirfs-Brock rev2" w:date="2011-07-25T16:06:00Z">
        <w:r w:rsidR="007730CC">
          <w:rPr>
            <w:noProof/>
          </w:rPr>
          <w:t>106</w:t>
        </w:r>
      </w:ins>
      <w:ins w:id="307" w:author="Allen Wirfs-Brock" w:date="2011-07-12T10:39:00Z">
        <w:del w:id="308" w:author="Allen Wirfs-Brock rev2" w:date="2011-07-20T13:24:00Z">
          <w:r w:rsidR="0059330D" w:rsidDel="004E0EFF">
            <w:rPr>
              <w:noProof/>
            </w:rPr>
            <w:delText>106</w:delText>
          </w:r>
        </w:del>
      </w:ins>
      <w:del w:id="309" w:author="Allen Wirfs-Brock rev2" w:date="2011-07-20T13:24:00Z">
        <w:r w:rsidR="001C6F64" w:rsidDel="004E0EFF">
          <w:rPr>
            <w:noProof/>
          </w:rPr>
          <w:delText>103</w:delText>
        </w:r>
      </w:del>
      <w:r>
        <w:rPr>
          <w:noProof/>
        </w:rPr>
        <w:fldChar w:fldCharType="end"/>
      </w:r>
    </w:p>
    <w:p w14:paraId="55D75B4B"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12.15</w:t>
      </w:r>
      <w:r w:rsidRPr="00C858C8">
        <w:rPr>
          <w:rFonts w:ascii="Cambria" w:hAnsi="Cambria"/>
          <w:b w:val="0"/>
          <w:noProof/>
          <w:sz w:val="24"/>
          <w:szCs w:val="24"/>
          <w:lang w:val="en-US"/>
        </w:rPr>
        <w:tab/>
      </w:r>
      <w:r>
        <w:rPr>
          <w:noProof/>
        </w:rPr>
        <w:t xml:space="preserve">The </w:t>
      </w:r>
      <w:r w:rsidRPr="00643C7A">
        <w:rPr>
          <w:rFonts w:ascii="Courier New" w:hAnsi="Courier New"/>
          <w:noProof/>
        </w:rPr>
        <w:t>debugger</w:t>
      </w:r>
      <w:r>
        <w:rPr>
          <w:noProof/>
        </w:rPr>
        <w:t xml:space="preserve"> statement</w:t>
      </w:r>
      <w:r>
        <w:rPr>
          <w:noProof/>
        </w:rPr>
        <w:tab/>
      </w:r>
      <w:r>
        <w:rPr>
          <w:noProof/>
        </w:rPr>
        <w:fldChar w:fldCharType="begin"/>
      </w:r>
      <w:r>
        <w:rPr>
          <w:noProof/>
        </w:rPr>
        <w:instrText xml:space="preserve"> PAGEREF _Toc153968485 \h </w:instrText>
      </w:r>
      <w:r>
        <w:rPr>
          <w:noProof/>
        </w:rPr>
      </w:r>
      <w:r>
        <w:rPr>
          <w:noProof/>
        </w:rPr>
        <w:fldChar w:fldCharType="separate"/>
      </w:r>
      <w:ins w:id="310" w:author="Allen Wirfs-Brock rev2" w:date="2011-07-25T16:06:00Z">
        <w:r w:rsidR="007730CC">
          <w:rPr>
            <w:noProof/>
          </w:rPr>
          <w:t>106</w:t>
        </w:r>
      </w:ins>
      <w:ins w:id="311" w:author="Allen Wirfs-Brock" w:date="2011-07-12T10:39:00Z">
        <w:del w:id="312" w:author="Allen Wirfs-Brock rev2" w:date="2011-07-20T13:24:00Z">
          <w:r w:rsidR="0059330D" w:rsidDel="004E0EFF">
            <w:rPr>
              <w:noProof/>
            </w:rPr>
            <w:delText>106</w:delText>
          </w:r>
        </w:del>
      </w:ins>
      <w:del w:id="313" w:author="Allen Wirfs-Brock rev2" w:date="2011-07-20T13:24:00Z">
        <w:r w:rsidR="001C6F64" w:rsidDel="004E0EFF">
          <w:rPr>
            <w:noProof/>
          </w:rPr>
          <w:delText>103</w:delText>
        </w:r>
      </w:del>
      <w:r>
        <w:rPr>
          <w:noProof/>
        </w:rPr>
        <w:fldChar w:fldCharType="end"/>
      </w:r>
    </w:p>
    <w:p w14:paraId="41D64242" w14:textId="77777777" w:rsidR="00E73414" w:rsidRPr="00C858C8" w:rsidRDefault="00E73414">
      <w:pPr>
        <w:pStyle w:val="12"/>
        <w:tabs>
          <w:tab w:val="left" w:pos="462"/>
        </w:tabs>
        <w:rPr>
          <w:rFonts w:ascii="Cambria" w:hAnsi="Cambria"/>
          <w:b w:val="0"/>
          <w:noProof/>
          <w:sz w:val="24"/>
          <w:szCs w:val="24"/>
          <w:lang w:val="en-US"/>
        </w:rPr>
      </w:pPr>
      <w:r>
        <w:rPr>
          <w:noProof/>
        </w:rPr>
        <w:t>13</w:t>
      </w:r>
      <w:r w:rsidRPr="00C858C8">
        <w:rPr>
          <w:rFonts w:ascii="Cambria" w:hAnsi="Cambria"/>
          <w:b w:val="0"/>
          <w:noProof/>
          <w:sz w:val="24"/>
          <w:szCs w:val="24"/>
          <w:lang w:val="en-US"/>
        </w:rPr>
        <w:tab/>
      </w:r>
      <w:r>
        <w:rPr>
          <w:noProof/>
        </w:rPr>
        <w:t>Function Definition</w:t>
      </w:r>
      <w:r>
        <w:rPr>
          <w:noProof/>
        </w:rPr>
        <w:tab/>
      </w:r>
      <w:r>
        <w:rPr>
          <w:noProof/>
        </w:rPr>
        <w:fldChar w:fldCharType="begin"/>
      </w:r>
      <w:r>
        <w:rPr>
          <w:noProof/>
        </w:rPr>
        <w:instrText xml:space="preserve"> PAGEREF _Toc153968486 \h </w:instrText>
      </w:r>
      <w:r>
        <w:rPr>
          <w:noProof/>
        </w:rPr>
      </w:r>
      <w:r>
        <w:rPr>
          <w:noProof/>
        </w:rPr>
        <w:fldChar w:fldCharType="separate"/>
      </w:r>
      <w:ins w:id="314" w:author="Allen Wirfs-Brock rev2" w:date="2011-07-25T16:06:00Z">
        <w:r w:rsidR="007730CC">
          <w:rPr>
            <w:noProof/>
          </w:rPr>
          <w:t>107</w:t>
        </w:r>
      </w:ins>
      <w:ins w:id="315" w:author="Allen Wirfs-Brock" w:date="2011-07-12T10:39:00Z">
        <w:del w:id="316" w:author="Allen Wirfs-Brock rev2" w:date="2011-07-20T13:24:00Z">
          <w:r w:rsidR="0059330D" w:rsidDel="004E0EFF">
            <w:rPr>
              <w:noProof/>
            </w:rPr>
            <w:delText>107</w:delText>
          </w:r>
        </w:del>
      </w:ins>
      <w:del w:id="317" w:author="Allen Wirfs-Brock rev2" w:date="2011-07-20T13:24:00Z">
        <w:r w:rsidR="001C6F64" w:rsidDel="004E0EFF">
          <w:rPr>
            <w:noProof/>
          </w:rPr>
          <w:delText>103</w:delText>
        </w:r>
      </w:del>
      <w:r>
        <w:rPr>
          <w:noProof/>
        </w:rPr>
        <w:fldChar w:fldCharType="end"/>
      </w:r>
    </w:p>
    <w:p w14:paraId="53B8BB09" w14:textId="77777777" w:rsidR="00E73414" w:rsidRPr="00C858C8" w:rsidRDefault="00E73414">
      <w:pPr>
        <w:pStyle w:val="2b"/>
        <w:tabs>
          <w:tab w:val="left" w:pos="629"/>
        </w:tabs>
        <w:rPr>
          <w:rFonts w:ascii="Cambria" w:hAnsi="Cambria"/>
          <w:b w:val="0"/>
          <w:noProof/>
          <w:sz w:val="24"/>
          <w:szCs w:val="24"/>
          <w:lang w:val="en-US"/>
        </w:rPr>
      </w:pPr>
      <w:r>
        <w:rPr>
          <w:noProof/>
        </w:rPr>
        <w:t>13.1</w:t>
      </w:r>
      <w:r w:rsidRPr="00C858C8">
        <w:rPr>
          <w:rFonts w:ascii="Cambria" w:hAnsi="Cambria"/>
          <w:b w:val="0"/>
          <w:noProof/>
          <w:sz w:val="24"/>
          <w:szCs w:val="24"/>
          <w:lang w:val="en-US"/>
        </w:rPr>
        <w:tab/>
      </w:r>
      <w:r>
        <w:rPr>
          <w:noProof/>
        </w:rPr>
        <w:t>Strict Mode Restrictions</w:t>
      </w:r>
      <w:r>
        <w:rPr>
          <w:noProof/>
        </w:rPr>
        <w:tab/>
      </w:r>
      <w:r>
        <w:rPr>
          <w:noProof/>
        </w:rPr>
        <w:fldChar w:fldCharType="begin"/>
      </w:r>
      <w:r>
        <w:rPr>
          <w:noProof/>
        </w:rPr>
        <w:instrText xml:space="preserve"> PAGEREF _Toc153968487 \h </w:instrText>
      </w:r>
      <w:r>
        <w:rPr>
          <w:noProof/>
        </w:rPr>
      </w:r>
      <w:r>
        <w:rPr>
          <w:noProof/>
        </w:rPr>
        <w:fldChar w:fldCharType="separate"/>
      </w:r>
      <w:ins w:id="318" w:author="Allen Wirfs-Brock rev2" w:date="2011-07-25T16:06:00Z">
        <w:r w:rsidR="007730CC">
          <w:rPr>
            <w:noProof/>
          </w:rPr>
          <w:t>108</w:t>
        </w:r>
      </w:ins>
      <w:ins w:id="319" w:author="Allen Wirfs-Brock" w:date="2011-07-12T10:39:00Z">
        <w:del w:id="320" w:author="Allen Wirfs-Brock rev2" w:date="2011-07-20T13:24:00Z">
          <w:r w:rsidR="0059330D" w:rsidDel="004E0EFF">
            <w:rPr>
              <w:noProof/>
            </w:rPr>
            <w:delText>108</w:delText>
          </w:r>
        </w:del>
      </w:ins>
      <w:del w:id="321" w:author="Allen Wirfs-Brock rev2" w:date="2011-07-20T13:24:00Z">
        <w:r w:rsidR="001C6F64" w:rsidDel="004E0EFF">
          <w:rPr>
            <w:noProof/>
          </w:rPr>
          <w:delText>104</w:delText>
        </w:r>
      </w:del>
      <w:r>
        <w:rPr>
          <w:noProof/>
        </w:rPr>
        <w:fldChar w:fldCharType="end"/>
      </w:r>
    </w:p>
    <w:p w14:paraId="70EC3909" w14:textId="77777777" w:rsidR="00E73414" w:rsidRPr="00C858C8" w:rsidRDefault="00E73414">
      <w:pPr>
        <w:pStyle w:val="2b"/>
        <w:tabs>
          <w:tab w:val="left" w:pos="629"/>
        </w:tabs>
        <w:rPr>
          <w:rFonts w:ascii="Cambria" w:hAnsi="Cambria"/>
          <w:b w:val="0"/>
          <w:noProof/>
          <w:sz w:val="24"/>
          <w:szCs w:val="24"/>
          <w:lang w:val="en-US"/>
        </w:rPr>
      </w:pPr>
      <w:r>
        <w:rPr>
          <w:noProof/>
        </w:rPr>
        <w:t>13.2</w:t>
      </w:r>
      <w:r w:rsidRPr="00C858C8">
        <w:rPr>
          <w:rFonts w:ascii="Cambria" w:hAnsi="Cambria"/>
          <w:b w:val="0"/>
          <w:noProof/>
          <w:sz w:val="24"/>
          <w:szCs w:val="24"/>
          <w:lang w:val="en-US"/>
        </w:rPr>
        <w:tab/>
      </w:r>
      <w:r>
        <w:rPr>
          <w:noProof/>
        </w:rPr>
        <w:t>Creating Function Objects</w:t>
      </w:r>
      <w:r>
        <w:rPr>
          <w:noProof/>
        </w:rPr>
        <w:tab/>
      </w:r>
      <w:r>
        <w:rPr>
          <w:noProof/>
        </w:rPr>
        <w:fldChar w:fldCharType="begin"/>
      </w:r>
      <w:r>
        <w:rPr>
          <w:noProof/>
        </w:rPr>
        <w:instrText xml:space="preserve"> PAGEREF _Toc153968488 \h </w:instrText>
      </w:r>
      <w:r>
        <w:rPr>
          <w:noProof/>
        </w:rPr>
      </w:r>
      <w:r>
        <w:rPr>
          <w:noProof/>
        </w:rPr>
        <w:fldChar w:fldCharType="separate"/>
      </w:r>
      <w:ins w:id="322" w:author="Allen Wirfs-Brock rev2" w:date="2011-07-25T16:06:00Z">
        <w:r w:rsidR="007730CC">
          <w:rPr>
            <w:noProof/>
          </w:rPr>
          <w:t>110</w:t>
        </w:r>
      </w:ins>
      <w:ins w:id="323" w:author="Allen Wirfs-Brock" w:date="2011-07-12T10:39:00Z">
        <w:del w:id="324" w:author="Allen Wirfs-Brock rev2" w:date="2011-07-20T13:24:00Z">
          <w:r w:rsidR="0059330D" w:rsidDel="004E0EFF">
            <w:rPr>
              <w:noProof/>
            </w:rPr>
            <w:delText>110</w:delText>
          </w:r>
        </w:del>
      </w:ins>
      <w:del w:id="325" w:author="Allen Wirfs-Brock rev2" w:date="2011-07-20T13:24:00Z">
        <w:r w:rsidR="001C6F64" w:rsidDel="004E0EFF">
          <w:rPr>
            <w:noProof/>
          </w:rPr>
          <w:delText>104</w:delText>
        </w:r>
      </w:del>
      <w:r>
        <w:rPr>
          <w:noProof/>
        </w:rPr>
        <w:fldChar w:fldCharType="end"/>
      </w:r>
    </w:p>
    <w:p w14:paraId="3154F645" w14:textId="77777777" w:rsidR="00E73414" w:rsidRPr="00C858C8" w:rsidRDefault="00E73414">
      <w:pPr>
        <w:pStyle w:val="3a"/>
        <w:tabs>
          <w:tab w:val="left" w:pos="796"/>
        </w:tabs>
        <w:rPr>
          <w:rFonts w:ascii="Cambria" w:hAnsi="Cambria"/>
          <w:b w:val="0"/>
          <w:noProof/>
          <w:sz w:val="24"/>
          <w:szCs w:val="24"/>
          <w:lang w:val="en-US"/>
        </w:rPr>
      </w:pPr>
      <w:r>
        <w:rPr>
          <w:noProof/>
        </w:rPr>
        <w:t>13.2.1</w:t>
      </w:r>
      <w:r w:rsidRPr="00C858C8">
        <w:rPr>
          <w:rFonts w:ascii="Cambria" w:hAnsi="Cambria"/>
          <w:b w:val="0"/>
          <w:noProof/>
          <w:sz w:val="24"/>
          <w:szCs w:val="24"/>
          <w:lang w:val="en-US"/>
        </w:rPr>
        <w:tab/>
      </w:r>
      <w:r>
        <w:rPr>
          <w:noProof/>
        </w:rPr>
        <w:t>[[Call]]</w:t>
      </w:r>
      <w:r>
        <w:rPr>
          <w:noProof/>
        </w:rPr>
        <w:tab/>
      </w:r>
      <w:r>
        <w:rPr>
          <w:noProof/>
        </w:rPr>
        <w:fldChar w:fldCharType="begin"/>
      </w:r>
      <w:r>
        <w:rPr>
          <w:noProof/>
        </w:rPr>
        <w:instrText xml:space="preserve"> PAGEREF _Toc153968489 \h </w:instrText>
      </w:r>
      <w:r>
        <w:rPr>
          <w:noProof/>
        </w:rPr>
      </w:r>
      <w:r>
        <w:rPr>
          <w:noProof/>
        </w:rPr>
        <w:fldChar w:fldCharType="separate"/>
      </w:r>
      <w:ins w:id="326" w:author="Allen Wirfs-Brock rev2" w:date="2011-07-25T16:06:00Z">
        <w:r w:rsidR="007730CC">
          <w:rPr>
            <w:noProof/>
          </w:rPr>
          <w:t>110</w:t>
        </w:r>
      </w:ins>
      <w:ins w:id="327" w:author="Allen Wirfs-Brock" w:date="2011-07-12T10:39:00Z">
        <w:del w:id="328" w:author="Allen Wirfs-Brock rev2" w:date="2011-07-20T13:24:00Z">
          <w:r w:rsidR="0059330D" w:rsidDel="004E0EFF">
            <w:rPr>
              <w:noProof/>
            </w:rPr>
            <w:delText>110</w:delText>
          </w:r>
        </w:del>
      </w:ins>
      <w:del w:id="329" w:author="Allen Wirfs-Brock rev2" w:date="2011-07-20T13:24:00Z">
        <w:r w:rsidR="001C6F64" w:rsidDel="004E0EFF">
          <w:rPr>
            <w:noProof/>
          </w:rPr>
          <w:delText>105</w:delText>
        </w:r>
      </w:del>
      <w:r>
        <w:rPr>
          <w:noProof/>
        </w:rPr>
        <w:fldChar w:fldCharType="end"/>
      </w:r>
    </w:p>
    <w:p w14:paraId="23789367" w14:textId="77777777" w:rsidR="00E73414" w:rsidRPr="00C858C8" w:rsidRDefault="00E73414">
      <w:pPr>
        <w:pStyle w:val="3a"/>
        <w:tabs>
          <w:tab w:val="left" w:pos="796"/>
        </w:tabs>
        <w:rPr>
          <w:rFonts w:ascii="Cambria" w:hAnsi="Cambria"/>
          <w:b w:val="0"/>
          <w:noProof/>
          <w:sz w:val="24"/>
          <w:szCs w:val="24"/>
          <w:lang w:val="en-US"/>
        </w:rPr>
      </w:pPr>
      <w:r>
        <w:rPr>
          <w:noProof/>
        </w:rPr>
        <w:t>13.2.2</w:t>
      </w:r>
      <w:r w:rsidRPr="00C858C8">
        <w:rPr>
          <w:rFonts w:ascii="Cambria" w:hAnsi="Cambria"/>
          <w:b w:val="0"/>
          <w:noProof/>
          <w:sz w:val="24"/>
          <w:szCs w:val="24"/>
          <w:lang w:val="en-US"/>
        </w:rPr>
        <w:tab/>
      </w:r>
      <w:r>
        <w:rPr>
          <w:noProof/>
        </w:rPr>
        <w:t>[[Construct]]</w:t>
      </w:r>
      <w:r>
        <w:rPr>
          <w:noProof/>
        </w:rPr>
        <w:tab/>
      </w:r>
      <w:r>
        <w:rPr>
          <w:noProof/>
        </w:rPr>
        <w:fldChar w:fldCharType="begin"/>
      </w:r>
      <w:r>
        <w:rPr>
          <w:noProof/>
        </w:rPr>
        <w:instrText xml:space="preserve"> PAGEREF _Toc153968490 \h </w:instrText>
      </w:r>
      <w:r>
        <w:rPr>
          <w:noProof/>
        </w:rPr>
      </w:r>
      <w:r>
        <w:rPr>
          <w:noProof/>
        </w:rPr>
        <w:fldChar w:fldCharType="separate"/>
      </w:r>
      <w:ins w:id="330" w:author="Allen Wirfs-Brock rev2" w:date="2011-07-25T16:06:00Z">
        <w:r w:rsidR="007730CC">
          <w:rPr>
            <w:noProof/>
          </w:rPr>
          <w:t>111</w:t>
        </w:r>
      </w:ins>
      <w:ins w:id="331" w:author="Allen Wirfs-Brock" w:date="2011-07-12T10:39:00Z">
        <w:del w:id="332" w:author="Allen Wirfs-Brock rev2" w:date="2011-07-20T13:24:00Z">
          <w:r w:rsidR="0059330D" w:rsidDel="004E0EFF">
            <w:rPr>
              <w:noProof/>
            </w:rPr>
            <w:delText>111</w:delText>
          </w:r>
        </w:del>
      </w:ins>
      <w:del w:id="333" w:author="Allen Wirfs-Brock rev2" w:date="2011-07-20T13:24:00Z">
        <w:r w:rsidR="001C6F64" w:rsidDel="004E0EFF">
          <w:rPr>
            <w:noProof/>
          </w:rPr>
          <w:delText>105</w:delText>
        </w:r>
      </w:del>
      <w:r>
        <w:rPr>
          <w:noProof/>
        </w:rPr>
        <w:fldChar w:fldCharType="end"/>
      </w:r>
    </w:p>
    <w:p w14:paraId="63BBA431" w14:textId="77777777" w:rsidR="00E73414" w:rsidRPr="00C858C8" w:rsidRDefault="00E73414">
      <w:pPr>
        <w:pStyle w:val="3a"/>
        <w:tabs>
          <w:tab w:val="left" w:pos="796"/>
        </w:tabs>
        <w:rPr>
          <w:rFonts w:ascii="Cambria" w:hAnsi="Cambria"/>
          <w:b w:val="0"/>
          <w:noProof/>
          <w:sz w:val="24"/>
          <w:szCs w:val="24"/>
          <w:lang w:val="en-US"/>
        </w:rPr>
      </w:pPr>
      <w:r>
        <w:rPr>
          <w:noProof/>
        </w:rPr>
        <w:t>13.2.3</w:t>
      </w:r>
      <w:r w:rsidRPr="00C858C8">
        <w:rPr>
          <w:rFonts w:ascii="Cambria" w:hAnsi="Cambria"/>
          <w:b w:val="0"/>
          <w:noProof/>
          <w:sz w:val="24"/>
          <w:szCs w:val="24"/>
          <w:lang w:val="en-US"/>
        </w:rPr>
        <w:tab/>
      </w:r>
      <w:r>
        <w:rPr>
          <w:noProof/>
        </w:rPr>
        <w:t>The [[ThrowTypeError]] Function Object</w:t>
      </w:r>
      <w:r>
        <w:rPr>
          <w:noProof/>
        </w:rPr>
        <w:tab/>
      </w:r>
      <w:r>
        <w:rPr>
          <w:noProof/>
        </w:rPr>
        <w:fldChar w:fldCharType="begin"/>
      </w:r>
      <w:r>
        <w:rPr>
          <w:noProof/>
        </w:rPr>
        <w:instrText xml:space="preserve"> PAGEREF _Toc153968491 \h </w:instrText>
      </w:r>
      <w:r>
        <w:rPr>
          <w:noProof/>
        </w:rPr>
      </w:r>
      <w:r>
        <w:rPr>
          <w:noProof/>
        </w:rPr>
        <w:fldChar w:fldCharType="separate"/>
      </w:r>
      <w:ins w:id="334" w:author="Allen Wirfs-Brock rev2" w:date="2011-07-25T16:06:00Z">
        <w:r w:rsidR="007730CC">
          <w:rPr>
            <w:noProof/>
          </w:rPr>
          <w:t>111</w:t>
        </w:r>
      </w:ins>
      <w:ins w:id="335" w:author="Allen Wirfs-Brock" w:date="2011-07-12T10:39:00Z">
        <w:del w:id="336" w:author="Allen Wirfs-Brock rev2" w:date="2011-07-20T13:24:00Z">
          <w:r w:rsidR="0059330D" w:rsidDel="004E0EFF">
            <w:rPr>
              <w:noProof/>
            </w:rPr>
            <w:delText>111</w:delText>
          </w:r>
        </w:del>
      </w:ins>
      <w:del w:id="337" w:author="Allen Wirfs-Brock rev2" w:date="2011-07-20T13:24:00Z">
        <w:r w:rsidR="001C6F64" w:rsidDel="004E0EFF">
          <w:rPr>
            <w:noProof/>
          </w:rPr>
          <w:delText>106</w:delText>
        </w:r>
      </w:del>
      <w:r>
        <w:rPr>
          <w:noProof/>
        </w:rPr>
        <w:fldChar w:fldCharType="end"/>
      </w:r>
    </w:p>
    <w:p w14:paraId="3096DA79" w14:textId="77777777" w:rsidR="00E73414" w:rsidRPr="00C858C8" w:rsidRDefault="00E73414">
      <w:pPr>
        <w:pStyle w:val="12"/>
        <w:tabs>
          <w:tab w:val="left" w:pos="462"/>
        </w:tabs>
        <w:rPr>
          <w:rFonts w:ascii="Cambria" w:hAnsi="Cambria"/>
          <w:b w:val="0"/>
          <w:noProof/>
          <w:sz w:val="24"/>
          <w:szCs w:val="24"/>
          <w:lang w:val="en-US"/>
        </w:rPr>
      </w:pPr>
      <w:r>
        <w:rPr>
          <w:noProof/>
        </w:rPr>
        <w:t>14</w:t>
      </w:r>
      <w:r w:rsidRPr="00C858C8">
        <w:rPr>
          <w:rFonts w:ascii="Cambria" w:hAnsi="Cambria"/>
          <w:b w:val="0"/>
          <w:noProof/>
          <w:sz w:val="24"/>
          <w:szCs w:val="24"/>
          <w:lang w:val="en-US"/>
        </w:rPr>
        <w:tab/>
      </w:r>
      <w:r>
        <w:rPr>
          <w:noProof/>
        </w:rPr>
        <w:t>Program</w:t>
      </w:r>
      <w:r>
        <w:rPr>
          <w:noProof/>
        </w:rPr>
        <w:tab/>
      </w:r>
      <w:r>
        <w:rPr>
          <w:noProof/>
        </w:rPr>
        <w:fldChar w:fldCharType="begin"/>
      </w:r>
      <w:r>
        <w:rPr>
          <w:noProof/>
        </w:rPr>
        <w:instrText xml:space="preserve"> PAGEREF _Toc153968492 \h </w:instrText>
      </w:r>
      <w:r>
        <w:rPr>
          <w:noProof/>
        </w:rPr>
      </w:r>
      <w:r>
        <w:rPr>
          <w:noProof/>
        </w:rPr>
        <w:fldChar w:fldCharType="separate"/>
      </w:r>
      <w:ins w:id="338" w:author="Allen Wirfs-Brock rev2" w:date="2011-07-25T16:06:00Z">
        <w:r w:rsidR="007730CC">
          <w:rPr>
            <w:noProof/>
          </w:rPr>
          <w:t>111</w:t>
        </w:r>
      </w:ins>
      <w:ins w:id="339" w:author="Allen Wirfs-Brock" w:date="2011-07-12T10:39:00Z">
        <w:del w:id="340" w:author="Allen Wirfs-Brock rev2" w:date="2011-07-20T13:24:00Z">
          <w:r w:rsidR="0059330D" w:rsidDel="004E0EFF">
            <w:rPr>
              <w:noProof/>
            </w:rPr>
            <w:delText>111</w:delText>
          </w:r>
        </w:del>
      </w:ins>
      <w:del w:id="341" w:author="Allen Wirfs-Brock rev2" w:date="2011-07-20T13:24:00Z">
        <w:r w:rsidR="001C6F64" w:rsidDel="004E0EFF">
          <w:rPr>
            <w:noProof/>
          </w:rPr>
          <w:delText>106</w:delText>
        </w:r>
      </w:del>
      <w:r>
        <w:rPr>
          <w:noProof/>
        </w:rPr>
        <w:fldChar w:fldCharType="end"/>
      </w:r>
    </w:p>
    <w:p w14:paraId="2648124D" w14:textId="77777777" w:rsidR="00E73414" w:rsidRPr="00C858C8" w:rsidRDefault="00E73414">
      <w:pPr>
        <w:pStyle w:val="2b"/>
        <w:tabs>
          <w:tab w:val="left" w:pos="629"/>
        </w:tabs>
        <w:rPr>
          <w:rFonts w:ascii="Cambria" w:hAnsi="Cambria"/>
          <w:b w:val="0"/>
          <w:noProof/>
          <w:sz w:val="24"/>
          <w:szCs w:val="24"/>
          <w:lang w:val="en-US"/>
        </w:rPr>
      </w:pPr>
      <w:r>
        <w:rPr>
          <w:noProof/>
        </w:rPr>
        <w:t>14.1</w:t>
      </w:r>
      <w:r w:rsidRPr="00C858C8">
        <w:rPr>
          <w:rFonts w:ascii="Cambria" w:hAnsi="Cambria"/>
          <w:b w:val="0"/>
          <w:noProof/>
          <w:sz w:val="24"/>
          <w:szCs w:val="24"/>
          <w:lang w:val="en-US"/>
        </w:rPr>
        <w:tab/>
      </w:r>
      <w:r>
        <w:rPr>
          <w:noProof/>
        </w:rPr>
        <w:t>Directive Prologues and the Use Strict Directive</w:t>
      </w:r>
      <w:r>
        <w:rPr>
          <w:noProof/>
        </w:rPr>
        <w:tab/>
      </w:r>
      <w:r>
        <w:rPr>
          <w:noProof/>
        </w:rPr>
        <w:fldChar w:fldCharType="begin"/>
      </w:r>
      <w:r>
        <w:rPr>
          <w:noProof/>
        </w:rPr>
        <w:instrText xml:space="preserve"> PAGEREF _Toc153968493 \h </w:instrText>
      </w:r>
      <w:r>
        <w:rPr>
          <w:noProof/>
        </w:rPr>
      </w:r>
      <w:r>
        <w:rPr>
          <w:noProof/>
        </w:rPr>
        <w:fldChar w:fldCharType="separate"/>
      </w:r>
      <w:ins w:id="342" w:author="Allen Wirfs-Brock rev2" w:date="2011-07-25T16:06:00Z">
        <w:r w:rsidR="007730CC">
          <w:rPr>
            <w:noProof/>
          </w:rPr>
          <w:t>112</w:t>
        </w:r>
      </w:ins>
      <w:ins w:id="343" w:author="Allen Wirfs-Brock" w:date="2011-07-12T10:39:00Z">
        <w:del w:id="344" w:author="Allen Wirfs-Brock rev2" w:date="2011-07-20T13:24:00Z">
          <w:r w:rsidR="0059330D" w:rsidDel="004E0EFF">
            <w:rPr>
              <w:noProof/>
            </w:rPr>
            <w:delText>112</w:delText>
          </w:r>
        </w:del>
      </w:ins>
      <w:del w:id="345" w:author="Allen Wirfs-Brock rev2" w:date="2011-07-20T13:24:00Z">
        <w:r w:rsidR="001C6F64" w:rsidDel="004E0EFF">
          <w:rPr>
            <w:noProof/>
          </w:rPr>
          <w:delText>107</w:delText>
        </w:r>
      </w:del>
      <w:r>
        <w:rPr>
          <w:noProof/>
        </w:rPr>
        <w:fldChar w:fldCharType="end"/>
      </w:r>
    </w:p>
    <w:p w14:paraId="35F2CC3F" w14:textId="77777777" w:rsidR="00E73414" w:rsidRPr="00C858C8" w:rsidRDefault="00E73414">
      <w:pPr>
        <w:pStyle w:val="12"/>
        <w:tabs>
          <w:tab w:val="left" w:pos="462"/>
        </w:tabs>
        <w:rPr>
          <w:rFonts w:ascii="Cambria" w:hAnsi="Cambria"/>
          <w:b w:val="0"/>
          <w:noProof/>
          <w:sz w:val="24"/>
          <w:szCs w:val="24"/>
          <w:lang w:val="en-US"/>
        </w:rPr>
      </w:pPr>
      <w:r>
        <w:rPr>
          <w:noProof/>
        </w:rPr>
        <w:t>15</w:t>
      </w:r>
      <w:r w:rsidRPr="00C858C8">
        <w:rPr>
          <w:rFonts w:ascii="Cambria" w:hAnsi="Cambria"/>
          <w:b w:val="0"/>
          <w:noProof/>
          <w:sz w:val="24"/>
          <w:szCs w:val="24"/>
          <w:lang w:val="en-US"/>
        </w:rPr>
        <w:tab/>
      </w:r>
      <w:r>
        <w:rPr>
          <w:noProof/>
        </w:rPr>
        <w:t>Standard Built-in ECMAScript Objects</w:t>
      </w:r>
      <w:r>
        <w:rPr>
          <w:noProof/>
        </w:rPr>
        <w:tab/>
      </w:r>
      <w:r>
        <w:rPr>
          <w:noProof/>
        </w:rPr>
        <w:fldChar w:fldCharType="begin"/>
      </w:r>
      <w:r>
        <w:rPr>
          <w:noProof/>
        </w:rPr>
        <w:instrText xml:space="preserve"> PAGEREF _Toc153968494 \h </w:instrText>
      </w:r>
      <w:r>
        <w:rPr>
          <w:noProof/>
        </w:rPr>
      </w:r>
      <w:r>
        <w:rPr>
          <w:noProof/>
        </w:rPr>
        <w:fldChar w:fldCharType="separate"/>
      </w:r>
      <w:ins w:id="346" w:author="Allen Wirfs-Brock rev2" w:date="2011-07-25T16:06:00Z">
        <w:r w:rsidR="007730CC">
          <w:rPr>
            <w:noProof/>
          </w:rPr>
          <w:t>112</w:t>
        </w:r>
      </w:ins>
      <w:ins w:id="347" w:author="Allen Wirfs-Brock" w:date="2011-07-12T10:39:00Z">
        <w:del w:id="348" w:author="Allen Wirfs-Brock rev2" w:date="2011-07-20T13:24:00Z">
          <w:r w:rsidR="0059330D" w:rsidDel="004E0EFF">
            <w:rPr>
              <w:noProof/>
            </w:rPr>
            <w:delText>112</w:delText>
          </w:r>
        </w:del>
      </w:ins>
      <w:del w:id="349" w:author="Allen Wirfs-Brock rev2" w:date="2011-07-20T13:24:00Z">
        <w:r w:rsidR="001C6F64" w:rsidDel="004E0EFF">
          <w:rPr>
            <w:noProof/>
          </w:rPr>
          <w:delText>107</w:delText>
        </w:r>
      </w:del>
      <w:r>
        <w:rPr>
          <w:noProof/>
        </w:rPr>
        <w:fldChar w:fldCharType="end"/>
      </w:r>
    </w:p>
    <w:p w14:paraId="3E92502C" w14:textId="77777777" w:rsidR="00E73414" w:rsidRPr="00C858C8" w:rsidRDefault="00E73414">
      <w:pPr>
        <w:pStyle w:val="2b"/>
        <w:tabs>
          <w:tab w:val="left" w:pos="629"/>
        </w:tabs>
        <w:rPr>
          <w:rFonts w:ascii="Cambria" w:hAnsi="Cambria"/>
          <w:b w:val="0"/>
          <w:noProof/>
          <w:sz w:val="24"/>
          <w:szCs w:val="24"/>
          <w:lang w:val="en-US"/>
        </w:rPr>
      </w:pPr>
      <w:r>
        <w:rPr>
          <w:noProof/>
        </w:rPr>
        <w:t>15.1</w:t>
      </w:r>
      <w:r w:rsidRPr="00C858C8">
        <w:rPr>
          <w:rFonts w:ascii="Cambria" w:hAnsi="Cambria"/>
          <w:b w:val="0"/>
          <w:noProof/>
          <w:sz w:val="24"/>
          <w:szCs w:val="24"/>
          <w:lang w:val="en-US"/>
        </w:rPr>
        <w:tab/>
      </w:r>
      <w:r>
        <w:rPr>
          <w:noProof/>
        </w:rPr>
        <w:t>The Global Object</w:t>
      </w:r>
      <w:r>
        <w:rPr>
          <w:noProof/>
        </w:rPr>
        <w:tab/>
      </w:r>
      <w:r>
        <w:rPr>
          <w:noProof/>
        </w:rPr>
        <w:fldChar w:fldCharType="begin"/>
      </w:r>
      <w:r>
        <w:rPr>
          <w:noProof/>
        </w:rPr>
        <w:instrText xml:space="preserve"> PAGEREF _Toc153968495 \h </w:instrText>
      </w:r>
      <w:r>
        <w:rPr>
          <w:noProof/>
        </w:rPr>
      </w:r>
      <w:r>
        <w:rPr>
          <w:noProof/>
        </w:rPr>
        <w:fldChar w:fldCharType="separate"/>
      </w:r>
      <w:ins w:id="350" w:author="Allen Wirfs-Brock rev2" w:date="2011-07-25T16:06:00Z">
        <w:r w:rsidR="007730CC">
          <w:rPr>
            <w:noProof/>
          </w:rPr>
          <w:t>113</w:t>
        </w:r>
      </w:ins>
      <w:ins w:id="351" w:author="Allen Wirfs-Brock" w:date="2011-07-12T10:39:00Z">
        <w:del w:id="352" w:author="Allen Wirfs-Brock rev2" w:date="2011-07-20T13:24:00Z">
          <w:r w:rsidR="0059330D" w:rsidDel="004E0EFF">
            <w:rPr>
              <w:noProof/>
            </w:rPr>
            <w:delText>113</w:delText>
          </w:r>
        </w:del>
      </w:ins>
      <w:del w:id="353" w:author="Allen Wirfs-Brock rev2" w:date="2011-07-20T13:24:00Z">
        <w:r w:rsidR="001C6F64" w:rsidDel="004E0EFF">
          <w:rPr>
            <w:noProof/>
          </w:rPr>
          <w:delText>108</w:delText>
        </w:r>
      </w:del>
      <w:r>
        <w:rPr>
          <w:noProof/>
        </w:rPr>
        <w:fldChar w:fldCharType="end"/>
      </w:r>
    </w:p>
    <w:p w14:paraId="0E1A862C" w14:textId="77777777" w:rsidR="00E73414" w:rsidRPr="00C858C8" w:rsidRDefault="00E73414">
      <w:pPr>
        <w:pStyle w:val="3a"/>
        <w:tabs>
          <w:tab w:val="left" w:pos="796"/>
        </w:tabs>
        <w:rPr>
          <w:rFonts w:ascii="Cambria" w:hAnsi="Cambria"/>
          <w:b w:val="0"/>
          <w:noProof/>
          <w:sz w:val="24"/>
          <w:szCs w:val="24"/>
          <w:lang w:val="en-US"/>
        </w:rPr>
      </w:pPr>
      <w:r>
        <w:rPr>
          <w:noProof/>
        </w:rPr>
        <w:t>15.1.1</w:t>
      </w:r>
      <w:r w:rsidRPr="00C858C8">
        <w:rPr>
          <w:rFonts w:ascii="Cambria" w:hAnsi="Cambria"/>
          <w:b w:val="0"/>
          <w:noProof/>
          <w:sz w:val="24"/>
          <w:szCs w:val="24"/>
          <w:lang w:val="en-US"/>
        </w:rPr>
        <w:tab/>
      </w:r>
      <w:r>
        <w:rPr>
          <w:noProof/>
        </w:rPr>
        <w:t>Value Properties of the Global Object</w:t>
      </w:r>
      <w:r>
        <w:rPr>
          <w:noProof/>
        </w:rPr>
        <w:tab/>
      </w:r>
      <w:r>
        <w:rPr>
          <w:noProof/>
        </w:rPr>
        <w:fldChar w:fldCharType="begin"/>
      </w:r>
      <w:r>
        <w:rPr>
          <w:noProof/>
        </w:rPr>
        <w:instrText xml:space="preserve"> PAGEREF _Toc153968496 \h </w:instrText>
      </w:r>
      <w:r>
        <w:rPr>
          <w:noProof/>
        </w:rPr>
      </w:r>
      <w:r>
        <w:rPr>
          <w:noProof/>
        </w:rPr>
        <w:fldChar w:fldCharType="separate"/>
      </w:r>
      <w:ins w:id="354" w:author="Allen Wirfs-Brock rev2" w:date="2011-07-25T16:06:00Z">
        <w:r w:rsidR="007730CC">
          <w:rPr>
            <w:noProof/>
          </w:rPr>
          <w:t>114</w:t>
        </w:r>
      </w:ins>
      <w:ins w:id="355" w:author="Allen Wirfs-Brock" w:date="2011-07-12T10:39:00Z">
        <w:del w:id="356" w:author="Allen Wirfs-Brock rev2" w:date="2011-07-20T13:24:00Z">
          <w:r w:rsidR="0059330D" w:rsidDel="004E0EFF">
            <w:rPr>
              <w:noProof/>
            </w:rPr>
            <w:delText>114</w:delText>
          </w:r>
        </w:del>
      </w:ins>
      <w:del w:id="357" w:author="Allen Wirfs-Brock rev2" w:date="2011-07-20T13:24:00Z">
        <w:r w:rsidR="001C6F64" w:rsidDel="004E0EFF">
          <w:rPr>
            <w:noProof/>
          </w:rPr>
          <w:delText>109</w:delText>
        </w:r>
      </w:del>
      <w:r>
        <w:rPr>
          <w:noProof/>
        </w:rPr>
        <w:fldChar w:fldCharType="end"/>
      </w:r>
    </w:p>
    <w:p w14:paraId="2A9A05D3" w14:textId="77777777" w:rsidR="00E73414" w:rsidRPr="00C858C8" w:rsidRDefault="00E73414">
      <w:pPr>
        <w:pStyle w:val="3a"/>
        <w:tabs>
          <w:tab w:val="left" w:pos="796"/>
        </w:tabs>
        <w:rPr>
          <w:rFonts w:ascii="Cambria" w:hAnsi="Cambria"/>
          <w:b w:val="0"/>
          <w:noProof/>
          <w:sz w:val="24"/>
          <w:szCs w:val="24"/>
          <w:lang w:val="en-US"/>
        </w:rPr>
      </w:pPr>
      <w:r>
        <w:rPr>
          <w:noProof/>
        </w:rPr>
        <w:t>15.1.2</w:t>
      </w:r>
      <w:r w:rsidRPr="00C858C8">
        <w:rPr>
          <w:rFonts w:ascii="Cambria" w:hAnsi="Cambria"/>
          <w:b w:val="0"/>
          <w:noProof/>
          <w:sz w:val="24"/>
          <w:szCs w:val="24"/>
          <w:lang w:val="en-US"/>
        </w:rPr>
        <w:tab/>
      </w:r>
      <w:r>
        <w:rPr>
          <w:noProof/>
        </w:rPr>
        <w:t>Function Properties of the Global Object</w:t>
      </w:r>
      <w:r>
        <w:rPr>
          <w:noProof/>
        </w:rPr>
        <w:tab/>
      </w:r>
      <w:r>
        <w:rPr>
          <w:noProof/>
        </w:rPr>
        <w:fldChar w:fldCharType="begin"/>
      </w:r>
      <w:r>
        <w:rPr>
          <w:noProof/>
        </w:rPr>
        <w:instrText xml:space="preserve"> PAGEREF _Toc153968497 \h </w:instrText>
      </w:r>
      <w:r>
        <w:rPr>
          <w:noProof/>
        </w:rPr>
      </w:r>
      <w:r>
        <w:rPr>
          <w:noProof/>
        </w:rPr>
        <w:fldChar w:fldCharType="separate"/>
      </w:r>
      <w:ins w:id="358" w:author="Allen Wirfs-Brock rev2" w:date="2011-07-25T16:06:00Z">
        <w:r w:rsidR="007730CC">
          <w:rPr>
            <w:noProof/>
          </w:rPr>
          <w:t>114</w:t>
        </w:r>
      </w:ins>
      <w:ins w:id="359" w:author="Allen Wirfs-Brock" w:date="2011-07-12T10:39:00Z">
        <w:del w:id="360" w:author="Allen Wirfs-Brock rev2" w:date="2011-07-20T13:24:00Z">
          <w:r w:rsidR="0059330D" w:rsidDel="004E0EFF">
            <w:rPr>
              <w:noProof/>
            </w:rPr>
            <w:delText>114</w:delText>
          </w:r>
        </w:del>
      </w:ins>
      <w:del w:id="361" w:author="Allen Wirfs-Brock rev2" w:date="2011-07-20T13:24:00Z">
        <w:r w:rsidR="001C6F64" w:rsidDel="004E0EFF">
          <w:rPr>
            <w:noProof/>
          </w:rPr>
          <w:delText>109</w:delText>
        </w:r>
      </w:del>
      <w:r>
        <w:rPr>
          <w:noProof/>
        </w:rPr>
        <w:fldChar w:fldCharType="end"/>
      </w:r>
    </w:p>
    <w:p w14:paraId="71DE4033" w14:textId="77777777" w:rsidR="00E73414" w:rsidRPr="00C858C8" w:rsidRDefault="00E73414">
      <w:pPr>
        <w:pStyle w:val="3a"/>
        <w:tabs>
          <w:tab w:val="left" w:pos="796"/>
        </w:tabs>
        <w:rPr>
          <w:rFonts w:ascii="Cambria" w:hAnsi="Cambria"/>
          <w:b w:val="0"/>
          <w:noProof/>
          <w:sz w:val="24"/>
          <w:szCs w:val="24"/>
          <w:lang w:val="en-US"/>
        </w:rPr>
      </w:pPr>
      <w:r>
        <w:rPr>
          <w:noProof/>
        </w:rPr>
        <w:t>15.1.3</w:t>
      </w:r>
      <w:r w:rsidRPr="00C858C8">
        <w:rPr>
          <w:rFonts w:ascii="Cambria" w:hAnsi="Cambria"/>
          <w:b w:val="0"/>
          <w:noProof/>
          <w:sz w:val="24"/>
          <w:szCs w:val="24"/>
          <w:lang w:val="en-US"/>
        </w:rPr>
        <w:tab/>
      </w:r>
      <w:r>
        <w:rPr>
          <w:noProof/>
        </w:rPr>
        <w:t>URI Handling Function Properties</w:t>
      </w:r>
      <w:r>
        <w:rPr>
          <w:noProof/>
        </w:rPr>
        <w:tab/>
      </w:r>
      <w:r>
        <w:rPr>
          <w:noProof/>
        </w:rPr>
        <w:fldChar w:fldCharType="begin"/>
      </w:r>
      <w:r>
        <w:rPr>
          <w:noProof/>
        </w:rPr>
        <w:instrText xml:space="preserve"> PAGEREF _Toc153968498 \h </w:instrText>
      </w:r>
      <w:r>
        <w:rPr>
          <w:noProof/>
        </w:rPr>
      </w:r>
      <w:r>
        <w:rPr>
          <w:noProof/>
        </w:rPr>
        <w:fldChar w:fldCharType="separate"/>
      </w:r>
      <w:ins w:id="362" w:author="Allen Wirfs-Brock rev2" w:date="2011-07-25T16:06:00Z">
        <w:r w:rsidR="007730CC">
          <w:rPr>
            <w:noProof/>
          </w:rPr>
          <w:t>116</w:t>
        </w:r>
      </w:ins>
      <w:ins w:id="363" w:author="Allen Wirfs-Brock" w:date="2011-07-12T10:39:00Z">
        <w:del w:id="364" w:author="Allen Wirfs-Brock rev2" w:date="2011-07-20T13:24:00Z">
          <w:r w:rsidR="0059330D" w:rsidDel="004E0EFF">
            <w:rPr>
              <w:noProof/>
            </w:rPr>
            <w:delText>116</w:delText>
          </w:r>
        </w:del>
      </w:ins>
      <w:del w:id="365" w:author="Allen Wirfs-Brock rev2" w:date="2011-07-20T13:24:00Z">
        <w:r w:rsidR="001C6F64" w:rsidDel="004E0EFF">
          <w:rPr>
            <w:noProof/>
          </w:rPr>
          <w:delText>111</w:delText>
        </w:r>
      </w:del>
      <w:r>
        <w:rPr>
          <w:noProof/>
        </w:rPr>
        <w:fldChar w:fldCharType="end"/>
      </w:r>
    </w:p>
    <w:p w14:paraId="7651C87B" w14:textId="77777777" w:rsidR="00E73414" w:rsidRPr="00C858C8" w:rsidRDefault="00E73414">
      <w:pPr>
        <w:pStyle w:val="3a"/>
        <w:tabs>
          <w:tab w:val="left" w:pos="796"/>
        </w:tabs>
        <w:rPr>
          <w:rFonts w:ascii="Cambria" w:hAnsi="Cambria"/>
          <w:b w:val="0"/>
          <w:noProof/>
          <w:sz w:val="24"/>
          <w:szCs w:val="24"/>
          <w:lang w:val="en-US"/>
        </w:rPr>
      </w:pPr>
      <w:r>
        <w:rPr>
          <w:noProof/>
        </w:rPr>
        <w:t>15.1.4</w:t>
      </w:r>
      <w:r w:rsidRPr="00C858C8">
        <w:rPr>
          <w:rFonts w:ascii="Cambria" w:hAnsi="Cambria"/>
          <w:b w:val="0"/>
          <w:noProof/>
          <w:sz w:val="24"/>
          <w:szCs w:val="24"/>
          <w:lang w:val="en-US"/>
        </w:rPr>
        <w:tab/>
      </w:r>
      <w:r>
        <w:rPr>
          <w:noProof/>
        </w:rPr>
        <w:t>Constructor Properties of the Global Object</w:t>
      </w:r>
      <w:r>
        <w:rPr>
          <w:noProof/>
        </w:rPr>
        <w:tab/>
      </w:r>
      <w:r>
        <w:rPr>
          <w:noProof/>
        </w:rPr>
        <w:fldChar w:fldCharType="begin"/>
      </w:r>
      <w:r>
        <w:rPr>
          <w:noProof/>
        </w:rPr>
        <w:instrText xml:space="preserve"> PAGEREF _Toc153968499 \h </w:instrText>
      </w:r>
      <w:r>
        <w:rPr>
          <w:noProof/>
        </w:rPr>
      </w:r>
      <w:r>
        <w:rPr>
          <w:noProof/>
        </w:rPr>
        <w:fldChar w:fldCharType="separate"/>
      </w:r>
      <w:ins w:id="366" w:author="Allen Wirfs-Brock rev2" w:date="2011-07-25T16:06:00Z">
        <w:r w:rsidR="007730CC">
          <w:rPr>
            <w:noProof/>
          </w:rPr>
          <w:t>120</w:t>
        </w:r>
      </w:ins>
      <w:ins w:id="367" w:author="Allen Wirfs-Brock" w:date="2011-07-12T10:39:00Z">
        <w:del w:id="368" w:author="Allen Wirfs-Brock rev2" w:date="2011-07-20T13:24:00Z">
          <w:r w:rsidR="0059330D" w:rsidDel="004E0EFF">
            <w:rPr>
              <w:noProof/>
            </w:rPr>
            <w:delText>120</w:delText>
          </w:r>
        </w:del>
      </w:ins>
      <w:del w:id="369" w:author="Allen Wirfs-Brock rev2" w:date="2011-07-20T13:24:00Z">
        <w:r w:rsidR="001C6F64" w:rsidDel="004E0EFF">
          <w:rPr>
            <w:noProof/>
          </w:rPr>
          <w:delText>115</w:delText>
        </w:r>
      </w:del>
      <w:r>
        <w:rPr>
          <w:noProof/>
        </w:rPr>
        <w:fldChar w:fldCharType="end"/>
      </w:r>
    </w:p>
    <w:p w14:paraId="3A84FC83" w14:textId="77777777" w:rsidR="00E73414" w:rsidRPr="00C858C8" w:rsidRDefault="00E73414">
      <w:pPr>
        <w:pStyle w:val="3a"/>
        <w:tabs>
          <w:tab w:val="left" w:pos="796"/>
        </w:tabs>
        <w:rPr>
          <w:rFonts w:ascii="Cambria" w:hAnsi="Cambria"/>
          <w:b w:val="0"/>
          <w:noProof/>
          <w:sz w:val="24"/>
          <w:szCs w:val="24"/>
          <w:lang w:val="en-US"/>
        </w:rPr>
      </w:pPr>
      <w:r>
        <w:rPr>
          <w:noProof/>
        </w:rPr>
        <w:t>15.1.5</w:t>
      </w:r>
      <w:r w:rsidRPr="00C858C8">
        <w:rPr>
          <w:rFonts w:ascii="Cambria" w:hAnsi="Cambria"/>
          <w:b w:val="0"/>
          <w:noProof/>
          <w:sz w:val="24"/>
          <w:szCs w:val="24"/>
          <w:lang w:val="en-US"/>
        </w:rPr>
        <w:tab/>
      </w:r>
      <w:r>
        <w:rPr>
          <w:noProof/>
        </w:rPr>
        <w:t>Other Properties of the Global Object</w:t>
      </w:r>
      <w:r>
        <w:rPr>
          <w:noProof/>
        </w:rPr>
        <w:tab/>
      </w:r>
      <w:r>
        <w:rPr>
          <w:noProof/>
        </w:rPr>
        <w:fldChar w:fldCharType="begin"/>
      </w:r>
      <w:r>
        <w:rPr>
          <w:noProof/>
        </w:rPr>
        <w:instrText xml:space="preserve"> PAGEREF _Toc153968500 \h </w:instrText>
      </w:r>
      <w:r>
        <w:rPr>
          <w:noProof/>
        </w:rPr>
      </w:r>
      <w:r>
        <w:rPr>
          <w:noProof/>
        </w:rPr>
        <w:fldChar w:fldCharType="separate"/>
      </w:r>
      <w:ins w:id="370" w:author="Allen Wirfs-Brock rev2" w:date="2011-07-25T16:06:00Z">
        <w:r w:rsidR="007730CC">
          <w:rPr>
            <w:noProof/>
          </w:rPr>
          <w:t>121</w:t>
        </w:r>
      </w:ins>
      <w:ins w:id="371" w:author="Allen Wirfs-Brock" w:date="2011-07-12T10:39:00Z">
        <w:del w:id="372" w:author="Allen Wirfs-Brock rev2" w:date="2011-07-20T13:24:00Z">
          <w:r w:rsidR="0059330D" w:rsidDel="004E0EFF">
            <w:rPr>
              <w:noProof/>
            </w:rPr>
            <w:delText>121</w:delText>
          </w:r>
        </w:del>
      </w:ins>
      <w:del w:id="373" w:author="Allen Wirfs-Brock rev2" w:date="2011-07-20T13:24:00Z">
        <w:r w:rsidR="001C6F64" w:rsidDel="004E0EFF">
          <w:rPr>
            <w:noProof/>
          </w:rPr>
          <w:delText>116</w:delText>
        </w:r>
      </w:del>
      <w:r>
        <w:rPr>
          <w:noProof/>
        </w:rPr>
        <w:fldChar w:fldCharType="end"/>
      </w:r>
    </w:p>
    <w:p w14:paraId="1AD801BD" w14:textId="77777777" w:rsidR="00E73414" w:rsidRPr="00C858C8" w:rsidRDefault="00E73414">
      <w:pPr>
        <w:pStyle w:val="2b"/>
        <w:tabs>
          <w:tab w:val="left" w:pos="629"/>
        </w:tabs>
        <w:rPr>
          <w:rFonts w:ascii="Cambria" w:hAnsi="Cambria"/>
          <w:b w:val="0"/>
          <w:noProof/>
          <w:sz w:val="24"/>
          <w:szCs w:val="24"/>
          <w:lang w:val="en-US"/>
        </w:rPr>
      </w:pPr>
      <w:r>
        <w:rPr>
          <w:noProof/>
        </w:rPr>
        <w:t>15.2</w:t>
      </w:r>
      <w:r w:rsidRPr="00C858C8">
        <w:rPr>
          <w:rFonts w:ascii="Cambria" w:hAnsi="Cambria"/>
          <w:b w:val="0"/>
          <w:noProof/>
          <w:sz w:val="24"/>
          <w:szCs w:val="24"/>
          <w:lang w:val="en-US"/>
        </w:rPr>
        <w:tab/>
      </w:r>
      <w:r>
        <w:rPr>
          <w:noProof/>
        </w:rPr>
        <w:t>Object Objects</w:t>
      </w:r>
      <w:r>
        <w:rPr>
          <w:noProof/>
        </w:rPr>
        <w:tab/>
      </w:r>
      <w:r>
        <w:rPr>
          <w:noProof/>
        </w:rPr>
        <w:fldChar w:fldCharType="begin"/>
      </w:r>
      <w:r>
        <w:rPr>
          <w:noProof/>
        </w:rPr>
        <w:instrText xml:space="preserve"> PAGEREF _Toc153968501 \h </w:instrText>
      </w:r>
      <w:r>
        <w:rPr>
          <w:noProof/>
        </w:rPr>
      </w:r>
      <w:r>
        <w:rPr>
          <w:noProof/>
        </w:rPr>
        <w:fldChar w:fldCharType="separate"/>
      </w:r>
      <w:ins w:id="374" w:author="Allen Wirfs-Brock rev2" w:date="2011-07-25T16:06:00Z">
        <w:r w:rsidR="007730CC">
          <w:rPr>
            <w:noProof/>
          </w:rPr>
          <w:t>122</w:t>
        </w:r>
      </w:ins>
      <w:ins w:id="375" w:author="Allen Wirfs-Brock" w:date="2011-07-12T10:39:00Z">
        <w:del w:id="376" w:author="Allen Wirfs-Brock rev2" w:date="2011-07-20T13:24:00Z">
          <w:r w:rsidR="0059330D" w:rsidDel="004E0EFF">
            <w:rPr>
              <w:noProof/>
            </w:rPr>
            <w:delText>122</w:delText>
          </w:r>
        </w:del>
      </w:ins>
      <w:del w:id="377" w:author="Allen Wirfs-Brock rev2" w:date="2011-07-20T13:24:00Z">
        <w:r w:rsidR="001C6F64" w:rsidDel="004E0EFF">
          <w:rPr>
            <w:noProof/>
          </w:rPr>
          <w:delText>116</w:delText>
        </w:r>
      </w:del>
      <w:r>
        <w:rPr>
          <w:noProof/>
        </w:rPr>
        <w:fldChar w:fldCharType="end"/>
      </w:r>
    </w:p>
    <w:p w14:paraId="6BC76276" w14:textId="77777777" w:rsidR="00E73414" w:rsidRPr="00C858C8" w:rsidRDefault="00E73414">
      <w:pPr>
        <w:pStyle w:val="3a"/>
        <w:tabs>
          <w:tab w:val="left" w:pos="796"/>
        </w:tabs>
        <w:rPr>
          <w:rFonts w:ascii="Cambria" w:hAnsi="Cambria"/>
          <w:b w:val="0"/>
          <w:noProof/>
          <w:sz w:val="24"/>
          <w:szCs w:val="24"/>
          <w:lang w:val="en-US"/>
        </w:rPr>
      </w:pPr>
      <w:r>
        <w:rPr>
          <w:noProof/>
        </w:rPr>
        <w:t>15.2.1</w:t>
      </w:r>
      <w:r w:rsidRPr="00C858C8">
        <w:rPr>
          <w:rFonts w:ascii="Cambria" w:hAnsi="Cambria"/>
          <w:b w:val="0"/>
          <w:noProof/>
          <w:sz w:val="24"/>
          <w:szCs w:val="24"/>
          <w:lang w:val="en-US"/>
        </w:rPr>
        <w:tab/>
      </w:r>
      <w:r>
        <w:rPr>
          <w:noProof/>
        </w:rPr>
        <w:t>The Object Constructor Called as a Function</w:t>
      </w:r>
      <w:r>
        <w:rPr>
          <w:noProof/>
        </w:rPr>
        <w:tab/>
      </w:r>
      <w:r>
        <w:rPr>
          <w:noProof/>
        </w:rPr>
        <w:fldChar w:fldCharType="begin"/>
      </w:r>
      <w:r>
        <w:rPr>
          <w:noProof/>
        </w:rPr>
        <w:instrText xml:space="preserve"> PAGEREF _Toc153968502 \h </w:instrText>
      </w:r>
      <w:r>
        <w:rPr>
          <w:noProof/>
        </w:rPr>
      </w:r>
      <w:r>
        <w:rPr>
          <w:noProof/>
        </w:rPr>
        <w:fldChar w:fldCharType="separate"/>
      </w:r>
      <w:ins w:id="378" w:author="Allen Wirfs-Brock rev2" w:date="2011-07-25T16:06:00Z">
        <w:r w:rsidR="007730CC">
          <w:rPr>
            <w:noProof/>
          </w:rPr>
          <w:t>122</w:t>
        </w:r>
      </w:ins>
      <w:ins w:id="379" w:author="Allen Wirfs-Brock" w:date="2011-07-12T10:39:00Z">
        <w:del w:id="380" w:author="Allen Wirfs-Brock rev2" w:date="2011-07-20T13:24:00Z">
          <w:r w:rsidR="0059330D" w:rsidDel="004E0EFF">
            <w:rPr>
              <w:noProof/>
            </w:rPr>
            <w:delText>122</w:delText>
          </w:r>
        </w:del>
      </w:ins>
      <w:del w:id="381" w:author="Allen Wirfs-Brock rev2" w:date="2011-07-20T13:24:00Z">
        <w:r w:rsidR="001C6F64" w:rsidDel="004E0EFF">
          <w:rPr>
            <w:noProof/>
          </w:rPr>
          <w:delText>116</w:delText>
        </w:r>
      </w:del>
      <w:r>
        <w:rPr>
          <w:noProof/>
        </w:rPr>
        <w:fldChar w:fldCharType="end"/>
      </w:r>
    </w:p>
    <w:p w14:paraId="5B19288D" w14:textId="77777777" w:rsidR="00E73414" w:rsidRPr="00C858C8" w:rsidRDefault="00E73414">
      <w:pPr>
        <w:pStyle w:val="3a"/>
        <w:tabs>
          <w:tab w:val="left" w:pos="796"/>
        </w:tabs>
        <w:rPr>
          <w:rFonts w:ascii="Cambria" w:hAnsi="Cambria"/>
          <w:b w:val="0"/>
          <w:noProof/>
          <w:sz w:val="24"/>
          <w:szCs w:val="24"/>
          <w:lang w:val="en-US"/>
        </w:rPr>
      </w:pPr>
      <w:r>
        <w:rPr>
          <w:noProof/>
        </w:rPr>
        <w:t>15.2.2</w:t>
      </w:r>
      <w:r w:rsidRPr="00C858C8">
        <w:rPr>
          <w:rFonts w:ascii="Cambria" w:hAnsi="Cambria"/>
          <w:b w:val="0"/>
          <w:noProof/>
          <w:sz w:val="24"/>
          <w:szCs w:val="24"/>
          <w:lang w:val="en-US"/>
        </w:rPr>
        <w:tab/>
      </w:r>
      <w:r>
        <w:rPr>
          <w:noProof/>
        </w:rPr>
        <w:t>The Object Constructor</w:t>
      </w:r>
      <w:r>
        <w:rPr>
          <w:noProof/>
        </w:rPr>
        <w:tab/>
      </w:r>
      <w:r>
        <w:rPr>
          <w:noProof/>
        </w:rPr>
        <w:fldChar w:fldCharType="begin"/>
      </w:r>
      <w:r>
        <w:rPr>
          <w:noProof/>
        </w:rPr>
        <w:instrText xml:space="preserve"> PAGEREF _Toc153968503 \h </w:instrText>
      </w:r>
      <w:r>
        <w:rPr>
          <w:noProof/>
        </w:rPr>
      </w:r>
      <w:r>
        <w:rPr>
          <w:noProof/>
        </w:rPr>
        <w:fldChar w:fldCharType="separate"/>
      </w:r>
      <w:ins w:id="382" w:author="Allen Wirfs-Brock rev2" w:date="2011-07-25T16:06:00Z">
        <w:r w:rsidR="007730CC">
          <w:rPr>
            <w:noProof/>
          </w:rPr>
          <w:t>122</w:t>
        </w:r>
      </w:ins>
      <w:ins w:id="383" w:author="Allen Wirfs-Brock" w:date="2011-07-12T10:39:00Z">
        <w:del w:id="384" w:author="Allen Wirfs-Brock rev2" w:date="2011-07-20T13:24:00Z">
          <w:r w:rsidR="0059330D" w:rsidDel="004E0EFF">
            <w:rPr>
              <w:noProof/>
            </w:rPr>
            <w:delText>122</w:delText>
          </w:r>
        </w:del>
      </w:ins>
      <w:del w:id="385" w:author="Allen Wirfs-Brock rev2" w:date="2011-07-20T13:24:00Z">
        <w:r w:rsidR="001C6F64" w:rsidDel="004E0EFF">
          <w:rPr>
            <w:noProof/>
          </w:rPr>
          <w:delText>117</w:delText>
        </w:r>
      </w:del>
      <w:r>
        <w:rPr>
          <w:noProof/>
        </w:rPr>
        <w:fldChar w:fldCharType="end"/>
      </w:r>
    </w:p>
    <w:p w14:paraId="6F358169" w14:textId="77777777" w:rsidR="00E73414" w:rsidRPr="00C858C8" w:rsidRDefault="00E73414">
      <w:pPr>
        <w:pStyle w:val="3a"/>
        <w:tabs>
          <w:tab w:val="left" w:pos="796"/>
        </w:tabs>
        <w:rPr>
          <w:rFonts w:ascii="Cambria" w:hAnsi="Cambria"/>
          <w:b w:val="0"/>
          <w:noProof/>
          <w:sz w:val="24"/>
          <w:szCs w:val="24"/>
          <w:lang w:val="en-US"/>
        </w:rPr>
      </w:pPr>
      <w:r>
        <w:rPr>
          <w:noProof/>
        </w:rPr>
        <w:t>15.2.3</w:t>
      </w:r>
      <w:r w:rsidRPr="00C858C8">
        <w:rPr>
          <w:rFonts w:ascii="Cambria" w:hAnsi="Cambria"/>
          <w:b w:val="0"/>
          <w:noProof/>
          <w:sz w:val="24"/>
          <w:szCs w:val="24"/>
          <w:lang w:val="en-US"/>
        </w:rPr>
        <w:tab/>
      </w:r>
      <w:r>
        <w:rPr>
          <w:noProof/>
        </w:rPr>
        <w:t>Properties of the Object Constructor</w:t>
      </w:r>
      <w:r>
        <w:rPr>
          <w:noProof/>
        </w:rPr>
        <w:tab/>
      </w:r>
      <w:r>
        <w:rPr>
          <w:noProof/>
        </w:rPr>
        <w:fldChar w:fldCharType="begin"/>
      </w:r>
      <w:r>
        <w:rPr>
          <w:noProof/>
        </w:rPr>
        <w:instrText xml:space="preserve"> PAGEREF _Toc153968504 \h </w:instrText>
      </w:r>
      <w:r>
        <w:rPr>
          <w:noProof/>
        </w:rPr>
      </w:r>
      <w:r>
        <w:rPr>
          <w:noProof/>
        </w:rPr>
        <w:fldChar w:fldCharType="separate"/>
      </w:r>
      <w:ins w:id="386" w:author="Allen Wirfs-Brock rev2" w:date="2011-07-25T16:06:00Z">
        <w:r w:rsidR="007730CC">
          <w:rPr>
            <w:noProof/>
          </w:rPr>
          <w:t>122</w:t>
        </w:r>
      </w:ins>
      <w:ins w:id="387" w:author="Allen Wirfs-Brock" w:date="2011-07-12T10:39:00Z">
        <w:del w:id="388" w:author="Allen Wirfs-Brock rev2" w:date="2011-07-20T13:24:00Z">
          <w:r w:rsidR="0059330D" w:rsidDel="004E0EFF">
            <w:rPr>
              <w:noProof/>
            </w:rPr>
            <w:delText>122</w:delText>
          </w:r>
        </w:del>
      </w:ins>
      <w:del w:id="389" w:author="Allen Wirfs-Brock rev2" w:date="2011-07-20T13:24:00Z">
        <w:r w:rsidR="001C6F64" w:rsidDel="004E0EFF">
          <w:rPr>
            <w:noProof/>
          </w:rPr>
          <w:delText>117</w:delText>
        </w:r>
      </w:del>
      <w:r>
        <w:rPr>
          <w:noProof/>
        </w:rPr>
        <w:fldChar w:fldCharType="end"/>
      </w:r>
    </w:p>
    <w:p w14:paraId="72B29154" w14:textId="77777777" w:rsidR="00E73414" w:rsidRPr="00C858C8" w:rsidRDefault="00E73414">
      <w:pPr>
        <w:pStyle w:val="3a"/>
        <w:tabs>
          <w:tab w:val="left" w:pos="796"/>
        </w:tabs>
        <w:rPr>
          <w:rFonts w:ascii="Cambria" w:hAnsi="Cambria"/>
          <w:b w:val="0"/>
          <w:noProof/>
          <w:sz w:val="24"/>
          <w:szCs w:val="24"/>
          <w:lang w:val="en-US"/>
        </w:rPr>
      </w:pPr>
      <w:r>
        <w:rPr>
          <w:noProof/>
        </w:rPr>
        <w:t>15.2.4</w:t>
      </w:r>
      <w:r w:rsidRPr="00C858C8">
        <w:rPr>
          <w:rFonts w:ascii="Cambria" w:hAnsi="Cambria"/>
          <w:b w:val="0"/>
          <w:noProof/>
          <w:sz w:val="24"/>
          <w:szCs w:val="24"/>
          <w:lang w:val="en-US"/>
        </w:rPr>
        <w:tab/>
      </w:r>
      <w:r>
        <w:rPr>
          <w:noProof/>
        </w:rPr>
        <w:t>Properties of the Object Prototype Object</w:t>
      </w:r>
      <w:r>
        <w:rPr>
          <w:noProof/>
        </w:rPr>
        <w:tab/>
      </w:r>
      <w:r>
        <w:rPr>
          <w:noProof/>
        </w:rPr>
        <w:fldChar w:fldCharType="begin"/>
      </w:r>
      <w:r>
        <w:rPr>
          <w:noProof/>
        </w:rPr>
        <w:instrText xml:space="preserve"> PAGEREF _Toc153968505 \h </w:instrText>
      </w:r>
      <w:r>
        <w:rPr>
          <w:noProof/>
        </w:rPr>
      </w:r>
      <w:r>
        <w:rPr>
          <w:noProof/>
        </w:rPr>
        <w:fldChar w:fldCharType="separate"/>
      </w:r>
      <w:ins w:id="390" w:author="Allen Wirfs-Brock rev2" w:date="2011-07-25T16:06:00Z">
        <w:r w:rsidR="007730CC">
          <w:rPr>
            <w:noProof/>
          </w:rPr>
          <w:t>125</w:t>
        </w:r>
      </w:ins>
      <w:ins w:id="391" w:author="Allen Wirfs-Brock" w:date="2011-07-12T10:39:00Z">
        <w:del w:id="392" w:author="Allen Wirfs-Brock rev2" w:date="2011-07-20T13:24:00Z">
          <w:r w:rsidR="0059330D" w:rsidDel="004E0EFF">
            <w:rPr>
              <w:noProof/>
            </w:rPr>
            <w:delText>125</w:delText>
          </w:r>
        </w:del>
      </w:ins>
      <w:del w:id="393" w:author="Allen Wirfs-Brock rev2" w:date="2011-07-20T13:24:00Z">
        <w:r w:rsidR="001C6F64" w:rsidDel="004E0EFF">
          <w:rPr>
            <w:noProof/>
          </w:rPr>
          <w:delText>120</w:delText>
        </w:r>
      </w:del>
      <w:r>
        <w:rPr>
          <w:noProof/>
        </w:rPr>
        <w:fldChar w:fldCharType="end"/>
      </w:r>
    </w:p>
    <w:p w14:paraId="477E2AD7" w14:textId="77777777" w:rsidR="00E73414" w:rsidRPr="00C858C8" w:rsidRDefault="00E73414">
      <w:pPr>
        <w:pStyle w:val="3a"/>
        <w:tabs>
          <w:tab w:val="left" w:pos="796"/>
        </w:tabs>
        <w:rPr>
          <w:rFonts w:ascii="Cambria" w:hAnsi="Cambria"/>
          <w:b w:val="0"/>
          <w:noProof/>
          <w:sz w:val="24"/>
          <w:szCs w:val="24"/>
          <w:lang w:val="en-US"/>
        </w:rPr>
      </w:pPr>
      <w:r>
        <w:rPr>
          <w:noProof/>
        </w:rPr>
        <w:t>15.2.5</w:t>
      </w:r>
      <w:r w:rsidRPr="00C858C8">
        <w:rPr>
          <w:rFonts w:ascii="Cambria" w:hAnsi="Cambria"/>
          <w:b w:val="0"/>
          <w:noProof/>
          <w:sz w:val="24"/>
          <w:szCs w:val="24"/>
          <w:lang w:val="en-US"/>
        </w:rPr>
        <w:tab/>
      </w:r>
      <w:r>
        <w:rPr>
          <w:noProof/>
        </w:rPr>
        <w:t>Properties of Object Instances</w:t>
      </w:r>
      <w:r>
        <w:rPr>
          <w:noProof/>
        </w:rPr>
        <w:tab/>
      </w:r>
      <w:r>
        <w:rPr>
          <w:noProof/>
        </w:rPr>
        <w:fldChar w:fldCharType="begin"/>
      </w:r>
      <w:r>
        <w:rPr>
          <w:noProof/>
        </w:rPr>
        <w:instrText xml:space="preserve"> PAGEREF _Toc153968506 \h </w:instrText>
      </w:r>
      <w:r>
        <w:rPr>
          <w:noProof/>
        </w:rPr>
      </w:r>
      <w:r>
        <w:rPr>
          <w:noProof/>
        </w:rPr>
        <w:fldChar w:fldCharType="separate"/>
      </w:r>
      <w:ins w:id="394" w:author="Allen Wirfs-Brock rev2" w:date="2011-07-25T16:06:00Z">
        <w:r w:rsidR="007730CC">
          <w:rPr>
            <w:noProof/>
          </w:rPr>
          <w:t>127</w:t>
        </w:r>
      </w:ins>
      <w:ins w:id="395" w:author="Allen Wirfs-Brock" w:date="2011-07-12T10:39:00Z">
        <w:del w:id="396" w:author="Allen Wirfs-Brock rev2" w:date="2011-07-20T13:24:00Z">
          <w:r w:rsidR="0059330D" w:rsidDel="004E0EFF">
            <w:rPr>
              <w:noProof/>
            </w:rPr>
            <w:delText>127</w:delText>
          </w:r>
        </w:del>
      </w:ins>
      <w:del w:id="397" w:author="Allen Wirfs-Brock rev2" w:date="2011-07-20T13:24:00Z">
        <w:r w:rsidR="001C6F64" w:rsidDel="004E0EFF">
          <w:rPr>
            <w:noProof/>
          </w:rPr>
          <w:delText>122</w:delText>
        </w:r>
      </w:del>
      <w:r>
        <w:rPr>
          <w:noProof/>
        </w:rPr>
        <w:fldChar w:fldCharType="end"/>
      </w:r>
    </w:p>
    <w:p w14:paraId="4E3E6687" w14:textId="77777777" w:rsidR="00E73414" w:rsidRPr="00C858C8" w:rsidRDefault="00E73414">
      <w:pPr>
        <w:pStyle w:val="2b"/>
        <w:tabs>
          <w:tab w:val="left" w:pos="629"/>
        </w:tabs>
        <w:rPr>
          <w:rFonts w:ascii="Cambria" w:hAnsi="Cambria"/>
          <w:b w:val="0"/>
          <w:noProof/>
          <w:sz w:val="24"/>
          <w:szCs w:val="24"/>
          <w:lang w:val="en-US"/>
        </w:rPr>
      </w:pPr>
      <w:r>
        <w:rPr>
          <w:noProof/>
        </w:rPr>
        <w:t>15.3</w:t>
      </w:r>
      <w:r w:rsidRPr="00C858C8">
        <w:rPr>
          <w:rFonts w:ascii="Cambria" w:hAnsi="Cambria"/>
          <w:b w:val="0"/>
          <w:noProof/>
          <w:sz w:val="24"/>
          <w:szCs w:val="24"/>
          <w:lang w:val="en-US"/>
        </w:rPr>
        <w:tab/>
      </w:r>
      <w:r>
        <w:rPr>
          <w:noProof/>
        </w:rPr>
        <w:t>Function Objects</w:t>
      </w:r>
      <w:r>
        <w:rPr>
          <w:noProof/>
        </w:rPr>
        <w:tab/>
      </w:r>
      <w:r>
        <w:rPr>
          <w:noProof/>
        </w:rPr>
        <w:fldChar w:fldCharType="begin"/>
      </w:r>
      <w:r>
        <w:rPr>
          <w:noProof/>
        </w:rPr>
        <w:instrText xml:space="preserve"> PAGEREF _Toc153968507 \h </w:instrText>
      </w:r>
      <w:r>
        <w:rPr>
          <w:noProof/>
        </w:rPr>
      </w:r>
      <w:r>
        <w:rPr>
          <w:noProof/>
        </w:rPr>
        <w:fldChar w:fldCharType="separate"/>
      </w:r>
      <w:ins w:id="398" w:author="Allen Wirfs-Brock rev2" w:date="2011-07-25T16:06:00Z">
        <w:r w:rsidR="007730CC">
          <w:rPr>
            <w:noProof/>
          </w:rPr>
          <w:t>127</w:t>
        </w:r>
      </w:ins>
      <w:ins w:id="399" w:author="Allen Wirfs-Brock" w:date="2011-07-12T10:39:00Z">
        <w:del w:id="400" w:author="Allen Wirfs-Brock rev2" w:date="2011-07-20T13:24:00Z">
          <w:r w:rsidR="0059330D" w:rsidDel="004E0EFF">
            <w:rPr>
              <w:noProof/>
            </w:rPr>
            <w:delText>127</w:delText>
          </w:r>
        </w:del>
      </w:ins>
      <w:del w:id="401" w:author="Allen Wirfs-Brock rev2" w:date="2011-07-20T13:24:00Z">
        <w:r w:rsidR="001C6F64" w:rsidDel="004E0EFF">
          <w:rPr>
            <w:noProof/>
          </w:rPr>
          <w:delText>122</w:delText>
        </w:r>
      </w:del>
      <w:r>
        <w:rPr>
          <w:noProof/>
        </w:rPr>
        <w:fldChar w:fldCharType="end"/>
      </w:r>
    </w:p>
    <w:p w14:paraId="4AF01C83" w14:textId="77777777" w:rsidR="00E73414" w:rsidRPr="00C858C8" w:rsidRDefault="00E73414">
      <w:pPr>
        <w:pStyle w:val="3a"/>
        <w:tabs>
          <w:tab w:val="left" w:pos="796"/>
        </w:tabs>
        <w:rPr>
          <w:rFonts w:ascii="Cambria" w:hAnsi="Cambria"/>
          <w:b w:val="0"/>
          <w:noProof/>
          <w:sz w:val="24"/>
          <w:szCs w:val="24"/>
          <w:lang w:val="en-US"/>
        </w:rPr>
      </w:pPr>
      <w:r>
        <w:rPr>
          <w:noProof/>
        </w:rPr>
        <w:t>15.3.1</w:t>
      </w:r>
      <w:r w:rsidRPr="00C858C8">
        <w:rPr>
          <w:rFonts w:ascii="Cambria" w:hAnsi="Cambria"/>
          <w:b w:val="0"/>
          <w:noProof/>
          <w:sz w:val="24"/>
          <w:szCs w:val="24"/>
          <w:lang w:val="en-US"/>
        </w:rPr>
        <w:tab/>
      </w:r>
      <w:r>
        <w:rPr>
          <w:noProof/>
        </w:rPr>
        <w:t>The Function Constructor Called as a Function</w:t>
      </w:r>
      <w:r>
        <w:rPr>
          <w:noProof/>
        </w:rPr>
        <w:tab/>
      </w:r>
      <w:r>
        <w:rPr>
          <w:noProof/>
        </w:rPr>
        <w:fldChar w:fldCharType="begin"/>
      </w:r>
      <w:r>
        <w:rPr>
          <w:noProof/>
        </w:rPr>
        <w:instrText xml:space="preserve"> PAGEREF _Toc153968508 \h </w:instrText>
      </w:r>
      <w:r>
        <w:rPr>
          <w:noProof/>
        </w:rPr>
      </w:r>
      <w:r>
        <w:rPr>
          <w:noProof/>
        </w:rPr>
        <w:fldChar w:fldCharType="separate"/>
      </w:r>
      <w:ins w:id="402" w:author="Allen Wirfs-Brock rev2" w:date="2011-07-25T16:06:00Z">
        <w:r w:rsidR="007730CC">
          <w:rPr>
            <w:noProof/>
          </w:rPr>
          <w:t>127</w:t>
        </w:r>
      </w:ins>
      <w:ins w:id="403" w:author="Allen Wirfs-Brock" w:date="2011-07-12T10:39:00Z">
        <w:del w:id="404" w:author="Allen Wirfs-Brock rev2" w:date="2011-07-20T13:24:00Z">
          <w:r w:rsidR="0059330D" w:rsidDel="004E0EFF">
            <w:rPr>
              <w:noProof/>
            </w:rPr>
            <w:delText>127</w:delText>
          </w:r>
        </w:del>
      </w:ins>
      <w:del w:id="405" w:author="Allen Wirfs-Brock rev2" w:date="2011-07-20T13:24:00Z">
        <w:r w:rsidR="001C6F64" w:rsidDel="004E0EFF">
          <w:rPr>
            <w:noProof/>
          </w:rPr>
          <w:delText>122</w:delText>
        </w:r>
      </w:del>
      <w:r>
        <w:rPr>
          <w:noProof/>
        </w:rPr>
        <w:fldChar w:fldCharType="end"/>
      </w:r>
    </w:p>
    <w:p w14:paraId="7882B4C3" w14:textId="77777777" w:rsidR="00E73414" w:rsidRPr="00C858C8" w:rsidRDefault="00E73414">
      <w:pPr>
        <w:pStyle w:val="3a"/>
        <w:tabs>
          <w:tab w:val="left" w:pos="796"/>
        </w:tabs>
        <w:rPr>
          <w:rFonts w:ascii="Cambria" w:hAnsi="Cambria"/>
          <w:b w:val="0"/>
          <w:noProof/>
          <w:sz w:val="24"/>
          <w:szCs w:val="24"/>
          <w:lang w:val="en-US"/>
        </w:rPr>
      </w:pPr>
      <w:r>
        <w:rPr>
          <w:noProof/>
        </w:rPr>
        <w:t>15.3.2</w:t>
      </w:r>
      <w:r w:rsidRPr="00C858C8">
        <w:rPr>
          <w:rFonts w:ascii="Cambria" w:hAnsi="Cambria"/>
          <w:b w:val="0"/>
          <w:noProof/>
          <w:sz w:val="24"/>
          <w:szCs w:val="24"/>
          <w:lang w:val="en-US"/>
        </w:rPr>
        <w:tab/>
      </w:r>
      <w:r>
        <w:rPr>
          <w:noProof/>
        </w:rPr>
        <w:t>The Function Constructor</w:t>
      </w:r>
      <w:r>
        <w:rPr>
          <w:noProof/>
        </w:rPr>
        <w:tab/>
      </w:r>
      <w:r>
        <w:rPr>
          <w:noProof/>
        </w:rPr>
        <w:fldChar w:fldCharType="begin"/>
      </w:r>
      <w:r>
        <w:rPr>
          <w:noProof/>
        </w:rPr>
        <w:instrText xml:space="preserve"> PAGEREF _Toc153968509 \h </w:instrText>
      </w:r>
      <w:r>
        <w:rPr>
          <w:noProof/>
        </w:rPr>
      </w:r>
      <w:r>
        <w:rPr>
          <w:noProof/>
        </w:rPr>
        <w:fldChar w:fldCharType="separate"/>
      </w:r>
      <w:ins w:id="406" w:author="Allen Wirfs-Brock rev2" w:date="2011-07-25T16:06:00Z">
        <w:r w:rsidR="007730CC">
          <w:rPr>
            <w:noProof/>
          </w:rPr>
          <w:t>128</w:t>
        </w:r>
      </w:ins>
      <w:ins w:id="407" w:author="Allen Wirfs-Brock" w:date="2011-07-12T10:39:00Z">
        <w:del w:id="408" w:author="Allen Wirfs-Brock rev2" w:date="2011-07-20T13:24:00Z">
          <w:r w:rsidR="0059330D" w:rsidDel="004E0EFF">
            <w:rPr>
              <w:noProof/>
            </w:rPr>
            <w:delText>128</w:delText>
          </w:r>
        </w:del>
      </w:ins>
      <w:del w:id="409" w:author="Allen Wirfs-Brock rev2" w:date="2011-07-20T13:24:00Z">
        <w:r w:rsidR="001C6F64" w:rsidDel="004E0EFF">
          <w:rPr>
            <w:noProof/>
          </w:rPr>
          <w:delText>122</w:delText>
        </w:r>
      </w:del>
      <w:r>
        <w:rPr>
          <w:noProof/>
        </w:rPr>
        <w:fldChar w:fldCharType="end"/>
      </w:r>
    </w:p>
    <w:p w14:paraId="495DA19D" w14:textId="77777777" w:rsidR="00E73414" w:rsidRPr="00C858C8" w:rsidRDefault="00E73414">
      <w:pPr>
        <w:pStyle w:val="3a"/>
        <w:tabs>
          <w:tab w:val="left" w:pos="796"/>
        </w:tabs>
        <w:rPr>
          <w:rFonts w:ascii="Cambria" w:hAnsi="Cambria"/>
          <w:b w:val="0"/>
          <w:noProof/>
          <w:sz w:val="24"/>
          <w:szCs w:val="24"/>
          <w:lang w:val="en-US"/>
        </w:rPr>
      </w:pPr>
      <w:r>
        <w:rPr>
          <w:noProof/>
        </w:rPr>
        <w:t>15.3.3</w:t>
      </w:r>
      <w:r w:rsidRPr="00C858C8">
        <w:rPr>
          <w:rFonts w:ascii="Cambria" w:hAnsi="Cambria"/>
          <w:b w:val="0"/>
          <w:noProof/>
          <w:sz w:val="24"/>
          <w:szCs w:val="24"/>
          <w:lang w:val="en-US"/>
        </w:rPr>
        <w:tab/>
      </w:r>
      <w:r>
        <w:rPr>
          <w:noProof/>
        </w:rPr>
        <w:t>Properties of the Function Constructor</w:t>
      </w:r>
      <w:r>
        <w:rPr>
          <w:noProof/>
        </w:rPr>
        <w:tab/>
      </w:r>
      <w:r>
        <w:rPr>
          <w:noProof/>
        </w:rPr>
        <w:fldChar w:fldCharType="begin"/>
      </w:r>
      <w:r>
        <w:rPr>
          <w:noProof/>
        </w:rPr>
        <w:instrText xml:space="preserve"> PAGEREF _Toc153968510 \h </w:instrText>
      </w:r>
      <w:r>
        <w:rPr>
          <w:noProof/>
        </w:rPr>
      </w:r>
      <w:r>
        <w:rPr>
          <w:noProof/>
        </w:rPr>
        <w:fldChar w:fldCharType="separate"/>
      </w:r>
      <w:ins w:id="410" w:author="Allen Wirfs-Brock rev2" w:date="2011-07-25T16:06:00Z">
        <w:r w:rsidR="007730CC">
          <w:rPr>
            <w:noProof/>
          </w:rPr>
          <w:t>128</w:t>
        </w:r>
      </w:ins>
      <w:ins w:id="411" w:author="Allen Wirfs-Brock" w:date="2011-07-12T10:39:00Z">
        <w:del w:id="412" w:author="Allen Wirfs-Brock rev2" w:date="2011-07-20T13:24:00Z">
          <w:r w:rsidR="0059330D" w:rsidDel="004E0EFF">
            <w:rPr>
              <w:noProof/>
            </w:rPr>
            <w:delText>128</w:delText>
          </w:r>
        </w:del>
      </w:ins>
      <w:del w:id="413" w:author="Allen Wirfs-Brock rev2" w:date="2011-07-20T13:24:00Z">
        <w:r w:rsidR="001C6F64" w:rsidDel="004E0EFF">
          <w:rPr>
            <w:noProof/>
          </w:rPr>
          <w:delText>123</w:delText>
        </w:r>
      </w:del>
      <w:r>
        <w:rPr>
          <w:noProof/>
        </w:rPr>
        <w:fldChar w:fldCharType="end"/>
      </w:r>
    </w:p>
    <w:p w14:paraId="280DD8C8" w14:textId="77777777" w:rsidR="00E73414" w:rsidRPr="00C858C8" w:rsidRDefault="00E73414">
      <w:pPr>
        <w:pStyle w:val="3a"/>
        <w:tabs>
          <w:tab w:val="left" w:pos="796"/>
        </w:tabs>
        <w:rPr>
          <w:rFonts w:ascii="Cambria" w:hAnsi="Cambria"/>
          <w:b w:val="0"/>
          <w:noProof/>
          <w:sz w:val="24"/>
          <w:szCs w:val="24"/>
          <w:lang w:val="en-US"/>
        </w:rPr>
      </w:pPr>
      <w:r>
        <w:rPr>
          <w:noProof/>
        </w:rPr>
        <w:t>15.3.4</w:t>
      </w:r>
      <w:r w:rsidRPr="00C858C8">
        <w:rPr>
          <w:rFonts w:ascii="Cambria" w:hAnsi="Cambria"/>
          <w:b w:val="0"/>
          <w:noProof/>
          <w:sz w:val="24"/>
          <w:szCs w:val="24"/>
          <w:lang w:val="en-US"/>
        </w:rPr>
        <w:tab/>
      </w:r>
      <w:r>
        <w:rPr>
          <w:noProof/>
        </w:rPr>
        <w:t>Properties of the Function Prototype Object</w:t>
      </w:r>
      <w:r>
        <w:rPr>
          <w:noProof/>
        </w:rPr>
        <w:tab/>
      </w:r>
      <w:r>
        <w:rPr>
          <w:noProof/>
        </w:rPr>
        <w:fldChar w:fldCharType="begin"/>
      </w:r>
      <w:r>
        <w:rPr>
          <w:noProof/>
        </w:rPr>
        <w:instrText xml:space="preserve"> PAGEREF _Toc153968511 \h </w:instrText>
      </w:r>
      <w:r>
        <w:rPr>
          <w:noProof/>
        </w:rPr>
      </w:r>
      <w:r>
        <w:rPr>
          <w:noProof/>
        </w:rPr>
        <w:fldChar w:fldCharType="separate"/>
      </w:r>
      <w:ins w:id="414" w:author="Allen Wirfs-Brock rev2" w:date="2011-07-25T16:06:00Z">
        <w:r w:rsidR="007730CC">
          <w:rPr>
            <w:noProof/>
          </w:rPr>
          <w:t>129</w:t>
        </w:r>
      </w:ins>
      <w:ins w:id="415" w:author="Allen Wirfs-Brock" w:date="2011-07-12T10:39:00Z">
        <w:del w:id="416" w:author="Allen Wirfs-Brock rev2" w:date="2011-07-20T13:24:00Z">
          <w:r w:rsidR="0059330D" w:rsidDel="004E0EFF">
            <w:rPr>
              <w:noProof/>
            </w:rPr>
            <w:delText>129</w:delText>
          </w:r>
        </w:del>
      </w:ins>
      <w:del w:id="417" w:author="Allen Wirfs-Brock rev2" w:date="2011-07-20T13:24:00Z">
        <w:r w:rsidR="001C6F64" w:rsidDel="004E0EFF">
          <w:rPr>
            <w:noProof/>
          </w:rPr>
          <w:delText>124</w:delText>
        </w:r>
      </w:del>
      <w:r>
        <w:rPr>
          <w:noProof/>
        </w:rPr>
        <w:fldChar w:fldCharType="end"/>
      </w:r>
    </w:p>
    <w:p w14:paraId="364234D8" w14:textId="77777777" w:rsidR="00E73414" w:rsidRPr="00C858C8" w:rsidRDefault="00E73414">
      <w:pPr>
        <w:pStyle w:val="3a"/>
        <w:tabs>
          <w:tab w:val="left" w:pos="796"/>
        </w:tabs>
        <w:rPr>
          <w:rFonts w:ascii="Cambria" w:hAnsi="Cambria"/>
          <w:b w:val="0"/>
          <w:noProof/>
          <w:sz w:val="24"/>
          <w:szCs w:val="24"/>
          <w:lang w:val="en-US"/>
        </w:rPr>
      </w:pPr>
      <w:r>
        <w:rPr>
          <w:noProof/>
        </w:rPr>
        <w:t>15.3.5</w:t>
      </w:r>
      <w:r w:rsidRPr="00C858C8">
        <w:rPr>
          <w:rFonts w:ascii="Cambria" w:hAnsi="Cambria"/>
          <w:b w:val="0"/>
          <w:noProof/>
          <w:sz w:val="24"/>
          <w:szCs w:val="24"/>
          <w:lang w:val="en-US"/>
        </w:rPr>
        <w:tab/>
      </w:r>
      <w:r>
        <w:rPr>
          <w:noProof/>
        </w:rPr>
        <w:t>Properties of Function Instances</w:t>
      </w:r>
      <w:r>
        <w:rPr>
          <w:noProof/>
        </w:rPr>
        <w:tab/>
      </w:r>
      <w:r>
        <w:rPr>
          <w:noProof/>
        </w:rPr>
        <w:fldChar w:fldCharType="begin"/>
      </w:r>
      <w:r>
        <w:rPr>
          <w:noProof/>
        </w:rPr>
        <w:instrText xml:space="preserve"> PAGEREF _Toc153968512 \h </w:instrText>
      </w:r>
      <w:r>
        <w:rPr>
          <w:noProof/>
        </w:rPr>
      </w:r>
      <w:r>
        <w:rPr>
          <w:noProof/>
        </w:rPr>
        <w:fldChar w:fldCharType="separate"/>
      </w:r>
      <w:ins w:id="418" w:author="Allen Wirfs-Brock rev2" w:date="2011-07-25T16:06:00Z">
        <w:r w:rsidR="007730CC">
          <w:rPr>
            <w:noProof/>
          </w:rPr>
          <w:t>131</w:t>
        </w:r>
      </w:ins>
      <w:ins w:id="419" w:author="Allen Wirfs-Brock" w:date="2011-07-12T10:39:00Z">
        <w:del w:id="420" w:author="Allen Wirfs-Brock rev2" w:date="2011-07-20T13:24:00Z">
          <w:r w:rsidR="0059330D" w:rsidDel="004E0EFF">
            <w:rPr>
              <w:noProof/>
            </w:rPr>
            <w:delText>131</w:delText>
          </w:r>
        </w:del>
      </w:ins>
      <w:del w:id="421" w:author="Allen Wirfs-Brock rev2" w:date="2011-07-20T13:24:00Z">
        <w:r w:rsidR="001C6F64" w:rsidDel="004E0EFF">
          <w:rPr>
            <w:noProof/>
          </w:rPr>
          <w:delText>126</w:delText>
        </w:r>
      </w:del>
      <w:r>
        <w:rPr>
          <w:noProof/>
        </w:rPr>
        <w:fldChar w:fldCharType="end"/>
      </w:r>
    </w:p>
    <w:p w14:paraId="24F20130" w14:textId="77777777" w:rsidR="00E73414" w:rsidRPr="00C858C8" w:rsidRDefault="00E73414">
      <w:pPr>
        <w:pStyle w:val="2b"/>
        <w:tabs>
          <w:tab w:val="left" w:pos="629"/>
        </w:tabs>
        <w:rPr>
          <w:rFonts w:ascii="Cambria" w:hAnsi="Cambria"/>
          <w:b w:val="0"/>
          <w:noProof/>
          <w:sz w:val="24"/>
          <w:szCs w:val="24"/>
          <w:lang w:val="en-US"/>
        </w:rPr>
      </w:pPr>
      <w:r>
        <w:rPr>
          <w:noProof/>
        </w:rPr>
        <w:t>15.4</w:t>
      </w:r>
      <w:r w:rsidRPr="00C858C8">
        <w:rPr>
          <w:rFonts w:ascii="Cambria" w:hAnsi="Cambria"/>
          <w:b w:val="0"/>
          <w:noProof/>
          <w:sz w:val="24"/>
          <w:szCs w:val="24"/>
          <w:lang w:val="en-US"/>
        </w:rPr>
        <w:tab/>
      </w:r>
      <w:r>
        <w:rPr>
          <w:noProof/>
        </w:rPr>
        <w:t>Array Objects</w:t>
      </w:r>
      <w:r>
        <w:rPr>
          <w:noProof/>
        </w:rPr>
        <w:tab/>
      </w:r>
      <w:r>
        <w:rPr>
          <w:noProof/>
        </w:rPr>
        <w:fldChar w:fldCharType="begin"/>
      </w:r>
      <w:r>
        <w:rPr>
          <w:noProof/>
        </w:rPr>
        <w:instrText xml:space="preserve"> PAGEREF _Toc153968513 \h </w:instrText>
      </w:r>
      <w:r>
        <w:rPr>
          <w:noProof/>
        </w:rPr>
      </w:r>
      <w:r>
        <w:rPr>
          <w:noProof/>
        </w:rPr>
        <w:fldChar w:fldCharType="separate"/>
      </w:r>
      <w:ins w:id="422" w:author="Allen Wirfs-Brock rev2" w:date="2011-07-25T16:06:00Z">
        <w:r w:rsidR="007730CC">
          <w:rPr>
            <w:noProof/>
          </w:rPr>
          <w:t>132</w:t>
        </w:r>
      </w:ins>
      <w:ins w:id="423" w:author="Allen Wirfs-Brock" w:date="2011-07-12T10:39:00Z">
        <w:del w:id="424" w:author="Allen Wirfs-Brock rev2" w:date="2011-07-20T13:24:00Z">
          <w:r w:rsidR="0059330D" w:rsidDel="004E0EFF">
            <w:rPr>
              <w:noProof/>
            </w:rPr>
            <w:delText>132</w:delText>
          </w:r>
        </w:del>
      </w:ins>
      <w:del w:id="425" w:author="Allen Wirfs-Brock rev2" w:date="2011-07-20T13:24:00Z">
        <w:r w:rsidR="001C6F64" w:rsidDel="004E0EFF">
          <w:rPr>
            <w:noProof/>
          </w:rPr>
          <w:delText>127</w:delText>
        </w:r>
      </w:del>
      <w:r>
        <w:rPr>
          <w:noProof/>
        </w:rPr>
        <w:fldChar w:fldCharType="end"/>
      </w:r>
    </w:p>
    <w:p w14:paraId="7324432F" w14:textId="77777777" w:rsidR="00E73414" w:rsidRPr="00C858C8" w:rsidRDefault="00E73414">
      <w:pPr>
        <w:pStyle w:val="3a"/>
        <w:tabs>
          <w:tab w:val="left" w:pos="796"/>
        </w:tabs>
        <w:rPr>
          <w:rFonts w:ascii="Cambria" w:hAnsi="Cambria"/>
          <w:b w:val="0"/>
          <w:noProof/>
          <w:sz w:val="24"/>
          <w:szCs w:val="24"/>
          <w:lang w:val="en-US"/>
        </w:rPr>
      </w:pPr>
      <w:r>
        <w:rPr>
          <w:noProof/>
        </w:rPr>
        <w:t>15.4.1</w:t>
      </w:r>
      <w:r w:rsidRPr="00C858C8">
        <w:rPr>
          <w:rFonts w:ascii="Cambria" w:hAnsi="Cambria"/>
          <w:b w:val="0"/>
          <w:noProof/>
          <w:sz w:val="24"/>
          <w:szCs w:val="24"/>
          <w:lang w:val="en-US"/>
        </w:rPr>
        <w:tab/>
      </w:r>
      <w:r>
        <w:rPr>
          <w:noProof/>
        </w:rPr>
        <w:t>The Array Constructor Called as a Function</w:t>
      </w:r>
      <w:r>
        <w:rPr>
          <w:noProof/>
        </w:rPr>
        <w:tab/>
      </w:r>
      <w:r>
        <w:rPr>
          <w:noProof/>
        </w:rPr>
        <w:fldChar w:fldCharType="begin"/>
      </w:r>
      <w:r>
        <w:rPr>
          <w:noProof/>
        </w:rPr>
        <w:instrText xml:space="preserve"> PAGEREF _Toc153968514 \h </w:instrText>
      </w:r>
      <w:r>
        <w:rPr>
          <w:noProof/>
        </w:rPr>
      </w:r>
      <w:r>
        <w:rPr>
          <w:noProof/>
        </w:rPr>
        <w:fldChar w:fldCharType="separate"/>
      </w:r>
      <w:ins w:id="426" w:author="Allen Wirfs-Brock rev2" w:date="2011-07-25T16:06:00Z">
        <w:r w:rsidR="007730CC">
          <w:rPr>
            <w:noProof/>
          </w:rPr>
          <w:t>133</w:t>
        </w:r>
      </w:ins>
      <w:ins w:id="427" w:author="Allen Wirfs-Brock" w:date="2011-07-12T10:39:00Z">
        <w:del w:id="428" w:author="Allen Wirfs-Brock rev2" w:date="2011-07-20T13:24:00Z">
          <w:r w:rsidR="0059330D" w:rsidDel="004E0EFF">
            <w:rPr>
              <w:noProof/>
            </w:rPr>
            <w:delText>133</w:delText>
          </w:r>
        </w:del>
      </w:ins>
      <w:del w:id="429" w:author="Allen Wirfs-Brock rev2" w:date="2011-07-20T13:24:00Z">
        <w:r w:rsidR="001C6F64" w:rsidDel="004E0EFF">
          <w:rPr>
            <w:noProof/>
          </w:rPr>
          <w:delText>128</w:delText>
        </w:r>
      </w:del>
      <w:r>
        <w:rPr>
          <w:noProof/>
        </w:rPr>
        <w:fldChar w:fldCharType="end"/>
      </w:r>
    </w:p>
    <w:p w14:paraId="51325D7B" w14:textId="77777777" w:rsidR="00E73414" w:rsidRPr="00C858C8" w:rsidRDefault="00E73414">
      <w:pPr>
        <w:pStyle w:val="3a"/>
        <w:tabs>
          <w:tab w:val="left" w:pos="796"/>
        </w:tabs>
        <w:rPr>
          <w:rFonts w:ascii="Cambria" w:hAnsi="Cambria"/>
          <w:b w:val="0"/>
          <w:noProof/>
          <w:sz w:val="24"/>
          <w:szCs w:val="24"/>
          <w:lang w:val="en-US"/>
        </w:rPr>
      </w:pPr>
      <w:r>
        <w:rPr>
          <w:noProof/>
        </w:rPr>
        <w:t>15.4.2</w:t>
      </w:r>
      <w:r w:rsidRPr="00C858C8">
        <w:rPr>
          <w:rFonts w:ascii="Cambria" w:hAnsi="Cambria"/>
          <w:b w:val="0"/>
          <w:noProof/>
          <w:sz w:val="24"/>
          <w:szCs w:val="24"/>
          <w:lang w:val="en-US"/>
        </w:rPr>
        <w:tab/>
      </w:r>
      <w:r>
        <w:rPr>
          <w:noProof/>
        </w:rPr>
        <w:t>The Array Constructor</w:t>
      </w:r>
      <w:r>
        <w:rPr>
          <w:noProof/>
        </w:rPr>
        <w:tab/>
      </w:r>
      <w:r>
        <w:rPr>
          <w:noProof/>
        </w:rPr>
        <w:fldChar w:fldCharType="begin"/>
      </w:r>
      <w:r>
        <w:rPr>
          <w:noProof/>
        </w:rPr>
        <w:instrText xml:space="preserve"> PAGEREF _Toc153968515 \h </w:instrText>
      </w:r>
      <w:r>
        <w:rPr>
          <w:noProof/>
        </w:rPr>
      </w:r>
      <w:r>
        <w:rPr>
          <w:noProof/>
        </w:rPr>
        <w:fldChar w:fldCharType="separate"/>
      </w:r>
      <w:ins w:id="430" w:author="Allen Wirfs-Brock rev2" w:date="2011-07-25T16:06:00Z">
        <w:r w:rsidR="007730CC">
          <w:rPr>
            <w:noProof/>
          </w:rPr>
          <w:t>133</w:t>
        </w:r>
      </w:ins>
      <w:ins w:id="431" w:author="Allen Wirfs-Brock" w:date="2011-07-12T10:39:00Z">
        <w:del w:id="432" w:author="Allen Wirfs-Brock rev2" w:date="2011-07-20T13:24:00Z">
          <w:r w:rsidR="0059330D" w:rsidDel="004E0EFF">
            <w:rPr>
              <w:noProof/>
            </w:rPr>
            <w:delText>133</w:delText>
          </w:r>
        </w:del>
      </w:ins>
      <w:del w:id="433" w:author="Allen Wirfs-Brock rev2" w:date="2011-07-20T13:24:00Z">
        <w:r w:rsidR="001C6F64" w:rsidDel="004E0EFF">
          <w:rPr>
            <w:noProof/>
          </w:rPr>
          <w:delText>128</w:delText>
        </w:r>
      </w:del>
      <w:r>
        <w:rPr>
          <w:noProof/>
        </w:rPr>
        <w:fldChar w:fldCharType="end"/>
      </w:r>
    </w:p>
    <w:p w14:paraId="143917D2" w14:textId="77777777" w:rsidR="00E73414" w:rsidRPr="00C858C8" w:rsidRDefault="00E73414">
      <w:pPr>
        <w:pStyle w:val="3a"/>
        <w:tabs>
          <w:tab w:val="left" w:pos="796"/>
        </w:tabs>
        <w:rPr>
          <w:rFonts w:ascii="Cambria" w:hAnsi="Cambria"/>
          <w:b w:val="0"/>
          <w:noProof/>
          <w:sz w:val="24"/>
          <w:szCs w:val="24"/>
          <w:lang w:val="en-US"/>
        </w:rPr>
      </w:pPr>
      <w:r>
        <w:rPr>
          <w:noProof/>
        </w:rPr>
        <w:t>15.4.3</w:t>
      </w:r>
      <w:r w:rsidRPr="00C858C8">
        <w:rPr>
          <w:rFonts w:ascii="Cambria" w:hAnsi="Cambria"/>
          <w:b w:val="0"/>
          <w:noProof/>
          <w:sz w:val="24"/>
          <w:szCs w:val="24"/>
          <w:lang w:val="en-US"/>
        </w:rPr>
        <w:tab/>
      </w:r>
      <w:r>
        <w:rPr>
          <w:noProof/>
        </w:rPr>
        <w:t>Properties of the Array Constructor</w:t>
      </w:r>
      <w:r>
        <w:rPr>
          <w:noProof/>
        </w:rPr>
        <w:tab/>
      </w:r>
      <w:r>
        <w:rPr>
          <w:noProof/>
        </w:rPr>
        <w:fldChar w:fldCharType="begin"/>
      </w:r>
      <w:r>
        <w:rPr>
          <w:noProof/>
        </w:rPr>
        <w:instrText xml:space="preserve"> PAGEREF _Toc153968516 \h </w:instrText>
      </w:r>
      <w:r>
        <w:rPr>
          <w:noProof/>
        </w:rPr>
      </w:r>
      <w:r>
        <w:rPr>
          <w:noProof/>
        </w:rPr>
        <w:fldChar w:fldCharType="separate"/>
      </w:r>
      <w:ins w:id="434" w:author="Allen Wirfs-Brock rev2" w:date="2011-07-25T16:06:00Z">
        <w:r w:rsidR="007730CC">
          <w:rPr>
            <w:noProof/>
          </w:rPr>
          <w:t>134</w:t>
        </w:r>
      </w:ins>
      <w:ins w:id="435" w:author="Allen Wirfs-Brock" w:date="2011-07-12T10:39:00Z">
        <w:del w:id="436" w:author="Allen Wirfs-Brock rev2" w:date="2011-07-20T13:24:00Z">
          <w:r w:rsidR="0059330D" w:rsidDel="004E0EFF">
            <w:rPr>
              <w:noProof/>
            </w:rPr>
            <w:delText>134</w:delText>
          </w:r>
        </w:del>
      </w:ins>
      <w:del w:id="437" w:author="Allen Wirfs-Brock rev2" w:date="2011-07-20T13:24:00Z">
        <w:r w:rsidR="001C6F64" w:rsidDel="004E0EFF">
          <w:rPr>
            <w:noProof/>
          </w:rPr>
          <w:delText>129</w:delText>
        </w:r>
      </w:del>
      <w:r>
        <w:rPr>
          <w:noProof/>
        </w:rPr>
        <w:fldChar w:fldCharType="end"/>
      </w:r>
    </w:p>
    <w:p w14:paraId="6D53887C" w14:textId="77777777" w:rsidR="00E73414" w:rsidRPr="00C858C8" w:rsidRDefault="00E73414">
      <w:pPr>
        <w:pStyle w:val="3a"/>
        <w:tabs>
          <w:tab w:val="left" w:pos="796"/>
        </w:tabs>
        <w:rPr>
          <w:rFonts w:ascii="Cambria" w:hAnsi="Cambria"/>
          <w:b w:val="0"/>
          <w:noProof/>
          <w:sz w:val="24"/>
          <w:szCs w:val="24"/>
          <w:lang w:val="en-US"/>
        </w:rPr>
      </w:pPr>
      <w:r>
        <w:rPr>
          <w:noProof/>
        </w:rPr>
        <w:t>15.4.4</w:t>
      </w:r>
      <w:r w:rsidRPr="00C858C8">
        <w:rPr>
          <w:rFonts w:ascii="Cambria" w:hAnsi="Cambria"/>
          <w:b w:val="0"/>
          <w:noProof/>
          <w:sz w:val="24"/>
          <w:szCs w:val="24"/>
          <w:lang w:val="en-US"/>
        </w:rPr>
        <w:tab/>
      </w:r>
      <w:r>
        <w:rPr>
          <w:noProof/>
        </w:rPr>
        <w:t>Properties of the Array Prototype Object</w:t>
      </w:r>
      <w:r>
        <w:rPr>
          <w:noProof/>
        </w:rPr>
        <w:tab/>
      </w:r>
      <w:r>
        <w:rPr>
          <w:noProof/>
        </w:rPr>
        <w:fldChar w:fldCharType="begin"/>
      </w:r>
      <w:r>
        <w:rPr>
          <w:noProof/>
        </w:rPr>
        <w:instrText xml:space="preserve"> PAGEREF _Toc153968517 \h </w:instrText>
      </w:r>
      <w:r>
        <w:rPr>
          <w:noProof/>
        </w:rPr>
      </w:r>
      <w:r>
        <w:rPr>
          <w:noProof/>
        </w:rPr>
        <w:fldChar w:fldCharType="separate"/>
      </w:r>
      <w:ins w:id="438" w:author="Allen Wirfs-Brock rev2" w:date="2011-07-25T16:06:00Z">
        <w:r w:rsidR="007730CC">
          <w:rPr>
            <w:noProof/>
          </w:rPr>
          <w:t>134</w:t>
        </w:r>
      </w:ins>
      <w:ins w:id="439" w:author="Allen Wirfs-Brock" w:date="2011-07-12T10:39:00Z">
        <w:del w:id="440" w:author="Allen Wirfs-Brock rev2" w:date="2011-07-20T13:24:00Z">
          <w:r w:rsidR="0059330D" w:rsidDel="004E0EFF">
            <w:rPr>
              <w:noProof/>
            </w:rPr>
            <w:delText>134</w:delText>
          </w:r>
        </w:del>
      </w:ins>
      <w:del w:id="441" w:author="Allen Wirfs-Brock rev2" w:date="2011-07-20T13:24:00Z">
        <w:r w:rsidR="001C6F64" w:rsidDel="004E0EFF">
          <w:rPr>
            <w:noProof/>
          </w:rPr>
          <w:delText>129</w:delText>
        </w:r>
      </w:del>
      <w:r>
        <w:rPr>
          <w:noProof/>
        </w:rPr>
        <w:fldChar w:fldCharType="end"/>
      </w:r>
    </w:p>
    <w:p w14:paraId="38A7FBE7" w14:textId="77777777" w:rsidR="00E73414" w:rsidRPr="00C858C8" w:rsidRDefault="00E73414">
      <w:pPr>
        <w:pStyle w:val="3a"/>
        <w:tabs>
          <w:tab w:val="left" w:pos="796"/>
        </w:tabs>
        <w:rPr>
          <w:rFonts w:ascii="Cambria" w:hAnsi="Cambria"/>
          <w:b w:val="0"/>
          <w:noProof/>
          <w:sz w:val="24"/>
          <w:szCs w:val="24"/>
          <w:lang w:val="en-US"/>
        </w:rPr>
      </w:pPr>
      <w:r>
        <w:rPr>
          <w:noProof/>
        </w:rPr>
        <w:t>15.4.5</w:t>
      </w:r>
      <w:r w:rsidRPr="00C858C8">
        <w:rPr>
          <w:rFonts w:ascii="Cambria" w:hAnsi="Cambria"/>
          <w:b w:val="0"/>
          <w:noProof/>
          <w:sz w:val="24"/>
          <w:szCs w:val="24"/>
          <w:lang w:val="en-US"/>
        </w:rPr>
        <w:tab/>
      </w:r>
      <w:r>
        <w:rPr>
          <w:noProof/>
        </w:rPr>
        <w:t>Properties of Array Instances</w:t>
      </w:r>
      <w:r>
        <w:rPr>
          <w:noProof/>
        </w:rPr>
        <w:tab/>
      </w:r>
      <w:r>
        <w:rPr>
          <w:noProof/>
        </w:rPr>
        <w:fldChar w:fldCharType="begin"/>
      </w:r>
      <w:r>
        <w:rPr>
          <w:noProof/>
        </w:rPr>
        <w:instrText xml:space="preserve"> PAGEREF _Toc153968518 \h </w:instrText>
      </w:r>
      <w:r>
        <w:rPr>
          <w:noProof/>
        </w:rPr>
      </w:r>
      <w:r>
        <w:rPr>
          <w:noProof/>
        </w:rPr>
        <w:fldChar w:fldCharType="separate"/>
      </w:r>
      <w:ins w:id="442" w:author="Allen Wirfs-Brock rev2" w:date="2011-07-25T16:06:00Z">
        <w:r w:rsidR="007730CC">
          <w:rPr>
            <w:noProof/>
          </w:rPr>
          <w:t>150</w:t>
        </w:r>
      </w:ins>
      <w:ins w:id="443" w:author="Allen Wirfs-Brock" w:date="2011-07-12T10:39:00Z">
        <w:del w:id="444" w:author="Allen Wirfs-Brock rev2" w:date="2011-07-20T13:24:00Z">
          <w:r w:rsidR="0059330D" w:rsidDel="004E0EFF">
            <w:rPr>
              <w:noProof/>
            </w:rPr>
            <w:delText>150</w:delText>
          </w:r>
        </w:del>
      </w:ins>
      <w:del w:id="445" w:author="Allen Wirfs-Brock rev2" w:date="2011-07-20T13:24:00Z">
        <w:r w:rsidR="001C6F64" w:rsidDel="004E0EFF">
          <w:rPr>
            <w:noProof/>
          </w:rPr>
          <w:delText>145</w:delText>
        </w:r>
      </w:del>
      <w:r>
        <w:rPr>
          <w:noProof/>
        </w:rPr>
        <w:fldChar w:fldCharType="end"/>
      </w:r>
    </w:p>
    <w:p w14:paraId="1F779454" w14:textId="77777777" w:rsidR="00E73414" w:rsidRPr="00C858C8" w:rsidRDefault="00E73414">
      <w:pPr>
        <w:pStyle w:val="2b"/>
        <w:tabs>
          <w:tab w:val="left" w:pos="629"/>
        </w:tabs>
        <w:rPr>
          <w:rFonts w:ascii="Cambria" w:hAnsi="Cambria"/>
          <w:b w:val="0"/>
          <w:noProof/>
          <w:sz w:val="24"/>
          <w:szCs w:val="24"/>
          <w:lang w:val="en-US"/>
        </w:rPr>
      </w:pPr>
      <w:r>
        <w:rPr>
          <w:noProof/>
        </w:rPr>
        <w:t>15.5</w:t>
      </w:r>
      <w:r w:rsidRPr="00C858C8">
        <w:rPr>
          <w:rFonts w:ascii="Cambria" w:hAnsi="Cambria"/>
          <w:b w:val="0"/>
          <w:noProof/>
          <w:sz w:val="24"/>
          <w:szCs w:val="24"/>
          <w:lang w:val="en-US"/>
        </w:rPr>
        <w:tab/>
      </w:r>
      <w:r>
        <w:rPr>
          <w:noProof/>
        </w:rPr>
        <w:t>String Objects</w:t>
      </w:r>
      <w:r>
        <w:rPr>
          <w:noProof/>
        </w:rPr>
        <w:tab/>
      </w:r>
      <w:r>
        <w:rPr>
          <w:noProof/>
        </w:rPr>
        <w:fldChar w:fldCharType="begin"/>
      </w:r>
      <w:r>
        <w:rPr>
          <w:noProof/>
        </w:rPr>
        <w:instrText xml:space="preserve"> PAGEREF _Toc153968519 \h </w:instrText>
      </w:r>
      <w:r>
        <w:rPr>
          <w:noProof/>
        </w:rPr>
      </w:r>
      <w:r>
        <w:rPr>
          <w:noProof/>
        </w:rPr>
        <w:fldChar w:fldCharType="separate"/>
      </w:r>
      <w:ins w:id="446" w:author="Allen Wirfs-Brock rev2" w:date="2011-07-25T16:06:00Z">
        <w:r w:rsidR="007730CC">
          <w:rPr>
            <w:noProof/>
          </w:rPr>
          <w:t>152</w:t>
        </w:r>
      </w:ins>
      <w:ins w:id="447" w:author="Allen Wirfs-Brock" w:date="2011-07-12T10:39:00Z">
        <w:del w:id="448" w:author="Allen Wirfs-Brock rev2" w:date="2011-07-20T13:24:00Z">
          <w:r w:rsidR="0059330D" w:rsidDel="004E0EFF">
            <w:rPr>
              <w:noProof/>
            </w:rPr>
            <w:delText>152</w:delText>
          </w:r>
        </w:del>
      </w:ins>
      <w:del w:id="449" w:author="Allen Wirfs-Brock rev2" w:date="2011-07-20T13:24:00Z">
        <w:r w:rsidR="001C6F64" w:rsidDel="004E0EFF">
          <w:rPr>
            <w:noProof/>
          </w:rPr>
          <w:delText>147</w:delText>
        </w:r>
      </w:del>
      <w:r>
        <w:rPr>
          <w:noProof/>
        </w:rPr>
        <w:fldChar w:fldCharType="end"/>
      </w:r>
    </w:p>
    <w:p w14:paraId="498211F6" w14:textId="77777777" w:rsidR="00E73414" w:rsidRPr="00C858C8" w:rsidRDefault="00E73414">
      <w:pPr>
        <w:pStyle w:val="3a"/>
        <w:tabs>
          <w:tab w:val="left" w:pos="796"/>
        </w:tabs>
        <w:rPr>
          <w:rFonts w:ascii="Cambria" w:hAnsi="Cambria"/>
          <w:b w:val="0"/>
          <w:noProof/>
          <w:sz w:val="24"/>
          <w:szCs w:val="24"/>
          <w:lang w:val="en-US"/>
        </w:rPr>
      </w:pPr>
      <w:r>
        <w:rPr>
          <w:noProof/>
        </w:rPr>
        <w:t>15.5.1</w:t>
      </w:r>
      <w:r w:rsidRPr="00C858C8">
        <w:rPr>
          <w:rFonts w:ascii="Cambria" w:hAnsi="Cambria"/>
          <w:b w:val="0"/>
          <w:noProof/>
          <w:sz w:val="24"/>
          <w:szCs w:val="24"/>
          <w:lang w:val="en-US"/>
        </w:rPr>
        <w:tab/>
      </w:r>
      <w:r>
        <w:rPr>
          <w:noProof/>
        </w:rPr>
        <w:t>The String Constructor Called as a Function</w:t>
      </w:r>
      <w:r>
        <w:rPr>
          <w:noProof/>
        </w:rPr>
        <w:tab/>
      </w:r>
      <w:r>
        <w:rPr>
          <w:noProof/>
        </w:rPr>
        <w:fldChar w:fldCharType="begin"/>
      </w:r>
      <w:r>
        <w:rPr>
          <w:noProof/>
        </w:rPr>
        <w:instrText xml:space="preserve"> PAGEREF _Toc153968520 \h </w:instrText>
      </w:r>
      <w:r>
        <w:rPr>
          <w:noProof/>
        </w:rPr>
      </w:r>
      <w:r>
        <w:rPr>
          <w:noProof/>
        </w:rPr>
        <w:fldChar w:fldCharType="separate"/>
      </w:r>
      <w:ins w:id="450" w:author="Allen Wirfs-Brock rev2" w:date="2011-07-25T16:06:00Z">
        <w:r w:rsidR="007730CC">
          <w:rPr>
            <w:noProof/>
          </w:rPr>
          <w:t>152</w:t>
        </w:r>
      </w:ins>
      <w:ins w:id="451" w:author="Allen Wirfs-Brock" w:date="2011-07-12T10:39:00Z">
        <w:del w:id="452" w:author="Allen Wirfs-Brock rev2" w:date="2011-07-20T13:24:00Z">
          <w:r w:rsidR="0059330D" w:rsidDel="004E0EFF">
            <w:rPr>
              <w:noProof/>
            </w:rPr>
            <w:delText>152</w:delText>
          </w:r>
        </w:del>
      </w:ins>
      <w:del w:id="453" w:author="Allen Wirfs-Brock rev2" w:date="2011-07-20T13:24:00Z">
        <w:r w:rsidR="001C6F64" w:rsidDel="004E0EFF">
          <w:rPr>
            <w:noProof/>
          </w:rPr>
          <w:delText>147</w:delText>
        </w:r>
      </w:del>
      <w:r>
        <w:rPr>
          <w:noProof/>
        </w:rPr>
        <w:fldChar w:fldCharType="end"/>
      </w:r>
    </w:p>
    <w:p w14:paraId="1DF7F418" w14:textId="77777777" w:rsidR="00E73414" w:rsidRPr="00C858C8" w:rsidRDefault="00E73414">
      <w:pPr>
        <w:pStyle w:val="3a"/>
        <w:tabs>
          <w:tab w:val="left" w:pos="796"/>
        </w:tabs>
        <w:rPr>
          <w:rFonts w:ascii="Cambria" w:hAnsi="Cambria"/>
          <w:b w:val="0"/>
          <w:noProof/>
          <w:sz w:val="24"/>
          <w:szCs w:val="24"/>
          <w:lang w:val="en-US"/>
        </w:rPr>
      </w:pPr>
      <w:r>
        <w:rPr>
          <w:noProof/>
        </w:rPr>
        <w:t>15.5.2</w:t>
      </w:r>
      <w:r w:rsidRPr="00C858C8">
        <w:rPr>
          <w:rFonts w:ascii="Cambria" w:hAnsi="Cambria"/>
          <w:b w:val="0"/>
          <w:noProof/>
          <w:sz w:val="24"/>
          <w:szCs w:val="24"/>
          <w:lang w:val="en-US"/>
        </w:rPr>
        <w:tab/>
      </w:r>
      <w:r>
        <w:rPr>
          <w:noProof/>
        </w:rPr>
        <w:t>The String Constructor</w:t>
      </w:r>
      <w:r>
        <w:rPr>
          <w:noProof/>
        </w:rPr>
        <w:tab/>
      </w:r>
      <w:r>
        <w:rPr>
          <w:noProof/>
        </w:rPr>
        <w:fldChar w:fldCharType="begin"/>
      </w:r>
      <w:r>
        <w:rPr>
          <w:noProof/>
        </w:rPr>
        <w:instrText xml:space="preserve"> PAGEREF _Toc153968521 \h </w:instrText>
      </w:r>
      <w:r>
        <w:rPr>
          <w:noProof/>
        </w:rPr>
      </w:r>
      <w:r>
        <w:rPr>
          <w:noProof/>
        </w:rPr>
        <w:fldChar w:fldCharType="separate"/>
      </w:r>
      <w:ins w:id="454" w:author="Allen Wirfs-Brock rev2" w:date="2011-07-25T16:06:00Z">
        <w:r w:rsidR="007730CC">
          <w:rPr>
            <w:noProof/>
          </w:rPr>
          <w:t>152</w:t>
        </w:r>
      </w:ins>
      <w:ins w:id="455" w:author="Allen Wirfs-Brock" w:date="2011-07-12T10:39:00Z">
        <w:del w:id="456" w:author="Allen Wirfs-Brock rev2" w:date="2011-07-20T13:24:00Z">
          <w:r w:rsidR="0059330D" w:rsidDel="004E0EFF">
            <w:rPr>
              <w:noProof/>
            </w:rPr>
            <w:delText>152</w:delText>
          </w:r>
        </w:del>
      </w:ins>
      <w:del w:id="457" w:author="Allen Wirfs-Brock rev2" w:date="2011-07-20T13:24:00Z">
        <w:r w:rsidR="001C6F64" w:rsidDel="004E0EFF">
          <w:rPr>
            <w:noProof/>
          </w:rPr>
          <w:delText>147</w:delText>
        </w:r>
      </w:del>
      <w:r>
        <w:rPr>
          <w:noProof/>
        </w:rPr>
        <w:fldChar w:fldCharType="end"/>
      </w:r>
    </w:p>
    <w:p w14:paraId="4C5BFB82" w14:textId="77777777" w:rsidR="00E73414" w:rsidRPr="00C858C8" w:rsidRDefault="00E73414">
      <w:pPr>
        <w:pStyle w:val="3a"/>
        <w:tabs>
          <w:tab w:val="left" w:pos="796"/>
        </w:tabs>
        <w:rPr>
          <w:rFonts w:ascii="Cambria" w:hAnsi="Cambria"/>
          <w:b w:val="0"/>
          <w:noProof/>
          <w:sz w:val="24"/>
          <w:szCs w:val="24"/>
          <w:lang w:val="en-US"/>
        </w:rPr>
      </w:pPr>
      <w:r>
        <w:rPr>
          <w:noProof/>
        </w:rPr>
        <w:t>15.5.3</w:t>
      </w:r>
      <w:r w:rsidRPr="00C858C8">
        <w:rPr>
          <w:rFonts w:ascii="Cambria" w:hAnsi="Cambria"/>
          <w:b w:val="0"/>
          <w:noProof/>
          <w:sz w:val="24"/>
          <w:szCs w:val="24"/>
          <w:lang w:val="en-US"/>
        </w:rPr>
        <w:tab/>
      </w:r>
      <w:r>
        <w:rPr>
          <w:noProof/>
        </w:rPr>
        <w:t>Properties of the String Constructor</w:t>
      </w:r>
      <w:r>
        <w:rPr>
          <w:noProof/>
        </w:rPr>
        <w:tab/>
      </w:r>
      <w:r>
        <w:rPr>
          <w:noProof/>
        </w:rPr>
        <w:fldChar w:fldCharType="begin"/>
      </w:r>
      <w:r>
        <w:rPr>
          <w:noProof/>
        </w:rPr>
        <w:instrText xml:space="preserve"> PAGEREF _Toc153968522 \h </w:instrText>
      </w:r>
      <w:r>
        <w:rPr>
          <w:noProof/>
        </w:rPr>
      </w:r>
      <w:r>
        <w:rPr>
          <w:noProof/>
        </w:rPr>
        <w:fldChar w:fldCharType="separate"/>
      </w:r>
      <w:ins w:id="458" w:author="Allen Wirfs-Brock rev2" w:date="2011-07-25T16:06:00Z">
        <w:r w:rsidR="007730CC">
          <w:rPr>
            <w:noProof/>
          </w:rPr>
          <w:t>152</w:t>
        </w:r>
      </w:ins>
      <w:ins w:id="459" w:author="Allen Wirfs-Brock" w:date="2011-07-12T10:39:00Z">
        <w:del w:id="460" w:author="Allen Wirfs-Brock rev2" w:date="2011-07-20T13:24:00Z">
          <w:r w:rsidR="0059330D" w:rsidDel="004E0EFF">
            <w:rPr>
              <w:noProof/>
            </w:rPr>
            <w:delText>152</w:delText>
          </w:r>
        </w:del>
      </w:ins>
      <w:del w:id="461" w:author="Allen Wirfs-Brock rev2" w:date="2011-07-20T13:24:00Z">
        <w:r w:rsidR="001C6F64" w:rsidDel="004E0EFF">
          <w:rPr>
            <w:noProof/>
          </w:rPr>
          <w:delText>147</w:delText>
        </w:r>
      </w:del>
      <w:r>
        <w:rPr>
          <w:noProof/>
        </w:rPr>
        <w:fldChar w:fldCharType="end"/>
      </w:r>
    </w:p>
    <w:p w14:paraId="7FCC8C4E" w14:textId="77777777" w:rsidR="00E73414" w:rsidRPr="00C858C8" w:rsidRDefault="00E73414">
      <w:pPr>
        <w:pStyle w:val="3a"/>
        <w:tabs>
          <w:tab w:val="left" w:pos="796"/>
        </w:tabs>
        <w:rPr>
          <w:rFonts w:ascii="Cambria" w:hAnsi="Cambria"/>
          <w:b w:val="0"/>
          <w:noProof/>
          <w:sz w:val="24"/>
          <w:szCs w:val="24"/>
          <w:lang w:val="en-US"/>
        </w:rPr>
      </w:pPr>
      <w:r>
        <w:rPr>
          <w:noProof/>
        </w:rPr>
        <w:t>15.5.4</w:t>
      </w:r>
      <w:r w:rsidRPr="00C858C8">
        <w:rPr>
          <w:rFonts w:ascii="Cambria" w:hAnsi="Cambria"/>
          <w:b w:val="0"/>
          <w:noProof/>
          <w:sz w:val="24"/>
          <w:szCs w:val="24"/>
          <w:lang w:val="en-US"/>
        </w:rPr>
        <w:tab/>
      </w:r>
      <w:r>
        <w:rPr>
          <w:noProof/>
        </w:rPr>
        <w:t>Properties of the String Prototype Object</w:t>
      </w:r>
      <w:r>
        <w:rPr>
          <w:noProof/>
        </w:rPr>
        <w:tab/>
      </w:r>
      <w:r>
        <w:rPr>
          <w:noProof/>
        </w:rPr>
        <w:fldChar w:fldCharType="begin"/>
      </w:r>
      <w:r>
        <w:rPr>
          <w:noProof/>
        </w:rPr>
        <w:instrText xml:space="preserve"> PAGEREF _Toc153968523 \h </w:instrText>
      </w:r>
      <w:r>
        <w:rPr>
          <w:noProof/>
        </w:rPr>
      </w:r>
      <w:r>
        <w:rPr>
          <w:noProof/>
        </w:rPr>
        <w:fldChar w:fldCharType="separate"/>
      </w:r>
      <w:ins w:id="462" w:author="Allen Wirfs-Brock rev2" w:date="2011-07-25T16:06:00Z">
        <w:r w:rsidR="007730CC">
          <w:rPr>
            <w:noProof/>
          </w:rPr>
          <w:t>153</w:t>
        </w:r>
      </w:ins>
      <w:ins w:id="463" w:author="Allen Wirfs-Brock" w:date="2011-07-12T10:39:00Z">
        <w:del w:id="464" w:author="Allen Wirfs-Brock rev2" w:date="2011-07-20T13:24:00Z">
          <w:r w:rsidR="0059330D" w:rsidDel="004E0EFF">
            <w:rPr>
              <w:noProof/>
            </w:rPr>
            <w:delText>153</w:delText>
          </w:r>
        </w:del>
      </w:ins>
      <w:del w:id="465" w:author="Allen Wirfs-Brock rev2" w:date="2011-07-20T13:24:00Z">
        <w:r w:rsidR="001C6F64" w:rsidDel="004E0EFF">
          <w:rPr>
            <w:noProof/>
          </w:rPr>
          <w:delText>148</w:delText>
        </w:r>
      </w:del>
      <w:r>
        <w:rPr>
          <w:noProof/>
        </w:rPr>
        <w:fldChar w:fldCharType="end"/>
      </w:r>
    </w:p>
    <w:p w14:paraId="652F839F" w14:textId="77777777" w:rsidR="00E73414" w:rsidRPr="00C858C8" w:rsidRDefault="00E73414">
      <w:pPr>
        <w:pStyle w:val="3a"/>
        <w:tabs>
          <w:tab w:val="left" w:pos="796"/>
        </w:tabs>
        <w:rPr>
          <w:rFonts w:ascii="Cambria" w:hAnsi="Cambria"/>
          <w:b w:val="0"/>
          <w:noProof/>
          <w:sz w:val="24"/>
          <w:szCs w:val="24"/>
          <w:lang w:val="en-US"/>
        </w:rPr>
      </w:pPr>
      <w:r>
        <w:rPr>
          <w:noProof/>
        </w:rPr>
        <w:t>15.5.5</w:t>
      </w:r>
      <w:r w:rsidRPr="00C858C8">
        <w:rPr>
          <w:rFonts w:ascii="Cambria" w:hAnsi="Cambria"/>
          <w:b w:val="0"/>
          <w:noProof/>
          <w:sz w:val="24"/>
          <w:szCs w:val="24"/>
          <w:lang w:val="en-US"/>
        </w:rPr>
        <w:tab/>
      </w:r>
      <w:r>
        <w:rPr>
          <w:noProof/>
        </w:rPr>
        <w:t>Properties of String Instances</w:t>
      </w:r>
      <w:r>
        <w:rPr>
          <w:noProof/>
        </w:rPr>
        <w:tab/>
      </w:r>
      <w:r>
        <w:rPr>
          <w:noProof/>
        </w:rPr>
        <w:fldChar w:fldCharType="begin"/>
      </w:r>
      <w:r>
        <w:rPr>
          <w:noProof/>
        </w:rPr>
        <w:instrText xml:space="preserve"> PAGEREF _Toc153968524 \h </w:instrText>
      </w:r>
      <w:r>
        <w:rPr>
          <w:noProof/>
        </w:rPr>
      </w:r>
      <w:r>
        <w:rPr>
          <w:noProof/>
        </w:rPr>
        <w:fldChar w:fldCharType="separate"/>
      </w:r>
      <w:ins w:id="466" w:author="Allen Wirfs-Brock rev2" w:date="2011-07-25T16:06:00Z">
        <w:r w:rsidR="007730CC">
          <w:rPr>
            <w:noProof/>
          </w:rPr>
          <w:t>162</w:t>
        </w:r>
      </w:ins>
      <w:ins w:id="467" w:author="Allen Wirfs-Brock" w:date="2011-07-12T10:39:00Z">
        <w:del w:id="468" w:author="Allen Wirfs-Brock rev2" w:date="2011-07-20T13:24:00Z">
          <w:r w:rsidR="0059330D" w:rsidDel="004E0EFF">
            <w:rPr>
              <w:noProof/>
            </w:rPr>
            <w:delText>162</w:delText>
          </w:r>
        </w:del>
      </w:ins>
      <w:del w:id="469" w:author="Allen Wirfs-Brock rev2" w:date="2011-07-20T13:24:00Z">
        <w:r w:rsidR="001C6F64" w:rsidDel="004E0EFF">
          <w:rPr>
            <w:noProof/>
          </w:rPr>
          <w:delText>157</w:delText>
        </w:r>
      </w:del>
      <w:r>
        <w:rPr>
          <w:noProof/>
        </w:rPr>
        <w:fldChar w:fldCharType="end"/>
      </w:r>
    </w:p>
    <w:p w14:paraId="6AD94B31" w14:textId="77777777" w:rsidR="00E73414" w:rsidRPr="00C858C8" w:rsidRDefault="00E73414">
      <w:pPr>
        <w:pStyle w:val="2b"/>
        <w:tabs>
          <w:tab w:val="left" w:pos="629"/>
        </w:tabs>
        <w:rPr>
          <w:rFonts w:ascii="Cambria" w:hAnsi="Cambria"/>
          <w:b w:val="0"/>
          <w:noProof/>
          <w:sz w:val="24"/>
          <w:szCs w:val="24"/>
          <w:lang w:val="en-US"/>
        </w:rPr>
      </w:pPr>
      <w:r>
        <w:rPr>
          <w:noProof/>
        </w:rPr>
        <w:t>15.6</w:t>
      </w:r>
      <w:r w:rsidRPr="00C858C8">
        <w:rPr>
          <w:rFonts w:ascii="Cambria" w:hAnsi="Cambria"/>
          <w:b w:val="0"/>
          <w:noProof/>
          <w:sz w:val="24"/>
          <w:szCs w:val="24"/>
          <w:lang w:val="en-US"/>
        </w:rPr>
        <w:tab/>
      </w:r>
      <w:r>
        <w:rPr>
          <w:noProof/>
        </w:rPr>
        <w:t>Boolean Objects</w:t>
      </w:r>
      <w:r>
        <w:rPr>
          <w:noProof/>
        </w:rPr>
        <w:tab/>
      </w:r>
      <w:r>
        <w:rPr>
          <w:noProof/>
        </w:rPr>
        <w:fldChar w:fldCharType="begin"/>
      </w:r>
      <w:r>
        <w:rPr>
          <w:noProof/>
        </w:rPr>
        <w:instrText xml:space="preserve"> PAGEREF _Toc153968525 \h </w:instrText>
      </w:r>
      <w:r>
        <w:rPr>
          <w:noProof/>
        </w:rPr>
      </w:r>
      <w:r>
        <w:rPr>
          <w:noProof/>
        </w:rPr>
        <w:fldChar w:fldCharType="separate"/>
      </w:r>
      <w:ins w:id="470" w:author="Allen Wirfs-Brock rev2" w:date="2011-07-25T16:06:00Z">
        <w:r w:rsidR="007730CC">
          <w:rPr>
            <w:noProof/>
          </w:rPr>
          <w:t>162</w:t>
        </w:r>
      </w:ins>
      <w:ins w:id="471" w:author="Allen Wirfs-Brock" w:date="2011-07-12T10:39:00Z">
        <w:del w:id="472" w:author="Allen Wirfs-Brock rev2" w:date="2011-07-20T13:24:00Z">
          <w:r w:rsidR="0059330D" w:rsidDel="004E0EFF">
            <w:rPr>
              <w:noProof/>
            </w:rPr>
            <w:delText>162</w:delText>
          </w:r>
        </w:del>
      </w:ins>
      <w:del w:id="473" w:author="Allen Wirfs-Brock rev2" w:date="2011-07-20T13:24:00Z">
        <w:r w:rsidR="001C6F64" w:rsidDel="004E0EFF">
          <w:rPr>
            <w:noProof/>
          </w:rPr>
          <w:delText>157</w:delText>
        </w:r>
      </w:del>
      <w:r>
        <w:rPr>
          <w:noProof/>
        </w:rPr>
        <w:fldChar w:fldCharType="end"/>
      </w:r>
    </w:p>
    <w:p w14:paraId="2D268E3D" w14:textId="77777777" w:rsidR="00E73414" w:rsidRPr="00C858C8" w:rsidRDefault="00E73414">
      <w:pPr>
        <w:pStyle w:val="3a"/>
        <w:tabs>
          <w:tab w:val="left" w:pos="796"/>
        </w:tabs>
        <w:rPr>
          <w:rFonts w:ascii="Cambria" w:hAnsi="Cambria"/>
          <w:b w:val="0"/>
          <w:noProof/>
          <w:sz w:val="24"/>
          <w:szCs w:val="24"/>
          <w:lang w:val="en-US"/>
        </w:rPr>
      </w:pPr>
      <w:r>
        <w:rPr>
          <w:noProof/>
        </w:rPr>
        <w:t>15.6.1</w:t>
      </w:r>
      <w:r w:rsidRPr="00C858C8">
        <w:rPr>
          <w:rFonts w:ascii="Cambria" w:hAnsi="Cambria"/>
          <w:b w:val="0"/>
          <w:noProof/>
          <w:sz w:val="24"/>
          <w:szCs w:val="24"/>
          <w:lang w:val="en-US"/>
        </w:rPr>
        <w:tab/>
      </w:r>
      <w:r>
        <w:rPr>
          <w:noProof/>
        </w:rPr>
        <w:t>The Boolean Constructor Called as a Function</w:t>
      </w:r>
      <w:r>
        <w:rPr>
          <w:noProof/>
        </w:rPr>
        <w:tab/>
      </w:r>
      <w:r>
        <w:rPr>
          <w:noProof/>
        </w:rPr>
        <w:fldChar w:fldCharType="begin"/>
      </w:r>
      <w:r>
        <w:rPr>
          <w:noProof/>
        </w:rPr>
        <w:instrText xml:space="preserve"> PAGEREF _Toc153968526 \h </w:instrText>
      </w:r>
      <w:r>
        <w:rPr>
          <w:noProof/>
        </w:rPr>
      </w:r>
      <w:r>
        <w:rPr>
          <w:noProof/>
        </w:rPr>
        <w:fldChar w:fldCharType="separate"/>
      </w:r>
      <w:ins w:id="474" w:author="Allen Wirfs-Brock rev2" w:date="2011-07-25T16:06:00Z">
        <w:r w:rsidR="007730CC">
          <w:rPr>
            <w:noProof/>
          </w:rPr>
          <w:t>162</w:t>
        </w:r>
      </w:ins>
      <w:ins w:id="475" w:author="Allen Wirfs-Brock" w:date="2011-07-12T10:39:00Z">
        <w:del w:id="476" w:author="Allen Wirfs-Brock rev2" w:date="2011-07-20T13:24:00Z">
          <w:r w:rsidR="0059330D" w:rsidDel="004E0EFF">
            <w:rPr>
              <w:noProof/>
            </w:rPr>
            <w:delText>162</w:delText>
          </w:r>
        </w:del>
      </w:ins>
      <w:del w:id="477" w:author="Allen Wirfs-Brock rev2" w:date="2011-07-20T13:24:00Z">
        <w:r w:rsidR="001C6F64" w:rsidDel="004E0EFF">
          <w:rPr>
            <w:noProof/>
          </w:rPr>
          <w:delText>157</w:delText>
        </w:r>
      </w:del>
      <w:r>
        <w:rPr>
          <w:noProof/>
        </w:rPr>
        <w:fldChar w:fldCharType="end"/>
      </w:r>
    </w:p>
    <w:p w14:paraId="3B2B8251" w14:textId="77777777" w:rsidR="00E73414" w:rsidRPr="00C858C8" w:rsidRDefault="00E73414">
      <w:pPr>
        <w:pStyle w:val="3a"/>
        <w:tabs>
          <w:tab w:val="left" w:pos="796"/>
        </w:tabs>
        <w:rPr>
          <w:rFonts w:ascii="Cambria" w:hAnsi="Cambria"/>
          <w:b w:val="0"/>
          <w:noProof/>
          <w:sz w:val="24"/>
          <w:szCs w:val="24"/>
          <w:lang w:val="en-US"/>
        </w:rPr>
      </w:pPr>
      <w:r>
        <w:rPr>
          <w:noProof/>
        </w:rPr>
        <w:t>15.6.2</w:t>
      </w:r>
      <w:r w:rsidRPr="00C858C8">
        <w:rPr>
          <w:rFonts w:ascii="Cambria" w:hAnsi="Cambria"/>
          <w:b w:val="0"/>
          <w:noProof/>
          <w:sz w:val="24"/>
          <w:szCs w:val="24"/>
          <w:lang w:val="en-US"/>
        </w:rPr>
        <w:tab/>
      </w:r>
      <w:r>
        <w:rPr>
          <w:noProof/>
        </w:rPr>
        <w:t>The Boolean Constructor</w:t>
      </w:r>
      <w:r>
        <w:rPr>
          <w:noProof/>
        </w:rPr>
        <w:tab/>
      </w:r>
      <w:r>
        <w:rPr>
          <w:noProof/>
        </w:rPr>
        <w:fldChar w:fldCharType="begin"/>
      </w:r>
      <w:r>
        <w:rPr>
          <w:noProof/>
        </w:rPr>
        <w:instrText xml:space="preserve"> PAGEREF _Toc153968527 \h </w:instrText>
      </w:r>
      <w:r>
        <w:rPr>
          <w:noProof/>
        </w:rPr>
      </w:r>
      <w:r>
        <w:rPr>
          <w:noProof/>
        </w:rPr>
        <w:fldChar w:fldCharType="separate"/>
      </w:r>
      <w:ins w:id="478" w:author="Allen Wirfs-Brock rev2" w:date="2011-07-25T16:06:00Z">
        <w:r w:rsidR="007730CC">
          <w:rPr>
            <w:noProof/>
          </w:rPr>
          <w:t>163</w:t>
        </w:r>
      </w:ins>
      <w:ins w:id="479" w:author="Allen Wirfs-Brock" w:date="2011-07-12T10:39:00Z">
        <w:del w:id="480" w:author="Allen Wirfs-Brock rev2" w:date="2011-07-20T13:24:00Z">
          <w:r w:rsidR="0059330D" w:rsidDel="004E0EFF">
            <w:rPr>
              <w:noProof/>
            </w:rPr>
            <w:delText>163</w:delText>
          </w:r>
        </w:del>
      </w:ins>
      <w:del w:id="481" w:author="Allen Wirfs-Brock rev2" w:date="2011-07-20T13:24:00Z">
        <w:r w:rsidR="001C6F64" w:rsidDel="004E0EFF">
          <w:rPr>
            <w:noProof/>
          </w:rPr>
          <w:delText>158</w:delText>
        </w:r>
      </w:del>
      <w:r>
        <w:rPr>
          <w:noProof/>
        </w:rPr>
        <w:fldChar w:fldCharType="end"/>
      </w:r>
    </w:p>
    <w:p w14:paraId="0F333432" w14:textId="77777777" w:rsidR="00E73414" w:rsidRPr="00C858C8" w:rsidRDefault="00E73414">
      <w:pPr>
        <w:pStyle w:val="3a"/>
        <w:tabs>
          <w:tab w:val="left" w:pos="796"/>
        </w:tabs>
        <w:rPr>
          <w:rFonts w:ascii="Cambria" w:hAnsi="Cambria"/>
          <w:b w:val="0"/>
          <w:noProof/>
          <w:sz w:val="24"/>
          <w:szCs w:val="24"/>
          <w:lang w:val="en-US"/>
        </w:rPr>
      </w:pPr>
      <w:r>
        <w:rPr>
          <w:noProof/>
        </w:rPr>
        <w:t>15.6.3</w:t>
      </w:r>
      <w:r w:rsidRPr="00C858C8">
        <w:rPr>
          <w:rFonts w:ascii="Cambria" w:hAnsi="Cambria"/>
          <w:b w:val="0"/>
          <w:noProof/>
          <w:sz w:val="24"/>
          <w:szCs w:val="24"/>
          <w:lang w:val="en-US"/>
        </w:rPr>
        <w:tab/>
      </w:r>
      <w:r>
        <w:rPr>
          <w:noProof/>
        </w:rPr>
        <w:t>Properties of the Boolean Constructor</w:t>
      </w:r>
      <w:r>
        <w:rPr>
          <w:noProof/>
        </w:rPr>
        <w:tab/>
      </w:r>
      <w:r>
        <w:rPr>
          <w:noProof/>
        </w:rPr>
        <w:fldChar w:fldCharType="begin"/>
      </w:r>
      <w:r>
        <w:rPr>
          <w:noProof/>
        </w:rPr>
        <w:instrText xml:space="preserve"> PAGEREF _Toc153968528 \h </w:instrText>
      </w:r>
      <w:r>
        <w:rPr>
          <w:noProof/>
        </w:rPr>
      </w:r>
      <w:r>
        <w:rPr>
          <w:noProof/>
        </w:rPr>
        <w:fldChar w:fldCharType="separate"/>
      </w:r>
      <w:ins w:id="482" w:author="Allen Wirfs-Brock rev2" w:date="2011-07-25T16:06:00Z">
        <w:r w:rsidR="007730CC">
          <w:rPr>
            <w:noProof/>
          </w:rPr>
          <w:t>163</w:t>
        </w:r>
      </w:ins>
      <w:ins w:id="483" w:author="Allen Wirfs-Brock" w:date="2011-07-12T10:39:00Z">
        <w:del w:id="484" w:author="Allen Wirfs-Brock rev2" w:date="2011-07-20T13:24:00Z">
          <w:r w:rsidR="0059330D" w:rsidDel="004E0EFF">
            <w:rPr>
              <w:noProof/>
            </w:rPr>
            <w:delText>163</w:delText>
          </w:r>
        </w:del>
      </w:ins>
      <w:del w:id="485" w:author="Allen Wirfs-Brock rev2" w:date="2011-07-20T13:24:00Z">
        <w:r w:rsidR="001C6F64" w:rsidDel="004E0EFF">
          <w:rPr>
            <w:noProof/>
          </w:rPr>
          <w:delText>158</w:delText>
        </w:r>
      </w:del>
      <w:r>
        <w:rPr>
          <w:noProof/>
        </w:rPr>
        <w:fldChar w:fldCharType="end"/>
      </w:r>
    </w:p>
    <w:p w14:paraId="3A6622AE" w14:textId="77777777" w:rsidR="00E73414" w:rsidRPr="00C858C8" w:rsidRDefault="00E73414">
      <w:pPr>
        <w:pStyle w:val="3a"/>
        <w:tabs>
          <w:tab w:val="left" w:pos="796"/>
        </w:tabs>
        <w:rPr>
          <w:rFonts w:ascii="Cambria" w:hAnsi="Cambria"/>
          <w:b w:val="0"/>
          <w:noProof/>
          <w:sz w:val="24"/>
          <w:szCs w:val="24"/>
          <w:lang w:val="en-US"/>
        </w:rPr>
      </w:pPr>
      <w:r>
        <w:rPr>
          <w:noProof/>
        </w:rPr>
        <w:t>15.6.4</w:t>
      </w:r>
      <w:r w:rsidRPr="00C858C8">
        <w:rPr>
          <w:rFonts w:ascii="Cambria" w:hAnsi="Cambria"/>
          <w:b w:val="0"/>
          <w:noProof/>
          <w:sz w:val="24"/>
          <w:szCs w:val="24"/>
          <w:lang w:val="en-US"/>
        </w:rPr>
        <w:tab/>
      </w:r>
      <w:r>
        <w:rPr>
          <w:noProof/>
        </w:rPr>
        <w:t>Properties of the Boolean Prototype Object</w:t>
      </w:r>
      <w:r>
        <w:rPr>
          <w:noProof/>
        </w:rPr>
        <w:tab/>
      </w:r>
      <w:r>
        <w:rPr>
          <w:noProof/>
        </w:rPr>
        <w:fldChar w:fldCharType="begin"/>
      </w:r>
      <w:r>
        <w:rPr>
          <w:noProof/>
        </w:rPr>
        <w:instrText xml:space="preserve"> PAGEREF _Toc153968529 \h </w:instrText>
      </w:r>
      <w:r>
        <w:rPr>
          <w:noProof/>
        </w:rPr>
      </w:r>
      <w:r>
        <w:rPr>
          <w:noProof/>
        </w:rPr>
        <w:fldChar w:fldCharType="separate"/>
      </w:r>
      <w:ins w:id="486" w:author="Allen Wirfs-Brock rev2" w:date="2011-07-25T16:06:00Z">
        <w:r w:rsidR="007730CC">
          <w:rPr>
            <w:noProof/>
          </w:rPr>
          <w:t>163</w:t>
        </w:r>
      </w:ins>
      <w:ins w:id="487" w:author="Allen Wirfs-Brock" w:date="2011-07-12T10:39:00Z">
        <w:del w:id="488" w:author="Allen Wirfs-Brock rev2" w:date="2011-07-20T13:24:00Z">
          <w:r w:rsidR="0059330D" w:rsidDel="004E0EFF">
            <w:rPr>
              <w:noProof/>
            </w:rPr>
            <w:delText>163</w:delText>
          </w:r>
        </w:del>
      </w:ins>
      <w:del w:id="489" w:author="Allen Wirfs-Brock rev2" w:date="2011-07-20T13:24:00Z">
        <w:r w:rsidR="001C6F64" w:rsidDel="004E0EFF">
          <w:rPr>
            <w:noProof/>
          </w:rPr>
          <w:delText>158</w:delText>
        </w:r>
      </w:del>
      <w:r>
        <w:rPr>
          <w:noProof/>
        </w:rPr>
        <w:fldChar w:fldCharType="end"/>
      </w:r>
    </w:p>
    <w:p w14:paraId="7B4D2FBE" w14:textId="77777777" w:rsidR="00E73414" w:rsidRPr="00C858C8" w:rsidRDefault="00E73414">
      <w:pPr>
        <w:pStyle w:val="3a"/>
        <w:tabs>
          <w:tab w:val="left" w:pos="796"/>
        </w:tabs>
        <w:rPr>
          <w:rFonts w:ascii="Cambria" w:hAnsi="Cambria"/>
          <w:b w:val="0"/>
          <w:noProof/>
          <w:sz w:val="24"/>
          <w:szCs w:val="24"/>
          <w:lang w:val="en-US"/>
        </w:rPr>
      </w:pPr>
      <w:r>
        <w:rPr>
          <w:noProof/>
        </w:rPr>
        <w:t>15.6.5</w:t>
      </w:r>
      <w:r w:rsidRPr="00C858C8">
        <w:rPr>
          <w:rFonts w:ascii="Cambria" w:hAnsi="Cambria"/>
          <w:b w:val="0"/>
          <w:noProof/>
          <w:sz w:val="24"/>
          <w:szCs w:val="24"/>
          <w:lang w:val="en-US"/>
        </w:rPr>
        <w:tab/>
      </w:r>
      <w:r>
        <w:rPr>
          <w:noProof/>
        </w:rPr>
        <w:t>Properties of Boolean Instances</w:t>
      </w:r>
      <w:r>
        <w:rPr>
          <w:noProof/>
        </w:rPr>
        <w:tab/>
      </w:r>
      <w:r>
        <w:rPr>
          <w:noProof/>
        </w:rPr>
        <w:fldChar w:fldCharType="begin"/>
      </w:r>
      <w:r>
        <w:rPr>
          <w:noProof/>
        </w:rPr>
        <w:instrText xml:space="preserve"> PAGEREF _Toc153968530 \h </w:instrText>
      </w:r>
      <w:r>
        <w:rPr>
          <w:noProof/>
        </w:rPr>
      </w:r>
      <w:r>
        <w:rPr>
          <w:noProof/>
        </w:rPr>
        <w:fldChar w:fldCharType="separate"/>
      </w:r>
      <w:ins w:id="490" w:author="Allen Wirfs-Brock rev2" w:date="2011-07-25T16:06:00Z">
        <w:r w:rsidR="007730CC">
          <w:rPr>
            <w:noProof/>
          </w:rPr>
          <w:t>164</w:t>
        </w:r>
      </w:ins>
      <w:ins w:id="491" w:author="Allen Wirfs-Brock" w:date="2011-07-12T10:39:00Z">
        <w:del w:id="492" w:author="Allen Wirfs-Brock rev2" w:date="2011-07-20T13:24:00Z">
          <w:r w:rsidR="0059330D" w:rsidDel="004E0EFF">
            <w:rPr>
              <w:noProof/>
            </w:rPr>
            <w:delText>164</w:delText>
          </w:r>
        </w:del>
      </w:ins>
      <w:del w:id="493" w:author="Allen Wirfs-Brock rev2" w:date="2011-07-20T13:24:00Z">
        <w:r w:rsidR="001C6F64" w:rsidDel="004E0EFF">
          <w:rPr>
            <w:noProof/>
          </w:rPr>
          <w:delText>159</w:delText>
        </w:r>
      </w:del>
      <w:r>
        <w:rPr>
          <w:noProof/>
        </w:rPr>
        <w:fldChar w:fldCharType="end"/>
      </w:r>
    </w:p>
    <w:p w14:paraId="5B2D979D" w14:textId="77777777" w:rsidR="00E73414" w:rsidRPr="00C858C8" w:rsidRDefault="00E73414">
      <w:pPr>
        <w:pStyle w:val="2b"/>
        <w:tabs>
          <w:tab w:val="left" w:pos="629"/>
        </w:tabs>
        <w:rPr>
          <w:rFonts w:ascii="Cambria" w:hAnsi="Cambria"/>
          <w:b w:val="0"/>
          <w:noProof/>
          <w:sz w:val="24"/>
          <w:szCs w:val="24"/>
          <w:lang w:val="en-US"/>
        </w:rPr>
      </w:pPr>
      <w:r>
        <w:rPr>
          <w:noProof/>
        </w:rPr>
        <w:t>15.7</w:t>
      </w:r>
      <w:r w:rsidRPr="00C858C8">
        <w:rPr>
          <w:rFonts w:ascii="Cambria" w:hAnsi="Cambria"/>
          <w:b w:val="0"/>
          <w:noProof/>
          <w:sz w:val="24"/>
          <w:szCs w:val="24"/>
          <w:lang w:val="en-US"/>
        </w:rPr>
        <w:tab/>
      </w:r>
      <w:r>
        <w:rPr>
          <w:noProof/>
        </w:rPr>
        <w:t>Number Objects</w:t>
      </w:r>
      <w:r>
        <w:rPr>
          <w:noProof/>
        </w:rPr>
        <w:tab/>
      </w:r>
      <w:r>
        <w:rPr>
          <w:noProof/>
        </w:rPr>
        <w:fldChar w:fldCharType="begin"/>
      </w:r>
      <w:r>
        <w:rPr>
          <w:noProof/>
        </w:rPr>
        <w:instrText xml:space="preserve"> PAGEREF _Toc153968531 \h </w:instrText>
      </w:r>
      <w:r>
        <w:rPr>
          <w:noProof/>
        </w:rPr>
      </w:r>
      <w:r>
        <w:rPr>
          <w:noProof/>
        </w:rPr>
        <w:fldChar w:fldCharType="separate"/>
      </w:r>
      <w:ins w:id="494" w:author="Allen Wirfs-Brock rev2" w:date="2011-07-25T16:06:00Z">
        <w:r w:rsidR="007730CC">
          <w:rPr>
            <w:noProof/>
          </w:rPr>
          <w:t>164</w:t>
        </w:r>
      </w:ins>
      <w:ins w:id="495" w:author="Allen Wirfs-Brock" w:date="2011-07-12T10:39:00Z">
        <w:del w:id="496" w:author="Allen Wirfs-Brock rev2" w:date="2011-07-20T13:24:00Z">
          <w:r w:rsidR="0059330D" w:rsidDel="004E0EFF">
            <w:rPr>
              <w:noProof/>
            </w:rPr>
            <w:delText>164</w:delText>
          </w:r>
        </w:del>
      </w:ins>
      <w:del w:id="497" w:author="Allen Wirfs-Brock rev2" w:date="2011-07-20T13:24:00Z">
        <w:r w:rsidR="001C6F64" w:rsidDel="004E0EFF">
          <w:rPr>
            <w:noProof/>
          </w:rPr>
          <w:delText>159</w:delText>
        </w:r>
      </w:del>
      <w:r>
        <w:rPr>
          <w:noProof/>
        </w:rPr>
        <w:fldChar w:fldCharType="end"/>
      </w:r>
    </w:p>
    <w:p w14:paraId="7F1E4B28" w14:textId="77777777" w:rsidR="00E73414" w:rsidRPr="00C858C8" w:rsidRDefault="00E73414">
      <w:pPr>
        <w:pStyle w:val="3a"/>
        <w:tabs>
          <w:tab w:val="left" w:pos="796"/>
        </w:tabs>
        <w:rPr>
          <w:rFonts w:ascii="Cambria" w:hAnsi="Cambria"/>
          <w:b w:val="0"/>
          <w:noProof/>
          <w:sz w:val="24"/>
          <w:szCs w:val="24"/>
          <w:lang w:val="en-US"/>
        </w:rPr>
      </w:pPr>
      <w:r>
        <w:rPr>
          <w:noProof/>
        </w:rPr>
        <w:t>15.7.1</w:t>
      </w:r>
      <w:r w:rsidRPr="00C858C8">
        <w:rPr>
          <w:rFonts w:ascii="Cambria" w:hAnsi="Cambria"/>
          <w:b w:val="0"/>
          <w:noProof/>
          <w:sz w:val="24"/>
          <w:szCs w:val="24"/>
          <w:lang w:val="en-US"/>
        </w:rPr>
        <w:tab/>
      </w:r>
      <w:r>
        <w:rPr>
          <w:noProof/>
        </w:rPr>
        <w:t>The Number Constructor Called as a Function</w:t>
      </w:r>
      <w:r>
        <w:rPr>
          <w:noProof/>
        </w:rPr>
        <w:tab/>
      </w:r>
      <w:r>
        <w:rPr>
          <w:noProof/>
        </w:rPr>
        <w:fldChar w:fldCharType="begin"/>
      </w:r>
      <w:r>
        <w:rPr>
          <w:noProof/>
        </w:rPr>
        <w:instrText xml:space="preserve"> PAGEREF _Toc153968532 \h </w:instrText>
      </w:r>
      <w:r>
        <w:rPr>
          <w:noProof/>
        </w:rPr>
      </w:r>
      <w:r>
        <w:rPr>
          <w:noProof/>
        </w:rPr>
        <w:fldChar w:fldCharType="separate"/>
      </w:r>
      <w:ins w:id="498" w:author="Allen Wirfs-Brock rev2" w:date="2011-07-25T16:06:00Z">
        <w:r w:rsidR="007730CC">
          <w:rPr>
            <w:noProof/>
          </w:rPr>
          <w:t>164</w:t>
        </w:r>
      </w:ins>
      <w:ins w:id="499" w:author="Allen Wirfs-Brock" w:date="2011-07-12T10:39:00Z">
        <w:del w:id="500" w:author="Allen Wirfs-Brock rev2" w:date="2011-07-20T13:24:00Z">
          <w:r w:rsidR="0059330D" w:rsidDel="004E0EFF">
            <w:rPr>
              <w:noProof/>
            </w:rPr>
            <w:delText>164</w:delText>
          </w:r>
        </w:del>
      </w:ins>
      <w:del w:id="501" w:author="Allen Wirfs-Brock rev2" w:date="2011-07-20T13:24:00Z">
        <w:r w:rsidR="001C6F64" w:rsidDel="004E0EFF">
          <w:rPr>
            <w:noProof/>
          </w:rPr>
          <w:delText>159</w:delText>
        </w:r>
      </w:del>
      <w:r>
        <w:rPr>
          <w:noProof/>
        </w:rPr>
        <w:fldChar w:fldCharType="end"/>
      </w:r>
    </w:p>
    <w:p w14:paraId="483637AA" w14:textId="77777777" w:rsidR="00E73414" w:rsidRPr="00C858C8" w:rsidRDefault="00E73414">
      <w:pPr>
        <w:pStyle w:val="3a"/>
        <w:tabs>
          <w:tab w:val="left" w:pos="796"/>
        </w:tabs>
        <w:rPr>
          <w:rFonts w:ascii="Cambria" w:hAnsi="Cambria"/>
          <w:b w:val="0"/>
          <w:noProof/>
          <w:sz w:val="24"/>
          <w:szCs w:val="24"/>
          <w:lang w:val="en-US"/>
        </w:rPr>
      </w:pPr>
      <w:r>
        <w:rPr>
          <w:noProof/>
        </w:rPr>
        <w:t>15.7.2</w:t>
      </w:r>
      <w:r w:rsidRPr="00C858C8">
        <w:rPr>
          <w:rFonts w:ascii="Cambria" w:hAnsi="Cambria"/>
          <w:b w:val="0"/>
          <w:noProof/>
          <w:sz w:val="24"/>
          <w:szCs w:val="24"/>
          <w:lang w:val="en-US"/>
        </w:rPr>
        <w:tab/>
      </w:r>
      <w:r>
        <w:rPr>
          <w:noProof/>
        </w:rPr>
        <w:t>The Number Constructor</w:t>
      </w:r>
      <w:r>
        <w:rPr>
          <w:noProof/>
        </w:rPr>
        <w:tab/>
      </w:r>
      <w:r>
        <w:rPr>
          <w:noProof/>
        </w:rPr>
        <w:fldChar w:fldCharType="begin"/>
      </w:r>
      <w:r>
        <w:rPr>
          <w:noProof/>
        </w:rPr>
        <w:instrText xml:space="preserve"> PAGEREF _Toc153968533 \h </w:instrText>
      </w:r>
      <w:r>
        <w:rPr>
          <w:noProof/>
        </w:rPr>
      </w:r>
      <w:r>
        <w:rPr>
          <w:noProof/>
        </w:rPr>
        <w:fldChar w:fldCharType="separate"/>
      </w:r>
      <w:ins w:id="502" w:author="Allen Wirfs-Brock rev2" w:date="2011-07-25T16:06:00Z">
        <w:r w:rsidR="007730CC">
          <w:rPr>
            <w:noProof/>
          </w:rPr>
          <w:t>164</w:t>
        </w:r>
      </w:ins>
      <w:ins w:id="503" w:author="Allen Wirfs-Brock" w:date="2011-07-12T10:39:00Z">
        <w:del w:id="504" w:author="Allen Wirfs-Brock rev2" w:date="2011-07-20T13:24:00Z">
          <w:r w:rsidR="0059330D" w:rsidDel="004E0EFF">
            <w:rPr>
              <w:noProof/>
            </w:rPr>
            <w:delText>164</w:delText>
          </w:r>
        </w:del>
      </w:ins>
      <w:del w:id="505" w:author="Allen Wirfs-Brock rev2" w:date="2011-07-20T13:24:00Z">
        <w:r w:rsidR="001C6F64" w:rsidDel="004E0EFF">
          <w:rPr>
            <w:noProof/>
          </w:rPr>
          <w:delText>159</w:delText>
        </w:r>
      </w:del>
      <w:r>
        <w:rPr>
          <w:noProof/>
        </w:rPr>
        <w:fldChar w:fldCharType="end"/>
      </w:r>
    </w:p>
    <w:p w14:paraId="63025198" w14:textId="77777777" w:rsidR="00E73414" w:rsidRPr="00C858C8" w:rsidRDefault="00E73414">
      <w:pPr>
        <w:pStyle w:val="3a"/>
        <w:tabs>
          <w:tab w:val="left" w:pos="796"/>
        </w:tabs>
        <w:rPr>
          <w:rFonts w:ascii="Cambria" w:hAnsi="Cambria"/>
          <w:b w:val="0"/>
          <w:noProof/>
          <w:sz w:val="24"/>
          <w:szCs w:val="24"/>
          <w:lang w:val="en-US"/>
        </w:rPr>
      </w:pPr>
      <w:r>
        <w:rPr>
          <w:noProof/>
        </w:rPr>
        <w:t>15.7.3</w:t>
      </w:r>
      <w:r w:rsidRPr="00C858C8">
        <w:rPr>
          <w:rFonts w:ascii="Cambria" w:hAnsi="Cambria"/>
          <w:b w:val="0"/>
          <w:noProof/>
          <w:sz w:val="24"/>
          <w:szCs w:val="24"/>
          <w:lang w:val="en-US"/>
        </w:rPr>
        <w:tab/>
      </w:r>
      <w:r>
        <w:rPr>
          <w:noProof/>
        </w:rPr>
        <w:t>Properties of the Number Constructor</w:t>
      </w:r>
      <w:r>
        <w:rPr>
          <w:noProof/>
        </w:rPr>
        <w:tab/>
      </w:r>
      <w:r>
        <w:rPr>
          <w:noProof/>
        </w:rPr>
        <w:fldChar w:fldCharType="begin"/>
      </w:r>
      <w:r>
        <w:rPr>
          <w:noProof/>
        </w:rPr>
        <w:instrText xml:space="preserve"> PAGEREF _Toc153968534 \h </w:instrText>
      </w:r>
      <w:r>
        <w:rPr>
          <w:noProof/>
        </w:rPr>
      </w:r>
      <w:r>
        <w:rPr>
          <w:noProof/>
        </w:rPr>
        <w:fldChar w:fldCharType="separate"/>
      </w:r>
      <w:ins w:id="506" w:author="Allen Wirfs-Brock rev2" w:date="2011-07-25T16:06:00Z">
        <w:r w:rsidR="007730CC">
          <w:rPr>
            <w:noProof/>
          </w:rPr>
          <w:t>164</w:t>
        </w:r>
      </w:ins>
      <w:ins w:id="507" w:author="Allen Wirfs-Brock" w:date="2011-07-12T10:39:00Z">
        <w:del w:id="508" w:author="Allen Wirfs-Brock rev2" w:date="2011-07-20T13:24:00Z">
          <w:r w:rsidR="0059330D" w:rsidDel="004E0EFF">
            <w:rPr>
              <w:noProof/>
            </w:rPr>
            <w:delText>164</w:delText>
          </w:r>
        </w:del>
      </w:ins>
      <w:del w:id="509" w:author="Allen Wirfs-Brock rev2" w:date="2011-07-20T13:24:00Z">
        <w:r w:rsidR="001C6F64" w:rsidDel="004E0EFF">
          <w:rPr>
            <w:noProof/>
          </w:rPr>
          <w:delText>159</w:delText>
        </w:r>
      </w:del>
      <w:r>
        <w:rPr>
          <w:noProof/>
        </w:rPr>
        <w:fldChar w:fldCharType="end"/>
      </w:r>
    </w:p>
    <w:p w14:paraId="6B011014" w14:textId="77777777" w:rsidR="00E73414" w:rsidRPr="00C858C8" w:rsidRDefault="00E73414">
      <w:pPr>
        <w:pStyle w:val="3a"/>
        <w:tabs>
          <w:tab w:val="left" w:pos="796"/>
        </w:tabs>
        <w:rPr>
          <w:rFonts w:ascii="Cambria" w:hAnsi="Cambria"/>
          <w:b w:val="0"/>
          <w:noProof/>
          <w:sz w:val="24"/>
          <w:szCs w:val="24"/>
          <w:lang w:val="en-US"/>
        </w:rPr>
      </w:pPr>
      <w:r>
        <w:rPr>
          <w:noProof/>
        </w:rPr>
        <w:t>15.7.4</w:t>
      </w:r>
      <w:r w:rsidRPr="00C858C8">
        <w:rPr>
          <w:rFonts w:ascii="Cambria" w:hAnsi="Cambria"/>
          <w:b w:val="0"/>
          <w:noProof/>
          <w:sz w:val="24"/>
          <w:szCs w:val="24"/>
          <w:lang w:val="en-US"/>
        </w:rPr>
        <w:tab/>
      </w:r>
      <w:r>
        <w:rPr>
          <w:noProof/>
        </w:rPr>
        <w:t>Properties of the Number Prototype Object</w:t>
      </w:r>
      <w:r>
        <w:rPr>
          <w:noProof/>
        </w:rPr>
        <w:tab/>
      </w:r>
      <w:r>
        <w:rPr>
          <w:noProof/>
        </w:rPr>
        <w:fldChar w:fldCharType="begin"/>
      </w:r>
      <w:r>
        <w:rPr>
          <w:noProof/>
        </w:rPr>
        <w:instrText xml:space="preserve"> PAGEREF _Toc153968535 \h </w:instrText>
      </w:r>
      <w:r>
        <w:rPr>
          <w:noProof/>
        </w:rPr>
      </w:r>
      <w:r>
        <w:rPr>
          <w:noProof/>
        </w:rPr>
        <w:fldChar w:fldCharType="separate"/>
      </w:r>
      <w:ins w:id="510" w:author="Allen Wirfs-Brock rev2" w:date="2011-07-25T16:06:00Z">
        <w:r w:rsidR="007730CC">
          <w:rPr>
            <w:noProof/>
          </w:rPr>
          <w:t>165</w:t>
        </w:r>
      </w:ins>
      <w:ins w:id="511" w:author="Allen Wirfs-Brock" w:date="2011-07-12T10:39:00Z">
        <w:del w:id="512" w:author="Allen Wirfs-Brock rev2" w:date="2011-07-20T13:24:00Z">
          <w:r w:rsidR="0059330D" w:rsidDel="004E0EFF">
            <w:rPr>
              <w:noProof/>
            </w:rPr>
            <w:delText>165</w:delText>
          </w:r>
        </w:del>
      </w:ins>
      <w:del w:id="513" w:author="Allen Wirfs-Brock rev2" w:date="2011-07-20T13:24:00Z">
        <w:r w:rsidR="001C6F64" w:rsidDel="004E0EFF">
          <w:rPr>
            <w:noProof/>
          </w:rPr>
          <w:delText>160</w:delText>
        </w:r>
      </w:del>
      <w:r>
        <w:rPr>
          <w:noProof/>
        </w:rPr>
        <w:fldChar w:fldCharType="end"/>
      </w:r>
    </w:p>
    <w:p w14:paraId="22D2C3A2" w14:textId="77777777" w:rsidR="00E73414" w:rsidRPr="00C858C8" w:rsidRDefault="00E73414">
      <w:pPr>
        <w:pStyle w:val="3a"/>
        <w:tabs>
          <w:tab w:val="left" w:pos="796"/>
        </w:tabs>
        <w:rPr>
          <w:rFonts w:ascii="Cambria" w:hAnsi="Cambria"/>
          <w:b w:val="0"/>
          <w:noProof/>
          <w:sz w:val="24"/>
          <w:szCs w:val="24"/>
          <w:lang w:val="en-US"/>
        </w:rPr>
      </w:pPr>
      <w:r>
        <w:rPr>
          <w:noProof/>
        </w:rPr>
        <w:t>15.7.5</w:t>
      </w:r>
      <w:r w:rsidRPr="00C858C8">
        <w:rPr>
          <w:rFonts w:ascii="Cambria" w:hAnsi="Cambria"/>
          <w:b w:val="0"/>
          <w:noProof/>
          <w:sz w:val="24"/>
          <w:szCs w:val="24"/>
          <w:lang w:val="en-US"/>
        </w:rPr>
        <w:tab/>
      </w:r>
      <w:r>
        <w:rPr>
          <w:noProof/>
        </w:rPr>
        <w:t>Properties of Number Instances</w:t>
      </w:r>
      <w:r>
        <w:rPr>
          <w:noProof/>
        </w:rPr>
        <w:tab/>
      </w:r>
      <w:r>
        <w:rPr>
          <w:noProof/>
        </w:rPr>
        <w:fldChar w:fldCharType="begin"/>
      </w:r>
      <w:r>
        <w:rPr>
          <w:noProof/>
        </w:rPr>
        <w:instrText xml:space="preserve"> PAGEREF _Toc153968536 \h </w:instrText>
      </w:r>
      <w:r>
        <w:rPr>
          <w:noProof/>
        </w:rPr>
      </w:r>
      <w:r>
        <w:rPr>
          <w:noProof/>
        </w:rPr>
        <w:fldChar w:fldCharType="separate"/>
      </w:r>
      <w:ins w:id="514" w:author="Allen Wirfs-Brock rev2" w:date="2011-07-25T16:06:00Z">
        <w:r w:rsidR="007730CC">
          <w:rPr>
            <w:noProof/>
          </w:rPr>
          <w:t>169</w:t>
        </w:r>
      </w:ins>
      <w:ins w:id="515" w:author="Allen Wirfs-Brock" w:date="2011-07-12T10:39:00Z">
        <w:del w:id="516" w:author="Allen Wirfs-Brock rev2" w:date="2011-07-20T13:24:00Z">
          <w:r w:rsidR="0059330D" w:rsidDel="004E0EFF">
            <w:rPr>
              <w:noProof/>
            </w:rPr>
            <w:delText>169</w:delText>
          </w:r>
        </w:del>
      </w:ins>
      <w:del w:id="517" w:author="Allen Wirfs-Brock rev2" w:date="2011-07-20T13:24:00Z">
        <w:r w:rsidR="001C6F64" w:rsidDel="004E0EFF">
          <w:rPr>
            <w:noProof/>
          </w:rPr>
          <w:delText>164</w:delText>
        </w:r>
      </w:del>
      <w:r>
        <w:rPr>
          <w:noProof/>
        </w:rPr>
        <w:fldChar w:fldCharType="end"/>
      </w:r>
    </w:p>
    <w:p w14:paraId="0AA7D4C7" w14:textId="77777777" w:rsidR="00E73414" w:rsidRPr="00C858C8" w:rsidRDefault="00E73414">
      <w:pPr>
        <w:pStyle w:val="2b"/>
        <w:tabs>
          <w:tab w:val="left" w:pos="629"/>
        </w:tabs>
        <w:rPr>
          <w:rFonts w:ascii="Cambria" w:hAnsi="Cambria"/>
          <w:b w:val="0"/>
          <w:noProof/>
          <w:sz w:val="24"/>
          <w:szCs w:val="24"/>
          <w:lang w:val="en-US"/>
        </w:rPr>
      </w:pPr>
      <w:r>
        <w:rPr>
          <w:noProof/>
        </w:rPr>
        <w:t>15.8</w:t>
      </w:r>
      <w:r w:rsidRPr="00C858C8">
        <w:rPr>
          <w:rFonts w:ascii="Cambria" w:hAnsi="Cambria"/>
          <w:b w:val="0"/>
          <w:noProof/>
          <w:sz w:val="24"/>
          <w:szCs w:val="24"/>
          <w:lang w:val="en-US"/>
        </w:rPr>
        <w:tab/>
      </w:r>
      <w:r>
        <w:rPr>
          <w:noProof/>
        </w:rPr>
        <w:t>The Math Object</w:t>
      </w:r>
      <w:r>
        <w:rPr>
          <w:noProof/>
        </w:rPr>
        <w:tab/>
      </w:r>
      <w:r>
        <w:rPr>
          <w:noProof/>
        </w:rPr>
        <w:fldChar w:fldCharType="begin"/>
      </w:r>
      <w:r>
        <w:rPr>
          <w:noProof/>
        </w:rPr>
        <w:instrText xml:space="preserve"> PAGEREF _Toc153968537 \h </w:instrText>
      </w:r>
      <w:r>
        <w:rPr>
          <w:noProof/>
        </w:rPr>
      </w:r>
      <w:r>
        <w:rPr>
          <w:noProof/>
        </w:rPr>
        <w:fldChar w:fldCharType="separate"/>
      </w:r>
      <w:ins w:id="518" w:author="Allen Wirfs-Brock rev2" w:date="2011-07-25T16:06:00Z">
        <w:r w:rsidR="007730CC">
          <w:rPr>
            <w:noProof/>
          </w:rPr>
          <w:t>169</w:t>
        </w:r>
      </w:ins>
      <w:ins w:id="519" w:author="Allen Wirfs-Brock" w:date="2011-07-12T10:39:00Z">
        <w:del w:id="520" w:author="Allen Wirfs-Brock rev2" w:date="2011-07-20T13:24:00Z">
          <w:r w:rsidR="0059330D" w:rsidDel="004E0EFF">
            <w:rPr>
              <w:noProof/>
            </w:rPr>
            <w:delText>169</w:delText>
          </w:r>
        </w:del>
      </w:ins>
      <w:del w:id="521" w:author="Allen Wirfs-Brock rev2" w:date="2011-07-20T13:24:00Z">
        <w:r w:rsidR="001C6F64" w:rsidDel="004E0EFF">
          <w:rPr>
            <w:noProof/>
          </w:rPr>
          <w:delText>164</w:delText>
        </w:r>
      </w:del>
      <w:r>
        <w:rPr>
          <w:noProof/>
        </w:rPr>
        <w:fldChar w:fldCharType="end"/>
      </w:r>
    </w:p>
    <w:p w14:paraId="639A8F3D" w14:textId="77777777" w:rsidR="00E73414" w:rsidRPr="00C858C8" w:rsidRDefault="00E73414">
      <w:pPr>
        <w:pStyle w:val="3a"/>
        <w:tabs>
          <w:tab w:val="left" w:pos="796"/>
        </w:tabs>
        <w:rPr>
          <w:rFonts w:ascii="Cambria" w:hAnsi="Cambria"/>
          <w:b w:val="0"/>
          <w:noProof/>
          <w:sz w:val="24"/>
          <w:szCs w:val="24"/>
          <w:lang w:val="en-US"/>
        </w:rPr>
      </w:pPr>
      <w:r>
        <w:rPr>
          <w:noProof/>
        </w:rPr>
        <w:t>15.8.1</w:t>
      </w:r>
      <w:r w:rsidRPr="00C858C8">
        <w:rPr>
          <w:rFonts w:ascii="Cambria" w:hAnsi="Cambria"/>
          <w:b w:val="0"/>
          <w:noProof/>
          <w:sz w:val="24"/>
          <w:szCs w:val="24"/>
          <w:lang w:val="en-US"/>
        </w:rPr>
        <w:tab/>
      </w:r>
      <w:r>
        <w:rPr>
          <w:noProof/>
        </w:rPr>
        <w:t>Value Properties of the Math Object</w:t>
      </w:r>
      <w:r>
        <w:rPr>
          <w:noProof/>
        </w:rPr>
        <w:tab/>
      </w:r>
      <w:r>
        <w:rPr>
          <w:noProof/>
        </w:rPr>
        <w:fldChar w:fldCharType="begin"/>
      </w:r>
      <w:r>
        <w:rPr>
          <w:noProof/>
        </w:rPr>
        <w:instrText xml:space="preserve"> PAGEREF _Toc153968538 \h </w:instrText>
      </w:r>
      <w:r>
        <w:rPr>
          <w:noProof/>
        </w:rPr>
      </w:r>
      <w:r>
        <w:rPr>
          <w:noProof/>
        </w:rPr>
        <w:fldChar w:fldCharType="separate"/>
      </w:r>
      <w:ins w:id="522" w:author="Allen Wirfs-Brock rev2" w:date="2011-07-25T16:06:00Z">
        <w:r w:rsidR="007730CC">
          <w:rPr>
            <w:noProof/>
          </w:rPr>
          <w:t>169</w:t>
        </w:r>
      </w:ins>
      <w:ins w:id="523" w:author="Allen Wirfs-Brock" w:date="2011-07-12T10:39:00Z">
        <w:del w:id="524" w:author="Allen Wirfs-Brock rev2" w:date="2011-07-20T13:24:00Z">
          <w:r w:rsidR="0059330D" w:rsidDel="004E0EFF">
            <w:rPr>
              <w:noProof/>
            </w:rPr>
            <w:delText>169</w:delText>
          </w:r>
        </w:del>
      </w:ins>
      <w:del w:id="525" w:author="Allen Wirfs-Brock rev2" w:date="2011-07-20T13:24:00Z">
        <w:r w:rsidR="001C6F64" w:rsidDel="004E0EFF">
          <w:rPr>
            <w:noProof/>
          </w:rPr>
          <w:delText>164</w:delText>
        </w:r>
      </w:del>
      <w:r>
        <w:rPr>
          <w:noProof/>
        </w:rPr>
        <w:fldChar w:fldCharType="end"/>
      </w:r>
    </w:p>
    <w:p w14:paraId="3B75F2CC" w14:textId="77777777" w:rsidR="00E73414" w:rsidRPr="00C858C8" w:rsidRDefault="00E73414">
      <w:pPr>
        <w:pStyle w:val="3a"/>
        <w:tabs>
          <w:tab w:val="left" w:pos="796"/>
        </w:tabs>
        <w:rPr>
          <w:rFonts w:ascii="Cambria" w:hAnsi="Cambria"/>
          <w:b w:val="0"/>
          <w:noProof/>
          <w:sz w:val="24"/>
          <w:szCs w:val="24"/>
          <w:lang w:val="en-US"/>
        </w:rPr>
      </w:pPr>
      <w:r>
        <w:rPr>
          <w:noProof/>
        </w:rPr>
        <w:t>15.8.2</w:t>
      </w:r>
      <w:r w:rsidRPr="00C858C8">
        <w:rPr>
          <w:rFonts w:ascii="Cambria" w:hAnsi="Cambria"/>
          <w:b w:val="0"/>
          <w:noProof/>
          <w:sz w:val="24"/>
          <w:szCs w:val="24"/>
          <w:lang w:val="en-US"/>
        </w:rPr>
        <w:tab/>
      </w:r>
      <w:r>
        <w:rPr>
          <w:noProof/>
        </w:rPr>
        <w:t>Function Properties of the Math Object</w:t>
      </w:r>
      <w:r>
        <w:rPr>
          <w:noProof/>
        </w:rPr>
        <w:tab/>
      </w:r>
      <w:r>
        <w:rPr>
          <w:noProof/>
        </w:rPr>
        <w:fldChar w:fldCharType="begin"/>
      </w:r>
      <w:r>
        <w:rPr>
          <w:noProof/>
        </w:rPr>
        <w:instrText xml:space="preserve"> PAGEREF _Toc153968539 \h </w:instrText>
      </w:r>
      <w:r>
        <w:rPr>
          <w:noProof/>
        </w:rPr>
      </w:r>
      <w:r>
        <w:rPr>
          <w:noProof/>
        </w:rPr>
        <w:fldChar w:fldCharType="separate"/>
      </w:r>
      <w:ins w:id="526" w:author="Allen Wirfs-Brock rev2" w:date="2011-07-25T16:06:00Z">
        <w:r w:rsidR="007730CC">
          <w:rPr>
            <w:noProof/>
          </w:rPr>
          <w:t>170</w:t>
        </w:r>
      </w:ins>
      <w:ins w:id="527" w:author="Allen Wirfs-Brock" w:date="2011-07-12T10:39:00Z">
        <w:del w:id="528" w:author="Allen Wirfs-Brock rev2" w:date="2011-07-20T13:24:00Z">
          <w:r w:rsidR="0059330D" w:rsidDel="004E0EFF">
            <w:rPr>
              <w:noProof/>
            </w:rPr>
            <w:delText>170</w:delText>
          </w:r>
        </w:del>
      </w:ins>
      <w:del w:id="529" w:author="Allen Wirfs-Brock rev2" w:date="2011-07-20T13:24:00Z">
        <w:r w:rsidR="001C6F64" w:rsidDel="004E0EFF">
          <w:rPr>
            <w:noProof/>
          </w:rPr>
          <w:delText>165</w:delText>
        </w:r>
      </w:del>
      <w:r>
        <w:rPr>
          <w:noProof/>
        </w:rPr>
        <w:fldChar w:fldCharType="end"/>
      </w:r>
    </w:p>
    <w:p w14:paraId="36F05B92" w14:textId="77777777" w:rsidR="00E73414" w:rsidRPr="00C858C8" w:rsidRDefault="00E73414">
      <w:pPr>
        <w:pStyle w:val="2b"/>
        <w:tabs>
          <w:tab w:val="left" w:pos="629"/>
        </w:tabs>
        <w:rPr>
          <w:rFonts w:ascii="Cambria" w:hAnsi="Cambria"/>
          <w:b w:val="0"/>
          <w:noProof/>
          <w:sz w:val="24"/>
          <w:szCs w:val="24"/>
          <w:lang w:val="en-US"/>
        </w:rPr>
      </w:pPr>
      <w:r>
        <w:rPr>
          <w:noProof/>
        </w:rPr>
        <w:t>15.9</w:t>
      </w:r>
      <w:r w:rsidRPr="00C858C8">
        <w:rPr>
          <w:rFonts w:ascii="Cambria" w:hAnsi="Cambria"/>
          <w:b w:val="0"/>
          <w:noProof/>
          <w:sz w:val="24"/>
          <w:szCs w:val="24"/>
          <w:lang w:val="en-US"/>
        </w:rPr>
        <w:tab/>
      </w:r>
      <w:r>
        <w:rPr>
          <w:noProof/>
        </w:rPr>
        <w:t>Date Objects</w:t>
      </w:r>
      <w:r>
        <w:rPr>
          <w:noProof/>
        </w:rPr>
        <w:tab/>
      </w:r>
      <w:r>
        <w:rPr>
          <w:noProof/>
        </w:rPr>
        <w:fldChar w:fldCharType="begin"/>
      </w:r>
      <w:r>
        <w:rPr>
          <w:noProof/>
        </w:rPr>
        <w:instrText xml:space="preserve"> PAGEREF _Toc153968540 \h </w:instrText>
      </w:r>
      <w:r>
        <w:rPr>
          <w:noProof/>
        </w:rPr>
      </w:r>
      <w:r>
        <w:rPr>
          <w:noProof/>
        </w:rPr>
        <w:fldChar w:fldCharType="separate"/>
      </w:r>
      <w:ins w:id="530" w:author="Allen Wirfs-Brock rev2" w:date="2011-07-25T16:06:00Z">
        <w:r w:rsidR="007730CC">
          <w:rPr>
            <w:noProof/>
          </w:rPr>
          <w:t>175</w:t>
        </w:r>
      </w:ins>
      <w:ins w:id="531" w:author="Allen Wirfs-Brock" w:date="2011-07-12T10:39:00Z">
        <w:del w:id="532" w:author="Allen Wirfs-Brock rev2" w:date="2011-07-20T13:24:00Z">
          <w:r w:rsidR="0059330D" w:rsidDel="004E0EFF">
            <w:rPr>
              <w:noProof/>
            </w:rPr>
            <w:delText>175</w:delText>
          </w:r>
        </w:del>
      </w:ins>
      <w:del w:id="533" w:author="Allen Wirfs-Brock rev2" w:date="2011-07-20T13:24:00Z">
        <w:r w:rsidR="001C6F64" w:rsidDel="004E0EFF">
          <w:rPr>
            <w:noProof/>
          </w:rPr>
          <w:delText>170</w:delText>
        </w:r>
      </w:del>
      <w:r>
        <w:rPr>
          <w:noProof/>
        </w:rPr>
        <w:fldChar w:fldCharType="end"/>
      </w:r>
    </w:p>
    <w:p w14:paraId="3DF5B340" w14:textId="77777777" w:rsidR="00E73414" w:rsidRPr="00C858C8" w:rsidRDefault="00E73414">
      <w:pPr>
        <w:pStyle w:val="3a"/>
        <w:tabs>
          <w:tab w:val="left" w:pos="796"/>
        </w:tabs>
        <w:rPr>
          <w:rFonts w:ascii="Cambria" w:hAnsi="Cambria"/>
          <w:b w:val="0"/>
          <w:noProof/>
          <w:sz w:val="24"/>
          <w:szCs w:val="24"/>
          <w:lang w:val="en-US"/>
        </w:rPr>
      </w:pPr>
      <w:r>
        <w:rPr>
          <w:noProof/>
        </w:rPr>
        <w:t>15.9.1</w:t>
      </w:r>
      <w:r w:rsidRPr="00C858C8">
        <w:rPr>
          <w:rFonts w:ascii="Cambria" w:hAnsi="Cambria"/>
          <w:b w:val="0"/>
          <w:noProof/>
          <w:sz w:val="24"/>
          <w:szCs w:val="24"/>
          <w:lang w:val="en-US"/>
        </w:rPr>
        <w:tab/>
      </w:r>
      <w:r>
        <w:rPr>
          <w:noProof/>
        </w:rPr>
        <w:t>Overview of Date Objects and Definitions of Abstract Operators</w:t>
      </w:r>
      <w:r>
        <w:rPr>
          <w:noProof/>
        </w:rPr>
        <w:tab/>
      </w:r>
      <w:r>
        <w:rPr>
          <w:noProof/>
        </w:rPr>
        <w:fldChar w:fldCharType="begin"/>
      </w:r>
      <w:r>
        <w:rPr>
          <w:noProof/>
        </w:rPr>
        <w:instrText xml:space="preserve"> PAGEREF _Toc153968541 \h </w:instrText>
      </w:r>
      <w:r>
        <w:rPr>
          <w:noProof/>
        </w:rPr>
      </w:r>
      <w:r>
        <w:rPr>
          <w:noProof/>
        </w:rPr>
        <w:fldChar w:fldCharType="separate"/>
      </w:r>
      <w:ins w:id="534" w:author="Allen Wirfs-Brock rev2" w:date="2011-07-25T16:06:00Z">
        <w:r w:rsidR="007730CC">
          <w:rPr>
            <w:noProof/>
          </w:rPr>
          <w:t>175</w:t>
        </w:r>
      </w:ins>
      <w:ins w:id="535" w:author="Allen Wirfs-Brock" w:date="2011-07-12T10:39:00Z">
        <w:del w:id="536" w:author="Allen Wirfs-Brock rev2" w:date="2011-07-20T13:24:00Z">
          <w:r w:rsidR="0059330D" w:rsidDel="004E0EFF">
            <w:rPr>
              <w:noProof/>
            </w:rPr>
            <w:delText>175</w:delText>
          </w:r>
        </w:del>
      </w:ins>
      <w:del w:id="537" w:author="Allen Wirfs-Brock rev2" w:date="2011-07-20T13:24:00Z">
        <w:r w:rsidR="001C6F64" w:rsidDel="004E0EFF">
          <w:rPr>
            <w:noProof/>
          </w:rPr>
          <w:delText>170</w:delText>
        </w:r>
      </w:del>
      <w:r>
        <w:rPr>
          <w:noProof/>
        </w:rPr>
        <w:fldChar w:fldCharType="end"/>
      </w:r>
    </w:p>
    <w:p w14:paraId="15EA7578" w14:textId="77777777" w:rsidR="00E73414" w:rsidRPr="00C858C8" w:rsidRDefault="00E73414">
      <w:pPr>
        <w:pStyle w:val="3a"/>
        <w:tabs>
          <w:tab w:val="left" w:pos="796"/>
        </w:tabs>
        <w:rPr>
          <w:rFonts w:ascii="Cambria" w:hAnsi="Cambria"/>
          <w:b w:val="0"/>
          <w:noProof/>
          <w:sz w:val="24"/>
          <w:szCs w:val="24"/>
          <w:lang w:val="en-US"/>
        </w:rPr>
      </w:pPr>
      <w:r>
        <w:rPr>
          <w:noProof/>
        </w:rPr>
        <w:t>15.9.2</w:t>
      </w:r>
      <w:r w:rsidRPr="00C858C8">
        <w:rPr>
          <w:rFonts w:ascii="Cambria" w:hAnsi="Cambria"/>
          <w:b w:val="0"/>
          <w:noProof/>
          <w:sz w:val="24"/>
          <w:szCs w:val="24"/>
          <w:lang w:val="en-US"/>
        </w:rPr>
        <w:tab/>
      </w:r>
      <w:r>
        <w:rPr>
          <w:noProof/>
        </w:rPr>
        <w:t>The Date Constructor Called as a Function</w:t>
      </w:r>
      <w:r>
        <w:rPr>
          <w:noProof/>
        </w:rPr>
        <w:tab/>
      </w:r>
      <w:r>
        <w:rPr>
          <w:noProof/>
        </w:rPr>
        <w:fldChar w:fldCharType="begin"/>
      </w:r>
      <w:r>
        <w:rPr>
          <w:noProof/>
        </w:rPr>
        <w:instrText xml:space="preserve"> PAGEREF _Toc153968542 \h </w:instrText>
      </w:r>
      <w:r>
        <w:rPr>
          <w:noProof/>
        </w:rPr>
      </w:r>
      <w:r>
        <w:rPr>
          <w:noProof/>
        </w:rPr>
        <w:fldChar w:fldCharType="separate"/>
      </w:r>
      <w:ins w:id="538" w:author="Allen Wirfs-Brock rev2" w:date="2011-07-25T16:06:00Z">
        <w:r w:rsidR="007730CC">
          <w:rPr>
            <w:noProof/>
          </w:rPr>
          <w:t>180</w:t>
        </w:r>
      </w:ins>
      <w:ins w:id="539" w:author="Allen Wirfs-Brock" w:date="2011-07-12T10:39:00Z">
        <w:del w:id="540" w:author="Allen Wirfs-Brock rev2" w:date="2011-07-20T13:24:00Z">
          <w:r w:rsidR="0059330D" w:rsidDel="004E0EFF">
            <w:rPr>
              <w:noProof/>
            </w:rPr>
            <w:delText>180</w:delText>
          </w:r>
        </w:del>
      </w:ins>
      <w:del w:id="541" w:author="Allen Wirfs-Brock rev2" w:date="2011-07-20T13:24:00Z">
        <w:r w:rsidR="001C6F64" w:rsidDel="004E0EFF">
          <w:rPr>
            <w:noProof/>
          </w:rPr>
          <w:delText>175</w:delText>
        </w:r>
      </w:del>
      <w:r>
        <w:rPr>
          <w:noProof/>
        </w:rPr>
        <w:fldChar w:fldCharType="end"/>
      </w:r>
    </w:p>
    <w:p w14:paraId="5EA9408D" w14:textId="77777777" w:rsidR="00E73414" w:rsidRPr="00C858C8" w:rsidRDefault="00E73414">
      <w:pPr>
        <w:pStyle w:val="3a"/>
        <w:tabs>
          <w:tab w:val="left" w:pos="796"/>
        </w:tabs>
        <w:rPr>
          <w:rFonts w:ascii="Cambria" w:hAnsi="Cambria"/>
          <w:b w:val="0"/>
          <w:noProof/>
          <w:sz w:val="24"/>
          <w:szCs w:val="24"/>
          <w:lang w:val="en-US"/>
        </w:rPr>
      </w:pPr>
      <w:r>
        <w:rPr>
          <w:noProof/>
        </w:rPr>
        <w:t>15.9.3</w:t>
      </w:r>
      <w:r w:rsidRPr="00C858C8">
        <w:rPr>
          <w:rFonts w:ascii="Cambria" w:hAnsi="Cambria"/>
          <w:b w:val="0"/>
          <w:noProof/>
          <w:sz w:val="24"/>
          <w:szCs w:val="24"/>
          <w:lang w:val="en-US"/>
        </w:rPr>
        <w:tab/>
      </w:r>
      <w:r>
        <w:rPr>
          <w:noProof/>
        </w:rPr>
        <w:t>The Date Constructor</w:t>
      </w:r>
      <w:r>
        <w:rPr>
          <w:noProof/>
        </w:rPr>
        <w:tab/>
      </w:r>
      <w:r>
        <w:rPr>
          <w:noProof/>
        </w:rPr>
        <w:fldChar w:fldCharType="begin"/>
      </w:r>
      <w:r>
        <w:rPr>
          <w:noProof/>
        </w:rPr>
        <w:instrText xml:space="preserve"> PAGEREF _Toc153968543 \h </w:instrText>
      </w:r>
      <w:r>
        <w:rPr>
          <w:noProof/>
        </w:rPr>
      </w:r>
      <w:r>
        <w:rPr>
          <w:noProof/>
        </w:rPr>
        <w:fldChar w:fldCharType="separate"/>
      </w:r>
      <w:ins w:id="542" w:author="Allen Wirfs-Brock rev2" w:date="2011-07-25T16:06:00Z">
        <w:r w:rsidR="007730CC">
          <w:rPr>
            <w:noProof/>
          </w:rPr>
          <w:t>181</w:t>
        </w:r>
      </w:ins>
      <w:ins w:id="543" w:author="Allen Wirfs-Brock" w:date="2011-07-12T10:39:00Z">
        <w:del w:id="544" w:author="Allen Wirfs-Brock rev2" w:date="2011-07-20T13:24:00Z">
          <w:r w:rsidR="0059330D" w:rsidDel="004E0EFF">
            <w:rPr>
              <w:noProof/>
            </w:rPr>
            <w:delText>181</w:delText>
          </w:r>
        </w:del>
      </w:ins>
      <w:del w:id="545" w:author="Allen Wirfs-Brock rev2" w:date="2011-07-20T13:24:00Z">
        <w:r w:rsidR="001C6F64" w:rsidDel="004E0EFF">
          <w:rPr>
            <w:noProof/>
          </w:rPr>
          <w:delText>176</w:delText>
        </w:r>
      </w:del>
      <w:r>
        <w:rPr>
          <w:noProof/>
        </w:rPr>
        <w:fldChar w:fldCharType="end"/>
      </w:r>
    </w:p>
    <w:p w14:paraId="1E1E57C3" w14:textId="77777777" w:rsidR="00E73414" w:rsidRPr="00C858C8" w:rsidRDefault="00E73414">
      <w:pPr>
        <w:pStyle w:val="3a"/>
        <w:tabs>
          <w:tab w:val="left" w:pos="796"/>
        </w:tabs>
        <w:rPr>
          <w:rFonts w:ascii="Cambria" w:hAnsi="Cambria"/>
          <w:b w:val="0"/>
          <w:noProof/>
          <w:sz w:val="24"/>
          <w:szCs w:val="24"/>
          <w:lang w:val="en-US"/>
        </w:rPr>
      </w:pPr>
      <w:r>
        <w:rPr>
          <w:noProof/>
        </w:rPr>
        <w:t>15.9.4</w:t>
      </w:r>
      <w:r w:rsidRPr="00C858C8">
        <w:rPr>
          <w:rFonts w:ascii="Cambria" w:hAnsi="Cambria"/>
          <w:b w:val="0"/>
          <w:noProof/>
          <w:sz w:val="24"/>
          <w:szCs w:val="24"/>
          <w:lang w:val="en-US"/>
        </w:rPr>
        <w:tab/>
      </w:r>
      <w:r>
        <w:rPr>
          <w:noProof/>
        </w:rPr>
        <w:t>Properties of the Date Constructor</w:t>
      </w:r>
      <w:r>
        <w:rPr>
          <w:noProof/>
        </w:rPr>
        <w:tab/>
      </w:r>
      <w:r>
        <w:rPr>
          <w:noProof/>
        </w:rPr>
        <w:fldChar w:fldCharType="begin"/>
      </w:r>
      <w:r>
        <w:rPr>
          <w:noProof/>
        </w:rPr>
        <w:instrText xml:space="preserve"> PAGEREF _Toc153968544 \h </w:instrText>
      </w:r>
      <w:r>
        <w:rPr>
          <w:noProof/>
        </w:rPr>
      </w:r>
      <w:r>
        <w:rPr>
          <w:noProof/>
        </w:rPr>
        <w:fldChar w:fldCharType="separate"/>
      </w:r>
      <w:ins w:id="546" w:author="Allen Wirfs-Brock rev2" w:date="2011-07-25T16:06:00Z">
        <w:r w:rsidR="007730CC">
          <w:rPr>
            <w:noProof/>
          </w:rPr>
          <w:t>182</w:t>
        </w:r>
      </w:ins>
      <w:ins w:id="547" w:author="Allen Wirfs-Brock" w:date="2011-07-12T10:39:00Z">
        <w:del w:id="548" w:author="Allen Wirfs-Brock rev2" w:date="2011-07-20T13:24:00Z">
          <w:r w:rsidR="0059330D" w:rsidDel="004E0EFF">
            <w:rPr>
              <w:noProof/>
            </w:rPr>
            <w:delText>182</w:delText>
          </w:r>
        </w:del>
      </w:ins>
      <w:del w:id="549" w:author="Allen Wirfs-Brock rev2" w:date="2011-07-20T13:24:00Z">
        <w:r w:rsidR="001C6F64" w:rsidDel="004E0EFF">
          <w:rPr>
            <w:noProof/>
          </w:rPr>
          <w:delText>177</w:delText>
        </w:r>
      </w:del>
      <w:r>
        <w:rPr>
          <w:noProof/>
        </w:rPr>
        <w:fldChar w:fldCharType="end"/>
      </w:r>
    </w:p>
    <w:p w14:paraId="0D1994F5" w14:textId="77777777" w:rsidR="00E73414" w:rsidRPr="00C858C8" w:rsidRDefault="00E73414">
      <w:pPr>
        <w:pStyle w:val="3a"/>
        <w:tabs>
          <w:tab w:val="left" w:pos="796"/>
        </w:tabs>
        <w:rPr>
          <w:rFonts w:ascii="Cambria" w:hAnsi="Cambria"/>
          <w:b w:val="0"/>
          <w:noProof/>
          <w:sz w:val="24"/>
          <w:szCs w:val="24"/>
          <w:lang w:val="en-US"/>
        </w:rPr>
      </w:pPr>
      <w:r>
        <w:rPr>
          <w:noProof/>
        </w:rPr>
        <w:t>15.9.5</w:t>
      </w:r>
      <w:r w:rsidRPr="00C858C8">
        <w:rPr>
          <w:rFonts w:ascii="Cambria" w:hAnsi="Cambria"/>
          <w:b w:val="0"/>
          <w:noProof/>
          <w:sz w:val="24"/>
          <w:szCs w:val="24"/>
          <w:lang w:val="en-US"/>
        </w:rPr>
        <w:tab/>
      </w:r>
      <w:r>
        <w:rPr>
          <w:noProof/>
        </w:rPr>
        <w:t>Properties of the Date Prototype Object</w:t>
      </w:r>
      <w:r>
        <w:rPr>
          <w:noProof/>
        </w:rPr>
        <w:tab/>
      </w:r>
      <w:r>
        <w:rPr>
          <w:noProof/>
        </w:rPr>
        <w:fldChar w:fldCharType="begin"/>
      </w:r>
      <w:r>
        <w:rPr>
          <w:noProof/>
        </w:rPr>
        <w:instrText xml:space="preserve"> PAGEREF _Toc153968545 \h </w:instrText>
      </w:r>
      <w:r>
        <w:rPr>
          <w:noProof/>
        </w:rPr>
      </w:r>
      <w:r>
        <w:rPr>
          <w:noProof/>
        </w:rPr>
        <w:fldChar w:fldCharType="separate"/>
      </w:r>
      <w:ins w:id="550" w:author="Allen Wirfs-Brock rev2" w:date="2011-07-25T16:06:00Z">
        <w:r w:rsidR="007730CC">
          <w:rPr>
            <w:noProof/>
          </w:rPr>
          <w:t>183</w:t>
        </w:r>
      </w:ins>
      <w:ins w:id="551" w:author="Allen Wirfs-Brock" w:date="2011-07-12T10:39:00Z">
        <w:del w:id="552" w:author="Allen Wirfs-Brock rev2" w:date="2011-07-20T13:24:00Z">
          <w:r w:rsidR="0059330D" w:rsidDel="004E0EFF">
            <w:rPr>
              <w:noProof/>
            </w:rPr>
            <w:delText>183</w:delText>
          </w:r>
        </w:del>
      </w:ins>
      <w:del w:id="553" w:author="Allen Wirfs-Brock rev2" w:date="2011-07-20T13:24:00Z">
        <w:r w:rsidR="001C6F64" w:rsidDel="004E0EFF">
          <w:rPr>
            <w:noProof/>
          </w:rPr>
          <w:delText>178</w:delText>
        </w:r>
      </w:del>
      <w:r>
        <w:rPr>
          <w:noProof/>
        </w:rPr>
        <w:fldChar w:fldCharType="end"/>
      </w:r>
    </w:p>
    <w:p w14:paraId="29742890" w14:textId="77777777" w:rsidR="00E73414" w:rsidRPr="00C858C8" w:rsidRDefault="00E73414">
      <w:pPr>
        <w:pStyle w:val="3a"/>
        <w:tabs>
          <w:tab w:val="left" w:pos="796"/>
        </w:tabs>
        <w:rPr>
          <w:rFonts w:ascii="Cambria" w:hAnsi="Cambria"/>
          <w:b w:val="0"/>
          <w:noProof/>
          <w:sz w:val="24"/>
          <w:szCs w:val="24"/>
          <w:lang w:val="en-US"/>
        </w:rPr>
      </w:pPr>
      <w:r>
        <w:rPr>
          <w:noProof/>
        </w:rPr>
        <w:t>15.9.6</w:t>
      </w:r>
      <w:r w:rsidRPr="00C858C8">
        <w:rPr>
          <w:rFonts w:ascii="Cambria" w:hAnsi="Cambria"/>
          <w:b w:val="0"/>
          <w:noProof/>
          <w:sz w:val="24"/>
          <w:szCs w:val="24"/>
          <w:lang w:val="en-US"/>
        </w:rPr>
        <w:tab/>
      </w:r>
      <w:r>
        <w:rPr>
          <w:noProof/>
        </w:rPr>
        <w:t>Properties of Date Instances</w:t>
      </w:r>
      <w:r>
        <w:rPr>
          <w:noProof/>
        </w:rPr>
        <w:tab/>
      </w:r>
      <w:r>
        <w:rPr>
          <w:noProof/>
        </w:rPr>
        <w:fldChar w:fldCharType="begin"/>
      </w:r>
      <w:r>
        <w:rPr>
          <w:noProof/>
        </w:rPr>
        <w:instrText xml:space="preserve"> PAGEREF _Toc153968546 \h </w:instrText>
      </w:r>
      <w:r>
        <w:rPr>
          <w:noProof/>
        </w:rPr>
      </w:r>
      <w:r>
        <w:rPr>
          <w:noProof/>
        </w:rPr>
        <w:fldChar w:fldCharType="separate"/>
      </w:r>
      <w:ins w:id="554" w:author="Allen Wirfs-Brock rev2" w:date="2011-07-25T16:06:00Z">
        <w:r w:rsidR="007730CC">
          <w:rPr>
            <w:noProof/>
          </w:rPr>
          <w:t>190</w:t>
        </w:r>
      </w:ins>
      <w:ins w:id="555" w:author="Allen Wirfs-Brock" w:date="2011-07-12T10:39:00Z">
        <w:del w:id="556" w:author="Allen Wirfs-Brock rev2" w:date="2011-07-20T13:24:00Z">
          <w:r w:rsidR="0059330D" w:rsidDel="004E0EFF">
            <w:rPr>
              <w:noProof/>
            </w:rPr>
            <w:delText>190</w:delText>
          </w:r>
        </w:del>
      </w:ins>
      <w:del w:id="557" w:author="Allen Wirfs-Brock rev2" w:date="2011-07-20T13:24:00Z">
        <w:r w:rsidR="001C6F64" w:rsidDel="004E0EFF">
          <w:rPr>
            <w:noProof/>
          </w:rPr>
          <w:delText>185</w:delText>
        </w:r>
      </w:del>
      <w:r>
        <w:rPr>
          <w:noProof/>
        </w:rPr>
        <w:fldChar w:fldCharType="end"/>
      </w:r>
    </w:p>
    <w:p w14:paraId="6844E092"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15.10</w:t>
      </w:r>
      <w:r w:rsidRPr="00C858C8">
        <w:rPr>
          <w:rFonts w:ascii="Cambria" w:hAnsi="Cambria"/>
          <w:b w:val="0"/>
          <w:noProof/>
          <w:sz w:val="24"/>
          <w:szCs w:val="24"/>
          <w:lang w:val="en-US"/>
        </w:rPr>
        <w:tab/>
      </w:r>
      <w:r>
        <w:rPr>
          <w:noProof/>
        </w:rPr>
        <w:t>RegExp (Regular Expression) Objects</w:t>
      </w:r>
      <w:r>
        <w:rPr>
          <w:noProof/>
        </w:rPr>
        <w:tab/>
      </w:r>
      <w:r>
        <w:rPr>
          <w:noProof/>
        </w:rPr>
        <w:fldChar w:fldCharType="begin"/>
      </w:r>
      <w:r>
        <w:rPr>
          <w:noProof/>
        </w:rPr>
        <w:instrText xml:space="preserve"> PAGEREF _Toc153968547 \h </w:instrText>
      </w:r>
      <w:r>
        <w:rPr>
          <w:noProof/>
        </w:rPr>
      </w:r>
      <w:r>
        <w:rPr>
          <w:noProof/>
        </w:rPr>
        <w:fldChar w:fldCharType="separate"/>
      </w:r>
      <w:ins w:id="558" w:author="Allen Wirfs-Brock rev2" w:date="2011-07-25T16:06:00Z">
        <w:r w:rsidR="007730CC">
          <w:rPr>
            <w:noProof/>
          </w:rPr>
          <w:t>190</w:t>
        </w:r>
      </w:ins>
      <w:ins w:id="559" w:author="Allen Wirfs-Brock" w:date="2011-07-12T10:39:00Z">
        <w:del w:id="560" w:author="Allen Wirfs-Brock rev2" w:date="2011-07-20T13:24:00Z">
          <w:r w:rsidR="0059330D" w:rsidDel="004E0EFF">
            <w:rPr>
              <w:noProof/>
            </w:rPr>
            <w:delText>190</w:delText>
          </w:r>
        </w:del>
      </w:ins>
      <w:del w:id="561" w:author="Allen Wirfs-Brock rev2" w:date="2011-07-20T13:24:00Z">
        <w:r w:rsidR="001C6F64" w:rsidDel="004E0EFF">
          <w:rPr>
            <w:noProof/>
          </w:rPr>
          <w:delText>185</w:delText>
        </w:r>
      </w:del>
      <w:r>
        <w:rPr>
          <w:noProof/>
        </w:rPr>
        <w:fldChar w:fldCharType="end"/>
      </w:r>
    </w:p>
    <w:p w14:paraId="35682D16" w14:textId="77777777" w:rsidR="00E73414" w:rsidRPr="00C858C8" w:rsidRDefault="00E73414">
      <w:pPr>
        <w:pStyle w:val="3a"/>
        <w:tabs>
          <w:tab w:val="left" w:pos="907"/>
        </w:tabs>
        <w:rPr>
          <w:rFonts w:ascii="Cambria" w:hAnsi="Cambria"/>
          <w:b w:val="0"/>
          <w:noProof/>
          <w:sz w:val="24"/>
          <w:szCs w:val="24"/>
          <w:lang w:val="en-US"/>
        </w:rPr>
      </w:pPr>
      <w:r>
        <w:rPr>
          <w:noProof/>
        </w:rPr>
        <w:t>15.10.1</w:t>
      </w:r>
      <w:r w:rsidRPr="00C858C8">
        <w:rPr>
          <w:rFonts w:ascii="Cambria" w:hAnsi="Cambria"/>
          <w:b w:val="0"/>
          <w:noProof/>
          <w:sz w:val="24"/>
          <w:szCs w:val="24"/>
          <w:lang w:val="en-US"/>
        </w:rPr>
        <w:tab/>
      </w:r>
      <w:r>
        <w:rPr>
          <w:noProof/>
        </w:rPr>
        <w:t>Patterns</w:t>
      </w:r>
      <w:r>
        <w:rPr>
          <w:noProof/>
        </w:rPr>
        <w:tab/>
      </w:r>
      <w:r>
        <w:rPr>
          <w:noProof/>
        </w:rPr>
        <w:fldChar w:fldCharType="begin"/>
      </w:r>
      <w:r>
        <w:rPr>
          <w:noProof/>
        </w:rPr>
        <w:instrText xml:space="preserve"> PAGEREF _Toc153968548 \h </w:instrText>
      </w:r>
      <w:r>
        <w:rPr>
          <w:noProof/>
        </w:rPr>
      </w:r>
      <w:r>
        <w:rPr>
          <w:noProof/>
        </w:rPr>
        <w:fldChar w:fldCharType="separate"/>
      </w:r>
      <w:ins w:id="562" w:author="Allen Wirfs-Brock rev2" w:date="2011-07-25T16:06:00Z">
        <w:r w:rsidR="007730CC">
          <w:rPr>
            <w:noProof/>
          </w:rPr>
          <w:t>190</w:t>
        </w:r>
      </w:ins>
      <w:ins w:id="563" w:author="Allen Wirfs-Brock" w:date="2011-07-12T10:39:00Z">
        <w:del w:id="564" w:author="Allen Wirfs-Brock rev2" w:date="2011-07-20T13:24:00Z">
          <w:r w:rsidR="0059330D" w:rsidDel="004E0EFF">
            <w:rPr>
              <w:noProof/>
            </w:rPr>
            <w:delText>190</w:delText>
          </w:r>
        </w:del>
      </w:ins>
      <w:del w:id="565" w:author="Allen Wirfs-Brock rev2" w:date="2011-07-20T13:24:00Z">
        <w:r w:rsidR="001C6F64" w:rsidDel="004E0EFF">
          <w:rPr>
            <w:noProof/>
          </w:rPr>
          <w:delText>185</w:delText>
        </w:r>
      </w:del>
      <w:r>
        <w:rPr>
          <w:noProof/>
        </w:rPr>
        <w:fldChar w:fldCharType="end"/>
      </w:r>
    </w:p>
    <w:p w14:paraId="78967BFB" w14:textId="77777777" w:rsidR="00E73414" w:rsidRPr="00C858C8" w:rsidRDefault="00E73414">
      <w:pPr>
        <w:pStyle w:val="3a"/>
        <w:tabs>
          <w:tab w:val="left" w:pos="907"/>
        </w:tabs>
        <w:rPr>
          <w:rFonts w:ascii="Cambria" w:hAnsi="Cambria"/>
          <w:b w:val="0"/>
          <w:noProof/>
          <w:sz w:val="24"/>
          <w:szCs w:val="24"/>
          <w:lang w:val="en-US"/>
        </w:rPr>
      </w:pPr>
      <w:r>
        <w:rPr>
          <w:noProof/>
        </w:rPr>
        <w:t>15.10.2</w:t>
      </w:r>
      <w:r w:rsidRPr="00C858C8">
        <w:rPr>
          <w:rFonts w:ascii="Cambria" w:hAnsi="Cambria"/>
          <w:b w:val="0"/>
          <w:noProof/>
          <w:sz w:val="24"/>
          <w:szCs w:val="24"/>
          <w:lang w:val="en-US"/>
        </w:rPr>
        <w:tab/>
      </w:r>
      <w:r>
        <w:rPr>
          <w:noProof/>
        </w:rPr>
        <w:t>Pattern Semantics</w:t>
      </w:r>
      <w:r>
        <w:rPr>
          <w:noProof/>
        </w:rPr>
        <w:tab/>
      </w:r>
      <w:r>
        <w:rPr>
          <w:noProof/>
        </w:rPr>
        <w:fldChar w:fldCharType="begin"/>
      </w:r>
      <w:r>
        <w:rPr>
          <w:noProof/>
        </w:rPr>
        <w:instrText xml:space="preserve"> PAGEREF _Toc153968549 \h </w:instrText>
      </w:r>
      <w:r>
        <w:rPr>
          <w:noProof/>
        </w:rPr>
      </w:r>
      <w:r>
        <w:rPr>
          <w:noProof/>
        </w:rPr>
        <w:fldChar w:fldCharType="separate"/>
      </w:r>
      <w:ins w:id="566" w:author="Allen Wirfs-Brock rev2" w:date="2011-07-25T16:06:00Z">
        <w:r w:rsidR="007730CC">
          <w:rPr>
            <w:noProof/>
          </w:rPr>
          <w:t>192</w:t>
        </w:r>
      </w:ins>
      <w:ins w:id="567" w:author="Allen Wirfs-Brock" w:date="2011-07-12T10:39:00Z">
        <w:del w:id="568" w:author="Allen Wirfs-Brock rev2" w:date="2011-07-20T13:24:00Z">
          <w:r w:rsidR="0059330D" w:rsidDel="004E0EFF">
            <w:rPr>
              <w:noProof/>
            </w:rPr>
            <w:delText>192</w:delText>
          </w:r>
        </w:del>
      </w:ins>
      <w:del w:id="569" w:author="Allen Wirfs-Brock rev2" w:date="2011-07-20T13:24:00Z">
        <w:r w:rsidR="001C6F64" w:rsidDel="004E0EFF">
          <w:rPr>
            <w:noProof/>
          </w:rPr>
          <w:delText>187</w:delText>
        </w:r>
      </w:del>
      <w:r>
        <w:rPr>
          <w:noProof/>
        </w:rPr>
        <w:fldChar w:fldCharType="end"/>
      </w:r>
    </w:p>
    <w:p w14:paraId="401F47F7" w14:textId="77777777" w:rsidR="00E73414" w:rsidRPr="00C858C8" w:rsidRDefault="00E73414">
      <w:pPr>
        <w:pStyle w:val="3a"/>
        <w:tabs>
          <w:tab w:val="left" w:pos="907"/>
        </w:tabs>
        <w:rPr>
          <w:rFonts w:ascii="Cambria" w:hAnsi="Cambria"/>
          <w:b w:val="0"/>
          <w:noProof/>
          <w:sz w:val="24"/>
          <w:szCs w:val="24"/>
          <w:lang w:val="en-US"/>
        </w:rPr>
      </w:pPr>
      <w:r>
        <w:rPr>
          <w:noProof/>
        </w:rPr>
        <w:t>15.10.3</w:t>
      </w:r>
      <w:r w:rsidRPr="00C858C8">
        <w:rPr>
          <w:rFonts w:ascii="Cambria" w:hAnsi="Cambria"/>
          <w:b w:val="0"/>
          <w:noProof/>
          <w:sz w:val="24"/>
          <w:szCs w:val="24"/>
          <w:lang w:val="en-US"/>
        </w:rPr>
        <w:tab/>
      </w:r>
      <w:r>
        <w:rPr>
          <w:noProof/>
        </w:rPr>
        <w:t>The RegExp Constructor Called as a Function</w:t>
      </w:r>
      <w:r>
        <w:rPr>
          <w:noProof/>
        </w:rPr>
        <w:tab/>
      </w:r>
      <w:r>
        <w:rPr>
          <w:noProof/>
        </w:rPr>
        <w:fldChar w:fldCharType="begin"/>
      </w:r>
      <w:r>
        <w:rPr>
          <w:noProof/>
        </w:rPr>
        <w:instrText xml:space="preserve"> PAGEREF _Toc153968550 \h </w:instrText>
      </w:r>
      <w:r>
        <w:rPr>
          <w:noProof/>
        </w:rPr>
      </w:r>
      <w:r>
        <w:rPr>
          <w:noProof/>
        </w:rPr>
        <w:fldChar w:fldCharType="separate"/>
      </w:r>
      <w:ins w:id="570" w:author="Allen Wirfs-Brock rev2" w:date="2011-07-25T16:06:00Z">
        <w:r w:rsidR="007730CC">
          <w:rPr>
            <w:noProof/>
          </w:rPr>
          <w:t>204</w:t>
        </w:r>
      </w:ins>
      <w:ins w:id="571" w:author="Allen Wirfs-Brock" w:date="2011-07-12T10:39:00Z">
        <w:del w:id="572" w:author="Allen Wirfs-Brock rev2" w:date="2011-07-20T13:24:00Z">
          <w:r w:rsidR="0059330D" w:rsidDel="004E0EFF">
            <w:rPr>
              <w:noProof/>
            </w:rPr>
            <w:delText>204</w:delText>
          </w:r>
        </w:del>
      </w:ins>
      <w:del w:id="573" w:author="Allen Wirfs-Brock rev2" w:date="2011-07-20T13:24:00Z">
        <w:r w:rsidR="001C6F64" w:rsidDel="004E0EFF">
          <w:rPr>
            <w:noProof/>
          </w:rPr>
          <w:delText>199</w:delText>
        </w:r>
      </w:del>
      <w:r>
        <w:rPr>
          <w:noProof/>
        </w:rPr>
        <w:fldChar w:fldCharType="end"/>
      </w:r>
    </w:p>
    <w:p w14:paraId="0B18AB45" w14:textId="77777777" w:rsidR="00E73414" w:rsidRPr="00C858C8" w:rsidRDefault="00E73414">
      <w:pPr>
        <w:pStyle w:val="3a"/>
        <w:tabs>
          <w:tab w:val="left" w:pos="907"/>
        </w:tabs>
        <w:rPr>
          <w:rFonts w:ascii="Cambria" w:hAnsi="Cambria"/>
          <w:b w:val="0"/>
          <w:noProof/>
          <w:sz w:val="24"/>
          <w:szCs w:val="24"/>
          <w:lang w:val="en-US"/>
        </w:rPr>
      </w:pPr>
      <w:r>
        <w:rPr>
          <w:noProof/>
        </w:rPr>
        <w:t>15.10.4</w:t>
      </w:r>
      <w:r w:rsidRPr="00C858C8">
        <w:rPr>
          <w:rFonts w:ascii="Cambria" w:hAnsi="Cambria"/>
          <w:b w:val="0"/>
          <w:noProof/>
          <w:sz w:val="24"/>
          <w:szCs w:val="24"/>
          <w:lang w:val="en-US"/>
        </w:rPr>
        <w:tab/>
      </w:r>
      <w:r>
        <w:rPr>
          <w:noProof/>
        </w:rPr>
        <w:t>The RegExp Constructor</w:t>
      </w:r>
      <w:r>
        <w:rPr>
          <w:noProof/>
        </w:rPr>
        <w:tab/>
      </w:r>
      <w:r>
        <w:rPr>
          <w:noProof/>
        </w:rPr>
        <w:fldChar w:fldCharType="begin"/>
      </w:r>
      <w:r>
        <w:rPr>
          <w:noProof/>
        </w:rPr>
        <w:instrText xml:space="preserve"> PAGEREF _Toc153968551 \h </w:instrText>
      </w:r>
      <w:r>
        <w:rPr>
          <w:noProof/>
        </w:rPr>
      </w:r>
      <w:r>
        <w:rPr>
          <w:noProof/>
        </w:rPr>
        <w:fldChar w:fldCharType="separate"/>
      </w:r>
      <w:ins w:id="574" w:author="Allen Wirfs-Brock rev2" w:date="2011-07-25T16:06:00Z">
        <w:r w:rsidR="007730CC">
          <w:rPr>
            <w:noProof/>
          </w:rPr>
          <w:t>204</w:t>
        </w:r>
      </w:ins>
      <w:ins w:id="575" w:author="Allen Wirfs-Brock" w:date="2011-07-12T10:39:00Z">
        <w:del w:id="576" w:author="Allen Wirfs-Brock rev2" w:date="2011-07-20T13:24:00Z">
          <w:r w:rsidR="0059330D" w:rsidDel="004E0EFF">
            <w:rPr>
              <w:noProof/>
            </w:rPr>
            <w:delText>204</w:delText>
          </w:r>
        </w:del>
      </w:ins>
      <w:del w:id="577" w:author="Allen Wirfs-Brock rev2" w:date="2011-07-20T13:24:00Z">
        <w:r w:rsidR="001C6F64" w:rsidDel="004E0EFF">
          <w:rPr>
            <w:noProof/>
          </w:rPr>
          <w:delText>199</w:delText>
        </w:r>
      </w:del>
      <w:r>
        <w:rPr>
          <w:noProof/>
        </w:rPr>
        <w:fldChar w:fldCharType="end"/>
      </w:r>
    </w:p>
    <w:p w14:paraId="4C6F360E" w14:textId="77777777" w:rsidR="00E73414" w:rsidRPr="00C858C8" w:rsidRDefault="00E73414">
      <w:pPr>
        <w:pStyle w:val="3a"/>
        <w:tabs>
          <w:tab w:val="left" w:pos="907"/>
        </w:tabs>
        <w:rPr>
          <w:rFonts w:ascii="Cambria" w:hAnsi="Cambria"/>
          <w:b w:val="0"/>
          <w:noProof/>
          <w:sz w:val="24"/>
          <w:szCs w:val="24"/>
          <w:lang w:val="en-US"/>
        </w:rPr>
      </w:pPr>
      <w:r>
        <w:rPr>
          <w:noProof/>
        </w:rPr>
        <w:t>15.10.5</w:t>
      </w:r>
      <w:r w:rsidRPr="00C858C8">
        <w:rPr>
          <w:rFonts w:ascii="Cambria" w:hAnsi="Cambria"/>
          <w:b w:val="0"/>
          <w:noProof/>
          <w:sz w:val="24"/>
          <w:szCs w:val="24"/>
          <w:lang w:val="en-US"/>
        </w:rPr>
        <w:tab/>
      </w:r>
      <w:r>
        <w:rPr>
          <w:noProof/>
        </w:rPr>
        <w:t>Properties of the RegExp Constructor</w:t>
      </w:r>
      <w:r>
        <w:rPr>
          <w:noProof/>
        </w:rPr>
        <w:tab/>
      </w:r>
      <w:r>
        <w:rPr>
          <w:noProof/>
        </w:rPr>
        <w:fldChar w:fldCharType="begin"/>
      </w:r>
      <w:r>
        <w:rPr>
          <w:noProof/>
        </w:rPr>
        <w:instrText xml:space="preserve"> PAGEREF _Toc153968552 \h </w:instrText>
      </w:r>
      <w:r>
        <w:rPr>
          <w:noProof/>
        </w:rPr>
      </w:r>
      <w:r>
        <w:rPr>
          <w:noProof/>
        </w:rPr>
        <w:fldChar w:fldCharType="separate"/>
      </w:r>
      <w:ins w:id="578" w:author="Allen Wirfs-Brock rev2" w:date="2011-07-25T16:06:00Z">
        <w:r w:rsidR="007730CC">
          <w:rPr>
            <w:noProof/>
          </w:rPr>
          <w:t>205</w:t>
        </w:r>
      </w:ins>
      <w:ins w:id="579" w:author="Allen Wirfs-Brock" w:date="2011-07-12T10:39:00Z">
        <w:del w:id="580" w:author="Allen Wirfs-Brock rev2" w:date="2011-07-20T13:24:00Z">
          <w:r w:rsidR="0059330D" w:rsidDel="004E0EFF">
            <w:rPr>
              <w:noProof/>
            </w:rPr>
            <w:delText>205</w:delText>
          </w:r>
        </w:del>
      </w:ins>
      <w:del w:id="581" w:author="Allen Wirfs-Brock rev2" w:date="2011-07-20T13:24:00Z">
        <w:r w:rsidR="001C6F64" w:rsidDel="004E0EFF">
          <w:rPr>
            <w:noProof/>
          </w:rPr>
          <w:delText>200</w:delText>
        </w:r>
      </w:del>
      <w:r>
        <w:rPr>
          <w:noProof/>
        </w:rPr>
        <w:fldChar w:fldCharType="end"/>
      </w:r>
    </w:p>
    <w:p w14:paraId="61799592" w14:textId="77777777" w:rsidR="00E73414" w:rsidRPr="00C858C8" w:rsidRDefault="00E73414">
      <w:pPr>
        <w:pStyle w:val="3a"/>
        <w:tabs>
          <w:tab w:val="left" w:pos="907"/>
        </w:tabs>
        <w:rPr>
          <w:rFonts w:ascii="Cambria" w:hAnsi="Cambria"/>
          <w:b w:val="0"/>
          <w:noProof/>
          <w:sz w:val="24"/>
          <w:szCs w:val="24"/>
          <w:lang w:val="en-US"/>
        </w:rPr>
      </w:pPr>
      <w:r>
        <w:rPr>
          <w:noProof/>
        </w:rPr>
        <w:t>15.10.6</w:t>
      </w:r>
      <w:r w:rsidRPr="00C858C8">
        <w:rPr>
          <w:rFonts w:ascii="Cambria" w:hAnsi="Cambria"/>
          <w:b w:val="0"/>
          <w:noProof/>
          <w:sz w:val="24"/>
          <w:szCs w:val="24"/>
          <w:lang w:val="en-US"/>
        </w:rPr>
        <w:tab/>
      </w:r>
      <w:r>
        <w:rPr>
          <w:noProof/>
        </w:rPr>
        <w:t>Properties of the RegExp Prototype Object</w:t>
      </w:r>
      <w:r>
        <w:rPr>
          <w:noProof/>
        </w:rPr>
        <w:tab/>
      </w:r>
      <w:r>
        <w:rPr>
          <w:noProof/>
        </w:rPr>
        <w:fldChar w:fldCharType="begin"/>
      </w:r>
      <w:r>
        <w:rPr>
          <w:noProof/>
        </w:rPr>
        <w:instrText xml:space="preserve"> PAGEREF _Toc153968553 \h </w:instrText>
      </w:r>
      <w:r>
        <w:rPr>
          <w:noProof/>
        </w:rPr>
      </w:r>
      <w:r>
        <w:rPr>
          <w:noProof/>
        </w:rPr>
        <w:fldChar w:fldCharType="separate"/>
      </w:r>
      <w:ins w:id="582" w:author="Allen Wirfs-Brock rev2" w:date="2011-07-25T16:06:00Z">
        <w:r w:rsidR="007730CC">
          <w:rPr>
            <w:noProof/>
          </w:rPr>
          <w:t>205</w:t>
        </w:r>
      </w:ins>
      <w:ins w:id="583" w:author="Allen Wirfs-Brock" w:date="2011-07-12T10:39:00Z">
        <w:del w:id="584" w:author="Allen Wirfs-Brock rev2" w:date="2011-07-20T13:24:00Z">
          <w:r w:rsidR="0059330D" w:rsidDel="004E0EFF">
            <w:rPr>
              <w:noProof/>
            </w:rPr>
            <w:delText>205</w:delText>
          </w:r>
        </w:del>
      </w:ins>
      <w:del w:id="585" w:author="Allen Wirfs-Brock rev2" w:date="2011-07-20T13:24:00Z">
        <w:r w:rsidR="001C6F64" w:rsidDel="004E0EFF">
          <w:rPr>
            <w:noProof/>
          </w:rPr>
          <w:delText>200</w:delText>
        </w:r>
      </w:del>
      <w:r>
        <w:rPr>
          <w:noProof/>
        </w:rPr>
        <w:fldChar w:fldCharType="end"/>
      </w:r>
    </w:p>
    <w:p w14:paraId="106BDDC1" w14:textId="77777777" w:rsidR="00E73414" w:rsidRPr="00C858C8" w:rsidRDefault="00E73414">
      <w:pPr>
        <w:pStyle w:val="3a"/>
        <w:tabs>
          <w:tab w:val="left" w:pos="907"/>
        </w:tabs>
        <w:rPr>
          <w:rFonts w:ascii="Cambria" w:hAnsi="Cambria"/>
          <w:b w:val="0"/>
          <w:noProof/>
          <w:sz w:val="24"/>
          <w:szCs w:val="24"/>
          <w:lang w:val="en-US"/>
        </w:rPr>
      </w:pPr>
      <w:r>
        <w:rPr>
          <w:noProof/>
        </w:rPr>
        <w:t>15.10.7</w:t>
      </w:r>
      <w:r w:rsidRPr="00C858C8">
        <w:rPr>
          <w:rFonts w:ascii="Cambria" w:hAnsi="Cambria"/>
          <w:b w:val="0"/>
          <w:noProof/>
          <w:sz w:val="24"/>
          <w:szCs w:val="24"/>
          <w:lang w:val="en-US"/>
        </w:rPr>
        <w:tab/>
      </w:r>
      <w:r>
        <w:rPr>
          <w:noProof/>
        </w:rPr>
        <w:t>Properties of RegExp Instances</w:t>
      </w:r>
      <w:r>
        <w:rPr>
          <w:noProof/>
        </w:rPr>
        <w:tab/>
      </w:r>
      <w:r>
        <w:rPr>
          <w:noProof/>
        </w:rPr>
        <w:fldChar w:fldCharType="begin"/>
      </w:r>
      <w:r>
        <w:rPr>
          <w:noProof/>
        </w:rPr>
        <w:instrText xml:space="preserve"> PAGEREF _Toc153968554 \h </w:instrText>
      </w:r>
      <w:r>
        <w:rPr>
          <w:noProof/>
        </w:rPr>
      </w:r>
      <w:r>
        <w:rPr>
          <w:noProof/>
        </w:rPr>
        <w:fldChar w:fldCharType="separate"/>
      </w:r>
      <w:ins w:id="586" w:author="Allen Wirfs-Brock rev2" w:date="2011-07-25T16:06:00Z">
        <w:r w:rsidR="007730CC">
          <w:rPr>
            <w:noProof/>
          </w:rPr>
          <w:t>207</w:t>
        </w:r>
      </w:ins>
      <w:ins w:id="587" w:author="Allen Wirfs-Brock" w:date="2011-07-12T10:39:00Z">
        <w:del w:id="588" w:author="Allen Wirfs-Brock rev2" w:date="2011-07-20T13:24:00Z">
          <w:r w:rsidR="0059330D" w:rsidDel="004E0EFF">
            <w:rPr>
              <w:noProof/>
            </w:rPr>
            <w:delText>207</w:delText>
          </w:r>
        </w:del>
      </w:ins>
      <w:del w:id="589" w:author="Allen Wirfs-Brock rev2" w:date="2011-07-20T13:24:00Z">
        <w:r w:rsidR="001C6F64" w:rsidDel="004E0EFF">
          <w:rPr>
            <w:noProof/>
          </w:rPr>
          <w:delText>202</w:delText>
        </w:r>
      </w:del>
      <w:r>
        <w:rPr>
          <w:noProof/>
        </w:rPr>
        <w:fldChar w:fldCharType="end"/>
      </w:r>
    </w:p>
    <w:p w14:paraId="1526F52E"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15.11</w:t>
      </w:r>
      <w:r w:rsidRPr="00C858C8">
        <w:rPr>
          <w:rFonts w:ascii="Cambria" w:hAnsi="Cambria"/>
          <w:b w:val="0"/>
          <w:noProof/>
          <w:sz w:val="24"/>
          <w:szCs w:val="24"/>
          <w:lang w:val="en-US"/>
        </w:rPr>
        <w:tab/>
      </w:r>
      <w:r>
        <w:rPr>
          <w:noProof/>
        </w:rPr>
        <w:t>Error Objects</w:t>
      </w:r>
      <w:r>
        <w:rPr>
          <w:noProof/>
        </w:rPr>
        <w:tab/>
      </w:r>
      <w:r>
        <w:rPr>
          <w:noProof/>
        </w:rPr>
        <w:fldChar w:fldCharType="begin"/>
      </w:r>
      <w:r>
        <w:rPr>
          <w:noProof/>
        </w:rPr>
        <w:instrText xml:space="preserve"> PAGEREF _Toc153968555 \h </w:instrText>
      </w:r>
      <w:r>
        <w:rPr>
          <w:noProof/>
        </w:rPr>
      </w:r>
      <w:r>
        <w:rPr>
          <w:noProof/>
        </w:rPr>
        <w:fldChar w:fldCharType="separate"/>
      </w:r>
      <w:ins w:id="590" w:author="Allen Wirfs-Brock rev2" w:date="2011-07-25T16:06:00Z">
        <w:r w:rsidR="007730CC">
          <w:rPr>
            <w:noProof/>
          </w:rPr>
          <w:t>208</w:t>
        </w:r>
      </w:ins>
      <w:ins w:id="591" w:author="Allen Wirfs-Brock" w:date="2011-07-12T10:39:00Z">
        <w:del w:id="592" w:author="Allen Wirfs-Brock rev2" w:date="2011-07-20T13:24:00Z">
          <w:r w:rsidR="0059330D" w:rsidDel="004E0EFF">
            <w:rPr>
              <w:noProof/>
            </w:rPr>
            <w:delText>208</w:delText>
          </w:r>
        </w:del>
      </w:ins>
      <w:del w:id="593" w:author="Allen Wirfs-Brock rev2" w:date="2011-07-20T13:24:00Z">
        <w:r w:rsidR="001C6F64" w:rsidDel="004E0EFF">
          <w:rPr>
            <w:noProof/>
          </w:rPr>
          <w:delText>203</w:delText>
        </w:r>
      </w:del>
      <w:r>
        <w:rPr>
          <w:noProof/>
        </w:rPr>
        <w:fldChar w:fldCharType="end"/>
      </w:r>
    </w:p>
    <w:p w14:paraId="1298A4CE" w14:textId="77777777" w:rsidR="00E73414" w:rsidRPr="00C858C8" w:rsidRDefault="00E73414">
      <w:pPr>
        <w:pStyle w:val="3a"/>
        <w:tabs>
          <w:tab w:val="left" w:pos="907"/>
        </w:tabs>
        <w:rPr>
          <w:rFonts w:ascii="Cambria" w:hAnsi="Cambria"/>
          <w:b w:val="0"/>
          <w:noProof/>
          <w:sz w:val="24"/>
          <w:szCs w:val="24"/>
          <w:lang w:val="en-US"/>
        </w:rPr>
      </w:pPr>
      <w:r>
        <w:rPr>
          <w:noProof/>
        </w:rPr>
        <w:t>15.11.1</w:t>
      </w:r>
      <w:r w:rsidRPr="00C858C8">
        <w:rPr>
          <w:rFonts w:ascii="Cambria" w:hAnsi="Cambria"/>
          <w:b w:val="0"/>
          <w:noProof/>
          <w:sz w:val="24"/>
          <w:szCs w:val="24"/>
          <w:lang w:val="en-US"/>
        </w:rPr>
        <w:tab/>
      </w:r>
      <w:r>
        <w:rPr>
          <w:noProof/>
        </w:rPr>
        <w:t>The Error Constructor Called as a Function</w:t>
      </w:r>
      <w:r>
        <w:rPr>
          <w:noProof/>
        </w:rPr>
        <w:tab/>
      </w:r>
      <w:r>
        <w:rPr>
          <w:noProof/>
        </w:rPr>
        <w:fldChar w:fldCharType="begin"/>
      </w:r>
      <w:r>
        <w:rPr>
          <w:noProof/>
        </w:rPr>
        <w:instrText xml:space="preserve"> PAGEREF _Toc153968556 \h </w:instrText>
      </w:r>
      <w:r>
        <w:rPr>
          <w:noProof/>
        </w:rPr>
      </w:r>
      <w:r>
        <w:rPr>
          <w:noProof/>
        </w:rPr>
        <w:fldChar w:fldCharType="separate"/>
      </w:r>
      <w:ins w:id="594" w:author="Allen Wirfs-Brock rev2" w:date="2011-07-25T16:06:00Z">
        <w:r w:rsidR="007730CC">
          <w:rPr>
            <w:noProof/>
          </w:rPr>
          <w:t>208</w:t>
        </w:r>
      </w:ins>
      <w:ins w:id="595" w:author="Allen Wirfs-Brock" w:date="2011-07-12T10:39:00Z">
        <w:del w:id="596" w:author="Allen Wirfs-Brock rev2" w:date="2011-07-20T13:24:00Z">
          <w:r w:rsidR="0059330D" w:rsidDel="004E0EFF">
            <w:rPr>
              <w:noProof/>
            </w:rPr>
            <w:delText>208</w:delText>
          </w:r>
        </w:del>
      </w:ins>
      <w:del w:id="597" w:author="Allen Wirfs-Brock rev2" w:date="2011-07-20T13:24:00Z">
        <w:r w:rsidR="001C6F64" w:rsidDel="004E0EFF">
          <w:rPr>
            <w:noProof/>
          </w:rPr>
          <w:delText>203</w:delText>
        </w:r>
      </w:del>
      <w:r>
        <w:rPr>
          <w:noProof/>
        </w:rPr>
        <w:fldChar w:fldCharType="end"/>
      </w:r>
    </w:p>
    <w:p w14:paraId="04F72411" w14:textId="77777777" w:rsidR="00E73414" w:rsidRPr="00C858C8" w:rsidRDefault="00E73414">
      <w:pPr>
        <w:pStyle w:val="3a"/>
        <w:tabs>
          <w:tab w:val="left" w:pos="907"/>
        </w:tabs>
        <w:rPr>
          <w:rFonts w:ascii="Cambria" w:hAnsi="Cambria"/>
          <w:b w:val="0"/>
          <w:noProof/>
          <w:sz w:val="24"/>
          <w:szCs w:val="24"/>
          <w:lang w:val="en-US"/>
        </w:rPr>
      </w:pPr>
      <w:r>
        <w:rPr>
          <w:noProof/>
        </w:rPr>
        <w:t>15.11.2</w:t>
      </w:r>
      <w:r w:rsidRPr="00C858C8">
        <w:rPr>
          <w:rFonts w:ascii="Cambria" w:hAnsi="Cambria"/>
          <w:b w:val="0"/>
          <w:noProof/>
          <w:sz w:val="24"/>
          <w:szCs w:val="24"/>
          <w:lang w:val="en-US"/>
        </w:rPr>
        <w:tab/>
      </w:r>
      <w:r>
        <w:rPr>
          <w:noProof/>
        </w:rPr>
        <w:t>The Error Constructor</w:t>
      </w:r>
      <w:r>
        <w:rPr>
          <w:noProof/>
        </w:rPr>
        <w:tab/>
      </w:r>
      <w:r>
        <w:rPr>
          <w:noProof/>
        </w:rPr>
        <w:fldChar w:fldCharType="begin"/>
      </w:r>
      <w:r>
        <w:rPr>
          <w:noProof/>
        </w:rPr>
        <w:instrText xml:space="preserve"> PAGEREF _Toc153968557 \h </w:instrText>
      </w:r>
      <w:r>
        <w:rPr>
          <w:noProof/>
        </w:rPr>
      </w:r>
      <w:r>
        <w:rPr>
          <w:noProof/>
        </w:rPr>
        <w:fldChar w:fldCharType="separate"/>
      </w:r>
      <w:ins w:id="598" w:author="Allen Wirfs-Brock rev2" w:date="2011-07-25T16:06:00Z">
        <w:r w:rsidR="007730CC">
          <w:rPr>
            <w:noProof/>
          </w:rPr>
          <w:t>208</w:t>
        </w:r>
      </w:ins>
      <w:ins w:id="599" w:author="Allen Wirfs-Brock" w:date="2011-07-12T10:39:00Z">
        <w:del w:id="600" w:author="Allen Wirfs-Brock rev2" w:date="2011-07-20T13:24:00Z">
          <w:r w:rsidR="0059330D" w:rsidDel="004E0EFF">
            <w:rPr>
              <w:noProof/>
            </w:rPr>
            <w:delText>208</w:delText>
          </w:r>
        </w:del>
      </w:ins>
      <w:del w:id="601" w:author="Allen Wirfs-Brock rev2" w:date="2011-07-20T13:24:00Z">
        <w:r w:rsidR="001C6F64" w:rsidDel="004E0EFF">
          <w:rPr>
            <w:noProof/>
          </w:rPr>
          <w:delText>203</w:delText>
        </w:r>
      </w:del>
      <w:r>
        <w:rPr>
          <w:noProof/>
        </w:rPr>
        <w:fldChar w:fldCharType="end"/>
      </w:r>
    </w:p>
    <w:p w14:paraId="182F609E" w14:textId="77777777" w:rsidR="00E73414" w:rsidRPr="00C858C8" w:rsidRDefault="00E73414">
      <w:pPr>
        <w:pStyle w:val="3a"/>
        <w:tabs>
          <w:tab w:val="left" w:pos="907"/>
        </w:tabs>
        <w:rPr>
          <w:rFonts w:ascii="Cambria" w:hAnsi="Cambria"/>
          <w:b w:val="0"/>
          <w:noProof/>
          <w:sz w:val="24"/>
          <w:szCs w:val="24"/>
          <w:lang w:val="en-US"/>
        </w:rPr>
      </w:pPr>
      <w:r>
        <w:rPr>
          <w:noProof/>
        </w:rPr>
        <w:t>15.11.3</w:t>
      </w:r>
      <w:r w:rsidRPr="00C858C8">
        <w:rPr>
          <w:rFonts w:ascii="Cambria" w:hAnsi="Cambria"/>
          <w:b w:val="0"/>
          <w:noProof/>
          <w:sz w:val="24"/>
          <w:szCs w:val="24"/>
          <w:lang w:val="en-US"/>
        </w:rPr>
        <w:tab/>
      </w:r>
      <w:r>
        <w:rPr>
          <w:noProof/>
        </w:rPr>
        <w:t>Properties of the Error Constructor</w:t>
      </w:r>
      <w:r>
        <w:rPr>
          <w:noProof/>
        </w:rPr>
        <w:tab/>
      </w:r>
      <w:r>
        <w:rPr>
          <w:noProof/>
        </w:rPr>
        <w:fldChar w:fldCharType="begin"/>
      </w:r>
      <w:r>
        <w:rPr>
          <w:noProof/>
        </w:rPr>
        <w:instrText xml:space="preserve"> PAGEREF _Toc153968558 \h </w:instrText>
      </w:r>
      <w:r>
        <w:rPr>
          <w:noProof/>
        </w:rPr>
      </w:r>
      <w:r>
        <w:rPr>
          <w:noProof/>
        </w:rPr>
        <w:fldChar w:fldCharType="separate"/>
      </w:r>
      <w:ins w:id="602" w:author="Allen Wirfs-Brock rev2" w:date="2011-07-25T16:06:00Z">
        <w:r w:rsidR="007730CC">
          <w:rPr>
            <w:noProof/>
          </w:rPr>
          <w:t>208</w:t>
        </w:r>
      </w:ins>
      <w:ins w:id="603" w:author="Allen Wirfs-Brock" w:date="2011-07-12T10:39:00Z">
        <w:del w:id="604" w:author="Allen Wirfs-Brock rev2" w:date="2011-07-20T13:24:00Z">
          <w:r w:rsidR="0059330D" w:rsidDel="004E0EFF">
            <w:rPr>
              <w:noProof/>
            </w:rPr>
            <w:delText>208</w:delText>
          </w:r>
        </w:del>
      </w:ins>
      <w:del w:id="605" w:author="Allen Wirfs-Brock rev2" w:date="2011-07-20T13:24:00Z">
        <w:r w:rsidR="001C6F64" w:rsidDel="004E0EFF">
          <w:rPr>
            <w:noProof/>
          </w:rPr>
          <w:delText>203</w:delText>
        </w:r>
      </w:del>
      <w:r>
        <w:rPr>
          <w:noProof/>
        </w:rPr>
        <w:fldChar w:fldCharType="end"/>
      </w:r>
    </w:p>
    <w:p w14:paraId="6C9A48F7" w14:textId="77777777" w:rsidR="00E73414" w:rsidRPr="00C858C8" w:rsidRDefault="00E73414">
      <w:pPr>
        <w:pStyle w:val="3a"/>
        <w:tabs>
          <w:tab w:val="left" w:pos="907"/>
        </w:tabs>
        <w:rPr>
          <w:rFonts w:ascii="Cambria" w:hAnsi="Cambria"/>
          <w:b w:val="0"/>
          <w:noProof/>
          <w:sz w:val="24"/>
          <w:szCs w:val="24"/>
          <w:lang w:val="en-US"/>
        </w:rPr>
      </w:pPr>
      <w:r>
        <w:rPr>
          <w:noProof/>
        </w:rPr>
        <w:t>15.11.4</w:t>
      </w:r>
      <w:r w:rsidRPr="00C858C8">
        <w:rPr>
          <w:rFonts w:ascii="Cambria" w:hAnsi="Cambria"/>
          <w:b w:val="0"/>
          <w:noProof/>
          <w:sz w:val="24"/>
          <w:szCs w:val="24"/>
          <w:lang w:val="en-US"/>
        </w:rPr>
        <w:tab/>
      </w:r>
      <w:r>
        <w:rPr>
          <w:noProof/>
        </w:rPr>
        <w:t>Properties of the Error Prototype Object</w:t>
      </w:r>
      <w:r>
        <w:rPr>
          <w:noProof/>
        </w:rPr>
        <w:tab/>
      </w:r>
      <w:r>
        <w:rPr>
          <w:noProof/>
        </w:rPr>
        <w:fldChar w:fldCharType="begin"/>
      </w:r>
      <w:r>
        <w:rPr>
          <w:noProof/>
        </w:rPr>
        <w:instrText xml:space="preserve"> PAGEREF _Toc153968559 \h </w:instrText>
      </w:r>
      <w:r>
        <w:rPr>
          <w:noProof/>
        </w:rPr>
      </w:r>
      <w:r>
        <w:rPr>
          <w:noProof/>
        </w:rPr>
        <w:fldChar w:fldCharType="separate"/>
      </w:r>
      <w:ins w:id="606" w:author="Allen Wirfs-Brock rev2" w:date="2011-07-25T16:06:00Z">
        <w:r w:rsidR="007730CC">
          <w:rPr>
            <w:noProof/>
          </w:rPr>
          <w:t>208</w:t>
        </w:r>
      </w:ins>
      <w:ins w:id="607" w:author="Allen Wirfs-Brock" w:date="2011-07-12T10:39:00Z">
        <w:del w:id="608" w:author="Allen Wirfs-Brock rev2" w:date="2011-07-20T13:24:00Z">
          <w:r w:rsidR="0059330D" w:rsidDel="004E0EFF">
            <w:rPr>
              <w:noProof/>
            </w:rPr>
            <w:delText>208</w:delText>
          </w:r>
        </w:del>
      </w:ins>
      <w:del w:id="609" w:author="Allen Wirfs-Brock rev2" w:date="2011-07-20T13:24:00Z">
        <w:r w:rsidR="001C6F64" w:rsidDel="004E0EFF">
          <w:rPr>
            <w:noProof/>
          </w:rPr>
          <w:delText>203</w:delText>
        </w:r>
      </w:del>
      <w:r>
        <w:rPr>
          <w:noProof/>
        </w:rPr>
        <w:fldChar w:fldCharType="end"/>
      </w:r>
    </w:p>
    <w:p w14:paraId="75EE1514" w14:textId="77777777" w:rsidR="00E73414" w:rsidRPr="00C858C8" w:rsidRDefault="00E73414">
      <w:pPr>
        <w:pStyle w:val="3a"/>
        <w:tabs>
          <w:tab w:val="left" w:pos="907"/>
        </w:tabs>
        <w:rPr>
          <w:rFonts w:ascii="Cambria" w:hAnsi="Cambria"/>
          <w:b w:val="0"/>
          <w:noProof/>
          <w:sz w:val="24"/>
          <w:szCs w:val="24"/>
          <w:lang w:val="en-US"/>
        </w:rPr>
      </w:pPr>
      <w:r>
        <w:rPr>
          <w:noProof/>
        </w:rPr>
        <w:t>15.11.5</w:t>
      </w:r>
      <w:r w:rsidRPr="00C858C8">
        <w:rPr>
          <w:rFonts w:ascii="Cambria" w:hAnsi="Cambria"/>
          <w:b w:val="0"/>
          <w:noProof/>
          <w:sz w:val="24"/>
          <w:szCs w:val="24"/>
          <w:lang w:val="en-US"/>
        </w:rPr>
        <w:tab/>
      </w:r>
      <w:r>
        <w:rPr>
          <w:noProof/>
        </w:rPr>
        <w:t>Properties of Error Instances</w:t>
      </w:r>
      <w:r>
        <w:rPr>
          <w:noProof/>
        </w:rPr>
        <w:tab/>
      </w:r>
      <w:r>
        <w:rPr>
          <w:noProof/>
        </w:rPr>
        <w:fldChar w:fldCharType="begin"/>
      </w:r>
      <w:r>
        <w:rPr>
          <w:noProof/>
        </w:rPr>
        <w:instrText xml:space="preserve"> PAGEREF _Toc153968560 \h </w:instrText>
      </w:r>
      <w:r>
        <w:rPr>
          <w:noProof/>
        </w:rPr>
      </w:r>
      <w:r>
        <w:rPr>
          <w:noProof/>
        </w:rPr>
        <w:fldChar w:fldCharType="separate"/>
      </w:r>
      <w:ins w:id="610" w:author="Allen Wirfs-Brock rev2" w:date="2011-07-25T16:06:00Z">
        <w:r w:rsidR="007730CC">
          <w:rPr>
            <w:noProof/>
          </w:rPr>
          <w:t>209</w:t>
        </w:r>
      </w:ins>
      <w:ins w:id="611" w:author="Allen Wirfs-Brock" w:date="2011-07-12T10:39:00Z">
        <w:del w:id="612" w:author="Allen Wirfs-Brock rev2" w:date="2011-07-20T13:24:00Z">
          <w:r w:rsidR="0059330D" w:rsidDel="004E0EFF">
            <w:rPr>
              <w:noProof/>
            </w:rPr>
            <w:delText>209</w:delText>
          </w:r>
        </w:del>
      </w:ins>
      <w:del w:id="613" w:author="Allen Wirfs-Brock rev2" w:date="2011-07-20T13:24:00Z">
        <w:r w:rsidR="001C6F64" w:rsidDel="004E0EFF">
          <w:rPr>
            <w:noProof/>
          </w:rPr>
          <w:delText>204</w:delText>
        </w:r>
      </w:del>
      <w:r>
        <w:rPr>
          <w:noProof/>
        </w:rPr>
        <w:fldChar w:fldCharType="end"/>
      </w:r>
    </w:p>
    <w:p w14:paraId="49AB8917" w14:textId="77777777" w:rsidR="00E73414" w:rsidRPr="00C858C8" w:rsidRDefault="00E73414">
      <w:pPr>
        <w:pStyle w:val="3a"/>
        <w:tabs>
          <w:tab w:val="left" w:pos="907"/>
        </w:tabs>
        <w:rPr>
          <w:rFonts w:ascii="Cambria" w:hAnsi="Cambria"/>
          <w:b w:val="0"/>
          <w:noProof/>
          <w:sz w:val="24"/>
          <w:szCs w:val="24"/>
          <w:lang w:val="en-US"/>
        </w:rPr>
      </w:pPr>
      <w:r>
        <w:rPr>
          <w:noProof/>
        </w:rPr>
        <w:t>15.11.6</w:t>
      </w:r>
      <w:r w:rsidRPr="00C858C8">
        <w:rPr>
          <w:rFonts w:ascii="Cambria" w:hAnsi="Cambria"/>
          <w:b w:val="0"/>
          <w:noProof/>
          <w:sz w:val="24"/>
          <w:szCs w:val="24"/>
          <w:lang w:val="en-US"/>
        </w:rPr>
        <w:tab/>
      </w:r>
      <w:r>
        <w:rPr>
          <w:noProof/>
        </w:rPr>
        <w:t>Native Error Types Used in This Standard</w:t>
      </w:r>
      <w:r>
        <w:rPr>
          <w:noProof/>
        </w:rPr>
        <w:tab/>
      </w:r>
      <w:r>
        <w:rPr>
          <w:noProof/>
        </w:rPr>
        <w:fldChar w:fldCharType="begin"/>
      </w:r>
      <w:r>
        <w:rPr>
          <w:noProof/>
        </w:rPr>
        <w:instrText xml:space="preserve"> PAGEREF _Toc153968561 \h </w:instrText>
      </w:r>
      <w:r>
        <w:rPr>
          <w:noProof/>
        </w:rPr>
      </w:r>
      <w:r>
        <w:rPr>
          <w:noProof/>
        </w:rPr>
        <w:fldChar w:fldCharType="separate"/>
      </w:r>
      <w:ins w:id="614" w:author="Allen Wirfs-Brock rev2" w:date="2011-07-25T16:06:00Z">
        <w:r w:rsidR="007730CC">
          <w:rPr>
            <w:noProof/>
          </w:rPr>
          <w:t>209</w:t>
        </w:r>
      </w:ins>
      <w:ins w:id="615" w:author="Allen Wirfs-Brock" w:date="2011-07-12T10:39:00Z">
        <w:del w:id="616" w:author="Allen Wirfs-Brock rev2" w:date="2011-07-20T13:24:00Z">
          <w:r w:rsidR="0059330D" w:rsidDel="004E0EFF">
            <w:rPr>
              <w:noProof/>
            </w:rPr>
            <w:delText>209</w:delText>
          </w:r>
        </w:del>
      </w:ins>
      <w:del w:id="617" w:author="Allen Wirfs-Brock rev2" w:date="2011-07-20T13:24:00Z">
        <w:r w:rsidR="001C6F64" w:rsidDel="004E0EFF">
          <w:rPr>
            <w:noProof/>
          </w:rPr>
          <w:delText>204</w:delText>
        </w:r>
      </w:del>
      <w:r>
        <w:rPr>
          <w:noProof/>
        </w:rPr>
        <w:fldChar w:fldCharType="end"/>
      </w:r>
    </w:p>
    <w:p w14:paraId="54B715B0" w14:textId="77777777" w:rsidR="00E73414" w:rsidRPr="00C858C8" w:rsidRDefault="00E73414">
      <w:pPr>
        <w:pStyle w:val="3a"/>
        <w:tabs>
          <w:tab w:val="left" w:pos="907"/>
        </w:tabs>
        <w:rPr>
          <w:rFonts w:ascii="Cambria" w:hAnsi="Cambria"/>
          <w:b w:val="0"/>
          <w:noProof/>
          <w:sz w:val="24"/>
          <w:szCs w:val="24"/>
          <w:lang w:val="en-US"/>
        </w:rPr>
      </w:pPr>
      <w:r>
        <w:rPr>
          <w:noProof/>
        </w:rPr>
        <w:t>15.11.7</w:t>
      </w:r>
      <w:r w:rsidRPr="00C858C8">
        <w:rPr>
          <w:rFonts w:ascii="Cambria" w:hAnsi="Cambria"/>
          <w:b w:val="0"/>
          <w:noProof/>
          <w:sz w:val="24"/>
          <w:szCs w:val="24"/>
          <w:lang w:val="en-US"/>
        </w:rPr>
        <w:tab/>
      </w:r>
      <w:r w:rsidRPr="00643C7A">
        <w:rPr>
          <w:i/>
          <w:noProof/>
        </w:rPr>
        <w:t>NativeError</w:t>
      </w:r>
      <w:r>
        <w:rPr>
          <w:noProof/>
        </w:rPr>
        <w:t xml:space="preserve"> Object Structure</w:t>
      </w:r>
      <w:r>
        <w:rPr>
          <w:noProof/>
        </w:rPr>
        <w:tab/>
      </w:r>
      <w:r>
        <w:rPr>
          <w:noProof/>
        </w:rPr>
        <w:fldChar w:fldCharType="begin"/>
      </w:r>
      <w:r>
        <w:rPr>
          <w:noProof/>
        </w:rPr>
        <w:instrText xml:space="preserve"> PAGEREF _Toc153968562 \h </w:instrText>
      </w:r>
      <w:r>
        <w:rPr>
          <w:noProof/>
        </w:rPr>
      </w:r>
      <w:r>
        <w:rPr>
          <w:noProof/>
        </w:rPr>
        <w:fldChar w:fldCharType="separate"/>
      </w:r>
      <w:ins w:id="618" w:author="Allen Wirfs-Brock rev2" w:date="2011-07-25T16:06:00Z">
        <w:r w:rsidR="007730CC">
          <w:rPr>
            <w:noProof/>
          </w:rPr>
          <w:t>210</w:t>
        </w:r>
      </w:ins>
      <w:ins w:id="619" w:author="Allen Wirfs-Brock" w:date="2011-07-12T10:39:00Z">
        <w:del w:id="620" w:author="Allen Wirfs-Brock rev2" w:date="2011-07-20T13:24:00Z">
          <w:r w:rsidR="0059330D" w:rsidDel="004E0EFF">
            <w:rPr>
              <w:noProof/>
            </w:rPr>
            <w:delText>210</w:delText>
          </w:r>
        </w:del>
      </w:ins>
      <w:del w:id="621" w:author="Allen Wirfs-Brock rev2" w:date="2011-07-20T13:24:00Z">
        <w:r w:rsidR="001C6F64" w:rsidDel="004E0EFF">
          <w:rPr>
            <w:noProof/>
          </w:rPr>
          <w:delText>205</w:delText>
        </w:r>
      </w:del>
      <w:r>
        <w:rPr>
          <w:noProof/>
        </w:rPr>
        <w:fldChar w:fldCharType="end"/>
      </w:r>
    </w:p>
    <w:p w14:paraId="0EC7F514" w14:textId="77777777" w:rsidR="00E73414" w:rsidRPr="00C858C8" w:rsidRDefault="00E73414">
      <w:pPr>
        <w:pStyle w:val="2b"/>
        <w:tabs>
          <w:tab w:val="clear" w:pos="720"/>
          <w:tab w:val="left" w:pos="740"/>
        </w:tabs>
        <w:rPr>
          <w:rFonts w:ascii="Cambria" w:hAnsi="Cambria"/>
          <w:b w:val="0"/>
          <w:noProof/>
          <w:sz w:val="24"/>
          <w:szCs w:val="24"/>
          <w:lang w:val="en-US"/>
        </w:rPr>
      </w:pPr>
      <w:r>
        <w:rPr>
          <w:noProof/>
        </w:rPr>
        <w:t>15.12</w:t>
      </w:r>
      <w:r w:rsidRPr="00C858C8">
        <w:rPr>
          <w:rFonts w:ascii="Cambria" w:hAnsi="Cambria"/>
          <w:b w:val="0"/>
          <w:noProof/>
          <w:sz w:val="24"/>
          <w:szCs w:val="24"/>
          <w:lang w:val="en-US"/>
        </w:rPr>
        <w:tab/>
      </w:r>
      <w:r>
        <w:rPr>
          <w:noProof/>
        </w:rPr>
        <w:t>The JSON Object</w:t>
      </w:r>
      <w:r>
        <w:rPr>
          <w:noProof/>
        </w:rPr>
        <w:tab/>
      </w:r>
      <w:r>
        <w:rPr>
          <w:noProof/>
        </w:rPr>
        <w:fldChar w:fldCharType="begin"/>
      </w:r>
      <w:r>
        <w:rPr>
          <w:noProof/>
        </w:rPr>
        <w:instrText xml:space="preserve"> PAGEREF _Toc153968563 \h </w:instrText>
      </w:r>
      <w:r>
        <w:rPr>
          <w:noProof/>
        </w:rPr>
      </w:r>
      <w:r>
        <w:rPr>
          <w:noProof/>
        </w:rPr>
        <w:fldChar w:fldCharType="separate"/>
      </w:r>
      <w:ins w:id="622" w:author="Allen Wirfs-Brock rev2" w:date="2011-07-25T16:06:00Z">
        <w:r w:rsidR="007730CC">
          <w:rPr>
            <w:noProof/>
          </w:rPr>
          <w:t>211</w:t>
        </w:r>
      </w:ins>
      <w:ins w:id="623" w:author="Allen Wirfs-Brock" w:date="2011-07-12T10:39:00Z">
        <w:del w:id="624" w:author="Allen Wirfs-Brock rev2" w:date="2011-07-20T13:24:00Z">
          <w:r w:rsidR="0059330D" w:rsidDel="004E0EFF">
            <w:rPr>
              <w:noProof/>
            </w:rPr>
            <w:delText>211</w:delText>
          </w:r>
        </w:del>
      </w:ins>
      <w:del w:id="625" w:author="Allen Wirfs-Brock rev2" w:date="2011-07-20T13:24:00Z">
        <w:r w:rsidR="001C6F64" w:rsidDel="004E0EFF">
          <w:rPr>
            <w:noProof/>
          </w:rPr>
          <w:delText>206</w:delText>
        </w:r>
      </w:del>
      <w:r>
        <w:rPr>
          <w:noProof/>
        </w:rPr>
        <w:fldChar w:fldCharType="end"/>
      </w:r>
    </w:p>
    <w:p w14:paraId="2811C893" w14:textId="77777777" w:rsidR="00E73414" w:rsidRPr="00C858C8" w:rsidRDefault="00E73414">
      <w:pPr>
        <w:pStyle w:val="3a"/>
        <w:tabs>
          <w:tab w:val="left" w:pos="907"/>
        </w:tabs>
        <w:rPr>
          <w:rFonts w:ascii="Cambria" w:hAnsi="Cambria"/>
          <w:b w:val="0"/>
          <w:noProof/>
          <w:sz w:val="24"/>
          <w:szCs w:val="24"/>
          <w:lang w:val="en-US"/>
        </w:rPr>
      </w:pPr>
      <w:r>
        <w:rPr>
          <w:noProof/>
        </w:rPr>
        <w:t>15.12.1</w:t>
      </w:r>
      <w:r w:rsidRPr="00C858C8">
        <w:rPr>
          <w:rFonts w:ascii="Cambria" w:hAnsi="Cambria"/>
          <w:b w:val="0"/>
          <w:noProof/>
          <w:sz w:val="24"/>
          <w:szCs w:val="24"/>
          <w:lang w:val="en-US"/>
        </w:rPr>
        <w:tab/>
      </w:r>
      <w:r>
        <w:rPr>
          <w:noProof/>
        </w:rPr>
        <w:t>The JSON Grammar</w:t>
      </w:r>
      <w:r>
        <w:rPr>
          <w:noProof/>
        </w:rPr>
        <w:tab/>
      </w:r>
      <w:r>
        <w:rPr>
          <w:noProof/>
        </w:rPr>
        <w:fldChar w:fldCharType="begin"/>
      </w:r>
      <w:r>
        <w:rPr>
          <w:noProof/>
        </w:rPr>
        <w:instrText xml:space="preserve"> PAGEREF _Toc153968564 \h </w:instrText>
      </w:r>
      <w:r>
        <w:rPr>
          <w:noProof/>
        </w:rPr>
      </w:r>
      <w:r>
        <w:rPr>
          <w:noProof/>
        </w:rPr>
        <w:fldChar w:fldCharType="separate"/>
      </w:r>
      <w:ins w:id="626" w:author="Allen Wirfs-Brock rev2" w:date="2011-07-25T16:06:00Z">
        <w:r w:rsidR="007730CC">
          <w:rPr>
            <w:noProof/>
          </w:rPr>
          <w:t>212</w:t>
        </w:r>
      </w:ins>
      <w:ins w:id="627" w:author="Allen Wirfs-Brock" w:date="2011-07-12T10:39:00Z">
        <w:del w:id="628" w:author="Allen Wirfs-Brock rev2" w:date="2011-07-20T13:24:00Z">
          <w:r w:rsidR="0059330D" w:rsidDel="004E0EFF">
            <w:rPr>
              <w:noProof/>
            </w:rPr>
            <w:delText>212</w:delText>
          </w:r>
        </w:del>
      </w:ins>
      <w:del w:id="629" w:author="Allen Wirfs-Brock rev2" w:date="2011-07-20T13:24:00Z">
        <w:r w:rsidR="001C6F64" w:rsidDel="004E0EFF">
          <w:rPr>
            <w:noProof/>
          </w:rPr>
          <w:delText>207</w:delText>
        </w:r>
      </w:del>
      <w:r>
        <w:rPr>
          <w:noProof/>
        </w:rPr>
        <w:fldChar w:fldCharType="end"/>
      </w:r>
    </w:p>
    <w:p w14:paraId="4D486DBE" w14:textId="77777777" w:rsidR="00E73414" w:rsidRPr="00C858C8" w:rsidRDefault="00E73414">
      <w:pPr>
        <w:pStyle w:val="3a"/>
        <w:tabs>
          <w:tab w:val="left" w:pos="907"/>
        </w:tabs>
        <w:rPr>
          <w:rFonts w:ascii="Cambria" w:hAnsi="Cambria"/>
          <w:b w:val="0"/>
          <w:noProof/>
          <w:sz w:val="24"/>
          <w:szCs w:val="24"/>
          <w:lang w:val="en-US"/>
        </w:rPr>
      </w:pPr>
      <w:r>
        <w:rPr>
          <w:noProof/>
        </w:rPr>
        <w:t>15.12.2</w:t>
      </w:r>
      <w:r w:rsidRPr="00C858C8">
        <w:rPr>
          <w:rFonts w:ascii="Cambria" w:hAnsi="Cambria"/>
          <w:b w:val="0"/>
          <w:noProof/>
          <w:sz w:val="24"/>
          <w:szCs w:val="24"/>
          <w:lang w:val="en-US"/>
        </w:rPr>
        <w:tab/>
      </w:r>
      <w:r>
        <w:rPr>
          <w:noProof/>
        </w:rPr>
        <w:t>parse ( text [ , reviver ] )</w:t>
      </w:r>
      <w:r>
        <w:rPr>
          <w:noProof/>
        </w:rPr>
        <w:tab/>
      </w:r>
      <w:r>
        <w:rPr>
          <w:noProof/>
        </w:rPr>
        <w:fldChar w:fldCharType="begin"/>
      </w:r>
      <w:r>
        <w:rPr>
          <w:noProof/>
        </w:rPr>
        <w:instrText xml:space="preserve"> PAGEREF _Toc153968565 \h </w:instrText>
      </w:r>
      <w:r>
        <w:rPr>
          <w:noProof/>
        </w:rPr>
      </w:r>
      <w:r>
        <w:rPr>
          <w:noProof/>
        </w:rPr>
        <w:fldChar w:fldCharType="separate"/>
      </w:r>
      <w:ins w:id="630" w:author="Allen Wirfs-Brock rev2" w:date="2011-07-25T16:06:00Z">
        <w:r w:rsidR="007730CC">
          <w:rPr>
            <w:noProof/>
          </w:rPr>
          <w:t>213</w:t>
        </w:r>
      </w:ins>
      <w:ins w:id="631" w:author="Allen Wirfs-Brock" w:date="2011-07-12T10:39:00Z">
        <w:del w:id="632" w:author="Allen Wirfs-Brock rev2" w:date="2011-07-20T13:24:00Z">
          <w:r w:rsidR="0059330D" w:rsidDel="004E0EFF">
            <w:rPr>
              <w:noProof/>
            </w:rPr>
            <w:delText>213</w:delText>
          </w:r>
        </w:del>
      </w:ins>
      <w:del w:id="633" w:author="Allen Wirfs-Brock rev2" w:date="2011-07-20T13:24:00Z">
        <w:r w:rsidR="001C6F64" w:rsidDel="004E0EFF">
          <w:rPr>
            <w:noProof/>
          </w:rPr>
          <w:delText>208</w:delText>
        </w:r>
      </w:del>
      <w:r>
        <w:rPr>
          <w:noProof/>
        </w:rPr>
        <w:fldChar w:fldCharType="end"/>
      </w:r>
    </w:p>
    <w:p w14:paraId="6EA6F0A8" w14:textId="77777777" w:rsidR="00E73414" w:rsidRPr="00C858C8" w:rsidRDefault="00E73414">
      <w:pPr>
        <w:pStyle w:val="3a"/>
        <w:tabs>
          <w:tab w:val="left" w:pos="907"/>
        </w:tabs>
        <w:rPr>
          <w:rFonts w:ascii="Cambria" w:hAnsi="Cambria"/>
          <w:b w:val="0"/>
          <w:noProof/>
          <w:sz w:val="24"/>
          <w:szCs w:val="24"/>
          <w:lang w:val="en-US"/>
        </w:rPr>
      </w:pPr>
      <w:r>
        <w:rPr>
          <w:noProof/>
        </w:rPr>
        <w:t>15.12.3</w:t>
      </w:r>
      <w:r w:rsidRPr="00C858C8">
        <w:rPr>
          <w:rFonts w:ascii="Cambria" w:hAnsi="Cambria"/>
          <w:b w:val="0"/>
          <w:noProof/>
          <w:sz w:val="24"/>
          <w:szCs w:val="24"/>
          <w:lang w:val="en-US"/>
        </w:rPr>
        <w:tab/>
      </w:r>
      <w:r>
        <w:rPr>
          <w:noProof/>
        </w:rPr>
        <w:t>stringify ( value [ , replacer [ , space ] ] )</w:t>
      </w:r>
      <w:r>
        <w:rPr>
          <w:noProof/>
        </w:rPr>
        <w:tab/>
      </w:r>
      <w:r>
        <w:rPr>
          <w:noProof/>
        </w:rPr>
        <w:fldChar w:fldCharType="begin"/>
      </w:r>
      <w:r>
        <w:rPr>
          <w:noProof/>
        </w:rPr>
        <w:instrText xml:space="preserve"> PAGEREF _Toc153968566 \h </w:instrText>
      </w:r>
      <w:r>
        <w:rPr>
          <w:noProof/>
        </w:rPr>
      </w:r>
      <w:r>
        <w:rPr>
          <w:noProof/>
        </w:rPr>
        <w:fldChar w:fldCharType="separate"/>
      </w:r>
      <w:ins w:id="634" w:author="Allen Wirfs-Brock rev2" w:date="2011-07-25T16:06:00Z">
        <w:r w:rsidR="007730CC">
          <w:rPr>
            <w:noProof/>
          </w:rPr>
          <w:t>215</w:t>
        </w:r>
      </w:ins>
      <w:ins w:id="635" w:author="Allen Wirfs-Brock" w:date="2011-07-12T10:39:00Z">
        <w:del w:id="636" w:author="Allen Wirfs-Brock rev2" w:date="2011-07-20T13:24:00Z">
          <w:r w:rsidR="0059330D" w:rsidDel="004E0EFF">
            <w:rPr>
              <w:noProof/>
            </w:rPr>
            <w:delText>215</w:delText>
          </w:r>
        </w:del>
      </w:ins>
      <w:del w:id="637" w:author="Allen Wirfs-Brock rev2" w:date="2011-07-20T13:24:00Z">
        <w:r w:rsidR="001C6F64" w:rsidDel="004E0EFF">
          <w:rPr>
            <w:noProof/>
          </w:rPr>
          <w:delText>210</w:delText>
        </w:r>
      </w:del>
      <w:r>
        <w:rPr>
          <w:noProof/>
        </w:rPr>
        <w:fldChar w:fldCharType="end"/>
      </w:r>
    </w:p>
    <w:p w14:paraId="156B46AF" w14:textId="77777777" w:rsidR="00E73414" w:rsidRPr="00C858C8" w:rsidRDefault="00E73414">
      <w:pPr>
        <w:pStyle w:val="12"/>
        <w:tabs>
          <w:tab w:val="left" w:pos="462"/>
        </w:tabs>
        <w:rPr>
          <w:rFonts w:ascii="Cambria" w:hAnsi="Cambria"/>
          <w:b w:val="0"/>
          <w:noProof/>
          <w:sz w:val="24"/>
          <w:szCs w:val="24"/>
          <w:lang w:val="en-US"/>
        </w:rPr>
      </w:pPr>
      <w:r>
        <w:rPr>
          <w:noProof/>
        </w:rPr>
        <w:t>16</w:t>
      </w:r>
      <w:r w:rsidRPr="00C858C8">
        <w:rPr>
          <w:rFonts w:ascii="Cambria" w:hAnsi="Cambria"/>
          <w:b w:val="0"/>
          <w:noProof/>
          <w:sz w:val="24"/>
          <w:szCs w:val="24"/>
          <w:lang w:val="en-US"/>
        </w:rPr>
        <w:tab/>
      </w:r>
      <w:r>
        <w:rPr>
          <w:noProof/>
        </w:rPr>
        <w:t>Errors</w:t>
      </w:r>
      <w:r>
        <w:rPr>
          <w:noProof/>
        </w:rPr>
        <w:tab/>
      </w:r>
      <w:r>
        <w:rPr>
          <w:noProof/>
        </w:rPr>
        <w:fldChar w:fldCharType="begin"/>
      </w:r>
      <w:r>
        <w:rPr>
          <w:noProof/>
        </w:rPr>
        <w:instrText xml:space="preserve"> PAGEREF _Toc153968567 \h </w:instrText>
      </w:r>
      <w:r>
        <w:rPr>
          <w:noProof/>
        </w:rPr>
      </w:r>
      <w:r>
        <w:rPr>
          <w:noProof/>
        </w:rPr>
        <w:fldChar w:fldCharType="separate"/>
      </w:r>
      <w:ins w:id="638" w:author="Allen Wirfs-Brock rev2" w:date="2011-07-25T16:06:00Z">
        <w:r w:rsidR="007730CC">
          <w:rPr>
            <w:noProof/>
          </w:rPr>
          <w:t>218</w:t>
        </w:r>
      </w:ins>
      <w:ins w:id="639" w:author="Allen Wirfs-Brock" w:date="2011-07-12T10:39:00Z">
        <w:del w:id="640" w:author="Allen Wirfs-Brock rev2" w:date="2011-07-20T13:24:00Z">
          <w:r w:rsidR="0059330D" w:rsidDel="004E0EFF">
            <w:rPr>
              <w:noProof/>
            </w:rPr>
            <w:delText>218</w:delText>
          </w:r>
        </w:del>
      </w:ins>
      <w:del w:id="641" w:author="Allen Wirfs-Brock rev2" w:date="2011-07-20T13:24:00Z">
        <w:r w:rsidR="001C6F64" w:rsidDel="004E0EFF">
          <w:rPr>
            <w:noProof/>
          </w:rPr>
          <w:delText>213</w:delText>
        </w:r>
      </w:del>
      <w:r>
        <w:rPr>
          <w:noProof/>
        </w:rPr>
        <w:fldChar w:fldCharType="end"/>
      </w:r>
    </w:p>
    <w:p w14:paraId="4F835F8C" w14:textId="77777777" w:rsidR="00E73414" w:rsidRPr="00C858C8" w:rsidRDefault="00E73414">
      <w:pPr>
        <w:pStyle w:val="12"/>
        <w:rPr>
          <w:rFonts w:ascii="Cambria" w:hAnsi="Cambria"/>
          <w:b w:val="0"/>
          <w:noProof/>
          <w:sz w:val="24"/>
          <w:szCs w:val="24"/>
          <w:lang w:val="en-US"/>
        </w:rPr>
      </w:pPr>
      <w:r>
        <w:rPr>
          <w:noProof/>
        </w:rPr>
        <w:t>Annex A</w:t>
      </w:r>
      <w:r w:rsidRPr="00643C7A">
        <w:rPr>
          <w:b w:val="0"/>
          <w:noProof/>
        </w:rPr>
        <w:t xml:space="preserve"> (informative)</w:t>
      </w:r>
      <w:r>
        <w:rPr>
          <w:noProof/>
        </w:rPr>
        <w:t xml:space="preserve">  Grammar Summary</w:t>
      </w:r>
      <w:r>
        <w:rPr>
          <w:noProof/>
        </w:rPr>
        <w:tab/>
      </w:r>
      <w:r>
        <w:rPr>
          <w:noProof/>
        </w:rPr>
        <w:fldChar w:fldCharType="begin"/>
      </w:r>
      <w:r>
        <w:rPr>
          <w:noProof/>
        </w:rPr>
        <w:instrText xml:space="preserve"> PAGEREF _Toc153968568 \h </w:instrText>
      </w:r>
      <w:r>
        <w:rPr>
          <w:noProof/>
        </w:rPr>
      </w:r>
      <w:r>
        <w:rPr>
          <w:noProof/>
        </w:rPr>
        <w:fldChar w:fldCharType="separate"/>
      </w:r>
      <w:ins w:id="642" w:author="Allen Wirfs-Brock rev2" w:date="2011-07-25T16:06:00Z">
        <w:r w:rsidR="007730CC">
          <w:rPr>
            <w:noProof/>
          </w:rPr>
          <w:t>221</w:t>
        </w:r>
      </w:ins>
      <w:ins w:id="643" w:author="Allen Wirfs-Brock" w:date="2011-07-12T10:39:00Z">
        <w:del w:id="644" w:author="Allen Wirfs-Brock rev2" w:date="2011-07-20T13:24:00Z">
          <w:r w:rsidR="0059330D" w:rsidDel="004E0EFF">
            <w:rPr>
              <w:noProof/>
            </w:rPr>
            <w:delText>221</w:delText>
          </w:r>
        </w:del>
      </w:ins>
      <w:del w:id="645" w:author="Allen Wirfs-Brock rev2" w:date="2011-07-20T13:24:00Z">
        <w:r w:rsidR="001C6F64" w:rsidDel="004E0EFF">
          <w:rPr>
            <w:noProof/>
          </w:rPr>
          <w:delText>216</w:delText>
        </w:r>
      </w:del>
      <w:r>
        <w:rPr>
          <w:noProof/>
        </w:rPr>
        <w:fldChar w:fldCharType="end"/>
      </w:r>
    </w:p>
    <w:p w14:paraId="7DF54BA2" w14:textId="77777777" w:rsidR="00E73414" w:rsidRPr="00C858C8" w:rsidRDefault="00E73414">
      <w:pPr>
        <w:pStyle w:val="12"/>
        <w:rPr>
          <w:rFonts w:ascii="Cambria" w:hAnsi="Cambria"/>
          <w:b w:val="0"/>
          <w:noProof/>
          <w:sz w:val="24"/>
          <w:szCs w:val="24"/>
          <w:lang w:val="en-US"/>
        </w:rPr>
      </w:pPr>
      <w:r>
        <w:rPr>
          <w:noProof/>
        </w:rPr>
        <w:t>Annex B</w:t>
      </w:r>
      <w:r w:rsidRPr="00643C7A">
        <w:rPr>
          <w:b w:val="0"/>
          <w:noProof/>
        </w:rPr>
        <w:t xml:space="preserve"> (informative) </w:t>
      </w:r>
      <w:r>
        <w:rPr>
          <w:noProof/>
        </w:rPr>
        <w:t xml:space="preserve"> Compatibility</w:t>
      </w:r>
      <w:r>
        <w:rPr>
          <w:noProof/>
        </w:rPr>
        <w:tab/>
      </w:r>
      <w:r>
        <w:rPr>
          <w:noProof/>
        </w:rPr>
        <w:fldChar w:fldCharType="begin"/>
      </w:r>
      <w:r>
        <w:rPr>
          <w:noProof/>
        </w:rPr>
        <w:instrText xml:space="preserve"> PAGEREF _Toc153968579 \h </w:instrText>
      </w:r>
      <w:r>
        <w:rPr>
          <w:noProof/>
        </w:rPr>
      </w:r>
      <w:r>
        <w:rPr>
          <w:noProof/>
        </w:rPr>
        <w:fldChar w:fldCharType="separate"/>
      </w:r>
      <w:ins w:id="646" w:author="Allen Wirfs-Brock rev2" w:date="2011-07-25T16:06:00Z">
        <w:r w:rsidR="007730CC">
          <w:rPr>
            <w:noProof/>
          </w:rPr>
          <w:t>241</w:t>
        </w:r>
      </w:ins>
      <w:ins w:id="647" w:author="Allen Wirfs-Brock" w:date="2011-07-12T10:39:00Z">
        <w:del w:id="648" w:author="Allen Wirfs-Brock rev2" w:date="2011-07-20T13:24:00Z">
          <w:r w:rsidR="0059330D" w:rsidDel="004E0EFF">
            <w:rPr>
              <w:noProof/>
            </w:rPr>
            <w:delText>241</w:delText>
          </w:r>
        </w:del>
      </w:ins>
      <w:del w:id="649" w:author="Allen Wirfs-Brock rev2" w:date="2011-07-20T13:24:00Z">
        <w:r w:rsidR="001C6F64" w:rsidDel="004E0EFF">
          <w:rPr>
            <w:noProof/>
          </w:rPr>
          <w:delText>236</w:delText>
        </w:r>
      </w:del>
      <w:r>
        <w:rPr>
          <w:noProof/>
        </w:rPr>
        <w:fldChar w:fldCharType="end"/>
      </w:r>
    </w:p>
    <w:p w14:paraId="46637485" w14:textId="77777777" w:rsidR="00E73414" w:rsidRPr="00C858C8" w:rsidRDefault="00E73414">
      <w:pPr>
        <w:pStyle w:val="12"/>
        <w:rPr>
          <w:rFonts w:ascii="Cambria" w:hAnsi="Cambria"/>
          <w:b w:val="0"/>
          <w:noProof/>
          <w:sz w:val="24"/>
          <w:szCs w:val="24"/>
          <w:lang w:val="en-US"/>
        </w:rPr>
      </w:pPr>
      <w:r>
        <w:rPr>
          <w:noProof/>
        </w:rPr>
        <w:t>Annex C</w:t>
      </w:r>
      <w:r w:rsidRPr="00643C7A">
        <w:rPr>
          <w:b w:val="0"/>
          <w:noProof/>
        </w:rPr>
        <w:t xml:space="preserve"> (informative) </w:t>
      </w:r>
      <w:r>
        <w:rPr>
          <w:noProof/>
        </w:rPr>
        <w:t xml:space="preserve"> The Strict Mode of ECMAScript</w:t>
      </w:r>
      <w:r>
        <w:rPr>
          <w:noProof/>
        </w:rPr>
        <w:tab/>
      </w:r>
      <w:r>
        <w:rPr>
          <w:noProof/>
        </w:rPr>
        <w:fldChar w:fldCharType="begin"/>
      </w:r>
      <w:r>
        <w:rPr>
          <w:noProof/>
        </w:rPr>
        <w:instrText xml:space="preserve"> PAGEREF _Toc153968590 \h </w:instrText>
      </w:r>
      <w:r>
        <w:rPr>
          <w:noProof/>
        </w:rPr>
      </w:r>
      <w:r>
        <w:rPr>
          <w:noProof/>
        </w:rPr>
        <w:fldChar w:fldCharType="separate"/>
      </w:r>
      <w:ins w:id="650" w:author="Allen Wirfs-Brock rev2" w:date="2011-07-25T16:06:00Z">
        <w:r w:rsidR="007730CC">
          <w:rPr>
            <w:noProof/>
          </w:rPr>
          <w:t>245</w:t>
        </w:r>
      </w:ins>
      <w:ins w:id="651" w:author="Allen Wirfs-Brock" w:date="2011-07-12T10:39:00Z">
        <w:del w:id="652" w:author="Allen Wirfs-Brock rev2" w:date="2011-07-20T13:24:00Z">
          <w:r w:rsidR="0059330D" w:rsidDel="004E0EFF">
            <w:rPr>
              <w:noProof/>
            </w:rPr>
            <w:delText>245</w:delText>
          </w:r>
        </w:del>
      </w:ins>
      <w:del w:id="653" w:author="Allen Wirfs-Brock rev2" w:date="2011-07-20T13:24:00Z">
        <w:r w:rsidR="001C6F64" w:rsidDel="004E0EFF">
          <w:rPr>
            <w:noProof/>
          </w:rPr>
          <w:delText>240</w:delText>
        </w:r>
      </w:del>
      <w:r>
        <w:rPr>
          <w:noProof/>
        </w:rPr>
        <w:fldChar w:fldCharType="end"/>
      </w:r>
    </w:p>
    <w:p w14:paraId="7079F718" w14:textId="77777777" w:rsidR="00E73414" w:rsidRPr="00C858C8" w:rsidRDefault="00E73414">
      <w:pPr>
        <w:pStyle w:val="12"/>
        <w:rPr>
          <w:rFonts w:ascii="Cambria" w:hAnsi="Cambria"/>
          <w:b w:val="0"/>
          <w:noProof/>
          <w:sz w:val="24"/>
          <w:szCs w:val="24"/>
          <w:lang w:val="en-US"/>
        </w:rPr>
      </w:pPr>
      <w:r>
        <w:rPr>
          <w:noProof/>
        </w:rPr>
        <w:t>Annex D</w:t>
      </w:r>
      <w:r w:rsidRPr="00643C7A">
        <w:rPr>
          <w:b w:val="0"/>
          <w:noProof/>
        </w:rPr>
        <w:t xml:space="preserve"> (informative) </w:t>
      </w:r>
      <w:r>
        <w:rPr>
          <w:noProof/>
        </w:rPr>
        <w:t xml:space="preserve"> Corrections and Clarifications in the 5</w:t>
      </w:r>
      <w:r w:rsidRPr="00643C7A">
        <w:rPr>
          <w:noProof/>
          <w:vertAlign w:val="superscript"/>
        </w:rPr>
        <w:t>th</w:t>
      </w:r>
      <w:r>
        <w:rPr>
          <w:noProof/>
        </w:rPr>
        <w:t xml:space="preserve"> Edition with Possible 3</w:t>
      </w:r>
      <w:r w:rsidRPr="00643C7A">
        <w:rPr>
          <w:noProof/>
          <w:vertAlign w:val="superscript"/>
        </w:rPr>
        <w:t>rd</w:t>
      </w:r>
      <w:r>
        <w:rPr>
          <w:noProof/>
        </w:rPr>
        <w:t xml:space="preserve"> Edition Compatibility Impact</w:t>
      </w:r>
      <w:r>
        <w:rPr>
          <w:noProof/>
        </w:rPr>
        <w:tab/>
      </w:r>
      <w:r>
        <w:rPr>
          <w:noProof/>
        </w:rPr>
        <w:fldChar w:fldCharType="begin"/>
      </w:r>
      <w:r>
        <w:rPr>
          <w:noProof/>
        </w:rPr>
        <w:instrText xml:space="preserve"> PAGEREF _Toc153968591 \h </w:instrText>
      </w:r>
      <w:r>
        <w:rPr>
          <w:noProof/>
        </w:rPr>
      </w:r>
      <w:r>
        <w:rPr>
          <w:noProof/>
        </w:rPr>
        <w:fldChar w:fldCharType="separate"/>
      </w:r>
      <w:ins w:id="654" w:author="Allen Wirfs-Brock rev2" w:date="2011-07-25T16:06:00Z">
        <w:r w:rsidR="007730CC">
          <w:rPr>
            <w:noProof/>
          </w:rPr>
          <w:t>247</w:t>
        </w:r>
      </w:ins>
      <w:ins w:id="655" w:author="Allen Wirfs-Brock" w:date="2011-07-12T10:39:00Z">
        <w:del w:id="656" w:author="Allen Wirfs-Brock rev2" w:date="2011-07-20T13:24:00Z">
          <w:r w:rsidR="0059330D" w:rsidDel="004E0EFF">
            <w:rPr>
              <w:noProof/>
            </w:rPr>
            <w:delText>247</w:delText>
          </w:r>
        </w:del>
      </w:ins>
      <w:del w:id="657" w:author="Allen Wirfs-Brock rev2" w:date="2011-07-20T13:24:00Z">
        <w:r w:rsidR="001C6F64" w:rsidDel="004E0EFF">
          <w:rPr>
            <w:noProof/>
          </w:rPr>
          <w:delText>242</w:delText>
        </w:r>
      </w:del>
      <w:r>
        <w:rPr>
          <w:noProof/>
        </w:rPr>
        <w:fldChar w:fldCharType="end"/>
      </w:r>
    </w:p>
    <w:p w14:paraId="12093953" w14:textId="77777777" w:rsidR="00E73414" w:rsidRPr="00C858C8" w:rsidRDefault="00E73414">
      <w:pPr>
        <w:pStyle w:val="12"/>
        <w:rPr>
          <w:rFonts w:ascii="Cambria" w:hAnsi="Cambria"/>
          <w:b w:val="0"/>
          <w:noProof/>
          <w:sz w:val="24"/>
          <w:szCs w:val="24"/>
          <w:lang w:val="en-US"/>
        </w:rPr>
      </w:pPr>
      <w:r>
        <w:rPr>
          <w:noProof/>
        </w:rPr>
        <w:t>Annex E</w:t>
      </w:r>
      <w:r w:rsidRPr="00643C7A">
        <w:rPr>
          <w:b w:val="0"/>
          <w:noProof/>
        </w:rPr>
        <w:t xml:space="preserve"> (informative) </w:t>
      </w:r>
      <w:r>
        <w:rPr>
          <w:noProof/>
        </w:rPr>
        <w:t xml:space="preserve"> Additions and Changes in the 5</w:t>
      </w:r>
      <w:r w:rsidRPr="00643C7A">
        <w:rPr>
          <w:noProof/>
          <w:vertAlign w:val="superscript"/>
        </w:rPr>
        <w:t>th</w:t>
      </w:r>
      <w:r>
        <w:rPr>
          <w:noProof/>
        </w:rPr>
        <w:t xml:space="preserve"> Edition that Introduce Incompatibilities with the 3</w:t>
      </w:r>
      <w:r w:rsidRPr="00643C7A">
        <w:rPr>
          <w:noProof/>
          <w:vertAlign w:val="superscript"/>
        </w:rPr>
        <w:t>rd</w:t>
      </w:r>
      <w:r>
        <w:rPr>
          <w:noProof/>
        </w:rPr>
        <w:t xml:space="preserve"> Edition</w:t>
      </w:r>
      <w:r>
        <w:rPr>
          <w:noProof/>
        </w:rPr>
        <w:tab/>
      </w:r>
      <w:r>
        <w:rPr>
          <w:noProof/>
        </w:rPr>
        <w:fldChar w:fldCharType="begin"/>
      </w:r>
      <w:r>
        <w:rPr>
          <w:noProof/>
        </w:rPr>
        <w:instrText xml:space="preserve"> PAGEREF _Toc153968592 \h </w:instrText>
      </w:r>
      <w:r>
        <w:rPr>
          <w:noProof/>
        </w:rPr>
      </w:r>
      <w:r>
        <w:rPr>
          <w:noProof/>
        </w:rPr>
        <w:fldChar w:fldCharType="separate"/>
      </w:r>
      <w:ins w:id="658" w:author="Allen Wirfs-Brock rev2" w:date="2011-07-25T16:06:00Z">
        <w:r w:rsidR="007730CC">
          <w:rPr>
            <w:noProof/>
          </w:rPr>
          <w:t>249</w:t>
        </w:r>
      </w:ins>
      <w:ins w:id="659" w:author="Allen Wirfs-Brock" w:date="2011-07-12T10:39:00Z">
        <w:del w:id="660" w:author="Allen Wirfs-Brock rev2" w:date="2011-07-20T13:24:00Z">
          <w:r w:rsidR="0059330D" w:rsidDel="004E0EFF">
            <w:rPr>
              <w:noProof/>
            </w:rPr>
            <w:delText>249</w:delText>
          </w:r>
        </w:del>
      </w:ins>
      <w:del w:id="661" w:author="Allen Wirfs-Brock rev2" w:date="2011-07-20T13:24:00Z">
        <w:r w:rsidR="001C6F64" w:rsidDel="004E0EFF">
          <w:rPr>
            <w:noProof/>
          </w:rPr>
          <w:delText>244</w:delText>
        </w:r>
      </w:del>
      <w:r>
        <w:rPr>
          <w:noProof/>
        </w:rPr>
        <w:fldChar w:fldCharType="end"/>
      </w:r>
    </w:p>
    <w:p w14:paraId="06E8E452" w14:textId="77777777" w:rsidR="00E73414" w:rsidRPr="00C858C8" w:rsidRDefault="00E73414">
      <w:pPr>
        <w:pStyle w:val="12"/>
        <w:rPr>
          <w:rFonts w:ascii="Cambria" w:hAnsi="Cambria"/>
          <w:b w:val="0"/>
          <w:noProof/>
          <w:sz w:val="24"/>
          <w:szCs w:val="24"/>
          <w:lang w:val="en-US"/>
        </w:rPr>
      </w:pPr>
      <w:r>
        <w:rPr>
          <w:noProof/>
        </w:rPr>
        <w:t>Annex F</w:t>
      </w:r>
      <w:r w:rsidRPr="00643C7A">
        <w:rPr>
          <w:b w:val="0"/>
          <w:noProof/>
        </w:rPr>
        <w:t xml:space="preserve"> (informative) </w:t>
      </w:r>
      <w:r>
        <w:rPr>
          <w:noProof/>
        </w:rPr>
        <w:t xml:space="preserve"> Technically Significant Corrections and Clarifications in the 5</w:t>
      </w:r>
      <w:r w:rsidRPr="00643C7A">
        <w:rPr>
          <w:bCs/>
          <w:noProof/>
        </w:rPr>
        <w:t>.1</w:t>
      </w:r>
      <w:r>
        <w:rPr>
          <w:noProof/>
        </w:rPr>
        <w:t xml:space="preserve"> Edition</w:t>
      </w:r>
      <w:r>
        <w:rPr>
          <w:noProof/>
        </w:rPr>
        <w:tab/>
      </w:r>
      <w:r>
        <w:rPr>
          <w:noProof/>
        </w:rPr>
        <w:fldChar w:fldCharType="begin"/>
      </w:r>
      <w:r>
        <w:rPr>
          <w:noProof/>
        </w:rPr>
        <w:instrText xml:space="preserve"> PAGEREF _Toc153968593 \h </w:instrText>
      </w:r>
      <w:r>
        <w:rPr>
          <w:noProof/>
        </w:rPr>
      </w:r>
      <w:r>
        <w:rPr>
          <w:noProof/>
        </w:rPr>
        <w:fldChar w:fldCharType="separate"/>
      </w:r>
      <w:ins w:id="662" w:author="Allen Wirfs-Brock rev2" w:date="2011-07-25T16:06:00Z">
        <w:r w:rsidR="007730CC">
          <w:rPr>
            <w:noProof/>
          </w:rPr>
          <w:t>253</w:t>
        </w:r>
      </w:ins>
      <w:r>
        <w:rPr>
          <w:noProof/>
        </w:rPr>
        <w:fldChar w:fldCharType="end"/>
      </w:r>
    </w:p>
    <w:p w14:paraId="2F8BD5FD" w14:textId="77777777" w:rsidR="00887CB2" w:rsidRDefault="00F00556" w:rsidP="00BD219A">
      <w:pPr>
        <w:pStyle w:val="92"/>
        <w:spacing w:before="80" w:line="230" w:lineRule="exact"/>
        <w:ind w:right="499"/>
      </w:pPr>
      <w:r>
        <w:fldChar w:fldCharType="end"/>
      </w:r>
    </w:p>
    <w:p w14:paraId="229D073B" w14:textId="77777777" w:rsidR="00990F07" w:rsidRDefault="00887CB2" w:rsidP="00887CB2">
      <w:r>
        <w:br w:type="page"/>
      </w:r>
    </w:p>
    <w:p w14:paraId="7D2B1E5F" w14:textId="77777777" w:rsidR="003E745B" w:rsidRDefault="003E745B" w:rsidP="00990F07"/>
    <w:p w14:paraId="7A392EB3" w14:textId="77777777" w:rsidR="003E745B" w:rsidRDefault="003E745B" w:rsidP="003E745B">
      <w:pPr>
        <w:pStyle w:val="Introduction"/>
      </w:pPr>
      <w:r>
        <w:t>Introduction</w:t>
      </w:r>
    </w:p>
    <w:p w14:paraId="7EC18388" w14:textId="77777777" w:rsidR="00990F07" w:rsidRDefault="00990F07" w:rsidP="00990F07">
      <w:pPr>
        <w:rPr>
          <w:lang w:val="en-US"/>
        </w:rPr>
      </w:pPr>
      <w:r>
        <w:rPr>
          <w:lang w:val="en-US"/>
        </w:rPr>
        <w:t>This Ecma Standard is based on several originating technologies, the most well known being JavaScript (Netscape) and JScript (Microsoft). The language was invented by Brendan Eich at Netscape and first appeared in that company’s Navigator 2.0 browser. It has appeared in all subsequent browsers from Netscape and in all browsers from Microsoft starting with Internet Explorer 3.0.</w:t>
      </w:r>
    </w:p>
    <w:p w14:paraId="60DFF802" w14:textId="77777777" w:rsidR="00990F07" w:rsidRDefault="00990F07" w:rsidP="00990F07">
      <w:pPr>
        <w:rPr>
          <w:lang w:val="en-US"/>
        </w:rPr>
      </w:pPr>
      <w:r>
        <w:rPr>
          <w:lang w:val="en-US"/>
        </w:rPr>
        <w:t>The development of this Standard started in November 1996. The first edition of this Ecma Standard was adopted by the Ecma General Assembly of June 1997.</w:t>
      </w:r>
    </w:p>
    <w:p w14:paraId="0B3A4B75" w14:textId="77777777" w:rsidR="00990F07" w:rsidRDefault="00990F07" w:rsidP="00990F07">
      <w:pPr>
        <w:rPr>
          <w:lang w:val="en-US"/>
        </w:rPr>
      </w:pPr>
      <w:r>
        <w:rPr>
          <w:lang w:val="en-US"/>
        </w:rPr>
        <w:t>That Ecma Standard was submitted to ISO/IEC JTC 1 for adoption under the fast-track procedure, and approved as international standard ISO/IEC 16262, in April 1998. The Ecma General Assembly of June 1998 approved the second edition of ECMA-262 to keep it fully aligned with ISO/IEC 16262. Changes between the first and the second edition are editorial in nature.</w:t>
      </w:r>
    </w:p>
    <w:p w14:paraId="566D7C1A" w14:textId="77777777" w:rsidR="00990F07" w:rsidRDefault="00990F07" w:rsidP="00990F07">
      <w:pPr>
        <w:rPr>
          <w:lang w:val="en-US"/>
        </w:rPr>
      </w:pPr>
      <w:r>
        <w:rPr>
          <w:lang w:val="en-US"/>
        </w:rPr>
        <w:t>The third edition of the Standard introduced powerful regular expressions, better string handling, new control statements, try/catch exception handling, tighter definition of errors, formatting for numeric output and minor changes in anticipation of forthcoming</w:t>
      </w:r>
      <w:r w:rsidRPr="00B42A0D">
        <w:t xml:space="preserve"> internationalisation</w:t>
      </w:r>
      <w:r>
        <w:rPr>
          <w:lang w:val="en-US"/>
        </w:rPr>
        <w:t xml:space="preserve"> facilities and future language growth. The third edition of the ECMAScript standard was adopted by the Ecma General Assembly of December 1999 and published as </w:t>
      </w:r>
      <w:r w:rsidRPr="00FF4073">
        <w:rPr>
          <w:lang w:val="en-US"/>
        </w:rPr>
        <w:t>ISO/IEC 16262:2002</w:t>
      </w:r>
      <w:r>
        <w:rPr>
          <w:lang w:val="en-US"/>
        </w:rPr>
        <w:t xml:space="preserve"> in June 2002.</w:t>
      </w:r>
    </w:p>
    <w:p w14:paraId="413EDEEA" w14:textId="77777777" w:rsidR="00990F07" w:rsidRDefault="00990F07" w:rsidP="00990F07">
      <w:pPr>
        <w:rPr>
          <w:lang w:val="en-US"/>
        </w:rPr>
      </w:pPr>
      <w:r w:rsidRPr="00B42A0D">
        <w:rPr>
          <w:lang w:val="en-US"/>
        </w:rPr>
        <w:t xml:space="preserve">Since publication of the third edition, ECMAScript has achieved massive adoption in conjunction with the World Wide Web where it has become the programming language that is supported by essentially all web browsers. </w:t>
      </w:r>
      <w:r>
        <w:rPr>
          <w:lang w:val="en-US"/>
        </w:rPr>
        <w:t>Significant work was done to develop a fourth edition of ECMAScript. Although that work was not completed and not published</w:t>
      </w:r>
      <w:r>
        <w:rPr>
          <w:rStyle w:val="aff2"/>
          <w:lang w:val="en-US"/>
        </w:rPr>
        <w:footnoteReference w:id="1"/>
      </w:r>
      <w:r>
        <w:rPr>
          <w:lang w:val="en-US"/>
        </w:rPr>
        <w:t xml:space="preserve"> as the fourth edition of ECMAScript, it informs continuing evolution of the language. </w:t>
      </w:r>
      <w:r w:rsidRPr="00B42A0D">
        <w:rPr>
          <w:lang w:val="en-US"/>
        </w:rPr>
        <w:t xml:space="preserve">The </w:t>
      </w:r>
      <w:r>
        <w:rPr>
          <w:lang w:val="en-US"/>
        </w:rPr>
        <w:t>fifth</w:t>
      </w:r>
      <w:r w:rsidRPr="00B42A0D">
        <w:rPr>
          <w:lang w:val="en-US"/>
        </w:rPr>
        <w:t xml:space="preserve"> edition </w:t>
      </w:r>
      <w:r>
        <w:rPr>
          <w:lang w:val="en-US"/>
        </w:rPr>
        <w:t>of ECMAScript (published as ECMA-262 5</w:t>
      </w:r>
      <w:r w:rsidRPr="00F91172">
        <w:rPr>
          <w:vertAlign w:val="superscript"/>
          <w:lang w:val="en-US"/>
        </w:rPr>
        <w:t>th</w:t>
      </w:r>
      <w:r>
        <w:rPr>
          <w:lang w:val="en-US"/>
        </w:rPr>
        <w:t xml:space="preserve"> edition) </w:t>
      </w:r>
      <w:r w:rsidRPr="00B42A0D">
        <w:rPr>
          <w:lang w:val="en-US"/>
        </w:rPr>
        <w:t>codifies de facto interpretations of the language specification that have become common among browser implementations and adds support for new features that have emerged since the publication of the third edition. Such features include</w:t>
      </w:r>
      <w:r>
        <w:rPr>
          <w:lang w:val="en-US"/>
        </w:rPr>
        <w:t xml:space="preserve"> </w:t>
      </w:r>
      <w:r w:rsidRPr="00B42A0D">
        <w:rPr>
          <w:lang w:val="en-US"/>
        </w:rPr>
        <w:t>accessor properties, reflective creation and inspection of objects, program control of property attribute</w:t>
      </w:r>
      <w:r>
        <w:rPr>
          <w:lang w:val="en-US"/>
        </w:rPr>
        <w:t>s</w:t>
      </w:r>
      <w:r w:rsidRPr="00B42A0D">
        <w:rPr>
          <w:lang w:val="en-US"/>
        </w:rPr>
        <w:t>, additional array manipulation functions, support for the JSON object encoding format, and a strict mode that provides enhanced error checking and program security.</w:t>
      </w:r>
    </w:p>
    <w:p w14:paraId="23FA9F4F" w14:textId="77777777" w:rsidR="00365C38" w:rsidRDefault="0040057E" w:rsidP="00990F07">
      <w:pPr>
        <w:rPr>
          <w:lang w:val="en-US"/>
        </w:rPr>
      </w:pPr>
      <w:r>
        <w:rPr>
          <w:lang w:val="en-US"/>
        </w:rPr>
        <w:t xml:space="preserve">The </w:t>
      </w:r>
      <w:r w:rsidR="00365C38">
        <w:rPr>
          <w:lang w:val="en-US"/>
        </w:rPr>
        <w:t xml:space="preserve">edition 5.1 of the ECMAScript Standard </w:t>
      </w:r>
      <w:r>
        <w:rPr>
          <w:lang w:val="en-US"/>
        </w:rPr>
        <w:t>has been</w:t>
      </w:r>
      <w:r w:rsidR="00365C38">
        <w:rPr>
          <w:lang w:val="en-US"/>
        </w:rPr>
        <w:t xml:space="preserve"> fully aligned with</w:t>
      </w:r>
      <w:r>
        <w:rPr>
          <w:lang w:val="en-US"/>
        </w:rPr>
        <w:t xml:space="preserve"> the</w:t>
      </w:r>
      <w:r w:rsidR="00365C38">
        <w:rPr>
          <w:lang w:val="en-US"/>
        </w:rPr>
        <w:t xml:space="preserve"> </w:t>
      </w:r>
      <w:r w:rsidR="001825F8">
        <w:rPr>
          <w:lang w:val="en-US"/>
        </w:rPr>
        <w:t>third edition of</w:t>
      </w:r>
      <w:r w:rsidR="00365C38">
        <w:rPr>
          <w:lang w:val="en-US"/>
        </w:rPr>
        <w:t xml:space="preserve"> the international standard ISO/IEC 16262:2011.</w:t>
      </w:r>
    </w:p>
    <w:p w14:paraId="60BE6D8B" w14:textId="77777777" w:rsidR="0040057E" w:rsidRDefault="0040057E" w:rsidP="00990F07">
      <w:pPr>
        <w:rPr>
          <w:lang w:val="en-US"/>
        </w:rPr>
      </w:pPr>
      <w:r>
        <w:rPr>
          <w:lang w:val="en-US"/>
        </w:rPr>
        <w:t>This present sixth edition of the Standard………</w:t>
      </w:r>
    </w:p>
    <w:p w14:paraId="047D5128" w14:textId="77777777" w:rsidR="00990F07" w:rsidRDefault="00990F07" w:rsidP="00990F07">
      <w:r>
        <w:rPr>
          <w:lang w:val="en-US"/>
        </w:rPr>
        <w:t xml:space="preserve">ECMAScript is a vibrant language and the evolution of the language is not complete. Significant </w:t>
      </w:r>
      <w:r w:rsidRPr="00FF4073">
        <w:rPr>
          <w:lang w:val="en-US"/>
        </w:rPr>
        <w:t xml:space="preserve">technical enhancement will continue </w:t>
      </w:r>
      <w:r>
        <w:rPr>
          <w:lang w:val="en-US"/>
        </w:rPr>
        <w:t>with</w:t>
      </w:r>
      <w:r w:rsidRPr="00FF4073">
        <w:rPr>
          <w:lang w:val="en-US"/>
        </w:rPr>
        <w:t xml:space="preserve"> future editions of this specification.</w:t>
      </w:r>
    </w:p>
    <w:p w14:paraId="569F0EF9" w14:textId="77777777" w:rsidR="00990F07" w:rsidRDefault="00990F07" w:rsidP="00990F07"/>
    <w:p w14:paraId="2F0E3D13" w14:textId="77777777" w:rsidR="00990F07" w:rsidRDefault="00990F07" w:rsidP="00990F07"/>
    <w:p w14:paraId="5049DAD7" w14:textId="77777777" w:rsidR="00990F07" w:rsidRDefault="00990F07" w:rsidP="00990F07"/>
    <w:p w14:paraId="3C5D5B3F" w14:textId="77777777" w:rsidR="00990F07" w:rsidRDefault="00990F07" w:rsidP="00990F07">
      <w:pPr>
        <w:pStyle w:val="M0"/>
      </w:pPr>
      <w:r>
        <w:t xml:space="preserve">This Ecma Standard has been adopted by the General Assembly of </w:t>
      </w:r>
      <w:r w:rsidR="006A4840">
        <w:t>&lt;month&gt;</w:t>
      </w:r>
      <w:r w:rsidR="000B1504">
        <w:t xml:space="preserve"> </w:t>
      </w:r>
      <w:r w:rsidR="006A4840">
        <w:t>&lt;year&gt;</w:t>
      </w:r>
      <w:r>
        <w:t>.</w:t>
      </w:r>
    </w:p>
    <w:p w14:paraId="6482645D" w14:textId="77777777" w:rsidR="0012311B" w:rsidRDefault="0012311B" w:rsidP="00A45072"/>
    <w:p w14:paraId="795133E0" w14:textId="77777777" w:rsidR="004F385F" w:rsidRDefault="004F385F" w:rsidP="00A45072"/>
    <w:p w14:paraId="3B400E63" w14:textId="77777777" w:rsidR="00E7049F" w:rsidRDefault="00E7049F" w:rsidP="00E7049F"/>
    <w:p w14:paraId="2374C91A" w14:textId="77777777" w:rsidR="00E7049F" w:rsidRDefault="00E7049F" w:rsidP="00E7049F">
      <w:pPr>
        <w:pStyle w:val="M0"/>
        <w:pBdr>
          <w:top w:val="single" w:sz="4" w:space="1" w:color="auto"/>
          <w:left w:val="single" w:sz="4" w:space="4" w:color="auto"/>
          <w:bottom w:val="single" w:sz="4" w:space="1" w:color="auto"/>
          <w:right w:val="single" w:sz="4" w:space="4" w:color="auto"/>
        </w:pBdr>
        <w:rPr>
          <w:i/>
        </w:rPr>
      </w:pPr>
      <w:r>
        <w:rPr>
          <w:i/>
        </w:rPr>
        <w:t>"DISCLAIMER</w:t>
      </w:r>
    </w:p>
    <w:p w14:paraId="5253BBD1" w14:textId="77777777" w:rsidR="00E7049F" w:rsidRDefault="00E7049F" w:rsidP="00E7049F">
      <w:pPr>
        <w:pStyle w:val="M0"/>
        <w:pBdr>
          <w:top w:val="single" w:sz="4" w:space="1" w:color="auto"/>
          <w:left w:val="single" w:sz="4" w:space="4" w:color="auto"/>
          <w:bottom w:val="single" w:sz="4" w:space="1" w:color="auto"/>
          <w:right w:val="single" w:sz="4" w:space="4" w:color="auto"/>
        </w:pBdr>
        <w:rPr>
          <w:i/>
        </w:rPr>
      </w:pPr>
      <w:r>
        <w:rPr>
          <w:i/>
        </w:rPr>
        <w:t>This draft document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Ecma International, except as needed for the purpose of developing any document or deliverable produced by Ecma International.</w:t>
      </w:r>
    </w:p>
    <w:p w14:paraId="715924CD" w14:textId="77777777" w:rsidR="00E7049F" w:rsidRDefault="00E7049F" w:rsidP="00E7049F">
      <w:pPr>
        <w:pStyle w:val="M0"/>
        <w:pBdr>
          <w:top w:val="single" w:sz="4" w:space="1" w:color="auto"/>
          <w:left w:val="single" w:sz="4" w:space="4" w:color="auto"/>
          <w:bottom w:val="single" w:sz="4" w:space="1" w:color="auto"/>
          <w:right w:val="single" w:sz="4" w:space="4" w:color="auto"/>
        </w:pBdr>
        <w:rPr>
          <w:i/>
        </w:rPr>
      </w:pPr>
      <w:r>
        <w:rPr>
          <w:i/>
        </w:rPr>
        <w:t>This disclaimer is valid only prior to final version of this document. After approval all rights on the standard are reserved by Ecma International.</w:t>
      </w:r>
    </w:p>
    <w:p w14:paraId="03E5D18D" w14:textId="77777777" w:rsidR="00E7049F" w:rsidRDefault="00E7049F" w:rsidP="00E7049F">
      <w:pPr>
        <w:pStyle w:val="M0"/>
        <w:pBdr>
          <w:top w:val="single" w:sz="4" w:space="1" w:color="auto"/>
          <w:left w:val="single" w:sz="4" w:space="4" w:color="auto"/>
          <w:bottom w:val="single" w:sz="4" w:space="1" w:color="auto"/>
          <w:right w:val="single" w:sz="4" w:space="4" w:color="auto"/>
        </w:pBdr>
        <w:rPr>
          <w:i/>
        </w:rPr>
      </w:pPr>
      <w:r>
        <w:rPr>
          <w:i/>
        </w:rPr>
        <w:t>The limited permissions are granted through the standardization phase and will not be revoked by Ecma International or its successors or assigns during this time.</w:t>
      </w:r>
    </w:p>
    <w:p w14:paraId="22A4B21E" w14:textId="77777777" w:rsidR="00E7049F" w:rsidRDefault="00E7049F" w:rsidP="00E7049F">
      <w:pPr>
        <w:pBdr>
          <w:top w:val="single" w:sz="4" w:space="1" w:color="auto"/>
          <w:left w:val="single" w:sz="4" w:space="4" w:color="auto"/>
          <w:bottom w:val="single" w:sz="4" w:space="1" w:color="auto"/>
          <w:right w:val="single" w:sz="4" w:space="4" w:color="auto"/>
        </w:pBdr>
      </w:pPr>
      <w:r>
        <w:rPr>
          <w:i/>
        </w:rPr>
        <w:t>This document and the information contained herein is provided on an "AS IS" basis and ECMA INTERNATIONAL DISCLAIMS ALL WARRANTIES, EXPRESS OR IMPLIED, INCLUDING BUT NOT LIMITED TO ANY WARRANTY THAT THE USE OF THE INFORMATION HEREIN WILL NOT INFRINGE ANY OWNERSHIP RIGHTS OR ANY IMPLIED WARRANTIES OF MERCHANTABILITY OR FITNESS FOR A PARTICULAR PURPOSE."</w:t>
      </w:r>
    </w:p>
    <w:p w14:paraId="2351DC9A" w14:textId="77777777" w:rsidR="00E7049F" w:rsidRDefault="00E7049F" w:rsidP="00E7049F"/>
    <w:p w14:paraId="1688C029" w14:textId="77777777" w:rsidR="000B1504" w:rsidRDefault="000B1504" w:rsidP="003E745B"/>
    <w:p w14:paraId="1740B1EC" w14:textId="77777777" w:rsidR="000B1504" w:rsidRPr="003E745B" w:rsidRDefault="000B1504" w:rsidP="003E745B"/>
    <w:p w14:paraId="27F67A16" w14:textId="77777777" w:rsidR="003E745B" w:rsidRDefault="003E745B">
      <w:pPr>
        <w:sectPr w:rsidR="003E745B" w:rsidSect="006E638D">
          <w:headerReference w:type="even" r:id="rId15"/>
          <w:headerReference w:type="default" r:id="rId16"/>
          <w:footerReference w:type="even" r:id="rId17"/>
          <w:footerReference w:type="default" r:id="rId18"/>
          <w:headerReference w:type="first" r:id="rId19"/>
          <w:footerReference w:type="first" r:id="rId20"/>
          <w:pgSz w:w="11906" w:h="16838"/>
          <w:pgMar w:top="1083" w:right="737" w:bottom="567" w:left="850" w:header="851" w:footer="283" w:gutter="567"/>
          <w:pgNumType w:fmt="lowerRoman" w:start="1"/>
          <w:cols w:space="720"/>
          <w:docGrid w:linePitch="272"/>
        </w:sectPr>
      </w:pPr>
    </w:p>
    <w:p w14:paraId="35B65F2E" w14:textId="77777777" w:rsidR="00990F07" w:rsidRDefault="00990F07" w:rsidP="003E745B">
      <w:pPr>
        <w:pStyle w:val="zzSTDTitle"/>
        <w:rPr>
          <w:noProof/>
          <w:color w:val="auto"/>
          <w:lang w:val="en-US"/>
        </w:rPr>
      </w:pPr>
      <w:r>
        <w:rPr>
          <w:noProof/>
          <w:color w:val="auto"/>
          <w:lang w:val="en-US"/>
        </w:rPr>
        <w:t>ECMAScript Language Specification</w:t>
      </w:r>
    </w:p>
    <w:p w14:paraId="306E429A" w14:textId="77777777" w:rsidR="004C02EF" w:rsidRPr="003A0C3A" w:rsidRDefault="004C02EF" w:rsidP="004C02EF">
      <w:pPr>
        <w:pStyle w:val="1"/>
        <w:tabs>
          <w:tab w:val="clear" w:pos="560"/>
        </w:tabs>
        <w:ind w:hanging="11"/>
      </w:pPr>
      <w:bookmarkStart w:id="663" w:name="_Toc276630915"/>
      <w:bookmarkStart w:id="664" w:name="_Toc153968304"/>
      <w:r w:rsidRPr="003A0C3A">
        <w:t>Scope</w:t>
      </w:r>
      <w:bookmarkEnd w:id="663"/>
      <w:bookmarkEnd w:id="664"/>
    </w:p>
    <w:p w14:paraId="10FDCE16" w14:textId="77777777" w:rsidR="004C02EF" w:rsidRDefault="004C02EF" w:rsidP="004C02EF">
      <w:r w:rsidRPr="00FD14B5">
        <w:rPr>
          <w:rFonts w:eastAsia="Arial Unicode MS"/>
        </w:rPr>
        <w:t>This Standard defines the ECMAScript scripting language.</w:t>
      </w:r>
    </w:p>
    <w:p w14:paraId="73D7E80C" w14:textId="77777777" w:rsidR="004C02EF" w:rsidRPr="009655CC" w:rsidRDefault="004C02EF" w:rsidP="004C02EF">
      <w:pPr>
        <w:pStyle w:val="1"/>
        <w:tabs>
          <w:tab w:val="clear" w:pos="560"/>
        </w:tabs>
        <w:ind w:hanging="11"/>
      </w:pPr>
      <w:bookmarkStart w:id="665" w:name="_Toc523562844"/>
      <w:bookmarkStart w:id="666" w:name="_Toc525704996"/>
      <w:bookmarkStart w:id="667" w:name="_Toc213731291"/>
      <w:bookmarkStart w:id="668" w:name="_Toc276630916"/>
      <w:bookmarkStart w:id="669" w:name="_Toc153968305"/>
      <w:r w:rsidRPr="009655CC">
        <w:t>Conformance</w:t>
      </w:r>
      <w:bookmarkEnd w:id="665"/>
      <w:bookmarkEnd w:id="666"/>
      <w:bookmarkEnd w:id="667"/>
      <w:bookmarkEnd w:id="668"/>
      <w:bookmarkEnd w:id="669"/>
    </w:p>
    <w:p w14:paraId="3CEE0E31" w14:textId="77777777" w:rsidR="004C02EF" w:rsidRPr="00FD14B5" w:rsidRDefault="004C02EF" w:rsidP="004C02EF">
      <w:pPr>
        <w:rPr>
          <w:rFonts w:eastAsia="Arial Unicode MS"/>
        </w:rPr>
      </w:pPr>
      <w:r w:rsidRPr="00FD14B5">
        <w:rPr>
          <w:rFonts w:eastAsia="Arial Unicode MS"/>
        </w:rPr>
        <w:t>A conforming implementation of ECMAScript must provide and support all the types, values, objects, properties, functions, and program syntax and semantics described in this specification.</w:t>
      </w:r>
    </w:p>
    <w:p w14:paraId="13A35521" w14:textId="77777777" w:rsidR="004C02EF" w:rsidRPr="00FD14B5" w:rsidRDefault="004C02EF" w:rsidP="004C02EF">
      <w:pPr>
        <w:rPr>
          <w:rFonts w:eastAsia="Arial Unicode MS"/>
        </w:rPr>
      </w:pPr>
      <w:r w:rsidRPr="00FD14B5">
        <w:rPr>
          <w:rFonts w:eastAsia="Arial Unicode MS"/>
        </w:rPr>
        <w:t xml:space="preserve">A conforming implementation of this </w:t>
      </w:r>
      <w:r>
        <w:rPr>
          <w:rFonts w:eastAsia="Arial Unicode MS"/>
        </w:rPr>
        <w:t>S</w:t>
      </w:r>
      <w:r w:rsidRPr="00FD14B5">
        <w:rPr>
          <w:rFonts w:eastAsia="Arial Unicode MS"/>
        </w:rPr>
        <w:t>tandard shall interpret characters in conformance with the Unicode Standard, Version 3.0 or later and ISO/IEC 10646-1 with either UCS-2 or UTF-16 as the adopted encoding form, implementation level 3. If the adopted ISO/IEC 10646-1 subset is not otherwise specified, it is presumed to be the BMP subset, collection 300. If the adopted encoding form is not otherwise specified, it presumed to be the UTF-16 encoding form.</w:t>
      </w:r>
    </w:p>
    <w:p w14:paraId="7C0598F8" w14:textId="77777777" w:rsidR="004C02EF" w:rsidRPr="00FD14B5" w:rsidRDefault="004C02EF" w:rsidP="004C02EF">
      <w:pPr>
        <w:rPr>
          <w:rFonts w:eastAsia="Arial Unicode MS"/>
        </w:rPr>
      </w:pPr>
      <w:r w:rsidRPr="00FD14B5">
        <w:rPr>
          <w:rFonts w:eastAsia="Arial Unicode MS"/>
        </w:rPr>
        <w:t>A conforming implementation of ECMAScript is permitted to provide additional types, values, objects, properties, and functions beyond those described in this specification. In particular, a conforming implementation of ECMAScript is permitted to provide properties not described in this specification, and values for those properties, for objects that are described in this specification.</w:t>
      </w:r>
    </w:p>
    <w:p w14:paraId="7DCA54F5" w14:textId="77777777" w:rsidR="004C02EF" w:rsidRDefault="004C02EF" w:rsidP="004C02EF">
      <w:pPr>
        <w:rPr>
          <w:rFonts w:eastAsia="Arial Unicode MS"/>
        </w:rPr>
      </w:pPr>
      <w:r w:rsidRPr="00FD14B5">
        <w:rPr>
          <w:rFonts w:eastAsia="Arial Unicode MS"/>
        </w:rPr>
        <w:t>A conforming implementation of ECMAScript is permitted to support program and regular expression syntax not described in this specification. In particular, a conforming implementation of ECMAScript is permitted to support program syntax that makes use of the “future reserved words” listed in 7.</w:t>
      </w:r>
      <w:r>
        <w:rPr>
          <w:rFonts w:eastAsia="Arial Unicode MS"/>
        </w:rPr>
        <w:t>6.1.2</w:t>
      </w:r>
      <w:r w:rsidRPr="00FD14B5">
        <w:rPr>
          <w:rFonts w:eastAsia="Arial Unicode MS"/>
        </w:rPr>
        <w:t xml:space="preserve"> of this specification.</w:t>
      </w:r>
    </w:p>
    <w:p w14:paraId="562A2660" w14:textId="77777777" w:rsidR="004C02EF" w:rsidRPr="00080CAD" w:rsidRDefault="004C02EF" w:rsidP="004C02EF">
      <w:pPr>
        <w:pStyle w:val="1"/>
        <w:tabs>
          <w:tab w:val="clear" w:pos="560"/>
        </w:tabs>
        <w:ind w:hanging="11"/>
      </w:pPr>
      <w:bookmarkStart w:id="670" w:name="_Toc276630917"/>
      <w:bookmarkStart w:id="671" w:name="_Toc153968306"/>
      <w:r w:rsidRPr="00080CAD">
        <w:t>Normative references</w:t>
      </w:r>
      <w:bookmarkEnd w:id="670"/>
      <w:bookmarkEnd w:id="671"/>
    </w:p>
    <w:p w14:paraId="2A0F15F4" w14:textId="77777777" w:rsidR="004C02EF" w:rsidRDefault="004C02EF" w:rsidP="004C02EF">
      <w:pPr>
        <w:keepNext/>
        <w:keepLines/>
      </w:pPr>
      <w:r>
        <w:t>The following referenced documents are indispensable for the application of this document. For dated references, only the edition cited applies. For undated references, the latest edition of the referenced document (including any amendments) applies.</w:t>
      </w:r>
    </w:p>
    <w:p w14:paraId="1FCA0CC1" w14:textId="77777777" w:rsidR="004C02EF" w:rsidRDefault="004C02EF" w:rsidP="004C02EF">
      <w:pPr>
        <w:pStyle w:val="RefNorm"/>
        <w:spacing w:line="230" w:lineRule="exact"/>
        <w:rPr>
          <w:i/>
        </w:rPr>
      </w:pPr>
      <w:bookmarkStart w:id="672" w:name="_Toc136940934"/>
      <w:bookmarkStart w:id="673" w:name="_Toc136941001"/>
      <w:bookmarkStart w:id="674" w:name="_Toc136941270"/>
      <w:bookmarkStart w:id="675" w:name="_Toc136941398"/>
      <w:bookmarkStart w:id="676" w:name="_Toc136949347"/>
      <w:bookmarkStart w:id="677" w:name="_Toc141029224"/>
      <w:r w:rsidRPr="000171B7">
        <w:t>ISO/IEC</w:t>
      </w:r>
      <w:r>
        <w:t> 9899:1996</w:t>
      </w:r>
      <w:r w:rsidRPr="00FD14B5">
        <w:rPr>
          <w:i/>
        </w:rPr>
        <w:t>,</w:t>
      </w:r>
      <w:bookmarkEnd w:id="672"/>
      <w:bookmarkEnd w:id="673"/>
      <w:bookmarkEnd w:id="674"/>
      <w:bookmarkEnd w:id="675"/>
      <w:bookmarkEnd w:id="676"/>
      <w:bookmarkEnd w:id="677"/>
      <w:r w:rsidRPr="00FD14B5">
        <w:rPr>
          <w:i/>
        </w:rPr>
        <w:t xml:space="preserve"> Programming Languages – C, including amendment 1 and technical corrigenda 1 and 2</w:t>
      </w:r>
    </w:p>
    <w:p w14:paraId="25581D29" w14:textId="77777777" w:rsidR="004C02EF" w:rsidRDefault="004C02EF" w:rsidP="004C02EF">
      <w:pPr>
        <w:pStyle w:val="RefNorm"/>
        <w:spacing w:line="230" w:lineRule="exact"/>
        <w:rPr>
          <w:i/>
        </w:rPr>
      </w:pPr>
      <w:r w:rsidRPr="000171B7">
        <w:t>ISO/IEC</w:t>
      </w:r>
      <w:r>
        <w:t> 10646-1:1993</w:t>
      </w:r>
      <w:r w:rsidRPr="00FD14B5">
        <w:rPr>
          <w:i/>
        </w:rPr>
        <w:t>, Information Technology – Universal Multiple-Octet Coded Character Set (UCS) plus its amendments and corrigenda</w:t>
      </w:r>
    </w:p>
    <w:p w14:paraId="40636797" w14:textId="77777777" w:rsidR="004C02EF" w:rsidRDefault="004C02EF" w:rsidP="004C02EF">
      <w:pPr>
        <w:pStyle w:val="1"/>
        <w:numPr>
          <w:ilvl w:val="0"/>
          <w:numId w:val="0"/>
        </w:numPr>
      </w:pPr>
      <w:bookmarkStart w:id="678" w:name="_Toc276630918"/>
      <w:bookmarkStart w:id="679" w:name="_Toc153968307"/>
      <w:r>
        <w:t>4</w:t>
      </w:r>
      <w:r>
        <w:tab/>
        <w:t>Overview</w:t>
      </w:r>
      <w:bookmarkEnd w:id="678"/>
      <w:bookmarkEnd w:id="679"/>
    </w:p>
    <w:p w14:paraId="4089E073" w14:textId="77777777" w:rsidR="004C02EF" w:rsidRPr="00224D29" w:rsidRDefault="004C02EF" w:rsidP="004C02EF">
      <w:r w:rsidRPr="00224D29">
        <w:t>This section contains a non-normative overview of the ECMAScript language.</w:t>
      </w:r>
    </w:p>
    <w:p w14:paraId="04747865" w14:textId="77777777" w:rsidR="004C02EF" w:rsidRDefault="004C02EF" w:rsidP="004C02EF">
      <w:r>
        <w:t xml:space="preserve">ECMAScript is an object-oriented programming language for performing computations and manipulating computational objects within a host environment. ECMAScript as defined here is not intended to be computationally self-sufficient; indeed, there are no provisions in this specification for input of external data or output of computed results. Instead, it is expected that the computational environment of an ECMAScript program will provide not only the objects and other facilities described in this specification but also certain environment-specific </w:t>
      </w:r>
      <w:r>
        <w:rPr>
          <w:i/>
        </w:rPr>
        <w:t xml:space="preserve">host </w:t>
      </w:r>
      <w:r>
        <w:t>objects, whose description and behaviour are beyond the scope of this specification except to indicate that they may provide certain properties that can be accessed and certain functions that can be called from an ECMAScript program.</w:t>
      </w:r>
    </w:p>
    <w:p w14:paraId="033B5B4A" w14:textId="77777777" w:rsidR="004C02EF" w:rsidRDefault="004C02EF" w:rsidP="004C02EF">
      <w:r>
        <w:t xml:space="preserve">A </w:t>
      </w:r>
      <w:r>
        <w:rPr>
          <w:b/>
          <w:i/>
        </w:rPr>
        <w:t>scripting language</w:t>
      </w:r>
      <w:r>
        <w:t xml:space="preserve"> is a programming language that is used to manipulate, customise, and automate the facilities of an existing system. In such systems, useful functionality is already available through a user interface, and the scripting language is a mechanism for exposing that functionality to program control. In this way, the existing system is said to provide a host environment of objects and facilities, which completes the capabilities of the scripting language. A scripting language is intended for use by both professional and non-professional programmers.</w:t>
      </w:r>
    </w:p>
    <w:p w14:paraId="1729D9E3" w14:textId="77777777" w:rsidR="004C02EF" w:rsidRDefault="004C02EF" w:rsidP="004C02EF">
      <w:r>
        <w:t xml:space="preserve">ECMAScript was originally designed to be a </w:t>
      </w:r>
      <w:r>
        <w:rPr>
          <w:b/>
          <w:i/>
        </w:rPr>
        <w:t>Web scripting language</w:t>
      </w:r>
      <w:r>
        <w:t>, providing a mechanism to enliven Web pages in browsers and to perform server computation as part of a Web-based client-server architecture. ECMAScript can provide core scripting capabilities for a variety of host environments, and therefore the core scripting language is specified in this document apart from any particular host environment.</w:t>
      </w:r>
    </w:p>
    <w:p w14:paraId="3B988F31" w14:textId="77777777" w:rsidR="004C02EF" w:rsidRDefault="004C02EF" w:rsidP="004C02EF">
      <w:r>
        <w:t>Some of the facilities of ECMAScript are similar to those used in other programming languages; in particular Java</w:t>
      </w:r>
      <w:r>
        <w:sym w:font="Symbol" w:char="F0E4"/>
      </w:r>
      <w:r>
        <w:t>, Self, and Scheme as described in:</w:t>
      </w:r>
    </w:p>
    <w:p w14:paraId="66BA1E58" w14:textId="77777777" w:rsidR="004C02EF" w:rsidRDefault="004C02EF" w:rsidP="004C02EF">
      <w:r>
        <w:t>Gosling, James, Bill Joy and Guy Steele. The Java</w:t>
      </w:r>
      <w:r>
        <w:rPr>
          <w:vertAlign w:val="superscript"/>
        </w:rPr>
        <w:sym w:font="Symbol" w:char="F0D4"/>
      </w:r>
      <w:r>
        <w:t xml:space="preserve"> Language Specification. Addison Wesley Publishing Co., 1996.</w:t>
      </w:r>
    </w:p>
    <w:p w14:paraId="0D2B041E" w14:textId="77777777" w:rsidR="004C02EF" w:rsidRDefault="004C02EF" w:rsidP="004C02EF">
      <w:r>
        <w:t>Ungar, David, and Smith, Randall B. Self: The Power of Simplicity. OOPSLA '87 Conference Proceedings, pp. 227–241, Orlando, FL, October 1987.</w:t>
      </w:r>
    </w:p>
    <w:p w14:paraId="4649A6D3" w14:textId="77777777" w:rsidR="004C02EF" w:rsidRDefault="004C02EF" w:rsidP="004C02EF">
      <w:r w:rsidRPr="00BF65AA">
        <w:t>IEEE Standard for the Scheme Programming Language. IEEE Std 1178-1990.</w:t>
      </w:r>
    </w:p>
    <w:p w14:paraId="1291C1C6" w14:textId="77777777" w:rsidR="004C02EF" w:rsidRDefault="004C02EF" w:rsidP="004C02EF">
      <w:pPr>
        <w:pStyle w:val="20"/>
        <w:numPr>
          <w:ilvl w:val="0"/>
          <w:numId w:val="0"/>
        </w:numPr>
      </w:pPr>
      <w:bookmarkStart w:id="680" w:name="_Toc276630919"/>
      <w:bookmarkStart w:id="681" w:name="_Toc153968308"/>
      <w:r>
        <w:t>4.1</w:t>
      </w:r>
      <w:r>
        <w:tab/>
        <w:t>Web Scripting</w:t>
      </w:r>
      <w:bookmarkEnd w:id="680"/>
      <w:bookmarkEnd w:id="681"/>
    </w:p>
    <w:p w14:paraId="7CC38997" w14:textId="77777777" w:rsidR="004C02EF" w:rsidRDefault="004C02EF" w:rsidP="004C02EF">
      <w:r>
        <w:t>A web browser provides an ECMAScript host environment for client-side computation including, for instance, objects that represent windows, menus, pop-ups, dialog boxes, text areas, anchors, frames, history, cookies, and input/output. Further, the host environment provides a means to attach scripting code to events such as change of focus, page and image loading, unloading, error and abort, selection, form submission, and mouse actions. Scripting code appears within the HTML and the displayed page is a combination of user interface elements and fixed and computed text and images. The scripting code is reactive to user interaction and there is no need for a main program.</w:t>
      </w:r>
    </w:p>
    <w:p w14:paraId="74825CB0" w14:textId="77777777" w:rsidR="004C02EF" w:rsidRDefault="004C02EF" w:rsidP="004C02EF">
      <w:r>
        <w:t>A web server provides a different host environment for server-side computation including objects representing requests, clients, and files; and mechanisms to lock and share data. By using browser-side and server-side scripting together, it is possible to distribute computation between the client and server while providing a customised user interface for a Web-based application.</w:t>
      </w:r>
    </w:p>
    <w:p w14:paraId="482ACF70" w14:textId="77777777" w:rsidR="004C02EF" w:rsidRDefault="004C02EF" w:rsidP="004C02EF">
      <w:r>
        <w:t>Each Web browser and server that supports ECMAScript supplies its own host environment, completing the ECMAScript execution environment.</w:t>
      </w:r>
    </w:p>
    <w:p w14:paraId="2D64CD23" w14:textId="77777777" w:rsidR="004C02EF" w:rsidRDefault="004C02EF" w:rsidP="004C02EF">
      <w:pPr>
        <w:pStyle w:val="20"/>
        <w:numPr>
          <w:ilvl w:val="0"/>
          <w:numId w:val="0"/>
        </w:numPr>
      </w:pPr>
      <w:bookmarkStart w:id="682" w:name="_Toc276630920"/>
      <w:bookmarkStart w:id="683" w:name="_Toc153968309"/>
      <w:r>
        <w:t>4.2</w:t>
      </w:r>
      <w:r>
        <w:tab/>
        <w:t>Language Overview</w:t>
      </w:r>
      <w:bookmarkEnd w:id="682"/>
      <w:bookmarkEnd w:id="683"/>
    </w:p>
    <w:p w14:paraId="0F1E7C34" w14:textId="77777777" w:rsidR="004C02EF" w:rsidRDefault="004C02EF" w:rsidP="004C02EF">
      <w:r>
        <w:t>The following is an informal overview of ECMAScript—not all parts of the language are described. This overview is not part of the standard proper.</w:t>
      </w:r>
    </w:p>
    <w:p w14:paraId="1F8F8B1E" w14:textId="77777777" w:rsidR="004C02EF" w:rsidRDefault="004C02EF" w:rsidP="004C02EF">
      <w:r>
        <w:t xml:space="preserve">ECMAScript is object-based: basic language and host facilities are provided by objects, and an ECMAScript program is a cluster of communicating objects. An ECMAScript </w:t>
      </w:r>
      <w:r>
        <w:rPr>
          <w:b/>
          <w:i/>
        </w:rPr>
        <w:t>object</w:t>
      </w:r>
      <w:r>
        <w:t xml:space="preserve"> is a collection of </w:t>
      </w:r>
      <w:r>
        <w:rPr>
          <w:b/>
          <w:i/>
        </w:rPr>
        <w:t>properties</w:t>
      </w:r>
      <w:r>
        <w:t xml:space="preserve"> each with zero or more </w:t>
      </w:r>
      <w:r>
        <w:rPr>
          <w:b/>
          <w:i/>
        </w:rPr>
        <w:t>attributes</w:t>
      </w:r>
      <w:r>
        <w:t xml:space="preserve"> that determine how each property can be used—for example, when the Writable attribute for a property is set to </w:t>
      </w:r>
      <w:r>
        <w:rPr>
          <w:b/>
        </w:rPr>
        <w:t>false</w:t>
      </w:r>
      <w:r>
        <w:t xml:space="preserve">, any attempt by executed ECMAScript code to change the value of the property fails. Properties are containers that hold other objects, </w:t>
      </w:r>
      <w:r>
        <w:rPr>
          <w:b/>
          <w:i/>
        </w:rPr>
        <w:t>primitive values</w:t>
      </w:r>
      <w:r>
        <w:t xml:space="preserve">, or </w:t>
      </w:r>
      <w:r>
        <w:rPr>
          <w:b/>
          <w:i/>
        </w:rPr>
        <w:t>functions</w:t>
      </w:r>
      <w:r>
        <w:t xml:space="preserve">. A primitive value is a member of one of the following built-in types: </w:t>
      </w:r>
      <w:r>
        <w:rPr>
          <w:b/>
        </w:rPr>
        <w:t>Undefined</w:t>
      </w:r>
      <w:r>
        <w:t xml:space="preserve">, </w:t>
      </w:r>
      <w:r>
        <w:rPr>
          <w:b/>
        </w:rPr>
        <w:t>Null</w:t>
      </w:r>
      <w:r>
        <w:t xml:space="preserve">, </w:t>
      </w:r>
      <w:r>
        <w:rPr>
          <w:b/>
        </w:rPr>
        <w:t>Boolean</w:t>
      </w:r>
      <w:r>
        <w:t xml:space="preserve">, </w:t>
      </w:r>
      <w:r>
        <w:rPr>
          <w:b/>
        </w:rPr>
        <w:t>Number</w:t>
      </w:r>
      <w:r>
        <w:t xml:space="preserve">, and </w:t>
      </w:r>
      <w:r>
        <w:rPr>
          <w:b/>
        </w:rPr>
        <w:t>String</w:t>
      </w:r>
      <w:r>
        <w:t xml:space="preserve">; an object is a member of the remaining built-in type </w:t>
      </w:r>
      <w:r>
        <w:rPr>
          <w:b/>
        </w:rPr>
        <w:t>Object</w:t>
      </w:r>
      <w:r>
        <w:t xml:space="preserve">; and a function is a callable object. A function that is associated with an object via a property is a </w:t>
      </w:r>
      <w:r w:rsidRPr="00D66DDF">
        <w:rPr>
          <w:b/>
          <w:i/>
        </w:rPr>
        <w:t>method</w:t>
      </w:r>
      <w:r>
        <w:t>.</w:t>
      </w:r>
    </w:p>
    <w:p w14:paraId="60D8C886" w14:textId="77777777" w:rsidR="004C02EF" w:rsidRDefault="004C02EF" w:rsidP="004C02EF">
      <w:r>
        <w:t xml:space="preserve">ECMAScript defines a collection of </w:t>
      </w:r>
      <w:r>
        <w:rPr>
          <w:b/>
          <w:i/>
        </w:rPr>
        <w:t>built-in objects</w:t>
      </w:r>
      <w:r>
        <w:t xml:space="preserve"> that round out the definition of ECMAScript entities. These built-in objects include the </w:t>
      </w:r>
      <w:r w:rsidRPr="00E00A15">
        <w:t>global</w:t>
      </w:r>
      <w:r>
        <w:t xml:space="preserve"> object, the </w:t>
      </w:r>
      <w:r>
        <w:rPr>
          <w:b/>
        </w:rPr>
        <w:t>Object</w:t>
      </w:r>
      <w:r>
        <w:t xml:space="preserve"> object, the </w:t>
      </w:r>
      <w:r>
        <w:rPr>
          <w:b/>
        </w:rPr>
        <w:t>Function</w:t>
      </w:r>
      <w:r>
        <w:t xml:space="preserve"> object, the </w:t>
      </w:r>
      <w:r>
        <w:rPr>
          <w:b/>
        </w:rPr>
        <w:t>Array</w:t>
      </w:r>
      <w:r>
        <w:t xml:space="preserve"> object, the </w:t>
      </w:r>
      <w:r>
        <w:rPr>
          <w:b/>
        </w:rPr>
        <w:t>String</w:t>
      </w:r>
      <w:r>
        <w:t xml:space="preserve"> object, the </w:t>
      </w:r>
      <w:r>
        <w:rPr>
          <w:b/>
        </w:rPr>
        <w:t>Boolean</w:t>
      </w:r>
      <w:r>
        <w:t xml:space="preserve"> object, the </w:t>
      </w:r>
      <w:r>
        <w:rPr>
          <w:b/>
        </w:rPr>
        <w:t>Number</w:t>
      </w:r>
      <w:r>
        <w:t xml:space="preserve"> object, the </w:t>
      </w:r>
      <w:r>
        <w:rPr>
          <w:b/>
        </w:rPr>
        <w:t>Math</w:t>
      </w:r>
      <w:r>
        <w:t xml:space="preserve"> object, the </w:t>
      </w:r>
      <w:r>
        <w:rPr>
          <w:b/>
        </w:rPr>
        <w:t>Date</w:t>
      </w:r>
      <w:r>
        <w:t xml:space="preserve"> object, the </w:t>
      </w:r>
      <w:r>
        <w:rPr>
          <w:b/>
        </w:rPr>
        <w:t>RegExp</w:t>
      </w:r>
      <w:r>
        <w:t xml:space="preserve"> object, the </w:t>
      </w:r>
      <w:r w:rsidRPr="00453EE0">
        <w:rPr>
          <w:b/>
        </w:rPr>
        <w:t>JSON</w:t>
      </w:r>
      <w:r>
        <w:t xml:space="preserve"> object, and the Error objects </w:t>
      </w:r>
      <w:r>
        <w:rPr>
          <w:b/>
        </w:rPr>
        <w:t>Error, EvalError</w:t>
      </w:r>
      <w:r>
        <w:t xml:space="preserve">, </w:t>
      </w:r>
      <w:r>
        <w:rPr>
          <w:b/>
        </w:rPr>
        <w:t xml:space="preserve">RangeError, ReferenceError, SyntaxError, TypeError </w:t>
      </w:r>
      <w:r>
        <w:t xml:space="preserve">and </w:t>
      </w:r>
      <w:r>
        <w:rPr>
          <w:b/>
        </w:rPr>
        <w:t>URIError</w:t>
      </w:r>
      <w:r>
        <w:t>.</w:t>
      </w:r>
    </w:p>
    <w:p w14:paraId="7791B995" w14:textId="77777777" w:rsidR="004C02EF" w:rsidRDefault="004C02EF" w:rsidP="004C02EF">
      <w:r>
        <w:t xml:space="preserve">ECMAScript also defines a set of built-in </w:t>
      </w:r>
      <w:r>
        <w:rPr>
          <w:b/>
          <w:i/>
        </w:rPr>
        <w:t>operators</w:t>
      </w:r>
      <w:r>
        <w:t>. ECMAScript operators include various unary operations, multiplicative operators, additive operators, bitwise shift operators, relational operators, equality operators, binary bitwise operators, binary logical operators, assignment operators, and the comma operator.</w:t>
      </w:r>
    </w:p>
    <w:p w14:paraId="2C898177" w14:textId="77777777" w:rsidR="004C02EF" w:rsidRDefault="004C02EF" w:rsidP="004C02EF">
      <w:r w:rsidRPr="00DE655B">
        <w:rPr>
          <w:lang w:val="fr-CH"/>
        </w:rPr>
        <w:t xml:space="preserve">ECMAScript syntax intentionally resembles Java syntax. </w:t>
      </w:r>
      <w:r>
        <w:t>ECMAScript syntax is relaxed to enable it to serve as an easy-to-use scripting language. For example, a variable is not required to have its type declared nor are types associated with properties, and defined functions are not required to have their declarations appear textually before calls to them.</w:t>
      </w:r>
    </w:p>
    <w:p w14:paraId="32388148" w14:textId="77777777" w:rsidR="004C02EF" w:rsidRDefault="004C02EF" w:rsidP="004C02EF">
      <w:pPr>
        <w:pStyle w:val="30"/>
        <w:numPr>
          <w:ilvl w:val="0"/>
          <w:numId w:val="0"/>
        </w:numPr>
      </w:pPr>
      <w:bookmarkStart w:id="684" w:name="_Toc276630921"/>
      <w:bookmarkStart w:id="685" w:name="_Toc153968310"/>
      <w:r>
        <w:t>4.2.1</w:t>
      </w:r>
      <w:r>
        <w:tab/>
        <w:t>Objects</w:t>
      </w:r>
      <w:bookmarkEnd w:id="684"/>
      <w:bookmarkEnd w:id="685"/>
    </w:p>
    <w:p w14:paraId="3CC472D6" w14:textId="77777777" w:rsidR="004C02EF" w:rsidRDefault="004C02EF" w:rsidP="004C02EF">
      <w:r>
        <w:t xml:space="preserve">ECMAScript does not use classes such as those in C++, Smalltalk, or Java. Instead objects may be created in various ways including via a literal notation or via </w:t>
      </w:r>
      <w:r>
        <w:rPr>
          <w:b/>
          <w:i/>
        </w:rPr>
        <w:t>constructors</w:t>
      </w:r>
      <w:r>
        <w:t xml:space="preserve"> which create objects and then execute code that initialises all or part of them by assigning initial values to their properties. Each constructor is a function that has a property named “</w:t>
      </w:r>
      <w:r w:rsidRPr="00386A7F">
        <w:rPr>
          <w:rFonts w:ascii="Courier New" w:hAnsi="Courier New" w:cs="Courier New"/>
          <w:b/>
        </w:rPr>
        <w:t>prototype</w:t>
      </w:r>
      <w:r>
        <w:t>”</w:t>
      </w:r>
      <w:r w:rsidRPr="00FE0130">
        <w:t xml:space="preserve"> </w:t>
      </w:r>
      <w:r>
        <w:t xml:space="preserve">that is used to implement </w:t>
      </w:r>
      <w:r>
        <w:rPr>
          <w:b/>
          <w:i/>
        </w:rPr>
        <w:t>prototype-based inheritance</w:t>
      </w:r>
      <w:r>
        <w:t xml:space="preserve"> and </w:t>
      </w:r>
      <w:r>
        <w:rPr>
          <w:b/>
          <w:i/>
        </w:rPr>
        <w:t>shared properties</w:t>
      </w:r>
      <w:r>
        <w:t xml:space="preserve">. Objects are created by using constructors in </w:t>
      </w:r>
      <w:r>
        <w:rPr>
          <w:b/>
        </w:rPr>
        <w:t>new</w:t>
      </w:r>
      <w:r>
        <w:t xml:space="preserve"> expressions; for example, </w:t>
      </w:r>
      <w:r w:rsidRPr="00386A7F">
        <w:rPr>
          <w:rFonts w:ascii="Courier New" w:hAnsi="Courier New"/>
          <w:b/>
          <w:sz w:val="19"/>
        </w:rPr>
        <w:t>new Date(2009,11)</w:t>
      </w:r>
      <w:r>
        <w:t xml:space="preserve"> creates a new Date object. Invoking a constructor without using </w:t>
      </w:r>
      <w:r>
        <w:rPr>
          <w:b/>
        </w:rPr>
        <w:t>new</w:t>
      </w:r>
      <w:r>
        <w:t xml:space="preserve"> has consequences that depend on the constructor. For example, </w:t>
      </w:r>
      <w:r w:rsidRPr="00386A7F">
        <w:rPr>
          <w:rFonts w:ascii="Courier New" w:hAnsi="Courier New"/>
          <w:b/>
          <w:sz w:val="19"/>
        </w:rPr>
        <w:t>Date()</w:t>
      </w:r>
      <w:r>
        <w:t xml:space="preserve"> produces a string representation of the current date and time rather than an object.</w:t>
      </w:r>
    </w:p>
    <w:p w14:paraId="577640C0" w14:textId="77777777" w:rsidR="004C02EF" w:rsidRDefault="004C02EF" w:rsidP="004C02EF">
      <w:r>
        <w:t xml:space="preserve">Every object created by a constructor has an implicit reference (called the </w:t>
      </w:r>
      <w:r w:rsidRPr="00386A7F">
        <w:t>object’s</w:t>
      </w:r>
      <w:r>
        <w:rPr>
          <w:i/>
        </w:rPr>
        <w:t xml:space="preserve"> prototype</w:t>
      </w:r>
      <w:r>
        <w:t>) to the value of its constructor’s “</w:t>
      </w:r>
      <w:r w:rsidRPr="00386A7F">
        <w:rPr>
          <w:rFonts w:ascii="Courier New" w:hAnsi="Courier New" w:cs="Courier New"/>
          <w:b/>
        </w:rPr>
        <w:t>prototype</w:t>
      </w:r>
      <w:r>
        <w:t xml:space="preserve">” property. Furthermore, a prototype may have a non-null implicit reference to its prototype, and so on; this is called the </w:t>
      </w:r>
      <w:r>
        <w:rPr>
          <w:i/>
        </w:rPr>
        <w:t>prototype chain</w:t>
      </w:r>
      <w:r>
        <w:t>. When a reference is made to a property in an object, that reference is to the property of that name in the first object in the prototype chain that contains a property of that name. In other words, first the object mentioned directly is examined for such a property; if that object contains the named property, that is the property to which the reference refers; if that object does not contain the named property, the prototype for that object is examined next; and so on.</w:t>
      </w:r>
    </w:p>
    <w:p w14:paraId="6E9EEAC0" w14:textId="77777777" w:rsidR="004C02EF" w:rsidRPr="00984A3F" w:rsidRDefault="004C02EF" w:rsidP="004C02EF">
      <w:pPr>
        <w:framePr w:w="8535" w:h="4810" w:hSpace="187" w:wrap="notBeside" w:vAnchor="text" w:hAnchor="page" w:x="1454" w:y="7"/>
        <w:pBdr>
          <w:top w:val="single" w:sz="6" w:space="1" w:color="auto"/>
          <w:left w:val="single" w:sz="6" w:space="1" w:color="auto"/>
          <w:bottom w:val="single" w:sz="6" w:space="1" w:color="auto"/>
          <w:right w:val="single" w:sz="6" w:space="1" w:color="auto"/>
        </w:pBdr>
        <w:ind w:right="-1099"/>
        <w:jc w:val="right"/>
      </w:pPr>
      <w:r w:rsidRPr="00E540B8">
        <w:rPr>
          <w:noProof/>
        </w:rPr>
        <w:pict w14:anchorId="461AEFE4">
          <v:group id="_x0000_s1114" style="position:absolute;left:0;text-align:left;margin-left:25.45pt;margin-top:10.1pt;width:396.4pt;height:221.2pt;z-index:251657728" coordorigin="2739,262" coordsize="7928,4424" o:allowincell="f">
            <v:group id="_x0000_s1115" style="position:absolute;left:2739;top:262;width:7917;height:4424" coordorigin="2739,262" coordsize="7917,4424">
              <v:group id="_x0000_s1116" style="position:absolute;left:2739;top:262;width:7299;height:4424" coordorigin="2739,262" coordsize="7299,4424">
                <v:group id="_x0000_s1117" style="position:absolute;left:2739;top:262;width:7299;height:4424" coordorigin="2739,262" coordsize="7299,4424">
                  <v:group id="_x0000_s1118" style="position:absolute;left:2739;top:262;width:7299;height:4424" coordorigin="2739,262" coordsize="7299,4424">
                    <v:group id="_x0000_s1119" style="position:absolute;left:2739;top:262;width:7299;height:4424" coordorigin="2739,262" coordsize="7299,4424">
                      <v:group id="_x0000_s1120" style="position:absolute;left:2739;top:262;width:7299;height:4424" coordorigin="2739,262" coordsize="7299,4424">
                        <v:group id="_x0000_s1121" style="position:absolute;left:2739;top:262;width:7299;height:4424" coordorigin="2739,262" coordsize="7299,4424">
                          <v:group id="_x0000_s1122" style="position:absolute;left:2739;top:262;width:6921;height:4424" coordorigin="2739,262" coordsize="6921,4424">
                            <v:group id="_x0000_s1123" style="position:absolute;left:8989;top:3325;width:671;height:1361" coordorigin="8989,3325" coordsize="671,1361">
                              <v:rect id="_x0000_s1124" style="position:absolute;left:8989;top:3325;width:671;height:1361" filled="f"/>
                              <v:rect id="_x0000_s1125" style="position:absolute;left:9019;top:3383;width:591;height:1231" filled="f" stroked="f">
                                <v:textbox style="mso-next-textbox:#_x0000_s1125" inset="1pt,1pt,1pt,1pt">
                                  <w:txbxContent>
                                    <w:p w14:paraId="323B067C" w14:textId="77777777" w:rsidR="00245531" w:rsidRDefault="00245531" w:rsidP="004C02EF">
                                      <w:r>
                                        <w:rPr>
                                          <w:b/>
                                        </w:rPr>
                                        <w:t xml:space="preserve"> cf</w:t>
                                      </w:r>
                                      <w:r>
                                        <w:rPr>
                                          <w:b/>
                                          <w:vertAlign w:val="subscript"/>
                                        </w:rPr>
                                        <w:t>5</w:t>
                                      </w:r>
                                    </w:p>
                                    <w:p w14:paraId="1D748356" w14:textId="77777777" w:rsidR="00245531" w:rsidRPr="009F344E" w:rsidRDefault="00245531" w:rsidP="004C02EF">
                                      <w:pPr>
                                        <w:contextualSpacing/>
                                        <w:rPr>
                                          <w:rFonts w:ascii="Courier New" w:hAnsi="Courier New" w:cs="Courier New"/>
                                          <w:sz w:val="19"/>
                                        </w:rPr>
                                      </w:pPr>
                                      <w:r w:rsidRPr="009F344E">
                                        <w:rPr>
                                          <w:rFonts w:ascii="Courier New" w:hAnsi="Courier New" w:cs="Courier New"/>
                                          <w:sz w:val="19"/>
                                        </w:rPr>
                                        <w:t xml:space="preserve"> q1</w:t>
                                      </w:r>
                                    </w:p>
                                    <w:p w14:paraId="19DF4E3D" w14:textId="77777777" w:rsidR="00245531" w:rsidRPr="009F344E" w:rsidRDefault="00245531"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26" style="position:absolute;left:2739;top:262;width:5801;height:4424" coordorigin="2739,262" coordsize="5801,4424">
                              <v:group id="_x0000_s1127" style="position:absolute;left:2739;top:262;width:5801;height:4424" coordorigin="2739,262" coordsize="5801,4424">
                                <v:group id="_x0000_s1128" style="position:absolute;left:2739;top:262;width:5801;height:4424" coordorigin="2739,262" coordsize="5801,4424">
                                  <v:group id="_x0000_s1129" style="position:absolute;left:2739;top:262;width:5801;height:4424" coordorigin="2739,262" coordsize="5801,4424">
                                    <v:group id="_x0000_s1130" style="position:absolute;left:2739;top:262;width:5481;height:4424" coordorigin="2739,262" coordsize="5481,4424">
                                      <v:group id="_x0000_s1131" style="position:absolute;left:7549;top:3325;width:671;height:1361" coordorigin="7549,3325" coordsize="671,1361">
                                        <v:rect id="_x0000_s1132" style="position:absolute;left:7549;top:3325;width:671;height:1361" filled="f"/>
                                        <v:rect id="_x0000_s1133" style="position:absolute;left:7599;top:3373;width:561;height:1231" filled="f" stroked="f">
                                          <v:textbox style="mso-next-textbox:#_x0000_s1133" inset="1pt,1pt,1pt,1pt">
                                            <w:txbxContent>
                                              <w:p w14:paraId="1277CEE5" w14:textId="77777777" w:rsidR="00245531" w:rsidRDefault="00245531" w:rsidP="004C02EF">
                                                <w:r>
                                                  <w:rPr>
                                                    <w:b/>
                                                  </w:rPr>
                                                  <w:t xml:space="preserve"> cf</w:t>
                                                </w:r>
                                                <w:r>
                                                  <w:rPr>
                                                    <w:b/>
                                                    <w:vertAlign w:val="subscript"/>
                                                  </w:rPr>
                                                  <w:t>4</w:t>
                                                </w:r>
                                              </w:p>
                                              <w:p w14:paraId="1948D832" w14:textId="77777777" w:rsidR="00245531" w:rsidRPr="009F344E" w:rsidRDefault="00245531" w:rsidP="004C02EF">
                                                <w:pPr>
                                                  <w:contextualSpacing/>
                                                  <w:rPr>
                                                    <w:rFonts w:ascii="Courier New" w:hAnsi="Courier New" w:cs="Courier New"/>
                                                    <w:sz w:val="19"/>
                                                  </w:rPr>
                                                </w:pPr>
                                                <w:r w:rsidRPr="009F344E">
                                                  <w:rPr>
                                                    <w:rFonts w:ascii="Courier New" w:hAnsi="Courier New" w:cs="Courier New"/>
                                                    <w:sz w:val="19"/>
                                                  </w:rPr>
                                                  <w:t xml:space="preserve"> q1</w:t>
                                                </w:r>
                                              </w:p>
                                              <w:p w14:paraId="1A9AC810" w14:textId="77777777" w:rsidR="00245531" w:rsidRPr="009F344E" w:rsidRDefault="00245531"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4" style="position:absolute;left:2739;top:262;width:4166;height:4424" coordorigin="2739,262" coordsize="4166,4424">
                                        <v:group id="_x0000_s1135" style="position:absolute;left:2739;top:262;width:4166;height:4424" coordorigin="2739,262" coordsize="4166,4424">
                                          <v:group id="_x0000_s1136" style="position:absolute;left:6109;top:3325;width:671;height:1361" coordorigin="6109,3325" coordsize="671,1361">
                                            <v:rect id="_x0000_s1137" style="position:absolute;left:6109;top:3325;width:671;height:1361" filled="f"/>
                                            <v:rect id="_x0000_s1138" style="position:absolute;left:6159;top:3363;width:561;height:1231" filled="f" stroked="f">
                                              <v:textbox style="mso-next-textbox:#_x0000_s1138" inset="1pt,1pt,1pt,1pt">
                                                <w:txbxContent>
                                                  <w:p w14:paraId="1189C240" w14:textId="77777777" w:rsidR="00245531" w:rsidRDefault="00245531" w:rsidP="004C02EF">
                                                    <w:r>
                                                      <w:rPr>
                                                        <w:b/>
                                                      </w:rPr>
                                                      <w:t xml:space="preserve"> cf</w:t>
                                                    </w:r>
                                                    <w:r>
                                                      <w:rPr>
                                                        <w:b/>
                                                        <w:vertAlign w:val="subscript"/>
                                                      </w:rPr>
                                                      <w:t>3</w:t>
                                                    </w:r>
                                                  </w:p>
                                                  <w:p w14:paraId="6CEDDE20" w14:textId="77777777" w:rsidR="00245531" w:rsidRPr="009F344E" w:rsidRDefault="00245531" w:rsidP="004C02EF">
                                                    <w:pPr>
                                                      <w:contextualSpacing/>
                                                      <w:rPr>
                                                        <w:rFonts w:ascii="Courier New" w:hAnsi="Courier New" w:cs="Courier New"/>
                                                        <w:sz w:val="19"/>
                                                      </w:rPr>
                                                    </w:pPr>
                                                    <w:r w:rsidRPr="009F344E">
                                                      <w:rPr>
                                                        <w:rFonts w:ascii="Courier New" w:hAnsi="Courier New" w:cs="Courier New"/>
                                                        <w:sz w:val="19"/>
                                                      </w:rPr>
                                                      <w:t xml:space="preserve"> q1</w:t>
                                                    </w:r>
                                                  </w:p>
                                                  <w:p w14:paraId="7C6F5966" w14:textId="77777777" w:rsidR="00245531" w:rsidRPr="009F344E" w:rsidRDefault="00245531"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9" style="position:absolute;left:2739;top:262;width:4166;height:4424" coordorigin="2739,262" coordsize="4166,4424">
                                            <v:group id="_x0000_s1140" style="position:absolute;left:2739;top:262;width:4166;height:4424" coordorigin="2739,262" coordsize="4166,4424">
                                              <v:group id="_x0000_s1141" style="position:absolute;left:2739;top:262;width:4166;height:4424" coordorigin="2739,262" coordsize="4166,4424">
                                                <v:group id="_x0000_s1142" style="position:absolute;left:2739;top:262;width:4166;height:4424" coordorigin="2739,262" coordsize="4166,4424">
                                                  <v:group id="_x0000_s1143" style="position:absolute;left:2739;top:262;width:4166;height:4424" coordorigin="2739,262" coordsize="4166,4424">
                                                    <v:group id="_x0000_s1144" style="position:absolute;left:2739;top:262;width:4166;height:1799" coordorigin="2739,262" coordsize="4166,1799">
                                                      <v:group id="_x0000_s1145" style="position:absolute;left:5811;top:870;width:1094;height:1191" coordorigin="5811,870" coordsize="1094,1191">
                                                        <v:rect id="_x0000_s1146" style="position:absolute;left:5811;top:870;width:1071;height:1191" filled="f"/>
                                                        <v:rect id="_x0000_s1147" style="position:absolute;left:5904;top:924;width:1001;height:1101" filled="f" stroked="f">
                                                          <v:textbox style="mso-next-textbox:#_x0000_s1147" inset="1pt,1pt,1pt,1pt">
                                                            <w:txbxContent>
                                                              <w:p w14:paraId="73E277EA" w14:textId="77777777" w:rsidR="00245531" w:rsidRDefault="00245531" w:rsidP="004C02EF">
                                                                <w:r>
                                                                  <w:rPr>
                                                                    <w:b/>
                                                                  </w:rPr>
                                                                  <w:t xml:space="preserve"> CF</w:t>
                                                                </w:r>
                                                                <w:r>
                                                                  <w:rPr>
                                                                    <w:b/>
                                                                    <w:vertAlign w:val="subscript"/>
                                                                  </w:rPr>
                                                                  <w:t>p</w:t>
                                                                </w:r>
                                                              </w:p>
                                                              <w:p w14:paraId="521F3C66" w14:textId="77777777" w:rsidR="00245531" w:rsidRPr="009F344E" w:rsidRDefault="00245531" w:rsidP="004C02EF">
                                                                <w:pPr>
                                                                  <w:rPr>
                                                                    <w:rFonts w:ascii="Courier New" w:hAnsi="Courier New" w:cs="Courier New"/>
                                                                  </w:rPr>
                                                                </w:pPr>
                                                                <w:r w:rsidRPr="009F344E">
                                                                  <w:rPr>
                                                                    <w:rFonts w:ascii="Courier New" w:hAnsi="Courier New" w:cs="Courier New"/>
                                                                    <w:sz w:val="19"/>
                                                                  </w:rPr>
                                                                  <w:t xml:space="preserve"> CFP1</w:t>
                                                                </w:r>
                                                              </w:p>
                                                            </w:txbxContent>
                                                          </v:textbox>
                                                        </v:rect>
                                                      </v:group>
                                                      <v:group id="_x0000_s1148" style="position:absolute;left:2739;top:262;width:3077;height:1733" coordorigin="2739,262" coordsize="3077,1733">
                                                        <v:line id="_x0000_s1149" style="position:absolute" from="4534,1008" to="5816,1013" strokeweight="1.25pt">
                                                          <v:stroke startarrowwidth="narrow" startarrowlength="long" endarrow="block" endarrowwidth="narrow"/>
                                                        </v:line>
                                                        <v:group id="_x0000_s1150" style="position:absolute;left:2739;top:262;width:2471;height:1733" coordorigin="2739,262" coordsize="2471,1733">
                                                          <v:group id="_x0000_s1151" style="position:absolute;left:3259;top:414;width:1951;height:1581" coordorigin="3259,414" coordsize="1951,1581">
                                                            <v:rect id="_x0000_s1152" style="position:absolute;left:3259;top:414;width:1951;height:1581" filled="f"/>
                                                            <v:rect id="_x0000_s1153" style="position:absolute;left:3312;top:636;width:1729;height:1153" filled="f" stroked="f">
                                                              <v:textbox style="mso-next-textbox:#_x0000_s1153" inset="1pt,1pt,1pt,1pt">
                                                                <w:txbxContent>
                                                                  <w:p w14:paraId="71EBFA57" w14:textId="77777777" w:rsidR="00245531" w:rsidRPr="00D436B4" w:rsidRDefault="00245531" w:rsidP="004C02EF">
                                                                    <w:pPr>
                                                                      <w:spacing w:after="0" w:line="276" w:lineRule="auto"/>
                                                                      <w:rPr>
                                                                        <w:sz w:val="8"/>
                                                                        <w:szCs w:val="8"/>
                                                                      </w:rPr>
                                                                    </w:pPr>
                                                                    <w:r w:rsidRPr="00D436B4">
                                                                      <w:rPr>
                                                                        <w:sz w:val="8"/>
                                                                        <w:szCs w:val="8"/>
                                                                      </w:rPr>
                                                                      <w:t xml:space="preserve"> </w:t>
                                                                    </w:r>
                                                                    <w:r w:rsidRPr="00FF4073">
                                                                      <w:rPr>
                                                                        <w:b/>
                                                                      </w:rPr>
                                                                      <w:t>CF</w:t>
                                                                    </w:r>
                                                                  </w:p>
                                                                  <w:p w14:paraId="04EFCDE0" w14:textId="77777777" w:rsidR="00245531" w:rsidRPr="00D436B4" w:rsidRDefault="00245531" w:rsidP="004C02EF">
                                                                    <w:pPr>
                                                                      <w:spacing w:after="0" w:line="276" w:lineRule="auto"/>
                                                                      <w:rPr>
                                                                        <w:rFonts w:ascii="Courier New" w:hAnsi="Courier New" w:cs="Courier New"/>
                                                                        <w:sz w:val="19"/>
                                                                        <w:szCs w:val="19"/>
                                                                      </w:rPr>
                                                                    </w:pPr>
                                                                    <w:r w:rsidRPr="00D436B4">
                                                                      <w:rPr>
                                                                        <w:rFonts w:ascii="Courier" w:hAnsi="Courier"/>
                                                                        <w:sz w:val="19"/>
                                                                        <w:szCs w:val="19"/>
                                                                      </w:rPr>
                                                                      <w:t xml:space="preserve"> </w:t>
                                                                    </w:r>
                                                                    <w:r w:rsidRPr="00D436B4">
                                                                      <w:rPr>
                                                                        <w:rFonts w:ascii="Courier New" w:hAnsi="Courier New" w:cs="Courier New"/>
                                                                        <w:sz w:val="19"/>
                                                                        <w:szCs w:val="19"/>
                                                                      </w:rPr>
                                                                      <w:t>prototype</w:t>
                                                                    </w:r>
                                                                  </w:p>
                                                                  <w:p w14:paraId="7EB9BDFF" w14:textId="77777777" w:rsidR="00245531" w:rsidRPr="009F344E" w:rsidRDefault="00245531" w:rsidP="004C02EF">
                                                                    <w:pPr>
                                                                      <w:contextualSpacing/>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w:hAnsi="Courier"/>
                                                                        <w:sz w:val="19"/>
                                                                      </w:rPr>
                                                                      <w:t>P1</w:t>
                                                                    </w:r>
                                                                  </w:p>
                                                                  <w:p w14:paraId="36BAE59C" w14:textId="77777777" w:rsidR="00245531" w:rsidRPr="009F344E" w:rsidRDefault="00245531" w:rsidP="004C02EF">
                                                                    <w:pPr>
                                                                      <w:spacing w:before="80"/>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New" w:hAnsi="Courier New" w:cs="Courier New"/>
                                                                        <w:sz w:val="19"/>
                                                                      </w:rPr>
                                                                      <w:t>P2</w:t>
                                                                    </w:r>
                                                                  </w:p>
                                                                </w:txbxContent>
                                                              </v:textbox>
                                                            </v:rect>
                                                          </v:group>
                                                          <v:group id="_x0000_s1154" style="position:absolute;left:2739;top:262;width:521;height:311" coordorigin="2739,262" coordsize="521,311">
                                                            <v:line id="_x0000_s1155" style="position:absolute;flip:x" from="2749,572" to="3260,573" strokeweight="1.25pt">
                                                              <v:stroke dashstyle="1 1" startarrowwidth="narrow" startarrowlength="long" endarrowwidth="narrow" endarrowlength="long"/>
                                                            </v:line>
                                                            <v:line id="_x0000_s1156" style="position:absolute;flip:y" from="2739,262" to="2740,563" strokeweight="1.25pt">
                                                              <v:stroke dashstyle="1 1" startarrowwidth="narrow" startarrowlength="long" endarrow="block" endarrowwidth="narrow"/>
                                                            </v:line>
                                                          </v:group>
                                                        </v:group>
                                                      </v:group>
                                                    </v:group>
                                                    <v:group id="_x0000_s1157" style="position:absolute;left:2769;top:2047;width:3061;height:2639" coordorigin="2769,2047" coordsize="3061,2639">
                                                      <v:group id="_x0000_s1158" style="position:absolute;left:2769;top:2702;width:3061;height:1984" coordorigin="2769,2702" coordsize="3061,1984">
                                                        <v:group id="_x0000_s1159" style="position:absolute;left:3239;top:3325;width:671;height:1361" coordorigin="3239,3325" coordsize="671,1361">
                                                          <v:rect id="_x0000_s1160" style="position:absolute;left:3239;top:3325;width:671;height:1361" filled="f"/>
                                                          <v:rect id="_x0000_s1161" style="position:absolute;left:3279;top:3414;width:591;height:1261" filled="f" stroked="f">
                                                            <v:textbox style="mso-next-textbox:#_x0000_s1161" inset="1pt,1pt,1pt,1pt">
                                                              <w:txbxContent>
                                                                <w:p w14:paraId="2566E144" w14:textId="77777777" w:rsidR="00245531" w:rsidRDefault="00245531" w:rsidP="004C02EF">
                                                                  <w:pPr>
                                                                    <w:rPr>
                                                                      <w:vertAlign w:val="subscript"/>
                                                                    </w:rPr>
                                                                  </w:pPr>
                                                                  <w:r>
                                                                    <w:rPr>
                                                                      <w:b/>
                                                                    </w:rPr>
                                                                    <w:t xml:space="preserve"> cf</w:t>
                                                                  </w:r>
                                                                  <w:r>
                                                                    <w:rPr>
                                                                      <w:b/>
                                                                      <w:vertAlign w:val="subscript"/>
                                                                    </w:rPr>
                                                                    <w:t>1</w:t>
                                                                  </w:r>
                                                                </w:p>
                                                                <w:p w14:paraId="76DCB269" w14:textId="77777777" w:rsidR="00245531" w:rsidRPr="009F344E" w:rsidRDefault="00245531" w:rsidP="004C02EF">
                                                                  <w:pPr>
                                                                    <w:contextualSpacing/>
                                                                    <w:rPr>
                                                                      <w:rFonts w:ascii="Courier New" w:hAnsi="Courier New" w:cs="Courier New"/>
                                                                      <w:sz w:val="19"/>
                                                                    </w:rPr>
                                                                  </w:pPr>
                                                                  <w:r>
                                                                    <w:rPr>
                                                                      <w:rFonts w:ascii="Courier" w:hAnsi="Courier"/>
                                                                      <w:sz w:val="19"/>
                                                                    </w:rPr>
                                                                    <w:t xml:space="preserve"> </w:t>
                                                                  </w:r>
                                                                  <w:r w:rsidRPr="009F344E">
                                                                    <w:rPr>
                                                                      <w:rFonts w:ascii="Courier New" w:hAnsi="Courier New" w:cs="Courier New"/>
                                                                      <w:sz w:val="19"/>
                                                                    </w:rPr>
                                                                    <w:t>q1</w:t>
                                                                  </w:r>
                                                                </w:p>
                                                                <w:p w14:paraId="0BB555A4" w14:textId="77777777" w:rsidR="00245531" w:rsidRPr="009F344E" w:rsidRDefault="00245531"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62" style="position:absolute;left:2769;top:2702;width:3061;height:742" coordorigin="2769,2702" coordsize="3061,742">
                                                          <v:group id="_x0000_s1163" style="position:absolute;left:2769;top:2713;width:441;height:731" coordorigin="2769,2713" coordsize="441,731">
                                                            <v:line id="_x0000_s1164" style="position:absolute;flip:x" from="2769,3443" to="3210,3444" strokeweight="1.25pt">
                                                              <v:stroke dashstyle="1 1" startarrowwidth="narrow" startarrowlength="long" endarrowwidth="narrow" endarrowlength="long"/>
                                                            </v:line>
                                                            <v:line id="_x0000_s1165" style="position:absolute;flip:y" from="2779,2713" to="2780,3444" strokeweight="1.25pt">
                                                              <v:stroke dashstyle="1 1" startarrowwidth="narrow" startarrowlength="long" endarrowwidth="narrow" endarrowlength="long"/>
                                                            </v:line>
                                                          </v:group>
                                                          <v:line id="_x0000_s1166" style="position:absolute" from="2778,2702" to="5830,2703" strokeweight="1.25pt">
                                                            <v:stroke dashstyle="1 1" startarrowwidth="narrow" startarrowlength="long" endarrowwidth="narrow" endarrowlength="long"/>
                                                          </v:line>
                                                        </v:group>
                                                      </v:group>
                                                      <v:line id="_x0000_s1167" style="position:absolute;flip:y" from="5829,2047" to="5830,2695" strokeweight="1.25pt">
                                                        <v:stroke dashstyle="1 1" startarrowwidth="narrow" startarrowlength="long" endarrow="block" endarrowwidth="narrow"/>
                                                      </v:line>
                                                    </v:group>
                                                  </v:group>
                                                  <v:group id="_x0000_s1168" style="position:absolute;left:4339;top:3325;width:1001;height:1361" coordorigin="4339,3325" coordsize="1001,1361">
                                                    <v:group id="_x0000_s1169" style="position:absolute;left:4669;top:3325;width:671;height:1361" coordorigin="4669,3325" coordsize="671,1361">
                                                      <v:rect id="_x0000_s1170" style="position:absolute;left:4669;top:3325;width:671;height:1361" filled="f"/>
                                                      <v:rect id="_x0000_s1171" style="position:absolute;left:4710;top:3393;width:580;height:1231" filled="f" stroked="f">
                                                        <v:textbox style="mso-next-textbox:#_x0000_s1171" inset="1pt,1pt,1pt,1pt">
                                                          <w:txbxContent>
                                                            <w:p w14:paraId="7DE26022" w14:textId="77777777" w:rsidR="00245531" w:rsidRDefault="00245531" w:rsidP="004C02EF">
                                                              <w:r>
                                                                <w:rPr>
                                                                  <w:b/>
                                                                </w:rPr>
                                                                <w:t xml:space="preserve"> cf</w:t>
                                                              </w:r>
                                                              <w:r>
                                                                <w:rPr>
                                                                  <w:b/>
                                                                  <w:vertAlign w:val="subscript"/>
                                                                </w:rPr>
                                                                <w:t>2</w:t>
                                                              </w:r>
                                                            </w:p>
                                                            <w:p w14:paraId="708EE61E" w14:textId="77777777" w:rsidR="00245531" w:rsidRPr="009F344E" w:rsidRDefault="00245531" w:rsidP="004C02EF">
                                                              <w:pPr>
                                                                <w:contextualSpacing/>
                                                                <w:rPr>
                                                                  <w:rFonts w:ascii="Courier New" w:hAnsi="Courier New" w:cs="Courier New"/>
                                                                  <w:sz w:val="19"/>
                                                                </w:rPr>
                                                              </w:pPr>
                                                              <w:r w:rsidRPr="009F344E">
                                                                <w:rPr>
                                                                  <w:rFonts w:ascii="Courier New" w:hAnsi="Courier New" w:cs="Courier New"/>
                                                                  <w:sz w:val="19"/>
                                                                </w:rPr>
                                                                <w:t xml:space="preserve"> </w:t>
                                                              </w:r>
                                                              <w:r w:rsidRPr="009F344E">
                                                                <w:rPr>
                                                                  <w:rFonts w:ascii="Courier" w:hAnsi="Courier"/>
                                                                  <w:sz w:val="19"/>
                                                                </w:rPr>
                                                                <w:t>q1</w:t>
                                                              </w:r>
                                                            </w:p>
                                                            <w:p w14:paraId="351F1126" w14:textId="77777777" w:rsidR="00245531" w:rsidRPr="009F344E" w:rsidRDefault="00245531"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line id="_x0000_s1172" style="position:absolute;flip:x" from="4339,3410" to="4650,3411" strokeweight="1.25pt">
                                                      <v:stroke dashstyle="1 1" startarrowwidth="narrow" startarrowlength="long" endarrowwidth="narrow" endarrowlength="long"/>
                                                    </v:line>
                                                  </v:group>
                                                </v:group>
                                                <v:line id="_x0000_s1173" style="position:absolute;flip:y" from="4339,2890" to="4340,3411" strokeweight="1.25pt">
                                                  <v:stroke dashstyle="1 1" startarrowwidth="narrow" startarrowlength="long" endarrowwidth="narrow" endarrowlength="long"/>
                                                </v:line>
                                              </v:group>
                                              <v:line id="_x0000_s1174" style="position:absolute" from="4339,2889" to="5980,2890" strokeweight="1.25pt">
                                                <v:stroke dashstyle="1 1" startarrowwidth="narrow" startarrowlength="long" endarrowwidth="narrow" endarrowlength="long"/>
                                              </v:line>
                                            </v:group>
                                            <v:line id="_x0000_s1175" style="position:absolute;flip:y" from="5979,2047" to="5980,2897" strokeweight="1.25pt">
                                              <v:stroke dashstyle="1 1" startarrowwidth="narrow" startarrowlength="long" endarrow="block" endarrowwidth="narrow"/>
                                            </v:line>
                                          </v:group>
                                        </v:group>
                                        <v:line id="_x0000_s1176" style="position:absolute;flip:y" from="6309,2047" to="6310,3308" strokeweight="1.25pt">
                                          <v:stroke dashstyle="1 1" startarrowwidth="narrow" startarrowlength="long" endarrow="block" endarrowwidth="narrow"/>
                                        </v:line>
                                      </v:group>
                                    </v:group>
                                    <v:line id="_x0000_s1177" style="position:absolute" from="8219,3456" to="8540,3457" strokeweight="1.25pt">
                                      <v:stroke dashstyle="1 1" startarrowwidth="narrow" startarrowlength="long" endarrowwidth="narrow" endarrowlength="long"/>
                                    </v:line>
                                  </v:group>
                                  <v:line id="_x0000_s1178" style="position:absolute;flip:y" from="8529,2875" to="8530,3446" strokeweight="1.25pt">
                                    <v:stroke dashstyle="1 1" startarrowwidth="narrow" startarrowlength="long" endarrowwidth="narrow" endarrowlength="long"/>
                                  </v:line>
                                </v:group>
                                <v:line id="_x0000_s1179" style="position:absolute;flip:x" from="6689,2874" to="8520,2875" strokeweight="1.25pt">
                                  <v:stroke dashstyle="1 1" startarrowwidth="narrow" startarrowlength="long" endarrowwidth="narrow" endarrowlength="long"/>
                                </v:line>
                              </v:group>
                              <v:line id="_x0000_s1180" style="position:absolute;flip:y" from="6689,2047" to="6690,2868" strokeweight="1.25pt">
                                <v:stroke dashstyle="1 1" startarrowwidth="narrow" startarrowlength="long" endarrow="block" endarrowwidth="narrow"/>
                              </v:line>
                            </v:group>
                          </v:group>
                          <v:line id="_x0000_s1181" style="position:absolute" from="9649,3472" to="10038,3473" strokeweight="1.25pt">
                            <v:stroke dashstyle="1 1" startarrowwidth="narrow" startarrowlength="long" endarrowwidth="narrow" endarrowlength="long"/>
                          </v:line>
                        </v:group>
                        <v:line id="_x0000_s1182" style="position:absolute;flip:y" from="10029,2724" to="10030,3473" strokeweight="1.25pt">
                          <v:stroke dashstyle="1 1" startarrowwidth="narrow" startarrowlength="long" endarrowwidth="narrow" endarrowlength="long"/>
                        </v:line>
                      </v:group>
                      <v:line id="_x0000_s1183" style="position:absolute;flip:x" from="6867,2730" to="10006,2731" strokeweight="1.25pt">
                        <v:stroke dashstyle="1 1" startarrowwidth="narrow" startarrowlength="long" endarrowwidth="narrow" endarrowlength="long"/>
                      </v:line>
                    </v:group>
                    <v:line id="_x0000_s1184" style="position:absolute;flip:y" from="6869,2047" to="6870,2738" strokeweight="1.25pt">
                      <v:stroke dashstyle="1 1" startarrowwidth="narrow" startarrowlength="long" endarrow="block" endarrowwidth="narrow"/>
                    </v:line>
                  </v:group>
                  <v:line id="_x0000_s1185" style="position:absolute" from="6879,1158" to="7340,1159" strokeweight="1.25pt">
                    <v:stroke dashstyle="1 1" startarrowwidth="narrow" startarrowlength="long" endarrowwidth="narrow" endarrowlength="long"/>
                  </v:line>
                </v:group>
                <v:line id="_x0000_s1186" style="position:absolute;flip:y" from="7319,262" to="7320,1155" strokeweight="1.25pt">
                  <v:stroke dashstyle="1 1" startarrowwidth="narrow" startarrowlength="long" endarrow="block" endarrowwidth="narrow"/>
                </v:line>
              </v:group>
              <v:line id="_x0000_s1187" style="position:absolute" from="8355,406" to="10646,407" strokeweight="1.25pt">
                <v:stroke dashstyle="1 1" startarrowwidth="narrow" startarrowlength="long" endarrow="block" endarrowwidth="narrow"/>
              </v:line>
              <v:rect id="_x0000_s1188" style="position:absolute;left:8499;top:550;width:2157;height:314" filled="f" stroked="f" strokeweight="1pt">
                <v:textbox style="mso-next-textbox:#_x0000_s1188" inset="1pt,1pt,1pt,1pt">
                  <w:txbxContent>
                    <w:p w14:paraId="03253E42" w14:textId="77777777" w:rsidR="00245531" w:rsidRDefault="00245531" w:rsidP="004C02EF">
                      <w:r>
                        <w:t>implicit prototype link</w:t>
                      </w:r>
                    </w:p>
                  </w:txbxContent>
                </v:textbox>
              </v:rect>
            </v:group>
            <v:line id="_x0000_s1189" style="position:absolute" from="8352,1152" to="10643,1153" strokeweight="1.25pt">
              <v:stroke startarrowwidth="narrow" startarrowlength="long" endarrow="block" endarrowwidth="narrow"/>
            </v:line>
            <v:rect id="_x0000_s1190" style="position:absolute;left:8496;top:1296;width:2171;height:631" filled="f" stroked="f" strokeweight="1pt">
              <v:textbox style="mso-next-textbox:#_x0000_s1190" inset="1pt,1pt,1pt,1pt">
                <w:txbxContent>
                  <w:p w14:paraId="066D350F" w14:textId="77777777" w:rsidR="00245531" w:rsidRPr="004E7DC4" w:rsidRDefault="00245531" w:rsidP="004C02EF">
                    <w:pPr>
                      <w:jc w:val="left"/>
                      <w:rPr>
                        <w:sz w:val="18"/>
                        <w:szCs w:val="18"/>
                      </w:rPr>
                    </w:pPr>
                    <w:r w:rsidRPr="004E7DC4">
                      <w:rPr>
                        <w:sz w:val="18"/>
                        <w:szCs w:val="18"/>
                      </w:rPr>
                      <w:t>explicit prototype property</w:t>
                    </w:r>
                  </w:p>
                </w:txbxContent>
              </v:textbox>
            </v:rect>
          </v:group>
        </w:pict>
      </w:r>
    </w:p>
    <w:p w14:paraId="61A0C242" w14:textId="77777777" w:rsidR="004C02EF" w:rsidRPr="000171B7" w:rsidRDefault="004C02EF" w:rsidP="004C02EF">
      <w:pPr>
        <w:pStyle w:val="Figuretitle"/>
        <w:spacing w:before="0" w:after="0" w:line="240" w:lineRule="auto"/>
        <w:rPr>
          <w:rFonts w:eastAsia="Arial Unicode MS" w:cs="Arial"/>
        </w:rPr>
      </w:pPr>
      <w:r w:rsidRPr="000956BB">
        <w:rPr>
          <w:rFonts w:eastAsia="Arial Unicode MS" w:hint="eastAsia"/>
        </w:rPr>
        <w:t xml:space="preserve">Figure 1 </w:t>
      </w:r>
      <w:r w:rsidRPr="000956BB">
        <w:rPr>
          <w:rFonts w:eastAsia="Arial Unicode MS"/>
        </w:rPr>
        <w:t xml:space="preserve">— </w:t>
      </w:r>
      <w:r>
        <w:rPr>
          <w:rFonts w:eastAsia="Arial Unicode MS"/>
        </w:rPr>
        <w:t>Object/Prototype Relationships</w:t>
      </w:r>
    </w:p>
    <w:p w14:paraId="6F493737" w14:textId="77777777" w:rsidR="004C02EF" w:rsidRDefault="004C02EF" w:rsidP="00086B3C">
      <w:pPr>
        <w:spacing w:before="240"/>
      </w:pPr>
      <w:r>
        <w:t>In a class-based object-oriented language, in general, state is carried by instances, methods are carried by classes, and inheritance is only of structure and behaviour. In ECMAScript, the state and methods are carried by objects, and structure, behaviour, and state are all inherited.</w:t>
      </w:r>
    </w:p>
    <w:p w14:paraId="66D81FA1" w14:textId="77777777" w:rsidR="004C02EF" w:rsidRDefault="004C02EF" w:rsidP="004C02EF">
      <w:r>
        <w:t xml:space="preserve">All objects that do not directly contain a particular property that their prototype contains share that property and its value. </w:t>
      </w:r>
      <w:r w:rsidRPr="000956BB">
        <w:t>Figure 1</w:t>
      </w:r>
      <w:r>
        <w:t xml:space="preserve"> illustrates this:</w:t>
      </w:r>
    </w:p>
    <w:p w14:paraId="0C425E00" w14:textId="77777777" w:rsidR="004C02EF" w:rsidRDefault="004C02EF" w:rsidP="004C02EF">
      <w:r w:rsidRPr="009F344E">
        <w:rPr>
          <w:b/>
        </w:rPr>
        <w:t>CF</w:t>
      </w:r>
      <w:r>
        <w:t xml:space="preserve"> is a constructor (and also an object). Five objects have been created by using </w:t>
      </w:r>
      <w:r>
        <w:rPr>
          <w:rFonts w:ascii="Courier New" w:hAnsi="Courier New"/>
          <w:b/>
        </w:rPr>
        <w:t>new</w:t>
      </w:r>
      <w:r>
        <w:t xml:space="preserve"> expressions: </w:t>
      </w:r>
      <w:r w:rsidRPr="009F344E">
        <w:rPr>
          <w:b/>
        </w:rPr>
        <w:t>cf</w:t>
      </w:r>
      <w:r w:rsidRPr="009F344E">
        <w:rPr>
          <w:b/>
          <w:vertAlign w:val="subscript"/>
        </w:rPr>
        <w:t>1</w:t>
      </w:r>
      <w:r>
        <w:t xml:space="preserve">, </w:t>
      </w:r>
      <w:r w:rsidRPr="009F344E">
        <w:rPr>
          <w:b/>
        </w:rPr>
        <w:t>cf</w:t>
      </w:r>
      <w:r w:rsidRPr="009F344E">
        <w:rPr>
          <w:b/>
          <w:vertAlign w:val="subscript"/>
        </w:rPr>
        <w:t>2</w:t>
      </w:r>
      <w:r>
        <w:t xml:space="preserve">, </w:t>
      </w:r>
      <w:r w:rsidRPr="009F344E">
        <w:rPr>
          <w:b/>
        </w:rPr>
        <w:t>cf</w:t>
      </w:r>
      <w:r w:rsidRPr="009F344E">
        <w:rPr>
          <w:b/>
          <w:vertAlign w:val="subscript"/>
        </w:rPr>
        <w:t>3</w:t>
      </w:r>
      <w:r>
        <w:t xml:space="preserve">, </w:t>
      </w:r>
      <w:r w:rsidRPr="009F344E">
        <w:rPr>
          <w:b/>
        </w:rPr>
        <w:t>cf</w:t>
      </w:r>
      <w:r w:rsidRPr="009F344E">
        <w:rPr>
          <w:b/>
          <w:vertAlign w:val="subscript"/>
        </w:rPr>
        <w:t>4</w:t>
      </w:r>
      <w:r>
        <w:t xml:space="preserve">, and </w:t>
      </w:r>
      <w:r w:rsidRPr="009F344E">
        <w:rPr>
          <w:b/>
        </w:rPr>
        <w:t>cf</w:t>
      </w:r>
      <w:r w:rsidRPr="009F344E">
        <w:rPr>
          <w:b/>
          <w:vertAlign w:val="subscript"/>
        </w:rPr>
        <w:t>5</w:t>
      </w:r>
      <w:r>
        <w:t xml:space="preserve">. Each of these objects contains properties named </w:t>
      </w:r>
      <w:r w:rsidRPr="009F344E">
        <w:rPr>
          <w:rFonts w:ascii="Courier New" w:hAnsi="Courier New" w:cs="Courier New"/>
        </w:rPr>
        <w:t>q1</w:t>
      </w:r>
      <w:r>
        <w:t xml:space="preserve"> and </w:t>
      </w:r>
      <w:r w:rsidRPr="009F344E">
        <w:rPr>
          <w:rFonts w:ascii="Courier New" w:hAnsi="Courier New" w:cs="Courier New"/>
        </w:rPr>
        <w:t>q2</w:t>
      </w:r>
      <w:r>
        <w:t xml:space="preserve">. The dashed lines represent the implicit prototype relationship; so, for example, </w:t>
      </w:r>
      <w:r w:rsidRPr="009F344E">
        <w:rPr>
          <w:b/>
        </w:rPr>
        <w:t>cf</w:t>
      </w:r>
      <w:r w:rsidRPr="009F344E">
        <w:rPr>
          <w:b/>
          <w:vertAlign w:val="subscript"/>
        </w:rPr>
        <w:t>3</w:t>
      </w:r>
      <w:r w:rsidRPr="00463A99">
        <w:t>’s</w:t>
      </w:r>
      <w:r>
        <w:t xml:space="preserve"> prototype is </w:t>
      </w:r>
      <w:r w:rsidRPr="009F344E">
        <w:rPr>
          <w:b/>
        </w:rPr>
        <w:t>CF</w:t>
      </w:r>
      <w:r w:rsidRPr="009F344E">
        <w:rPr>
          <w:b/>
          <w:vertAlign w:val="subscript"/>
        </w:rPr>
        <w:t>p</w:t>
      </w:r>
      <w:r>
        <w:t xml:space="preserve">. The constructor, </w:t>
      </w:r>
      <w:r w:rsidRPr="009F344E">
        <w:rPr>
          <w:b/>
        </w:rPr>
        <w:t>CF</w:t>
      </w:r>
      <w:r>
        <w:t xml:space="preserve">, has two properties itself, named </w:t>
      </w:r>
      <w:r w:rsidRPr="009F344E">
        <w:rPr>
          <w:rFonts w:ascii="Courier New" w:hAnsi="Courier New" w:cs="Courier New"/>
        </w:rPr>
        <w:t>P1</w:t>
      </w:r>
      <w:r>
        <w:t xml:space="preserve"> and </w:t>
      </w:r>
      <w:r w:rsidRPr="009F344E">
        <w:rPr>
          <w:rFonts w:ascii="Courier New" w:hAnsi="Courier New" w:cs="Courier New"/>
        </w:rPr>
        <w:t>P2</w:t>
      </w:r>
      <w:r>
        <w:t xml:space="preserve">, which are not visible to </w:t>
      </w:r>
      <w:r w:rsidRPr="009F344E">
        <w:rPr>
          <w:b/>
        </w:rPr>
        <w:t>CF</w:t>
      </w:r>
      <w:r w:rsidRPr="009F344E">
        <w:rPr>
          <w:b/>
          <w:vertAlign w:val="subscript"/>
        </w:rPr>
        <w:t>p</w:t>
      </w:r>
      <w:r>
        <w:t xml:space="preserve">, </w:t>
      </w:r>
      <w:r w:rsidRPr="009F344E">
        <w:rPr>
          <w:b/>
        </w:rPr>
        <w:t>cf</w:t>
      </w:r>
      <w:r w:rsidRPr="009F344E">
        <w:rPr>
          <w:b/>
          <w:vertAlign w:val="subscript"/>
        </w:rPr>
        <w:t>1</w:t>
      </w:r>
      <w:r>
        <w:t xml:space="preserve">, </w:t>
      </w:r>
      <w:r w:rsidRPr="009F344E">
        <w:rPr>
          <w:b/>
        </w:rPr>
        <w:t>cf</w:t>
      </w:r>
      <w:r w:rsidRPr="009F344E">
        <w:rPr>
          <w:b/>
          <w:vertAlign w:val="subscript"/>
        </w:rPr>
        <w:t>2</w:t>
      </w:r>
      <w:r>
        <w:t xml:space="preserve">, </w:t>
      </w:r>
      <w:r w:rsidRPr="009F344E">
        <w:rPr>
          <w:b/>
        </w:rPr>
        <w:t>cf</w:t>
      </w:r>
      <w:r w:rsidRPr="009F344E">
        <w:rPr>
          <w:b/>
          <w:vertAlign w:val="subscript"/>
        </w:rPr>
        <w:t>3</w:t>
      </w:r>
      <w:r>
        <w:t xml:space="preserve">, </w:t>
      </w:r>
      <w:r w:rsidRPr="009F344E">
        <w:rPr>
          <w:b/>
        </w:rPr>
        <w:t>cf</w:t>
      </w:r>
      <w:r w:rsidRPr="009F344E">
        <w:rPr>
          <w:b/>
          <w:vertAlign w:val="subscript"/>
        </w:rPr>
        <w:t>4</w:t>
      </w:r>
      <w:r>
        <w:t xml:space="preserve">, or </w:t>
      </w:r>
      <w:r w:rsidRPr="009F344E">
        <w:rPr>
          <w:b/>
        </w:rPr>
        <w:t>cf</w:t>
      </w:r>
      <w:r w:rsidRPr="009F344E">
        <w:rPr>
          <w:b/>
          <w:vertAlign w:val="subscript"/>
        </w:rPr>
        <w:t>5</w:t>
      </w:r>
      <w:r>
        <w:t xml:space="preserve">. The property named </w:t>
      </w:r>
      <w:r w:rsidRPr="00504287">
        <w:rPr>
          <w:rFonts w:ascii="Courier New" w:hAnsi="Courier New" w:cs="Courier New"/>
        </w:rPr>
        <w:t>CFP1</w:t>
      </w:r>
      <w:r>
        <w:t xml:space="preserve"> in </w:t>
      </w:r>
      <w:r w:rsidRPr="00504287">
        <w:rPr>
          <w:b/>
        </w:rPr>
        <w:t>CF</w:t>
      </w:r>
      <w:r w:rsidRPr="00504287">
        <w:rPr>
          <w:b/>
          <w:vertAlign w:val="subscript"/>
        </w:rPr>
        <w:t>p</w:t>
      </w:r>
      <w:r>
        <w:t xml:space="preserve"> is shared by </w:t>
      </w:r>
      <w:r w:rsidRPr="00504287">
        <w:rPr>
          <w:b/>
        </w:rPr>
        <w:t>cf</w:t>
      </w:r>
      <w:r w:rsidRPr="00504287">
        <w:rPr>
          <w:b/>
          <w:vertAlign w:val="subscript"/>
        </w:rPr>
        <w:t>1</w:t>
      </w:r>
      <w:r>
        <w:t xml:space="preserve">, </w:t>
      </w:r>
      <w:r w:rsidRPr="00504287">
        <w:rPr>
          <w:b/>
        </w:rPr>
        <w:t>cf</w:t>
      </w:r>
      <w:r w:rsidRPr="00504287">
        <w:rPr>
          <w:b/>
          <w:vertAlign w:val="subscript"/>
        </w:rPr>
        <w:t>2</w:t>
      </w:r>
      <w:r>
        <w:t xml:space="preserve">, </w:t>
      </w:r>
      <w:r w:rsidRPr="00504287">
        <w:rPr>
          <w:b/>
        </w:rPr>
        <w:t>cf</w:t>
      </w:r>
      <w:r w:rsidRPr="00504287">
        <w:rPr>
          <w:b/>
          <w:vertAlign w:val="subscript"/>
        </w:rPr>
        <w:t>3</w:t>
      </w:r>
      <w:r>
        <w:t xml:space="preserve">, </w:t>
      </w:r>
      <w:r w:rsidRPr="00504287">
        <w:rPr>
          <w:b/>
        </w:rPr>
        <w:t>cf</w:t>
      </w:r>
      <w:r w:rsidRPr="00504287">
        <w:rPr>
          <w:b/>
          <w:vertAlign w:val="subscript"/>
        </w:rPr>
        <w:t>4</w:t>
      </w:r>
      <w:r>
        <w:t xml:space="preserve">, and </w:t>
      </w:r>
      <w:r w:rsidRPr="00504287">
        <w:rPr>
          <w:b/>
        </w:rPr>
        <w:t>cf</w:t>
      </w:r>
      <w:r w:rsidRPr="00504287">
        <w:rPr>
          <w:b/>
          <w:vertAlign w:val="subscript"/>
        </w:rPr>
        <w:t>5</w:t>
      </w:r>
      <w:r>
        <w:t xml:space="preserve"> (but not by </w:t>
      </w:r>
      <w:r w:rsidRPr="00504287">
        <w:rPr>
          <w:b/>
        </w:rPr>
        <w:t>CF</w:t>
      </w:r>
      <w:r>
        <w:t xml:space="preserve">), as are any properties found in </w:t>
      </w:r>
      <w:r w:rsidRPr="00504287">
        <w:rPr>
          <w:b/>
        </w:rPr>
        <w:t>CF</w:t>
      </w:r>
      <w:r w:rsidRPr="007B1DC8">
        <w:rPr>
          <w:b/>
          <w:vertAlign w:val="subscript"/>
        </w:rPr>
        <w:t>p</w:t>
      </w:r>
      <w:r w:rsidRPr="007B1DC8">
        <w:t>’s</w:t>
      </w:r>
      <w:r>
        <w:t xml:space="preserve"> implicit prototype chain that are not named </w:t>
      </w:r>
      <w:r w:rsidRPr="00504287">
        <w:rPr>
          <w:rFonts w:ascii="Courier New" w:hAnsi="Courier New" w:cs="Courier New"/>
        </w:rPr>
        <w:t>q1</w:t>
      </w:r>
      <w:r>
        <w:t xml:space="preserve">, </w:t>
      </w:r>
      <w:r w:rsidRPr="00504287">
        <w:rPr>
          <w:rFonts w:ascii="Courier New" w:hAnsi="Courier New" w:cs="Courier New"/>
        </w:rPr>
        <w:t>q2</w:t>
      </w:r>
      <w:r>
        <w:t xml:space="preserve">, or </w:t>
      </w:r>
      <w:r w:rsidRPr="00504287">
        <w:rPr>
          <w:rFonts w:ascii="Courier New" w:hAnsi="Courier New" w:cs="Courier New"/>
        </w:rPr>
        <w:t>CFP1</w:t>
      </w:r>
      <w:r>
        <w:t xml:space="preserve">. Notice that there is no implicit prototype link between </w:t>
      </w:r>
      <w:r w:rsidRPr="00504287">
        <w:rPr>
          <w:b/>
        </w:rPr>
        <w:t>CF</w:t>
      </w:r>
      <w:r>
        <w:t xml:space="preserve"> and </w:t>
      </w:r>
      <w:r w:rsidRPr="00504287">
        <w:rPr>
          <w:b/>
        </w:rPr>
        <w:t>CF</w:t>
      </w:r>
      <w:r w:rsidRPr="00504287">
        <w:rPr>
          <w:b/>
          <w:vertAlign w:val="subscript"/>
        </w:rPr>
        <w:t>p</w:t>
      </w:r>
      <w:r>
        <w:t>.</w:t>
      </w:r>
    </w:p>
    <w:p w14:paraId="691CD8CD" w14:textId="77777777" w:rsidR="004C02EF" w:rsidRDefault="004C02EF" w:rsidP="004C02EF">
      <w:r>
        <w:t xml:space="preserve">Unlike class-based object languages, properties can be added to objects dynamically by assigning values to them. That is, constructors are not required to name or assign values to all or any of the constructed object’s properties. In the above diagram, one could add a new shared property for </w:t>
      </w:r>
      <w:r>
        <w:rPr>
          <w:b/>
        </w:rPr>
        <w:t>cf</w:t>
      </w:r>
      <w:r>
        <w:rPr>
          <w:b/>
          <w:vertAlign w:val="subscript"/>
        </w:rPr>
        <w:t>1</w:t>
      </w:r>
      <w:r>
        <w:t xml:space="preserve">, </w:t>
      </w:r>
      <w:r>
        <w:rPr>
          <w:b/>
        </w:rPr>
        <w:t>cf</w:t>
      </w:r>
      <w:r>
        <w:rPr>
          <w:b/>
          <w:vertAlign w:val="subscript"/>
        </w:rPr>
        <w:t>2</w:t>
      </w:r>
      <w:r>
        <w:t xml:space="preserve">, </w:t>
      </w:r>
      <w:r>
        <w:rPr>
          <w:b/>
        </w:rPr>
        <w:t>cf</w:t>
      </w:r>
      <w:r>
        <w:rPr>
          <w:b/>
          <w:vertAlign w:val="subscript"/>
        </w:rPr>
        <w:t>3</w:t>
      </w:r>
      <w:r>
        <w:t xml:space="preserve">, </w:t>
      </w:r>
      <w:r>
        <w:rPr>
          <w:b/>
        </w:rPr>
        <w:t>cf</w:t>
      </w:r>
      <w:r>
        <w:rPr>
          <w:b/>
          <w:vertAlign w:val="subscript"/>
        </w:rPr>
        <w:t>4</w:t>
      </w:r>
      <w:r>
        <w:t xml:space="preserve">, and </w:t>
      </w:r>
      <w:r>
        <w:rPr>
          <w:b/>
        </w:rPr>
        <w:t>cf</w:t>
      </w:r>
      <w:r>
        <w:rPr>
          <w:b/>
          <w:vertAlign w:val="subscript"/>
        </w:rPr>
        <w:t xml:space="preserve">5 </w:t>
      </w:r>
      <w:r>
        <w:t xml:space="preserve">by assigning a new value to the property in </w:t>
      </w:r>
      <w:r>
        <w:rPr>
          <w:b/>
        </w:rPr>
        <w:t>CF</w:t>
      </w:r>
      <w:r>
        <w:rPr>
          <w:b/>
          <w:vertAlign w:val="subscript"/>
        </w:rPr>
        <w:t>p</w:t>
      </w:r>
      <w:r>
        <w:t>.</w:t>
      </w:r>
    </w:p>
    <w:p w14:paraId="12B61029" w14:textId="77777777" w:rsidR="004C02EF" w:rsidRDefault="004C02EF" w:rsidP="004C02EF">
      <w:pPr>
        <w:pStyle w:val="30"/>
        <w:numPr>
          <w:ilvl w:val="0"/>
          <w:numId w:val="0"/>
        </w:numPr>
      </w:pPr>
      <w:bookmarkStart w:id="686" w:name="_Toc276630922"/>
      <w:bookmarkStart w:id="687" w:name="_Toc153968311"/>
      <w:r>
        <w:t>4.2.2</w:t>
      </w:r>
      <w:r>
        <w:tab/>
        <w:t>The Strict Variant of ECMAScript</w:t>
      </w:r>
      <w:bookmarkEnd w:id="686"/>
      <w:bookmarkEnd w:id="687"/>
    </w:p>
    <w:p w14:paraId="6D96A6A5" w14:textId="77777777" w:rsidR="004C02EF" w:rsidRDefault="004C02EF" w:rsidP="004C02EF">
      <w:r>
        <w:t>The ECMAScript Language recognises the possibility that some users of the language may wish to restrict their usage of some features available in the language. They might do so in the interests of security, to avoid what they consider to be error-prone features, to get enhanced error checking, or for other reasons of their choosing. In support of this possibility, ECMAScript defines a strict variant of the language. The strict variant of the language excludes some specific syntactic and semantic features of the regular ECMAScript language and modifies the detailed semantics of some features. The strict variant also specifies additional error conditions that must be reported by throwing error exceptions in situations that are not specified as errors by the non-strict form of the language.</w:t>
      </w:r>
    </w:p>
    <w:p w14:paraId="4783F928" w14:textId="77777777" w:rsidR="004C02EF" w:rsidRDefault="004C02EF" w:rsidP="004C02EF">
      <w:r>
        <w:t xml:space="preserve">The strict variant of ECMAScript is commonly referred to as the </w:t>
      </w:r>
      <w:r>
        <w:rPr>
          <w:i/>
        </w:rPr>
        <w:t>strict mode</w:t>
      </w:r>
      <w:r>
        <w:t xml:space="preserve"> of the language. Strict mode selection and use of the strict mode syntax and semantics of ECMAScript is explicitly made at the level of individual ECMAScript code units. Because strict mode is selected at the level of a syntactic </w:t>
      </w:r>
      <w:r w:rsidRPr="006F320F">
        <w:t>code</w:t>
      </w:r>
      <w:r>
        <w:t xml:space="preserve"> unit, strict mode only imposes restrictions that have local effect within such a </w:t>
      </w:r>
      <w:r w:rsidRPr="006F320F">
        <w:t xml:space="preserve">code </w:t>
      </w:r>
      <w:r>
        <w:t xml:space="preserve">unit. Strict mode does not restrict or modify any aspect of the ECMAScript semantics that must operate consistently across multiple </w:t>
      </w:r>
      <w:r w:rsidRPr="006F320F">
        <w:t xml:space="preserve">code </w:t>
      </w:r>
      <w:r>
        <w:t xml:space="preserve">units. A complete ECMAScript program may be composed for both strict mode and non-strict mode ECMAScript </w:t>
      </w:r>
      <w:r w:rsidRPr="006F320F">
        <w:t xml:space="preserve">code </w:t>
      </w:r>
      <w:r>
        <w:t xml:space="preserve">units. In this case, strict mode only applies when actually executing code that is defined within a strict mode </w:t>
      </w:r>
      <w:r w:rsidRPr="006F320F">
        <w:t xml:space="preserve">code </w:t>
      </w:r>
      <w:r>
        <w:t xml:space="preserve">unit. </w:t>
      </w:r>
    </w:p>
    <w:p w14:paraId="2CFA5F0E" w14:textId="77777777" w:rsidR="004C02EF" w:rsidRPr="00421C87" w:rsidRDefault="004C02EF" w:rsidP="004C02EF">
      <w:r>
        <w:t xml:space="preserve">In order to conform to this specification, an ECMAScript implementation must implement both the full unrestricted ECMAScript language and the strict mode variant of the ECMAScript language as defined by this specification. In addition, an implementation must support the combination of unrestricted and strict mode </w:t>
      </w:r>
      <w:r w:rsidRPr="006F320F">
        <w:t xml:space="preserve">code </w:t>
      </w:r>
      <w:r>
        <w:t>units into a single composite program.</w:t>
      </w:r>
    </w:p>
    <w:p w14:paraId="1C1D68AA" w14:textId="77777777" w:rsidR="004C02EF" w:rsidRPr="008169CF" w:rsidRDefault="004C02EF" w:rsidP="004C02EF">
      <w:pPr>
        <w:pStyle w:val="20"/>
        <w:numPr>
          <w:ilvl w:val="0"/>
          <w:numId w:val="0"/>
        </w:numPr>
      </w:pPr>
      <w:bookmarkStart w:id="688" w:name="_Toc276630923"/>
      <w:bookmarkStart w:id="689" w:name="_Toc153968312"/>
      <w:r>
        <w:t>4.3</w:t>
      </w:r>
      <w:r>
        <w:tab/>
      </w:r>
      <w:r w:rsidRPr="008169CF">
        <w:t>Terms and definitions</w:t>
      </w:r>
      <w:bookmarkEnd w:id="688"/>
      <w:bookmarkEnd w:id="689"/>
    </w:p>
    <w:p w14:paraId="2F450DA9" w14:textId="77777777" w:rsidR="004C02EF" w:rsidRDefault="004C02EF" w:rsidP="004C02EF">
      <w:r>
        <w:t>For the purposes of this document, the following terms and definitions apply.</w:t>
      </w:r>
    </w:p>
    <w:p w14:paraId="0729E650" w14:textId="77777777" w:rsidR="004C02EF" w:rsidRDefault="004C02EF" w:rsidP="004C02EF">
      <w:pPr>
        <w:pStyle w:val="TermNum"/>
      </w:pPr>
      <w:bookmarkStart w:id="690" w:name="_Toc472818721"/>
      <w:bookmarkStart w:id="691" w:name="_Toc235503267"/>
      <w:r>
        <w:t>4.3.1</w:t>
      </w:r>
    </w:p>
    <w:bookmarkEnd w:id="690"/>
    <w:bookmarkEnd w:id="691"/>
    <w:p w14:paraId="6D753D56" w14:textId="77777777" w:rsidR="004C02EF" w:rsidRPr="00AF5CF8" w:rsidRDefault="004C02EF" w:rsidP="004C02EF">
      <w:pPr>
        <w:pStyle w:val="Terms"/>
      </w:pPr>
      <w:r w:rsidRPr="00AF5CF8">
        <w:t>type</w:t>
      </w:r>
    </w:p>
    <w:p w14:paraId="45BF07E0" w14:textId="77777777" w:rsidR="004C02EF" w:rsidRDefault="004C02EF" w:rsidP="004C02EF">
      <w:pPr>
        <w:pStyle w:val="Definition"/>
      </w:pPr>
      <w:r>
        <w:t>set of data values as defined in Clause 8 of this specification</w:t>
      </w:r>
    </w:p>
    <w:p w14:paraId="4C9DEB20" w14:textId="77777777" w:rsidR="004C02EF" w:rsidRDefault="004C02EF" w:rsidP="004C02EF">
      <w:pPr>
        <w:pStyle w:val="TermNum"/>
      </w:pPr>
      <w:bookmarkStart w:id="692" w:name="_Toc385672087"/>
      <w:bookmarkStart w:id="693" w:name="_Toc393690178"/>
      <w:bookmarkStart w:id="694" w:name="_Toc472818722"/>
      <w:bookmarkStart w:id="695" w:name="_Toc235503268"/>
      <w:r>
        <w:t>4.3.2</w:t>
      </w:r>
    </w:p>
    <w:p w14:paraId="615200CA" w14:textId="77777777" w:rsidR="004C02EF" w:rsidRDefault="004C02EF" w:rsidP="004C02EF">
      <w:pPr>
        <w:pStyle w:val="Terms"/>
      </w:pPr>
      <w:r>
        <w:t xml:space="preserve">primitive </w:t>
      </w:r>
      <w:bookmarkEnd w:id="692"/>
      <w:bookmarkEnd w:id="693"/>
      <w:bookmarkEnd w:id="694"/>
      <w:bookmarkEnd w:id="695"/>
      <w:r>
        <w:t>value</w:t>
      </w:r>
    </w:p>
    <w:p w14:paraId="21F5413E" w14:textId="77777777" w:rsidR="004C02EF" w:rsidRDefault="004C02EF" w:rsidP="004C02EF">
      <w:pPr>
        <w:pStyle w:val="Definition"/>
      </w:pPr>
      <w:r>
        <w:t xml:space="preserve">member of one of the types </w:t>
      </w:r>
      <w:r w:rsidRPr="006B76BC">
        <w:t>Undefined</w:t>
      </w:r>
      <w:r>
        <w:t xml:space="preserve">, </w:t>
      </w:r>
      <w:r w:rsidRPr="006B76BC">
        <w:t>Null</w:t>
      </w:r>
      <w:r>
        <w:t xml:space="preserve">, </w:t>
      </w:r>
      <w:r w:rsidRPr="006B76BC">
        <w:t>Boolean</w:t>
      </w:r>
      <w:r>
        <w:t xml:space="preserve">, </w:t>
      </w:r>
      <w:r w:rsidRPr="006B76BC">
        <w:t>Number</w:t>
      </w:r>
      <w:r>
        <w:t xml:space="preserve">, or </w:t>
      </w:r>
      <w:r w:rsidRPr="006B76BC">
        <w:t>String</w:t>
      </w:r>
      <w:r>
        <w:t xml:space="preserve"> as defined in Clause 8</w:t>
      </w:r>
    </w:p>
    <w:p w14:paraId="58D4A4AA" w14:textId="77777777" w:rsidR="004C02EF" w:rsidRDefault="004C02EF" w:rsidP="004C02EF">
      <w:pPr>
        <w:pStyle w:val="Note"/>
      </w:pPr>
      <w:r>
        <w:t>NOTE</w:t>
      </w:r>
      <w:r>
        <w:tab/>
        <w:t>A primitive value is a datum that is represented directly at the lowest level of the language implementation.</w:t>
      </w:r>
      <w:bookmarkStart w:id="696" w:name="_Toc385672088"/>
      <w:bookmarkStart w:id="697" w:name="_Toc393690179"/>
    </w:p>
    <w:p w14:paraId="70BDEFFC" w14:textId="77777777" w:rsidR="004C02EF" w:rsidRDefault="004C02EF" w:rsidP="004C02EF">
      <w:pPr>
        <w:pStyle w:val="TermNum"/>
      </w:pPr>
      <w:bookmarkStart w:id="698" w:name="_Toc472818723"/>
      <w:bookmarkStart w:id="699" w:name="_Toc235503269"/>
      <w:r>
        <w:t>4.3.3</w:t>
      </w:r>
    </w:p>
    <w:bookmarkEnd w:id="696"/>
    <w:bookmarkEnd w:id="697"/>
    <w:bookmarkEnd w:id="698"/>
    <w:bookmarkEnd w:id="699"/>
    <w:p w14:paraId="41AC9BC5" w14:textId="77777777" w:rsidR="004C02EF" w:rsidRDefault="004C02EF" w:rsidP="004C02EF">
      <w:pPr>
        <w:pStyle w:val="Terms"/>
      </w:pPr>
      <w:r>
        <w:t>object</w:t>
      </w:r>
    </w:p>
    <w:p w14:paraId="15E0ACE9" w14:textId="77777777" w:rsidR="004C02EF" w:rsidRDefault="004C02EF" w:rsidP="004C02EF">
      <w:pPr>
        <w:pStyle w:val="Definition"/>
      </w:pPr>
      <w:r>
        <w:t xml:space="preserve">member of the type </w:t>
      </w:r>
      <w:r w:rsidRPr="00463A99">
        <w:t>Object</w:t>
      </w:r>
    </w:p>
    <w:p w14:paraId="6756200A" w14:textId="77777777" w:rsidR="004C02EF" w:rsidRDefault="004C02EF" w:rsidP="004C02EF">
      <w:pPr>
        <w:pStyle w:val="Note"/>
      </w:pPr>
      <w:r>
        <w:t>NOTE</w:t>
      </w:r>
      <w:r>
        <w:tab/>
        <w:t>An object is a collection of properties</w:t>
      </w:r>
      <w:bookmarkStart w:id="700" w:name="_Toc385672089"/>
      <w:bookmarkStart w:id="701" w:name="_Toc393690180"/>
      <w:r>
        <w:t xml:space="preserve"> and has a single prototype object. The prototype may be the null value.</w:t>
      </w:r>
    </w:p>
    <w:p w14:paraId="6E17FEB7" w14:textId="77777777" w:rsidR="004C02EF" w:rsidRDefault="004C02EF" w:rsidP="004C02EF">
      <w:pPr>
        <w:pStyle w:val="TermNum"/>
      </w:pPr>
      <w:bookmarkStart w:id="702" w:name="_Ref457703927"/>
      <w:bookmarkStart w:id="703" w:name="_Toc472818724"/>
      <w:bookmarkStart w:id="704" w:name="_Toc235503270"/>
      <w:r>
        <w:t>4.3.4</w:t>
      </w:r>
    </w:p>
    <w:bookmarkEnd w:id="700"/>
    <w:bookmarkEnd w:id="701"/>
    <w:bookmarkEnd w:id="702"/>
    <w:bookmarkEnd w:id="703"/>
    <w:bookmarkEnd w:id="704"/>
    <w:p w14:paraId="29939F94" w14:textId="77777777" w:rsidR="004C02EF" w:rsidRDefault="004C02EF" w:rsidP="004C02EF">
      <w:pPr>
        <w:pStyle w:val="Terms"/>
      </w:pPr>
      <w:r>
        <w:t>constructor</w:t>
      </w:r>
    </w:p>
    <w:p w14:paraId="1F5DB63A" w14:textId="77777777" w:rsidR="004C02EF" w:rsidRDefault="004C02EF" w:rsidP="004C02EF">
      <w:pPr>
        <w:pStyle w:val="Definition"/>
      </w:pPr>
      <w:r>
        <w:t>function object that creates and initialises objects</w:t>
      </w:r>
    </w:p>
    <w:p w14:paraId="69249128" w14:textId="77777777" w:rsidR="004C02EF" w:rsidRDefault="004C02EF" w:rsidP="004C02EF">
      <w:pPr>
        <w:pStyle w:val="Note"/>
      </w:pPr>
      <w:r>
        <w:t>NOTE</w:t>
      </w:r>
      <w:r>
        <w:tab/>
        <w:t>The value of a constructor’s “</w:t>
      </w:r>
      <w:r w:rsidRPr="00C64D9D">
        <w:rPr>
          <w:rFonts w:ascii="Courier New" w:hAnsi="Courier New" w:cs="Courier New"/>
        </w:rPr>
        <w:t>prototype</w:t>
      </w:r>
      <w:r>
        <w:t>” property is a prototype object that is used to implement inheritance and shared properties.</w:t>
      </w:r>
      <w:bookmarkStart w:id="705" w:name="_Toc385672090"/>
      <w:bookmarkStart w:id="706" w:name="_Toc393690181"/>
    </w:p>
    <w:p w14:paraId="3AE18D50" w14:textId="77777777" w:rsidR="004C02EF" w:rsidRDefault="004C02EF" w:rsidP="004C02EF">
      <w:pPr>
        <w:pStyle w:val="TermNum"/>
      </w:pPr>
      <w:bookmarkStart w:id="707" w:name="_Toc472818725"/>
      <w:bookmarkStart w:id="708" w:name="_Toc235503271"/>
      <w:r>
        <w:t>4.3.5</w:t>
      </w:r>
    </w:p>
    <w:bookmarkEnd w:id="705"/>
    <w:bookmarkEnd w:id="706"/>
    <w:bookmarkEnd w:id="707"/>
    <w:bookmarkEnd w:id="708"/>
    <w:p w14:paraId="79F71179" w14:textId="77777777" w:rsidR="004C02EF" w:rsidRDefault="004C02EF" w:rsidP="004C02EF">
      <w:pPr>
        <w:pStyle w:val="Terms"/>
      </w:pPr>
      <w:r>
        <w:t>prototype</w:t>
      </w:r>
    </w:p>
    <w:p w14:paraId="16663FE0" w14:textId="77777777" w:rsidR="004C02EF" w:rsidRDefault="004C02EF" w:rsidP="004C02EF">
      <w:pPr>
        <w:pStyle w:val="Definition"/>
      </w:pPr>
      <w:r>
        <w:t>object that provides shared properties for other objects</w:t>
      </w:r>
    </w:p>
    <w:p w14:paraId="6BAD4405" w14:textId="77777777" w:rsidR="004C02EF" w:rsidRDefault="004C02EF" w:rsidP="004C02EF">
      <w:pPr>
        <w:pStyle w:val="Note"/>
      </w:pPr>
      <w:r>
        <w:t>NOTE</w:t>
      </w:r>
      <w:r>
        <w:tab/>
        <w:t>When a constructor creates an object, that object implicitly references the constructor’s “</w:t>
      </w:r>
      <w:r w:rsidRPr="00386A7F">
        <w:rPr>
          <w:rFonts w:ascii="Courier New" w:hAnsi="Courier New" w:cs="Courier New"/>
          <w:b/>
        </w:rPr>
        <w:t>prototype</w:t>
      </w:r>
      <w:r>
        <w:t>” property for the purpose of resolving property references. The constructor’s “</w:t>
      </w:r>
      <w:r w:rsidRPr="00386A7F">
        <w:rPr>
          <w:rFonts w:ascii="Courier New" w:hAnsi="Courier New" w:cs="Courier New"/>
          <w:b/>
        </w:rPr>
        <w:t>prototype</w:t>
      </w:r>
      <w:r>
        <w:t xml:space="preserve">” property can be referenced by the program expression </w:t>
      </w:r>
      <w:r>
        <w:rPr>
          <w:rFonts w:ascii="Courier New" w:hAnsi="Courier New"/>
          <w:i/>
          <w:sz w:val="19"/>
        </w:rPr>
        <w:t>constructor</w:t>
      </w:r>
      <w:r w:rsidRPr="00386A7F">
        <w:rPr>
          <w:rFonts w:ascii="Courier New" w:hAnsi="Courier New"/>
          <w:b/>
          <w:sz w:val="19"/>
        </w:rPr>
        <w:t>.prototype</w:t>
      </w:r>
      <w:r>
        <w:t>, and properties added to an object’s prototype are shared, through inheritance, by all objects sharing the prototype.</w:t>
      </w:r>
      <w:bookmarkStart w:id="709" w:name="_Toc385672091"/>
      <w:bookmarkStart w:id="710" w:name="_Toc393690182"/>
      <w:r>
        <w:t xml:space="preserve"> Alternatively, a new object may be created with an explicitly specified prototype by using the </w:t>
      </w:r>
      <w:r w:rsidRPr="00386A7F">
        <w:rPr>
          <w:rFonts w:ascii="Courier New" w:hAnsi="Courier New"/>
          <w:b/>
          <w:sz w:val="19"/>
        </w:rPr>
        <w:t>Object.create</w:t>
      </w:r>
      <w:r>
        <w:t xml:space="preserve"> built-in function.</w:t>
      </w:r>
    </w:p>
    <w:p w14:paraId="7117773D" w14:textId="77777777" w:rsidR="004C02EF" w:rsidRDefault="004C02EF" w:rsidP="004C02EF">
      <w:pPr>
        <w:pStyle w:val="TermNum"/>
      </w:pPr>
      <w:bookmarkStart w:id="711" w:name="_Toc472818726"/>
      <w:bookmarkStart w:id="712" w:name="_Toc235503272"/>
      <w:r>
        <w:t>4.3.6</w:t>
      </w:r>
    </w:p>
    <w:p w14:paraId="2C465014" w14:textId="77777777" w:rsidR="004C02EF" w:rsidRPr="00ED5D25" w:rsidRDefault="004C02EF" w:rsidP="004C02EF">
      <w:pPr>
        <w:pStyle w:val="Terms"/>
      </w:pPr>
      <w:r w:rsidRPr="00ED5D25">
        <w:t xml:space="preserve">native </w:t>
      </w:r>
      <w:bookmarkEnd w:id="709"/>
      <w:bookmarkEnd w:id="710"/>
      <w:bookmarkEnd w:id="711"/>
      <w:bookmarkEnd w:id="712"/>
      <w:r w:rsidRPr="00ED5D25">
        <w:t>object</w:t>
      </w:r>
    </w:p>
    <w:p w14:paraId="207ADEEB" w14:textId="77777777" w:rsidR="004C02EF" w:rsidRDefault="004C02EF" w:rsidP="004C02EF">
      <w:pPr>
        <w:pStyle w:val="Definition"/>
      </w:pPr>
      <w:r>
        <w:t>object in an ECMAScript implementation whose semantics are fully defined by this specification rather than by  the host environment</w:t>
      </w:r>
    </w:p>
    <w:p w14:paraId="24C69412" w14:textId="77777777" w:rsidR="004C02EF" w:rsidRDefault="004C02EF" w:rsidP="004C02EF">
      <w:pPr>
        <w:pStyle w:val="Note"/>
      </w:pPr>
      <w:r>
        <w:t>NOTE</w:t>
      </w:r>
      <w:r>
        <w:tab/>
        <w:t>Standard native objects are defined in this specification. Some native objects are built-in; others may be constructed during the course of execution of an ECMAScript program.</w:t>
      </w:r>
      <w:bookmarkStart w:id="713" w:name="_Toc393690183"/>
      <w:bookmarkStart w:id="714" w:name="_Toc385672092"/>
    </w:p>
    <w:p w14:paraId="712B40F1" w14:textId="77777777" w:rsidR="004C02EF" w:rsidRDefault="004C02EF" w:rsidP="004C02EF">
      <w:pPr>
        <w:pStyle w:val="TermNum"/>
      </w:pPr>
      <w:bookmarkStart w:id="715" w:name="_Toc472818727"/>
      <w:bookmarkStart w:id="716" w:name="_Toc235503273"/>
      <w:r>
        <w:t>4.3.7</w:t>
      </w:r>
    </w:p>
    <w:p w14:paraId="2367458E" w14:textId="77777777" w:rsidR="004C02EF" w:rsidRDefault="004C02EF" w:rsidP="004C02EF">
      <w:pPr>
        <w:pStyle w:val="TermNum"/>
      </w:pPr>
      <w:r>
        <w:t xml:space="preserve">built-in </w:t>
      </w:r>
      <w:bookmarkEnd w:id="713"/>
      <w:bookmarkEnd w:id="715"/>
      <w:bookmarkEnd w:id="716"/>
      <w:r>
        <w:t>object</w:t>
      </w:r>
    </w:p>
    <w:p w14:paraId="4BE4108F" w14:textId="77777777" w:rsidR="004C02EF" w:rsidRDefault="004C02EF" w:rsidP="004C02EF">
      <w:pPr>
        <w:pStyle w:val="Definition"/>
      </w:pPr>
      <w:r>
        <w:t>object supplied by an ECMAScript implementation, independent of the host environment, that is present at the start of the execution of an ECMAScript program</w:t>
      </w:r>
    </w:p>
    <w:p w14:paraId="075C0BBB" w14:textId="77777777" w:rsidR="004C02EF" w:rsidRDefault="004C02EF" w:rsidP="004C02EF">
      <w:pPr>
        <w:pStyle w:val="Note"/>
      </w:pPr>
      <w:r>
        <w:t>NOTE</w:t>
      </w:r>
      <w:r>
        <w:tab/>
        <w:t>Standard built-in objects are defined in this specification, and an ECMAScript implementation may specify and define others. Every built-in object is a native object.</w:t>
      </w:r>
      <w:bookmarkStart w:id="717" w:name="_Toc393690184"/>
      <w:r>
        <w:t xml:space="preserve"> A </w:t>
      </w:r>
      <w:r w:rsidRPr="00463A99">
        <w:rPr>
          <w:i/>
        </w:rPr>
        <w:t>built-in constructor</w:t>
      </w:r>
      <w:r w:rsidRPr="0090704F">
        <w:rPr>
          <w:b/>
          <w:i/>
        </w:rPr>
        <w:t xml:space="preserve"> </w:t>
      </w:r>
      <w:r>
        <w:t>is a built-in object that is also a constructor.</w:t>
      </w:r>
    </w:p>
    <w:p w14:paraId="713AA6E0" w14:textId="77777777" w:rsidR="004C02EF" w:rsidRDefault="004C02EF" w:rsidP="004C02EF">
      <w:pPr>
        <w:pStyle w:val="TermNum"/>
      </w:pPr>
      <w:bookmarkStart w:id="718" w:name="_Toc472818728"/>
      <w:bookmarkStart w:id="719" w:name="_Toc235503274"/>
      <w:r>
        <w:t>4.3.8</w:t>
      </w:r>
    </w:p>
    <w:p w14:paraId="7220C413" w14:textId="77777777" w:rsidR="004C02EF" w:rsidRDefault="004C02EF" w:rsidP="004C02EF">
      <w:pPr>
        <w:pStyle w:val="Terms"/>
      </w:pPr>
      <w:r>
        <w:t xml:space="preserve">host </w:t>
      </w:r>
      <w:bookmarkEnd w:id="714"/>
      <w:bookmarkEnd w:id="717"/>
      <w:bookmarkEnd w:id="718"/>
      <w:bookmarkEnd w:id="719"/>
      <w:r>
        <w:t>object</w:t>
      </w:r>
    </w:p>
    <w:p w14:paraId="6E0F11E6" w14:textId="77777777" w:rsidR="004C02EF" w:rsidRDefault="004C02EF" w:rsidP="004C02EF">
      <w:pPr>
        <w:pStyle w:val="Definition"/>
      </w:pPr>
      <w:r>
        <w:t>object supplied by the host environment to complete the execution environment of ECMAScript</w:t>
      </w:r>
    </w:p>
    <w:p w14:paraId="532E8E47" w14:textId="77777777" w:rsidR="004C02EF" w:rsidRDefault="004C02EF" w:rsidP="004C02EF">
      <w:pPr>
        <w:pStyle w:val="Note"/>
      </w:pPr>
      <w:r>
        <w:t>NOTE</w:t>
      </w:r>
      <w:r>
        <w:tab/>
        <w:t>Any object that is not native is a host object.</w:t>
      </w:r>
      <w:bookmarkStart w:id="720" w:name="_Toc385672093"/>
      <w:bookmarkStart w:id="721" w:name="_Toc393690185"/>
      <w:bookmarkStart w:id="722" w:name="_Toc410465335"/>
      <w:bookmarkStart w:id="723" w:name="_Toc410465807"/>
      <w:bookmarkStart w:id="724" w:name="_Toc410466906"/>
      <w:bookmarkStart w:id="725" w:name="_Toc410533182"/>
    </w:p>
    <w:p w14:paraId="3C151F06" w14:textId="77777777" w:rsidR="004C02EF" w:rsidRDefault="004C02EF" w:rsidP="004C02EF">
      <w:pPr>
        <w:pStyle w:val="TermNum"/>
      </w:pPr>
      <w:bookmarkStart w:id="726" w:name="_Toc472818729"/>
      <w:bookmarkStart w:id="727" w:name="_Toc235503275"/>
      <w:r>
        <w:t>4.3.9</w:t>
      </w:r>
    </w:p>
    <w:bookmarkEnd w:id="720"/>
    <w:bookmarkEnd w:id="721"/>
    <w:bookmarkEnd w:id="722"/>
    <w:bookmarkEnd w:id="723"/>
    <w:bookmarkEnd w:id="724"/>
    <w:bookmarkEnd w:id="725"/>
    <w:p w14:paraId="1153EBDE" w14:textId="77777777" w:rsidR="004C02EF" w:rsidRDefault="004C02EF" w:rsidP="004C02EF">
      <w:pPr>
        <w:pStyle w:val="Terms"/>
      </w:pPr>
      <w:r>
        <w:t xml:space="preserve">undefined </w:t>
      </w:r>
      <w:bookmarkEnd w:id="726"/>
      <w:bookmarkEnd w:id="727"/>
      <w:r>
        <w:t>value</w:t>
      </w:r>
    </w:p>
    <w:p w14:paraId="5B8C7073" w14:textId="77777777" w:rsidR="004C02EF" w:rsidRDefault="004C02EF" w:rsidP="004C02EF">
      <w:pPr>
        <w:pStyle w:val="Definition"/>
      </w:pPr>
      <w:r>
        <w:t>primitive value used when a variabl</w:t>
      </w:r>
      <w:bookmarkStart w:id="728" w:name="_Toc385672094"/>
      <w:bookmarkStart w:id="729" w:name="_Toc393690186"/>
      <w:r>
        <w:t>e has not been assigned a value</w:t>
      </w:r>
    </w:p>
    <w:p w14:paraId="35C2CC96" w14:textId="77777777" w:rsidR="004C02EF" w:rsidRDefault="004C02EF" w:rsidP="004C02EF">
      <w:pPr>
        <w:pStyle w:val="TermNum"/>
      </w:pPr>
      <w:bookmarkStart w:id="730" w:name="_Toc472818730"/>
      <w:bookmarkStart w:id="731" w:name="_Toc235503276"/>
      <w:r>
        <w:t>4.3.10</w:t>
      </w:r>
    </w:p>
    <w:p w14:paraId="0D2F640C" w14:textId="77777777" w:rsidR="004C02EF" w:rsidRDefault="004C02EF" w:rsidP="004C02EF">
      <w:pPr>
        <w:pStyle w:val="Terms"/>
      </w:pPr>
      <w:r>
        <w:t xml:space="preserve">Undefined </w:t>
      </w:r>
      <w:bookmarkEnd w:id="728"/>
      <w:bookmarkEnd w:id="729"/>
      <w:bookmarkEnd w:id="730"/>
      <w:bookmarkEnd w:id="731"/>
      <w:r>
        <w:t>type</w:t>
      </w:r>
    </w:p>
    <w:p w14:paraId="6E1DD3C2" w14:textId="77777777" w:rsidR="004C02EF" w:rsidRDefault="004C02EF" w:rsidP="004C02EF">
      <w:pPr>
        <w:pStyle w:val="Definition"/>
      </w:pPr>
      <w:r>
        <w:t>type whose sole val</w:t>
      </w:r>
      <w:bookmarkStart w:id="732" w:name="_Toc385672095"/>
      <w:bookmarkStart w:id="733" w:name="_Toc393690187"/>
      <w:r>
        <w:t>ue is the undefined value</w:t>
      </w:r>
    </w:p>
    <w:p w14:paraId="0951AA8C" w14:textId="77777777" w:rsidR="004C02EF" w:rsidRDefault="004C02EF" w:rsidP="004C02EF">
      <w:pPr>
        <w:pStyle w:val="TermNum"/>
      </w:pPr>
      <w:bookmarkStart w:id="734" w:name="_Toc472818731"/>
      <w:bookmarkStart w:id="735" w:name="_Toc235503277"/>
      <w:r>
        <w:t>4.3.11</w:t>
      </w:r>
    </w:p>
    <w:bookmarkEnd w:id="732"/>
    <w:bookmarkEnd w:id="733"/>
    <w:p w14:paraId="1D087416" w14:textId="77777777" w:rsidR="004C02EF" w:rsidRDefault="004C02EF" w:rsidP="004C02EF">
      <w:pPr>
        <w:pStyle w:val="Terms"/>
      </w:pPr>
      <w:r>
        <w:t xml:space="preserve">null </w:t>
      </w:r>
      <w:bookmarkEnd w:id="734"/>
      <w:bookmarkEnd w:id="735"/>
      <w:r>
        <w:t>value</w:t>
      </w:r>
    </w:p>
    <w:p w14:paraId="685A1E72" w14:textId="77777777" w:rsidR="004C02EF" w:rsidRDefault="004C02EF" w:rsidP="004C02EF">
      <w:pPr>
        <w:pStyle w:val="Definition"/>
      </w:pPr>
      <w:r>
        <w:t>primitive value that represents the intentio</w:t>
      </w:r>
      <w:bookmarkStart w:id="736" w:name="_Toc385672096"/>
      <w:bookmarkStart w:id="737" w:name="_Toc393690188"/>
      <w:r>
        <w:t>nal absence of any object value</w:t>
      </w:r>
    </w:p>
    <w:p w14:paraId="644EECEE" w14:textId="77777777" w:rsidR="004C02EF" w:rsidRDefault="004C02EF" w:rsidP="004C02EF">
      <w:pPr>
        <w:pStyle w:val="TermNum"/>
      </w:pPr>
      <w:bookmarkStart w:id="738" w:name="_Toc472818732"/>
      <w:bookmarkStart w:id="739" w:name="_Toc235503278"/>
      <w:r>
        <w:t>4.3.12</w:t>
      </w:r>
    </w:p>
    <w:p w14:paraId="42E4476B" w14:textId="77777777" w:rsidR="004C02EF" w:rsidRDefault="004C02EF" w:rsidP="004C02EF">
      <w:pPr>
        <w:pStyle w:val="Terms"/>
      </w:pPr>
      <w:r>
        <w:t xml:space="preserve">Null </w:t>
      </w:r>
      <w:bookmarkEnd w:id="736"/>
      <w:bookmarkEnd w:id="737"/>
      <w:bookmarkEnd w:id="738"/>
      <w:bookmarkEnd w:id="739"/>
      <w:r>
        <w:t>type</w:t>
      </w:r>
    </w:p>
    <w:p w14:paraId="4A94AF5C" w14:textId="77777777" w:rsidR="004C02EF" w:rsidRDefault="004C02EF" w:rsidP="004C02EF">
      <w:pPr>
        <w:pStyle w:val="Definition"/>
      </w:pPr>
      <w:r>
        <w:t>type who</w:t>
      </w:r>
      <w:bookmarkStart w:id="740" w:name="_Toc385672097"/>
      <w:bookmarkStart w:id="741" w:name="_Toc393690189"/>
      <w:r>
        <w:t>se sole value is the null value</w:t>
      </w:r>
    </w:p>
    <w:p w14:paraId="45182DF2" w14:textId="77777777" w:rsidR="004C02EF" w:rsidRDefault="004C02EF" w:rsidP="004C02EF">
      <w:pPr>
        <w:pStyle w:val="TermNum"/>
      </w:pPr>
      <w:bookmarkStart w:id="742" w:name="_Toc472818733"/>
      <w:bookmarkStart w:id="743" w:name="_Toc235503279"/>
      <w:r>
        <w:t>4.3.13</w:t>
      </w:r>
    </w:p>
    <w:p w14:paraId="4BA7685E" w14:textId="77777777" w:rsidR="004C02EF" w:rsidRDefault="004C02EF" w:rsidP="004C02EF">
      <w:pPr>
        <w:pStyle w:val="Terms"/>
      </w:pPr>
      <w:r>
        <w:t xml:space="preserve">Boolean </w:t>
      </w:r>
      <w:bookmarkEnd w:id="740"/>
      <w:bookmarkEnd w:id="741"/>
      <w:bookmarkEnd w:id="742"/>
      <w:bookmarkEnd w:id="743"/>
      <w:r>
        <w:t>value</w:t>
      </w:r>
    </w:p>
    <w:p w14:paraId="705BB49D" w14:textId="77777777" w:rsidR="004C02EF" w:rsidRDefault="004C02EF" w:rsidP="004C02EF">
      <w:pPr>
        <w:pStyle w:val="Definition"/>
      </w:pPr>
      <w:r>
        <w:t xml:space="preserve">member of the </w:t>
      </w:r>
      <w:r w:rsidRPr="00463A99">
        <w:t>Boolean</w:t>
      </w:r>
      <w:r>
        <w:t xml:space="preserve"> type</w:t>
      </w:r>
    </w:p>
    <w:p w14:paraId="092CDC68" w14:textId="77777777" w:rsidR="004C02EF" w:rsidRDefault="004C02EF" w:rsidP="004C02EF">
      <w:pPr>
        <w:pStyle w:val="Note"/>
      </w:pPr>
      <w:r>
        <w:t>NOTE</w:t>
      </w:r>
      <w:r>
        <w:tab/>
        <w:t xml:space="preserve">There are only two Boolean values, </w:t>
      </w:r>
      <w:r>
        <w:rPr>
          <w:b/>
        </w:rPr>
        <w:t>true</w:t>
      </w:r>
      <w:r>
        <w:t xml:space="preserve"> and </w:t>
      </w:r>
      <w:r>
        <w:rPr>
          <w:b/>
        </w:rPr>
        <w:t>false</w:t>
      </w:r>
      <w:r>
        <w:t>.</w:t>
      </w:r>
      <w:bookmarkStart w:id="744" w:name="_Toc385672098"/>
      <w:bookmarkStart w:id="745" w:name="_Toc393690190"/>
    </w:p>
    <w:p w14:paraId="19102E84" w14:textId="77777777" w:rsidR="004C02EF" w:rsidRDefault="004C02EF" w:rsidP="004C02EF">
      <w:pPr>
        <w:pStyle w:val="TermNum"/>
      </w:pPr>
      <w:bookmarkStart w:id="746" w:name="_Toc472818734"/>
      <w:bookmarkStart w:id="747" w:name="_Toc235503280"/>
      <w:r>
        <w:t>4.3.14</w:t>
      </w:r>
    </w:p>
    <w:p w14:paraId="1CD5424A" w14:textId="77777777" w:rsidR="004C02EF" w:rsidRDefault="004C02EF" w:rsidP="004C02EF">
      <w:pPr>
        <w:pStyle w:val="Terms"/>
      </w:pPr>
      <w:r>
        <w:t xml:space="preserve">Boolean </w:t>
      </w:r>
      <w:bookmarkEnd w:id="744"/>
      <w:bookmarkEnd w:id="745"/>
      <w:bookmarkEnd w:id="746"/>
      <w:bookmarkEnd w:id="747"/>
      <w:r>
        <w:t>type</w:t>
      </w:r>
    </w:p>
    <w:p w14:paraId="3C5CDD89" w14:textId="77777777" w:rsidR="004C02EF" w:rsidRDefault="004C02EF" w:rsidP="004C02EF">
      <w:pPr>
        <w:pStyle w:val="Definition"/>
      </w:pPr>
      <w:r>
        <w:t xml:space="preserve">type consisting of the primitive values </w:t>
      </w:r>
      <w:r>
        <w:rPr>
          <w:b/>
        </w:rPr>
        <w:t>true</w:t>
      </w:r>
      <w:r>
        <w:t xml:space="preserve"> and </w:t>
      </w:r>
      <w:r>
        <w:rPr>
          <w:b/>
        </w:rPr>
        <w:t>false</w:t>
      </w:r>
      <w:bookmarkStart w:id="748" w:name="_Toc385672099"/>
      <w:bookmarkStart w:id="749" w:name="_Toc393690191"/>
    </w:p>
    <w:p w14:paraId="51ABA3A4" w14:textId="77777777" w:rsidR="004C02EF" w:rsidRDefault="004C02EF" w:rsidP="004C02EF">
      <w:pPr>
        <w:pStyle w:val="TermNum"/>
      </w:pPr>
      <w:bookmarkStart w:id="750" w:name="_Toc472818735"/>
      <w:bookmarkStart w:id="751" w:name="_Toc235503281"/>
      <w:r>
        <w:t>4.3.15</w:t>
      </w:r>
    </w:p>
    <w:p w14:paraId="40B1A05F" w14:textId="77777777" w:rsidR="004C02EF" w:rsidRDefault="004C02EF" w:rsidP="004C02EF">
      <w:pPr>
        <w:pStyle w:val="Terms"/>
      </w:pPr>
      <w:r>
        <w:t xml:space="preserve">Boolean </w:t>
      </w:r>
      <w:bookmarkEnd w:id="748"/>
      <w:bookmarkEnd w:id="749"/>
      <w:bookmarkEnd w:id="750"/>
      <w:bookmarkEnd w:id="751"/>
      <w:r>
        <w:t>object</w:t>
      </w:r>
    </w:p>
    <w:p w14:paraId="79623586" w14:textId="77777777" w:rsidR="004C02EF" w:rsidRDefault="004C02EF" w:rsidP="004C02EF">
      <w:pPr>
        <w:pStyle w:val="Definition"/>
      </w:pPr>
      <w:r>
        <w:t xml:space="preserve">member of the </w:t>
      </w:r>
      <w:r w:rsidRPr="00463A99">
        <w:t>Object</w:t>
      </w:r>
      <w:r>
        <w:t xml:space="preserve"> type that is an instance of the standard built-in </w:t>
      </w:r>
      <w:r w:rsidRPr="00C05D7B">
        <w:rPr>
          <w:rFonts w:ascii="Courier New" w:hAnsi="Courier New" w:cs="Courier New"/>
          <w:b/>
        </w:rPr>
        <w:t>Boolean</w:t>
      </w:r>
      <w:r>
        <w:t xml:space="preserve"> constructor</w:t>
      </w:r>
    </w:p>
    <w:p w14:paraId="47AC4DCA" w14:textId="77777777" w:rsidR="004C02EF" w:rsidRDefault="004C02EF" w:rsidP="004C02EF">
      <w:pPr>
        <w:pStyle w:val="Note"/>
      </w:pPr>
      <w:r>
        <w:t>NOTE</w:t>
      </w:r>
      <w:r>
        <w:tab/>
        <w:t xml:space="preserve">A Boolean object is created by using the </w:t>
      </w:r>
      <w:r w:rsidRPr="00B24078">
        <w:rPr>
          <w:rFonts w:ascii="Courier New" w:hAnsi="Courier New" w:cs="Courier New"/>
          <w:b/>
          <w:szCs w:val="18"/>
        </w:rPr>
        <w:t>Boolean</w:t>
      </w:r>
      <w:r>
        <w:t xml:space="preserve"> constructor in a </w:t>
      </w:r>
      <w:r>
        <w:rPr>
          <w:rFonts w:ascii="Courier New" w:hAnsi="Courier New"/>
          <w:b/>
        </w:rPr>
        <w:t>new</w:t>
      </w:r>
      <w:r>
        <w:t xml:space="preserve"> expression, supplying a Boolean value as an argument. The resulting object has an internal property whose value is the Boolean value. A Boolean object can be coerced to a Boolean value.</w:t>
      </w:r>
    </w:p>
    <w:p w14:paraId="38311ED1" w14:textId="77777777" w:rsidR="004C02EF" w:rsidRDefault="004C02EF" w:rsidP="004C02EF">
      <w:pPr>
        <w:pStyle w:val="TermNum"/>
      </w:pPr>
      <w:bookmarkStart w:id="752" w:name="_Toc385672100"/>
      <w:bookmarkStart w:id="753" w:name="_Toc393690192"/>
      <w:bookmarkStart w:id="754" w:name="_Toc472818736"/>
      <w:bookmarkStart w:id="755" w:name="_Toc235503282"/>
      <w:r>
        <w:t>4.3.16</w:t>
      </w:r>
    </w:p>
    <w:p w14:paraId="4F7808FF" w14:textId="77777777" w:rsidR="004C02EF" w:rsidRDefault="004C02EF" w:rsidP="004C02EF">
      <w:pPr>
        <w:pStyle w:val="TermNum"/>
      </w:pPr>
      <w:r>
        <w:t xml:space="preserve">String </w:t>
      </w:r>
      <w:bookmarkEnd w:id="752"/>
      <w:bookmarkEnd w:id="753"/>
      <w:bookmarkEnd w:id="754"/>
      <w:bookmarkEnd w:id="755"/>
      <w:r>
        <w:t>value</w:t>
      </w:r>
    </w:p>
    <w:p w14:paraId="4AFE0D01" w14:textId="77777777" w:rsidR="004C02EF" w:rsidRDefault="004C02EF" w:rsidP="004C02EF">
      <w:r>
        <w:t>primitive value that is a finite ordered sequence of zero o</w:t>
      </w:r>
      <w:bookmarkStart w:id="756" w:name="_Toc385672101"/>
      <w:bookmarkStart w:id="757" w:name="_Toc393690193"/>
      <w:r>
        <w:t>r more 16-bit unsigned integer</w:t>
      </w:r>
    </w:p>
    <w:p w14:paraId="0F45CE8F" w14:textId="77777777" w:rsidR="004C02EF" w:rsidRDefault="004C02EF" w:rsidP="004C02EF">
      <w:pPr>
        <w:pStyle w:val="Note"/>
      </w:pPr>
      <w:r w:rsidRPr="000956BB">
        <w:t>NOTE</w:t>
      </w:r>
      <w:r w:rsidRPr="000956BB">
        <w:tab/>
      </w:r>
      <w:r>
        <w:t>A String value</w:t>
      </w:r>
      <w:r w:rsidRPr="00B24078">
        <w:t xml:space="preserve"> </w:t>
      </w:r>
      <w:r>
        <w:t xml:space="preserve">is a member of the </w:t>
      </w:r>
      <w:r w:rsidRPr="00463A99">
        <w:t>String</w:t>
      </w:r>
      <w:r>
        <w:t xml:space="preserve"> type. E</w:t>
      </w:r>
      <w:r w:rsidRPr="000956BB">
        <w:t xml:space="preserve">ach </w:t>
      </w:r>
      <w:r>
        <w:t xml:space="preserve">integer value in the sequence </w:t>
      </w:r>
      <w:r w:rsidRPr="000956BB">
        <w:t>usually represents a single 16-bit unit of UTF-16 text</w:t>
      </w:r>
      <w:r>
        <w:t>. However,</w:t>
      </w:r>
      <w:r w:rsidRPr="000956BB">
        <w:t xml:space="preserve"> </w:t>
      </w:r>
      <w:r>
        <w:t>ECMAScript</w:t>
      </w:r>
      <w:r w:rsidRPr="000956BB">
        <w:t xml:space="preserve"> does not place any restrictions or requirements on the values except that they must be 16-bit unsigned integers.</w:t>
      </w:r>
    </w:p>
    <w:p w14:paraId="04120CB5" w14:textId="77777777" w:rsidR="004C02EF" w:rsidRDefault="004C02EF" w:rsidP="004C02EF">
      <w:pPr>
        <w:pStyle w:val="TermNum"/>
      </w:pPr>
      <w:bookmarkStart w:id="758" w:name="_Toc472818737"/>
      <w:bookmarkStart w:id="759" w:name="_Toc235503283"/>
      <w:r>
        <w:t>4.3.17</w:t>
      </w:r>
    </w:p>
    <w:p w14:paraId="437E3D8B" w14:textId="77777777" w:rsidR="004C02EF" w:rsidRDefault="004C02EF" w:rsidP="004C02EF">
      <w:pPr>
        <w:pStyle w:val="Terms"/>
      </w:pPr>
      <w:r>
        <w:t xml:space="preserve">String </w:t>
      </w:r>
      <w:bookmarkEnd w:id="756"/>
      <w:bookmarkEnd w:id="757"/>
      <w:bookmarkEnd w:id="758"/>
      <w:bookmarkEnd w:id="759"/>
      <w:r>
        <w:t>type</w:t>
      </w:r>
    </w:p>
    <w:p w14:paraId="5D0BC367" w14:textId="77777777" w:rsidR="004C02EF" w:rsidRDefault="004C02EF" w:rsidP="004C02EF">
      <w:pPr>
        <w:pStyle w:val="Definition"/>
      </w:pPr>
      <w:r>
        <w:t>se</w:t>
      </w:r>
      <w:bookmarkStart w:id="760" w:name="_Toc385672102"/>
      <w:bookmarkStart w:id="761" w:name="_Toc393690194"/>
      <w:r>
        <w:t>t of all possible String values</w:t>
      </w:r>
    </w:p>
    <w:p w14:paraId="27543251" w14:textId="77777777" w:rsidR="004C02EF" w:rsidRDefault="004C02EF" w:rsidP="004C02EF">
      <w:pPr>
        <w:pStyle w:val="TermNum"/>
      </w:pPr>
      <w:bookmarkStart w:id="762" w:name="_Ref457703934"/>
      <w:bookmarkStart w:id="763" w:name="_Toc472818738"/>
      <w:bookmarkStart w:id="764" w:name="_Toc235503284"/>
      <w:r>
        <w:t>4.3.18</w:t>
      </w:r>
    </w:p>
    <w:p w14:paraId="641B167B" w14:textId="77777777" w:rsidR="004C02EF" w:rsidRDefault="004C02EF" w:rsidP="004C02EF">
      <w:pPr>
        <w:pStyle w:val="Terms"/>
      </w:pPr>
      <w:r>
        <w:t xml:space="preserve">String </w:t>
      </w:r>
      <w:bookmarkEnd w:id="760"/>
      <w:bookmarkEnd w:id="761"/>
      <w:bookmarkEnd w:id="762"/>
      <w:bookmarkEnd w:id="763"/>
      <w:bookmarkEnd w:id="764"/>
      <w:r>
        <w:t>object</w:t>
      </w:r>
    </w:p>
    <w:p w14:paraId="7E3A4A57" w14:textId="77777777" w:rsidR="004C02EF" w:rsidRDefault="004C02EF" w:rsidP="004C02EF">
      <w:pPr>
        <w:pStyle w:val="Definition"/>
      </w:pPr>
      <w:r>
        <w:t xml:space="preserve">member of the </w:t>
      </w:r>
      <w:r w:rsidRPr="00463A99">
        <w:t>Object</w:t>
      </w:r>
      <w:r>
        <w:t xml:space="preserve"> type that is an instance of the standard built-in </w:t>
      </w:r>
      <w:r w:rsidRPr="00B24078">
        <w:rPr>
          <w:rFonts w:ascii="Courier New" w:hAnsi="Courier New" w:cs="Courier New"/>
          <w:b/>
        </w:rPr>
        <w:t>String</w:t>
      </w:r>
      <w:r>
        <w:t xml:space="preserve"> constructor</w:t>
      </w:r>
    </w:p>
    <w:p w14:paraId="1D42EDC2" w14:textId="77777777" w:rsidR="004C02EF" w:rsidRDefault="004C02EF" w:rsidP="004C02EF">
      <w:pPr>
        <w:pStyle w:val="Note"/>
      </w:pPr>
      <w:r>
        <w:t>NOTE</w:t>
      </w:r>
      <w:r>
        <w:tab/>
        <w:t xml:space="preserve">A String object is created by using the </w:t>
      </w:r>
      <w:r w:rsidRPr="00B24078">
        <w:rPr>
          <w:rFonts w:ascii="Courier New" w:hAnsi="Courier New" w:cs="Courier New"/>
          <w:b/>
          <w:szCs w:val="18"/>
        </w:rPr>
        <w:t>String</w:t>
      </w:r>
      <w:r>
        <w:t xml:space="preserve"> constructor in a </w:t>
      </w:r>
      <w:r>
        <w:rPr>
          <w:rFonts w:ascii="Courier New" w:hAnsi="Courier New"/>
          <w:b/>
        </w:rPr>
        <w:t>new</w:t>
      </w:r>
      <w:r>
        <w:t xml:space="preserve"> expression, supplying a String value as an argument. The resulting object has an internal property whose value is the String value. A String object can be coerced to a String value by calling the </w:t>
      </w:r>
      <w:r w:rsidRPr="00B24078">
        <w:rPr>
          <w:rFonts w:ascii="Courier New" w:hAnsi="Courier New" w:cs="Courier New"/>
          <w:b/>
          <w:szCs w:val="18"/>
        </w:rPr>
        <w:t>String</w:t>
      </w:r>
      <w:r>
        <w:t xml:space="preserve"> constructor as a function (15.5.1).</w:t>
      </w:r>
    </w:p>
    <w:p w14:paraId="2BA7F296" w14:textId="77777777" w:rsidR="004C02EF" w:rsidRDefault="004C02EF" w:rsidP="004C02EF">
      <w:pPr>
        <w:pStyle w:val="TermNum"/>
      </w:pPr>
      <w:bookmarkStart w:id="765" w:name="_Toc385672103"/>
      <w:bookmarkStart w:id="766" w:name="_Toc393690195"/>
      <w:bookmarkStart w:id="767" w:name="_Toc472818739"/>
      <w:bookmarkStart w:id="768" w:name="_Toc235503285"/>
      <w:r>
        <w:t>4.3.19</w:t>
      </w:r>
    </w:p>
    <w:p w14:paraId="6512266D" w14:textId="77777777" w:rsidR="004C02EF" w:rsidRDefault="004C02EF" w:rsidP="004C02EF">
      <w:pPr>
        <w:pStyle w:val="Terms"/>
      </w:pPr>
      <w:r>
        <w:t xml:space="preserve">Number </w:t>
      </w:r>
      <w:bookmarkEnd w:id="765"/>
      <w:bookmarkEnd w:id="766"/>
      <w:bookmarkEnd w:id="767"/>
      <w:bookmarkEnd w:id="768"/>
      <w:r>
        <w:t>value</w:t>
      </w:r>
    </w:p>
    <w:p w14:paraId="04591DCF" w14:textId="77777777" w:rsidR="004C02EF" w:rsidRDefault="004C02EF" w:rsidP="004C02EF">
      <w:pPr>
        <w:pStyle w:val="Definition"/>
      </w:pPr>
      <w:r>
        <w:t>primitive value corresponding to a double-precision 64-bit binary format IEEE 754 value</w:t>
      </w:r>
    </w:p>
    <w:p w14:paraId="69D94B7D" w14:textId="77777777" w:rsidR="004C02EF" w:rsidRDefault="004C02EF" w:rsidP="004C02EF">
      <w:pPr>
        <w:pStyle w:val="Note"/>
      </w:pPr>
      <w:r>
        <w:t>NOTE</w:t>
      </w:r>
      <w:r>
        <w:tab/>
        <w:t xml:space="preserve">A Number value is a member of the </w:t>
      </w:r>
      <w:r w:rsidRPr="00463A99">
        <w:t>Number</w:t>
      </w:r>
      <w:r>
        <w:rPr>
          <w:b/>
        </w:rPr>
        <w:t xml:space="preserve"> </w:t>
      </w:r>
      <w:r>
        <w:t>type and is a direct representation of a number.</w:t>
      </w:r>
      <w:bookmarkStart w:id="769" w:name="_Toc385672104"/>
      <w:bookmarkStart w:id="770" w:name="_Toc393690196"/>
    </w:p>
    <w:p w14:paraId="5031EA94" w14:textId="77777777" w:rsidR="004C02EF" w:rsidRDefault="004C02EF" w:rsidP="004C02EF">
      <w:pPr>
        <w:pStyle w:val="TermNum"/>
      </w:pPr>
      <w:bookmarkStart w:id="771" w:name="_Toc472818740"/>
      <w:bookmarkStart w:id="772" w:name="_Toc235503286"/>
      <w:r>
        <w:t>4.3.20</w:t>
      </w:r>
    </w:p>
    <w:p w14:paraId="26010662" w14:textId="77777777" w:rsidR="004C02EF" w:rsidRDefault="004C02EF" w:rsidP="004C02EF">
      <w:pPr>
        <w:pStyle w:val="Terms"/>
      </w:pPr>
      <w:r>
        <w:t xml:space="preserve">Number </w:t>
      </w:r>
      <w:bookmarkEnd w:id="769"/>
      <w:bookmarkEnd w:id="770"/>
      <w:bookmarkEnd w:id="771"/>
      <w:bookmarkEnd w:id="772"/>
      <w:r>
        <w:t>type</w:t>
      </w:r>
    </w:p>
    <w:p w14:paraId="105EB68B" w14:textId="77777777" w:rsidR="004C02EF" w:rsidRDefault="004C02EF" w:rsidP="004C02EF">
      <w:pPr>
        <w:pStyle w:val="Definition"/>
      </w:pPr>
      <w:r>
        <w:t xml:space="preserve">set of all possible Number values including the special “Not-a-Number” (NaN) values, positive </w:t>
      </w:r>
      <w:bookmarkStart w:id="773" w:name="_Toc385672105"/>
      <w:bookmarkStart w:id="774" w:name="_Toc393690197"/>
      <w:r>
        <w:t>infinity, and negative infinity</w:t>
      </w:r>
    </w:p>
    <w:p w14:paraId="1C8DBD47" w14:textId="77777777" w:rsidR="004C02EF" w:rsidRDefault="004C02EF" w:rsidP="004C02EF">
      <w:pPr>
        <w:pStyle w:val="TermNum"/>
      </w:pPr>
      <w:bookmarkStart w:id="775" w:name="_Toc472818741"/>
      <w:bookmarkStart w:id="776" w:name="_Toc235503287"/>
      <w:r>
        <w:t>4.3.21</w:t>
      </w:r>
    </w:p>
    <w:p w14:paraId="04A30AEA" w14:textId="77777777" w:rsidR="004C02EF" w:rsidRPr="00544377" w:rsidRDefault="004C02EF" w:rsidP="004C02EF">
      <w:pPr>
        <w:pStyle w:val="Terms"/>
      </w:pPr>
      <w:r w:rsidRPr="00544377">
        <w:t xml:space="preserve">Number </w:t>
      </w:r>
      <w:bookmarkEnd w:id="773"/>
      <w:bookmarkEnd w:id="774"/>
      <w:bookmarkEnd w:id="775"/>
      <w:bookmarkEnd w:id="776"/>
      <w:r>
        <w:t>o</w:t>
      </w:r>
      <w:r w:rsidRPr="00544377">
        <w:t>bject</w:t>
      </w:r>
    </w:p>
    <w:p w14:paraId="7DE6565F" w14:textId="77777777" w:rsidR="004C02EF" w:rsidRDefault="004C02EF" w:rsidP="004C02EF">
      <w:r>
        <w:t xml:space="preserve">member of the </w:t>
      </w:r>
      <w:r w:rsidRPr="00463A99">
        <w:t>Object</w:t>
      </w:r>
      <w:r>
        <w:t xml:space="preserve"> type that is an instance of the standard built-in </w:t>
      </w:r>
      <w:r w:rsidRPr="00544377">
        <w:rPr>
          <w:rFonts w:ascii="Courier New" w:hAnsi="Courier New" w:cs="Courier New"/>
          <w:b/>
        </w:rPr>
        <w:t>Number</w:t>
      </w:r>
      <w:r>
        <w:t xml:space="preserve"> constructor</w:t>
      </w:r>
    </w:p>
    <w:p w14:paraId="088C7087" w14:textId="77777777" w:rsidR="004C02EF" w:rsidRDefault="004C02EF" w:rsidP="004C02EF">
      <w:pPr>
        <w:pStyle w:val="Note"/>
      </w:pPr>
      <w:r>
        <w:t>NOTE</w:t>
      </w:r>
      <w:r>
        <w:tab/>
        <w:t xml:space="preserve">A Number object is created by using the </w:t>
      </w:r>
      <w:r w:rsidRPr="007A5BA8">
        <w:rPr>
          <w:rFonts w:ascii="Courier New" w:hAnsi="Courier New" w:cs="Courier New"/>
          <w:b/>
        </w:rPr>
        <w:t>Number</w:t>
      </w:r>
      <w:r>
        <w:t xml:space="preserve"> constructor in a </w:t>
      </w:r>
      <w:r>
        <w:rPr>
          <w:rFonts w:ascii="Courier New" w:hAnsi="Courier New"/>
          <w:b/>
        </w:rPr>
        <w:t>new</w:t>
      </w:r>
      <w:r>
        <w:t xml:space="preserve"> expression, supplying a Number value as an argument. The resulting object has an internal property whose value is the Number value. A Number object can be coerced to a Number value by calling the </w:t>
      </w:r>
      <w:r w:rsidRPr="007A5BA8">
        <w:rPr>
          <w:rFonts w:ascii="Courier New" w:hAnsi="Courier New" w:cs="Courier New"/>
          <w:b/>
        </w:rPr>
        <w:t>Number</w:t>
      </w:r>
      <w:r>
        <w:t xml:space="preserve"> constructor as a function (15.7.1)</w:t>
      </w:r>
      <w:bookmarkStart w:id="777" w:name="_Toc385672106"/>
      <w:bookmarkStart w:id="778" w:name="_Toc393690198"/>
      <w:r>
        <w:t>.</w:t>
      </w:r>
    </w:p>
    <w:p w14:paraId="0EC5A1D2" w14:textId="77777777" w:rsidR="004C02EF" w:rsidRDefault="004C02EF" w:rsidP="004C02EF">
      <w:pPr>
        <w:pStyle w:val="TermNum"/>
      </w:pPr>
      <w:bookmarkStart w:id="779" w:name="_Toc472818742"/>
      <w:bookmarkStart w:id="780" w:name="_Toc235503288"/>
      <w:r>
        <w:t>4.3.22</w:t>
      </w:r>
    </w:p>
    <w:p w14:paraId="4EDDA04C" w14:textId="77777777" w:rsidR="004C02EF" w:rsidRDefault="004C02EF" w:rsidP="004C02EF">
      <w:pPr>
        <w:pStyle w:val="Terms"/>
      </w:pPr>
      <w:r>
        <w:t>Infinit</w:t>
      </w:r>
      <w:bookmarkEnd w:id="777"/>
      <w:bookmarkEnd w:id="778"/>
      <w:r>
        <w:t>y</w:t>
      </w:r>
      <w:bookmarkEnd w:id="779"/>
      <w:bookmarkEnd w:id="780"/>
    </w:p>
    <w:p w14:paraId="275B677E" w14:textId="77777777" w:rsidR="004C02EF" w:rsidRDefault="004C02EF" w:rsidP="004C02EF">
      <w:pPr>
        <w:pStyle w:val="Definition"/>
      </w:pPr>
      <w:r>
        <w:t xml:space="preserve">number value </w:t>
      </w:r>
      <w:r>
        <w:rPr>
          <w:sz w:val="19"/>
        </w:rPr>
        <w:t>that</w:t>
      </w:r>
      <w:r>
        <w:t xml:space="preserve"> is the</w:t>
      </w:r>
      <w:bookmarkStart w:id="781" w:name="_Toc385672107"/>
      <w:bookmarkStart w:id="782" w:name="_Toc393690199"/>
      <w:r>
        <w:t xml:space="preserve"> positive infinite Number value</w:t>
      </w:r>
    </w:p>
    <w:p w14:paraId="789E051E" w14:textId="77777777" w:rsidR="004C02EF" w:rsidRDefault="004C02EF" w:rsidP="004C02EF">
      <w:pPr>
        <w:pStyle w:val="TermNum"/>
      </w:pPr>
      <w:bookmarkStart w:id="783" w:name="_Hlt424497426"/>
      <w:bookmarkStart w:id="784" w:name="_Toc472818743"/>
      <w:bookmarkStart w:id="785" w:name="_Toc235503289"/>
      <w:bookmarkEnd w:id="783"/>
      <w:r>
        <w:t>4.3.23</w:t>
      </w:r>
    </w:p>
    <w:p w14:paraId="61374084" w14:textId="77777777" w:rsidR="004C02EF" w:rsidRDefault="004C02EF" w:rsidP="004C02EF">
      <w:pPr>
        <w:pStyle w:val="Terms"/>
      </w:pPr>
      <w:r>
        <w:t>Na</w:t>
      </w:r>
      <w:bookmarkEnd w:id="781"/>
      <w:bookmarkEnd w:id="782"/>
      <w:r>
        <w:t>N</w:t>
      </w:r>
      <w:bookmarkEnd w:id="784"/>
      <w:bookmarkEnd w:id="785"/>
    </w:p>
    <w:p w14:paraId="1FB2E218" w14:textId="77777777" w:rsidR="004C02EF" w:rsidRDefault="004C02EF" w:rsidP="004C02EF">
      <w:r>
        <w:t>number value that</w:t>
      </w:r>
      <w:r w:rsidRPr="007A5BA8">
        <w:t xml:space="preserve"> is a</w:t>
      </w:r>
      <w:r>
        <w:t xml:space="preserve"> IEEE 754 “Not-a-Number” value</w:t>
      </w:r>
    </w:p>
    <w:p w14:paraId="2C9879E7" w14:textId="77777777" w:rsidR="004C02EF" w:rsidRDefault="004C02EF" w:rsidP="004C02EF">
      <w:pPr>
        <w:pStyle w:val="TermNum"/>
      </w:pPr>
      <w:bookmarkStart w:id="786" w:name="_Toc235503290"/>
      <w:r>
        <w:t>4.3.24</w:t>
      </w:r>
    </w:p>
    <w:bookmarkEnd w:id="786"/>
    <w:p w14:paraId="70895BD2" w14:textId="77777777" w:rsidR="004C02EF" w:rsidRDefault="004C02EF" w:rsidP="004C02EF">
      <w:pPr>
        <w:pStyle w:val="Terms"/>
      </w:pPr>
      <w:r>
        <w:t>function</w:t>
      </w:r>
    </w:p>
    <w:p w14:paraId="60947D60" w14:textId="77777777" w:rsidR="004C02EF" w:rsidRDefault="004C02EF" w:rsidP="004C02EF">
      <w:r>
        <w:t xml:space="preserve">member of the </w:t>
      </w:r>
      <w:r w:rsidRPr="00463A99">
        <w:t>Object</w:t>
      </w:r>
      <w:r>
        <w:t xml:space="preserve"> type that is an instance of the standard built-in </w:t>
      </w:r>
      <w:r>
        <w:rPr>
          <w:rFonts w:ascii="Courier New" w:hAnsi="Courier New" w:cs="Courier New"/>
          <w:b/>
        </w:rPr>
        <w:t>Function</w:t>
      </w:r>
      <w:r>
        <w:t xml:space="preserve"> constructor and</w:t>
      </w:r>
      <w:r w:rsidRPr="00DA42CA">
        <w:t xml:space="preserve"> </w:t>
      </w:r>
      <w:r>
        <w:t>that may be invoked as a subroutine</w:t>
      </w:r>
    </w:p>
    <w:p w14:paraId="3B9AAFE8" w14:textId="77777777" w:rsidR="004C02EF" w:rsidRDefault="004C02EF" w:rsidP="004C02EF">
      <w:pPr>
        <w:pStyle w:val="Note"/>
      </w:pPr>
      <w:r>
        <w:t>NOTE</w:t>
      </w:r>
      <w:r>
        <w:tab/>
      </w:r>
      <w:r w:rsidRPr="00DA42CA">
        <w:t xml:space="preserve">In addition to its named properties, a function contains </w:t>
      </w:r>
      <w:r>
        <w:t xml:space="preserve">executable </w:t>
      </w:r>
      <w:r w:rsidRPr="00DA42CA">
        <w:t xml:space="preserve">code and state that determine how it behaves when invoked. A function’s code may </w:t>
      </w:r>
      <w:r>
        <w:t xml:space="preserve">or may not </w:t>
      </w:r>
      <w:r w:rsidRPr="00DA42CA">
        <w:t xml:space="preserve">be </w:t>
      </w:r>
      <w:r>
        <w:t xml:space="preserve">written </w:t>
      </w:r>
      <w:r w:rsidRPr="00DA42CA">
        <w:t>in ECMAScript.</w:t>
      </w:r>
    </w:p>
    <w:p w14:paraId="385B1D91" w14:textId="77777777" w:rsidR="004C02EF" w:rsidRDefault="004C02EF" w:rsidP="004C02EF">
      <w:pPr>
        <w:pStyle w:val="TermNum"/>
      </w:pPr>
      <w:bookmarkStart w:id="787" w:name="_Toc235503291"/>
      <w:r>
        <w:t>4.3.</w:t>
      </w:r>
      <w:r w:rsidRPr="00E93637">
        <w:t>25</w:t>
      </w:r>
    </w:p>
    <w:p w14:paraId="1A8A05B1" w14:textId="77777777" w:rsidR="004C02EF" w:rsidRPr="00E93637" w:rsidRDefault="004C02EF" w:rsidP="004C02EF">
      <w:pPr>
        <w:pStyle w:val="Terms"/>
      </w:pPr>
      <w:r>
        <w:t>built-in</w:t>
      </w:r>
      <w:r w:rsidRPr="00E93637">
        <w:t xml:space="preserve"> </w:t>
      </w:r>
      <w:bookmarkEnd w:id="787"/>
      <w:r>
        <w:t>f</w:t>
      </w:r>
      <w:r w:rsidRPr="00E93637">
        <w:t>unction</w:t>
      </w:r>
    </w:p>
    <w:p w14:paraId="3C090BC0" w14:textId="77777777" w:rsidR="004C02EF" w:rsidRDefault="004C02EF" w:rsidP="004C02EF">
      <w:r>
        <w:t xml:space="preserve">built-in object </w:t>
      </w:r>
      <w:r w:rsidRPr="00E93637">
        <w:t xml:space="preserve">that is a </w:t>
      </w:r>
      <w:r>
        <w:t>function</w:t>
      </w:r>
    </w:p>
    <w:p w14:paraId="4214A449" w14:textId="77777777" w:rsidR="004C02EF" w:rsidRPr="00E93637" w:rsidRDefault="004C02EF" w:rsidP="004C02EF">
      <w:pPr>
        <w:pStyle w:val="Note"/>
        <w:rPr>
          <w:lang w:val="en-US"/>
        </w:rPr>
      </w:pPr>
      <w:r>
        <w:t>NOTE</w:t>
      </w:r>
      <w:r>
        <w:tab/>
        <w:t>Examples of built-in functions include</w:t>
      </w:r>
      <w:r w:rsidRPr="00E93637">
        <w:t xml:space="preserve"> </w:t>
      </w:r>
      <w:r w:rsidRPr="00476F4C">
        <w:rPr>
          <w:rFonts w:ascii="Courier New" w:hAnsi="Courier New" w:cs="Courier New"/>
          <w:b/>
        </w:rPr>
        <w:t>parseInt</w:t>
      </w:r>
      <w:r w:rsidRPr="00E93637">
        <w:t xml:space="preserve"> and </w:t>
      </w:r>
      <w:r w:rsidRPr="00476F4C">
        <w:rPr>
          <w:rFonts w:ascii="Courier New" w:hAnsi="Courier New" w:cs="Courier New"/>
          <w:b/>
        </w:rPr>
        <w:t>Math.exp</w:t>
      </w:r>
      <w:r w:rsidRPr="00E93637">
        <w:t xml:space="preserve">. An implementation may provide implementation-dependent </w:t>
      </w:r>
      <w:r>
        <w:t>built-in</w:t>
      </w:r>
      <w:r w:rsidRPr="00E93637">
        <w:t xml:space="preserve"> functions that are not described in this specification.</w:t>
      </w:r>
      <w:r w:rsidRPr="00E93637">
        <w:rPr>
          <w:lang w:val="en-US"/>
        </w:rPr>
        <w:t xml:space="preserve"> </w:t>
      </w:r>
    </w:p>
    <w:p w14:paraId="2CEF4EB3" w14:textId="77777777" w:rsidR="004C02EF" w:rsidRDefault="004C02EF" w:rsidP="004C02EF">
      <w:pPr>
        <w:pStyle w:val="TermNum"/>
      </w:pPr>
      <w:bookmarkStart w:id="788" w:name="_Toc235503292"/>
      <w:r>
        <w:t>4.3.26</w:t>
      </w:r>
    </w:p>
    <w:bookmarkEnd w:id="788"/>
    <w:p w14:paraId="73AAFC1F" w14:textId="77777777" w:rsidR="004C02EF" w:rsidRDefault="004C02EF" w:rsidP="004C02EF">
      <w:pPr>
        <w:pStyle w:val="Terms"/>
      </w:pPr>
      <w:r>
        <w:t>property</w:t>
      </w:r>
    </w:p>
    <w:p w14:paraId="01971BF7" w14:textId="77777777" w:rsidR="004C02EF" w:rsidRDefault="004C02EF" w:rsidP="004C02EF">
      <w:r>
        <w:t>association between a name and a value that is a part of an object</w:t>
      </w:r>
    </w:p>
    <w:p w14:paraId="1D187905" w14:textId="77777777" w:rsidR="004C02EF" w:rsidRPr="006D57F3" w:rsidRDefault="004C02EF" w:rsidP="004C02EF">
      <w:pPr>
        <w:pStyle w:val="Note"/>
      </w:pPr>
      <w:r>
        <w:t>NOTE</w:t>
      </w:r>
      <w:r>
        <w:tab/>
        <w:t>Depending upon the form of the property the value may be represented either directly as a data value (a primitive value, an object, or a function object) or indirectly by a pair of accessor functions.</w:t>
      </w:r>
    </w:p>
    <w:p w14:paraId="4EE787B0" w14:textId="77777777" w:rsidR="004C02EF" w:rsidRDefault="004C02EF" w:rsidP="004C02EF">
      <w:pPr>
        <w:pStyle w:val="TermNum"/>
      </w:pPr>
      <w:bookmarkStart w:id="789" w:name="_Toc235503293"/>
      <w:r>
        <w:t>4.3.27</w:t>
      </w:r>
    </w:p>
    <w:bookmarkEnd w:id="789"/>
    <w:p w14:paraId="234D4C3C" w14:textId="77777777" w:rsidR="004C02EF" w:rsidRDefault="004C02EF" w:rsidP="004C02EF">
      <w:pPr>
        <w:pStyle w:val="Terms"/>
      </w:pPr>
      <w:r>
        <w:t>method</w:t>
      </w:r>
    </w:p>
    <w:p w14:paraId="67725B22" w14:textId="77777777" w:rsidR="004C02EF" w:rsidRDefault="004C02EF" w:rsidP="004C02EF">
      <w:r>
        <w:t>function that is the value of a property</w:t>
      </w:r>
    </w:p>
    <w:p w14:paraId="291F102E" w14:textId="77777777" w:rsidR="004C02EF" w:rsidRPr="00BB245D" w:rsidRDefault="004C02EF" w:rsidP="004C02EF">
      <w:pPr>
        <w:pStyle w:val="Note"/>
      </w:pPr>
      <w:r>
        <w:t>NOTE</w:t>
      </w:r>
      <w:r>
        <w:tab/>
        <w:t xml:space="preserve">When a function is called as a method of an object, the object is passed to the function as its </w:t>
      </w:r>
      <w:r w:rsidRPr="001A6EDF">
        <w:rPr>
          <w:b/>
        </w:rPr>
        <w:t>this</w:t>
      </w:r>
      <w:r>
        <w:t xml:space="preserve"> value.</w:t>
      </w:r>
    </w:p>
    <w:p w14:paraId="27BC6C9C" w14:textId="77777777" w:rsidR="004C02EF" w:rsidRDefault="004C02EF" w:rsidP="004C02EF">
      <w:pPr>
        <w:pStyle w:val="TermNum"/>
      </w:pPr>
      <w:bookmarkStart w:id="790" w:name="_Toc235503294"/>
      <w:r>
        <w:t>4.3.28</w:t>
      </w:r>
    </w:p>
    <w:p w14:paraId="029F637C" w14:textId="77777777" w:rsidR="004C02EF" w:rsidRPr="0029794F" w:rsidRDefault="004C02EF" w:rsidP="004C02EF">
      <w:pPr>
        <w:pStyle w:val="Terms"/>
      </w:pPr>
      <w:r w:rsidRPr="0029794F">
        <w:t>built-in method</w:t>
      </w:r>
    </w:p>
    <w:p w14:paraId="37B8321C" w14:textId="77777777" w:rsidR="004C02EF" w:rsidRDefault="004C02EF" w:rsidP="004C02EF">
      <w:r>
        <w:t>method that is a built-in function</w:t>
      </w:r>
    </w:p>
    <w:p w14:paraId="30674081" w14:textId="77777777" w:rsidR="004C02EF" w:rsidRPr="00460002" w:rsidRDefault="004C02EF" w:rsidP="004C02EF">
      <w:pPr>
        <w:pStyle w:val="Note"/>
      </w:pPr>
      <w:r>
        <w:t>NOTE</w:t>
      </w:r>
      <w:r>
        <w:tab/>
        <w:t xml:space="preserve">Standard built-in methods are defined in this specification, and an ECMAScript implementation may specify and provide other additional built-in methods. </w:t>
      </w:r>
    </w:p>
    <w:p w14:paraId="042267AA" w14:textId="77777777" w:rsidR="004C02EF" w:rsidRDefault="004C02EF" w:rsidP="004C02EF">
      <w:pPr>
        <w:pStyle w:val="TermNum"/>
      </w:pPr>
      <w:r>
        <w:t>4.3.29</w:t>
      </w:r>
    </w:p>
    <w:bookmarkEnd w:id="790"/>
    <w:p w14:paraId="36EF8D38" w14:textId="77777777" w:rsidR="004C02EF" w:rsidRDefault="004C02EF" w:rsidP="004C02EF">
      <w:pPr>
        <w:pStyle w:val="Terms"/>
      </w:pPr>
      <w:r>
        <w:t>a</w:t>
      </w:r>
      <w:r w:rsidRPr="00D43EA3">
        <w:t>ttribute</w:t>
      </w:r>
    </w:p>
    <w:p w14:paraId="1F097A7B" w14:textId="77777777" w:rsidR="004C02EF" w:rsidRPr="00BB245D" w:rsidRDefault="004C02EF" w:rsidP="004C02EF">
      <w:r>
        <w:t>internal value that defines some characteristic of a property</w:t>
      </w:r>
    </w:p>
    <w:p w14:paraId="49AC920E" w14:textId="77777777" w:rsidR="004C02EF" w:rsidRDefault="004C02EF" w:rsidP="004C02EF">
      <w:pPr>
        <w:pStyle w:val="TermNum"/>
      </w:pPr>
      <w:bookmarkStart w:id="791" w:name="_Toc235503295"/>
      <w:r>
        <w:t>4.3.30</w:t>
      </w:r>
    </w:p>
    <w:p w14:paraId="7C6C06F6" w14:textId="77777777" w:rsidR="004C02EF" w:rsidRDefault="004C02EF" w:rsidP="004C02EF">
      <w:pPr>
        <w:pStyle w:val="Terms"/>
      </w:pPr>
      <w:r>
        <w:t xml:space="preserve">own </w:t>
      </w:r>
      <w:bookmarkEnd w:id="791"/>
      <w:r>
        <w:t>property</w:t>
      </w:r>
    </w:p>
    <w:p w14:paraId="57541070" w14:textId="77777777" w:rsidR="004C02EF" w:rsidRPr="00FB5C15" w:rsidRDefault="004C02EF" w:rsidP="004C02EF">
      <w:r>
        <w:t>property that is directly contained by its object</w:t>
      </w:r>
    </w:p>
    <w:p w14:paraId="4F07894E" w14:textId="77777777" w:rsidR="004C02EF" w:rsidRDefault="004C02EF" w:rsidP="004C02EF">
      <w:pPr>
        <w:pStyle w:val="TermNum"/>
      </w:pPr>
      <w:bookmarkStart w:id="792" w:name="_Toc235503296"/>
      <w:r>
        <w:t>4.3.31</w:t>
      </w:r>
    </w:p>
    <w:p w14:paraId="6F2B4F66" w14:textId="77777777" w:rsidR="004C02EF" w:rsidRDefault="004C02EF" w:rsidP="004C02EF">
      <w:pPr>
        <w:pStyle w:val="Terms"/>
      </w:pPr>
      <w:r>
        <w:t xml:space="preserve">inherited </w:t>
      </w:r>
      <w:bookmarkEnd w:id="792"/>
      <w:r>
        <w:t>property</w:t>
      </w:r>
    </w:p>
    <w:p w14:paraId="6B91E2A1" w14:textId="77777777" w:rsidR="004C02EF" w:rsidRDefault="004C02EF" w:rsidP="004C02EF">
      <w:r>
        <w:t>property of an object that is not an own property but is a property (either own or inherited) of the object’s prototype</w:t>
      </w:r>
    </w:p>
    <w:p w14:paraId="56B02DF4" w14:textId="77777777" w:rsidR="004C02EF" w:rsidRDefault="004C02EF" w:rsidP="004C02EF">
      <w:pPr>
        <w:pStyle w:val="1"/>
        <w:numPr>
          <w:ilvl w:val="0"/>
          <w:numId w:val="0"/>
        </w:numPr>
      </w:pPr>
      <w:bookmarkStart w:id="793" w:name="_Toc472818744"/>
      <w:bookmarkStart w:id="794" w:name="_Toc235503298"/>
      <w:bookmarkStart w:id="795" w:name="_Toc241509073"/>
      <w:bookmarkStart w:id="796" w:name="_Toc244416560"/>
      <w:bookmarkStart w:id="797" w:name="_Toc276630924"/>
      <w:bookmarkStart w:id="798" w:name="_Toc153968313"/>
      <w:r>
        <w:t>5</w:t>
      </w:r>
      <w:r>
        <w:tab/>
        <w:t>Notational Conventions</w:t>
      </w:r>
      <w:bookmarkStart w:id="799" w:name="_Toc381513606"/>
      <w:bookmarkStart w:id="800" w:name="_Ref381520185"/>
      <w:bookmarkStart w:id="801" w:name="_Ref381520193"/>
      <w:bookmarkStart w:id="802" w:name="_Ref381520231"/>
      <w:bookmarkStart w:id="803" w:name="_Toc382202747"/>
      <w:bookmarkStart w:id="804" w:name="_Toc382202967"/>
      <w:bookmarkStart w:id="805" w:name="_Toc382212128"/>
      <w:bookmarkStart w:id="806" w:name="_Toc382212307"/>
      <w:bookmarkStart w:id="807" w:name="_Toc382291473"/>
      <w:bookmarkStart w:id="808" w:name="_Ref382710935"/>
      <w:bookmarkStart w:id="809" w:name="_Toc385672110"/>
      <w:bookmarkStart w:id="810" w:name="_Toc393690201"/>
      <w:bookmarkEnd w:id="793"/>
      <w:bookmarkEnd w:id="794"/>
      <w:bookmarkEnd w:id="795"/>
      <w:bookmarkEnd w:id="796"/>
      <w:bookmarkEnd w:id="797"/>
      <w:bookmarkEnd w:id="798"/>
    </w:p>
    <w:p w14:paraId="3FDFC009" w14:textId="77777777" w:rsidR="004C02EF" w:rsidRDefault="004C02EF" w:rsidP="004C02EF">
      <w:pPr>
        <w:pStyle w:val="20"/>
        <w:numPr>
          <w:ilvl w:val="0"/>
          <w:numId w:val="0"/>
        </w:numPr>
      </w:pPr>
      <w:bookmarkStart w:id="811" w:name="_Toc472818745"/>
      <w:bookmarkStart w:id="812" w:name="_Toc235503299"/>
      <w:bookmarkStart w:id="813" w:name="_Toc241509074"/>
      <w:bookmarkStart w:id="814" w:name="_Toc244416561"/>
      <w:bookmarkStart w:id="815" w:name="_Toc276630925"/>
      <w:bookmarkStart w:id="816" w:name="_Toc153968314"/>
      <w:r>
        <w:t>5.1</w:t>
      </w:r>
      <w:r>
        <w:tab/>
        <w:t>Syntactic and Lexical Grammar</w:t>
      </w:r>
      <w:bookmarkEnd w:id="799"/>
      <w:bookmarkEnd w:id="800"/>
      <w:bookmarkEnd w:id="801"/>
      <w:bookmarkEnd w:id="802"/>
      <w:bookmarkEnd w:id="803"/>
      <w:bookmarkEnd w:id="804"/>
      <w:bookmarkEnd w:id="805"/>
      <w:bookmarkEnd w:id="806"/>
      <w:bookmarkEnd w:id="807"/>
      <w:bookmarkEnd w:id="808"/>
      <w:bookmarkEnd w:id="809"/>
      <w:bookmarkEnd w:id="810"/>
      <w:r>
        <w:t>s</w:t>
      </w:r>
      <w:bookmarkEnd w:id="811"/>
      <w:bookmarkEnd w:id="812"/>
      <w:bookmarkEnd w:id="813"/>
      <w:bookmarkEnd w:id="814"/>
      <w:bookmarkEnd w:id="815"/>
      <w:bookmarkEnd w:id="816"/>
    </w:p>
    <w:p w14:paraId="05D6DD4F" w14:textId="77777777" w:rsidR="004C02EF" w:rsidRDefault="004C02EF" w:rsidP="004C02EF">
      <w:pPr>
        <w:pStyle w:val="30"/>
        <w:numPr>
          <w:ilvl w:val="0"/>
          <w:numId w:val="0"/>
        </w:numPr>
      </w:pPr>
      <w:bookmarkStart w:id="817" w:name="_Toc381513607"/>
      <w:bookmarkStart w:id="818" w:name="_Toc382202748"/>
      <w:bookmarkStart w:id="819" w:name="_Toc382202968"/>
      <w:bookmarkStart w:id="820" w:name="_Toc382212129"/>
      <w:bookmarkStart w:id="821" w:name="_Toc382212308"/>
      <w:bookmarkStart w:id="822" w:name="_Toc382291474"/>
      <w:bookmarkStart w:id="823" w:name="_Toc385672111"/>
      <w:bookmarkStart w:id="824" w:name="_Toc393690202"/>
      <w:bookmarkStart w:id="825" w:name="_Toc472818746"/>
      <w:bookmarkStart w:id="826" w:name="_Toc235503300"/>
      <w:bookmarkStart w:id="827" w:name="_Toc241509075"/>
      <w:bookmarkStart w:id="828" w:name="_Toc244416562"/>
      <w:bookmarkStart w:id="829" w:name="_Toc276630926"/>
      <w:bookmarkStart w:id="830" w:name="_Toc153968315"/>
      <w:r>
        <w:t>5.1.1</w:t>
      </w:r>
      <w:r>
        <w:tab/>
        <w:t>Context-Free Grammar</w:t>
      </w:r>
      <w:bookmarkEnd w:id="817"/>
      <w:bookmarkEnd w:id="818"/>
      <w:bookmarkEnd w:id="819"/>
      <w:bookmarkEnd w:id="820"/>
      <w:bookmarkEnd w:id="821"/>
      <w:bookmarkEnd w:id="822"/>
      <w:bookmarkEnd w:id="823"/>
      <w:bookmarkEnd w:id="824"/>
      <w:r>
        <w:t>s</w:t>
      </w:r>
      <w:bookmarkEnd w:id="825"/>
      <w:bookmarkEnd w:id="826"/>
      <w:bookmarkEnd w:id="827"/>
      <w:bookmarkEnd w:id="828"/>
      <w:bookmarkEnd w:id="829"/>
      <w:bookmarkEnd w:id="830"/>
    </w:p>
    <w:p w14:paraId="1EF4D07B" w14:textId="77777777" w:rsidR="004C02EF" w:rsidRDefault="004C02EF" w:rsidP="004C02EF">
      <w:r>
        <w:t xml:space="preserve">A </w:t>
      </w:r>
      <w:r>
        <w:rPr>
          <w:i/>
        </w:rPr>
        <w:t>context-free grammar</w:t>
      </w:r>
      <w:r>
        <w:t xml:space="preserve"> consists of a number of </w:t>
      </w:r>
      <w:r>
        <w:rPr>
          <w:i/>
        </w:rPr>
        <w:t>productions</w:t>
      </w:r>
      <w:r>
        <w:t xml:space="preserve">. Each production has an abstract symbol called a </w:t>
      </w:r>
      <w:r>
        <w:rPr>
          <w:i/>
        </w:rPr>
        <w:t>nonterminal</w:t>
      </w:r>
      <w:r>
        <w:t xml:space="preserve"> as its </w:t>
      </w:r>
      <w:r>
        <w:rPr>
          <w:i/>
        </w:rPr>
        <w:t>left-hand side</w:t>
      </w:r>
      <w:r>
        <w:t xml:space="preserve">, and a sequence of zero or more nonterminal and </w:t>
      </w:r>
      <w:r>
        <w:rPr>
          <w:i/>
        </w:rPr>
        <w:t>terminal</w:t>
      </w:r>
      <w:r>
        <w:t xml:space="preserve"> symbols as its </w:t>
      </w:r>
      <w:r>
        <w:rPr>
          <w:i/>
        </w:rPr>
        <w:t>right-hand side</w:t>
      </w:r>
      <w:r>
        <w:t>. For each grammar, the terminal symbols are drawn from a specified alphabet.</w:t>
      </w:r>
    </w:p>
    <w:p w14:paraId="30EEBBAD" w14:textId="77777777" w:rsidR="004C02EF" w:rsidRDefault="004C02EF" w:rsidP="004C02EF">
      <w:r>
        <w:t xml:space="preserve">Starting from a sentence consisting of a single distinguished nonterminal, called the </w:t>
      </w:r>
      <w:r>
        <w:rPr>
          <w:i/>
        </w:rPr>
        <w:t>goal symbol</w:t>
      </w:r>
      <w:r>
        <w:t xml:space="preserve">, a given context-free grammar specifies a </w:t>
      </w:r>
      <w:r>
        <w:rPr>
          <w:i/>
        </w:rPr>
        <w:t>language</w:t>
      </w:r>
      <w:r>
        <w:t>, namely, the (perhaps infinite) set of possible sequences of terminal symbols that can result from repeatedly replacing any nonterminal in the sequence with a right-hand side of a production for which the nonterminal is the left-hand side.</w:t>
      </w:r>
      <w:bookmarkStart w:id="831" w:name="_Toc381513608"/>
      <w:bookmarkStart w:id="832" w:name="_Toc382202749"/>
      <w:bookmarkStart w:id="833" w:name="_Toc382202969"/>
      <w:bookmarkStart w:id="834" w:name="_Toc382212130"/>
      <w:bookmarkStart w:id="835" w:name="_Toc382212309"/>
      <w:bookmarkStart w:id="836" w:name="_Toc382291475"/>
      <w:bookmarkStart w:id="837" w:name="_Ref382648155"/>
      <w:bookmarkStart w:id="838" w:name="_Ref384022086"/>
      <w:bookmarkStart w:id="839" w:name="_Toc385672112"/>
      <w:bookmarkStart w:id="840" w:name="_Toc393690203"/>
      <w:bookmarkStart w:id="841" w:name="_Ref404492853"/>
    </w:p>
    <w:p w14:paraId="51A2B024" w14:textId="77777777" w:rsidR="004C02EF" w:rsidRDefault="004C02EF" w:rsidP="004C02EF">
      <w:pPr>
        <w:pStyle w:val="30"/>
        <w:numPr>
          <w:ilvl w:val="0"/>
          <w:numId w:val="0"/>
        </w:numPr>
      </w:pPr>
      <w:bookmarkStart w:id="842" w:name="_Ref424530657"/>
      <w:bookmarkStart w:id="843" w:name="_Toc472818747"/>
      <w:bookmarkStart w:id="844" w:name="_Toc235503301"/>
      <w:bookmarkStart w:id="845" w:name="_Toc241509076"/>
      <w:bookmarkStart w:id="846" w:name="_Toc244416563"/>
      <w:bookmarkStart w:id="847" w:name="_Toc276630927"/>
      <w:bookmarkStart w:id="848" w:name="_Toc153968316"/>
      <w:r>
        <w:t>5.1.2</w:t>
      </w:r>
      <w:r>
        <w:tab/>
        <w:t>The Lexical and RegExp Gramma</w:t>
      </w:r>
      <w:bookmarkEnd w:id="831"/>
      <w:bookmarkEnd w:id="832"/>
      <w:bookmarkEnd w:id="833"/>
      <w:bookmarkEnd w:id="834"/>
      <w:bookmarkEnd w:id="835"/>
      <w:bookmarkEnd w:id="836"/>
      <w:bookmarkEnd w:id="837"/>
      <w:bookmarkEnd w:id="838"/>
      <w:bookmarkEnd w:id="839"/>
      <w:bookmarkEnd w:id="840"/>
      <w:bookmarkEnd w:id="841"/>
      <w:r>
        <w:t>r</w:t>
      </w:r>
      <w:bookmarkEnd w:id="842"/>
      <w:r>
        <w:t>s</w:t>
      </w:r>
      <w:bookmarkEnd w:id="843"/>
      <w:bookmarkEnd w:id="844"/>
      <w:bookmarkEnd w:id="845"/>
      <w:bookmarkEnd w:id="846"/>
      <w:bookmarkEnd w:id="847"/>
      <w:bookmarkEnd w:id="848"/>
    </w:p>
    <w:p w14:paraId="694C3C2D" w14:textId="77777777" w:rsidR="004C02EF" w:rsidRDefault="004C02EF" w:rsidP="004C02EF">
      <w:r>
        <w:t xml:space="preserve">A </w:t>
      </w:r>
      <w:r>
        <w:rPr>
          <w:i/>
        </w:rPr>
        <w:t>lexical grammar</w:t>
      </w:r>
      <w:r>
        <w:t xml:space="preserve"> for ECMAScript is given in clause 7. This grammar has as its terminal symbols characters (Unicode code units) that conform to the rules for </w:t>
      </w:r>
      <w:r w:rsidRPr="0040440B">
        <w:rPr>
          <w:rStyle w:val="bnf"/>
        </w:rPr>
        <w:t>SourceCharacter</w:t>
      </w:r>
      <w:r>
        <w:t xml:space="preserve"> defined in Clause 6. It defines a set of productions, starting from the goal symbol </w:t>
      </w:r>
      <w:r w:rsidRPr="0040440B">
        <w:rPr>
          <w:rStyle w:val="bnf"/>
        </w:rPr>
        <w:t>InputElementDiv</w:t>
      </w:r>
      <w:r>
        <w:t xml:space="preserve"> or </w:t>
      </w:r>
      <w:r w:rsidRPr="0040440B">
        <w:rPr>
          <w:rStyle w:val="bnf"/>
        </w:rPr>
        <w:t>InputElementRegExp</w:t>
      </w:r>
      <w:r>
        <w:t>, that describe how sequences of such characters are translated into a sequence of input elements.</w:t>
      </w:r>
    </w:p>
    <w:p w14:paraId="2CAD8827" w14:textId="77777777" w:rsidR="004C02EF" w:rsidRDefault="004C02EF" w:rsidP="004C02EF">
      <w:r>
        <w:t xml:space="preserve">Input elements other than white space and comments form the terminal symbols for the syntactic grammar for ECMAScript and are called ECMAScript </w:t>
      </w:r>
      <w:r>
        <w:rPr>
          <w:i/>
        </w:rPr>
        <w:t>tokens</w:t>
      </w:r>
      <w:r>
        <w:t xml:space="preserve">. These tokens are the reserved words, identifiers, literals, and punctuators of the ECMAScript language. Moreover, line terminators, although not considered to be tokens, also become part of the stream of input elements and guide the process of automatic semicolon insertion (7.9). Simple white space and single-line comments are discarded and do not appear in the stream of input elements for the syntactic grammar. A </w:t>
      </w:r>
      <w:r w:rsidRPr="003D4267">
        <w:rPr>
          <w:rFonts w:ascii="Times New Roman" w:hAnsi="Times New Roman"/>
          <w:i/>
        </w:rPr>
        <w:t>MultiLineComment</w:t>
      </w:r>
      <w:r>
        <w:t xml:space="preserve"> (that is, a comment of the form “</w:t>
      </w:r>
      <w:r>
        <w:rPr>
          <w:rFonts w:ascii="Courier New" w:hAnsi="Courier New"/>
        </w:rPr>
        <w:t>/*</w:t>
      </w:r>
      <w:r>
        <w:t>…</w:t>
      </w:r>
      <w:r>
        <w:rPr>
          <w:rFonts w:ascii="Courier New" w:hAnsi="Courier New"/>
        </w:rPr>
        <w:t>*/</w:t>
      </w:r>
      <w:r>
        <w:t xml:space="preserve">” regardless of whether it spans more than one line) is likewise simply discarded if it contains no line terminator; but if a </w:t>
      </w:r>
      <w:r w:rsidRPr="003D4267">
        <w:rPr>
          <w:rFonts w:ascii="Times New Roman" w:hAnsi="Times New Roman"/>
          <w:i/>
        </w:rPr>
        <w:t>MultiLineComment</w:t>
      </w:r>
      <w:r>
        <w:t xml:space="preserve"> contains one or more line terminators, then it is replaced by a single line terminator, which becomes part of the stream of input elements for the syntactic grammar.</w:t>
      </w:r>
    </w:p>
    <w:p w14:paraId="184D1909" w14:textId="77777777" w:rsidR="004C02EF" w:rsidRDefault="004C02EF" w:rsidP="004C02EF">
      <w:r>
        <w:t xml:space="preserve">A </w:t>
      </w:r>
      <w:r>
        <w:rPr>
          <w:i/>
        </w:rPr>
        <w:t>RegExp grammar</w:t>
      </w:r>
      <w:r>
        <w:t xml:space="preserve"> for ECMAScript is given in 15.10. This grammar also has as its terminal symbols the characters as defined by </w:t>
      </w:r>
      <w:r w:rsidRPr="00892CCF">
        <w:rPr>
          <w:rStyle w:val="bnf"/>
        </w:rPr>
        <w:t>SourceCharacter</w:t>
      </w:r>
      <w:r>
        <w:t xml:space="preserve">. It defines a set of productions, starting from the goal symbol </w:t>
      </w:r>
      <w:r w:rsidRPr="00892CCF">
        <w:rPr>
          <w:rStyle w:val="bnf"/>
        </w:rPr>
        <w:t>Pattern</w:t>
      </w:r>
      <w:r>
        <w:t>, that describe how sequences of characters are translated into regular expression patterns.</w:t>
      </w:r>
    </w:p>
    <w:p w14:paraId="60C63214" w14:textId="77777777" w:rsidR="004C02EF" w:rsidRDefault="004C02EF" w:rsidP="004C02EF">
      <w:r>
        <w:t>Productions of the lexical and RegExp grammars are distinguished by having two colons “</w:t>
      </w:r>
      <w:r w:rsidRPr="00892CCF">
        <w:rPr>
          <w:rFonts w:cs="Arial"/>
          <w:b/>
        </w:rPr>
        <w:t>::</w:t>
      </w:r>
      <w:r>
        <w:t>” as separating punctuation.</w:t>
      </w:r>
      <w:bookmarkStart w:id="849" w:name="_Toc381513609"/>
      <w:bookmarkStart w:id="850" w:name="_Toc382202750"/>
      <w:bookmarkStart w:id="851" w:name="_Toc382202970"/>
      <w:bookmarkStart w:id="852" w:name="_Toc382212131"/>
      <w:bookmarkStart w:id="853" w:name="_Toc382212310"/>
      <w:bookmarkStart w:id="854" w:name="_Toc382291476"/>
      <w:bookmarkStart w:id="855" w:name="_Toc385672113"/>
      <w:bookmarkStart w:id="856" w:name="_Toc393690204"/>
      <w:r>
        <w:t xml:space="preserve"> The lexical and RegExp grammars share some productions.</w:t>
      </w:r>
    </w:p>
    <w:p w14:paraId="2E7C11DE" w14:textId="77777777" w:rsidR="004C02EF" w:rsidRDefault="004C02EF" w:rsidP="004C02EF">
      <w:pPr>
        <w:pStyle w:val="30"/>
        <w:numPr>
          <w:ilvl w:val="0"/>
          <w:numId w:val="0"/>
        </w:numPr>
      </w:pPr>
      <w:bookmarkStart w:id="857" w:name="_Toc472818748"/>
      <w:bookmarkStart w:id="858" w:name="_Toc235503302"/>
      <w:bookmarkStart w:id="859" w:name="_Toc241509077"/>
      <w:bookmarkStart w:id="860" w:name="_Toc244416564"/>
      <w:bookmarkStart w:id="861" w:name="_Toc276630928"/>
      <w:bookmarkStart w:id="862" w:name="_Toc153968317"/>
      <w:r>
        <w:t>5.1.3</w:t>
      </w:r>
      <w:r>
        <w:tab/>
        <w:t>The Numeric String Gramma</w:t>
      </w:r>
      <w:bookmarkEnd w:id="849"/>
      <w:bookmarkEnd w:id="850"/>
      <w:bookmarkEnd w:id="851"/>
      <w:bookmarkEnd w:id="852"/>
      <w:bookmarkEnd w:id="853"/>
      <w:bookmarkEnd w:id="854"/>
      <w:bookmarkEnd w:id="855"/>
      <w:bookmarkEnd w:id="856"/>
      <w:r>
        <w:t>r</w:t>
      </w:r>
      <w:bookmarkEnd w:id="857"/>
      <w:bookmarkEnd w:id="858"/>
      <w:bookmarkEnd w:id="859"/>
      <w:bookmarkEnd w:id="860"/>
      <w:bookmarkEnd w:id="861"/>
      <w:bookmarkEnd w:id="862"/>
    </w:p>
    <w:p w14:paraId="68C63B00" w14:textId="77777777" w:rsidR="004C02EF" w:rsidRDefault="004C02EF" w:rsidP="004C02EF">
      <w:r>
        <w:t xml:space="preserve">Another grammar is used for translating Strings into numeric values. This grammar is similar to the part of the lexical grammar having to do with numeric literals and has as its terminal symbols </w:t>
      </w:r>
      <w:r w:rsidRPr="0040440B">
        <w:rPr>
          <w:rStyle w:val="bnf"/>
        </w:rPr>
        <w:t>SourceCharacter</w:t>
      </w:r>
      <w:r>
        <w:t>. This grammar appears in 9.3.1.</w:t>
      </w:r>
      <w:bookmarkStart w:id="863" w:name="_Toc381513610"/>
    </w:p>
    <w:p w14:paraId="17D26889" w14:textId="77777777" w:rsidR="004C02EF" w:rsidRDefault="004C02EF" w:rsidP="004C02EF">
      <w:r>
        <w:t>Productions of the numeric string grammar are distinguished by having three colons “</w:t>
      </w:r>
      <w:r w:rsidRPr="00892CCF">
        <w:rPr>
          <w:rFonts w:cs="Arial"/>
          <w:b/>
        </w:rPr>
        <w:t>:::</w:t>
      </w:r>
      <w:r>
        <w:t>” as punctuation.</w:t>
      </w:r>
      <w:bookmarkStart w:id="864" w:name="_Toc382202751"/>
      <w:bookmarkStart w:id="865" w:name="_Toc382202971"/>
      <w:bookmarkStart w:id="866" w:name="_Toc382212132"/>
      <w:bookmarkStart w:id="867" w:name="_Toc382212311"/>
      <w:bookmarkStart w:id="868" w:name="_Toc382291477"/>
      <w:bookmarkStart w:id="869" w:name="_Ref384024372"/>
      <w:bookmarkStart w:id="870" w:name="_Toc385672114"/>
      <w:bookmarkStart w:id="871" w:name="_Toc393690205"/>
    </w:p>
    <w:p w14:paraId="7E011B12" w14:textId="77777777" w:rsidR="004C02EF" w:rsidRDefault="004C02EF" w:rsidP="004C02EF">
      <w:pPr>
        <w:pStyle w:val="30"/>
        <w:numPr>
          <w:ilvl w:val="0"/>
          <w:numId w:val="0"/>
        </w:numPr>
      </w:pPr>
      <w:bookmarkStart w:id="872" w:name="_Toc472818749"/>
      <w:bookmarkStart w:id="873" w:name="_Toc235503303"/>
      <w:bookmarkStart w:id="874" w:name="_Toc241509078"/>
      <w:bookmarkStart w:id="875" w:name="_Toc244416565"/>
      <w:bookmarkStart w:id="876" w:name="_Toc276630929"/>
      <w:bookmarkStart w:id="877" w:name="_Toc153968318"/>
      <w:r>
        <w:t>5.1.4</w:t>
      </w:r>
      <w:r>
        <w:tab/>
        <w:t>The Syntactic Gramma</w:t>
      </w:r>
      <w:bookmarkEnd w:id="863"/>
      <w:bookmarkEnd w:id="864"/>
      <w:bookmarkEnd w:id="865"/>
      <w:bookmarkEnd w:id="866"/>
      <w:bookmarkEnd w:id="867"/>
      <w:bookmarkEnd w:id="868"/>
      <w:bookmarkEnd w:id="869"/>
      <w:bookmarkEnd w:id="870"/>
      <w:bookmarkEnd w:id="871"/>
      <w:r>
        <w:t>r</w:t>
      </w:r>
      <w:bookmarkEnd w:id="872"/>
      <w:bookmarkEnd w:id="873"/>
      <w:bookmarkEnd w:id="874"/>
      <w:bookmarkEnd w:id="875"/>
      <w:bookmarkEnd w:id="876"/>
      <w:bookmarkEnd w:id="877"/>
    </w:p>
    <w:p w14:paraId="0B787070" w14:textId="77777777" w:rsidR="004C02EF" w:rsidRDefault="004C02EF" w:rsidP="004C02EF">
      <w:r>
        <w:t xml:space="preserve">The </w:t>
      </w:r>
      <w:r>
        <w:rPr>
          <w:i/>
        </w:rPr>
        <w:t>syntactic grammar</w:t>
      </w:r>
      <w:r>
        <w:t xml:space="preserve"> for ECMAScript is given in clauses 11, 12, 13 and 14. This grammar has ECMAScript tokens defined by the lexical grammar as its terminal symbols (5.1.2). It defines a set of productions, starting from the goal symbol </w:t>
      </w:r>
      <w:r w:rsidRPr="00892CCF">
        <w:rPr>
          <w:rStyle w:val="bnf"/>
        </w:rPr>
        <w:t>Program</w:t>
      </w:r>
      <w:r>
        <w:t>, that describe how sequences of tokens can form syntactically correct ECMAScript programs.</w:t>
      </w:r>
    </w:p>
    <w:p w14:paraId="267E2592" w14:textId="77777777" w:rsidR="004C02EF" w:rsidRDefault="004C02EF" w:rsidP="004C02EF">
      <w:r>
        <w:t xml:space="preserve">When a stream of characters is to be parsed as an ECMAScript program, it is first converted to a stream of input elements by repeated application of the lexical grammar; this stream of input elements is then parsed by a single application of the syntactic grammar. The program is syntactically in error if the tokens in the stream of input elements cannot be parsed as a single instance of the goal nonterminal </w:t>
      </w:r>
      <w:r w:rsidRPr="00892CCF">
        <w:rPr>
          <w:rStyle w:val="bnf"/>
        </w:rPr>
        <w:t>Program</w:t>
      </w:r>
      <w:r>
        <w:t>, with no tokens left over.</w:t>
      </w:r>
    </w:p>
    <w:p w14:paraId="5074244F" w14:textId="77777777" w:rsidR="004C02EF" w:rsidRDefault="004C02EF" w:rsidP="004C02EF">
      <w:r>
        <w:t>Productions of the syntactic grammar are distinguished by having just one colon “</w:t>
      </w:r>
      <w:r w:rsidRPr="00892CCF">
        <w:rPr>
          <w:rFonts w:cs="Arial"/>
          <w:b/>
        </w:rPr>
        <w:t>:</w:t>
      </w:r>
      <w:r>
        <w:t>” as punctuation.</w:t>
      </w:r>
    </w:p>
    <w:p w14:paraId="12A1D57A" w14:textId="77777777" w:rsidR="004C02EF" w:rsidRDefault="004C02EF" w:rsidP="004C02EF">
      <w:pPr>
        <w:rPr>
          <w:ins w:id="878" w:author="Allen Wirfs-Brock" w:date="2011-07-02T12:04:00Z"/>
        </w:rPr>
      </w:pPr>
      <w:r>
        <w:t>The syntactic grammar as presented in clauses 11, 12, 13 and 14 is actually not a complete account of which token sequences are accepted as correct ECMAScript programs. Certain additional token sequences are also accepted, namely, those that would be described by the grammar if only semicolons were added to the sequence in certain places (such as before line terminator characters). Furthermore, certain token sequences that are described by the grammar are not considered acceptable if a terminator character appears in certain “awkward” places.</w:t>
      </w:r>
      <w:bookmarkStart w:id="879" w:name="_Toc381513611"/>
      <w:bookmarkStart w:id="880" w:name="_Toc382202752"/>
      <w:bookmarkStart w:id="881" w:name="_Toc382202972"/>
      <w:bookmarkStart w:id="882" w:name="_Toc382212133"/>
      <w:bookmarkStart w:id="883" w:name="_Toc382212312"/>
      <w:bookmarkStart w:id="884" w:name="_Toc382291478"/>
      <w:bookmarkStart w:id="885" w:name="_Ref382711005"/>
      <w:bookmarkStart w:id="886" w:name="_Toc385672115"/>
      <w:bookmarkStart w:id="887" w:name="_Toc393690206"/>
    </w:p>
    <w:p w14:paraId="65875693" w14:textId="77777777" w:rsidR="00DD2A89" w:rsidRDefault="00DD2A89" w:rsidP="004C02EF">
      <w:ins w:id="888" w:author="Allen Wirfs-Brock" w:date="2011-07-02T12:04:00Z">
        <w:r>
          <w:t xml:space="preserve">In certain cases in order to avoid </w:t>
        </w:r>
      </w:ins>
      <w:ins w:id="889" w:author="Allen Wirfs-Brock" w:date="2011-07-12T14:37:00Z">
        <w:r w:rsidR="00466989">
          <w:t>ambiguities</w:t>
        </w:r>
      </w:ins>
      <w:ins w:id="890" w:author="Allen Wirfs-Brock" w:date="2011-07-02T12:04:00Z">
        <w:r>
          <w:t xml:space="preserve"> the syntactic</w:t>
        </w:r>
      </w:ins>
      <w:ins w:id="891" w:author="Allen Wirfs-Brock" w:date="2011-07-02T12:16:00Z">
        <w:r w:rsidR="008669D1">
          <w:t xml:space="preserve"> grammar</w:t>
        </w:r>
      </w:ins>
      <w:ins w:id="892" w:author="Allen Wirfs-Brock" w:date="2011-07-02T12:04:00Z">
        <w:r>
          <w:t xml:space="preserve"> </w:t>
        </w:r>
      </w:ins>
      <w:ins w:id="893" w:author="Allen Wirfs-Brock" w:date="2011-07-02T12:06:00Z">
        <w:r>
          <w:t xml:space="preserve">uses productions that </w:t>
        </w:r>
      </w:ins>
      <w:ins w:id="894" w:author="Allen Wirfs-Brock" w:date="2011-07-02T12:07:00Z">
        <w:r>
          <w:t xml:space="preserve">permit token sequences that are not valid ECMAScript programs.  </w:t>
        </w:r>
      </w:ins>
      <w:ins w:id="895" w:author="Allen Wirfs-Brock" w:date="2011-07-02T12:17:00Z">
        <w:r w:rsidR="008669D1">
          <w:t xml:space="preserve">In such </w:t>
        </w:r>
      </w:ins>
      <w:ins w:id="896" w:author="Allen Wirfs-Brock" w:date="2011-07-02T12:18:00Z">
        <w:r w:rsidR="008669D1">
          <w:t>cases</w:t>
        </w:r>
      </w:ins>
      <w:ins w:id="897" w:author="Allen Wirfs-Brock" w:date="2011-07-02T12:17:00Z">
        <w:r w:rsidR="008669D1">
          <w:t xml:space="preserve"> </w:t>
        </w:r>
      </w:ins>
      <w:ins w:id="898" w:author="Allen Wirfs-Brock" w:date="2011-07-02T12:18:00Z">
        <w:r w:rsidR="008669D1">
          <w:t xml:space="preserve">a </w:t>
        </w:r>
      </w:ins>
      <w:ins w:id="899" w:author="Allen Wirfs-Brock" w:date="2011-07-02T12:20:00Z">
        <w:r w:rsidR="008669D1">
          <w:t xml:space="preserve">more restrictive </w:t>
        </w:r>
      </w:ins>
      <w:ins w:id="900" w:author="Allen Wirfs-Brock" w:date="2011-07-02T12:18:00Z">
        <w:r w:rsidR="008669D1" w:rsidRPr="008669D1">
          <w:rPr>
            <w:i/>
          </w:rPr>
          <w:t>supplemental</w:t>
        </w:r>
      </w:ins>
      <w:ins w:id="901" w:author="Allen Wirfs-Brock" w:date="2011-07-02T12:17:00Z">
        <w:r w:rsidR="008669D1" w:rsidRPr="008669D1">
          <w:rPr>
            <w:i/>
          </w:rPr>
          <w:t xml:space="preserve"> </w:t>
        </w:r>
      </w:ins>
      <w:ins w:id="902" w:author="Allen Wirfs-Brock" w:date="2011-07-02T12:18:00Z">
        <w:r w:rsidR="008669D1" w:rsidRPr="008669D1">
          <w:rPr>
            <w:i/>
          </w:rPr>
          <w:t>grammar</w:t>
        </w:r>
        <w:r w:rsidR="008669D1">
          <w:t xml:space="preserve"> is provided that further restricts </w:t>
        </w:r>
      </w:ins>
      <w:ins w:id="903" w:author="Allen Wirfs-Brock" w:date="2011-07-02T12:20:00Z">
        <w:r w:rsidR="008669D1">
          <w:t xml:space="preserve">the acceptable token sequences. </w:t>
        </w:r>
      </w:ins>
      <w:ins w:id="904" w:author="Allen Wirfs-Brock" w:date="2011-07-02T12:21:00Z">
        <w:r w:rsidR="008669D1">
          <w:t>In such situations</w:t>
        </w:r>
      </w:ins>
      <w:ins w:id="905" w:author="Allen Wirfs-Brock" w:date="2011-07-02T12:22:00Z">
        <w:r w:rsidR="008669D1">
          <w:t xml:space="preserve">, </w:t>
        </w:r>
      </w:ins>
      <w:ins w:id="906" w:author="Allen Wirfs-Brock" w:date="2011-07-02T12:23:00Z">
        <w:r w:rsidR="008669D1">
          <w:t>when</w:t>
        </w:r>
      </w:ins>
      <w:ins w:id="907" w:author="Allen Wirfs-Brock" w:date="2011-07-02T12:22:00Z">
        <w:r w:rsidR="008669D1">
          <w:t xml:space="preserve"> explicitly specific</w:t>
        </w:r>
      </w:ins>
      <w:ins w:id="908" w:author="Allen Wirfs-Brock" w:date="2011-07-12T14:37:00Z">
        <w:r w:rsidR="00466989">
          <w:t>, the</w:t>
        </w:r>
      </w:ins>
      <w:ins w:id="909" w:author="Allen Wirfs-Brock" w:date="2011-07-02T12:23:00Z">
        <w:r w:rsidR="008669D1">
          <w:t xml:space="preserve"> </w:t>
        </w:r>
      </w:ins>
      <w:ins w:id="910" w:author="Allen Wirfs-Brock" w:date="2011-07-02T12:29:00Z">
        <w:r w:rsidR="004571D2">
          <w:t>input elements</w:t>
        </w:r>
      </w:ins>
      <w:ins w:id="911" w:author="Allen Wirfs-Brock" w:date="2011-07-02T12:23:00Z">
        <w:r w:rsidR="008669D1">
          <w:t xml:space="preserve"> corresponding to</w:t>
        </w:r>
        <w:r w:rsidR="004571D2">
          <w:t xml:space="preserve"> such a production </w:t>
        </w:r>
      </w:ins>
      <w:ins w:id="912" w:author="Allen Wirfs-Brock" w:date="2011-07-02T12:27:00Z">
        <w:r w:rsidR="004571D2">
          <w:t>is</w:t>
        </w:r>
      </w:ins>
      <w:ins w:id="913" w:author="Allen Wirfs-Brock" w:date="2011-07-02T12:23:00Z">
        <w:r w:rsidR="004571D2">
          <w:t xml:space="preserve"> parsed again using </w:t>
        </w:r>
      </w:ins>
      <w:ins w:id="914" w:author="Allen Wirfs-Brock" w:date="2011-07-02T12:27:00Z">
        <w:r w:rsidR="004571D2">
          <w:t>a</w:t>
        </w:r>
      </w:ins>
      <w:ins w:id="915" w:author="Allen Wirfs-Brock" w:date="2011-07-02T12:23:00Z">
        <w:r w:rsidR="004571D2">
          <w:t xml:space="preserve"> goal symbol of a supplemental grammar.  </w:t>
        </w:r>
      </w:ins>
      <w:ins w:id="916" w:author="Allen Wirfs-Brock" w:date="2011-07-02T12:26:00Z">
        <w:r w:rsidR="004571D2">
          <w:t xml:space="preserve">The program is syntactically in error if the tokens in the stream of input elements cannot be parsed as a single instance of the </w:t>
        </w:r>
      </w:ins>
      <w:ins w:id="917" w:author="Allen Wirfs-Brock" w:date="2011-07-02T12:28:00Z">
        <w:r w:rsidR="004571D2">
          <w:t xml:space="preserve">supplemental </w:t>
        </w:r>
      </w:ins>
      <w:ins w:id="918" w:author="Allen Wirfs-Brock" w:date="2011-07-02T12:26:00Z">
        <w:r w:rsidR="004571D2">
          <w:t xml:space="preserve">goal </w:t>
        </w:r>
      </w:ins>
      <w:ins w:id="919" w:author="Allen Wirfs-Brock" w:date="2011-07-02T12:28:00Z">
        <w:r w:rsidR="004571D2">
          <w:t>symbol</w:t>
        </w:r>
      </w:ins>
      <w:ins w:id="920" w:author="Allen Wirfs-Brock" w:date="2011-07-02T12:26:00Z">
        <w:r w:rsidR="004571D2">
          <w:t>, with no tokens left over.</w:t>
        </w:r>
      </w:ins>
    </w:p>
    <w:p w14:paraId="14113A85" w14:textId="77777777" w:rsidR="004C02EF" w:rsidRDefault="004C02EF" w:rsidP="004C02EF">
      <w:pPr>
        <w:pStyle w:val="30"/>
        <w:numPr>
          <w:ilvl w:val="0"/>
          <w:numId w:val="0"/>
        </w:numPr>
      </w:pPr>
      <w:bookmarkStart w:id="921" w:name="_Toc235503304"/>
      <w:bookmarkStart w:id="922" w:name="_Toc241509079"/>
      <w:bookmarkStart w:id="923" w:name="_Toc244416566"/>
      <w:bookmarkStart w:id="924" w:name="_Toc276630930"/>
      <w:bookmarkStart w:id="925" w:name="_Toc153968319"/>
      <w:r>
        <w:t>5.1.5</w:t>
      </w:r>
      <w:r>
        <w:tab/>
        <w:t>The JSON Grammar</w:t>
      </w:r>
      <w:bookmarkEnd w:id="921"/>
      <w:bookmarkEnd w:id="922"/>
      <w:bookmarkEnd w:id="923"/>
      <w:bookmarkEnd w:id="924"/>
      <w:bookmarkEnd w:id="925"/>
    </w:p>
    <w:p w14:paraId="73FEB01E" w14:textId="77777777" w:rsidR="004C02EF" w:rsidRDefault="004C02EF" w:rsidP="004C02EF">
      <w:r>
        <w:t>The JSON grammar is used to translate a String describing a set of ECMAScript objects into actual objects. The JSON grammar is given in 15.12.1.</w:t>
      </w:r>
    </w:p>
    <w:p w14:paraId="0CB76AC2" w14:textId="77777777" w:rsidR="004C02EF" w:rsidRDefault="004C02EF" w:rsidP="004C02EF">
      <w:r>
        <w:t>The JSON grammar consists of the JSON lexical grammar and the JSON syntactic grammar. The JSON lexical grammar is used to translate character sequences into tokens and is similar to parts of the ECMAScript lexical grammar. The JSON syntactic grammar describes how sequences of tokens from the JSON lexical grammar can form syntactically correct JSON object descriptions.</w:t>
      </w:r>
    </w:p>
    <w:p w14:paraId="738751B1" w14:textId="77777777" w:rsidR="004C02EF" w:rsidRPr="00CC46ED" w:rsidRDefault="004C02EF" w:rsidP="004C02EF">
      <w:r>
        <w:t>Productions of the JSON lexical grammar are distinguished by having two colons “</w:t>
      </w:r>
      <w:r w:rsidRPr="00892CCF">
        <w:rPr>
          <w:rFonts w:cs="Arial"/>
          <w:b/>
        </w:rPr>
        <w:t>::</w:t>
      </w:r>
      <w:r>
        <w:t>” as separating punctuation. The JSON lexical grammar uses some productions from the ECMAScript lexical grammar. The JSON syntactic grammar is similar to parts of the ECMAScript syntactic grammar. Productions of the JSON syntactic grammar are distinguished by using one colon “</w:t>
      </w:r>
      <w:r w:rsidRPr="00892CCF">
        <w:rPr>
          <w:rFonts w:cs="Arial"/>
          <w:b/>
        </w:rPr>
        <w:t>:</w:t>
      </w:r>
      <w:r>
        <w:t>” as separating punctuation.</w:t>
      </w:r>
    </w:p>
    <w:p w14:paraId="2955DC80" w14:textId="77777777" w:rsidR="004C02EF" w:rsidRDefault="004C02EF" w:rsidP="004C02EF">
      <w:pPr>
        <w:pStyle w:val="30"/>
        <w:numPr>
          <w:ilvl w:val="0"/>
          <w:numId w:val="0"/>
        </w:numPr>
      </w:pPr>
      <w:bookmarkStart w:id="926" w:name="_Ref456010386"/>
      <w:bookmarkStart w:id="927" w:name="_Toc472818750"/>
      <w:bookmarkStart w:id="928" w:name="_Toc235503305"/>
      <w:bookmarkStart w:id="929" w:name="_Toc241509080"/>
      <w:bookmarkStart w:id="930" w:name="_Toc244416567"/>
      <w:bookmarkStart w:id="931" w:name="_Toc276630931"/>
      <w:bookmarkStart w:id="932" w:name="_Toc153968320"/>
      <w:r>
        <w:t>5.1.6</w:t>
      </w:r>
      <w:r>
        <w:tab/>
        <w:t>Grammar Notatio</w:t>
      </w:r>
      <w:bookmarkEnd w:id="879"/>
      <w:bookmarkEnd w:id="880"/>
      <w:bookmarkEnd w:id="881"/>
      <w:bookmarkEnd w:id="882"/>
      <w:bookmarkEnd w:id="883"/>
      <w:bookmarkEnd w:id="884"/>
      <w:bookmarkEnd w:id="885"/>
      <w:bookmarkEnd w:id="886"/>
      <w:bookmarkEnd w:id="887"/>
      <w:r>
        <w:t>n</w:t>
      </w:r>
      <w:bookmarkEnd w:id="926"/>
      <w:bookmarkEnd w:id="927"/>
      <w:bookmarkEnd w:id="928"/>
      <w:bookmarkEnd w:id="929"/>
      <w:bookmarkEnd w:id="930"/>
      <w:bookmarkEnd w:id="931"/>
      <w:bookmarkEnd w:id="932"/>
    </w:p>
    <w:p w14:paraId="5DF8F53D" w14:textId="77777777" w:rsidR="004C02EF" w:rsidRDefault="004C02EF" w:rsidP="004C02EF">
      <w:r>
        <w:t xml:space="preserve">Terminal symbols of the lexical, RegExp, and numeric string grammars, and some of the terminal symbols of the other grammars, are shown in </w:t>
      </w:r>
      <w:r>
        <w:rPr>
          <w:rFonts w:ascii="Courier New" w:hAnsi="Courier New"/>
          <w:b/>
        </w:rPr>
        <w:t>fixed width</w:t>
      </w:r>
      <w:r>
        <w:t xml:space="preserve"> font, both in the productions of the grammars and throughout this specification whenever the text directly refers to such a terminal symbol. These are to appear in a program exactly as written. All terminal symbol characters specified in this way are to be understood as the appropriate Unicode character from the ASCII range, as opposed to any similar-looking characters from other Unicode ranges.</w:t>
      </w:r>
    </w:p>
    <w:p w14:paraId="32E4FDBA" w14:textId="77777777" w:rsidR="004C02EF" w:rsidRDefault="004C02EF" w:rsidP="004C02EF">
      <w:r>
        <w:t xml:space="preserve">Nonterminal symbols are shown in </w:t>
      </w:r>
      <w:r w:rsidRPr="00892CCF">
        <w:rPr>
          <w:rFonts w:ascii="Times New Roman" w:hAnsi="Times New Roman"/>
          <w:i/>
        </w:rPr>
        <w:t>italic</w:t>
      </w:r>
      <w:r>
        <w:t xml:space="preserve"> type. The definition of a nonterminal is introduced by the name of the nonterminal being defined followed by one or more colons. (The number of colons indicates to which grammar the production belongs.) One or more alternative right-hand sides for the nonterminal then follow on succeeding lines. For example, the syntactic definition:</w:t>
      </w:r>
    </w:p>
    <w:p w14:paraId="15E696E0" w14:textId="77777777" w:rsidR="004C02EF" w:rsidRPr="00984A3F" w:rsidRDefault="004C02EF" w:rsidP="004C02EF">
      <w:pPr>
        <w:pStyle w:val="SyntaxRule2"/>
      </w:pPr>
      <w:r w:rsidRPr="00984A3F">
        <w:t xml:space="preserve">WhileStatement </w:t>
      </w:r>
      <w:r w:rsidRPr="00D04346">
        <w:rPr>
          <w:rFonts w:ascii="Arial" w:hAnsi="Arial" w:cs="Arial"/>
          <w:b/>
          <w:i w:val="0"/>
        </w:rPr>
        <w:t>:</w:t>
      </w:r>
    </w:p>
    <w:p w14:paraId="4A36BBBB" w14:textId="77777777" w:rsidR="004C02EF" w:rsidRPr="00984A3F" w:rsidRDefault="004C02EF" w:rsidP="004C02EF">
      <w:pPr>
        <w:pStyle w:val="SyntaxDefinition2"/>
      </w:pPr>
      <w:r w:rsidRPr="004431E2">
        <w:rPr>
          <w:rFonts w:ascii="Courier New" w:hAnsi="Courier New"/>
          <w:b/>
          <w:i w:val="0"/>
        </w:rPr>
        <w:t>while</w:t>
      </w:r>
      <w:r w:rsidRPr="00984A3F">
        <w:rPr>
          <w:b/>
        </w:rPr>
        <w:t xml:space="preserve"> </w:t>
      </w:r>
      <w:r w:rsidRPr="004431E2">
        <w:rPr>
          <w:rFonts w:ascii="Courier New" w:hAnsi="Courier New"/>
          <w:b/>
          <w:i w:val="0"/>
        </w:rPr>
        <w:t>(</w:t>
      </w:r>
      <w:r w:rsidRPr="00984A3F">
        <w:rPr>
          <w:b/>
        </w:rPr>
        <w:t xml:space="preserve"> </w:t>
      </w:r>
      <w:r w:rsidRPr="00984A3F">
        <w:t>Expression</w:t>
      </w:r>
      <w:r w:rsidRPr="00984A3F">
        <w:rPr>
          <w:b/>
        </w:rPr>
        <w:t xml:space="preserve"> </w:t>
      </w:r>
      <w:r w:rsidRPr="004431E2">
        <w:rPr>
          <w:rFonts w:ascii="Courier New" w:hAnsi="Courier New"/>
          <w:b/>
          <w:i w:val="0"/>
        </w:rPr>
        <w:t>)</w:t>
      </w:r>
      <w:r w:rsidRPr="00984A3F">
        <w:rPr>
          <w:b/>
        </w:rPr>
        <w:t xml:space="preserve"> </w:t>
      </w:r>
      <w:r w:rsidRPr="00984A3F">
        <w:t>Statement</w:t>
      </w:r>
    </w:p>
    <w:p w14:paraId="30CCE328" w14:textId="77777777" w:rsidR="004C02EF" w:rsidRDefault="004C02EF" w:rsidP="004C02EF">
      <w:r>
        <w:t xml:space="preserve">states that the nonterminal </w:t>
      </w:r>
      <w:r w:rsidRPr="00892CCF">
        <w:rPr>
          <w:rStyle w:val="bnf"/>
        </w:rPr>
        <w:t>WhileStatement</w:t>
      </w:r>
      <w:r>
        <w:t xml:space="preserve"> represents the token </w:t>
      </w:r>
      <w:r>
        <w:rPr>
          <w:rFonts w:ascii="Courier New" w:hAnsi="Courier New"/>
          <w:b/>
        </w:rPr>
        <w:t>while</w:t>
      </w:r>
      <w:r>
        <w:t xml:space="preserve">, followed by a left parenthesis token, followed by an </w:t>
      </w:r>
      <w:r w:rsidRPr="00892CCF">
        <w:rPr>
          <w:rStyle w:val="bnf"/>
        </w:rPr>
        <w:t>Expression</w:t>
      </w:r>
      <w:r>
        <w:t xml:space="preserve">, followed by a right parenthesis token, followed by a </w:t>
      </w:r>
      <w:r w:rsidRPr="00892CCF">
        <w:rPr>
          <w:rStyle w:val="bnf"/>
        </w:rPr>
        <w:t>Statement</w:t>
      </w:r>
      <w:r>
        <w:t xml:space="preserve">. The occurrences of </w:t>
      </w:r>
      <w:r w:rsidRPr="00892CCF">
        <w:rPr>
          <w:rStyle w:val="bnf"/>
        </w:rPr>
        <w:t>Expression</w:t>
      </w:r>
      <w:r>
        <w:t xml:space="preserve"> and </w:t>
      </w:r>
      <w:r w:rsidRPr="00892CCF">
        <w:rPr>
          <w:rStyle w:val="bnf"/>
        </w:rPr>
        <w:t>Statement</w:t>
      </w:r>
      <w:r>
        <w:t xml:space="preserve"> are themselves nonterminals. As another example, the syntactic definition:</w:t>
      </w:r>
    </w:p>
    <w:p w14:paraId="3F33306D" w14:textId="77777777" w:rsidR="004C02EF" w:rsidRPr="00984A3F" w:rsidRDefault="004C02EF" w:rsidP="004C02EF">
      <w:pPr>
        <w:pStyle w:val="SyntaxRule2"/>
      </w:pPr>
      <w:r w:rsidRPr="00984A3F">
        <w:t>ArgumentList</w:t>
      </w:r>
      <w:r w:rsidRPr="00984A3F">
        <w:rPr>
          <w:b/>
        </w:rPr>
        <w:t xml:space="preserve"> </w:t>
      </w:r>
      <w:r w:rsidRPr="00D04346">
        <w:rPr>
          <w:rFonts w:ascii="Arial" w:hAnsi="Arial" w:cs="Arial"/>
          <w:b/>
          <w:i w:val="0"/>
        </w:rPr>
        <w:t>:</w:t>
      </w:r>
    </w:p>
    <w:p w14:paraId="29D59699" w14:textId="77777777" w:rsidR="004C02EF" w:rsidRPr="00984A3F" w:rsidRDefault="004C02EF" w:rsidP="004C02EF">
      <w:pPr>
        <w:pStyle w:val="SyntaxDefinition2"/>
      </w:pPr>
      <w:r w:rsidRPr="00984A3F">
        <w:t>AssignmentExpression</w:t>
      </w:r>
      <w:r w:rsidRPr="00984A3F">
        <w:br/>
        <w:t>ArgumentList</w:t>
      </w:r>
      <w:r w:rsidRPr="004431E2">
        <w:rPr>
          <w:rFonts w:ascii="Courier New" w:hAnsi="Courier New"/>
          <w:b/>
          <w:i w:val="0"/>
        </w:rPr>
        <w:t xml:space="preserve"> , </w:t>
      </w:r>
      <w:r w:rsidRPr="00984A3F">
        <w:t>AssignmentExpression</w:t>
      </w:r>
    </w:p>
    <w:p w14:paraId="01FF2CA0" w14:textId="77777777" w:rsidR="004C02EF" w:rsidRDefault="004C02EF" w:rsidP="004C02EF">
      <w:r>
        <w:t xml:space="preserve">states that an </w:t>
      </w:r>
      <w:r w:rsidRPr="00892CCF">
        <w:rPr>
          <w:rStyle w:val="bnf"/>
        </w:rPr>
        <w:t>ArgumentList</w:t>
      </w:r>
      <w:r>
        <w:t xml:space="preserve"> may represent either a single </w:t>
      </w:r>
      <w:r w:rsidRPr="00892CCF">
        <w:rPr>
          <w:rStyle w:val="bnf"/>
        </w:rPr>
        <w:t>AssignmentExpression</w:t>
      </w:r>
      <w:r>
        <w:t xml:space="preserve"> or an </w:t>
      </w:r>
      <w:r w:rsidRPr="00892CCF">
        <w:rPr>
          <w:rStyle w:val="bnf"/>
        </w:rPr>
        <w:t>ArgumentList</w:t>
      </w:r>
      <w:r>
        <w:t xml:space="preserve">, followed by a comma, followed by an </w:t>
      </w:r>
      <w:r w:rsidRPr="00892CCF">
        <w:rPr>
          <w:rStyle w:val="bnf"/>
        </w:rPr>
        <w:t>AssignmentExpression</w:t>
      </w:r>
      <w:r>
        <w:t xml:space="preserve">. This definition of </w:t>
      </w:r>
      <w:r w:rsidRPr="00892CCF">
        <w:rPr>
          <w:rStyle w:val="bnf"/>
        </w:rPr>
        <w:t>ArgumentList</w:t>
      </w:r>
      <w:r>
        <w:t xml:space="preserve"> is </w:t>
      </w:r>
      <w:r w:rsidRPr="00892CCF">
        <w:t>recursive</w:t>
      </w:r>
      <w:r>
        <w:t xml:space="preserve">, that is, it is defined in terms of itself. The result is that an </w:t>
      </w:r>
      <w:r w:rsidRPr="00892CCF">
        <w:rPr>
          <w:rStyle w:val="bnf"/>
        </w:rPr>
        <w:t>ArgumentList</w:t>
      </w:r>
      <w:r>
        <w:t xml:space="preserve"> may contain any positive number of arguments, separated by commas, where each argument expression is an </w:t>
      </w:r>
      <w:r w:rsidRPr="00892CCF">
        <w:rPr>
          <w:rStyle w:val="bnf"/>
        </w:rPr>
        <w:t>AssignmentExpression</w:t>
      </w:r>
      <w:r>
        <w:t>. Such recursive definitions of nonterminals are common.</w:t>
      </w:r>
    </w:p>
    <w:p w14:paraId="355F9CB7" w14:textId="77777777" w:rsidR="004C02EF" w:rsidRDefault="004C02EF" w:rsidP="004C02EF">
      <w:r>
        <w:t>The subscripted suffix “</w:t>
      </w:r>
      <w:r w:rsidRPr="00735D8D">
        <w:rPr>
          <w:vertAlign w:val="subscript"/>
        </w:rPr>
        <w:t>opt</w:t>
      </w:r>
      <w:r>
        <w:t xml:space="preserve">”, which may appear after a terminal or nonterminal, indicates an </w:t>
      </w:r>
      <w:r w:rsidRPr="00892CCF">
        <w:t>optional symbol.</w:t>
      </w:r>
      <w:r>
        <w:t xml:space="preserve"> The alternative containing the optional symbol actually specifies two right-hand sides, one that omits the optional element and one that includes it. This means that:</w:t>
      </w:r>
    </w:p>
    <w:p w14:paraId="300BE0DD" w14:textId="77777777" w:rsidR="004C02EF" w:rsidRPr="00984A3F" w:rsidRDefault="004C02EF" w:rsidP="004C02EF">
      <w:pPr>
        <w:pStyle w:val="SyntaxRule2"/>
      </w:pPr>
      <w:r w:rsidRPr="00984A3F">
        <w:t>VariableDeclaration</w:t>
      </w:r>
      <w:r w:rsidRPr="00984A3F">
        <w:rPr>
          <w:b/>
        </w:rPr>
        <w:t xml:space="preserve"> </w:t>
      </w:r>
      <w:r w:rsidRPr="00D04346">
        <w:rPr>
          <w:rFonts w:ascii="Arial" w:hAnsi="Arial" w:cs="Arial"/>
          <w:b/>
          <w:i w:val="0"/>
        </w:rPr>
        <w:t>:</w:t>
      </w:r>
    </w:p>
    <w:p w14:paraId="52BE5A99" w14:textId="77777777" w:rsidR="004C02EF" w:rsidRPr="00984A3F" w:rsidRDefault="004C02EF" w:rsidP="004C02EF">
      <w:pPr>
        <w:pStyle w:val="SyntaxDefinition2"/>
        <w:rPr>
          <w:vertAlign w:val="subscript"/>
        </w:rPr>
      </w:pPr>
      <w:r w:rsidRPr="00984A3F">
        <w:t>Identifier Initialiser</w:t>
      </w:r>
      <w:r w:rsidRPr="005E74B3">
        <w:rPr>
          <w:rFonts w:ascii="Arial" w:hAnsi="Arial" w:cs="Arial"/>
          <w:i w:val="0"/>
          <w:vertAlign w:val="subscript"/>
        </w:rPr>
        <w:t>opt</w:t>
      </w:r>
    </w:p>
    <w:p w14:paraId="6BA67107" w14:textId="77777777" w:rsidR="004C02EF" w:rsidRDefault="004C02EF" w:rsidP="004C02EF">
      <w:r>
        <w:t>is a convenient abbreviation for:</w:t>
      </w:r>
    </w:p>
    <w:p w14:paraId="6B4B0463" w14:textId="77777777" w:rsidR="004C02EF" w:rsidRPr="00984A3F" w:rsidRDefault="004C02EF" w:rsidP="004C02EF">
      <w:pPr>
        <w:pStyle w:val="SyntaxRule2"/>
      </w:pPr>
      <w:r w:rsidRPr="00984A3F">
        <w:t>VariableDeclaration</w:t>
      </w:r>
      <w:r w:rsidRPr="00984A3F">
        <w:rPr>
          <w:b/>
        </w:rPr>
        <w:t xml:space="preserve"> </w:t>
      </w:r>
      <w:r w:rsidRPr="00D04346">
        <w:rPr>
          <w:rFonts w:ascii="Arial" w:hAnsi="Arial" w:cs="Arial"/>
          <w:b/>
          <w:i w:val="0"/>
        </w:rPr>
        <w:t>:</w:t>
      </w:r>
    </w:p>
    <w:p w14:paraId="37F44B11" w14:textId="77777777" w:rsidR="004C02EF" w:rsidRPr="00984A3F" w:rsidRDefault="004C02EF" w:rsidP="004C02EF">
      <w:pPr>
        <w:pStyle w:val="SyntaxDefinition2"/>
      </w:pPr>
      <w:r w:rsidRPr="00984A3F">
        <w:t>Identifier</w:t>
      </w:r>
      <w:r w:rsidRPr="00984A3F">
        <w:br/>
        <w:t>Identifier Initialiser</w:t>
      </w:r>
    </w:p>
    <w:p w14:paraId="31F0A3D1" w14:textId="77777777" w:rsidR="004C02EF" w:rsidRDefault="004C02EF" w:rsidP="004C02EF">
      <w:r>
        <w:t>and that:</w:t>
      </w:r>
    </w:p>
    <w:p w14:paraId="77C95E31" w14:textId="77777777" w:rsidR="004C02EF" w:rsidRPr="00984A3F" w:rsidRDefault="004C02EF" w:rsidP="004C02EF">
      <w:pPr>
        <w:pStyle w:val="SyntaxRule2"/>
      </w:pPr>
      <w:r w:rsidRPr="00984A3F">
        <w:t>IterationStatement</w:t>
      </w:r>
      <w:r w:rsidRPr="00984A3F">
        <w:rPr>
          <w:b/>
        </w:rPr>
        <w:t xml:space="preserve"> </w:t>
      </w:r>
      <w:r w:rsidRPr="00D04346">
        <w:rPr>
          <w:rFonts w:ascii="Arial" w:hAnsi="Arial" w:cs="Arial"/>
          <w:b/>
          <w:i w:val="0"/>
        </w:rPr>
        <w:t>:</w:t>
      </w:r>
    </w:p>
    <w:p w14:paraId="032F72C5" w14:textId="77777777" w:rsidR="004C02EF" w:rsidRPr="00984A3F" w:rsidRDefault="004C02EF" w:rsidP="004C02EF">
      <w:pPr>
        <w:pStyle w:val="SyntaxDefinition2"/>
      </w:pPr>
      <w:r w:rsidRPr="004431E2">
        <w:rPr>
          <w:rFonts w:ascii="Courier New" w:hAnsi="Courier New"/>
          <w:b/>
          <w:i w:val="0"/>
        </w:rPr>
        <w:t xml:space="preserve">for ( </w:t>
      </w:r>
      <w:r w:rsidRPr="00984A3F">
        <w:t>ExpressionNoIn</w:t>
      </w:r>
      <w:r w:rsidRPr="005E74B3">
        <w:rPr>
          <w:rFonts w:ascii="Arial" w:hAnsi="Arial" w:cs="Arial"/>
          <w:i w:val="0"/>
          <w:vertAlign w:val="subscript"/>
        </w:rPr>
        <w:t>opt</w:t>
      </w:r>
      <w:r w:rsidRPr="004431E2">
        <w:rPr>
          <w:rFonts w:ascii="Courier New" w:hAnsi="Courier New"/>
          <w:b/>
          <w:i w:val="0"/>
        </w:rPr>
        <w:t xml:space="preserve"> ; </w:t>
      </w:r>
      <w:r w:rsidRPr="00984A3F">
        <w:t>Expression</w:t>
      </w:r>
      <w:r w:rsidRPr="005E74B3">
        <w:rPr>
          <w:rFonts w:ascii="Arial" w:hAnsi="Arial" w:cs="Arial"/>
          <w:i w:val="0"/>
          <w:vertAlign w:val="subscript"/>
        </w:rPr>
        <w:t>opt</w:t>
      </w:r>
      <w:r w:rsidRPr="004431E2">
        <w:rPr>
          <w:rFonts w:ascii="Courier New" w:hAnsi="Courier New"/>
          <w:b/>
          <w:i w:val="0"/>
        </w:rPr>
        <w:t xml:space="preserve"> ; </w:t>
      </w:r>
      <w:r w:rsidRPr="00984A3F">
        <w:t>Expression</w:t>
      </w:r>
      <w:r w:rsidRPr="005E74B3">
        <w:rPr>
          <w:rFonts w:ascii="Arial" w:hAnsi="Arial" w:cs="Arial"/>
          <w:i w:val="0"/>
          <w:vertAlign w:val="subscript"/>
        </w:rPr>
        <w:t>opt</w:t>
      </w:r>
      <w:r w:rsidRPr="004431E2">
        <w:rPr>
          <w:rFonts w:ascii="Courier New" w:hAnsi="Courier New"/>
          <w:b/>
          <w:i w:val="0"/>
        </w:rPr>
        <w:t xml:space="preserve"> ) </w:t>
      </w:r>
      <w:r w:rsidRPr="00984A3F">
        <w:t>Statement</w:t>
      </w:r>
    </w:p>
    <w:p w14:paraId="4E529182" w14:textId="77777777" w:rsidR="004C02EF" w:rsidRDefault="004C02EF" w:rsidP="004C02EF">
      <w:r>
        <w:t>is a convenient abbreviation for:</w:t>
      </w:r>
    </w:p>
    <w:p w14:paraId="50A50CEF" w14:textId="77777777" w:rsidR="004C02EF" w:rsidRPr="00984A3F" w:rsidRDefault="004C02EF" w:rsidP="004C02EF">
      <w:pPr>
        <w:pStyle w:val="SyntaxRule2"/>
      </w:pPr>
      <w:r w:rsidRPr="00984A3F">
        <w:t>IterationStatement</w:t>
      </w:r>
      <w:r w:rsidRPr="00984A3F">
        <w:rPr>
          <w:b/>
        </w:rPr>
        <w:t xml:space="preserve"> </w:t>
      </w:r>
      <w:r w:rsidRPr="00D04346">
        <w:rPr>
          <w:rFonts w:ascii="Arial" w:hAnsi="Arial" w:cs="Arial"/>
          <w:b/>
          <w:i w:val="0"/>
        </w:rPr>
        <w:t>:</w:t>
      </w:r>
    </w:p>
    <w:p w14:paraId="66EDFC19" w14:textId="77777777" w:rsidR="004C02EF" w:rsidRPr="00984A3F" w:rsidRDefault="004C02EF" w:rsidP="004C02EF">
      <w:pPr>
        <w:pStyle w:val="SyntaxDefinition2"/>
      </w:pPr>
      <w:r w:rsidRPr="004431E2">
        <w:rPr>
          <w:rFonts w:ascii="Courier New" w:hAnsi="Courier New"/>
          <w:b/>
          <w:i w:val="0"/>
        </w:rPr>
        <w:t xml:space="preserve">for ( ; </w:t>
      </w:r>
      <w:r w:rsidRPr="00984A3F">
        <w:t>Expression</w:t>
      </w:r>
      <w:r w:rsidRPr="005E74B3">
        <w:rPr>
          <w:rFonts w:ascii="Arial" w:hAnsi="Arial" w:cs="Arial"/>
          <w:i w:val="0"/>
          <w:vertAlign w:val="subscript"/>
        </w:rPr>
        <w:t>opt</w:t>
      </w:r>
      <w:r w:rsidRPr="004431E2">
        <w:rPr>
          <w:rFonts w:ascii="Courier New" w:hAnsi="Courier New"/>
          <w:b/>
          <w:i w:val="0"/>
        </w:rPr>
        <w:t xml:space="preserve"> ; </w:t>
      </w:r>
      <w:r w:rsidRPr="00984A3F">
        <w:t>Expression</w:t>
      </w:r>
      <w:r w:rsidRPr="005E74B3">
        <w:rPr>
          <w:rFonts w:ascii="Arial" w:hAnsi="Arial" w:cs="Arial"/>
          <w:i w:val="0"/>
          <w:vertAlign w:val="subscript"/>
        </w:rPr>
        <w:t>opt</w:t>
      </w:r>
      <w:r w:rsidRPr="004431E2">
        <w:rPr>
          <w:rFonts w:ascii="Courier New" w:hAnsi="Courier New"/>
          <w:b/>
          <w:i w:val="0"/>
        </w:rPr>
        <w:t xml:space="preserve"> ) </w:t>
      </w:r>
      <w:r w:rsidRPr="00984A3F">
        <w:t>Statement</w:t>
      </w:r>
      <w:r>
        <w:rPr>
          <w:rFonts w:ascii="Courier New" w:hAnsi="Courier New"/>
          <w:b/>
          <w:i w:val="0"/>
        </w:rPr>
        <w:br/>
      </w:r>
      <w:r w:rsidRPr="004431E2">
        <w:rPr>
          <w:rFonts w:ascii="Courier New" w:hAnsi="Courier New"/>
          <w:b/>
          <w:i w:val="0"/>
        </w:rPr>
        <w:t xml:space="preserve">for ( </w:t>
      </w:r>
      <w:r w:rsidRPr="00984A3F">
        <w:t>ExpressionNoIn</w:t>
      </w:r>
      <w:r w:rsidRPr="004431E2">
        <w:rPr>
          <w:rFonts w:ascii="Courier New" w:hAnsi="Courier New"/>
          <w:b/>
          <w:i w:val="0"/>
        </w:rPr>
        <w:t xml:space="preserve"> ; </w:t>
      </w:r>
      <w:r w:rsidRPr="00984A3F">
        <w:t>Expression</w:t>
      </w:r>
      <w:r w:rsidRPr="005E74B3">
        <w:rPr>
          <w:rFonts w:ascii="Arial" w:hAnsi="Arial" w:cs="Arial"/>
          <w:i w:val="0"/>
          <w:vertAlign w:val="subscript"/>
        </w:rPr>
        <w:t>opt</w:t>
      </w:r>
      <w:r w:rsidRPr="004431E2">
        <w:rPr>
          <w:rFonts w:ascii="Courier New" w:hAnsi="Courier New"/>
          <w:b/>
          <w:i w:val="0"/>
        </w:rPr>
        <w:t xml:space="preserve"> ; </w:t>
      </w:r>
      <w:r w:rsidRPr="00984A3F">
        <w:t>Expression</w:t>
      </w:r>
      <w:r w:rsidRPr="005E74B3">
        <w:rPr>
          <w:rFonts w:ascii="Arial" w:hAnsi="Arial" w:cs="Arial"/>
          <w:i w:val="0"/>
          <w:vertAlign w:val="subscript"/>
        </w:rPr>
        <w:t>opt</w:t>
      </w:r>
      <w:r w:rsidRPr="004431E2">
        <w:rPr>
          <w:rFonts w:ascii="Courier New" w:hAnsi="Courier New"/>
          <w:b/>
          <w:i w:val="0"/>
        </w:rPr>
        <w:t xml:space="preserve"> ) </w:t>
      </w:r>
      <w:r w:rsidRPr="00984A3F">
        <w:t>Statement</w:t>
      </w:r>
    </w:p>
    <w:p w14:paraId="52ED2BAA" w14:textId="77777777" w:rsidR="004C02EF" w:rsidRDefault="004C02EF" w:rsidP="004C02EF">
      <w:r>
        <w:t>which in turn is an abbreviation for:</w:t>
      </w:r>
    </w:p>
    <w:p w14:paraId="6FB0F7C4" w14:textId="77777777" w:rsidR="004C02EF" w:rsidRPr="00984A3F" w:rsidRDefault="004C02EF" w:rsidP="004C02EF">
      <w:pPr>
        <w:pStyle w:val="SyntaxRule2"/>
      </w:pPr>
      <w:r w:rsidRPr="00984A3F">
        <w:t>IterationStatement</w:t>
      </w:r>
      <w:r w:rsidRPr="00984A3F">
        <w:rPr>
          <w:b/>
        </w:rPr>
        <w:t xml:space="preserve"> </w:t>
      </w:r>
      <w:r w:rsidRPr="00D04346">
        <w:rPr>
          <w:rFonts w:ascii="Arial" w:hAnsi="Arial" w:cs="Arial"/>
          <w:b/>
          <w:i w:val="0"/>
        </w:rPr>
        <w:t>:</w:t>
      </w:r>
    </w:p>
    <w:p w14:paraId="731E0054" w14:textId="77777777" w:rsidR="004C02EF" w:rsidRPr="00984A3F" w:rsidRDefault="004C02EF" w:rsidP="004C02EF">
      <w:pPr>
        <w:pStyle w:val="SyntaxDefinition2"/>
      </w:pPr>
      <w:r w:rsidRPr="004431E2">
        <w:rPr>
          <w:rFonts w:ascii="Courier New" w:hAnsi="Courier New"/>
          <w:b/>
          <w:i w:val="0"/>
        </w:rPr>
        <w:t xml:space="preserve">for ( ; ; </w:t>
      </w:r>
      <w:r w:rsidRPr="00984A3F">
        <w:t>Expression</w:t>
      </w:r>
      <w:r w:rsidRPr="005E74B3">
        <w:rPr>
          <w:rFonts w:ascii="Arial" w:hAnsi="Arial"/>
          <w:i w:val="0"/>
          <w:vertAlign w:val="subscript"/>
        </w:rPr>
        <w:t>opt</w:t>
      </w:r>
      <w:r w:rsidRPr="004431E2">
        <w:rPr>
          <w:rFonts w:ascii="Courier New" w:hAnsi="Courier New"/>
          <w:b/>
          <w:i w:val="0"/>
        </w:rPr>
        <w:t xml:space="preserve"> ) </w:t>
      </w:r>
      <w:r w:rsidRPr="00984A3F">
        <w:t>Statement</w:t>
      </w:r>
      <w:r>
        <w:rPr>
          <w:rFonts w:ascii="Courier New" w:hAnsi="Courier New"/>
          <w:b/>
          <w:i w:val="0"/>
        </w:rPr>
        <w:br/>
      </w:r>
      <w:r w:rsidRPr="004431E2">
        <w:rPr>
          <w:rFonts w:ascii="Courier New" w:hAnsi="Courier New"/>
          <w:b/>
          <w:i w:val="0"/>
        </w:rPr>
        <w:t xml:space="preserve">for ( ; </w:t>
      </w:r>
      <w:r w:rsidRPr="00984A3F">
        <w:t>Expression</w:t>
      </w:r>
      <w:r w:rsidRPr="004431E2">
        <w:rPr>
          <w:rFonts w:ascii="Courier New" w:hAnsi="Courier New"/>
          <w:b/>
          <w:i w:val="0"/>
        </w:rPr>
        <w:t xml:space="preserve"> ; </w:t>
      </w:r>
      <w:r w:rsidRPr="00984A3F">
        <w:t>Expression</w:t>
      </w:r>
      <w:r w:rsidRPr="005E74B3">
        <w:rPr>
          <w:rFonts w:ascii="Arial" w:hAnsi="Arial" w:cs="Arial"/>
          <w:i w:val="0"/>
          <w:vertAlign w:val="subscript"/>
        </w:rPr>
        <w:t>opt</w:t>
      </w:r>
      <w:r w:rsidRPr="00892CCF">
        <w:rPr>
          <w:rFonts w:ascii="Arial" w:hAnsi="Arial" w:cs="Arial"/>
          <w:vertAlign w:val="subscript"/>
        </w:rPr>
        <w:t xml:space="preserve"> </w:t>
      </w:r>
      <w:r w:rsidRPr="004431E2">
        <w:rPr>
          <w:rFonts w:ascii="Courier New" w:hAnsi="Courier New"/>
          <w:b/>
          <w:i w:val="0"/>
        </w:rPr>
        <w:t xml:space="preserve">) </w:t>
      </w:r>
      <w:r w:rsidRPr="00984A3F">
        <w:t>Statement</w:t>
      </w:r>
      <w:r>
        <w:rPr>
          <w:rFonts w:ascii="Courier New" w:hAnsi="Courier New"/>
          <w:b/>
          <w:i w:val="0"/>
        </w:rPr>
        <w:br/>
      </w:r>
      <w:r w:rsidRPr="004431E2">
        <w:rPr>
          <w:rFonts w:ascii="Courier New" w:hAnsi="Courier New"/>
          <w:b/>
          <w:i w:val="0"/>
        </w:rPr>
        <w:t xml:space="preserve">for ( </w:t>
      </w:r>
      <w:r w:rsidRPr="00984A3F">
        <w:t>ExpressionNoIn</w:t>
      </w:r>
      <w:r w:rsidRPr="004431E2">
        <w:rPr>
          <w:rFonts w:ascii="Courier New" w:hAnsi="Courier New"/>
          <w:b/>
          <w:i w:val="0"/>
        </w:rPr>
        <w:t xml:space="preserve"> ; ; </w:t>
      </w:r>
      <w:r w:rsidRPr="00984A3F">
        <w:t>Expression</w:t>
      </w:r>
      <w:r w:rsidRPr="005E74B3">
        <w:rPr>
          <w:rFonts w:ascii="Arial" w:hAnsi="Arial" w:cs="Arial"/>
          <w:i w:val="0"/>
          <w:vertAlign w:val="subscript"/>
        </w:rPr>
        <w:t>opt</w:t>
      </w:r>
      <w:r w:rsidRPr="00892CCF">
        <w:rPr>
          <w:rFonts w:ascii="Arial" w:hAnsi="Arial" w:cs="Arial"/>
          <w:vertAlign w:val="subscript"/>
        </w:rPr>
        <w:t xml:space="preserve"> </w:t>
      </w:r>
      <w:r w:rsidRPr="004431E2">
        <w:rPr>
          <w:rFonts w:ascii="Courier New" w:hAnsi="Courier New"/>
          <w:b/>
          <w:i w:val="0"/>
        </w:rPr>
        <w:t xml:space="preserve">) </w:t>
      </w:r>
      <w:r w:rsidRPr="00984A3F">
        <w:t>Statement</w:t>
      </w:r>
      <w:r>
        <w:rPr>
          <w:rFonts w:ascii="Courier New" w:hAnsi="Courier New"/>
          <w:b/>
          <w:i w:val="0"/>
        </w:rPr>
        <w:br/>
      </w:r>
      <w:r w:rsidRPr="004431E2">
        <w:rPr>
          <w:rFonts w:ascii="Courier New" w:hAnsi="Courier New"/>
          <w:b/>
          <w:i w:val="0"/>
        </w:rPr>
        <w:t xml:space="preserve">for ( </w:t>
      </w:r>
      <w:r w:rsidRPr="00984A3F">
        <w:t>ExpressionNoIn</w:t>
      </w:r>
      <w:r w:rsidRPr="004431E2">
        <w:rPr>
          <w:rFonts w:ascii="Courier New" w:hAnsi="Courier New"/>
          <w:b/>
          <w:i w:val="0"/>
        </w:rPr>
        <w:t xml:space="preserve"> ; </w:t>
      </w:r>
      <w:r w:rsidRPr="00984A3F">
        <w:t>Expression</w:t>
      </w:r>
      <w:r w:rsidRPr="004431E2">
        <w:rPr>
          <w:rFonts w:ascii="Courier New" w:hAnsi="Courier New"/>
          <w:b/>
          <w:i w:val="0"/>
        </w:rPr>
        <w:t xml:space="preserve"> ; </w:t>
      </w:r>
      <w:r w:rsidRPr="00984A3F">
        <w:t>Expression</w:t>
      </w:r>
      <w:r w:rsidRPr="005E74B3">
        <w:rPr>
          <w:rFonts w:ascii="Arial" w:hAnsi="Arial" w:cs="Arial"/>
          <w:i w:val="0"/>
          <w:vertAlign w:val="subscript"/>
        </w:rPr>
        <w:t>opt</w:t>
      </w:r>
      <w:r w:rsidRPr="00892CCF">
        <w:rPr>
          <w:rFonts w:ascii="Arial" w:hAnsi="Arial" w:cs="Arial"/>
          <w:vertAlign w:val="subscript"/>
        </w:rPr>
        <w:t xml:space="preserve"> </w:t>
      </w:r>
      <w:r w:rsidRPr="004431E2">
        <w:rPr>
          <w:rFonts w:ascii="Courier New" w:hAnsi="Courier New"/>
          <w:b/>
          <w:i w:val="0"/>
        </w:rPr>
        <w:t xml:space="preserve">) </w:t>
      </w:r>
      <w:r w:rsidRPr="00984A3F">
        <w:t>Statement</w:t>
      </w:r>
    </w:p>
    <w:p w14:paraId="60FF8688" w14:textId="77777777" w:rsidR="004C02EF" w:rsidRDefault="004C02EF" w:rsidP="004C02EF">
      <w:r>
        <w:t>which in turn is an abbreviation for:</w:t>
      </w:r>
    </w:p>
    <w:p w14:paraId="45D8FE86" w14:textId="77777777" w:rsidR="004C02EF" w:rsidRPr="00984A3F" w:rsidRDefault="004C02EF" w:rsidP="004C02EF">
      <w:pPr>
        <w:pStyle w:val="SyntaxRule2"/>
      </w:pPr>
      <w:r w:rsidRPr="00984A3F">
        <w:t>IterationStatement</w:t>
      </w:r>
      <w:r w:rsidRPr="00984A3F">
        <w:rPr>
          <w:b/>
        </w:rPr>
        <w:t xml:space="preserve"> </w:t>
      </w:r>
      <w:r w:rsidRPr="00D04346">
        <w:rPr>
          <w:rFonts w:ascii="Arial" w:hAnsi="Arial" w:cs="Arial"/>
          <w:b/>
          <w:i w:val="0"/>
        </w:rPr>
        <w:t>:</w:t>
      </w:r>
    </w:p>
    <w:p w14:paraId="30A942D5" w14:textId="77777777" w:rsidR="004C02EF" w:rsidRDefault="004C02EF" w:rsidP="004C02EF">
      <w:pPr>
        <w:pStyle w:val="SyntaxDefinition2"/>
      </w:pPr>
      <w:r w:rsidRPr="004431E2">
        <w:rPr>
          <w:rFonts w:ascii="Courier New" w:hAnsi="Courier New" w:cs="Courier New"/>
          <w:b/>
          <w:i w:val="0"/>
        </w:rPr>
        <w:t xml:space="preserve">for ( ; ; ) </w:t>
      </w:r>
      <w:r w:rsidRPr="00984A3F">
        <w:t>Statement</w:t>
      </w:r>
      <w:r>
        <w:br/>
      </w:r>
      <w:r w:rsidRPr="004431E2">
        <w:rPr>
          <w:rFonts w:ascii="Courier New" w:hAnsi="Courier New"/>
          <w:b/>
          <w:i w:val="0"/>
        </w:rPr>
        <w:t xml:space="preserve">for ( ; ; </w:t>
      </w:r>
      <w:r w:rsidRPr="00984A3F">
        <w:t>Expression</w:t>
      </w:r>
      <w:r w:rsidRPr="004431E2">
        <w:rPr>
          <w:rFonts w:ascii="Courier New" w:hAnsi="Courier New"/>
          <w:b/>
          <w:i w:val="0"/>
        </w:rPr>
        <w:t xml:space="preserve"> ) </w:t>
      </w:r>
      <w:r w:rsidRPr="00984A3F">
        <w:t>Statement</w:t>
      </w:r>
      <w:r w:rsidRPr="004431E2">
        <w:rPr>
          <w:rFonts w:ascii="Courier New" w:hAnsi="Courier New"/>
          <w:b/>
          <w:i w:val="0"/>
        </w:rPr>
        <w:br/>
        <w:t xml:space="preserve">for ( ; </w:t>
      </w:r>
      <w:r w:rsidRPr="00984A3F">
        <w:t>Expression</w:t>
      </w:r>
      <w:r w:rsidRPr="004431E2">
        <w:rPr>
          <w:rFonts w:ascii="Courier New" w:hAnsi="Courier New"/>
          <w:b/>
          <w:i w:val="0"/>
        </w:rPr>
        <w:t xml:space="preserve"> ; ) </w:t>
      </w:r>
      <w:r w:rsidRPr="00984A3F">
        <w:t>Statement</w:t>
      </w:r>
      <w:r w:rsidRPr="004431E2">
        <w:rPr>
          <w:rFonts w:ascii="Courier New" w:hAnsi="Courier New"/>
          <w:b/>
          <w:i w:val="0"/>
        </w:rPr>
        <w:br/>
        <w:t xml:space="preserve">for ( ; </w:t>
      </w:r>
      <w:r w:rsidRPr="00984A3F">
        <w:t>Expression</w:t>
      </w:r>
      <w:r w:rsidRPr="004431E2">
        <w:rPr>
          <w:rFonts w:ascii="Courier New" w:hAnsi="Courier New"/>
          <w:b/>
          <w:i w:val="0"/>
        </w:rPr>
        <w:t xml:space="preserve"> ; </w:t>
      </w:r>
      <w:r w:rsidRPr="00984A3F">
        <w:t>Expression</w:t>
      </w:r>
      <w:r w:rsidRPr="004431E2">
        <w:rPr>
          <w:rFonts w:ascii="Courier New" w:hAnsi="Courier New"/>
          <w:b/>
          <w:i w:val="0"/>
        </w:rPr>
        <w:t xml:space="preserve"> ) </w:t>
      </w:r>
      <w:r w:rsidRPr="00984A3F">
        <w:t>Statement</w:t>
      </w:r>
      <w:r w:rsidRPr="004431E2">
        <w:rPr>
          <w:rFonts w:ascii="Courier New" w:hAnsi="Courier New"/>
          <w:b/>
          <w:i w:val="0"/>
        </w:rPr>
        <w:br/>
        <w:t xml:space="preserve">for ( </w:t>
      </w:r>
      <w:r w:rsidRPr="00984A3F">
        <w:t xml:space="preserve">ExpressionNoIn </w:t>
      </w:r>
      <w:r w:rsidRPr="004431E2">
        <w:rPr>
          <w:rFonts w:ascii="Courier New" w:hAnsi="Courier New"/>
          <w:b/>
          <w:i w:val="0"/>
        </w:rPr>
        <w:t xml:space="preserve">; ; ) </w:t>
      </w:r>
      <w:r w:rsidRPr="00984A3F">
        <w:t>Statement</w:t>
      </w:r>
      <w:r w:rsidRPr="004431E2">
        <w:rPr>
          <w:rFonts w:ascii="Courier New" w:hAnsi="Courier New"/>
          <w:b/>
          <w:i w:val="0"/>
        </w:rPr>
        <w:br/>
        <w:t xml:space="preserve">for ( </w:t>
      </w:r>
      <w:r w:rsidRPr="00984A3F">
        <w:t xml:space="preserve">ExpressionNoIn </w:t>
      </w:r>
      <w:r w:rsidRPr="004431E2">
        <w:rPr>
          <w:rFonts w:ascii="Courier New" w:hAnsi="Courier New"/>
          <w:b/>
          <w:i w:val="0"/>
        </w:rPr>
        <w:t xml:space="preserve">; ; </w:t>
      </w:r>
      <w:r w:rsidRPr="00984A3F">
        <w:t>Expression</w:t>
      </w:r>
      <w:r w:rsidRPr="004431E2">
        <w:rPr>
          <w:rFonts w:ascii="Courier New" w:hAnsi="Courier New"/>
          <w:b/>
          <w:i w:val="0"/>
        </w:rPr>
        <w:t xml:space="preserve"> ) </w:t>
      </w:r>
      <w:r w:rsidRPr="00984A3F">
        <w:t>Statement</w:t>
      </w:r>
      <w:r w:rsidRPr="004431E2">
        <w:rPr>
          <w:rFonts w:ascii="Courier New" w:hAnsi="Courier New"/>
          <w:b/>
          <w:i w:val="0"/>
        </w:rPr>
        <w:br/>
        <w:t xml:space="preserve">for ( </w:t>
      </w:r>
      <w:r w:rsidRPr="00984A3F">
        <w:t xml:space="preserve">ExpressionNoIn </w:t>
      </w:r>
      <w:r w:rsidRPr="004431E2">
        <w:rPr>
          <w:rFonts w:ascii="Courier New" w:hAnsi="Courier New"/>
          <w:b/>
          <w:i w:val="0"/>
        </w:rPr>
        <w:t xml:space="preserve">; </w:t>
      </w:r>
      <w:r w:rsidRPr="00984A3F">
        <w:t>Expression</w:t>
      </w:r>
      <w:r w:rsidRPr="004431E2">
        <w:rPr>
          <w:rFonts w:ascii="Courier New" w:hAnsi="Courier New"/>
          <w:b/>
          <w:i w:val="0"/>
        </w:rPr>
        <w:t xml:space="preserve"> ; ) </w:t>
      </w:r>
      <w:r w:rsidRPr="00984A3F">
        <w:t>Statement</w:t>
      </w:r>
      <w:r w:rsidRPr="004431E2">
        <w:rPr>
          <w:rFonts w:ascii="Courier New" w:hAnsi="Courier New"/>
          <w:b/>
          <w:i w:val="0"/>
        </w:rPr>
        <w:br/>
        <w:t xml:space="preserve">for ( </w:t>
      </w:r>
      <w:r w:rsidRPr="00984A3F">
        <w:t xml:space="preserve">ExpressionNoIn </w:t>
      </w:r>
      <w:r w:rsidRPr="004431E2">
        <w:rPr>
          <w:rFonts w:ascii="Courier New" w:hAnsi="Courier New"/>
          <w:b/>
          <w:i w:val="0"/>
        </w:rPr>
        <w:t xml:space="preserve">; </w:t>
      </w:r>
      <w:r w:rsidRPr="00984A3F">
        <w:t>Expression</w:t>
      </w:r>
      <w:r w:rsidRPr="004431E2">
        <w:rPr>
          <w:rFonts w:ascii="Courier New" w:hAnsi="Courier New"/>
          <w:b/>
          <w:i w:val="0"/>
        </w:rPr>
        <w:t xml:space="preserve"> ; </w:t>
      </w:r>
      <w:r w:rsidRPr="00984A3F">
        <w:t>Expression</w:t>
      </w:r>
      <w:r w:rsidRPr="004431E2">
        <w:rPr>
          <w:rFonts w:ascii="Courier New" w:hAnsi="Courier New"/>
          <w:b/>
          <w:i w:val="0"/>
        </w:rPr>
        <w:t xml:space="preserve"> ) </w:t>
      </w:r>
      <w:r w:rsidRPr="00984A3F">
        <w:t>Statement</w:t>
      </w:r>
    </w:p>
    <w:p w14:paraId="6875AB49" w14:textId="77777777" w:rsidR="004C02EF" w:rsidRDefault="004C02EF" w:rsidP="004C02EF">
      <w:r>
        <w:t xml:space="preserve">so the nonterminal </w:t>
      </w:r>
      <w:r w:rsidRPr="00BB68EA">
        <w:rPr>
          <w:rStyle w:val="bnf"/>
        </w:rPr>
        <w:t>IterationStatement</w:t>
      </w:r>
      <w:r>
        <w:t xml:space="preserve"> actually has eight alternative right-hand sides.</w:t>
      </w:r>
    </w:p>
    <w:p w14:paraId="0538FB6C" w14:textId="77777777" w:rsidR="004C02EF" w:rsidRDefault="004C02EF" w:rsidP="004C02EF">
      <w:r>
        <w:t>When the words “</w:t>
      </w:r>
      <w:r>
        <w:rPr>
          <w:b/>
        </w:rPr>
        <w:t>one of</w:t>
      </w:r>
      <w:r>
        <w:t>” follow the colon(s) in a grammar definition, they signify that each of the terminal symbols on the following line or lines is an alternative definition. For example, the lexical grammar for ECMAScript contains the production:</w:t>
      </w:r>
    </w:p>
    <w:p w14:paraId="761200EC" w14:textId="77777777" w:rsidR="004C02EF" w:rsidRPr="00984A3F" w:rsidRDefault="004C02EF" w:rsidP="004C02EF">
      <w:pPr>
        <w:pStyle w:val="SyntaxRule2"/>
        <w:rPr>
          <w:b/>
        </w:rPr>
      </w:pPr>
      <w:r w:rsidRPr="00984A3F">
        <w:t xml:space="preserve">NonZeroDigit </w:t>
      </w:r>
      <w:r w:rsidRPr="007A29B2">
        <w:rPr>
          <w:rFonts w:ascii="Arial" w:hAnsi="Arial" w:cs="Arial"/>
          <w:b/>
          <w:i w:val="0"/>
        </w:rPr>
        <w:t>::</w:t>
      </w:r>
      <w:r w:rsidRPr="00892CCF">
        <w:rPr>
          <w:rFonts w:ascii="Arial" w:hAnsi="Arial" w:cs="Arial"/>
          <w:b/>
        </w:rPr>
        <w:t xml:space="preserve"> </w:t>
      </w:r>
      <w:r w:rsidRPr="007A29B2">
        <w:rPr>
          <w:rFonts w:ascii="Arial" w:hAnsi="Arial" w:cs="Arial"/>
          <w:b/>
          <w:i w:val="0"/>
        </w:rPr>
        <w:t>one of</w:t>
      </w:r>
    </w:p>
    <w:p w14:paraId="2BBA61C2" w14:textId="77777777" w:rsidR="004C02EF" w:rsidRPr="00735D8D" w:rsidRDefault="004C02EF" w:rsidP="004C02EF">
      <w:pPr>
        <w:pStyle w:val="SyntaxDefinition2"/>
        <w:rPr>
          <w:rFonts w:ascii="Courier New" w:hAnsi="Courier New" w:cs="Courier New"/>
          <w:b/>
          <w:i w:val="0"/>
        </w:rPr>
      </w:pPr>
      <w:r w:rsidRPr="00735D8D">
        <w:rPr>
          <w:rFonts w:ascii="Courier New" w:hAnsi="Courier New" w:cs="Courier New"/>
          <w:b/>
          <w:i w:val="0"/>
        </w:rPr>
        <w:t>1  2  3  4  5  6  7  8  9</w:t>
      </w:r>
    </w:p>
    <w:p w14:paraId="28452B6A" w14:textId="77777777" w:rsidR="004C02EF" w:rsidRDefault="004C02EF" w:rsidP="004C02EF">
      <w:r>
        <w:t>which is merely a convenient abbreviation for:</w:t>
      </w:r>
    </w:p>
    <w:p w14:paraId="009F567B" w14:textId="77777777" w:rsidR="004C02EF" w:rsidRPr="00984A3F" w:rsidRDefault="004C02EF" w:rsidP="004C02EF">
      <w:pPr>
        <w:pStyle w:val="SyntaxRule2"/>
        <w:rPr>
          <w:b/>
        </w:rPr>
      </w:pPr>
      <w:r w:rsidRPr="00F5506E">
        <w:t>NonZeroDigit</w:t>
      </w:r>
      <w:r w:rsidRPr="00984A3F">
        <w:t xml:space="preserve"> </w:t>
      </w:r>
      <w:r w:rsidRPr="007A29B2">
        <w:rPr>
          <w:rFonts w:ascii="Arial" w:hAnsi="Arial" w:cs="Arial"/>
          <w:b/>
          <w:i w:val="0"/>
        </w:rPr>
        <w:t>::</w:t>
      </w:r>
    </w:p>
    <w:p w14:paraId="7BC55F68" w14:textId="77777777" w:rsidR="004C02EF" w:rsidRPr="00735D8D" w:rsidRDefault="004C02EF" w:rsidP="004C02EF">
      <w:pPr>
        <w:pStyle w:val="SyntaxDefinition2"/>
        <w:rPr>
          <w:rFonts w:ascii="Courier New" w:hAnsi="Courier New" w:cs="Courier New"/>
          <w:b/>
          <w:i w:val="0"/>
        </w:rPr>
      </w:pPr>
      <w:r w:rsidRPr="00735D8D">
        <w:rPr>
          <w:rFonts w:ascii="Courier New" w:hAnsi="Courier New" w:cs="Courier New"/>
          <w:b/>
          <w:i w:val="0"/>
        </w:rPr>
        <w:t>1</w:t>
      </w:r>
      <w:r w:rsidRPr="00735D8D">
        <w:rPr>
          <w:rFonts w:ascii="Courier New" w:hAnsi="Courier New" w:cs="Courier New"/>
          <w:b/>
          <w:i w:val="0"/>
        </w:rPr>
        <w:br/>
        <w:t>2</w:t>
      </w:r>
      <w:r w:rsidRPr="00735D8D">
        <w:rPr>
          <w:rFonts w:ascii="Courier New" w:hAnsi="Courier New" w:cs="Courier New"/>
          <w:b/>
          <w:i w:val="0"/>
        </w:rPr>
        <w:br/>
        <w:t>3</w:t>
      </w:r>
      <w:r w:rsidRPr="00735D8D">
        <w:rPr>
          <w:rFonts w:ascii="Courier New" w:hAnsi="Courier New" w:cs="Courier New"/>
          <w:b/>
          <w:i w:val="0"/>
        </w:rPr>
        <w:br/>
        <w:t>4</w:t>
      </w:r>
      <w:r w:rsidRPr="00735D8D">
        <w:rPr>
          <w:rFonts w:ascii="Courier New" w:hAnsi="Courier New" w:cs="Courier New"/>
          <w:b/>
          <w:i w:val="0"/>
        </w:rPr>
        <w:br/>
        <w:t>5</w:t>
      </w:r>
      <w:r w:rsidRPr="00735D8D">
        <w:rPr>
          <w:rFonts w:ascii="Courier New" w:hAnsi="Courier New" w:cs="Courier New"/>
          <w:b/>
          <w:i w:val="0"/>
        </w:rPr>
        <w:br/>
        <w:t>6</w:t>
      </w:r>
      <w:r w:rsidRPr="00735D8D">
        <w:rPr>
          <w:rFonts w:ascii="Courier New" w:hAnsi="Courier New" w:cs="Courier New"/>
          <w:b/>
          <w:i w:val="0"/>
        </w:rPr>
        <w:br/>
        <w:t>7</w:t>
      </w:r>
      <w:r w:rsidRPr="00735D8D">
        <w:rPr>
          <w:rFonts w:ascii="Courier New" w:hAnsi="Courier New" w:cs="Courier New"/>
          <w:b/>
          <w:i w:val="0"/>
        </w:rPr>
        <w:br/>
        <w:t>8</w:t>
      </w:r>
      <w:r w:rsidRPr="00735D8D">
        <w:rPr>
          <w:rFonts w:ascii="Courier New" w:hAnsi="Courier New" w:cs="Courier New"/>
          <w:b/>
          <w:i w:val="0"/>
        </w:rPr>
        <w:br/>
        <w:t>9</w:t>
      </w:r>
    </w:p>
    <w:p w14:paraId="5DEA17DC" w14:textId="77777777" w:rsidR="004C02EF" w:rsidRDefault="004C02EF" w:rsidP="004C02EF">
      <w:r>
        <w:t>If the phrase “</w:t>
      </w:r>
      <w:r>
        <w:rPr>
          <w:sz w:val="16"/>
        </w:rPr>
        <w:t>[empty]</w:t>
      </w:r>
      <w:r>
        <w:t>” appears as the right-hand side of a production, it indicates that the production's right-hand side contains no terminals or nonterminals.</w:t>
      </w:r>
    </w:p>
    <w:p w14:paraId="78A23AB2" w14:textId="77777777" w:rsidR="004C02EF" w:rsidRDefault="004C02EF" w:rsidP="004C02EF">
      <w:r>
        <w:t>If the phrase “</w:t>
      </w:r>
      <w:r>
        <w:rPr>
          <w:sz w:val="16"/>
        </w:rPr>
        <w:t xml:space="preserve">[lookahead </w:t>
      </w:r>
      <w:r>
        <w:rPr>
          <w:sz w:val="16"/>
        </w:rPr>
        <w:sym w:font="Symbol" w:char="F0CF"/>
      </w:r>
      <w:r>
        <w:rPr>
          <w:sz w:val="16"/>
        </w:rPr>
        <w:t xml:space="preserve"> </w:t>
      </w:r>
      <w:r w:rsidRPr="00BB68EA">
        <w:rPr>
          <w:rFonts w:ascii="Times New Roman" w:hAnsi="Times New Roman"/>
          <w:i/>
          <w:sz w:val="16"/>
        </w:rPr>
        <w:t>set</w:t>
      </w:r>
      <w:r>
        <w:rPr>
          <w:sz w:val="16"/>
        </w:rPr>
        <w:t>]</w:t>
      </w:r>
      <w:r>
        <w:t xml:space="preserve">” appears in the right-hand side of a production, it indicates that the production may not be used if the immediately following input token is a member of the given </w:t>
      </w:r>
      <w:r w:rsidRPr="00BB68EA">
        <w:rPr>
          <w:rStyle w:val="bnf"/>
        </w:rPr>
        <w:t>set</w:t>
      </w:r>
      <w:r>
        <w:t xml:space="preserve">. The </w:t>
      </w:r>
      <w:r w:rsidRPr="00BB68EA">
        <w:rPr>
          <w:rStyle w:val="bnf"/>
        </w:rPr>
        <w:t>set</w:t>
      </w:r>
      <w:r>
        <w:t xml:space="preserve"> can be written as a list of terminals enclosed in curly braces. For convenience, the set can also be written as a nonterminal, in which case it represents the set of all terminals to which that nonterminal could expand. For example, given the definitions</w:t>
      </w:r>
    </w:p>
    <w:p w14:paraId="02B2AE76" w14:textId="77777777" w:rsidR="004C02EF" w:rsidRPr="00984A3F" w:rsidRDefault="004C02EF" w:rsidP="004C02EF">
      <w:pPr>
        <w:pStyle w:val="SyntaxRule2"/>
        <w:rPr>
          <w:b/>
        </w:rPr>
      </w:pPr>
      <w:r w:rsidRPr="00984A3F">
        <w:t xml:space="preserve">DecimalDigit </w:t>
      </w:r>
      <w:r w:rsidRPr="007A29B2">
        <w:rPr>
          <w:rFonts w:ascii="Arial" w:hAnsi="Arial" w:cs="Arial"/>
          <w:b/>
          <w:i w:val="0"/>
        </w:rPr>
        <w:t>::</w:t>
      </w:r>
      <w:r w:rsidRPr="00892CCF">
        <w:rPr>
          <w:rFonts w:ascii="Arial" w:hAnsi="Arial" w:cs="Arial"/>
          <w:b/>
        </w:rPr>
        <w:t xml:space="preserve"> </w:t>
      </w:r>
      <w:r w:rsidRPr="007A29B2">
        <w:rPr>
          <w:rFonts w:ascii="Arial" w:hAnsi="Arial" w:cs="Arial"/>
          <w:b/>
          <w:i w:val="0"/>
        </w:rPr>
        <w:t>one of</w:t>
      </w:r>
    </w:p>
    <w:p w14:paraId="1BDB98A5" w14:textId="77777777" w:rsidR="004C02EF" w:rsidRPr="004431E2" w:rsidRDefault="004C02EF" w:rsidP="004C02EF">
      <w:pPr>
        <w:pStyle w:val="SyntaxDefinition2"/>
        <w:rPr>
          <w:rFonts w:ascii="Courier New" w:hAnsi="Courier New" w:cs="Courier New"/>
          <w:b/>
          <w:i w:val="0"/>
        </w:rPr>
      </w:pPr>
      <w:r w:rsidRPr="004431E2">
        <w:rPr>
          <w:rFonts w:ascii="Courier New" w:hAnsi="Courier New" w:cs="Courier New"/>
          <w:b/>
          <w:i w:val="0"/>
        </w:rPr>
        <w:t>0  1  2  3  4  5  6  7  8  9</w:t>
      </w:r>
    </w:p>
    <w:p w14:paraId="527BB920" w14:textId="77777777" w:rsidR="004C02EF" w:rsidRPr="00984A3F" w:rsidRDefault="004C02EF" w:rsidP="004C02EF">
      <w:pPr>
        <w:pStyle w:val="SyntaxRule2"/>
        <w:rPr>
          <w:b/>
        </w:rPr>
      </w:pPr>
      <w:r w:rsidRPr="00984A3F">
        <w:t>DecimalDigits</w:t>
      </w:r>
      <w:r w:rsidRPr="00892CCF">
        <w:rPr>
          <w:rFonts w:ascii="Arial" w:hAnsi="Arial" w:cs="Arial"/>
          <w:b/>
        </w:rPr>
        <w:t xml:space="preserve"> </w:t>
      </w:r>
      <w:r w:rsidRPr="007A29B2">
        <w:rPr>
          <w:rFonts w:ascii="Arial" w:hAnsi="Arial" w:cs="Arial"/>
          <w:b/>
          <w:i w:val="0"/>
        </w:rPr>
        <w:t>::</w:t>
      </w:r>
    </w:p>
    <w:p w14:paraId="6F79E088" w14:textId="77777777" w:rsidR="004C02EF" w:rsidRPr="00984A3F" w:rsidRDefault="004C02EF" w:rsidP="004C02EF">
      <w:pPr>
        <w:pStyle w:val="SyntaxDefinition2"/>
      </w:pPr>
      <w:r w:rsidRPr="00984A3F">
        <w:t>DecimalDigit</w:t>
      </w:r>
      <w:r w:rsidRPr="00984A3F">
        <w:br/>
        <w:t>DecimalDigits DecimalDigit</w:t>
      </w:r>
    </w:p>
    <w:p w14:paraId="31A7AE6E" w14:textId="77777777" w:rsidR="004C02EF" w:rsidRDefault="004C02EF" w:rsidP="004C02EF">
      <w:r>
        <w:t>the definition</w:t>
      </w:r>
    </w:p>
    <w:p w14:paraId="08DB7088" w14:textId="77777777" w:rsidR="004C02EF" w:rsidRPr="00984A3F" w:rsidRDefault="004C02EF" w:rsidP="004C02EF">
      <w:pPr>
        <w:pStyle w:val="SyntaxRule2"/>
      </w:pPr>
      <w:r w:rsidRPr="00984A3F">
        <w:t>LookaheadExample</w:t>
      </w:r>
      <w:r w:rsidRPr="00984A3F">
        <w:rPr>
          <w:b/>
        </w:rPr>
        <w:t xml:space="preserve"> </w:t>
      </w:r>
      <w:r w:rsidRPr="007A29B2">
        <w:rPr>
          <w:rFonts w:ascii="Arial" w:hAnsi="Arial" w:cs="Arial"/>
          <w:b/>
          <w:i w:val="0"/>
        </w:rPr>
        <w:t>::</w:t>
      </w:r>
    </w:p>
    <w:p w14:paraId="6578B838" w14:textId="77777777" w:rsidR="004C02EF" w:rsidRPr="00984A3F" w:rsidRDefault="004C02EF" w:rsidP="004C02EF">
      <w:pPr>
        <w:pStyle w:val="SyntaxDefinition2"/>
      </w:pPr>
      <w:r w:rsidRPr="004431E2">
        <w:rPr>
          <w:rFonts w:ascii="Courier New" w:hAnsi="Courier New"/>
          <w:b/>
          <w:i w:val="0"/>
        </w:rPr>
        <w:t>n</w:t>
      </w:r>
      <w:r w:rsidRPr="004431E2">
        <w:rPr>
          <w:i w:val="0"/>
        </w:rPr>
        <w:t xml:space="preserve"> </w:t>
      </w:r>
      <w:r w:rsidRPr="004431E2">
        <w:rPr>
          <w:rFonts w:ascii="Arial" w:hAnsi="Arial" w:cs="Arial"/>
          <w:i w:val="0"/>
          <w:sz w:val="16"/>
          <w:szCs w:val="16"/>
        </w:rPr>
        <w:t xml:space="preserve">[lookahead </w:t>
      </w:r>
      <w:r w:rsidRPr="004431E2">
        <w:rPr>
          <w:rFonts w:ascii="Arial" w:hAnsi="Arial" w:cs="Arial"/>
          <w:i w:val="0"/>
          <w:sz w:val="16"/>
          <w:szCs w:val="16"/>
        </w:rPr>
        <w:sym w:font="Symbol" w:char="F0CF"/>
      </w:r>
      <w:r w:rsidRPr="004431E2">
        <w:rPr>
          <w:rFonts w:ascii="Arial" w:hAnsi="Arial" w:cs="Arial"/>
          <w:i w:val="0"/>
          <w:sz w:val="16"/>
          <w:szCs w:val="16"/>
        </w:rPr>
        <w:t xml:space="preserve"> {</w:t>
      </w:r>
      <w:r w:rsidRPr="004431E2">
        <w:rPr>
          <w:rFonts w:ascii="Courier New" w:hAnsi="Courier New"/>
          <w:b/>
          <w:i w:val="0"/>
          <w:sz w:val="16"/>
          <w:szCs w:val="16"/>
        </w:rPr>
        <w:t>1</w:t>
      </w:r>
      <w:r w:rsidRPr="004431E2">
        <w:rPr>
          <w:sz w:val="16"/>
          <w:szCs w:val="16"/>
        </w:rPr>
        <w:t xml:space="preserve">, </w:t>
      </w:r>
      <w:r w:rsidRPr="004431E2">
        <w:rPr>
          <w:rFonts w:ascii="Courier New" w:hAnsi="Courier New"/>
          <w:b/>
          <w:i w:val="0"/>
          <w:sz w:val="16"/>
          <w:szCs w:val="16"/>
        </w:rPr>
        <w:t>3</w:t>
      </w:r>
      <w:r w:rsidRPr="004431E2">
        <w:rPr>
          <w:sz w:val="16"/>
          <w:szCs w:val="16"/>
        </w:rPr>
        <w:t xml:space="preserve">, </w:t>
      </w:r>
      <w:r w:rsidRPr="004431E2">
        <w:rPr>
          <w:rFonts w:ascii="Courier New" w:hAnsi="Courier New"/>
          <w:b/>
          <w:i w:val="0"/>
          <w:sz w:val="16"/>
          <w:szCs w:val="16"/>
        </w:rPr>
        <w:t>5</w:t>
      </w:r>
      <w:r w:rsidRPr="004431E2">
        <w:rPr>
          <w:sz w:val="16"/>
          <w:szCs w:val="16"/>
        </w:rPr>
        <w:t xml:space="preserve">, </w:t>
      </w:r>
      <w:r w:rsidRPr="004431E2">
        <w:rPr>
          <w:rFonts w:ascii="Courier New" w:hAnsi="Courier New"/>
          <w:b/>
          <w:i w:val="0"/>
          <w:sz w:val="16"/>
          <w:szCs w:val="16"/>
        </w:rPr>
        <w:t>7</w:t>
      </w:r>
      <w:r w:rsidRPr="004431E2">
        <w:rPr>
          <w:sz w:val="16"/>
          <w:szCs w:val="16"/>
        </w:rPr>
        <w:t xml:space="preserve">, </w:t>
      </w:r>
      <w:r w:rsidRPr="004431E2">
        <w:rPr>
          <w:rFonts w:ascii="Courier New" w:hAnsi="Courier New"/>
          <w:b/>
          <w:i w:val="0"/>
          <w:sz w:val="16"/>
          <w:szCs w:val="16"/>
        </w:rPr>
        <w:t>9</w:t>
      </w:r>
      <w:r w:rsidRPr="004431E2">
        <w:rPr>
          <w:rFonts w:ascii="Arial" w:hAnsi="Arial" w:cs="Arial"/>
          <w:i w:val="0"/>
          <w:sz w:val="16"/>
          <w:szCs w:val="16"/>
        </w:rPr>
        <w:t>}]</w:t>
      </w:r>
      <w:r w:rsidRPr="00984A3F">
        <w:t xml:space="preserve"> DecimalDigits</w:t>
      </w:r>
      <w:r>
        <w:br/>
      </w:r>
      <w:r w:rsidRPr="00984A3F">
        <w:t xml:space="preserve">DecimalDigit </w:t>
      </w:r>
      <w:r w:rsidRPr="00892CCF">
        <w:rPr>
          <w:rFonts w:ascii="Arial" w:hAnsi="Arial" w:cs="Arial"/>
        </w:rPr>
        <w:t xml:space="preserve"> </w:t>
      </w:r>
      <w:r w:rsidRPr="004431E2">
        <w:rPr>
          <w:rFonts w:ascii="Arial" w:hAnsi="Arial" w:cs="Arial"/>
          <w:i w:val="0"/>
          <w:sz w:val="16"/>
          <w:szCs w:val="16"/>
        </w:rPr>
        <w:t xml:space="preserve">[lookahead </w:t>
      </w:r>
      <w:r w:rsidRPr="004431E2">
        <w:rPr>
          <w:rFonts w:ascii="Arial" w:hAnsi="Arial" w:cs="Arial"/>
          <w:i w:val="0"/>
          <w:sz w:val="16"/>
          <w:szCs w:val="16"/>
        </w:rPr>
        <w:sym w:font="Symbol" w:char="F0CF"/>
      </w:r>
      <w:r w:rsidRPr="004431E2">
        <w:rPr>
          <w:i w:val="0"/>
          <w:sz w:val="16"/>
          <w:szCs w:val="16"/>
        </w:rPr>
        <w:t xml:space="preserve"> </w:t>
      </w:r>
      <w:r w:rsidRPr="004431E2">
        <w:rPr>
          <w:sz w:val="16"/>
          <w:szCs w:val="16"/>
        </w:rPr>
        <w:t xml:space="preserve">DecimalDigit </w:t>
      </w:r>
      <w:r w:rsidRPr="004431E2">
        <w:rPr>
          <w:rFonts w:ascii="Arial" w:hAnsi="Arial" w:cs="Arial"/>
          <w:i w:val="0"/>
          <w:sz w:val="16"/>
          <w:szCs w:val="16"/>
        </w:rPr>
        <w:t>]</w:t>
      </w:r>
    </w:p>
    <w:p w14:paraId="634019A1" w14:textId="77777777" w:rsidR="004C02EF" w:rsidRDefault="004C02EF" w:rsidP="004C02EF">
      <w:r>
        <w:t xml:space="preserve">matches either the letter </w:t>
      </w:r>
      <w:r>
        <w:rPr>
          <w:rFonts w:ascii="Courier New" w:hAnsi="Courier New"/>
          <w:b/>
        </w:rPr>
        <w:t>n</w:t>
      </w:r>
      <w:r>
        <w:t xml:space="preserve"> followed by one or more decimal digits the first of which is even, or a decimal digit not followed by another decimal digit.</w:t>
      </w:r>
    </w:p>
    <w:p w14:paraId="2D2414CC" w14:textId="77777777" w:rsidR="004C02EF" w:rsidRDefault="004C02EF" w:rsidP="004C02EF">
      <w:r>
        <w:t>If the phrase “</w:t>
      </w:r>
      <w:r>
        <w:rPr>
          <w:sz w:val="16"/>
        </w:rPr>
        <w:t xml:space="preserve">[no </w:t>
      </w:r>
      <w:r w:rsidRPr="003D4267">
        <w:rPr>
          <w:rFonts w:ascii="Times New Roman" w:hAnsi="Times New Roman"/>
          <w:i/>
          <w:sz w:val="16"/>
        </w:rPr>
        <w:t>LineTerminator</w:t>
      </w:r>
      <w:r>
        <w:rPr>
          <w:sz w:val="16"/>
        </w:rPr>
        <w:t xml:space="preserve"> here]</w:t>
      </w:r>
      <w:r>
        <w:t xml:space="preserve">” appears in the right-hand side of a production of the syntactic grammar, it indicates that the production is </w:t>
      </w:r>
      <w:r>
        <w:rPr>
          <w:i/>
        </w:rPr>
        <w:t>a restricted production</w:t>
      </w:r>
      <w:r>
        <w:t xml:space="preserve">: it may not be used if a </w:t>
      </w:r>
      <w:r w:rsidRPr="00BB68EA">
        <w:rPr>
          <w:rStyle w:val="bnf"/>
        </w:rPr>
        <w:t>LineTerminator</w:t>
      </w:r>
      <w:r>
        <w:t xml:space="preserve"> occurs in the input stream at the indicated position. For example, the production:</w:t>
      </w:r>
    </w:p>
    <w:p w14:paraId="5C3EB1BF" w14:textId="77777777" w:rsidR="004C02EF" w:rsidRPr="00984A3F" w:rsidRDefault="00330F2A" w:rsidP="004C02EF">
      <w:pPr>
        <w:pStyle w:val="SyntaxRule2"/>
      </w:pPr>
      <w:r>
        <w:t>Throw</w:t>
      </w:r>
      <w:r w:rsidRPr="00984A3F">
        <w:t>Statement</w:t>
      </w:r>
      <w:r w:rsidRPr="00984A3F">
        <w:rPr>
          <w:b/>
        </w:rPr>
        <w:t xml:space="preserve"> </w:t>
      </w:r>
      <w:r w:rsidR="004C02EF" w:rsidRPr="004431E2">
        <w:rPr>
          <w:rFonts w:ascii="Arial" w:hAnsi="Arial" w:cs="Arial"/>
          <w:b/>
          <w:i w:val="0"/>
        </w:rPr>
        <w:t>:</w:t>
      </w:r>
    </w:p>
    <w:p w14:paraId="6C35CBD8" w14:textId="77777777" w:rsidR="004C02EF" w:rsidRPr="00984A3F" w:rsidRDefault="00330F2A" w:rsidP="004C02EF">
      <w:pPr>
        <w:pStyle w:val="SyntaxDefinition2"/>
      </w:pPr>
      <w:r>
        <w:rPr>
          <w:rFonts w:ascii="Courier New" w:hAnsi="Courier New"/>
          <w:b/>
          <w:i w:val="0"/>
        </w:rPr>
        <w:t>throw</w:t>
      </w:r>
      <w:r w:rsidRPr="004431E2">
        <w:rPr>
          <w:rFonts w:ascii="Courier New" w:hAnsi="Courier New"/>
          <w:b/>
          <w:i w:val="0"/>
        </w:rPr>
        <w:t xml:space="preserve"> </w:t>
      </w:r>
      <w:r w:rsidR="004C02EF" w:rsidRPr="004431E2">
        <w:rPr>
          <w:rFonts w:ascii="Arial" w:hAnsi="Arial" w:cs="Arial"/>
          <w:i w:val="0"/>
          <w:sz w:val="16"/>
        </w:rPr>
        <w:t xml:space="preserve">[no </w:t>
      </w:r>
      <w:r w:rsidR="004C02EF" w:rsidRPr="00735D8D">
        <w:rPr>
          <w:sz w:val="16"/>
        </w:rPr>
        <w:t>LineTerminator</w:t>
      </w:r>
      <w:r w:rsidR="004C02EF" w:rsidRPr="004431E2">
        <w:rPr>
          <w:rFonts w:ascii="Arial" w:hAnsi="Arial" w:cs="Arial"/>
          <w:i w:val="0"/>
          <w:sz w:val="16"/>
        </w:rPr>
        <w:t xml:space="preserve"> here]</w:t>
      </w:r>
      <w:r w:rsidR="004C02EF" w:rsidRPr="004431E2">
        <w:rPr>
          <w:rFonts w:ascii="Courier New" w:hAnsi="Courier New"/>
          <w:b/>
          <w:i w:val="0"/>
        </w:rPr>
        <w:t xml:space="preserve"> </w:t>
      </w:r>
      <w:r w:rsidR="004C02EF" w:rsidRPr="00984A3F">
        <w:t xml:space="preserve">Expression </w:t>
      </w:r>
      <w:r w:rsidR="004C02EF" w:rsidRPr="004431E2">
        <w:rPr>
          <w:rFonts w:ascii="Courier New" w:hAnsi="Courier New"/>
          <w:b/>
          <w:i w:val="0"/>
        </w:rPr>
        <w:t>;</w:t>
      </w:r>
    </w:p>
    <w:p w14:paraId="66DA070A" w14:textId="77777777" w:rsidR="004C02EF" w:rsidRDefault="004C02EF" w:rsidP="004C02EF">
      <w:r>
        <w:t xml:space="preserve">indicates that the production may not be used if a </w:t>
      </w:r>
      <w:r w:rsidRPr="00BB68EA">
        <w:rPr>
          <w:rStyle w:val="bnf"/>
        </w:rPr>
        <w:t>LineTerminator</w:t>
      </w:r>
      <w:r>
        <w:t xml:space="preserve"> occurs in the program between the </w:t>
      </w:r>
      <w:r w:rsidR="00086B3C">
        <w:rPr>
          <w:rFonts w:ascii="Courier New" w:hAnsi="Courier New"/>
          <w:b/>
        </w:rPr>
        <w:t>throw</w:t>
      </w:r>
      <w:r w:rsidR="00086B3C">
        <w:t xml:space="preserve"> </w:t>
      </w:r>
      <w:r>
        <w:t xml:space="preserve">token and the </w:t>
      </w:r>
      <w:r w:rsidRPr="00BB68EA">
        <w:rPr>
          <w:rStyle w:val="bnf"/>
        </w:rPr>
        <w:t>Expression</w:t>
      </w:r>
      <w:r>
        <w:t>.</w:t>
      </w:r>
    </w:p>
    <w:p w14:paraId="554D0849" w14:textId="77777777" w:rsidR="004C02EF" w:rsidRDefault="004C02EF" w:rsidP="004C02EF">
      <w:r>
        <w:t xml:space="preserve">Unless the presence of a </w:t>
      </w:r>
      <w:r w:rsidRPr="00BB68EA">
        <w:rPr>
          <w:rStyle w:val="bnf"/>
        </w:rPr>
        <w:t>LineTerminator</w:t>
      </w:r>
      <w:r>
        <w:t xml:space="preserve"> is forbidden by a restricted production, any number of occurrences of </w:t>
      </w:r>
      <w:r w:rsidRPr="00BB68EA">
        <w:rPr>
          <w:rStyle w:val="bnf"/>
        </w:rPr>
        <w:t>LineTerminator</w:t>
      </w:r>
      <w:r>
        <w:t xml:space="preserve"> may appear between any two consecutive tokens in the stream of input elements without affecting the syntactic acceptability of the program.</w:t>
      </w:r>
    </w:p>
    <w:p w14:paraId="0743C9D1" w14:textId="77777777" w:rsidR="004C02EF" w:rsidRDefault="004C02EF" w:rsidP="004C02EF">
      <w:r>
        <w:t>When an alternative in a production of the lexical grammar or the numeric string grammar appears to be a multi-character token, it represents the sequence of characters that would make up such a token.</w:t>
      </w:r>
    </w:p>
    <w:p w14:paraId="4EA1FC9D" w14:textId="77777777" w:rsidR="004C02EF" w:rsidRDefault="004C02EF" w:rsidP="004C02EF">
      <w:r>
        <w:t>The right-hand side of a production may specify that certain expansions are not permitted by using the phrase “</w:t>
      </w:r>
      <w:r>
        <w:rPr>
          <w:b/>
        </w:rPr>
        <w:t>but not</w:t>
      </w:r>
      <w:r>
        <w:t>” and then indicating the expansions to be excluded. For example, the production:</w:t>
      </w:r>
    </w:p>
    <w:p w14:paraId="3764FAE3" w14:textId="77777777" w:rsidR="004C02EF" w:rsidRPr="00984A3F" w:rsidRDefault="004C02EF" w:rsidP="004C02EF">
      <w:pPr>
        <w:pStyle w:val="SyntaxRule2"/>
      </w:pPr>
      <w:r w:rsidRPr="00984A3F">
        <w:t>Identifier</w:t>
      </w:r>
      <w:r w:rsidRPr="00984A3F">
        <w:rPr>
          <w:b/>
        </w:rPr>
        <w:t xml:space="preserve"> </w:t>
      </w:r>
      <w:r w:rsidRPr="007A29B2">
        <w:rPr>
          <w:rFonts w:ascii="Arial" w:hAnsi="Arial" w:cs="Arial"/>
          <w:b/>
          <w:i w:val="0"/>
        </w:rPr>
        <w:t>::</w:t>
      </w:r>
    </w:p>
    <w:p w14:paraId="37F9A6DD" w14:textId="77777777" w:rsidR="004C02EF" w:rsidRPr="00984A3F" w:rsidRDefault="004C02EF" w:rsidP="004C02EF">
      <w:pPr>
        <w:pStyle w:val="SyntaxDefinition2"/>
      </w:pPr>
      <w:r w:rsidRPr="00F5506E">
        <w:t>IdentifierName</w:t>
      </w:r>
      <w:r w:rsidRPr="00984A3F">
        <w:t xml:space="preserve"> </w:t>
      </w:r>
      <w:r w:rsidRPr="007A29B2">
        <w:rPr>
          <w:rFonts w:ascii="Arial" w:hAnsi="Arial" w:cs="Arial"/>
          <w:b/>
          <w:i w:val="0"/>
        </w:rPr>
        <w:t>but not</w:t>
      </w:r>
      <w:r w:rsidRPr="00984A3F">
        <w:t xml:space="preserve"> ReservedWord</w:t>
      </w:r>
    </w:p>
    <w:p w14:paraId="7F83424D" w14:textId="77777777" w:rsidR="004C02EF" w:rsidRDefault="004C02EF" w:rsidP="004C02EF">
      <w:r>
        <w:t xml:space="preserve">means that the nonterminal </w:t>
      </w:r>
      <w:r w:rsidRPr="00BB68EA">
        <w:rPr>
          <w:rStyle w:val="bnf"/>
        </w:rPr>
        <w:t>Identifier</w:t>
      </w:r>
      <w:r>
        <w:t xml:space="preserve"> may be replaced by any sequence of characters that could replace </w:t>
      </w:r>
      <w:r w:rsidRPr="00BB68EA">
        <w:rPr>
          <w:rStyle w:val="bnf"/>
        </w:rPr>
        <w:t>IdentifierName</w:t>
      </w:r>
      <w:r>
        <w:t xml:space="preserve"> provided that the same sequence of characters could not replace </w:t>
      </w:r>
      <w:r w:rsidRPr="00BB68EA">
        <w:rPr>
          <w:rStyle w:val="bnf"/>
        </w:rPr>
        <w:t>ReservedWord</w:t>
      </w:r>
      <w:r>
        <w:t>.</w:t>
      </w:r>
    </w:p>
    <w:p w14:paraId="699371E4" w14:textId="77777777" w:rsidR="004C02EF" w:rsidRDefault="004C02EF" w:rsidP="004C02EF">
      <w:r>
        <w:t>Finally, a few nonterminal symbols are described by a descriptive phrase in sans-serif type in cases where it would be impractical to list all the alternatives:</w:t>
      </w:r>
    </w:p>
    <w:p w14:paraId="588523A6" w14:textId="77777777" w:rsidR="004C02EF" w:rsidRPr="00984A3F" w:rsidRDefault="004C02EF" w:rsidP="004C02EF">
      <w:pPr>
        <w:pStyle w:val="SyntaxRule2"/>
      </w:pPr>
      <w:r w:rsidRPr="00984A3F">
        <w:t>SourceCharacter</w:t>
      </w:r>
      <w:r w:rsidRPr="00984A3F">
        <w:rPr>
          <w:b/>
        </w:rPr>
        <w:t xml:space="preserve"> </w:t>
      </w:r>
      <w:r w:rsidRPr="007A29B2">
        <w:rPr>
          <w:rFonts w:ascii="Arial" w:hAnsi="Arial" w:cs="Arial"/>
          <w:b/>
          <w:i w:val="0"/>
        </w:rPr>
        <w:t>::</w:t>
      </w:r>
    </w:p>
    <w:p w14:paraId="06B57FC2" w14:textId="77777777" w:rsidR="004C02EF" w:rsidRPr="00735D8D" w:rsidRDefault="004C02EF" w:rsidP="004C02EF">
      <w:pPr>
        <w:pStyle w:val="SyntaxDefinition2"/>
        <w:rPr>
          <w:rFonts w:ascii="Arial" w:hAnsi="Arial" w:cs="Arial"/>
          <w:i w:val="0"/>
        </w:rPr>
      </w:pPr>
      <w:r w:rsidRPr="00735D8D">
        <w:rPr>
          <w:rFonts w:ascii="Arial" w:hAnsi="Arial" w:cs="Arial"/>
          <w:i w:val="0"/>
        </w:rPr>
        <w:t>any Unicode code unit</w:t>
      </w:r>
      <w:bookmarkStart w:id="933" w:name="_Toc381513612"/>
      <w:bookmarkStart w:id="934" w:name="_Toc382202753"/>
      <w:bookmarkStart w:id="935" w:name="_Toc382202973"/>
      <w:bookmarkStart w:id="936" w:name="_Toc382212134"/>
      <w:bookmarkStart w:id="937" w:name="_Toc382212313"/>
      <w:bookmarkStart w:id="938" w:name="_Toc382291479"/>
      <w:bookmarkStart w:id="939" w:name="_Ref385215256"/>
      <w:bookmarkStart w:id="940" w:name="_Ref385215268"/>
      <w:bookmarkStart w:id="941" w:name="_Toc385672116"/>
      <w:bookmarkStart w:id="942" w:name="_Toc393690207"/>
    </w:p>
    <w:p w14:paraId="7BF2F0E4" w14:textId="77777777" w:rsidR="004C02EF" w:rsidRDefault="004C02EF" w:rsidP="004C02EF">
      <w:pPr>
        <w:pStyle w:val="20"/>
        <w:numPr>
          <w:ilvl w:val="0"/>
          <w:numId w:val="0"/>
        </w:numPr>
      </w:pPr>
      <w:bookmarkStart w:id="943" w:name="_Ref455935214"/>
      <w:bookmarkStart w:id="944" w:name="_Ref456011133"/>
      <w:bookmarkStart w:id="945" w:name="_Toc472818751"/>
      <w:bookmarkStart w:id="946" w:name="_Toc235503306"/>
      <w:bookmarkStart w:id="947" w:name="_Toc241509081"/>
      <w:bookmarkStart w:id="948" w:name="_Toc244416568"/>
      <w:bookmarkStart w:id="949" w:name="_Toc276630932"/>
      <w:bookmarkStart w:id="950" w:name="_Toc153968321"/>
      <w:r>
        <w:t>5.2</w:t>
      </w:r>
      <w:r>
        <w:tab/>
        <w:t>Algorithm Convention</w:t>
      </w:r>
      <w:bookmarkEnd w:id="933"/>
      <w:bookmarkEnd w:id="934"/>
      <w:bookmarkEnd w:id="935"/>
      <w:bookmarkEnd w:id="936"/>
      <w:bookmarkEnd w:id="937"/>
      <w:bookmarkEnd w:id="938"/>
      <w:bookmarkEnd w:id="939"/>
      <w:bookmarkEnd w:id="940"/>
      <w:bookmarkEnd w:id="941"/>
      <w:bookmarkEnd w:id="942"/>
      <w:r>
        <w:t>s</w:t>
      </w:r>
      <w:bookmarkEnd w:id="943"/>
      <w:bookmarkEnd w:id="944"/>
      <w:bookmarkEnd w:id="945"/>
      <w:bookmarkEnd w:id="946"/>
      <w:bookmarkEnd w:id="947"/>
      <w:bookmarkEnd w:id="948"/>
      <w:bookmarkEnd w:id="949"/>
      <w:bookmarkEnd w:id="950"/>
    </w:p>
    <w:p w14:paraId="32105C9B" w14:textId="77777777" w:rsidR="004C02EF" w:rsidRDefault="004C02EF" w:rsidP="004C02EF">
      <w:r>
        <w:t>The specification often uses a numbered list to specify steps in an algorithm. These algorithms are used to precisely specify the required semantics of ECMAScript language constructs. The algorithms are not intended to imply the use of any specific implementation technique. In practice, there may be more efficient algorithms available to implement a given feature.</w:t>
      </w:r>
    </w:p>
    <w:p w14:paraId="38BD70DD" w14:textId="77777777" w:rsidR="004C02EF" w:rsidRDefault="004C02EF" w:rsidP="004C02EF">
      <w:r w:rsidRPr="0082718F">
        <w:t>In order to facilitate their use in multiple parts of this specification</w:t>
      </w:r>
      <w:r>
        <w:t>,</w:t>
      </w:r>
      <w:r w:rsidRPr="0082718F">
        <w:t xml:space="preserve"> some algorit</w:t>
      </w:r>
      <w:r>
        <w:t>h</w:t>
      </w:r>
      <w:r w:rsidRPr="0082718F">
        <w:t xml:space="preserve">ms, called </w:t>
      </w:r>
      <w:r w:rsidRPr="0082718F">
        <w:rPr>
          <w:i/>
        </w:rPr>
        <w:t>abstract</w:t>
      </w:r>
      <w:r w:rsidRPr="0082718F">
        <w:t xml:space="preserve"> </w:t>
      </w:r>
      <w:r w:rsidRPr="0082718F">
        <w:rPr>
          <w:i/>
        </w:rPr>
        <w:t>operations</w:t>
      </w:r>
      <w:r w:rsidRPr="0082718F">
        <w:t>, are named and written in parameteri</w:t>
      </w:r>
      <w:r>
        <w:t>s</w:t>
      </w:r>
      <w:r w:rsidRPr="0082718F">
        <w:t>ed functional form so that they may be referenced by name from within other algorithms.</w:t>
      </w:r>
    </w:p>
    <w:p w14:paraId="569F9DDC" w14:textId="77777777" w:rsidR="004C02EF" w:rsidRDefault="004C02EF" w:rsidP="004C02EF">
      <w:r>
        <w:t>When an algorithm is to produce a value as a result, the directive “</w:t>
      </w:r>
      <w:r w:rsidRPr="003D4267">
        <w:rPr>
          <w:rFonts w:ascii="Times New Roman" w:hAnsi="Times New Roman"/>
        </w:rPr>
        <w:t xml:space="preserve">return </w:t>
      </w:r>
      <w:r w:rsidRPr="003D4267">
        <w:rPr>
          <w:rFonts w:ascii="Times New Roman" w:hAnsi="Times New Roman"/>
          <w:i/>
        </w:rPr>
        <w:t>x</w:t>
      </w:r>
      <w:r>
        <w:t xml:space="preserve">” is used to indicate that the result of the algorithm is the value of </w:t>
      </w:r>
      <w:r w:rsidRPr="003D4267">
        <w:rPr>
          <w:rFonts w:ascii="Times New Roman" w:hAnsi="Times New Roman"/>
          <w:i/>
        </w:rPr>
        <w:t>x</w:t>
      </w:r>
      <w:r>
        <w:t xml:space="preserve"> and that the algorithm should terminate. The notation </w:t>
      </w:r>
      <w:r w:rsidRPr="003D4267">
        <w:rPr>
          <w:rFonts w:ascii="Times New Roman" w:hAnsi="Times New Roman"/>
        </w:rPr>
        <w:t>Result(</w:t>
      </w:r>
      <w:r w:rsidRPr="003D4267">
        <w:rPr>
          <w:rFonts w:ascii="Times New Roman" w:hAnsi="Times New Roman"/>
          <w:i/>
        </w:rPr>
        <w:t>n</w:t>
      </w:r>
      <w:r w:rsidRPr="003D4267">
        <w:rPr>
          <w:rFonts w:ascii="Times New Roman" w:hAnsi="Times New Roman"/>
        </w:rPr>
        <w:t>)</w:t>
      </w:r>
      <w:r>
        <w:t xml:space="preserve"> is used as shorthand for “the </w:t>
      </w:r>
      <w:r w:rsidRPr="003D4267">
        <w:rPr>
          <w:rFonts w:ascii="Times New Roman" w:hAnsi="Times New Roman"/>
        </w:rPr>
        <w:t xml:space="preserve">result of step </w:t>
      </w:r>
      <w:r w:rsidRPr="003D4267">
        <w:rPr>
          <w:rFonts w:ascii="Times New Roman" w:hAnsi="Times New Roman"/>
          <w:i/>
        </w:rPr>
        <w:t>n</w:t>
      </w:r>
      <w:r>
        <w:t xml:space="preserve">”. </w:t>
      </w:r>
    </w:p>
    <w:p w14:paraId="4477D704" w14:textId="77777777" w:rsidR="004C02EF" w:rsidRDefault="004C02EF" w:rsidP="004C02EF">
      <w:r>
        <w:t>For clarity of expression, algorithm steps may be subdivided into sequential substeps. Substeps are indented and may themselves be further divided into indented substeps.  Outline numbering conventions are used to identify substeps with the first level of substeps labelled with lower case alphabetic characters and the second level of substeps labelled with lower case roman numerals.  If more than three levels are required these rules repeat with the fourth level using numeric labels. For example:</w:t>
      </w:r>
    </w:p>
    <w:p w14:paraId="448082FA" w14:textId="77777777" w:rsidR="004C02EF" w:rsidRPr="003D4267" w:rsidRDefault="004C02EF" w:rsidP="004C02EF">
      <w:pPr>
        <w:numPr>
          <w:ilvl w:val="0"/>
          <w:numId w:val="397"/>
        </w:numPr>
        <w:contextualSpacing/>
        <w:rPr>
          <w:rFonts w:ascii="Times New Roman" w:hAnsi="Times New Roman"/>
        </w:rPr>
      </w:pPr>
      <w:r w:rsidRPr="003D4267">
        <w:rPr>
          <w:rFonts w:ascii="Times New Roman" w:hAnsi="Times New Roman"/>
        </w:rPr>
        <w:t>Top-level step</w:t>
      </w:r>
    </w:p>
    <w:p w14:paraId="112D9873" w14:textId="77777777" w:rsidR="004C02EF" w:rsidRPr="003D4267" w:rsidRDefault="004C02EF" w:rsidP="004C02EF">
      <w:pPr>
        <w:numPr>
          <w:ilvl w:val="1"/>
          <w:numId w:val="397"/>
        </w:numPr>
        <w:contextualSpacing/>
        <w:rPr>
          <w:rFonts w:ascii="Times New Roman" w:hAnsi="Times New Roman"/>
        </w:rPr>
      </w:pPr>
      <w:r w:rsidRPr="003D4267">
        <w:rPr>
          <w:rFonts w:ascii="Times New Roman" w:hAnsi="Times New Roman"/>
        </w:rPr>
        <w:t>Substep.</w:t>
      </w:r>
    </w:p>
    <w:p w14:paraId="1D3E2F46" w14:textId="77777777" w:rsidR="004C02EF" w:rsidRPr="003D4267" w:rsidRDefault="004C02EF" w:rsidP="004C02EF">
      <w:pPr>
        <w:numPr>
          <w:ilvl w:val="1"/>
          <w:numId w:val="397"/>
        </w:numPr>
        <w:contextualSpacing/>
        <w:rPr>
          <w:rFonts w:ascii="Times New Roman" w:hAnsi="Times New Roman"/>
        </w:rPr>
      </w:pPr>
      <w:r w:rsidRPr="003D4267">
        <w:rPr>
          <w:rFonts w:ascii="Times New Roman" w:hAnsi="Times New Roman"/>
        </w:rPr>
        <w:t xml:space="preserve">Substep </w:t>
      </w:r>
    </w:p>
    <w:p w14:paraId="75A84C72" w14:textId="77777777" w:rsidR="004C02EF" w:rsidRPr="003D4267" w:rsidRDefault="004C02EF" w:rsidP="004C02EF">
      <w:pPr>
        <w:numPr>
          <w:ilvl w:val="2"/>
          <w:numId w:val="397"/>
        </w:numPr>
        <w:contextualSpacing/>
        <w:rPr>
          <w:rFonts w:ascii="Times New Roman" w:hAnsi="Times New Roman"/>
        </w:rPr>
      </w:pPr>
      <w:r w:rsidRPr="003D4267">
        <w:rPr>
          <w:rFonts w:ascii="Times New Roman" w:hAnsi="Times New Roman"/>
        </w:rPr>
        <w:t>Subsubstep.</w:t>
      </w:r>
    </w:p>
    <w:p w14:paraId="54899E36" w14:textId="77777777" w:rsidR="004C02EF" w:rsidRPr="003D4267" w:rsidRDefault="004C02EF" w:rsidP="004C02EF">
      <w:pPr>
        <w:numPr>
          <w:ilvl w:val="2"/>
          <w:numId w:val="397"/>
        </w:numPr>
        <w:contextualSpacing/>
        <w:rPr>
          <w:rFonts w:ascii="Times New Roman" w:hAnsi="Times New Roman"/>
        </w:rPr>
      </w:pPr>
      <w:r w:rsidRPr="003D4267">
        <w:rPr>
          <w:rFonts w:ascii="Times New Roman" w:hAnsi="Times New Roman"/>
        </w:rPr>
        <w:t>Subsubstep.</w:t>
      </w:r>
    </w:p>
    <w:p w14:paraId="3E874D91" w14:textId="77777777" w:rsidR="004C02EF" w:rsidRPr="003D4267" w:rsidRDefault="004C02EF" w:rsidP="004C02EF">
      <w:pPr>
        <w:numPr>
          <w:ilvl w:val="3"/>
          <w:numId w:val="397"/>
        </w:numPr>
        <w:contextualSpacing/>
        <w:rPr>
          <w:rFonts w:ascii="Times New Roman" w:hAnsi="Times New Roman"/>
        </w:rPr>
      </w:pPr>
      <w:r w:rsidRPr="003D4267">
        <w:rPr>
          <w:rFonts w:ascii="Times New Roman" w:hAnsi="Times New Roman"/>
        </w:rPr>
        <w:t>Subsubsubstep</w:t>
      </w:r>
    </w:p>
    <w:p w14:paraId="67B7863F" w14:textId="77777777" w:rsidR="004C02EF" w:rsidRPr="003D4267" w:rsidRDefault="004C02EF" w:rsidP="004C02EF">
      <w:pPr>
        <w:numPr>
          <w:ilvl w:val="4"/>
          <w:numId w:val="397"/>
        </w:numPr>
        <w:contextualSpacing/>
        <w:rPr>
          <w:rFonts w:ascii="Times New Roman" w:hAnsi="Times New Roman"/>
        </w:rPr>
      </w:pPr>
      <w:r w:rsidRPr="003D4267">
        <w:rPr>
          <w:rFonts w:ascii="Times New Roman" w:hAnsi="Times New Roman"/>
        </w:rPr>
        <w:t>Subsubsubsubstep</w:t>
      </w:r>
    </w:p>
    <w:p w14:paraId="06A5FF2C" w14:textId="77777777" w:rsidR="004C02EF" w:rsidRDefault="004C02EF" w:rsidP="004C02EF">
      <w:r>
        <w:t>A step or substep may be written as an “if” predicate that conditions its substeps.  In this case, the substeps are only applied if the predicate is true. If a step or substep begins with the word “else”, it is a predicate that is the negation of the preceding “if” predicate step at the same level.</w:t>
      </w:r>
    </w:p>
    <w:p w14:paraId="293AFE1F" w14:textId="77777777" w:rsidR="004C02EF" w:rsidRDefault="004C02EF" w:rsidP="004C02EF">
      <w:r>
        <w:t>A step may specify the iterative application of its substeps.</w:t>
      </w:r>
    </w:p>
    <w:p w14:paraId="5733BB82" w14:textId="77777777" w:rsidR="004C02EF" w:rsidRPr="00612C55" w:rsidRDefault="004C02EF" w:rsidP="004C02EF">
      <w:r w:rsidRPr="00612C55">
        <w:t>A step may assert an invariant condition of its algorithm.  Such assertions are used to make explicit algorithmic invariants that would otherwise be implicit. Such assertions add no additional semantic requirements and hence need not be checked by an implementation.  They are used simply to clarify algorithms.</w:t>
      </w:r>
    </w:p>
    <w:p w14:paraId="76AD58AB" w14:textId="77777777" w:rsidR="004C02EF" w:rsidRDefault="004C02EF" w:rsidP="004C02EF">
      <w:r>
        <w:t xml:space="preserve">Mathematical operations such as addition, subtraction, negation, multiplication, division, and the mathematical functions defined later in this clause should always be understood as computing exact mathematical results on mathematical real numbers, which do not include infinities and do not include a negative zero that is distinguished from positive zero. Algorithms in this standard that model floating-point arithmetic include explicit steps, where necessary, to handle infinities and signed zero and to perform rounding. If a mathematical operation or function is applied to a floating-point number, it should be understood as being applied to the exact mathematical value represented by that floating-point number; such a floating-point number must be finite, and if it is </w:t>
      </w:r>
      <w:r w:rsidRPr="00BB68EA">
        <w:rPr>
          <w:rFonts w:ascii="Times New Roman" w:hAnsi="Times New Roman"/>
          <w:b/>
        </w:rPr>
        <w:t>+0</w:t>
      </w:r>
      <w:r>
        <w:t xml:space="preserve"> or </w:t>
      </w:r>
      <w:r w:rsidRPr="00BB68EA">
        <w:rPr>
          <w:rFonts w:ascii="Times New Roman" w:hAnsi="Times New Roman"/>
          <w:b/>
        </w:rPr>
        <w:sym w:font="Symbol" w:char="F02D"/>
      </w:r>
      <w:r w:rsidRPr="00BB68EA">
        <w:rPr>
          <w:rFonts w:ascii="Times New Roman" w:hAnsi="Times New Roman"/>
          <w:b/>
        </w:rPr>
        <w:t>0</w:t>
      </w:r>
      <w:r>
        <w:t xml:space="preserve"> then the corresponding mathematical value is simply </w:t>
      </w:r>
      <w:r w:rsidRPr="00BB68EA">
        <w:rPr>
          <w:rFonts w:ascii="Times New Roman" w:hAnsi="Times New Roman"/>
          <w:b/>
        </w:rPr>
        <w:t>0</w:t>
      </w:r>
      <w:r>
        <w:t>.</w:t>
      </w:r>
    </w:p>
    <w:p w14:paraId="732F8E48" w14:textId="77777777" w:rsidR="004C02EF" w:rsidRDefault="004C02EF" w:rsidP="004C02EF">
      <w:r>
        <w:t xml:space="preserve">The mathematical function </w:t>
      </w:r>
      <w:r w:rsidRPr="00BB68EA">
        <w:rPr>
          <w:rFonts w:ascii="Times New Roman" w:hAnsi="Times New Roman"/>
        </w:rPr>
        <w:t>abs(</w:t>
      </w:r>
      <w:r w:rsidRPr="00BB68EA">
        <w:rPr>
          <w:rFonts w:ascii="Times New Roman" w:hAnsi="Times New Roman"/>
          <w:i/>
        </w:rPr>
        <w:t>x</w:t>
      </w:r>
      <w:r w:rsidRPr="00BB68EA">
        <w:rPr>
          <w:rFonts w:ascii="Times New Roman" w:hAnsi="Times New Roman"/>
        </w:rPr>
        <w:t>)</w:t>
      </w:r>
      <w:r>
        <w:t xml:space="preserve"> yields the absolute value of </w:t>
      </w:r>
      <w:r w:rsidRPr="00BB68EA">
        <w:rPr>
          <w:rFonts w:ascii="Times New Roman" w:hAnsi="Times New Roman"/>
          <w:i/>
        </w:rPr>
        <w:t>x</w:t>
      </w:r>
      <w:r>
        <w:t xml:space="preserve">, which is </w:t>
      </w:r>
      <w:r w:rsidRPr="00BB68EA">
        <w:rPr>
          <w:rFonts w:ascii="Times New Roman" w:hAnsi="Times New Roman"/>
        </w:rPr>
        <w:sym w:font="Symbol" w:char="F02D"/>
      </w:r>
      <w:r w:rsidRPr="00BB68EA">
        <w:rPr>
          <w:rFonts w:ascii="Times New Roman" w:hAnsi="Times New Roman"/>
          <w:i/>
        </w:rPr>
        <w:t>x</w:t>
      </w:r>
      <w:r>
        <w:t xml:space="preserve"> if </w:t>
      </w:r>
      <w:r w:rsidRPr="00BB68EA">
        <w:rPr>
          <w:rFonts w:ascii="Times New Roman" w:hAnsi="Times New Roman"/>
          <w:i/>
        </w:rPr>
        <w:t>x</w:t>
      </w:r>
      <w:r>
        <w:t xml:space="preserve"> is negative (less than zero) and otherwise is </w:t>
      </w:r>
      <w:r w:rsidRPr="00BB68EA">
        <w:rPr>
          <w:rFonts w:ascii="Times New Roman" w:hAnsi="Times New Roman"/>
          <w:i/>
        </w:rPr>
        <w:t>x</w:t>
      </w:r>
      <w:r>
        <w:t xml:space="preserve"> itself.</w:t>
      </w:r>
    </w:p>
    <w:p w14:paraId="02724B3C" w14:textId="77777777" w:rsidR="004C02EF" w:rsidRDefault="004C02EF" w:rsidP="004C02EF">
      <w:r>
        <w:t xml:space="preserve">The mathematical function </w:t>
      </w:r>
      <w:r w:rsidRPr="00BB68EA">
        <w:rPr>
          <w:rFonts w:ascii="Times New Roman" w:hAnsi="Times New Roman"/>
        </w:rPr>
        <w:t>sign(</w:t>
      </w:r>
      <w:r w:rsidRPr="00BB68EA">
        <w:rPr>
          <w:rFonts w:ascii="Times New Roman" w:hAnsi="Times New Roman"/>
          <w:i/>
        </w:rPr>
        <w:t>x</w:t>
      </w:r>
      <w:r w:rsidRPr="00BB68EA">
        <w:rPr>
          <w:rFonts w:ascii="Times New Roman" w:hAnsi="Times New Roman"/>
        </w:rPr>
        <w:t>)</w:t>
      </w:r>
      <w:r>
        <w:t xml:space="preserve"> yields </w:t>
      </w:r>
      <w:r w:rsidRPr="00BB68EA">
        <w:rPr>
          <w:rFonts w:ascii="Times New Roman" w:hAnsi="Times New Roman"/>
        </w:rPr>
        <w:t>1</w:t>
      </w:r>
      <w:r>
        <w:t xml:space="preserve"> if </w:t>
      </w:r>
      <w:r w:rsidRPr="00BB68EA">
        <w:rPr>
          <w:rFonts w:ascii="Times New Roman" w:hAnsi="Times New Roman"/>
          <w:i/>
        </w:rPr>
        <w:t>x</w:t>
      </w:r>
      <w:r>
        <w:t xml:space="preserve"> is positive and </w:t>
      </w:r>
      <w:r w:rsidRPr="00BB68EA">
        <w:rPr>
          <w:rFonts w:ascii="Times New Roman" w:hAnsi="Times New Roman"/>
        </w:rPr>
        <w:sym w:font="Symbol" w:char="F02D"/>
      </w:r>
      <w:r w:rsidRPr="00BB68EA">
        <w:rPr>
          <w:rFonts w:ascii="Times New Roman" w:hAnsi="Times New Roman"/>
        </w:rPr>
        <w:t>1</w:t>
      </w:r>
      <w:r>
        <w:t xml:space="preserve"> if </w:t>
      </w:r>
      <w:r w:rsidRPr="00BB68EA">
        <w:rPr>
          <w:rFonts w:ascii="Times New Roman" w:hAnsi="Times New Roman"/>
          <w:i/>
        </w:rPr>
        <w:t>x</w:t>
      </w:r>
      <w:r>
        <w:t xml:space="preserve"> is negative. The sign function is not used in this standard for cases when </w:t>
      </w:r>
      <w:r w:rsidRPr="00BB68EA">
        <w:rPr>
          <w:rFonts w:ascii="Times New Roman" w:hAnsi="Times New Roman"/>
          <w:i/>
        </w:rPr>
        <w:t>x</w:t>
      </w:r>
      <w:r>
        <w:t xml:space="preserve"> is zero.</w:t>
      </w:r>
    </w:p>
    <w:p w14:paraId="75BCDFA3" w14:textId="77777777" w:rsidR="004C02EF" w:rsidRDefault="004C02EF" w:rsidP="004C02EF">
      <w:r>
        <w:t>The notation “</w:t>
      </w:r>
      <w:r w:rsidRPr="00BB68EA">
        <w:rPr>
          <w:rFonts w:ascii="Times New Roman" w:hAnsi="Times New Roman"/>
          <w:i/>
        </w:rPr>
        <w:t xml:space="preserve">x </w:t>
      </w:r>
      <w:r w:rsidRPr="00BB68EA">
        <w:rPr>
          <w:rFonts w:ascii="Times New Roman" w:hAnsi="Times New Roman"/>
        </w:rPr>
        <w:t>modulo</w:t>
      </w:r>
      <w:r w:rsidRPr="00BB68EA">
        <w:rPr>
          <w:rFonts w:ascii="Times New Roman" w:hAnsi="Times New Roman"/>
          <w:i/>
        </w:rPr>
        <w:t xml:space="preserve"> y</w:t>
      </w:r>
      <w:r>
        <w:t>” (</w:t>
      </w:r>
      <w:r w:rsidRPr="00BB68EA">
        <w:rPr>
          <w:rFonts w:ascii="Times New Roman" w:hAnsi="Times New Roman"/>
          <w:i/>
        </w:rPr>
        <w:t>y</w:t>
      </w:r>
      <w:r>
        <w:t xml:space="preserve"> must be finite and nonzero) computes a value </w:t>
      </w:r>
      <w:r w:rsidRPr="00BB68EA">
        <w:rPr>
          <w:rFonts w:ascii="Times New Roman" w:hAnsi="Times New Roman"/>
          <w:i/>
        </w:rPr>
        <w:t>k</w:t>
      </w:r>
      <w:r>
        <w:t xml:space="preserve"> of the same sign as </w:t>
      </w:r>
      <w:r w:rsidRPr="00BB68EA">
        <w:rPr>
          <w:rFonts w:ascii="Times New Roman" w:hAnsi="Times New Roman"/>
          <w:i/>
        </w:rPr>
        <w:t>y</w:t>
      </w:r>
      <w:r>
        <w:t xml:space="preserve"> (or zero) such that </w:t>
      </w:r>
      <w:r w:rsidRPr="00BB68EA">
        <w:rPr>
          <w:rFonts w:ascii="Times New Roman" w:hAnsi="Times New Roman"/>
        </w:rPr>
        <w:t>abs(</w:t>
      </w:r>
      <w:r w:rsidRPr="00BB68EA">
        <w:rPr>
          <w:rFonts w:ascii="Times New Roman" w:hAnsi="Times New Roman"/>
          <w:i/>
        </w:rPr>
        <w:t>k</w:t>
      </w:r>
      <w:r w:rsidRPr="00BB68EA">
        <w:rPr>
          <w:rFonts w:ascii="Times New Roman" w:hAnsi="Times New Roman"/>
        </w:rPr>
        <w:t>) &lt; abs(</w:t>
      </w:r>
      <w:r w:rsidRPr="00BB68EA">
        <w:rPr>
          <w:rFonts w:ascii="Times New Roman" w:hAnsi="Times New Roman"/>
          <w:i/>
        </w:rPr>
        <w:t>y</w:t>
      </w:r>
      <w:r w:rsidRPr="00BB68EA">
        <w:rPr>
          <w:rFonts w:ascii="Times New Roman" w:hAnsi="Times New Roman"/>
        </w:rPr>
        <w:t xml:space="preserve">) and </w:t>
      </w:r>
      <w:r w:rsidRPr="00BB68EA">
        <w:rPr>
          <w:rFonts w:ascii="Times New Roman" w:hAnsi="Times New Roman"/>
          <w:i/>
        </w:rPr>
        <w:t>x</w:t>
      </w:r>
      <w:r w:rsidRPr="00BB68EA">
        <w:rPr>
          <w:rFonts w:ascii="Times New Roman" w:hAnsi="Times New Roman"/>
        </w:rPr>
        <w:sym w:font="Symbol" w:char="F02D"/>
      </w:r>
      <w:r w:rsidRPr="00BB68EA">
        <w:rPr>
          <w:rFonts w:ascii="Times New Roman" w:hAnsi="Times New Roman"/>
          <w:i/>
        </w:rPr>
        <w:t xml:space="preserve">k </w:t>
      </w:r>
      <w:r w:rsidRPr="00BB68EA">
        <w:rPr>
          <w:rFonts w:ascii="Times New Roman" w:hAnsi="Times New Roman"/>
        </w:rPr>
        <w:t xml:space="preserve">= </w:t>
      </w:r>
      <w:r w:rsidRPr="00BB68EA">
        <w:rPr>
          <w:rFonts w:ascii="Times New Roman" w:hAnsi="Times New Roman"/>
          <w:i/>
        </w:rPr>
        <w:t>q</w:t>
      </w:r>
      <w:r w:rsidRPr="00BB68EA">
        <w:rPr>
          <w:rFonts w:ascii="Times New Roman" w:hAnsi="Times New Roman"/>
        </w:rPr>
        <w:t xml:space="preserve"> </w:t>
      </w:r>
      <w:r w:rsidRPr="00BB68EA">
        <w:rPr>
          <w:rFonts w:ascii="Times New Roman" w:hAnsi="Times New Roman"/>
        </w:rPr>
        <w:sym w:font="Symbol" w:char="F0B4"/>
      </w:r>
      <w:r w:rsidRPr="00BB68EA">
        <w:rPr>
          <w:rFonts w:ascii="Times New Roman" w:hAnsi="Times New Roman"/>
        </w:rPr>
        <w:t xml:space="preserve"> </w:t>
      </w:r>
      <w:r w:rsidRPr="00BB68EA">
        <w:rPr>
          <w:rFonts w:ascii="Times New Roman" w:hAnsi="Times New Roman"/>
          <w:i/>
        </w:rPr>
        <w:t>y</w:t>
      </w:r>
      <w:r>
        <w:t xml:space="preserve"> for some integer </w:t>
      </w:r>
      <w:r w:rsidRPr="00BB68EA">
        <w:rPr>
          <w:rFonts w:ascii="Times New Roman" w:hAnsi="Times New Roman"/>
          <w:i/>
        </w:rPr>
        <w:t>q</w:t>
      </w:r>
      <w:r>
        <w:t>.</w:t>
      </w:r>
    </w:p>
    <w:p w14:paraId="69DC5BD0" w14:textId="77777777" w:rsidR="004C02EF" w:rsidRDefault="004C02EF" w:rsidP="004C02EF">
      <w:r>
        <w:t xml:space="preserve">The mathematical function </w:t>
      </w:r>
      <w:r w:rsidRPr="003D4267">
        <w:rPr>
          <w:rFonts w:ascii="Times New Roman" w:hAnsi="Times New Roman"/>
        </w:rPr>
        <w:t>floor(</w:t>
      </w:r>
      <w:r w:rsidRPr="003D4267">
        <w:rPr>
          <w:rFonts w:ascii="Times New Roman" w:hAnsi="Times New Roman"/>
          <w:i/>
        </w:rPr>
        <w:t>x</w:t>
      </w:r>
      <w:r w:rsidRPr="003D4267">
        <w:rPr>
          <w:rFonts w:ascii="Times New Roman" w:hAnsi="Times New Roman"/>
        </w:rPr>
        <w:t>)</w:t>
      </w:r>
      <w:r>
        <w:t xml:space="preserve"> yields the largest integer (closest to positive infinity) that is not larger than </w:t>
      </w:r>
      <w:r w:rsidRPr="003D4267">
        <w:rPr>
          <w:rFonts w:ascii="Times New Roman" w:hAnsi="Times New Roman"/>
          <w:i/>
        </w:rPr>
        <w:t>x</w:t>
      </w:r>
      <w:r>
        <w:t>.</w:t>
      </w:r>
    </w:p>
    <w:p w14:paraId="45BB252F" w14:textId="77777777" w:rsidR="004C02EF" w:rsidRPr="000956BB" w:rsidRDefault="004C02EF" w:rsidP="004C02EF">
      <w:pPr>
        <w:pStyle w:val="Note"/>
      </w:pPr>
      <w:r w:rsidRPr="00BB68EA">
        <w:t>NOTE</w:t>
      </w:r>
      <w:r w:rsidRPr="00BB68EA">
        <w:tab/>
      </w:r>
      <w:r w:rsidRPr="00BB68EA">
        <w:rPr>
          <w:rFonts w:ascii="Times New Roman" w:hAnsi="Times New Roman"/>
        </w:rPr>
        <w:t>floor(</w:t>
      </w:r>
      <w:r w:rsidRPr="00BB68EA">
        <w:rPr>
          <w:rFonts w:ascii="Times New Roman" w:hAnsi="Times New Roman"/>
          <w:i/>
        </w:rPr>
        <w:t>x</w:t>
      </w:r>
      <w:r w:rsidRPr="00BB68EA">
        <w:rPr>
          <w:rFonts w:ascii="Times New Roman" w:hAnsi="Times New Roman"/>
        </w:rPr>
        <w:t xml:space="preserve">) = </w:t>
      </w:r>
      <w:r w:rsidRPr="00BB68EA">
        <w:rPr>
          <w:rFonts w:ascii="Times New Roman" w:hAnsi="Times New Roman"/>
          <w:i/>
        </w:rPr>
        <w:t>x</w:t>
      </w:r>
      <w:r w:rsidRPr="00BB68EA">
        <w:rPr>
          <w:rFonts w:ascii="Times New Roman" w:hAnsi="Times New Roman"/>
        </w:rPr>
        <w:sym w:font="Symbol" w:char="F02D"/>
      </w:r>
      <w:r w:rsidRPr="00BB68EA">
        <w:rPr>
          <w:rFonts w:ascii="Times New Roman" w:hAnsi="Times New Roman"/>
        </w:rPr>
        <w:t>(</w:t>
      </w:r>
      <w:r w:rsidRPr="00BB68EA">
        <w:rPr>
          <w:rFonts w:ascii="Times New Roman" w:hAnsi="Times New Roman"/>
          <w:i/>
        </w:rPr>
        <w:t>x</w:t>
      </w:r>
      <w:r w:rsidRPr="00BB68EA">
        <w:rPr>
          <w:rFonts w:ascii="Times New Roman" w:hAnsi="Times New Roman"/>
        </w:rPr>
        <w:t xml:space="preserve"> modulo 1)</w:t>
      </w:r>
      <w:r w:rsidRPr="00BB68EA">
        <w:t>.</w:t>
      </w:r>
    </w:p>
    <w:p w14:paraId="378E681F" w14:textId="77777777" w:rsidR="00DB2A0E" w:rsidRDefault="004C02EF" w:rsidP="004C02EF">
      <w:pPr>
        <w:pStyle w:val="Note"/>
        <w:rPr>
          <w:ins w:id="951" w:author="Allen Wirfs-Brock" w:date="2011-07-04T19:18:00Z"/>
          <w:sz w:val="20"/>
        </w:rPr>
      </w:pPr>
      <w:r w:rsidRPr="00BB68EA">
        <w:rPr>
          <w:sz w:val="20"/>
        </w:rPr>
        <w:t>If an algorithm is defined to “throw an exception”, execution of the algorithm is terminated and no result is returned. The calling algorithms are also terminated, until an algorithm step is reached that explicitly deals with the exception, using terminology such as “If an exception was thrown…”. Once such an algorithm step has been encountered the exception is no longer considered to have occurred.</w:t>
      </w:r>
      <w:bookmarkStart w:id="952" w:name="_Hlt410626652"/>
    </w:p>
    <w:p w14:paraId="6D3D4440" w14:textId="77777777" w:rsidR="00DB2A0E" w:rsidRDefault="00DB2A0E" w:rsidP="00DB2A0E">
      <w:pPr>
        <w:pStyle w:val="20"/>
        <w:numPr>
          <w:ilvl w:val="0"/>
          <w:numId w:val="0"/>
        </w:numPr>
        <w:rPr>
          <w:ins w:id="953" w:author="Allen Wirfs-Brock" w:date="2011-07-04T19:19:00Z"/>
          <w:highlight w:val="yellow"/>
        </w:rPr>
      </w:pPr>
      <w:ins w:id="954" w:author="Allen Wirfs-Brock" w:date="2011-07-04T19:19:00Z">
        <w:r w:rsidRPr="00DB2A0E">
          <w:t>5.3 Static Semantic Rules</w:t>
        </w:r>
      </w:ins>
    </w:p>
    <w:p w14:paraId="62704708" w14:textId="77777777" w:rsidR="004F5297" w:rsidRDefault="00DB2A0E" w:rsidP="00DB2A0E">
      <w:pPr>
        <w:rPr>
          <w:ins w:id="955" w:author="Allen Wirfs-Brock" w:date="2011-07-04T19:41:00Z"/>
        </w:rPr>
      </w:pPr>
      <w:ins w:id="956" w:author="Allen Wirfs-Brock" w:date="2011-07-04T19:21:00Z">
        <w:r w:rsidRPr="00DB2A0E">
          <w:t>Context-</w:t>
        </w:r>
      </w:ins>
      <w:ins w:id="957" w:author="Allen Wirfs-Brock" w:date="2011-07-04T19:25:00Z">
        <w:r w:rsidR="002A0666">
          <w:t>f</w:t>
        </w:r>
      </w:ins>
      <w:ins w:id="958" w:author="Allen Wirfs-Brock" w:date="2011-07-04T19:21:00Z">
        <w:r w:rsidRPr="00DB2A0E">
          <w:t xml:space="preserve">ree </w:t>
        </w:r>
      </w:ins>
      <w:ins w:id="959" w:author="Allen Wirfs-Brock" w:date="2011-07-04T19:25:00Z">
        <w:r w:rsidR="002A0666">
          <w:t>g</w:t>
        </w:r>
      </w:ins>
      <w:ins w:id="960" w:author="Allen Wirfs-Brock" w:date="2011-07-04T19:21:00Z">
        <w:r w:rsidRPr="00DB2A0E">
          <w:t xml:space="preserve">rammars are not </w:t>
        </w:r>
      </w:ins>
      <w:ins w:id="961" w:author="Allen Wirfs-Brock rev2" w:date="2011-07-20T13:25:00Z">
        <w:r w:rsidR="00CD7A72">
          <w:t xml:space="preserve">sufficiently </w:t>
        </w:r>
      </w:ins>
      <w:ins w:id="962" w:author="Allen Wirfs-Brock" w:date="2011-07-04T19:21:00Z">
        <w:r w:rsidRPr="00DB2A0E">
          <w:t xml:space="preserve">powerful to express all the rules that define </w:t>
        </w:r>
      </w:ins>
      <w:ins w:id="963" w:author="Allen Wirfs-Brock" w:date="2011-07-04T19:20:00Z">
        <w:r w:rsidR="002A0666">
          <w:t>whether a stream of input</w:t>
        </w:r>
      </w:ins>
      <w:ins w:id="964" w:author="Allen Wirfs-Brock" w:date="2011-07-04T19:24:00Z">
        <w:r w:rsidR="002A0666">
          <w:t xml:space="preserve"> elements make up a valid ECMAScript program that may be evaluated. </w:t>
        </w:r>
      </w:ins>
      <w:ins w:id="965" w:author="Allen Wirfs-Brock" w:date="2011-07-04T19:20:00Z">
        <w:r w:rsidR="002A0666">
          <w:t xml:space="preserve"> </w:t>
        </w:r>
      </w:ins>
      <w:ins w:id="966" w:author="Allen Wirfs-Brock" w:date="2011-07-04T19:25:00Z">
        <w:r w:rsidR="002A0666">
          <w:t>In some situations addi</w:t>
        </w:r>
      </w:ins>
      <w:ins w:id="967" w:author="Allen Wirfs-Brock" w:date="2011-07-04T19:29:00Z">
        <w:r w:rsidR="002A0666">
          <w:t>ti</w:t>
        </w:r>
      </w:ins>
      <w:ins w:id="968" w:author="Allen Wirfs-Brock" w:date="2011-07-04T19:25:00Z">
        <w:r w:rsidR="002A0666">
          <w:t xml:space="preserve">onal rules are needed that </w:t>
        </w:r>
      </w:ins>
      <w:ins w:id="969" w:author="Allen Wirfs-Brock" w:date="2011-07-04T19:29:00Z">
        <w:r w:rsidR="002A0666">
          <w:t>may</w:t>
        </w:r>
      </w:ins>
      <w:ins w:id="970" w:author="Allen Wirfs-Brock" w:date="2011-07-04T19:25:00Z">
        <w:r w:rsidR="002A0666">
          <w:t xml:space="preserve"> be expressed using </w:t>
        </w:r>
      </w:ins>
      <w:ins w:id="971" w:author="Allen Wirfs-Brock" w:date="2011-07-04T19:28:00Z">
        <w:r w:rsidR="002A0666">
          <w:t xml:space="preserve">either </w:t>
        </w:r>
      </w:ins>
      <w:ins w:id="972" w:author="Allen Wirfs-Brock" w:date="2011-07-04T19:25:00Z">
        <w:r w:rsidR="002A0666">
          <w:t xml:space="preserve">ECMAScript </w:t>
        </w:r>
      </w:ins>
      <w:ins w:id="973" w:author="Allen Wirfs-Brock" w:date="2011-07-04T19:27:00Z">
        <w:r w:rsidR="002A0666">
          <w:t>algorithm</w:t>
        </w:r>
      </w:ins>
      <w:ins w:id="974" w:author="Allen Wirfs-Brock" w:date="2011-07-04T19:25:00Z">
        <w:r w:rsidR="002A0666">
          <w:t xml:space="preserve"> </w:t>
        </w:r>
      </w:ins>
      <w:ins w:id="975" w:author="Allen Wirfs-Brock" w:date="2011-07-04T19:27:00Z">
        <w:r w:rsidR="002A0666">
          <w:t xml:space="preserve">conventions or </w:t>
        </w:r>
      </w:ins>
      <w:ins w:id="976" w:author="Allen Wirfs-Brock" w:date="2011-07-04T19:28:00Z">
        <w:r w:rsidR="002A0666">
          <w:t xml:space="preserve">prose requirements. </w:t>
        </w:r>
      </w:ins>
      <w:ins w:id="977" w:author="Allen Wirfs-Brock" w:date="2011-07-04T19:30:00Z">
        <w:r w:rsidR="002A0666">
          <w:t>Such rules are always associate</w:t>
        </w:r>
      </w:ins>
      <w:ins w:id="978" w:author="Allen Wirfs-Brock rev2" w:date="2011-07-20T13:25:00Z">
        <w:r w:rsidR="00CD7A72">
          <w:t>d</w:t>
        </w:r>
      </w:ins>
      <w:ins w:id="979" w:author="Allen Wirfs-Brock" w:date="2011-07-04T19:30:00Z">
        <w:r w:rsidR="002A0666">
          <w:t xml:space="preserve"> with a production of a grammar and are called the </w:t>
        </w:r>
        <w:r w:rsidR="002A0666" w:rsidRPr="004F5297">
          <w:rPr>
            <w:i/>
          </w:rPr>
          <w:t>static semantics</w:t>
        </w:r>
        <w:r w:rsidR="002A0666">
          <w:t xml:space="preserve"> of the production.</w:t>
        </w:r>
      </w:ins>
    </w:p>
    <w:p w14:paraId="0861DA72" w14:textId="77777777" w:rsidR="004C02EF" w:rsidRPr="00E24D73" w:rsidRDefault="004F5297" w:rsidP="00DB2A0E">
      <w:commentRangeStart w:id="980"/>
      <w:ins w:id="981" w:author="Allen Wirfs-Brock" w:date="2011-07-04T19:41:00Z">
        <w:r>
          <w:t xml:space="preserve">An implementation must validate all of the static semantic rules </w:t>
        </w:r>
      </w:ins>
      <w:ins w:id="982" w:author="Allen Wirfs-Brock" w:date="2011-07-04T19:43:00Z">
        <w:r>
          <w:t xml:space="preserve">used to parse </w:t>
        </w:r>
      </w:ins>
      <w:ins w:id="983" w:author="Allen Wirfs-Brock" w:date="2011-07-04T19:41:00Z">
        <w:r>
          <w:t xml:space="preserve">a </w:t>
        </w:r>
        <w:r w:rsidRPr="00895113">
          <w:rPr>
            <w:rFonts w:ascii="Times New Roman" w:hAnsi="Times New Roman"/>
            <w:i/>
          </w:rPr>
          <w:t>Program</w:t>
        </w:r>
        <w:r>
          <w:t xml:space="preserve"> prior to the first evaluation of that </w:t>
        </w:r>
        <w:r w:rsidRPr="00895113">
          <w:rPr>
            <w:rFonts w:ascii="Times New Roman" w:hAnsi="Times New Roman"/>
            <w:i/>
          </w:rPr>
          <w:t>Program</w:t>
        </w:r>
        <w:r>
          <w:t xml:space="preserve">. </w:t>
        </w:r>
      </w:ins>
      <w:ins w:id="984" w:author="Allen Wirfs-Brock" w:date="2011-07-04T19:43:00Z">
        <w:r>
          <w:t xml:space="preserve">If any of the static semantic rules are violated the </w:t>
        </w:r>
      </w:ins>
      <w:ins w:id="985" w:author="Allen Wirfs-Brock" w:date="2011-07-04T19:44:00Z">
        <w:r w:rsidRPr="00895113">
          <w:rPr>
            <w:rFonts w:ascii="Times New Roman" w:hAnsi="Times New Roman"/>
            <w:i/>
          </w:rPr>
          <w:t>Program</w:t>
        </w:r>
        <w:r>
          <w:t xml:space="preserve"> is invalid and can not be evaluated.  Static semantic rule violations are </w:t>
        </w:r>
      </w:ins>
      <w:ins w:id="986" w:author="Allen Wirfs-Brock" w:date="2011-07-04T19:45:00Z">
        <w:r>
          <w:t>early</w:t>
        </w:r>
      </w:ins>
      <w:ins w:id="987" w:author="Allen Wirfs-Brock" w:date="2011-07-04T19:44:00Z">
        <w:r>
          <w:t xml:space="preserve"> errors (</w:t>
        </w:r>
      </w:ins>
      <w:ins w:id="988" w:author="Allen Wirfs-Brock" w:date="2011-07-04T19:45:00Z">
        <w:r>
          <w:t>see c</w:t>
        </w:r>
      </w:ins>
      <w:ins w:id="989" w:author="Allen Wirfs-Brock" w:date="2011-07-04T19:44:00Z">
        <w:r>
          <w:t xml:space="preserve">lause 16) </w:t>
        </w:r>
      </w:ins>
      <w:ins w:id="990" w:author="Allen Wirfs-Brock" w:date="2011-07-04T19:47:00Z">
        <w:r>
          <w:t>and reported in the same manner as syntax errors</w:t>
        </w:r>
      </w:ins>
      <w:ins w:id="991" w:author="Allen Wirfs-Brock" w:date="2011-07-04T19:45:00Z">
        <w:r>
          <w:t>.</w:t>
        </w:r>
      </w:ins>
      <w:ins w:id="992" w:author="Allen Wirfs-Brock" w:date="2011-07-04T19:44:00Z">
        <w:r>
          <w:t xml:space="preserve"> </w:t>
        </w:r>
      </w:ins>
      <w:r w:rsidR="004C02EF" w:rsidRPr="004A037C">
        <w:rPr>
          <w:highlight w:val="yellow"/>
        </w:rPr>
        <w:fldChar w:fldCharType="begin"/>
      </w:r>
      <w:r w:rsidR="004C02EF" w:rsidRPr="004A037C">
        <w:rPr>
          <w:highlight w:val="yellow"/>
        </w:rPr>
        <w:fldChar w:fldCharType="end"/>
      </w:r>
      <w:bookmarkStart w:id="993" w:name="_Toc375031117"/>
      <w:bookmarkStart w:id="994" w:name="_Toc381513613"/>
      <w:bookmarkStart w:id="995" w:name="_Toc382202754"/>
      <w:bookmarkStart w:id="996" w:name="_Toc382202974"/>
      <w:bookmarkStart w:id="997" w:name="_Toc382212135"/>
      <w:bookmarkStart w:id="998" w:name="_Toc382212314"/>
      <w:bookmarkStart w:id="999" w:name="_Toc382291480"/>
      <w:bookmarkStart w:id="1000" w:name="_Ref382705463"/>
      <w:bookmarkStart w:id="1001" w:name="_Ref382705468"/>
      <w:bookmarkStart w:id="1002" w:name="_Toc385672117"/>
      <w:bookmarkStart w:id="1003" w:name="_Toc393690208"/>
      <w:bookmarkStart w:id="1004" w:name="_Ref421431579"/>
      <w:bookmarkStart w:id="1005" w:name="_Ref421432870"/>
      <w:bookmarkStart w:id="1006" w:name="_Ref421433084"/>
      <w:bookmarkStart w:id="1007" w:name="_Ref424530778"/>
      <w:bookmarkStart w:id="1008" w:name="_Ref424530884"/>
      <w:bookmarkEnd w:id="952"/>
      <w:commentRangeEnd w:id="980"/>
      <w:r>
        <w:rPr>
          <w:rStyle w:val="af4"/>
        </w:rPr>
        <w:commentReference w:id="980"/>
      </w:r>
    </w:p>
    <w:p w14:paraId="2D060768" w14:textId="77777777" w:rsidR="004C02EF" w:rsidRDefault="004C02EF" w:rsidP="004C02EF">
      <w:pPr>
        <w:pStyle w:val="1"/>
        <w:numPr>
          <w:ilvl w:val="0"/>
          <w:numId w:val="0"/>
        </w:numPr>
      </w:pPr>
      <w:bookmarkStart w:id="1009" w:name="_Ref440449662"/>
      <w:bookmarkStart w:id="1010" w:name="_Ref457437433"/>
      <w:bookmarkStart w:id="1011" w:name="_Ref459624386"/>
      <w:bookmarkStart w:id="1012" w:name="_Ref459624423"/>
      <w:bookmarkStart w:id="1013" w:name="_Ref459647164"/>
      <w:bookmarkStart w:id="1014" w:name="_Toc472818752"/>
      <w:bookmarkStart w:id="1015" w:name="_Toc235503307"/>
      <w:bookmarkStart w:id="1016" w:name="_Toc241509082"/>
      <w:bookmarkStart w:id="1017" w:name="_Toc244416569"/>
      <w:bookmarkStart w:id="1018" w:name="_Toc276630933"/>
      <w:bookmarkStart w:id="1019" w:name="_Toc153968322"/>
      <w:r>
        <w:t>6</w:t>
      </w:r>
      <w:r>
        <w:tab/>
        <w:t>Source Tex</w:t>
      </w:r>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r>
        <w:t>t</w:t>
      </w:r>
      <w:bookmarkStart w:id="1020" w:name="_Toc382202756"/>
      <w:bookmarkStart w:id="1021" w:name="_Toc38220297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p>
    <w:p w14:paraId="5B56D8E7" w14:textId="77777777" w:rsidR="004C02EF" w:rsidRDefault="004C02EF" w:rsidP="004C02EF">
      <w:r>
        <w:t>ECMAScript source text is represented as a sequence of characters in the Unicode character encoding, version 3.0 or later. The text is expected to have been normalised to Unicode Normalization Form C (canonical composition), as described in Unicode Technical Report #15. Conforming ECMAScript implementations are not required to perform any normalisation of text, or behave as though they were performing normalisation of text, themselves.  ECMAScript source text is assumed to be a sequence of 16-bit code units for the purposes of this specification. Such a source text may include sequences of 16-bit code units that are not valid UTF-16 character encodings. If an actual source text is encoded in a form other than 16-bit code units it must be processed as if it was first converted to UTF-16.</w:t>
      </w:r>
    </w:p>
    <w:p w14:paraId="2DCBF1A2" w14:textId="77777777" w:rsidR="004C02EF" w:rsidRPr="00B955D6" w:rsidRDefault="004C02EF" w:rsidP="004C02EF">
      <w:pPr>
        <w:pStyle w:val="Syntax"/>
        <w:rPr>
          <w:lang w:val="fr-CH"/>
        </w:rPr>
      </w:pPr>
      <w:r w:rsidRPr="00B955D6">
        <w:rPr>
          <w:lang w:val="fr-CH"/>
        </w:rPr>
        <w:t>Syntax</w:t>
      </w:r>
    </w:p>
    <w:p w14:paraId="040193EB" w14:textId="77777777" w:rsidR="004C02EF" w:rsidRPr="00B955D6" w:rsidRDefault="004C02EF" w:rsidP="004C02EF">
      <w:pPr>
        <w:pStyle w:val="SyntaxRule2"/>
        <w:rPr>
          <w:lang w:val="fr-CH"/>
        </w:rPr>
      </w:pPr>
      <w:r w:rsidRPr="00B955D6">
        <w:rPr>
          <w:lang w:val="fr-CH"/>
        </w:rPr>
        <w:t xml:space="preserve">SourceCharacter </w:t>
      </w:r>
      <w:r w:rsidRPr="00B955D6">
        <w:rPr>
          <w:rFonts w:ascii="Arial" w:hAnsi="Arial"/>
          <w:b/>
          <w:i w:val="0"/>
          <w:lang w:val="fr-CH"/>
        </w:rPr>
        <w:t>::</w:t>
      </w:r>
    </w:p>
    <w:p w14:paraId="4B945D76" w14:textId="77777777" w:rsidR="004C02EF" w:rsidRPr="00B955D6" w:rsidRDefault="004C02EF" w:rsidP="004C02EF">
      <w:pPr>
        <w:pStyle w:val="SyntaxDefinition2"/>
        <w:rPr>
          <w:rFonts w:ascii="Arial" w:hAnsi="Arial" w:cs="Arial"/>
          <w:i w:val="0"/>
          <w:lang w:val="fr-CH"/>
        </w:rPr>
      </w:pPr>
      <w:r w:rsidRPr="00B955D6">
        <w:rPr>
          <w:rFonts w:ascii="Arial" w:hAnsi="Arial" w:cs="Arial"/>
          <w:i w:val="0"/>
          <w:lang w:val="fr-CH"/>
        </w:rPr>
        <w:t>any Unicode code unit</w:t>
      </w:r>
    </w:p>
    <w:p w14:paraId="15D24F76" w14:textId="77777777" w:rsidR="004C02EF" w:rsidRDefault="004C02EF" w:rsidP="004C02EF">
      <w:r>
        <w:t>Throughout the rest of this document, the phrase “code unit” and the word “character” will be used to refer to a 16-bit unsigned value used to represent a single 16-bit unit of text. The phrase “Unicode character” will be used to refer to the abstract linguistic or typographical unit represented by a single Unicode scalar value (which may be longer than 16 bits and thus may be represented by more than one code unit). The phrase “code point” refers to such a Unicode scalar value. “Unicode character” only refers to entities represented by single Unicode scalar values: the components of a combining character sequence are still individual “Unicode characters,” even though a user might think of the whole sequence as a single character.</w:t>
      </w:r>
    </w:p>
    <w:p w14:paraId="403F224E" w14:textId="77777777" w:rsidR="004C02EF" w:rsidRDefault="004C02EF" w:rsidP="004C02EF">
      <w:r>
        <w:t xml:space="preserve">In string literals, regular expression literals, and identifiers, any character (code unit) may also be expressed as a Unicode escape sequence consisting of six characters, namely </w:t>
      </w:r>
      <w:r>
        <w:rPr>
          <w:rFonts w:ascii="Courier New" w:hAnsi="Courier New"/>
          <w:b/>
        </w:rPr>
        <w:t>\u</w:t>
      </w:r>
      <w:r>
        <w:t xml:space="preserve"> plus four hexadecimal digits. Within a comment, such an escape sequence is effectively ignored as part of the comment. Within a string literal or regular expression literal, the Unicode escape sequence contributes one character to the value of the literal. Within an identifier, the escape sequence contributes one character to the identifier.</w:t>
      </w:r>
    </w:p>
    <w:p w14:paraId="5113EC44" w14:textId="77777777" w:rsidR="004C02EF" w:rsidRPr="00841D84" w:rsidRDefault="004C02EF" w:rsidP="004C02EF">
      <w:pPr>
        <w:pStyle w:val="Note"/>
      </w:pPr>
      <w:r w:rsidRPr="000956BB">
        <w:t>NOTE</w:t>
      </w:r>
      <w:r w:rsidRPr="000956BB">
        <w:tab/>
        <w:t>Although this document sometimes refers to a “transformation” between a “character” within a “string” and the 16-bit unsigned integer that is the code unit of that character, there is actually no transformation because a “character” within a “string” is actually represented using that 16-bit unsigned value.</w:t>
      </w:r>
    </w:p>
    <w:p w14:paraId="045BD60E" w14:textId="77777777" w:rsidR="004C02EF" w:rsidRPr="000956BB" w:rsidRDefault="004C02EF" w:rsidP="004C02EF">
      <w:r w:rsidRPr="000956BB">
        <w:t xml:space="preserve">ECMAScript differs from the Java programming language in the behaviour of Unicode escape sequences. In a Java program, if the Unicode escape sequence </w:t>
      </w:r>
      <w:r w:rsidRPr="000956BB">
        <w:rPr>
          <w:rFonts w:ascii="Courier New" w:hAnsi="Courier New"/>
          <w:b/>
        </w:rPr>
        <w:t>\u000A</w:t>
      </w:r>
      <w:r w:rsidRPr="000956BB">
        <w:t xml:space="preserve">, for example, occurs within a single-line comment, it is interpreted as a line terminator (Unicode character </w:t>
      </w:r>
      <w:r w:rsidRPr="000956BB">
        <w:rPr>
          <w:rFonts w:ascii="Courier New" w:hAnsi="Courier New"/>
          <w:b/>
        </w:rPr>
        <w:t>000A</w:t>
      </w:r>
      <w:r w:rsidRPr="000956BB">
        <w:t xml:space="preserve"> is line feed) and therefore the next character is not part of the comment. Similarly, if the Unicode escape sequence </w:t>
      </w:r>
      <w:r w:rsidRPr="000956BB">
        <w:rPr>
          <w:rFonts w:ascii="Courier New" w:hAnsi="Courier New"/>
          <w:b/>
        </w:rPr>
        <w:t>\u000A</w:t>
      </w:r>
      <w:r w:rsidRPr="000956BB">
        <w:t xml:space="preserve"> occurs within a string literal in a Java program, it is likewise interpreted as a line terminator, which is not allowed within a string literal—one must write </w:t>
      </w:r>
      <w:r w:rsidRPr="000956BB">
        <w:rPr>
          <w:rFonts w:ascii="Courier New" w:hAnsi="Courier New"/>
          <w:b/>
        </w:rPr>
        <w:t>\n</w:t>
      </w:r>
      <w:r w:rsidRPr="000956BB">
        <w:t xml:space="preserve"> instead of </w:t>
      </w:r>
      <w:r w:rsidRPr="000956BB">
        <w:rPr>
          <w:rFonts w:ascii="Courier New" w:hAnsi="Courier New"/>
          <w:b/>
        </w:rPr>
        <w:t>\u000A</w:t>
      </w:r>
      <w:r w:rsidRPr="000956BB">
        <w:t xml:space="preserve"> to cause a line feed to be part of the string value of a string literal. In an ECMAScript program, a Unicode escape sequence occurring within a comment is never interpreted and therefore cannot contribute to termination of the comment. Similarly, a Unicode escape sequence occurring within a string literal in an ECMAScript program always contributes a character to the </w:t>
      </w:r>
      <w:r>
        <w:t>String</w:t>
      </w:r>
      <w:r w:rsidRPr="000956BB">
        <w:t xml:space="preserve"> value of the literal and is never interpreted as a line terminator or as a quote mark that might terminate the string literal.</w:t>
      </w:r>
      <w:bookmarkStart w:id="1022" w:name="_Toc381513616"/>
      <w:bookmarkStart w:id="1023" w:name="_Toc382202758"/>
      <w:bookmarkStart w:id="1024" w:name="_Toc382202978"/>
      <w:bookmarkStart w:id="1025" w:name="_Toc382212138"/>
      <w:bookmarkStart w:id="1026" w:name="_Toc382212317"/>
      <w:bookmarkStart w:id="1027" w:name="_Toc382291483"/>
      <w:bookmarkStart w:id="1028" w:name="_Toc385672118"/>
      <w:bookmarkStart w:id="1029" w:name="_Ref386878476"/>
      <w:bookmarkStart w:id="1030" w:name="_Toc393690209"/>
    </w:p>
    <w:p w14:paraId="522F9966" w14:textId="77777777" w:rsidR="004C02EF" w:rsidRDefault="004C02EF" w:rsidP="004C02EF">
      <w:pPr>
        <w:pStyle w:val="1"/>
        <w:numPr>
          <w:ilvl w:val="0"/>
          <w:numId w:val="0"/>
        </w:numPr>
      </w:pPr>
      <w:bookmarkStart w:id="1031" w:name="_Ref456010393"/>
      <w:bookmarkStart w:id="1032" w:name="_Ref457437434"/>
      <w:bookmarkStart w:id="1033" w:name="_Ref463686584"/>
      <w:bookmarkStart w:id="1034" w:name="_Toc472818753"/>
      <w:bookmarkStart w:id="1035" w:name="_Toc235503308"/>
      <w:bookmarkStart w:id="1036" w:name="_Toc241509083"/>
      <w:bookmarkStart w:id="1037" w:name="_Toc244416570"/>
      <w:bookmarkStart w:id="1038" w:name="_Toc276630934"/>
      <w:bookmarkStart w:id="1039" w:name="_Toc153968323"/>
      <w:r>
        <w:t>7</w:t>
      </w:r>
      <w:r>
        <w:tab/>
        <w:t>Lexical Convention</w:t>
      </w:r>
      <w:bookmarkEnd w:id="1022"/>
      <w:bookmarkEnd w:id="1023"/>
      <w:bookmarkEnd w:id="1024"/>
      <w:bookmarkEnd w:id="1025"/>
      <w:bookmarkEnd w:id="1026"/>
      <w:bookmarkEnd w:id="1027"/>
      <w:bookmarkEnd w:id="1028"/>
      <w:bookmarkEnd w:id="1029"/>
      <w:bookmarkEnd w:id="1030"/>
      <w:r>
        <w:t>s</w:t>
      </w:r>
      <w:bookmarkEnd w:id="1031"/>
      <w:bookmarkEnd w:id="1032"/>
      <w:bookmarkEnd w:id="1033"/>
      <w:bookmarkEnd w:id="1034"/>
      <w:bookmarkEnd w:id="1035"/>
      <w:bookmarkEnd w:id="1036"/>
      <w:bookmarkEnd w:id="1037"/>
      <w:bookmarkEnd w:id="1038"/>
      <w:bookmarkEnd w:id="1039"/>
    </w:p>
    <w:p w14:paraId="071CAE62" w14:textId="77777777" w:rsidR="004C02EF" w:rsidRDefault="004C02EF" w:rsidP="004C02EF">
      <w:r>
        <w:t>The source text of an ECMAScript program is first converted into a sequence of input elements, which are tokens, line terminators, comments, or white space. The source text is scanned from left to right, repeatedly taking the longest possible sequence of characters as the next input element.</w:t>
      </w:r>
    </w:p>
    <w:p w14:paraId="725A8E49" w14:textId="77777777" w:rsidR="004C02EF" w:rsidRDefault="004C02EF" w:rsidP="004C02EF">
      <w:r>
        <w:t xml:space="preserve">There are two goal symbols for the lexical grammar. The </w:t>
      </w:r>
      <w:r w:rsidRPr="006F7870">
        <w:rPr>
          <w:rStyle w:val="bnf"/>
        </w:rPr>
        <w:t>InputElementDiv</w:t>
      </w:r>
      <w:r>
        <w:t xml:space="preserve"> symbol is used in those syntactic grammar contexts where a leading division (</w:t>
      </w:r>
      <w:r>
        <w:rPr>
          <w:rFonts w:ascii="Courier New" w:hAnsi="Courier New"/>
          <w:b/>
        </w:rPr>
        <w:t>/</w:t>
      </w:r>
      <w:r>
        <w:t>) or division-assignment (</w:t>
      </w:r>
      <w:r>
        <w:rPr>
          <w:rFonts w:ascii="Courier New" w:hAnsi="Courier New"/>
          <w:b/>
        </w:rPr>
        <w:t>/=</w:t>
      </w:r>
      <w:r>
        <w:t xml:space="preserve">) operator is permitted. The </w:t>
      </w:r>
      <w:r w:rsidRPr="006F7870">
        <w:rPr>
          <w:rStyle w:val="bnf"/>
        </w:rPr>
        <w:t>InputElementRegExp</w:t>
      </w:r>
      <w:r>
        <w:t xml:space="preserve"> symbol is used in other syntactic grammar contexts.</w:t>
      </w:r>
    </w:p>
    <w:p w14:paraId="17117890" w14:textId="77777777" w:rsidR="004C02EF" w:rsidRPr="009624C1" w:rsidRDefault="004C02EF" w:rsidP="004C02EF">
      <w:pPr>
        <w:pStyle w:val="Note"/>
        <w:rPr>
          <w:i/>
        </w:rPr>
      </w:pPr>
      <w:r w:rsidRPr="009624C1">
        <w:t>NOTE</w:t>
      </w:r>
      <w:r w:rsidRPr="009624C1">
        <w:tab/>
        <w:t xml:space="preserve">There are no syntactic grammar contexts where both a leading division or division-assignment, and a leading </w:t>
      </w:r>
      <w:r w:rsidRPr="006F7870">
        <w:rPr>
          <w:rStyle w:val="bnf"/>
        </w:rPr>
        <w:t>RegularExpressionLiteral</w:t>
      </w:r>
      <w:r w:rsidRPr="009624C1">
        <w:t xml:space="preserve"> are permitted. This is not affected by semicolon insertion (see 7.9); in examples such as the following:</w:t>
      </w:r>
    </w:p>
    <w:p w14:paraId="144AF179" w14:textId="77777777" w:rsidR="004C02EF" w:rsidRPr="003D4267"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lang w:val="en-US"/>
        </w:rPr>
      </w:pPr>
      <w:r w:rsidRPr="003D4267">
        <w:rPr>
          <w:rFonts w:ascii="Courier New" w:hAnsi="Courier New" w:cs="Courier New"/>
          <w:b/>
          <w:color w:val="000000"/>
          <w:sz w:val="18"/>
          <w:szCs w:val="18"/>
          <w:lang w:val="en-US"/>
        </w:rPr>
        <w:t>a = b</w:t>
      </w:r>
      <w:r w:rsidRPr="003D4267">
        <w:rPr>
          <w:rFonts w:ascii="Courier New" w:hAnsi="Courier New" w:cs="Courier New"/>
          <w:b/>
          <w:color w:val="000000"/>
          <w:sz w:val="18"/>
          <w:szCs w:val="18"/>
          <w:lang w:val="en-US"/>
        </w:rPr>
        <w:br/>
        <w:t>/hi/g.exec(c).map(d);</w:t>
      </w:r>
    </w:p>
    <w:p w14:paraId="1A1E7B89" w14:textId="77777777" w:rsidR="004C02EF" w:rsidRPr="009624C1" w:rsidRDefault="004C02EF" w:rsidP="004C02EF">
      <w:pPr>
        <w:pStyle w:val="Note"/>
      </w:pPr>
      <w:r w:rsidRPr="009624C1">
        <w:t xml:space="preserve">where the first non-whitespace, non-comment character after a </w:t>
      </w:r>
      <w:r w:rsidRPr="006F7870">
        <w:rPr>
          <w:rFonts w:ascii="Times New Roman" w:hAnsi="Times New Roman"/>
          <w:i/>
        </w:rPr>
        <w:t>LineTerminator</w:t>
      </w:r>
      <w:r w:rsidRPr="009624C1">
        <w:t xml:space="preserve"> is slash (</w:t>
      </w:r>
      <w:r w:rsidRPr="009624C1">
        <w:rPr>
          <w:rFonts w:ascii="Courier New" w:hAnsi="Courier New" w:cs="Courier New"/>
          <w:b/>
          <w:bCs/>
        </w:rPr>
        <w:t>/</w:t>
      </w:r>
      <w:r w:rsidRPr="009624C1">
        <w:t xml:space="preserve">) and the syntactic context allows division or division-assignment, no semicolon is inserted at the </w:t>
      </w:r>
      <w:r w:rsidRPr="006F7870">
        <w:rPr>
          <w:rFonts w:ascii="Times New Roman" w:hAnsi="Times New Roman"/>
          <w:i/>
        </w:rPr>
        <w:t>LineTerminator</w:t>
      </w:r>
      <w:r w:rsidRPr="009624C1">
        <w:t>. That is, the above example is interpreted in the same way as:</w:t>
      </w:r>
    </w:p>
    <w:p w14:paraId="1E7602AD" w14:textId="77777777" w:rsidR="004C02EF" w:rsidRPr="003D4267"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lang w:val="en-US"/>
        </w:rPr>
      </w:pPr>
      <w:r w:rsidRPr="003D4267">
        <w:rPr>
          <w:rFonts w:ascii="Courier New" w:hAnsi="Courier New" w:cs="Courier New"/>
          <w:b/>
          <w:color w:val="000000"/>
          <w:sz w:val="18"/>
          <w:szCs w:val="18"/>
        </w:rPr>
        <w:t>a = b / hi / g.</w:t>
      </w:r>
      <w:r w:rsidRPr="003D4267">
        <w:rPr>
          <w:rFonts w:ascii="Courier New" w:hAnsi="Courier New" w:cs="Courier New"/>
          <w:b/>
          <w:color w:val="000000"/>
          <w:sz w:val="18"/>
          <w:szCs w:val="18"/>
          <w:lang w:val="en-US"/>
        </w:rPr>
        <w:t>exec</w:t>
      </w:r>
      <w:r w:rsidRPr="003D4267">
        <w:rPr>
          <w:rFonts w:ascii="Courier New" w:hAnsi="Courier New" w:cs="Courier New"/>
          <w:b/>
          <w:color w:val="000000"/>
          <w:sz w:val="18"/>
          <w:szCs w:val="18"/>
        </w:rPr>
        <w:t>(c).map(d);</w:t>
      </w:r>
    </w:p>
    <w:p w14:paraId="30515A66" w14:textId="77777777" w:rsidR="004C02EF" w:rsidRDefault="004C02EF" w:rsidP="004C02EF">
      <w:pPr>
        <w:pStyle w:val="Syntax"/>
      </w:pPr>
      <w:r w:rsidRPr="00841D84">
        <w:t>Syntax</w:t>
      </w:r>
    </w:p>
    <w:p w14:paraId="3C05D3B2" w14:textId="77777777" w:rsidR="004C02EF" w:rsidRPr="00984A3F" w:rsidRDefault="004C02EF" w:rsidP="004C02EF">
      <w:pPr>
        <w:pStyle w:val="SyntaxRule"/>
      </w:pPr>
      <w:bookmarkStart w:id="1040" w:name="_Ref451679175"/>
      <w:bookmarkStart w:id="1041" w:name="_Ref378386056"/>
      <w:bookmarkStart w:id="1042" w:name="_Toc381513617"/>
      <w:bookmarkStart w:id="1043" w:name="_Toc382202759"/>
      <w:bookmarkStart w:id="1044" w:name="_Toc382202979"/>
      <w:bookmarkStart w:id="1045" w:name="_Toc382212139"/>
      <w:bookmarkStart w:id="1046" w:name="_Toc382212318"/>
      <w:bookmarkStart w:id="1047" w:name="_Toc382291484"/>
      <w:bookmarkStart w:id="1048" w:name="_Toc385672119"/>
      <w:bookmarkStart w:id="1049" w:name="_Toc393690210"/>
      <w:bookmarkStart w:id="1050" w:name="_Ref449966391"/>
      <w:r w:rsidRPr="00F5506E">
        <w:t>InputElementDiv</w:t>
      </w:r>
      <w:r w:rsidRPr="00984A3F">
        <w:t xml:space="preserve"> </w:t>
      </w:r>
      <w:r w:rsidRPr="007A29B2">
        <w:rPr>
          <w:rFonts w:ascii="Arial" w:hAnsi="Arial" w:cs="Arial"/>
          <w:b/>
          <w:i w:val="0"/>
        </w:rPr>
        <w:t>::</w:t>
      </w:r>
    </w:p>
    <w:p w14:paraId="469728EF" w14:textId="77777777" w:rsidR="004C02EF" w:rsidRPr="00984A3F" w:rsidRDefault="004C02EF" w:rsidP="004C02EF">
      <w:pPr>
        <w:pStyle w:val="SyntaxDefinition"/>
      </w:pPr>
      <w:r w:rsidRPr="00984A3F">
        <w:t>WhiteSpace</w:t>
      </w:r>
      <w:r w:rsidRPr="00984A3F">
        <w:br/>
        <w:t>LineTerminator</w:t>
      </w:r>
      <w:r w:rsidRPr="00984A3F">
        <w:br/>
        <w:t>Comment</w:t>
      </w:r>
      <w:r w:rsidRPr="00984A3F">
        <w:br/>
        <w:t>Token</w:t>
      </w:r>
      <w:r w:rsidRPr="00984A3F">
        <w:br/>
        <w:t>DivPunctuator</w:t>
      </w:r>
      <w:r>
        <w:br/>
      </w:r>
    </w:p>
    <w:p w14:paraId="300A276D" w14:textId="77777777" w:rsidR="004C02EF" w:rsidRPr="00984A3F" w:rsidRDefault="004C02EF" w:rsidP="004C02EF">
      <w:pPr>
        <w:pStyle w:val="SyntaxRule"/>
      </w:pPr>
      <w:r w:rsidRPr="00984A3F">
        <w:t xml:space="preserve">InputElementRegExp </w:t>
      </w:r>
      <w:r w:rsidRPr="007A29B2">
        <w:rPr>
          <w:rFonts w:ascii="Arial" w:hAnsi="Arial" w:cs="Arial"/>
          <w:b/>
          <w:i w:val="0"/>
        </w:rPr>
        <w:t>::</w:t>
      </w:r>
    </w:p>
    <w:p w14:paraId="109748D5" w14:textId="77777777" w:rsidR="004C02EF" w:rsidRPr="00984A3F" w:rsidRDefault="004C02EF" w:rsidP="004C02EF">
      <w:pPr>
        <w:pStyle w:val="SyntaxDefinition"/>
      </w:pPr>
      <w:r w:rsidRPr="00984A3F">
        <w:t>WhiteSpace</w:t>
      </w:r>
      <w:r w:rsidRPr="00984A3F">
        <w:br/>
        <w:t>LineTerminator</w:t>
      </w:r>
      <w:r w:rsidRPr="00984A3F">
        <w:br/>
        <w:t>Comment</w:t>
      </w:r>
      <w:r w:rsidRPr="00984A3F">
        <w:br/>
        <w:t>Token</w:t>
      </w:r>
      <w:r w:rsidRPr="00984A3F">
        <w:br/>
        <w:t>RegularExpressionLiteral</w:t>
      </w:r>
    </w:p>
    <w:p w14:paraId="16D1CAC1" w14:textId="77777777" w:rsidR="004C02EF" w:rsidRDefault="004C02EF" w:rsidP="004C02EF">
      <w:pPr>
        <w:pStyle w:val="20"/>
        <w:numPr>
          <w:ilvl w:val="0"/>
          <w:numId w:val="0"/>
        </w:numPr>
      </w:pPr>
      <w:bookmarkStart w:id="1051" w:name="_Ref456028559"/>
      <w:bookmarkStart w:id="1052" w:name="_Toc472818754"/>
      <w:bookmarkStart w:id="1053" w:name="_Toc235503309"/>
      <w:bookmarkStart w:id="1054" w:name="_Toc241509084"/>
      <w:bookmarkStart w:id="1055" w:name="_Toc244416571"/>
      <w:bookmarkStart w:id="1056" w:name="_Toc276630935"/>
      <w:bookmarkStart w:id="1057" w:name="_Toc153968324"/>
      <w:r>
        <w:t>7.1</w:t>
      </w:r>
      <w:r>
        <w:tab/>
        <w:t>Unicode Format-Control Characters</w:t>
      </w:r>
      <w:bookmarkEnd w:id="1040"/>
      <w:bookmarkEnd w:id="1051"/>
      <w:bookmarkEnd w:id="1052"/>
      <w:bookmarkEnd w:id="1053"/>
      <w:bookmarkEnd w:id="1054"/>
      <w:bookmarkEnd w:id="1055"/>
      <w:bookmarkEnd w:id="1056"/>
      <w:bookmarkEnd w:id="1057"/>
    </w:p>
    <w:p w14:paraId="095C0A82" w14:textId="77777777" w:rsidR="004C02EF" w:rsidRDefault="004C02EF" w:rsidP="004C02EF">
      <w:r>
        <w:t xml:space="preserve">The Unicode format-control characters (i.e., the characters in category “Cf” in the Unicode Character Database such as </w:t>
      </w:r>
      <w:r>
        <w:rPr>
          <w:smallCaps/>
        </w:rPr>
        <w:t>left-to-right mark</w:t>
      </w:r>
      <w:r>
        <w:t xml:space="preserve"> or </w:t>
      </w:r>
      <w:r>
        <w:rPr>
          <w:smallCaps/>
        </w:rPr>
        <w:t>right-to-left mark</w:t>
      </w:r>
      <w:r>
        <w:t>) are control codes used to control the formatting of a range of text in the absence of higher-level protocols for this (such as mark-up languages).</w:t>
      </w:r>
    </w:p>
    <w:p w14:paraId="2B0BE024" w14:textId="77777777" w:rsidR="004C02EF" w:rsidRDefault="004C02EF" w:rsidP="004C02EF">
      <w:r>
        <w:t>It is useful to allow format-control characters in source text to facilitate editing and display.</w:t>
      </w:r>
      <w:r w:rsidDel="002D0994">
        <w:t xml:space="preserve"> </w:t>
      </w:r>
      <w:r>
        <w:t>All format control characters may be used within comments, and within string literals and regular expression literals.</w:t>
      </w:r>
    </w:p>
    <w:p w14:paraId="01A2806D" w14:textId="77777777" w:rsidR="004C02EF" w:rsidRDefault="004C02EF" w:rsidP="004C02EF">
      <w:r w:rsidRPr="00B40698">
        <w:rPr>
          <w:rFonts w:ascii="Times New Roman" w:hAnsi="Times New Roman"/>
        </w:rPr>
        <w:t>&lt;ZWNJ&gt;</w:t>
      </w:r>
      <w:r>
        <w:t xml:space="preserve"> and </w:t>
      </w:r>
      <w:r w:rsidRPr="00B40698">
        <w:rPr>
          <w:rFonts w:ascii="Times New Roman" w:hAnsi="Times New Roman"/>
        </w:rPr>
        <w:t>&lt;ZWJ&gt;</w:t>
      </w:r>
      <w:r>
        <w:t xml:space="preserve"> are format-control characters that are used to make necessary distinctions when forming words or phrases in certain languages. In ECMAScript source text, </w:t>
      </w:r>
      <w:r w:rsidRPr="00B40698">
        <w:rPr>
          <w:rFonts w:ascii="Times New Roman" w:hAnsi="Times New Roman"/>
        </w:rPr>
        <w:t xml:space="preserve">&lt;ZWNJ&gt; </w:t>
      </w:r>
      <w:r>
        <w:t xml:space="preserve">and </w:t>
      </w:r>
      <w:r w:rsidRPr="00B40698">
        <w:rPr>
          <w:rFonts w:ascii="Times New Roman" w:hAnsi="Times New Roman"/>
        </w:rPr>
        <w:t>&lt;ZWJ&gt;</w:t>
      </w:r>
      <w:r>
        <w:t xml:space="preserve"> may also be used in an identifier after the first character. </w:t>
      </w:r>
    </w:p>
    <w:p w14:paraId="522583AE" w14:textId="77777777" w:rsidR="004C02EF" w:rsidRDefault="004C02EF" w:rsidP="004C02EF">
      <w:r w:rsidRPr="00B40698">
        <w:rPr>
          <w:rFonts w:ascii="Times New Roman" w:hAnsi="Times New Roman"/>
        </w:rPr>
        <w:t>&lt;BOM&gt;</w:t>
      </w:r>
      <w:r>
        <w:t xml:space="preserve"> is a format-control character used primarily at the start of a text to mark it as Unicode and to allow detection of the text's encoding and byte order. </w:t>
      </w:r>
      <w:r w:rsidRPr="00B40698">
        <w:rPr>
          <w:rFonts w:ascii="Times New Roman" w:hAnsi="Times New Roman"/>
        </w:rPr>
        <w:t>&lt;BOM&gt;</w:t>
      </w:r>
      <w:r>
        <w:t xml:space="preserve"> characters intended for this purpose can sometimes also appear after the start of a text, for example as a result of concatenating files. &lt;BOM&gt; characters are treated as white space characters (see 7.2). </w:t>
      </w:r>
    </w:p>
    <w:p w14:paraId="043978E4" w14:textId="77777777" w:rsidR="004C02EF" w:rsidRDefault="004C02EF" w:rsidP="004C02EF">
      <w:pPr>
        <w:spacing w:after="120"/>
      </w:pPr>
      <w:r w:rsidRPr="002A16DE">
        <w:t xml:space="preserve">The special treatment of certain format-control characters outside of comments, string literals, and regular expression literals is </w:t>
      </w:r>
      <w:r>
        <w:t>summarised</w:t>
      </w:r>
      <w:r w:rsidRPr="002A16DE">
        <w:t xml:space="preserve"> in Table 1</w:t>
      </w:r>
      <w:r>
        <w:t>.</w:t>
      </w:r>
    </w:p>
    <w:p w14:paraId="2BDF7721" w14:textId="77777777" w:rsidR="004C02EF" w:rsidRPr="000171B7" w:rsidRDefault="004C02EF" w:rsidP="004C02EF">
      <w:pPr>
        <w:pStyle w:val="Tabletitle"/>
        <w:rPr>
          <w:rFonts w:eastAsia="Arial Unicode MS"/>
        </w:rPr>
      </w:pPr>
      <w:r w:rsidRPr="002A16DE">
        <w:rPr>
          <w:rFonts w:eastAsia="Arial Unicode MS"/>
        </w:rPr>
        <w:t xml:space="preserve">Table 1 — </w:t>
      </w:r>
      <w:r>
        <w:rPr>
          <w:rFonts w:eastAsia="Arial Unicode MS"/>
        </w:rPr>
        <w:t>Format-Control Character Usage</w:t>
      </w:r>
    </w:p>
    <w:tbl>
      <w:tblPr>
        <w:tblW w:w="0" w:type="auto"/>
        <w:jc w:val="center"/>
        <w:tblInd w:w="-705" w:type="dxa"/>
        <w:tblLayout w:type="fixed"/>
        <w:tblCellMar>
          <w:left w:w="288" w:type="dxa"/>
          <w:right w:w="288" w:type="dxa"/>
        </w:tblCellMar>
        <w:tblLook w:val="0007" w:firstRow="0" w:lastRow="0" w:firstColumn="0" w:lastColumn="0" w:noHBand="0" w:noVBand="0"/>
      </w:tblPr>
      <w:tblGrid>
        <w:gridCol w:w="2245"/>
        <w:gridCol w:w="2610"/>
        <w:gridCol w:w="2112"/>
        <w:gridCol w:w="1890"/>
      </w:tblGrid>
      <w:tr w:rsidR="004C02EF" w:rsidRPr="00984A3F" w14:paraId="6986A32F" w14:textId="77777777" w:rsidTr="003A4B22">
        <w:trPr>
          <w:trHeight w:val="320"/>
          <w:jc w:val="center"/>
        </w:trPr>
        <w:tc>
          <w:tcPr>
            <w:tcW w:w="2245" w:type="dxa"/>
            <w:tcBorders>
              <w:top w:val="single" w:sz="12" w:space="0" w:color="000000"/>
              <w:left w:val="single" w:sz="6" w:space="0" w:color="000000"/>
              <w:bottom w:val="single" w:sz="6" w:space="0" w:color="000000"/>
            </w:tcBorders>
            <w:shd w:val="solid" w:color="C0C0C0" w:fill="FFFFFF"/>
          </w:tcPr>
          <w:p w14:paraId="36E9FE96" w14:textId="77777777" w:rsidR="004C02EF" w:rsidRPr="009F344E" w:rsidRDefault="004C02EF" w:rsidP="003A4B22">
            <w:pPr>
              <w:keepNext/>
              <w:shd w:val="solid" w:color="C0C0C0" w:fill="FFFFFF"/>
              <w:spacing w:after="0"/>
              <w:jc w:val="left"/>
              <w:rPr>
                <w:b/>
                <w:i/>
                <w:color w:val="000000"/>
                <w:shd w:val="solid" w:color="C0C0C0" w:fill="FFFFFF"/>
              </w:rPr>
            </w:pPr>
            <w:r w:rsidRPr="009F344E">
              <w:rPr>
                <w:b/>
                <w:i/>
                <w:color w:val="000000"/>
                <w:shd w:val="solid" w:color="C0C0C0" w:fill="FFFFFF"/>
              </w:rPr>
              <w:t>Code Unit</w:t>
            </w:r>
            <w:r>
              <w:rPr>
                <w:b/>
                <w:i/>
                <w:color w:val="000000"/>
                <w:shd w:val="solid" w:color="C0C0C0" w:fill="FFFFFF"/>
              </w:rPr>
              <w:t xml:space="preserve"> </w:t>
            </w:r>
            <w:r w:rsidRPr="009F344E">
              <w:rPr>
                <w:b/>
                <w:i/>
                <w:color w:val="000000"/>
                <w:shd w:val="solid" w:color="C0C0C0" w:fill="FFFFFF"/>
              </w:rPr>
              <w:t>Value</w:t>
            </w:r>
          </w:p>
        </w:tc>
        <w:tc>
          <w:tcPr>
            <w:tcW w:w="2610" w:type="dxa"/>
            <w:tcBorders>
              <w:top w:val="single" w:sz="12" w:space="0" w:color="000000"/>
              <w:bottom w:val="single" w:sz="6" w:space="0" w:color="000000"/>
            </w:tcBorders>
            <w:shd w:val="solid" w:color="C0C0C0" w:fill="FFFFFF"/>
          </w:tcPr>
          <w:p w14:paraId="49D892EA"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Name</w:t>
            </w:r>
          </w:p>
        </w:tc>
        <w:tc>
          <w:tcPr>
            <w:tcW w:w="2112" w:type="dxa"/>
            <w:tcBorders>
              <w:top w:val="single" w:sz="12" w:space="0" w:color="000000"/>
              <w:bottom w:val="single" w:sz="6" w:space="0" w:color="000000"/>
            </w:tcBorders>
            <w:shd w:val="solid" w:color="C0C0C0" w:fill="FFFFFF"/>
          </w:tcPr>
          <w:p w14:paraId="1488ED5B"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Formal Name</w:t>
            </w:r>
          </w:p>
        </w:tc>
        <w:tc>
          <w:tcPr>
            <w:tcW w:w="1890" w:type="dxa"/>
            <w:tcBorders>
              <w:top w:val="single" w:sz="12" w:space="0" w:color="000000"/>
              <w:left w:val="nil"/>
              <w:bottom w:val="single" w:sz="6" w:space="0" w:color="000000"/>
              <w:right w:val="single" w:sz="6" w:space="0" w:color="000000"/>
            </w:tcBorders>
            <w:shd w:val="solid" w:color="C0C0C0" w:fill="FFFFFF"/>
          </w:tcPr>
          <w:p w14:paraId="6406876F" w14:textId="77777777" w:rsidR="004C02EF" w:rsidRPr="00984A3F" w:rsidRDefault="004C02EF" w:rsidP="003A4B22">
            <w:pPr>
              <w:keepNext/>
              <w:shd w:val="solid" w:color="C0C0C0" w:fill="FFFFFF"/>
              <w:spacing w:after="0"/>
              <w:rPr>
                <w:b/>
                <w:i/>
                <w:color w:val="000000"/>
                <w:shd w:val="solid" w:color="C0C0C0" w:fill="FFFFFF"/>
              </w:rPr>
            </w:pPr>
            <w:r>
              <w:rPr>
                <w:b/>
                <w:i/>
                <w:color w:val="000000"/>
                <w:shd w:val="solid" w:color="C0C0C0" w:fill="FFFFFF"/>
              </w:rPr>
              <w:t>Usage</w:t>
            </w:r>
          </w:p>
        </w:tc>
      </w:tr>
      <w:tr w:rsidR="004C02EF" w:rsidRPr="006F7870" w14:paraId="166217CA" w14:textId="77777777" w:rsidTr="003A4B22">
        <w:trPr>
          <w:jc w:val="center"/>
        </w:trPr>
        <w:tc>
          <w:tcPr>
            <w:tcW w:w="2245" w:type="dxa"/>
            <w:tcBorders>
              <w:left w:val="single" w:sz="6" w:space="0" w:color="000000"/>
            </w:tcBorders>
          </w:tcPr>
          <w:p w14:paraId="6D2F378F" w14:textId="77777777" w:rsidR="004C02EF" w:rsidRPr="008419F8" w:rsidRDefault="004C02EF" w:rsidP="003A4B22">
            <w:pPr>
              <w:keepNext/>
              <w:spacing w:after="40"/>
              <w:rPr>
                <w:rFonts w:ascii="Courier New" w:hAnsi="Courier New" w:cs="Courier New"/>
                <w:b/>
              </w:rPr>
            </w:pPr>
            <w:r w:rsidRPr="008419F8">
              <w:rPr>
                <w:rFonts w:ascii="Courier New" w:hAnsi="Courier New" w:cs="Courier New"/>
                <w:b/>
              </w:rPr>
              <w:t>\u200C</w:t>
            </w:r>
          </w:p>
        </w:tc>
        <w:tc>
          <w:tcPr>
            <w:tcW w:w="2610" w:type="dxa"/>
          </w:tcPr>
          <w:p w14:paraId="477361F5" w14:textId="77777777" w:rsidR="004C02EF" w:rsidRPr="008419F8" w:rsidRDefault="004C02EF" w:rsidP="003A4B22">
            <w:pPr>
              <w:keepNext/>
              <w:spacing w:after="40"/>
              <w:rPr>
                <w:rFonts w:cs="Arial"/>
              </w:rPr>
            </w:pPr>
            <w:r w:rsidRPr="008419F8">
              <w:rPr>
                <w:rFonts w:cs="Arial"/>
              </w:rPr>
              <w:t>Zero width non-joiner</w:t>
            </w:r>
          </w:p>
        </w:tc>
        <w:tc>
          <w:tcPr>
            <w:tcW w:w="2112" w:type="dxa"/>
          </w:tcPr>
          <w:p w14:paraId="3081DB55" w14:textId="77777777" w:rsidR="004C02EF" w:rsidRPr="008419F8" w:rsidRDefault="004C02EF" w:rsidP="003A4B22">
            <w:pPr>
              <w:keepNext/>
              <w:spacing w:after="40"/>
              <w:rPr>
                <w:rFonts w:cs="Arial"/>
              </w:rPr>
            </w:pPr>
            <w:r w:rsidRPr="008419F8">
              <w:rPr>
                <w:rFonts w:cs="Arial"/>
              </w:rPr>
              <w:t>&lt;ZWNJ&gt;</w:t>
            </w:r>
          </w:p>
        </w:tc>
        <w:tc>
          <w:tcPr>
            <w:tcW w:w="1890" w:type="dxa"/>
            <w:tcBorders>
              <w:left w:val="nil"/>
              <w:right w:val="single" w:sz="6" w:space="0" w:color="000000"/>
            </w:tcBorders>
          </w:tcPr>
          <w:p w14:paraId="00C811DE" w14:textId="77777777" w:rsidR="004C02EF" w:rsidRPr="006F7870" w:rsidRDefault="004C02EF" w:rsidP="003A4B22">
            <w:pPr>
              <w:keepNext/>
              <w:spacing w:after="40"/>
              <w:rPr>
                <w:rFonts w:ascii="Times New Roman" w:hAnsi="Times New Roman"/>
                <w:i/>
              </w:rPr>
            </w:pPr>
            <w:r w:rsidRPr="006F7870">
              <w:rPr>
                <w:rFonts w:ascii="Times New Roman" w:hAnsi="Times New Roman"/>
                <w:i/>
              </w:rPr>
              <w:t>IdentifierPart</w:t>
            </w:r>
          </w:p>
        </w:tc>
      </w:tr>
      <w:tr w:rsidR="004C02EF" w:rsidRPr="006F7870" w14:paraId="1F869A5B" w14:textId="77777777" w:rsidTr="003A4B22">
        <w:trPr>
          <w:jc w:val="center"/>
        </w:trPr>
        <w:tc>
          <w:tcPr>
            <w:tcW w:w="2245" w:type="dxa"/>
            <w:tcBorders>
              <w:left w:val="single" w:sz="6" w:space="0" w:color="000000"/>
            </w:tcBorders>
          </w:tcPr>
          <w:p w14:paraId="4C376551" w14:textId="77777777" w:rsidR="004C02EF" w:rsidRPr="008419F8" w:rsidRDefault="004C02EF" w:rsidP="003A4B22">
            <w:pPr>
              <w:keepNext/>
              <w:spacing w:after="40"/>
              <w:rPr>
                <w:rFonts w:ascii="Courier New" w:hAnsi="Courier New" w:cs="Courier New"/>
                <w:b/>
              </w:rPr>
            </w:pPr>
            <w:r w:rsidRPr="008419F8">
              <w:rPr>
                <w:rFonts w:ascii="Courier New" w:hAnsi="Courier New" w:cs="Courier New"/>
                <w:b/>
              </w:rPr>
              <w:t>\u200</w:t>
            </w:r>
            <w:r>
              <w:rPr>
                <w:rFonts w:ascii="Courier New" w:hAnsi="Courier New" w:cs="Courier New"/>
                <w:b/>
              </w:rPr>
              <w:t>D</w:t>
            </w:r>
          </w:p>
        </w:tc>
        <w:tc>
          <w:tcPr>
            <w:tcW w:w="2610" w:type="dxa"/>
          </w:tcPr>
          <w:p w14:paraId="0436BDF7" w14:textId="77777777" w:rsidR="004C02EF" w:rsidRPr="008419F8" w:rsidRDefault="004C02EF" w:rsidP="003A4B22">
            <w:pPr>
              <w:keepNext/>
              <w:spacing w:after="40"/>
              <w:rPr>
                <w:rFonts w:cs="Arial"/>
              </w:rPr>
            </w:pPr>
            <w:r w:rsidRPr="008419F8">
              <w:rPr>
                <w:rFonts w:cs="Arial"/>
              </w:rPr>
              <w:t>Zero width joiner</w:t>
            </w:r>
          </w:p>
        </w:tc>
        <w:tc>
          <w:tcPr>
            <w:tcW w:w="2112" w:type="dxa"/>
          </w:tcPr>
          <w:p w14:paraId="43226D52" w14:textId="77777777" w:rsidR="004C02EF" w:rsidRPr="008419F8" w:rsidRDefault="004C02EF" w:rsidP="003A4B22">
            <w:pPr>
              <w:keepNext/>
              <w:spacing w:after="40"/>
              <w:rPr>
                <w:rFonts w:cs="Arial"/>
              </w:rPr>
            </w:pPr>
            <w:r w:rsidRPr="008419F8">
              <w:rPr>
                <w:rFonts w:cs="Arial"/>
              </w:rPr>
              <w:t>&lt;ZWJ&gt;</w:t>
            </w:r>
          </w:p>
        </w:tc>
        <w:tc>
          <w:tcPr>
            <w:tcW w:w="1890" w:type="dxa"/>
            <w:tcBorders>
              <w:left w:val="nil"/>
              <w:right w:val="single" w:sz="6" w:space="0" w:color="000000"/>
            </w:tcBorders>
          </w:tcPr>
          <w:p w14:paraId="1AC8AC4C" w14:textId="77777777" w:rsidR="004C02EF" w:rsidRPr="006F7870" w:rsidRDefault="004C02EF" w:rsidP="003A4B22">
            <w:pPr>
              <w:keepNext/>
              <w:spacing w:after="40"/>
              <w:rPr>
                <w:rFonts w:ascii="Times New Roman" w:hAnsi="Times New Roman"/>
                <w:i/>
              </w:rPr>
            </w:pPr>
            <w:r w:rsidRPr="006F7870">
              <w:rPr>
                <w:rFonts w:ascii="Times New Roman" w:hAnsi="Times New Roman"/>
                <w:i/>
              </w:rPr>
              <w:t>IdentifierPart</w:t>
            </w:r>
          </w:p>
        </w:tc>
      </w:tr>
      <w:tr w:rsidR="004C02EF" w:rsidRPr="006F7870" w14:paraId="5EA9A24C" w14:textId="77777777" w:rsidTr="003A4B22">
        <w:trPr>
          <w:jc w:val="center"/>
        </w:trPr>
        <w:tc>
          <w:tcPr>
            <w:tcW w:w="2245" w:type="dxa"/>
            <w:tcBorders>
              <w:left w:val="single" w:sz="6" w:space="0" w:color="000000"/>
              <w:bottom w:val="single" w:sz="12" w:space="0" w:color="000000"/>
            </w:tcBorders>
          </w:tcPr>
          <w:p w14:paraId="09DC5820" w14:textId="77777777" w:rsidR="004C02EF" w:rsidRPr="008419F8" w:rsidRDefault="004C02EF" w:rsidP="003A4B22">
            <w:pPr>
              <w:spacing w:after="40"/>
              <w:rPr>
                <w:rFonts w:ascii="Courier New" w:hAnsi="Courier New" w:cs="Courier New"/>
              </w:rPr>
            </w:pPr>
            <w:r w:rsidRPr="008419F8">
              <w:rPr>
                <w:rFonts w:ascii="Courier New" w:hAnsi="Courier New" w:cs="Courier New"/>
                <w:b/>
              </w:rPr>
              <w:t>\uFEFF</w:t>
            </w:r>
          </w:p>
        </w:tc>
        <w:tc>
          <w:tcPr>
            <w:tcW w:w="2610" w:type="dxa"/>
            <w:tcBorders>
              <w:bottom w:val="single" w:sz="12" w:space="0" w:color="000000"/>
            </w:tcBorders>
          </w:tcPr>
          <w:p w14:paraId="652D668A" w14:textId="77777777" w:rsidR="004C02EF" w:rsidRPr="008419F8" w:rsidRDefault="004C02EF" w:rsidP="003A4B22">
            <w:pPr>
              <w:spacing w:after="40"/>
              <w:rPr>
                <w:rFonts w:cs="Arial"/>
              </w:rPr>
            </w:pPr>
            <w:r w:rsidRPr="008419F8">
              <w:rPr>
                <w:rFonts w:cs="Arial"/>
              </w:rPr>
              <w:t>Byte Order Mark</w:t>
            </w:r>
          </w:p>
        </w:tc>
        <w:tc>
          <w:tcPr>
            <w:tcW w:w="2112" w:type="dxa"/>
            <w:tcBorders>
              <w:bottom w:val="single" w:sz="12" w:space="0" w:color="000000"/>
            </w:tcBorders>
          </w:tcPr>
          <w:p w14:paraId="19C3AEB3" w14:textId="77777777" w:rsidR="004C02EF" w:rsidRPr="008419F8" w:rsidRDefault="004C02EF" w:rsidP="003A4B22">
            <w:pPr>
              <w:spacing w:after="40"/>
              <w:rPr>
                <w:rFonts w:cs="Arial"/>
              </w:rPr>
            </w:pPr>
            <w:r w:rsidRPr="008419F8">
              <w:rPr>
                <w:rFonts w:cs="Arial"/>
              </w:rPr>
              <w:t>&lt;BOM&gt;</w:t>
            </w:r>
          </w:p>
        </w:tc>
        <w:tc>
          <w:tcPr>
            <w:tcW w:w="1890" w:type="dxa"/>
            <w:tcBorders>
              <w:left w:val="nil"/>
              <w:bottom w:val="single" w:sz="12" w:space="0" w:color="000000"/>
              <w:right w:val="single" w:sz="6" w:space="0" w:color="000000"/>
            </w:tcBorders>
          </w:tcPr>
          <w:p w14:paraId="0311D875" w14:textId="77777777" w:rsidR="004C02EF" w:rsidRPr="006F7870" w:rsidRDefault="004C02EF" w:rsidP="003A4B22">
            <w:pPr>
              <w:spacing w:after="40"/>
              <w:rPr>
                <w:rFonts w:ascii="Times New Roman" w:hAnsi="Times New Roman"/>
                <w:i/>
              </w:rPr>
            </w:pPr>
            <w:r w:rsidRPr="006F7870">
              <w:rPr>
                <w:rFonts w:ascii="Times New Roman" w:hAnsi="Times New Roman"/>
                <w:i/>
              </w:rPr>
              <w:t>Whitespace</w:t>
            </w:r>
          </w:p>
        </w:tc>
      </w:tr>
    </w:tbl>
    <w:p w14:paraId="2CC41461" w14:textId="77777777" w:rsidR="004C02EF" w:rsidRDefault="004C02EF" w:rsidP="004C02EF">
      <w:pPr>
        <w:pStyle w:val="20"/>
        <w:numPr>
          <w:ilvl w:val="0"/>
          <w:numId w:val="0"/>
        </w:numPr>
        <w:spacing w:before="240"/>
      </w:pPr>
      <w:bookmarkStart w:id="1058" w:name="_Ref451679260"/>
      <w:bookmarkStart w:id="1059" w:name="_Toc472818755"/>
      <w:bookmarkStart w:id="1060" w:name="_Toc235503310"/>
      <w:bookmarkStart w:id="1061" w:name="_Toc241509085"/>
      <w:bookmarkStart w:id="1062" w:name="_Toc244416572"/>
      <w:bookmarkStart w:id="1063" w:name="_Toc276630936"/>
      <w:bookmarkStart w:id="1064" w:name="_Toc153968325"/>
      <w:r>
        <w:t>7.2</w:t>
      </w:r>
      <w:r>
        <w:tab/>
        <w:t>White Spac</w:t>
      </w:r>
      <w:bookmarkEnd w:id="1041"/>
      <w:bookmarkEnd w:id="1042"/>
      <w:bookmarkEnd w:id="1043"/>
      <w:bookmarkEnd w:id="1044"/>
      <w:bookmarkEnd w:id="1045"/>
      <w:bookmarkEnd w:id="1046"/>
      <w:bookmarkEnd w:id="1047"/>
      <w:bookmarkEnd w:id="1048"/>
      <w:bookmarkEnd w:id="1049"/>
      <w:r>
        <w:t>e</w:t>
      </w:r>
      <w:bookmarkEnd w:id="1050"/>
      <w:bookmarkEnd w:id="1058"/>
      <w:bookmarkEnd w:id="1059"/>
      <w:bookmarkEnd w:id="1060"/>
      <w:bookmarkEnd w:id="1061"/>
      <w:bookmarkEnd w:id="1062"/>
      <w:bookmarkEnd w:id="1063"/>
      <w:bookmarkEnd w:id="1064"/>
    </w:p>
    <w:p w14:paraId="794EA4C0" w14:textId="77777777" w:rsidR="004C02EF" w:rsidRDefault="004C02EF" w:rsidP="004C02EF">
      <w:r>
        <w:t>White space characters are used to improve source text readability and to separate tokens (indivisible lexical units) from each other, but are otherwise insignificant. White space characters may occur between any two tokens</w:t>
      </w:r>
      <w:r w:rsidRPr="002967F1">
        <w:t xml:space="preserve"> </w:t>
      </w:r>
      <w:r>
        <w:t xml:space="preserve">and at the start or end of input. White space characters may also occur within a </w:t>
      </w:r>
      <w:r w:rsidRPr="006F7870">
        <w:rPr>
          <w:rFonts w:ascii="Times New Roman" w:hAnsi="Times New Roman"/>
          <w:i/>
        </w:rPr>
        <w:t>StringLiteral</w:t>
      </w:r>
      <w:r>
        <w:t xml:space="preserve"> or a </w:t>
      </w:r>
      <w:r w:rsidRPr="006F7870">
        <w:rPr>
          <w:rFonts w:ascii="Times New Roman" w:hAnsi="Times New Roman"/>
          <w:i/>
        </w:rPr>
        <w:t>RegularExpressionLiteral</w:t>
      </w:r>
      <w:r>
        <w:t xml:space="preserve"> (where they are considered significant characters forming part of the literal value) or within a </w:t>
      </w:r>
      <w:r w:rsidRPr="006F7870">
        <w:rPr>
          <w:rFonts w:ascii="Times New Roman" w:hAnsi="Times New Roman"/>
          <w:i/>
        </w:rPr>
        <w:t>Comment</w:t>
      </w:r>
      <w:r>
        <w:t>, but cannot appear within any other kind of token.</w:t>
      </w:r>
    </w:p>
    <w:p w14:paraId="59135FF2" w14:textId="77777777" w:rsidR="004C02EF" w:rsidRDefault="004C02EF" w:rsidP="004C02EF">
      <w:pPr>
        <w:spacing w:after="120"/>
      </w:pPr>
      <w:r w:rsidRPr="002A16DE">
        <w:t>The ECMAScript white space characters are listed in Table 2</w:t>
      </w:r>
      <w:r>
        <w:t>.</w:t>
      </w:r>
    </w:p>
    <w:p w14:paraId="5754AD0A" w14:textId="77777777" w:rsidR="004C02EF" w:rsidRPr="000171B7" w:rsidRDefault="004C02EF" w:rsidP="004C02EF">
      <w:pPr>
        <w:pStyle w:val="Tabletitle"/>
        <w:rPr>
          <w:rFonts w:eastAsia="Arial Unicode MS"/>
        </w:rPr>
      </w:pPr>
      <w:r w:rsidRPr="002A16DE">
        <w:rPr>
          <w:rFonts w:eastAsia="Arial Unicode MS"/>
        </w:rPr>
        <w:t xml:space="preserve">Table 2 — </w:t>
      </w:r>
      <w:r>
        <w:rPr>
          <w:rFonts w:eastAsia="Arial Unicode MS"/>
        </w:rPr>
        <w:t>Whitespace Characters</w:t>
      </w:r>
    </w:p>
    <w:tbl>
      <w:tblPr>
        <w:tblW w:w="0" w:type="auto"/>
        <w:jc w:val="center"/>
        <w:tblLayout w:type="fixed"/>
        <w:tblCellMar>
          <w:left w:w="288" w:type="dxa"/>
          <w:right w:w="288" w:type="dxa"/>
        </w:tblCellMar>
        <w:tblLook w:val="0007" w:firstRow="0" w:lastRow="0" w:firstColumn="0" w:lastColumn="0" w:noHBand="0" w:noVBand="0"/>
      </w:tblPr>
      <w:tblGrid>
        <w:gridCol w:w="9"/>
        <w:gridCol w:w="2387"/>
        <w:gridCol w:w="2399"/>
        <w:gridCol w:w="13"/>
        <w:gridCol w:w="1967"/>
        <w:gridCol w:w="13"/>
      </w:tblGrid>
      <w:tr w:rsidR="004C02EF" w:rsidRPr="00984A3F" w14:paraId="48C32BC8" w14:textId="77777777" w:rsidTr="003A4B22">
        <w:trPr>
          <w:gridAfter w:val="1"/>
          <w:wAfter w:w="13" w:type="dxa"/>
          <w:trHeight w:val="275"/>
          <w:jc w:val="center"/>
        </w:trPr>
        <w:tc>
          <w:tcPr>
            <w:tcW w:w="2396" w:type="dxa"/>
            <w:gridSpan w:val="2"/>
            <w:tcBorders>
              <w:top w:val="single" w:sz="12" w:space="0" w:color="000000"/>
              <w:left w:val="single" w:sz="6" w:space="0" w:color="000000"/>
              <w:bottom w:val="single" w:sz="6" w:space="0" w:color="000000"/>
            </w:tcBorders>
            <w:shd w:val="solid" w:color="C0C0C0" w:fill="FFFFFF"/>
          </w:tcPr>
          <w:p w14:paraId="667F4893" w14:textId="77777777" w:rsidR="004C02EF" w:rsidRPr="009F344E" w:rsidRDefault="004C02EF" w:rsidP="003A4B22">
            <w:pPr>
              <w:keepNext/>
              <w:keepLines/>
              <w:shd w:val="solid" w:color="C0C0C0" w:fill="FFFFFF"/>
              <w:spacing w:after="0"/>
              <w:rPr>
                <w:b/>
                <w:i/>
                <w:color w:val="000000"/>
                <w:shd w:val="solid" w:color="C0C0C0" w:fill="FFFFFF"/>
              </w:rPr>
            </w:pPr>
            <w:r w:rsidRPr="009F344E">
              <w:rPr>
                <w:b/>
                <w:i/>
                <w:color w:val="000000"/>
                <w:shd w:val="solid" w:color="C0C0C0" w:fill="FFFFFF"/>
              </w:rPr>
              <w:t>Code Unit Value</w:t>
            </w:r>
          </w:p>
        </w:tc>
        <w:tc>
          <w:tcPr>
            <w:tcW w:w="2399" w:type="dxa"/>
            <w:tcBorders>
              <w:top w:val="single" w:sz="12" w:space="0" w:color="000000"/>
              <w:bottom w:val="single" w:sz="6" w:space="0" w:color="000000"/>
            </w:tcBorders>
            <w:shd w:val="solid" w:color="C0C0C0" w:fill="FFFFFF"/>
          </w:tcPr>
          <w:p w14:paraId="3C10177A" w14:textId="77777777" w:rsidR="004C02EF" w:rsidRDefault="004C02EF" w:rsidP="003A4B22">
            <w:pPr>
              <w:keepNext/>
              <w:keepLines/>
              <w:shd w:val="solid" w:color="C0C0C0" w:fill="FFFFFF"/>
              <w:spacing w:after="0"/>
              <w:rPr>
                <w:b/>
                <w:i/>
                <w:color w:val="000000"/>
                <w:shd w:val="solid" w:color="C0C0C0" w:fill="FFFFFF"/>
              </w:rPr>
            </w:pPr>
            <w:r w:rsidRPr="00984A3F">
              <w:rPr>
                <w:b/>
                <w:i/>
                <w:color w:val="000000"/>
                <w:shd w:val="solid" w:color="C0C0C0" w:fill="FFFFFF"/>
              </w:rPr>
              <w:t>Name</w:t>
            </w:r>
          </w:p>
        </w:tc>
        <w:tc>
          <w:tcPr>
            <w:tcW w:w="1980" w:type="dxa"/>
            <w:gridSpan w:val="2"/>
            <w:tcBorders>
              <w:top w:val="single" w:sz="12" w:space="0" w:color="000000"/>
              <w:bottom w:val="single" w:sz="6" w:space="0" w:color="000000"/>
              <w:right w:val="single" w:sz="6" w:space="0" w:color="000000"/>
            </w:tcBorders>
            <w:shd w:val="solid" w:color="C0C0C0" w:fill="FFFFFF"/>
          </w:tcPr>
          <w:p w14:paraId="5061889F" w14:textId="77777777" w:rsidR="004C02EF" w:rsidRDefault="004C02EF" w:rsidP="003A4B22">
            <w:pPr>
              <w:keepNext/>
              <w:keepLines/>
              <w:shd w:val="solid" w:color="C0C0C0" w:fill="FFFFFF"/>
              <w:spacing w:after="0"/>
              <w:rPr>
                <w:b/>
                <w:i/>
                <w:color w:val="000000"/>
                <w:shd w:val="solid" w:color="C0C0C0" w:fill="FFFFFF"/>
              </w:rPr>
            </w:pPr>
            <w:r w:rsidRPr="00984A3F">
              <w:rPr>
                <w:b/>
                <w:i/>
                <w:color w:val="000000"/>
                <w:shd w:val="solid" w:color="C0C0C0" w:fill="FFFFFF"/>
              </w:rPr>
              <w:t>Formal Name</w:t>
            </w:r>
          </w:p>
        </w:tc>
      </w:tr>
      <w:tr w:rsidR="004C02EF" w:rsidRPr="00984A3F" w14:paraId="1F8303A7" w14:textId="77777777" w:rsidTr="003A4B22">
        <w:trPr>
          <w:gridAfter w:val="1"/>
          <w:wAfter w:w="13" w:type="dxa"/>
          <w:jc w:val="center"/>
        </w:trPr>
        <w:tc>
          <w:tcPr>
            <w:tcW w:w="2396" w:type="dxa"/>
            <w:gridSpan w:val="2"/>
            <w:tcBorders>
              <w:left w:val="single" w:sz="6" w:space="0" w:color="000000"/>
            </w:tcBorders>
          </w:tcPr>
          <w:p w14:paraId="02736057" w14:textId="77777777" w:rsidR="004C02EF" w:rsidRDefault="004C02EF" w:rsidP="003A4B22">
            <w:pPr>
              <w:keepNext/>
              <w:keepLines/>
              <w:spacing w:after="40"/>
              <w:rPr>
                <w:rFonts w:ascii="Courier New" w:hAnsi="Courier New"/>
                <w:b/>
                <w:lang w:val="fr-CH"/>
              </w:rPr>
            </w:pPr>
            <w:r w:rsidRPr="009F344E">
              <w:rPr>
                <w:rFonts w:ascii="Courier New" w:hAnsi="Courier New"/>
                <w:b/>
              </w:rPr>
              <w:t>\u0009</w:t>
            </w:r>
          </w:p>
        </w:tc>
        <w:tc>
          <w:tcPr>
            <w:tcW w:w="2399" w:type="dxa"/>
          </w:tcPr>
          <w:p w14:paraId="1F43A46D" w14:textId="77777777" w:rsidR="004C02EF" w:rsidRDefault="004C02EF" w:rsidP="003A4B22">
            <w:pPr>
              <w:keepNext/>
              <w:keepLines/>
              <w:spacing w:after="40"/>
              <w:rPr>
                <w:lang w:val="fr-CH"/>
              </w:rPr>
            </w:pPr>
            <w:r w:rsidRPr="009F344E">
              <w:t>Tab</w:t>
            </w:r>
          </w:p>
        </w:tc>
        <w:tc>
          <w:tcPr>
            <w:tcW w:w="1980" w:type="dxa"/>
            <w:gridSpan w:val="2"/>
            <w:tcBorders>
              <w:right w:val="single" w:sz="6" w:space="0" w:color="000000"/>
            </w:tcBorders>
          </w:tcPr>
          <w:p w14:paraId="0107B3A2" w14:textId="77777777" w:rsidR="004C02EF" w:rsidRPr="009F344E" w:rsidRDefault="004C02EF" w:rsidP="003A4B22">
            <w:pPr>
              <w:keepNext/>
              <w:keepLines/>
              <w:spacing w:after="40"/>
            </w:pPr>
            <w:r w:rsidRPr="009F344E">
              <w:t>&lt;TAB&gt;</w:t>
            </w:r>
          </w:p>
        </w:tc>
      </w:tr>
      <w:tr w:rsidR="004C02EF" w:rsidRPr="00984A3F" w14:paraId="3103D148" w14:textId="77777777" w:rsidTr="003A4B22">
        <w:trPr>
          <w:gridAfter w:val="1"/>
          <w:wAfter w:w="13" w:type="dxa"/>
          <w:jc w:val="center"/>
        </w:trPr>
        <w:tc>
          <w:tcPr>
            <w:tcW w:w="2396" w:type="dxa"/>
            <w:gridSpan w:val="2"/>
            <w:tcBorders>
              <w:left w:val="single" w:sz="6" w:space="0" w:color="000000"/>
            </w:tcBorders>
          </w:tcPr>
          <w:p w14:paraId="002FE12F" w14:textId="77777777" w:rsidR="004C02EF" w:rsidRDefault="004C02EF" w:rsidP="003A4B22">
            <w:pPr>
              <w:keepNext/>
              <w:keepLines/>
              <w:spacing w:after="40"/>
              <w:rPr>
                <w:rFonts w:ascii="Courier New" w:hAnsi="Courier New"/>
                <w:b/>
              </w:rPr>
            </w:pPr>
            <w:r>
              <w:rPr>
                <w:rFonts w:ascii="Courier New" w:hAnsi="Courier New"/>
                <w:b/>
              </w:rPr>
              <w:t>\u000B</w:t>
            </w:r>
          </w:p>
        </w:tc>
        <w:tc>
          <w:tcPr>
            <w:tcW w:w="2399" w:type="dxa"/>
          </w:tcPr>
          <w:p w14:paraId="47DE79F0" w14:textId="77777777" w:rsidR="004C02EF" w:rsidRDefault="004C02EF" w:rsidP="003A4B22">
            <w:pPr>
              <w:keepNext/>
              <w:keepLines/>
              <w:spacing w:after="40"/>
            </w:pPr>
            <w:r w:rsidRPr="00984A3F">
              <w:t>Vertical Tab</w:t>
            </w:r>
          </w:p>
        </w:tc>
        <w:tc>
          <w:tcPr>
            <w:tcW w:w="1980" w:type="dxa"/>
            <w:gridSpan w:val="2"/>
            <w:tcBorders>
              <w:right w:val="single" w:sz="6" w:space="0" w:color="000000"/>
            </w:tcBorders>
          </w:tcPr>
          <w:p w14:paraId="3CF8D4AD" w14:textId="77777777" w:rsidR="004C02EF" w:rsidRDefault="004C02EF" w:rsidP="003A4B22">
            <w:pPr>
              <w:keepNext/>
              <w:keepLines/>
              <w:spacing w:after="40"/>
            </w:pPr>
            <w:r w:rsidRPr="00984A3F">
              <w:t>&lt;VT&gt;</w:t>
            </w:r>
          </w:p>
        </w:tc>
      </w:tr>
      <w:tr w:rsidR="004C02EF" w:rsidRPr="00984A3F" w14:paraId="204680BB" w14:textId="77777777" w:rsidTr="003A4B22">
        <w:trPr>
          <w:gridBefore w:val="1"/>
          <w:wBefore w:w="9" w:type="dxa"/>
          <w:jc w:val="center"/>
        </w:trPr>
        <w:tc>
          <w:tcPr>
            <w:tcW w:w="2387" w:type="dxa"/>
            <w:tcBorders>
              <w:left w:val="single" w:sz="6" w:space="0" w:color="000000"/>
            </w:tcBorders>
          </w:tcPr>
          <w:p w14:paraId="7A80883A" w14:textId="77777777" w:rsidR="004C02EF" w:rsidRDefault="004C02EF" w:rsidP="003A4B22">
            <w:pPr>
              <w:keepNext/>
              <w:keepLines/>
              <w:spacing w:after="40"/>
              <w:rPr>
                <w:rFonts w:ascii="Courier New" w:hAnsi="Courier New"/>
                <w:b/>
              </w:rPr>
            </w:pPr>
            <w:r>
              <w:rPr>
                <w:rFonts w:ascii="Courier New" w:hAnsi="Courier New"/>
                <w:b/>
              </w:rPr>
              <w:t>\u000C</w:t>
            </w:r>
          </w:p>
        </w:tc>
        <w:tc>
          <w:tcPr>
            <w:tcW w:w="2412" w:type="dxa"/>
            <w:gridSpan w:val="2"/>
          </w:tcPr>
          <w:p w14:paraId="2FF70771" w14:textId="77777777" w:rsidR="004C02EF" w:rsidRDefault="004C02EF" w:rsidP="003A4B22">
            <w:pPr>
              <w:keepNext/>
              <w:keepLines/>
              <w:spacing w:after="40"/>
            </w:pPr>
            <w:r w:rsidRPr="00984A3F">
              <w:t>Form Feed</w:t>
            </w:r>
          </w:p>
        </w:tc>
        <w:tc>
          <w:tcPr>
            <w:tcW w:w="1980" w:type="dxa"/>
            <w:gridSpan w:val="2"/>
            <w:tcBorders>
              <w:right w:val="single" w:sz="6" w:space="0" w:color="000000"/>
            </w:tcBorders>
          </w:tcPr>
          <w:p w14:paraId="32E542F5" w14:textId="77777777" w:rsidR="004C02EF" w:rsidRDefault="004C02EF" w:rsidP="003A4B22">
            <w:pPr>
              <w:keepNext/>
              <w:keepLines/>
              <w:spacing w:after="40"/>
            </w:pPr>
            <w:r w:rsidRPr="00984A3F">
              <w:t>&lt;FF&gt;</w:t>
            </w:r>
          </w:p>
        </w:tc>
      </w:tr>
      <w:tr w:rsidR="004C02EF" w:rsidRPr="00984A3F" w14:paraId="63F6FE3A" w14:textId="77777777" w:rsidTr="003A4B22">
        <w:trPr>
          <w:gridAfter w:val="1"/>
          <w:wAfter w:w="13" w:type="dxa"/>
          <w:jc w:val="center"/>
        </w:trPr>
        <w:tc>
          <w:tcPr>
            <w:tcW w:w="2396" w:type="dxa"/>
            <w:gridSpan w:val="2"/>
            <w:tcBorders>
              <w:left w:val="single" w:sz="6" w:space="0" w:color="000000"/>
            </w:tcBorders>
          </w:tcPr>
          <w:p w14:paraId="4BC54399" w14:textId="77777777" w:rsidR="004C02EF" w:rsidRDefault="004C02EF" w:rsidP="003A4B22">
            <w:pPr>
              <w:keepNext/>
              <w:keepLines/>
              <w:spacing w:after="40"/>
              <w:rPr>
                <w:rFonts w:ascii="Courier New" w:hAnsi="Courier New"/>
                <w:b/>
              </w:rPr>
            </w:pPr>
            <w:r>
              <w:rPr>
                <w:rFonts w:ascii="Courier New" w:hAnsi="Courier New"/>
                <w:b/>
              </w:rPr>
              <w:t>\u0020</w:t>
            </w:r>
          </w:p>
        </w:tc>
        <w:tc>
          <w:tcPr>
            <w:tcW w:w="2399" w:type="dxa"/>
          </w:tcPr>
          <w:p w14:paraId="69BF313A" w14:textId="77777777" w:rsidR="004C02EF" w:rsidRDefault="004C02EF" w:rsidP="003A4B22">
            <w:pPr>
              <w:keepNext/>
              <w:keepLines/>
              <w:spacing w:after="40"/>
            </w:pPr>
            <w:r w:rsidRPr="00984A3F">
              <w:t>Space</w:t>
            </w:r>
          </w:p>
        </w:tc>
        <w:tc>
          <w:tcPr>
            <w:tcW w:w="1980" w:type="dxa"/>
            <w:gridSpan w:val="2"/>
            <w:tcBorders>
              <w:right w:val="single" w:sz="6" w:space="0" w:color="000000"/>
            </w:tcBorders>
          </w:tcPr>
          <w:p w14:paraId="66D06672" w14:textId="77777777" w:rsidR="004C02EF" w:rsidRDefault="004C02EF" w:rsidP="003A4B22">
            <w:pPr>
              <w:keepNext/>
              <w:keepLines/>
              <w:spacing w:after="40"/>
            </w:pPr>
            <w:r w:rsidRPr="00984A3F">
              <w:t>&lt;SP&gt;</w:t>
            </w:r>
          </w:p>
        </w:tc>
      </w:tr>
      <w:tr w:rsidR="004C02EF" w:rsidRPr="00984A3F" w14:paraId="53A927A3" w14:textId="77777777" w:rsidTr="003A4B22">
        <w:trPr>
          <w:gridAfter w:val="1"/>
          <w:wAfter w:w="13" w:type="dxa"/>
          <w:jc w:val="center"/>
        </w:trPr>
        <w:tc>
          <w:tcPr>
            <w:tcW w:w="2396" w:type="dxa"/>
            <w:gridSpan w:val="2"/>
            <w:tcBorders>
              <w:left w:val="single" w:sz="6" w:space="0" w:color="000000"/>
            </w:tcBorders>
          </w:tcPr>
          <w:p w14:paraId="1583D69B" w14:textId="77777777" w:rsidR="004C02EF" w:rsidRDefault="004C02EF" w:rsidP="003A4B22">
            <w:pPr>
              <w:keepNext/>
              <w:keepLines/>
              <w:spacing w:after="40"/>
              <w:rPr>
                <w:rFonts w:ascii="Courier New" w:hAnsi="Courier New"/>
                <w:b/>
              </w:rPr>
            </w:pPr>
            <w:r>
              <w:rPr>
                <w:rFonts w:ascii="Courier New" w:hAnsi="Courier New"/>
                <w:b/>
              </w:rPr>
              <w:t>\u00A0</w:t>
            </w:r>
          </w:p>
        </w:tc>
        <w:tc>
          <w:tcPr>
            <w:tcW w:w="2399" w:type="dxa"/>
          </w:tcPr>
          <w:p w14:paraId="7DCCC27C" w14:textId="77777777" w:rsidR="004C02EF" w:rsidRDefault="004C02EF" w:rsidP="003A4B22">
            <w:pPr>
              <w:keepNext/>
              <w:keepLines/>
              <w:spacing w:after="40"/>
            </w:pPr>
            <w:r w:rsidRPr="00984A3F">
              <w:t>No-break space</w:t>
            </w:r>
          </w:p>
        </w:tc>
        <w:tc>
          <w:tcPr>
            <w:tcW w:w="1980" w:type="dxa"/>
            <w:gridSpan w:val="2"/>
            <w:tcBorders>
              <w:right w:val="single" w:sz="6" w:space="0" w:color="000000"/>
            </w:tcBorders>
          </w:tcPr>
          <w:p w14:paraId="334E0882" w14:textId="77777777" w:rsidR="004C02EF" w:rsidRDefault="004C02EF" w:rsidP="003A4B22">
            <w:pPr>
              <w:keepNext/>
              <w:keepLines/>
              <w:spacing w:after="40"/>
            </w:pPr>
            <w:r w:rsidRPr="00984A3F">
              <w:t>&lt;NBSP&gt;</w:t>
            </w:r>
          </w:p>
        </w:tc>
      </w:tr>
      <w:tr w:rsidR="004C02EF" w:rsidRPr="00984A3F" w14:paraId="6920C9EF" w14:textId="77777777" w:rsidTr="003A4B22">
        <w:trPr>
          <w:gridAfter w:val="1"/>
          <w:wAfter w:w="13" w:type="dxa"/>
          <w:jc w:val="center"/>
        </w:trPr>
        <w:tc>
          <w:tcPr>
            <w:tcW w:w="2396" w:type="dxa"/>
            <w:gridSpan w:val="2"/>
            <w:tcBorders>
              <w:left w:val="single" w:sz="6" w:space="0" w:color="000000"/>
              <w:bottom w:val="single" w:sz="12" w:space="0" w:color="000000"/>
            </w:tcBorders>
          </w:tcPr>
          <w:p w14:paraId="1B626BD6" w14:textId="77777777" w:rsidR="004C02EF" w:rsidRPr="00D716A5" w:rsidRDefault="004C02EF" w:rsidP="003A4B22">
            <w:pPr>
              <w:keepLines/>
              <w:spacing w:after="40"/>
              <w:rPr>
                <w:rFonts w:ascii="Courier New" w:hAnsi="Courier New" w:cs="Courier New"/>
                <w:b/>
              </w:rPr>
            </w:pPr>
            <w:r w:rsidRPr="00D716A5">
              <w:rPr>
                <w:rFonts w:ascii="Courier New" w:hAnsi="Courier New" w:cs="Courier New"/>
                <w:b/>
              </w:rPr>
              <w:t>\uFEFF</w:t>
            </w:r>
          </w:p>
          <w:p w14:paraId="29CFBF7E" w14:textId="77777777" w:rsidR="004C02EF" w:rsidRDefault="004C02EF" w:rsidP="003A4B22">
            <w:pPr>
              <w:keepLines/>
              <w:spacing w:after="40"/>
            </w:pPr>
            <w:r w:rsidRPr="00984A3F">
              <w:t>Other category “Zs”</w:t>
            </w:r>
          </w:p>
        </w:tc>
        <w:tc>
          <w:tcPr>
            <w:tcW w:w="2399" w:type="dxa"/>
            <w:tcBorders>
              <w:bottom w:val="single" w:sz="12" w:space="0" w:color="000000"/>
            </w:tcBorders>
          </w:tcPr>
          <w:p w14:paraId="21F21AF1" w14:textId="77777777" w:rsidR="004C02EF" w:rsidRPr="00984A3F" w:rsidRDefault="004C02EF" w:rsidP="003A4B22">
            <w:pPr>
              <w:keepLines/>
              <w:spacing w:after="40"/>
            </w:pPr>
            <w:r w:rsidRPr="00984A3F">
              <w:t>Byte Order Mark</w:t>
            </w:r>
          </w:p>
          <w:p w14:paraId="6000650B" w14:textId="77777777" w:rsidR="004C02EF" w:rsidRDefault="004C02EF" w:rsidP="003A4B22">
            <w:pPr>
              <w:keepLines/>
              <w:spacing w:after="40"/>
            </w:pPr>
            <w:r w:rsidRPr="00984A3F">
              <w:t>Any other Unicode “space separator”</w:t>
            </w:r>
          </w:p>
        </w:tc>
        <w:tc>
          <w:tcPr>
            <w:tcW w:w="1980" w:type="dxa"/>
            <w:gridSpan w:val="2"/>
            <w:tcBorders>
              <w:bottom w:val="single" w:sz="12" w:space="0" w:color="000000"/>
              <w:right w:val="single" w:sz="6" w:space="0" w:color="000000"/>
            </w:tcBorders>
          </w:tcPr>
          <w:p w14:paraId="0A313A81" w14:textId="77777777" w:rsidR="004C02EF" w:rsidRPr="00984A3F" w:rsidRDefault="004C02EF" w:rsidP="003A4B22">
            <w:pPr>
              <w:keepLines/>
              <w:spacing w:after="40"/>
            </w:pPr>
            <w:r w:rsidRPr="00984A3F">
              <w:t>&lt;BOM&gt;</w:t>
            </w:r>
          </w:p>
          <w:p w14:paraId="1D9E22BC" w14:textId="77777777" w:rsidR="004C02EF" w:rsidRPr="00984A3F" w:rsidRDefault="004C02EF" w:rsidP="003A4B22">
            <w:pPr>
              <w:keepLines/>
              <w:spacing w:after="40"/>
            </w:pPr>
            <w:r w:rsidRPr="00984A3F">
              <w:t>&lt;USP&gt;</w:t>
            </w:r>
          </w:p>
          <w:p w14:paraId="56A73ECB" w14:textId="77777777" w:rsidR="004C02EF" w:rsidRPr="00984A3F" w:rsidRDefault="004C02EF" w:rsidP="003A4B22">
            <w:pPr>
              <w:keepLines/>
              <w:spacing w:after="40"/>
            </w:pPr>
          </w:p>
        </w:tc>
      </w:tr>
    </w:tbl>
    <w:p w14:paraId="29EFCE03" w14:textId="77777777" w:rsidR="004C02EF" w:rsidRDefault="004C02EF" w:rsidP="004C02EF">
      <w:pPr>
        <w:spacing w:after="120"/>
      </w:pPr>
    </w:p>
    <w:p w14:paraId="6FBF0A0D" w14:textId="77777777" w:rsidR="004C02EF" w:rsidRDefault="004C02EF" w:rsidP="004C02EF">
      <w:r>
        <w:t>ECMAScript implementations must recognise all of the white space characters defined in Unicode 3.0. Later editions of the Unicode Standard may define other white space characters. ECMAScript implementations may recognise white space characters from later editions of the Unicode Standard.</w:t>
      </w:r>
    </w:p>
    <w:p w14:paraId="0EF18113" w14:textId="77777777" w:rsidR="004C02EF" w:rsidRPr="0093584C" w:rsidRDefault="004C02EF" w:rsidP="004C02EF">
      <w:pPr>
        <w:pStyle w:val="Syntax"/>
      </w:pPr>
      <w:r w:rsidRPr="0093584C">
        <w:t>Syntax</w:t>
      </w:r>
    </w:p>
    <w:p w14:paraId="61F15C30" w14:textId="77777777" w:rsidR="004C02EF" w:rsidRPr="00984A3F" w:rsidRDefault="004C02EF" w:rsidP="004C02EF">
      <w:pPr>
        <w:pStyle w:val="SyntaxRule"/>
      </w:pPr>
      <w:r w:rsidRPr="00984A3F">
        <w:t>WhiteSpace</w:t>
      </w:r>
      <w:r w:rsidRPr="001175D0">
        <w:rPr>
          <w:rFonts w:ascii="Arial" w:hAnsi="Arial" w:cs="Arial"/>
          <w:b/>
        </w:rPr>
        <w:t xml:space="preserve"> </w:t>
      </w:r>
      <w:r w:rsidRPr="007A29B2">
        <w:rPr>
          <w:rFonts w:ascii="Arial" w:hAnsi="Arial" w:cs="Arial"/>
          <w:b/>
          <w:i w:val="0"/>
        </w:rPr>
        <w:t>::</w:t>
      </w:r>
    </w:p>
    <w:p w14:paraId="036A96AD" w14:textId="77777777" w:rsidR="004C02EF" w:rsidRPr="00B40698" w:rsidRDefault="004C02EF" w:rsidP="004C02EF">
      <w:pPr>
        <w:pStyle w:val="SyntaxDefinition"/>
        <w:rPr>
          <w:i w:val="0"/>
        </w:rPr>
      </w:pPr>
      <w:r w:rsidRPr="00B40698">
        <w:rPr>
          <w:i w:val="0"/>
        </w:rPr>
        <w:t>&lt;TAB&gt;</w:t>
      </w:r>
      <w:r w:rsidRPr="00B40698">
        <w:rPr>
          <w:i w:val="0"/>
        </w:rPr>
        <w:br/>
        <w:t>&lt;VT&gt;</w:t>
      </w:r>
      <w:r w:rsidRPr="00B40698">
        <w:rPr>
          <w:i w:val="0"/>
        </w:rPr>
        <w:br/>
        <w:t>&lt;FF&gt;</w:t>
      </w:r>
      <w:r w:rsidRPr="00B40698">
        <w:rPr>
          <w:i w:val="0"/>
        </w:rPr>
        <w:br/>
        <w:t>&lt;SP&gt;</w:t>
      </w:r>
      <w:bookmarkStart w:id="1065" w:name="_Toc385672120"/>
      <w:bookmarkStart w:id="1066" w:name="_Toc393690211"/>
      <w:r w:rsidRPr="00B40698">
        <w:rPr>
          <w:i w:val="0"/>
        </w:rPr>
        <w:br/>
        <w:t>&lt;NBSP&gt;</w:t>
      </w:r>
      <w:r w:rsidRPr="00B40698">
        <w:rPr>
          <w:i w:val="0"/>
        </w:rPr>
        <w:br/>
        <w:t>&lt;BOM&gt;</w:t>
      </w:r>
      <w:r w:rsidRPr="00B40698">
        <w:rPr>
          <w:i w:val="0"/>
        </w:rPr>
        <w:br/>
        <w:t>&lt;USP&gt;</w:t>
      </w:r>
    </w:p>
    <w:p w14:paraId="2B231A47" w14:textId="77777777" w:rsidR="004C02EF" w:rsidRDefault="004C02EF" w:rsidP="004C02EF">
      <w:pPr>
        <w:pStyle w:val="20"/>
        <w:numPr>
          <w:ilvl w:val="0"/>
          <w:numId w:val="0"/>
        </w:numPr>
      </w:pPr>
      <w:bookmarkStart w:id="1067" w:name="_Ref449966403"/>
      <w:bookmarkStart w:id="1068" w:name="_Toc472818756"/>
      <w:bookmarkStart w:id="1069" w:name="_Toc235503311"/>
      <w:bookmarkStart w:id="1070" w:name="_Toc241509086"/>
      <w:bookmarkStart w:id="1071" w:name="_Toc244416573"/>
      <w:bookmarkStart w:id="1072" w:name="_Toc276630937"/>
      <w:bookmarkStart w:id="1073" w:name="_Toc153968326"/>
      <w:r>
        <w:t>7.3</w:t>
      </w:r>
      <w:r>
        <w:tab/>
        <w:t>Line Terminator</w:t>
      </w:r>
      <w:bookmarkEnd w:id="1065"/>
      <w:bookmarkEnd w:id="1066"/>
      <w:r>
        <w:t>s</w:t>
      </w:r>
      <w:bookmarkEnd w:id="1067"/>
      <w:bookmarkEnd w:id="1068"/>
      <w:bookmarkEnd w:id="1069"/>
      <w:bookmarkEnd w:id="1070"/>
      <w:bookmarkEnd w:id="1071"/>
      <w:bookmarkEnd w:id="1072"/>
      <w:bookmarkEnd w:id="1073"/>
    </w:p>
    <w:p w14:paraId="7CB3EECE" w14:textId="77777777" w:rsidR="004C02EF" w:rsidRDefault="004C02EF" w:rsidP="004C02EF">
      <w:r>
        <w:t xml:space="preserve">Like white space characters, line terminator characters are used to improve source text readability and to separate tokens (indivisible lexical units) from each other. However, unlike white space characters, line terminators have some influence over the behaviour of the syntactic grammar. In general, line terminators may occur between any two tokens, but there are a few places where they are forbidden by the syntactic grammar. Line terminators also affect the process of automatic semicolon insertion (7.9). A line terminator cannot occur within any token except a </w:t>
      </w:r>
      <w:r w:rsidRPr="006F7870">
        <w:rPr>
          <w:rFonts w:ascii="Times New Roman" w:hAnsi="Times New Roman"/>
          <w:i/>
        </w:rPr>
        <w:t>StringLiteral</w:t>
      </w:r>
      <w:r>
        <w:t xml:space="preserve">. Line terminators may only occur within a </w:t>
      </w:r>
      <w:r w:rsidRPr="006F7870">
        <w:rPr>
          <w:rFonts w:ascii="Times New Roman" w:hAnsi="Times New Roman"/>
          <w:i/>
        </w:rPr>
        <w:t>StringLiteral</w:t>
      </w:r>
      <w:r>
        <w:t xml:space="preserve"> token as part of a </w:t>
      </w:r>
      <w:r w:rsidRPr="008419F8">
        <w:rPr>
          <w:rFonts w:ascii="Times New Roman" w:hAnsi="Times New Roman"/>
          <w:i/>
        </w:rPr>
        <w:t>LineContinuation</w:t>
      </w:r>
      <w:r>
        <w:t xml:space="preserve">. </w:t>
      </w:r>
    </w:p>
    <w:p w14:paraId="1DDD4CF3" w14:textId="77777777" w:rsidR="004C02EF" w:rsidRDefault="004C02EF" w:rsidP="004C02EF">
      <w:r>
        <w:t xml:space="preserve">A line terminator can occur within a </w:t>
      </w:r>
      <w:r w:rsidRPr="006F7870">
        <w:rPr>
          <w:rFonts w:ascii="Times New Roman" w:hAnsi="Times New Roman"/>
          <w:i/>
        </w:rPr>
        <w:t>MultiLineComment</w:t>
      </w:r>
      <w:r w:rsidRPr="00984A3F">
        <w:t xml:space="preserve"> </w:t>
      </w:r>
      <w:r>
        <w:t xml:space="preserve">(7.4) but cannot occur within a </w:t>
      </w:r>
      <w:r w:rsidRPr="006F7870">
        <w:rPr>
          <w:rFonts w:ascii="Times New Roman" w:hAnsi="Times New Roman"/>
          <w:i/>
        </w:rPr>
        <w:t>SingleLineComment</w:t>
      </w:r>
      <w:r>
        <w:t xml:space="preserve">. </w:t>
      </w:r>
    </w:p>
    <w:p w14:paraId="4DDDC059" w14:textId="77777777" w:rsidR="004C02EF" w:rsidRDefault="004C02EF" w:rsidP="004C02EF">
      <w:r>
        <w:t xml:space="preserve">Line terminators are included in the set of white space characters that are matched by the </w:t>
      </w:r>
      <w:r w:rsidRPr="00B410DA">
        <w:rPr>
          <w:rFonts w:ascii="Courier New" w:hAnsi="Courier New" w:cs="Courier New"/>
          <w:b/>
        </w:rPr>
        <w:t>\s</w:t>
      </w:r>
      <w:r>
        <w:t xml:space="preserve"> class in regular expressions.</w:t>
      </w:r>
    </w:p>
    <w:p w14:paraId="4F28E767" w14:textId="77777777" w:rsidR="004C02EF" w:rsidRDefault="004C02EF" w:rsidP="004C02EF">
      <w:pPr>
        <w:spacing w:after="120"/>
      </w:pPr>
      <w:r w:rsidRPr="002A16DE">
        <w:t>The ECMAScript line terminator characters are listed in Table 3</w:t>
      </w:r>
      <w:r>
        <w:t>.</w:t>
      </w:r>
    </w:p>
    <w:p w14:paraId="6F4248C9" w14:textId="77777777" w:rsidR="004C02EF" w:rsidRPr="000171B7" w:rsidRDefault="004C02EF" w:rsidP="004C02EF">
      <w:pPr>
        <w:pStyle w:val="Tabletitle"/>
        <w:rPr>
          <w:rFonts w:eastAsia="Arial Unicode MS"/>
        </w:rPr>
      </w:pPr>
      <w:r w:rsidRPr="002A16DE">
        <w:rPr>
          <w:rFonts w:eastAsia="Arial Unicode MS"/>
        </w:rPr>
        <w:t xml:space="preserve">Table 3 — </w:t>
      </w:r>
      <w:r>
        <w:rPr>
          <w:rFonts w:eastAsia="Arial Unicode MS"/>
        </w:rPr>
        <w:t>Line Terminator Characters</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8" w:type="dxa"/>
          <w:right w:w="288" w:type="dxa"/>
        </w:tblCellMar>
        <w:tblLook w:val="0007" w:firstRow="0" w:lastRow="0" w:firstColumn="0" w:lastColumn="0" w:noHBand="0" w:noVBand="0"/>
      </w:tblPr>
      <w:tblGrid>
        <w:gridCol w:w="2292"/>
        <w:gridCol w:w="2520"/>
        <w:gridCol w:w="2449"/>
      </w:tblGrid>
      <w:tr w:rsidR="004C02EF" w:rsidRPr="00984A3F" w14:paraId="09CE09B0" w14:textId="77777777" w:rsidTr="003A4B22">
        <w:trPr>
          <w:trHeight w:val="317"/>
          <w:jc w:val="center"/>
        </w:trPr>
        <w:tc>
          <w:tcPr>
            <w:tcW w:w="2292" w:type="dxa"/>
            <w:shd w:val="solid" w:color="C0C0C0" w:fill="FFFFFF"/>
          </w:tcPr>
          <w:p w14:paraId="5CEF3636" w14:textId="77777777" w:rsidR="004C02EF" w:rsidRPr="009F344E" w:rsidRDefault="004C02EF" w:rsidP="003A4B22">
            <w:pPr>
              <w:keepNext/>
              <w:keepLines/>
              <w:shd w:val="solid" w:color="C0C0C0" w:fill="FFFFFF"/>
              <w:spacing w:after="0"/>
              <w:rPr>
                <w:b/>
                <w:i/>
                <w:color w:val="000000"/>
                <w:shd w:val="solid" w:color="C0C0C0" w:fill="FFFFFF"/>
              </w:rPr>
            </w:pPr>
            <w:r w:rsidRPr="009F344E">
              <w:rPr>
                <w:b/>
                <w:i/>
                <w:color w:val="000000"/>
                <w:shd w:val="solid" w:color="C0C0C0" w:fill="FFFFFF"/>
              </w:rPr>
              <w:t>Code Unit Value</w:t>
            </w:r>
          </w:p>
        </w:tc>
        <w:tc>
          <w:tcPr>
            <w:tcW w:w="2520" w:type="dxa"/>
            <w:shd w:val="solid" w:color="C0C0C0" w:fill="FFFFFF"/>
          </w:tcPr>
          <w:p w14:paraId="5FFFA4BC" w14:textId="77777777" w:rsidR="004C02EF" w:rsidRDefault="004C02EF" w:rsidP="003A4B22">
            <w:pPr>
              <w:keepNext/>
              <w:keepLines/>
              <w:shd w:val="solid" w:color="C0C0C0" w:fill="FFFFFF"/>
              <w:spacing w:after="0"/>
              <w:rPr>
                <w:b/>
                <w:i/>
                <w:color w:val="000000"/>
                <w:shd w:val="solid" w:color="C0C0C0" w:fill="FFFFFF"/>
              </w:rPr>
            </w:pPr>
            <w:r w:rsidRPr="00984A3F">
              <w:rPr>
                <w:b/>
                <w:i/>
                <w:color w:val="000000"/>
                <w:shd w:val="solid" w:color="C0C0C0" w:fill="FFFFFF"/>
              </w:rPr>
              <w:t>Name</w:t>
            </w:r>
          </w:p>
        </w:tc>
        <w:tc>
          <w:tcPr>
            <w:tcW w:w="2449" w:type="dxa"/>
            <w:shd w:val="solid" w:color="C0C0C0" w:fill="FFFFFF"/>
          </w:tcPr>
          <w:p w14:paraId="6D5FA872" w14:textId="77777777" w:rsidR="004C02EF" w:rsidRDefault="004C02EF" w:rsidP="003A4B22">
            <w:pPr>
              <w:keepNext/>
              <w:keepLines/>
              <w:shd w:val="solid" w:color="C0C0C0" w:fill="FFFFFF"/>
              <w:spacing w:after="0"/>
              <w:rPr>
                <w:b/>
                <w:i/>
                <w:color w:val="000000"/>
                <w:shd w:val="solid" w:color="C0C0C0" w:fill="FFFFFF"/>
              </w:rPr>
            </w:pPr>
            <w:r w:rsidRPr="00984A3F">
              <w:rPr>
                <w:b/>
                <w:i/>
                <w:color w:val="000000"/>
                <w:shd w:val="solid" w:color="C0C0C0" w:fill="FFFFFF"/>
              </w:rPr>
              <w:t>Formal Name</w:t>
            </w:r>
          </w:p>
        </w:tc>
      </w:tr>
      <w:tr w:rsidR="004C02EF" w:rsidRPr="00984A3F" w14:paraId="027196BE" w14:textId="77777777" w:rsidTr="003A4B22">
        <w:trPr>
          <w:jc w:val="center"/>
        </w:trPr>
        <w:tc>
          <w:tcPr>
            <w:tcW w:w="2292" w:type="dxa"/>
          </w:tcPr>
          <w:p w14:paraId="40566A8C" w14:textId="77777777" w:rsidR="004C02EF" w:rsidRDefault="004C02EF" w:rsidP="003A4B22">
            <w:pPr>
              <w:keepNext/>
              <w:keepLines/>
              <w:spacing w:after="60"/>
              <w:rPr>
                <w:rFonts w:ascii="Courier New" w:hAnsi="Courier New"/>
                <w:b/>
              </w:rPr>
            </w:pPr>
            <w:r>
              <w:rPr>
                <w:rFonts w:ascii="Courier New" w:hAnsi="Courier New"/>
                <w:b/>
              </w:rPr>
              <w:t>\u000A</w:t>
            </w:r>
          </w:p>
        </w:tc>
        <w:tc>
          <w:tcPr>
            <w:tcW w:w="2520" w:type="dxa"/>
          </w:tcPr>
          <w:p w14:paraId="4E424CE2" w14:textId="77777777" w:rsidR="004C02EF" w:rsidRDefault="004C02EF" w:rsidP="003A4B22">
            <w:pPr>
              <w:keepNext/>
              <w:keepLines/>
              <w:spacing w:after="60"/>
            </w:pPr>
            <w:r w:rsidRPr="00984A3F">
              <w:t>Line Feed</w:t>
            </w:r>
          </w:p>
        </w:tc>
        <w:tc>
          <w:tcPr>
            <w:tcW w:w="2449" w:type="dxa"/>
          </w:tcPr>
          <w:p w14:paraId="608C53A4" w14:textId="77777777" w:rsidR="004C02EF" w:rsidRDefault="004C02EF" w:rsidP="003A4B22">
            <w:pPr>
              <w:keepNext/>
              <w:keepLines/>
              <w:spacing w:after="60"/>
            </w:pPr>
            <w:r w:rsidRPr="00984A3F">
              <w:t>&lt;LF&gt;</w:t>
            </w:r>
          </w:p>
        </w:tc>
      </w:tr>
      <w:tr w:rsidR="004C02EF" w:rsidRPr="00984A3F" w14:paraId="6D9213C9" w14:textId="77777777" w:rsidTr="003A4B22">
        <w:trPr>
          <w:jc w:val="center"/>
        </w:trPr>
        <w:tc>
          <w:tcPr>
            <w:tcW w:w="2292" w:type="dxa"/>
          </w:tcPr>
          <w:p w14:paraId="5AB0BA88" w14:textId="77777777" w:rsidR="004C02EF" w:rsidRDefault="004C02EF" w:rsidP="003A4B22">
            <w:pPr>
              <w:keepNext/>
              <w:keepLines/>
              <w:spacing w:after="60"/>
              <w:rPr>
                <w:b/>
              </w:rPr>
            </w:pPr>
            <w:r>
              <w:rPr>
                <w:rFonts w:ascii="Courier New" w:hAnsi="Courier New"/>
                <w:b/>
              </w:rPr>
              <w:t>\u000D</w:t>
            </w:r>
          </w:p>
        </w:tc>
        <w:tc>
          <w:tcPr>
            <w:tcW w:w="2520" w:type="dxa"/>
          </w:tcPr>
          <w:p w14:paraId="48F0E680" w14:textId="77777777" w:rsidR="004C02EF" w:rsidRDefault="004C02EF" w:rsidP="003A4B22">
            <w:pPr>
              <w:keepNext/>
              <w:keepLines/>
              <w:spacing w:after="60"/>
            </w:pPr>
            <w:r w:rsidRPr="00984A3F">
              <w:t xml:space="preserve">Carriage Return </w:t>
            </w:r>
          </w:p>
        </w:tc>
        <w:tc>
          <w:tcPr>
            <w:tcW w:w="2449" w:type="dxa"/>
          </w:tcPr>
          <w:p w14:paraId="5CC786FA" w14:textId="77777777" w:rsidR="004C02EF" w:rsidRDefault="004C02EF" w:rsidP="003A4B22">
            <w:pPr>
              <w:keepNext/>
              <w:keepLines/>
              <w:spacing w:after="60"/>
            </w:pPr>
            <w:r w:rsidRPr="00984A3F">
              <w:t>&lt;CR&gt;</w:t>
            </w:r>
          </w:p>
        </w:tc>
      </w:tr>
      <w:tr w:rsidR="004C02EF" w:rsidRPr="00984A3F" w14:paraId="20C873E1" w14:textId="77777777" w:rsidTr="003A4B22">
        <w:trPr>
          <w:jc w:val="center"/>
        </w:trPr>
        <w:tc>
          <w:tcPr>
            <w:tcW w:w="2292" w:type="dxa"/>
          </w:tcPr>
          <w:p w14:paraId="180E0699" w14:textId="77777777" w:rsidR="004C02EF" w:rsidRDefault="004C02EF" w:rsidP="003A4B22">
            <w:pPr>
              <w:keepNext/>
              <w:keepLines/>
              <w:spacing w:after="60"/>
              <w:rPr>
                <w:rFonts w:ascii="Courier New" w:hAnsi="Courier New"/>
                <w:b/>
              </w:rPr>
            </w:pPr>
            <w:r>
              <w:rPr>
                <w:rFonts w:ascii="Courier New" w:hAnsi="Courier New"/>
                <w:b/>
              </w:rPr>
              <w:t>\u2028</w:t>
            </w:r>
          </w:p>
        </w:tc>
        <w:tc>
          <w:tcPr>
            <w:tcW w:w="2520" w:type="dxa"/>
          </w:tcPr>
          <w:p w14:paraId="6D1FE9BB" w14:textId="77777777" w:rsidR="004C02EF" w:rsidRDefault="004C02EF" w:rsidP="003A4B22">
            <w:pPr>
              <w:keepNext/>
              <w:keepLines/>
              <w:spacing w:after="60"/>
            </w:pPr>
            <w:r w:rsidRPr="00984A3F">
              <w:t>Line separator</w:t>
            </w:r>
          </w:p>
        </w:tc>
        <w:tc>
          <w:tcPr>
            <w:tcW w:w="2449" w:type="dxa"/>
          </w:tcPr>
          <w:p w14:paraId="7C569614" w14:textId="77777777" w:rsidR="004C02EF" w:rsidRDefault="004C02EF" w:rsidP="003A4B22">
            <w:pPr>
              <w:keepNext/>
              <w:keepLines/>
              <w:spacing w:after="60"/>
            </w:pPr>
            <w:r w:rsidRPr="00984A3F">
              <w:t>&lt;LS&gt;</w:t>
            </w:r>
          </w:p>
        </w:tc>
      </w:tr>
      <w:tr w:rsidR="004C02EF" w:rsidRPr="00984A3F" w14:paraId="6C5EA6A3" w14:textId="77777777" w:rsidTr="003A4B22">
        <w:trPr>
          <w:jc w:val="center"/>
        </w:trPr>
        <w:tc>
          <w:tcPr>
            <w:tcW w:w="2292" w:type="dxa"/>
          </w:tcPr>
          <w:p w14:paraId="451246E5" w14:textId="77777777" w:rsidR="004C02EF" w:rsidRDefault="004C02EF" w:rsidP="003A4B22">
            <w:pPr>
              <w:keepLines/>
              <w:spacing w:after="60"/>
              <w:rPr>
                <w:rFonts w:ascii="Courier New" w:hAnsi="Courier New"/>
                <w:b/>
              </w:rPr>
            </w:pPr>
            <w:r>
              <w:rPr>
                <w:rFonts w:ascii="Courier New" w:hAnsi="Courier New"/>
                <w:b/>
              </w:rPr>
              <w:t>\u2029</w:t>
            </w:r>
          </w:p>
        </w:tc>
        <w:tc>
          <w:tcPr>
            <w:tcW w:w="2520" w:type="dxa"/>
          </w:tcPr>
          <w:p w14:paraId="693695F5" w14:textId="77777777" w:rsidR="004C02EF" w:rsidRDefault="004C02EF" w:rsidP="003A4B22">
            <w:pPr>
              <w:keepLines/>
              <w:spacing w:after="60"/>
            </w:pPr>
            <w:r w:rsidRPr="00984A3F">
              <w:t>Paragraph separator</w:t>
            </w:r>
          </w:p>
        </w:tc>
        <w:tc>
          <w:tcPr>
            <w:tcW w:w="2449" w:type="dxa"/>
          </w:tcPr>
          <w:p w14:paraId="6E23BEE1" w14:textId="77777777" w:rsidR="004C02EF" w:rsidRPr="00984A3F" w:rsidRDefault="004C02EF" w:rsidP="003A4B22">
            <w:pPr>
              <w:keepLines/>
              <w:spacing w:after="60"/>
            </w:pPr>
            <w:r w:rsidRPr="00984A3F">
              <w:t>&lt;PS&gt;</w:t>
            </w:r>
          </w:p>
        </w:tc>
      </w:tr>
    </w:tbl>
    <w:p w14:paraId="062BA072" w14:textId="77777777" w:rsidR="004C02EF" w:rsidRDefault="004C02EF" w:rsidP="004C02EF">
      <w:r>
        <w:t>Only the characters in Table 3 are treated as line terminators. Other new line or line breaking characters are treated as white space but not as line terminators. The character sequence &lt;CR&gt;&lt;LF&gt; is commonly used as a line terminator. It should be considered a single character for the purpose of reporting line numbers.</w:t>
      </w:r>
    </w:p>
    <w:p w14:paraId="52B6F82D" w14:textId="77777777" w:rsidR="004C02EF" w:rsidRPr="0093584C" w:rsidRDefault="004C02EF" w:rsidP="004C02EF">
      <w:pPr>
        <w:pStyle w:val="Syntax"/>
      </w:pPr>
      <w:r w:rsidRPr="0093584C">
        <w:t>Syntax</w:t>
      </w:r>
    </w:p>
    <w:p w14:paraId="505BAA1E" w14:textId="77777777" w:rsidR="004C02EF" w:rsidRPr="00984A3F" w:rsidRDefault="004C02EF" w:rsidP="004C02EF">
      <w:pPr>
        <w:pStyle w:val="SyntaxRule"/>
      </w:pPr>
      <w:r w:rsidRPr="00984A3F">
        <w:t xml:space="preserve">LineTerminator </w:t>
      </w:r>
      <w:r w:rsidRPr="007A29B2">
        <w:rPr>
          <w:rFonts w:ascii="Arial" w:hAnsi="Arial" w:cs="Arial"/>
          <w:b/>
          <w:i w:val="0"/>
        </w:rPr>
        <w:t>::</w:t>
      </w:r>
    </w:p>
    <w:p w14:paraId="679A1D95" w14:textId="77777777" w:rsidR="004C02EF" w:rsidRPr="00B40698" w:rsidRDefault="004C02EF" w:rsidP="004C02EF">
      <w:pPr>
        <w:pStyle w:val="SyntaxDefinition"/>
        <w:rPr>
          <w:i w:val="0"/>
        </w:rPr>
      </w:pPr>
      <w:r w:rsidRPr="00B40698">
        <w:rPr>
          <w:i w:val="0"/>
        </w:rPr>
        <w:t>&lt;LF&gt;</w:t>
      </w:r>
      <w:r w:rsidRPr="00B40698">
        <w:rPr>
          <w:i w:val="0"/>
        </w:rPr>
        <w:br/>
        <w:t>&lt;CR&gt;</w:t>
      </w:r>
      <w:bookmarkStart w:id="1074" w:name="_Ref379871138"/>
      <w:bookmarkStart w:id="1075" w:name="_Toc381513618"/>
      <w:bookmarkStart w:id="1076" w:name="_Toc382202760"/>
      <w:bookmarkStart w:id="1077" w:name="_Toc382202980"/>
      <w:bookmarkStart w:id="1078" w:name="_Toc382212140"/>
      <w:bookmarkStart w:id="1079" w:name="_Toc382212319"/>
      <w:bookmarkStart w:id="1080" w:name="_Toc382291485"/>
      <w:bookmarkStart w:id="1081" w:name="_Toc385672121"/>
      <w:bookmarkStart w:id="1082" w:name="_Toc393690212"/>
      <w:r w:rsidRPr="00B40698">
        <w:rPr>
          <w:i w:val="0"/>
        </w:rPr>
        <w:br/>
        <w:t>&lt;LS&gt;</w:t>
      </w:r>
      <w:r w:rsidRPr="00B40698">
        <w:rPr>
          <w:i w:val="0"/>
        </w:rPr>
        <w:br/>
        <w:t>&lt;PS&gt;</w:t>
      </w:r>
    </w:p>
    <w:p w14:paraId="1E6DD16C" w14:textId="77777777" w:rsidR="004C02EF" w:rsidRPr="00984A3F" w:rsidRDefault="004C02EF" w:rsidP="004C02EF">
      <w:pPr>
        <w:pStyle w:val="SyntaxRule"/>
      </w:pPr>
      <w:r w:rsidRPr="00984A3F">
        <w:t xml:space="preserve">LineTerminatorSequence </w:t>
      </w:r>
      <w:r w:rsidRPr="007A29B2">
        <w:rPr>
          <w:rFonts w:ascii="Arial" w:hAnsi="Arial" w:cs="Arial"/>
          <w:b/>
          <w:i w:val="0"/>
        </w:rPr>
        <w:t>::</w:t>
      </w:r>
    </w:p>
    <w:p w14:paraId="7607CC1C" w14:textId="77777777" w:rsidR="004C02EF" w:rsidRPr="001175D0" w:rsidRDefault="004C02EF" w:rsidP="004C02EF">
      <w:pPr>
        <w:pStyle w:val="SyntaxDefinition"/>
      </w:pPr>
      <w:r w:rsidRPr="00B40698">
        <w:rPr>
          <w:i w:val="0"/>
        </w:rPr>
        <w:t>&lt;LF&gt;</w:t>
      </w:r>
      <w:r w:rsidRPr="00B40698">
        <w:rPr>
          <w:i w:val="0"/>
        </w:rPr>
        <w:br/>
        <w:t xml:space="preserve">&lt;CR&gt; </w:t>
      </w:r>
      <w:r w:rsidRPr="00B40698">
        <w:rPr>
          <w:rFonts w:ascii="Arial" w:hAnsi="Arial" w:cs="Arial"/>
          <w:i w:val="0"/>
          <w:sz w:val="16"/>
        </w:rPr>
        <w:t>[lookahead</w:t>
      </w:r>
      <w:r w:rsidRPr="00B40698">
        <w:rPr>
          <w:i w:val="0"/>
          <w:sz w:val="16"/>
        </w:rPr>
        <w:t xml:space="preserve"> </w:t>
      </w:r>
      <w:r w:rsidRPr="00B40698">
        <w:rPr>
          <w:rFonts w:ascii="Arial" w:hAnsi="Arial" w:cs="Arial"/>
          <w:i w:val="0"/>
          <w:sz w:val="16"/>
        </w:rPr>
        <w:sym w:font="Symbol" w:char="F0CF"/>
      </w:r>
      <w:r w:rsidRPr="00B40698">
        <w:rPr>
          <w:i w:val="0"/>
          <w:sz w:val="16"/>
        </w:rPr>
        <w:t xml:space="preserve"> &lt;LF&gt;</w:t>
      </w:r>
      <w:r w:rsidRPr="00B40698">
        <w:rPr>
          <w:i w:val="0"/>
        </w:rPr>
        <w:t xml:space="preserve"> </w:t>
      </w:r>
      <w:r w:rsidRPr="00B40698">
        <w:rPr>
          <w:rFonts w:ascii="Arial" w:hAnsi="Arial" w:cs="Arial"/>
          <w:i w:val="0"/>
          <w:sz w:val="16"/>
        </w:rPr>
        <w:t>]</w:t>
      </w:r>
      <w:r w:rsidRPr="00B40698">
        <w:rPr>
          <w:i w:val="0"/>
        </w:rPr>
        <w:br/>
        <w:t>&lt;LS&gt;</w:t>
      </w:r>
      <w:r w:rsidRPr="00B40698">
        <w:rPr>
          <w:i w:val="0"/>
        </w:rPr>
        <w:br/>
        <w:t>&lt;PS&gt;</w:t>
      </w:r>
      <w:r>
        <w:rPr>
          <w:i w:val="0"/>
        </w:rPr>
        <w:br/>
      </w:r>
      <w:r w:rsidRPr="00B40698">
        <w:rPr>
          <w:i w:val="0"/>
        </w:rPr>
        <w:t>&lt;CR&gt; &lt;LF&gt;</w:t>
      </w:r>
    </w:p>
    <w:p w14:paraId="242E5100" w14:textId="77777777" w:rsidR="004C02EF" w:rsidRDefault="004C02EF" w:rsidP="004C02EF">
      <w:pPr>
        <w:pStyle w:val="20"/>
        <w:numPr>
          <w:ilvl w:val="0"/>
          <w:numId w:val="0"/>
        </w:numPr>
      </w:pPr>
      <w:bookmarkStart w:id="1083" w:name="_Ref457437441"/>
      <w:bookmarkStart w:id="1084" w:name="_Ref457437442"/>
      <w:bookmarkStart w:id="1085" w:name="_Ref457437443"/>
      <w:bookmarkStart w:id="1086" w:name="_Ref457437444"/>
      <w:bookmarkStart w:id="1087" w:name="_Ref457437448"/>
      <w:bookmarkStart w:id="1088" w:name="_Ref457437449"/>
      <w:bookmarkStart w:id="1089" w:name="_Ref457437450"/>
      <w:bookmarkStart w:id="1090" w:name="_Ref457437451"/>
      <w:bookmarkStart w:id="1091" w:name="_Ref457437452"/>
      <w:bookmarkStart w:id="1092" w:name="_Toc472818757"/>
      <w:bookmarkStart w:id="1093" w:name="_Toc235503312"/>
      <w:bookmarkStart w:id="1094" w:name="_Toc241509087"/>
      <w:bookmarkStart w:id="1095" w:name="_Toc244416574"/>
      <w:bookmarkStart w:id="1096" w:name="_Toc276630938"/>
      <w:bookmarkStart w:id="1097" w:name="_Toc153968327"/>
      <w:r>
        <w:t>7.4</w:t>
      </w:r>
      <w:r>
        <w:tab/>
        <w:t>Comment</w:t>
      </w:r>
      <w:bookmarkEnd w:id="1074"/>
      <w:bookmarkEnd w:id="1075"/>
      <w:bookmarkEnd w:id="1076"/>
      <w:bookmarkEnd w:id="1077"/>
      <w:bookmarkEnd w:id="1078"/>
      <w:bookmarkEnd w:id="1079"/>
      <w:bookmarkEnd w:id="1080"/>
      <w:bookmarkEnd w:id="1081"/>
      <w:bookmarkEnd w:id="1082"/>
      <w:r>
        <w:t>s</w:t>
      </w:r>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p>
    <w:p w14:paraId="1FE6262C" w14:textId="77777777" w:rsidR="004C02EF" w:rsidRDefault="004C02EF" w:rsidP="004C02EF">
      <w:r>
        <w:t>Comments can be either single or multi-line. Multi-line comments cannot nest.</w:t>
      </w:r>
    </w:p>
    <w:p w14:paraId="5B533029" w14:textId="77777777" w:rsidR="004C02EF" w:rsidRDefault="004C02EF" w:rsidP="004C02EF">
      <w:r>
        <w:t xml:space="preserve">Because a single-line comment can contain any character except a </w:t>
      </w:r>
      <w:r w:rsidRPr="006F7870">
        <w:rPr>
          <w:rFonts w:ascii="Times New Roman" w:hAnsi="Times New Roman"/>
          <w:i/>
        </w:rPr>
        <w:t>LineTerminator</w:t>
      </w:r>
      <w:r>
        <w:t xml:space="preserve"> character, and because of the general rule that a token is always as long as possible, a single-line comment always consists of all characters from the </w:t>
      </w:r>
      <w:r>
        <w:rPr>
          <w:rFonts w:ascii="Courier New" w:hAnsi="Courier New"/>
          <w:b/>
        </w:rPr>
        <w:t>//</w:t>
      </w:r>
      <w:r>
        <w:t xml:space="preserve"> marker to the end of the line. However, the </w:t>
      </w:r>
      <w:r w:rsidRPr="006F7870">
        <w:rPr>
          <w:rFonts w:ascii="Times New Roman" w:hAnsi="Times New Roman"/>
          <w:i/>
        </w:rPr>
        <w:t>LineTerminator</w:t>
      </w:r>
      <w:r>
        <w:t xml:space="preserve"> at the end of the line is not considered to be part of the single-line comment; it is recognised separately by the lexical grammar and becomes part of the stream of input elements for the syntactic grammar. This point is very important, because it implies that the presence or absence of single-line comments does not affect the process of automatic semicolon insertion (see 7.9).</w:t>
      </w:r>
    </w:p>
    <w:p w14:paraId="216B8E5B" w14:textId="77777777" w:rsidR="004C02EF" w:rsidRDefault="004C02EF" w:rsidP="004C02EF">
      <w:r>
        <w:t xml:space="preserve">Comments behave like white space and are discarded except that, if a </w:t>
      </w:r>
      <w:r w:rsidRPr="006F7870">
        <w:rPr>
          <w:rFonts w:ascii="Times New Roman" w:hAnsi="Times New Roman"/>
          <w:i/>
        </w:rPr>
        <w:t>MultiLineComment</w:t>
      </w:r>
      <w:r>
        <w:t xml:space="preserve"> contains a line terminator character, then the entire comment is considered to be a </w:t>
      </w:r>
      <w:r w:rsidRPr="006F7870">
        <w:rPr>
          <w:rFonts w:ascii="Times New Roman" w:hAnsi="Times New Roman"/>
          <w:i/>
        </w:rPr>
        <w:t>LineTerminator</w:t>
      </w:r>
      <w:r>
        <w:t xml:space="preserve"> for purposes of parsing by the syntactic grammar.</w:t>
      </w:r>
    </w:p>
    <w:p w14:paraId="3640FD65" w14:textId="77777777" w:rsidR="004C02EF" w:rsidRDefault="004C02EF" w:rsidP="004C02EF">
      <w:pPr>
        <w:pStyle w:val="Syntax"/>
      </w:pPr>
      <w:r w:rsidRPr="00E76086">
        <w:t>Syntax</w:t>
      </w:r>
    </w:p>
    <w:p w14:paraId="7645D857" w14:textId="77777777" w:rsidR="004C02EF" w:rsidRPr="00984A3F" w:rsidRDefault="004C02EF" w:rsidP="004C02EF">
      <w:pPr>
        <w:pStyle w:val="SyntaxRule"/>
      </w:pPr>
      <w:r w:rsidRPr="00984A3F">
        <w:t xml:space="preserve">Comment </w:t>
      </w:r>
      <w:r w:rsidRPr="007A29B2">
        <w:rPr>
          <w:rFonts w:ascii="Arial" w:hAnsi="Arial" w:cs="Arial"/>
          <w:b/>
          <w:i w:val="0"/>
        </w:rPr>
        <w:t>::</w:t>
      </w:r>
    </w:p>
    <w:p w14:paraId="70897AD6" w14:textId="77777777" w:rsidR="004C02EF" w:rsidRPr="00984A3F" w:rsidRDefault="004C02EF" w:rsidP="004C02EF">
      <w:pPr>
        <w:pStyle w:val="SyntaxDefinition"/>
      </w:pPr>
      <w:r w:rsidRPr="00984A3F">
        <w:t>MultiLineComment</w:t>
      </w:r>
      <w:r w:rsidRPr="00984A3F">
        <w:br/>
        <w:t>SingleLineComment</w:t>
      </w:r>
    </w:p>
    <w:p w14:paraId="653A600C" w14:textId="77777777" w:rsidR="004C02EF" w:rsidRPr="00984A3F" w:rsidRDefault="004C02EF" w:rsidP="004C02EF">
      <w:pPr>
        <w:pStyle w:val="SyntaxRule"/>
      </w:pPr>
      <w:r w:rsidRPr="00984A3F">
        <w:t xml:space="preserve">MultiLineComment </w:t>
      </w:r>
      <w:r w:rsidRPr="007A29B2">
        <w:rPr>
          <w:rFonts w:ascii="Arial" w:hAnsi="Arial" w:cs="Arial"/>
          <w:b/>
          <w:i w:val="0"/>
        </w:rPr>
        <w:t>::</w:t>
      </w:r>
    </w:p>
    <w:p w14:paraId="0B839364" w14:textId="77777777" w:rsidR="004C02EF" w:rsidRPr="00984A3F" w:rsidRDefault="004C02EF" w:rsidP="004C02EF">
      <w:pPr>
        <w:pStyle w:val="SyntaxDefinition"/>
      </w:pPr>
      <w:r w:rsidRPr="004431E2">
        <w:rPr>
          <w:rFonts w:ascii="Courier New" w:hAnsi="Courier New"/>
          <w:b/>
          <w:i w:val="0"/>
        </w:rPr>
        <w:t>/*</w:t>
      </w:r>
      <w:r w:rsidRPr="00984A3F">
        <w:t xml:space="preserve"> MultiLineCommentChars</w:t>
      </w:r>
      <w:r w:rsidRPr="005E74B3">
        <w:rPr>
          <w:rFonts w:ascii="Arial" w:hAnsi="Arial"/>
          <w:i w:val="0"/>
          <w:vertAlign w:val="subscript"/>
        </w:rPr>
        <w:t>opt</w:t>
      </w:r>
      <w:r w:rsidRPr="00984A3F">
        <w:t xml:space="preserve"> </w:t>
      </w:r>
      <w:r w:rsidRPr="004431E2">
        <w:rPr>
          <w:rFonts w:ascii="Courier New" w:hAnsi="Courier New"/>
          <w:b/>
          <w:i w:val="0"/>
        </w:rPr>
        <w:t>*/</w:t>
      </w:r>
    </w:p>
    <w:p w14:paraId="51BA0D70" w14:textId="77777777" w:rsidR="004C02EF" w:rsidRPr="00984A3F" w:rsidRDefault="004C02EF" w:rsidP="004C02EF">
      <w:pPr>
        <w:pStyle w:val="SyntaxRule"/>
      </w:pPr>
      <w:r w:rsidRPr="00984A3F">
        <w:t xml:space="preserve">MultiLineCommentChars </w:t>
      </w:r>
      <w:r w:rsidRPr="007A29B2">
        <w:rPr>
          <w:rFonts w:ascii="Arial" w:hAnsi="Arial" w:cs="Arial"/>
          <w:b/>
          <w:i w:val="0"/>
        </w:rPr>
        <w:t>::</w:t>
      </w:r>
    </w:p>
    <w:p w14:paraId="69A25EAC" w14:textId="77777777" w:rsidR="004C02EF" w:rsidRPr="00984A3F" w:rsidRDefault="004C02EF" w:rsidP="004C02EF">
      <w:pPr>
        <w:pStyle w:val="SyntaxDefinition"/>
      </w:pPr>
      <w:r w:rsidRPr="00984A3F">
        <w:t>MultiLineNotAsteriskChar MultiLineCommentChars</w:t>
      </w:r>
      <w:r w:rsidRPr="005E74B3">
        <w:rPr>
          <w:rFonts w:ascii="Arial" w:hAnsi="Arial"/>
          <w:i w:val="0"/>
          <w:vertAlign w:val="subscript"/>
        </w:rPr>
        <w:t>opt</w:t>
      </w:r>
      <w:r w:rsidRPr="00984A3F">
        <w:br/>
      </w:r>
      <w:r w:rsidRPr="004431E2">
        <w:rPr>
          <w:rFonts w:ascii="Courier New" w:hAnsi="Courier New"/>
          <w:b/>
          <w:i w:val="0"/>
        </w:rPr>
        <w:t>*</w:t>
      </w:r>
      <w:r w:rsidRPr="00984A3F">
        <w:t xml:space="preserve"> PostAsteriskCommentChars</w:t>
      </w:r>
      <w:r w:rsidRPr="005E74B3">
        <w:rPr>
          <w:rFonts w:ascii="Arial" w:hAnsi="Arial"/>
          <w:i w:val="0"/>
          <w:vertAlign w:val="subscript"/>
        </w:rPr>
        <w:t>opt</w:t>
      </w:r>
    </w:p>
    <w:p w14:paraId="1516D649" w14:textId="77777777" w:rsidR="004C02EF" w:rsidRPr="00984A3F" w:rsidRDefault="004C02EF" w:rsidP="004C02EF">
      <w:pPr>
        <w:pStyle w:val="SyntaxRule"/>
      </w:pPr>
      <w:r w:rsidRPr="00984A3F">
        <w:t xml:space="preserve">PostAsteriskCommentChars </w:t>
      </w:r>
      <w:r w:rsidRPr="007A29B2">
        <w:rPr>
          <w:rFonts w:ascii="Arial" w:hAnsi="Arial" w:cs="Arial"/>
          <w:b/>
          <w:i w:val="0"/>
        </w:rPr>
        <w:t>::</w:t>
      </w:r>
    </w:p>
    <w:p w14:paraId="28277448" w14:textId="77777777" w:rsidR="004C02EF" w:rsidRPr="00984A3F" w:rsidRDefault="004C02EF" w:rsidP="004C02EF">
      <w:pPr>
        <w:pStyle w:val="SyntaxDefinition"/>
        <w:rPr>
          <w:vertAlign w:val="subscript"/>
        </w:rPr>
      </w:pPr>
      <w:r w:rsidRPr="00984A3F">
        <w:t>MultiLineNotForwardSlashOrAsteriskChar MultiLineCommentChars</w:t>
      </w:r>
      <w:r w:rsidRPr="005E74B3">
        <w:rPr>
          <w:rFonts w:ascii="Arial" w:hAnsi="Arial"/>
          <w:i w:val="0"/>
          <w:vertAlign w:val="subscript"/>
        </w:rPr>
        <w:t>opt</w:t>
      </w:r>
      <w:r w:rsidRPr="00984A3F">
        <w:br/>
      </w:r>
      <w:r w:rsidRPr="004431E2">
        <w:rPr>
          <w:rFonts w:ascii="Courier New" w:hAnsi="Courier New"/>
          <w:b/>
          <w:i w:val="0"/>
        </w:rPr>
        <w:t>*</w:t>
      </w:r>
      <w:r w:rsidRPr="00984A3F">
        <w:t xml:space="preserve"> PostAsteriskCommentChars</w:t>
      </w:r>
      <w:r w:rsidRPr="005E74B3">
        <w:rPr>
          <w:rFonts w:ascii="Arial" w:hAnsi="Arial"/>
          <w:i w:val="0"/>
          <w:vertAlign w:val="subscript"/>
        </w:rPr>
        <w:t>opt</w:t>
      </w:r>
    </w:p>
    <w:p w14:paraId="0CA4A5C2" w14:textId="77777777" w:rsidR="004C02EF" w:rsidRPr="00984A3F" w:rsidRDefault="004C02EF" w:rsidP="004C02EF">
      <w:pPr>
        <w:pStyle w:val="SyntaxRule"/>
      </w:pPr>
      <w:r w:rsidRPr="00984A3F">
        <w:t>MultiLineNotAsteriskChar</w:t>
      </w:r>
      <w:r w:rsidRPr="001175D0">
        <w:rPr>
          <w:rFonts w:ascii="Arial" w:hAnsi="Arial" w:cs="Arial"/>
          <w:b/>
        </w:rPr>
        <w:t xml:space="preserve"> </w:t>
      </w:r>
      <w:r w:rsidRPr="007A29B2">
        <w:rPr>
          <w:rFonts w:ascii="Arial" w:hAnsi="Arial" w:cs="Arial"/>
          <w:b/>
          <w:i w:val="0"/>
        </w:rPr>
        <w:t>::</w:t>
      </w:r>
    </w:p>
    <w:p w14:paraId="2377AE6A" w14:textId="77777777" w:rsidR="004C02EF" w:rsidRPr="00984A3F" w:rsidRDefault="004C02EF" w:rsidP="004C02EF">
      <w:pPr>
        <w:pStyle w:val="SyntaxDefinition"/>
      </w:pPr>
      <w:r w:rsidRPr="00F5506E">
        <w:t>SourceCharacter</w:t>
      </w:r>
      <w:r w:rsidRPr="00984A3F">
        <w:t xml:space="preserve"> </w:t>
      </w:r>
      <w:r w:rsidRPr="007A29B2">
        <w:rPr>
          <w:rFonts w:ascii="Arial" w:hAnsi="Arial" w:cs="Arial"/>
          <w:b/>
          <w:i w:val="0"/>
        </w:rPr>
        <w:t>but not</w:t>
      </w:r>
      <w:r w:rsidRPr="00984A3F">
        <w:t xml:space="preserve"> </w:t>
      </w:r>
      <w:r w:rsidRPr="004431E2">
        <w:rPr>
          <w:rFonts w:ascii="Courier New" w:hAnsi="Courier New"/>
          <w:b/>
          <w:i w:val="0"/>
        </w:rPr>
        <w:t>*</w:t>
      </w:r>
    </w:p>
    <w:p w14:paraId="416ACF0E" w14:textId="77777777" w:rsidR="004C02EF" w:rsidRPr="00984A3F" w:rsidRDefault="004C02EF" w:rsidP="004C02EF">
      <w:pPr>
        <w:pStyle w:val="SyntaxRule"/>
      </w:pPr>
      <w:r w:rsidRPr="00984A3F">
        <w:t xml:space="preserve">MultiLineNotForwardSlashOrAsteriskChar </w:t>
      </w:r>
      <w:r w:rsidRPr="007A29B2">
        <w:rPr>
          <w:rFonts w:ascii="Arial" w:hAnsi="Arial" w:cs="Arial"/>
          <w:b/>
          <w:i w:val="0"/>
        </w:rPr>
        <w:t>::</w:t>
      </w:r>
    </w:p>
    <w:p w14:paraId="39962EEB" w14:textId="77777777" w:rsidR="004C02EF" w:rsidRPr="00984A3F" w:rsidRDefault="004C02EF" w:rsidP="004C02EF">
      <w:pPr>
        <w:pStyle w:val="SyntaxDefinition"/>
      </w:pPr>
      <w:r w:rsidRPr="00984A3F">
        <w:t>SourceCharacter</w:t>
      </w:r>
      <w:r w:rsidRPr="001175D0">
        <w:rPr>
          <w:rFonts w:ascii="Arial" w:hAnsi="Arial" w:cs="Arial"/>
          <w:b/>
        </w:rPr>
        <w:t xml:space="preserve"> </w:t>
      </w:r>
      <w:r w:rsidRPr="007A29B2">
        <w:rPr>
          <w:rFonts w:ascii="Arial" w:hAnsi="Arial" w:cs="Arial"/>
          <w:b/>
          <w:i w:val="0"/>
        </w:rPr>
        <w:t>but not</w:t>
      </w:r>
      <w:r>
        <w:rPr>
          <w:rFonts w:ascii="Arial" w:hAnsi="Arial" w:cs="Arial"/>
          <w:b/>
          <w:i w:val="0"/>
        </w:rPr>
        <w:t xml:space="preserve"> one of</w:t>
      </w:r>
      <w:r w:rsidRPr="00984A3F">
        <w:t xml:space="preserve"> </w:t>
      </w:r>
      <w:r w:rsidRPr="004431E2">
        <w:rPr>
          <w:rFonts w:ascii="Courier New" w:hAnsi="Courier New"/>
          <w:b/>
          <w:i w:val="0"/>
        </w:rPr>
        <w:t>/</w:t>
      </w:r>
      <w:r w:rsidRPr="00984A3F">
        <w:rPr>
          <w:b/>
        </w:rPr>
        <w:t xml:space="preserve"> </w:t>
      </w:r>
      <w:r w:rsidRPr="007A29B2">
        <w:rPr>
          <w:rFonts w:ascii="Arial" w:hAnsi="Arial" w:cs="Arial"/>
          <w:b/>
          <w:i w:val="0"/>
        </w:rPr>
        <w:t>or</w:t>
      </w:r>
      <w:r w:rsidRPr="00984A3F">
        <w:t xml:space="preserve"> </w:t>
      </w:r>
      <w:r w:rsidRPr="004431E2">
        <w:rPr>
          <w:rFonts w:ascii="Courier New" w:hAnsi="Courier New"/>
          <w:b/>
          <w:i w:val="0"/>
        </w:rPr>
        <w:t>*</w:t>
      </w:r>
    </w:p>
    <w:p w14:paraId="5192B740" w14:textId="77777777" w:rsidR="004C02EF" w:rsidRPr="00984A3F" w:rsidRDefault="004C02EF" w:rsidP="004C02EF">
      <w:pPr>
        <w:pStyle w:val="SyntaxRule"/>
      </w:pPr>
      <w:r w:rsidRPr="00984A3F">
        <w:t xml:space="preserve">SingleLineComment </w:t>
      </w:r>
      <w:r w:rsidRPr="007A29B2">
        <w:rPr>
          <w:rFonts w:ascii="Arial" w:hAnsi="Arial" w:cs="Arial"/>
          <w:b/>
          <w:i w:val="0"/>
        </w:rPr>
        <w:t>::</w:t>
      </w:r>
    </w:p>
    <w:p w14:paraId="048CEFD7" w14:textId="77777777" w:rsidR="004C02EF" w:rsidRPr="00984A3F" w:rsidRDefault="004C02EF" w:rsidP="004C02EF">
      <w:pPr>
        <w:pStyle w:val="SyntaxDefinition"/>
      </w:pPr>
      <w:r w:rsidRPr="004431E2">
        <w:rPr>
          <w:rFonts w:ascii="Courier New" w:hAnsi="Courier New"/>
          <w:b/>
          <w:i w:val="0"/>
        </w:rPr>
        <w:t>//</w:t>
      </w:r>
      <w:r w:rsidRPr="00984A3F">
        <w:t xml:space="preserve"> SingleLineCommentChars</w:t>
      </w:r>
      <w:r w:rsidRPr="005E74B3">
        <w:rPr>
          <w:rFonts w:ascii="Arial" w:hAnsi="Arial"/>
          <w:i w:val="0"/>
          <w:vertAlign w:val="subscript"/>
        </w:rPr>
        <w:t>opt</w:t>
      </w:r>
    </w:p>
    <w:p w14:paraId="2DD9B990" w14:textId="77777777" w:rsidR="004C02EF" w:rsidRPr="00984A3F" w:rsidRDefault="004C02EF" w:rsidP="004C02EF">
      <w:pPr>
        <w:pStyle w:val="SyntaxRule"/>
      </w:pPr>
      <w:r w:rsidRPr="00984A3F">
        <w:t xml:space="preserve">SingleLineCommentChars </w:t>
      </w:r>
      <w:r w:rsidRPr="007A29B2">
        <w:rPr>
          <w:rFonts w:ascii="Arial" w:hAnsi="Arial" w:cs="Arial"/>
          <w:b/>
          <w:i w:val="0"/>
        </w:rPr>
        <w:t>::</w:t>
      </w:r>
    </w:p>
    <w:p w14:paraId="14B09478" w14:textId="77777777" w:rsidR="004C02EF" w:rsidRPr="00984A3F" w:rsidRDefault="004C02EF" w:rsidP="004C02EF">
      <w:pPr>
        <w:pStyle w:val="SyntaxDefinition"/>
        <w:rPr>
          <w:vertAlign w:val="subscript"/>
        </w:rPr>
      </w:pPr>
      <w:r w:rsidRPr="00984A3F">
        <w:t>SingleLineCommentChar SingleLineCommentChars</w:t>
      </w:r>
      <w:r w:rsidRPr="005E74B3">
        <w:rPr>
          <w:rFonts w:ascii="Arial" w:hAnsi="Arial"/>
          <w:i w:val="0"/>
          <w:vertAlign w:val="subscript"/>
        </w:rPr>
        <w:t>opt</w:t>
      </w:r>
    </w:p>
    <w:p w14:paraId="553C7A30" w14:textId="77777777" w:rsidR="004C02EF" w:rsidRPr="00984A3F" w:rsidRDefault="004C02EF" w:rsidP="004C02EF">
      <w:pPr>
        <w:pStyle w:val="SyntaxRule"/>
      </w:pPr>
      <w:r w:rsidRPr="00984A3F">
        <w:t xml:space="preserve">SingleLineCommentChar </w:t>
      </w:r>
      <w:r w:rsidRPr="007A29B2">
        <w:rPr>
          <w:rFonts w:ascii="Arial" w:hAnsi="Arial" w:cs="Arial"/>
          <w:b/>
          <w:i w:val="0"/>
        </w:rPr>
        <w:t>::</w:t>
      </w:r>
    </w:p>
    <w:p w14:paraId="0C285EEE" w14:textId="77777777" w:rsidR="004C02EF" w:rsidRPr="00984A3F" w:rsidRDefault="004C02EF" w:rsidP="004C02EF">
      <w:pPr>
        <w:pStyle w:val="SyntaxDefinition"/>
      </w:pPr>
      <w:r w:rsidRPr="00984A3F">
        <w:t>SourceCharacter</w:t>
      </w:r>
      <w:r w:rsidRPr="00984A3F">
        <w:rPr>
          <w:b/>
        </w:rPr>
        <w:t xml:space="preserve"> </w:t>
      </w:r>
      <w:r w:rsidRPr="007A29B2">
        <w:rPr>
          <w:rFonts w:ascii="Arial" w:hAnsi="Arial" w:cs="Arial"/>
          <w:b/>
          <w:i w:val="0"/>
        </w:rPr>
        <w:t>but not</w:t>
      </w:r>
      <w:r w:rsidRPr="00984A3F">
        <w:rPr>
          <w:b/>
        </w:rPr>
        <w:t xml:space="preserve"> </w:t>
      </w:r>
      <w:r w:rsidRPr="00984A3F">
        <w:t>LineTerminator</w:t>
      </w:r>
      <w:bookmarkStart w:id="1098" w:name="_Toc381513619"/>
      <w:bookmarkStart w:id="1099" w:name="_Toc382202761"/>
      <w:bookmarkStart w:id="1100" w:name="_Toc382202981"/>
      <w:bookmarkStart w:id="1101" w:name="_Toc382212141"/>
      <w:bookmarkStart w:id="1102" w:name="_Toc382212320"/>
      <w:bookmarkStart w:id="1103" w:name="_Toc382291486"/>
      <w:bookmarkStart w:id="1104" w:name="_Toc385672122"/>
      <w:bookmarkStart w:id="1105" w:name="_Toc393690213"/>
    </w:p>
    <w:p w14:paraId="03CE7BA0" w14:textId="77777777" w:rsidR="004C02EF" w:rsidRDefault="004C02EF" w:rsidP="004C02EF">
      <w:pPr>
        <w:pStyle w:val="20"/>
        <w:numPr>
          <w:ilvl w:val="0"/>
          <w:numId w:val="0"/>
        </w:numPr>
      </w:pPr>
      <w:bookmarkStart w:id="1106" w:name="_Ref457437455"/>
      <w:bookmarkStart w:id="1107" w:name="_Toc472818758"/>
      <w:bookmarkStart w:id="1108" w:name="_Toc235503313"/>
      <w:bookmarkStart w:id="1109" w:name="_Toc241509088"/>
      <w:bookmarkStart w:id="1110" w:name="_Toc244416575"/>
      <w:bookmarkStart w:id="1111" w:name="_Toc276630939"/>
      <w:bookmarkStart w:id="1112" w:name="_Toc153968328"/>
      <w:r>
        <w:t>7.5</w:t>
      </w:r>
      <w:r>
        <w:tab/>
        <w:t>Token</w:t>
      </w:r>
      <w:bookmarkEnd w:id="1098"/>
      <w:bookmarkEnd w:id="1099"/>
      <w:bookmarkEnd w:id="1100"/>
      <w:bookmarkEnd w:id="1101"/>
      <w:bookmarkEnd w:id="1102"/>
      <w:bookmarkEnd w:id="1103"/>
      <w:bookmarkEnd w:id="1104"/>
      <w:bookmarkEnd w:id="1105"/>
      <w:r>
        <w:t>s</w:t>
      </w:r>
      <w:bookmarkEnd w:id="1106"/>
      <w:bookmarkEnd w:id="1107"/>
      <w:bookmarkEnd w:id="1108"/>
      <w:bookmarkEnd w:id="1109"/>
      <w:bookmarkEnd w:id="1110"/>
      <w:bookmarkEnd w:id="1111"/>
      <w:bookmarkEnd w:id="1112"/>
    </w:p>
    <w:p w14:paraId="23694E37" w14:textId="77777777" w:rsidR="004C02EF" w:rsidRPr="00F5506E" w:rsidRDefault="004C02EF" w:rsidP="004C02EF">
      <w:pPr>
        <w:pStyle w:val="Syntax"/>
      </w:pPr>
      <w:r w:rsidRPr="00F5506E">
        <w:t>Syntax</w:t>
      </w:r>
    </w:p>
    <w:p w14:paraId="19EA6A73" w14:textId="77777777" w:rsidR="004C02EF" w:rsidRPr="00984A3F" w:rsidRDefault="004C02EF" w:rsidP="004C02EF">
      <w:pPr>
        <w:pStyle w:val="SyntaxRule"/>
      </w:pPr>
      <w:r w:rsidRPr="00984A3F">
        <w:t xml:space="preserve">Token </w:t>
      </w:r>
      <w:r w:rsidRPr="007A29B2">
        <w:rPr>
          <w:rFonts w:ascii="Arial" w:hAnsi="Arial" w:cs="Arial"/>
          <w:b/>
          <w:i w:val="0"/>
        </w:rPr>
        <w:t>::</w:t>
      </w:r>
    </w:p>
    <w:p w14:paraId="510288C8" w14:textId="77777777" w:rsidR="004C02EF" w:rsidRDefault="004C02EF" w:rsidP="004C02EF">
      <w:pPr>
        <w:pStyle w:val="SyntaxDefinition"/>
      </w:pPr>
      <w:r w:rsidRPr="00984A3F">
        <w:t>IdentifierName</w:t>
      </w:r>
      <w:r w:rsidRPr="00984A3F">
        <w:br/>
        <w:t>Punctuator</w:t>
      </w:r>
      <w:r w:rsidRPr="00984A3F">
        <w:br/>
        <w:t>NumericLiteral</w:t>
      </w:r>
      <w:r w:rsidRPr="00984A3F">
        <w:br/>
        <w:t>StringLiteral</w:t>
      </w:r>
      <w:bookmarkStart w:id="1113" w:name="_Toc381513620"/>
      <w:bookmarkStart w:id="1114" w:name="_Toc382202762"/>
      <w:bookmarkStart w:id="1115" w:name="_Toc382202982"/>
      <w:bookmarkStart w:id="1116" w:name="_Toc382212142"/>
      <w:bookmarkStart w:id="1117" w:name="_Toc382212321"/>
      <w:bookmarkStart w:id="1118" w:name="_Toc382291487"/>
      <w:bookmarkStart w:id="1119" w:name="_Toc385672123"/>
      <w:bookmarkStart w:id="1120" w:name="_Toc393690214"/>
    </w:p>
    <w:p w14:paraId="694633AD" w14:textId="77777777" w:rsidR="004C02EF" w:rsidRPr="000B10C5" w:rsidRDefault="004C02EF" w:rsidP="004C02EF">
      <w:pPr>
        <w:pStyle w:val="Note"/>
        <w:rPr>
          <w:lang w:val="en-US"/>
        </w:rPr>
      </w:pPr>
      <w:r w:rsidRPr="000956BB">
        <w:t>NOTE</w:t>
      </w:r>
      <w:r w:rsidRPr="000956BB">
        <w:tab/>
        <w:t xml:space="preserve">The </w:t>
      </w:r>
      <w:r w:rsidRPr="000956BB">
        <w:rPr>
          <w:rFonts w:ascii="Times New Roman" w:hAnsi="Times New Roman"/>
          <w:i/>
        </w:rPr>
        <w:t>DivPunctuator</w:t>
      </w:r>
      <w:r w:rsidRPr="000956BB">
        <w:t xml:space="preserve"> and </w:t>
      </w:r>
      <w:r w:rsidRPr="000956BB">
        <w:rPr>
          <w:rFonts w:ascii="Times New Roman" w:hAnsi="Times New Roman"/>
          <w:i/>
        </w:rPr>
        <w:t>RegularExpressionLiteral</w:t>
      </w:r>
      <w:r w:rsidRPr="000956BB">
        <w:t xml:space="preserve"> productions define tokens, but are not included in the </w:t>
      </w:r>
      <w:r w:rsidRPr="000956BB">
        <w:rPr>
          <w:rFonts w:ascii="Times New Roman" w:hAnsi="Times New Roman"/>
          <w:i/>
        </w:rPr>
        <w:t>Token</w:t>
      </w:r>
      <w:r w:rsidRPr="000956BB">
        <w:t xml:space="preserve"> production.</w:t>
      </w:r>
      <w:bookmarkStart w:id="1121" w:name="_Toc381513623"/>
      <w:bookmarkStart w:id="1122" w:name="_Toc382202765"/>
      <w:bookmarkStart w:id="1123" w:name="_Toc382202985"/>
      <w:bookmarkStart w:id="1124" w:name="_Toc382212145"/>
      <w:bookmarkStart w:id="1125" w:name="_Toc382212324"/>
      <w:bookmarkStart w:id="1126" w:name="_Toc382291490"/>
      <w:bookmarkStart w:id="1127" w:name="_Ref382709859"/>
      <w:bookmarkStart w:id="1128" w:name="_Toc385672126"/>
      <w:bookmarkStart w:id="1129" w:name="_Toc393690217"/>
      <w:bookmarkEnd w:id="1113"/>
      <w:bookmarkEnd w:id="1114"/>
      <w:bookmarkEnd w:id="1115"/>
      <w:bookmarkEnd w:id="1116"/>
      <w:bookmarkEnd w:id="1117"/>
      <w:bookmarkEnd w:id="1118"/>
      <w:bookmarkEnd w:id="1119"/>
      <w:bookmarkEnd w:id="1120"/>
    </w:p>
    <w:p w14:paraId="45395794" w14:textId="77777777" w:rsidR="004C02EF" w:rsidRDefault="004C02EF" w:rsidP="004C02EF">
      <w:pPr>
        <w:pStyle w:val="20"/>
        <w:numPr>
          <w:ilvl w:val="0"/>
          <w:numId w:val="0"/>
        </w:numPr>
      </w:pPr>
      <w:bookmarkStart w:id="1130" w:name="_Ref451679320"/>
      <w:bookmarkStart w:id="1131" w:name="_Toc472818762"/>
      <w:bookmarkStart w:id="1132" w:name="_Toc235503314"/>
      <w:bookmarkStart w:id="1133" w:name="_Toc241509089"/>
      <w:bookmarkStart w:id="1134" w:name="_Toc244416576"/>
      <w:bookmarkStart w:id="1135" w:name="_Toc276630940"/>
      <w:bookmarkStart w:id="1136" w:name="_Toc153968329"/>
      <w:r>
        <w:t>7.6</w:t>
      </w:r>
      <w:r>
        <w:tab/>
        <w:t>Identifier Names and Identifier</w:t>
      </w:r>
      <w:bookmarkEnd w:id="1121"/>
      <w:bookmarkEnd w:id="1122"/>
      <w:bookmarkEnd w:id="1123"/>
      <w:bookmarkEnd w:id="1124"/>
      <w:bookmarkEnd w:id="1125"/>
      <w:bookmarkEnd w:id="1126"/>
      <w:bookmarkEnd w:id="1127"/>
      <w:bookmarkEnd w:id="1128"/>
      <w:bookmarkEnd w:id="1129"/>
      <w:r>
        <w:t>s</w:t>
      </w:r>
      <w:bookmarkEnd w:id="1130"/>
      <w:bookmarkEnd w:id="1131"/>
      <w:bookmarkEnd w:id="1132"/>
      <w:bookmarkEnd w:id="1133"/>
      <w:bookmarkEnd w:id="1134"/>
      <w:bookmarkEnd w:id="1135"/>
      <w:bookmarkEnd w:id="1136"/>
    </w:p>
    <w:p w14:paraId="43E1998A" w14:textId="77777777" w:rsidR="004C02EF" w:rsidRDefault="004C02EF" w:rsidP="004C02EF">
      <w:r>
        <w:t xml:space="preserve">Identifier Names are tokens that are interpreted according to the grammar given in the “Identifiers” section of chapter 5 of the Unicode standard, with some small modifications. An </w:t>
      </w:r>
      <w:r w:rsidRPr="006F7870">
        <w:rPr>
          <w:rFonts w:ascii="Times New Roman" w:hAnsi="Times New Roman"/>
          <w:i/>
        </w:rPr>
        <w:t>Identifier</w:t>
      </w:r>
      <w:r>
        <w:t xml:space="preserve"> is an </w:t>
      </w:r>
      <w:r w:rsidRPr="006F7870">
        <w:rPr>
          <w:rFonts w:ascii="Times New Roman" w:hAnsi="Times New Roman"/>
          <w:i/>
        </w:rPr>
        <w:t>IdentifierName</w:t>
      </w:r>
      <w:r>
        <w:t xml:space="preserve"> that is not a </w:t>
      </w:r>
      <w:r w:rsidRPr="006F7870">
        <w:rPr>
          <w:rFonts w:ascii="Times New Roman" w:hAnsi="Times New Roman"/>
          <w:i/>
        </w:rPr>
        <w:t>ReservedWord</w:t>
      </w:r>
      <w:r>
        <w:t xml:space="preserve"> (see 7.6.1). The Unicode identifier grammar is based on both normative and informative character categories specified by the Unicode Standard. The characters in the specified categories in version 3.0 of the Unicode standard must be treated as in those categories by all conforming ECMAScript implementations.</w:t>
      </w:r>
    </w:p>
    <w:p w14:paraId="40CC15A1" w14:textId="77777777" w:rsidR="004C02EF" w:rsidRDefault="004C02EF" w:rsidP="004C02EF">
      <w:r>
        <w:t>This standard specifies specific character additions: The dollar sign (</w:t>
      </w:r>
      <w:r w:rsidRPr="00705B28">
        <w:rPr>
          <w:rFonts w:ascii="Courier New" w:hAnsi="Courier New" w:cs="Courier New"/>
          <w:b/>
        </w:rPr>
        <w:t>$</w:t>
      </w:r>
      <w:r>
        <w:t>) and the underscore (</w:t>
      </w:r>
      <w:r w:rsidRPr="00705B28">
        <w:rPr>
          <w:rFonts w:ascii="Courier New" w:hAnsi="Courier New" w:cs="Courier New"/>
          <w:b/>
        </w:rPr>
        <w:t>_</w:t>
      </w:r>
      <w:r>
        <w:t xml:space="preserve">) are permitted anywhere in an </w:t>
      </w:r>
      <w:r w:rsidRPr="006F7870">
        <w:rPr>
          <w:rFonts w:ascii="Times New Roman" w:hAnsi="Times New Roman"/>
          <w:i/>
        </w:rPr>
        <w:t>IdentifierName</w:t>
      </w:r>
      <w:r>
        <w:t>.</w:t>
      </w:r>
    </w:p>
    <w:p w14:paraId="70669ACD" w14:textId="77777777" w:rsidR="004C02EF" w:rsidRDefault="004C02EF" w:rsidP="004C02EF">
      <w:r>
        <w:t xml:space="preserve">Unicode escape sequences are also permitted in an </w:t>
      </w:r>
      <w:r w:rsidRPr="006F7870">
        <w:rPr>
          <w:rFonts w:ascii="Times New Roman" w:hAnsi="Times New Roman"/>
          <w:i/>
        </w:rPr>
        <w:t>IdentifierName</w:t>
      </w:r>
      <w:r>
        <w:t xml:space="preserve">, where they contribute a single character to the </w:t>
      </w:r>
      <w:r w:rsidRPr="006F7870">
        <w:rPr>
          <w:rFonts w:ascii="Times New Roman" w:hAnsi="Times New Roman"/>
          <w:i/>
        </w:rPr>
        <w:t>IdentifierName</w:t>
      </w:r>
      <w:r>
        <w:t xml:space="preserve">, as computed by the CV of the </w:t>
      </w:r>
      <w:r w:rsidRPr="006F7870">
        <w:rPr>
          <w:rFonts w:ascii="Times New Roman" w:hAnsi="Times New Roman"/>
          <w:i/>
        </w:rPr>
        <w:t>UnicodeEscapeSequence</w:t>
      </w:r>
      <w:r>
        <w:t xml:space="preserve"> (see 7.8.4). The </w:t>
      </w:r>
      <w:r>
        <w:rPr>
          <w:rFonts w:ascii="Courier New" w:hAnsi="Courier New"/>
          <w:b/>
        </w:rPr>
        <w:t>\</w:t>
      </w:r>
      <w:r>
        <w:t xml:space="preserve"> preceding the </w:t>
      </w:r>
      <w:r w:rsidRPr="006F7870">
        <w:rPr>
          <w:rFonts w:ascii="Times New Roman" w:hAnsi="Times New Roman"/>
          <w:i/>
        </w:rPr>
        <w:t>UnicodeEscapeSequence</w:t>
      </w:r>
      <w:r>
        <w:t xml:space="preserve"> does not contribute a character to the </w:t>
      </w:r>
      <w:r w:rsidRPr="006F7870">
        <w:rPr>
          <w:rFonts w:ascii="Times New Roman" w:hAnsi="Times New Roman"/>
          <w:i/>
        </w:rPr>
        <w:t>IdentifierName</w:t>
      </w:r>
      <w:r>
        <w:t xml:space="preserve">. A </w:t>
      </w:r>
      <w:r w:rsidRPr="006F7870">
        <w:rPr>
          <w:rFonts w:ascii="Times New Roman" w:hAnsi="Times New Roman"/>
          <w:i/>
        </w:rPr>
        <w:t>UnicodeEscapeSequence</w:t>
      </w:r>
      <w:r>
        <w:t xml:space="preserve"> cannot be used to put a character into an </w:t>
      </w:r>
      <w:r w:rsidRPr="006F7870">
        <w:rPr>
          <w:rFonts w:ascii="Times New Roman" w:hAnsi="Times New Roman"/>
          <w:i/>
        </w:rPr>
        <w:t xml:space="preserve">IdentifierName </w:t>
      </w:r>
      <w:r>
        <w:t xml:space="preserve">that would otherwise be illegal. In other words, if a </w:t>
      </w:r>
      <w:r>
        <w:rPr>
          <w:rFonts w:ascii="Courier New" w:hAnsi="Courier New"/>
          <w:b/>
        </w:rPr>
        <w:t xml:space="preserve">\ </w:t>
      </w:r>
      <w:r w:rsidRPr="006F7870">
        <w:rPr>
          <w:rFonts w:ascii="Times New Roman" w:hAnsi="Times New Roman"/>
          <w:i/>
        </w:rPr>
        <w:t>UnicodeEscapeSequence</w:t>
      </w:r>
      <w:r>
        <w:t xml:space="preserve"> sequence were replaced by its </w:t>
      </w:r>
      <w:r w:rsidRPr="006F7870">
        <w:rPr>
          <w:rFonts w:ascii="Times New Roman" w:hAnsi="Times New Roman"/>
          <w:i/>
        </w:rPr>
        <w:t>UnicodeEscapeSequence</w:t>
      </w:r>
      <w:r>
        <w:t xml:space="preserve">'s CV, the result must still be a valid </w:t>
      </w:r>
      <w:r w:rsidRPr="006F7870">
        <w:rPr>
          <w:rFonts w:ascii="Times New Roman" w:hAnsi="Times New Roman"/>
          <w:i/>
        </w:rPr>
        <w:t xml:space="preserve">IdentifierName </w:t>
      </w:r>
      <w:r>
        <w:t xml:space="preserve">that has the exact same sequence of characters as the original </w:t>
      </w:r>
      <w:r w:rsidRPr="006F7870">
        <w:rPr>
          <w:rFonts w:ascii="Times New Roman" w:hAnsi="Times New Roman"/>
          <w:i/>
        </w:rPr>
        <w:t>IdentifierName</w:t>
      </w:r>
      <w:r>
        <w:t>. All interpretations of identifiers within this specification are based upon their actual characters regardless of whether or not an escape sequence was used to contribute any particular characters.</w:t>
      </w:r>
    </w:p>
    <w:p w14:paraId="2B4D9818" w14:textId="77777777" w:rsidR="004C02EF" w:rsidRDefault="004C02EF" w:rsidP="004C02EF">
      <w:r>
        <w:t xml:space="preserve">Two </w:t>
      </w:r>
      <w:r w:rsidRPr="006F7870">
        <w:rPr>
          <w:rFonts w:ascii="Times New Roman" w:hAnsi="Times New Roman"/>
          <w:i/>
        </w:rPr>
        <w:t xml:space="preserve">IdentifierName </w:t>
      </w:r>
      <w:r>
        <w:t xml:space="preserve">that are canonically equivalent according to the Unicode standard are </w:t>
      </w:r>
      <w:r>
        <w:rPr>
          <w:i/>
        </w:rPr>
        <w:t>not</w:t>
      </w:r>
      <w:r>
        <w:t xml:space="preserve"> equal unless they are represented by the exact same sequence of code units (in other words, conforming ECMAScript implementations are only required to do bitwise comparison on </w:t>
      </w:r>
      <w:r w:rsidRPr="00CC7081">
        <w:t>IdentifierName</w:t>
      </w:r>
      <w:r>
        <w:t xml:space="preserve"> values). The intent is that the incoming source text has been converted to normalised form C before it reaches the compiler.</w:t>
      </w:r>
    </w:p>
    <w:p w14:paraId="5AD0A0AA" w14:textId="77777777" w:rsidR="004C02EF" w:rsidRDefault="004C02EF" w:rsidP="004C02EF">
      <w:r>
        <w:t>ECMAScript implementations may recognise identifier characters defined in later editions of the Unicode Standard. If portability is a concern, programmers should only employ identifier characters defined in Unicode 3.0.</w:t>
      </w:r>
    </w:p>
    <w:p w14:paraId="10B092B2" w14:textId="77777777" w:rsidR="004C02EF" w:rsidRDefault="004C02EF" w:rsidP="004C02EF">
      <w:pPr>
        <w:pStyle w:val="Syntax"/>
      </w:pPr>
      <w:r w:rsidRPr="00EF7C57">
        <w:t>Syntax</w:t>
      </w:r>
    </w:p>
    <w:p w14:paraId="60F87095" w14:textId="77777777" w:rsidR="004C02EF" w:rsidRPr="00984A3F" w:rsidRDefault="004C02EF" w:rsidP="004C02EF">
      <w:pPr>
        <w:pStyle w:val="SyntaxRule"/>
      </w:pPr>
      <w:r w:rsidRPr="00984A3F">
        <w:t xml:space="preserve">Identifier </w:t>
      </w:r>
      <w:r w:rsidRPr="007A29B2">
        <w:rPr>
          <w:rFonts w:ascii="Arial" w:hAnsi="Arial" w:cs="Arial"/>
          <w:b/>
          <w:i w:val="0"/>
        </w:rPr>
        <w:t>::</w:t>
      </w:r>
    </w:p>
    <w:p w14:paraId="3603EDA1" w14:textId="77777777" w:rsidR="004C02EF" w:rsidRPr="00984A3F" w:rsidRDefault="004C02EF" w:rsidP="004C02EF">
      <w:pPr>
        <w:pStyle w:val="SyntaxDefinition"/>
      </w:pPr>
      <w:r w:rsidRPr="00984A3F">
        <w:t xml:space="preserve">IdentifierName </w:t>
      </w:r>
      <w:r w:rsidRPr="007A29B2">
        <w:rPr>
          <w:rFonts w:ascii="Arial" w:hAnsi="Arial" w:cs="Arial"/>
          <w:b/>
          <w:i w:val="0"/>
        </w:rPr>
        <w:t>but not</w:t>
      </w:r>
      <w:r w:rsidRPr="00984A3F">
        <w:t xml:space="preserve"> ReservedWord</w:t>
      </w:r>
    </w:p>
    <w:p w14:paraId="4FC009BC" w14:textId="77777777" w:rsidR="004C02EF" w:rsidRPr="00984A3F" w:rsidRDefault="004C02EF" w:rsidP="004C02EF">
      <w:pPr>
        <w:pStyle w:val="SyntaxRule"/>
      </w:pPr>
      <w:r w:rsidRPr="00984A3F">
        <w:t>IdentifierName</w:t>
      </w:r>
      <w:r w:rsidRPr="001175D0">
        <w:rPr>
          <w:rFonts w:ascii="Arial" w:hAnsi="Arial" w:cs="Arial"/>
          <w:b/>
        </w:rPr>
        <w:t xml:space="preserve"> </w:t>
      </w:r>
      <w:r w:rsidRPr="007A29B2">
        <w:rPr>
          <w:rFonts w:ascii="Arial" w:hAnsi="Arial" w:cs="Arial"/>
          <w:b/>
          <w:i w:val="0"/>
        </w:rPr>
        <w:t>::</w:t>
      </w:r>
    </w:p>
    <w:p w14:paraId="15425FBE" w14:textId="77777777" w:rsidR="004C02EF" w:rsidRPr="00984A3F" w:rsidRDefault="004C02EF" w:rsidP="004C02EF">
      <w:pPr>
        <w:pStyle w:val="SyntaxDefinition"/>
      </w:pPr>
      <w:r w:rsidRPr="00984A3F">
        <w:t>IdentifierStart</w:t>
      </w:r>
      <w:r w:rsidRPr="00984A3F">
        <w:br/>
        <w:t>IdentifierName IdentifierPart</w:t>
      </w:r>
    </w:p>
    <w:p w14:paraId="2E5FCBD3" w14:textId="77777777" w:rsidR="004C02EF" w:rsidRPr="00984A3F" w:rsidRDefault="004C02EF" w:rsidP="004C02EF">
      <w:pPr>
        <w:pStyle w:val="SyntaxRule"/>
      </w:pPr>
      <w:bookmarkStart w:id="1137" w:name="_Toc381513624"/>
      <w:bookmarkStart w:id="1138" w:name="_Toc382202766"/>
      <w:bookmarkStart w:id="1139" w:name="_Toc382202986"/>
      <w:bookmarkStart w:id="1140" w:name="_Toc382212146"/>
      <w:bookmarkStart w:id="1141" w:name="_Toc382212325"/>
      <w:bookmarkStart w:id="1142" w:name="_Toc382291491"/>
      <w:bookmarkStart w:id="1143" w:name="_Ref382710006"/>
      <w:bookmarkStart w:id="1144" w:name="_Toc385672127"/>
      <w:bookmarkStart w:id="1145" w:name="_Toc393690218"/>
      <w:r w:rsidRPr="00984A3F">
        <w:t xml:space="preserve">IdentifierStart </w:t>
      </w:r>
      <w:r w:rsidRPr="007A29B2">
        <w:rPr>
          <w:rFonts w:ascii="Arial" w:hAnsi="Arial" w:cs="Arial"/>
          <w:b/>
          <w:i w:val="0"/>
        </w:rPr>
        <w:t>::</w:t>
      </w:r>
    </w:p>
    <w:p w14:paraId="2C1B224A" w14:textId="77777777" w:rsidR="004C02EF" w:rsidRPr="00984A3F" w:rsidRDefault="004C02EF" w:rsidP="004C02EF">
      <w:pPr>
        <w:pStyle w:val="SyntaxDefinition"/>
      </w:pPr>
      <w:r w:rsidRPr="00984A3F">
        <w:t>UnicodeLetter</w:t>
      </w:r>
      <w:r w:rsidRPr="00984A3F">
        <w:br/>
      </w:r>
      <w:r w:rsidRPr="004431E2">
        <w:rPr>
          <w:rFonts w:ascii="Courier New" w:hAnsi="Courier New"/>
          <w:b/>
          <w:i w:val="0"/>
        </w:rPr>
        <w:t>$</w:t>
      </w:r>
      <w:r w:rsidRPr="004431E2">
        <w:rPr>
          <w:rFonts w:ascii="Courier New" w:hAnsi="Courier New"/>
          <w:b/>
          <w:i w:val="0"/>
        </w:rPr>
        <w:br/>
        <w:t>_</w:t>
      </w:r>
      <w:r w:rsidRPr="00984A3F">
        <w:br/>
      </w:r>
      <w:r w:rsidRPr="004431E2">
        <w:rPr>
          <w:rFonts w:ascii="Courier New" w:hAnsi="Courier New"/>
          <w:b/>
          <w:i w:val="0"/>
        </w:rPr>
        <w:t xml:space="preserve">\ </w:t>
      </w:r>
      <w:r w:rsidRPr="00984A3F">
        <w:t>UnicodeEscapeSequence</w:t>
      </w:r>
    </w:p>
    <w:p w14:paraId="27FF330C" w14:textId="77777777" w:rsidR="004C02EF" w:rsidRPr="00984A3F" w:rsidRDefault="004C02EF" w:rsidP="004C02EF">
      <w:pPr>
        <w:pStyle w:val="SyntaxRule"/>
      </w:pPr>
      <w:r w:rsidRPr="00984A3F">
        <w:t xml:space="preserve">IdentifierPart </w:t>
      </w:r>
      <w:r w:rsidRPr="007A29B2">
        <w:rPr>
          <w:rFonts w:ascii="Arial" w:hAnsi="Arial" w:cs="Arial"/>
          <w:b/>
          <w:i w:val="0"/>
        </w:rPr>
        <w:t>::</w:t>
      </w:r>
    </w:p>
    <w:p w14:paraId="045615C0" w14:textId="77777777" w:rsidR="004C02EF" w:rsidRPr="00984A3F" w:rsidRDefault="004C02EF" w:rsidP="004C02EF">
      <w:pPr>
        <w:pStyle w:val="SyntaxDefinition"/>
      </w:pPr>
      <w:r w:rsidRPr="00984A3F">
        <w:t>IdentifierStart</w:t>
      </w:r>
      <w:r w:rsidRPr="00984A3F">
        <w:br/>
        <w:t>UnicodeCombiningMark</w:t>
      </w:r>
      <w:r w:rsidRPr="00984A3F">
        <w:br/>
        <w:t>UnicodeDigit</w:t>
      </w:r>
      <w:r w:rsidRPr="00984A3F">
        <w:br/>
        <w:t>UnicodeConnectorPunctuation</w:t>
      </w:r>
      <w:r>
        <w:br/>
      </w:r>
      <w:r w:rsidRPr="0062419A">
        <w:rPr>
          <w:i w:val="0"/>
        </w:rPr>
        <w:t>&lt;ZWNJ&gt;</w:t>
      </w:r>
      <w:r w:rsidRPr="0062419A">
        <w:rPr>
          <w:i w:val="0"/>
        </w:rPr>
        <w:br/>
        <w:t>&lt;ZWJ&gt;</w:t>
      </w:r>
    </w:p>
    <w:p w14:paraId="758D17AD" w14:textId="77777777" w:rsidR="004C02EF" w:rsidRPr="00984A3F" w:rsidRDefault="004C02EF" w:rsidP="004C02EF">
      <w:pPr>
        <w:pStyle w:val="SyntaxRule"/>
      </w:pPr>
      <w:r w:rsidRPr="00984A3F">
        <w:t xml:space="preserve">UnicodeLetter </w:t>
      </w:r>
      <w:r w:rsidRPr="007A29B2">
        <w:rPr>
          <w:rFonts w:ascii="Arial" w:hAnsi="Arial" w:cs="Arial"/>
          <w:b/>
          <w:i w:val="0"/>
        </w:rPr>
        <w:t>::</w:t>
      </w:r>
    </w:p>
    <w:p w14:paraId="40D23924" w14:textId="77777777" w:rsidR="004C02EF" w:rsidRPr="0062419A" w:rsidRDefault="004C02EF" w:rsidP="004C02EF">
      <w:pPr>
        <w:pStyle w:val="SyntaxDefinition"/>
        <w:rPr>
          <w:rFonts w:ascii="Arial" w:hAnsi="Arial" w:cs="Arial"/>
          <w:i w:val="0"/>
        </w:rPr>
      </w:pPr>
      <w:r w:rsidRPr="0062419A">
        <w:rPr>
          <w:rFonts w:ascii="Arial" w:hAnsi="Arial" w:cs="Arial"/>
          <w:i w:val="0"/>
        </w:rPr>
        <w:t>any character in the Unicode categories “Uppercase letter (Lu)”, “Lowercase letter (Ll)”, “Titlecase letter (Lt)”, “Modifier letter (Lm)”, “Other letter (Lo)”, or “Letter number (Nl)”.</w:t>
      </w:r>
    </w:p>
    <w:p w14:paraId="5BE6E621" w14:textId="77777777" w:rsidR="004C02EF" w:rsidRPr="00984A3F" w:rsidRDefault="004C02EF" w:rsidP="004C02EF">
      <w:pPr>
        <w:pStyle w:val="SyntaxRule"/>
      </w:pPr>
      <w:r w:rsidRPr="00984A3F">
        <w:t xml:space="preserve">UnicodeCombiningMark </w:t>
      </w:r>
      <w:r w:rsidRPr="007A29B2">
        <w:rPr>
          <w:rFonts w:ascii="Arial" w:hAnsi="Arial" w:cs="Arial"/>
          <w:b/>
          <w:i w:val="0"/>
        </w:rPr>
        <w:t>::</w:t>
      </w:r>
    </w:p>
    <w:p w14:paraId="441767D7" w14:textId="77777777" w:rsidR="004C02EF" w:rsidRPr="0062419A" w:rsidRDefault="004C02EF" w:rsidP="004C02EF">
      <w:pPr>
        <w:pStyle w:val="SyntaxDefinition"/>
        <w:rPr>
          <w:rFonts w:ascii="Arial" w:hAnsi="Arial" w:cs="Arial"/>
          <w:i w:val="0"/>
        </w:rPr>
      </w:pPr>
      <w:r w:rsidRPr="0062419A">
        <w:rPr>
          <w:rFonts w:ascii="Arial" w:hAnsi="Arial" w:cs="Arial"/>
          <w:i w:val="0"/>
        </w:rPr>
        <w:t>any character in the Unicode categories “Non-spacing mark (Mn)” or “Combining spacing mark (Mc)”</w:t>
      </w:r>
    </w:p>
    <w:p w14:paraId="50F77381" w14:textId="77777777" w:rsidR="004C02EF" w:rsidRPr="00984A3F" w:rsidRDefault="004C02EF" w:rsidP="004C02EF">
      <w:pPr>
        <w:pStyle w:val="SyntaxRule"/>
      </w:pPr>
      <w:r w:rsidRPr="00984A3F">
        <w:t xml:space="preserve">UnicodeDigit </w:t>
      </w:r>
      <w:r w:rsidRPr="007A29B2">
        <w:rPr>
          <w:rFonts w:ascii="Arial" w:hAnsi="Arial" w:cs="Arial"/>
          <w:b/>
          <w:i w:val="0"/>
        </w:rPr>
        <w:t>::</w:t>
      </w:r>
    </w:p>
    <w:p w14:paraId="4016F1E2" w14:textId="77777777" w:rsidR="004C02EF" w:rsidRPr="00B90A98" w:rsidRDefault="004C02EF" w:rsidP="004C02EF">
      <w:pPr>
        <w:pStyle w:val="SyntaxDefinition"/>
        <w:rPr>
          <w:rFonts w:ascii="Arial" w:hAnsi="Arial" w:cs="Arial"/>
          <w:i w:val="0"/>
        </w:rPr>
      </w:pPr>
      <w:r w:rsidRPr="00B90A98">
        <w:rPr>
          <w:rFonts w:ascii="Arial" w:hAnsi="Arial" w:cs="Arial"/>
          <w:i w:val="0"/>
        </w:rPr>
        <w:t>any character in the Unicode category “Decimal number (Nd)”</w:t>
      </w:r>
    </w:p>
    <w:p w14:paraId="4B4A32A8" w14:textId="77777777" w:rsidR="004C02EF" w:rsidRPr="00984A3F" w:rsidRDefault="004C02EF" w:rsidP="004C02EF">
      <w:pPr>
        <w:pStyle w:val="SyntaxRule"/>
      </w:pPr>
      <w:r w:rsidRPr="00984A3F">
        <w:t xml:space="preserve">UnicodeConnectorPunctuation </w:t>
      </w:r>
      <w:r w:rsidRPr="007A29B2">
        <w:rPr>
          <w:rFonts w:ascii="Arial" w:hAnsi="Arial" w:cs="Arial"/>
          <w:b/>
          <w:i w:val="0"/>
        </w:rPr>
        <w:t>::</w:t>
      </w:r>
    </w:p>
    <w:p w14:paraId="788642C6" w14:textId="77777777" w:rsidR="004C02EF" w:rsidRPr="0062419A" w:rsidRDefault="004C02EF" w:rsidP="004C02EF">
      <w:pPr>
        <w:pStyle w:val="SyntaxDefinition"/>
        <w:rPr>
          <w:rFonts w:ascii="Arial" w:hAnsi="Arial" w:cs="Arial"/>
          <w:i w:val="0"/>
        </w:rPr>
      </w:pPr>
      <w:r w:rsidRPr="0062419A">
        <w:rPr>
          <w:rFonts w:ascii="Arial" w:hAnsi="Arial" w:cs="Arial"/>
          <w:i w:val="0"/>
        </w:rPr>
        <w:t>any character in the Unicode category “Connector punctuation (Pc)”</w:t>
      </w:r>
    </w:p>
    <w:p w14:paraId="51BCADC6" w14:textId="77777777" w:rsidR="004C02EF" w:rsidRDefault="004C02EF" w:rsidP="004C02EF">
      <w:r>
        <w:t xml:space="preserve">The definitions of the nonterminal </w:t>
      </w:r>
      <w:r>
        <w:rPr>
          <w:rFonts w:ascii="Times New Roman" w:hAnsi="Times New Roman"/>
          <w:i/>
        </w:rPr>
        <w:t>UnicodeEscapeSequence</w:t>
      </w:r>
      <w:r>
        <w:t xml:space="preserve"> is given in 7.8.4</w:t>
      </w:r>
    </w:p>
    <w:p w14:paraId="4E636AE8" w14:textId="77777777" w:rsidR="004C02EF" w:rsidRDefault="004C02EF" w:rsidP="004C02EF">
      <w:pPr>
        <w:pStyle w:val="30"/>
        <w:numPr>
          <w:ilvl w:val="0"/>
          <w:numId w:val="0"/>
        </w:numPr>
      </w:pPr>
      <w:bookmarkStart w:id="1146" w:name="_Toc235503315"/>
      <w:bookmarkStart w:id="1147" w:name="_Toc241509090"/>
      <w:bookmarkStart w:id="1148" w:name="_Toc244416577"/>
      <w:bookmarkStart w:id="1149" w:name="_Toc276630941"/>
      <w:bookmarkStart w:id="1150" w:name="_Toc153968330"/>
      <w:r>
        <w:t>7.6.1</w:t>
      </w:r>
      <w:r>
        <w:tab/>
        <w:t>Reserved Words</w:t>
      </w:r>
      <w:bookmarkEnd w:id="1146"/>
      <w:bookmarkEnd w:id="1147"/>
      <w:bookmarkEnd w:id="1148"/>
      <w:bookmarkEnd w:id="1149"/>
      <w:bookmarkEnd w:id="1150"/>
    </w:p>
    <w:p w14:paraId="57092849" w14:textId="77777777" w:rsidR="004C02EF" w:rsidRDefault="004C02EF" w:rsidP="004C02EF">
      <w:r>
        <w:t xml:space="preserve">A reserved word is an </w:t>
      </w:r>
      <w:r w:rsidRPr="006F7870">
        <w:rPr>
          <w:rFonts w:ascii="Times New Roman" w:hAnsi="Times New Roman"/>
          <w:i/>
        </w:rPr>
        <w:t>IdentifierName</w:t>
      </w:r>
      <w:r>
        <w:t xml:space="preserve"> that cannot be used as an </w:t>
      </w:r>
      <w:r w:rsidRPr="006F7870">
        <w:rPr>
          <w:rFonts w:ascii="Times New Roman" w:hAnsi="Times New Roman"/>
          <w:i/>
        </w:rPr>
        <w:t>Identifier</w:t>
      </w:r>
      <w:r>
        <w:t>.</w:t>
      </w:r>
    </w:p>
    <w:p w14:paraId="155B68D7" w14:textId="77777777" w:rsidR="004C02EF" w:rsidRDefault="004C02EF" w:rsidP="004C02EF">
      <w:pPr>
        <w:pStyle w:val="Syntax"/>
      </w:pPr>
      <w:r w:rsidRPr="00795B25">
        <w:t>Syntax</w:t>
      </w:r>
    </w:p>
    <w:p w14:paraId="6ED1BE4B" w14:textId="77777777" w:rsidR="004C02EF" w:rsidRPr="00984A3F" w:rsidRDefault="004C02EF" w:rsidP="004C02EF">
      <w:pPr>
        <w:pStyle w:val="SyntaxRule"/>
      </w:pPr>
      <w:r w:rsidRPr="00984A3F">
        <w:t>ReservedWord</w:t>
      </w:r>
      <w:r w:rsidRPr="001175D0">
        <w:rPr>
          <w:rFonts w:ascii="Arial" w:hAnsi="Arial" w:cs="Arial"/>
          <w:b/>
        </w:rPr>
        <w:t xml:space="preserve"> </w:t>
      </w:r>
      <w:r w:rsidRPr="007A29B2">
        <w:rPr>
          <w:rFonts w:ascii="Arial" w:hAnsi="Arial" w:cs="Arial"/>
          <w:b/>
          <w:i w:val="0"/>
        </w:rPr>
        <w:t>::</w:t>
      </w:r>
    </w:p>
    <w:p w14:paraId="7F7E3A4E" w14:textId="77777777" w:rsidR="004C02EF" w:rsidRPr="00984A3F" w:rsidRDefault="004C02EF" w:rsidP="004C02EF">
      <w:pPr>
        <w:pStyle w:val="SyntaxDefinition"/>
      </w:pPr>
      <w:r w:rsidRPr="00984A3F">
        <w:t>Keyword</w:t>
      </w:r>
      <w:r w:rsidRPr="00984A3F">
        <w:br/>
        <w:t>FutureReservedWord</w:t>
      </w:r>
      <w:r w:rsidRPr="00984A3F">
        <w:br/>
        <w:t>NullLiteral</w:t>
      </w:r>
      <w:r w:rsidRPr="00984A3F">
        <w:br/>
        <w:t>BooleanLiteral</w:t>
      </w:r>
    </w:p>
    <w:p w14:paraId="288FB44E" w14:textId="77777777" w:rsidR="004C02EF" w:rsidRDefault="004C02EF" w:rsidP="004C02EF">
      <w:pPr>
        <w:pStyle w:val="40"/>
        <w:numPr>
          <w:ilvl w:val="0"/>
          <w:numId w:val="0"/>
        </w:numPr>
      </w:pPr>
      <w:r>
        <w:t>7.6.1.1</w:t>
      </w:r>
      <w:r>
        <w:tab/>
        <w:t>Keywords</w:t>
      </w:r>
    </w:p>
    <w:p w14:paraId="2C04D274" w14:textId="77777777" w:rsidR="004C02EF" w:rsidRDefault="004C02EF" w:rsidP="004C02EF">
      <w:r>
        <w:t xml:space="preserve">The following tokens are ECMAScript keywords and may not be used as </w:t>
      </w:r>
      <w:r w:rsidRPr="006F7870">
        <w:rPr>
          <w:rFonts w:ascii="Times New Roman" w:hAnsi="Times New Roman"/>
          <w:i/>
        </w:rPr>
        <w:t>Identifiers</w:t>
      </w:r>
      <w:r>
        <w:t xml:space="preserve"> in ECMAScript programs.</w:t>
      </w:r>
    </w:p>
    <w:p w14:paraId="500A75DF" w14:textId="77777777" w:rsidR="004C02EF" w:rsidRDefault="004C02EF" w:rsidP="004C02EF">
      <w:pPr>
        <w:pStyle w:val="Syntax"/>
      </w:pPr>
      <w:r w:rsidRPr="00795B25">
        <w:t>Syntax</w:t>
      </w:r>
    </w:p>
    <w:p w14:paraId="3C58BBA9" w14:textId="77777777" w:rsidR="004C02EF" w:rsidRPr="00984A3F" w:rsidRDefault="004C02EF" w:rsidP="004C02EF">
      <w:pPr>
        <w:pStyle w:val="SyntaxRule"/>
      </w:pPr>
      <w:r w:rsidRPr="00984A3F">
        <w:t xml:space="preserve">Keyword </w:t>
      </w:r>
      <w:r w:rsidRPr="007A29B2">
        <w:rPr>
          <w:rFonts w:ascii="Arial" w:hAnsi="Arial" w:cs="Arial"/>
          <w:i w:val="0"/>
        </w:rPr>
        <w:t>::</w:t>
      </w:r>
      <w:r w:rsidRPr="0040440B">
        <w:rPr>
          <w:rFonts w:ascii="Arial" w:hAnsi="Arial" w:cs="Arial"/>
        </w:rPr>
        <w:t xml:space="preserve"> </w:t>
      </w:r>
      <w:r w:rsidRPr="007A29B2">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5"/>
        <w:gridCol w:w="1895"/>
        <w:gridCol w:w="1895"/>
      </w:tblGrid>
      <w:tr w:rsidR="004C02EF" w:rsidRPr="00984A3F" w14:paraId="4AAFAC8C" w14:textId="77777777" w:rsidTr="003A4B22">
        <w:trPr>
          <w:trHeight w:hRule="exact" w:val="240"/>
        </w:trPr>
        <w:tc>
          <w:tcPr>
            <w:tcW w:w="1895" w:type="dxa"/>
          </w:tcPr>
          <w:p w14:paraId="33241F75" w14:textId="77777777" w:rsidR="004C02EF" w:rsidRDefault="004C02EF" w:rsidP="003A4B22">
            <w:pPr>
              <w:pStyle w:val="SyntaxOneOf"/>
              <w:keepNext/>
            </w:pPr>
            <w:r>
              <w:t>break</w:t>
            </w:r>
          </w:p>
        </w:tc>
        <w:tc>
          <w:tcPr>
            <w:tcW w:w="1895" w:type="dxa"/>
          </w:tcPr>
          <w:p w14:paraId="0BD795E9" w14:textId="77777777" w:rsidR="004C02EF" w:rsidRDefault="004C02EF" w:rsidP="003A4B22">
            <w:pPr>
              <w:pStyle w:val="SyntaxOneOf"/>
              <w:keepNext/>
            </w:pPr>
            <w:r>
              <w:t>do</w:t>
            </w:r>
            <w:r w:rsidDel="00777190">
              <w:t xml:space="preserve"> </w:t>
            </w:r>
          </w:p>
        </w:tc>
        <w:tc>
          <w:tcPr>
            <w:tcW w:w="1895" w:type="dxa"/>
          </w:tcPr>
          <w:p w14:paraId="689ECD48" w14:textId="77777777" w:rsidR="004C02EF" w:rsidRDefault="004C02EF" w:rsidP="003A4B22">
            <w:pPr>
              <w:pStyle w:val="SyntaxOneOf"/>
              <w:keepNext/>
            </w:pPr>
            <w:r>
              <w:t>instanceof</w:t>
            </w:r>
            <w:r w:rsidDel="00777190">
              <w:t xml:space="preserve"> </w:t>
            </w:r>
          </w:p>
        </w:tc>
        <w:tc>
          <w:tcPr>
            <w:tcW w:w="1895" w:type="dxa"/>
          </w:tcPr>
          <w:p w14:paraId="2F36217E" w14:textId="77777777" w:rsidR="004C02EF" w:rsidRDefault="004C02EF" w:rsidP="003A4B22">
            <w:pPr>
              <w:pStyle w:val="SyntaxOneOf"/>
              <w:keepNext/>
            </w:pPr>
            <w:r>
              <w:t>typeof</w:t>
            </w:r>
            <w:r w:rsidDel="00777190">
              <w:t xml:space="preserve"> </w:t>
            </w:r>
          </w:p>
        </w:tc>
      </w:tr>
      <w:tr w:rsidR="004C02EF" w:rsidRPr="00984A3F" w14:paraId="5D03166A" w14:textId="77777777" w:rsidTr="003A4B22">
        <w:trPr>
          <w:trHeight w:hRule="exact" w:val="240"/>
        </w:trPr>
        <w:tc>
          <w:tcPr>
            <w:tcW w:w="1895" w:type="dxa"/>
          </w:tcPr>
          <w:p w14:paraId="507B6587" w14:textId="77777777" w:rsidR="004C02EF" w:rsidRDefault="004C02EF" w:rsidP="003A4B22">
            <w:pPr>
              <w:pStyle w:val="SyntaxOneOf"/>
              <w:keepNext/>
            </w:pPr>
            <w:r>
              <w:t>case</w:t>
            </w:r>
          </w:p>
        </w:tc>
        <w:tc>
          <w:tcPr>
            <w:tcW w:w="1895" w:type="dxa"/>
          </w:tcPr>
          <w:p w14:paraId="28F2D0C0" w14:textId="77777777" w:rsidR="004C02EF" w:rsidRDefault="004C02EF" w:rsidP="003A4B22">
            <w:pPr>
              <w:pStyle w:val="SyntaxOneOf"/>
              <w:keepNext/>
            </w:pPr>
            <w:r>
              <w:t>else</w:t>
            </w:r>
          </w:p>
        </w:tc>
        <w:tc>
          <w:tcPr>
            <w:tcW w:w="1895" w:type="dxa"/>
          </w:tcPr>
          <w:p w14:paraId="063F0E06" w14:textId="77777777" w:rsidR="004C02EF" w:rsidRDefault="004C02EF" w:rsidP="003A4B22">
            <w:pPr>
              <w:pStyle w:val="SyntaxOneOf"/>
              <w:keepNext/>
            </w:pPr>
            <w:r>
              <w:t>new</w:t>
            </w:r>
          </w:p>
        </w:tc>
        <w:tc>
          <w:tcPr>
            <w:tcW w:w="1895" w:type="dxa"/>
          </w:tcPr>
          <w:p w14:paraId="3C09BF77" w14:textId="77777777" w:rsidR="004C02EF" w:rsidRDefault="004C02EF" w:rsidP="003A4B22">
            <w:pPr>
              <w:pStyle w:val="SyntaxOneOf"/>
              <w:keepNext/>
            </w:pPr>
            <w:r>
              <w:t>var</w:t>
            </w:r>
          </w:p>
        </w:tc>
      </w:tr>
      <w:tr w:rsidR="004C02EF" w:rsidRPr="00984A3F" w14:paraId="7BE5CFFB" w14:textId="77777777" w:rsidTr="003A4B22">
        <w:trPr>
          <w:trHeight w:hRule="exact" w:val="240"/>
        </w:trPr>
        <w:tc>
          <w:tcPr>
            <w:tcW w:w="1895" w:type="dxa"/>
          </w:tcPr>
          <w:p w14:paraId="5A7FC6B5" w14:textId="77777777" w:rsidR="004C02EF" w:rsidRDefault="004C02EF" w:rsidP="003A4B22">
            <w:pPr>
              <w:pStyle w:val="SyntaxOneOf"/>
              <w:keepNext/>
            </w:pPr>
            <w:r>
              <w:t>catch</w:t>
            </w:r>
          </w:p>
        </w:tc>
        <w:tc>
          <w:tcPr>
            <w:tcW w:w="1895" w:type="dxa"/>
          </w:tcPr>
          <w:p w14:paraId="72F704AA" w14:textId="77777777" w:rsidR="004C02EF" w:rsidRDefault="004C02EF" w:rsidP="003A4B22">
            <w:pPr>
              <w:pStyle w:val="SyntaxOneOf"/>
              <w:keepNext/>
            </w:pPr>
            <w:r>
              <w:t>finally</w:t>
            </w:r>
          </w:p>
        </w:tc>
        <w:tc>
          <w:tcPr>
            <w:tcW w:w="1895" w:type="dxa"/>
          </w:tcPr>
          <w:p w14:paraId="097AD1B7" w14:textId="77777777" w:rsidR="004C02EF" w:rsidRDefault="004C02EF" w:rsidP="003A4B22">
            <w:pPr>
              <w:pStyle w:val="SyntaxOneOf"/>
              <w:keepNext/>
            </w:pPr>
            <w:r>
              <w:t>return</w:t>
            </w:r>
          </w:p>
        </w:tc>
        <w:tc>
          <w:tcPr>
            <w:tcW w:w="1895" w:type="dxa"/>
          </w:tcPr>
          <w:p w14:paraId="47CC18F2" w14:textId="77777777" w:rsidR="004C02EF" w:rsidRDefault="004C02EF" w:rsidP="003A4B22">
            <w:pPr>
              <w:pStyle w:val="SyntaxOneOf"/>
              <w:keepNext/>
            </w:pPr>
            <w:r>
              <w:t>void</w:t>
            </w:r>
          </w:p>
        </w:tc>
      </w:tr>
      <w:tr w:rsidR="004C02EF" w:rsidRPr="00984A3F" w14:paraId="60D4C516" w14:textId="77777777" w:rsidTr="003A4B22">
        <w:trPr>
          <w:trHeight w:hRule="exact" w:val="240"/>
        </w:trPr>
        <w:tc>
          <w:tcPr>
            <w:tcW w:w="1895" w:type="dxa"/>
          </w:tcPr>
          <w:p w14:paraId="3A68C8BE" w14:textId="77777777" w:rsidR="004C02EF" w:rsidRDefault="004C02EF" w:rsidP="003A4B22">
            <w:pPr>
              <w:pStyle w:val="SyntaxOneOf"/>
              <w:keepNext/>
            </w:pPr>
            <w:r>
              <w:t>continue</w:t>
            </w:r>
          </w:p>
        </w:tc>
        <w:tc>
          <w:tcPr>
            <w:tcW w:w="1895" w:type="dxa"/>
          </w:tcPr>
          <w:p w14:paraId="60EA04E7" w14:textId="77777777" w:rsidR="004C02EF" w:rsidRDefault="004C02EF" w:rsidP="003A4B22">
            <w:pPr>
              <w:pStyle w:val="SyntaxOneOf"/>
              <w:keepNext/>
            </w:pPr>
            <w:r>
              <w:t>for</w:t>
            </w:r>
          </w:p>
        </w:tc>
        <w:tc>
          <w:tcPr>
            <w:tcW w:w="1895" w:type="dxa"/>
          </w:tcPr>
          <w:p w14:paraId="0CCAF0A1" w14:textId="77777777" w:rsidR="004C02EF" w:rsidRDefault="004C02EF" w:rsidP="003A4B22">
            <w:pPr>
              <w:pStyle w:val="SyntaxOneOf"/>
              <w:keepNext/>
            </w:pPr>
            <w:r>
              <w:t>switch</w:t>
            </w:r>
          </w:p>
        </w:tc>
        <w:tc>
          <w:tcPr>
            <w:tcW w:w="1895" w:type="dxa"/>
          </w:tcPr>
          <w:p w14:paraId="607E1ABE" w14:textId="77777777" w:rsidR="004C02EF" w:rsidRDefault="004C02EF" w:rsidP="003A4B22">
            <w:pPr>
              <w:pStyle w:val="SyntaxOneOf"/>
              <w:keepNext/>
            </w:pPr>
            <w:r>
              <w:t>while</w:t>
            </w:r>
          </w:p>
        </w:tc>
      </w:tr>
      <w:tr w:rsidR="004C02EF" w:rsidRPr="00984A3F" w14:paraId="07542A32" w14:textId="77777777" w:rsidTr="003A4B22">
        <w:trPr>
          <w:trHeight w:hRule="exact" w:val="240"/>
        </w:trPr>
        <w:tc>
          <w:tcPr>
            <w:tcW w:w="1895" w:type="dxa"/>
          </w:tcPr>
          <w:p w14:paraId="5D99C391" w14:textId="77777777" w:rsidR="004C02EF" w:rsidRDefault="004C02EF" w:rsidP="003A4B22">
            <w:pPr>
              <w:pStyle w:val="SyntaxOneOf"/>
            </w:pPr>
            <w:r>
              <w:t>debugger</w:t>
            </w:r>
            <w:r w:rsidDel="00777190">
              <w:t xml:space="preserve"> </w:t>
            </w:r>
          </w:p>
        </w:tc>
        <w:tc>
          <w:tcPr>
            <w:tcW w:w="1895" w:type="dxa"/>
          </w:tcPr>
          <w:p w14:paraId="6EF08510" w14:textId="77777777" w:rsidR="004C02EF" w:rsidRDefault="004C02EF" w:rsidP="003A4B22">
            <w:pPr>
              <w:pStyle w:val="SyntaxOneOf"/>
            </w:pPr>
            <w:r>
              <w:t>function</w:t>
            </w:r>
          </w:p>
        </w:tc>
        <w:tc>
          <w:tcPr>
            <w:tcW w:w="1895" w:type="dxa"/>
          </w:tcPr>
          <w:p w14:paraId="1C2DAC87" w14:textId="77777777" w:rsidR="004C02EF" w:rsidRDefault="004C02EF" w:rsidP="003A4B22">
            <w:pPr>
              <w:pStyle w:val="SyntaxOneOf"/>
            </w:pPr>
            <w:r>
              <w:t>this</w:t>
            </w:r>
          </w:p>
        </w:tc>
        <w:tc>
          <w:tcPr>
            <w:tcW w:w="1895" w:type="dxa"/>
          </w:tcPr>
          <w:p w14:paraId="1F40784F" w14:textId="77777777" w:rsidR="004C02EF" w:rsidRDefault="004C02EF" w:rsidP="003A4B22">
            <w:pPr>
              <w:pStyle w:val="SyntaxOneOf"/>
            </w:pPr>
            <w:r>
              <w:t>with</w:t>
            </w:r>
          </w:p>
        </w:tc>
      </w:tr>
      <w:tr w:rsidR="004C02EF" w:rsidRPr="00984A3F" w14:paraId="59AC9BA7" w14:textId="77777777" w:rsidTr="003A4B22">
        <w:trPr>
          <w:trHeight w:hRule="exact" w:val="240"/>
        </w:trPr>
        <w:tc>
          <w:tcPr>
            <w:tcW w:w="1895" w:type="dxa"/>
          </w:tcPr>
          <w:p w14:paraId="42E37C2F" w14:textId="77777777" w:rsidR="004C02EF" w:rsidRDefault="004C02EF" w:rsidP="003A4B22">
            <w:pPr>
              <w:pStyle w:val="SyntaxOneOf"/>
            </w:pPr>
            <w:r>
              <w:t>default</w:t>
            </w:r>
          </w:p>
        </w:tc>
        <w:tc>
          <w:tcPr>
            <w:tcW w:w="1895" w:type="dxa"/>
          </w:tcPr>
          <w:p w14:paraId="2C1FDD82" w14:textId="77777777" w:rsidR="004C02EF" w:rsidRDefault="004C02EF" w:rsidP="003A4B22">
            <w:pPr>
              <w:pStyle w:val="SyntaxOneOf"/>
            </w:pPr>
            <w:r>
              <w:t>if</w:t>
            </w:r>
          </w:p>
        </w:tc>
        <w:tc>
          <w:tcPr>
            <w:tcW w:w="1895" w:type="dxa"/>
          </w:tcPr>
          <w:p w14:paraId="5D81942C" w14:textId="77777777" w:rsidR="004C02EF" w:rsidRDefault="004C02EF" w:rsidP="003A4B22">
            <w:pPr>
              <w:pStyle w:val="SyntaxOneOf"/>
            </w:pPr>
            <w:r>
              <w:t>throw</w:t>
            </w:r>
          </w:p>
        </w:tc>
        <w:tc>
          <w:tcPr>
            <w:tcW w:w="1895" w:type="dxa"/>
          </w:tcPr>
          <w:p w14:paraId="4F1E54EB" w14:textId="77777777" w:rsidR="004C02EF" w:rsidRDefault="004C02EF" w:rsidP="003A4B22">
            <w:pPr>
              <w:pStyle w:val="SyntaxOneOf"/>
            </w:pPr>
          </w:p>
        </w:tc>
      </w:tr>
      <w:tr w:rsidR="004C02EF" w:rsidRPr="00984A3F" w14:paraId="12C439F4" w14:textId="77777777" w:rsidTr="003A4B22">
        <w:trPr>
          <w:trHeight w:hRule="exact" w:val="240"/>
        </w:trPr>
        <w:tc>
          <w:tcPr>
            <w:tcW w:w="1895" w:type="dxa"/>
          </w:tcPr>
          <w:p w14:paraId="4DDC3F2B" w14:textId="77777777" w:rsidR="004C02EF" w:rsidRDefault="004C02EF" w:rsidP="003A4B22">
            <w:pPr>
              <w:pStyle w:val="SyntaxOneOf"/>
            </w:pPr>
            <w:r>
              <w:t>delete</w:t>
            </w:r>
          </w:p>
        </w:tc>
        <w:tc>
          <w:tcPr>
            <w:tcW w:w="1895" w:type="dxa"/>
          </w:tcPr>
          <w:p w14:paraId="157024DF" w14:textId="77777777" w:rsidR="004C02EF" w:rsidRDefault="004C02EF" w:rsidP="003A4B22">
            <w:pPr>
              <w:pStyle w:val="SyntaxOneOf"/>
            </w:pPr>
            <w:r>
              <w:t>in</w:t>
            </w:r>
          </w:p>
        </w:tc>
        <w:tc>
          <w:tcPr>
            <w:tcW w:w="1895" w:type="dxa"/>
          </w:tcPr>
          <w:p w14:paraId="0A434719" w14:textId="77777777" w:rsidR="004C02EF" w:rsidRDefault="004C02EF" w:rsidP="003A4B22">
            <w:pPr>
              <w:pStyle w:val="SyntaxOneOf"/>
            </w:pPr>
            <w:r>
              <w:t>try</w:t>
            </w:r>
          </w:p>
        </w:tc>
        <w:tc>
          <w:tcPr>
            <w:tcW w:w="1895" w:type="dxa"/>
          </w:tcPr>
          <w:p w14:paraId="520B3384" w14:textId="77777777" w:rsidR="004C02EF" w:rsidRDefault="004C02EF" w:rsidP="003A4B22">
            <w:pPr>
              <w:pStyle w:val="SyntaxOneOf"/>
            </w:pPr>
          </w:p>
        </w:tc>
      </w:tr>
    </w:tbl>
    <w:p w14:paraId="0CF007CE" w14:textId="77777777" w:rsidR="004C02EF" w:rsidRDefault="004C02EF" w:rsidP="004C02EF">
      <w:pPr>
        <w:pStyle w:val="40"/>
        <w:numPr>
          <w:ilvl w:val="0"/>
          <w:numId w:val="0"/>
        </w:numPr>
      </w:pPr>
      <w:r>
        <w:t>7.6.1.2</w:t>
      </w:r>
      <w:r>
        <w:tab/>
        <w:t>Future Reserved Words</w:t>
      </w:r>
    </w:p>
    <w:p w14:paraId="6F682C38" w14:textId="77777777" w:rsidR="004C02EF" w:rsidRDefault="004C02EF" w:rsidP="004C02EF">
      <w:r>
        <w:t>The following words are used as keywords in proposed extensions and are therefore reserved to allow for the possibility of future adoption of those extensions.</w:t>
      </w:r>
    </w:p>
    <w:p w14:paraId="0A755E01" w14:textId="77777777" w:rsidR="004C02EF" w:rsidRDefault="004C02EF" w:rsidP="004C02EF">
      <w:pPr>
        <w:pStyle w:val="Syntax"/>
      </w:pPr>
      <w:r w:rsidRPr="00795B25">
        <w:t>Syntax</w:t>
      </w:r>
    </w:p>
    <w:p w14:paraId="53A3F101" w14:textId="77777777" w:rsidR="004C02EF" w:rsidRPr="00984A3F" w:rsidRDefault="004C02EF" w:rsidP="004C02EF">
      <w:pPr>
        <w:pStyle w:val="SyntaxRule"/>
      </w:pPr>
      <w:r w:rsidRPr="00984A3F">
        <w:t>FutureReservedWord</w:t>
      </w:r>
      <w:r w:rsidRPr="00984A3F">
        <w:rPr>
          <w:b/>
        </w:rPr>
        <w:t xml:space="preserve"> </w:t>
      </w:r>
      <w:r w:rsidRPr="007A29B2">
        <w:rPr>
          <w:rFonts w:ascii="Arial" w:hAnsi="Arial" w:cs="Arial"/>
          <w:b/>
          <w:i w:val="0"/>
        </w:rPr>
        <w:t>::</w:t>
      </w:r>
      <w:r w:rsidRPr="0040440B">
        <w:rPr>
          <w:rFonts w:ascii="Arial" w:hAnsi="Arial" w:cs="Arial"/>
          <w:b/>
        </w:rPr>
        <w:t xml:space="preserve"> </w:t>
      </w:r>
      <w:r w:rsidRPr="006E58D8">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5"/>
        <w:gridCol w:w="1895"/>
        <w:gridCol w:w="1895"/>
      </w:tblGrid>
      <w:tr w:rsidR="004C02EF" w:rsidRPr="00984A3F" w14:paraId="381BF3A6" w14:textId="77777777" w:rsidTr="003A4B22">
        <w:trPr>
          <w:trHeight w:hRule="exact" w:val="240"/>
        </w:trPr>
        <w:tc>
          <w:tcPr>
            <w:tcW w:w="1895" w:type="dxa"/>
          </w:tcPr>
          <w:p w14:paraId="53618662" w14:textId="77777777" w:rsidR="004C02EF" w:rsidRDefault="004C02EF" w:rsidP="003A4B22">
            <w:pPr>
              <w:pStyle w:val="SyntaxOneOf"/>
            </w:pPr>
            <w:r>
              <w:t>class</w:t>
            </w:r>
          </w:p>
        </w:tc>
        <w:tc>
          <w:tcPr>
            <w:tcW w:w="1895" w:type="dxa"/>
          </w:tcPr>
          <w:p w14:paraId="5F6D4154" w14:textId="77777777" w:rsidR="004C02EF" w:rsidRDefault="004C02EF" w:rsidP="003A4B22">
            <w:pPr>
              <w:pStyle w:val="SyntaxOneOf"/>
            </w:pPr>
            <w:r>
              <w:t>enum</w:t>
            </w:r>
          </w:p>
        </w:tc>
        <w:tc>
          <w:tcPr>
            <w:tcW w:w="1895" w:type="dxa"/>
          </w:tcPr>
          <w:p w14:paraId="7D702AA6" w14:textId="77777777" w:rsidR="004C02EF" w:rsidRDefault="004C02EF" w:rsidP="003A4B22">
            <w:pPr>
              <w:pStyle w:val="SyntaxOneOf"/>
            </w:pPr>
            <w:r>
              <w:t>extends</w:t>
            </w:r>
          </w:p>
        </w:tc>
        <w:tc>
          <w:tcPr>
            <w:tcW w:w="1895" w:type="dxa"/>
          </w:tcPr>
          <w:p w14:paraId="53211B2A" w14:textId="77777777" w:rsidR="004C02EF" w:rsidRDefault="004C02EF" w:rsidP="003A4B22">
            <w:pPr>
              <w:pStyle w:val="SyntaxOneOf"/>
            </w:pPr>
            <w:r>
              <w:t>super</w:t>
            </w:r>
          </w:p>
        </w:tc>
      </w:tr>
      <w:tr w:rsidR="004C02EF" w:rsidRPr="00984A3F" w14:paraId="6617BAB5" w14:textId="77777777" w:rsidTr="003A4B22">
        <w:trPr>
          <w:trHeight w:hRule="exact" w:val="240"/>
        </w:trPr>
        <w:tc>
          <w:tcPr>
            <w:tcW w:w="1895" w:type="dxa"/>
          </w:tcPr>
          <w:p w14:paraId="235EF588" w14:textId="77777777" w:rsidR="004C02EF" w:rsidRDefault="004C02EF" w:rsidP="003A4B22">
            <w:pPr>
              <w:pStyle w:val="SyntaxOneOf"/>
            </w:pPr>
            <w:r>
              <w:t>const</w:t>
            </w:r>
          </w:p>
        </w:tc>
        <w:tc>
          <w:tcPr>
            <w:tcW w:w="1895" w:type="dxa"/>
          </w:tcPr>
          <w:p w14:paraId="0CFE2E2A" w14:textId="77777777" w:rsidR="004C02EF" w:rsidRDefault="004C02EF" w:rsidP="003A4B22">
            <w:pPr>
              <w:pStyle w:val="SyntaxOneOf"/>
            </w:pPr>
            <w:r>
              <w:t>export</w:t>
            </w:r>
          </w:p>
        </w:tc>
        <w:tc>
          <w:tcPr>
            <w:tcW w:w="1895" w:type="dxa"/>
          </w:tcPr>
          <w:p w14:paraId="0E3DA6E0" w14:textId="77777777" w:rsidR="004C02EF" w:rsidRDefault="004C02EF" w:rsidP="003A4B22">
            <w:pPr>
              <w:pStyle w:val="SyntaxOneOf"/>
            </w:pPr>
            <w:r>
              <w:t>import</w:t>
            </w:r>
          </w:p>
        </w:tc>
        <w:tc>
          <w:tcPr>
            <w:tcW w:w="1895" w:type="dxa"/>
          </w:tcPr>
          <w:p w14:paraId="6E3799E4" w14:textId="77777777" w:rsidR="004C02EF" w:rsidRDefault="004C02EF" w:rsidP="003A4B22">
            <w:pPr>
              <w:pStyle w:val="SyntaxOneOf"/>
            </w:pPr>
          </w:p>
        </w:tc>
      </w:tr>
    </w:tbl>
    <w:p w14:paraId="3762ADC3" w14:textId="77777777" w:rsidR="004C02EF" w:rsidRDefault="004C02EF" w:rsidP="004C02EF"/>
    <w:p w14:paraId="5FB0DCEB" w14:textId="77777777" w:rsidR="004C02EF" w:rsidRDefault="004C02EF" w:rsidP="004C02EF">
      <w:pPr>
        <w:rPr>
          <w:lang w:val="en-US"/>
        </w:rPr>
      </w:pPr>
      <w:r w:rsidRPr="004E7F72">
        <w:t xml:space="preserve">The </w:t>
      </w:r>
      <w:r>
        <w:t>following tokens</w:t>
      </w:r>
      <w:r w:rsidRPr="004E7F72">
        <w:t xml:space="preserve"> </w:t>
      </w:r>
      <w:r>
        <w:t xml:space="preserve">are also considered to be </w:t>
      </w:r>
      <w:r w:rsidRPr="006F7870">
        <w:rPr>
          <w:rFonts w:ascii="Times New Roman" w:hAnsi="Times New Roman"/>
          <w:i/>
        </w:rPr>
        <w:t>FutureReservedWords</w:t>
      </w:r>
      <w:r>
        <w:t xml:space="preserve"> when they occur within strict mode code (see 10.1.1)</w:t>
      </w:r>
      <w:r w:rsidRPr="004E7F72">
        <w:t>.</w:t>
      </w:r>
      <w:r>
        <w:t xml:space="preserve"> </w:t>
      </w:r>
      <w:r w:rsidRPr="000B10C5">
        <w:rPr>
          <w:lang w:val="en-US"/>
        </w:rPr>
        <w:t xml:space="preserve">The occurrence of </w:t>
      </w:r>
      <w:r>
        <w:rPr>
          <w:lang w:val="en-US"/>
        </w:rPr>
        <w:t>any</w:t>
      </w:r>
      <w:r w:rsidRPr="000B10C5">
        <w:rPr>
          <w:lang w:val="en-US"/>
        </w:rPr>
        <w:t xml:space="preserve"> of these tokens within strict mode code in a</w:t>
      </w:r>
      <w:r>
        <w:rPr>
          <w:lang w:val="en-US"/>
        </w:rPr>
        <w:t>ny</w:t>
      </w:r>
      <w:r w:rsidRPr="000B10C5">
        <w:rPr>
          <w:lang w:val="en-US"/>
        </w:rPr>
        <w:t xml:space="preserve"> context where the occurrence of a </w:t>
      </w:r>
      <w:r w:rsidRPr="006F7870">
        <w:rPr>
          <w:rFonts w:ascii="Times New Roman" w:hAnsi="Times New Roman"/>
          <w:i/>
          <w:lang w:val="en-US"/>
        </w:rPr>
        <w:t>FutureReservedWord</w:t>
      </w:r>
      <w:r w:rsidRPr="000B10C5">
        <w:rPr>
          <w:lang w:val="en-US"/>
        </w:rPr>
        <w:t xml:space="preserve"> would produce an error must also produce an equivalent error</w:t>
      </w:r>
      <w:r>
        <w:rPr>
          <w:lang w:val="en-US"/>
        </w:rPr>
        <w:t>:</w:t>
      </w:r>
    </w:p>
    <w:tbl>
      <w:tblPr>
        <w:tblW w:w="0" w:type="auto"/>
        <w:tblLayout w:type="fixed"/>
        <w:tblLook w:val="0000" w:firstRow="0" w:lastRow="0" w:firstColumn="0" w:lastColumn="0" w:noHBand="0" w:noVBand="0"/>
      </w:tblPr>
      <w:tblGrid>
        <w:gridCol w:w="1895"/>
        <w:gridCol w:w="1895"/>
        <w:gridCol w:w="1895"/>
        <w:gridCol w:w="1895"/>
        <w:gridCol w:w="1895"/>
      </w:tblGrid>
      <w:tr w:rsidR="004C02EF" w14:paraId="144BF7DA" w14:textId="77777777" w:rsidTr="003A4B22">
        <w:trPr>
          <w:trHeight w:hRule="exact" w:val="240"/>
        </w:trPr>
        <w:tc>
          <w:tcPr>
            <w:tcW w:w="1895" w:type="dxa"/>
          </w:tcPr>
          <w:p w14:paraId="1F17FD5D" w14:textId="77777777" w:rsidR="004C02EF" w:rsidRDefault="004C02EF" w:rsidP="003A4B22">
            <w:pPr>
              <w:pStyle w:val="SyntaxOneOf"/>
            </w:pPr>
            <w:r>
              <w:t>implements</w:t>
            </w:r>
          </w:p>
        </w:tc>
        <w:tc>
          <w:tcPr>
            <w:tcW w:w="1895" w:type="dxa"/>
          </w:tcPr>
          <w:p w14:paraId="765F9207" w14:textId="77777777" w:rsidR="004C02EF" w:rsidRDefault="004C02EF" w:rsidP="003A4B22">
            <w:pPr>
              <w:pStyle w:val="SyntaxOneOf"/>
            </w:pPr>
            <w:r>
              <w:t>let</w:t>
            </w:r>
          </w:p>
        </w:tc>
        <w:tc>
          <w:tcPr>
            <w:tcW w:w="1895" w:type="dxa"/>
          </w:tcPr>
          <w:p w14:paraId="4B720E0E" w14:textId="77777777" w:rsidR="004C02EF" w:rsidRDefault="004C02EF" w:rsidP="003A4B22">
            <w:pPr>
              <w:pStyle w:val="SyntaxOneOf"/>
            </w:pPr>
            <w:r>
              <w:t>private</w:t>
            </w:r>
          </w:p>
        </w:tc>
        <w:tc>
          <w:tcPr>
            <w:tcW w:w="1895" w:type="dxa"/>
          </w:tcPr>
          <w:p w14:paraId="7191FE22" w14:textId="77777777" w:rsidR="004C02EF" w:rsidRDefault="004C02EF" w:rsidP="003A4B22">
            <w:pPr>
              <w:pStyle w:val="SyntaxOneOf"/>
            </w:pPr>
            <w:r>
              <w:t>public</w:t>
            </w:r>
          </w:p>
        </w:tc>
        <w:tc>
          <w:tcPr>
            <w:tcW w:w="1895" w:type="dxa"/>
          </w:tcPr>
          <w:p w14:paraId="08CF5065" w14:textId="77777777" w:rsidR="004C02EF" w:rsidRDefault="004C02EF" w:rsidP="003A4B22">
            <w:pPr>
              <w:pStyle w:val="SyntaxOneOf"/>
            </w:pPr>
            <w:r>
              <w:t>yield</w:t>
            </w:r>
          </w:p>
        </w:tc>
      </w:tr>
      <w:tr w:rsidR="004C02EF" w14:paraId="21B796E6" w14:textId="77777777" w:rsidTr="003A4B22">
        <w:trPr>
          <w:trHeight w:hRule="exact" w:val="240"/>
        </w:trPr>
        <w:tc>
          <w:tcPr>
            <w:tcW w:w="1895" w:type="dxa"/>
          </w:tcPr>
          <w:p w14:paraId="417032C6" w14:textId="77777777" w:rsidR="004C02EF" w:rsidRDefault="004C02EF" w:rsidP="003A4B22">
            <w:pPr>
              <w:pStyle w:val="SyntaxOneOf"/>
            </w:pPr>
            <w:r>
              <w:t>interface</w:t>
            </w:r>
          </w:p>
        </w:tc>
        <w:tc>
          <w:tcPr>
            <w:tcW w:w="1895" w:type="dxa"/>
          </w:tcPr>
          <w:p w14:paraId="0858A1D6" w14:textId="77777777" w:rsidR="004C02EF" w:rsidRDefault="004C02EF" w:rsidP="003A4B22">
            <w:pPr>
              <w:pStyle w:val="SyntaxOneOf"/>
            </w:pPr>
            <w:r>
              <w:t>package</w:t>
            </w:r>
          </w:p>
        </w:tc>
        <w:tc>
          <w:tcPr>
            <w:tcW w:w="1895" w:type="dxa"/>
          </w:tcPr>
          <w:p w14:paraId="4B45424B" w14:textId="77777777" w:rsidR="004C02EF" w:rsidRDefault="004C02EF" w:rsidP="003A4B22">
            <w:pPr>
              <w:pStyle w:val="SyntaxOneOf"/>
            </w:pPr>
            <w:r>
              <w:t>protected</w:t>
            </w:r>
          </w:p>
        </w:tc>
        <w:tc>
          <w:tcPr>
            <w:tcW w:w="1895" w:type="dxa"/>
          </w:tcPr>
          <w:p w14:paraId="3B0D0FE3" w14:textId="77777777" w:rsidR="004C02EF" w:rsidRDefault="004C02EF" w:rsidP="003A4B22">
            <w:pPr>
              <w:pStyle w:val="SyntaxOneOf"/>
            </w:pPr>
            <w:r>
              <w:t>static</w:t>
            </w:r>
          </w:p>
        </w:tc>
        <w:tc>
          <w:tcPr>
            <w:tcW w:w="1895" w:type="dxa"/>
          </w:tcPr>
          <w:p w14:paraId="7F274CBB" w14:textId="77777777" w:rsidR="004C02EF" w:rsidRDefault="004C02EF" w:rsidP="003A4B22">
            <w:pPr>
              <w:pStyle w:val="SyntaxOneOf"/>
            </w:pPr>
          </w:p>
        </w:tc>
      </w:tr>
    </w:tbl>
    <w:p w14:paraId="1B24BDDD" w14:textId="77777777" w:rsidR="004C02EF" w:rsidRPr="00984A3F" w:rsidRDefault="004C02EF" w:rsidP="004C02EF">
      <w:pPr>
        <w:pStyle w:val="SyntaxDefinition"/>
      </w:pPr>
    </w:p>
    <w:p w14:paraId="6B9485A0" w14:textId="77777777" w:rsidR="004C02EF" w:rsidRDefault="004C02EF" w:rsidP="004C02EF">
      <w:pPr>
        <w:pStyle w:val="20"/>
        <w:numPr>
          <w:ilvl w:val="0"/>
          <w:numId w:val="0"/>
        </w:numPr>
      </w:pPr>
      <w:bookmarkStart w:id="1151" w:name="_Ref456010399"/>
      <w:bookmarkStart w:id="1152" w:name="_Toc472818763"/>
      <w:bookmarkStart w:id="1153" w:name="_Toc235503316"/>
      <w:bookmarkStart w:id="1154" w:name="_Toc241509091"/>
      <w:bookmarkStart w:id="1155" w:name="_Toc244416578"/>
      <w:bookmarkStart w:id="1156" w:name="_Toc276630942"/>
      <w:bookmarkStart w:id="1157" w:name="_Toc153968331"/>
      <w:r>
        <w:t>7.7</w:t>
      </w:r>
      <w:r>
        <w:tab/>
        <w:t>Punctuator</w:t>
      </w:r>
      <w:bookmarkEnd w:id="1137"/>
      <w:bookmarkEnd w:id="1138"/>
      <w:bookmarkEnd w:id="1139"/>
      <w:bookmarkEnd w:id="1140"/>
      <w:bookmarkEnd w:id="1141"/>
      <w:bookmarkEnd w:id="1142"/>
      <w:bookmarkEnd w:id="1143"/>
      <w:bookmarkEnd w:id="1144"/>
      <w:bookmarkEnd w:id="1145"/>
      <w:r>
        <w:t>s</w:t>
      </w:r>
      <w:bookmarkEnd w:id="1151"/>
      <w:bookmarkEnd w:id="1152"/>
      <w:bookmarkEnd w:id="1153"/>
      <w:bookmarkEnd w:id="1154"/>
      <w:bookmarkEnd w:id="1155"/>
      <w:bookmarkEnd w:id="1156"/>
      <w:bookmarkEnd w:id="1157"/>
    </w:p>
    <w:p w14:paraId="3BD729C3" w14:textId="77777777" w:rsidR="004C02EF" w:rsidRDefault="004C02EF" w:rsidP="004C02EF">
      <w:pPr>
        <w:pStyle w:val="Syntax"/>
      </w:pPr>
      <w:bookmarkStart w:id="1158" w:name="_Ref377322467"/>
      <w:bookmarkStart w:id="1159" w:name="_Ref377322512"/>
      <w:bookmarkStart w:id="1160" w:name="_Toc381513625"/>
      <w:bookmarkStart w:id="1161" w:name="_Toc382202767"/>
      <w:bookmarkStart w:id="1162" w:name="_Toc382202987"/>
      <w:bookmarkStart w:id="1163" w:name="_Toc382212147"/>
      <w:bookmarkStart w:id="1164" w:name="_Toc382212326"/>
      <w:bookmarkStart w:id="1165" w:name="_Toc382291492"/>
      <w:bookmarkStart w:id="1166" w:name="_Toc385672128"/>
      <w:bookmarkStart w:id="1167" w:name="_Toc393690219"/>
      <w:r w:rsidRPr="001B762B">
        <w:t>Syntax</w:t>
      </w:r>
    </w:p>
    <w:p w14:paraId="4869E133" w14:textId="77777777" w:rsidR="004C02EF" w:rsidRPr="00984A3F" w:rsidRDefault="004C02EF" w:rsidP="004C02EF">
      <w:pPr>
        <w:pStyle w:val="SyntaxRule"/>
      </w:pPr>
      <w:r w:rsidRPr="00984A3F">
        <w:t xml:space="preserve">Punctuator </w:t>
      </w:r>
      <w:r w:rsidRPr="007A29B2">
        <w:rPr>
          <w:rFonts w:ascii="Arial" w:hAnsi="Arial" w:cs="Arial"/>
          <w:b/>
          <w:i w:val="0"/>
        </w:rPr>
        <w:t>::</w:t>
      </w:r>
      <w:r w:rsidRPr="001175D0">
        <w:rPr>
          <w:rFonts w:ascii="Arial" w:hAnsi="Arial" w:cs="Arial"/>
        </w:rPr>
        <w:t xml:space="preserve"> </w:t>
      </w:r>
      <w:r w:rsidRPr="007A29B2">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984A3F" w14:paraId="2AF7F5A4" w14:textId="77777777" w:rsidTr="003A4B22">
        <w:tc>
          <w:tcPr>
            <w:tcW w:w="1263" w:type="dxa"/>
          </w:tcPr>
          <w:p w14:paraId="20F146AF" w14:textId="77777777" w:rsidR="004C02EF" w:rsidRDefault="004C02EF" w:rsidP="003A4B22">
            <w:pPr>
              <w:pStyle w:val="SyntaxOneOf"/>
              <w:keepNext/>
            </w:pPr>
            <w:r>
              <w:t>{</w:t>
            </w:r>
          </w:p>
        </w:tc>
        <w:tc>
          <w:tcPr>
            <w:tcW w:w="1263" w:type="dxa"/>
          </w:tcPr>
          <w:p w14:paraId="6331634A" w14:textId="77777777" w:rsidR="004C02EF" w:rsidRDefault="004C02EF" w:rsidP="003A4B22">
            <w:pPr>
              <w:pStyle w:val="SyntaxOneOf"/>
              <w:keepNext/>
            </w:pPr>
            <w:r>
              <w:t>}</w:t>
            </w:r>
          </w:p>
        </w:tc>
        <w:tc>
          <w:tcPr>
            <w:tcW w:w="1263" w:type="dxa"/>
          </w:tcPr>
          <w:p w14:paraId="78BB052A" w14:textId="77777777" w:rsidR="004C02EF" w:rsidRDefault="004C02EF" w:rsidP="003A4B22">
            <w:pPr>
              <w:pStyle w:val="SyntaxOneOf"/>
              <w:keepNext/>
            </w:pPr>
            <w:r>
              <w:t>(</w:t>
            </w:r>
          </w:p>
        </w:tc>
        <w:tc>
          <w:tcPr>
            <w:tcW w:w="1263" w:type="dxa"/>
          </w:tcPr>
          <w:p w14:paraId="39C2230E" w14:textId="77777777" w:rsidR="004C02EF" w:rsidRDefault="004C02EF" w:rsidP="003A4B22">
            <w:pPr>
              <w:pStyle w:val="SyntaxOneOf"/>
              <w:keepNext/>
            </w:pPr>
            <w:r>
              <w:t>)</w:t>
            </w:r>
          </w:p>
        </w:tc>
        <w:tc>
          <w:tcPr>
            <w:tcW w:w="1263" w:type="dxa"/>
          </w:tcPr>
          <w:p w14:paraId="67C7A13B" w14:textId="77777777" w:rsidR="004C02EF" w:rsidRDefault="004C02EF" w:rsidP="003A4B22">
            <w:pPr>
              <w:pStyle w:val="SyntaxOneOf"/>
              <w:keepNext/>
            </w:pPr>
            <w:r>
              <w:t>[</w:t>
            </w:r>
          </w:p>
        </w:tc>
        <w:tc>
          <w:tcPr>
            <w:tcW w:w="1263" w:type="dxa"/>
          </w:tcPr>
          <w:p w14:paraId="708149C5" w14:textId="77777777" w:rsidR="004C02EF" w:rsidRDefault="004C02EF" w:rsidP="003A4B22">
            <w:pPr>
              <w:pStyle w:val="SyntaxOneOf"/>
              <w:keepNext/>
            </w:pPr>
            <w:r>
              <w:t>]</w:t>
            </w:r>
          </w:p>
        </w:tc>
      </w:tr>
      <w:tr w:rsidR="004C02EF" w:rsidRPr="00984A3F" w14:paraId="26EC1E68" w14:textId="77777777" w:rsidTr="003A4B22">
        <w:tc>
          <w:tcPr>
            <w:tcW w:w="1263" w:type="dxa"/>
          </w:tcPr>
          <w:p w14:paraId="05975DC9" w14:textId="77777777" w:rsidR="004C02EF" w:rsidRDefault="004C02EF" w:rsidP="003A4B22">
            <w:pPr>
              <w:pStyle w:val="SyntaxOneOf"/>
              <w:keepNext/>
            </w:pPr>
            <w:r>
              <w:t>.</w:t>
            </w:r>
          </w:p>
        </w:tc>
        <w:tc>
          <w:tcPr>
            <w:tcW w:w="1263" w:type="dxa"/>
          </w:tcPr>
          <w:p w14:paraId="1AF5AD42" w14:textId="77777777" w:rsidR="004C02EF" w:rsidRDefault="004C02EF" w:rsidP="003A4B22">
            <w:pPr>
              <w:pStyle w:val="SyntaxOneOf"/>
              <w:keepNext/>
            </w:pPr>
            <w:r>
              <w:t>;</w:t>
            </w:r>
          </w:p>
        </w:tc>
        <w:tc>
          <w:tcPr>
            <w:tcW w:w="1263" w:type="dxa"/>
          </w:tcPr>
          <w:p w14:paraId="5E046A28" w14:textId="77777777" w:rsidR="004C02EF" w:rsidRDefault="004C02EF" w:rsidP="003A4B22">
            <w:pPr>
              <w:pStyle w:val="SyntaxOneOf"/>
              <w:keepNext/>
            </w:pPr>
            <w:r>
              <w:t>,</w:t>
            </w:r>
          </w:p>
        </w:tc>
        <w:tc>
          <w:tcPr>
            <w:tcW w:w="1263" w:type="dxa"/>
          </w:tcPr>
          <w:p w14:paraId="6A696EAC" w14:textId="77777777" w:rsidR="004C02EF" w:rsidRDefault="004C02EF" w:rsidP="003A4B22">
            <w:pPr>
              <w:pStyle w:val="SyntaxOneOf"/>
              <w:keepNext/>
            </w:pPr>
            <w:r>
              <w:t>&lt;</w:t>
            </w:r>
          </w:p>
        </w:tc>
        <w:tc>
          <w:tcPr>
            <w:tcW w:w="1263" w:type="dxa"/>
          </w:tcPr>
          <w:p w14:paraId="69C7BD22" w14:textId="77777777" w:rsidR="004C02EF" w:rsidRDefault="004C02EF" w:rsidP="003A4B22">
            <w:pPr>
              <w:pStyle w:val="SyntaxOneOf"/>
              <w:keepNext/>
            </w:pPr>
            <w:r>
              <w:t>&gt;</w:t>
            </w:r>
          </w:p>
        </w:tc>
        <w:tc>
          <w:tcPr>
            <w:tcW w:w="1263" w:type="dxa"/>
          </w:tcPr>
          <w:p w14:paraId="2EAFBCD6" w14:textId="77777777" w:rsidR="004C02EF" w:rsidRDefault="004C02EF" w:rsidP="003A4B22">
            <w:pPr>
              <w:pStyle w:val="SyntaxOneOf"/>
              <w:keepNext/>
            </w:pPr>
            <w:r>
              <w:t>&lt;=</w:t>
            </w:r>
          </w:p>
        </w:tc>
      </w:tr>
      <w:tr w:rsidR="004C02EF" w:rsidRPr="00984A3F" w14:paraId="136A8149" w14:textId="77777777" w:rsidTr="003A4B22">
        <w:tc>
          <w:tcPr>
            <w:tcW w:w="1263" w:type="dxa"/>
          </w:tcPr>
          <w:p w14:paraId="4B574C41" w14:textId="77777777" w:rsidR="004C02EF" w:rsidRDefault="004C02EF" w:rsidP="003A4B22">
            <w:pPr>
              <w:pStyle w:val="SyntaxOneOf"/>
              <w:keepNext/>
            </w:pPr>
            <w:r>
              <w:t>&gt;=</w:t>
            </w:r>
          </w:p>
        </w:tc>
        <w:tc>
          <w:tcPr>
            <w:tcW w:w="1263" w:type="dxa"/>
          </w:tcPr>
          <w:p w14:paraId="6F153699" w14:textId="77777777" w:rsidR="004C02EF" w:rsidRDefault="004C02EF" w:rsidP="003A4B22">
            <w:pPr>
              <w:pStyle w:val="SyntaxOneOf"/>
              <w:keepNext/>
            </w:pPr>
            <w:r>
              <w:t>==</w:t>
            </w:r>
          </w:p>
        </w:tc>
        <w:tc>
          <w:tcPr>
            <w:tcW w:w="1263" w:type="dxa"/>
          </w:tcPr>
          <w:p w14:paraId="1BDC7562" w14:textId="77777777" w:rsidR="004C02EF" w:rsidRDefault="004C02EF" w:rsidP="003A4B22">
            <w:pPr>
              <w:pStyle w:val="SyntaxOneOf"/>
              <w:keepNext/>
            </w:pPr>
            <w:r>
              <w:t>!=</w:t>
            </w:r>
          </w:p>
        </w:tc>
        <w:tc>
          <w:tcPr>
            <w:tcW w:w="1263" w:type="dxa"/>
          </w:tcPr>
          <w:p w14:paraId="738FF65B" w14:textId="77777777" w:rsidR="004C02EF" w:rsidRDefault="004C02EF" w:rsidP="003A4B22">
            <w:pPr>
              <w:pStyle w:val="SyntaxOneOf"/>
              <w:keepNext/>
            </w:pPr>
            <w:r>
              <w:t>===</w:t>
            </w:r>
          </w:p>
        </w:tc>
        <w:tc>
          <w:tcPr>
            <w:tcW w:w="1263" w:type="dxa"/>
          </w:tcPr>
          <w:p w14:paraId="74EB0561" w14:textId="77777777" w:rsidR="004C02EF" w:rsidRDefault="004C02EF" w:rsidP="003A4B22">
            <w:pPr>
              <w:pStyle w:val="SyntaxOneOf"/>
              <w:keepNext/>
            </w:pPr>
            <w:r>
              <w:t>!==</w:t>
            </w:r>
          </w:p>
        </w:tc>
        <w:tc>
          <w:tcPr>
            <w:tcW w:w="1263" w:type="dxa"/>
          </w:tcPr>
          <w:p w14:paraId="773A520C" w14:textId="77777777" w:rsidR="004C02EF" w:rsidRDefault="004C02EF" w:rsidP="003A4B22">
            <w:pPr>
              <w:pStyle w:val="SyntaxOneOf"/>
              <w:keepNext/>
            </w:pPr>
          </w:p>
        </w:tc>
      </w:tr>
      <w:tr w:rsidR="004C02EF" w:rsidRPr="00984A3F" w14:paraId="71178FF2" w14:textId="77777777" w:rsidTr="003A4B22">
        <w:tc>
          <w:tcPr>
            <w:tcW w:w="1263" w:type="dxa"/>
          </w:tcPr>
          <w:p w14:paraId="77EE88C9" w14:textId="77777777" w:rsidR="004C02EF" w:rsidRDefault="004C02EF" w:rsidP="003A4B22">
            <w:pPr>
              <w:pStyle w:val="SyntaxOneOf"/>
              <w:keepNext/>
            </w:pPr>
            <w:r>
              <w:t>+</w:t>
            </w:r>
          </w:p>
        </w:tc>
        <w:tc>
          <w:tcPr>
            <w:tcW w:w="1263" w:type="dxa"/>
          </w:tcPr>
          <w:p w14:paraId="15027ADD" w14:textId="77777777" w:rsidR="004C02EF" w:rsidRDefault="004C02EF" w:rsidP="003A4B22">
            <w:pPr>
              <w:pStyle w:val="SyntaxOneOf"/>
              <w:keepNext/>
            </w:pPr>
            <w:r>
              <w:t>-</w:t>
            </w:r>
          </w:p>
        </w:tc>
        <w:tc>
          <w:tcPr>
            <w:tcW w:w="1263" w:type="dxa"/>
          </w:tcPr>
          <w:p w14:paraId="1B301CDF" w14:textId="77777777" w:rsidR="004C02EF" w:rsidRDefault="004C02EF" w:rsidP="003A4B22">
            <w:pPr>
              <w:pStyle w:val="SyntaxOneOf"/>
              <w:keepNext/>
            </w:pPr>
            <w:r>
              <w:t>*</w:t>
            </w:r>
          </w:p>
        </w:tc>
        <w:tc>
          <w:tcPr>
            <w:tcW w:w="1263" w:type="dxa"/>
          </w:tcPr>
          <w:p w14:paraId="1FD04D69" w14:textId="77777777" w:rsidR="004C02EF" w:rsidRDefault="004C02EF" w:rsidP="003A4B22">
            <w:pPr>
              <w:pStyle w:val="SyntaxOneOf"/>
              <w:keepNext/>
            </w:pPr>
            <w:r>
              <w:t>%</w:t>
            </w:r>
          </w:p>
        </w:tc>
        <w:tc>
          <w:tcPr>
            <w:tcW w:w="1263" w:type="dxa"/>
          </w:tcPr>
          <w:p w14:paraId="15368A0B" w14:textId="77777777" w:rsidR="004C02EF" w:rsidRDefault="004C02EF" w:rsidP="003A4B22">
            <w:pPr>
              <w:pStyle w:val="SyntaxOneOf"/>
              <w:keepNext/>
            </w:pPr>
            <w:r>
              <w:t>++</w:t>
            </w:r>
          </w:p>
        </w:tc>
        <w:tc>
          <w:tcPr>
            <w:tcW w:w="1263" w:type="dxa"/>
          </w:tcPr>
          <w:p w14:paraId="685A73C1" w14:textId="77777777" w:rsidR="004C02EF" w:rsidRDefault="004C02EF" w:rsidP="003A4B22">
            <w:pPr>
              <w:pStyle w:val="SyntaxOneOf"/>
              <w:keepNext/>
            </w:pPr>
            <w:r>
              <w:t>--</w:t>
            </w:r>
          </w:p>
        </w:tc>
      </w:tr>
      <w:tr w:rsidR="004C02EF" w:rsidRPr="00984A3F" w14:paraId="3E9D943C" w14:textId="77777777" w:rsidTr="003A4B22">
        <w:tc>
          <w:tcPr>
            <w:tcW w:w="1263" w:type="dxa"/>
          </w:tcPr>
          <w:p w14:paraId="2FFA3924" w14:textId="77777777" w:rsidR="004C02EF" w:rsidRDefault="004C02EF" w:rsidP="003A4B22">
            <w:pPr>
              <w:pStyle w:val="SyntaxOneOf"/>
              <w:keepNext/>
            </w:pPr>
            <w:r>
              <w:t>&lt;&lt;</w:t>
            </w:r>
          </w:p>
        </w:tc>
        <w:tc>
          <w:tcPr>
            <w:tcW w:w="1263" w:type="dxa"/>
          </w:tcPr>
          <w:p w14:paraId="2D6EE83B" w14:textId="77777777" w:rsidR="004C02EF" w:rsidRDefault="004C02EF" w:rsidP="003A4B22">
            <w:pPr>
              <w:pStyle w:val="SyntaxOneOf"/>
              <w:keepNext/>
            </w:pPr>
            <w:r>
              <w:t>&gt;&gt;</w:t>
            </w:r>
          </w:p>
        </w:tc>
        <w:tc>
          <w:tcPr>
            <w:tcW w:w="1263" w:type="dxa"/>
          </w:tcPr>
          <w:p w14:paraId="12CFE439" w14:textId="77777777" w:rsidR="004C02EF" w:rsidRDefault="004C02EF" w:rsidP="003A4B22">
            <w:pPr>
              <w:pStyle w:val="SyntaxOneOf"/>
              <w:keepNext/>
            </w:pPr>
            <w:r>
              <w:t>&gt;&gt;&gt;</w:t>
            </w:r>
          </w:p>
        </w:tc>
        <w:tc>
          <w:tcPr>
            <w:tcW w:w="1263" w:type="dxa"/>
          </w:tcPr>
          <w:p w14:paraId="4C730871" w14:textId="77777777" w:rsidR="004C02EF" w:rsidRDefault="004C02EF" w:rsidP="003A4B22">
            <w:pPr>
              <w:pStyle w:val="SyntaxOneOf"/>
              <w:keepNext/>
            </w:pPr>
            <w:r>
              <w:t>&amp;</w:t>
            </w:r>
          </w:p>
        </w:tc>
        <w:tc>
          <w:tcPr>
            <w:tcW w:w="1263" w:type="dxa"/>
          </w:tcPr>
          <w:p w14:paraId="7417B78E" w14:textId="77777777" w:rsidR="004C02EF" w:rsidRDefault="004C02EF" w:rsidP="003A4B22">
            <w:pPr>
              <w:pStyle w:val="SyntaxOneOf"/>
              <w:keepNext/>
            </w:pPr>
            <w:r>
              <w:t>|</w:t>
            </w:r>
          </w:p>
        </w:tc>
        <w:tc>
          <w:tcPr>
            <w:tcW w:w="1263" w:type="dxa"/>
          </w:tcPr>
          <w:p w14:paraId="4CE9C0FD" w14:textId="77777777" w:rsidR="004C02EF" w:rsidRDefault="004C02EF" w:rsidP="003A4B22">
            <w:pPr>
              <w:pStyle w:val="SyntaxOneOf"/>
              <w:keepNext/>
            </w:pPr>
            <w:r>
              <w:t>^</w:t>
            </w:r>
          </w:p>
        </w:tc>
      </w:tr>
      <w:tr w:rsidR="004C02EF" w:rsidRPr="00984A3F" w14:paraId="39FCD73D" w14:textId="77777777" w:rsidTr="003A4B22">
        <w:tc>
          <w:tcPr>
            <w:tcW w:w="1263" w:type="dxa"/>
          </w:tcPr>
          <w:p w14:paraId="3E4C91F8" w14:textId="77777777" w:rsidR="004C02EF" w:rsidRDefault="004C02EF" w:rsidP="003A4B22">
            <w:pPr>
              <w:pStyle w:val="SyntaxOneOf"/>
              <w:keepNext/>
            </w:pPr>
            <w:r>
              <w:t>!</w:t>
            </w:r>
          </w:p>
        </w:tc>
        <w:tc>
          <w:tcPr>
            <w:tcW w:w="1263" w:type="dxa"/>
          </w:tcPr>
          <w:p w14:paraId="1A88BE93" w14:textId="77777777" w:rsidR="004C02EF" w:rsidRDefault="004C02EF" w:rsidP="003A4B22">
            <w:pPr>
              <w:pStyle w:val="SyntaxOneOf"/>
              <w:keepNext/>
            </w:pPr>
            <w:r>
              <w:t>~</w:t>
            </w:r>
          </w:p>
        </w:tc>
        <w:tc>
          <w:tcPr>
            <w:tcW w:w="1263" w:type="dxa"/>
          </w:tcPr>
          <w:p w14:paraId="0B03BAF6" w14:textId="77777777" w:rsidR="004C02EF" w:rsidRDefault="004C02EF" w:rsidP="003A4B22">
            <w:pPr>
              <w:pStyle w:val="SyntaxOneOf"/>
              <w:keepNext/>
            </w:pPr>
            <w:r>
              <w:t>&amp;&amp;</w:t>
            </w:r>
          </w:p>
        </w:tc>
        <w:tc>
          <w:tcPr>
            <w:tcW w:w="1263" w:type="dxa"/>
          </w:tcPr>
          <w:p w14:paraId="292833A1" w14:textId="77777777" w:rsidR="004C02EF" w:rsidRDefault="004C02EF" w:rsidP="003A4B22">
            <w:pPr>
              <w:pStyle w:val="SyntaxOneOf"/>
              <w:keepNext/>
            </w:pPr>
            <w:r>
              <w:t>||</w:t>
            </w:r>
          </w:p>
        </w:tc>
        <w:tc>
          <w:tcPr>
            <w:tcW w:w="1263" w:type="dxa"/>
          </w:tcPr>
          <w:p w14:paraId="06516D2D" w14:textId="77777777" w:rsidR="004C02EF" w:rsidRDefault="004C02EF" w:rsidP="003A4B22">
            <w:pPr>
              <w:pStyle w:val="SyntaxOneOf"/>
              <w:keepNext/>
            </w:pPr>
            <w:r>
              <w:t>?</w:t>
            </w:r>
          </w:p>
        </w:tc>
        <w:tc>
          <w:tcPr>
            <w:tcW w:w="1263" w:type="dxa"/>
          </w:tcPr>
          <w:p w14:paraId="7CD607F9" w14:textId="77777777" w:rsidR="004C02EF" w:rsidRDefault="004C02EF" w:rsidP="003A4B22">
            <w:pPr>
              <w:pStyle w:val="SyntaxOneOf"/>
              <w:keepNext/>
            </w:pPr>
            <w:r>
              <w:t>:</w:t>
            </w:r>
          </w:p>
        </w:tc>
      </w:tr>
      <w:tr w:rsidR="004C02EF" w:rsidRPr="00984A3F" w14:paraId="3C5A7ECE" w14:textId="77777777" w:rsidTr="003A4B22">
        <w:tc>
          <w:tcPr>
            <w:tcW w:w="1263" w:type="dxa"/>
          </w:tcPr>
          <w:p w14:paraId="33DA1BB3" w14:textId="77777777" w:rsidR="004C02EF" w:rsidRDefault="004C02EF" w:rsidP="003A4B22">
            <w:pPr>
              <w:pStyle w:val="SyntaxOneOf"/>
              <w:keepNext/>
            </w:pPr>
            <w:r>
              <w:t>=</w:t>
            </w:r>
          </w:p>
        </w:tc>
        <w:tc>
          <w:tcPr>
            <w:tcW w:w="1263" w:type="dxa"/>
          </w:tcPr>
          <w:p w14:paraId="51656204" w14:textId="77777777" w:rsidR="004C02EF" w:rsidRDefault="004C02EF" w:rsidP="003A4B22">
            <w:pPr>
              <w:pStyle w:val="SyntaxOneOf"/>
              <w:keepNext/>
            </w:pPr>
            <w:r>
              <w:t>+=</w:t>
            </w:r>
          </w:p>
        </w:tc>
        <w:tc>
          <w:tcPr>
            <w:tcW w:w="1263" w:type="dxa"/>
          </w:tcPr>
          <w:p w14:paraId="396E11F0" w14:textId="77777777" w:rsidR="004C02EF" w:rsidRDefault="004C02EF" w:rsidP="003A4B22">
            <w:pPr>
              <w:pStyle w:val="SyntaxOneOf"/>
              <w:keepNext/>
            </w:pPr>
            <w:r>
              <w:t>-=</w:t>
            </w:r>
          </w:p>
        </w:tc>
        <w:tc>
          <w:tcPr>
            <w:tcW w:w="1263" w:type="dxa"/>
          </w:tcPr>
          <w:p w14:paraId="4EB2FFE6" w14:textId="77777777" w:rsidR="004C02EF" w:rsidRDefault="004C02EF" w:rsidP="003A4B22">
            <w:pPr>
              <w:pStyle w:val="SyntaxOneOf"/>
              <w:keepNext/>
            </w:pPr>
            <w:r>
              <w:t>*=</w:t>
            </w:r>
          </w:p>
        </w:tc>
        <w:tc>
          <w:tcPr>
            <w:tcW w:w="1263" w:type="dxa"/>
          </w:tcPr>
          <w:p w14:paraId="441000FB" w14:textId="77777777" w:rsidR="004C02EF" w:rsidRDefault="004C02EF" w:rsidP="003A4B22">
            <w:pPr>
              <w:pStyle w:val="SyntaxOneOf"/>
              <w:keepNext/>
            </w:pPr>
            <w:r>
              <w:t>%=</w:t>
            </w:r>
          </w:p>
        </w:tc>
        <w:tc>
          <w:tcPr>
            <w:tcW w:w="1263" w:type="dxa"/>
          </w:tcPr>
          <w:p w14:paraId="350282A3" w14:textId="77777777" w:rsidR="004C02EF" w:rsidRDefault="004C02EF" w:rsidP="003A4B22">
            <w:pPr>
              <w:pStyle w:val="SyntaxOneOf"/>
              <w:keepNext/>
            </w:pPr>
            <w:r>
              <w:t>&lt;&lt;=</w:t>
            </w:r>
          </w:p>
        </w:tc>
      </w:tr>
      <w:tr w:rsidR="004C02EF" w:rsidRPr="00984A3F" w14:paraId="3AFAC04F" w14:textId="77777777" w:rsidTr="003A4B22">
        <w:tc>
          <w:tcPr>
            <w:tcW w:w="1263" w:type="dxa"/>
          </w:tcPr>
          <w:p w14:paraId="76BF8BA2" w14:textId="77777777" w:rsidR="004C02EF" w:rsidRDefault="004C02EF" w:rsidP="003A4B22">
            <w:pPr>
              <w:pStyle w:val="SyntaxOneOf"/>
            </w:pPr>
            <w:r>
              <w:t>&gt;&gt;=</w:t>
            </w:r>
          </w:p>
        </w:tc>
        <w:tc>
          <w:tcPr>
            <w:tcW w:w="1263" w:type="dxa"/>
          </w:tcPr>
          <w:p w14:paraId="2D5CCE26" w14:textId="77777777" w:rsidR="004C02EF" w:rsidRDefault="004C02EF" w:rsidP="003A4B22">
            <w:pPr>
              <w:pStyle w:val="SyntaxOneOf"/>
            </w:pPr>
            <w:r>
              <w:t>&gt;&gt;&gt;=</w:t>
            </w:r>
          </w:p>
        </w:tc>
        <w:tc>
          <w:tcPr>
            <w:tcW w:w="1263" w:type="dxa"/>
          </w:tcPr>
          <w:p w14:paraId="5C5D4ADD" w14:textId="77777777" w:rsidR="004C02EF" w:rsidRDefault="004C02EF" w:rsidP="003A4B22">
            <w:pPr>
              <w:pStyle w:val="SyntaxOneOf"/>
            </w:pPr>
            <w:r>
              <w:t>&amp;=</w:t>
            </w:r>
          </w:p>
        </w:tc>
        <w:tc>
          <w:tcPr>
            <w:tcW w:w="1263" w:type="dxa"/>
          </w:tcPr>
          <w:p w14:paraId="020DEFEF" w14:textId="77777777" w:rsidR="004C02EF" w:rsidRDefault="004C02EF" w:rsidP="003A4B22">
            <w:pPr>
              <w:pStyle w:val="SyntaxOneOf"/>
            </w:pPr>
            <w:r>
              <w:t>|=</w:t>
            </w:r>
          </w:p>
        </w:tc>
        <w:tc>
          <w:tcPr>
            <w:tcW w:w="1263" w:type="dxa"/>
          </w:tcPr>
          <w:p w14:paraId="6BBA49A9" w14:textId="77777777" w:rsidR="004C02EF" w:rsidRDefault="004C02EF" w:rsidP="003A4B22">
            <w:pPr>
              <w:pStyle w:val="SyntaxOneOf"/>
            </w:pPr>
            <w:r>
              <w:t>^=</w:t>
            </w:r>
          </w:p>
        </w:tc>
        <w:tc>
          <w:tcPr>
            <w:tcW w:w="1263" w:type="dxa"/>
          </w:tcPr>
          <w:p w14:paraId="64A8CE2F" w14:textId="77777777" w:rsidR="004C02EF" w:rsidRDefault="004C02EF" w:rsidP="003A4B22">
            <w:pPr>
              <w:pStyle w:val="SyntaxOneOf"/>
            </w:pPr>
          </w:p>
        </w:tc>
      </w:tr>
    </w:tbl>
    <w:p w14:paraId="40B06B5E" w14:textId="77777777" w:rsidR="004C02EF" w:rsidRPr="00984A3F" w:rsidRDefault="004C02EF" w:rsidP="004C02EF">
      <w:pPr>
        <w:pStyle w:val="SyntaxRule"/>
      </w:pPr>
      <w:r w:rsidRPr="00984A3F">
        <w:t xml:space="preserve">DivPunctuator </w:t>
      </w:r>
      <w:r w:rsidRPr="007A29B2">
        <w:rPr>
          <w:rFonts w:ascii="Arial" w:hAnsi="Arial" w:cs="Arial"/>
          <w:b/>
          <w:i w:val="0"/>
        </w:rPr>
        <w:t>::</w:t>
      </w:r>
      <w:r w:rsidRPr="001175D0">
        <w:rPr>
          <w:rFonts w:ascii="Arial" w:hAnsi="Arial" w:cs="Arial"/>
        </w:rPr>
        <w:t xml:space="preserve"> </w:t>
      </w:r>
      <w:r w:rsidRPr="007A29B2">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984A3F" w14:paraId="3EEA6308" w14:textId="77777777" w:rsidTr="003A4B22">
        <w:tc>
          <w:tcPr>
            <w:tcW w:w="1263" w:type="dxa"/>
          </w:tcPr>
          <w:p w14:paraId="4B13D8BA" w14:textId="77777777" w:rsidR="004C02EF" w:rsidRDefault="004C02EF" w:rsidP="003A4B22">
            <w:pPr>
              <w:pStyle w:val="SyntaxOneOf"/>
            </w:pPr>
            <w:r>
              <w:t>/</w:t>
            </w:r>
          </w:p>
        </w:tc>
        <w:tc>
          <w:tcPr>
            <w:tcW w:w="1263" w:type="dxa"/>
          </w:tcPr>
          <w:p w14:paraId="536E40C5" w14:textId="77777777" w:rsidR="004C02EF" w:rsidRDefault="004C02EF" w:rsidP="003A4B22">
            <w:pPr>
              <w:pStyle w:val="SyntaxOneOf"/>
            </w:pPr>
            <w:r>
              <w:t>/=</w:t>
            </w:r>
          </w:p>
        </w:tc>
        <w:tc>
          <w:tcPr>
            <w:tcW w:w="1263" w:type="dxa"/>
          </w:tcPr>
          <w:p w14:paraId="47B7A04E" w14:textId="77777777" w:rsidR="004C02EF" w:rsidRDefault="004C02EF" w:rsidP="003A4B22">
            <w:pPr>
              <w:pStyle w:val="SyntaxOneOf"/>
            </w:pPr>
          </w:p>
        </w:tc>
        <w:tc>
          <w:tcPr>
            <w:tcW w:w="1263" w:type="dxa"/>
          </w:tcPr>
          <w:p w14:paraId="6A8DA8E6" w14:textId="77777777" w:rsidR="004C02EF" w:rsidRDefault="004C02EF" w:rsidP="003A4B22">
            <w:pPr>
              <w:pStyle w:val="SyntaxOneOf"/>
            </w:pPr>
          </w:p>
        </w:tc>
        <w:tc>
          <w:tcPr>
            <w:tcW w:w="1263" w:type="dxa"/>
          </w:tcPr>
          <w:p w14:paraId="57957438" w14:textId="77777777" w:rsidR="004C02EF" w:rsidRDefault="004C02EF" w:rsidP="003A4B22">
            <w:pPr>
              <w:pStyle w:val="SyntaxOneOf"/>
            </w:pPr>
          </w:p>
        </w:tc>
        <w:tc>
          <w:tcPr>
            <w:tcW w:w="1263" w:type="dxa"/>
          </w:tcPr>
          <w:p w14:paraId="1B985B11" w14:textId="77777777" w:rsidR="004C02EF" w:rsidRDefault="004C02EF" w:rsidP="003A4B22">
            <w:pPr>
              <w:pStyle w:val="SyntaxOneOf"/>
            </w:pPr>
          </w:p>
        </w:tc>
      </w:tr>
    </w:tbl>
    <w:p w14:paraId="40E60B2A" w14:textId="77777777" w:rsidR="004C02EF" w:rsidRDefault="004C02EF" w:rsidP="004C02EF">
      <w:pPr>
        <w:pStyle w:val="20"/>
        <w:numPr>
          <w:ilvl w:val="0"/>
          <w:numId w:val="0"/>
        </w:numPr>
      </w:pPr>
      <w:bookmarkStart w:id="1168" w:name="_Ref431982634"/>
      <w:bookmarkStart w:id="1169" w:name="_Toc472818764"/>
      <w:bookmarkStart w:id="1170" w:name="_Toc235503317"/>
      <w:bookmarkStart w:id="1171" w:name="_Toc241509092"/>
      <w:bookmarkStart w:id="1172" w:name="_Toc244416579"/>
      <w:bookmarkStart w:id="1173" w:name="_Toc276630943"/>
      <w:bookmarkStart w:id="1174" w:name="_Toc153968332"/>
      <w:r>
        <w:t>7.8</w:t>
      </w:r>
      <w:r>
        <w:tab/>
        <w:t>Literal</w:t>
      </w:r>
      <w:bookmarkEnd w:id="1158"/>
      <w:bookmarkEnd w:id="1159"/>
      <w:bookmarkEnd w:id="1160"/>
      <w:bookmarkEnd w:id="1161"/>
      <w:bookmarkEnd w:id="1162"/>
      <w:bookmarkEnd w:id="1163"/>
      <w:bookmarkEnd w:id="1164"/>
      <w:bookmarkEnd w:id="1165"/>
      <w:bookmarkEnd w:id="1166"/>
      <w:bookmarkEnd w:id="1167"/>
      <w:r>
        <w:t>s</w:t>
      </w:r>
      <w:bookmarkEnd w:id="1168"/>
      <w:bookmarkEnd w:id="1169"/>
      <w:bookmarkEnd w:id="1170"/>
      <w:bookmarkEnd w:id="1171"/>
      <w:bookmarkEnd w:id="1172"/>
      <w:bookmarkEnd w:id="1173"/>
      <w:bookmarkEnd w:id="1174"/>
    </w:p>
    <w:p w14:paraId="54471B41" w14:textId="77777777" w:rsidR="004C02EF" w:rsidRDefault="004C02EF" w:rsidP="004C02EF">
      <w:pPr>
        <w:pStyle w:val="Syntax"/>
      </w:pPr>
      <w:r w:rsidRPr="001B762B">
        <w:t>Syntax</w:t>
      </w:r>
    </w:p>
    <w:p w14:paraId="46ED7404" w14:textId="77777777" w:rsidR="004C02EF" w:rsidRPr="00984A3F" w:rsidRDefault="004C02EF" w:rsidP="004C02EF">
      <w:pPr>
        <w:pStyle w:val="SyntaxRule"/>
      </w:pPr>
      <w:r w:rsidRPr="00984A3F">
        <w:t xml:space="preserve">Literal </w:t>
      </w:r>
      <w:r w:rsidRPr="007A29B2">
        <w:rPr>
          <w:rFonts w:ascii="Arial" w:hAnsi="Arial" w:cs="Arial"/>
          <w:b/>
          <w:i w:val="0"/>
        </w:rPr>
        <w:t>::</w:t>
      </w:r>
    </w:p>
    <w:p w14:paraId="1E888A68" w14:textId="77777777" w:rsidR="004C02EF" w:rsidRPr="00984A3F" w:rsidRDefault="004C02EF" w:rsidP="004C02EF">
      <w:pPr>
        <w:pStyle w:val="SyntaxDefinition"/>
      </w:pPr>
      <w:r w:rsidRPr="00984A3F">
        <w:t>NullLiteral</w:t>
      </w:r>
      <w:r w:rsidRPr="00984A3F">
        <w:br/>
        <w:t>BooleanLiteral</w:t>
      </w:r>
      <w:r w:rsidRPr="00984A3F">
        <w:br/>
        <w:t>NumericLiteral</w:t>
      </w:r>
      <w:r w:rsidRPr="00984A3F">
        <w:br/>
        <w:t>StringLiteral</w:t>
      </w:r>
      <w:bookmarkStart w:id="1175" w:name="_Toc381513626"/>
      <w:bookmarkStart w:id="1176" w:name="_Ref381608289"/>
      <w:bookmarkStart w:id="1177" w:name="_Toc382202768"/>
      <w:bookmarkStart w:id="1178" w:name="_Toc382202988"/>
      <w:bookmarkStart w:id="1179" w:name="_Toc382212148"/>
      <w:bookmarkStart w:id="1180" w:name="_Toc382212327"/>
      <w:bookmarkStart w:id="1181" w:name="_Toc382291493"/>
      <w:bookmarkStart w:id="1182" w:name="_Toc385672129"/>
      <w:bookmarkStart w:id="1183" w:name="_Toc393690220"/>
      <w:r w:rsidRPr="00705B28">
        <w:t xml:space="preserve"> </w:t>
      </w:r>
      <w:r>
        <w:br/>
        <w:t>RegularExpressionLiteral</w:t>
      </w:r>
    </w:p>
    <w:p w14:paraId="77328029" w14:textId="77777777" w:rsidR="004C02EF" w:rsidRDefault="004C02EF" w:rsidP="004C02EF">
      <w:pPr>
        <w:pStyle w:val="30"/>
        <w:numPr>
          <w:ilvl w:val="0"/>
          <w:numId w:val="0"/>
        </w:numPr>
      </w:pPr>
      <w:bookmarkStart w:id="1184" w:name="_Ref457437478"/>
      <w:bookmarkStart w:id="1185" w:name="_Toc472818765"/>
      <w:bookmarkStart w:id="1186" w:name="_Toc235503318"/>
      <w:bookmarkStart w:id="1187" w:name="_Toc241509093"/>
      <w:bookmarkStart w:id="1188" w:name="_Toc244416580"/>
      <w:bookmarkStart w:id="1189" w:name="_Toc276630944"/>
      <w:bookmarkStart w:id="1190" w:name="_Toc153968333"/>
      <w:r>
        <w:t>7.8.1</w:t>
      </w:r>
      <w:r>
        <w:tab/>
        <w:t>Null Literal</w:t>
      </w:r>
      <w:bookmarkEnd w:id="1175"/>
      <w:bookmarkEnd w:id="1176"/>
      <w:bookmarkEnd w:id="1177"/>
      <w:bookmarkEnd w:id="1178"/>
      <w:bookmarkEnd w:id="1179"/>
      <w:bookmarkEnd w:id="1180"/>
      <w:bookmarkEnd w:id="1181"/>
      <w:bookmarkEnd w:id="1182"/>
      <w:bookmarkEnd w:id="1183"/>
      <w:r>
        <w:t>s</w:t>
      </w:r>
      <w:bookmarkEnd w:id="1184"/>
      <w:bookmarkEnd w:id="1185"/>
      <w:bookmarkEnd w:id="1186"/>
      <w:bookmarkEnd w:id="1187"/>
      <w:bookmarkEnd w:id="1188"/>
      <w:bookmarkEnd w:id="1189"/>
      <w:bookmarkEnd w:id="1190"/>
    </w:p>
    <w:p w14:paraId="676B9090" w14:textId="77777777" w:rsidR="004C02EF" w:rsidRDefault="004C02EF" w:rsidP="004C02EF">
      <w:pPr>
        <w:pStyle w:val="Syntax"/>
      </w:pPr>
      <w:r w:rsidRPr="001B762B">
        <w:t>Syntax</w:t>
      </w:r>
    </w:p>
    <w:p w14:paraId="2495E544" w14:textId="77777777" w:rsidR="004C02EF" w:rsidRPr="00984A3F" w:rsidRDefault="004C02EF" w:rsidP="004C02EF">
      <w:pPr>
        <w:pStyle w:val="SyntaxRule"/>
      </w:pPr>
      <w:r w:rsidRPr="00984A3F">
        <w:t xml:space="preserve">NullLiteral </w:t>
      </w:r>
      <w:r w:rsidRPr="007A29B2">
        <w:rPr>
          <w:rFonts w:ascii="Arial" w:hAnsi="Arial" w:cs="Arial"/>
          <w:b/>
          <w:i w:val="0"/>
        </w:rPr>
        <w:t>::</w:t>
      </w:r>
    </w:p>
    <w:p w14:paraId="25892C55" w14:textId="77777777" w:rsidR="004C02EF" w:rsidRPr="0062419A" w:rsidRDefault="004C02EF" w:rsidP="004C02EF">
      <w:pPr>
        <w:pStyle w:val="SyntaxDefinition"/>
        <w:rPr>
          <w:rFonts w:ascii="Courier New" w:hAnsi="Courier New" w:cs="Courier New"/>
          <w:b/>
          <w:i w:val="0"/>
        </w:rPr>
      </w:pPr>
      <w:r w:rsidRPr="0062419A">
        <w:rPr>
          <w:rFonts w:ascii="Courier New" w:hAnsi="Courier New" w:cs="Courier New"/>
          <w:b/>
          <w:i w:val="0"/>
        </w:rPr>
        <w:t>null</w:t>
      </w:r>
    </w:p>
    <w:p w14:paraId="1A768F6C" w14:textId="77777777" w:rsidR="004C02EF" w:rsidRPr="001B762B" w:rsidRDefault="004C02EF" w:rsidP="004C02EF">
      <w:pPr>
        <w:pStyle w:val="Syntax"/>
      </w:pPr>
      <w:bookmarkStart w:id="1191" w:name="_Toc381513627"/>
      <w:bookmarkStart w:id="1192" w:name="_Ref381607899"/>
      <w:r w:rsidRPr="001B762B">
        <w:t>Semantics</w:t>
      </w:r>
    </w:p>
    <w:p w14:paraId="5168F435" w14:textId="77777777" w:rsidR="004C02EF" w:rsidRDefault="004C02EF" w:rsidP="004C02EF">
      <w:r>
        <w:t xml:space="preserve">The value of the null literal </w:t>
      </w:r>
      <w:r>
        <w:rPr>
          <w:rFonts w:ascii="Courier New" w:hAnsi="Courier New"/>
          <w:b/>
        </w:rPr>
        <w:t>null</w:t>
      </w:r>
      <w:r>
        <w:t xml:space="preserve"> is the sole value of the Null type, namely </w:t>
      </w:r>
      <w:r>
        <w:rPr>
          <w:b/>
        </w:rPr>
        <w:t>null</w:t>
      </w:r>
      <w:r>
        <w:t>.</w:t>
      </w:r>
      <w:bookmarkStart w:id="1193" w:name="_Toc382202769"/>
      <w:bookmarkStart w:id="1194" w:name="_Toc382202989"/>
      <w:bookmarkStart w:id="1195" w:name="_Toc382212149"/>
      <w:bookmarkStart w:id="1196" w:name="_Toc382212328"/>
      <w:bookmarkStart w:id="1197" w:name="_Toc382291494"/>
      <w:bookmarkStart w:id="1198" w:name="_Toc385672130"/>
      <w:bookmarkStart w:id="1199" w:name="_Toc393690221"/>
    </w:p>
    <w:p w14:paraId="426D6427" w14:textId="77777777" w:rsidR="004C02EF" w:rsidRDefault="004C02EF" w:rsidP="004C02EF">
      <w:pPr>
        <w:pStyle w:val="30"/>
        <w:numPr>
          <w:ilvl w:val="0"/>
          <w:numId w:val="0"/>
        </w:numPr>
      </w:pPr>
      <w:bookmarkStart w:id="1200" w:name="_Ref457437479"/>
      <w:bookmarkStart w:id="1201" w:name="_Toc472818766"/>
      <w:bookmarkStart w:id="1202" w:name="_Toc235503319"/>
      <w:bookmarkStart w:id="1203" w:name="_Toc241509094"/>
      <w:bookmarkStart w:id="1204" w:name="_Toc244416581"/>
      <w:bookmarkStart w:id="1205" w:name="_Toc276630945"/>
      <w:bookmarkStart w:id="1206" w:name="_Toc153968334"/>
      <w:r>
        <w:t>7.8.2</w:t>
      </w:r>
      <w:r>
        <w:tab/>
        <w:t>Boolean Literal</w:t>
      </w:r>
      <w:bookmarkEnd w:id="1191"/>
      <w:bookmarkEnd w:id="1192"/>
      <w:bookmarkEnd w:id="1193"/>
      <w:bookmarkEnd w:id="1194"/>
      <w:bookmarkEnd w:id="1195"/>
      <w:bookmarkEnd w:id="1196"/>
      <w:bookmarkEnd w:id="1197"/>
      <w:bookmarkEnd w:id="1198"/>
      <w:bookmarkEnd w:id="1199"/>
      <w:r>
        <w:t>s</w:t>
      </w:r>
      <w:bookmarkEnd w:id="1200"/>
      <w:bookmarkEnd w:id="1201"/>
      <w:bookmarkEnd w:id="1202"/>
      <w:bookmarkEnd w:id="1203"/>
      <w:bookmarkEnd w:id="1204"/>
      <w:bookmarkEnd w:id="1205"/>
      <w:bookmarkEnd w:id="1206"/>
    </w:p>
    <w:p w14:paraId="79A81045" w14:textId="77777777" w:rsidR="004C02EF" w:rsidRDefault="004C02EF" w:rsidP="004C02EF">
      <w:pPr>
        <w:pStyle w:val="Syntax"/>
      </w:pPr>
      <w:r w:rsidRPr="001B762B">
        <w:t>Syntax</w:t>
      </w:r>
    </w:p>
    <w:p w14:paraId="3F851AAE" w14:textId="77777777" w:rsidR="004C02EF" w:rsidRPr="00984A3F" w:rsidRDefault="004C02EF" w:rsidP="004C02EF">
      <w:pPr>
        <w:pStyle w:val="SyntaxRule"/>
      </w:pPr>
      <w:r w:rsidRPr="00984A3F">
        <w:t xml:space="preserve">BooleanLiteral </w:t>
      </w:r>
      <w:r w:rsidRPr="007A29B2">
        <w:rPr>
          <w:rFonts w:ascii="Arial" w:hAnsi="Arial" w:cs="Arial"/>
          <w:b/>
          <w:i w:val="0"/>
        </w:rPr>
        <w:t>::</w:t>
      </w:r>
    </w:p>
    <w:p w14:paraId="705D698A" w14:textId="77777777" w:rsidR="004C02EF" w:rsidRPr="0062419A" w:rsidRDefault="004C02EF" w:rsidP="004C02EF">
      <w:pPr>
        <w:pStyle w:val="SyntaxDefinition"/>
        <w:rPr>
          <w:rFonts w:ascii="Courier New" w:hAnsi="Courier New" w:cs="Courier New"/>
          <w:b/>
          <w:i w:val="0"/>
        </w:rPr>
      </w:pPr>
      <w:r w:rsidRPr="0062419A">
        <w:rPr>
          <w:rFonts w:ascii="Courier New" w:hAnsi="Courier New" w:cs="Courier New"/>
          <w:b/>
          <w:i w:val="0"/>
        </w:rPr>
        <w:t>true</w:t>
      </w:r>
      <w:r w:rsidRPr="0062419A">
        <w:rPr>
          <w:rFonts w:ascii="Courier New" w:hAnsi="Courier New" w:cs="Courier New"/>
          <w:b/>
          <w:i w:val="0"/>
        </w:rPr>
        <w:br/>
        <w:t>false</w:t>
      </w:r>
    </w:p>
    <w:p w14:paraId="4AA6B54A" w14:textId="77777777" w:rsidR="004C02EF" w:rsidRPr="001B762B" w:rsidRDefault="004C02EF" w:rsidP="004C02EF">
      <w:pPr>
        <w:pStyle w:val="Syntax"/>
      </w:pPr>
      <w:r w:rsidRPr="001B762B">
        <w:t>Semantics</w:t>
      </w:r>
    </w:p>
    <w:p w14:paraId="7885AFEC" w14:textId="77777777" w:rsidR="004C02EF" w:rsidRDefault="004C02EF" w:rsidP="004C02EF">
      <w:r>
        <w:t xml:space="preserve">The value of the Boolean literal </w:t>
      </w:r>
      <w:r>
        <w:rPr>
          <w:rFonts w:ascii="Courier New" w:hAnsi="Courier New"/>
          <w:b/>
        </w:rPr>
        <w:t>true</w:t>
      </w:r>
      <w:r>
        <w:t xml:space="preserve"> is a value of the Boolean type, namely </w:t>
      </w:r>
      <w:r>
        <w:rPr>
          <w:b/>
        </w:rPr>
        <w:t>true</w:t>
      </w:r>
      <w:r>
        <w:t>.</w:t>
      </w:r>
    </w:p>
    <w:p w14:paraId="3BBADAFC" w14:textId="77777777" w:rsidR="004C02EF" w:rsidRDefault="004C02EF" w:rsidP="004C02EF">
      <w:r>
        <w:t xml:space="preserve">The value of the Boolean literal </w:t>
      </w:r>
      <w:r>
        <w:rPr>
          <w:rFonts w:ascii="Courier New" w:hAnsi="Courier New"/>
          <w:b/>
        </w:rPr>
        <w:t>false</w:t>
      </w:r>
      <w:r>
        <w:t xml:space="preserve"> is a value of the Boolean type, namely </w:t>
      </w:r>
      <w:r>
        <w:rPr>
          <w:b/>
        </w:rPr>
        <w:t>false</w:t>
      </w:r>
      <w:bookmarkStart w:id="1207" w:name="_Ref379263013"/>
      <w:bookmarkStart w:id="1208" w:name="_Toc381513628"/>
      <w:r>
        <w:t>.</w:t>
      </w:r>
      <w:bookmarkStart w:id="1209" w:name="_Toc382202770"/>
      <w:bookmarkStart w:id="1210" w:name="_Toc382202990"/>
      <w:bookmarkStart w:id="1211" w:name="_Toc382212150"/>
      <w:bookmarkStart w:id="1212" w:name="_Toc382212329"/>
      <w:bookmarkStart w:id="1213" w:name="_Toc382291495"/>
      <w:bookmarkStart w:id="1214" w:name="_Ref382706882"/>
      <w:bookmarkStart w:id="1215" w:name="_Ref382707062"/>
      <w:bookmarkStart w:id="1216" w:name="_Ref383597354"/>
      <w:bookmarkStart w:id="1217" w:name="_Toc385672131"/>
      <w:bookmarkStart w:id="1218" w:name="_Toc393690222"/>
      <w:bookmarkStart w:id="1219" w:name="_Ref404492947"/>
      <w:bookmarkStart w:id="1220" w:name="_Ref404492964"/>
      <w:bookmarkStart w:id="1221" w:name="_Ref404493248"/>
      <w:bookmarkStart w:id="1222" w:name="_Ref404493273"/>
    </w:p>
    <w:p w14:paraId="0A6FBEE8" w14:textId="77777777" w:rsidR="004C02EF" w:rsidRDefault="004C02EF" w:rsidP="004C02EF">
      <w:pPr>
        <w:pStyle w:val="30"/>
        <w:numPr>
          <w:ilvl w:val="0"/>
          <w:numId w:val="0"/>
        </w:numPr>
      </w:pPr>
      <w:bookmarkStart w:id="1223" w:name="_Hlt424531226"/>
      <w:bookmarkStart w:id="1224" w:name="_Ref424530746"/>
      <w:bookmarkStart w:id="1225" w:name="_Ref424530811"/>
      <w:bookmarkStart w:id="1226" w:name="_Ref424531213"/>
      <w:bookmarkStart w:id="1227" w:name="_Ref424531238"/>
      <w:bookmarkStart w:id="1228" w:name="_Toc472818767"/>
      <w:bookmarkStart w:id="1229" w:name="_Toc235503320"/>
      <w:bookmarkStart w:id="1230" w:name="_Toc241509095"/>
      <w:bookmarkStart w:id="1231" w:name="_Toc244416582"/>
      <w:bookmarkStart w:id="1232" w:name="_Toc276630946"/>
      <w:bookmarkStart w:id="1233" w:name="_Toc153968335"/>
      <w:bookmarkEnd w:id="1223"/>
      <w:r>
        <w:t>7.8.3</w:t>
      </w:r>
      <w:r>
        <w:tab/>
        <w:t>Numeric Literal</w:t>
      </w:r>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r>
        <w:t>s</w:t>
      </w:r>
      <w:bookmarkEnd w:id="1224"/>
      <w:bookmarkEnd w:id="1225"/>
      <w:bookmarkEnd w:id="1226"/>
      <w:bookmarkEnd w:id="1227"/>
      <w:bookmarkEnd w:id="1228"/>
      <w:bookmarkEnd w:id="1229"/>
      <w:bookmarkEnd w:id="1230"/>
      <w:bookmarkEnd w:id="1231"/>
      <w:bookmarkEnd w:id="1232"/>
      <w:bookmarkEnd w:id="1233"/>
    </w:p>
    <w:p w14:paraId="7BFB7716" w14:textId="77777777" w:rsidR="004C02EF" w:rsidRDefault="004C02EF" w:rsidP="004C02EF">
      <w:pPr>
        <w:pStyle w:val="Syntax"/>
      </w:pPr>
      <w:r w:rsidRPr="001B762B">
        <w:t>Syntax</w:t>
      </w:r>
    </w:p>
    <w:p w14:paraId="791478A8" w14:textId="77777777" w:rsidR="004C02EF" w:rsidRPr="00984A3F" w:rsidRDefault="004C02EF" w:rsidP="004C02EF">
      <w:pPr>
        <w:pStyle w:val="SyntaxRule"/>
      </w:pPr>
      <w:r w:rsidRPr="00984A3F">
        <w:t>NumericLiteral</w:t>
      </w:r>
      <w:r w:rsidRPr="0040440B">
        <w:rPr>
          <w:rFonts w:ascii="Arial" w:hAnsi="Arial" w:cs="Arial"/>
          <w:b/>
        </w:rPr>
        <w:t xml:space="preserve"> </w:t>
      </w:r>
      <w:r w:rsidRPr="007A29B2">
        <w:rPr>
          <w:rFonts w:ascii="Arial" w:hAnsi="Arial" w:cs="Arial"/>
          <w:b/>
          <w:i w:val="0"/>
        </w:rPr>
        <w:t>::</w:t>
      </w:r>
    </w:p>
    <w:p w14:paraId="2165B401" w14:textId="77777777" w:rsidR="004C02EF" w:rsidRPr="00984A3F" w:rsidRDefault="004C02EF" w:rsidP="004C02EF">
      <w:pPr>
        <w:pStyle w:val="SyntaxDefinition"/>
      </w:pPr>
      <w:r w:rsidRPr="00984A3F">
        <w:t>DecimalLiteral</w:t>
      </w:r>
      <w:r w:rsidRPr="00984A3F">
        <w:br/>
        <w:t>HexIntegerLiteral</w:t>
      </w:r>
    </w:p>
    <w:p w14:paraId="55B73E4A" w14:textId="77777777" w:rsidR="004C02EF" w:rsidRPr="00984A3F" w:rsidRDefault="004C02EF" w:rsidP="004C02EF">
      <w:pPr>
        <w:pStyle w:val="SyntaxRule"/>
      </w:pPr>
      <w:r w:rsidRPr="00984A3F">
        <w:t xml:space="preserve">DecimalLiteral </w:t>
      </w:r>
      <w:r w:rsidRPr="007A29B2">
        <w:rPr>
          <w:rFonts w:ascii="Arial" w:hAnsi="Arial" w:cs="Arial"/>
          <w:b/>
          <w:i w:val="0"/>
        </w:rPr>
        <w:t>::</w:t>
      </w:r>
    </w:p>
    <w:p w14:paraId="71DD7200" w14:textId="77777777" w:rsidR="004C02EF" w:rsidRPr="00984A3F" w:rsidRDefault="004C02EF" w:rsidP="004C02EF">
      <w:pPr>
        <w:pStyle w:val="SyntaxDefinition"/>
      </w:pPr>
      <w:r w:rsidRPr="00984A3F">
        <w:t xml:space="preserve">DecimalIntegerLiteral </w:t>
      </w:r>
      <w:r w:rsidRPr="004431E2">
        <w:rPr>
          <w:rFonts w:ascii="Courier New" w:hAnsi="Courier New"/>
          <w:b/>
          <w:i w:val="0"/>
        </w:rPr>
        <w:t>.</w:t>
      </w:r>
      <w:r w:rsidRPr="00984A3F">
        <w:t xml:space="preserve"> DecimalDigits</w:t>
      </w:r>
      <w:r w:rsidRPr="005E74B3">
        <w:rPr>
          <w:rFonts w:ascii="Arial" w:hAnsi="Arial"/>
          <w:i w:val="0"/>
          <w:vertAlign w:val="subscript"/>
        </w:rPr>
        <w:t>opt</w:t>
      </w:r>
      <w:r w:rsidRPr="00984A3F">
        <w:rPr>
          <w:vertAlign w:val="subscript"/>
        </w:rPr>
        <w:t xml:space="preserve"> </w:t>
      </w:r>
      <w:r w:rsidRPr="00984A3F">
        <w:t xml:space="preserve">  ExponentPart</w:t>
      </w:r>
      <w:r w:rsidRPr="005E74B3">
        <w:rPr>
          <w:rFonts w:ascii="Arial" w:hAnsi="Arial"/>
          <w:i w:val="0"/>
          <w:vertAlign w:val="subscript"/>
        </w:rPr>
        <w:t>opt</w:t>
      </w:r>
      <w:r w:rsidRPr="00984A3F">
        <w:br/>
      </w:r>
      <w:r w:rsidRPr="004431E2">
        <w:rPr>
          <w:rFonts w:ascii="Courier New" w:hAnsi="Courier New"/>
          <w:b/>
          <w:i w:val="0"/>
        </w:rPr>
        <w:t>.</w:t>
      </w:r>
      <w:r w:rsidRPr="00984A3F">
        <w:t xml:space="preserve"> DecimalDigits ExponentPart</w:t>
      </w:r>
      <w:r w:rsidRPr="005E74B3">
        <w:rPr>
          <w:rFonts w:ascii="Arial" w:hAnsi="Arial"/>
          <w:i w:val="0"/>
          <w:vertAlign w:val="subscript"/>
        </w:rPr>
        <w:t>opt</w:t>
      </w:r>
      <w:r w:rsidRPr="00984A3F">
        <w:br/>
        <w:t>DecimalIntegerLiteral ExponentPart</w:t>
      </w:r>
      <w:r w:rsidRPr="005E74B3">
        <w:rPr>
          <w:rFonts w:ascii="Arial" w:hAnsi="Arial"/>
          <w:i w:val="0"/>
          <w:vertAlign w:val="subscript"/>
        </w:rPr>
        <w:t>opt</w:t>
      </w:r>
    </w:p>
    <w:p w14:paraId="576B5106" w14:textId="77777777" w:rsidR="004C02EF" w:rsidRPr="00984A3F" w:rsidRDefault="004C02EF" w:rsidP="004C02EF">
      <w:pPr>
        <w:pStyle w:val="SyntaxRule"/>
      </w:pPr>
      <w:r w:rsidRPr="00984A3F">
        <w:t>DecimalIntegerLiteral</w:t>
      </w:r>
      <w:r w:rsidRPr="0040440B">
        <w:rPr>
          <w:rFonts w:ascii="Arial" w:hAnsi="Arial" w:cs="Arial"/>
          <w:b/>
        </w:rPr>
        <w:t xml:space="preserve"> </w:t>
      </w:r>
      <w:r w:rsidRPr="007A29B2">
        <w:rPr>
          <w:rFonts w:ascii="Arial" w:hAnsi="Arial" w:cs="Arial"/>
          <w:b/>
          <w:i w:val="0"/>
        </w:rPr>
        <w:t>::</w:t>
      </w:r>
    </w:p>
    <w:p w14:paraId="4B104A17" w14:textId="77777777" w:rsidR="004C02EF" w:rsidRPr="00984A3F" w:rsidRDefault="004C02EF" w:rsidP="004C02EF">
      <w:pPr>
        <w:pStyle w:val="SyntaxDefinition"/>
        <w:rPr>
          <w:vertAlign w:val="subscript"/>
        </w:rPr>
      </w:pPr>
      <w:r w:rsidRPr="004431E2">
        <w:rPr>
          <w:rFonts w:ascii="Courier New" w:hAnsi="Courier New"/>
          <w:b/>
          <w:i w:val="0"/>
        </w:rPr>
        <w:t>0</w:t>
      </w:r>
      <w:r w:rsidRPr="00984A3F">
        <w:br/>
        <w:t>NonZeroDigit DecimalDigits</w:t>
      </w:r>
      <w:r w:rsidRPr="005E74B3">
        <w:rPr>
          <w:rFonts w:ascii="Arial" w:hAnsi="Arial"/>
          <w:i w:val="0"/>
          <w:vertAlign w:val="subscript"/>
        </w:rPr>
        <w:t>opt</w:t>
      </w:r>
    </w:p>
    <w:p w14:paraId="4AF7384F" w14:textId="77777777" w:rsidR="004C02EF" w:rsidRPr="00984A3F" w:rsidRDefault="004C02EF" w:rsidP="004C02EF">
      <w:pPr>
        <w:pStyle w:val="SyntaxRule"/>
      </w:pPr>
      <w:r w:rsidRPr="00984A3F">
        <w:t xml:space="preserve">DecimalDigits </w:t>
      </w:r>
      <w:r w:rsidRPr="007A29B2">
        <w:rPr>
          <w:rFonts w:ascii="Arial" w:hAnsi="Arial" w:cs="Arial"/>
          <w:b/>
          <w:i w:val="0"/>
        </w:rPr>
        <w:t>::</w:t>
      </w:r>
    </w:p>
    <w:p w14:paraId="09381461" w14:textId="77777777" w:rsidR="004C02EF" w:rsidRPr="00984A3F" w:rsidRDefault="004C02EF" w:rsidP="004C02EF">
      <w:pPr>
        <w:pStyle w:val="SyntaxDefinition"/>
      </w:pPr>
      <w:r w:rsidRPr="00984A3F">
        <w:t>DecimalDigit</w:t>
      </w:r>
      <w:r w:rsidRPr="00984A3F">
        <w:br/>
        <w:t>DecimalDigits DecimalDigit</w:t>
      </w:r>
    </w:p>
    <w:p w14:paraId="4772935F" w14:textId="77777777" w:rsidR="004C02EF" w:rsidRPr="00984A3F" w:rsidRDefault="004C02EF" w:rsidP="004C02EF">
      <w:pPr>
        <w:pStyle w:val="SyntaxRule"/>
      </w:pPr>
      <w:r w:rsidRPr="00984A3F">
        <w:t xml:space="preserve">DecimalDigit </w:t>
      </w:r>
      <w:r w:rsidRPr="007A29B2">
        <w:rPr>
          <w:rFonts w:ascii="Arial" w:hAnsi="Arial" w:cs="Arial"/>
          <w:b/>
          <w:i w:val="0"/>
        </w:rPr>
        <w:t>::</w:t>
      </w:r>
      <w:r w:rsidRPr="0040440B">
        <w:rPr>
          <w:rFonts w:ascii="Arial" w:hAnsi="Arial" w:cs="Arial"/>
          <w:b/>
        </w:rPr>
        <w:t xml:space="preserve"> </w:t>
      </w:r>
      <w:r w:rsidRPr="007A29B2">
        <w:rPr>
          <w:rFonts w:ascii="Arial" w:hAnsi="Arial" w:cs="Arial"/>
          <w:b/>
          <w:i w:val="0"/>
        </w:rPr>
        <w:t>one of</w:t>
      </w:r>
    </w:p>
    <w:p w14:paraId="118C7DF4" w14:textId="77777777" w:rsidR="004C02EF" w:rsidRPr="0062419A" w:rsidRDefault="004C02EF" w:rsidP="004C02EF">
      <w:pPr>
        <w:pStyle w:val="SyntaxDefinition"/>
        <w:rPr>
          <w:rFonts w:ascii="Courier New" w:hAnsi="Courier New" w:cs="Courier New"/>
          <w:b/>
          <w:i w:val="0"/>
        </w:rPr>
      </w:pPr>
      <w:r w:rsidRPr="0062419A">
        <w:rPr>
          <w:rFonts w:ascii="Courier New" w:hAnsi="Courier New" w:cs="Courier New"/>
          <w:b/>
          <w:i w:val="0"/>
        </w:rPr>
        <w:t>0  1  2  3  4  5  6  7  8  9</w:t>
      </w:r>
    </w:p>
    <w:p w14:paraId="55C8B655" w14:textId="77777777" w:rsidR="004C02EF" w:rsidRPr="00984A3F" w:rsidRDefault="004C02EF" w:rsidP="004C02EF">
      <w:pPr>
        <w:pStyle w:val="SyntaxRule"/>
      </w:pPr>
      <w:r w:rsidRPr="00984A3F">
        <w:t xml:space="preserve">NonZeroDigit </w:t>
      </w:r>
      <w:r w:rsidRPr="007A29B2">
        <w:rPr>
          <w:rFonts w:ascii="Arial" w:hAnsi="Arial" w:cs="Arial"/>
          <w:b/>
          <w:i w:val="0"/>
        </w:rPr>
        <w:t>::</w:t>
      </w:r>
      <w:r w:rsidRPr="0040440B">
        <w:rPr>
          <w:rFonts w:ascii="Arial" w:hAnsi="Arial" w:cs="Arial"/>
          <w:b/>
        </w:rPr>
        <w:t xml:space="preserve"> </w:t>
      </w:r>
      <w:r w:rsidRPr="007A29B2">
        <w:rPr>
          <w:rFonts w:ascii="Arial" w:hAnsi="Arial" w:cs="Arial"/>
          <w:b/>
          <w:i w:val="0"/>
        </w:rPr>
        <w:t>one of</w:t>
      </w:r>
    </w:p>
    <w:p w14:paraId="1007B9AB" w14:textId="77777777" w:rsidR="004C02EF" w:rsidRPr="0062419A" w:rsidRDefault="004C02EF" w:rsidP="004C02EF">
      <w:pPr>
        <w:pStyle w:val="SyntaxDefinition"/>
        <w:rPr>
          <w:rFonts w:ascii="Courier New" w:hAnsi="Courier New" w:cs="Courier New"/>
          <w:b/>
          <w:i w:val="0"/>
        </w:rPr>
      </w:pPr>
      <w:r w:rsidRPr="0062419A">
        <w:rPr>
          <w:rFonts w:ascii="Courier New" w:hAnsi="Courier New" w:cs="Courier New"/>
          <w:b/>
          <w:i w:val="0"/>
        </w:rPr>
        <w:t>1  2  3  4  5  6  7  8  9</w:t>
      </w:r>
    </w:p>
    <w:p w14:paraId="136A7FFC" w14:textId="77777777" w:rsidR="004C02EF" w:rsidRPr="00984A3F" w:rsidRDefault="004C02EF" w:rsidP="004C02EF">
      <w:pPr>
        <w:pStyle w:val="SyntaxRule"/>
      </w:pPr>
      <w:r w:rsidRPr="00984A3F">
        <w:t xml:space="preserve">ExponentPart </w:t>
      </w:r>
      <w:r w:rsidRPr="007A29B2">
        <w:rPr>
          <w:rFonts w:ascii="Arial" w:hAnsi="Arial" w:cs="Arial"/>
          <w:b/>
          <w:i w:val="0"/>
        </w:rPr>
        <w:t>::</w:t>
      </w:r>
    </w:p>
    <w:p w14:paraId="77BC9620" w14:textId="77777777" w:rsidR="004C02EF" w:rsidRPr="00984A3F" w:rsidRDefault="004C02EF" w:rsidP="004C02EF">
      <w:pPr>
        <w:pStyle w:val="SyntaxDefinition"/>
      </w:pPr>
      <w:r w:rsidRPr="00984A3F">
        <w:t>ExponentIndicator SignedInteger</w:t>
      </w:r>
    </w:p>
    <w:p w14:paraId="18D83094" w14:textId="77777777" w:rsidR="004C02EF" w:rsidRPr="00984A3F" w:rsidRDefault="004C02EF" w:rsidP="004C02EF">
      <w:pPr>
        <w:pStyle w:val="SyntaxRule"/>
      </w:pPr>
      <w:r w:rsidRPr="00984A3F">
        <w:t xml:space="preserve">ExponentIndicator </w:t>
      </w:r>
      <w:r w:rsidRPr="007A29B2">
        <w:rPr>
          <w:rFonts w:ascii="Arial" w:hAnsi="Arial" w:cs="Arial"/>
          <w:b/>
          <w:i w:val="0"/>
        </w:rPr>
        <w:t>::</w:t>
      </w:r>
      <w:r w:rsidRPr="0040440B">
        <w:rPr>
          <w:rFonts w:ascii="Arial" w:hAnsi="Arial" w:cs="Arial"/>
          <w:b/>
        </w:rPr>
        <w:t xml:space="preserve"> </w:t>
      </w:r>
      <w:r w:rsidRPr="007A29B2">
        <w:rPr>
          <w:rFonts w:ascii="Arial" w:hAnsi="Arial" w:cs="Arial"/>
          <w:b/>
          <w:i w:val="0"/>
        </w:rPr>
        <w:t>one of</w:t>
      </w:r>
    </w:p>
    <w:p w14:paraId="38CC676C" w14:textId="77777777" w:rsidR="004C02EF" w:rsidRPr="0062419A" w:rsidRDefault="004C02EF" w:rsidP="004C02EF">
      <w:pPr>
        <w:pStyle w:val="SyntaxDefinition"/>
        <w:rPr>
          <w:rFonts w:ascii="Courier New" w:hAnsi="Courier New" w:cs="Courier New"/>
          <w:b/>
          <w:i w:val="0"/>
        </w:rPr>
      </w:pPr>
      <w:r w:rsidRPr="0062419A">
        <w:rPr>
          <w:rFonts w:ascii="Courier New" w:hAnsi="Courier New" w:cs="Courier New"/>
          <w:b/>
          <w:i w:val="0"/>
        </w:rPr>
        <w:t>e  E</w:t>
      </w:r>
    </w:p>
    <w:p w14:paraId="14A862EB" w14:textId="77777777" w:rsidR="004C02EF" w:rsidRPr="00984A3F" w:rsidRDefault="004C02EF" w:rsidP="004C02EF">
      <w:pPr>
        <w:pStyle w:val="SyntaxRule"/>
      </w:pPr>
      <w:r w:rsidRPr="00984A3F">
        <w:t>SignedInteger</w:t>
      </w:r>
      <w:r w:rsidRPr="0040440B">
        <w:rPr>
          <w:rFonts w:ascii="Arial" w:hAnsi="Arial" w:cs="Arial"/>
          <w:b/>
        </w:rPr>
        <w:t xml:space="preserve"> </w:t>
      </w:r>
      <w:r w:rsidRPr="007A29B2">
        <w:rPr>
          <w:rFonts w:ascii="Arial" w:hAnsi="Arial" w:cs="Arial"/>
          <w:b/>
          <w:i w:val="0"/>
        </w:rPr>
        <w:t>::</w:t>
      </w:r>
    </w:p>
    <w:p w14:paraId="1AE78C31" w14:textId="77777777" w:rsidR="004C02EF" w:rsidRPr="00984A3F" w:rsidRDefault="004C02EF" w:rsidP="004C02EF">
      <w:pPr>
        <w:pStyle w:val="SyntaxDefinition"/>
      </w:pPr>
      <w:r w:rsidRPr="00984A3F">
        <w:t>DecimalDigits</w:t>
      </w:r>
      <w:r w:rsidRPr="00984A3F">
        <w:br/>
      </w:r>
      <w:r w:rsidRPr="004431E2">
        <w:rPr>
          <w:rFonts w:ascii="Courier New" w:hAnsi="Courier New"/>
          <w:b/>
          <w:i w:val="0"/>
        </w:rPr>
        <w:t>+</w:t>
      </w:r>
      <w:r w:rsidRPr="00984A3F">
        <w:t xml:space="preserve"> DecimalDigits</w:t>
      </w:r>
      <w:r w:rsidRPr="00984A3F">
        <w:br/>
      </w:r>
      <w:r w:rsidRPr="004431E2">
        <w:rPr>
          <w:rFonts w:ascii="Courier New" w:hAnsi="Courier New"/>
          <w:b/>
          <w:i w:val="0"/>
        </w:rPr>
        <w:t>-</w:t>
      </w:r>
      <w:r w:rsidRPr="00984A3F">
        <w:t xml:space="preserve"> DecimalDigits</w:t>
      </w:r>
    </w:p>
    <w:p w14:paraId="3FF9FDD5" w14:textId="77777777" w:rsidR="004C02EF" w:rsidRPr="00984A3F" w:rsidRDefault="004C02EF" w:rsidP="004C02EF">
      <w:pPr>
        <w:pStyle w:val="SyntaxRule"/>
      </w:pPr>
      <w:r w:rsidRPr="00984A3F">
        <w:t xml:space="preserve">HexIntegerLiteral </w:t>
      </w:r>
      <w:r w:rsidRPr="007A29B2">
        <w:rPr>
          <w:rFonts w:ascii="Arial" w:hAnsi="Arial"/>
          <w:b/>
          <w:i w:val="0"/>
        </w:rPr>
        <w:t>::</w:t>
      </w:r>
    </w:p>
    <w:p w14:paraId="748B9989" w14:textId="77777777" w:rsidR="004C02EF" w:rsidRDefault="004C02EF" w:rsidP="004C02EF">
      <w:pPr>
        <w:pStyle w:val="SyntaxDefinition"/>
      </w:pPr>
      <w:r w:rsidRPr="004431E2">
        <w:rPr>
          <w:rFonts w:ascii="Courier New" w:hAnsi="Courier New"/>
          <w:b/>
          <w:i w:val="0"/>
        </w:rPr>
        <w:t>0x</w:t>
      </w:r>
      <w:r w:rsidRPr="00984A3F">
        <w:t xml:space="preserve"> HexDigit</w:t>
      </w:r>
      <w:r w:rsidRPr="00984A3F">
        <w:br/>
      </w:r>
      <w:r w:rsidRPr="004431E2">
        <w:rPr>
          <w:rFonts w:ascii="Courier New" w:hAnsi="Courier New"/>
          <w:b/>
          <w:i w:val="0"/>
        </w:rPr>
        <w:t>0X</w:t>
      </w:r>
      <w:r w:rsidRPr="00984A3F">
        <w:t xml:space="preserve"> HexDigit</w:t>
      </w:r>
      <w:r w:rsidRPr="00984A3F">
        <w:br/>
        <w:t>HexIntegerLiteral HexDigit</w:t>
      </w:r>
    </w:p>
    <w:p w14:paraId="2A8E0FB6" w14:textId="77777777" w:rsidR="004C02EF" w:rsidRPr="00984A3F" w:rsidRDefault="004C02EF" w:rsidP="004C02EF">
      <w:pPr>
        <w:pStyle w:val="SyntaxRule"/>
      </w:pPr>
      <w:r w:rsidRPr="00984A3F">
        <w:t xml:space="preserve">HexDigit </w:t>
      </w:r>
      <w:r w:rsidRPr="007A29B2">
        <w:rPr>
          <w:rFonts w:ascii="Arial" w:hAnsi="Arial" w:cs="Arial"/>
          <w:i w:val="0"/>
        </w:rPr>
        <w:t>::</w:t>
      </w:r>
      <w:r w:rsidRPr="0040440B">
        <w:rPr>
          <w:rFonts w:ascii="Arial" w:hAnsi="Arial" w:cs="Arial"/>
        </w:rPr>
        <w:t xml:space="preserve"> </w:t>
      </w:r>
      <w:r w:rsidRPr="007A29B2">
        <w:rPr>
          <w:rFonts w:ascii="Arial" w:hAnsi="Arial" w:cs="Arial"/>
          <w:i w:val="0"/>
        </w:rPr>
        <w:t>one of</w:t>
      </w:r>
      <w:r>
        <w:tab/>
      </w:r>
    </w:p>
    <w:p w14:paraId="26FD852C" w14:textId="77777777" w:rsidR="004C02EF" w:rsidRPr="004431E2" w:rsidRDefault="004C02EF" w:rsidP="004C02EF">
      <w:pPr>
        <w:pStyle w:val="SyntaxDefinition"/>
        <w:rPr>
          <w:rFonts w:ascii="Courier New" w:hAnsi="Courier New" w:cs="Courier New"/>
          <w:b/>
          <w:i w:val="0"/>
        </w:rPr>
      </w:pPr>
      <w:r w:rsidRPr="004431E2">
        <w:rPr>
          <w:rFonts w:ascii="Courier New" w:hAnsi="Courier New" w:cs="Courier New"/>
          <w:b/>
          <w:i w:val="0"/>
        </w:rPr>
        <w:t>0  1  2  3  4  5  6  7  8  9  a  b  c  d  e  f  A  B  C  D  E  F</w:t>
      </w:r>
    </w:p>
    <w:p w14:paraId="66EAAA78" w14:textId="77777777" w:rsidR="004C02EF" w:rsidRDefault="004C02EF" w:rsidP="004C02EF">
      <w:r>
        <w:t xml:space="preserve">The source character immediately following a </w:t>
      </w:r>
      <w:r w:rsidRPr="001D2D31">
        <w:rPr>
          <w:rFonts w:ascii="Times New Roman" w:hAnsi="Times New Roman"/>
          <w:i/>
        </w:rPr>
        <w:t>NumericLiteral</w:t>
      </w:r>
      <w:r>
        <w:t xml:space="preserve"> must not be an </w:t>
      </w:r>
      <w:r w:rsidRPr="001D2D31">
        <w:rPr>
          <w:rFonts w:ascii="Times New Roman" w:hAnsi="Times New Roman"/>
          <w:i/>
        </w:rPr>
        <w:t>IdentifierStart</w:t>
      </w:r>
      <w:r>
        <w:t xml:space="preserve"> or </w:t>
      </w:r>
      <w:r w:rsidRPr="001D2D31">
        <w:rPr>
          <w:rFonts w:ascii="Times New Roman" w:hAnsi="Times New Roman"/>
          <w:i/>
        </w:rPr>
        <w:t>DecimalDigit</w:t>
      </w:r>
      <w:r>
        <w:t>.</w:t>
      </w:r>
    </w:p>
    <w:p w14:paraId="539AB45B" w14:textId="77777777" w:rsidR="004C02EF" w:rsidRPr="00705B28" w:rsidRDefault="004C02EF" w:rsidP="004C02EF">
      <w:pPr>
        <w:pStyle w:val="Note"/>
        <w:keepNext/>
        <w:spacing w:after="60"/>
      </w:pPr>
      <w:r w:rsidRPr="00705B28">
        <w:t>NOTE</w:t>
      </w:r>
      <w:r w:rsidRPr="00705B28">
        <w:tab/>
        <w:t>For example:</w:t>
      </w:r>
    </w:p>
    <w:p w14:paraId="7105DD13" w14:textId="77777777" w:rsidR="004C02EF" w:rsidRPr="00705B28" w:rsidRDefault="004C02EF" w:rsidP="004C02EF">
      <w:pPr>
        <w:pStyle w:val="CodeSample3"/>
        <w:keepNext/>
        <w:spacing w:after="60"/>
        <w:ind w:left="1440"/>
        <w:rPr>
          <w:sz w:val="18"/>
          <w:szCs w:val="18"/>
        </w:rPr>
      </w:pPr>
      <w:r w:rsidRPr="00705B28">
        <w:rPr>
          <w:sz w:val="18"/>
          <w:szCs w:val="18"/>
        </w:rPr>
        <w:t>3in</w:t>
      </w:r>
    </w:p>
    <w:p w14:paraId="08FF0FD3" w14:textId="77777777" w:rsidR="004C02EF" w:rsidRDefault="004C02EF" w:rsidP="004C02EF">
      <w:pPr>
        <w:pStyle w:val="Note"/>
      </w:pPr>
      <w:r w:rsidRPr="00705B28">
        <w:t xml:space="preserve">is an error and not the two input elements </w:t>
      </w:r>
      <w:r w:rsidRPr="00705B28">
        <w:rPr>
          <w:rFonts w:ascii="Courier New" w:hAnsi="Courier New" w:cs="Courier New"/>
          <w:b/>
        </w:rPr>
        <w:t>3</w:t>
      </w:r>
      <w:r w:rsidRPr="00705B28">
        <w:t xml:space="preserve"> and </w:t>
      </w:r>
      <w:r w:rsidRPr="00705B28">
        <w:rPr>
          <w:rFonts w:ascii="Courier New" w:hAnsi="Courier New" w:cs="Courier New"/>
          <w:b/>
        </w:rPr>
        <w:t>in</w:t>
      </w:r>
      <w:r w:rsidRPr="00705B28">
        <w:t>.</w:t>
      </w:r>
    </w:p>
    <w:p w14:paraId="3C0ED71D" w14:textId="77777777" w:rsidR="004C02EF" w:rsidRPr="0093584C" w:rsidRDefault="004C02EF" w:rsidP="004C02EF">
      <w:pPr>
        <w:pStyle w:val="Syntax"/>
      </w:pPr>
      <w:r w:rsidRPr="0093584C">
        <w:t>Semantics</w:t>
      </w:r>
    </w:p>
    <w:p w14:paraId="205F35A0" w14:textId="77777777" w:rsidR="004C02EF" w:rsidRDefault="004C02EF" w:rsidP="004C02EF">
      <w:r>
        <w:t>A numeric literal stands for a value of the Number type. This value is determined in two steps: first, a mathematical value (MV) is derived from the literal; second, this mathematical value is rounded as described below.</w:t>
      </w:r>
    </w:p>
    <w:p w14:paraId="7F98F68A" w14:textId="77777777" w:rsidR="004C02EF" w:rsidRPr="00984A3F" w:rsidRDefault="004C02EF" w:rsidP="004C02EF">
      <w:pPr>
        <w:pStyle w:val="MathSpecialCase3"/>
        <w:numPr>
          <w:ilvl w:val="2"/>
          <w:numId w:val="31"/>
        </w:numPr>
        <w:tabs>
          <w:tab w:val="left" w:pos="450"/>
        </w:tabs>
        <w:spacing w:after="0"/>
        <w:ind w:left="446" w:hanging="446"/>
      </w:pPr>
      <w:bookmarkStart w:id="1234" w:name="_Ref378386289"/>
      <w:bookmarkStart w:id="1235" w:name="_Toc381513629"/>
      <w:r w:rsidRPr="00B75B50">
        <w:rPr>
          <w:rFonts w:ascii="Arial" w:hAnsi="Arial" w:cs="Arial"/>
        </w:rPr>
        <w:t>The MV of</w:t>
      </w:r>
      <w:r w:rsidRPr="00984A3F">
        <w:t xml:space="preserve"> </w:t>
      </w:r>
      <w:r w:rsidRPr="00984A3F">
        <w:rPr>
          <w:i/>
        </w:rPr>
        <w:t>NumericLiteral</w:t>
      </w:r>
      <w:r w:rsidRPr="00984A3F">
        <w:t xml:space="preserve"> </w:t>
      </w:r>
      <w:r w:rsidRPr="006F7870">
        <w:rPr>
          <w:rFonts w:ascii="Arial" w:hAnsi="Arial"/>
          <w:b/>
        </w:rPr>
        <w:t>::</w:t>
      </w:r>
      <w:r w:rsidRPr="00984A3F">
        <w:t xml:space="preserve"> </w:t>
      </w:r>
      <w:r w:rsidRPr="00984A3F">
        <w:rPr>
          <w:i/>
        </w:rPr>
        <w:t>DecimalLiteral</w:t>
      </w:r>
      <w:r w:rsidRPr="00984A3F">
        <w:t xml:space="preserve"> </w:t>
      </w:r>
      <w:r w:rsidRPr="00B75B50">
        <w:rPr>
          <w:rFonts w:ascii="Arial" w:hAnsi="Arial" w:cs="Arial"/>
        </w:rPr>
        <w:t>is the MV of</w:t>
      </w:r>
      <w:r w:rsidRPr="00984A3F">
        <w:t xml:space="preserve"> </w:t>
      </w:r>
      <w:r w:rsidRPr="00984A3F">
        <w:rPr>
          <w:i/>
        </w:rPr>
        <w:t>DecimalLiteral</w:t>
      </w:r>
      <w:r w:rsidRPr="00984A3F">
        <w:t>.</w:t>
      </w:r>
    </w:p>
    <w:p w14:paraId="2A370DE9"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NumericLiteral</w:t>
      </w:r>
      <w:r w:rsidRPr="00984A3F">
        <w:t xml:space="preserve"> </w:t>
      </w:r>
      <w:r w:rsidRPr="006F7870">
        <w:rPr>
          <w:rFonts w:ascii="Arial" w:hAnsi="Arial"/>
          <w:b/>
        </w:rPr>
        <w:t>::</w:t>
      </w:r>
      <w:r w:rsidRPr="00984A3F">
        <w:t xml:space="preserve"> </w:t>
      </w:r>
      <w:r w:rsidRPr="00984A3F">
        <w:rPr>
          <w:i/>
        </w:rPr>
        <w:t>HexIntegerLiteral</w:t>
      </w:r>
      <w:r w:rsidRPr="00984A3F">
        <w:t xml:space="preserve"> </w:t>
      </w:r>
      <w:r w:rsidRPr="00B75B50">
        <w:rPr>
          <w:rFonts w:ascii="Arial" w:hAnsi="Arial"/>
        </w:rPr>
        <w:t xml:space="preserve">is the MV of </w:t>
      </w:r>
      <w:r w:rsidRPr="00984A3F">
        <w:rPr>
          <w:i/>
        </w:rPr>
        <w:t>HexIntegerLiteral</w:t>
      </w:r>
      <w:r w:rsidRPr="00984A3F">
        <w:t>.</w:t>
      </w:r>
    </w:p>
    <w:p w14:paraId="1D1D6E33"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 xml:space="preserve">DecimalLiteral </w:t>
      </w:r>
      <w:r w:rsidRPr="006F7870">
        <w:rPr>
          <w:rFonts w:ascii="Arial" w:hAnsi="Arial"/>
          <w:b/>
        </w:rPr>
        <w:t>::</w:t>
      </w:r>
      <w:r w:rsidRPr="00984A3F">
        <w:rPr>
          <w:b/>
        </w:rPr>
        <w:t xml:space="preserve"> </w:t>
      </w:r>
      <w:r w:rsidRPr="00984A3F">
        <w:rPr>
          <w:i/>
        </w:rPr>
        <w:t xml:space="preserve">DecimalIntegerLiteral </w:t>
      </w:r>
      <w:r w:rsidRPr="004431E2">
        <w:rPr>
          <w:rFonts w:ascii="Courier New" w:hAnsi="Courier New"/>
          <w:b/>
        </w:rPr>
        <w:t>.</w:t>
      </w:r>
      <w:r w:rsidRPr="00984A3F">
        <w:rPr>
          <w:b/>
          <w:i/>
        </w:rPr>
        <w:t xml:space="preserve"> </w:t>
      </w:r>
      <w:r w:rsidRPr="00B75B50">
        <w:rPr>
          <w:rFonts w:ascii="Arial" w:hAnsi="Arial"/>
        </w:rPr>
        <w:t xml:space="preserve">is the MV of </w:t>
      </w:r>
      <w:r w:rsidRPr="00984A3F">
        <w:rPr>
          <w:i/>
        </w:rPr>
        <w:t>DecimalIntegerLiteral</w:t>
      </w:r>
      <w:r w:rsidRPr="00984A3F">
        <w:t>.</w:t>
      </w:r>
    </w:p>
    <w:p w14:paraId="0D196A1B"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 xml:space="preserve">DecimalLiteral </w:t>
      </w:r>
      <w:r w:rsidRPr="006F7870">
        <w:rPr>
          <w:rFonts w:ascii="Arial" w:hAnsi="Arial"/>
          <w:b/>
        </w:rPr>
        <w:t>::</w:t>
      </w:r>
      <w:r w:rsidRPr="00984A3F">
        <w:rPr>
          <w:b/>
        </w:rPr>
        <w:t xml:space="preserve"> </w:t>
      </w:r>
      <w:r w:rsidRPr="00984A3F">
        <w:rPr>
          <w:i/>
        </w:rPr>
        <w:t xml:space="preserve">DecimalIntegerLiteral </w:t>
      </w:r>
      <w:r w:rsidRPr="004431E2">
        <w:rPr>
          <w:rFonts w:ascii="Courier New" w:hAnsi="Courier New"/>
          <w:b/>
        </w:rPr>
        <w:t>.</w:t>
      </w:r>
      <w:r w:rsidRPr="00984A3F">
        <w:rPr>
          <w:i/>
        </w:rPr>
        <w:t xml:space="preserve"> DecimalDigits</w:t>
      </w:r>
      <w:r w:rsidRPr="00984A3F">
        <w:rPr>
          <w:b/>
          <w:i/>
        </w:rPr>
        <w:t xml:space="preserve"> </w:t>
      </w:r>
      <w:r w:rsidRPr="00B75B50">
        <w:rPr>
          <w:rFonts w:ascii="Arial" w:hAnsi="Arial"/>
        </w:rPr>
        <w:t xml:space="preserve">is the MV of </w:t>
      </w:r>
      <w:r w:rsidRPr="00984A3F">
        <w:rPr>
          <w:i/>
        </w:rPr>
        <w:t>DecimalIntegerLiteral</w:t>
      </w:r>
      <w:r w:rsidRPr="00984A3F">
        <w:t xml:space="preserve"> </w:t>
      </w:r>
      <w:r w:rsidRPr="00B75B50">
        <w:rPr>
          <w:rFonts w:ascii="Arial" w:hAnsi="Arial" w:cs="Arial"/>
        </w:rPr>
        <w:t xml:space="preserve">plus (the MV of </w:t>
      </w:r>
      <w:r w:rsidRPr="00984A3F">
        <w:rPr>
          <w:i/>
        </w:rPr>
        <w:t>DecimalDigits</w:t>
      </w:r>
      <w:r w:rsidRPr="00984A3F">
        <w:rPr>
          <w:b/>
          <w:i/>
        </w:rPr>
        <w:t xml:space="preserve"> </w:t>
      </w:r>
      <w:r w:rsidRPr="00B75B50">
        <w:rPr>
          <w:rFonts w:ascii="Arial" w:hAnsi="Arial" w:cs="Arial"/>
        </w:rPr>
        <w:t xml:space="preserve">times </w:t>
      </w:r>
      <w:r w:rsidRPr="006F7870">
        <w:t>10</w:t>
      </w:r>
      <w:r w:rsidRPr="006F7870">
        <w:rPr>
          <w:vertAlign w:val="superscript"/>
        </w:rPr>
        <w:t>–</w:t>
      </w:r>
      <w:r w:rsidRPr="006F7870">
        <w:rPr>
          <w:i/>
          <w:vertAlign w:val="superscript"/>
        </w:rPr>
        <w:t>n</w:t>
      </w:r>
      <w:r w:rsidRPr="00B75B50">
        <w:rPr>
          <w:rFonts w:ascii="Arial" w:hAnsi="Arial" w:cs="Arial"/>
        </w:rPr>
        <w:t xml:space="preserve">), where </w:t>
      </w:r>
      <w:r w:rsidRPr="006F7870">
        <w:rPr>
          <w:rFonts w:cs="Arial"/>
          <w:i/>
        </w:rPr>
        <w:t>n</w:t>
      </w:r>
      <w:r w:rsidRPr="00B75B50">
        <w:rPr>
          <w:rFonts w:ascii="Arial" w:hAnsi="Arial" w:cs="Arial"/>
        </w:rPr>
        <w:t xml:space="preserve"> is the number of characters in </w:t>
      </w:r>
      <w:r w:rsidRPr="00984A3F">
        <w:rPr>
          <w:i/>
        </w:rPr>
        <w:t>DecimalDigit</w:t>
      </w:r>
      <w:r w:rsidRPr="00984A3F">
        <w:t>s.</w:t>
      </w:r>
    </w:p>
    <w:p w14:paraId="23083D8A"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 xml:space="preserve">DecimalLiteral </w:t>
      </w:r>
      <w:r w:rsidRPr="006F7870">
        <w:rPr>
          <w:rFonts w:ascii="Arial" w:hAnsi="Arial"/>
          <w:b/>
        </w:rPr>
        <w:t>::</w:t>
      </w:r>
      <w:r w:rsidRPr="00984A3F">
        <w:rPr>
          <w:b/>
        </w:rPr>
        <w:t xml:space="preserve"> </w:t>
      </w:r>
      <w:r w:rsidRPr="00984A3F">
        <w:rPr>
          <w:i/>
        </w:rPr>
        <w:t xml:space="preserve">DecimalIntegerLiteral </w:t>
      </w:r>
      <w:r w:rsidRPr="004431E2">
        <w:rPr>
          <w:rFonts w:ascii="Courier New" w:hAnsi="Courier New"/>
          <w:b/>
        </w:rPr>
        <w:t>.</w:t>
      </w:r>
      <w:r w:rsidRPr="00984A3F">
        <w:rPr>
          <w:i/>
        </w:rPr>
        <w:t xml:space="preserve"> ExponentPart </w:t>
      </w:r>
      <w:r w:rsidRPr="00B75B50">
        <w:rPr>
          <w:rFonts w:ascii="Arial" w:hAnsi="Arial"/>
        </w:rPr>
        <w:t xml:space="preserve">is the MV of </w:t>
      </w:r>
      <w:r w:rsidRPr="00984A3F">
        <w:rPr>
          <w:i/>
        </w:rPr>
        <w:t>DecimalIntegerLiteral</w:t>
      </w:r>
      <w:r w:rsidRPr="00984A3F">
        <w:t xml:space="preserve"> </w:t>
      </w:r>
      <w:r w:rsidRPr="00B75B50">
        <w:rPr>
          <w:rFonts w:ascii="Arial" w:hAnsi="Arial" w:cs="Arial"/>
        </w:rPr>
        <w:t xml:space="preserve">times </w:t>
      </w:r>
      <w:r w:rsidRPr="006F7870">
        <w:t>10</w:t>
      </w:r>
      <w:r w:rsidRPr="006F7870">
        <w:rPr>
          <w:i/>
          <w:vertAlign w:val="superscript"/>
        </w:rPr>
        <w:t>e</w:t>
      </w:r>
      <w:r w:rsidRPr="00B75B50">
        <w:rPr>
          <w:rFonts w:ascii="Arial" w:hAnsi="Arial" w:cs="Arial"/>
        </w:rPr>
        <w:t xml:space="preserve">, where </w:t>
      </w:r>
      <w:r w:rsidRPr="006F7870">
        <w:rPr>
          <w:rFonts w:cs="Arial"/>
          <w:i/>
        </w:rPr>
        <w:t>e</w:t>
      </w:r>
      <w:r w:rsidRPr="00B75B50">
        <w:rPr>
          <w:rFonts w:ascii="Arial" w:hAnsi="Arial" w:cs="Arial"/>
        </w:rPr>
        <w:t xml:space="preserve"> </w:t>
      </w:r>
      <w:r w:rsidRPr="00B75B50">
        <w:rPr>
          <w:rFonts w:ascii="Arial" w:hAnsi="Arial"/>
        </w:rPr>
        <w:t xml:space="preserve">is the MV of </w:t>
      </w:r>
      <w:r w:rsidRPr="00984A3F">
        <w:rPr>
          <w:i/>
        </w:rPr>
        <w:t>ExponentPart</w:t>
      </w:r>
      <w:r w:rsidRPr="00984A3F">
        <w:t>.</w:t>
      </w:r>
    </w:p>
    <w:p w14:paraId="0E2DA5A9"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 xml:space="preserve">DecimalLiteral </w:t>
      </w:r>
      <w:r w:rsidRPr="006F7870">
        <w:rPr>
          <w:rFonts w:ascii="Arial" w:hAnsi="Arial"/>
          <w:b/>
        </w:rPr>
        <w:t>::</w:t>
      </w:r>
      <w:r w:rsidRPr="00984A3F">
        <w:rPr>
          <w:b/>
        </w:rPr>
        <w:t xml:space="preserve"> </w:t>
      </w:r>
      <w:r w:rsidRPr="00984A3F">
        <w:rPr>
          <w:i/>
        </w:rPr>
        <w:t xml:space="preserve">DecimalIntegerLiteral </w:t>
      </w:r>
      <w:r w:rsidRPr="004431E2">
        <w:rPr>
          <w:rFonts w:ascii="Courier New" w:hAnsi="Courier New"/>
          <w:b/>
        </w:rPr>
        <w:t>.</w:t>
      </w:r>
      <w:r w:rsidRPr="00984A3F">
        <w:rPr>
          <w:i/>
        </w:rPr>
        <w:t xml:space="preserve"> DecimalDigits ExponentPart </w:t>
      </w:r>
      <w:r w:rsidRPr="00B75B50">
        <w:rPr>
          <w:rFonts w:ascii="Arial" w:hAnsi="Arial" w:cs="Arial"/>
        </w:rPr>
        <w:t>is (the MV of</w:t>
      </w:r>
      <w:r w:rsidRPr="00984A3F">
        <w:t xml:space="preserve"> </w:t>
      </w:r>
      <w:r w:rsidRPr="00984A3F">
        <w:rPr>
          <w:i/>
        </w:rPr>
        <w:t>DecimalIntegerLiteral</w:t>
      </w:r>
      <w:r w:rsidRPr="00984A3F">
        <w:t xml:space="preserve"> </w:t>
      </w:r>
      <w:r w:rsidRPr="00B75B50">
        <w:rPr>
          <w:rFonts w:ascii="Arial" w:hAnsi="Arial" w:cs="Arial"/>
        </w:rPr>
        <w:t>plus (the MV of</w:t>
      </w:r>
      <w:r w:rsidRPr="00984A3F">
        <w:t xml:space="preserve"> </w:t>
      </w:r>
      <w:r w:rsidRPr="00984A3F">
        <w:rPr>
          <w:i/>
        </w:rPr>
        <w:t>DecimalDigits</w:t>
      </w:r>
      <w:r w:rsidRPr="00984A3F">
        <w:rPr>
          <w:b/>
          <w:i/>
        </w:rPr>
        <w:t xml:space="preserve"> </w:t>
      </w:r>
      <w:r w:rsidRPr="00B75B50">
        <w:rPr>
          <w:rFonts w:ascii="Arial" w:hAnsi="Arial" w:cs="Arial"/>
        </w:rPr>
        <w:t xml:space="preserve">times </w:t>
      </w:r>
      <w:r w:rsidRPr="006F7870">
        <w:t>10</w:t>
      </w:r>
      <w:r w:rsidRPr="006F7870">
        <w:rPr>
          <w:vertAlign w:val="superscript"/>
        </w:rPr>
        <w:t>–</w:t>
      </w:r>
      <w:r w:rsidRPr="006F7870">
        <w:rPr>
          <w:i/>
          <w:vertAlign w:val="superscript"/>
        </w:rPr>
        <w:t>n</w:t>
      </w:r>
      <w:r w:rsidRPr="00B75B50">
        <w:rPr>
          <w:rFonts w:ascii="Arial" w:hAnsi="Arial" w:cs="Arial"/>
        </w:rPr>
        <w:t xml:space="preserve">)) times </w:t>
      </w:r>
      <w:r w:rsidRPr="006F7870">
        <w:t>10</w:t>
      </w:r>
      <w:r w:rsidRPr="006F7870">
        <w:rPr>
          <w:i/>
          <w:vertAlign w:val="superscript"/>
        </w:rPr>
        <w:t>e</w:t>
      </w:r>
      <w:r w:rsidRPr="00B75B50">
        <w:rPr>
          <w:rFonts w:ascii="Arial" w:hAnsi="Arial" w:cs="Arial"/>
        </w:rPr>
        <w:t xml:space="preserve">, where </w:t>
      </w:r>
      <w:r w:rsidRPr="006F7870">
        <w:rPr>
          <w:rFonts w:cs="Arial"/>
          <w:i/>
        </w:rPr>
        <w:t>n</w:t>
      </w:r>
      <w:r w:rsidRPr="00B75B50">
        <w:rPr>
          <w:rFonts w:ascii="Arial" w:hAnsi="Arial" w:cs="Arial"/>
        </w:rPr>
        <w:t xml:space="preserve"> is the number of characters in </w:t>
      </w:r>
      <w:r w:rsidRPr="00984A3F">
        <w:rPr>
          <w:i/>
        </w:rPr>
        <w:t>DecimalDigit</w:t>
      </w:r>
      <w:r w:rsidRPr="00984A3F">
        <w:t xml:space="preserve">s </w:t>
      </w:r>
      <w:r w:rsidRPr="00B75B50">
        <w:rPr>
          <w:rFonts w:ascii="Courier New" w:hAnsi="Courier New" w:cs="Courier New"/>
        </w:rPr>
        <w:t xml:space="preserve">and </w:t>
      </w:r>
      <w:r w:rsidRPr="004431E2">
        <w:rPr>
          <w:rFonts w:ascii="Courier New" w:hAnsi="Courier New" w:cs="Courier New"/>
        </w:rPr>
        <w:t>e</w:t>
      </w:r>
      <w:r w:rsidRPr="00984A3F">
        <w:t xml:space="preserve"> </w:t>
      </w:r>
      <w:r w:rsidRPr="00B75B50">
        <w:rPr>
          <w:rFonts w:ascii="Arial" w:hAnsi="Arial"/>
        </w:rPr>
        <w:t xml:space="preserve">is the MV of </w:t>
      </w:r>
      <w:r w:rsidRPr="00984A3F">
        <w:rPr>
          <w:i/>
        </w:rPr>
        <w:t>ExponentPart</w:t>
      </w:r>
      <w:r w:rsidRPr="00984A3F">
        <w:t>.</w:t>
      </w:r>
    </w:p>
    <w:p w14:paraId="083905A9"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 xml:space="preserve">DecimalLiteral </w:t>
      </w:r>
      <w:r w:rsidRPr="006F7870">
        <w:rPr>
          <w:rFonts w:ascii="Arial" w:hAnsi="Arial"/>
          <w:b/>
        </w:rPr>
        <w:t>::</w:t>
      </w:r>
      <w:r w:rsidRPr="00B75B50">
        <w:rPr>
          <w:rFonts w:ascii="Courier New" w:hAnsi="Courier New"/>
          <w:b/>
        </w:rPr>
        <w:t>.</w:t>
      </w:r>
      <w:r w:rsidRPr="00984A3F">
        <w:rPr>
          <w:i/>
        </w:rPr>
        <w:t xml:space="preserve"> DecimalDigits</w:t>
      </w:r>
      <w:r w:rsidRPr="00984A3F">
        <w:t xml:space="preserve"> </w:t>
      </w:r>
      <w:r w:rsidRPr="00B75B50">
        <w:rPr>
          <w:rFonts w:ascii="Arial" w:hAnsi="Arial"/>
        </w:rPr>
        <w:t xml:space="preserve">is the MV of </w:t>
      </w:r>
      <w:r w:rsidRPr="00984A3F">
        <w:rPr>
          <w:i/>
        </w:rPr>
        <w:t>DecimalDigits</w:t>
      </w:r>
      <w:r w:rsidRPr="00984A3F">
        <w:rPr>
          <w:b/>
          <w:i/>
        </w:rPr>
        <w:t xml:space="preserve"> </w:t>
      </w:r>
      <w:r w:rsidRPr="00B75B50">
        <w:rPr>
          <w:rFonts w:ascii="Arial" w:hAnsi="Arial" w:cs="Arial"/>
        </w:rPr>
        <w:t xml:space="preserve">times </w:t>
      </w:r>
      <w:r w:rsidRPr="006F7870">
        <w:t>10</w:t>
      </w:r>
      <w:r w:rsidRPr="006F7870">
        <w:rPr>
          <w:vertAlign w:val="superscript"/>
        </w:rPr>
        <w:t>–</w:t>
      </w:r>
      <w:r w:rsidRPr="006F7870">
        <w:rPr>
          <w:i/>
          <w:vertAlign w:val="superscript"/>
        </w:rPr>
        <w:t>n</w:t>
      </w:r>
      <w:r w:rsidRPr="00B75B50">
        <w:rPr>
          <w:rFonts w:ascii="Arial" w:hAnsi="Arial" w:cs="Arial"/>
        </w:rPr>
        <w:t xml:space="preserve">, where </w:t>
      </w:r>
      <w:r w:rsidRPr="006F7870">
        <w:rPr>
          <w:rFonts w:cs="Arial"/>
          <w:i/>
        </w:rPr>
        <w:t>n</w:t>
      </w:r>
      <w:r w:rsidRPr="00B75B50">
        <w:rPr>
          <w:rFonts w:ascii="Arial" w:hAnsi="Arial" w:cs="Arial"/>
        </w:rPr>
        <w:t xml:space="preserve"> is the number of characters in</w:t>
      </w:r>
      <w:r w:rsidRPr="00984A3F">
        <w:t xml:space="preserve"> </w:t>
      </w:r>
      <w:r w:rsidRPr="00984A3F">
        <w:rPr>
          <w:i/>
        </w:rPr>
        <w:t>DecimalDigit</w:t>
      </w:r>
      <w:r w:rsidRPr="00984A3F">
        <w:t>s.</w:t>
      </w:r>
    </w:p>
    <w:p w14:paraId="0E9ADFE4"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w:t>
      </w:r>
      <w:r w:rsidRPr="001D2D31">
        <w:rPr>
          <w:rFonts w:ascii="Arial" w:hAnsi="Arial" w:cs="Arial"/>
        </w:rPr>
        <w:t>MV</w:t>
      </w:r>
      <w:r w:rsidRPr="00B75B50">
        <w:rPr>
          <w:rFonts w:ascii="Arial" w:hAnsi="Arial"/>
        </w:rPr>
        <w:t xml:space="preserve"> of </w:t>
      </w:r>
      <w:r w:rsidRPr="00984A3F">
        <w:rPr>
          <w:i/>
        </w:rPr>
        <w:t xml:space="preserve">DecimalLiteral </w:t>
      </w:r>
      <w:r w:rsidRPr="006F7870">
        <w:rPr>
          <w:rFonts w:ascii="Arial" w:hAnsi="Arial"/>
          <w:b/>
        </w:rPr>
        <w:t>::</w:t>
      </w:r>
      <w:r w:rsidRPr="00B75B50">
        <w:rPr>
          <w:rFonts w:ascii="Courier New" w:hAnsi="Courier New"/>
          <w:b/>
        </w:rPr>
        <w:t>.</w:t>
      </w:r>
      <w:r w:rsidRPr="00984A3F">
        <w:rPr>
          <w:i/>
        </w:rPr>
        <w:t xml:space="preserve"> DecimalDigits ExponentPart </w:t>
      </w:r>
      <w:r w:rsidRPr="00B75B50">
        <w:rPr>
          <w:rFonts w:ascii="Arial" w:hAnsi="Arial"/>
        </w:rPr>
        <w:t xml:space="preserve">is the MV of </w:t>
      </w:r>
      <w:r w:rsidRPr="00984A3F">
        <w:rPr>
          <w:i/>
        </w:rPr>
        <w:t>DecimalDigits</w:t>
      </w:r>
      <w:r w:rsidRPr="00984A3F">
        <w:rPr>
          <w:b/>
          <w:i/>
        </w:rPr>
        <w:t xml:space="preserve"> </w:t>
      </w:r>
      <w:r w:rsidRPr="00B75B50">
        <w:rPr>
          <w:rFonts w:ascii="Arial" w:hAnsi="Arial" w:cs="Arial"/>
        </w:rPr>
        <w:t xml:space="preserve">times </w:t>
      </w:r>
      <w:r w:rsidRPr="006F7870">
        <w:t>10</w:t>
      </w:r>
      <w:r w:rsidRPr="006F7870">
        <w:rPr>
          <w:i/>
          <w:vertAlign w:val="superscript"/>
        </w:rPr>
        <w:t>e</w:t>
      </w:r>
      <w:r w:rsidRPr="006F7870">
        <w:rPr>
          <w:vertAlign w:val="superscript"/>
        </w:rPr>
        <w:t>–</w:t>
      </w:r>
      <w:r w:rsidRPr="006F7870">
        <w:rPr>
          <w:i/>
          <w:vertAlign w:val="superscript"/>
        </w:rPr>
        <w:t>n</w:t>
      </w:r>
      <w:r w:rsidRPr="00B75B50">
        <w:rPr>
          <w:rFonts w:ascii="Arial" w:hAnsi="Arial" w:cs="Arial"/>
        </w:rPr>
        <w:t xml:space="preserve">, where </w:t>
      </w:r>
      <w:r w:rsidRPr="006F7870">
        <w:rPr>
          <w:i/>
        </w:rPr>
        <w:t>n</w:t>
      </w:r>
      <w:r w:rsidRPr="00B75B50">
        <w:rPr>
          <w:rFonts w:ascii="Arial" w:hAnsi="Arial" w:cs="Arial"/>
        </w:rPr>
        <w:t xml:space="preserve"> is the number of characters in</w:t>
      </w:r>
      <w:r w:rsidRPr="00984A3F">
        <w:t xml:space="preserve"> </w:t>
      </w:r>
      <w:r w:rsidRPr="00984A3F">
        <w:rPr>
          <w:i/>
        </w:rPr>
        <w:t>DecimalDigit</w:t>
      </w:r>
      <w:r w:rsidRPr="00984A3F">
        <w:t xml:space="preserve">s </w:t>
      </w:r>
      <w:r w:rsidRPr="00B75B50">
        <w:rPr>
          <w:rFonts w:ascii="Arial" w:hAnsi="Arial" w:cs="Arial"/>
        </w:rPr>
        <w:t xml:space="preserve">and </w:t>
      </w:r>
      <w:r w:rsidRPr="006F7870">
        <w:rPr>
          <w:rFonts w:cs="Arial"/>
          <w:i/>
        </w:rPr>
        <w:t>e</w:t>
      </w:r>
      <w:r w:rsidRPr="00984A3F">
        <w:t xml:space="preserve"> </w:t>
      </w:r>
      <w:r w:rsidRPr="00B75B50">
        <w:rPr>
          <w:rFonts w:ascii="Arial" w:hAnsi="Arial"/>
        </w:rPr>
        <w:t xml:space="preserve">is the MV of </w:t>
      </w:r>
      <w:r w:rsidRPr="00984A3F">
        <w:rPr>
          <w:i/>
        </w:rPr>
        <w:t>ExponentPart</w:t>
      </w:r>
      <w:r w:rsidRPr="00984A3F">
        <w:t>.</w:t>
      </w:r>
    </w:p>
    <w:p w14:paraId="668BE9D8"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 xml:space="preserve">DecimalLiteral </w:t>
      </w:r>
      <w:r w:rsidRPr="006F7870">
        <w:rPr>
          <w:rFonts w:ascii="Arial" w:hAnsi="Arial"/>
          <w:b/>
        </w:rPr>
        <w:t>::</w:t>
      </w:r>
      <w:r w:rsidRPr="00984A3F">
        <w:rPr>
          <w:b/>
        </w:rPr>
        <w:t xml:space="preserve"> </w:t>
      </w:r>
      <w:r w:rsidRPr="00984A3F">
        <w:rPr>
          <w:i/>
        </w:rPr>
        <w:t>DecimalIntegerLiteral</w:t>
      </w:r>
      <w:r w:rsidRPr="00984A3F">
        <w:rPr>
          <w:b/>
          <w:i/>
        </w:rPr>
        <w:t xml:space="preserve"> </w:t>
      </w:r>
      <w:r w:rsidRPr="00B75B50">
        <w:rPr>
          <w:rFonts w:ascii="Arial" w:hAnsi="Arial"/>
        </w:rPr>
        <w:t xml:space="preserve">is the MV of </w:t>
      </w:r>
      <w:r w:rsidRPr="00984A3F">
        <w:rPr>
          <w:i/>
        </w:rPr>
        <w:t>DecimalIntegerLiteral</w:t>
      </w:r>
      <w:r w:rsidRPr="00984A3F">
        <w:t>.</w:t>
      </w:r>
    </w:p>
    <w:p w14:paraId="2096F044"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 xml:space="preserve">DecimalLiteral </w:t>
      </w:r>
      <w:r w:rsidRPr="006F7870">
        <w:rPr>
          <w:rFonts w:ascii="Arial" w:hAnsi="Arial"/>
          <w:b/>
        </w:rPr>
        <w:t>::</w:t>
      </w:r>
      <w:r w:rsidRPr="00984A3F">
        <w:rPr>
          <w:b/>
        </w:rPr>
        <w:t xml:space="preserve"> </w:t>
      </w:r>
      <w:r w:rsidRPr="00984A3F">
        <w:rPr>
          <w:i/>
        </w:rPr>
        <w:t xml:space="preserve">DecimalIntegerLiteral ExponentPart </w:t>
      </w:r>
      <w:r w:rsidRPr="00B75B50">
        <w:rPr>
          <w:rFonts w:ascii="Arial" w:hAnsi="Arial"/>
        </w:rPr>
        <w:t xml:space="preserve">is the MV of </w:t>
      </w:r>
      <w:r w:rsidRPr="00984A3F">
        <w:rPr>
          <w:i/>
        </w:rPr>
        <w:t>DecimalIntegerLiteral</w:t>
      </w:r>
      <w:r w:rsidRPr="00984A3F">
        <w:t xml:space="preserve"> </w:t>
      </w:r>
      <w:r w:rsidRPr="00B75B50">
        <w:rPr>
          <w:rFonts w:ascii="Arial" w:hAnsi="Arial" w:cs="Arial"/>
        </w:rPr>
        <w:t xml:space="preserve">times </w:t>
      </w:r>
      <w:r w:rsidRPr="006F7870">
        <w:t>10</w:t>
      </w:r>
      <w:r w:rsidRPr="006F7870">
        <w:rPr>
          <w:i/>
          <w:vertAlign w:val="superscript"/>
        </w:rPr>
        <w:t>e</w:t>
      </w:r>
      <w:r w:rsidRPr="00B75B50">
        <w:rPr>
          <w:rFonts w:ascii="Arial" w:hAnsi="Arial" w:cs="Arial"/>
        </w:rPr>
        <w:t xml:space="preserve">, where </w:t>
      </w:r>
      <w:r w:rsidRPr="006F7870">
        <w:rPr>
          <w:rFonts w:cs="Arial"/>
          <w:i/>
        </w:rPr>
        <w:t>e</w:t>
      </w:r>
      <w:r w:rsidRPr="00984A3F">
        <w:t xml:space="preserve"> </w:t>
      </w:r>
      <w:r w:rsidRPr="00B75B50">
        <w:rPr>
          <w:rFonts w:ascii="Arial" w:hAnsi="Arial"/>
        </w:rPr>
        <w:t xml:space="preserve">is the MV of </w:t>
      </w:r>
      <w:r w:rsidRPr="00984A3F">
        <w:rPr>
          <w:i/>
        </w:rPr>
        <w:t>ExponentPart</w:t>
      </w:r>
      <w:r w:rsidRPr="00984A3F">
        <w:t>.</w:t>
      </w:r>
    </w:p>
    <w:p w14:paraId="598C30A6"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DecimalIntegerLiteral</w:t>
      </w:r>
      <w:r w:rsidRPr="00984A3F">
        <w:t xml:space="preserve"> </w:t>
      </w:r>
      <w:r w:rsidRPr="006F7870">
        <w:rPr>
          <w:rFonts w:ascii="Arial" w:hAnsi="Arial"/>
          <w:b/>
        </w:rPr>
        <w:t>::</w:t>
      </w:r>
      <w:r w:rsidRPr="00984A3F">
        <w:t xml:space="preserve"> </w:t>
      </w:r>
      <w:r>
        <w:rPr>
          <w:rFonts w:ascii="Courier New" w:hAnsi="Courier New"/>
          <w:b/>
        </w:rPr>
        <w:t>0</w:t>
      </w:r>
      <w:r w:rsidRPr="00984A3F">
        <w:t xml:space="preserve"> is </w:t>
      </w:r>
      <w:r w:rsidRPr="00B75B50">
        <w:rPr>
          <w:rFonts w:ascii="Arial" w:hAnsi="Arial" w:cs="Arial"/>
        </w:rPr>
        <w:t>0.</w:t>
      </w:r>
    </w:p>
    <w:p w14:paraId="7233493C" w14:textId="77777777" w:rsidR="004C02EF" w:rsidRPr="005558EB"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DecimalIntegerLiteral</w:t>
      </w:r>
      <w:r w:rsidRPr="00984A3F">
        <w:t xml:space="preserve"> </w:t>
      </w:r>
      <w:r w:rsidRPr="006F7870">
        <w:rPr>
          <w:rFonts w:ascii="Arial" w:hAnsi="Arial"/>
          <w:b/>
        </w:rPr>
        <w:t>::</w:t>
      </w:r>
      <w:r w:rsidRPr="00984A3F">
        <w:t xml:space="preserve"> </w:t>
      </w:r>
      <w:r w:rsidRPr="00984A3F">
        <w:rPr>
          <w:i/>
        </w:rPr>
        <w:t>NonZeroDigit</w:t>
      </w:r>
      <w:r w:rsidRPr="00984A3F">
        <w:t xml:space="preserve"> </w:t>
      </w:r>
      <w:r w:rsidRPr="00B75B50">
        <w:rPr>
          <w:rFonts w:ascii="Arial" w:hAnsi="Arial" w:cs="Arial"/>
        </w:rPr>
        <w:t>is</w:t>
      </w:r>
      <w:r>
        <w:rPr>
          <w:rFonts w:ascii="Arial" w:hAnsi="Arial" w:cs="Arial"/>
        </w:rPr>
        <w:t xml:space="preserve"> the MV of </w:t>
      </w:r>
      <w:r w:rsidRPr="00984A3F">
        <w:rPr>
          <w:i/>
        </w:rPr>
        <w:t>NonZeroDigit</w:t>
      </w:r>
      <w:r>
        <w:rPr>
          <w:i/>
        </w:rPr>
        <w:t>.</w:t>
      </w:r>
    </w:p>
    <w:p w14:paraId="348D8972"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DecimalIntegerLiteral</w:t>
      </w:r>
      <w:r w:rsidRPr="00984A3F">
        <w:t xml:space="preserve"> </w:t>
      </w:r>
      <w:r w:rsidRPr="006F7870">
        <w:rPr>
          <w:rFonts w:ascii="Arial" w:hAnsi="Arial"/>
          <w:b/>
        </w:rPr>
        <w:t>::</w:t>
      </w:r>
      <w:r w:rsidRPr="00984A3F">
        <w:t xml:space="preserve"> </w:t>
      </w:r>
      <w:r w:rsidRPr="00984A3F">
        <w:rPr>
          <w:i/>
        </w:rPr>
        <w:t>NonZeroDigit</w:t>
      </w:r>
      <w:r w:rsidRPr="00984A3F">
        <w:t xml:space="preserve"> </w:t>
      </w:r>
      <w:r w:rsidRPr="00984A3F">
        <w:rPr>
          <w:i/>
        </w:rPr>
        <w:t>DecimalDigits</w:t>
      </w:r>
      <w:r w:rsidRPr="00984A3F">
        <w:t xml:space="preserve"> </w:t>
      </w:r>
      <w:r w:rsidRPr="00B75B50">
        <w:rPr>
          <w:rFonts w:ascii="Arial" w:hAnsi="Arial" w:cs="Arial"/>
        </w:rPr>
        <w:t>is (the MV of</w:t>
      </w:r>
      <w:r w:rsidRPr="00984A3F">
        <w:t xml:space="preserve"> </w:t>
      </w:r>
      <w:r w:rsidRPr="00984A3F">
        <w:rPr>
          <w:i/>
        </w:rPr>
        <w:t>NonZeroDigit</w:t>
      </w:r>
      <w:r w:rsidRPr="00984A3F">
        <w:t xml:space="preserve"> </w:t>
      </w:r>
      <w:r w:rsidRPr="00B75B50">
        <w:rPr>
          <w:rFonts w:ascii="Arial" w:hAnsi="Arial" w:cs="Arial"/>
        </w:rPr>
        <w:t xml:space="preserve">times </w:t>
      </w:r>
      <w:r w:rsidRPr="006F7870">
        <w:t>10</w:t>
      </w:r>
      <w:r w:rsidRPr="003D4267">
        <w:rPr>
          <w:rFonts w:cs="Arial"/>
          <w:i/>
          <w:vertAlign w:val="superscript"/>
        </w:rPr>
        <w:t>n</w:t>
      </w:r>
      <w:r w:rsidRPr="00B75B50">
        <w:rPr>
          <w:rFonts w:ascii="Arial" w:hAnsi="Arial" w:cs="Arial"/>
        </w:rPr>
        <w:t>) plus the MV of</w:t>
      </w:r>
      <w:r w:rsidRPr="00984A3F">
        <w:t xml:space="preserve"> </w:t>
      </w:r>
      <w:r w:rsidRPr="00984A3F">
        <w:rPr>
          <w:i/>
        </w:rPr>
        <w:t>DecimalDigits</w:t>
      </w:r>
      <w:r w:rsidRPr="00B75B50">
        <w:rPr>
          <w:rFonts w:ascii="Arial" w:hAnsi="Arial" w:cs="Arial"/>
        </w:rPr>
        <w:t>,</w:t>
      </w:r>
      <w:r w:rsidRPr="00984A3F">
        <w:t xml:space="preserve"> </w:t>
      </w:r>
      <w:r w:rsidRPr="00B75B50">
        <w:rPr>
          <w:rFonts w:ascii="Arial" w:hAnsi="Arial" w:cs="Arial"/>
        </w:rPr>
        <w:t xml:space="preserve">where </w:t>
      </w:r>
      <w:r w:rsidRPr="006F7870">
        <w:rPr>
          <w:rFonts w:cs="Arial"/>
          <w:i/>
        </w:rPr>
        <w:t>n</w:t>
      </w:r>
      <w:r w:rsidRPr="00B75B50">
        <w:rPr>
          <w:rFonts w:ascii="Arial" w:hAnsi="Arial" w:cs="Arial"/>
        </w:rPr>
        <w:t xml:space="preserve"> is the number of characters in</w:t>
      </w:r>
      <w:r w:rsidRPr="00984A3F">
        <w:t xml:space="preserve"> </w:t>
      </w:r>
      <w:r w:rsidRPr="00984A3F">
        <w:rPr>
          <w:i/>
        </w:rPr>
        <w:t>DecimalDigits</w:t>
      </w:r>
      <w:r w:rsidRPr="00984A3F">
        <w:t>.</w:t>
      </w:r>
    </w:p>
    <w:p w14:paraId="34DE9DA0"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DecimalDigits</w:t>
      </w:r>
      <w:r w:rsidRPr="00984A3F">
        <w:t xml:space="preserve"> </w:t>
      </w:r>
      <w:r w:rsidRPr="006F7870">
        <w:rPr>
          <w:rFonts w:ascii="Arial" w:hAnsi="Arial"/>
          <w:b/>
        </w:rPr>
        <w:t>::</w:t>
      </w:r>
      <w:r w:rsidRPr="00984A3F">
        <w:t xml:space="preserve"> </w:t>
      </w:r>
      <w:r w:rsidRPr="00984A3F">
        <w:rPr>
          <w:i/>
        </w:rPr>
        <w:t>DecimalDigit</w:t>
      </w:r>
      <w:r w:rsidRPr="00984A3F">
        <w:t xml:space="preserve"> </w:t>
      </w:r>
      <w:r w:rsidRPr="00B75B50">
        <w:rPr>
          <w:rFonts w:ascii="Arial" w:hAnsi="Arial"/>
        </w:rPr>
        <w:t xml:space="preserve">is the MV of </w:t>
      </w:r>
      <w:r w:rsidRPr="00984A3F">
        <w:rPr>
          <w:i/>
        </w:rPr>
        <w:t>DecimalDigit</w:t>
      </w:r>
      <w:r w:rsidRPr="00B75B50">
        <w:rPr>
          <w:rFonts w:ascii="Arial" w:hAnsi="Arial" w:cs="Arial"/>
        </w:rPr>
        <w:t>.</w:t>
      </w:r>
    </w:p>
    <w:p w14:paraId="5B51DA57"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DecimalDigits</w:t>
      </w:r>
      <w:r w:rsidRPr="00984A3F">
        <w:t xml:space="preserve"> </w:t>
      </w:r>
      <w:r w:rsidRPr="006F7870">
        <w:rPr>
          <w:rFonts w:ascii="Arial" w:hAnsi="Arial"/>
          <w:b/>
        </w:rPr>
        <w:t>::</w:t>
      </w:r>
      <w:r w:rsidRPr="00984A3F">
        <w:t xml:space="preserve"> </w:t>
      </w:r>
      <w:r w:rsidRPr="00984A3F">
        <w:rPr>
          <w:i/>
        </w:rPr>
        <w:t>DecimalDigits</w:t>
      </w:r>
      <w:r w:rsidRPr="00984A3F">
        <w:t xml:space="preserve"> </w:t>
      </w:r>
      <w:r w:rsidRPr="00984A3F">
        <w:rPr>
          <w:i/>
        </w:rPr>
        <w:t>DecimalDigit</w:t>
      </w:r>
      <w:r w:rsidRPr="00984A3F">
        <w:t xml:space="preserve"> </w:t>
      </w:r>
      <w:r w:rsidRPr="00B75B50">
        <w:rPr>
          <w:rFonts w:ascii="Arial" w:hAnsi="Arial" w:cs="Arial"/>
        </w:rPr>
        <w:t>is (the MV of</w:t>
      </w:r>
      <w:r w:rsidRPr="00984A3F">
        <w:t xml:space="preserve"> </w:t>
      </w:r>
      <w:r w:rsidRPr="00984A3F">
        <w:rPr>
          <w:i/>
        </w:rPr>
        <w:t>DecimalDigits</w:t>
      </w:r>
      <w:r w:rsidRPr="00984A3F">
        <w:t xml:space="preserve"> </w:t>
      </w:r>
      <w:r w:rsidRPr="00B75B50">
        <w:rPr>
          <w:rFonts w:ascii="Arial" w:hAnsi="Arial" w:cs="Arial"/>
        </w:rPr>
        <w:t>times 10) plus the MV of</w:t>
      </w:r>
      <w:r w:rsidRPr="00984A3F">
        <w:t xml:space="preserve"> </w:t>
      </w:r>
      <w:r w:rsidRPr="00984A3F">
        <w:rPr>
          <w:i/>
        </w:rPr>
        <w:t>DecimalDigit</w:t>
      </w:r>
      <w:r w:rsidRPr="00984A3F">
        <w:t>.</w:t>
      </w:r>
    </w:p>
    <w:p w14:paraId="6E3225ED"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 xml:space="preserve">ExponentPart </w:t>
      </w:r>
      <w:r w:rsidRPr="006F7870">
        <w:rPr>
          <w:rFonts w:ascii="Arial" w:hAnsi="Arial"/>
          <w:b/>
        </w:rPr>
        <w:t>::</w:t>
      </w:r>
      <w:r w:rsidRPr="00984A3F">
        <w:rPr>
          <w:b/>
        </w:rPr>
        <w:t xml:space="preserve"> </w:t>
      </w:r>
      <w:r w:rsidRPr="00984A3F">
        <w:rPr>
          <w:i/>
        </w:rPr>
        <w:t>ExponentIndicator SignedInteger</w:t>
      </w:r>
      <w:r w:rsidRPr="00984A3F">
        <w:rPr>
          <w:b/>
          <w:i/>
        </w:rPr>
        <w:t xml:space="preserve"> </w:t>
      </w:r>
      <w:r w:rsidRPr="00B75B50">
        <w:rPr>
          <w:rFonts w:ascii="Arial" w:hAnsi="Arial"/>
        </w:rPr>
        <w:t xml:space="preserve">is the MV of </w:t>
      </w:r>
      <w:r w:rsidRPr="00984A3F">
        <w:rPr>
          <w:i/>
        </w:rPr>
        <w:t>SignedInteger</w:t>
      </w:r>
      <w:r w:rsidRPr="00984A3F">
        <w:t>.</w:t>
      </w:r>
    </w:p>
    <w:p w14:paraId="14E5EBA3"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 xml:space="preserve">SignedInteger </w:t>
      </w:r>
      <w:r w:rsidRPr="006F7870">
        <w:rPr>
          <w:rFonts w:ascii="Arial" w:hAnsi="Arial"/>
          <w:b/>
        </w:rPr>
        <w:t>::</w:t>
      </w:r>
      <w:r w:rsidRPr="00984A3F">
        <w:rPr>
          <w:b/>
        </w:rPr>
        <w:t xml:space="preserve"> </w:t>
      </w:r>
      <w:r w:rsidRPr="00984A3F">
        <w:rPr>
          <w:i/>
        </w:rPr>
        <w:t>DecimalDigits</w:t>
      </w:r>
      <w:r w:rsidRPr="00984A3F">
        <w:rPr>
          <w:b/>
          <w:i/>
        </w:rPr>
        <w:t xml:space="preserve"> </w:t>
      </w:r>
      <w:r w:rsidRPr="00B75B50">
        <w:rPr>
          <w:rFonts w:ascii="Arial" w:hAnsi="Arial"/>
        </w:rPr>
        <w:t xml:space="preserve">is the MV of </w:t>
      </w:r>
      <w:r w:rsidRPr="00984A3F">
        <w:rPr>
          <w:i/>
        </w:rPr>
        <w:t>DecimalDigits</w:t>
      </w:r>
      <w:r w:rsidRPr="00984A3F">
        <w:t>.</w:t>
      </w:r>
    </w:p>
    <w:p w14:paraId="538D8D7A"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 xml:space="preserve">SignedInteger </w:t>
      </w:r>
      <w:r w:rsidRPr="006F7870">
        <w:rPr>
          <w:rFonts w:ascii="Arial" w:hAnsi="Arial"/>
          <w:b/>
        </w:rPr>
        <w:t>::</w:t>
      </w:r>
      <w:r w:rsidRPr="00984A3F">
        <w:rPr>
          <w:b/>
        </w:rPr>
        <w:t xml:space="preserve"> </w:t>
      </w:r>
      <w:r>
        <w:rPr>
          <w:rFonts w:ascii="Courier New" w:hAnsi="Courier New"/>
          <w:b/>
        </w:rPr>
        <w:t>+</w:t>
      </w:r>
      <w:r w:rsidRPr="00984A3F">
        <w:rPr>
          <w:i/>
        </w:rPr>
        <w:t xml:space="preserve"> DecimalDigits</w:t>
      </w:r>
      <w:r w:rsidRPr="00984A3F">
        <w:rPr>
          <w:b/>
          <w:i/>
        </w:rPr>
        <w:t xml:space="preserve"> </w:t>
      </w:r>
      <w:r w:rsidRPr="00B75B50">
        <w:rPr>
          <w:rFonts w:ascii="Arial" w:hAnsi="Arial"/>
        </w:rPr>
        <w:t xml:space="preserve">is the MV of </w:t>
      </w:r>
      <w:r w:rsidRPr="00984A3F">
        <w:rPr>
          <w:i/>
        </w:rPr>
        <w:t>DecimalDigits</w:t>
      </w:r>
      <w:r w:rsidRPr="00984A3F">
        <w:t>.</w:t>
      </w:r>
    </w:p>
    <w:p w14:paraId="7879632C"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 xml:space="preserve">SignedInteger </w:t>
      </w:r>
      <w:r w:rsidRPr="006F7870">
        <w:rPr>
          <w:rFonts w:ascii="Arial" w:hAnsi="Arial"/>
          <w:b/>
        </w:rPr>
        <w:t>::</w:t>
      </w:r>
      <w:r w:rsidRPr="00984A3F">
        <w:rPr>
          <w:b/>
        </w:rPr>
        <w:t xml:space="preserve"> </w:t>
      </w:r>
      <w:r>
        <w:rPr>
          <w:rFonts w:ascii="Courier New" w:hAnsi="Courier New"/>
          <w:b/>
        </w:rPr>
        <w:t>-</w:t>
      </w:r>
      <w:r w:rsidRPr="00984A3F">
        <w:rPr>
          <w:i/>
        </w:rPr>
        <w:t xml:space="preserve"> DecimalDigits</w:t>
      </w:r>
      <w:r w:rsidRPr="00984A3F">
        <w:rPr>
          <w:b/>
          <w:i/>
        </w:rPr>
        <w:t xml:space="preserve"> </w:t>
      </w:r>
      <w:r w:rsidRPr="00B75B50">
        <w:rPr>
          <w:rFonts w:ascii="Arial" w:hAnsi="Arial" w:cs="Arial"/>
        </w:rPr>
        <w:t>is the negative of the MV of</w:t>
      </w:r>
      <w:r w:rsidRPr="00984A3F">
        <w:t xml:space="preserve"> </w:t>
      </w:r>
      <w:r w:rsidRPr="00984A3F">
        <w:rPr>
          <w:i/>
        </w:rPr>
        <w:t>DecimalDigits</w:t>
      </w:r>
      <w:r w:rsidRPr="00984A3F">
        <w:t>.</w:t>
      </w:r>
    </w:p>
    <w:p w14:paraId="63DE97BA"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0</w:t>
      </w:r>
      <w:r w:rsidRPr="00984A3F">
        <w:t xml:space="preserve"> </w:t>
      </w:r>
      <w:r w:rsidRPr="00B75B50">
        <w:rPr>
          <w:rFonts w:ascii="Arial" w:hAnsi="Arial" w:cs="Arial"/>
        </w:rPr>
        <w:t>or of</w:t>
      </w:r>
      <w:r w:rsidRPr="00984A3F">
        <w:t xml:space="preserve">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0</w:t>
      </w:r>
      <w:r w:rsidRPr="00984A3F">
        <w:t xml:space="preserve"> </w:t>
      </w:r>
      <w:r w:rsidRPr="00B75B50">
        <w:rPr>
          <w:rFonts w:ascii="Arial" w:hAnsi="Arial" w:cs="Arial"/>
        </w:rPr>
        <w:t xml:space="preserve">is </w:t>
      </w:r>
      <w:r w:rsidRPr="006F7870">
        <w:t>0</w:t>
      </w:r>
      <w:r w:rsidRPr="00B75B50">
        <w:rPr>
          <w:rFonts w:ascii="Arial" w:hAnsi="Arial" w:cs="Arial"/>
        </w:rPr>
        <w:t>.</w:t>
      </w:r>
    </w:p>
    <w:p w14:paraId="6D6FA770"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1</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1</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1</w:t>
      </w:r>
      <w:r w:rsidRPr="00984A3F">
        <w:t xml:space="preserve"> </w:t>
      </w:r>
      <w:r w:rsidRPr="00B75B50">
        <w:rPr>
          <w:rFonts w:ascii="Arial" w:hAnsi="Arial" w:cs="Arial"/>
        </w:rPr>
        <w:t xml:space="preserve">is </w:t>
      </w:r>
      <w:r w:rsidRPr="006F7870">
        <w:t>1</w:t>
      </w:r>
      <w:r w:rsidRPr="00B75B50">
        <w:rPr>
          <w:rFonts w:ascii="Arial" w:hAnsi="Arial" w:cs="Arial"/>
        </w:rPr>
        <w:t>.</w:t>
      </w:r>
    </w:p>
    <w:p w14:paraId="6F7770F7"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2</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2</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2</w:t>
      </w:r>
      <w:r w:rsidRPr="00984A3F">
        <w:t xml:space="preserve"> </w:t>
      </w:r>
      <w:r w:rsidRPr="00B75B50">
        <w:rPr>
          <w:rFonts w:ascii="Arial" w:hAnsi="Arial" w:cs="Arial"/>
        </w:rPr>
        <w:t xml:space="preserve">is </w:t>
      </w:r>
      <w:r w:rsidRPr="006F7870">
        <w:t>2</w:t>
      </w:r>
      <w:r w:rsidRPr="00B75B50">
        <w:rPr>
          <w:rFonts w:ascii="Arial" w:hAnsi="Arial" w:cs="Arial"/>
        </w:rPr>
        <w:t>.</w:t>
      </w:r>
    </w:p>
    <w:p w14:paraId="5435A88B"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3</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3</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3</w:t>
      </w:r>
      <w:r w:rsidRPr="00984A3F">
        <w:t xml:space="preserve"> </w:t>
      </w:r>
      <w:r w:rsidRPr="00B75B50">
        <w:rPr>
          <w:rFonts w:ascii="Arial" w:hAnsi="Arial" w:cs="Arial"/>
        </w:rPr>
        <w:t xml:space="preserve">is </w:t>
      </w:r>
      <w:r w:rsidRPr="006F7870">
        <w:t>3</w:t>
      </w:r>
      <w:r w:rsidRPr="00B75B50">
        <w:rPr>
          <w:rFonts w:ascii="Arial" w:hAnsi="Arial" w:cs="Arial"/>
        </w:rPr>
        <w:t>.</w:t>
      </w:r>
    </w:p>
    <w:p w14:paraId="298FBD3B"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4</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4</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4</w:t>
      </w:r>
      <w:r w:rsidRPr="00984A3F">
        <w:t xml:space="preserve"> </w:t>
      </w:r>
      <w:r w:rsidRPr="00B75B50">
        <w:rPr>
          <w:rFonts w:ascii="Arial" w:hAnsi="Arial" w:cs="Arial"/>
        </w:rPr>
        <w:t xml:space="preserve">is </w:t>
      </w:r>
      <w:r w:rsidRPr="006F7870">
        <w:t>4</w:t>
      </w:r>
      <w:r w:rsidRPr="00B75B50">
        <w:rPr>
          <w:rFonts w:ascii="Arial" w:hAnsi="Arial" w:cs="Arial"/>
        </w:rPr>
        <w:t>.</w:t>
      </w:r>
    </w:p>
    <w:p w14:paraId="0A5B4705"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5</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5</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5</w:t>
      </w:r>
      <w:r w:rsidRPr="00984A3F">
        <w:t xml:space="preserve"> </w:t>
      </w:r>
      <w:r w:rsidRPr="00B75B50">
        <w:rPr>
          <w:rFonts w:ascii="Arial" w:hAnsi="Arial" w:cs="Arial"/>
        </w:rPr>
        <w:t xml:space="preserve">is </w:t>
      </w:r>
      <w:r w:rsidRPr="006F7870">
        <w:t>5</w:t>
      </w:r>
      <w:r w:rsidRPr="00B75B50">
        <w:rPr>
          <w:rFonts w:ascii="Arial" w:hAnsi="Arial" w:cs="Arial"/>
        </w:rPr>
        <w:t>.</w:t>
      </w:r>
    </w:p>
    <w:p w14:paraId="6AC04256"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6</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6</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6</w:t>
      </w:r>
      <w:r w:rsidRPr="00984A3F">
        <w:t xml:space="preserve"> </w:t>
      </w:r>
      <w:r w:rsidRPr="00B75B50">
        <w:rPr>
          <w:rFonts w:ascii="Arial" w:hAnsi="Arial" w:cs="Arial"/>
        </w:rPr>
        <w:t xml:space="preserve">is </w:t>
      </w:r>
      <w:r w:rsidRPr="006F7870">
        <w:t>6</w:t>
      </w:r>
      <w:r w:rsidRPr="00B75B50">
        <w:rPr>
          <w:rFonts w:ascii="Arial" w:hAnsi="Arial" w:cs="Arial"/>
        </w:rPr>
        <w:t>.</w:t>
      </w:r>
    </w:p>
    <w:p w14:paraId="6CBDCDEF"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7</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7</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7</w:t>
      </w:r>
      <w:r w:rsidRPr="00984A3F">
        <w:t xml:space="preserve"> </w:t>
      </w:r>
      <w:r w:rsidRPr="00B75B50">
        <w:rPr>
          <w:rFonts w:ascii="Arial" w:hAnsi="Arial" w:cs="Arial"/>
        </w:rPr>
        <w:t>is 7.</w:t>
      </w:r>
    </w:p>
    <w:p w14:paraId="48922ADB"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8</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8</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8</w:t>
      </w:r>
      <w:r w:rsidRPr="00984A3F">
        <w:t xml:space="preserve"> </w:t>
      </w:r>
      <w:r w:rsidRPr="00B75B50">
        <w:rPr>
          <w:rFonts w:ascii="Arial" w:hAnsi="Arial" w:cs="Arial"/>
        </w:rPr>
        <w:t xml:space="preserve">is </w:t>
      </w:r>
      <w:r w:rsidRPr="006F7870">
        <w:t>8</w:t>
      </w:r>
      <w:r w:rsidRPr="00B75B50">
        <w:rPr>
          <w:rFonts w:ascii="Arial" w:hAnsi="Arial" w:cs="Arial"/>
        </w:rPr>
        <w:t>.</w:t>
      </w:r>
    </w:p>
    <w:p w14:paraId="2A82F617"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9</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9</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9</w:t>
      </w:r>
      <w:r w:rsidRPr="00984A3F">
        <w:t xml:space="preserve"> </w:t>
      </w:r>
      <w:r w:rsidRPr="00B75B50">
        <w:rPr>
          <w:rFonts w:ascii="Arial" w:hAnsi="Arial" w:cs="Arial"/>
        </w:rPr>
        <w:t xml:space="preserve">is </w:t>
      </w:r>
      <w:r w:rsidRPr="006F7870">
        <w:t>9</w:t>
      </w:r>
      <w:r w:rsidRPr="00B75B50">
        <w:rPr>
          <w:rFonts w:ascii="Arial" w:hAnsi="Arial" w:cs="Arial"/>
        </w:rPr>
        <w:t>.</w:t>
      </w:r>
    </w:p>
    <w:p w14:paraId="7D27A4B9"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a</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A</w:t>
      </w:r>
      <w:r w:rsidRPr="00984A3F">
        <w:t xml:space="preserve"> </w:t>
      </w:r>
      <w:r w:rsidRPr="00B75B50">
        <w:rPr>
          <w:rFonts w:ascii="Arial" w:hAnsi="Arial" w:cs="Arial"/>
        </w:rPr>
        <w:t xml:space="preserve">is </w:t>
      </w:r>
      <w:r w:rsidRPr="006F7870">
        <w:t>10</w:t>
      </w:r>
      <w:r w:rsidRPr="00B75B50">
        <w:rPr>
          <w:rFonts w:ascii="Arial" w:hAnsi="Arial" w:cs="Arial"/>
        </w:rPr>
        <w:t>.</w:t>
      </w:r>
    </w:p>
    <w:p w14:paraId="74E73B46"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b</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B</w:t>
      </w:r>
      <w:r w:rsidRPr="00984A3F">
        <w:t xml:space="preserve"> </w:t>
      </w:r>
      <w:r w:rsidRPr="00B75B50">
        <w:rPr>
          <w:rFonts w:ascii="Arial" w:hAnsi="Arial" w:cs="Arial"/>
        </w:rPr>
        <w:t xml:space="preserve">is </w:t>
      </w:r>
      <w:r w:rsidRPr="006F7870">
        <w:t>11</w:t>
      </w:r>
      <w:r w:rsidRPr="00B75B50">
        <w:rPr>
          <w:rFonts w:ascii="Arial" w:hAnsi="Arial" w:cs="Arial"/>
        </w:rPr>
        <w:t>.</w:t>
      </w:r>
    </w:p>
    <w:p w14:paraId="65D9E630"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c</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C</w:t>
      </w:r>
      <w:r w:rsidRPr="00984A3F">
        <w:t xml:space="preserve"> </w:t>
      </w:r>
      <w:r w:rsidRPr="00B75B50">
        <w:rPr>
          <w:rFonts w:ascii="Arial" w:hAnsi="Arial" w:cs="Arial"/>
        </w:rPr>
        <w:t xml:space="preserve">is </w:t>
      </w:r>
      <w:r w:rsidRPr="006F7870">
        <w:t>12</w:t>
      </w:r>
      <w:r w:rsidRPr="00B75B50">
        <w:rPr>
          <w:rFonts w:ascii="Arial" w:hAnsi="Arial" w:cs="Arial"/>
        </w:rPr>
        <w:t>.</w:t>
      </w:r>
    </w:p>
    <w:p w14:paraId="73609FB8"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d</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D</w:t>
      </w:r>
      <w:r w:rsidRPr="00984A3F">
        <w:t xml:space="preserve"> </w:t>
      </w:r>
      <w:r w:rsidRPr="00B75B50">
        <w:rPr>
          <w:rFonts w:ascii="Arial" w:hAnsi="Arial" w:cs="Arial"/>
        </w:rPr>
        <w:t xml:space="preserve">is </w:t>
      </w:r>
      <w:r w:rsidRPr="006F7870">
        <w:t>13</w:t>
      </w:r>
      <w:r w:rsidRPr="00B75B50">
        <w:rPr>
          <w:rFonts w:ascii="Arial" w:hAnsi="Arial" w:cs="Arial"/>
        </w:rPr>
        <w:t>.</w:t>
      </w:r>
    </w:p>
    <w:p w14:paraId="5CDC3F57"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e</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E</w:t>
      </w:r>
      <w:r w:rsidRPr="00984A3F">
        <w:t xml:space="preserve"> </w:t>
      </w:r>
      <w:r w:rsidRPr="00B75B50">
        <w:rPr>
          <w:rFonts w:ascii="Arial" w:hAnsi="Arial" w:cs="Arial"/>
        </w:rPr>
        <w:t xml:space="preserve">is </w:t>
      </w:r>
      <w:r w:rsidRPr="006F7870">
        <w:t>14</w:t>
      </w:r>
      <w:r w:rsidRPr="00B75B50">
        <w:rPr>
          <w:rFonts w:ascii="Arial" w:hAnsi="Arial" w:cs="Arial"/>
        </w:rPr>
        <w:t>.</w:t>
      </w:r>
    </w:p>
    <w:p w14:paraId="0876E338"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f</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F</w:t>
      </w:r>
      <w:r w:rsidRPr="00984A3F">
        <w:t xml:space="preserve"> </w:t>
      </w:r>
      <w:r w:rsidRPr="00B75B50">
        <w:rPr>
          <w:rFonts w:ascii="Arial" w:hAnsi="Arial" w:cs="Arial"/>
        </w:rPr>
        <w:t xml:space="preserve">is </w:t>
      </w:r>
      <w:r w:rsidRPr="006F7870">
        <w:t>15</w:t>
      </w:r>
      <w:r w:rsidRPr="00B75B50">
        <w:rPr>
          <w:rFonts w:ascii="Arial" w:hAnsi="Arial" w:cs="Arial"/>
        </w:rPr>
        <w:t>.</w:t>
      </w:r>
    </w:p>
    <w:p w14:paraId="53F7A36D"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 xml:space="preserve">HexIntegerLiteral </w:t>
      </w:r>
      <w:r w:rsidRPr="006F7870">
        <w:rPr>
          <w:rFonts w:ascii="Arial" w:hAnsi="Arial"/>
          <w:b/>
        </w:rPr>
        <w:t>::</w:t>
      </w:r>
      <w:r w:rsidRPr="00984A3F">
        <w:t xml:space="preserve"> </w:t>
      </w:r>
      <w:r>
        <w:rPr>
          <w:rFonts w:ascii="Courier New" w:hAnsi="Courier New"/>
          <w:b/>
        </w:rPr>
        <w:t>0x</w:t>
      </w:r>
      <w:r w:rsidRPr="00984A3F">
        <w:t xml:space="preserve"> </w:t>
      </w:r>
      <w:r w:rsidRPr="00984A3F">
        <w:rPr>
          <w:i/>
        </w:rPr>
        <w:t>HexDigit</w:t>
      </w:r>
      <w:r w:rsidRPr="00984A3F">
        <w:t xml:space="preserve"> </w:t>
      </w:r>
      <w:r w:rsidRPr="00B75B50">
        <w:rPr>
          <w:rFonts w:ascii="Arial" w:hAnsi="Arial"/>
        </w:rPr>
        <w:t xml:space="preserve">is the MV of </w:t>
      </w:r>
      <w:r w:rsidRPr="00984A3F">
        <w:rPr>
          <w:i/>
        </w:rPr>
        <w:t>HexDigit</w:t>
      </w:r>
      <w:r w:rsidRPr="00984A3F">
        <w:t>.</w:t>
      </w:r>
    </w:p>
    <w:p w14:paraId="5E455C65"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 xml:space="preserve">HexIntegerLiteral </w:t>
      </w:r>
      <w:r w:rsidRPr="006F7870">
        <w:rPr>
          <w:rFonts w:ascii="Arial" w:hAnsi="Arial"/>
          <w:b/>
        </w:rPr>
        <w:t>::</w:t>
      </w:r>
      <w:r w:rsidRPr="00984A3F">
        <w:t xml:space="preserve"> </w:t>
      </w:r>
      <w:r>
        <w:rPr>
          <w:rFonts w:ascii="Courier New" w:hAnsi="Courier New"/>
          <w:b/>
        </w:rPr>
        <w:t>0X</w:t>
      </w:r>
      <w:r w:rsidRPr="00984A3F">
        <w:t xml:space="preserve"> </w:t>
      </w:r>
      <w:r w:rsidRPr="00984A3F">
        <w:rPr>
          <w:i/>
        </w:rPr>
        <w:t>HexDigit</w:t>
      </w:r>
      <w:r w:rsidRPr="00984A3F">
        <w:t xml:space="preserve"> </w:t>
      </w:r>
      <w:r w:rsidRPr="00B75B50">
        <w:rPr>
          <w:rFonts w:ascii="Arial" w:hAnsi="Arial"/>
        </w:rPr>
        <w:t xml:space="preserve">is the MV of </w:t>
      </w:r>
      <w:r w:rsidRPr="00984A3F">
        <w:rPr>
          <w:i/>
        </w:rPr>
        <w:t>HexDigit</w:t>
      </w:r>
      <w:r w:rsidRPr="00984A3F">
        <w:t>.</w:t>
      </w:r>
    </w:p>
    <w:p w14:paraId="25F679B1" w14:textId="77777777" w:rsidR="004C02EF" w:rsidRPr="00984A3F" w:rsidRDefault="004C02EF" w:rsidP="004C02EF">
      <w:pPr>
        <w:pStyle w:val="MathSpecialCase3"/>
        <w:numPr>
          <w:ilvl w:val="2"/>
          <w:numId w:val="31"/>
        </w:numPr>
        <w:tabs>
          <w:tab w:val="left" w:pos="450"/>
        </w:tabs>
        <w:spacing w:after="240"/>
        <w:ind w:left="446" w:hanging="446"/>
      </w:pPr>
      <w:r w:rsidRPr="001D2D31">
        <w:rPr>
          <w:rFonts w:ascii="Arial" w:hAnsi="Arial" w:cs="Arial"/>
        </w:rPr>
        <w:t>The</w:t>
      </w:r>
      <w:r w:rsidRPr="00B75B50">
        <w:rPr>
          <w:rFonts w:ascii="Arial" w:hAnsi="Arial"/>
        </w:rPr>
        <w:t xml:space="preserve"> MV of </w:t>
      </w:r>
      <w:r w:rsidRPr="00984A3F">
        <w:rPr>
          <w:i/>
        </w:rPr>
        <w:t xml:space="preserve">HexIntegerLiteral </w:t>
      </w:r>
      <w:r w:rsidRPr="006F7870">
        <w:rPr>
          <w:rFonts w:ascii="Arial" w:hAnsi="Arial"/>
          <w:b/>
        </w:rPr>
        <w:t>::</w:t>
      </w:r>
      <w:r w:rsidRPr="00984A3F">
        <w:t xml:space="preserve"> </w:t>
      </w:r>
      <w:r w:rsidRPr="00984A3F">
        <w:rPr>
          <w:i/>
        </w:rPr>
        <w:t>HexIntegerLiteral</w:t>
      </w:r>
      <w:r w:rsidRPr="00984A3F">
        <w:t xml:space="preserve"> </w:t>
      </w:r>
      <w:r w:rsidRPr="00984A3F">
        <w:rPr>
          <w:i/>
        </w:rPr>
        <w:t>HexDigit</w:t>
      </w:r>
      <w:r w:rsidRPr="00984A3F">
        <w:t xml:space="preserve"> </w:t>
      </w:r>
      <w:r w:rsidRPr="00B75B50">
        <w:rPr>
          <w:rFonts w:ascii="Arial" w:hAnsi="Arial" w:cs="Arial"/>
        </w:rPr>
        <w:t>is (the MV of</w:t>
      </w:r>
      <w:r w:rsidRPr="00984A3F">
        <w:t xml:space="preserve"> </w:t>
      </w:r>
      <w:r w:rsidRPr="00984A3F">
        <w:rPr>
          <w:i/>
        </w:rPr>
        <w:t>HexIntegerLiteral</w:t>
      </w:r>
      <w:r w:rsidRPr="00984A3F">
        <w:t xml:space="preserve"> </w:t>
      </w:r>
      <w:r w:rsidRPr="00B75B50">
        <w:rPr>
          <w:rFonts w:ascii="Arial" w:hAnsi="Arial" w:cs="Arial"/>
        </w:rPr>
        <w:t xml:space="preserve">times </w:t>
      </w:r>
      <w:r w:rsidRPr="006F7870">
        <w:t>16</w:t>
      </w:r>
      <w:r w:rsidRPr="00B75B50">
        <w:rPr>
          <w:rFonts w:ascii="Arial" w:hAnsi="Arial" w:cs="Arial"/>
        </w:rPr>
        <w:t>) plus the MV of</w:t>
      </w:r>
      <w:r w:rsidRPr="00984A3F">
        <w:t xml:space="preserve"> </w:t>
      </w:r>
      <w:r w:rsidRPr="00984A3F">
        <w:rPr>
          <w:i/>
        </w:rPr>
        <w:t>HexDigit</w:t>
      </w:r>
      <w:r w:rsidRPr="00B75B50">
        <w:rPr>
          <w:rFonts w:ascii="Arial" w:hAnsi="Arial" w:cs="Arial"/>
        </w:rPr>
        <w:t>.</w:t>
      </w:r>
    </w:p>
    <w:p w14:paraId="7BA73D76" w14:textId="77777777" w:rsidR="004C02EF" w:rsidRDefault="004C02EF" w:rsidP="004C02EF">
      <w:pPr>
        <w:spacing w:after="120"/>
      </w:pPr>
      <w:r>
        <w:t xml:space="preserve">Once the exact MV for a numeric literal has been determined, it is then rounded to a value of the Number type. If the MV is 0, then the rounded value is </w:t>
      </w:r>
      <w:r w:rsidRPr="00C40478">
        <w:rPr>
          <w:rFonts w:ascii="Times New Roman" w:hAnsi="Times New Roman"/>
          <w:b/>
        </w:rPr>
        <w:t>+0</w:t>
      </w:r>
      <w:r>
        <w:t xml:space="preserve">; otherwise, the rounded value must be </w:t>
      </w:r>
      <w:r w:rsidRPr="00612C55">
        <w:t>the</w:t>
      </w:r>
      <w:r>
        <w:t xml:space="preserve"> Number value for the MV (as specified in 8.5), unless the literal is a </w:t>
      </w:r>
      <w:r w:rsidRPr="00B75B50">
        <w:rPr>
          <w:rFonts w:ascii="Times New Roman" w:hAnsi="Times New Roman"/>
          <w:i/>
        </w:rPr>
        <w:t>DecimalLiteral</w:t>
      </w:r>
      <w:r>
        <w:t xml:space="preserve"> and the literal has more than 20 significant digits, in which case the Number value may be either the Number value for the MV of a literal produced by replacing each significant digit after the 20th with a </w:t>
      </w:r>
      <w:r>
        <w:rPr>
          <w:rFonts w:ascii="Courier New" w:hAnsi="Courier New"/>
          <w:b/>
        </w:rPr>
        <w:t>0</w:t>
      </w:r>
      <w:r>
        <w:t xml:space="preserve"> digit or the Number value for the MV of a literal produced by replacing each significant digit after the 20th with a </w:t>
      </w:r>
      <w:r>
        <w:rPr>
          <w:rFonts w:ascii="Courier New" w:hAnsi="Courier New"/>
          <w:b/>
        </w:rPr>
        <w:t>0</w:t>
      </w:r>
      <w:r>
        <w:t xml:space="preserve"> digit and then incrementing the literal at the 20th significant digit position. A digit is </w:t>
      </w:r>
      <w:r>
        <w:rPr>
          <w:i/>
        </w:rPr>
        <w:t>significant</w:t>
      </w:r>
      <w:r>
        <w:t xml:space="preserve"> if it is not part of an </w:t>
      </w:r>
      <w:r w:rsidRPr="00B75B50">
        <w:rPr>
          <w:rFonts w:ascii="Times New Roman" w:hAnsi="Times New Roman"/>
          <w:i/>
        </w:rPr>
        <w:t>ExponentPart</w:t>
      </w:r>
      <w:r>
        <w:t xml:space="preserve"> and</w:t>
      </w:r>
    </w:p>
    <w:p w14:paraId="59EDC09E" w14:textId="77777777" w:rsidR="004C02EF" w:rsidRPr="00B75B50" w:rsidRDefault="004C02EF" w:rsidP="004C02EF">
      <w:pPr>
        <w:pStyle w:val="MathSpecialCase3"/>
        <w:numPr>
          <w:ilvl w:val="2"/>
          <w:numId w:val="31"/>
        </w:numPr>
        <w:tabs>
          <w:tab w:val="left" w:pos="450"/>
        </w:tabs>
        <w:spacing w:after="0"/>
        <w:ind w:left="446" w:hanging="446"/>
        <w:rPr>
          <w:rFonts w:ascii="Arial" w:hAnsi="Arial" w:cs="Arial"/>
        </w:rPr>
      </w:pPr>
      <w:r w:rsidRPr="00B75B50">
        <w:rPr>
          <w:rFonts w:ascii="Arial" w:hAnsi="Arial" w:cs="Arial"/>
        </w:rPr>
        <w:t xml:space="preserve">it is not </w:t>
      </w:r>
      <w:r w:rsidRPr="00B75B50">
        <w:rPr>
          <w:rFonts w:ascii="Courier New" w:hAnsi="Courier New" w:cs="Courier New"/>
          <w:b/>
        </w:rPr>
        <w:t>0</w:t>
      </w:r>
      <w:r w:rsidRPr="00B75B50">
        <w:rPr>
          <w:rFonts w:ascii="Arial" w:hAnsi="Arial" w:cs="Arial"/>
        </w:rPr>
        <w:t>; or</w:t>
      </w:r>
    </w:p>
    <w:p w14:paraId="110344D8" w14:textId="77777777" w:rsidR="004C02EF" w:rsidRPr="00B75B50" w:rsidRDefault="004C02EF" w:rsidP="004C02EF">
      <w:pPr>
        <w:pStyle w:val="MathSpecialCase3"/>
        <w:numPr>
          <w:ilvl w:val="2"/>
          <w:numId w:val="31"/>
        </w:numPr>
        <w:tabs>
          <w:tab w:val="left" w:pos="450"/>
        </w:tabs>
        <w:spacing w:after="240"/>
        <w:ind w:left="446" w:hanging="446"/>
        <w:rPr>
          <w:rFonts w:ascii="Arial" w:hAnsi="Arial" w:cs="Arial"/>
        </w:rPr>
      </w:pPr>
      <w:r w:rsidRPr="001D2D31">
        <w:rPr>
          <w:rFonts w:ascii="Arial" w:hAnsi="Arial"/>
        </w:rPr>
        <w:t>there</w:t>
      </w:r>
      <w:r w:rsidRPr="00B75B50">
        <w:rPr>
          <w:rFonts w:ascii="Arial" w:hAnsi="Arial" w:cs="Arial"/>
        </w:rPr>
        <w:t xml:space="preserve"> is a nonzero digit to its left and there is a nonzero digit, not in the </w:t>
      </w:r>
      <w:r w:rsidRPr="00B75B50">
        <w:rPr>
          <w:i/>
        </w:rPr>
        <w:t>ExponentPart</w:t>
      </w:r>
      <w:r w:rsidRPr="00B75B50">
        <w:rPr>
          <w:rFonts w:ascii="Arial" w:hAnsi="Arial" w:cs="Arial"/>
        </w:rPr>
        <w:t>, to its right.</w:t>
      </w:r>
      <w:bookmarkStart w:id="1236" w:name="_Toc382202771"/>
      <w:bookmarkStart w:id="1237" w:name="_Toc382202991"/>
      <w:bookmarkStart w:id="1238" w:name="_Toc382212151"/>
      <w:bookmarkStart w:id="1239" w:name="_Toc382212330"/>
      <w:bookmarkStart w:id="1240" w:name="_Toc382291496"/>
      <w:bookmarkStart w:id="1241" w:name="_Ref382709603"/>
      <w:bookmarkStart w:id="1242" w:name="_Ref382709689"/>
      <w:bookmarkStart w:id="1243" w:name="_Toc385672132"/>
      <w:bookmarkStart w:id="1244" w:name="_Toc393690223"/>
    </w:p>
    <w:p w14:paraId="4574C4F8" w14:textId="77777777" w:rsidR="004C02EF" w:rsidRDefault="004C02EF" w:rsidP="004C02EF">
      <w:r>
        <w:t xml:space="preserve">A conforming implementation, when processing strict mode code (see 10.1.1), must not extend the syntax of </w:t>
      </w:r>
      <w:r w:rsidRPr="00C12FD4">
        <w:rPr>
          <w:rFonts w:ascii="Times New Roman" w:hAnsi="Times New Roman"/>
          <w:i/>
        </w:rPr>
        <w:t>NumericLiteral</w:t>
      </w:r>
      <w:r>
        <w:t xml:space="preserve"> to include </w:t>
      </w:r>
      <w:r w:rsidRPr="00C12FD4">
        <w:rPr>
          <w:rFonts w:ascii="Times New Roman" w:hAnsi="Times New Roman"/>
          <w:i/>
        </w:rPr>
        <w:t>OctalIntegerLiteral</w:t>
      </w:r>
      <w:r>
        <w:t xml:space="preserve"> as described in B.1.1.</w:t>
      </w:r>
    </w:p>
    <w:p w14:paraId="2BB54845" w14:textId="77777777" w:rsidR="004C02EF" w:rsidRDefault="004C02EF" w:rsidP="004C02EF">
      <w:pPr>
        <w:pStyle w:val="30"/>
        <w:numPr>
          <w:ilvl w:val="0"/>
          <w:numId w:val="0"/>
        </w:numPr>
      </w:pPr>
      <w:bookmarkStart w:id="1245" w:name="_Hlt463778258"/>
      <w:bookmarkStart w:id="1246" w:name="_Ref440437891"/>
      <w:bookmarkStart w:id="1247" w:name="_Toc472818768"/>
      <w:bookmarkStart w:id="1248" w:name="_Toc235503321"/>
      <w:bookmarkStart w:id="1249" w:name="_Toc241509096"/>
      <w:bookmarkStart w:id="1250" w:name="_Toc244416583"/>
      <w:bookmarkStart w:id="1251" w:name="_Toc276630947"/>
      <w:bookmarkStart w:id="1252" w:name="_Toc153968336"/>
      <w:bookmarkEnd w:id="1245"/>
      <w:r>
        <w:t>7.8.4</w:t>
      </w:r>
      <w:r>
        <w:tab/>
        <w:t>String Literal</w:t>
      </w:r>
      <w:bookmarkEnd w:id="1234"/>
      <w:bookmarkEnd w:id="1235"/>
      <w:bookmarkEnd w:id="1236"/>
      <w:bookmarkEnd w:id="1237"/>
      <w:bookmarkEnd w:id="1238"/>
      <w:bookmarkEnd w:id="1239"/>
      <w:bookmarkEnd w:id="1240"/>
      <w:bookmarkEnd w:id="1241"/>
      <w:bookmarkEnd w:id="1242"/>
      <w:bookmarkEnd w:id="1243"/>
      <w:bookmarkEnd w:id="1244"/>
      <w:r>
        <w:t>s</w:t>
      </w:r>
      <w:bookmarkEnd w:id="1246"/>
      <w:bookmarkEnd w:id="1247"/>
      <w:bookmarkEnd w:id="1248"/>
      <w:bookmarkEnd w:id="1249"/>
      <w:bookmarkEnd w:id="1250"/>
      <w:bookmarkEnd w:id="1251"/>
      <w:bookmarkEnd w:id="1252"/>
    </w:p>
    <w:p w14:paraId="64A2414D" w14:textId="77777777" w:rsidR="004C02EF" w:rsidRDefault="004C02EF" w:rsidP="004C02EF">
      <w:r>
        <w:t>A string literal is zero or more characters enclosed in single or double quotes. Each character may be represented by an escape sequence. All characters may appear literally in a string literal except for the closing quote character, backslash, carriage return, line separator, paragraph separator, and line feed. Any character may appear in the form of an escape sequence.</w:t>
      </w:r>
    </w:p>
    <w:p w14:paraId="3FB016B1" w14:textId="77777777" w:rsidR="004C02EF" w:rsidRDefault="004C02EF" w:rsidP="004C02EF">
      <w:pPr>
        <w:pStyle w:val="Syntax"/>
      </w:pPr>
      <w:r w:rsidRPr="001B762B">
        <w:t>Syntax</w:t>
      </w:r>
    </w:p>
    <w:p w14:paraId="61635778" w14:textId="77777777" w:rsidR="004C02EF" w:rsidRPr="00984A3F" w:rsidRDefault="004C02EF" w:rsidP="004C02EF">
      <w:pPr>
        <w:pStyle w:val="SyntaxRule"/>
      </w:pPr>
      <w:r w:rsidRPr="00984A3F">
        <w:t xml:space="preserve">StringLiteral </w:t>
      </w:r>
      <w:r w:rsidRPr="007A29B2">
        <w:rPr>
          <w:rFonts w:ascii="Arial" w:hAnsi="Arial" w:cs="Arial"/>
          <w:b/>
          <w:i w:val="0"/>
        </w:rPr>
        <w:t>::</w:t>
      </w:r>
    </w:p>
    <w:p w14:paraId="3B1F8843" w14:textId="77777777" w:rsidR="004C02EF" w:rsidRPr="00984A3F" w:rsidRDefault="004C02EF" w:rsidP="004C02EF">
      <w:pPr>
        <w:pStyle w:val="SyntaxDefinition"/>
      </w:pPr>
      <w:r w:rsidRPr="007D710A">
        <w:rPr>
          <w:rFonts w:ascii="Courier New" w:hAnsi="Courier New"/>
          <w:b/>
          <w:i w:val="0"/>
        </w:rPr>
        <w:t>"</w:t>
      </w:r>
      <w:r w:rsidRPr="00984A3F">
        <w:t xml:space="preserve"> DoubleStringCharacters</w:t>
      </w:r>
      <w:r w:rsidRPr="005E74B3">
        <w:rPr>
          <w:rFonts w:ascii="Arial" w:hAnsi="Arial"/>
          <w:i w:val="0"/>
          <w:vertAlign w:val="subscript"/>
        </w:rPr>
        <w:t>opt</w:t>
      </w:r>
      <w:r w:rsidRPr="00984A3F">
        <w:rPr>
          <w:b/>
        </w:rPr>
        <w:t xml:space="preserve"> </w:t>
      </w:r>
      <w:r w:rsidRPr="007D710A">
        <w:rPr>
          <w:rFonts w:ascii="Courier New" w:hAnsi="Courier New"/>
          <w:b/>
          <w:i w:val="0"/>
        </w:rPr>
        <w:t>"</w:t>
      </w:r>
      <w:r w:rsidRPr="004431E2">
        <w:rPr>
          <w:rFonts w:ascii="Courier New" w:hAnsi="Courier New"/>
          <w:b/>
          <w:i w:val="0"/>
        </w:rPr>
        <w:br/>
      </w:r>
      <w:r w:rsidRPr="007D710A">
        <w:rPr>
          <w:rFonts w:ascii="Courier New" w:hAnsi="Courier New"/>
          <w:b/>
          <w:i w:val="0"/>
        </w:rPr>
        <w:t>'</w:t>
      </w:r>
      <w:r w:rsidRPr="00984A3F">
        <w:t xml:space="preserve"> SingleStringCharacters</w:t>
      </w:r>
      <w:r w:rsidRPr="005E74B3">
        <w:rPr>
          <w:rFonts w:ascii="Arial" w:hAnsi="Arial"/>
          <w:i w:val="0"/>
          <w:vertAlign w:val="subscript"/>
        </w:rPr>
        <w:t>opt</w:t>
      </w:r>
      <w:r w:rsidRPr="00984A3F">
        <w:rPr>
          <w:vertAlign w:val="subscript"/>
        </w:rPr>
        <w:t xml:space="preserve"> </w:t>
      </w:r>
      <w:r w:rsidRPr="00984A3F">
        <w:t xml:space="preserve"> </w:t>
      </w:r>
      <w:r w:rsidRPr="007D710A">
        <w:rPr>
          <w:rFonts w:ascii="Courier New" w:hAnsi="Courier New"/>
          <w:b/>
          <w:i w:val="0"/>
        </w:rPr>
        <w:t>'</w:t>
      </w:r>
    </w:p>
    <w:p w14:paraId="43BB3ADF" w14:textId="77777777" w:rsidR="004C02EF" w:rsidRPr="00984A3F" w:rsidRDefault="004C02EF" w:rsidP="004C02EF">
      <w:pPr>
        <w:pStyle w:val="SyntaxRule"/>
      </w:pPr>
      <w:r w:rsidRPr="00984A3F">
        <w:t xml:space="preserve">DoubleStringCharacters </w:t>
      </w:r>
      <w:r w:rsidRPr="007A29B2">
        <w:rPr>
          <w:rFonts w:ascii="Arial" w:hAnsi="Arial" w:cs="Arial"/>
          <w:b/>
          <w:i w:val="0"/>
        </w:rPr>
        <w:t>::</w:t>
      </w:r>
    </w:p>
    <w:p w14:paraId="00CE5043" w14:textId="77777777" w:rsidR="004C02EF" w:rsidRPr="00984A3F" w:rsidRDefault="004C02EF" w:rsidP="004C02EF">
      <w:pPr>
        <w:pStyle w:val="SyntaxDefinition"/>
        <w:rPr>
          <w:vertAlign w:val="subscript"/>
        </w:rPr>
      </w:pPr>
      <w:r w:rsidRPr="00984A3F">
        <w:t>DoubleStringCharacter DoubleStringCharacters</w:t>
      </w:r>
      <w:r w:rsidRPr="005E74B3">
        <w:rPr>
          <w:rFonts w:ascii="Arial" w:hAnsi="Arial"/>
          <w:i w:val="0"/>
          <w:vertAlign w:val="subscript"/>
        </w:rPr>
        <w:t>opt</w:t>
      </w:r>
    </w:p>
    <w:p w14:paraId="05E9C640" w14:textId="77777777" w:rsidR="004C02EF" w:rsidRPr="00984A3F" w:rsidRDefault="004C02EF" w:rsidP="004C02EF">
      <w:pPr>
        <w:pStyle w:val="SyntaxRule"/>
      </w:pPr>
      <w:r w:rsidRPr="00984A3F">
        <w:t xml:space="preserve">SingleStringCharacters </w:t>
      </w:r>
      <w:r w:rsidRPr="007A29B2">
        <w:rPr>
          <w:rFonts w:ascii="Arial" w:hAnsi="Arial" w:cs="Arial"/>
          <w:b/>
          <w:i w:val="0"/>
        </w:rPr>
        <w:t>::</w:t>
      </w:r>
    </w:p>
    <w:p w14:paraId="746749A8" w14:textId="77777777" w:rsidR="004C02EF" w:rsidRPr="00984A3F" w:rsidRDefault="004C02EF" w:rsidP="004C02EF">
      <w:pPr>
        <w:pStyle w:val="SyntaxDefinition"/>
        <w:rPr>
          <w:vertAlign w:val="subscript"/>
        </w:rPr>
      </w:pPr>
      <w:r w:rsidRPr="00984A3F">
        <w:t>SingleStringCharacter SingleStringCharacters</w:t>
      </w:r>
      <w:r w:rsidRPr="005E74B3">
        <w:rPr>
          <w:rFonts w:ascii="Arial" w:hAnsi="Arial"/>
          <w:i w:val="0"/>
          <w:vertAlign w:val="subscript"/>
        </w:rPr>
        <w:t>opt</w:t>
      </w:r>
    </w:p>
    <w:p w14:paraId="3981B783" w14:textId="77777777" w:rsidR="004C02EF" w:rsidRPr="00984A3F" w:rsidRDefault="004C02EF" w:rsidP="004C02EF">
      <w:pPr>
        <w:pStyle w:val="SyntaxRule"/>
      </w:pPr>
      <w:r w:rsidRPr="00984A3F">
        <w:t xml:space="preserve">DoubleStringCharacter </w:t>
      </w:r>
      <w:r w:rsidRPr="007A29B2">
        <w:rPr>
          <w:rFonts w:ascii="Arial" w:hAnsi="Arial" w:cs="Arial"/>
          <w:b/>
          <w:i w:val="0"/>
        </w:rPr>
        <w:t>::</w:t>
      </w:r>
    </w:p>
    <w:p w14:paraId="4069F262" w14:textId="77777777" w:rsidR="004C02EF" w:rsidRPr="00984A3F" w:rsidRDefault="004C02EF" w:rsidP="004C02EF">
      <w:pPr>
        <w:pStyle w:val="SyntaxDefinition"/>
      </w:pPr>
      <w:r w:rsidRPr="00984A3F">
        <w:t xml:space="preserve">SourceCharacter </w:t>
      </w:r>
      <w:r w:rsidRPr="007A29B2">
        <w:rPr>
          <w:rFonts w:ascii="Arial" w:hAnsi="Arial" w:cs="Arial"/>
          <w:b/>
          <w:i w:val="0"/>
        </w:rPr>
        <w:t>but not</w:t>
      </w:r>
      <w:r>
        <w:rPr>
          <w:rFonts w:ascii="Arial" w:hAnsi="Arial" w:cs="Arial"/>
          <w:b/>
          <w:i w:val="0"/>
        </w:rPr>
        <w:t xml:space="preserve"> one of</w:t>
      </w:r>
      <w:r w:rsidRPr="00984A3F">
        <w:t xml:space="preserve"> </w:t>
      </w:r>
      <w:r w:rsidRPr="004431E2">
        <w:rPr>
          <w:rFonts w:ascii="Courier New" w:hAnsi="Courier New"/>
          <w:b/>
          <w:i w:val="0"/>
        </w:rPr>
        <w:t>"</w:t>
      </w:r>
      <w:r w:rsidRPr="00984A3F">
        <w:rPr>
          <w:b/>
        </w:rPr>
        <w:t xml:space="preserve"> </w:t>
      </w:r>
      <w:r w:rsidRPr="007A29B2">
        <w:rPr>
          <w:rFonts w:ascii="Arial" w:hAnsi="Arial" w:cs="Arial"/>
          <w:b/>
          <w:i w:val="0"/>
        </w:rPr>
        <w:t>or</w:t>
      </w:r>
      <w:r w:rsidRPr="0040440B">
        <w:rPr>
          <w:rFonts w:ascii="Arial" w:hAnsi="Arial" w:cs="Arial"/>
          <w:b/>
        </w:rPr>
        <w:t xml:space="preserve"> </w:t>
      </w:r>
      <w:r w:rsidRPr="004431E2">
        <w:rPr>
          <w:rFonts w:ascii="Courier New" w:hAnsi="Courier New"/>
          <w:b/>
          <w:i w:val="0"/>
        </w:rPr>
        <w:t>\</w:t>
      </w:r>
      <w:r w:rsidRPr="00984A3F">
        <w:t xml:space="preserve"> </w:t>
      </w:r>
      <w:r w:rsidRPr="007A29B2">
        <w:rPr>
          <w:rFonts w:ascii="Arial" w:hAnsi="Arial" w:cs="Arial"/>
          <w:b/>
          <w:i w:val="0"/>
        </w:rPr>
        <w:t>or</w:t>
      </w:r>
      <w:r w:rsidRPr="00984A3F">
        <w:rPr>
          <w:b/>
        </w:rPr>
        <w:t xml:space="preserve"> </w:t>
      </w:r>
      <w:r w:rsidRPr="00984A3F">
        <w:t>LineTerminator</w:t>
      </w:r>
      <w:r w:rsidRPr="00984A3F">
        <w:br/>
      </w:r>
      <w:r w:rsidRPr="004431E2">
        <w:rPr>
          <w:rFonts w:ascii="Courier New" w:hAnsi="Courier New"/>
          <w:b/>
          <w:i w:val="0"/>
        </w:rPr>
        <w:t xml:space="preserve">\ </w:t>
      </w:r>
      <w:r w:rsidRPr="00984A3F">
        <w:t>EscapeSequence</w:t>
      </w:r>
      <w:r>
        <w:br/>
      </w:r>
      <w:r w:rsidRPr="00984A3F">
        <w:t>LineContinuation</w:t>
      </w:r>
    </w:p>
    <w:p w14:paraId="3B84729E" w14:textId="77777777" w:rsidR="004C02EF" w:rsidRPr="00984A3F" w:rsidRDefault="004C02EF" w:rsidP="004C02EF">
      <w:pPr>
        <w:pStyle w:val="SyntaxRule"/>
      </w:pPr>
      <w:r w:rsidRPr="00984A3F">
        <w:t xml:space="preserve">SingleStringCharacter </w:t>
      </w:r>
      <w:r w:rsidRPr="007A29B2">
        <w:rPr>
          <w:rFonts w:ascii="Arial" w:hAnsi="Arial" w:cs="Arial"/>
          <w:b/>
          <w:i w:val="0"/>
        </w:rPr>
        <w:t>::</w:t>
      </w:r>
    </w:p>
    <w:p w14:paraId="632DE925" w14:textId="77777777" w:rsidR="004C02EF" w:rsidRPr="00984A3F" w:rsidRDefault="004C02EF" w:rsidP="004C02EF">
      <w:pPr>
        <w:pStyle w:val="SyntaxDefinition"/>
      </w:pPr>
      <w:r w:rsidRPr="00984A3F">
        <w:t xml:space="preserve">SourceCharacter </w:t>
      </w:r>
      <w:r w:rsidRPr="007A29B2">
        <w:rPr>
          <w:rFonts w:ascii="Arial" w:hAnsi="Arial" w:cs="Arial"/>
          <w:b/>
          <w:i w:val="0"/>
        </w:rPr>
        <w:t>but not</w:t>
      </w:r>
      <w:r>
        <w:rPr>
          <w:rFonts w:ascii="Arial" w:hAnsi="Arial" w:cs="Arial"/>
          <w:b/>
          <w:i w:val="0"/>
        </w:rPr>
        <w:t xml:space="preserve"> one of</w:t>
      </w:r>
      <w:r w:rsidRPr="00984A3F">
        <w:t xml:space="preserve"> </w:t>
      </w:r>
      <w:r w:rsidRPr="004431E2">
        <w:rPr>
          <w:rFonts w:ascii="Courier New" w:hAnsi="Courier New"/>
          <w:b/>
          <w:i w:val="0"/>
        </w:rPr>
        <w:t>'</w:t>
      </w:r>
      <w:r w:rsidRPr="00984A3F">
        <w:rPr>
          <w:b/>
        </w:rPr>
        <w:t xml:space="preserve"> </w:t>
      </w:r>
      <w:r w:rsidRPr="007A29B2">
        <w:rPr>
          <w:rFonts w:ascii="Arial" w:hAnsi="Arial" w:cs="Arial"/>
          <w:b/>
          <w:i w:val="0"/>
        </w:rPr>
        <w:t>or</w:t>
      </w:r>
      <w:r w:rsidRPr="00984A3F">
        <w:t xml:space="preserve"> </w:t>
      </w:r>
      <w:r w:rsidRPr="004431E2">
        <w:rPr>
          <w:rFonts w:ascii="Courier New" w:hAnsi="Courier New"/>
          <w:b/>
          <w:i w:val="0"/>
        </w:rPr>
        <w:t>\</w:t>
      </w:r>
      <w:r w:rsidRPr="00984A3F">
        <w:t xml:space="preserve"> </w:t>
      </w:r>
      <w:r w:rsidRPr="007A29B2">
        <w:rPr>
          <w:rFonts w:ascii="Arial" w:hAnsi="Arial" w:cs="Arial"/>
          <w:b/>
          <w:i w:val="0"/>
        </w:rPr>
        <w:t>or</w:t>
      </w:r>
      <w:r w:rsidRPr="00984A3F">
        <w:rPr>
          <w:b/>
        </w:rPr>
        <w:t xml:space="preserve"> </w:t>
      </w:r>
      <w:r w:rsidRPr="00984A3F">
        <w:t>LineTerminator</w:t>
      </w:r>
      <w:r w:rsidRPr="00984A3F">
        <w:br/>
      </w:r>
      <w:r w:rsidRPr="004431E2">
        <w:rPr>
          <w:rFonts w:ascii="Courier New" w:hAnsi="Courier New"/>
          <w:b/>
          <w:i w:val="0"/>
        </w:rPr>
        <w:t xml:space="preserve">\ </w:t>
      </w:r>
      <w:r w:rsidRPr="00984A3F">
        <w:t>EscapeSequence</w:t>
      </w:r>
      <w:r>
        <w:br/>
      </w:r>
      <w:r w:rsidRPr="00984A3F">
        <w:t>LineContinuation</w:t>
      </w:r>
    </w:p>
    <w:p w14:paraId="735610CC" w14:textId="77777777" w:rsidR="004C02EF" w:rsidRPr="00984A3F" w:rsidRDefault="004C02EF" w:rsidP="004C02EF">
      <w:pPr>
        <w:pStyle w:val="SyntaxRule"/>
        <w:rPr>
          <w:b/>
        </w:rPr>
      </w:pPr>
      <w:r w:rsidRPr="00984A3F">
        <w:t xml:space="preserve">LineContinuation </w:t>
      </w:r>
      <w:r w:rsidRPr="007A29B2">
        <w:rPr>
          <w:rFonts w:ascii="Arial" w:hAnsi="Arial" w:cs="Arial"/>
          <w:b/>
          <w:i w:val="0"/>
        </w:rPr>
        <w:t>::</w:t>
      </w:r>
    </w:p>
    <w:p w14:paraId="47CF5294" w14:textId="77777777" w:rsidR="004C02EF" w:rsidRPr="00984A3F" w:rsidRDefault="004C02EF" w:rsidP="004C02EF">
      <w:pPr>
        <w:pStyle w:val="SyntaxDefinition"/>
      </w:pPr>
      <w:r w:rsidRPr="004431E2">
        <w:rPr>
          <w:rFonts w:ascii="Courier New" w:hAnsi="Courier New" w:cs="Courier New"/>
          <w:b/>
          <w:i w:val="0"/>
        </w:rPr>
        <w:t xml:space="preserve">\ </w:t>
      </w:r>
      <w:r w:rsidRPr="00984A3F">
        <w:t>LineTerminatorSequence</w:t>
      </w:r>
    </w:p>
    <w:p w14:paraId="779FC3F7" w14:textId="77777777" w:rsidR="004C02EF" w:rsidRPr="00984A3F" w:rsidRDefault="004C02EF" w:rsidP="004C02EF">
      <w:pPr>
        <w:pStyle w:val="SyntaxRule"/>
      </w:pPr>
      <w:r w:rsidRPr="00984A3F">
        <w:t xml:space="preserve">EscapeSequence </w:t>
      </w:r>
      <w:r w:rsidRPr="007A29B2">
        <w:rPr>
          <w:rFonts w:ascii="Arial" w:hAnsi="Arial" w:cs="Arial"/>
          <w:b/>
          <w:i w:val="0"/>
        </w:rPr>
        <w:t>::</w:t>
      </w:r>
    </w:p>
    <w:p w14:paraId="472DD085" w14:textId="77777777" w:rsidR="004C02EF" w:rsidRPr="00984A3F" w:rsidRDefault="004C02EF" w:rsidP="004C02EF">
      <w:pPr>
        <w:pStyle w:val="SyntaxDefinition"/>
      </w:pPr>
      <w:r w:rsidRPr="00984A3F">
        <w:t>CharacterEscapeSequence</w:t>
      </w:r>
      <w:r w:rsidRPr="00984A3F">
        <w:br/>
      </w:r>
      <w:r w:rsidRPr="004431E2">
        <w:rPr>
          <w:rFonts w:ascii="Courier New" w:hAnsi="Courier New"/>
          <w:b/>
          <w:i w:val="0"/>
        </w:rPr>
        <w:t>0</w:t>
      </w:r>
      <w:r w:rsidRPr="00984A3F">
        <w:t xml:space="preserve">  </w:t>
      </w:r>
      <w:r w:rsidRPr="004431E2">
        <w:rPr>
          <w:rFonts w:ascii="Arial" w:hAnsi="Arial" w:cs="Arial"/>
          <w:i w:val="0"/>
          <w:sz w:val="16"/>
        </w:rPr>
        <w:t xml:space="preserve">[lookahead </w:t>
      </w:r>
      <w:r w:rsidRPr="004431E2">
        <w:rPr>
          <w:rFonts w:ascii="Arial" w:hAnsi="Arial" w:cs="Arial"/>
          <w:i w:val="0"/>
          <w:sz w:val="16"/>
        </w:rPr>
        <w:sym w:font="Symbol" w:char="F0CF"/>
      </w:r>
      <w:r w:rsidRPr="004431E2">
        <w:rPr>
          <w:rFonts w:ascii="Arial" w:hAnsi="Arial" w:cs="Arial"/>
          <w:i w:val="0"/>
          <w:sz w:val="16"/>
        </w:rPr>
        <w:t xml:space="preserve"> </w:t>
      </w:r>
      <w:r w:rsidRPr="004431E2">
        <w:rPr>
          <w:sz w:val="16"/>
        </w:rPr>
        <w:t>DecimalDigit</w:t>
      </w:r>
      <w:r w:rsidRPr="004431E2">
        <w:rPr>
          <w:rFonts w:ascii="Arial" w:hAnsi="Arial" w:cs="Arial"/>
          <w:i w:val="0"/>
          <w:sz w:val="16"/>
        </w:rPr>
        <w:t>]</w:t>
      </w:r>
      <w:r w:rsidRPr="00984A3F">
        <w:br/>
        <w:t>HexEscapeSequence</w:t>
      </w:r>
      <w:r w:rsidRPr="00984A3F">
        <w:br/>
        <w:t>UnicodeEscapeSequence</w:t>
      </w:r>
    </w:p>
    <w:p w14:paraId="43A54679" w14:textId="77777777" w:rsidR="004C02EF" w:rsidRPr="00984A3F" w:rsidRDefault="004C02EF" w:rsidP="004C02EF">
      <w:pPr>
        <w:pStyle w:val="SyntaxRule"/>
      </w:pPr>
      <w:r w:rsidRPr="00984A3F">
        <w:t xml:space="preserve">CharacterEscapeSequence </w:t>
      </w:r>
      <w:r w:rsidRPr="007A29B2">
        <w:rPr>
          <w:rFonts w:ascii="Arial" w:hAnsi="Arial" w:cs="Arial"/>
          <w:b/>
          <w:i w:val="0"/>
        </w:rPr>
        <w:t>::</w:t>
      </w:r>
    </w:p>
    <w:p w14:paraId="368D66BA" w14:textId="77777777" w:rsidR="004C02EF" w:rsidRPr="00984A3F" w:rsidRDefault="004C02EF" w:rsidP="004C02EF">
      <w:pPr>
        <w:pStyle w:val="SyntaxDefinition"/>
      </w:pPr>
      <w:r w:rsidRPr="00984A3F">
        <w:t>SingleEscapeCharacter</w:t>
      </w:r>
      <w:r w:rsidRPr="00984A3F">
        <w:br/>
        <w:t>NonEscapeCharacter</w:t>
      </w:r>
    </w:p>
    <w:p w14:paraId="69AAAE15" w14:textId="77777777" w:rsidR="004C02EF" w:rsidRPr="00984A3F" w:rsidRDefault="004C02EF" w:rsidP="004C02EF">
      <w:pPr>
        <w:pStyle w:val="SyntaxRule"/>
      </w:pPr>
      <w:r w:rsidRPr="00984A3F">
        <w:t xml:space="preserve">SingleEscapeCharacter </w:t>
      </w:r>
      <w:r w:rsidRPr="007A29B2">
        <w:rPr>
          <w:rFonts w:ascii="Arial" w:hAnsi="Arial" w:cs="Arial"/>
          <w:b/>
          <w:i w:val="0"/>
        </w:rPr>
        <w:t>::</w:t>
      </w:r>
      <w:r w:rsidRPr="0040440B">
        <w:rPr>
          <w:rFonts w:ascii="Arial" w:hAnsi="Arial" w:cs="Arial"/>
          <w:b/>
        </w:rPr>
        <w:t xml:space="preserve">  </w:t>
      </w:r>
      <w:r w:rsidRPr="007A29B2">
        <w:rPr>
          <w:rFonts w:ascii="Arial" w:hAnsi="Arial" w:cs="Arial"/>
          <w:b/>
          <w:i w:val="0"/>
        </w:rPr>
        <w:t>one of</w:t>
      </w:r>
    </w:p>
    <w:p w14:paraId="53E54487" w14:textId="77777777" w:rsidR="004C02EF" w:rsidRPr="004431E2" w:rsidRDefault="004C02EF" w:rsidP="004C02EF">
      <w:pPr>
        <w:pStyle w:val="SyntaxDefinition"/>
        <w:rPr>
          <w:rFonts w:ascii="Courier New" w:hAnsi="Courier New" w:cs="Courier New"/>
          <w:b/>
          <w:i w:val="0"/>
          <w:lang w:val="en-US"/>
        </w:rPr>
      </w:pPr>
      <w:r w:rsidRPr="004431E2">
        <w:rPr>
          <w:rFonts w:ascii="Courier New" w:hAnsi="Courier New" w:cs="Courier New"/>
          <w:b/>
          <w:i w:val="0"/>
          <w:lang w:val="en-US"/>
        </w:rPr>
        <w:t>'  "  \  b  f  n  r  t  v</w:t>
      </w:r>
    </w:p>
    <w:p w14:paraId="1D82D446" w14:textId="77777777" w:rsidR="004C02EF" w:rsidRPr="00984A3F" w:rsidRDefault="004C02EF" w:rsidP="004C02EF">
      <w:pPr>
        <w:pStyle w:val="SyntaxRule"/>
      </w:pPr>
      <w:r w:rsidRPr="00984A3F">
        <w:t>NonEscapeCharacter</w:t>
      </w:r>
      <w:r w:rsidRPr="0040440B">
        <w:rPr>
          <w:rFonts w:ascii="Arial" w:hAnsi="Arial" w:cs="Arial"/>
          <w:b/>
        </w:rPr>
        <w:t xml:space="preserve"> </w:t>
      </w:r>
      <w:r w:rsidRPr="007A29B2">
        <w:rPr>
          <w:rFonts w:ascii="Arial" w:hAnsi="Arial" w:cs="Arial"/>
          <w:b/>
          <w:i w:val="0"/>
        </w:rPr>
        <w:t>::</w:t>
      </w:r>
    </w:p>
    <w:p w14:paraId="3F16441E" w14:textId="77777777" w:rsidR="004C02EF" w:rsidRPr="00984A3F" w:rsidRDefault="004C02EF" w:rsidP="004C02EF">
      <w:pPr>
        <w:pStyle w:val="SyntaxDefinition"/>
      </w:pPr>
      <w:r w:rsidRPr="00984A3F">
        <w:t>SourceCharacter</w:t>
      </w:r>
      <w:r w:rsidRPr="00984A3F">
        <w:rPr>
          <w:b/>
        </w:rPr>
        <w:t xml:space="preserve"> </w:t>
      </w:r>
      <w:r w:rsidRPr="004431E2">
        <w:rPr>
          <w:rFonts w:ascii="Arial" w:hAnsi="Arial" w:cs="Arial"/>
          <w:b/>
          <w:i w:val="0"/>
        </w:rPr>
        <w:t>but not</w:t>
      </w:r>
      <w:r>
        <w:rPr>
          <w:rFonts w:ascii="Arial" w:hAnsi="Arial" w:cs="Arial"/>
          <w:b/>
          <w:i w:val="0"/>
        </w:rPr>
        <w:t xml:space="preserve"> one of</w:t>
      </w:r>
      <w:r w:rsidRPr="00984A3F">
        <w:t xml:space="preserve"> EscapeCharacter </w:t>
      </w:r>
      <w:r w:rsidRPr="004431E2">
        <w:rPr>
          <w:rFonts w:ascii="Arial" w:hAnsi="Arial" w:cs="Arial"/>
          <w:b/>
          <w:i w:val="0"/>
        </w:rPr>
        <w:t>or</w:t>
      </w:r>
      <w:r w:rsidRPr="00984A3F">
        <w:rPr>
          <w:b/>
        </w:rPr>
        <w:t xml:space="preserve"> </w:t>
      </w:r>
      <w:r w:rsidRPr="00984A3F">
        <w:t>LineTerminator</w:t>
      </w:r>
    </w:p>
    <w:p w14:paraId="543FFFB3" w14:textId="77777777" w:rsidR="004C02EF" w:rsidRPr="00984A3F" w:rsidRDefault="004C02EF" w:rsidP="004C02EF">
      <w:pPr>
        <w:pStyle w:val="SyntaxRule"/>
      </w:pPr>
      <w:r w:rsidRPr="00984A3F">
        <w:t xml:space="preserve">EscapeCharacter </w:t>
      </w:r>
      <w:r w:rsidRPr="007A29B2">
        <w:rPr>
          <w:rFonts w:ascii="Arial" w:hAnsi="Arial" w:cs="Arial"/>
          <w:b/>
          <w:i w:val="0"/>
        </w:rPr>
        <w:t>::</w:t>
      </w:r>
    </w:p>
    <w:p w14:paraId="364156D6" w14:textId="77777777" w:rsidR="004C02EF" w:rsidRPr="00984A3F" w:rsidRDefault="004C02EF" w:rsidP="004C02EF">
      <w:pPr>
        <w:pStyle w:val="SyntaxDefinition"/>
      </w:pPr>
      <w:r w:rsidRPr="00984A3F">
        <w:t>SingleEscapeCharacter</w:t>
      </w:r>
      <w:r w:rsidRPr="00984A3F">
        <w:br/>
        <w:t>DecimalDigit</w:t>
      </w:r>
      <w:r w:rsidRPr="00984A3F">
        <w:br/>
      </w:r>
      <w:r w:rsidRPr="004431E2">
        <w:rPr>
          <w:rFonts w:ascii="Courier New" w:hAnsi="Courier New"/>
          <w:b/>
          <w:i w:val="0"/>
        </w:rPr>
        <w:t>x</w:t>
      </w:r>
      <w:r w:rsidRPr="00984A3F">
        <w:rPr>
          <w:b/>
        </w:rPr>
        <w:br/>
      </w:r>
      <w:r w:rsidRPr="004431E2">
        <w:rPr>
          <w:rFonts w:ascii="Courier New" w:hAnsi="Courier New"/>
          <w:b/>
          <w:i w:val="0"/>
        </w:rPr>
        <w:t>u</w:t>
      </w:r>
    </w:p>
    <w:p w14:paraId="03AD1D4C" w14:textId="77777777" w:rsidR="004C02EF" w:rsidRPr="00984A3F" w:rsidRDefault="004C02EF" w:rsidP="004C02EF">
      <w:pPr>
        <w:pStyle w:val="SyntaxRule"/>
      </w:pPr>
      <w:r w:rsidRPr="00984A3F">
        <w:t xml:space="preserve">HexEscapeSequence </w:t>
      </w:r>
      <w:r w:rsidRPr="007A29B2">
        <w:rPr>
          <w:rFonts w:ascii="Arial" w:hAnsi="Arial" w:cs="Arial"/>
          <w:b/>
          <w:i w:val="0"/>
        </w:rPr>
        <w:t>::</w:t>
      </w:r>
    </w:p>
    <w:p w14:paraId="2349A003" w14:textId="77777777" w:rsidR="004C02EF" w:rsidRPr="00984A3F" w:rsidRDefault="004C02EF" w:rsidP="004C02EF">
      <w:pPr>
        <w:pStyle w:val="SyntaxDefinition"/>
      </w:pPr>
      <w:r w:rsidRPr="004431E2">
        <w:rPr>
          <w:rFonts w:ascii="Courier New" w:hAnsi="Courier New"/>
          <w:b/>
          <w:i w:val="0"/>
        </w:rPr>
        <w:t xml:space="preserve">x </w:t>
      </w:r>
      <w:r w:rsidRPr="00984A3F">
        <w:t>HexDigit HexDigit</w:t>
      </w:r>
    </w:p>
    <w:p w14:paraId="5A8C5DCB" w14:textId="77777777" w:rsidR="004C02EF" w:rsidRPr="00984A3F" w:rsidRDefault="004C02EF" w:rsidP="004C02EF">
      <w:pPr>
        <w:pStyle w:val="SyntaxRule"/>
      </w:pPr>
      <w:r w:rsidRPr="00984A3F">
        <w:t xml:space="preserve">UnicodeEscapeSequence </w:t>
      </w:r>
      <w:r w:rsidRPr="007A29B2">
        <w:rPr>
          <w:rFonts w:ascii="Arial" w:hAnsi="Arial" w:cs="Arial"/>
          <w:b/>
          <w:i w:val="0"/>
        </w:rPr>
        <w:t>::</w:t>
      </w:r>
    </w:p>
    <w:p w14:paraId="55F71241" w14:textId="77777777" w:rsidR="004C02EF" w:rsidRPr="00984A3F" w:rsidRDefault="004C02EF" w:rsidP="004C02EF">
      <w:pPr>
        <w:pStyle w:val="SyntaxDefinition"/>
      </w:pPr>
      <w:r w:rsidRPr="004431E2">
        <w:rPr>
          <w:rFonts w:ascii="Courier New" w:hAnsi="Courier New"/>
          <w:b/>
          <w:i w:val="0"/>
        </w:rPr>
        <w:t>u</w:t>
      </w:r>
      <w:r w:rsidRPr="00984A3F">
        <w:t xml:space="preserve"> HexDigit HexDigit HexDigit HexDigit</w:t>
      </w:r>
    </w:p>
    <w:p w14:paraId="02843BD5" w14:textId="77777777" w:rsidR="004C02EF" w:rsidRDefault="004C02EF" w:rsidP="004C02EF">
      <w:r>
        <w:t xml:space="preserve">The definition of the nonterminal </w:t>
      </w:r>
      <w:r w:rsidRPr="00C12FD4">
        <w:rPr>
          <w:rFonts w:ascii="Times New Roman" w:hAnsi="Times New Roman"/>
          <w:i/>
        </w:rPr>
        <w:t>HexDigit</w:t>
      </w:r>
      <w:r>
        <w:t xml:space="preserve"> is given in 7.8.3. </w:t>
      </w:r>
      <w:r w:rsidRPr="00C12FD4">
        <w:rPr>
          <w:rFonts w:ascii="Times New Roman" w:hAnsi="Times New Roman"/>
          <w:i/>
        </w:rPr>
        <w:t>SourceCharacter</w:t>
      </w:r>
      <w:r>
        <w:t xml:space="preserve"> is defined in clause 6.</w:t>
      </w:r>
    </w:p>
    <w:p w14:paraId="25F8034B" w14:textId="77777777" w:rsidR="004C02EF" w:rsidRPr="0093584C" w:rsidRDefault="004C02EF" w:rsidP="004C02EF">
      <w:pPr>
        <w:pStyle w:val="Syntax"/>
      </w:pPr>
      <w:r w:rsidRPr="0093584C">
        <w:t>Semantics</w:t>
      </w:r>
    </w:p>
    <w:p w14:paraId="36A30E78" w14:textId="77777777" w:rsidR="004C02EF" w:rsidRDefault="004C02EF" w:rsidP="004C02EF">
      <w:r>
        <w:t>A string literal stands for a value of the String type. The String value (SV) of the literal is described in terms of character values (CV) contributed by the various parts of the string literal. As part of this process, some characters within the string literal are interpreted as having a mathematical value (MV), as described below or in 7.8.3.</w:t>
      </w:r>
    </w:p>
    <w:p w14:paraId="286EE13F"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StringLiteral</w:t>
      </w:r>
      <w:r w:rsidRPr="00984A3F">
        <w:t xml:space="preserve"> </w:t>
      </w:r>
      <w:r w:rsidRPr="00C40478">
        <w:rPr>
          <w:rFonts w:ascii="Arial" w:hAnsi="Arial"/>
          <w:b/>
        </w:rPr>
        <w:t>::</w:t>
      </w:r>
      <w:r w:rsidRPr="00984A3F">
        <w:t xml:space="preserve"> </w:t>
      </w:r>
      <w:r>
        <w:rPr>
          <w:rFonts w:ascii="Courier New" w:hAnsi="Courier New"/>
          <w:b/>
        </w:rPr>
        <w:t>""</w:t>
      </w:r>
      <w:r w:rsidRPr="00984A3F">
        <w:t xml:space="preserve"> </w:t>
      </w:r>
      <w:r w:rsidRPr="002900A0">
        <w:rPr>
          <w:rFonts w:ascii="Arial" w:hAnsi="Arial"/>
        </w:rPr>
        <w:t>is the empty character sequence.</w:t>
      </w:r>
    </w:p>
    <w:p w14:paraId="40C3E496"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StringLiteral</w:t>
      </w:r>
      <w:r w:rsidRPr="00984A3F">
        <w:t xml:space="preserve"> </w:t>
      </w:r>
      <w:r w:rsidRPr="00C40478">
        <w:rPr>
          <w:rFonts w:ascii="Arial" w:hAnsi="Arial"/>
          <w:b/>
        </w:rPr>
        <w:t>::</w:t>
      </w:r>
      <w:r w:rsidRPr="00984A3F">
        <w:t xml:space="preserve"> </w:t>
      </w:r>
      <w:r>
        <w:rPr>
          <w:rFonts w:ascii="Courier New" w:hAnsi="Courier New"/>
          <w:b/>
        </w:rPr>
        <w:t>''</w:t>
      </w:r>
      <w:r w:rsidRPr="00984A3F">
        <w:t xml:space="preserve"> </w:t>
      </w:r>
      <w:r w:rsidRPr="002900A0">
        <w:rPr>
          <w:rFonts w:ascii="Arial" w:hAnsi="Arial"/>
        </w:rPr>
        <w:t>is the empty character sequence.</w:t>
      </w:r>
    </w:p>
    <w:p w14:paraId="362518E6"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StringLiteral</w:t>
      </w:r>
      <w:r w:rsidRPr="00984A3F">
        <w:t xml:space="preserve"> </w:t>
      </w:r>
      <w:r w:rsidRPr="00C40478">
        <w:rPr>
          <w:rFonts w:ascii="Arial" w:hAnsi="Arial"/>
          <w:b/>
        </w:rPr>
        <w:t>::</w:t>
      </w:r>
      <w:r w:rsidRPr="00984A3F">
        <w:t xml:space="preserve"> </w:t>
      </w:r>
      <w:r>
        <w:rPr>
          <w:rFonts w:ascii="Courier New" w:hAnsi="Courier New"/>
          <w:b/>
        </w:rPr>
        <w:t>"</w:t>
      </w:r>
      <w:r w:rsidRPr="00984A3F">
        <w:t xml:space="preserve"> </w:t>
      </w:r>
      <w:r w:rsidRPr="00984A3F">
        <w:rPr>
          <w:i/>
        </w:rPr>
        <w:t>DoubleStringCharacters</w:t>
      </w:r>
      <w:r w:rsidRPr="00984A3F">
        <w:t xml:space="preserve"> </w:t>
      </w:r>
      <w:r>
        <w:rPr>
          <w:rFonts w:ascii="Courier New" w:hAnsi="Courier New"/>
          <w:b/>
        </w:rPr>
        <w:t>"</w:t>
      </w:r>
      <w:r w:rsidRPr="00984A3F">
        <w:t xml:space="preserve"> </w:t>
      </w:r>
      <w:r w:rsidRPr="002900A0">
        <w:rPr>
          <w:rFonts w:ascii="Arial" w:hAnsi="Arial" w:cs="Arial"/>
        </w:rPr>
        <w:t>is the SV</w:t>
      </w:r>
      <w:r w:rsidRPr="00984A3F">
        <w:t xml:space="preserve"> of </w:t>
      </w:r>
      <w:r w:rsidRPr="00984A3F">
        <w:rPr>
          <w:i/>
        </w:rPr>
        <w:t>DoubleStringCharacters</w:t>
      </w:r>
      <w:r w:rsidRPr="00984A3F">
        <w:t>.</w:t>
      </w:r>
    </w:p>
    <w:p w14:paraId="4838F131"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StringLiteral</w:t>
      </w:r>
      <w:r w:rsidRPr="00984A3F">
        <w:t xml:space="preserve"> </w:t>
      </w:r>
      <w:r w:rsidRPr="00C40478">
        <w:rPr>
          <w:rFonts w:ascii="Arial" w:hAnsi="Arial"/>
          <w:b/>
        </w:rPr>
        <w:t>::</w:t>
      </w:r>
      <w:r w:rsidRPr="00984A3F">
        <w:t xml:space="preserve"> </w:t>
      </w:r>
      <w:r>
        <w:rPr>
          <w:rFonts w:ascii="Courier New" w:hAnsi="Courier New"/>
          <w:b/>
        </w:rPr>
        <w:t>'</w:t>
      </w:r>
      <w:r w:rsidRPr="00984A3F">
        <w:t xml:space="preserve"> </w:t>
      </w:r>
      <w:r w:rsidRPr="00984A3F">
        <w:rPr>
          <w:i/>
        </w:rPr>
        <w:t>SingleStringCharacters</w:t>
      </w:r>
      <w:r w:rsidRPr="00984A3F">
        <w:t xml:space="preserve"> </w:t>
      </w:r>
      <w:r>
        <w:rPr>
          <w:rFonts w:ascii="Courier New" w:hAnsi="Courier New"/>
          <w:b/>
        </w:rPr>
        <w:t>'</w:t>
      </w:r>
      <w:r w:rsidRPr="00984A3F">
        <w:t xml:space="preserve"> </w:t>
      </w:r>
      <w:r w:rsidRPr="002900A0">
        <w:rPr>
          <w:rFonts w:ascii="Arial" w:hAnsi="Arial" w:cs="Arial"/>
        </w:rPr>
        <w:t>is the SV</w:t>
      </w:r>
      <w:r w:rsidRPr="00984A3F">
        <w:t xml:space="preserve"> of </w:t>
      </w:r>
      <w:r w:rsidRPr="00984A3F">
        <w:rPr>
          <w:i/>
        </w:rPr>
        <w:t>SingleStringCharacters</w:t>
      </w:r>
      <w:r w:rsidRPr="00984A3F">
        <w:t>.</w:t>
      </w:r>
    </w:p>
    <w:p w14:paraId="4B89C323"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 xml:space="preserve">DoubleStringCharacters </w:t>
      </w:r>
      <w:r w:rsidRPr="00C40478">
        <w:rPr>
          <w:rFonts w:ascii="Arial" w:hAnsi="Arial"/>
          <w:b/>
        </w:rPr>
        <w:t>::</w:t>
      </w:r>
      <w:r w:rsidRPr="00984A3F">
        <w:t xml:space="preserve"> </w:t>
      </w:r>
      <w:r w:rsidRPr="00984A3F">
        <w:rPr>
          <w:i/>
        </w:rPr>
        <w:t>DoubleStringCharacter</w:t>
      </w:r>
      <w:r w:rsidRPr="00984A3F">
        <w:t xml:space="preserve"> </w:t>
      </w:r>
      <w:r w:rsidRPr="002900A0">
        <w:rPr>
          <w:rFonts w:ascii="Arial" w:hAnsi="Arial" w:cs="Arial"/>
        </w:rPr>
        <w:t xml:space="preserve">is a sequence of one character, the CV of </w:t>
      </w:r>
      <w:r w:rsidRPr="00984A3F">
        <w:rPr>
          <w:i/>
        </w:rPr>
        <w:t>DoubleStringCharacter</w:t>
      </w:r>
      <w:r w:rsidRPr="00984A3F">
        <w:t>.</w:t>
      </w:r>
    </w:p>
    <w:p w14:paraId="7F0FE37D"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 xml:space="preserve">DoubleStringCharacters </w:t>
      </w:r>
      <w:r w:rsidRPr="00C40478">
        <w:rPr>
          <w:rFonts w:ascii="Arial" w:hAnsi="Arial"/>
          <w:b/>
        </w:rPr>
        <w:t>::</w:t>
      </w:r>
      <w:r w:rsidRPr="00984A3F">
        <w:t xml:space="preserve"> </w:t>
      </w:r>
      <w:r w:rsidRPr="00984A3F">
        <w:rPr>
          <w:i/>
        </w:rPr>
        <w:t>DoubleStringCharacter</w:t>
      </w:r>
      <w:r w:rsidRPr="00984A3F">
        <w:t xml:space="preserve"> </w:t>
      </w:r>
      <w:r w:rsidRPr="00984A3F">
        <w:rPr>
          <w:i/>
        </w:rPr>
        <w:t xml:space="preserve">DoubleStringCharacters </w:t>
      </w:r>
      <w:r w:rsidRPr="002900A0">
        <w:rPr>
          <w:rFonts w:ascii="Arial" w:hAnsi="Arial" w:cs="Arial"/>
        </w:rPr>
        <w:t>is a sequence of the CV of</w:t>
      </w:r>
      <w:r w:rsidRPr="00984A3F">
        <w:t xml:space="preserve"> </w:t>
      </w:r>
      <w:r w:rsidRPr="00984A3F">
        <w:rPr>
          <w:i/>
        </w:rPr>
        <w:t>DoubleStringCharacter</w:t>
      </w:r>
      <w:r w:rsidRPr="00984A3F">
        <w:t xml:space="preserve"> followed </w:t>
      </w:r>
      <w:r w:rsidRPr="002900A0">
        <w:rPr>
          <w:rFonts w:ascii="Arial" w:hAnsi="Arial" w:cs="Arial"/>
        </w:rPr>
        <w:t xml:space="preserve">by all the characters in the SV of </w:t>
      </w:r>
      <w:r w:rsidRPr="00984A3F">
        <w:rPr>
          <w:i/>
        </w:rPr>
        <w:t>DoubleStringCharacters</w:t>
      </w:r>
      <w:r w:rsidRPr="002900A0">
        <w:rPr>
          <w:rFonts w:ascii="Arial" w:hAnsi="Arial" w:cs="Arial"/>
        </w:rPr>
        <w:t xml:space="preserve"> in order.</w:t>
      </w:r>
    </w:p>
    <w:p w14:paraId="1F972115"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 xml:space="preserve">SingleStringCharacters </w:t>
      </w:r>
      <w:r w:rsidRPr="00C40478">
        <w:rPr>
          <w:rFonts w:ascii="Arial" w:hAnsi="Arial"/>
          <w:b/>
        </w:rPr>
        <w:t>::</w:t>
      </w:r>
      <w:r w:rsidRPr="00984A3F">
        <w:t xml:space="preserve"> </w:t>
      </w:r>
      <w:r w:rsidRPr="00984A3F">
        <w:rPr>
          <w:i/>
        </w:rPr>
        <w:t>SingleStringCharacter</w:t>
      </w:r>
      <w:r w:rsidRPr="00984A3F">
        <w:t xml:space="preserve"> </w:t>
      </w:r>
      <w:r w:rsidRPr="002900A0">
        <w:rPr>
          <w:rFonts w:ascii="Arial" w:hAnsi="Arial" w:cs="Arial"/>
        </w:rPr>
        <w:t>is a sequence of one character, the CV of</w:t>
      </w:r>
      <w:r w:rsidRPr="00984A3F">
        <w:t xml:space="preserve"> </w:t>
      </w:r>
      <w:r w:rsidRPr="00984A3F">
        <w:rPr>
          <w:i/>
        </w:rPr>
        <w:t>SingleStringCharacter</w:t>
      </w:r>
      <w:r w:rsidRPr="00984A3F">
        <w:t>.</w:t>
      </w:r>
    </w:p>
    <w:p w14:paraId="03DCE10C"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 xml:space="preserve">SingleStringCharacters </w:t>
      </w:r>
      <w:r w:rsidRPr="00C40478">
        <w:rPr>
          <w:rFonts w:ascii="Arial" w:hAnsi="Arial"/>
          <w:b/>
        </w:rPr>
        <w:t>::</w:t>
      </w:r>
      <w:r w:rsidRPr="00984A3F">
        <w:t xml:space="preserve"> </w:t>
      </w:r>
      <w:r w:rsidRPr="00984A3F">
        <w:rPr>
          <w:i/>
        </w:rPr>
        <w:t>SingleStringCharacter</w:t>
      </w:r>
      <w:r w:rsidRPr="00984A3F">
        <w:t xml:space="preserve"> </w:t>
      </w:r>
      <w:r w:rsidRPr="002900A0">
        <w:rPr>
          <w:rFonts w:ascii="Arial" w:hAnsi="Arial" w:cs="Arial"/>
        </w:rPr>
        <w:t>SingleStringCharacters is a sequence of the CV of</w:t>
      </w:r>
      <w:r w:rsidRPr="00984A3F">
        <w:t xml:space="preserve"> </w:t>
      </w:r>
      <w:r w:rsidRPr="00984A3F">
        <w:rPr>
          <w:i/>
        </w:rPr>
        <w:t>SingleStringCharacter</w:t>
      </w:r>
      <w:r w:rsidRPr="00984A3F">
        <w:t xml:space="preserve"> </w:t>
      </w:r>
      <w:r w:rsidRPr="002900A0">
        <w:rPr>
          <w:rFonts w:ascii="Arial" w:hAnsi="Arial" w:cs="Arial"/>
        </w:rPr>
        <w:t>followed by all the characters in the SV of</w:t>
      </w:r>
      <w:r w:rsidRPr="00984A3F">
        <w:t xml:space="preserve"> </w:t>
      </w:r>
      <w:r w:rsidRPr="00984A3F">
        <w:rPr>
          <w:i/>
        </w:rPr>
        <w:t>SingleStringCharacters</w:t>
      </w:r>
      <w:r w:rsidRPr="00984A3F">
        <w:t xml:space="preserve"> </w:t>
      </w:r>
      <w:r w:rsidRPr="002900A0">
        <w:rPr>
          <w:rFonts w:ascii="Arial" w:hAnsi="Arial" w:cs="Arial"/>
        </w:rPr>
        <w:t>in order.</w:t>
      </w:r>
    </w:p>
    <w:p w14:paraId="4BB24899"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LineContinuation</w:t>
      </w:r>
      <w:r w:rsidRPr="00984A3F">
        <w:t xml:space="preserve"> </w:t>
      </w:r>
      <w:r w:rsidRPr="00C40478">
        <w:rPr>
          <w:rFonts w:ascii="Arial" w:hAnsi="Arial"/>
          <w:b/>
        </w:rPr>
        <w:t>::</w:t>
      </w:r>
      <w:r w:rsidRPr="00984A3F">
        <w:t xml:space="preserve"> </w:t>
      </w:r>
      <w:r w:rsidRPr="0069001C">
        <w:rPr>
          <w:rFonts w:ascii="Courier New" w:hAnsi="Courier New" w:cs="Courier New"/>
          <w:b/>
        </w:rPr>
        <w:t>\</w:t>
      </w:r>
      <w:r w:rsidRPr="00984A3F">
        <w:t xml:space="preserve"> </w:t>
      </w:r>
      <w:r w:rsidRPr="00984A3F">
        <w:rPr>
          <w:i/>
        </w:rPr>
        <w:t>LineTerminatorSequence</w:t>
      </w:r>
      <w:r w:rsidRPr="00984A3F">
        <w:t xml:space="preserve"> </w:t>
      </w:r>
      <w:r w:rsidRPr="002900A0">
        <w:rPr>
          <w:rFonts w:ascii="Arial" w:hAnsi="Arial"/>
        </w:rPr>
        <w:t>is the empty character sequence.</w:t>
      </w:r>
    </w:p>
    <w:p w14:paraId="1197FB1D"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DoubleStringCharacter</w:t>
      </w:r>
      <w:r w:rsidRPr="00984A3F">
        <w:t xml:space="preserve"> </w:t>
      </w:r>
      <w:r w:rsidRPr="00C40478">
        <w:rPr>
          <w:rFonts w:ascii="Arial" w:hAnsi="Arial"/>
          <w:b/>
        </w:rPr>
        <w:t>::</w:t>
      </w:r>
      <w:r w:rsidRPr="00984A3F">
        <w:t xml:space="preserve"> </w:t>
      </w:r>
      <w:r w:rsidRPr="00984A3F">
        <w:rPr>
          <w:i/>
        </w:rPr>
        <w:t>SourceCharacter</w:t>
      </w:r>
      <w:r w:rsidRPr="00984A3F">
        <w:t xml:space="preserve"> </w:t>
      </w:r>
      <w:r w:rsidRPr="00C40478">
        <w:rPr>
          <w:rFonts w:ascii="Arial" w:hAnsi="Arial" w:cs="Arial"/>
          <w:b/>
        </w:rPr>
        <w:t>but not</w:t>
      </w:r>
      <w:r>
        <w:rPr>
          <w:rFonts w:ascii="Arial" w:hAnsi="Arial" w:cs="Arial"/>
          <w:b/>
        </w:rPr>
        <w:t xml:space="preserve"> one of</w:t>
      </w:r>
      <w:r w:rsidRPr="00984A3F">
        <w:t xml:space="preserve"> </w:t>
      </w:r>
      <w:r>
        <w:rPr>
          <w:rFonts w:ascii="Courier New" w:hAnsi="Courier New"/>
          <w:b/>
        </w:rPr>
        <w:t>"</w:t>
      </w:r>
      <w:r w:rsidRPr="00984A3F">
        <w:rPr>
          <w:b/>
        </w:rPr>
        <w:t xml:space="preserve"> </w:t>
      </w:r>
      <w:r w:rsidRPr="00C40478">
        <w:rPr>
          <w:rFonts w:ascii="Arial" w:hAnsi="Arial" w:cs="Arial"/>
          <w:b/>
        </w:rPr>
        <w:t>or</w:t>
      </w:r>
      <w:r w:rsidRPr="00984A3F">
        <w:rPr>
          <w:b/>
        </w:rPr>
        <w:t xml:space="preserve"> </w:t>
      </w:r>
      <w:r>
        <w:rPr>
          <w:rFonts w:ascii="Courier New" w:hAnsi="Courier New"/>
          <w:b/>
        </w:rPr>
        <w:t>\</w:t>
      </w:r>
      <w:r w:rsidRPr="00984A3F">
        <w:t xml:space="preserve"> </w:t>
      </w:r>
      <w:r w:rsidRPr="00C40478">
        <w:rPr>
          <w:rFonts w:ascii="Arial" w:hAnsi="Arial" w:cs="Arial"/>
          <w:b/>
        </w:rPr>
        <w:t>or</w:t>
      </w:r>
      <w:r w:rsidRPr="00984A3F">
        <w:rPr>
          <w:b/>
        </w:rPr>
        <w:t xml:space="preserve"> </w:t>
      </w:r>
      <w:r w:rsidRPr="00984A3F">
        <w:rPr>
          <w:i/>
        </w:rPr>
        <w:t>LineTerminator</w:t>
      </w:r>
      <w:r w:rsidRPr="00984A3F">
        <w:t xml:space="preserve"> </w:t>
      </w:r>
      <w:r w:rsidRPr="002900A0">
        <w:rPr>
          <w:rFonts w:ascii="Arial" w:hAnsi="Arial" w:cs="Arial"/>
        </w:rPr>
        <w:t>is the</w:t>
      </w:r>
      <w:r w:rsidRPr="00984A3F">
        <w:rPr>
          <w:i/>
        </w:rPr>
        <w:t xml:space="preserve"> SourceCharacter</w:t>
      </w:r>
      <w:r w:rsidRPr="00984A3F">
        <w:t xml:space="preserve"> </w:t>
      </w:r>
      <w:r w:rsidRPr="002900A0">
        <w:rPr>
          <w:rFonts w:ascii="Arial" w:hAnsi="Arial" w:cs="Arial"/>
        </w:rPr>
        <w:t>character itself.</w:t>
      </w:r>
    </w:p>
    <w:p w14:paraId="0E893FBC"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DoubleStringCharacter</w:t>
      </w:r>
      <w:r w:rsidRPr="00984A3F">
        <w:t xml:space="preserve"> </w:t>
      </w:r>
      <w:r w:rsidRPr="00C40478">
        <w:rPr>
          <w:rFonts w:ascii="Arial" w:hAnsi="Arial"/>
          <w:b/>
        </w:rPr>
        <w:t>::</w:t>
      </w:r>
      <w:r w:rsidRPr="00984A3F">
        <w:t xml:space="preserve"> </w:t>
      </w:r>
      <w:r>
        <w:rPr>
          <w:rFonts w:ascii="Courier New" w:hAnsi="Courier New"/>
          <w:b/>
        </w:rPr>
        <w:t>\</w:t>
      </w:r>
      <w:r>
        <w:rPr>
          <w:rFonts w:ascii="Courier New" w:hAnsi="Courier New"/>
        </w:rPr>
        <w:t xml:space="preserve"> </w:t>
      </w:r>
      <w:r w:rsidRPr="00984A3F">
        <w:rPr>
          <w:i/>
        </w:rPr>
        <w:t>EscapeSequence</w:t>
      </w:r>
      <w:r w:rsidRPr="00984A3F">
        <w:t xml:space="preserve"> </w:t>
      </w:r>
      <w:r w:rsidRPr="002900A0">
        <w:rPr>
          <w:rFonts w:ascii="Arial" w:hAnsi="Arial" w:cs="Arial"/>
        </w:rPr>
        <w:t>is the CV of the</w:t>
      </w:r>
      <w:r w:rsidRPr="00984A3F">
        <w:rPr>
          <w:i/>
        </w:rPr>
        <w:t xml:space="preserve"> EscapeSequence</w:t>
      </w:r>
      <w:r w:rsidRPr="00984A3F">
        <w:t>.</w:t>
      </w:r>
    </w:p>
    <w:p w14:paraId="425ECB9D" w14:textId="77777777" w:rsidR="004C02EF" w:rsidRPr="001A3EA2"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DoubleStringCharacter</w:t>
      </w:r>
      <w:r w:rsidRPr="00984A3F">
        <w:t xml:space="preserve"> </w:t>
      </w:r>
      <w:r w:rsidRPr="00C40478">
        <w:rPr>
          <w:rFonts w:ascii="Arial" w:hAnsi="Arial"/>
          <w:b/>
        </w:rPr>
        <w:t>::</w:t>
      </w:r>
      <w:r w:rsidRPr="00984A3F">
        <w:t xml:space="preserve"> </w:t>
      </w:r>
      <w:r w:rsidRPr="00984A3F">
        <w:rPr>
          <w:i/>
        </w:rPr>
        <w:t>LineContinuation</w:t>
      </w:r>
      <w:r w:rsidRPr="00984A3F">
        <w:t xml:space="preserve"> </w:t>
      </w:r>
      <w:r w:rsidRPr="002900A0">
        <w:rPr>
          <w:rFonts w:ascii="Arial" w:hAnsi="Arial" w:cs="Arial"/>
        </w:rPr>
        <w:t xml:space="preserve">is the </w:t>
      </w:r>
      <w:r>
        <w:rPr>
          <w:rFonts w:ascii="Arial" w:hAnsi="Arial" w:cs="Arial"/>
        </w:rPr>
        <w:t>empty character sequence</w:t>
      </w:r>
      <w:r w:rsidRPr="00984A3F">
        <w:t>.</w:t>
      </w:r>
    </w:p>
    <w:p w14:paraId="49B62857"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SingleStringCharacter</w:t>
      </w:r>
      <w:r w:rsidRPr="00984A3F">
        <w:t xml:space="preserve"> </w:t>
      </w:r>
      <w:r w:rsidRPr="00C40478">
        <w:rPr>
          <w:rFonts w:ascii="Arial" w:hAnsi="Arial"/>
          <w:b/>
        </w:rPr>
        <w:t>::</w:t>
      </w:r>
      <w:r w:rsidRPr="00984A3F">
        <w:t xml:space="preserve"> </w:t>
      </w:r>
      <w:r w:rsidRPr="00984A3F">
        <w:rPr>
          <w:i/>
        </w:rPr>
        <w:t>SourceCharacter</w:t>
      </w:r>
      <w:r w:rsidRPr="00984A3F">
        <w:t xml:space="preserve"> </w:t>
      </w:r>
      <w:r w:rsidRPr="00C40478">
        <w:rPr>
          <w:rFonts w:ascii="Arial" w:hAnsi="Arial" w:cs="Arial"/>
          <w:b/>
        </w:rPr>
        <w:t>but not</w:t>
      </w:r>
      <w:r>
        <w:rPr>
          <w:rFonts w:ascii="Arial" w:hAnsi="Arial" w:cs="Arial"/>
          <w:b/>
        </w:rPr>
        <w:t xml:space="preserve"> one of</w:t>
      </w:r>
      <w:r w:rsidRPr="00984A3F">
        <w:t xml:space="preserve"> </w:t>
      </w:r>
      <w:r>
        <w:rPr>
          <w:rFonts w:ascii="Courier New" w:hAnsi="Courier New"/>
          <w:b/>
        </w:rPr>
        <w:t>'</w:t>
      </w:r>
      <w:r w:rsidRPr="00984A3F">
        <w:rPr>
          <w:b/>
        </w:rPr>
        <w:t xml:space="preserve"> </w:t>
      </w:r>
      <w:r w:rsidRPr="00C40478">
        <w:rPr>
          <w:rFonts w:ascii="Arial" w:hAnsi="Arial" w:cs="Arial"/>
          <w:b/>
        </w:rPr>
        <w:t>or</w:t>
      </w:r>
      <w:r w:rsidRPr="00984A3F">
        <w:rPr>
          <w:b/>
        </w:rPr>
        <w:t xml:space="preserve"> </w:t>
      </w:r>
      <w:r>
        <w:rPr>
          <w:rFonts w:ascii="Courier New" w:hAnsi="Courier New"/>
          <w:b/>
        </w:rPr>
        <w:t>\</w:t>
      </w:r>
      <w:r w:rsidRPr="00984A3F">
        <w:t xml:space="preserve"> </w:t>
      </w:r>
      <w:r w:rsidRPr="00C40478">
        <w:rPr>
          <w:rFonts w:ascii="Arial" w:hAnsi="Arial" w:cs="Arial"/>
          <w:b/>
        </w:rPr>
        <w:t>or</w:t>
      </w:r>
      <w:r w:rsidRPr="00984A3F">
        <w:rPr>
          <w:b/>
        </w:rPr>
        <w:t xml:space="preserve"> </w:t>
      </w:r>
      <w:r w:rsidRPr="00984A3F">
        <w:rPr>
          <w:i/>
        </w:rPr>
        <w:t>LineTerminator</w:t>
      </w:r>
      <w:r w:rsidRPr="00984A3F">
        <w:t xml:space="preserve"> </w:t>
      </w:r>
      <w:r w:rsidRPr="002900A0">
        <w:rPr>
          <w:rFonts w:ascii="Arial" w:hAnsi="Arial" w:cs="Arial"/>
        </w:rPr>
        <w:t>is the</w:t>
      </w:r>
      <w:r w:rsidRPr="00984A3F">
        <w:rPr>
          <w:i/>
        </w:rPr>
        <w:t xml:space="preserve"> SourceCharacter</w:t>
      </w:r>
      <w:r w:rsidRPr="00984A3F">
        <w:t xml:space="preserve"> </w:t>
      </w:r>
      <w:r w:rsidRPr="002900A0">
        <w:rPr>
          <w:rFonts w:ascii="Arial" w:hAnsi="Arial" w:cs="Arial"/>
        </w:rPr>
        <w:t>character itself.</w:t>
      </w:r>
    </w:p>
    <w:p w14:paraId="6C36776E"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SingleStringCharacter</w:t>
      </w:r>
      <w:r w:rsidRPr="00984A3F">
        <w:t xml:space="preserve"> </w:t>
      </w:r>
      <w:r w:rsidRPr="00C40478">
        <w:rPr>
          <w:rFonts w:ascii="Arial" w:hAnsi="Arial"/>
          <w:b/>
        </w:rPr>
        <w:t>::</w:t>
      </w:r>
      <w:r w:rsidRPr="00984A3F">
        <w:rPr>
          <w:b/>
        </w:rPr>
        <w:t xml:space="preserve"> </w:t>
      </w:r>
      <w:r>
        <w:rPr>
          <w:rFonts w:ascii="Courier New" w:hAnsi="Courier New"/>
          <w:b/>
        </w:rPr>
        <w:t>\</w:t>
      </w:r>
      <w:r>
        <w:rPr>
          <w:rFonts w:ascii="Courier New" w:hAnsi="Courier New"/>
        </w:rPr>
        <w:t xml:space="preserve"> </w:t>
      </w:r>
      <w:r w:rsidRPr="00984A3F">
        <w:rPr>
          <w:i/>
        </w:rPr>
        <w:t>EscapeSequence</w:t>
      </w:r>
      <w:r w:rsidRPr="00984A3F">
        <w:t xml:space="preserve"> </w:t>
      </w:r>
      <w:r w:rsidRPr="002900A0">
        <w:rPr>
          <w:rFonts w:ascii="Arial" w:hAnsi="Arial" w:cs="Arial"/>
        </w:rPr>
        <w:t>is the CV of the</w:t>
      </w:r>
      <w:r w:rsidRPr="00984A3F">
        <w:rPr>
          <w:i/>
        </w:rPr>
        <w:t xml:space="preserve"> EscapeSequence</w:t>
      </w:r>
      <w:r w:rsidRPr="00984A3F">
        <w:t>.</w:t>
      </w:r>
    </w:p>
    <w:p w14:paraId="0090B166" w14:textId="77777777" w:rsidR="004C02EF" w:rsidRPr="001A3EA2"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SingleStringCharacter</w:t>
      </w:r>
      <w:r w:rsidRPr="00984A3F">
        <w:t xml:space="preserve"> </w:t>
      </w:r>
      <w:r w:rsidRPr="00C40478">
        <w:rPr>
          <w:rFonts w:ascii="Arial" w:hAnsi="Arial"/>
          <w:b/>
        </w:rPr>
        <w:t>::</w:t>
      </w:r>
      <w:r>
        <w:rPr>
          <w:rFonts w:ascii="Arial" w:hAnsi="Arial"/>
          <w:b/>
        </w:rPr>
        <w:t xml:space="preserve"> </w:t>
      </w:r>
      <w:r w:rsidRPr="00984A3F">
        <w:rPr>
          <w:i/>
        </w:rPr>
        <w:t>LineContinuation</w:t>
      </w:r>
      <w:r w:rsidRPr="00984A3F">
        <w:t xml:space="preserve"> </w:t>
      </w:r>
      <w:r w:rsidRPr="002900A0">
        <w:rPr>
          <w:rFonts w:ascii="Arial" w:hAnsi="Arial" w:cs="Arial"/>
        </w:rPr>
        <w:t xml:space="preserve">is the </w:t>
      </w:r>
      <w:r>
        <w:rPr>
          <w:rFonts w:ascii="Arial" w:hAnsi="Arial" w:cs="Arial"/>
        </w:rPr>
        <w:t>empty character sequence</w:t>
      </w:r>
      <w:r w:rsidRPr="00984A3F">
        <w:t>.</w:t>
      </w:r>
    </w:p>
    <w:p w14:paraId="49F2420A"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 xml:space="preserve">EscapeSequence </w:t>
      </w:r>
      <w:r w:rsidRPr="00C40478">
        <w:rPr>
          <w:rFonts w:ascii="Arial" w:hAnsi="Arial"/>
          <w:b/>
        </w:rPr>
        <w:t>::</w:t>
      </w:r>
      <w:r w:rsidRPr="00984A3F">
        <w:t xml:space="preserve"> </w:t>
      </w:r>
      <w:r w:rsidRPr="00984A3F">
        <w:rPr>
          <w:i/>
        </w:rPr>
        <w:t>CharacterEscapeSequence</w:t>
      </w:r>
      <w:r w:rsidRPr="00984A3F">
        <w:t xml:space="preserve"> </w:t>
      </w:r>
      <w:r w:rsidRPr="002900A0">
        <w:rPr>
          <w:rFonts w:ascii="Arial" w:hAnsi="Arial" w:cs="Arial"/>
        </w:rPr>
        <w:t>is the CV of the</w:t>
      </w:r>
      <w:r w:rsidRPr="00984A3F">
        <w:rPr>
          <w:i/>
        </w:rPr>
        <w:t xml:space="preserve"> CharacterEscapeSequence</w:t>
      </w:r>
      <w:r w:rsidRPr="00984A3F">
        <w:t>.</w:t>
      </w:r>
    </w:p>
    <w:p w14:paraId="6DDC4502"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 xml:space="preserve">EscapeSequence </w:t>
      </w:r>
      <w:r w:rsidRPr="00C40478">
        <w:rPr>
          <w:rFonts w:ascii="Arial" w:hAnsi="Arial"/>
          <w:b/>
        </w:rPr>
        <w:t>::</w:t>
      </w:r>
      <w:r w:rsidRPr="00984A3F">
        <w:t xml:space="preserve"> </w:t>
      </w:r>
      <w:r>
        <w:rPr>
          <w:rFonts w:ascii="Courier New" w:hAnsi="Courier New"/>
          <w:b/>
        </w:rPr>
        <w:t>0</w:t>
      </w:r>
      <w:r w:rsidRPr="00984A3F">
        <w:t xml:space="preserve">  </w:t>
      </w:r>
      <w:r w:rsidRPr="00B3070A">
        <w:rPr>
          <w:rFonts w:ascii="Arial" w:hAnsi="Arial" w:cs="Arial"/>
          <w:sz w:val="16"/>
        </w:rPr>
        <w:t xml:space="preserve">[lookahead </w:t>
      </w:r>
      <w:r w:rsidRPr="00B3070A">
        <w:rPr>
          <w:rFonts w:ascii="Arial" w:hAnsi="Arial" w:cs="Arial"/>
          <w:sz w:val="16"/>
        </w:rPr>
        <w:sym w:font="Symbol" w:char="F0CF"/>
      </w:r>
      <w:r w:rsidRPr="00984A3F">
        <w:rPr>
          <w:sz w:val="16"/>
        </w:rPr>
        <w:t xml:space="preserve"> </w:t>
      </w:r>
      <w:r w:rsidRPr="00984A3F">
        <w:rPr>
          <w:i/>
          <w:sz w:val="16"/>
        </w:rPr>
        <w:t>DecimalDigit</w:t>
      </w:r>
      <w:r w:rsidRPr="00B3070A">
        <w:rPr>
          <w:rFonts w:ascii="Arial" w:hAnsi="Arial" w:cs="Arial"/>
          <w:sz w:val="16"/>
        </w:rPr>
        <w:t>]</w:t>
      </w:r>
      <w:r>
        <w:rPr>
          <w:rFonts w:ascii="Arial" w:hAnsi="Arial" w:cs="Arial"/>
          <w:sz w:val="16"/>
        </w:rPr>
        <w:t xml:space="preserve"> </w:t>
      </w:r>
      <w:r w:rsidRPr="002900A0">
        <w:rPr>
          <w:rFonts w:ascii="Arial" w:hAnsi="Arial" w:cs="Arial"/>
        </w:rPr>
        <w:t>is a &lt;NUL&gt; character (Unicode value 0000).</w:t>
      </w:r>
    </w:p>
    <w:p w14:paraId="36505F0E" w14:textId="77777777" w:rsidR="004C02EF" w:rsidRPr="00984A3F" w:rsidRDefault="004C02EF" w:rsidP="004C02EF">
      <w:pPr>
        <w:pStyle w:val="MathSpecialCase3"/>
        <w:numPr>
          <w:ilvl w:val="2"/>
          <w:numId w:val="31"/>
        </w:numPr>
        <w:tabs>
          <w:tab w:val="left" w:pos="450"/>
        </w:tabs>
        <w:spacing w:after="0"/>
        <w:ind w:left="446" w:hanging="446"/>
      </w:pPr>
      <w:r w:rsidRPr="00E57342">
        <w:rPr>
          <w:rFonts w:ascii="Arial" w:hAnsi="Arial"/>
        </w:rPr>
        <w:t>The</w:t>
      </w:r>
      <w:r w:rsidRPr="002900A0">
        <w:rPr>
          <w:rFonts w:ascii="Arial" w:hAnsi="Arial"/>
        </w:rPr>
        <w:t xml:space="preserve"> CV of</w:t>
      </w:r>
      <w:r w:rsidRPr="00984A3F">
        <w:t xml:space="preserve"> </w:t>
      </w:r>
      <w:r w:rsidRPr="00984A3F">
        <w:rPr>
          <w:i/>
        </w:rPr>
        <w:t xml:space="preserve">EscapeSequence </w:t>
      </w:r>
      <w:r w:rsidRPr="00C40478">
        <w:rPr>
          <w:rFonts w:ascii="Arial" w:hAnsi="Arial"/>
          <w:b/>
        </w:rPr>
        <w:t>::</w:t>
      </w:r>
      <w:r w:rsidRPr="00984A3F">
        <w:t xml:space="preserve"> </w:t>
      </w:r>
      <w:r w:rsidRPr="00984A3F">
        <w:rPr>
          <w:i/>
        </w:rPr>
        <w:t>HexEscapeSequence</w:t>
      </w:r>
      <w:r w:rsidRPr="00984A3F">
        <w:t xml:space="preserve"> </w:t>
      </w:r>
      <w:r w:rsidRPr="002900A0">
        <w:rPr>
          <w:rFonts w:ascii="Arial" w:hAnsi="Arial" w:cs="Arial"/>
        </w:rPr>
        <w:t>is the CV of the</w:t>
      </w:r>
      <w:r w:rsidRPr="00984A3F">
        <w:rPr>
          <w:i/>
        </w:rPr>
        <w:t xml:space="preserve"> HexEscapeSequence</w:t>
      </w:r>
      <w:r w:rsidRPr="00984A3F">
        <w:t>.</w:t>
      </w:r>
    </w:p>
    <w:p w14:paraId="445B6358"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 xml:space="preserve">The </w:t>
      </w:r>
      <w:r w:rsidRPr="00E57342">
        <w:rPr>
          <w:rFonts w:ascii="Arial" w:hAnsi="Arial"/>
        </w:rPr>
        <w:t>CV</w:t>
      </w:r>
      <w:r w:rsidRPr="002900A0">
        <w:rPr>
          <w:rFonts w:ascii="Arial" w:hAnsi="Arial"/>
        </w:rPr>
        <w:t xml:space="preserve"> of</w:t>
      </w:r>
      <w:r w:rsidRPr="00984A3F">
        <w:t xml:space="preserve"> </w:t>
      </w:r>
      <w:r w:rsidRPr="00984A3F">
        <w:rPr>
          <w:i/>
        </w:rPr>
        <w:t xml:space="preserve">EscapeSequence </w:t>
      </w:r>
      <w:r w:rsidRPr="00C40478">
        <w:rPr>
          <w:rFonts w:ascii="Arial" w:hAnsi="Arial"/>
          <w:b/>
        </w:rPr>
        <w:t>::</w:t>
      </w:r>
      <w:r w:rsidRPr="00984A3F">
        <w:t xml:space="preserve"> </w:t>
      </w:r>
      <w:r w:rsidRPr="00984A3F">
        <w:rPr>
          <w:i/>
        </w:rPr>
        <w:t>UnicodeEscapeSequence</w:t>
      </w:r>
      <w:r w:rsidRPr="00984A3F">
        <w:t xml:space="preserve"> </w:t>
      </w:r>
      <w:r w:rsidRPr="002900A0">
        <w:rPr>
          <w:rFonts w:ascii="Arial" w:hAnsi="Arial" w:cs="Arial"/>
        </w:rPr>
        <w:t>is the CV of the</w:t>
      </w:r>
      <w:r w:rsidRPr="00984A3F">
        <w:rPr>
          <w:i/>
        </w:rPr>
        <w:t xml:space="preserve"> UnicodeEscapeSequence</w:t>
      </w:r>
      <w:r w:rsidRPr="00984A3F">
        <w:t>.</w:t>
      </w:r>
    </w:p>
    <w:p w14:paraId="00FEF6D9" w14:textId="77777777" w:rsidR="004C02EF" w:rsidRPr="00432507" w:rsidRDefault="004C02EF" w:rsidP="004C02EF">
      <w:pPr>
        <w:pStyle w:val="MathSpecialCase3"/>
        <w:numPr>
          <w:ilvl w:val="2"/>
          <w:numId w:val="31"/>
        </w:numPr>
        <w:tabs>
          <w:tab w:val="left" w:pos="450"/>
        </w:tabs>
        <w:spacing w:after="60"/>
        <w:ind w:left="446" w:hanging="446"/>
        <w:rPr>
          <w:rFonts w:ascii="Arial" w:hAnsi="Arial" w:cs="Arial"/>
          <w:i/>
        </w:rPr>
      </w:pPr>
      <w:r w:rsidRPr="00E57342">
        <w:rPr>
          <w:rFonts w:ascii="Arial" w:hAnsi="Arial"/>
        </w:rPr>
        <w:t>The</w:t>
      </w:r>
      <w:r w:rsidRPr="00E57342">
        <w:rPr>
          <w:rFonts w:ascii="Arial" w:hAnsi="Arial"/>
          <w:i/>
        </w:rPr>
        <w:t xml:space="preserve"> </w:t>
      </w:r>
      <w:r w:rsidRPr="00E57342">
        <w:rPr>
          <w:rFonts w:ascii="Arial" w:hAnsi="Arial"/>
        </w:rPr>
        <w:t>CV</w:t>
      </w:r>
      <w:r w:rsidRPr="00E57342">
        <w:rPr>
          <w:rFonts w:ascii="Arial" w:hAnsi="Arial"/>
          <w:i/>
        </w:rPr>
        <w:t xml:space="preserve"> </w:t>
      </w:r>
      <w:r w:rsidRPr="00E57342">
        <w:rPr>
          <w:rFonts w:ascii="Arial" w:hAnsi="Arial"/>
        </w:rPr>
        <w:t>of</w:t>
      </w:r>
      <w:r w:rsidRPr="00E57342">
        <w:rPr>
          <w:i/>
        </w:rPr>
        <w:t xml:space="preserve"> CharacterEscapeSequence </w:t>
      </w:r>
      <w:r w:rsidRPr="00C40478">
        <w:rPr>
          <w:rFonts w:ascii="Arial" w:hAnsi="Arial"/>
          <w:b/>
        </w:rPr>
        <w:t>::</w:t>
      </w:r>
      <w:r w:rsidRPr="00E57342">
        <w:rPr>
          <w:i/>
        </w:rPr>
        <w:t xml:space="preserve"> SingleEscapeCharacter </w:t>
      </w:r>
      <w:r w:rsidRPr="00E57342">
        <w:rPr>
          <w:rFonts w:ascii="Arial" w:hAnsi="Arial" w:cs="Arial"/>
        </w:rPr>
        <w:t>is the character whose code unit value is determined by  the</w:t>
      </w:r>
      <w:r w:rsidRPr="00E57342">
        <w:rPr>
          <w:i/>
        </w:rPr>
        <w:t xml:space="preserve"> SingleEscapeCharacter </w:t>
      </w:r>
      <w:r w:rsidRPr="00E57342">
        <w:rPr>
          <w:rFonts w:ascii="Arial" w:hAnsi="Arial" w:cs="Arial"/>
        </w:rPr>
        <w:t>according to Table 4:</w:t>
      </w:r>
    </w:p>
    <w:p w14:paraId="50508812" w14:textId="77777777" w:rsidR="004C02EF" w:rsidRPr="000171B7" w:rsidRDefault="004C02EF" w:rsidP="004C02EF">
      <w:pPr>
        <w:pStyle w:val="Tabletitle"/>
        <w:keepNext w:val="0"/>
        <w:widowControl w:val="0"/>
        <w:rPr>
          <w:rFonts w:eastAsia="Arial Unicode MS"/>
        </w:rPr>
      </w:pPr>
      <w:r w:rsidRPr="002A16DE">
        <w:rPr>
          <w:rFonts w:eastAsia="Arial Unicode MS"/>
        </w:rPr>
        <w:t xml:space="preserve">Table 4 — </w:t>
      </w:r>
      <w:r>
        <w:rPr>
          <w:rFonts w:eastAsia="Arial Unicode MS"/>
        </w:rPr>
        <w:t>String Single Character Escape Sequences</w:t>
      </w:r>
    </w:p>
    <w:tbl>
      <w:tblPr>
        <w:tblW w:w="0" w:type="auto"/>
        <w:jc w:val="center"/>
        <w:tblLayout w:type="fixed"/>
        <w:tblCellMar>
          <w:left w:w="216" w:type="dxa"/>
          <w:right w:w="216" w:type="dxa"/>
        </w:tblCellMar>
        <w:tblLook w:val="0007" w:firstRow="0" w:lastRow="0" w:firstColumn="0" w:lastColumn="0" w:noHBand="0" w:noVBand="0"/>
      </w:tblPr>
      <w:tblGrid>
        <w:gridCol w:w="2198"/>
        <w:gridCol w:w="2160"/>
        <w:gridCol w:w="2148"/>
        <w:gridCol w:w="1264"/>
      </w:tblGrid>
      <w:tr w:rsidR="004C02EF" w:rsidRPr="00984A3F" w14:paraId="5BC166F1" w14:textId="77777777" w:rsidTr="003A4B22">
        <w:trPr>
          <w:trHeight w:val="347"/>
          <w:jc w:val="center"/>
        </w:trPr>
        <w:tc>
          <w:tcPr>
            <w:tcW w:w="2198" w:type="dxa"/>
            <w:tcBorders>
              <w:top w:val="single" w:sz="12" w:space="0" w:color="000000"/>
              <w:left w:val="single" w:sz="6" w:space="0" w:color="000000"/>
              <w:bottom w:val="single" w:sz="6" w:space="0" w:color="000000"/>
            </w:tcBorders>
            <w:shd w:val="solid" w:color="C0C0C0" w:fill="FFFFFF"/>
          </w:tcPr>
          <w:p w14:paraId="3C80FEF2"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Escape Sequence</w:t>
            </w:r>
          </w:p>
        </w:tc>
        <w:tc>
          <w:tcPr>
            <w:tcW w:w="2160" w:type="dxa"/>
            <w:tcBorders>
              <w:top w:val="single" w:sz="12" w:space="0" w:color="000000"/>
              <w:bottom w:val="single" w:sz="6" w:space="0" w:color="000000"/>
            </w:tcBorders>
            <w:shd w:val="solid" w:color="C0C0C0" w:fill="FFFFFF"/>
          </w:tcPr>
          <w:p w14:paraId="3BC15824"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Code Unit Value</w:t>
            </w:r>
          </w:p>
        </w:tc>
        <w:tc>
          <w:tcPr>
            <w:tcW w:w="2148" w:type="dxa"/>
            <w:tcBorders>
              <w:top w:val="single" w:sz="12" w:space="0" w:color="000000"/>
              <w:bottom w:val="single" w:sz="6" w:space="0" w:color="000000"/>
            </w:tcBorders>
            <w:shd w:val="solid" w:color="C0C0C0" w:fill="FFFFFF"/>
          </w:tcPr>
          <w:p w14:paraId="035F28D6"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Name</w:t>
            </w:r>
          </w:p>
        </w:tc>
        <w:tc>
          <w:tcPr>
            <w:tcW w:w="1264" w:type="dxa"/>
            <w:tcBorders>
              <w:top w:val="single" w:sz="12" w:space="0" w:color="000000"/>
              <w:bottom w:val="single" w:sz="6" w:space="0" w:color="000000"/>
              <w:right w:val="single" w:sz="6" w:space="0" w:color="000000"/>
            </w:tcBorders>
            <w:shd w:val="solid" w:color="C0C0C0" w:fill="FFFFFF"/>
          </w:tcPr>
          <w:p w14:paraId="74AE3F5A"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Symbol</w:t>
            </w:r>
          </w:p>
        </w:tc>
      </w:tr>
      <w:tr w:rsidR="004C02EF" w:rsidRPr="00984A3F" w14:paraId="02500D83" w14:textId="77777777" w:rsidTr="003A4B22">
        <w:trPr>
          <w:jc w:val="center"/>
        </w:trPr>
        <w:tc>
          <w:tcPr>
            <w:tcW w:w="2198" w:type="dxa"/>
            <w:tcBorders>
              <w:left w:val="single" w:sz="6" w:space="0" w:color="000000"/>
            </w:tcBorders>
          </w:tcPr>
          <w:p w14:paraId="25970026" w14:textId="77777777" w:rsidR="004C02EF" w:rsidRPr="00984A3F" w:rsidRDefault="004C02EF" w:rsidP="003A4B22">
            <w:pPr>
              <w:keepNext/>
              <w:spacing w:after="60"/>
              <w:jc w:val="center"/>
            </w:pPr>
            <w:r>
              <w:rPr>
                <w:rFonts w:ascii="Courier New" w:hAnsi="Courier New"/>
                <w:b/>
              </w:rPr>
              <w:t>\b</w:t>
            </w:r>
          </w:p>
        </w:tc>
        <w:tc>
          <w:tcPr>
            <w:tcW w:w="2160" w:type="dxa"/>
          </w:tcPr>
          <w:p w14:paraId="2CED680E" w14:textId="77777777" w:rsidR="004C02EF" w:rsidRDefault="004C02EF" w:rsidP="003A4B22">
            <w:pPr>
              <w:keepNext/>
              <w:spacing w:after="60"/>
            </w:pPr>
            <w:r>
              <w:rPr>
                <w:rFonts w:ascii="Courier New" w:hAnsi="Courier New"/>
                <w:b/>
              </w:rPr>
              <w:t>\u0008</w:t>
            </w:r>
          </w:p>
        </w:tc>
        <w:tc>
          <w:tcPr>
            <w:tcW w:w="2148" w:type="dxa"/>
          </w:tcPr>
          <w:p w14:paraId="2ABDA80B" w14:textId="77777777" w:rsidR="004C02EF" w:rsidRDefault="004C02EF" w:rsidP="003A4B22">
            <w:pPr>
              <w:keepNext/>
              <w:spacing w:after="60"/>
            </w:pPr>
            <w:r w:rsidRPr="00984A3F">
              <w:t>backspace</w:t>
            </w:r>
          </w:p>
        </w:tc>
        <w:tc>
          <w:tcPr>
            <w:tcW w:w="1264" w:type="dxa"/>
            <w:tcBorders>
              <w:right w:val="single" w:sz="6" w:space="0" w:color="000000"/>
            </w:tcBorders>
          </w:tcPr>
          <w:p w14:paraId="48E4885C" w14:textId="77777777" w:rsidR="004C02EF" w:rsidRDefault="004C02EF" w:rsidP="003A4B22">
            <w:pPr>
              <w:keepNext/>
              <w:spacing w:after="60"/>
            </w:pPr>
            <w:r w:rsidRPr="00984A3F">
              <w:t>&lt;BS&gt;</w:t>
            </w:r>
          </w:p>
        </w:tc>
      </w:tr>
      <w:tr w:rsidR="004C02EF" w:rsidRPr="00984A3F" w14:paraId="2EB269A9" w14:textId="77777777" w:rsidTr="003A4B22">
        <w:trPr>
          <w:jc w:val="center"/>
        </w:trPr>
        <w:tc>
          <w:tcPr>
            <w:tcW w:w="2198" w:type="dxa"/>
            <w:tcBorders>
              <w:left w:val="single" w:sz="6" w:space="0" w:color="000000"/>
            </w:tcBorders>
          </w:tcPr>
          <w:p w14:paraId="54231722" w14:textId="77777777" w:rsidR="004C02EF" w:rsidRDefault="004C02EF" w:rsidP="003A4B22">
            <w:pPr>
              <w:keepNext/>
              <w:spacing w:after="60"/>
              <w:jc w:val="center"/>
              <w:rPr>
                <w:rFonts w:ascii="Courier" w:hAnsi="Courier"/>
                <w:b/>
              </w:rPr>
            </w:pPr>
            <w:r>
              <w:rPr>
                <w:rFonts w:ascii="Courier New" w:hAnsi="Courier New"/>
                <w:b/>
              </w:rPr>
              <w:t>\t</w:t>
            </w:r>
          </w:p>
        </w:tc>
        <w:tc>
          <w:tcPr>
            <w:tcW w:w="2160" w:type="dxa"/>
          </w:tcPr>
          <w:p w14:paraId="613B4433" w14:textId="77777777" w:rsidR="004C02EF" w:rsidRDefault="004C02EF" w:rsidP="003A4B22">
            <w:pPr>
              <w:keepNext/>
              <w:spacing w:after="60"/>
              <w:rPr>
                <w:rFonts w:ascii="Courier" w:hAnsi="Courier"/>
                <w:b/>
              </w:rPr>
            </w:pPr>
            <w:r>
              <w:rPr>
                <w:rFonts w:ascii="Courier New" w:hAnsi="Courier New"/>
                <w:b/>
              </w:rPr>
              <w:t>\u0009</w:t>
            </w:r>
          </w:p>
        </w:tc>
        <w:tc>
          <w:tcPr>
            <w:tcW w:w="2148" w:type="dxa"/>
          </w:tcPr>
          <w:p w14:paraId="39B448FF" w14:textId="77777777" w:rsidR="004C02EF" w:rsidRDefault="004C02EF" w:rsidP="003A4B22">
            <w:pPr>
              <w:keepNext/>
              <w:spacing w:after="60"/>
            </w:pPr>
            <w:r w:rsidRPr="00984A3F">
              <w:t>horizontal tab</w:t>
            </w:r>
          </w:p>
        </w:tc>
        <w:tc>
          <w:tcPr>
            <w:tcW w:w="1264" w:type="dxa"/>
            <w:tcBorders>
              <w:right w:val="single" w:sz="6" w:space="0" w:color="000000"/>
            </w:tcBorders>
          </w:tcPr>
          <w:p w14:paraId="54612AC3" w14:textId="77777777" w:rsidR="004C02EF" w:rsidRDefault="004C02EF" w:rsidP="003A4B22">
            <w:pPr>
              <w:keepNext/>
              <w:spacing w:after="60"/>
            </w:pPr>
            <w:r w:rsidRPr="00984A3F">
              <w:t>&lt;HT&gt;</w:t>
            </w:r>
          </w:p>
        </w:tc>
      </w:tr>
      <w:tr w:rsidR="004C02EF" w:rsidRPr="00984A3F" w14:paraId="7AC14FE4" w14:textId="77777777" w:rsidTr="003A4B22">
        <w:trPr>
          <w:jc w:val="center"/>
        </w:trPr>
        <w:tc>
          <w:tcPr>
            <w:tcW w:w="2198" w:type="dxa"/>
            <w:tcBorders>
              <w:left w:val="single" w:sz="6" w:space="0" w:color="000000"/>
            </w:tcBorders>
          </w:tcPr>
          <w:p w14:paraId="0D8C44AD" w14:textId="77777777" w:rsidR="004C02EF" w:rsidRDefault="004C02EF" w:rsidP="003A4B22">
            <w:pPr>
              <w:keepNext/>
              <w:spacing w:after="60"/>
              <w:jc w:val="center"/>
              <w:rPr>
                <w:rFonts w:ascii="Courier" w:hAnsi="Courier"/>
                <w:b/>
              </w:rPr>
            </w:pPr>
            <w:r>
              <w:rPr>
                <w:rFonts w:ascii="Courier New" w:hAnsi="Courier New"/>
                <w:b/>
              </w:rPr>
              <w:t>\n</w:t>
            </w:r>
          </w:p>
        </w:tc>
        <w:tc>
          <w:tcPr>
            <w:tcW w:w="2160" w:type="dxa"/>
          </w:tcPr>
          <w:p w14:paraId="593350E0" w14:textId="77777777" w:rsidR="004C02EF" w:rsidRDefault="004C02EF" w:rsidP="003A4B22">
            <w:pPr>
              <w:keepNext/>
              <w:spacing w:after="60"/>
            </w:pPr>
            <w:r>
              <w:rPr>
                <w:rFonts w:ascii="Courier New" w:hAnsi="Courier New"/>
                <w:b/>
              </w:rPr>
              <w:t>\u000A</w:t>
            </w:r>
          </w:p>
        </w:tc>
        <w:tc>
          <w:tcPr>
            <w:tcW w:w="2148" w:type="dxa"/>
          </w:tcPr>
          <w:p w14:paraId="20B28BC7" w14:textId="77777777" w:rsidR="004C02EF" w:rsidRDefault="004C02EF" w:rsidP="003A4B22">
            <w:pPr>
              <w:keepNext/>
              <w:spacing w:after="60"/>
            </w:pPr>
            <w:r w:rsidRPr="00984A3F">
              <w:t>line feed (new line)</w:t>
            </w:r>
          </w:p>
        </w:tc>
        <w:tc>
          <w:tcPr>
            <w:tcW w:w="1264" w:type="dxa"/>
            <w:tcBorders>
              <w:right w:val="single" w:sz="6" w:space="0" w:color="000000"/>
            </w:tcBorders>
          </w:tcPr>
          <w:p w14:paraId="7CA90211" w14:textId="77777777" w:rsidR="004C02EF" w:rsidRDefault="004C02EF" w:rsidP="003A4B22">
            <w:pPr>
              <w:keepNext/>
              <w:spacing w:after="60"/>
            </w:pPr>
            <w:r w:rsidRPr="00984A3F">
              <w:t>&lt;LF&gt;</w:t>
            </w:r>
          </w:p>
        </w:tc>
      </w:tr>
      <w:tr w:rsidR="004C02EF" w:rsidRPr="00984A3F" w14:paraId="643088DD" w14:textId="77777777" w:rsidTr="003A4B22">
        <w:tblPrEx>
          <w:tblLook w:val="0000" w:firstRow="0" w:lastRow="0" w:firstColumn="0" w:lastColumn="0" w:noHBand="0" w:noVBand="0"/>
        </w:tblPrEx>
        <w:trPr>
          <w:jc w:val="center"/>
        </w:trPr>
        <w:tc>
          <w:tcPr>
            <w:tcW w:w="2198" w:type="dxa"/>
            <w:tcBorders>
              <w:left w:val="single" w:sz="6" w:space="0" w:color="000000"/>
            </w:tcBorders>
          </w:tcPr>
          <w:p w14:paraId="6522D8A2" w14:textId="77777777" w:rsidR="004C02EF" w:rsidRDefault="004C02EF" w:rsidP="003A4B22">
            <w:pPr>
              <w:keepNext/>
              <w:spacing w:after="60"/>
              <w:jc w:val="center"/>
              <w:rPr>
                <w:rFonts w:ascii="Courier New" w:hAnsi="Courier New"/>
                <w:b/>
              </w:rPr>
            </w:pPr>
            <w:r>
              <w:rPr>
                <w:rFonts w:ascii="Courier New" w:hAnsi="Courier New"/>
                <w:b/>
              </w:rPr>
              <w:t>\v</w:t>
            </w:r>
          </w:p>
        </w:tc>
        <w:tc>
          <w:tcPr>
            <w:tcW w:w="2160" w:type="dxa"/>
          </w:tcPr>
          <w:p w14:paraId="04DDB3F8" w14:textId="77777777" w:rsidR="004C02EF" w:rsidRDefault="004C02EF" w:rsidP="003A4B22">
            <w:pPr>
              <w:keepNext/>
              <w:spacing w:after="60"/>
              <w:rPr>
                <w:rFonts w:ascii="Courier New" w:hAnsi="Courier New"/>
                <w:b/>
              </w:rPr>
            </w:pPr>
            <w:r>
              <w:rPr>
                <w:rFonts w:ascii="Courier New" w:hAnsi="Courier New"/>
                <w:b/>
              </w:rPr>
              <w:t>\u000B</w:t>
            </w:r>
          </w:p>
        </w:tc>
        <w:tc>
          <w:tcPr>
            <w:tcW w:w="2148" w:type="dxa"/>
          </w:tcPr>
          <w:p w14:paraId="484DE0E6" w14:textId="77777777" w:rsidR="004C02EF" w:rsidRDefault="004C02EF" w:rsidP="003A4B22">
            <w:pPr>
              <w:keepNext/>
              <w:spacing w:after="60"/>
            </w:pPr>
            <w:r w:rsidRPr="00984A3F">
              <w:t>vertical tab</w:t>
            </w:r>
          </w:p>
        </w:tc>
        <w:tc>
          <w:tcPr>
            <w:tcW w:w="1264" w:type="dxa"/>
            <w:tcBorders>
              <w:right w:val="single" w:sz="6" w:space="0" w:color="000000"/>
            </w:tcBorders>
          </w:tcPr>
          <w:p w14:paraId="6EB9AD0C" w14:textId="77777777" w:rsidR="004C02EF" w:rsidRPr="009F344E" w:rsidRDefault="004C02EF" w:rsidP="003A4B22">
            <w:pPr>
              <w:keepNext/>
              <w:spacing w:after="60"/>
            </w:pPr>
            <w:r w:rsidRPr="009F344E">
              <w:t>&lt;VT&gt;</w:t>
            </w:r>
          </w:p>
        </w:tc>
      </w:tr>
      <w:tr w:rsidR="004C02EF" w:rsidRPr="00984A3F" w14:paraId="1EDCE227" w14:textId="77777777" w:rsidTr="003A4B22">
        <w:trPr>
          <w:jc w:val="center"/>
        </w:trPr>
        <w:tc>
          <w:tcPr>
            <w:tcW w:w="2198" w:type="dxa"/>
            <w:tcBorders>
              <w:left w:val="single" w:sz="6" w:space="0" w:color="000000"/>
            </w:tcBorders>
          </w:tcPr>
          <w:p w14:paraId="34FF6884" w14:textId="77777777" w:rsidR="004C02EF" w:rsidRDefault="004C02EF" w:rsidP="003A4B22">
            <w:pPr>
              <w:keepNext/>
              <w:spacing w:after="60"/>
              <w:jc w:val="center"/>
              <w:rPr>
                <w:rFonts w:ascii="Courier" w:hAnsi="Courier"/>
                <w:b/>
                <w:lang w:val="fr-CH"/>
              </w:rPr>
            </w:pPr>
            <w:r w:rsidRPr="009F344E">
              <w:rPr>
                <w:rFonts w:ascii="Courier New" w:hAnsi="Courier New"/>
                <w:b/>
              </w:rPr>
              <w:t>\f</w:t>
            </w:r>
          </w:p>
        </w:tc>
        <w:tc>
          <w:tcPr>
            <w:tcW w:w="2160" w:type="dxa"/>
          </w:tcPr>
          <w:p w14:paraId="45596ED0" w14:textId="77777777" w:rsidR="004C02EF" w:rsidRPr="009F344E" w:rsidRDefault="004C02EF" w:rsidP="003A4B22">
            <w:pPr>
              <w:keepNext/>
              <w:spacing w:after="60"/>
            </w:pPr>
            <w:r w:rsidRPr="009F344E">
              <w:rPr>
                <w:rFonts w:ascii="Courier New" w:hAnsi="Courier New"/>
                <w:b/>
              </w:rPr>
              <w:t>\u000C</w:t>
            </w:r>
          </w:p>
        </w:tc>
        <w:tc>
          <w:tcPr>
            <w:tcW w:w="2148" w:type="dxa"/>
          </w:tcPr>
          <w:p w14:paraId="12FCF9C2" w14:textId="77777777" w:rsidR="004C02EF" w:rsidRDefault="004C02EF" w:rsidP="003A4B22">
            <w:pPr>
              <w:keepNext/>
              <w:spacing w:after="60"/>
            </w:pPr>
            <w:r w:rsidRPr="00984A3F">
              <w:t>form feed</w:t>
            </w:r>
          </w:p>
        </w:tc>
        <w:tc>
          <w:tcPr>
            <w:tcW w:w="1264" w:type="dxa"/>
            <w:tcBorders>
              <w:right w:val="single" w:sz="6" w:space="0" w:color="000000"/>
            </w:tcBorders>
          </w:tcPr>
          <w:p w14:paraId="0E0632F0" w14:textId="77777777" w:rsidR="004C02EF" w:rsidRDefault="004C02EF" w:rsidP="003A4B22">
            <w:pPr>
              <w:keepNext/>
              <w:spacing w:after="60"/>
            </w:pPr>
            <w:r w:rsidRPr="00984A3F">
              <w:t>&lt;FF&gt;</w:t>
            </w:r>
          </w:p>
        </w:tc>
      </w:tr>
      <w:tr w:rsidR="004C02EF" w:rsidRPr="00984A3F" w14:paraId="396CB98C" w14:textId="77777777" w:rsidTr="003A4B22">
        <w:trPr>
          <w:jc w:val="center"/>
        </w:trPr>
        <w:tc>
          <w:tcPr>
            <w:tcW w:w="2198" w:type="dxa"/>
            <w:tcBorders>
              <w:left w:val="single" w:sz="6" w:space="0" w:color="000000"/>
            </w:tcBorders>
          </w:tcPr>
          <w:p w14:paraId="1ADCB827" w14:textId="77777777" w:rsidR="004C02EF" w:rsidRPr="00984A3F" w:rsidRDefault="004C02EF" w:rsidP="003A4B22">
            <w:pPr>
              <w:keepNext/>
              <w:spacing w:after="60"/>
              <w:jc w:val="center"/>
            </w:pPr>
            <w:r>
              <w:rPr>
                <w:rFonts w:ascii="Courier New" w:hAnsi="Courier New"/>
                <w:b/>
              </w:rPr>
              <w:t>\r</w:t>
            </w:r>
          </w:p>
        </w:tc>
        <w:tc>
          <w:tcPr>
            <w:tcW w:w="2160" w:type="dxa"/>
          </w:tcPr>
          <w:p w14:paraId="20917CAC" w14:textId="77777777" w:rsidR="004C02EF" w:rsidRDefault="004C02EF" w:rsidP="003A4B22">
            <w:pPr>
              <w:keepNext/>
              <w:spacing w:after="60"/>
            </w:pPr>
            <w:r>
              <w:rPr>
                <w:rFonts w:ascii="Courier New" w:hAnsi="Courier New"/>
                <w:b/>
              </w:rPr>
              <w:t>\u000D</w:t>
            </w:r>
          </w:p>
        </w:tc>
        <w:tc>
          <w:tcPr>
            <w:tcW w:w="2148" w:type="dxa"/>
          </w:tcPr>
          <w:p w14:paraId="0868976C" w14:textId="77777777" w:rsidR="004C02EF" w:rsidRDefault="004C02EF" w:rsidP="003A4B22">
            <w:pPr>
              <w:keepNext/>
              <w:spacing w:after="60"/>
            </w:pPr>
            <w:r w:rsidRPr="00984A3F">
              <w:t>carriage return</w:t>
            </w:r>
          </w:p>
        </w:tc>
        <w:tc>
          <w:tcPr>
            <w:tcW w:w="1264" w:type="dxa"/>
            <w:tcBorders>
              <w:right w:val="single" w:sz="6" w:space="0" w:color="000000"/>
            </w:tcBorders>
          </w:tcPr>
          <w:p w14:paraId="2F85C1E8" w14:textId="77777777" w:rsidR="004C02EF" w:rsidRPr="009F344E" w:rsidRDefault="004C02EF" w:rsidP="003A4B22">
            <w:pPr>
              <w:keepNext/>
              <w:spacing w:after="60"/>
            </w:pPr>
            <w:r w:rsidRPr="009F344E">
              <w:t>&lt;CR&gt;</w:t>
            </w:r>
          </w:p>
        </w:tc>
      </w:tr>
      <w:tr w:rsidR="004C02EF" w:rsidRPr="00984A3F" w14:paraId="7E1E77AA" w14:textId="77777777" w:rsidTr="003A4B22">
        <w:trPr>
          <w:jc w:val="center"/>
        </w:trPr>
        <w:tc>
          <w:tcPr>
            <w:tcW w:w="2198" w:type="dxa"/>
            <w:tcBorders>
              <w:left w:val="single" w:sz="6" w:space="0" w:color="000000"/>
            </w:tcBorders>
          </w:tcPr>
          <w:p w14:paraId="1B1708A7" w14:textId="77777777" w:rsidR="004C02EF" w:rsidRPr="00984A3F" w:rsidRDefault="004C02EF" w:rsidP="003A4B22">
            <w:pPr>
              <w:keepNext/>
              <w:spacing w:after="60"/>
              <w:jc w:val="center"/>
              <w:rPr>
                <w:lang w:val="fr-CH"/>
              </w:rPr>
            </w:pPr>
            <w:r w:rsidRPr="009F344E">
              <w:rPr>
                <w:rFonts w:ascii="Courier New" w:hAnsi="Courier New"/>
                <w:b/>
              </w:rPr>
              <w:t>\"</w:t>
            </w:r>
          </w:p>
        </w:tc>
        <w:tc>
          <w:tcPr>
            <w:tcW w:w="2160" w:type="dxa"/>
          </w:tcPr>
          <w:p w14:paraId="5DB3AB82" w14:textId="77777777" w:rsidR="004C02EF" w:rsidRDefault="004C02EF" w:rsidP="003A4B22">
            <w:pPr>
              <w:keepNext/>
              <w:spacing w:after="60"/>
              <w:rPr>
                <w:lang w:val="fr-CH"/>
              </w:rPr>
            </w:pPr>
            <w:r w:rsidRPr="009F344E">
              <w:rPr>
                <w:rFonts w:ascii="Courier New" w:hAnsi="Courier New"/>
                <w:b/>
              </w:rPr>
              <w:t>\u0022</w:t>
            </w:r>
          </w:p>
        </w:tc>
        <w:tc>
          <w:tcPr>
            <w:tcW w:w="2148" w:type="dxa"/>
          </w:tcPr>
          <w:p w14:paraId="50C786F2" w14:textId="77777777" w:rsidR="004C02EF" w:rsidRPr="009F344E" w:rsidRDefault="004C02EF" w:rsidP="003A4B22">
            <w:pPr>
              <w:keepNext/>
              <w:spacing w:after="60"/>
            </w:pPr>
            <w:r w:rsidRPr="009F344E">
              <w:t>double</w:t>
            </w:r>
            <w:r w:rsidRPr="00B42A0D">
              <w:t xml:space="preserve"> quote</w:t>
            </w:r>
          </w:p>
        </w:tc>
        <w:tc>
          <w:tcPr>
            <w:tcW w:w="1264" w:type="dxa"/>
            <w:tcBorders>
              <w:right w:val="single" w:sz="6" w:space="0" w:color="000000"/>
            </w:tcBorders>
          </w:tcPr>
          <w:p w14:paraId="1190E143" w14:textId="77777777" w:rsidR="004C02EF" w:rsidRDefault="004C02EF" w:rsidP="003A4B22">
            <w:pPr>
              <w:keepNext/>
              <w:spacing w:after="60"/>
              <w:rPr>
                <w:rFonts w:ascii="Courier New" w:hAnsi="Courier New"/>
              </w:rPr>
            </w:pPr>
            <w:r>
              <w:rPr>
                <w:rFonts w:ascii="Courier New" w:hAnsi="Courier New"/>
                <w:b/>
              </w:rPr>
              <w:t>"</w:t>
            </w:r>
          </w:p>
        </w:tc>
      </w:tr>
      <w:tr w:rsidR="004C02EF" w:rsidRPr="00984A3F" w14:paraId="1A557430" w14:textId="77777777" w:rsidTr="003A4B22">
        <w:trPr>
          <w:jc w:val="center"/>
        </w:trPr>
        <w:tc>
          <w:tcPr>
            <w:tcW w:w="2198" w:type="dxa"/>
            <w:tcBorders>
              <w:left w:val="single" w:sz="6" w:space="0" w:color="000000"/>
            </w:tcBorders>
          </w:tcPr>
          <w:p w14:paraId="71E1BB07" w14:textId="77777777" w:rsidR="004C02EF" w:rsidRDefault="004C02EF" w:rsidP="003A4B22">
            <w:pPr>
              <w:keepNext/>
              <w:spacing w:after="60"/>
              <w:jc w:val="center"/>
              <w:rPr>
                <w:rFonts w:ascii="Courier" w:hAnsi="Courier"/>
                <w:b/>
              </w:rPr>
            </w:pPr>
            <w:r>
              <w:rPr>
                <w:rFonts w:ascii="Courier New" w:hAnsi="Courier New"/>
                <w:b/>
              </w:rPr>
              <w:t>\'</w:t>
            </w:r>
          </w:p>
        </w:tc>
        <w:tc>
          <w:tcPr>
            <w:tcW w:w="2160" w:type="dxa"/>
          </w:tcPr>
          <w:p w14:paraId="7BD0E88F" w14:textId="77777777" w:rsidR="004C02EF" w:rsidRDefault="004C02EF" w:rsidP="003A4B22">
            <w:pPr>
              <w:keepNext/>
              <w:spacing w:after="60"/>
            </w:pPr>
            <w:r>
              <w:rPr>
                <w:rFonts w:ascii="Courier New" w:hAnsi="Courier New"/>
                <w:b/>
              </w:rPr>
              <w:t>\u0027</w:t>
            </w:r>
          </w:p>
        </w:tc>
        <w:tc>
          <w:tcPr>
            <w:tcW w:w="2148" w:type="dxa"/>
          </w:tcPr>
          <w:p w14:paraId="1876C13E" w14:textId="77777777" w:rsidR="004C02EF" w:rsidRPr="00984A3F" w:rsidRDefault="004C02EF" w:rsidP="003A4B22">
            <w:pPr>
              <w:keepNext/>
              <w:spacing w:after="60"/>
            </w:pPr>
            <w:r w:rsidRPr="00984A3F">
              <w:t>single quote</w:t>
            </w:r>
          </w:p>
        </w:tc>
        <w:tc>
          <w:tcPr>
            <w:tcW w:w="1264" w:type="dxa"/>
            <w:tcBorders>
              <w:right w:val="single" w:sz="6" w:space="0" w:color="000000"/>
            </w:tcBorders>
          </w:tcPr>
          <w:p w14:paraId="1EE034C7" w14:textId="77777777" w:rsidR="004C02EF" w:rsidRDefault="004C02EF" w:rsidP="003A4B22">
            <w:pPr>
              <w:keepNext/>
              <w:spacing w:after="60"/>
            </w:pPr>
            <w:r>
              <w:rPr>
                <w:rFonts w:ascii="Courier New" w:hAnsi="Courier New"/>
                <w:b/>
              </w:rPr>
              <w:t>'</w:t>
            </w:r>
          </w:p>
        </w:tc>
      </w:tr>
      <w:tr w:rsidR="004C02EF" w:rsidRPr="00984A3F" w14:paraId="3087E061" w14:textId="77777777" w:rsidTr="003A4B22">
        <w:trPr>
          <w:jc w:val="center"/>
        </w:trPr>
        <w:tc>
          <w:tcPr>
            <w:tcW w:w="2198" w:type="dxa"/>
            <w:tcBorders>
              <w:left w:val="single" w:sz="6" w:space="0" w:color="000000"/>
              <w:bottom w:val="single" w:sz="12" w:space="0" w:color="000000"/>
            </w:tcBorders>
          </w:tcPr>
          <w:p w14:paraId="5B570A43" w14:textId="77777777" w:rsidR="004C02EF" w:rsidRDefault="004C02EF" w:rsidP="003A4B22">
            <w:pPr>
              <w:keepNext/>
              <w:spacing w:after="60"/>
              <w:jc w:val="center"/>
              <w:rPr>
                <w:rFonts w:ascii="Courier" w:hAnsi="Courier"/>
                <w:b/>
              </w:rPr>
            </w:pPr>
            <w:r>
              <w:rPr>
                <w:rFonts w:ascii="Courier New" w:hAnsi="Courier New"/>
                <w:b/>
              </w:rPr>
              <w:t>\\</w:t>
            </w:r>
          </w:p>
        </w:tc>
        <w:tc>
          <w:tcPr>
            <w:tcW w:w="2160" w:type="dxa"/>
            <w:tcBorders>
              <w:bottom w:val="single" w:sz="12" w:space="0" w:color="000000"/>
            </w:tcBorders>
          </w:tcPr>
          <w:p w14:paraId="3531885A" w14:textId="77777777" w:rsidR="004C02EF" w:rsidRDefault="004C02EF" w:rsidP="003A4B22">
            <w:pPr>
              <w:keepNext/>
              <w:spacing w:after="60"/>
              <w:rPr>
                <w:rFonts w:ascii="Courier" w:hAnsi="Courier"/>
                <w:b/>
              </w:rPr>
            </w:pPr>
            <w:r>
              <w:rPr>
                <w:rFonts w:ascii="Courier New" w:hAnsi="Courier New"/>
                <w:b/>
              </w:rPr>
              <w:t>\u005C</w:t>
            </w:r>
          </w:p>
        </w:tc>
        <w:tc>
          <w:tcPr>
            <w:tcW w:w="2148" w:type="dxa"/>
            <w:tcBorders>
              <w:bottom w:val="single" w:sz="12" w:space="0" w:color="000000"/>
            </w:tcBorders>
          </w:tcPr>
          <w:p w14:paraId="4848C0A2" w14:textId="77777777" w:rsidR="004C02EF" w:rsidRPr="00984A3F" w:rsidRDefault="004C02EF" w:rsidP="003A4B22">
            <w:pPr>
              <w:keepNext/>
              <w:spacing w:after="60"/>
            </w:pPr>
            <w:r w:rsidRPr="00984A3F">
              <w:t>backslash</w:t>
            </w:r>
          </w:p>
        </w:tc>
        <w:tc>
          <w:tcPr>
            <w:tcW w:w="1264" w:type="dxa"/>
            <w:tcBorders>
              <w:bottom w:val="single" w:sz="12" w:space="0" w:color="000000"/>
              <w:right w:val="single" w:sz="6" w:space="0" w:color="000000"/>
            </w:tcBorders>
          </w:tcPr>
          <w:p w14:paraId="2A12DBD2" w14:textId="77777777" w:rsidR="004C02EF" w:rsidRDefault="004C02EF" w:rsidP="003A4B22">
            <w:pPr>
              <w:keepNext/>
              <w:spacing w:after="60"/>
              <w:rPr>
                <w:rFonts w:ascii="Courier" w:hAnsi="Courier"/>
                <w:b/>
              </w:rPr>
            </w:pPr>
            <w:r>
              <w:rPr>
                <w:rFonts w:ascii="Courier New" w:hAnsi="Courier New"/>
                <w:b/>
              </w:rPr>
              <w:t>\</w:t>
            </w:r>
          </w:p>
        </w:tc>
      </w:tr>
    </w:tbl>
    <w:p w14:paraId="67B7C1F4" w14:textId="77777777" w:rsidR="004C02EF" w:rsidRPr="00984A3F" w:rsidRDefault="004C02EF" w:rsidP="004C02EF">
      <w:bookmarkStart w:id="1253" w:name="_Toc375031153"/>
      <w:bookmarkStart w:id="1254" w:name="_Ref378393823"/>
      <w:bookmarkStart w:id="1255" w:name="_Ref379172559"/>
      <w:bookmarkStart w:id="1256" w:name="_Ref379873477"/>
      <w:bookmarkStart w:id="1257" w:name="_Ref381174987"/>
      <w:bookmarkStart w:id="1258" w:name="_Ref381506868"/>
      <w:bookmarkStart w:id="1259" w:name="_Toc381513630"/>
      <w:bookmarkStart w:id="1260" w:name="_Toc382202772"/>
      <w:bookmarkStart w:id="1261" w:name="_Toc382202992"/>
      <w:bookmarkStart w:id="1262" w:name="_Toc382212152"/>
      <w:bookmarkStart w:id="1263" w:name="_Toc382212331"/>
      <w:bookmarkStart w:id="1264" w:name="_Toc382291497"/>
      <w:bookmarkStart w:id="1265" w:name="_Ref382649260"/>
      <w:bookmarkStart w:id="1266" w:name="_Ref382649794"/>
    </w:p>
    <w:p w14:paraId="0F9889E1"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CharacterEscapeSequence</w:t>
      </w:r>
      <w:r w:rsidRPr="00984A3F">
        <w:t xml:space="preserve"> </w:t>
      </w:r>
      <w:r w:rsidRPr="00C40478">
        <w:rPr>
          <w:rFonts w:ascii="Arial" w:hAnsi="Arial"/>
          <w:b/>
        </w:rPr>
        <w:t>::</w:t>
      </w:r>
      <w:r w:rsidRPr="00984A3F">
        <w:t xml:space="preserve"> </w:t>
      </w:r>
      <w:r w:rsidRPr="00984A3F">
        <w:rPr>
          <w:i/>
        </w:rPr>
        <w:t>NonEscapeCharacter</w:t>
      </w:r>
      <w:r w:rsidRPr="00984A3F">
        <w:t xml:space="preserve"> </w:t>
      </w:r>
      <w:r w:rsidRPr="002900A0">
        <w:rPr>
          <w:rFonts w:ascii="Arial" w:hAnsi="Arial" w:cs="Arial"/>
        </w:rPr>
        <w:t>is the CV of the</w:t>
      </w:r>
      <w:r w:rsidRPr="00984A3F">
        <w:rPr>
          <w:i/>
        </w:rPr>
        <w:t xml:space="preserve"> NonEscapeCharacter</w:t>
      </w:r>
      <w:r w:rsidRPr="00984A3F">
        <w:t>.</w:t>
      </w:r>
    </w:p>
    <w:p w14:paraId="69EE4737" w14:textId="77777777" w:rsidR="004C02EF" w:rsidRPr="002900A0" w:rsidRDefault="004C02EF" w:rsidP="004C02EF">
      <w:pPr>
        <w:pStyle w:val="MathSpecialCase3"/>
        <w:numPr>
          <w:ilvl w:val="2"/>
          <w:numId w:val="31"/>
        </w:numPr>
        <w:tabs>
          <w:tab w:val="left" w:pos="450"/>
        </w:tabs>
        <w:spacing w:after="0"/>
        <w:ind w:left="446" w:hanging="446"/>
        <w:rPr>
          <w:rFonts w:ascii="Arial" w:hAnsi="Arial" w:cs="Arial"/>
        </w:rPr>
      </w:pPr>
      <w:r w:rsidRPr="002900A0">
        <w:rPr>
          <w:rFonts w:ascii="Arial" w:hAnsi="Arial"/>
        </w:rPr>
        <w:t>The CV of</w:t>
      </w:r>
      <w:r w:rsidRPr="00984A3F">
        <w:t xml:space="preserve"> </w:t>
      </w:r>
      <w:r w:rsidRPr="00984A3F">
        <w:rPr>
          <w:i/>
        </w:rPr>
        <w:t>NonEscapeCharacter</w:t>
      </w:r>
      <w:r w:rsidRPr="00984A3F">
        <w:t xml:space="preserve"> </w:t>
      </w:r>
      <w:r w:rsidRPr="00C40478">
        <w:rPr>
          <w:rFonts w:ascii="Arial" w:hAnsi="Arial"/>
          <w:b/>
        </w:rPr>
        <w:t>::</w:t>
      </w:r>
      <w:r w:rsidRPr="00984A3F">
        <w:t xml:space="preserve"> </w:t>
      </w:r>
      <w:r w:rsidRPr="00984A3F">
        <w:rPr>
          <w:i/>
        </w:rPr>
        <w:t>SourceCharacter</w:t>
      </w:r>
      <w:r w:rsidRPr="00984A3F">
        <w:rPr>
          <w:b/>
        </w:rPr>
        <w:t xml:space="preserve"> </w:t>
      </w:r>
      <w:r w:rsidRPr="00B3070A">
        <w:rPr>
          <w:rFonts w:ascii="Arial" w:hAnsi="Arial" w:cs="Arial"/>
          <w:b/>
        </w:rPr>
        <w:t>but not</w:t>
      </w:r>
      <w:r>
        <w:rPr>
          <w:rFonts w:ascii="Arial" w:hAnsi="Arial" w:cs="Arial"/>
          <w:b/>
        </w:rPr>
        <w:t xml:space="preserve"> one of</w:t>
      </w:r>
      <w:r w:rsidRPr="00984A3F">
        <w:t xml:space="preserve"> </w:t>
      </w:r>
      <w:r w:rsidRPr="00984A3F">
        <w:rPr>
          <w:i/>
        </w:rPr>
        <w:t>EscapeCharacter</w:t>
      </w:r>
      <w:r w:rsidRPr="00984A3F">
        <w:t xml:space="preserve"> </w:t>
      </w:r>
      <w:r w:rsidRPr="00B3070A">
        <w:rPr>
          <w:rFonts w:ascii="Arial" w:hAnsi="Arial" w:cs="Arial"/>
          <w:b/>
        </w:rPr>
        <w:t>or</w:t>
      </w:r>
      <w:r w:rsidRPr="00984A3F">
        <w:rPr>
          <w:b/>
        </w:rPr>
        <w:t xml:space="preserve"> </w:t>
      </w:r>
      <w:r w:rsidRPr="00984A3F">
        <w:rPr>
          <w:i/>
        </w:rPr>
        <w:t>LineTerminator</w:t>
      </w:r>
      <w:r w:rsidRPr="00984A3F">
        <w:t xml:space="preserve"> </w:t>
      </w:r>
      <w:r w:rsidRPr="002900A0">
        <w:rPr>
          <w:rFonts w:ascii="Arial" w:hAnsi="Arial" w:cs="Arial"/>
        </w:rPr>
        <w:t xml:space="preserve">is the </w:t>
      </w:r>
      <w:r w:rsidRPr="00984A3F">
        <w:rPr>
          <w:i/>
        </w:rPr>
        <w:t>SourceCharacter</w:t>
      </w:r>
      <w:r w:rsidRPr="00984A3F">
        <w:t xml:space="preserve"> </w:t>
      </w:r>
      <w:r w:rsidRPr="002900A0">
        <w:rPr>
          <w:rFonts w:ascii="Arial" w:hAnsi="Arial" w:cs="Arial"/>
        </w:rPr>
        <w:t>character itself.</w:t>
      </w:r>
    </w:p>
    <w:p w14:paraId="752EF7F2"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HexEscapeSequence</w:t>
      </w:r>
      <w:r w:rsidRPr="00984A3F">
        <w:t xml:space="preserve"> </w:t>
      </w:r>
      <w:r w:rsidRPr="00C40478">
        <w:rPr>
          <w:rFonts w:ascii="Arial" w:hAnsi="Arial"/>
          <w:b/>
        </w:rPr>
        <w:t>::</w:t>
      </w:r>
      <w:r w:rsidRPr="00984A3F">
        <w:t xml:space="preserve"> </w:t>
      </w:r>
      <w:r>
        <w:rPr>
          <w:rFonts w:ascii="Courier New" w:hAnsi="Courier New"/>
          <w:b/>
        </w:rPr>
        <w:t>x</w:t>
      </w:r>
      <w:r w:rsidRPr="00984A3F">
        <w:rPr>
          <w:i/>
        </w:rPr>
        <w:t xml:space="preserve"> HexDigit</w:t>
      </w:r>
      <w:r w:rsidRPr="00984A3F">
        <w:t xml:space="preserve"> </w:t>
      </w:r>
      <w:r w:rsidRPr="00984A3F">
        <w:rPr>
          <w:i/>
        </w:rPr>
        <w:t>HexDigit</w:t>
      </w:r>
      <w:r w:rsidRPr="00984A3F">
        <w:t xml:space="preserve"> </w:t>
      </w:r>
      <w:r w:rsidRPr="002900A0">
        <w:rPr>
          <w:rFonts w:ascii="Arial" w:hAnsi="Arial" w:cs="Arial"/>
        </w:rPr>
        <w:t>is the character whose code unit value is (</w:t>
      </w:r>
      <w:r w:rsidRPr="00B3070A">
        <w:t>16</w:t>
      </w:r>
      <w:r w:rsidRPr="002900A0">
        <w:rPr>
          <w:rFonts w:ascii="Arial" w:hAnsi="Arial" w:cs="Arial"/>
        </w:rPr>
        <w:t xml:space="preserve"> times the MV of the first</w:t>
      </w:r>
      <w:r w:rsidRPr="00984A3F">
        <w:t xml:space="preserve"> </w:t>
      </w:r>
      <w:r w:rsidRPr="00984A3F">
        <w:rPr>
          <w:i/>
        </w:rPr>
        <w:t>HexDigit</w:t>
      </w:r>
      <w:r w:rsidRPr="003A47AF">
        <w:rPr>
          <w:rFonts w:ascii="Arial" w:hAnsi="Arial" w:cs="Arial"/>
        </w:rPr>
        <w:t>) plus the MV of the second</w:t>
      </w:r>
      <w:r w:rsidRPr="00984A3F">
        <w:t xml:space="preserve"> </w:t>
      </w:r>
      <w:r w:rsidRPr="00984A3F">
        <w:rPr>
          <w:i/>
        </w:rPr>
        <w:t>HexDigit</w:t>
      </w:r>
      <w:r w:rsidRPr="00984A3F">
        <w:t>.</w:t>
      </w:r>
    </w:p>
    <w:p w14:paraId="25EAFF7E" w14:textId="77777777" w:rsidR="004C02EF" w:rsidRPr="00984A3F" w:rsidRDefault="004C02EF" w:rsidP="004C02EF">
      <w:pPr>
        <w:pStyle w:val="MathSpecialCase3"/>
        <w:numPr>
          <w:ilvl w:val="2"/>
          <w:numId w:val="31"/>
        </w:numPr>
        <w:tabs>
          <w:tab w:val="left" w:pos="450"/>
        </w:tabs>
        <w:spacing w:after="240"/>
        <w:ind w:left="450" w:hanging="450"/>
      </w:pPr>
      <w:r w:rsidRPr="002900A0">
        <w:rPr>
          <w:rFonts w:ascii="Arial" w:hAnsi="Arial"/>
        </w:rPr>
        <w:t>The CV of</w:t>
      </w:r>
      <w:r w:rsidRPr="00984A3F">
        <w:t xml:space="preserve"> </w:t>
      </w:r>
      <w:r w:rsidRPr="00984A3F">
        <w:rPr>
          <w:i/>
        </w:rPr>
        <w:t>UnicodeEscapeSequence</w:t>
      </w:r>
      <w:r w:rsidRPr="00984A3F">
        <w:t xml:space="preserve"> </w:t>
      </w:r>
      <w:r w:rsidRPr="00C40478">
        <w:rPr>
          <w:rFonts w:ascii="Arial" w:hAnsi="Arial"/>
          <w:b/>
        </w:rPr>
        <w:t>::</w:t>
      </w:r>
      <w:r w:rsidRPr="00984A3F">
        <w:t xml:space="preserve"> </w:t>
      </w:r>
      <w:r>
        <w:rPr>
          <w:rFonts w:ascii="Courier New" w:hAnsi="Courier New"/>
          <w:b/>
        </w:rPr>
        <w:t>u</w:t>
      </w:r>
      <w:r w:rsidRPr="00984A3F">
        <w:rPr>
          <w:i/>
        </w:rPr>
        <w:t xml:space="preserve"> </w:t>
      </w:r>
      <w:r w:rsidRPr="00F97C9A">
        <w:rPr>
          <w:rStyle w:val="bnf"/>
        </w:rPr>
        <w:t>HexDigit</w:t>
      </w:r>
      <w:r w:rsidRPr="00984A3F">
        <w:t xml:space="preserve"> </w:t>
      </w:r>
      <w:r w:rsidRPr="00984A3F">
        <w:rPr>
          <w:i/>
        </w:rPr>
        <w:t>HexDigit</w:t>
      </w:r>
      <w:r w:rsidRPr="00984A3F">
        <w:t xml:space="preserve"> </w:t>
      </w:r>
      <w:r w:rsidRPr="00984A3F">
        <w:rPr>
          <w:i/>
        </w:rPr>
        <w:t>HexDigit</w:t>
      </w:r>
      <w:r w:rsidRPr="00984A3F">
        <w:t xml:space="preserve"> </w:t>
      </w:r>
      <w:r w:rsidRPr="00984A3F">
        <w:rPr>
          <w:i/>
        </w:rPr>
        <w:t>HexDigit</w:t>
      </w:r>
      <w:r w:rsidRPr="00984A3F">
        <w:t xml:space="preserve"> is </w:t>
      </w:r>
      <w:r w:rsidRPr="003A47AF">
        <w:rPr>
          <w:rFonts w:ascii="Arial" w:hAnsi="Arial" w:cs="Arial"/>
        </w:rPr>
        <w:t>the character whose code unit value is (</w:t>
      </w:r>
      <w:r w:rsidRPr="00B3070A">
        <w:t>4096</w:t>
      </w:r>
      <w:r w:rsidRPr="003A47AF">
        <w:rPr>
          <w:rFonts w:ascii="Arial" w:hAnsi="Arial" w:cs="Arial"/>
        </w:rPr>
        <w:t xml:space="preserve"> times the MV of the first</w:t>
      </w:r>
      <w:r w:rsidRPr="00984A3F">
        <w:t xml:space="preserve"> </w:t>
      </w:r>
      <w:r w:rsidRPr="00984A3F">
        <w:rPr>
          <w:i/>
        </w:rPr>
        <w:t>HexDigit</w:t>
      </w:r>
      <w:r w:rsidRPr="003A47AF">
        <w:rPr>
          <w:rFonts w:ascii="Arial" w:hAnsi="Arial" w:cs="Arial"/>
        </w:rPr>
        <w:t>) plus (</w:t>
      </w:r>
      <w:r w:rsidRPr="00B3070A">
        <w:t>256</w:t>
      </w:r>
      <w:r w:rsidRPr="003A47AF">
        <w:rPr>
          <w:rFonts w:ascii="Arial" w:hAnsi="Arial" w:cs="Arial"/>
        </w:rPr>
        <w:t xml:space="preserve"> times the MV of the second</w:t>
      </w:r>
      <w:r w:rsidRPr="00984A3F">
        <w:t xml:space="preserve"> </w:t>
      </w:r>
      <w:r w:rsidRPr="00984A3F">
        <w:rPr>
          <w:i/>
        </w:rPr>
        <w:t>HexDigit</w:t>
      </w:r>
      <w:r w:rsidRPr="003A47AF">
        <w:rPr>
          <w:rFonts w:ascii="Arial" w:hAnsi="Arial" w:cs="Arial"/>
        </w:rPr>
        <w:t>) plus (</w:t>
      </w:r>
      <w:r w:rsidRPr="00B3070A">
        <w:t>16</w:t>
      </w:r>
      <w:r w:rsidRPr="003A47AF">
        <w:rPr>
          <w:rFonts w:ascii="Arial" w:hAnsi="Arial" w:cs="Arial"/>
        </w:rPr>
        <w:t xml:space="preserve"> times the MV of the third</w:t>
      </w:r>
      <w:r w:rsidRPr="00984A3F">
        <w:t xml:space="preserve"> </w:t>
      </w:r>
      <w:r w:rsidRPr="00984A3F">
        <w:rPr>
          <w:i/>
        </w:rPr>
        <w:t>HexDigit</w:t>
      </w:r>
      <w:r w:rsidRPr="003A47AF">
        <w:rPr>
          <w:rFonts w:ascii="Arial" w:hAnsi="Arial" w:cs="Arial"/>
        </w:rPr>
        <w:t>) plus the MV of the fourth</w:t>
      </w:r>
      <w:r w:rsidRPr="00984A3F">
        <w:t xml:space="preserve"> </w:t>
      </w:r>
      <w:r w:rsidRPr="00984A3F">
        <w:rPr>
          <w:i/>
        </w:rPr>
        <w:t>HexDigit</w:t>
      </w:r>
      <w:r w:rsidRPr="00984A3F">
        <w:t>.</w:t>
      </w:r>
    </w:p>
    <w:p w14:paraId="435852EC" w14:textId="77777777" w:rsidR="004C02EF" w:rsidRDefault="004C02EF" w:rsidP="004C02EF">
      <w:r>
        <w:t xml:space="preserve">A conforming implementation, when processing strict mode code (see 10.1.1), may not extend the syntax of </w:t>
      </w:r>
      <w:r w:rsidRPr="00C12FD4">
        <w:rPr>
          <w:rFonts w:ascii="Times New Roman" w:hAnsi="Times New Roman"/>
          <w:i/>
        </w:rPr>
        <w:t>EscapeSequence</w:t>
      </w:r>
      <w:r>
        <w:t xml:space="preserve"> to include </w:t>
      </w:r>
      <w:r w:rsidRPr="00C12FD4">
        <w:rPr>
          <w:rFonts w:ascii="Times New Roman" w:hAnsi="Times New Roman"/>
          <w:i/>
        </w:rPr>
        <w:t>OctalEscapeSequence</w:t>
      </w:r>
      <w:r>
        <w:t xml:space="preserve"> as described in B.1.2.</w:t>
      </w:r>
    </w:p>
    <w:p w14:paraId="2E7212E2" w14:textId="77777777" w:rsidR="004C02EF" w:rsidRDefault="004C02EF" w:rsidP="004C02EF">
      <w:pPr>
        <w:pStyle w:val="Note"/>
      </w:pPr>
      <w:r w:rsidRPr="00432507">
        <w:t>NOTE</w:t>
      </w:r>
      <w:r w:rsidRPr="00432507">
        <w:tab/>
        <w:t xml:space="preserve">A line terminator character cannot appear in a string literal, except as part of a </w:t>
      </w:r>
      <w:r w:rsidRPr="00432507">
        <w:rPr>
          <w:rStyle w:val="bnf"/>
        </w:rPr>
        <w:t>LineContinuation</w:t>
      </w:r>
      <w:r w:rsidRPr="00432507">
        <w:t xml:space="preserve"> to produce the empty character sequence. The correct way to cause a line terminator character to be part of the </w:t>
      </w:r>
      <w:r>
        <w:t>String</w:t>
      </w:r>
      <w:r w:rsidRPr="00432507">
        <w:t xml:space="preserve"> value of a string literal is to use an escape sequence such as </w:t>
      </w:r>
      <w:r w:rsidRPr="00432507">
        <w:rPr>
          <w:rFonts w:ascii="Courier New" w:hAnsi="Courier New"/>
          <w:b/>
        </w:rPr>
        <w:t>\n</w:t>
      </w:r>
      <w:r w:rsidRPr="00432507">
        <w:t xml:space="preserve"> or </w:t>
      </w:r>
      <w:r w:rsidRPr="00432507">
        <w:rPr>
          <w:rFonts w:ascii="Courier New" w:hAnsi="Courier New"/>
          <w:b/>
        </w:rPr>
        <w:t>\u000A</w:t>
      </w:r>
      <w:r w:rsidRPr="00432507">
        <w:t>.</w:t>
      </w:r>
      <w:bookmarkStart w:id="1267" w:name="_Ref383594745"/>
      <w:bookmarkStart w:id="1268" w:name="_Toc385672133"/>
      <w:bookmarkStart w:id="1269" w:name="_Toc393690224"/>
    </w:p>
    <w:p w14:paraId="694B3833" w14:textId="77777777" w:rsidR="004C02EF" w:rsidRDefault="004C02EF" w:rsidP="004C02EF">
      <w:pPr>
        <w:pStyle w:val="30"/>
        <w:numPr>
          <w:ilvl w:val="0"/>
          <w:numId w:val="0"/>
        </w:numPr>
      </w:pPr>
      <w:bookmarkStart w:id="1270" w:name="_Toc432237481"/>
      <w:bookmarkStart w:id="1271" w:name="_Toc432984690"/>
      <w:bookmarkStart w:id="1272" w:name="_Ref456010409"/>
      <w:bookmarkStart w:id="1273" w:name="_Ref457437516"/>
      <w:bookmarkStart w:id="1274" w:name="_Ref457437517"/>
      <w:bookmarkStart w:id="1275" w:name="_Ref457437518"/>
      <w:bookmarkStart w:id="1276" w:name="_Ref457437523"/>
      <w:bookmarkStart w:id="1277" w:name="_Ref457437524"/>
      <w:bookmarkStart w:id="1278" w:name="_Ref457437525"/>
      <w:bookmarkStart w:id="1279" w:name="_Ref457437526"/>
      <w:bookmarkStart w:id="1280" w:name="_Ref457437527"/>
      <w:bookmarkStart w:id="1281" w:name="_Ref457705277"/>
      <w:bookmarkStart w:id="1282" w:name="_Ref457705317"/>
      <w:bookmarkStart w:id="1283" w:name="_Ref457792658"/>
      <w:bookmarkStart w:id="1284" w:name="_Ref457792662"/>
      <w:bookmarkStart w:id="1285" w:name="_Toc472818769"/>
      <w:bookmarkStart w:id="1286" w:name="_Ref424530589"/>
      <w:bookmarkStart w:id="1287" w:name="_Ref424535009"/>
      <w:bookmarkStart w:id="1288" w:name="_Toc235503322"/>
      <w:bookmarkStart w:id="1289" w:name="_Toc241509097"/>
      <w:bookmarkStart w:id="1290" w:name="_Toc244416584"/>
      <w:bookmarkStart w:id="1291" w:name="_Toc276630948"/>
      <w:bookmarkStart w:id="1292" w:name="_Toc153968337"/>
      <w:r>
        <w:t>7.8.5</w:t>
      </w:r>
      <w:r>
        <w:tab/>
        <w:t>Regular Expression Literals</w:t>
      </w:r>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8"/>
      <w:bookmarkEnd w:id="1289"/>
      <w:bookmarkEnd w:id="1290"/>
      <w:bookmarkEnd w:id="1291"/>
      <w:bookmarkEnd w:id="1292"/>
    </w:p>
    <w:p w14:paraId="05B7DD0A" w14:textId="77777777" w:rsidR="004C02EF" w:rsidRDefault="004C02EF" w:rsidP="004C02EF">
      <w:r>
        <w:t xml:space="preserve">A regular expression literal is an input element that is converted to a RegExp object (see 15.10) each time the literal is evaluated. Two regular expression literals in a program evaluate to regular expression objects that never compare as </w:t>
      </w:r>
      <w:r>
        <w:rPr>
          <w:rFonts w:ascii="Courier New" w:hAnsi="Courier New"/>
          <w:b/>
        </w:rPr>
        <w:t>===</w:t>
      </w:r>
      <w:r>
        <w:t xml:space="preserve"> to each other even if the two literals' contents are identical. A RegExp</w:t>
      </w:r>
      <w:r>
        <w:rPr>
          <w:b/>
        </w:rPr>
        <w:t xml:space="preserve"> </w:t>
      </w:r>
      <w:r>
        <w:t xml:space="preserve">object may also be created at runtime by </w:t>
      </w:r>
      <w:r>
        <w:rPr>
          <w:rFonts w:ascii="Courier New" w:hAnsi="Courier New"/>
          <w:b/>
        </w:rPr>
        <w:t>new RegExp</w:t>
      </w:r>
      <w:r>
        <w:t xml:space="preserve"> (see 15.10.4) or calling the </w:t>
      </w:r>
      <w:r>
        <w:rPr>
          <w:rFonts w:ascii="Courier New" w:hAnsi="Courier New"/>
          <w:b/>
        </w:rPr>
        <w:t>RegExp</w:t>
      </w:r>
      <w:r>
        <w:t xml:space="preserve"> constructor as a function (15.10.3).</w:t>
      </w:r>
    </w:p>
    <w:p w14:paraId="79A77A4F" w14:textId="77777777" w:rsidR="004C02EF" w:rsidRDefault="004C02EF" w:rsidP="004C02EF">
      <w:r>
        <w:t xml:space="preserve">The productions below describe the syntax for a regular expression literal and are used by the input element scanner to find the end of the regular expression literal. The Strings of characters comprising the </w:t>
      </w:r>
      <w:r w:rsidRPr="00F97C9A">
        <w:rPr>
          <w:rStyle w:val="bnf"/>
        </w:rPr>
        <w:t>RegularExpressionBody</w:t>
      </w:r>
      <w:r>
        <w:t xml:space="preserve"> and the </w:t>
      </w:r>
      <w:r w:rsidRPr="00F97C9A">
        <w:rPr>
          <w:rStyle w:val="bnf"/>
        </w:rPr>
        <w:t>RegularExpressionFlags</w:t>
      </w:r>
      <w:r>
        <w:t xml:space="preserve"> are passed uninterpreted to the regular expression constructor, which interprets them according to its own, more stringent grammar. An implementation may extend the regular expression constructor's grammar, but it must not extend the </w:t>
      </w:r>
      <w:r w:rsidRPr="00F97C9A">
        <w:rPr>
          <w:rStyle w:val="bnf"/>
        </w:rPr>
        <w:t>RegularExpressionBody</w:t>
      </w:r>
      <w:r>
        <w:t xml:space="preserve"> and </w:t>
      </w:r>
      <w:r w:rsidRPr="00F97C9A">
        <w:rPr>
          <w:rStyle w:val="bnf"/>
        </w:rPr>
        <w:t>RegularExpressionFlags</w:t>
      </w:r>
      <w:r>
        <w:t xml:space="preserve"> productions or the productions used by these productions.</w:t>
      </w:r>
    </w:p>
    <w:p w14:paraId="290C12F3" w14:textId="77777777" w:rsidR="004C02EF" w:rsidRDefault="004C02EF" w:rsidP="004C02EF">
      <w:pPr>
        <w:pStyle w:val="Syntax"/>
      </w:pPr>
      <w:r w:rsidRPr="001B762B">
        <w:t>Syntax</w:t>
      </w:r>
    </w:p>
    <w:p w14:paraId="4F3FBDA2" w14:textId="77777777" w:rsidR="004C02EF" w:rsidRPr="00984A3F" w:rsidRDefault="004C02EF" w:rsidP="004C02EF">
      <w:pPr>
        <w:pStyle w:val="SyntaxRule"/>
      </w:pPr>
      <w:r w:rsidRPr="00984A3F">
        <w:t xml:space="preserve">RegularExpressionLiteral </w:t>
      </w:r>
      <w:r w:rsidRPr="007A29B2">
        <w:rPr>
          <w:rFonts w:ascii="Arial" w:hAnsi="Arial" w:cs="Arial"/>
          <w:b/>
          <w:i w:val="0"/>
        </w:rPr>
        <w:t>::</w:t>
      </w:r>
    </w:p>
    <w:p w14:paraId="5B5AC305" w14:textId="77777777" w:rsidR="004C02EF" w:rsidRPr="00984A3F" w:rsidRDefault="004C02EF" w:rsidP="004C02EF">
      <w:pPr>
        <w:pStyle w:val="SyntaxDefinition"/>
      </w:pPr>
      <w:r w:rsidRPr="004431E2">
        <w:rPr>
          <w:rFonts w:ascii="Courier New" w:hAnsi="Courier New"/>
          <w:b/>
          <w:i w:val="0"/>
        </w:rPr>
        <w:t>/</w:t>
      </w:r>
      <w:r w:rsidRPr="00984A3F">
        <w:t xml:space="preserve"> RegularExpressionBody</w:t>
      </w:r>
      <w:r w:rsidRPr="00984A3F">
        <w:rPr>
          <w:b/>
        </w:rPr>
        <w:t xml:space="preserve"> </w:t>
      </w:r>
      <w:r w:rsidRPr="004431E2">
        <w:rPr>
          <w:rFonts w:ascii="Courier New" w:hAnsi="Courier New"/>
          <w:b/>
          <w:i w:val="0"/>
        </w:rPr>
        <w:t>/</w:t>
      </w:r>
      <w:r w:rsidRPr="00984A3F">
        <w:rPr>
          <w:b/>
        </w:rPr>
        <w:t xml:space="preserve"> </w:t>
      </w:r>
      <w:r w:rsidRPr="00984A3F">
        <w:t>RegularExpressionFlags</w:t>
      </w:r>
    </w:p>
    <w:p w14:paraId="43F8887C" w14:textId="77777777" w:rsidR="004C02EF" w:rsidRPr="00984A3F" w:rsidRDefault="004C02EF" w:rsidP="004C02EF">
      <w:pPr>
        <w:pStyle w:val="SyntaxRule"/>
      </w:pPr>
      <w:r w:rsidRPr="00984A3F">
        <w:t>RegularExpressionBody</w:t>
      </w:r>
      <w:r w:rsidRPr="0040440B">
        <w:rPr>
          <w:rFonts w:ascii="Arial" w:hAnsi="Arial" w:cs="Arial"/>
          <w:b/>
        </w:rPr>
        <w:t xml:space="preserve"> </w:t>
      </w:r>
      <w:r w:rsidRPr="007A29B2">
        <w:rPr>
          <w:rFonts w:ascii="Arial" w:hAnsi="Arial" w:cs="Arial"/>
          <w:b/>
          <w:i w:val="0"/>
        </w:rPr>
        <w:t>::</w:t>
      </w:r>
    </w:p>
    <w:p w14:paraId="3098C594" w14:textId="77777777" w:rsidR="004C02EF" w:rsidRPr="00984A3F" w:rsidRDefault="004C02EF" w:rsidP="004C02EF">
      <w:pPr>
        <w:pStyle w:val="SyntaxDefinition"/>
      </w:pPr>
      <w:r w:rsidRPr="00984A3F">
        <w:t>RegularExpressionFirstChar RegularExpressionChars</w:t>
      </w:r>
    </w:p>
    <w:p w14:paraId="6FE09202" w14:textId="77777777" w:rsidR="004C02EF" w:rsidRPr="00984A3F" w:rsidRDefault="004C02EF" w:rsidP="004C02EF">
      <w:pPr>
        <w:pStyle w:val="SyntaxRule"/>
      </w:pPr>
      <w:r w:rsidRPr="00984A3F">
        <w:t xml:space="preserve">RegularExpressionChars </w:t>
      </w:r>
      <w:r w:rsidRPr="007A29B2">
        <w:rPr>
          <w:rFonts w:ascii="Arial" w:hAnsi="Arial" w:cs="Arial"/>
          <w:b/>
          <w:i w:val="0"/>
        </w:rPr>
        <w:t>::</w:t>
      </w:r>
    </w:p>
    <w:p w14:paraId="154E4F5D" w14:textId="77777777" w:rsidR="004C02EF" w:rsidRPr="00984A3F" w:rsidRDefault="004C02EF" w:rsidP="004C02EF">
      <w:pPr>
        <w:pStyle w:val="SyntaxDefinition"/>
        <w:rPr>
          <w:vertAlign w:val="subscript"/>
        </w:rPr>
      </w:pPr>
      <w:r w:rsidRPr="0062419A">
        <w:rPr>
          <w:rFonts w:ascii="Arial" w:hAnsi="Arial" w:cs="Arial"/>
          <w:i w:val="0"/>
          <w:sz w:val="16"/>
        </w:rPr>
        <w:t>[empty]</w:t>
      </w:r>
      <w:r w:rsidRPr="00984A3F">
        <w:br/>
        <w:t>RegularExpressionChars RegularExpressionChar</w:t>
      </w:r>
    </w:p>
    <w:p w14:paraId="78476757" w14:textId="77777777" w:rsidR="004C02EF" w:rsidRPr="00984A3F" w:rsidRDefault="004C02EF" w:rsidP="004C02EF">
      <w:pPr>
        <w:pStyle w:val="SyntaxRule"/>
      </w:pPr>
      <w:r w:rsidRPr="00984A3F">
        <w:t xml:space="preserve">RegularExpressionFirstChar </w:t>
      </w:r>
      <w:r w:rsidRPr="007A29B2">
        <w:rPr>
          <w:rFonts w:ascii="Arial" w:hAnsi="Arial" w:cs="Arial"/>
          <w:b/>
          <w:i w:val="0"/>
        </w:rPr>
        <w:t>::</w:t>
      </w:r>
    </w:p>
    <w:p w14:paraId="66547C86" w14:textId="77777777" w:rsidR="004C02EF" w:rsidRPr="00984A3F" w:rsidRDefault="004C02EF" w:rsidP="004C02EF">
      <w:pPr>
        <w:pStyle w:val="SyntaxDefinition"/>
      </w:pPr>
      <w:r w:rsidRPr="00984A3F">
        <w:t xml:space="preserve">RegularExpressionNonTerminator </w:t>
      </w:r>
      <w:r w:rsidRPr="007A29B2">
        <w:rPr>
          <w:rFonts w:ascii="Arial" w:hAnsi="Arial" w:cs="Arial"/>
          <w:b/>
          <w:i w:val="0"/>
        </w:rPr>
        <w:t>but not</w:t>
      </w:r>
      <w:r>
        <w:rPr>
          <w:rFonts w:ascii="Arial" w:hAnsi="Arial" w:cs="Arial"/>
          <w:b/>
          <w:i w:val="0"/>
        </w:rPr>
        <w:t xml:space="preserve"> one of</w:t>
      </w:r>
      <w:r w:rsidRPr="00984A3F">
        <w:t xml:space="preserve"> </w:t>
      </w:r>
      <w:r w:rsidRPr="004431E2">
        <w:rPr>
          <w:rFonts w:ascii="Courier New" w:hAnsi="Courier New"/>
          <w:b/>
          <w:i w:val="0"/>
        </w:rPr>
        <w:t>*</w:t>
      </w:r>
      <w:r w:rsidRPr="00984A3F">
        <w:rPr>
          <w:b/>
        </w:rPr>
        <w:t xml:space="preserve"> </w:t>
      </w:r>
      <w:r w:rsidRPr="007A29B2">
        <w:rPr>
          <w:rFonts w:ascii="Arial" w:hAnsi="Arial" w:cs="Arial"/>
          <w:b/>
          <w:i w:val="0"/>
        </w:rPr>
        <w:t>or</w:t>
      </w:r>
      <w:r w:rsidRPr="00984A3F">
        <w:rPr>
          <w:b/>
        </w:rPr>
        <w:t xml:space="preserve"> </w:t>
      </w:r>
      <w:r w:rsidRPr="004431E2">
        <w:rPr>
          <w:rFonts w:ascii="Courier New" w:hAnsi="Courier New"/>
          <w:b/>
          <w:i w:val="0"/>
        </w:rPr>
        <w:t>\</w:t>
      </w:r>
      <w:r w:rsidRPr="00984A3F">
        <w:t xml:space="preserve"> </w:t>
      </w:r>
      <w:r w:rsidRPr="007A29B2">
        <w:rPr>
          <w:rFonts w:ascii="Arial" w:hAnsi="Arial" w:cs="Arial"/>
          <w:b/>
          <w:i w:val="0"/>
        </w:rPr>
        <w:t>or</w:t>
      </w:r>
      <w:r w:rsidRPr="00984A3F">
        <w:rPr>
          <w:b/>
        </w:rPr>
        <w:t xml:space="preserve"> </w:t>
      </w:r>
      <w:r w:rsidRPr="004431E2">
        <w:rPr>
          <w:rFonts w:ascii="Courier New" w:hAnsi="Courier New"/>
          <w:b/>
          <w:i w:val="0"/>
        </w:rPr>
        <w:t xml:space="preserve">/ </w:t>
      </w:r>
      <w:r w:rsidRPr="007A29B2">
        <w:rPr>
          <w:rFonts w:ascii="Arial" w:hAnsi="Arial" w:cs="Arial"/>
          <w:b/>
          <w:i w:val="0"/>
        </w:rPr>
        <w:t>or</w:t>
      </w:r>
      <w:r w:rsidRPr="004431E2">
        <w:rPr>
          <w:rFonts w:ascii="Courier New" w:hAnsi="Courier New"/>
          <w:b/>
          <w:i w:val="0"/>
        </w:rPr>
        <w:t xml:space="preserve"> [</w:t>
      </w:r>
      <w:r w:rsidRPr="00984A3F">
        <w:br/>
        <w:t>RegularExpressionBackslashSequence</w:t>
      </w:r>
      <w:r>
        <w:br/>
      </w:r>
      <w:r w:rsidRPr="00984A3F">
        <w:t>RegularExpressionClass</w:t>
      </w:r>
    </w:p>
    <w:p w14:paraId="523A0DB3" w14:textId="77777777" w:rsidR="004C02EF" w:rsidRPr="00984A3F" w:rsidRDefault="004C02EF" w:rsidP="004C02EF">
      <w:pPr>
        <w:pStyle w:val="SyntaxRule"/>
      </w:pPr>
      <w:r w:rsidRPr="00984A3F">
        <w:t xml:space="preserve">RegularExpressionChar </w:t>
      </w:r>
      <w:r w:rsidRPr="007A29B2">
        <w:rPr>
          <w:rFonts w:ascii="Arial" w:hAnsi="Arial" w:cs="Arial"/>
          <w:b/>
          <w:i w:val="0"/>
        </w:rPr>
        <w:t>::</w:t>
      </w:r>
    </w:p>
    <w:p w14:paraId="182C70E2" w14:textId="77777777" w:rsidR="004C02EF" w:rsidRPr="00984A3F" w:rsidRDefault="004C02EF" w:rsidP="004C02EF">
      <w:pPr>
        <w:pStyle w:val="SyntaxDefinition"/>
      </w:pPr>
      <w:r w:rsidRPr="00984A3F">
        <w:t>RegularExpressionNonTerminator</w:t>
      </w:r>
      <w:r w:rsidRPr="00B3070A">
        <w:rPr>
          <w:rFonts w:ascii="Arial" w:hAnsi="Arial" w:cs="Arial"/>
          <w:b/>
        </w:rPr>
        <w:t xml:space="preserve"> </w:t>
      </w:r>
      <w:r w:rsidRPr="007A29B2">
        <w:rPr>
          <w:rFonts w:ascii="Arial" w:hAnsi="Arial" w:cs="Arial"/>
          <w:b/>
          <w:i w:val="0"/>
        </w:rPr>
        <w:t>but not</w:t>
      </w:r>
      <w:r>
        <w:rPr>
          <w:rFonts w:ascii="Arial" w:hAnsi="Arial" w:cs="Arial"/>
          <w:b/>
          <w:i w:val="0"/>
        </w:rPr>
        <w:t xml:space="preserve"> one of</w:t>
      </w:r>
      <w:r w:rsidRPr="00984A3F">
        <w:rPr>
          <w:b/>
        </w:rPr>
        <w:t xml:space="preserve"> </w:t>
      </w:r>
      <w:r w:rsidRPr="004431E2">
        <w:rPr>
          <w:rFonts w:ascii="Courier New" w:hAnsi="Courier New"/>
          <w:b/>
          <w:i w:val="0"/>
        </w:rPr>
        <w:t>\</w:t>
      </w:r>
      <w:r w:rsidRPr="00984A3F">
        <w:rPr>
          <w:b/>
        </w:rPr>
        <w:t xml:space="preserve"> </w:t>
      </w:r>
      <w:r w:rsidRPr="007A29B2">
        <w:rPr>
          <w:rFonts w:ascii="Arial" w:hAnsi="Arial" w:cs="Arial"/>
          <w:b/>
          <w:i w:val="0"/>
        </w:rPr>
        <w:t>or</w:t>
      </w:r>
      <w:r w:rsidRPr="0040440B">
        <w:rPr>
          <w:rFonts w:ascii="Arial" w:hAnsi="Arial" w:cs="Arial"/>
          <w:b/>
        </w:rPr>
        <w:t xml:space="preserve"> </w:t>
      </w:r>
      <w:r w:rsidRPr="004431E2">
        <w:rPr>
          <w:rFonts w:ascii="Courier New" w:hAnsi="Courier New"/>
          <w:b/>
          <w:i w:val="0"/>
        </w:rPr>
        <w:t xml:space="preserve">/ </w:t>
      </w:r>
      <w:r w:rsidRPr="007A29B2">
        <w:rPr>
          <w:rFonts w:ascii="Arial" w:hAnsi="Arial" w:cs="Arial"/>
          <w:b/>
          <w:i w:val="0"/>
        </w:rPr>
        <w:t>or</w:t>
      </w:r>
      <w:r w:rsidRPr="004431E2">
        <w:rPr>
          <w:rFonts w:ascii="Courier New" w:hAnsi="Courier New"/>
          <w:b/>
          <w:i w:val="0"/>
        </w:rPr>
        <w:t xml:space="preserve"> [</w:t>
      </w:r>
      <w:r w:rsidRPr="00984A3F">
        <w:br/>
        <w:t>RegularExpressionBackslashSequence</w:t>
      </w:r>
      <w:r>
        <w:br/>
      </w:r>
      <w:r w:rsidRPr="00984A3F">
        <w:t>RegularExpressionClass</w:t>
      </w:r>
    </w:p>
    <w:p w14:paraId="7BF3544E" w14:textId="77777777" w:rsidR="004C02EF" w:rsidRPr="00984A3F" w:rsidRDefault="004C02EF" w:rsidP="004C02EF">
      <w:pPr>
        <w:pStyle w:val="SyntaxRule"/>
      </w:pPr>
      <w:r w:rsidRPr="00984A3F">
        <w:t xml:space="preserve">RegularExpressionBackslashSequence </w:t>
      </w:r>
      <w:r w:rsidRPr="007A29B2">
        <w:rPr>
          <w:rFonts w:ascii="Arial" w:hAnsi="Arial" w:cs="Arial"/>
          <w:b/>
          <w:i w:val="0"/>
        </w:rPr>
        <w:t>::</w:t>
      </w:r>
    </w:p>
    <w:p w14:paraId="40F63C1B" w14:textId="77777777" w:rsidR="004C02EF" w:rsidRPr="00984A3F" w:rsidRDefault="004C02EF" w:rsidP="004C02EF">
      <w:pPr>
        <w:pStyle w:val="SyntaxDefinition"/>
      </w:pPr>
      <w:r w:rsidRPr="004431E2">
        <w:rPr>
          <w:rFonts w:ascii="Courier New" w:hAnsi="Courier New"/>
          <w:b/>
          <w:i w:val="0"/>
        </w:rPr>
        <w:t>\</w:t>
      </w:r>
      <w:r w:rsidRPr="00984A3F">
        <w:t xml:space="preserve"> RegularExpressionNonTerminator</w:t>
      </w:r>
    </w:p>
    <w:p w14:paraId="416CB6BE" w14:textId="77777777" w:rsidR="004C02EF" w:rsidRPr="00984A3F" w:rsidRDefault="004C02EF" w:rsidP="004C02EF">
      <w:pPr>
        <w:pStyle w:val="SyntaxRule"/>
      </w:pPr>
      <w:r w:rsidRPr="00984A3F">
        <w:t xml:space="preserve">RegularExpressionNonTerminator </w:t>
      </w:r>
      <w:r w:rsidRPr="007A29B2">
        <w:rPr>
          <w:rFonts w:ascii="Arial" w:hAnsi="Arial" w:cs="Arial"/>
          <w:b/>
          <w:i w:val="0"/>
        </w:rPr>
        <w:t>::</w:t>
      </w:r>
    </w:p>
    <w:p w14:paraId="02AB7630" w14:textId="77777777" w:rsidR="004C02EF" w:rsidRPr="00984A3F" w:rsidRDefault="004C02EF" w:rsidP="004C02EF">
      <w:pPr>
        <w:pStyle w:val="SyntaxDefinition"/>
      </w:pPr>
      <w:r w:rsidRPr="00984A3F">
        <w:t>SourceCharacter</w:t>
      </w:r>
      <w:r w:rsidRPr="00B3070A">
        <w:rPr>
          <w:rFonts w:ascii="Arial" w:hAnsi="Arial" w:cs="Arial"/>
          <w:b/>
        </w:rPr>
        <w:t xml:space="preserve"> </w:t>
      </w:r>
      <w:r w:rsidRPr="007A29B2">
        <w:rPr>
          <w:rFonts w:ascii="Arial" w:hAnsi="Arial" w:cs="Arial"/>
          <w:b/>
          <w:i w:val="0"/>
        </w:rPr>
        <w:t>but not</w:t>
      </w:r>
      <w:r w:rsidRPr="00984A3F">
        <w:rPr>
          <w:b/>
        </w:rPr>
        <w:t xml:space="preserve"> </w:t>
      </w:r>
      <w:r w:rsidRPr="00984A3F">
        <w:t>LineTerminator</w:t>
      </w:r>
    </w:p>
    <w:p w14:paraId="06E1B6C7" w14:textId="77777777" w:rsidR="004C02EF" w:rsidRPr="00984A3F" w:rsidRDefault="004C02EF" w:rsidP="004C02EF">
      <w:pPr>
        <w:pStyle w:val="SyntaxRule"/>
      </w:pPr>
      <w:r w:rsidRPr="00984A3F">
        <w:t xml:space="preserve">RegularExpressionClass </w:t>
      </w:r>
      <w:r w:rsidRPr="007A29B2">
        <w:rPr>
          <w:rFonts w:ascii="Arial" w:hAnsi="Arial" w:cs="Arial"/>
          <w:b/>
          <w:i w:val="0"/>
        </w:rPr>
        <w:t>::</w:t>
      </w:r>
    </w:p>
    <w:p w14:paraId="1C2DB1A3" w14:textId="77777777" w:rsidR="004C02EF" w:rsidRPr="00984A3F" w:rsidRDefault="004C02EF" w:rsidP="004C02EF">
      <w:pPr>
        <w:pStyle w:val="SyntaxDefinition"/>
      </w:pPr>
      <w:r w:rsidRPr="004431E2">
        <w:rPr>
          <w:rFonts w:ascii="Courier New" w:hAnsi="Courier New"/>
          <w:b/>
          <w:i w:val="0"/>
        </w:rPr>
        <w:t xml:space="preserve">[ </w:t>
      </w:r>
      <w:r w:rsidRPr="00984A3F">
        <w:t>RegularExpressionClassChars</w:t>
      </w:r>
      <w:r w:rsidRPr="004431E2">
        <w:rPr>
          <w:rFonts w:ascii="Courier New" w:hAnsi="Courier New"/>
          <w:b/>
          <w:i w:val="0"/>
        </w:rPr>
        <w:t xml:space="preserve"> ]</w:t>
      </w:r>
    </w:p>
    <w:p w14:paraId="20046D4F" w14:textId="77777777" w:rsidR="004C02EF" w:rsidRPr="00984A3F" w:rsidRDefault="004C02EF" w:rsidP="004C02EF">
      <w:pPr>
        <w:pStyle w:val="SyntaxRule"/>
      </w:pPr>
      <w:r w:rsidRPr="00984A3F">
        <w:t>RegularExpressionClassChars</w:t>
      </w:r>
      <w:r w:rsidRPr="004431E2">
        <w:rPr>
          <w:rFonts w:ascii="Courier New" w:hAnsi="Courier New"/>
          <w:b/>
          <w:i w:val="0"/>
        </w:rPr>
        <w:t xml:space="preserve"> </w:t>
      </w:r>
      <w:r w:rsidRPr="007A29B2">
        <w:rPr>
          <w:rFonts w:ascii="Arial" w:hAnsi="Arial" w:cs="Arial"/>
          <w:b/>
          <w:i w:val="0"/>
        </w:rPr>
        <w:t>::</w:t>
      </w:r>
    </w:p>
    <w:p w14:paraId="64E235A5" w14:textId="77777777" w:rsidR="004C02EF" w:rsidRPr="00984A3F" w:rsidRDefault="004C02EF" w:rsidP="004C02EF">
      <w:pPr>
        <w:pStyle w:val="SyntaxDefinition"/>
      </w:pPr>
      <w:r w:rsidRPr="004431E2">
        <w:rPr>
          <w:rFonts w:ascii="Arial" w:hAnsi="Arial" w:cs="Arial"/>
          <w:i w:val="0"/>
          <w:sz w:val="16"/>
        </w:rPr>
        <w:t>[empty]</w:t>
      </w:r>
      <w:r w:rsidRPr="00984A3F">
        <w:br/>
        <w:t>RegularExpressionClassChars</w:t>
      </w:r>
      <w:r w:rsidRPr="004431E2">
        <w:rPr>
          <w:rFonts w:ascii="Courier New" w:hAnsi="Courier New"/>
          <w:b/>
          <w:i w:val="0"/>
        </w:rPr>
        <w:t xml:space="preserve"> </w:t>
      </w:r>
      <w:r w:rsidRPr="00984A3F">
        <w:t>RegularExpressionClassChar</w:t>
      </w:r>
    </w:p>
    <w:p w14:paraId="5530D724" w14:textId="77777777" w:rsidR="004C02EF" w:rsidRPr="00984A3F" w:rsidRDefault="004C02EF" w:rsidP="004C02EF">
      <w:pPr>
        <w:pStyle w:val="SyntaxRule"/>
      </w:pPr>
      <w:r w:rsidRPr="00984A3F">
        <w:t>RegularExpressionClassChar</w:t>
      </w:r>
      <w:r w:rsidRPr="004431E2">
        <w:rPr>
          <w:rFonts w:ascii="Courier New" w:hAnsi="Courier New"/>
          <w:b/>
          <w:i w:val="0"/>
        </w:rPr>
        <w:t xml:space="preserve"> </w:t>
      </w:r>
      <w:r w:rsidRPr="007A29B2">
        <w:rPr>
          <w:rFonts w:ascii="Arial" w:hAnsi="Arial" w:cs="Arial"/>
          <w:b/>
          <w:i w:val="0"/>
        </w:rPr>
        <w:t>::</w:t>
      </w:r>
    </w:p>
    <w:p w14:paraId="4DBA5A4B" w14:textId="77777777" w:rsidR="004C02EF" w:rsidRPr="00984A3F" w:rsidRDefault="004C02EF" w:rsidP="004C02EF">
      <w:pPr>
        <w:pStyle w:val="SyntaxDefinition"/>
      </w:pPr>
      <w:r w:rsidRPr="00984A3F">
        <w:t>RegularExpressionNonTerminator</w:t>
      </w:r>
      <w:r w:rsidRPr="00984A3F">
        <w:rPr>
          <w:b/>
        </w:rPr>
        <w:t xml:space="preserve"> </w:t>
      </w:r>
      <w:r w:rsidRPr="007A29B2">
        <w:rPr>
          <w:rFonts w:ascii="Arial" w:hAnsi="Arial" w:cs="Arial"/>
          <w:b/>
          <w:i w:val="0"/>
        </w:rPr>
        <w:t>but not</w:t>
      </w:r>
      <w:r>
        <w:rPr>
          <w:rFonts w:ascii="Arial" w:hAnsi="Arial" w:cs="Arial"/>
          <w:b/>
          <w:i w:val="0"/>
        </w:rPr>
        <w:t xml:space="preserve"> one of</w:t>
      </w:r>
      <w:r w:rsidRPr="00293484">
        <w:rPr>
          <w:b/>
        </w:rPr>
        <w:t xml:space="preserve"> </w:t>
      </w:r>
      <w:r w:rsidRPr="00792021">
        <w:rPr>
          <w:rFonts w:ascii="Courier New" w:hAnsi="Courier New" w:cs="Courier New"/>
          <w:b/>
          <w:i w:val="0"/>
        </w:rPr>
        <w:t>]</w:t>
      </w:r>
      <w:r w:rsidRPr="00984A3F">
        <w:rPr>
          <w:b/>
        </w:rPr>
        <w:t xml:space="preserve"> </w:t>
      </w:r>
      <w:r w:rsidRPr="007A29B2">
        <w:rPr>
          <w:rFonts w:ascii="Arial" w:hAnsi="Arial" w:cs="Arial"/>
          <w:b/>
          <w:i w:val="0"/>
        </w:rPr>
        <w:t>or</w:t>
      </w:r>
      <w:r w:rsidRPr="00984A3F">
        <w:rPr>
          <w:b/>
        </w:rPr>
        <w:t xml:space="preserve"> </w:t>
      </w:r>
      <w:r w:rsidRPr="004431E2">
        <w:rPr>
          <w:rFonts w:ascii="Courier New" w:hAnsi="Courier New" w:cs="Courier New"/>
          <w:b/>
          <w:i w:val="0"/>
        </w:rPr>
        <w:t>\</w:t>
      </w:r>
      <w:r>
        <w:rPr>
          <w:b/>
        </w:rPr>
        <w:br/>
      </w:r>
      <w:r w:rsidRPr="00984A3F">
        <w:t>RegularExpressionBackslashSequence</w:t>
      </w:r>
    </w:p>
    <w:p w14:paraId="0126BD67" w14:textId="77777777" w:rsidR="004C02EF" w:rsidRPr="00984A3F" w:rsidRDefault="004C02EF" w:rsidP="004C02EF">
      <w:pPr>
        <w:pStyle w:val="SyntaxRule"/>
      </w:pPr>
      <w:r w:rsidRPr="00984A3F">
        <w:t>RegularExpressionFlags</w:t>
      </w:r>
      <w:r w:rsidRPr="0040440B">
        <w:rPr>
          <w:rFonts w:ascii="Arial" w:hAnsi="Arial" w:cs="Arial"/>
          <w:b/>
        </w:rPr>
        <w:t xml:space="preserve"> </w:t>
      </w:r>
      <w:r w:rsidRPr="007A29B2">
        <w:rPr>
          <w:rFonts w:ascii="Arial" w:hAnsi="Arial" w:cs="Arial"/>
          <w:b/>
          <w:i w:val="0"/>
        </w:rPr>
        <w:t>::</w:t>
      </w:r>
    </w:p>
    <w:p w14:paraId="463CB6D7" w14:textId="77777777" w:rsidR="004C02EF" w:rsidRPr="00984A3F" w:rsidRDefault="004C02EF" w:rsidP="004C02EF">
      <w:pPr>
        <w:pStyle w:val="SyntaxDefinition"/>
      </w:pPr>
      <w:r w:rsidRPr="0062419A">
        <w:rPr>
          <w:rFonts w:ascii="Arial" w:hAnsi="Arial" w:cs="Arial"/>
          <w:i w:val="0"/>
          <w:sz w:val="16"/>
        </w:rPr>
        <w:t>[empty]</w:t>
      </w:r>
      <w:r w:rsidRPr="00984A3F">
        <w:br/>
        <w:t>RegularExpressionFlags IdentifierPart</w:t>
      </w:r>
    </w:p>
    <w:p w14:paraId="223F2635" w14:textId="77777777" w:rsidR="004C02EF" w:rsidRDefault="004C02EF" w:rsidP="004C02EF">
      <w:pPr>
        <w:pStyle w:val="Note"/>
      </w:pPr>
      <w:r w:rsidRPr="00432507">
        <w:t>NOTE</w:t>
      </w:r>
      <w:r w:rsidRPr="00432507">
        <w:tab/>
        <w:t xml:space="preserve">Regular expression literals may not be empty; instead of representing an empty regular expression literal, the characters </w:t>
      </w:r>
      <w:r w:rsidRPr="00432507">
        <w:rPr>
          <w:rFonts w:ascii="Courier New" w:hAnsi="Courier New"/>
          <w:b/>
        </w:rPr>
        <w:t>//</w:t>
      </w:r>
      <w:r w:rsidRPr="00432507">
        <w:t xml:space="preserve"> start a single-line comment. To specify an empty regular expression, use</w:t>
      </w:r>
      <w:r>
        <w:t xml:space="preserve">: </w:t>
      </w:r>
      <w:r w:rsidRPr="00432507">
        <w:t xml:space="preserve"> </w:t>
      </w:r>
      <w:r w:rsidRPr="00432507">
        <w:rPr>
          <w:rFonts w:ascii="Courier New" w:hAnsi="Courier New"/>
          <w:b/>
        </w:rPr>
        <w:t>/(?:)/</w:t>
      </w:r>
      <w:r w:rsidRPr="00432507">
        <w:t>.</w:t>
      </w:r>
    </w:p>
    <w:p w14:paraId="6BA984DC" w14:textId="77777777" w:rsidR="004C02EF" w:rsidRPr="00432507" w:rsidRDefault="004C02EF" w:rsidP="004C02EF">
      <w:pPr>
        <w:pStyle w:val="Syntax"/>
      </w:pPr>
      <w:r w:rsidRPr="00432507">
        <w:t>Semantics</w:t>
      </w:r>
    </w:p>
    <w:p w14:paraId="615AE24F" w14:textId="77777777" w:rsidR="004C02EF" w:rsidRDefault="004C02EF" w:rsidP="004C02EF">
      <w:r>
        <w:t xml:space="preserve">A regular expression literal evaluates to a value of the Object type that is an instance of the standard built-in constructor RegExp. This value is determined in two steps: first, the characters comprising the regular expression's </w:t>
      </w:r>
      <w:r w:rsidRPr="00080A1A">
        <w:rPr>
          <w:rFonts w:ascii="Times New Roman" w:hAnsi="Times New Roman"/>
          <w:i/>
        </w:rPr>
        <w:t>RegularExpressionBody</w:t>
      </w:r>
      <w:r>
        <w:t xml:space="preserve"> and </w:t>
      </w:r>
      <w:r w:rsidRPr="00080A1A">
        <w:rPr>
          <w:rFonts w:ascii="Times New Roman" w:hAnsi="Times New Roman"/>
          <w:i/>
        </w:rPr>
        <w:t>RegularExpressionFlags</w:t>
      </w:r>
      <w:r>
        <w:t xml:space="preserve"> production expansions are collected uninterpreted into two Strings Pattern and Flags, respectively. Then each time the literal is evaluated, a new object is created as if by the expression </w:t>
      </w:r>
      <w:r>
        <w:rPr>
          <w:rFonts w:ascii="Courier New" w:hAnsi="Courier New"/>
          <w:b/>
        </w:rPr>
        <w:t>new RegExp(</w:t>
      </w:r>
      <w:r w:rsidRPr="006F1933">
        <w:rPr>
          <w:rFonts w:ascii="Courier New" w:hAnsi="Courier New"/>
        </w:rPr>
        <w:t>Pattern, Flags</w:t>
      </w:r>
      <w:r>
        <w:rPr>
          <w:rFonts w:ascii="Courier New" w:hAnsi="Courier New"/>
          <w:b/>
        </w:rPr>
        <w:t>)</w:t>
      </w:r>
      <w:r>
        <w:t xml:space="preserve"> where RegExp is the standard built-in constructor with that name. The newly constructed object becomes the value of the </w:t>
      </w:r>
      <w:r w:rsidRPr="00080A1A">
        <w:rPr>
          <w:rFonts w:ascii="Times New Roman" w:hAnsi="Times New Roman"/>
          <w:i/>
        </w:rPr>
        <w:t>RegularExpressionLiteral</w:t>
      </w:r>
      <w:r>
        <w:t xml:space="preserve">. If the call to </w:t>
      </w:r>
      <w:r>
        <w:rPr>
          <w:rFonts w:ascii="Courier New" w:hAnsi="Courier New"/>
          <w:b/>
        </w:rPr>
        <w:t>new RegExp</w:t>
      </w:r>
      <w:r>
        <w:t xml:space="preserve"> would generate an error as specified in 15.10.4.1, the error must be treated as an early error (Clause 16).</w:t>
      </w:r>
    </w:p>
    <w:p w14:paraId="76A8CA3C" w14:textId="77777777" w:rsidR="004C02EF" w:rsidRDefault="004C02EF" w:rsidP="004C02EF">
      <w:pPr>
        <w:pStyle w:val="20"/>
        <w:numPr>
          <w:ilvl w:val="0"/>
          <w:numId w:val="0"/>
        </w:numPr>
      </w:pPr>
      <w:bookmarkStart w:id="1293" w:name="_Ref463859562"/>
      <w:bookmarkStart w:id="1294" w:name="_Toc472818770"/>
      <w:bookmarkStart w:id="1295" w:name="_Toc235503323"/>
      <w:bookmarkStart w:id="1296" w:name="_Toc241509098"/>
      <w:bookmarkStart w:id="1297" w:name="_Toc244416585"/>
      <w:bookmarkStart w:id="1298" w:name="_Toc276630949"/>
      <w:bookmarkStart w:id="1299" w:name="_Toc153968338"/>
      <w:r>
        <w:t>7.9</w:t>
      </w:r>
      <w:r>
        <w:tab/>
        <w:t>Automatic Semicolon Insertio</w:t>
      </w:r>
      <w:bookmarkStart w:id="1300" w:name="_Toc382202773"/>
      <w:bookmarkStart w:id="1301" w:name="_Toc382202993"/>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300"/>
      <w:bookmarkEnd w:id="1301"/>
      <w:r>
        <w:t>n</w:t>
      </w:r>
      <w:bookmarkEnd w:id="1286"/>
      <w:bookmarkEnd w:id="1287"/>
      <w:bookmarkEnd w:id="1293"/>
      <w:bookmarkEnd w:id="1294"/>
      <w:bookmarkEnd w:id="1295"/>
      <w:bookmarkEnd w:id="1296"/>
      <w:bookmarkEnd w:id="1297"/>
      <w:bookmarkEnd w:id="1298"/>
      <w:bookmarkEnd w:id="1299"/>
    </w:p>
    <w:p w14:paraId="44636252" w14:textId="77777777" w:rsidR="004C02EF" w:rsidRDefault="004C02EF" w:rsidP="004C02EF">
      <w:r>
        <w:t xml:space="preserve">Certain ECMAScript statements (empty statement, variable statement, expression statement, </w:t>
      </w:r>
      <w:r>
        <w:rPr>
          <w:rFonts w:ascii="Courier New" w:hAnsi="Courier New"/>
          <w:b/>
        </w:rPr>
        <w:t>do</w:t>
      </w:r>
      <w:r>
        <w:t>-</w:t>
      </w:r>
      <w:r>
        <w:rPr>
          <w:rFonts w:ascii="Courier New" w:hAnsi="Courier New"/>
          <w:b/>
        </w:rPr>
        <w:t>while</w:t>
      </w:r>
      <w:r>
        <w:t xml:space="preserve"> statement, </w:t>
      </w:r>
      <w:r>
        <w:rPr>
          <w:rFonts w:ascii="Courier New" w:hAnsi="Courier New"/>
          <w:b/>
        </w:rPr>
        <w:t>continue</w:t>
      </w:r>
      <w:r>
        <w:t xml:space="preserve"> statement, </w:t>
      </w:r>
      <w:r>
        <w:rPr>
          <w:rFonts w:ascii="Courier New" w:hAnsi="Courier New"/>
          <w:b/>
        </w:rPr>
        <w:t>break</w:t>
      </w:r>
      <w:r>
        <w:t xml:space="preserve"> statement, </w:t>
      </w:r>
      <w:r>
        <w:rPr>
          <w:rFonts w:ascii="Courier New" w:hAnsi="Courier New"/>
          <w:b/>
        </w:rPr>
        <w:t>return</w:t>
      </w:r>
      <w:r>
        <w:t xml:space="preserve"> statement, and </w:t>
      </w:r>
      <w:r>
        <w:rPr>
          <w:rFonts w:ascii="Courier New" w:hAnsi="Courier New"/>
          <w:b/>
        </w:rPr>
        <w:t>throw</w:t>
      </w:r>
      <w:r>
        <w:t xml:space="preserve"> statement) must be terminated with semicolons. Such semicolons may always appear explicitly in the source text. For convenience, however, such semicolons may be omitted from the source text in certain situations. These situations are described by saying that semicolons are automatically inserted into the source code token stream in those situations.</w:t>
      </w:r>
      <w:bookmarkStart w:id="1302" w:name="_Toc393690225"/>
    </w:p>
    <w:p w14:paraId="33BFCDD0" w14:textId="77777777" w:rsidR="004C02EF" w:rsidRDefault="004C02EF" w:rsidP="004C02EF">
      <w:pPr>
        <w:pStyle w:val="30"/>
        <w:numPr>
          <w:ilvl w:val="0"/>
          <w:numId w:val="0"/>
        </w:numPr>
      </w:pPr>
      <w:bookmarkStart w:id="1303" w:name="_Ref456011139"/>
      <w:bookmarkStart w:id="1304" w:name="_Toc472818771"/>
      <w:bookmarkStart w:id="1305" w:name="_Toc235503324"/>
      <w:bookmarkStart w:id="1306" w:name="_Toc241509099"/>
      <w:bookmarkStart w:id="1307" w:name="_Toc244416586"/>
      <w:bookmarkStart w:id="1308" w:name="_Toc276630950"/>
      <w:bookmarkStart w:id="1309" w:name="_Toc153968339"/>
      <w:r>
        <w:t>7.9.1</w:t>
      </w:r>
      <w:r>
        <w:tab/>
        <w:t>Rules of Automatic Semicolon Insertio</w:t>
      </w:r>
      <w:bookmarkEnd w:id="1302"/>
      <w:r>
        <w:t>n</w:t>
      </w:r>
      <w:bookmarkEnd w:id="1303"/>
      <w:bookmarkEnd w:id="1304"/>
      <w:bookmarkEnd w:id="1305"/>
      <w:bookmarkEnd w:id="1306"/>
      <w:bookmarkEnd w:id="1307"/>
      <w:bookmarkEnd w:id="1308"/>
      <w:bookmarkEnd w:id="1309"/>
    </w:p>
    <w:p w14:paraId="60477F39" w14:textId="77777777" w:rsidR="004C02EF" w:rsidRPr="002F5672" w:rsidRDefault="004C02EF" w:rsidP="004C02EF">
      <w:r>
        <w:t>There are three basic rules of semicolon insertion:</w:t>
      </w:r>
    </w:p>
    <w:p w14:paraId="31E8A5AB" w14:textId="77777777" w:rsidR="004C02EF" w:rsidRPr="00F97C9A" w:rsidRDefault="004C02EF" w:rsidP="004C02EF">
      <w:pPr>
        <w:pStyle w:val="MathSpecialCase3"/>
        <w:numPr>
          <w:ilvl w:val="2"/>
          <w:numId w:val="33"/>
        </w:numPr>
        <w:tabs>
          <w:tab w:val="left" w:pos="450"/>
        </w:tabs>
        <w:ind w:left="446" w:hanging="446"/>
        <w:rPr>
          <w:rFonts w:ascii="Arial" w:hAnsi="Arial" w:cs="Arial"/>
        </w:rPr>
      </w:pPr>
      <w:r w:rsidRPr="00F97C9A">
        <w:rPr>
          <w:rFonts w:ascii="Arial" w:hAnsi="Arial" w:cs="Arial"/>
        </w:rPr>
        <w:t xml:space="preserve">When, as the program is parsed from left to right, a token (called the </w:t>
      </w:r>
      <w:r w:rsidRPr="00F97C9A">
        <w:rPr>
          <w:rFonts w:ascii="Arial" w:hAnsi="Arial" w:cs="Arial"/>
          <w:i/>
        </w:rPr>
        <w:t>offending token</w:t>
      </w:r>
      <w:r w:rsidRPr="00F97C9A">
        <w:rPr>
          <w:rFonts w:ascii="Arial" w:hAnsi="Arial" w:cs="Arial"/>
        </w:rPr>
        <w:t>) is encountered that is not allowed by any production of the grammar, then a semicolon is automatically inserted before the offending token if one or more of the following conditions is true:</w:t>
      </w:r>
    </w:p>
    <w:p w14:paraId="4528638B" w14:textId="77777777" w:rsidR="004C02EF" w:rsidRDefault="004C02EF" w:rsidP="004C02EF">
      <w:pPr>
        <w:numPr>
          <w:ilvl w:val="0"/>
          <w:numId w:val="32"/>
        </w:numPr>
        <w:tabs>
          <w:tab w:val="clear" w:pos="360"/>
          <w:tab w:val="num" w:pos="810"/>
        </w:tabs>
        <w:spacing w:after="0"/>
        <w:ind w:firstLine="86"/>
      </w:pPr>
      <w:r>
        <w:t xml:space="preserve">The offending token is separated from the previous token by at least one </w:t>
      </w:r>
      <w:r w:rsidRPr="00F97C9A">
        <w:rPr>
          <w:rStyle w:val="bnf"/>
        </w:rPr>
        <w:t>LineTerminator</w:t>
      </w:r>
      <w:r>
        <w:t>.</w:t>
      </w:r>
    </w:p>
    <w:p w14:paraId="397F9DD8" w14:textId="77777777" w:rsidR="004C02EF" w:rsidRDefault="004C02EF" w:rsidP="004C02EF">
      <w:pPr>
        <w:numPr>
          <w:ilvl w:val="0"/>
          <w:numId w:val="32"/>
        </w:numPr>
        <w:tabs>
          <w:tab w:val="clear" w:pos="360"/>
          <w:tab w:val="num" w:pos="810"/>
        </w:tabs>
        <w:ind w:firstLine="90"/>
      </w:pPr>
      <w:r>
        <w:t xml:space="preserve">The offending token is </w:t>
      </w:r>
      <w:r>
        <w:rPr>
          <w:rFonts w:ascii="Courier New" w:hAnsi="Courier New"/>
          <w:b/>
        </w:rPr>
        <w:t>}</w:t>
      </w:r>
      <w:r>
        <w:t>.</w:t>
      </w:r>
    </w:p>
    <w:p w14:paraId="6FD732D8" w14:textId="77777777" w:rsidR="004C02EF" w:rsidRPr="00F97C9A" w:rsidRDefault="004C02EF" w:rsidP="004C02EF">
      <w:pPr>
        <w:pStyle w:val="MathSpecialCase3"/>
        <w:numPr>
          <w:ilvl w:val="2"/>
          <w:numId w:val="33"/>
        </w:numPr>
        <w:tabs>
          <w:tab w:val="left" w:pos="450"/>
        </w:tabs>
        <w:spacing w:after="240"/>
        <w:ind w:left="450" w:hanging="450"/>
        <w:rPr>
          <w:rFonts w:ascii="Arial" w:hAnsi="Arial" w:cs="Arial"/>
        </w:rPr>
      </w:pPr>
      <w:r w:rsidRPr="00F97C9A">
        <w:rPr>
          <w:rFonts w:ascii="Arial" w:hAnsi="Arial" w:cs="Arial"/>
        </w:rPr>
        <w:t xml:space="preserve">When, as the program is parsed from left to right, the end of the input stream of tokens is encountered and the parser is unable to parse the input token stream as a single complete ECMAScript </w:t>
      </w:r>
      <w:r w:rsidRPr="00F97C9A">
        <w:rPr>
          <w:rStyle w:val="bnf"/>
        </w:rPr>
        <w:t>Program</w:t>
      </w:r>
      <w:r w:rsidRPr="00F97C9A">
        <w:rPr>
          <w:rFonts w:ascii="Arial" w:hAnsi="Arial" w:cs="Arial"/>
        </w:rPr>
        <w:t>, then a semicolon is automatically inserted at the end of the input stream.</w:t>
      </w:r>
    </w:p>
    <w:p w14:paraId="2DC67E55" w14:textId="77777777" w:rsidR="004C02EF" w:rsidRPr="00F97C9A" w:rsidRDefault="004C02EF" w:rsidP="004C02EF">
      <w:pPr>
        <w:pStyle w:val="MathSpecialCase3"/>
        <w:numPr>
          <w:ilvl w:val="2"/>
          <w:numId w:val="33"/>
        </w:numPr>
        <w:tabs>
          <w:tab w:val="left" w:pos="450"/>
        </w:tabs>
        <w:spacing w:after="240"/>
        <w:ind w:left="450" w:hanging="450"/>
        <w:rPr>
          <w:rFonts w:ascii="Arial" w:hAnsi="Arial" w:cs="Arial"/>
        </w:rPr>
      </w:pPr>
      <w:r w:rsidRPr="00F97C9A">
        <w:rPr>
          <w:rFonts w:ascii="Arial" w:hAnsi="Arial" w:cs="Arial"/>
        </w:rPr>
        <w:t xml:space="preserve">When, as the program is parsed from left to right, a token is encountered that is allowed by some production of the grammar, but the production is a </w:t>
      </w:r>
      <w:r w:rsidRPr="00F97C9A">
        <w:rPr>
          <w:rFonts w:ascii="Arial" w:hAnsi="Arial" w:cs="Arial"/>
          <w:i/>
        </w:rPr>
        <w:t>restricted production</w:t>
      </w:r>
      <w:r w:rsidRPr="00F97C9A">
        <w:rPr>
          <w:rFonts w:ascii="Arial" w:hAnsi="Arial" w:cs="Arial"/>
        </w:rPr>
        <w:t xml:space="preserve"> and the token would be the first token for a terminal or nonterminal immediately following the annotation </w:t>
      </w:r>
      <w:r>
        <w:t>“</w:t>
      </w:r>
      <w:r w:rsidRPr="00B3070A">
        <w:rPr>
          <w:rFonts w:ascii="Arial" w:hAnsi="Arial" w:cs="Arial"/>
          <w:sz w:val="16"/>
        </w:rPr>
        <w:t>[no</w:t>
      </w:r>
      <w:r>
        <w:rPr>
          <w:sz w:val="16"/>
        </w:rPr>
        <w:t xml:space="preserve"> </w:t>
      </w:r>
      <w:r>
        <w:rPr>
          <w:i/>
          <w:sz w:val="16"/>
        </w:rPr>
        <w:t>LineTerminator</w:t>
      </w:r>
      <w:r>
        <w:rPr>
          <w:sz w:val="16"/>
        </w:rPr>
        <w:t xml:space="preserve"> </w:t>
      </w:r>
      <w:r w:rsidRPr="00B3070A">
        <w:rPr>
          <w:rFonts w:ascii="Arial" w:hAnsi="Arial" w:cs="Arial"/>
          <w:sz w:val="16"/>
        </w:rPr>
        <w:t>here]</w:t>
      </w:r>
      <w:r>
        <w:t xml:space="preserve">” </w:t>
      </w:r>
      <w:r w:rsidRPr="00F97C9A">
        <w:rPr>
          <w:rFonts w:ascii="Arial" w:hAnsi="Arial" w:cs="Arial"/>
        </w:rPr>
        <w:t xml:space="preserve">within the restricted production (and therefore such a token is called a restricted token), and the restricted token is separated from the previous token by at least one </w:t>
      </w:r>
      <w:r w:rsidRPr="00F97C9A">
        <w:rPr>
          <w:rStyle w:val="bnf"/>
        </w:rPr>
        <w:t>LineTerminator</w:t>
      </w:r>
      <w:r w:rsidRPr="00F97C9A">
        <w:rPr>
          <w:rFonts w:ascii="Arial" w:hAnsi="Arial" w:cs="Arial"/>
        </w:rPr>
        <w:t>, then a semicolon is automatically inserted before the restricted token.</w:t>
      </w:r>
    </w:p>
    <w:p w14:paraId="32E95214" w14:textId="77777777" w:rsidR="004C02EF" w:rsidRDefault="004C02EF" w:rsidP="004C02EF">
      <w:r>
        <w:t xml:space="preserve">However, there is an additional overriding condition on the preceding rules: a semicolon is never inserted automatically if the semicolon would then be parsed as an empty statement or if that semicolon would become one of the two semicolons in the header of a </w:t>
      </w:r>
      <w:r>
        <w:rPr>
          <w:rFonts w:ascii="Courier New" w:hAnsi="Courier New"/>
          <w:b/>
        </w:rPr>
        <w:t>for</w:t>
      </w:r>
      <w:r>
        <w:t xml:space="preserve"> statement (see 12.6.3).</w:t>
      </w:r>
    </w:p>
    <w:p w14:paraId="3BFEA2E1" w14:textId="77777777" w:rsidR="004C02EF" w:rsidRDefault="004C02EF" w:rsidP="004C02EF">
      <w:pPr>
        <w:pStyle w:val="Note"/>
        <w:spacing w:after="120"/>
      </w:pPr>
      <w:bookmarkStart w:id="1310" w:name="_Toc393690226"/>
      <w:bookmarkStart w:id="1311" w:name="_Ref404492883"/>
      <w:bookmarkStart w:id="1312" w:name="_Ref404492911"/>
      <w:r w:rsidRPr="000956BB">
        <w:t>NOTE</w:t>
      </w:r>
      <w:r w:rsidRPr="000956BB">
        <w:tab/>
      </w:r>
      <w:r>
        <w:t>The following</w:t>
      </w:r>
      <w:r w:rsidRPr="000956BB">
        <w:t xml:space="preserve"> are the only restricted productions in the grammar:</w:t>
      </w:r>
    </w:p>
    <w:p w14:paraId="32BB74DF" w14:textId="77777777" w:rsidR="004C02EF" w:rsidRPr="00792021" w:rsidRDefault="004C02EF" w:rsidP="004C02EF">
      <w:pPr>
        <w:pStyle w:val="SyntaxRule2"/>
        <w:rPr>
          <w:sz w:val="18"/>
          <w:szCs w:val="18"/>
        </w:rPr>
      </w:pPr>
      <w:r w:rsidRPr="00792021">
        <w:rPr>
          <w:sz w:val="18"/>
          <w:szCs w:val="18"/>
        </w:rPr>
        <w:t xml:space="preserve">PostfixExpression </w:t>
      </w:r>
      <w:r w:rsidRPr="00792021">
        <w:rPr>
          <w:rFonts w:ascii="Arial" w:hAnsi="Arial" w:cs="Arial"/>
          <w:b/>
          <w:i w:val="0"/>
          <w:sz w:val="18"/>
          <w:szCs w:val="18"/>
        </w:rPr>
        <w:t>:</w:t>
      </w:r>
    </w:p>
    <w:p w14:paraId="5C7F4E66" w14:textId="77777777" w:rsidR="004C02EF" w:rsidRPr="00792021" w:rsidRDefault="004C02EF" w:rsidP="004C02EF">
      <w:pPr>
        <w:pStyle w:val="SyntaxDefinition2"/>
        <w:rPr>
          <w:sz w:val="18"/>
        </w:rPr>
      </w:pPr>
      <w:r w:rsidRPr="00792021">
        <w:rPr>
          <w:sz w:val="18"/>
          <w:szCs w:val="18"/>
        </w:rPr>
        <w:t>LeftHandSideExpression</w:t>
      </w:r>
      <w:r w:rsidRPr="004431E2">
        <w:rPr>
          <w:rFonts w:ascii="Courier New" w:hAnsi="Courier New"/>
          <w:b/>
          <w:i w:val="0"/>
        </w:rPr>
        <w:t xml:space="preserve"> </w:t>
      </w:r>
      <w:r w:rsidRPr="00792021">
        <w:rPr>
          <w:rFonts w:ascii="Arial" w:hAnsi="Arial" w:cs="Arial"/>
          <w:i w:val="0"/>
          <w:sz w:val="14"/>
        </w:rPr>
        <w:t xml:space="preserve">[no </w:t>
      </w:r>
      <w:r w:rsidRPr="00792021">
        <w:rPr>
          <w:sz w:val="14"/>
        </w:rPr>
        <w:t>LineTerminator</w:t>
      </w:r>
      <w:r w:rsidRPr="00792021">
        <w:rPr>
          <w:rFonts w:ascii="Arial" w:hAnsi="Arial" w:cs="Arial"/>
          <w:i w:val="0"/>
          <w:sz w:val="14"/>
        </w:rPr>
        <w:t xml:space="preserve"> here]</w:t>
      </w:r>
      <w:r w:rsidRPr="00792021">
        <w:rPr>
          <w:rFonts w:ascii="Courier New" w:hAnsi="Courier New"/>
          <w:b/>
          <w:i w:val="0"/>
          <w:sz w:val="18"/>
        </w:rPr>
        <w:t xml:space="preserve"> ++</w:t>
      </w:r>
      <w:r w:rsidRPr="00984A3F">
        <w:br/>
      </w:r>
      <w:r w:rsidRPr="00792021">
        <w:rPr>
          <w:sz w:val="18"/>
        </w:rPr>
        <w:t>LeftHandSideExpression</w:t>
      </w:r>
      <w:r w:rsidRPr="00792021">
        <w:rPr>
          <w:rFonts w:ascii="Courier New" w:hAnsi="Courier New"/>
          <w:b/>
          <w:i w:val="0"/>
          <w:sz w:val="18"/>
        </w:rPr>
        <w:t xml:space="preserve"> </w:t>
      </w:r>
      <w:r w:rsidRPr="00792021">
        <w:rPr>
          <w:rFonts w:ascii="Arial" w:hAnsi="Arial" w:cs="Arial"/>
          <w:i w:val="0"/>
          <w:sz w:val="14"/>
        </w:rPr>
        <w:t xml:space="preserve">[no </w:t>
      </w:r>
      <w:r w:rsidRPr="00792021">
        <w:rPr>
          <w:sz w:val="14"/>
        </w:rPr>
        <w:t>LineTerminator</w:t>
      </w:r>
      <w:r w:rsidRPr="00792021">
        <w:rPr>
          <w:rFonts w:ascii="Arial" w:hAnsi="Arial" w:cs="Arial"/>
          <w:i w:val="0"/>
          <w:sz w:val="14"/>
        </w:rPr>
        <w:t xml:space="preserve"> here]</w:t>
      </w:r>
      <w:r w:rsidRPr="00792021">
        <w:rPr>
          <w:rFonts w:ascii="Courier New" w:hAnsi="Courier New"/>
          <w:b/>
          <w:i w:val="0"/>
          <w:sz w:val="18"/>
        </w:rPr>
        <w:t xml:space="preserve"> --</w:t>
      </w:r>
    </w:p>
    <w:p w14:paraId="1AEF9286" w14:textId="77777777" w:rsidR="004C02EF" w:rsidRPr="00792021" w:rsidRDefault="004C02EF" w:rsidP="004C02EF">
      <w:pPr>
        <w:pStyle w:val="SyntaxRule2"/>
        <w:rPr>
          <w:sz w:val="18"/>
        </w:rPr>
      </w:pPr>
      <w:r w:rsidRPr="00792021">
        <w:rPr>
          <w:sz w:val="18"/>
        </w:rPr>
        <w:t xml:space="preserve">ContinueStatement </w:t>
      </w:r>
      <w:r w:rsidRPr="00792021">
        <w:rPr>
          <w:rFonts w:ascii="Arial" w:hAnsi="Arial" w:cs="Arial"/>
          <w:b/>
          <w:i w:val="0"/>
          <w:sz w:val="18"/>
        </w:rPr>
        <w:t>:</w:t>
      </w:r>
    </w:p>
    <w:p w14:paraId="73D4CEA2" w14:textId="77777777" w:rsidR="004C02EF" w:rsidRPr="00792021" w:rsidRDefault="004C02EF" w:rsidP="004C02EF">
      <w:pPr>
        <w:pStyle w:val="SyntaxDefinition2"/>
        <w:rPr>
          <w:sz w:val="18"/>
        </w:rPr>
      </w:pPr>
      <w:r w:rsidRPr="00792021">
        <w:rPr>
          <w:rFonts w:ascii="Courier New" w:hAnsi="Courier New"/>
          <w:b/>
          <w:i w:val="0"/>
          <w:sz w:val="18"/>
        </w:rPr>
        <w:t xml:space="preserve">continue </w:t>
      </w:r>
      <w:r w:rsidRPr="00792021">
        <w:rPr>
          <w:rFonts w:ascii="Arial" w:hAnsi="Arial" w:cs="Arial"/>
          <w:i w:val="0"/>
          <w:sz w:val="14"/>
          <w:szCs w:val="16"/>
        </w:rPr>
        <w:t>[</w:t>
      </w:r>
      <w:r w:rsidRPr="00792021">
        <w:rPr>
          <w:rFonts w:ascii="Arial" w:hAnsi="Arial" w:cs="Arial"/>
          <w:i w:val="0"/>
          <w:sz w:val="14"/>
        </w:rPr>
        <w:t xml:space="preserve">no </w:t>
      </w:r>
      <w:r w:rsidRPr="00792021">
        <w:rPr>
          <w:sz w:val="14"/>
        </w:rPr>
        <w:t>LineTerminator</w:t>
      </w:r>
      <w:r w:rsidRPr="00792021">
        <w:rPr>
          <w:rFonts w:ascii="Arial" w:hAnsi="Arial" w:cs="Arial"/>
          <w:i w:val="0"/>
          <w:sz w:val="14"/>
        </w:rPr>
        <w:t xml:space="preserve"> here] </w:t>
      </w:r>
      <w:r w:rsidRPr="00792021">
        <w:rPr>
          <w:sz w:val="18"/>
        </w:rPr>
        <w:t xml:space="preserve">Identifier </w:t>
      </w:r>
      <w:r w:rsidRPr="00792021">
        <w:rPr>
          <w:rFonts w:ascii="Courier New" w:hAnsi="Courier New"/>
          <w:b/>
          <w:i w:val="0"/>
          <w:sz w:val="18"/>
        </w:rPr>
        <w:t>;</w:t>
      </w:r>
    </w:p>
    <w:p w14:paraId="46080048" w14:textId="77777777" w:rsidR="004C02EF" w:rsidRPr="00792021" w:rsidRDefault="004C02EF" w:rsidP="004C02EF">
      <w:pPr>
        <w:pStyle w:val="SyntaxRule2"/>
        <w:rPr>
          <w:sz w:val="18"/>
        </w:rPr>
      </w:pPr>
      <w:r w:rsidRPr="00792021">
        <w:rPr>
          <w:sz w:val="18"/>
        </w:rPr>
        <w:t xml:space="preserve">BreakStatement </w:t>
      </w:r>
      <w:r w:rsidRPr="00792021">
        <w:rPr>
          <w:rFonts w:ascii="Arial" w:hAnsi="Arial" w:cs="Arial"/>
          <w:b/>
          <w:i w:val="0"/>
          <w:sz w:val="18"/>
        </w:rPr>
        <w:t>:</w:t>
      </w:r>
    </w:p>
    <w:p w14:paraId="3BFFA57F" w14:textId="77777777" w:rsidR="004C02EF" w:rsidRPr="00984A3F" w:rsidRDefault="004C02EF" w:rsidP="004C02EF">
      <w:pPr>
        <w:pStyle w:val="SyntaxDefinition2"/>
      </w:pPr>
      <w:r w:rsidRPr="004431E2">
        <w:rPr>
          <w:rFonts w:ascii="Courier New" w:hAnsi="Courier New"/>
          <w:b/>
          <w:i w:val="0"/>
          <w:sz w:val="18"/>
        </w:rPr>
        <w:t xml:space="preserve">break </w:t>
      </w:r>
      <w:r w:rsidRPr="00792021">
        <w:rPr>
          <w:rFonts w:ascii="Arial" w:hAnsi="Arial" w:cs="Arial"/>
          <w:i w:val="0"/>
          <w:sz w:val="14"/>
          <w:szCs w:val="14"/>
        </w:rPr>
        <w:t xml:space="preserve">[no </w:t>
      </w:r>
      <w:r w:rsidRPr="00792021">
        <w:rPr>
          <w:sz w:val="14"/>
          <w:szCs w:val="14"/>
        </w:rPr>
        <w:t>LineTerminator</w:t>
      </w:r>
      <w:r w:rsidRPr="00792021">
        <w:rPr>
          <w:rFonts w:ascii="Arial" w:hAnsi="Arial" w:cs="Arial"/>
          <w:i w:val="0"/>
          <w:sz w:val="14"/>
          <w:szCs w:val="14"/>
        </w:rPr>
        <w:t xml:space="preserve"> here]</w:t>
      </w:r>
      <w:r>
        <w:rPr>
          <w:rFonts w:ascii="Arial" w:hAnsi="Arial" w:cs="Arial"/>
          <w:i w:val="0"/>
          <w:sz w:val="16"/>
        </w:rPr>
        <w:t xml:space="preserve"> </w:t>
      </w:r>
      <w:r w:rsidRPr="00984A3F">
        <w:rPr>
          <w:sz w:val="18"/>
        </w:rPr>
        <w:t xml:space="preserve">Identifier </w:t>
      </w:r>
      <w:r w:rsidRPr="004431E2">
        <w:rPr>
          <w:rFonts w:ascii="Courier New" w:hAnsi="Courier New"/>
          <w:b/>
          <w:i w:val="0"/>
          <w:sz w:val="18"/>
        </w:rPr>
        <w:t>;</w:t>
      </w:r>
    </w:p>
    <w:p w14:paraId="597CBCB9" w14:textId="77777777" w:rsidR="004C02EF" w:rsidRPr="00792021" w:rsidRDefault="004C02EF" w:rsidP="004C02EF">
      <w:pPr>
        <w:pStyle w:val="SyntaxRule2"/>
        <w:rPr>
          <w:sz w:val="18"/>
        </w:rPr>
      </w:pPr>
      <w:r w:rsidRPr="00792021">
        <w:rPr>
          <w:sz w:val="18"/>
        </w:rPr>
        <w:t xml:space="preserve">ReturnStatement </w:t>
      </w:r>
      <w:r w:rsidRPr="00792021">
        <w:rPr>
          <w:rFonts w:ascii="Arial" w:hAnsi="Arial" w:cs="Arial"/>
          <w:b/>
          <w:i w:val="0"/>
          <w:sz w:val="18"/>
        </w:rPr>
        <w:t>:</w:t>
      </w:r>
    </w:p>
    <w:p w14:paraId="2160D8E7" w14:textId="77777777" w:rsidR="004C02EF" w:rsidRPr="00984A3F" w:rsidRDefault="004C02EF" w:rsidP="004C02EF">
      <w:pPr>
        <w:pStyle w:val="SyntaxDefinition2"/>
      </w:pPr>
      <w:r w:rsidRPr="004431E2">
        <w:rPr>
          <w:rFonts w:ascii="Courier New" w:hAnsi="Courier New"/>
          <w:b/>
          <w:i w:val="0"/>
          <w:sz w:val="18"/>
        </w:rPr>
        <w:t xml:space="preserve">return </w:t>
      </w:r>
      <w:r w:rsidRPr="004431E2">
        <w:rPr>
          <w:rFonts w:ascii="Arial" w:hAnsi="Arial" w:cs="Arial"/>
          <w:i w:val="0"/>
          <w:sz w:val="16"/>
        </w:rPr>
        <w:t>[</w:t>
      </w:r>
      <w:r w:rsidRPr="00792021">
        <w:rPr>
          <w:rFonts w:ascii="Arial" w:hAnsi="Arial" w:cs="Arial"/>
          <w:i w:val="0"/>
          <w:sz w:val="14"/>
          <w:szCs w:val="14"/>
        </w:rPr>
        <w:t xml:space="preserve">no </w:t>
      </w:r>
      <w:r w:rsidRPr="00792021">
        <w:rPr>
          <w:sz w:val="14"/>
          <w:szCs w:val="14"/>
        </w:rPr>
        <w:t>LineTerminator</w:t>
      </w:r>
      <w:r w:rsidRPr="00792021">
        <w:rPr>
          <w:rFonts w:ascii="Arial" w:hAnsi="Arial" w:cs="Arial"/>
          <w:i w:val="0"/>
          <w:sz w:val="14"/>
          <w:szCs w:val="14"/>
        </w:rPr>
        <w:t xml:space="preserve"> here]</w:t>
      </w:r>
      <w:r w:rsidRPr="004431E2">
        <w:rPr>
          <w:rFonts w:ascii="Courier New" w:hAnsi="Courier New"/>
          <w:b/>
          <w:i w:val="0"/>
          <w:sz w:val="18"/>
        </w:rPr>
        <w:t xml:space="preserve"> </w:t>
      </w:r>
      <w:r w:rsidRPr="00984A3F">
        <w:rPr>
          <w:sz w:val="18"/>
        </w:rPr>
        <w:t xml:space="preserve">Expression </w:t>
      </w:r>
      <w:r w:rsidRPr="004431E2">
        <w:rPr>
          <w:rFonts w:ascii="Courier New" w:hAnsi="Courier New"/>
          <w:b/>
          <w:i w:val="0"/>
          <w:sz w:val="18"/>
        </w:rPr>
        <w:t>;</w:t>
      </w:r>
    </w:p>
    <w:p w14:paraId="1B6DEBA3" w14:textId="77777777" w:rsidR="004C02EF" w:rsidRPr="00792021" w:rsidRDefault="004C02EF" w:rsidP="004C02EF">
      <w:pPr>
        <w:pStyle w:val="SyntaxRule2"/>
        <w:rPr>
          <w:sz w:val="18"/>
        </w:rPr>
      </w:pPr>
      <w:r w:rsidRPr="00792021">
        <w:rPr>
          <w:sz w:val="18"/>
        </w:rPr>
        <w:t>ThrowStatement</w:t>
      </w:r>
      <w:r w:rsidRPr="00792021">
        <w:rPr>
          <w:b/>
          <w:sz w:val="18"/>
        </w:rPr>
        <w:t xml:space="preserve"> </w:t>
      </w:r>
      <w:r w:rsidRPr="00792021">
        <w:rPr>
          <w:rFonts w:ascii="Arial" w:hAnsi="Arial" w:cs="Arial"/>
          <w:b/>
          <w:i w:val="0"/>
          <w:sz w:val="18"/>
        </w:rPr>
        <w:t>:</w:t>
      </w:r>
    </w:p>
    <w:p w14:paraId="62F59E42" w14:textId="77777777" w:rsidR="004C02EF" w:rsidRPr="00984A3F" w:rsidRDefault="004C02EF" w:rsidP="004C02EF">
      <w:pPr>
        <w:pStyle w:val="SyntaxDefinition2"/>
        <w:rPr>
          <w:sz w:val="18"/>
        </w:rPr>
      </w:pPr>
      <w:r w:rsidRPr="00612C55">
        <w:rPr>
          <w:rFonts w:ascii="Courier New" w:hAnsi="Courier New" w:cs="Courier New"/>
          <w:b/>
          <w:i w:val="0"/>
          <w:sz w:val="18"/>
        </w:rPr>
        <w:t>throw</w:t>
      </w:r>
      <w:r>
        <w:rPr>
          <w:rFonts w:ascii="Arial" w:hAnsi="Arial" w:cs="Arial"/>
        </w:rPr>
        <w:t xml:space="preserve"> </w:t>
      </w:r>
      <w:r w:rsidRPr="00792021">
        <w:rPr>
          <w:rFonts w:ascii="Arial" w:hAnsi="Arial" w:cs="Arial"/>
          <w:i w:val="0"/>
          <w:sz w:val="14"/>
          <w:szCs w:val="14"/>
        </w:rPr>
        <w:t xml:space="preserve">[no </w:t>
      </w:r>
      <w:r w:rsidRPr="00792021">
        <w:rPr>
          <w:sz w:val="14"/>
          <w:szCs w:val="14"/>
        </w:rPr>
        <w:t>LineTerminator</w:t>
      </w:r>
      <w:r w:rsidRPr="00792021">
        <w:rPr>
          <w:rFonts w:ascii="Arial" w:hAnsi="Arial" w:cs="Arial"/>
          <w:i w:val="0"/>
          <w:sz w:val="14"/>
          <w:szCs w:val="14"/>
        </w:rPr>
        <w:t xml:space="preserve"> here] </w:t>
      </w:r>
      <w:r w:rsidRPr="00984A3F">
        <w:rPr>
          <w:sz w:val="18"/>
        </w:rPr>
        <w:t xml:space="preserve">Expression </w:t>
      </w:r>
      <w:r>
        <w:rPr>
          <w:b/>
          <w:sz w:val="18"/>
        </w:rPr>
        <w:t>;</w:t>
      </w:r>
    </w:p>
    <w:p w14:paraId="03C54636" w14:textId="77777777" w:rsidR="004C02EF" w:rsidRPr="00E26B53" w:rsidRDefault="004C02EF" w:rsidP="004C02EF">
      <w:pPr>
        <w:rPr>
          <w:sz w:val="18"/>
        </w:rPr>
      </w:pPr>
      <w:bookmarkStart w:id="1313" w:name="_Ref424532635"/>
      <w:bookmarkStart w:id="1314" w:name="_Ref424532665"/>
      <w:r w:rsidRPr="00E26B53">
        <w:rPr>
          <w:sz w:val="18"/>
        </w:rPr>
        <w:t>The practical effect of these restricted productions is as follows:</w:t>
      </w:r>
    </w:p>
    <w:p w14:paraId="42233F3D" w14:textId="77777777" w:rsidR="004C02EF" w:rsidRPr="00E26B53" w:rsidRDefault="004C02EF" w:rsidP="004C02EF">
      <w:pPr>
        <w:spacing w:after="220"/>
        <w:ind w:left="400"/>
        <w:rPr>
          <w:sz w:val="18"/>
        </w:rPr>
      </w:pPr>
      <w:r w:rsidRPr="00E26B53">
        <w:rPr>
          <w:sz w:val="18"/>
        </w:rPr>
        <w:t xml:space="preserve">When a </w:t>
      </w:r>
      <w:r w:rsidRPr="00E26B53">
        <w:rPr>
          <w:rFonts w:ascii="Courier New" w:hAnsi="Courier New"/>
          <w:b/>
          <w:sz w:val="18"/>
        </w:rPr>
        <w:t>++</w:t>
      </w:r>
      <w:r w:rsidRPr="00E26B53">
        <w:rPr>
          <w:sz w:val="18"/>
        </w:rPr>
        <w:t xml:space="preserve"> or </w:t>
      </w:r>
      <w:r w:rsidRPr="00E26B53">
        <w:rPr>
          <w:rFonts w:ascii="Courier New" w:hAnsi="Courier New"/>
          <w:b/>
          <w:sz w:val="18"/>
        </w:rPr>
        <w:t>--</w:t>
      </w:r>
      <w:r w:rsidRPr="00E26B53">
        <w:rPr>
          <w:sz w:val="18"/>
        </w:rPr>
        <w:t xml:space="preserve"> token is encountered where the parser would treat it as a postfix operator, and at least one </w:t>
      </w:r>
      <w:r w:rsidRPr="00E26B53">
        <w:rPr>
          <w:rStyle w:val="bnf"/>
        </w:rPr>
        <w:t>LineTerminator</w:t>
      </w:r>
      <w:r w:rsidRPr="00E26B53">
        <w:rPr>
          <w:sz w:val="18"/>
        </w:rPr>
        <w:t xml:space="preserve"> occurred between the preceding token and the </w:t>
      </w:r>
      <w:r w:rsidRPr="00E26B53">
        <w:rPr>
          <w:rFonts w:ascii="Courier New" w:hAnsi="Courier New"/>
          <w:b/>
          <w:sz w:val="18"/>
        </w:rPr>
        <w:t>++</w:t>
      </w:r>
      <w:r w:rsidRPr="00E26B53">
        <w:rPr>
          <w:sz w:val="18"/>
        </w:rPr>
        <w:t xml:space="preserve"> or </w:t>
      </w:r>
      <w:r w:rsidRPr="00E26B53">
        <w:rPr>
          <w:rFonts w:ascii="Courier New" w:hAnsi="Courier New"/>
          <w:b/>
          <w:sz w:val="18"/>
        </w:rPr>
        <w:t>--</w:t>
      </w:r>
      <w:r w:rsidRPr="00E26B53">
        <w:rPr>
          <w:sz w:val="18"/>
        </w:rPr>
        <w:t xml:space="preserve"> token, then a semicolon is automatically inserted before the </w:t>
      </w:r>
      <w:r w:rsidRPr="00E26B53">
        <w:rPr>
          <w:rFonts w:ascii="Courier New" w:hAnsi="Courier New"/>
          <w:b/>
          <w:sz w:val="18"/>
        </w:rPr>
        <w:t>++</w:t>
      </w:r>
      <w:r w:rsidRPr="00E26B53">
        <w:rPr>
          <w:sz w:val="18"/>
        </w:rPr>
        <w:t xml:space="preserve"> or </w:t>
      </w:r>
      <w:r w:rsidRPr="00E26B53">
        <w:rPr>
          <w:rFonts w:ascii="Courier New" w:hAnsi="Courier New"/>
          <w:b/>
          <w:sz w:val="18"/>
        </w:rPr>
        <w:t>--</w:t>
      </w:r>
      <w:r w:rsidRPr="00E26B53">
        <w:rPr>
          <w:sz w:val="18"/>
        </w:rPr>
        <w:t xml:space="preserve"> token.</w:t>
      </w:r>
    </w:p>
    <w:p w14:paraId="5D3DD4C9" w14:textId="77777777" w:rsidR="004C02EF" w:rsidRPr="00E26B53" w:rsidRDefault="004C02EF" w:rsidP="004C02EF">
      <w:pPr>
        <w:spacing w:after="220"/>
        <w:ind w:left="400"/>
        <w:rPr>
          <w:sz w:val="18"/>
        </w:rPr>
      </w:pPr>
      <w:r w:rsidRPr="00E26B53">
        <w:rPr>
          <w:sz w:val="18"/>
        </w:rPr>
        <w:t xml:space="preserve">When a </w:t>
      </w:r>
      <w:r w:rsidRPr="00E26B53">
        <w:rPr>
          <w:rFonts w:ascii="Courier New" w:hAnsi="Courier New"/>
          <w:b/>
          <w:sz w:val="18"/>
        </w:rPr>
        <w:t>continue</w:t>
      </w:r>
      <w:r w:rsidRPr="00E26B53">
        <w:rPr>
          <w:sz w:val="18"/>
        </w:rPr>
        <w:t xml:space="preserve">, </w:t>
      </w:r>
      <w:r w:rsidRPr="00E26B53">
        <w:rPr>
          <w:rFonts w:ascii="Courier New" w:hAnsi="Courier New"/>
          <w:b/>
          <w:sz w:val="18"/>
        </w:rPr>
        <w:t>break</w:t>
      </w:r>
      <w:r w:rsidRPr="00E26B53">
        <w:rPr>
          <w:sz w:val="18"/>
        </w:rPr>
        <w:t xml:space="preserve">, </w:t>
      </w:r>
      <w:r w:rsidRPr="00E26B53">
        <w:rPr>
          <w:rFonts w:ascii="Courier New" w:hAnsi="Courier New"/>
          <w:b/>
          <w:sz w:val="18"/>
        </w:rPr>
        <w:t>return</w:t>
      </w:r>
      <w:r w:rsidRPr="00E26B53">
        <w:rPr>
          <w:sz w:val="18"/>
        </w:rPr>
        <w:t xml:space="preserve">, or </w:t>
      </w:r>
      <w:r w:rsidRPr="00E26B53">
        <w:rPr>
          <w:rFonts w:ascii="Courier New" w:hAnsi="Courier New"/>
          <w:b/>
          <w:sz w:val="18"/>
        </w:rPr>
        <w:t>throw</w:t>
      </w:r>
      <w:r w:rsidRPr="00E26B53">
        <w:rPr>
          <w:sz w:val="18"/>
        </w:rPr>
        <w:t xml:space="preserve"> token is encountered and a </w:t>
      </w:r>
      <w:r w:rsidRPr="00E26B53">
        <w:rPr>
          <w:rStyle w:val="bnf"/>
        </w:rPr>
        <w:t>LineTerminator</w:t>
      </w:r>
      <w:r w:rsidRPr="00E26B53">
        <w:rPr>
          <w:sz w:val="18"/>
        </w:rPr>
        <w:t xml:space="preserve"> is encountered before the next token, a semicolon is automatically inserted after the </w:t>
      </w:r>
      <w:r w:rsidRPr="00E26B53">
        <w:rPr>
          <w:rFonts w:ascii="Courier New" w:hAnsi="Courier New"/>
          <w:b/>
          <w:sz w:val="18"/>
        </w:rPr>
        <w:t>continue</w:t>
      </w:r>
      <w:r w:rsidRPr="00E26B53">
        <w:rPr>
          <w:sz w:val="18"/>
        </w:rPr>
        <w:t xml:space="preserve">, </w:t>
      </w:r>
      <w:r w:rsidRPr="00E26B53">
        <w:rPr>
          <w:rFonts w:ascii="Courier New" w:hAnsi="Courier New"/>
          <w:b/>
          <w:sz w:val="18"/>
        </w:rPr>
        <w:t>break</w:t>
      </w:r>
      <w:r w:rsidRPr="00E26B53">
        <w:rPr>
          <w:sz w:val="18"/>
        </w:rPr>
        <w:t xml:space="preserve">, </w:t>
      </w:r>
      <w:r w:rsidRPr="00E26B53">
        <w:rPr>
          <w:rFonts w:ascii="Courier New" w:hAnsi="Courier New"/>
          <w:b/>
          <w:sz w:val="18"/>
        </w:rPr>
        <w:t>return</w:t>
      </w:r>
      <w:r w:rsidRPr="00E26B53">
        <w:rPr>
          <w:sz w:val="18"/>
        </w:rPr>
        <w:t xml:space="preserve">, or </w:t>
      </w:r>
      <w:r w:rsidRPr="00E26B53">
        <w:rPr>
          <w:rFonts w:ascii="Courier New" w:hAnsi="Courier New"/>
          <w:b/>
          <w:sz w:val="18"/>
        </w:rPr>
        <w:t>throw</w:t>
      </w:r>
      <w:r w:rsidRPr="00E26B53">
        <w:rPr>
          <w:sz w:val="18"/>
        </w:rPr>
        <w:t xml:space="preserve"> token.</w:t>
      </w:r>
    </w:p>
    <w:p w14:paraId="281903C1" w14:textId="77777777" w:rsidR="004C02EF" w:rsidRPr="00E26B53" w:rsidRDefault="004C02EF" w:rsidP="004C02EF">
      <w:pPr>
        <w:spacing w:after="220"/>
        <w:ind w:left="400"/>
        <w:rPr>
          <w:sz w:val="18"/>
        </w:rPr>
      </w:pPr>
      <w:r w:rsidRPr="00E26B53">
        <w:rPr>
          <w:sz w:val="18"/>
        </w:rPr>
        <w:t>The resulting practical advice to ECMAScript programmers is:</w:t>
      </w:r>
    </w:p>
    <w:p w14:paraId="62B1C9B2" w14:textId="77777777" w:rsidR="004C02EF" w:rsidRPr="00E26B53" w:rsidRDefault="004C02EF" w:rsidP="004C02EF">
      <w:pPr>
        <w:spacing w:after="220"/>
        <w:ind w:left="400"/>
        <w:rPr>
          <w:sz w:val="18"/>
        </w:rPr>
      </w:pPr>
      <w:r w:rsidRPr="00E26B53">
        <w:rPr>
          <w:sz w:val="18"/>
        </w:rPr>
        <w:t xml:space="preserve">A postfix </w:t>
      </w:r>
      <w:r w:rsidRPr="00E26B53">
        <w:rPr>
          <w:rFonts w:ascii="Courier New" w:hAnsi="Courier New"/>
          <w:b/>
          <w:sz w:val="18"/>
        </w:rPr>
        <w:t>++</w:t>
      </w:r>
      <w:r w:rsidRPr="00E26B53">
        <w:rPr>
          <w:sz w:val="18"/>
        </w:rPr>
        <w:t xml:space="preserve"> or </w:t>
      </w:r>
      <w:r w:rsidRPr="00E26B53">
        <w:rPr>
          <w:rFonts w:ascii="Courier New" w:hAnsi="Courier New"/>
          <w:b/>
          <w:sz w:val="18"/>
        </w:rPr>
        <w:t>--</w:t>
      </w:r>
      <w:r w:rsidRPr="00E26B53">
        <w:rPr>
          <w:sz w:val="18"/>
        </w:rPr>
        <w:t xml:space="preserve"> operator should appear on the same line as its operand.</w:t>
      </w:r>
    </w:p>
    <w:p w14:paraId="59938F8C" w14:textId="77777777" w:rsidR="004C02EF" w:rsidRPr="00E26B53" w:rsidRDefault="004C02EF" w:rsidP="004C02EF">
      <w:pPr>
        <w:spacing w:after="220"/>
        <w:ind w:left="400"/>
        <w:rPr>
          <w:sz w:val="18"/>
        </w:rPr>
      </w:pPr>
      <w:r w:rsidRPr="00E26B53">
        <w:rPr>
          <w:sz w:val="18"/>
        </w:rPr>
        <w:t xml:space="preserve">An </w:t>
      </w:r>
      <w:r w:rsidRPr="00E26B53">
        <w:rPr>
          <w:rStyle w:val="bnf"/>
        </w:rPr>
        <w:t>Expression</w:t>
      </w:r>
      <w:r w:rsidRPr="00E26B53">
        <w:rPr>
          <w:sz w:val="18"/>
        </w:rPr>
        <w:t xml:space="preserve"> in a </w:t>
      </w:r>
      <w:r w:rsidRPr="00E26B53">
        <w:rPr>
          <w:rFonts w:ascii="Courier New" w:hAnsi="Courier New"/>
          <w:b/>
          <w:sz w:val="18"/>
        </w:rPr>
        <w:t>return</w:t>
      </w:r>
      <w:r w:rsidRPr="00E26B53">
        <w:rPr>
          <w:sz w:val="18"/>
        </w:rPr>
        <w:t xml:space="preserve"> or </w:t>
      </w:r>
      <w:r w:rsidRPr="00E26B53">
        <w:rPr>
          <w:rFonts w:ascii="Courier New" w:hAnsi="Courier New"/>
          <w:b/>
          <w:sz w:val="18"/>
        </w:rPr>
        <w:t>throw</w:t>
      </w:r>
      <w:r w:rsidRPr="00E26B53">
        <w:rPr>
          <w:sz w:val="18"/>
        </w:rPr>
        <w:t xml:space="preserve"> statement should start on the same line as the </w:t>
      </w:r>
      <w:r w:rsidRPr="00E26B53">
        <w:rPr>
          <w:rFonts w:ascii="Courier New" w:hAnsi="Courier New"/>
          <w:b/>
          <w:sz w:val="18"/>
        </w:rPr>
        <w:t>return</w:t>
      </w:r>
      <w:r w:rsidRPr="00E26B53">
        <w:rPr>
          <w:sz w:val="18"/>
        </w:rPr>
        <w:t xml:space="preserve"> or </w:t>
      </w:r>
      <w:r w:rsidRPr="00E26B53">
        <w:rPr>
          <w:rFonts w:ascii="Courier New" w:hAnsi="Courier New"/>
          <w:b/>
          <w:sz w:val="18"/>
        </w:rPr>
        <w:t>throw</w:t>
      </w:r>
      <w:r w:rsidRPr="00E26B53">
        <w:rPr>
          <w:sz w:val="18"/>
        </w:rPr>
        <w:t xml:space="preserve"> token.</w:t>
      </w:r>
    </w:p>
    <w:p w14:paraId="0CF6DE8E" w14:textId="77777777" w:rsidR="004C02EF" w:rsidRPr="00E26B53" w:rsidRDefault="004C02EF" w:rsidP="004C02EF">
      <w:pPr>
        <w:ind w:left="400"/>
        <w:rPr>
          <w:sz w:val="18"/>
        </w:rPr>
      </w:pPr>
      <w:r w:rsidRPr="00E26B53">
        <w:rPr>
          <w:sz w:val="18"/>
        </w:rPr>
        <w:t>A</w:t>
      </w:r>
      <w:r>
        <w:rPr>
          <w:sz w:val="18"/>
        </w:rPr>
        <w:t>n</w:t>
      </w:r>
      <w:r w:rsidRPr="00E26B53">
        <w:rPr>
          <w:sz w:val="18"/>
        </w:rPr>
        <w:t xml:space="preserve"> </w:t>
      </w:r>
      <w:r w:rsidRPr="00E26B53">
        <w:rPr>
          <w:rStyle w:val="bnf"/>
        </w:rPr>
        <w:t>Identifier</w:t>
      </w:r>
      <w:r w:rsidRPr="00E26B53">
        <w:rPr>
          <w:sz w:val="18"/>
        </w:rPr>
        <w:t xml:space="preserve"> in a </w:t>
      </w:r>
      <w:r w:rsidRPr="00E26B53">
        <w:rPr>
          <w:rFonts w:ascii="Courier New" w:hAnsi="Courier New"/>
          <w:b/>
          <w:sz w:val="18"/>
        </w:rPr>
        <w:t>break</w:t>
      </w:r>
      <w:r w:rsidRPr="00E26B53">
        <w:rPr>
          <w:sz w:val="18"/>
        </w:rPr>
        <w:t xml:space="preserve"> or </w:t>
      </w:r>
      <w:r w:rsidRPr="00E26B53">
        <w:rPr>
          <w:rFonts w:ascii="Courier New" w:hAnsi="Courier New"/>
          <w:b/>
          <w:sz w:val="18"/>
        </w:rPr>
        <w:t>continue</w:t>
      </w:r>
      <w:r w:rsidRPr="00E26B53">
        <w:rPr>
          <w:sz w:val="18"/>
        </w:rPr>
        <w:t xml:space="preserve"> statement should be on the same line as the </w:t>
      </w:r>
      <w:r w:rsidRPr="00E26B53">
        <w:rPr>
          <w:rFonts w:ascii="Courier New" w:hAnsi="Courier New"/>
          <w:b/>
          <w:sz w:val="18"/>
        </w:rPr>
        <w:t>break</w:t>
      </w:r>
      <w:r w:rsidRPr="00E26B53">
        <w:rPr>
          <w:sz w:val="18"/>
        </w:rPr>
        <w:t xml:space="preserve"> or </w:t>
      </w:r>
      <w:r w:rsidRPr="00E26B53">
        <w:rPr>
          <w:rFonts w:ascii="Courier New" w:hAnsi="Courier New"/>
          <w:b/>
          <w:sz w:val="18"/>
        </w:rPr>
        <w:t>continue</w:t>
      </w:r>
      <w:r w:rsidRPr="00E26B53">
        <w:rPr>
          <w:sz w:val="18"/>
        </w:rPr>
        <w:t xml:space="preserve"> token.</w:t>
      </w:r>
    </w:p>
    <w:p w14:paraId="75C4A840" w14:textId="77777777" w:rsidR="004C02EF" w:rsidRDefault="004C02EF" w:rsidP="004C02EF">
      <w:pPr>
        <w:pStyle w:val="30"/>
        <w:numPr>
          <w:ilvl w:val="0"/>
          <w:numId w:val="0"/>
        </w:numPr>
      </w:pPr>
      <w:bookmarkStart w:id="1315" w:name="_Toc472818772"/>
      <w:bookmarkStart w:id="1316" w:name="_Toc235503325"/>
      <w:bookmarkStart w:id="1317" w:name="_Toc241509100"/>
      <w:bookmarkStart w:id="1318" w:name="_Toc244416587"/>
      <w:bookmarkStart w:id="1319" w:name="_Toc276630951"/>
      <w:bookmarkStart w:id="1320" w:name="_Toc153968340"/>
      <w:r>
        <w:t>7.9.2</w:t>
      </w:r>
      <w:r>
        <w:tab/>
        <w:t>Examples of Automatic Semicolon Insertio</w:t>
      </w:r>
      <w:bookmarkEnd w:id="1310"/>
      <w:bookmarkEnd w:id="1311"/>
      <w:bookmarkEnd w:id="1312"/>
      <w:r>
        <w:t>n</w:t>
      </w:r>
      <w:bookmarkEnd w:id="1313"/>
      <w:bookmarkEnd w:id="1314"/>
      <w:bookmarkEnd w:id="1315"/>
      <w:bookmarkEnd w:id="1316"/>
      <w:bookmarkEnd w:id="1317"/>
      <w:bookmarkEnd w:id="1318"/>
      <w:bookmarkEnd w:id="1319"/>
      <w:bookmarkEnd w:id="1320"/>
    </w:p>
    <w:p w14:paraId="1477A812" w14:textId="77777777" w:rsidR="004C02EF" w:rsidRDefault="004C02EF" w:rsidP="004C02EF">
      <w:pPr>
        <w:keepNext/>
        <w:spacing w:after="60"/>
      </w:pPr>
      <w:r>
        <w:t>The source</w:t>
      </w:r>
    </w:p>
    <w:p w14:paraId="4D778817" w14:textId="77777777" w:rsidR="004C02EF" w:rsidRDefault="004C02EF" w:rsidP="004C02EF">
      <w:pPr>
        <w:pStyle w:val="CodeSample3"/>
        <w:spacing w:after="60"/>
        <w:ind w:left="1440"/>
        <w:jc w:val="left"/>
      </w:pPr>
      <w:r>
        <w:t>{ 1 2 } 3</w:t>
      </w:r>
    </w:p>
    <w:p w14:paraId="7DACB41E" w14:textId="77777777" w:rsidR="004C02EF" w:rsidRDefault="004C02EF" w:rsidP="004C02EF">
      <w:pPr>
        <w:spacing w:after="60"/>
      </w:pPr>
      <w:r>
        <w:t>is not a valid sentence in the ECMAScript grammar, even with the automatic semicolon insertion rules. In contrast, the source</w:t>
      </w:r>
    </w:p>
    <w:p w14:paraId="6586D3F7" w14:textId="77777777" w:rsidR="004C02EF" w:rsidRDefault="004C02EF" w:rsidP="004C02EF">
      <w:pPr>
        <w:pStyle w:val="CodeSample3"/>
        <w:ind w:left="1440"/>
        <w:jc w:val="left"/>
      </w:pPr>
      <w:r>
        <w:t>{ 1</w:t>
      </w:r>
      <w:r>
        <w:br/>
        <w:t>2 } 3</w:t>
      </w:r>
    </w:p>
    <w:p w14:paraId="007E8852" w14:textId="77777777" w:rsidR="004C02EF" w:rsidRDefault="004C02EF" w:rsidP="004C02EF">
      <w:pPr>
        <w:spacing w:after="60"/>
      </w:pPr>
      <w:r>
        <w:t>is also not a valid ECMAScript sentence, but is transformed by automatic semicolon insertion into the following:</w:t>
      </w:r>
    </w:p>
    <w:p w14:paraId="1140603F" w14:textId="77777777" w:rsidR="004C02EF" w:rsidRDefault="004C02EF" w:rsidP="004C02EF">
      <w:pPr>
        <w:pStyle w:val="CodeSample3"/>
        <w:spacing w:after="60"/>
        <w:ind w:left="1440"/>
        <w:jc w:val="left"/>
      </w:pPr>
      <w:r>
        <w:t>{ 1</w:t>
      </w:r>
      <w:r>
        <w:br/>
        <w:t>;2 ;} 3;</w:t>
      </w:r>
    </w:p>
    <w:p w14:paraId="6DB91C0A" w14:textId="77777777" w:rsidR="004C02EF" w:rsidRDefault="004C02EF" w:rsidP="004C02EF">
      <w:r>
        <w:t>which is a valid ECMAScript sentence.</w:t>
      </w:r>
    </w:p>
    <w:p w14:paraId="71759817" w14:textId="77777777" w:rsidR="004C02EF" w:rsidRDefault="004C02EF" w:rsidP="004C02EF">
      <w:pPr>
        <w:spacing w:after="60"/>
      </w:pPr>
      <w:r>
        <w:t>The source</w:t>
      </w:r>
    </w:p>
    <w:p w14:paraId="47589487" w14:textId="77777777" w:rsidR="004C02EF" w:rsidRDefault="004C02EF" w:rsidP="004C02EF">
      <w:pPr>
        <w:pStyle w:val="CodeSample3"/>
        <w:spacing w:after="60"/>
        <w:ind w:left="1440"/>
        <w:jc w:val="left"/>
      </w:pPr>
      <w:r>
        <w:t>for (a; b</w:t>
      </w:r>
      <w:r>
        <w:br/>
        <w:t>)</w:t>
      </w:r>
    </w:p>
    <w:p w14:paraId="2C46E7B8" w14:textId="77777777" w:rsidR="004C02EF" w:rsidRDefault="004C02EF" w:rsidP="004C02EF">
      <w:r>
        <w:t xml:space="preserve">is not a valid ECMAScript sentence and is not altered by automatic semicolon insertion because the semicolon is needed for the header of a </w:t>
      </w:r>
      <w:r>
        <w:rPr>
          <w:rFonts w:ascii="Courier New" w:hAnsi="Courier New"/>
          <w:b/>
        </w:rPr>
        <w:t>for</w:t>
      </w:r>
      <w:r>
        <w:t xml:space="preserve"> statement. Automatic semicolon insertion never inserts one of the two semicolons in the header of a </w:t>
      </w:r>
      <w:r>
        <w:rPr>
          <w:rFonts w:ascii="Courier New" w:hAnsi="Courier New"/>
          <w:b/>
        </w:rPr>
        <w:t>for</w:t>
      </w:r>
      <w:r>
        <w:t xml:space="preserve"> statement.</w:t>
      </w:r>
    </w:p>
    <w:p w14:paraId="37344E2B" w14:textId="77777777" w:rsidR="004C02EF" w:rsidRDefault="004C02EF" w:rsidP="004C02EF">
      <w:pPr>
        <w:spacing w:after="60"/>
      </w:pPr>
      <w:r>
        <w:t>The source</w:t>
      </w:r>
    </w:p>
    <w:p w14:paraId="6CA796AB" w14:textId="77777777" w:rsidR="004C02EF" w:rsidRDefault="004C02EF" w:rsidP="004C02EF">
      <w:pPr>
        <w:pStyle w:val="CodeSample3"/>
        <w:spacing w:after="60"/>
        <w:ind w:left="1440"/>
      </w:pPr>
      <w:r>
        <w:t>return</w:t>
      </w:r>
      <w:r>
        <w:br/>
        <w:t>a + b</w:t>
      </w:r>
    </w:p>
    <w:p w14:paraId="744C1029" w14:textId="77777777" w:rsidR="004C02EF" w:rsidRDefault="004C02EF" w:rsidP="004C02EF">
      <w:pPr>
        <w:spacing w:after="60"/>
      </w:pPr>
      <w:r>
        <w:t>is transformed by automatic semicolon insertion into the following:</w:t>
      </w:r>
    </w:p>
    <w:p w14:paraId="2514E06B" w14:textId="77777777" w:rsidR="004C02EF" w:rsidRDefault="004C02EF" w:rsidP="004C02EF">
      <w:pPr>
        <w:pStyle w:val="CodeSample3"/>
        <w:ind w:left="1440"/>
      </w:pPr>
      <w:r>
        <w:t>return;</w:t>
      </w:r>
      <w:r>
        <w:br/>
        <w:t>a + b;</w:t>
      </w:r>
    </w:p>
    <w:p w14:paraId="2CF23586" w14:textId="77777777" w:rsidR="004C02EF" w:rsidRDefault="004C02EF" w:rsidP="004C02EF">
      <w:pPr>
        <w:pStyle w:val="Note"/>
      </w:pPr>
      <w:r w:rsidRPr="000956BB">
        <w:t>NOTE</w:t>
      </w:r>
      <w:r w:rsidRPr="000956BB">
        <w:tab/>
        <w:t xml:space="preserve">The expression </w:t>
      </w:r>
      <w:r w:rsidRPr="000956BB">
        <w:rPr>
          <w:rFonts w:ascii="Courier New" w:hAnsi="Courier New"/>
          <w:b/>
        </w:rPr>
        <w:t>a + b</w:t>
      </w:r>
      <w:r w:rsidRPr="000956BB">
        <w:t xml:space="preserve"> is not treated as a value to be returned by the </w:t>
      </w:r>
      <w:r w:rsidRPr="000956BB">
        <w:rPr>
          <w:rFonts w:ascii="Courier New" w:hAnsi="Courier New"/>
          <w:b/>
        </w:rPr>
        <w:t>return</w:t>
      </w:r>
      <w:r w:rsidRPr="000956BB">
        <w:t xml:space="preserve"> statement, because a </w:t>
      </w:r>
      <w:r w:rsidRPr="000956BB">
        <w:rPr>
          <w:rStyle w:val="bnf"/>
        </w:rPr>
        <w:t>LineTerminator</w:t>
      </w:r>
      <w:r w:rsidRPr="000956BB">
        <w:t xml:space="preserve"> separates it from the token </w:t>
      </w:r>
      <w:r w:rsidRPr="000956BB">
        <w:rPr>
          <w:rFonts w:ascii="Courier New" w:hAnsi="Courier New"/>
          <w:b/>
        </w:rPr>
        <w:t>return</w:t>
      </w:r>
      <w:r w:rsidRPr="000956BB">
        <w:t>.</w:t>
      </w:r>
    </w:p>
    <w:p w14:paraId="62FC288C" w14:textId="77777777" w:rsidR="004C02EF" w:rsidRDefault="004C02EF" w:rsidP="004C02EF">
      <w:pPr>
        <w:spacing w:after="60"/>
      </w:pPr>
      <w:r>
        <w:t>The source</w:t>
      </w:r>
    </w:p>
    <w:p w14:paraId="7EAC7F03" w14:textId="77777777" w:rsidR="004C02EF" w:rsidRDefault="004C02EF" w:rsidP="004C02EF">
      <w:pPr>
        <w:pStyle w:val="CodeSample3"/>
        <w:spacing w:after="60"/>
        <w:ind w:left="1440"/>
        <w:jc w:val="left"/>
      </w:pPr>
      <w:r>
        <w:t>a = b</w:t>
      </w:r>
      <w:r>
        <w:br/>
        <w:t>++c</w:t>
      </w:r>
    </w:p>
    <w:p w14:paraId="3A919578" w14:textId="77777777" w:rsidR="004C02EF" w:rsidRDefault="004C02EF" w:rsidP="004C02EF">
      <w:pPr>
        <w:spacing w:after="60"/>
      </w:pPr>
      <w:r>
        <w:t>is transformed by automatic semicolon insertion into the following:</w:t>
      </w:r>
    </w:p>
    <w:p w14:paraId="7E1FEE56" w14:textId="77777777" w:rsidR="004C02EF" w:rsidRDefault="004C02EF" w:rsidP="004C02EF">
      <w:pPr>
        <w:pStyle w:val="CodeSample3"/>
        <w:ind w:left="1440"/>
        <w:jc w:val="left"/>
      </w:pPr>
      <w:r>
        <w:t>a = b;</w:t>
      </w:r>
      <w:r>
        <w:br/>
        <w:t>++c;</w:t>
      </w:r>
    </w:p>
    <w:p w14:paraId="2A075FF7" w14:textId="77777777" w:rsidR="004C02EF" w:rsidRDefault="004C02EF" w:rsidP="004C02EF">
      <w:pPr>
        <w:pStyle w:val="Note"/>
      </w:pPr>
      <w:r w:rsidRPr="000956BB">
        <w:t>NOTE</w:t>
      </w:r>
      <w:r w:rsidRPr="000956BB">
        <w:tab/>
        <w:t xml:space="preserve">The token </w:t>
      </w:r>
      <w:r w:rsidRPr="000956BB">
        <w:rPr>
          <w:rFonts w:ascii="Courier New" w:hAnsi="Courier New"/>
          <w:b/>
        </w:rPr>
        <w:t>++</w:t>
      </w:r>
      <w:r w:rsidRPr="000956BB">
        <w:t xml:space="preserve"> is not treated as a postfix operator applying to the variable </w:t>
      </w:r>
      <w:r w:rsidRPr="000956BB">
        <w:rPr>
          <w:rFonts w:ascii="Courier New" w:hAnsi="Courier New"/>
          <w:b/>
        </w:rPr>
        <w:t>b</w:t>
      </w:r>
      <w:r w:rsidRPr="000956BB">
        <w:t xml:space="preserve">, because a </w:t>
      </w:r>
      <w:r w:rsidRPr="000956BB">
        <w:rPr>
          <w:rStyle w:val="bnf"/>
        </w:rPr>
        <w:t>LineTerminator</w:t>
      </w:r>
      <w:r w:rsidRPr="000956BB">
        <w:t xml:space="preserve"> occurs between </w:t>
      </w:r>
      <w:r w:rsidRPr="000956BB">
        <w:rPr>
          <w:rFonts w:ascii="Courier New" w:hAnsi="Courier New"/>
          <w:b/>
        </w:rPr>
        <w:t>b</w:t>
      </w:r>
      <w:r w:rsidRPr="000956BB">
        <w:t xml:space="preserve"> and </w:t>
      </w:r>
      <w:r w:rsidRPr="000956BB">
        <w:rPr>
          <w:rFonts w:ascii="Courier New" w:hAnsi="Courier New"/>
          <w:b/>
        </w:rPr>
        <w:t>++</w:t>
      </w:r>
      <w:r w:rsidRPr="000956BB">
        <w:t>.</w:t>
      </w:r>
    </w:p>
    <w:p w14:paraId="77F950FB" w14:textId="77777777" w:rsidR="004C02EF" w:rsidRDefault="004C02EF" w:rsidP="004C02EF">
      <w:pPr>
        <w:spacing w:after="60"/>
      </w:pPr>
      <w:r>
        <w:t>The source</w:t>
      </w:r>
    </w:p>
    <w:p w14:paraId="32A4AD9D" w14:textId="77777777" w:rsidR="004C02EF" w:rsidRDefault="004C02EF" w:rsidP="004C02EF">
      <w:pPr>
        <w:pStyle w:val="CodeSample3"/>
        <w:spacing w:after="60"/>
        <w:ind w:left="1440"/>
        <w:jc w:val="left"/>
      </w:pPr>
      <w:r>
        <w:t>if (a &gt; b)</w:t>
      </w:r>
      <w:r>
        <w:br/>
        <w:t>else c = d</w:t>
      </w:r>
    </w:p>
    <w:p w14:paraId="72A52065" w14:textId="77777777" w:rsidR="004C02EF" w:rsidRDefault="004C02EF" w:rsidP="004C02EF">
      <w:r>
        <w:t xml:space="preserve">is not a valid ECMAScript sentence and is not altered by automatic semicolon insertion before the </w:t>
      </w:r>
      <w:r>
        <w:rPr>
          <w:rFonts w:ascii="Courier New" w:hAnsi="Courier New"/>
          <w:b/>
        </w:rPr>
        <w:t>else</w:t>
      </w:r>
      <w:r>
        <w:t xml:space="preserve"> token, even though no production of the grammar applies at that point, because an automatically inserted semicolon would then be parsed as an empty statement.</w:t>
      </w:r>
      <w:bookmarkStart w:id="1321" w:name="_Toc381513631"/>
      <w:bookmarkStart w:id="1322" w:name="_Toc382202774"/>
      <w:bookmarkStart w:id="1323" w:name="_Toc382202994"/>
      <w:bookmarkStart w:id="1324" w:name="_Toc382212153"/>
      <w:bookmarkStart w:id="1325" w:name="_Toc382212332"/>
      <w:bookmarkStart w:id="1326" w:name="_Toc382291498"/>
      <w:bookmarkStart w:id="1327" w:name="_Toc385672134"/>
    </w:p>
    <w:p w14:paraId="43D8C405" w14:textId="77777777" w:rsidR="004C02EF" w:rsidRDefault="004C02EF" w:rsidP="004C02EF">
      <w:pPr>
        <w:spacing w:after="60"/>
      </w:pPr>
      <w:r>
        <w:t>The source</w:t>
      </w:r>
    </w:p>
    <w:p w14:paraId="6DE4BB12" w14:textId="77777777" w:rsidR="004C02EF" w:rsidRDefault="004C02EF" w:rsidP="004C02EF">
      <w:pPr>
        <w:pStyle w:val="CodeSample3"/>
        <w:spacing w:after="60"/>
        <w:ind w:left="1440"/>
        <w:jc w:val="left"/>
      </w:pPr>
      <w:r>
        <w:t>a = b + c</w:t>
      </w:r>
      <w:r>
        <w:br/>
        <w:t>(d + e).print()</w:t>
      </w:r>
    </w:p>
    <w:p w14:paraId="7AE997C6" w14:textId="77777777" w:rsidR="004C02EF" w:rsidRDefault="004C02EF" w:rsidP="004C02EF">
      <w:pPr>
        <w:spacing w:after="60"/>
      </w:pPr>
      <w:r>
        <w:t xml:space="preserve">is </w:t>
      </w:r>
      <w:r>
        <w:rPr>
          <w:i/>
        </w:rPr>
        <w:t>not</w:t>
      </w:r>
      <w:r>
        <w:t xml:space="preserve"> transformed by automatic semicolon insertion, because the parenthesised expression that begins the second line can be interpreted as an argument list for a function call:</w:t>
      </w:r>
    </w:p>
    <w:p w14:paraId="6E70790B" w14:textId="77777777" w:rsidR="004C02EF" w:rsidRDefault="004C02EF" w:rsidP="004C02EF">
      <w:pPr>
        <w:pStyle w:val="CodeSample3"/>
        <w:ind w:firstLine="720"/>
      </w:pPr>
      <w:r>
        <w:t>a = b + c(d + e).print()</w:t>
      </w:r>
    </w:p>
    <w:p w14:paraId="6BE08D69" w14:textId="77777777" w:rsidR="004C02EF" w:rsidRDefault="004C02EF" w:rsidP="004C02EF">
      <w:r>
        <w:t>In the circumstance that an assignment statement must begin with a left parenthesis, it is a good idea for the programmer to provide an explicit semicolon at the end of the preceding statement rather than to rely on automatic semicolon insertion.</w:t>
      </w:r>
      <w:bookmarkStart w:id="1328" w:name="_Toc393690227"/>
    </w:p>
    <w:p w14:paraId="209DDD13" w14:textId="77777777" w:rsidR="004C02EF" w:rsidRDefault="004C02EF" w:rsidP="004C02EF">
      <w:pPr>
        <w:pStyle w:val="1"/>
        <w:numPr>
          <w:ilvl w:val="0"/>
          <w:numId w:val="0"/>
        </w:numPr>
        <w:spacing w:after="120"/>
      </w:pPr>
      <w:bookmarkStart w:id="1329" w:name="_Toc472818773"/>
      <w:bookmarkStart w:id="1330" w:name="_Toc235503326"/>
      <w:bookmarkStart w:id="1331" w:name="_Toc241509101"/>
      <w:bookmarkStart w:id="1332" w:name="_Toc244416588"/>
      <w:bookmarkStart w:id="1333" w:name="_Toc276630952"/>
      <w:bookmarkStart w:id="1334" w:name="_Toc153968341"/>
      <w:r>
        <w:t>8</w:t>
      </w:r>
      <w:r>
        <w:tab/>
        <w:t>Type</w:t>
      </w:r>
      <w:bookmarkEnd w:id="1321"/>
      <w:bookmarkEnd w:id="1322"/>
      <w:bookmarkEnd w:id="1323"/>
      <w:bookmarkEnd w:id="1324"/>
      <w:bookmarkEnd w:id="1325"/>
      <w:bookmarkEnd w:id="1326"/>
      <w:bookmarkEnd w:id="1327"/>
      <w:bookmarkEnd w:id="1328"/>
      <w:r>
        <w:t>s</w:t>
      </w:r>
      <w:bookmarkEnd w:id="1329"/>
      <w:bookmarkEnd w:id="1330"/>
      <w:bookmarkEnd w:id="1331"/>
      <w:bookmarkEnd w:id="1332"/>
      <w:bookmarkEnd w:id="1333"/>
      <w:bookmarkEnd w:id="1334"/>
    </w:p>
    <w:p w14:paraId="6336D2FB" w14:textId="77777777" w:rsidR="004C02EF" w:rsidRPr="00EA0345" w:rsidRDefault="004C02EF" w:rsidP="004C02EF">
      <w:r w:rsidRPr="00EA0345">
        <w:t xml:space="preserve">Algorithms within this specification manipulate values each of which has an associated type. The possible value types are exactly those defined in this </w:t>
      </w:r>
      <w:r>
        <w:t>clause</w:t>
      </w:r>
      <w:r w:rsidRPr="00EA0345">
        <w:t>. Types are further subclassified into ECMAScript language types and specification types.</w:t>
      </w:r>
    </w:p>
    <w:p w14:paraId="4948C00C" w14:textId="77777777" w:rsidR="004C02EF" w:rsidRPr="00EA0345" w:rsidRDefault="004C02EF" w:rsidP="004C02EF">
      <w:r w:rsidRPr="00EA0345">
        <w:t>A</w:t>
      </w:r>
      <w:r>
        <w:t>n</w:t>
      </w:r>
      <w:r w:rsidRPr="00EA0345">
        <w:t xml:space="preserve"> ECMAScript language type corresponds to values that are directly manipulated by an ECMAScript programmer using the ECMAScr</w:t>
      </w:r>
      <w:r>
        <w:t>i</w:t>
      </w:r>
      <w:r w:rsidRPr="00EA0345">
        <w:t>pt language. The ECMAScript language types are Undefined, Null, Boolean, String, Number, and Object.</w:t>
      </w:r>
    </w:p>
    <w:p w14:paraId="06FC7689" w14:textId="77777777" w:rsidR="004C02EF" w:rsidRDefault="004C02EF" w:rsidP="004C02EF">
      <w:r w:rsidRPr="00EA0345">
        <w:t>A specification type corresponds to meta-values that are used within algorithms to describe the semantics of ECMAScript lan</w:t>
      </w:r>
      <w:r>
        <w:t>gua</w:t>
      </w:r>
      <w:r w:rsidRPr="00EA0345">
        <w:t>ge constructs and ECMAScript language types. The specification types are Reference, List, Completion, Property Descriptor, Property Identifier, Lexical Environment, and Environment Record. Specification type values are specification art</w:t>
      </w:r>
      <w:r>
        <w:t>e</w:t>
      </w:r>
      <w:r w:rsidRPr="00EA0345">
        <w:t>facts that do not necessarily correspond to any specific entity within an ECMAScript implementa</w:t>
      </w:r>
      <w:r>
        <w:t>tio</w:t>
      </w:r>
      <w:r w:rsidRPr="00EA0345">
        <w:t xml:space="preserve">n. Specification type values </w:t>
      </w:r>
      <w:r>
        <w:t>may be</w:t>
      </w:r>
      <w:r w:rsidRPr="00EA0345">
        <w:t xml:space="preserve"> used to describe intermediate results of ECMAScript expression evaluation but such values cannot be stored as properties of objects or values of ECMAScript language variables.</w:t>
      </w:r>
    </w:p>
    <w:p w14:paraId="1E5C2802" w14:textId="77777777" w:rsidR="004C02EF" w:rsidRDefault="004C02EF" w:rsidP="004C02EF">
      <w:r>
        <w:t>Within this specification, the notation “</w:t>
      </w:r>
      <w:r w:rsidRPr="00E91749">
        <w:rPr>
          <w:rFonts w:ascii="Times New Roman" w:hAnsi="Times New Roman"/>
        </w:rPr>
        <w:t>Type(</w:t>
      </w:r>
      <w:r w:rsidRPr="00E91749">
        <w:rPr>
          <w:rFonts w:ascii="Times New Roman" w:hAnsi="Times New Roman"/>
          <w:i/>
        </w:rPr>
        <w:t>x</w:t>
      </w:r>
      <w:r w:rsidRPr="00E91749">
        <w:rPr>
          <w:rFonts w:ascii="Times New Roman" w:hAnsi="Times New Roman"/>
        </w:rPr>
        <w:t>)</w:t>
      </w:r>
      <w:r>
        <w:t>” is used as shorthand for “</w:t>
      </w:r>
      <w:r w:rsidRPr="00E91749">
        <w:rPr>
          <w:rFonts w:ascii="Times New Roman" w:hAnsi="Times New Roman"/>
        </w:rPr>
        <w:t xml:space="preserve">the type of </w:t>
      </w:r>
      <w:r w:rsidRPr="00E91749">
        <w:rPr>
          <w:rFonts w:ascii="Times New Roman" w:hAnsi="Times New Roman"/>
          <w:i/>
        </w:rPr>
        <w:t>x</w:t>
      </w:r>
      <w:r>
        <w:t>” where “</w:t>
      </w:r>
      <w:r w:rsidRPr="00E91749">
        <w:rPr>
          <w:rFonts w:ascii="Times New Roman" w:hAnsi="Times New Roman"/>
        </w:rPr>
        <w:t>type</w:t>
      </w:r>
      <w:r>
        <w:t>” refers to the ECMAScript language and specification types defined in this clause.</w:t>
      </w:r>
      <w:bookmarkStart w:id="1335" w:name="_Toc381513632"/>
      <w:bookmarkStart w:id="1336" w:name="_Toc382202775"/>
      <w:bookmarkStart w:id="1337" w:name="_Toc382202995"/>
      <w:bookmarkStart w:id="1338" w:name="_Toc382212154"/>
      <w:bookmarkStart w:id="1339" w:name="_Toc382212333"/>
      <w:bookmarkStart w:id="1340" w:name="_Toc382291499"/>
      <w:bookmarkStart w:id="1341" w:name="_Toc385672135"/>
      <w:bookmarkStart w:id="1342" w:name="_Toc393690228"/>
    </w:p>
    <w:p w14:paraId="50779E15" w14:textId="77777777" w:rsidR="004C02EF" w:rsidRDefault="004C02EF" w:rsidP="004C02EF">
      <w:pPr>
        <w:pStyle w:val="20"/>
        <w:numPr>
          <w:ilvl w:val="0"/>
          <w:numId w:val="0"/>
        </w:numPr>
      </w:pPr>
      <w:bookmarkStart w:id="1343" w:name="_Ref449763253"/>
      <w:bookmarkStart w:id="1344" w:name="_Toc472818774"/>
      <w:bookmarkStart w:id="1345" w:name="_Toc235503327"/>
      <w:bookmarkStart w:id="1346" w:name="_Toc241509102"/>
      <w:bookmarkStart w:id="1347" w:name="_Toc244416589"/>
      <w:bookmarkStart w:id="1348" w:name="_Toc276630953"/>
      <w:bookmarkStart w:id="1349" w:name="_Toc153968342"/>
      <w:r>
        <w:t>8.1</w:t>
      </w:r>
      <w:r>
        <w:tab/>
        <w:t>The Undefined Typ</w:t>
      </w:r>
      <w:bookmarkEnd w:id="1335"/>
      <w:bookmarkEnd w:id="1336"/>
      <w:bookmarkEnd w:id="1337"/>
      <w:bookmarkEnd w:id="1338"/>
      <w:bookmarkEnd w:id="1339"/>
      <w:bookmarkEnd w:id="1340"/>
      <w:bookmarkEnd w:id="1341"/>
      <w:bookmarkEnd w:id="1342"/>
      <w:r>
        <w:t>e</w:t>
      </w:r>
      <w:bookmarkEnd w:id="1343"/>
      <w:bookmarkEnd w:id="1344"/>
      <w:bookmarkEnd w:id="1345"/>
      <w:bookmarkEnd w:id="1346"/>
      <w:bookmarkEnd w:id="1347"/>
      <w:bookmarkEnd w:id="1348"/>
      <w:bookmarkEnd w:id="1349"/>
    </w:p>
    <w:p w14:paraId="17F85ECD" w14:textId="77777777" w:rsidR="004C02EF" w:rsidRDefault="004C02EF" w:rsidP="004C02EF">
      <w:r>
        <w:t xml:space="preserve">The Undefined type has exactly one value, called </w:t>
      </w:r>
      <w:r>
        <w:rPr>
          <w:b/>
        </w:rPr>
        <w:t>undefined</w:t>
      </w:r>
      <w:r w:rsidRPr="003D4267">
        <w:t xml:space="preserve">. </w:t>
      </w:r>
      <w:r>
        <w:t xml:space="preserve">Any variable that has not been assigned a value has the value </w:t>
      </w:r>
      <w:r>
        <w:rPr>
          <w:b/>
        </w:rPr>
        <w:t>undefined</w:t>
      </w:r>
      <w:r>
        <w:t>.</w:t>
      </w:r>
      <w:bookmarkStart w:id="1350" w:name="_Toc381513633"/>
      <w:bookmarkStart w:id="1351" w:name="_Toc382202776"/>
      <w:bookmarkStart w:id="1352" w:name="_Toc382202996"/>
      <w:bookmarkStart w:id="1353" w:name="_Toc382212155"/>
      <w:bookmarkStart w:id="1354" w:name="_Toc382212334"/>
      <w:bookmarkStart w:id="1355" w:name="_Toc382291500"/>
      <w:bookmarkStart w:id="1356" w:name="_Toc385672136"/>
      <w:bookmarkStart w:id="1357" w:name="_Toc393690229"/>
    </w:p>
    <w:p w14:paraId="2E59A9C7" w14:textId="77777777" w:rsidR="004C02EF" w:rsidRDefault="004C02EF" w:rsidP="004C02EF">
      <w:pPr>
        <w:pStyle w:val="20"/>
        <w:numPr>
          <w:ilvl w:val="0"/>
          <w:numId w:val="0"/>
        </w:numPr>
      </w:pPr>
      <w:bookmarkStart w:id="1358" w:name="_Toc472818775"/>
      <w:bookmarkStart w:id="1359" w:name="_Toc235503328"/>
      <w:bookmarkStart w:id="1360" w:name="_Toc241509103"/>
      <w:bookmarkStart w:id="1361" w:name="_Toc244416590"/>
      <w:bookmarkStart w:id="1362" w:name="_Toc276630954"/>
      <w:bookmarkStart w:id="1363" w:name="_Toc153968343"/>
      <w:r>
        <w:t>8.2</w:t>
      </w:r>
      <w:r>
        <w:tab/>
        <w:t>The Null Typ</w:t>
      </w:r>
      <w:bookmarkEnd w:id="1350"/>
      <w:bookmarkEnd w:id="1351"/>
      <w:bookmarkEnd w:id="1352"/>
      <w:bookmarkEnd w:id="1353"/>
      <w:bookmarkEnd w:id="1354"/>
      <w:bookmarkEnd w:id="1355"/>
      <w:bookmarkEnd w:id="1356"/>
      <w:bookmarkEnd w:id="1357"/>
      <w:r>
        <w:t>e</w:t>
      </w:r>
      <w:bookmarkEnd w:id="1358"/>
      <w:bookmarkEnd w:id="1359"/>
      <w:bookmarkEnd w:id="1360"/>
      <w:bookmarkEnd w:id="1361"/>
      <w:bookmarkEnd w:id="1362"/>
      <w:bookmarkEnd w:id="1363"/>
    </w:p>
    <w:p w14:paraId="40D2FFD3" w14:textId="77777777" w:rsidR="004C02EF" w:rsidRDefault="004C02EF" w:rsidP="004C02EF">
      <w:r>
        <w:t xml:space="preserve">The Null type has exactly one value, called </w:t>
      </w:r>
      <w:r>
        <w:rPr>
          <w:b/>
        </w:rPr>
        <w:t>null</w:t>
      </w:r>
      <w:r>
        <w:t>.</w:t>
      </w:r>
      <w:bookmarkStart w:id="1364" w:name="_Toc381513634"/>
      <w:bookmarkStart w:id="1365" w:name="_Toc382202777"/>
      <w:bookmarkStart w:id="1366" w:name="_Toc382202997"/>
      <w:bookmarkStart w:id="1367" w:name="_Toc382212156"/>
      <w:bookmarkStart w:id="1368" w:name="_Toc382212335"/>
      <w:bookmarkStart w:id="1369" w:name="_Toc382291501"/>
      <w:bookmarkStart w:id="1370" w:name="_Toc385672137"/>
      <w:bookmarkStart w:id="1371" w:name="_Toc393690230"/>
    </w:p>
    <w:p w14:paraId="79AD14E5" w14:textId="77777777" w:rsidR="004C02EF" w:rsidRDefault="004C02EF" w:rsidP="004C02EF">
      <w:pPr>
        <w:pStyle w:val="20"/>
        <w:numPr>
          <w:ilvl w:val="0"/>
          <w:numId w:val="0"/>
        </w:numPr>
      </w:pPr>
      <w:bookmarkStart w:id="1372" w:name="_Toc472818776"/>
      <w:bookmarkStart w:id="1373" w:name="_Toc235503329"/>
      <w:bookmarkStart w:id="1374" w:name="_Toc241509104"/>
      <w:bookmarkStart w:id="1375" w:name="_Toc244416591"/>
      <w:bookmarkStart w:id="1376" w:name="_Toc276630955"/>
      <w:bookmarkStart w:id="1377" w:name="_Toc153968344"/>
      <w:r>
        <w:t>8.3</w:t>
      </w:r>
      <w:r>
        <w:tab/>
        <w:t>The Boolean Typ</w:t>
      </w:r>
      <w:bookmarkEnd w:id="1364"/>
      <w:bookmarkEnd w:id="1365"/>
      <w:bookmarkEnd w:id="1366"/>
      <w:bookmarkEnd w:id="1367"/>
      <w:bookmarkEnd w:id="1368"/>
      <w:bookmarkEnd w:id="1369"/>
      <w:bookmarkEnd w:id="1370"/>
      <w:bookmarkEnd w:id="1371"/>
      <w:r>
        <w:t>e</w:t>
      </w:r>
      <w:bookmarkEnd w:id="1372"/>
      <w:bookmarkEnd w:id="1373"/>
      <w:bookmarkEnd w:id="1374"/>
      <w:bookmarkEnd w:id="1375"/>
      <w:bookmarkEnd w:id="1376"/>
      <w:bookmarkEnd w:id="1377"/>
    </w:p>
    <w:p w14:paraId="00078DD5" w14:textId="77777777" w:rsidR="004C02EF" w:rsidRDefault="004C02EF" w:rsidP="004C02EF">
      <w:r>
        <w:t xml:space="preserve">The Boolean type represents a logical entity having two values, called </w:t>
      </w:r>
      <w:r>
        <w:rPr>
          <w:b/>
        </w:rPr>
        <w:t xml:space="preserve">true </w:t>
      </w:r>
      <w:r>
        <w:t xml:space="preserve">and </w:t>
      </w:r>
      <w:r>
        <w:rPr>
          <w:b/>
        </w:rPr>
        <w:t>false</w:t>
      </w:r>
      <w:r>
        <w:t>.</w:t>
      </w:r>
      <w:bookmarkStart w:id="1378" w:name="_Ref384033349"/>
      <w:bookmarkStart w:id="1379" w:name="_Toc385672138"/>
      <w:bookmarkStart w:id="1380" w:name="_Toc393690231"/>
      <w:bookmarkStart w:id="1381" w:name="_Ref379873913"/>
      <w:bookmarkStart w:id="1382" w:name="_Ref379873915"/>
      <w:bookmarkStart w:id="1383" w:name="_Toc381513635"/>
      <w:bookmarkStart w:id="1384" w:name="_Toc382202778"/>
      <w:bookmarkStart w:id="1385" w:name="_Toc382202998"/>
      <w:bookmarkStart w:id="1386" w:name="_Toc382212157"/>
      <w:bookmarkStart w:id="1387" w:name="_Toc382212336"/>
      <w:bookmarkStart w:id="1388" w:name="_Toc382291502"/>
    </w:p>
    <w:p w14:paraId="3CD8C293" w14:textId="77777777" w:rsidR="004C02EF" w:rsidRDefault="004C02EF" w:rsidP="004C02EF">
      <w:pPr>
        <w:pStyle w:val="20"/>
        <w:numPr>
          <w:ilvl w:val="0"/>
          <w:numId w:val="0"/>
        </w:numPr>
      </w:pPr>
      <w:bookmarkStart w:id="1389" w:name="_Ref451679925"/>
      <w:bookmarkStart w:id="1390" w:name="_Toc472818777"/>
      <w:bookmarkStart w:id="1391" w:name="_Toc235503330"/>
      <w:bookmarkStart w:id="1392" w:name="_Toc241509105"/>
      <w:bookmarkStart w:id="1393" w:name="_Toc244416592"/>
      <w:bookmarkStart w:id="1394" w:name="_Toc276630956"/>
      <w:bookmarkStart w:id="1395" w:name="_Toc153968345"/>
      <w:r>
        <w:t>8.4</w:t>
      </w:r>
      <w:r>
        <w:tab/>
        <w:t xml:space="preserve">The String </w:t>
      </w:r>
      <w:bookmarkEnd w:id="1378"/>
      <w:bookmarkEnd w:id="1379"/>
      <w:bookmarkEnd w:id="1380"/>
      <w:r>
        <w:t>Type</w:t>
      </w:r>
      <w:bookmarkEnd w:id="1389"/>
      <w:bookmarkEnd w:id="1390"/>
      <w:bookmarkEnd w:id="1391"/>
      <w:bookmarkEnd w:id="1392"/>
      <w:bookmarkEnd w:id="1393"/>
      <w:bookmarkEnd w:id="1394"/>
      <w:bookmarkEnd w:id="1395"/>
    </w:p>
    <w:p w14:paraId="62AD62F5" w14:textId="77777777" w:rsidR="004C02EF" w:rsidRDefault="004C02EF" w:rsidP="004C02EF">
      <w:r>
        <w:t>The String type is the set of all finite ordered sequences of zero or more 16-bit unsigned integer values (“elements”). The String type is generally used to represent textual data in a running ECMAScript program, in which case each element in the String is treated as a code unit value (see Clause 6). Each element is regarded as occupying a position within the sequence. These positions are indexed with nonnegative integers. The first element (if any) is at position 0, the next element (if any) at position 1, and so on. The length of a String is the number of elements (i.e., 16-bit values) within it. The empty String has length zero and therefore contains no elements.</w:t>
      </w:r>
      <w:bookmarkStart w:id="1396" w:name="_Toc385672139"/>
      <w:bookmarkStart w:id="1397" w:name="_Ref393616595"/>
      <w:bookmarkStart w:id="1398" w:name="_Toc393690232"/>
      <w:bookmarkStart w:id="1399" w:name="_Ref404492926"/>
      <w:bookmarkStart w:id="1400" w:name="_Ref404493293"/>
      <w:bookmarkStart w:id="1401" w:name="_Ref404504794"/>
    </w:p>
    <w:p w14:paraId="30BA4B83" w14:textId="77777777" w:rsidR="004C02EF" w:rsidRDefault="004C02EF" w:rsidP="004C02EF">
      <w:r>
        <w:t>When a String contains actual textual data, each element is considered to be a single UTF-16 code unit. Whether or not this is the actual storage format of a String, the characters within a String are numbered by their initial code unit element position as though they were represented using UTF-16. All operations on Strings (except as otherwise stated) treat them as sequences of undifferentiated 16-bit unsigned integers; they do not ensure the resulting String is in normalised form, nor do they ensure language-sensitive results.</w:t>
      </w:r>
    </w:p>
    <w:p w14:paraId="75EFB9C0" w14:textId="77777777" w:rsidR="004C02EF" w:rsidRPr="00E56D45" w:rsidRDefault="004C02EF" w:rsidP="004C02EF">
      <w:pPr>
        <w:pStyle w:val="Note"/>
      </w:pPr>
      <w:r w:rsidRPr="00E26B53">
        <w:t>NOTE</w:t>
      </w:r>
      <w:r w:rsidRPr="00E26B53">
        <w:tab/>
        <w:t xml:space="preserve">The rationale behind </w:t>
      </w:r>
      <w:r>
        <w:t>this design</w:t>
      </w:r>
      <w:r w:rsidRPr="00E26B53">
        <w:t xml:space="preserve"> was to keep the implementation of Strings as simple and high-performing as possible. The intent is that textual data coming into the execution environment from outside (e.g., user input, text read from a file or received over the network, etc.) be converted to Unicode Normalised Form C before the running program sees it. Usually this would occur at the same time incoming text is converted from its original character encoding to Unicode (and would impose no additional overhead). Since it is recommended that ECMAScript source code be in Normalised Form C, string literals are guaranteed to be normalised (if source text is guaranteed to be normalised), as long as they do not contain any Unicode escape sequences.</w:t>
      </w:r>
    </w:p>
    <w:p w14:paraId="08B600CD" w14:textId="77777777" w:rsidR="004C02EF" w:rsidRDefault="004C02EF" w:rsidP="004C02EF">
      <w:pPr>
        <w:pStyle w:val="20"/>
        <w:numPr>
          <w:ilvl w:val="0"/>
          <w:numId w:val="0"/>
        </w:numPr>
      </w:pPr>
      <w:bookmarkStart w:id="1402" w:name="_Ref424530687"/>
      <w:bookmarkStart w:id="1403" w:name="_Ref424531262"/>
      <w:bookmarkStart w:id="1404" w:name="_Ref424532158"/>
      <w:bookmarkStart w:id="1405" w:name="_Toc472818778"/>
      <w:bookmarkStart w:id="1406" w:name="_Toc235503331"/>
      <w:bookmarkStart w:id="1407" w:name="_Toc241509106"/>
      <w:bookmarkStart w:id="1408" w:name="_Toc244416593"/>
      <w:bookmarkStart w:id="1409" w:name="_Toc276630957"/>
      <w:bookmarkStart w:id="1410" w:name="_Toc153968346"/>
      <w:r>
        <w:t>8.5</w:t>
      </w:r>
      <w:r>
        <w:tab/>
        <w:t>The Number Typ</w:t>
      </w:r>
      <w:bookmarkEnd w:id="1381"/>
      <w:bookmarkEnd w:id="1382"/>
      <w:bookmarkEnd w:id="1383"/>
      <w:bookmarkEnd w:id="1384"/>
      <w:bookmarkEnd w:id="1385"/>
      <w:bookmarkEnd w:id="1386"/>
      <w:bookmarkEnd w:id="1387"/>
      <w:bookmarkEnd w:id="1388"/>
      <w:bookmarkEnd w:id="1396"/>
      <w:bookmarkEnd w:id="1397"/>
      <w:bookmarkEnd w:id="1398"/>
      <w:bookmarkEnd w:id="1399"/>
      <w:bookmarkEnd w:id="1400"/>
      <w:bookmarkEnd w:id="1401"/>
      <w:r>
        <w:t>e</w:t>
      </w:r>
      <w:bookmarkEnd w:id="1402"/>
      <w:bookmarkEnd w:id="1403"/>
      <w:bookmarkEnd w:id="1404"/>
      <w:bookmarkEnd w:id="1405"/>
      <w:bookmarkEnd w:id="1406"/>
      <w:bookmarkEnd w:id="1407"/>
      <w:bookmarkEnd w:id="1408"/>
      <w:bookmarkEnd w:id="1409"/>
      <w:bookmarkEnd w:id="1410"/>
    </w:p>
    <w:p w14:paraId="49496A4D" w14:textId="77777777" w:rsidR="004C02EF" w:rsidRDefault="004C02EF" w:rsidP="004C02EF">
      <w:r>
        <w:t xml:space="preserve">The Number type has exactly </w:t>
      </w:r>
      <w:r w:rsidRPr="00B3070A">
        <w:rPr>
          <w:rFonts w:ascii="Times New Roman" w:hAnsi="Times New Roman"/>
        </w:rPr>
        <w:t>18437736874454810627</w:t>
      </w:r>
      <w:r>
        <w:t xml:space="preserve"> (that is, </w:t>
      </w:r>
      <w:r w:rsidRPr="00B3070A">
        <w:rPr>
          <w:rFonts w:ascii="Times New Roman" w:hAnsi="Times New Roman"/>
        </w:rPr>
        <w:t>2</w:t>
      </w:r>
      <w:r w:rsidRPr="00B3070A">
        <w:rPr>
          <w:rFonts w:ascii="Times New Roman" w:hAnsi="Times New Roman"/>
          <w:vertAlign w:val="superscript"/>
        </w:rPr>
        <w:t>64</w:t>
      </w:r>
      <w:r w:rsidRPr="00B3070A">
        <w:rPr>
          <w:rFonts w:ascii="Times New Roman" w:hAnsi="Times New Roman"/>
        </w:rPr>
        <w:sym w:font="Symbol" w:char="F02D"/>
      </w:r>
      <w:r w:rsidRPr="00B3070A">
        <w:rPr>
          <w:rFonts w:ascii="Times New Roman" w:hAnsi="Times New Roman"/>
        </w:rPr>
        <w:t>2</w:t>
      </w:r>
      <w:r w:rsidRPr="00B3070A">
        <w:rPr>
          <w:rFonts w:ascii="Times New Roman" w:hAnsi="Times New Roman"/>
          <w:vertAlign w:val="superscript"/>
        </w:rPr>
        <w:t>53</w:t>
      </w:r>
      <w:r w:rsidRPr="00B3070A">
        <w:rPr>
          <w:rFonts w:ascii="Times New Roman" w:hAnsi="Times New Roman"/>
        </w:rPr>
        <w:t>+3</w:t>
      </w:r>
      <w:r>
        <w:t xml:space="preserve">) values, representing the double-precision 64-bit format IEEE 754 values as specified in the IEEE Standard for Binary Floating-Point Arithmetic, except that the </w:t>
      </w:r>
      <w:r w:rsidRPr="00B3070A">
        <w:rPr>
          <w:rFonts w:ascii="Times New Roman" w:hAnsi="Times New Roman"/>
        </w:rPr>
        <w:t>9007199254740990</w:t>
      </w:r>
      <w:r>
        <w:t xml:space="preserve"> (that is, </w:t>
      </w:r>
      <w:r w:rsidRPr="00B3070A">
        <w:rPr>
          <w:rFonts w:ascii="Times New Roman" w:hAnsi="Times New Roman"/>
        </w:rPr>
        <w:t>2</w:t>
      </w:r>
      <w:r w:rsidRPr="00B3070A">
        <w:rPr>
          <w:rFonts w:ascii="Times New Roman" w:hAnsi="Times New Roman"/>
          <w:vertAlign w:val="superscript"/>
        </w:rPr>
        <w:t>53</w:t>
      </w:r>
      <w:r w:rsidRPr="00B3070A">
        <w:rPr>
          <w:rFonts w:ascii="Times New Roman" w:hAnsi="Times New Roman"/>
        </w:rPr>
        <w:sym w:font="Symbol" w:char="F02D"/>
      </w:r>
      <w:r w:rsidRPr="00B3070A">
        <w:rPr>
          <w:rFonts w:ascii="Times New Roman" w:hAnsi="Times New Roman"/>
        </w:rPr>
        <w:t>2</w:t>
      </w:r>
      <w:r>
        <w:t xml:space="preserve">) distinct “Not-a-Number” values of the IEEE Standard are represented in ECMAScript as a single special </w:t>
      </w:r>
      <w:r>
        <w:rPr>
          <w:b/>
        </w:rPr>
        <w:t>NaN</w:t>
      </w:r>
      <w:r>
        <w:t xml:space="preserve"> value. (Note that the </w:t>
      </w:r>
      <w:r>
        <w:rPr>
          <w:b/>
        </w:rPr>
        <w:t>NaN</w:t>
      </w:r>
      <w:r>
        <w:t xml:space="preserve"> value is produced by the program expression </w:t>
      </w:r>
      <w:r>
        <w:rPr>
          <w:rFonts w:ascii="Courier New" w:hAnsi="Courier New"/>
          <w:b/>
        </w:rPr>
        <w:t>NaN</w:t>
      </w:r>
      <w:r>
        <w:t>.) In some implementations, external code might be able to detect a difference between various Not-a-Number values, but such behaviour is implementation-dependent; to ECMAScript code, all NaN values are indistinguishable from each other.</w:t>
      </w:r>
    </w:p>
    <w:p w14:paraId="207FDDCC" w14:textId="77777777" w:rsidR="004C02EF" w:rsidRDefault="004C02EF" w:rsidP="004C02EF">
      <w:r>
        <w:t xml:space="preserve">There are two other special values, called </w:t>
      </w:r>
      <w:r>
        <w:rPr>
          <w:b/>
        </w:rPr>
        <w:t>positive Infinity</w:t>
      </w:r>
      <w:r>
        <w:t xml:space="preserve"> and </w:t>
      </w:r>
      <w:r>
        <w:rPr>
          <w:b/>
        </w:rPr>
        <w:t>negative Infinity</w:t>
      </w:r>
      <w:r>
        <w:t xml:space="preserve">. For brevity, these values are also referred to for expository purposes by the symbols </w:t>
      </w:r>
      <w:r w:rsidRPr="00B3070A">
        <w:rPr>
          <w:rFonts w:ascii="Times New Roman" w:hAnsi="Times New Roman"/>
          <w:b/>
        </w:rPr>
        <w:t>+</w:t>
      </w:r>
      <w:r w:rsidRPr="00B3070A">
        <w:rPr>
          <w:rFonts w:ascii="Times New Roman" w:hAnsi="Times New Roman"/>
          <w:b/>
        </w:rPr>
        <w:sym w:font="Symbol" w:char="F0A5"/>
      </w:r>
      <w:r>
        <w:t xml:space="preserve"> and </w:t>
      </w:r>
      <w:r w:rsidRPr="00B3070A">
        <w:rPr>
          <w:rFonts w:ascii="Times New Roman" w:hAnsi="Times New Roman"/>
          <w:b/>
        </w:rPr>
        <w:sym w:font="Symbol" w:char="F02D"/>
      </w:r>
      <w:r w:rsidRPr="00B3070A">
        <w:rPr>
          <w:rFonts w:ascii="Times New Roman" w:hAnsi="Times New Roman"/>
          <w:b/>
        </w:rPr>
        <w:sym w:font="Symbol" w:char="F0A5"/>
      </w:r>
      <w:r>
        <w:t xml:space="preserve">, respectively. (Note that these two infinite Number values are produced by the program expressions </w:t>
      </w:r>
      <w:r>
        <w:rPr>
          <w:rFonts w:ascii="Courier New" w:hAnsi="Courier New"/>
          <w:b/>
        </w:rPr>
        <w:t>+Infinity</w:t>
      </w:r>
      <w:r>
        <w:t xml:space="preserve"> (or simply </w:t>
      </w:r>
      <w:r>
        <w:rPr>
          <w:rFonts w:ascii="Courier New" w:hAnsi="Courier New"/>
          <w:b/>
        </w:rPr>
        <w:t>Infinity</w:t>
      </w:r>
      <w:r>
        <w:t xml:space="preserve">) and </w:t>
      </w:r>
      <w:r>
        <w:rPr>
          <w:rFonts w:ascii="Courier New" w:hAnsi="Courier New"/>
          <w:b/>
        </w:rPr>
        <w:t>-Infinity</w:t>
      </w:r>
      <w:r>
        <w:t>.)</w:t>
      </w:r>
    </w:p>
    <w:p w14:paraId="646C9C12" w14:textId="77777777" w:rsidR="004C02EF" w:rsidRDefault="004C02EF" w:rsidP="004C02EF">
      <w:r>
        <w:t xml:space="preserve">The other </w:t>
      </w:r>
      <w:r w:rsidRPr="00B3070A">
        <w:rPr>
          <w:rFonts w:ascii="Times New Roman" w:hAnsi="Times New Roman"/>
        </w:rPr>
        <w:t>18437736874454810624</w:t>
      </w:r>
      <w:r>
        <w:t xml:space="preserve"> (that is, </w:t>
      </w:r>
      <w:r w:rsidRPr="00B3070A">
        <w:rPr>
          <w:rFonts w:ascii="Times New Roman" w:hAnsi="Times New Roman"/>
        </w:rPr>
        <w:t>2</w:t>
      </w:r>
      <w:r w:rsidRPr="00B3070A">
        <w:rPr>
          <w:rFonts w:ascii="Times New Roman" w:hAnsi="Times New Roman"/>
          <w:vertAlign w:val="superscript"/>
        </w:rPr>
        <w:t>64</w:t>
      </w:r>
      <w:r w:rsidRPr="00B3070A">
        <w:rPr>
          <w:rFonts w:ascii="Times New Roman" w:hAnsi="Times New Roman"/>
        </w:rPr>
        <w:sym w:font="Symbol" w:char="F02D"/>
      </w:r>
      <w:r w:rsidRPr="00B3070A">
        <w:rPr>
          <w:rFonts w:ascii="Times New Roman" w:hAnsi="Times New Roman"/>
        </w:rPr>
        <w:t>2</w:t>
      </w:r>
      <w:r w:rsidRPr="00B3070A">
        <w:rPr>
          <w:rFonts w:ascii="Times New Roman" w:hAnsi="Times New Roman"/>
          <w:vertAlign w:val="superscript"/>
        </w:rPr>
        <w:t>53</w:t>
      </w:r>
      <w:r>
        <w:t>) values are called the finite numbers. Half of these are positive numbers and half are negative numbers; for every finite positive Number value there is a corresponding negative value having the same magnitude.</w:t>
      </w:r>
    </w:p>
    <w:p w14:paraId="35AC4AE3" w14:textId="77777777" w:rsidR="004C02EF" w:rsidRDefault="004C02EF" w:rsidP="004C02EF">
      <w:r>
        <w:t xml:space="preserve">Note that there is both a </w:t>
      </w:r>
      <w:r>
        <w:rPr>
          <w:b/>
        </w:rPr>
        <w:t>positive zero</w:t>
      </w:r>
      <w:r>
        <w:t xml:space="preserve"> and a </w:t>
      </w:r>
      <w:r>
        <w:rPr>
          <w:b/>
        </w:rPr>
        <w:t>negative zero</w:t>
      </w:r>
      <w:r>
        <w:t xml:space="preserve">. For brevity, these values are also referred to for expository purposes by the symbols </w:t>
      </w:r>
      <w:r w:rsidRPr="00B3070A">
        <w:rPr>
          <w:rFonts w:ascii="Times New Roman" w:hAnsi="Times New Roman"/>
          <w:b/>
        </w:rPr>
        <w:t>+0</w:t>
      </w:r>
      <w:r>
        <w:t xml:space="preserve"> and </w:t>
      </w:r>
      <w:r w:rsidRPr="008423A7">
        <w:rPr>
          <w:rFonts w:ascii="Times New Roman" w:hAnsi="Times New Roman"/>
          <w:b/>
        </w:rPr>
        <w:sym w:font="Symbol" w:char="F02D"/>
      </w:r>
      <w:r w:rsidRPr="008423A7">
        <w:rPr>
          <w:rFonts w:ascii="Times New Roman" w:hAnsi="Times New Roman"/>
          <w:b/>
        </w:rPr>
        <w:t>0</w:t>
      </w:r>
      <w:r>
        <w:t xml:space="preserve">, respectively. (Note that these two different zero Number values are produced by the program expressions </w:t>
      </w:r>
      <w:r>
        <w:rPr>
          <w:rFonts w:ascii="Courier New" w:hAnsi="Courier New"/>
          <w:b/>
        </w:rPr>
        <w:t>+0</w:t>
      </w:r>
      <w:r>
        <w:t xml:space="preserve"> (or simply </w:t>
      </w:r>
      <w:r>
        <w:rPr>
          <w:rFonts w:ascii="Courier New" w:hAnsi="Courier New"/>
          <w:b/>
        </w:rPr>
        <w:t>0</w:t>
      </w:r>
      <w:r>
        <w:t xml:space="preserve">) and </w:t>
      </w:r>
      <w:r>
        <w:rPr>
          <w:rFonts w:ascii="Courier New" w:hAnsi="Courier New"/>
          <w:b/>
        </w:rPr>
        <w:t>-0</w:t>
      </w:r>
      <w:r>
        <w:t>.)</w:t>
      </w:r>
    </w:p>
    <w:p w14:paraId="2DC1B2F8" w14:textId="77777777" w:rsidR="004C02EF" w:rsidRDefault="004C02EF" w:rsidP="004C02EF">
      <w:r>
        <w:t xml:space="preserve">The </w:t>
      </w:r>
      <w:r w:rsidRPr="00D420A6">
        <w:rPr>
          <w:rFonts w:ascii="Times New Roman" w:hAnsi="Times New Roman"/>
        </w:rPr>
        <w:t>18437736874454810622</w:t>
      </w:r>
      <w:r>
        <w:t xml:space="preserve"> (that is, </w:t>
      </w:r>
      <w:r w:rsidRPr="00D420A6">
        <w:rPr>
          <w:rFonts w:ascii="Times New Roman" w:hAnsi="Times New Roman"/>
        </w:rPr>
        <w:t>2</w:t>
      </w:r>
      <w:r w:rsidRPr="00D420A6">
        <w:rPr>
          <w:rFonts w:ascii="Times New Roman" w:hAnsi="Times New Roman"/>
          <w:vertAlign w:val="superscript"/>
        </w:rPr>
        <w:t>64</w:t>
      </w:r>
      <w:r w:rsidRPr="00D420A6">
        <w:rPr>
          <w:rFonts w:ascii="Times New Roman" w:hAnsi="Times New Roman"/>
        </w:rPr>
        <w:sym w:font="Symbol" w:char="F02D"/>
      </w:r>
      <w:r w:rsidRPr="00D420A6">
        <w:rPr>
          <w:rFonts w:ascii="Times New Roman" w:hAnsi="Times New Roman"/>
        </w:rPr>
        <w:t>2</w:t>
      </w:r>
      <w:r w:rsidRPr="00D420A6">
        <w:rPr>
          <w:rFonts w:ascii="Times New Roman" w:hAnsi="Times New Roman"/>
          <w:vertAlign w:val="superscript"/>
        </w:rPr>
        <w:t>53</w:t>
      </w:r>
      <w:r w:rsidRPr="00D420A6">
        <w:rPr>
          <w:rFonts w:ascii="Times New Roman" w:hAnsi="Times New Roman"/>
        </w:rPr>
        <w:sym w:font="Symbol" w:char="F02D"/>
      </w:r>
      <w:r w:rsidRPr="00D420A6">
        <w:rPr>
          <w:rFonts w:ascii="Times New Roman" w:hAnsi="Times New Roman"/>
        </w:rPr>
        <w:t>2</w:t>
      </w:r>
      <w:r>
        <w:t>) finite nonzero values are of two kinds:</w:t>
      </w:r>
    </w:p>
    <w:p w14:paraId="7AFB9906" w14:textId="77777777" w:rsidR="004C02EF" w:rsidRDefault="004C02EF" w:rsidP="004C02EF">
      <w:r w:rsidRPr="00D420A6">
        <w:rPr>
          <w:rFonts w:ascii="Times New Roman" w:hAnsi="Times New Roman"/>
        </w:rPr>
        <w:t>18428729675200069632</w:t>
      </w:r>
      <w:r>
        <w:t xml:space="preserve"> (that is, </w:t>
      </w:r>
      <w:r w:rsidRPr="00D420A6">
        <w:rPr>
          <w:rFonts w:ascii="Times New Roman" w:hAnsi="Times New Roman"/>
        </w:rPr>
        <w:t>2</w:t>
      </w:r>
      <w:r w:rsidRPr="00D420A6">
        <w:rPr>
          <w:rFonts w:ascii="Times New Roman" w:hAnsi="Times New Roman"/>
          <w:vertAlign w:val="superscript"/>
        </w:rPr>
        <w:t>64</w:t>
      </w:r>
      <w:r w:rsidRPr="00D420A6">
        <w:rPr>
          <w:rFonts w:ascii="Times New Roman" w:hAnsi="Times New Roman"/>
        </w:rPr>
        <w:sym w:font="Symbol" w:char="F02D"/>
      </w:r>
      <w:r w:rsidRPr="00D420A6">
        <w:rPr>
          <w:rFonts w:ascii="Times New Roman" w:hAnsi="Times New Roman"/>
        </w:rPr>
        <w:t>2</w:t>
      </w:r>
      <w:r w:rsidRPr="00D420A6">
        <w:rPr>
          <w:rFonts w:ascii="Times New Roman" w:hAnsi="Times New Roman"/>
          <w:vertAlign w:val="superscript"/>
        </w:rPr>
        <w:t>54</w:t>
      </w:r>
      <w:r>
        <w:t>) of them are normalised, having the form</w:t>
      </w:r>
    </w:p>
    <w:p w14:paraId="212A7F95" w14:textId="77777777" w:rsidR="004C02EF" w:rsidRDefault="004C02EF" w:rsidP="004C02EF">
      <w:pPr>
        <w:pStyle w:val="M20"/>
        <w:ind w:left="763" w:firstLine="677"/>
      </w:pPr>
      <w:r>
        <w:rPr>
          <w:i/>
        </w:rPr>
        <w:t>s</w:t>
      </w:r>
      <w:r>
        <w:t xml:space="preserve"> </w:t>
      </w:r>
      <w:r>
        <w:sym w:font="Symbol" w:char="F0B4"/>
      </w:r>
      <w:r>
        <w:t xml:space="preserve"> </w:t>
      </w:r>
      <w:r>
        <w:rPr>
          <w:i/>
        </w:rPr>
        <w:t>m</w:t>
      </w:r>
      <w:r>
        <w:t xml:space="preserve"> </w:t>
      </w:r>
      <w:r>
        <w:sym w:font="Symbol" w:char="F0B4"/>
      </w:r>
      <w:r>
        <w:t xml:space="preserve"> 2</w:t>
      </w:r>
      <w:r>
        <w:rPr>
          <w:i/>
          <w:vertAlign w:val="superscript"/>
        </w:rPr>
        <w:t>e</w:t>
      </w:r>
    </w:p>
    <w:p w14:paraId="766D291A" w14:textId="77777777" w:rsidR="004C02EF" w:rsidRDefault="004C02EF" w:rsidP="004C02EF">
      <w:r>
        <w:t xml:space="preserve">where </w:t>
      </w:r>
      <w:r w:rsidRPr="00D420A6">
        <w:rPr>
          <w:rFonts w:ascii="Times New Roman" w:hAnsi="Times New Roman"/>
          <w:i/>
        </w:rPr>
        <w:t>s</w:t>
      </w:r>
      <w:r>
        <w:t xml:space="preserve"> is </w:t>
      </w:r>
      <w:r w:rsidRPr="00D420A6">
        <w:rPr>
          <w:rFonts w:ascii="Times New Roman" w:hAnsi="Times New Roman"/>
        </w:rPr>
        <w:t>+1</w:t>
      </w:r>
      <w:r>
        <w:t xml:space="preserve"> or </w:t>
      </w:r>
      <w:r w:rsidRPr="00D420A6">
        <w:rPr>
          <w:rFonts w:ascii="Times New Roman" w:hAnsi="Times New Roman"/>
        </w:rPr>
        <w:sym w:font="Symbol" w:char="F02D"/>
      </w:r>
      <w:r w:rsidRPr="00D420A6">
        <w:rPr>
          <w:rFonts w:ascii="Times New Roman" w:hAnsi="Times New Roman"/>
        </w:rPr>
        <w:t>1</w:t>
      </w:r>
      <w:r>
        <w:t xml:space="preserve">, </w:t>
      </w:r>
      <w:r w:rsidRPr="00D420A6">
        <w:rPr>
          <w:rFonts w:ascii="Times New Roman" w:hAnsi="Times New Roman"/>
          <w:i/>
        </w:rPr>
        <w:t>m</w:t>
      </w:r>
      <w:r>
        <w:t xml:space="preserve"> is a positive integer less than </w:t>
      </w:r>
      <w:r w:rsidRPr="00D420A6">
        <w:rPr>
          <w:rFonts w:ascii="Times New Roman" w:hAnsi="Times New Roman"/>
        </w:rPr>
        <w:t>2</w:t>
      </w:r>
      <w:r w:rsidRPr="00D420A6">
        <w:rPr>
          <w:rFonts w:ascii="Times New Roman" w:hAnsi="Times New Roman"/>
          <w:vertAlign w:val="superscript"/>
        </w:rPr>
        <w:t>53</w:t>
      </w:r>
      <w:r>
        <w:t xml:space="preserve"> but not less than </w:t>
      </w:r>
      <w:r w:rsidRPr="00D420A6">
        <w:rPr>
          <w:rFonts w:ascii="Times New Roman" w:hAnsi="Times New Roman"/>
        </w:rPr>
        <w:t>2</w:t>
      </w:r>
      <w:r w:rsidRPr="00D420A6">
        <w:rPr>
          <w:rFonts w:ascii="Times New Roman" w:hAnsi="Times New Roman"/>
          <w:vertAlign w:val="superscript"/>
        </w:rPr>
        <w:t>52</w:t>
      </w:r>
      <w:r>
        <w:t xml:space="preserve">, and </w:t>
      </w:r>
      <w:r w:rsidRPr="00D420A6">
        <w:rPr>
          <w:rFonts w:ascii="Times New Roman" w:hAnsi="Times New Roman"/>
          <w:i/>
        </w:rPr>
        <w:t>e</w:t>
      </w:r>
      <w:r>
        <w:t xml:space="preserve"> is an integer ranging from </w:t>
      </w:r>
      <w:r w:rsidRPr="00D420A6">
        <w:rPr>
          <w:rFonts w:ascii="Times New Roman" w:hAnsi="Times New Roman"/>
        </w:rPr>
        <w:sym w:font="Symbol" w:char="F02D"/>
      </w:r>
      <w:r w:rsidRPr="00D420A6">
        <w:rPr>
          <w:rFonts w:ascii="Times New Roman" w:hAnsi="Times New Roman"/>
        </w:rPr>
        <w:t>1074</w:t>
      </w:r>
      <w:r>
        <w:t xml:space="preserve"> to </w:t>
      </w:r>
      <w:r w:rsidRPr="00D420A6">
        <w:rPr>
          <w:rFonts w:ascii="Times New Roman" w:hAnsi="Times New Roman"/>
        </w:rPr>
        <w:t>971</w:t>
      </w:r>
      <w:r>
        <w:t>, inclusive.</w:t>
      </w:r>
    </w:p>
    <w:p w14:paraId="54CED091" w14:textId="77777777" w:rsidR="004C02EF" w:rsidRDefault="004C02EF" w:rsidP="004C02EF">
      <w:r>
        <w:t xml:space="preserve">The remaining </w:t>
      </w:r>
      <w:r w:rsidRPr="00D420A6">
        <w:rPr>
          <w:rFonts w:ascii="Times New Roman" w:hAnsi="Times New Roman"/>
        </w:rPr>
        <w:t>9007199254740990</w:t>
      </w:r>
      <w:r>
        <w:t xml:space="preserve"> (that is, </w:t>
      </w:r>
      <w:r w:rsidRPr="00D420A6">
        <w:rPr>
          <w:rFonts w:ascii="Times New Roman" w:hAnsi="Times New Roman"/>
        </w:rPr>
        <w:t>2</w:t>
      </w:r>
      <w:r w:rsidRPr="00D420A6">
        <w:rPr>
          <w:rFonts w:ascii="Times New Roman" w:hAnsi="Times New Roman"/>
          <w:vertAlign w:val="superscript"/>
        </w:rPr>
        <w:t>53</w:t>
      </w:r>
      <w:r w:rsidRPr="00D420A6">
        <w:rPr>
          <w:rFonts w:ascii="Times New Roman" w:hAnsi="Times New Roman"/>
        </w:rPr>
        <w:sym w:font="Symbol" w:char="F02D"/>
      </w:r>
      <w:r w:rsidRPr="00D420A6">
        <w:rPr>
          <w:rFonts w:ascii="Times New Roman" w:hAnsi="Times New Roman"/>
        </w:rPr>
        <w:t>2</w:t>
      </w:r>
      <w:r>
        <w:t>) values are denormalised, having the form</w:t>
      </w:r>
    </w:p>
    <w:p w14:paraId="1D2429E9" w14:textId="77777777" w:rsidR="004C02EF" w:rsidRDefault="004C02EF" w:rsidP="004C02EF">
      <w:pPr>
        <w:pStyle w:val="M20"/>
        <w:ind w:left="763" w:firstLine="677"/>
      </w:pPr>
      <w:r>
        <w:rPr>
          <w:i/>
        </w:rPr>
        <w:t>s</w:t>
      </w:r>
      <w:r>
        <w:t xml:space="preserve"> </w:t>
      </w:r>
      <w:r>
        <w:sym w:font="Symbol" w:char="F0B4"/>
      </w:r>
      <w:r>
        <w:t xml:space="preserve"> </w:t>
      </w:r>
      <w:r>
        <w:rPr>
          <w:i/>
        </w:rPr>
        <w:t>m</w:t>
      </w:r>
      <w:r>
        <w:t xml:space="preserve"> </w:t>
      </w:r>
      <w:r>
        <w:sym w:font="Symbol" w:char="F0B4"/>
      </w:r>
      <w:r>
        <w:t xml:space="preserve"> 2</w:t>
      </w:r>
      <w:r>
        <w:rPr>
          <w:i/>
          <w:vertAlign w:val="superscript"/>
        </w:rPr>
        <w:t>e</w:t>
      </w:r>
    </w:p>
    <w:p w14:paraId="0F68A451" w14:textId="77777777" w:rsidR="004C02EF" w:rsidRDefault="004C02EF" w:rsidP="004C02EF">
      <w:r>
        <w:t xml:space="preserve">where </w:t>
      </w:r>
      <w:r w:rsidRPr="00D420A6">
        <w:rPr>
          <w:rFonts w:ascii="Times New Roman" w:hAnsi="Times New Roman"/>
          <w:i/>
        </w:rPr>
        <w:t>s</w:t>
      </w:r>
      <w:r w:rsidRPr="00D420A6">
        <w:rPr>
          <w:rFonts w:ascii="Times New Roman" w:hAnsi="Times New Roman"/>
        </w:rPr>
        <w:t xml:space="preserve"> </w:t>
      </w:r>
      <w:r>
        <w:t xml:space="preserve">is </w:t>
      </w:r>
      <w:r w:rsidRPr="00D420A6">
        <w:rPr>
          <w:rFonts w:ascii="Times New Roman" w:hAnsi="Times New Roman"/>
        </w:rPr>
        <w:t>+1</w:t>
      </w:r>
      <w:r>
        <w:t xml:space="preserve"> or </w:t>
      </w:r>
      <w:r w:rsidRPr="00D420A6">
        <w:rPr>
          <w:rFonts w:ascii="Times New Roman" w:hAnsi="Times New Roman"/>
        </w:rPr>
        <w:sym w:font="Symbol" w:char="F02D"/>
      </w:r>
      <w:r w:rsidRPr="00D420A6">
        <w:rPr>
          <w:rFonts w:ascii="Times New Roman" w:hAnsi="Times New Roman"/>
        </w:rPr>
        <w:t>1</w:t>
      </w:r>
      <w:r>
        <w:t xml:space="preserve">, </w:t>
      </w:r>
      <w:r w:rsidRPr="00D420A6">
        <w:rPr>
          <w:rFonts w:ascii="Times New Roman" w:hAnsi="Times New Roman"/>
          <w:i/>
        </w:rPr>
        <w:t>m</w:t>
      </w:r>
      <w:r>
        <w:t xml:space="preserve"> is a positive integer less than </w:t>
      </w:r>
      <w:r w:rsidRPr="00D420A6">
        <w:rPr>
          <w:rFonts w:ascii="Times New Roman" w:hAnsi="Times New Roman"/>
        </w:rPr>
        <w:t>2</w:t>
      </w:r>
      <w:r w:rsidRPr="00D420A6">
        <w:rPr>
          <w:rFonts w:ascii="Times New Roman" w:hAnsi="Times New Roman"/>
          <w:vertAlign w:val="superscript"/>
        </w:rPr>
        <w:t>52</w:t>
      </w:r>
      <w:r>
        <w:t xml:space="preserve">, and </w:t>
      </w:r>
      <w:r w:rsidRPr="00D420A6">
        <w:rPr>
          <w:rFonts w:ascii="Times New Roman" w:hAnsi="Times New Roman"/>
          <w:i/>
        </w:rPr>
        <w:t>e</w:t>
      </w:r>
      <w:r>
        <w:t xml:space="preserve"> is </w:t>
      </w:r>
      <w:r w:rsidRPr="00D420A6">
        <w:rPr>
          <w:rFonts w:ascii="Times New Roman" w:hAnsi="Times New Roman"/>
        </w:rPr>
        <w:sym w:font="Symbol" w:char="F02D"/>
      </w:r>
      <w:r w:rsidRPr="00D420A6">
        <w:rPr>
          <w:rFonts w:ascii="Times New Roman" w:hAnsi="Times New Roman"/>
        </w:rPr>
        <w:t>1074</w:t>
      </w:r>
      <w:r>
        <w:t>.</w:t>
      </w:r>
    </w:p>
    <w:p w14:paraId="3C7474A5" w14:textId="77777777" w:rsidR="004C02EF" w:rsidRDefault="004C02EF" w:rsidP="004C02EF">
      <w:r>
        <w:t xml:space="preserve">Note that all the positive and negative integers whose magnitude is no greater than </w:t>
      </w:r>
      <w:r w:rsidRPr="00D420A6">
        <w:rPr>
          <w:rFonts w:ascii="Times New Roman" w:hAnsi="Times New Roman"/>
        </w:rPr>
        <w:t>2</w:t>
      </w:r>
      <w:r w:rsidRPr="00D420A6">
        <w:rPr>
          <w:rFonts w:ascii="Times New Roman" w:hAnsi="Times New Roman"/>
          <w:vertAlign w:val="superscript"/>
        </w:rPr>
        <w:t>53</w:t>
      </w:r>
      <w:r>
        <w:t xml:space="preserve"> are representable in the Number type (indeed, the integer </w:t>
      </w:r>
      <w:r w:rsidRPr="00D420A6">
        <w:rPr>
          <w:rFonts w:ascii="Times New Roman" w:hAnsi="Times New Roman"/>
        </w:rPr>
        <w:t>0</w:t>
      </w:r>
      <w:r>
        <w:t xml:space="preserve"> has two representations, </w:t>
      </w:r>
      <w:r>
        <w:rPr>
          <w:rFonts w:ascii="Courier New" w:hAnsi="Courier New"/>
          <w:b/>
        </w:rPr>
        <w:t>+0</w:t>
      </w:r>
      <w:r>
        <w:t xml:space="preserve"> and </w:t>
      </w:r>
      <w:r>
        <w:rPr>
          <w:rFonts w:ascii="Courier New" w:hAnsi="Courier New"/>
          <w:b/>
        </w:rPr>
        <w:t>-0</w:t>
      </w:r>
      <w:r>
        <w:t>).</w:t>
      </w:r>
    </w:p>
    <w:p w14:paraId="5AABA0C7" w14:textId="77777777" w:rsidR="004C02EF" w:rsidRDefault="004C02EF" w:rsidP="004C02EF">
      <w:r>
        <w:t xml:space="preserve">A finite number has an </w:t>
      </w:r>
      <w:r>
        <w:rPr>
          <w:i/>
        </w:rPr>
        <w:t>odd significand</w:t>
      </w:r>
      <w:r>
        <w:t xml:space="preserve"> if it is nonzero and the integer </w:t>
      </w:r>
      <w:r w:rsidRPr="00D420A6">
        <w:rPr>
          <w:rFonts w:ascii="Times New Roman" w:hAnsi="Times New Roman"/>
          <w:i/>
        </w:rPr>
        <w:t>m</w:t>
      </w:r>
      <w:r>
        <w:t xml:space="preserve"> used to express it (in one of the two forms shown above) is odd. Otherwise, it has an </w:t>
      </w:r>
      <w:r>
        <w:rPr>
          <w:i/>
        </w:rPr>
        <w:t>even significand</w:t>
      </w:r>
      <w:r>
        <w:t>.</w:t>
      </w:r>
    </w:p>
    <w:p w14:paraId="0543CD09" w14:textId="77777777" w:rsidR="004C02EF" w:rsidRDefault="004C02EF" w:rsidP="004C02EF">
      <w:r>
        <w:t>In this specification, the phrase “</w:t>
      </w:r>
      <w:r w:rsidRPr="00E91749">
        <w:rPr>
          <w:rFonts w:ascii="Times New Roman" w:hAnsi="Times New Roman"/>
        </w:rPr>
        <w:t xml:space="preserve">the </w:t>
      </w:r>
      <w:r>
        <w:rPr>
          <w:rFonts w:ascii="Times New Roman" w:hAnsi="Times New Roman"/>
        </w:rPr>
        <w:t>Number</w:t>
      </w:r>
      <w:r w:rsidRPr="00E91749">
        <w:rPr>
          <w:rFonts w:ascii="Times New Roman" w:hAnsi="Times New Roman"/>
        </w:rPr>
        <w:t xml:space="preserve"> value for </w:t>
      </w:r>
      <w:r w:rsidRPr="00E91749">
        <w:rPr>
          <w:rFonts w:ascii="Times New Roman" w:hAnsi="Times New Roman"/>
          <w:i/>
        </w:rPr>
        <w:t>x</w:t>
      </w:r>
      <w:r>
        <w:t xml:space="preserve">” where </w:t>
      </w:r>
      <w:r w:rsidRPr="00E91749">
        <w:rPr>
          <w:rFonts w:ascii="Times New Roman" w:hAnsi="Times New Roman"/>
          <w:i/>
        </w:rPr>
        <w:t>x</w:t>
      </w:r>
      <w:r>
        <w:t xml:space="preserve"> represents an exact nonzero real mathematical quantity (which might even be an irrational number such as </w:t>
      </w:r>
      <w:r w:rsidRPr="00D420A6">
        <w:rPr>
          <w:rFonts w:ascii="Times New Roman" w:hAnsi="Times New Roman"/>
        </w:rPr>
        <w:sym w:font="Symbol" w:char="F070"/>
      </w:r>
      <w:r>
        <w:t xml:space="preserve">) means a Number value chosen in the following manner. Consider the set of all finite values of the Number type, with </w:t>
      </w:r>
      <w:r w:rsidRPr="007B1DC8">
        <w:rPr>
          <w:rFonts w:ascii="Times New Roman" w:hAnsi="Times New Roman"/>
          <w:b/>
        </w:rPr>
        <w:sym w:font="Symbol" w:char="F02D"/>
      </w:r>
      <w:r w:rsidRPr="007B1DC8">
        <w:rPr>
          <w:rFonts w:ascii="Times New Roman" w:hAnsi="Times New Roman"/>
          <w:b/>
        </w:rPr>
        <w:t>0</w:t>
      </w:r>
      <w:r>
        <w:t xml:space="preserve"> removed and with two additional values added to it that are not representable in the Number type, namely </w:t>
      </w:r>
      <w:r w:rsidRPr="00D420A6">
        <w:rPr>
          <w:rFonts w:ascii="Times New Roman" w:hAnsi="Times New Roman"/>
        </w:rPr>
        <w:t>2</w:t>
      </w:r>
      <w:r w:rsidRPr="00D420A6">
        <w:rPr>
          <w:rFonts w:ascii="Times New Roman" w:hAnsi="Times New Roman"/>
          <w:vertAlign w:val="superscript"/>
        </w:rPr>
        <w:t>1024</w:t>
      </w:r>
      <w:r>
        <w:t xml:space="preserve"> (which is </w:t>
      </w:r>
      <w:r w:rsidRPr="00D420A6">
        <w:rPr>
          <w:rFonts w:ascii="Times New Roman" w:hAnsi="Times New Roman"/>
        </w:rPr>
        <w:t xml:space="preserve">+1 </w:t>
      </w:r>
      <w:r w:rsidRPr="00D420A6">
        <w:rPr>
          <w:rFonts w:ascii="Times New Roman" w:hAnsi="Times New Roman"/>
        </w:rPr>
        <w:sym w:font="Symbol" w:char="F0B4"/>
      </w:r>
      <w:r w:rsidRPr="00D420A6">
        <w:rPr>
          <w:rFonts w:ascii="Times New Roman" w:hAnsi="Times New Roman"/>
        </w:rPr>
        <w:t xml:space="preserve"> 2</w:t>
      </w:r>
      <w:r w:rsidRPr="00D420A6">
        <w:rPr>
          <w:rFonts w:ascii="Times New Roman" w:hAnsi="Times New Roman"/>
          <w:vertAlign w:val="superscript"/>
        </w:rPr>
        <w:t>53</w:t>
      </w:r>
      <w:r w:rsidRPr="00D420A6">
        <w:rPr>
          <w:rFonts w:ascii="Times New Roman" w:hAnsi="Times New Roman"/>
        </w:rPr>
        <w:t xml:space="preserve"> </w:t>
      </w:r>
      <w:r w:rsidRPr="00D420A6">
        <w:rPr>
          <w:rFonts w:ascii="Times New Roman" w:hAnsi="Times New Roman"/>
        </w:rPr>
        <w:sym w:font="Symbol" w:char="F0B4"/>
      </w:r>
      <w:r w:rsidRPr="00D420A6">
        <w:rPr>
          <w:rFonts w:ascii="Times New Roman" w:hAnsi="Times New Roman"/>
        </w:rPr>
        <w:t xml:space="preserve"> 2</w:t>
      </w:r>
      <w:r w:rsidRPr="00D420A6">
        <w:rPr>
          <w:rFonts w:ascii="Times New Roman" w:hAnsi="Times New Roman"/>
          <w:vertAlign w:val="superscript"/>
        </w:rPr>
        <w:t>971</w:t>
      </w:r>
      <w:r>
        <w:t xml:space="preserve">) and </w:t>
      </w:r>
      <w:r w:rsidRPr="00D420A6">
        <w:rPr>
          <w:rFonts w:ascii="Times New Roman" w:hAnsi="Times New Roman"/>
        </w:rPr>
        <w:sym w:font="Symbol" w:char="F02D"/>
      </w:r>
      <w:r w:rsidRPr="00D420A6">
        <w:rPr>
          <w:rFonts w:ascii="Times New Roman" w:hAnsi="Times New Roman"/>
        </w:rPr>
        <w:t>2</w:t>
      </w:r>
      <w:r w:rsidRPr="00D420A6">
        <w:rPr>
          <w:rFonts w:ascii="Times New Roman" w:hAnsi="Times New Roman"/>
          <w:vertAlign w:val="superscript"/>
        </w:rPr>
        <w:t>1024</w:t>
      </w:r>
      <w:r>
        <w:t xml:space="preserve"> (which is </w:t>
      </w:r>
      <w:r w:rsidRPr="00D420A6">
        <w:rPr>
          <w:rFonts w:ascii="Times New Roman" w:hAnsi="Times New Roman"/>
        </w:rPr>
        <w:sym w:font="Symbol" w:char="F02D"/>
      </w:r>
      <w:r w:rsidRPr="00D420A6">
        <w:rPr>
          <w:rFonts w:ascii="Times New Roman" w:hAnsi="Times New Roman"/>
        </w:rPr>
        <w:t xml:space="preserve">1 </w:t>
      </w:r>
      <w:r w:rsidRPr="00D420A6">
        <w:rPr>
          <w:rFonts w:ascii="Times New Roman" w:hAnsi="Times New Roman"/>
        </w:rPr>
        <w:sym w:font="Symbol" w:char="F0B4"/>
      </w:r>
      <w:r w:rsidRPr="00D420A6">
        <w:rPr>
          <w:rFonts w:ascii="Times New Roman" w:hAnsi="Times New Roman"/>
        </w:rPr>
        <w:t xml:space="preserve"> 2</w:t>
      </w:r>
      <w:r w:rsidRPr="00D420A6">
        <w:rPr>
          <w:rFonts w:ascii="Times New Roman" w:hAnsi="Times New Roman"/>
          <w:vertAlign w:val="superscript"/>
        </w:rPr>
        <w:t>53</w:t>
      </w:r>
      <w:r w:rsidRPr="00D420A6">
        <w:rPr>
          <w:rFonts w:ascii="Times New Roman" w:hAnsi="Times New Roman"/>
        </w:rPr>
        <w:t xml:space="preserve"> </w:t>
      </w:r>
      <w:r w:rsidRPr="00D420A6">
        <w:rPr>
          <w:rFonts w:ascii="Times New Roman" w:hAnsi="Times New Roman"/>
        </w:rPr>
        <w:sym w:font="Symbol" w:char="F0B4"/>
      </w:r>
      <w:r w:rsidRPr="00D420A6">
        <w:rPr>
          <w:rFonts w:ascii="Times New Roman" w:hAnsi="Times New Roman"/>
        </w:rPr>
        <w:t xml:space="preserve"> 2</w:t>
      </w:r>
      <w:r w:rsidRPr="00D420A6">
        <w:rPr>
          <w:rFonts w:ascii="Times New Roman" w:hAnsi="Times New Roman"/>
          <w:vertAlign w:val="superscript"/>
        </w:rPr>
        <w:t>971</w:t>
      </w:r>
      <w:r>
        <w:t xml:space="preserve">). Choose the member of this set that is closest in value to </w:t>
      </w:r>
      <w:r w:rsidRPr="00E91749">
        <w:rPr>
          <w:rFonts w:ascii="Times New Roman" w:hAnsi="Times New Roman"/>
          <w:i/>
        </w:rPr>
        <w:t>x</w:t>
      </w:r>
      <w:r>
        <w:t xml:space="preserve">. If two values of the set are equally close, then the one with an even significand is chosen; for this purpose, the two extra values </w:t>
      </w:r>
      <w:r w:rsidRPr="00D420A6">
        <w:rPr>
          <w:rFonts w:ascii="Times New Roman" w:hAnsi="Times New Roman"/>
        </w:rPr>
        <w:t>2</w:t>
      </w:r>
      <w:r w:rsidRPr="00D420A6">
        <w:rPr>
          <w:rFonts w:ascii="Times New Roman" w:hAnsi="Times New Roman"/>
          <w:vertAlign w:val="superscript"/>
        </w:rPr>
        <w:t>1024</w:t>
      </w:r>
      <w:r>
        <w:t xml:space="preserve"> and </w:t>
      </w:r>
      <w:r w:rsidRPr="00D420A6">
        <w:rPr>
          <w:rFonts w:ascii="Times New Roman" w:hAnsi="Times New Roman"/>
        </w:rPr>
        <w:sym w:font="Symbol" w:char="F02D"/>
      </w:r>
      <w:r w:rsidRPr="00D420A6">
        <w:rPr>
          <w:rFonts w:ascii="Times New Roman" w:hAnsi="Times New Roman"/>
        </w:rPr>
        <w:t>2</w:t>
      </w:r>
      <w:r w:rsidRPr="00D420A6">
        <w:rPr>
          <w:rFonts w:ascii="Times New Roman" w:hAnsi="Times New Roman"/>
          <w:vertAlign w:val="superscript"/>
        </w:rPr>
        <w:t>1024</w:t>
      </w:r>
      <w:r>
        <w:t xml:space="preserve"> are considered to have even significands. Finally, if </w:t>
      </w:r>
      <w:r w:rsidRPr="00D420A6">
        <w:rPr>
          <w:rFonts w:ascii="Times New Roman" w:hAnsi="Times New Roman"/>
        </w:rPr>
        <w:t>2</w:t>
      </w:r>
      <w:r w:rsidRPr="00D420A6">
        <w:rPr>
          <w:rFonts w:ascii="Times New Roman" w:hAnsi="Times New Roman"/>
          <w:vertAlign w:val="superscript"/>
        </w:rPr>
        <w:t>1024</w:t>
      </w:r>
      <w:r>
        <w:t xml:space="preserve"> was chosen, replace it with </w:t>
      </w:r>
      <w:r w:rsidRPr="007B1DC8">
        <w:rPr>
          <w:rFonts w:ascii="Times New Roman" w:hAnsi="Times New Roman"/>
          <w:b/>
        </w:rPr>
        <w:t>+</w:t>
      </w:r>
      <w:r w:rsidRPr="007B1DC8">
        <w:rPr>
          <w:rFonts w:ascii="Times New Roman" w:hAnsi="Times New Roman"/>
          <w:b/>
        </w:rPr>
        <w:sym w:font="Symbol" w:char="F0A5"/>
      </w:r>
      <w:r>
        <w:t xml:space="preserve">; if </w:t>
      </w:r>
      <w:r w:rsidRPr="00D420A6">
        <w:rPr>
          <w:rFonts w:ascii="Times New Roman" w:hAnsi="Times New Roman"/>
        </w:rPr>
        <w:sym w:font="Symbol" w:char="F02D"/>
      </w:r>
      <w:r w:rsidRPr="00D420A6">
        <w:rPr>
          <w:rFonts w:ascii="Times New Roman" w:hAnsi="Times New Roman"/>
        </w:rPr>
        <w:t>2</w:t>
      </w:r>
      <w:r w:rsidRPr="00D420A6">
        <w:rPr>
          <w:rFonts w:ascii="Times New Roman" w:hAnsi="Times New Roman"/>
          <w:vertAlign w:val="superscript"/>
        </w:rPr>
        <w:t>1024</w:t>
      </w:r>
      <w:r>
        <w:t xml:space="preserve"> was chosen, replace it with </w:t>
      </w:r>
      <w:r w:rsidRPr="00D420A6">
        <w:rPr>
          <w:rFonts w:ascii="Times New Roman" w:hAnsi="Times New Roman"/>
          <w:b/>
        </w:rPr>
        <w:sym w:font="Symbol" w:char="F02D"/>
      </w:r>
      <w:r w:rsidRPr="00D420A6">
        <w:rPr>
          <w:rFonts w:ascii="Times New Roman" w:hAnsi="Times New Roman"/>
          <w:b/>
        </w:rPr>
        <w:sym w:font="Symbol" w:char="F0A5"/>
      </w:r>
      <w:r>
        <w:t xml:space="preserve">; if </w:t>
      </w:r>
      <w:r w:rsidRPr="007B1DC8">
        <w:rPr>
          <w:rFonts w:ascii="Times New Roman" w:hAnsi="Times New Roman"/>
          <w:b/>
        </w:rPr>
        <w:t>+0</w:t>
      </w:r>
      <w:r>
        <w:t xml:space="preserve"> was chosen, replace it with </w:t>
      </w:r>
      <w:r w:rsidRPr="007B1DC8">
        <w:rPr>
          <w:rFonts w:ascii="Times New Roman" w:hAnsi="Times New Roman"/>
          <w:b/>
        </w:rPr>
        <w:sym w:font="Symbol" w:char="F02D"/>
      </w:r>
      <w:r w:rsidRPr="007B1DC8">
        <w:rPr>
          <w:rFonts w:ascii="Times New Roman" w:hAnsi="Times New Roman"/>
          <w:b/>
        </w:rPr>
        <w:t>0</w:t>
      </w:r>
      <w:r>
        <w:t xml:space="preserve"> if and only if </w:t>
      </w:r>
      <w:r w:rsidRPr="00E91749">
        <w:rPr>
          <w:rFonts w:ascii="Times New Roman" w:hAnsi="Times New Roman"/>
          <w:i/>
        </w:rPr>
        <w:t>x</w:t>
      </w:r>
      <w:r>
        <w:t xml:space="preserve"> is less than zero; any other chosen value is used unchanged. The result is the Number value for </w:t>
      </w:r>
      <w:r w:rsidRPr="00E91749">
        <w:rPr>
          <w:rFonts w:ascii="Times New Roman" w:hAnsi="Times New Roman"/>
          <w:i/>
        </w:rPr>
        <w:t>x</w:t>
      </w:r>
      <w:r>
        <w:t>. (This procedure corresponds exactly to the behaviour of the IEEE 754 “round to nearest” mode.)</w:t>
      </w:r>
    </w:p>
    <w:p w14:paraId="151D8479" w14:textId="77777777" w:rsidR="004C02EF" w:rsidRDefault="004C02EF" w:rsidP="004C02EF">
      <w:r>
        <w:t xml:space="preserve">Some ECMAScript operators deal only with integers in the range </w:t>
      </w:r>
      <w:r w:rsidRPr="00D420A6">
        <w:rPr>
          <w:rFonts w:ascii="Times New Roman" w:hAnsi="Times New Roman"/>
        </w:rPr>
        <w:sym w:font="Symbol" w:char="F02D"/>
      </w:r>
      <w:r w:rsidRPr="00D420A6">
        <w:rPr>
          <w:rFonts w:ascii="Times New Roman" w:hAnsi="Times New Roman"/>
        </w:rPr>
        <w:t>2</w:t>
      </w:r>
      <w:r w:rsidRPr="00D420A6">
        <w:rPr>
          <w:rFonts w:ascii="Times New Roman" w:hAnsi="Times New Roman"/>
          <w:vertAlign w:val="superscript"/>
        </w:rPr>
        <w:t>31</w:t>
      </w:r>
      <w:r>
        <w:t xml:space="preserve"> through </w:t>
      </w:r>
      <w:r w:rsidRPr="00D420A6">
        <w:rPr>
          <w:rFonts w:ascii="Times New Roman" w:hAnsi="Times New Roman"/>
        </w:rPr>
        <w:t>2</w:t>
      </w:r>
      <w:r w:rsidRPr="00D420A6">
        <w:rPr>
          <w:rFonts w:ascii="Times New Roman" w:hAnsi="Times New Roman"/>
          <w:vertAlign w:val="superscript"/>
        </w:rPr>
        <w:t>31</w:t>
      </w:r>
      <w:r w:rsidRPr="00D420A6">
        <w:rPr>
          <w:rFonts w:ascii="Times New Roman" w:hAnsi="Times New Roman"/>
        </w:rPr>
        <w:sym w:font="Symbol" w:char="F02D"/>
      </w:r>
      <w:r w:rsidRPr="00D420A6">
        <w:rPr>
          <w:rFonts w:ascii="Times New Roman" w:hAnsi="Times New Roman"/>
        </w:rPr>
        <w:t>1</w:t>
      </w:r>
      <w:r>
        <w:t xml:space="preserve">, inclusive, or in the range </w:t>
      </w:r>
      <w:r w:rsidRPr="00D420A6">
        <w:rPr>
          <w:rFonts w:ascii="Times New Roman" w:hAnsi="Times New Roman"/>
        </w:rPr>
        <w:t>0</w:t>
      </w:r>
      <w:r>
        <w:t xml:space="preserve"> through </w:t>
      </w:r>
      <w:r w:rsidRPr="00D420A6">
        <w:rPr>
          <w:rFonts w:ascii="Times New Roman" w:hAnsi="Times New Roman"/>
        </w:rPr>
        <w:t>2</w:t>
      </w:r>
      <w:r w:rsidRPr="00D420A6">
        <w:rPr>
          <w:rFonts w:ascii="Times New Roman" w:hAnsi="Times New Roman"/>
          <w:vertAlign w:val="superscript"/>
        </w:rPr>
        <w:t>32</w:t>
      </w:r>
      <w:r w:rsidRPr="00D420A6">
        <w:rPr>
          <w:rFonts w:ascii="Times New Roman" w:hAnsi="Times New Roman"/>
        </w:rPr>
        <w:sym w:font="Symbol" w:char="F02D"/>
      </w:r>
      <w:r w:rsidRPr="00D420A6">
        <w:rPr>
          <w:rFonts w:ascii="Times New Roman" w:hAnsi="Times New Roman"/>
        </w:rPr>
        <w:t>1</w:t>
      </w:r>
      <w:r>
        <w:t xml:space="preserve">, inclusive. These operators accept any value of the Number type but first convert each such value to one of </w:t>
      </w:r>
      <w:r w:rsidRPr="00D420A6">
        <w:rPr>
          <w:rFonts w:ascii="Times New Roman" w:hAnsi="Times New Roman"/>
        </w:rPr>
        <w:t>2</w:t>
      </w:r>
      <w:r w:rsidRPr="00D420A6">
        <w:rPr>
          <w:rFonts w:ascii="Times New Roman" w:hAnsi="Times New Roman"/>
          <w:vertAlign w:val="superscript"/>
        </w:rPr>
        <w:t>32</w:t>
      </w:r>
      <w:r>
        <w:t xml:space="preserve"> integer values. See the descriptions of the ToInt32 and ToUint32 operators in 9.5 and 9.6, respectively.</w:t>
      </w:r>
      <w:bookmarkStart w:id="1411" w:name="_Toc381513636"/>
      <w:bookmarkStart w:id="1412" w:name="_Toc382202779"/>
      <w:bookmarkStart w:id="1413" w:name="_Toc382202999"/>
      <w:bookmarkStart w:id="1414" w:name="_Toc382212158"/>
      <w:bookmarkStart w:id="1415" w:name="_Toc382212337"/>
      <w:bookmarkStart w:id="1416" w:name="_Toc382291503"/>
      <w:bookmarkStart w:id="1417" w:name="_Toc385672140"/>
      <w:bookmarkStart w:id="1418" w:name="_Toc393690233"/>
    </w:p>
    <w:p w14:paraId="286FE442" w14:textId="77777777" w:rsidR="004C02EF" w:rsidRDefault="004C02EF" w:rsidP="004C02EF">
      <w:pPr>
        <w:pStyle w:val="20"/>
        <w:numPr>
          <w:ilvl w:val="0"/>
          <w:numId w:val="0"/>
        </w:numPr>
      </w:pPr>
      <w:bookmarkStart w:id="1419" w:name="_Toc472818779"/>
      <w:bookmarkStart w:id="1420" w:name="_Toc235503332"/>
      <w:bookmarkStart w:id="1421" w:name="_Toc241509107"/>
      <w:bookmarkStart w:id="1422" w:name="_Toc244416594"/>
      <w:bookmarkStart w:id="1423" w:name="_Toc276630958"/>
      <w:bookmarkStart w:id="1424" w:name="_Toc153968347"/>
      <w:r>
        <w:t>8.6</w:t>
      </w:r>
      <w:r>
        <w:tab/>
        <w:t>The Object Typ</w:t>
      </w:r>
      <w:bookmarkEnd w:id="1411"/>
      <w:bookmarkEnd w:id="1412"/>
      <w:bookmarkEnd w:id="1413"/>
      <w:bookmarkEnd w:id="1414"/>
      <w:bookmarkEnd w:id="1415"/>
      <w:bookmarkEnd w:id="1416"/>
      <w:bookmarkEnd w:id="1417"/>
      <w:bookmarkEnd w:id="1418"/>
      <w:r>
        <w:t>e</w:t>
      </w:r>
      <w:bookmarkEnd w:id="1419"/>
      <w:bookmarkEnd w:id="1420"/>
      <w:bookmarkEnd w:id="1421"/>
      <w:bookmarkEnd w:id="1422"/>
      <w:bookmarkEnd w:id="1423"/>
      <w:bookmarkEnd w:id="1424"/>
    </w:p>
    <w:p w14:paraId="67948AB2" w14:textId="77777777" w:rsidR="004C02EF" w:rsidRDefault="004C02EF" w:rsidP="004C02EF">
      <w:r>
        <w:t>An Object is a collection of properties.</w:t>
      </w:r>
      <w:r>
        <w:rPr>
          <w:i/>
        </w:rPr>
        <w:t xml:space="preserve"> </w:t>
      </w:r>
      <w:r>
        <w:t>Each property is either a named data property, a named accessor property, or an internal property:</w:t>
      </w:r>
    </w:p>
    <w:p w14:paraId="4899BCE2" w14:textId="77777777" w:rsidR="004C02EF" w:rsidRDefault="004C02EF" w:rsidP="004C02EF">
      <w:pPr>
        <w:numPr>
          <w:ilvl w:val="0"/>
          <w:numId w:val="34"/>
        </w:numPr>
      </w:pPr>
      <w:r w:rsidRPr="00291F0B">
        <w:t xml:space="preserve">A </w:t>
      </w:r>
      <w:r w:rsidRPr="00291F0B">
        <w:rPr>
          <w:i/>
        </w:rPr>
        <w:t>named data property</w:t>
      </w:r>
      <w:r w:rsidRPr="00291F0B">
        <w:t xml:space="preserve"> associates a name with a</w:t>
      </w:r>
      <w:r>
        <w:t>n</w:t>
      </w:r>
      <w:r w:rsidRPr="00291F0B">
        <w:t xml:space="preserve"> </w:t>
      </w:r>
      <w:r>
        <w:t xml:space="preserve">ECMAScript language </w:t>
      </w:r>
      <w:r w:rsidRPr="00291F0B">
        <w:t>value</w:t>
      </w:r>
      <w:r>
        <w:t xml:space="preserve"> </w:t>
      </w:r>
      <w:r w:rsidRPr="00291F0B">
        <w:t xml:space="preserve">and a set of </w:t>
      </w:r>
      <w:r>
        <w:t xml:space="preserve">Boolean </w:t>
      </w:r>
      <w:r w:rsidRPr="00291F0B">
        <w:t>attributes.</w:t>
      </w:r>
    </w:p>
    <w:p w14:paraId="4CF00B5C" w14:textId="77777777" w:rsidR="004C02EF" w:rsidRDefault="004C02EF" w:rsidP="004C02EF">
      <w:pPr>
        <w:numPr>
          <w:ilvl w:val="0"/>
          <w:numId w:val="34"/>
        </w:numPr>
      </w:pPr>
      <w:r w:rsidRPr="00291F0B">
        <w:t xml:space="preserve">A </w:t>
      </w:r>
      <w:r w:rsidRPr="00291F0B">
        <w:rPr>
          <w:i/>
        </w:rPr>
        <w:t xml:space="preserve">named </w:t>
      </w:r>
      <w:r>
        <w:rPr>
          <w:i/>
        </w:rPr>
        <w:t>accessor</w:t>
      </w:r>
      <w:r w:rsidRPr="00291F0B">
        <w:rPr>
          <w:i/>
        </w:rPr>
        <w:t xml:space="preserve"> property</w:t>
      </w:r>
      <w:r w:rsidRPr="00291F0B">
        <w:t xml:space="preserve"> associates a name with </w:t>
      </w:r>
      <w:r>
        <w:t>one or two accessor</w:t>
      </w:r>
      <w:r w:rsidRPr="00291F0B">
        <w:t xml:space="preserve"> </w:t>
      </w:r>
      <w:r>
        <w:t>functions</w:t>
      </w:r>
      <w:r w:rsidRPr="00291F0B">
        <w:t xml:space="preserve">, and a set of </w:t>
      </w:r>
      <w:r>
        <w:t>B</w:t>
      </w:r>
      <w:r w:rsidRPr="00291F0B">
        <w:t xml:space="preserve">oolean </w:t>
      </w:r>
      <w:r>
        <w:t xml:space="preserve">attributes. The accessor functions are used to store or retrieve an ECMAScript language value that is associated with the property. </w:t>
      </w:r>
    </w:p>
    <w:p w14:paraId="2FF0996C" w14:textId="77777777" w:rsidR="004C02EF" w:rsidRDefault="004C02EF" w:rsidP="004C02EF">
      <w:pPr>
        <w:numPr>
          <w:ilvl w:val="0"/>
          <w:numId w:val="34"/>
        </w:numPr>
      </w:pPr>
      <w:r w:rsidRPr="00291F0B">
        <w:t xml:space="preserve">An </w:t>
      </w:r>
      <w:r w:rsidRPr="00291F0B">
        <w:rPr>
          <w:i/>
        </w:rPr>
        <w:t>internal property</w:t>
      </w:r>
      <w:r w:rsidRPr="00291F0B">
        <w:t xml:space="preserve"> has no name and is not directly accessible via </w:t>
      </w:r>
      <w:r>
        <w:t>ECMAScript language</w:t>
      </w:r>
      <w:r w:rsidRPr="00291F0B">
        <w:t xml:space="preserve"> operators. Internal properties exist purely for </w:t>
      </w:r>
      <w:r>
        <w:t>specification</w:t>
      </w:r>
      <w:r w:rsidRPr="00291F0B">
        <w:t xml:space="preserve"> purposes. </w:t>
      </w:r>
    </w:p>
    <w:p w14:paraId="3C3A8546" w14:textId="77777777" w:rsidR="004C02EF" w:rsidRDefault="004C02EF" w:rsidP="004C02EF">
      <w:r>
        <w:t xml:space="preserve">There are two kinds of access for named (non-internal) properties: </w:t>
      </w:r>
      <w:r w:rsidRPr="00E0304D">
        <w:rPr>
          <w:i/>
        </w:rPr>
        <w:t xml:space="preserve">get </w:t>
      </w:r>
      <w:r>
        <w:t xml:space="preserve">and </w:t>
      </w:r>
      <w:r w:rsidRPr="00E0304D">
        <w:rPr>
          <w:i/>
        </w:rPr>
        <w:t>put</w:t>
      </w:r>
      <w:r>
        <w:t>, corresponding to retrieval and assignment, respectively.</w:t>
      </w:r>
    </w:p>
    <w:p w14:paraId="2C179B62" w14:textId="77777777" w:rsidR="004C02EF" w:rsidRDefault="004C02EF" w:rsidP="004C02EF">
      <w:pPr>
        <w:pStyle w:val="30"/>
        <w:numPr>
          <w:ilvl w:val="0"/>
          <w:numId w:val="0"/>
        </w:numPr>
      </w:pPr>
      <w:bookmarkStart w:id="1425" w:name="_Ref379172771"/>
      <w:bookmarkStart w:id="1426" w:name="_Toc381513637"/>
      <w:bookmarkStart w:id="1427" w:name="_Toc382202780"/>
      <w:bookmarkStart w:id="1428" w:name="_Toc382203000"/>
      <w:bookmarkStart w:id="1429" w:name="_Toc382212159"/>
      <w:bookmarkStart w:id="1430" w:name="_Toc382212338"/>
      <w:bookmarkStart w:id="1431" w:name="_Toc382291504"/>
      <w:bookmarkStart w:id="1432" w:name="_Toc385672141"/>
      <w:bookmarkStart w:id="1433" w:name="_Toc393690234"/>
      <w:bookmarkStart w:id="1434" w:name="_Ref457707512"/>
      <w:bookmarkStart w:id="1435" w:name="_Toc472818780"/>
      <w:bookmarkStart w:id="1436" w:name="_Toc235503333"/>
      <w:bookmarkStart w:id="1437" w:name="_Toc241509108"/>
      <w:bookmarkStart w:id="1438" w:name="_Toc244416595"/>
      <w:bookmarkStart w:id="1439" w:name="_Toc276630959"/>
      <w:bookmarkStart w:id="1440" w:name="_Toc153968348"/>
      <w:r>
        <w:t>8.6.1</w:t>
      </w:r>
      <w:r>
        <w:tab/>
        <w:t>Property Attribute</w:t>
      </w:r>
      <w:bookmarkEnd w:id="1425"/>
      <w:bookmarkEnd w:id="1426"/>
      <w:bookmarkEnd w:id="1427"/>
      <w:bookmarkEnd w:id="1428"/>
      <w:bookmarkEnd w:id="1429"/>
      <w:bookmarkEnd w:id="1430"/>
      <w:bookmarkEnd w:id="1431"/>
      <w:bookmarkEnd w:id="1432"/>
      <w:bookmarkEnd w:id="1433"/>
      <w:r>
        <w:t>s</w:t>
      </w:r>
      <w:bookmarkEnd w:id="1434"/>
      <w:bookmarkEnd w:id="1435"/>
      <w:bookmarkEnd w:id="1436"/>
      <w:bookmarkEnd w:id="1437"/>
      <w:bookmarkEnd w:id="1438"/>
      <w:bookmarkEnd w:id="1439"/>
      <w:bookmarkEnd w:id="1440"/>
    </w:p>
    <w:p w14:paraId="20B0C6FC" w14:textId="77777777" w:rsidR="004C02EF" w:rsidRDefault="004C02EF" w:rsidP="004C02EF">
      <w:r>
        <w:t xml:space="preserve">Attributes are used in this specification to define and explain the state of named properties. </w:t>
      </w:r>
      <w:r w:rsidRPr="00712500">
        <w:t xml:space="preserve">A named data property associates a name with the </w:t>
      </w:r>
      <w:r>
        <w:t>attributes listed in Table 5</w:t>
      </w:r>
    </w:p>
    <w:p w14:paraId="38CE76DB" w14:textId="77777777" w:rsidR="004C02EF" w:rsidRPr="000171B7" w:rsidRDefault="004C02EF" w:rsidP="004C02EF">
      <w:pPr>
        <w:pStyle w:val="Tabletitle"/>
        <w:keepLines/>
        <w:widowControl w:val="0"/>
        <w:rPr>
          <w:rFonts w:eastAsia="Arial Unicode MS"/>
        </w:rPr>
      </w:pPr>
      <w:r w:rsidRPr="00004BD3">
        <w:rPr>
          <w:rFonts w:eastAsia="Arial Unicode MS"/>
        </w:rPr>
        <w:t xml:space="preserve">Table 5 — </w:t>
      </w:r>
      <w:r w:rsidRPr="00320565">
        <w:t xml:space="preserve">Attributes of a </w:t>
      </w:r>
      <w:r>
        <w:t>N</w:t>
      </w:r>
      <w:r w:rsidRPr="00320565">
        <w:t xml:space="preserve">amed </w:t>
      </w:r>
      <w:r>
        <w:t>D</w:t>
      </w:r>
      <w:r w:rsidRPr="00320565">
        <w:t xml:space="preserve">ata </w:t>
      </w:r>
      <w:r>
        <w:t>P</w:t>
      </w:r>
      <w:r w:rsidRPr="00320565">
        <w:t>roperty</w:t>
      </w:r>
    </w:p>
    <w:tbl>
      <w:tblPr>
        <w:tblW w:w="9090" w:type="dxa"/>
        <w:tblInd w:w="648" w:type="dxa"/>
        <w:tblLook w:val="04A0" w:firstRow="1" w:lastRow="0" w:firstColumn="1" w:lastColumn="0" w:noHBand="0" w:noVBand="1"/>
      </w:tblPr>
      <w:tblGrid>
        <w:gridCol w:w="1710"/>
        <w:gridCol w:w="1925"/>
        <w:gridCol w:w="5455"/>
      </w:tblGrid>
      <w:tr w:rsidR="004C02EF" w:rsidRPr="00612538" w14:paraId="68C26C6A" w14:textId="77777777" w:rsidTr="003A4B22">
        <w:trPr>
          <w:trHeight w:val="133"/>
        </w:trPr>
        <w:tc>
          <w:tcPr>
            <w:tcW w:w="1710" w:type="dxa"/>
            <w:tcBorders>
              <w:top w:val="single" w:sz="8" w:space="0" w:color="auto"/>
              <w:left w:val="single" w:sz="8" w:space="0" w:color="auto"/>
              <w:bottom w:val="single" w:sz="8" w:space="0" w:color="auto"/>
              <w:right w:val="single" w:sz="8" w:space="0" w:color="000000"/>
            </w:tcBorders>
            <w:shd w:val="clear" w:color="000000" w:fill="D8D8D8"/>
            <w:hideMark/>
          </w:tcPr>
          <w:p w14:paraId="63B28A12" w14:textId="77777777" w:rsidR="004C02EF" w:rsidRPr="00612538" w:rsidRDefault="004C02EF" w:rsidP="003A4B22">
            <w:pPr>
              <w:keepNext/>
              <w:keepLines/>
              <w:spacing w:after="0"/>
              <w:jc w:val="center"/>
              <w:rPr>
                <w:b/>
                <w:i/>
              </w:rPr>
            </w:pPr>
            <w:r w:rsidRPr="00984A3F">
              <w:rPr>
                <w:b/>
                <w:i/>
              </w:rPr>
              <w:t>Attribute Name</w:t>
            </w:r>
          </w:p>
        </w:tc>
        <w:tc>
          <w:tcPr>
            <w:tcW w:w="1925" w:type="dxa"/>
            <w:tcBorders>
              <w:top w:val="single" w:sz="8" w:space="0" w:color="auto"/>
              <w:left w:val="single" w:sz="8" w:space="0" w:color="auto"/>
              <w:bottom w:val="single" w:sz="8" w:space="0" w:color="auto"/>
              <w:right w:val="single" w:sz="8" w:space="0" w:color="000000"/>
            </w:tcBorders>
            <w:shd w:val="clear" w:color="000000" w:fill="D8D8D8"/>
          </w:tcPr>
          <w:p w14:paraId="5367BE90" w14:textId="77777777" w:rsidR="004C02EF" w:rsidRPr="00612538" w:rsidRDefault="004C02EF" w:rsidP="003A4B22">
            <w:pPr>
              <w:keepNext/>
              <w:keepLines/>
              <w:spacing w:after="0"/>
              <w:jc w:val="center"/>
              <w:rPr>
                <w:b/>
                <w:i/>
              </w:rPr>
            </w:pPr>
            <w:r w:rsidRPr="00984A3F">
              <w:rPr>
                <w:b/>
                <w:i/>
              </w:rPr>
              <w:t>Value Domain</w:t>
            </w:r>
          </w:p>
        </w:tc>
        <w:tc>
          <w:tcPr>
            <w:tcW w:w="5455" w:type="dxa"/>
            <w:tcBorders>
              <w:top w:val="single" w:sz="8" w:space="0" w:color="auto"/>
              <w:left w:val="single" w:sz="8" w:space="0" w:color="auto"/>
              <w:bottom w:val="single" w:sz="8" w:space="0" w:color="auto"/>
              <w:right w:val="single" w:sz="8" w:space="0" w:color="000000"/>
            </w:tcBorders>
            <w:shd w:val="clear" w:color="000000" w:fill="D8D8D8"/>
          </w:tcPr>
          <w:p w14:paraId="4E0674FA" w14:textId="77777777" w:rsidR="004C02EF" w:rsidRPr="00612538" w:rsidRDefault="004C02EF" w:rsidP="003A4B22">
            <w:pPr>
              <w:keepNext/>
              <w:keepLines/>
              <w:spacing w:after="0"/>
              <w:jc w:val="center"/>
              <w:rPr>
                <w:b/>
                <w:i/>
              </w:rPr>
            </w:pPr>
            <w:r w:rsidRPr="00984A3F">
              <w:rPr>
                <w:b/>
                <w:i/>
              </w:rPr>
              <w:t>Description</w:t>
            </w:r>
          </w:p>
        </w:tc>
      </w:tr>
      <w:tr w:rsidR="004C02EF" w:rsidRPr="00712500" w14:paraId="4C890115" w14:textId="77777777" w:rsidTr="003A4B22">
        <w:trPr>
          <w:trHeight w:val="315"/>
        </w:trPr>
        <w:tc>
          <w:tcPr>
            <w:tcW w:w="1710" w:type="dxa"/>
            <w:tcBorders>
              <w:top w:val="nil"/>
              <w:left w:val="single" w:sz="8" w:space="0" w:color="auto"/>
              <w:bottom w:val="single" w:sz="8" w:space="0" w:color="auto"/>
              <w:right w:val="single" w:sz="8" w:space="0" w:color="auto"/>
            </w:tcBorders>
            <w:shd w:val="clear" w:color="auto" w:fill="auto"/>
            <w:hideMark/>
          </w:tcPr>
          <w:p w14:paraId="05C6174C" w14:textId="77777777" w:rsidR="004C02EF" w:rsidRPr="00712500" w:rsidRDefault="004C02EF" w:rsidP="003A4B22">
            <w:pPr>
              <w:keepNext/>
              <w:keepLines/>
              <w:spacing w:after="0"/>
              <w:jc w:val="left"/>
            </w:pPr>
            <w:r w:rsidRPr="00984A3F">
              <w:t xml:space="preserve">[[Value]] </w:t>
            </w:r>
          </w:p>
        </w:tc>
        <w:tc>
          <w:tcPr>
            <w:tcW w:w="1925" w:type="dxa"/>
            <w:tcBorders>
              <w:top w:val="nil"/>
              <w:left w:val="nil"/>
              <w:bottom w:val="single" w:sz="8" w:space="0" w:color="auto"/>
              <w:right w:val="single" w:sz="8" w:space="0" w:color="auto"/>
            </w:tcBorders>
            <w:shd w:val="clear" w:color="auto" w:fill="auto"/>
            <w:hideMark/>
          </w:tcPr>
          <w:p w14:paraId="1B786A98" w14:textId="77777777" w:rsidR="004C02EF" w:rsidRPr="00712500" w:rsidRDefault="004C02EF" w:rsidP="003A4B22">
            <w:pPr>
              <w:keepNext/>
              <w:keepLines/>
              <w:spacing w:after="0"/>
              <w:jc w:val="left"/>
            </w:pPr>
            <w:r w:rsidRPr="00984A3F">
              <w:t>Any ECMAScript language type</w:t>
            </w:r>
          </w:p>
        </w:tc>
        <w:tc>
          <w:tcPr>
            <w:tcW w:w="5455" w:type="dxa"/>
            <w:tcBorders>
              <w:top w:val="nil"/>
              <w:left w:val="nil"/>
              <w:bottom w:val="single" w:sz="8" w:space="0" w:color="auto"/>
              <w:right w:val="single" w:sz="8" w:space="0" w:color="auto"/>
            </w:tcBorders>
            <w:shd w:val="clear" w:color="auto" w:fill="auto"/>
            <w:hideMark/>
          </w:tcPr>
          <w:p w14:paraId="759E1498" w14:textId="77777777" w:rsidR="004C02EF" w:rsidRPr="00712500" w:rsidRDefault="004C02EF" w:rsidP="003A4B22">
            <w:pPr>
              <w:keepNext/>
              <w:keepLines/>
              <w:spacing w:after="0"/>
              <w:jc w:val="left"/>
            </w:pPr>
            <w:r w:rsidRPr="00984A3F">
              <w:t>The value retrieved by reading the property.</w:t>
            </w:r>
          </w:p>
        </w:tc>
      </w:tr>
      <w:tr w:rsidR="004C02EF" w:rsidRPr="00712500" w14:paraId="73E74D26" w14:textId="77777777" w:rsidTr="003A4B22">
        <w:trPr>
          <w:trHeight w:val="430"/>
        </w:trPr>
        <w:tc>
          <w:tcPr>
            <w:tcW w:w="1710" w:type="dxa"/>
            <w:tcBorders>
              <w:top w:val="nil"/>
              <w:left w:val="single" w:sz="8" w:space="0" w:color="auto"/>
              <w:bottom w:val="single" w:sz="8" w:space="0" w:color="auto"/>
              <w:right w:val="single" w:sz="8" w:space="0" w:color="auto"/>
            </w:tcBorders>
            <w:shd w:val="clear" w:color="auto" w:fill="auto"/>
            <w:hideMark/>
          </w:tcPr>
          <w:p w14:paraId="3EFB51D4" w14:textId="77777777" w:rsidR="004C02EF" w:rsidRPr="00712500" w:rsidRDefault="004C02EF" w:rsidP="003A4B22">
            <w:pPr>
              <w:keepNext/>
              <w:keepLines/>
              <w:spacing w:after="0"/>
              <w:jc w:val="left"/>
            </w:pPr>
            <w:r w:rsidRPr="00984A3F">
              <w:t xml:space="preserve">[[Writable]] </w:t>
            </w:r>
          </w:p>
        </w:tc>
        <w:tc>
          <w:tcPr>
            <w:tcW w:w="1925" w:type="dxa"/>
            <w:tcBorders>
              <w:top w:val="nil"/>
              <w:left w:val="nil"/>
              <w:bottom w:val="single" w:sz="8" w:space="0" w:color="auto"/>
              <w:right w:val="single" w:sz="8" w:space="0" w:color="auto"/>
            </w:tcBorders>
            <w:shd w:val="clear" w:color="auto" w:fill="auto"/>
            <w:hideMark/>
          </w:tcPr>
          <w:p w14:paraId="4A7F0BA1" w14:textId="77777777" w:rsidR="004C02EF" w:rsidRPr="00712500" w:rsidRDefault="004C02EF" w:rsidP="003A4B22">
            <w:pPr>
              <w:keepNext/>
              <w:keepLines/>
              <w:spacing w:after="0"/>
              <w:jc w:val="left"/>
            </w:pPr>
            <w:r w:rsidRPr="00984A3F">
              <w:t>Boolean</w:t>
            </w:r>
          </w:p>
        </w:tc>
        <w:tc>
          <w:tcPr>
            <w:tcW w:w="5455" w:type="dxa"/>
            <w:tcBorders>
              <w:top w:val="nil"/>
              <w:left w:val="nil"/>
              <w:bottom w:val="single" w:sz="8" w:space="0" w:color="auto"/>
              <w:right w:val="single" w:sz="8" w:space="0" w:color="auto"/>
            </w:tcBorders>
            <w:shd w:val="clear" w:color="auto" w:fill="auto"/>
            <w:hideMark/>
          </w:tcPr>
          <w:p w14:paraId="06EE029F" w14:textId="77777777" w:rsidR="004C02EF" w:rsidRPr="00712500" w:rsidRDefault="004C02EF" w:rsidP="003A4B22">
            <w:pPr>
              <w:keepNext/>
              <w:keepLines/>
              <w:spacing w:after="0"/>
              <w:jc w:val="left"/>
            </w:pPr>
            <w:r w:rsidRPr="00984A3F">
              <w:t xml:space="preserve">If </w:t>
            </w:r>
            <w:r w:rsidRPr="00984A3F">
              <w:rPr>
                <w:b/>
              </w:rPr>
              <w:t>false</w:t>
            </w:r>
            <w:r w:rsidRPr="00984A3F">
              <w:t xml:space="preserve">, attempts by ECMAScript code to </w:t>
            </w:r>
            <w:r>
              <w:t>change</w:t>
            </w:r>
            <w:r w:rsidRPr="00984A3F">
              <w:t xml:space="preserve"> the property’s </w:t>
            </w:r>
            <w:r>
              <w:t>[[V</w:t>
            </w:r>
            <w:r w:rsidRPr="00984A3F">
              <w:t>alue</w:t>
            </w:r>
            <w:r>
              <w:t xml:space="preserve">]] attribute using [[Put]] </w:t>
            </w:r>
            <w:r w:rsidRPr="00984A3F">
              <w:t>will not succeed.</w:t>
            </w:r>
          </w:p>
        </w:tc>
      </w:tr>
      <w:tr w:rsidR="004C02EF" w:rsidRPr="00712500" w14:paraId="55AC4A0F" w14:textId="77777777" w:rsidTr="003A4B22">
        <w:trPr>
          <w:trHeight w:val="223"/>
        </w:trPr>
        <w:tc>
          <w:tcPr>
            <w:tcW w:w="1710" w:type="dxa"/>
            <w:tcBorders>
              <w:top w:val="nil"/>
              <w:left w:val="single" w:sz="8" w:space="0" w:color="auto"/>
              <w:bottom w:val="single" w:sz="8" w:space="0" w:color="auto"/>
              <w:right w:val="single" w:sz="8" w:space="0" w:color="auto"/>
            </w:tcBorders>
            <w:shd w:val="clear" w:color="auto" w:fill="auto"/>
            <w:hideMark/>
          </w:tcPr>
          <w:p w14:paraId="0B879E46" w14:textId="77777777" w:rsidR="004C02EF" w:rsidRPr="00712500" w:rsidRDefault="004C02EF" w:rsidP="003A4B22">
            <w:pPr>
              <w:keepNext/>
              <w:keepLines/>
              <w:spacing w:after="0"/>
              <w:jc w:val="left"/>
            </w:pPr>
            <w:r w:rsidRPr="00984A3F">
              <w:t>[[Enumerable]]</w:t>
            </w:r>
          </w:p>
        </w:tc>
        <w:tc>
          <w:tcPr>
            <w:tcW w:w="1925" w:type="dxa"/>
            <w:tcBorders>
              <w:top w:val="nil"/>
              <w:left w:val="nil"/>
              <w:bottom w:val="single" w:sz="8" w:space="0" w:color="auto"/>
              <w:right w:val="single" w:sz="8" w:space="0" w:color="auto"/>
            </w:tcBorders>
            <w:shd w:val="clear" w:color="auto" w:fill="auto"/>
            <w:hideMark/>
          </w:tcPr>
          <w:p w14:paraId="6CCF9375" w14:textId="77777777" w:rsidR="004C02EF" w:rsidRPr="00712500" w:rsidRDefault="004C02EF" w:rsidP="003A4B22">
            <w:pPr>
              <w:keepNext/>
              <w:keepLines/>
              <w:spacing w:after="0"/>
              <w:jc w:val="left"/>
            </w:pPr>
            <w:r w:rsidRPr="00984A3F">
              <w:t>Boolean</w:t>
            </w:r>
          </w:p>
        </w:tc>
        <w:tc>
          <w:tcPr>
            <w:tcW w:w="5455" w:type="dxa"/>
            <w:tcBorders>
              <w:top w:val="nil"/>
              <w:left w:val="nil"/>
              <w:bottom w:val="single" w:sz="8" w:space="0" w:color="auto"/>
              <w:right w:val="single" w:sz="8" w:space="0" w:color="auto"/>
            </w:tcBorders>
            <w:shd w:val="clear" w:color="auto" w:fill="auto"/>
            <w:hideMark/>
          </w:tcPr>
          <w:p w14:paraId="7258D9E6" w14:textId="77777777" w:rsidR="004C02EF" w:rsidRPr="00712500" w:rsidRDefault="004C02EF" w:rsidP="003A4B22">
            <w:pPr>
              <w:keepNext/>
              <w:keepLines/>
              <w:spacing w:after="0"/>
              <w:jc w:val="left"/>
            </w:pPr>
            <w:r w:rsidRPr="00984A3F">
              <w:t xml:space="preserve">If </w:t>
            </w:r>
            <w:r w:rsidRPr="00984A3F">
              <w:rPr>
                <w:b/>
              </w:rPr>
              <w:t>true</w:t>
            </w:r>
            <w:r w:rsidRPr="00984A3F">
              <w:t>, the property will be enumerated by a for-in enumeration (</w:t>
            </w:r>
            <w:r>
              <w:t xml:space="preserve">see </w:t>
            </w:r>
            <w:r w:rsidRPr="00984A3F">
              <w:t>12.6.4). Otherwise, the property is said to be non-enumerable.</w:t>
            </w:r>
          </w:p>
        </w:tc>
      </w:tr>
      <w:tr w:rsidR="004C02EF" w:rsidRPr="00984A3F" w14:paraId="22CF0E00" w14:textId="77777777" w:rsidTr="003A4B22">
        <w:trPr>
          <w:trHeight w:val="385"/>
        </w:trPr>
        <w:tc>
          <w:tcPr>
            <w:tcW w:w="1710" w:type="dxa"/>
            <w:tcBorders>
              <w:top w:val="nil"/>
              <w:left w:val="single" w:sz="8" w:space="0" w:color="auto"/>
              <w:bottom w:val="single" w:sz="8" w:space="0" w:color="auto"/>
              <w:right w:val="single" w:sz="8" w:space="0" w:color="auto"/>
            </w:tcBorders>
            <w:shd w:val="clear" w:color="auto" w:fill="auto"/>
            <w:hideMark/>
          </w:tcPr>
          <w:p w14:paraId="4DA204E1" w14:textId="77777777" w:rsidR="004C02EF" w:rsidRPr="00712500" w:rsidRDefault="004C02EF" w:rsidP="003A4B22">
            <w:pPr>
              <w:keepNext/>
              <w:keepLines/>
              <w:spacing w:after="0"/>
              <w:jc w:val="left"/>
            </w:pPr>
            <w:r w:rsidRPr="00984A3F">
              <w:t>[[Configurable]]</w:t>
            </w:r>
          </w:p>
        </w:tc>
        <w:tc>
          <w:tcPr>
            <w:tcW w:w="1925" w:type="dxa"/>
            <w:tcBorders>
              <w:top w:val="nil"/>
              <w:left w:val="nil"/>
              <w:bottom w:val="single" w:sz="8" w:space="0" w:color="auto"/>
              <w:right w:val="single" w:sz="8" w:space="0" w:color="auto"/>
            </w:tcBorders>
            <w:shd w:val="clear" w:color="auto" w:fill="auto"/>
            <w:hideMark/>
          </w:tcPr>
          <w:p w14:paraId="5BA20700" w14:textId="77777777" w:rsidR="004C02EF" w:rsidRPr="00712500" w:rsidRDefault="004C02EF" w:rsidP="003A4B22">
            <w:pPr>
              <w:keepNext/>
              <w:keepLines/>
              <w:spacing w:after="0"/>
              <w:jc w:val="left"/>
            </w:pPr>
            <w:r w:rsidRPr="00984A3F">
              <w:t>Boolean</w:t>
            </w:r>
          </w:p>
        </w:tc>
        <w:tc>
          <w:tcPr>
            <w:tcW w:w="5455" w:type="dxa"/>
            <w:tcBorders>
              <w:top w:val="nil"/>
              <w:left w:val="nil"/>
              <w:bottom w:val="single" w:sz="8" w:space="0" w:color="auto"/>
              <w:right w:val="single" w:sz="8" w:space="0" w:color="auto"/>
            </w:tcBorders>
            <w:shd w:val="clear" w:color="auto" w:fill="auto"/>
            <w:hideMark/>
          </w:tcPr>
          <w:p w14:paraId="71F36DFA" w14:textId="77777777" w:rsidR="004C02EF" w:rsidRPr="00984A3F" w:rsidRDefault="004C02EF" w:rsidP="003A4B22">
            <w:pPr>
              <w:keepNext/>
              <w:keepLines/>
              <w:spacing w:after="0"/>
              <w:jc w:val="left"/>
            </w:pPr>
            <w:r w:rsidRPr="00984A3F">
              <w:t xml:space="preserve">If </w:t>
            </w:r>
            <w:r w:rsidRPr="00984A3F">
              <w:rPr>
                <w:b/>
              </w:rPr>
              <w:t>false</w:t>
            </w:r>
            <w:r w:rsidRPr="00984A3F">
              <w:t xml:space="preserve">, attempts to delete the property, change the property to be an accessor property, or change its attributes </w:t>
            </w:r>
            <w:r>
              <w:t xml:space="preserve">(other than [[Value]]) </w:t>
            </w:r>
            <w:r w:rsidRPr="00984A3F">
              <w:t>will fail.</w:t>
            </w:r>
          </w:p>
        </w:tc>
      </w:tr>
    </w:tbl>
    <w:p w14:paraId="7C58EB57" w14:textId="77777777" w:rsidR="004C02EF" w:rsidRPr="00984A3F" w:rsidRDefault="004C02EF" w:rsidP="004C02EF">
      <w:pPr>
        <w:spacing w:after="0"/>
      </w:pPr>
    </w:p>
    <w:p w14:paraId="7A496489" w14:textId="77777777" w:rsidR="004C02EF" w:rsidRDefault="004C02EF" w:rsidP="004C02EF">
      <w:pPr>
        <w:spacing w:after="120"/>
      </w:pPr>
      <w:r w:rsidRPr="00712500">
        <w:t xml:space="preserve">A named </w:t>
      </w:r>
      <w:r>
        <w:t>accessor</w:t>
      </w:r>
      <w:r w:rsidRPr="00712500">
        <w:t xml:space="preserve"> property associates a name with the </w:t>
      </w:r>
      <w:r>
        <w:t>attributes listed in Table 6.</w:t>
      </w:r>
    </w:p>
    <w:p w14:paraId="6CA2C664" w14:textId="77777777" w:rsidR="004C02EF" w:rsidRPr="00712500" w:rsidRDefault="004C02EF" w:rsidP="004C02EF">
      <w:pPr>
        <w:pStyle w:val="Tabletitle"/>
        <w:widowControl w:val="0"/>
      </w:pPr>
      <w:r w:rsidRPr="00004BD3">
        <w:rPr>
          <w:rFonts w:eastAsia="Arial Unicode MS"/>
        </w:rPr>
        <w:t xml:space="preserve">Table 6 — </w:t>
      </w:r>
      <w:r w:rsidRPr="00320565">
        <w:t xml:space="preserve">Attributes of a </w:t>
      </w:r>
      <w:r>
        <w:t>N</w:t>
      </w:r>
      <w:r w:rsidRPr="00320565">
        <w:t xml:space="preserve">amed </w:t>
      </w:r>
      <w:r>
        <w:t>Accessor P</w:t>
      </w:r>
      <w:r w:rsidRPr="00320565">
        <w:t>roperty</w:t>
      </w:r>
    </w:p>
    <w:tbl>
      <w:tblPr>
        <w:tblW w:w="9090" w:type="dxa"/>
        <w:tblInd w:w="648" w:type="dxa"/>
        <w:tblLook w:val="04A0" w:firstRow="1" w:lastRow="0" w:firstColumn="1" w:lastColumn="0" w:noHBand="0" w:noVBand="1"/>
      </w:tblPr>
      <w:tblGrid>
        <w:gridCol w:w="1710"/>
        <w:gridCol w:w="1890"/>
        <w:gridCol w:w="5490"/>
      </w:tblGrid>
      <w:tr w:rsidR="004C02EF" w:rsidRPr="00612538" w14:paraId="280B83CF" w14:textId="77777777" w:rsidTr="003A4B22">
        <w:trPr>
          <w:trHeight w:val="124"/>
        </w:trPr>
        <w:tc>
          <w:tcPr>
            <w:tcW w:w="1710" w:type="dxa"/>
            <w:tcBorders>
              <w:top w:val="single" w:sz="8" w:space="0" w:color="auto"/>
              <w:left w:val="single" w:sz="8" w:space="0" w:color="auto"/>
              <w:bottom w:val="single" w:sz="8" w:space="0" w:color="auto"/>
              <w:right w:val="single" w:sz="8" w:space="0" w:color="000000"/>
            </w:tcBorders>
            <w:shd w:val="clear" w:color="000000" w:fill="C0C0C0"/>
            <w:hideMark/>
          </w:tcPr>
          <w:p w14:paraId="3BA1D673" w14:textId="77777777" w:rsidR="004C02EF" w:rsidRPr="00612538" w:rsidRDefault="004C02EF" w:rsidP="003A4B22">
            <w:pPr>
              <w:keepNext/>
              <w:spacing w:after="0"/>
              <w:contextualSpacing/>
              <w:jc w:val="center"/>
              <w:rPr>
                <w:b/>
                <w:i/>
              </w:rPr>
            </w:pPr>
            <w:r w:rsidRPr="00984A3F">
              <w:rPr>
                <w:b/>
                <w:i/>
              </w:rPr>
              <w:t>Attribute Name</w:t>
            </w:r>
          </w:p>
        </w:tc>
        <w:tc>
          <w:tcPr>
            <w:tcW w:w="1890" w:type="dxa"/>
            <w:tcBorders>
              <w:top w:val="single" w:sz="8" w:space="0" w:color="auto"/>
              <w:left w:val="single" w:sz="8" w:space="0" w:color="auto"/>
              <w:bottom w:val="single" w:sz="8" w:space="0" w:color="auto"/>
              <w:right w:val="single" w:sz="8" w:space="0" w:color="000000"/>
            </w:tcBorders>
            <w:shd w:val="clear" w:color="000000" w:fill="C0C0C0"/>
          </w:tcPr>
          <w:p w14:paraId="4AACD7D0" w14:textId="77777777" w:rsidR="004C02EF" w:rsidRPr="00612538" w:rsidRDefault="004C02EF" w:rsidP="003A4B22">
            <w:pPr>
              <w:keepNext/>
              <w:spacing w:after="0"/>
              <w:contextualSpacing/>
              <w:jc w:val="center"/>
              <w:rPr>
                <w:b/>
                <w:i/>
              </w:rPr>
            </w:pPr>
            <w:r w:rsidRPr="00984A3F">
              <w:rPr>
                <w:b/>
                <w:i/>
              </w:rPr>
              <w:t>Value Domain</w:t>
            </w:r>
          </w:p>
        </w:tc>
        <w:tc>
          <w:tcPr>
            <w:tcW w:w="5490" w:type="dxa"/>
            <w:tcBorders>
              <w:top w:val="single" w:sz="8" w:space="0" w:color="auto"/>
              <w:left w:val="single" w:sz="8" w:space="0" w:color="auto"/>
              <w:bottom w:val="single" w:sz="8" w:space="0" w:color="auto"/>
              <w:right w:val="single" w:sz="8" w:space="0" w:color="000000"/>
            </w:tcBorders>
            <w:shd w:val="clear" w:color="000000" w:fill="C0C0C0"/>
          </w:tcPr>
          <w:p w14:paraId="63E01ED3" w14:textId="77777777" w:rsidR="004C02EF" w:rsidRPr="00612538" w:rsidRDefault="004C02EF" w:rsidP="003A4B22">
            <w:pPr>
              <w:keepNext/>
              <w:spacing w:after="0"/>
              <w:contextualSpacing/>
              <w:jc w:val="center"/>
              <w:rPr>
                <w:b/>
                <w:i/>
              </w:rPr>
            </w:pPr>
            <w:r w:rsidRPr="00984A3F">
              <w:rPr>
                <w:b/>
                <w:i/>
              </w:rPr>
              <w:t>Description</w:t>
            </w:r>
          </w:p>
        </w:tc>
      </w:tr>
      <w:tr w:rsidR="004C02EF" w:rsidRPr="00712500" w14:paraId="28441B54" w14:textId="77777777" w:rsidTr="003A4B22">
        <w:trPr>
          <w:trHeight w:val="525"/>
        </w:trPr>
        <w:tc>
          <w:tcPr>
            <w:tcW w:w="1710" w:type="dxa"/>
            <w:tcBorders>
              <w:top w:val="nil"/>
              <w:left w:val="single" w:sz="8" w:space="0" w:color="auto"/>
              <w:bottom w:val="single" w:sz="8" w:space="0" w:color="auto"/>
              <w:right w:val="single" w:sz="8" w:space="0" w:color="000000"/>
            </w:tcBorders>
            <w:shd w:val="clear" w:color="auto" w:fill="auto"/>
            <w:hideMark/>
          </w:tcPr>
          <w:p w14:paraId="5CCC590A" w14:textId="77777777" w:rsidR="004C02EF" w:rsidRPr="00712500" w:rsidRDefault="004C02EF" w:rsidP="003A4B22">
            <w:pPr>
              <w:keepNext/>
              <w:spacing w:after="0"/>
              <w:contextualSpacing/>
              <w:jc w:val="left"/>
            </w:pPr>
            <w:r w:rsidRPr="00984A3F">
              <w:t>[[Get]]</w:t>
            </w:r>
          </w:p>
        </w:tc>
        <w:tc>
          <w:tcPr>
            <w:tcW w:w="1890" w:type="dxa"/>
            <w:tcBorders>
              <w:top w:val="nil"/>
              <w:left w:val="nil"/>
              <w:bottom w:val="single" w:sz="8" w:space="0" w:color="auto"/>
              <w:right w:val="single" w:sz="8" w:space="0" w:color="auto"/>
            </w:tcBorders>
            <w:shd w:val="clear" w:color="auto" w:fill="auto"/>
            <w:hideMark/>
          </w:tcPr>
          <w:p w14:paraId="2680C15B" w14:textId="77777777" w:rsidR="004C02EF" w:rsidRPr="00712500" w:rsidRDefault="004C02EF" w:rsidP="003A4B22">
            <w:pPr>
              <w:keepNext/>
              <w:spacing w:after="0"/>
              <w:contextualSpacing/>
              <w:jc w:val="left"/>
            </w:pPr>
            <w:r w:rsidRPr="00984A3F">
              <w:t xml:space="preserve">Object </w:t>
            </w:r>
            <w:r w:rsidRPr="00984A3F">
              <w:rPr>
                <w:i/>
              </w:rPr>
              <w:t xml:space="preserve">or </w:t>
            </w:r>
            <w:r w:rsidRPr="00984A3F">
              <w:t>Undefined</w:t>
            </w:r>
          </w:p>
        </w:tc>
        <w:tc>
          <w:tcPr>
            <w:tcW w:w="5490" w:type="dxa"/>
            <w:tcBorders>
              <w:top w:val="nil"/>
              <w:left w:val="nil"/>
              <w:bottom w:val="single" w:sz="8" w:space="0" w:color="auto"/>
              <w:right w:val="single" w:sz="8" w:space="0" w:color="auto"/>
            </w:tcBorders>
            <w:shd w:val="clear" w:color="auto" w:fill="auto"/>
            <w:hideMark/>
          </w:tcPr>
          <w:p w14:paraId="3486890A" w14:textId="77777777" w:rsidR="004C02EF" w:rsidRPr="00712500" w:rsidRDefault="004C02EF" w:rsidP="003A4B22">
            <w:pPr>
              <w:keepNext/>
              <w:spacing w:after="0"/>
              <w:contextualSpacing/>
              <w:jc w:val="left"/>
            </w:pPr>
            <w:r w:rsidRPr="00984A3F">
              <w:t>If the value is an Object it must be a function</w:t>
            </w:r>
            <w:r>
              <w:t xml:space="preserve"> Object</w:t>
            </w:r>
            <w:r w:rsidRPr="00984A3F">
              <w:t>.  The function</w:t>
            </w:r>
            <w:r>
              <w:t>’s [[Call]] internal method (8.6.2)</w:t>
            </w:r>
            <w:r w:rsidRPr="00984A3F">
              <w:t xml:space="preserve"> is called </w:t>
            </w:r>
            <w:r>
              <w:t xml:space="preserve">with an empty </w:t>
            </w:r>
            <w:r w:rsidRPr="00984A3F">
              <w:t xml:space="preserve">arguments </w:t>
            </w:r>
            <w:r>
              <w:t xml:space="preserve">list </w:t>
            </w:r>
            <w:r w:rsidRPr="00984A3F">
              <w:t xml:space="preserve">to return the property value each time </w:t>
            </w:r>
            <w:r>
              <w:t>a get access of the</w:t>
            </w:r>
            <w:r w:rsidRPr="00984A3F">
              <w:t xml:space="preserve"> property is </w:t>
            </w:r>
            <w:r>
              <w:t>performed</w:t>
            </w:r>
            <w:r w:rsidRPr="00984A3F">
              <w:t>.</w:t>
            </w:r>
          </w:p>
        </w:tc>
      </w:tr>
      <w:tr w:rsidR="004C02EF" w:rsidRPr="00712500" w14:paraId="357088FC" w14:textId="77777777" w:rsidTr="003A4B22">
        <w:trPr>
          <w:trHeight w:val="525"/>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57D91F0F" w14:textId="77777777" w:rsidR="004C02EF" w:rsidRPr="00712500" w:rsidRDefault="004C02EF" w:rsidP="003A4B22">
            <w:pPr>
              <w:keepNext/>
              <w:spacing w:after="0"/>
              <w:contextualSpacing/>
              <w:jc w:val="left"/>
            </w:pPr>
            <w:r w:rsidRPr="00984A3F">
              <w:t>[[Set]]</w:t>
            </w:r>
          </w:p>
        </w:tc>
        <w:tc>
          <w:tcPr>
            <w:tcW w:w="1890" w:type="dxa"/>
            <w:tcBorders>
              <w:top w:val="nil"/>
              <w:left w:val="nil"/>
              <w:bottom w:val="single" w:sz="8" w:space="0" w:color="auto"/>
              <w:right w:val="single" w:sz="8" w:space="0" w:color="auto"/>
            </w:tcBorders>
            <w:shd w:val="clear" w:color="auto" w:fill="auto"/>
            <w:hideMark/>
          </w:tcPr>
          <w:p w14:paraId="3F896F78" w14:textId="77777777" w:rsidR="004C02EF" w:rsidRPr="00712500" w:rsidRDefault="004C02EF" w:rsidP="003A4B22">
            <w:pPr>
              <w:keepNext/>
              <w:spacing w:after="0"/>
              <w:contextualSpacing/>
              <w:jc w:val="left"/>
            </w:pPr>
            <w:r w:rsidRPr="00984A3F">
              <w:t xml:space="preserve">Object </w:t>
            </w:r>
            <w:r w:rsidRPr="00984A3F">
              <w:rPr>
                <w:i/>
              </w:rPr>
              <w:t xml:space="preserve">or </w:t>
            </w:r>
            <w:r w:rsidRPr="00984A3F">
              <w:t xml:space="preserve"> Undefined</w:t>
            </w:r>
          </w:p>
        </w:tc>
        <w:tc>
          <w:tcPr>
            <w:tcW w:w="5490" w:type="dxa"/>
            <w:tcBorders>
              <w:top w:val="nil"/>
              <w:left w:val="nil"/>
              <w:bottom w:val="single" w:sz="8" w:space="0" w:color="auto"/>
              <w:right w:val="single" w:sz="8" w:space="0" w:color="auto"/>
            </w:tcBorders>
            <w:shd w:val="clear" w:color="auto" w:fill="auto"/>
            <w:hideMark/>
          </w:tcPr>
          <w:p w14:paraId="16863373" w14:textId="77777777" w:rsidR="004C02EF" w:rsidRPr="00712500" w:rsidRDefault="004C02EF" w:rsidP="003A4B22">
            <w:pPr>
              <w:keepNext/>
              <w:spacing w:after="0"/>
              <w:contextualSpacing/>
              <w:jc w:val="left"/>
            </w:pPr>
            <w:r w:rsidRPr="00984A3F">
              <w:t>If the value is an Object it must be a function</w:t>
            </w:r>
            <w:r>
              <w:t xml:space="preserve"> Object</w:t>
            </w:r>
            <w:r w:rsidRPr="00984A3F">
              <w:t>.  The function</w:t>
            </w:r>
            <w:r>
              <w:t>’s [[Call]] internal method (8.6.2)</w:t>
            </w:r>
            <w:r w:rsidRPr="00984A3F">
              <w:t xml:space="preserve"> is called </w:t>
            </w:r>
            <w:r>
              <w:t>with</w:t>
            </w:r>
            <w:r w:rsidRPr="00984A3F">
              <w:t xml:space="preserve"> </w:t>
            </w:r>
            <w:r>
              <w:t xml:space="preserve">an </w:t>
            </w:r>
            <w:r w:rsidRPr="00984A3F">
              <w:t xml:space="preserve">arguments </w:t>
            </w:r>
            <w:r>
              <w:t>list containing</w:t>
            </w:r>
            <w:r w:rsidRPr="00984A3F">
              <w:t xml:space="preserve"> the assigned value as its sole argument each time </w:t>
            </w:r>
            <w:r>
              <w:t>a set access of the</w:t>
            </w:r>
            <w:r w:rsidRPr="00984A3F">
              <w:t xml:space="preserve"> property is </w:t>
            </w:r>
            <w:r>
              <w:t>performed</w:t>
            </w:r>
            <w:r w:rsidRPr="00984A3F">
              <w:t xml:space="preserve">. The effect of a property's [[Set]] </w:t>
            </w:r>
            <w:r>
              <w:t xml:space="preserve">internal </w:t>
            </w:r>
            <w:r w:rsidRPr="00984A3F">
              <w:t xml:space="preserve">method may, but is not required to, have an effect on the value returned by subsequent calls to the property's [[Get]] </w:t>
            </w:r>
            <w:r>
              <w:t>internal method</w:t>
            </w:r>
            <w:r w:rsidRPr="00984A3F">
              <w:t>.</w:t>
            </w:r>
          </w:p>
        </w:tc>
      </w:tr>
      <w:tr w:rsidR="004C02EF" w:rsidRPr="00712500" w14:paraId="7A6B5303" w14:textId="77777777" w:rsidTr="003A4B22">
        <w:trPr>
          <w:trHeight w:val="780"/>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39440CF4" w14:textId="77777777" w:rsidR="004C02EF" w:rsidRPr="00712500" w:rsidRDefault="004C02EF" w:rsidP="003A4B22">
            <w:pPr>
              <w:keepNext/>
              <w:spacing w:after="0"/>
              <w:contextualSpacing/>
              <w:jc w:val="left"/>
            </w:pPr>
            <w:r w:rsidRPr="00984A3F">
              <w:t>[[Enumerable]]</w:t>
            </w:r>
          </w:p>
        </w:tc>
        <w:tc>
          <w:tcPr>
            <w:tcW w:w="1890" w:type="dxa"/>
            <w:tcBorders>
              <w:top w:val="nil"/>
              <w:left w:val="nil"/>
              <w:bottom w:val="single" w:sz="8" w:space="0" w:color="auto"/>
              <w:right w:val="single" w:sz="8" w:space="0" w:color="auto"/>
            </w:tcBorders>
            <w:shd w:val="clear" w:color="auto" w:fill="auto"/>
            <w:hideMark/>
          </w:tcPr>
          <w:p w14:paraId="02B1CB94" w14:textId="77777777" w:rsidR="004C02EF" w:rsidRPr="00712500" w:rsidRDefault="004C02EF" w:rsidP="003A4B22">
            <w:pPr>
              <w:keepNext/>
              <w:spacing w:after="0"/>
              <w:contextualSpacing/>
              <w:jc w:val="left"/>
            </w:pPr>
            <w:r w:rsidRPr="00984A3F">
              <w:t>Boolean</w:t>
            </w:r>
          </w:p>
        </w:tc>
        <w:tc>
          <w:tcPr>
            <w:tcW w:w="5490" w:type="dxa"/>
            <w:tcBorders>
              <w:top w:val="nil"/>
              <w:left w:val="nil"/>
              <w:bottom w:val="single" w:sz="8" w:space="0" w:color="auto"/>
              <w:right w:val="single" w:sz="8" w:space="0" w:color="auto"/>
            </w:tcBorders>
            <w:shd w:val="clear" w:color="auto" w:fill="auto"/>
            <w:hideMark/>
          </w:tcPr>
          <w:p w14:paraId="79DBA58F" w14:textId="77777777" w:rsidR="004C02EF" w:rsidRPr="00712500" w:rsidRDefault="004C02EF" w:rsidP="003A4B22">
            <w:pPr>
              <w:keepNext/>
              <w:spacing w:after="0"/>
              <w:contextualSpacing/>
              <w:jc w:val="left"/>
            </w:pPr>
            <w:r w:rsidRPr="00984A3F">
              <w:t xml:space="preserve">If </w:t>
            </w:r>
            <w:r w:rsidRPr="00984A3F">
              <w:rPr>
                <w:b/>
              </w:rPr>
              <w:t>true</w:t>
            </w:r>
            <w:r w:rsidRPr="00984A3F">
              <w:t>, the property is to be enumerated by a for-in enumeration (</w:t>
            </w:r>
            <w:r>
              <w:t>see</w:t>
            </w:r>
            <w:r w:rsidRPr="00984A3F">
              <w:t xml:space="preserve"> 12.6.4). Otherwise, the property is said to be non-enumerable.</w:t>
            </w:r>
          </w:p>
        </w:tc>
      </w:tr>
      <w:tr w:rsidR="004C02EF" w:rsidRPr="00984A3F" w14:paraId="16A813E8" w14:textId="77777777" w:rsidTr="003A4B22">
        <w:trPr>
          <w:trHeight w:val="573"/>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025C98CC" w14:textId="77777777" w:rsidR="004C02EF" w:rsidRPr="00712500" w:rsidRDefault="004C02EF" w:rsidP="003A4B22">
            <w:pPr>
              <w:jc w:val="left"/>
            </w:pPr>
            <w:r w:rsidRPr="00984A3F">
              <w:t>[[Configurable]]</w:t>
            </w:r>
          </w:p>
        </w:tc>
        <w:tc>
          <w:tcPr>
            <w:tcW w:w="1890" w:type="dxa"/>
            <w:tcBorders>
              <w:top w:val="nil"/>
              <w:left w:val="nil"/>
              <w:bottom w:val="single" w:sz="8" w:space="0" w:color="auto"/>
              <w:right w:val="single" w:sz="8" w:space="0" w:color="auto"/>
            </w:tcBorders>
            <w:shd w:val="clear" w:color="auto" w:fill="auto"/>
            <w:hideMark/>
          </w:tcPr>
          <w:p w14:paraId="355E8395" w14:textId="77777777" w:rsidR="004C02EF" w:rsidRPr="00712500" w:rsidRDefault="004C02EF" w:rsidP="003A4B22">
            <w:pPr>
              <w:jc w:val="left"/>
            </w:pPr>
            <w:r w:rsidRPr="00984A3F">
              <w:t>Boolean</w:t>
            </w:r>
          </w:p>
        </w:tc>
        <w:tc>
          <w:tcPr>
            <w:tcW w:w="5490" w:type="dxa"/>
            <w:tcBorders>
              <w:top w:val="nil"/>
              <w:left w:val="nil"/>
              <w:bottom w:val="single" w:sz="8" w:space="0" w:color="auto"/>
              <w:right w:val="single" w:sz="8" w:space="0" w:color="auto"/>
            </w:tcBorders>
            <w:shd w:val="clear" w:color="auto" w:fill="auto"/>
            <w:hideMark/>
          </w:tcPr>
          <w:p w14:paraId="05EAAAD3" w14:textId="77777777" w:rsidR="004C02EF" w:rsidRPr="00984A3F" w:rsidRDefault="004C02EF" w:rsidP="003A4B22">
            <w:pPr>
              <w:spacing w:after="0"/>
              <w:contextualSpacing/>
              <w:jc w:val="left"/>
            </w:pPr>
            <w:r w:rsidRPr="00984A3F">
              <w:t xml:space="preserve">If </w:t>
            </w:r>
            <w:r w:rsidRPr="00984A3F">
              <w:rPr>
                <w:b/>
              </w:rPr>
              <w:t>false</w:t>
            </w:r>
            <w:r w:rsidRPr="00984A3F">
              <w:t>, attempts to delete the property, change the property to be a data property, or change its attributes will fail.</w:t>
            </w:r>
          </w:p>
        </w:tc>
      </w:tr>
    </w:tbl>
    <w:p w14:paraId="4910680C" w14:textId="77777777" w:rsidR="004C02EF" w:rsidRDefault="004C02EF" w:rsidP="004C02EF">
      <w:pPr>
        <w:spacing w:after="120"/>
      </w:pPr>
      <w:bookmarkStart w:id="1441" w:name="_Toc381513638"/>
      <w:bookmarkStart w:id="1442" w:name="_Toc382202781"/>
      <w:bookmarkStart w:id="1443" w:name="_Toc382203001"/>
      <w:bookmarkStart w:id="1444" w:name="_Toc382212160"/>
      <w:bookmarkStart w:id="1445" w:name="_Toc382212339"/>
      <w:bookmarkStart w:id="1446" w:name="_Toc382291505"/>
      <w:bookmarkStart w:id="1447" w:name="_Ref382731829"/>
      <w:bookmarkStart w:id="1448" w:name="_Toc385672142"/>
      <w:bookmarkStart w:id="1449" w:name="_Toc393690235"/>
      <w:bookmarkStart w:id="1450" w:name="_Ref440438264"/>
      <w:bookmarkStart w:id="1451" w:name="_Toc472818781"/>
    </w:p>
    <w:p w14:paraId="15747A1D" w14:textId="77777777" w:rsidR="004C02EF" w:rsidRDefault="004C02EF" w:rsidP="004C02EF">
      <w:r>
        <w:t xml:space="preserve">If the value of an attribute is not explicitly specified by this specification for a named property, the default value defined in </w:t>
      </w:r>
      <w:r w:rsidRPr="006674D0">
        <w:t>Table 7</w:t>
      </w:r>
      <w:r>
        <w:t xml:space="preserve"> is used.</w:t>
      </w:r>
    </w:p>
    <w:p w14:paraId="307D77A3" w14:textId="77777777" w:rsidR="004C02EF" w:rsidRPr="000171B7" w:rsidRDefault="004C02EF" w:rsidP="004C02EF">
      <w:pPr>
        <w:pStyle w:val="Tabletitle"/>
        <w:widowControl w:val="0"/>
        <w:rPr>
          <w:rFonts w:eastAsia="Arial Unicode MS"/>
        </w:rPr>
      </w:pPr>
      <w:r w:rsidRPr="00004BD3">
        <w:rPr>
          <w:rFonts w:eastAsia="Arial Unicode MS"/>
        </w:rPr>
        <w:t xml:space="preserve">Table 7 — </w:t>
      </w:r>
      <w:r w:rsidRPr="00004BD3">
        <w:t>Default Attribute Values</w:t>
      </w:r>
    </w:p>
    <w:tbl>
      <w:tblPr>
        <w:tblW w:w="3560" w:type="dxa"/>
        <w:tblInd w:w="3333" w:type="dxa"/>
        <w:tblLook w:val="04A0" w:firstRow="1" w:lastRow="0" w:firstColumn="1" w:lastColumn="0" w:noHBand="0" w:noVBand="1"/>
      </w:tblPr>
      <w:tblGrid>
        <w:gridCol w:w="1890"/>
        <w:gridCol w:w="1670"/>
      </w:tblGrid>
      <w:tr w:rsidR="004C02EF" w:rsidRPr="00320565" w14:paraId="427E8F01" w14:textId="7777777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14:paraId="58637E88" w14:textId="77777777" w:rsidR="004C02EF" w:rsidRPr="00320565" w:rsidRDefault="004C02EF" w:rsidP="003A4B22">
            <w:pPr>
              <w:keepNext/>
              <w:spacing w:after="0"/>
              <w:jc w:val="center"/>
              <w:rPr>
                <w:b/>
              </w:rPr>
            </w:pPr>
            <w:r w:rsidRPr="00984A3F">
              <w:rPr>
                <w:b/>
              </w:rPr>
              <w:t>Attribute Name</w:t>
            </w:r>
          </w:p>
        </w:tc>
        <w:tc>
          <w:tcPr>
            <w:tcW w:w="1670" w:type="dxa"/>
            <w:tcBorders>
              <w:top w:val="single" w:sz="8" w:space="0" w:color="auto"/>
              <w:left w:val="single" w:sz="8" w:space="0" w:color="auto"/>
              <w:bottom w:val="single" w:sz="8" w:space="0" w:color="auto"/>
              <w:right w:val="single" w:sz="8" w:space="0" w:color="000000"/>
            </w:tcBorders>
            <w:shd w:val="clear" w:color="000000" w:fill="C0C0C0"/>
          </w:tcPr>
          <w:p w14:paraId="7BFA0AD5" w14:textId="77777777" w:rsidR="004C02EF" w:rsidRPr="00320565" w:rsidRDefault="004C02EF" w:rsidP="003A4B22">
            <w:pPr>
              <w:keepNext/>
              <w:spacing w:after="0"/>
              <w:jc w:val="center"/>
              <w:rPr>
                <w:b/>
              </w:rPr>
            </w:pPr>
            <w:r w:rsidRPr="00984A3F">
              <w:rPr>
                <w:b/>
              </w:rPr>
              <w:t>Default Value</w:t>
            </w:r>
          </w:p>
        </w:tc>
      </w:tr>
      <w:tr w:rsidR="004C02EF" w:rsidRPr="00320565" w14:paraId="4A482F25" w14:textId="7777777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14:paraId="0C40FC7F" w14:textId="77777777" w:rsidR="004C02EF" w:rsidRPr="00A42AA5" w:rsidRDefault="004C02EF" w:rsidP="003A4B22">
            <w:pPr>
              <w:keepNext/>
              <w:spacing w:after="0"/>
              <w:jc w:val="left"/>
            </w:pPr>
            <w:r w:rsidRPr="00984A3F">
              <w:t>[[Value]]</w:t>
            </w:r>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34235387" w14:textId="77777777" w:rsidR="004C02EF" w:rsidRPr="00A42AA5" w:rsidRDefault="004C02EF" w:rsidP="003A4B22">
            <w:pPr>
              <w:keepNext/>
              <w:spacing w:after="0"/>
              <w:jc w:val="left"/>
              <w:rPr>
                <w:b/>
              </w:rPr>
            </w:pPr>
            <w:r w:rsidRPr="00984A3F">
              <w:rPr>
                <w:b/>
              </w:rPr>
              <w:t>undefined</w:t>
            </w:r>
          </w:p>
        </w:tc>
      </w:tr>
      <w:tr w:rsidR="004C02EF" w:rsidRPr="00712500" w14:paraId="7AF7B48A" w14:textId="77777777" w:rsidTr="003A4B22">
        <w:trPr>
          <w:trHeight w:val="132"/>
        </w:trPr>
        <w:tc>
          <w:tcPr>
            <w:tcW w:w="1890" w:type="dxa"/>
            <w:tcBorders>
              <w:top w:val="nil"/>
              <w:left w:val="single" w:sz="8" w:space="0" w:color="auto"/>
              <w:bottom w:val="single" w:sz="8" w:space="0" w:color="auto"/>
              <w:right w:val="single" w:sz="8" w:space="0" w:color="000000"/>
            </w:tcBorders>
            <w:shd w:val="clear" w:color="auto" w:fill="auto"/>
            <w:hideMark/>
          </w:tcPr>
          <w:p w14:paraId="4E4574C2" w14:textId="77777777" w:rsidR="004C02EF" w:rsidRPr="00A42AA5" w:rsidRDefault="004C02EF" w:rsidP="003A4B22">
            <w:pPr>
              <w:keepNext/>
              <w:spacing w:after="0"/>
              <w:jc w:val="left"/>
            </w:pPr>
            <w:r w:rsidRPr="00984A3F">
              <w:t>[[Get]]</w:t>
            </w:r>
          </w:p>
        </w:tc>
        <w:tc>
          <w:tcPr>
            <w:tcW w:w="1670" w:type="dxa"/>
            <w:tcBorders>
              <w:top w:val="nil"/>
              <w:left w:val="nil"/>
              <w:bottom w:val="single" w:sz="8" w:space="0" w:color="auto"/>
              <w:right w:val="single" w:sz="8" w:space="0" w:color="auto"/>
            </w:tcBorders>
            <w:shd w:val="clear" w:color="auto" w:fill="auto"/>
            <w:hideMark/>
          </w:tcPr>
          <w:p w14:paraId="599D19E8" w14:textId="77777777" w:rsidR="004C02EF" w:rsidRPr="00A42AA5" w:rsidRDefault="004C02EF" w:rsidP="003A4B22">
            <w:pPr>
              <w:keepNext/>
              <w:spacing w:after="0"/>
              <w:jc w:val="left"/>
              <w:rPr>
                <w:b/>
              </w:rPr>
            </w:pPr>
            <w:r w:rsidRPr="00984A3F">
              <w:rPr>
                <w:b/>
              </w:rPr>
              <w:t>undefined</w:t>
            </w:r>
          </w:p>
        </w:tc>
      </w:tr>
      <w:tr w:rsidR="004C02EF" w:rsidRPr="00712500" w14:paraId="162DC6EF"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0BD61B7B" w14:textId="77777777" w:rsidR="004C02EF" w:rsidRPr="00A42AA5" w:rsidRDefault="004C02EF" w:rsidP="003A4B22">
            <w:pPr>
              <w:keepNext/>
              <w:spacing w:after="0"/>
              <w:jc w:val="left"/>
            </w:pPr>
            <w:r w:rsidRPr="00984A3F">
              <w:t>[[Set]]</w:t>
            </w:r>
          </w:p>
        </w:tc>
        <w:tc>
          <w:tcPr>
            <w:tcW w:w="1670" w:type="dxa"/>
            <w:tcBorders>
              <w:top w:val="nil"/>
              <w:left w:val="nil"/>
              <w:bottom w:val="single" w:sz="8" w:space="0" w:color="auto"/>
              <w:right w:val="single" w:sz="8" w:space="0" w:color="auto"/>
            </w:tcBorders>
            <w:shd w:val="clear" w:color="auto" w:fill="auto"/>
            <w:hideMark/>
          </w:tcPr>
          <w:p w14:paraId="2FE8EF36" w14:textId="77777777" w:rsidR="004C02EF" w:rsidRPr="00A42AA5" w:rsidRDefault="004C02EF" w:rsidP="003A4B22">
            <w:pPr>
              <w:keepNext/>
              <w:spacing w:after="0"/>
              <w:jc w:val="left"/>
              <w:rPr>
                <w:b/>
              </w:rPr>
            </w:pPr>
            <w:r w:rsidRPr="00984A3F">
              <w:rPr>
                <w:b/>
              </w:rPr>
              <w:t>undefined</w:t>
            </w:r>
          </w:p>
        </w:tc>
      </w:tr>
      <w:tr w:rsidR="004C02EF" w:rsidRPr="00712500" w14:paraId="5BD2D0BA"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753569E8" w14:textId="77777777" w:rsidR="004C02EF" w:rsidRPr="00A42AA5" w:rsidRDefault="004C02EF" w:rsidP="003A4B22">
            <w:pPr>
              <w:keepNext/>
              <w:spacing w:after="0"/>
              <w:jc w:val="left"/>
            </w:pPr>
            <w:r w:rsidRPr="00984A3F">
              <w:t>[[Writable]]</w:t>
            </w:r>
          </w:p>
        </w:tc>
        <w:tc>
          <w:tcPr>
            <w:tcW w:w="1670" w:type="dxa"/>
            <w:tcBorders>
              <w:top w:val="nil"/>
              <w:left w:val="nil"/>
              <w:bottom w:val="single" w:sz="8" w:space="0" w:color="auto"/>
              <w:right w:val="single" w:sz="8" w:space="0" w:color="auto"/>
            </w:tcBorders>
            <w:shd w:val="clear" w:color="auto" w:fill="auto"/>
            <w:hideMark/>
          </w:tcPr>
          <w:p w14:paraId="1D2CD422" w14:textId="77777777" w:rsidR="004C02EF" w:rsidRPr="00A42AA5" w:rsidRDefault="004C02EF" w:rsidP="003A4B22">
            <w:pPr>
              <w:keepNext/>
              <w:spacing w:after="0"/>
              <w:jc w:val="left"/>
              <w:rPr>
                <w:b/>
              </w:rPr>
            </w:pPr>
            <w:r w:rsidRPr="00984A3F">
              <w:rPr>
                <w:b/>
              </w:rPr>
              <w:t>false</w:t>
            </w:r>
          </w:p>
        </w:tc>
      </w:tr>
      <w:tr w:rsidR="004C02EF" w:rsidRPr="00712500" w14:paraId="36F8AD2D"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419E4823" w14:textId="77777777" w:rsidR="004C02EF" w:rsidRPr="00A42AA5" w:rsidRDefault="004C02EF" w:rsidP="003A4B22">
            <w:pPr>
              <w:keepNext/>
              <w:spacing w:after="0"/>
              <w:jc w:val="left"/>
            </w:pPr>
            <w:r w:rsidRPr="00984A3F">
              <w:t>[[Enumerable]]</w:t>
            </w:r>
          </w:p>
        </w:tc>
        <w:tc>
          <w:tcPr>
            <w:tcW w:w="1670" w:type="dxa"/>
            <w:tcBorders>
              <w:top w:val="nil"/>
              <w:left w:val="nil"/>
              <w:bottom w:val="single" w:sz="8" w:space="0" w:color="auto"/>
              <w:right w:val="single" w:sz="8" w:space="0" w:color="auto"/>
            </w:tcBorders>
            <w:shd w:val="clear" w:color="auto" w:fill="auto"/>
            <w:hideMark/>
          </w:tcPr>
          <w:p w14:paraId="70423503" w14:textId="77777777" w:rsidR="004C02EF" w:rsidRPr="00A42AA5" w:rsidRDefault="004C02EF" w:rsidP="003A4B22">
            <w:pPr>
              <w:keepNext/>
              <w:spacing w:after="0"/>
              <w:jc w:val="left"/>
              <w:rPr>
                <w:b/>
              </w:rPr>
            </w:pPr>
            <w:r w:rsidRPr="00984A3F">
              <w:rPr>
                <w:b/>
              </w:rPr>
              <w:t>false</w:t>
            </w:r>
          </w:p>
        </w:tc>
      </w:tr>
      <w:tr w:rsidR="004C02EF" w:rsidRPr="00984A3F" w14:paraId="1A6295F4"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7D185F33" w14:textId="77777777" w:rsidR="004C02EF" w:rsidRPr="00A42AA5" w:rsidRDefault="004C02EF" w:rsidP="003A4B22">
            <w:pPr>
              <w:spacing w:after="0"/>
              <w:jc w:val="left"/>
            </w:pPr>
            <w:r w:rsidRPr="00984A3F">
              <w:t>[[Configurable]]</w:t>
            </w:r>
          </w:p>
        </w:tc>
        <w:tc>
          <w:tcPr>
            <w:tcW w:w="1670" w:type="dxa"/>
            <w:tcBorders>
              <w:top w:val="nil"/>
              <w:left w:val="nil"/>
              <w:bottom w:val="single" w:sz="8" w:space="0" w:color="auto"/>
              <w:right w:val="single" w:sz="8" w:space="0" w:color="auto"/>
            </w:tcBorders>
            <w:shd w:val="clear" w:color="auto" w:fill="auto"/>
            <w:hideMark/>
          </w:tcPr>
          <w:p w14:paraId="2B092F26" w14:textId="77777777" w:rsidR="004C02EF" w:rsidRPr="00984A3F" w:rsidRDefault="004C02EF" w:rsidP="003A4B22">
            <w:pPr>
              <w:spacing w:after="0"/>
              <w:jc w:val="left"/>
              <w:rPr>
                <w:b/>
              </w:rPr>
            </w:pPr>
            <w:r w:rsidRPr="00984A3F">
              <w:rPr>
                <w:b/>
              </w:rPr>
              <w:t>false</w:t>
            </w:r>
          </w:p>
        </w:tc>
      </w:tr>
    </w:tbl>
    <w:p w14:paraId="531F809D" w14:textId="77777777" w:rsidR="004C02EF" w:rsidRDefault="004C02EF" w:rsidP="004C02EF">
      <w:bookmarkStart w:id="1452" w:name="_Toc235503334"/>
    </w:p>
    <w:p w14:paraId="7A95F21B" w14:textId="77777777" w:rsidR="004C02EF" w:rsidRDefault="004C02EF" w:rsidP="004C02EF">
      <w:pPr>
        <w:pStyle w:val="30"/>
        <w:numPr>
          <w:ilvl w:val="0"/>
          <w:numId w:val="0"/>
        </w:numPr>
      </w:pPr>
      <w:bookmarkStart w:id="1453" w:name="_Toc241509109"/>
      <w:bookmarkStart w:id="1454" w:name="_Toc244416596"/>
      <w:bookmarkStart w:id="1455" w:name="_Toc276630960"/>
      <w:bookmarkStart w:id="1456" w:name="_Toc153968349"/>
      <w:r>
        <w:t>8.6.2</w:t>
      </w:r>
      <w:r>
        <w:tab/>
        <w:t>Object Internal Properties and Method</w:t>
      </w:r>
      <w:bookmarkEnd w:id="1441"/>
      <w:bookmarkEnd w:id="1442"/>
      <w:bookmarkEnd w:id="1443"/>
      <w:bookmarkEnd w:id="1444"/>
      <w:bookmarkEnd w:id="1445"/>
      <w:bookmarkEnd w:id="1446"/>
      <w:bookmarkEnd w:id="1447"/>
      <w:bookmarkEnd w:id="1448"/>
      <w:bookmarkEnd w:id="1449"/>
      <w:r>
        <w:t>s</w:t>
      </w:r>
      <w:bookmarkEnd w:id="1450"/>
      <w:bookmarkEnd w:id="1451"/>
      <w:bookmarkEnd w:id="1452"/>
      <w:bookmarkEnd w:id="1453"/>
      <w:bookmarkEnd w:id="1454"/>
      <w:bookmarkEnd w:id="1455"/>
      <w:bookmarkEnd w:id="1456"/>
    </w:p>
    <w:p w14:paraId="6575E54D" w14:textId="77777777" w:rsidR="004C02EF" w:rsidRDefault="004C02EF" w:rsidP="004C02EF">
      <w:r>
        <w:t xml:space="preserve">This specification uses various internal properties to define the semantics of object values. These internal properties are not part of the ECMAScript language. They are defined by this specification purely for expository purposes. An implementation of ECMAScript must behave as if it produced and operated upon internal properties in the manner described here. The names of internal properties are enclosed in double square brackets [[ ]]. When an algorithm uses an internal property of an object and the object does not implement the indicated internal property, a </w:t>
      </w:r>
      <w:r>
        <w:rPr>
          <w:b/>
        </w:rPr>
        <w:t>TypeError</w:t>
      </w:r>
      <w:r>
        <w:t xml:space="preserve"> exception is thrown.</w:t>
      </w:r>
    </w:p>
    <w:p w14:paraId="76EA9F99" w14:textId="77777777" w:rsidR="004C02EF" w:rsidRDefault="004C02EF" w:rsidP="004C02EF">
      <w:pPr>
        <w:rPr>
          <w:ins w:id="1457" w:author="Allen Wirfs-Brock" w:date="2011-07-02T12:59:00Z"/>
        </w:rPr>
      </w:pPr>
      <w:r>
        <w:t>The Table 8 summarises the internal properties used by this specification that are applicable to all ECMAScript objects. The Table 9 summarises the internal properties used by this specification that are only applicable to some ECMAScript objects. The descriptions in these tables indicate their behaviour for native ECMAScript objects</w:t>
      </w:r>
      <w:r w:rsidRPr="00A161FF">
        <w:t xml:space="preserve">, unless stated otherwise in this document for particular </w:t>
      </w:r>
      <w:r>
        <w:t>kinds</w:t>
      </w:r>
      <w:r w:rsidRPr="00A161FF">
        <w:t xml:space="preserve"> of</w:t>
      </w:r>
      <w:r>
        <w:t xml:space="preserve"> native</w:t>
      </w:r>
      <w:r w:rsidRPr="00A161FF">
        <w:t xml:space="preserve"> ECMAScript objects. </w:t>
      </w:r>
      <w:r>
        <w:t>Host objects may support these internal properties with any implementation-dependent behaviour as long as it is consistent with the specific host object restrictions stated in this document.</w:t>
      </w:r>
    </w:p>
    <w:p w14:paraId="21F9AE9D" w14:textId="77777777" w:rsidR="004C02EF" w:rsidRDefault="004C02EF" w:rsidP="004C02EF">
      <w:r w:rsidRPr="00891198">
        <w:t xml:space="preserve">The “Value Type Domain” columns of the following tables define the types of values associated with internal properties. The type names refer to the types defined in </w:t>
      </w:r>
      <w:r>
        <w:t xml:space="preserve">Clause </w:t>
      </w:r>
      <w:r w:rsidRPr="00891198">
        <w:t>8 augmented by the following additional names. “</w:t>
      </w:r>
      <w:r w:rsidRPr="00891198">
        <w:rPr>
          <w:i/>
        </w:rPr>
        <w:t>any</w:t>
      </w:r>
      <w:r w:rsidRPr="00891198">
        <w:t>” means the value may be any ECMAScript language type. “</w:t>
      </w:r>
      <w:r w:rsidRPr="00891198">
        <w:rPr>
          <w:i/>
        </w:rPr>
        <w:t>primitive</w:t>
      </w:r>
      <w:r w:rsidRPr="00891198">
        <w:t>” means Undefined, Nul</w:t>
      </w:r>
      <w:r>
        <w:t>l, Boolean, String, or Number. “</w:t>
      </w:r>
      <w:r w:rsidRPr="00891198">
        <w:rPr>
          <w:i/>
        </w:rPr>
        <w:t>SpecOp</w:t>
      </w:r>
      <w:r w:rsidRPr="00891198">
        <w:t xml:space="preserve">” means the internal property is an </w:t>
      </w:r>
      <w:r>
        <w:t xml:space="preserve">internal method, an </w:t>
      </w:r>
      <w:r w:rsidRPr="00891198">
        <w:t>implementation provided procedure defined by an abstract operation specification. “SpecOp” is followed by a list of descriptive parameter names. If a parameter name is the same as a type name</w:t>
      </w:r>
      <w:r>
        <w:t xml:space="preserve"> then the name describes the ty</w:t>
      </w:r>
      <w:r w:rsidRPr="00891198">
        <w:t>pe of the parameter. If a “SpecOp” returns a value</w:t>
      </w:r>
      <w:r>
        <w:t>,</w:t>
      </w:r>
      <w:r w:rsidRPr="00891198">
        <w:t xml:space="preserve"> its parameter list is followed by the symbol </w:t>
      </w:r>
      <w:r w:rsidRPr="00E91749">
        <w:t>“</w:t>
      </w:r>
      <w:r w:rsidRPr="00D420A6">
        <w:t>→</w:t>
      </w:r>
      <w:r w:rsidRPr="00E91749">
        <w:t>”</w:t>
      </w:r>
      <w:r w:rsidRPr="00891198">
        <w:t xml:space="preserve"> and the type of the returned value.</w:t>
      </w:r>
    </w:p>
    <w:p w14:paraId="02AC8499" w14:textId="77777777" w:rsidR="004C02EF" w:rsidRPr="00712500" w:rsidRDefault="004C02EF" w:rsidP="004C02EF">
      <w:pPr>
        <w:pStyle w:val="Tabletitle"/>
        <w:widowControl w:val="0"/>
      </w:pPr>
      <w:r w:rsidRPr="00004BD3">
        <w:rPr>
          <w:rFonts w:eastAsia="Arial Unicode MS"/>
        </w:rPr>
        <w:t xml:space="preserve">Table 8 — </w:t>
      </w:r>
      <w:r w:rsidRPr="00004BD3">
        <w:t>Internal Properties Common to All Objects</w:t>
      </w:r>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Grid>
        <w:gridCol w:w="2245"/>
        <w:gridCol w:w="2697"/>
        <w:gridCol w:w="4553"/>
      </w:tblGrid>
      <w:tr w:rsidR="004C02EF" w14:paraId="3E14CDD6" w14:textId="77777777" w:rsidTr="003A4B22">
        <w:trPr>
          <w:jc w:val="right"/>
        </w:trPr>
        <w:tc>
          <w:tcPr>
            <w:tcW w:w="2245" w:type="dxa"/>
            <w:tcBorders>
              <w:top w:val="single" w:sz="12" w:space="0" w:color="000000"/>
              <w:left w:val="single" w:sz="6" w:space="0" w:color="000000"/>
              <w:bottom w:val="single" w:sz="6" w:space="0" w:color="000000"/>
              <w:right w:val="nil"/>
            </w:tcBorders>
            <w:shd w:val="solid" w:color="C0C0C0" w:fill="FFFFFF"/>
          </w:tcPr>
          <w:p w14:paraId="2F67809B"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Internal Property</w:t>
            </w:r>
          </w:p>
        </w:tc>
        <w:tc>
          <w:tcPr>
            <w:tcW w:w="2697" w:type="dxa"/>
            <w:tcBorders>
              <w:top w:val="single" w:sz="12" w:space="0" w:color="000000"/>
              <w:left w:val="nil"/>
              <w:bottom w:val="single" w:sz="6" w:space="0" w:color="000000"/>
              <w:right w:val="nil"/>
            </w:tcBorders>
            <w:shd w:val="solid" w:color="C0C0C0" w:fill="FFFFFF"/>
          </w:tcPr>
          <w:p w14:paraId="30BD756E" w14:textId="77777777" w:rsidR="004C02EF" w:rsidRDefault="004C02EF" w:rsidP="003A4B22">
            <w:pPr>
              <w:keepNext/>
              <w:shd w:val="solid" w:color="C0C0C0" w:fill="FFFFFF"/>
              <w:spacing w:after="0"/>
              <w:jc w:val="left"/>
              <w:rPr>
                <w:b/>
                <w:i/>
                <w:color w:val="000000"/>
                <w:shd w:val="solid" w:color="C0C0C0" w:fill="FFFFFF"/>
              </w:rPr>
            </w:pPr>
            <w:r w:rsidRPr="00984A3F">
              <w:rPr>
                <w:b/>
                <w:i/>
                <w:color w:val="000000"/>
                <w:shd w:val="solid" w:color="C0C0C0" w:fill="FFFFFF"/>
              </w:rPr>
              <w:t>Value Type Domain</w:t>
            </w:r>
          </w:p>
        </w:tc>
        <w:tc>
          <w:tcPr>
            <w:tcW w:w="4553" w:type="dxa"/>
            <w:tcBorders>
              <w:top w:val="single" w:sz="12" w:space="0" w:color="000000"/>
              <w:left w:val="nil"/>
              <w:bottom w:val="single" w:sz="6" w:space="0" w:color="000000"/>
              <w:right w:val="single" w:sz="6" w:space="0" w:color="000000"/>
            </w:tcBorders>
            <w:shd w:val="solid" w:color="C0C0C0" w:fill="FFFFFF"/>
          </w:tcPr>
          <w:p w14:paraId="6F4ED380"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Description</w:t>
            </w:r>
          </w:p>
        </w:tc>
      </w:tr>
      <w:tr w:rsidR="004C02EF" w14:paraId="70727D4F" w14:textId="77777777" w:rsidTr="003A4B22">
        <w:trPr>
          <w:jc w:val="right"/>
        </w:trPr>
        <w:tc>
          <w:tcPr>
            <w:tcW w:w="2245" w:type="dxa"/>
            <w:tcBorders>
              <w:top w:val="nil"/>
            </w:tcBorders>
          </w:tcPr>
          <w:p w14:paraId="3F2959CB" w14:textId="77777777" w:rsidR="004C02EF" w:rsidRDefault="004C02EF" w:rsidP="003A4B22">
            <w:pPr>
              <w:keepNext/>
              <w:spacing w:after="0"/>
            </w:pPr>
            <w:r w:rsidRPr="00984A3F">
              <w:t>[[Prototype]]</w:t>
            </w:r>
          </w:p>
        </w:tc>
        <w:tc>
          <w:tcPr>
            <w:tcW w:w="2697" w:type="dxa"/>
            <w:tcBorders>
              <w:top w:val="nil"/>
            </w:tcBorders>
          </w:tcPr>
          <w:p w14:paraId="30668C6D" w14:textId="77777777" w:rsidR="004C02EF" w:rsidRPr="00891198" w:rsidRDefault="004C02EF" w:rsidP="003A4B22">
            <w:pPr>
              <w:keepNext/>
              <w:spacing w:after="0"/>
              <w:jc w:val="left"/>
            </w:pPr>
            <w:r w:rsidRPr="00984A3F">
              <w:t xml:space="preserve">Object </w:t>
            </w:r>
            <w:r w:rsidRPr="00984A3F">
              <w:rPr>
                <w:i/>
              </w:rPr>
              <w:t xml:space="preserve">or </w:t>
            </w:r>
            <w:r w:rsidRPr="00984A3F">
              <w:t>Null</w:t>
            </w:r>
          </w:p>
        </w:tc>
        <w:tc>
          <w:tcPr>
            <w:tcW w:w="4553" w:type="dxa"/>
            <w:tcBorders>
              <w:top w:val="nil"/>
            </w:tcBorders>
          </w:tcPr>
          <w:p w14:paraId="6925F69B" w14:textId="77777777" w:rsidR="004C02EF" w:rsidRDefault="004C02EF" w:rsidP="003A4B22">
            <w:pPr>
              <w:keepNext/>
              <w:spacing w:after="0"/>
            </w:pPr>
            <w:r w:rsidRPr="00984A3F">
              <w:t>The prototype of this object.</w:t>
            </w:r>
          </w:p>
        </w:tc>
      </w:tr>
      <w:tr w:rsidR="004C02EF" w:rsidDel="000011A1" w14:paraId="2B576D77" w14:textId="77777777" w:rsidTr="003A4B22">
        <w:trPr>
          <w:jc w:val="right"/>
          <w:del w:id="1458" w:author="Allen Wirfs-Brock" w:date="2011-07-02T13:14:00Z"/>
        </w:trPr>
        <w:tc>
          <w:tcPr>
            <w:tcW w:w="2245" w:type="dxa"/>
          </w:tcPr>
          <w:p w14:paraId="733E3A34" w14:textId="77777777" w:rsidR="004C02EF" w:rsidDel="000011A1" w:rsidRDefault="004C02EF" w:rsidP="003A4B22">
            <w:pPr>
              <w:keepNext/>
              <w:spacing w:after="0"/>
              <w:rPr>
                <w:del w:id="1459" w:author="Allen Wirfs-Brock" w:date="2011-07-02T13:14:00Z"/>
              </w:rPr>
            </w:pPr>
            <w:del w:id="1460" w:author="Allen Wirfs-Brock" w:date="2011-07-02T13:14:00Z">
              <w:r w:rsidRPr="00984A3F" w:rsidDel="000011A1">
                <w:delText>[[Class]]</w:delText>
              </w:r>
            </w:del>
          </w:p>
        </w:tc>
        <w:tc>
          <w:tcPr>
            <w:tcW w:w="2697" w:type="dxa"/>
          </w:tcPr>
          <w:p w14:paraId="354BDC7F" w14:textId="77777777" w:rsidR="004C02EF" w:rsidDel="000011A1" w:rsidRDefault="004C02EF" w:rsidP="003A4B22">
            <w:pPr>
              <w:keepNext/>
              <w:spacing w:after="0"/>
              <w:jc w:val="left"/>
              <w:rPr>
                <w:del w:id="1461" w:author="Allen Wirfs-Brock" w:date="2011-07-02T13:14:00Z"/>
              </w:rPr>
            </w:pPr>
            <w:del w:id="1462" w:author="Allen Wirfs-Brock" w:date="2011-07-02T13:14:00Z">
              <w:r w:rsidRPr="00984A3F" w:rsidDel="000011A1">
                <w:delText>String</w:delText>
              </w:r>
            </w:del>
          </w:p>
        </w:tc>
        <w:tc>
          <w:tcPr>
            <w:tcW w:w="4553" w:type="dxa"/>
          </w:tcPr>
          <w:p w14:paraId="3A56B480" w14:textId="77777777" w:rsidR="004C02EF" w:rsidDel="000011A1" w:rsidRDefault="004C02EF" w:rsidP="003A4B22">
            <w:pPr>
              <w:keepNext/>
              <w:spacing w:after="0"/>
              <w:rPr>
                <w:del w:id="1463" w:author="Allen Wirfs-Brock" w:date="2011-07-02T13:14:00Z"/>
              </w:rPr>
            </w:pPr>
            <w:del w:id="1464" w:author="Allen Wirfs-Brock" w:date="2011-07-02T13:14:00Z">
              <w:r w:rsidRPr="00984A3F" w:rsidDel="000011A1">
                <w:delText xml:space="preserve">A </w:delText>
              </w:r>
              <w:r w:rsidDel="000011A1">
                <w:delText>String</w:delText>
              </w:r>
              <w:r w:rsidRPr="00984A3F" w:rsidDel="000011A1">
                <w:delText xml:space="preserve"> value indicating a specification defined classification of objects.</w:delText>
              </w:r>
            </w:del>
          </w:p>
        </w:tc>
      </w:tr>
      <w:tr w:rsidR="004C02EF" w14:paraId="71176142" w14:textId="77777777" w:rsidTr="003A4B22">
        <w:trPr>
          <w:jc w:val="right"/>
        </w:trPr>
        <w:tc>
          <w:tcPr>
            <w:tcW w:w="2245" w:type="dxa"/>
          </w:tcPr>
          <w:p w14:paraId="540F3556" w14:textId="77777777" w:rsidR="004C02EF" w:rsidRDefault="004C02EF" w:rsidP="003A4B22">
            <w:pPr>
              <w:keepNext/>
              <w:spacing w:after="0"/>
            </w:pPr>
            <w:r w:rsidRPr="00984A3F">
              <w:t>[[Extensible]]</w:t>
            </w:r>
          </w:p>
        </w:tc>
        <w:tc>
          <w:tcPr>
            <w:tcW w:w="2697" w:type="dxa"/>
          </w:tcPr>
          <w:p w14:paraId="667E0C8A" w14:textId="77777777" w:rsidR="004C02EF" w:rsidRDefault="004C02EF" w:rsidP="003A4B22">
            <w:pPr>
              <w:keepNext/>
              <w:spacing w:after="0"/>
              <w:jc w:val="left"/>
            </w:pPr>
            <w:r w:rsidRPr="00984A3F">
              <w:t>Boolean</w:t>
            </w:r>
          </w:p>
        </w:tc>
        <w:tc>
          <w:tcPr>
            <w:tcW w:w="4553" w:type="dxa"/>
          </w:tcPr>
          <w:p w14:paraId="0CB40458" w14:textId="77777777" w:rsidR="004C02EF" w:rsidRDefault="004C02EF" w:rsidP="003A4B22">
            <w:pPr>
              <w:keepNext/>
              <w:spacing w:after="0"/>
            </w:pPr>
            <w:r w:rsidRPr="00984A3F">
              <w:t xml:space="preserve">If </w:t>
            </w:r>
            <w:r w:rsidRPr="00984A3F">
              <w:rPr>
                <w:b/>
              </w:rPr>
              <w:t>true</w:t>
            </w:r>
            <w:r w:rsidRPr="00984A3F">
              <w:t>, own properties may be added to the object.</w:t>
            </w:r>
          </w:p>
        </w:tc>
      </w:tr>
      <w:tr w:rsidR="004C02EF" w14:paraId="02663000" w14:textId="77777777" w:rsidTr="003A4B22">
        <w:trPr>
          <w:jc w:val="right"/>
        </w:trPr>
        <w:tc>
          <w:tcPr>
            <w:tcW w:w="2245" w:type="dxa"/>
          </w:tcPr>
          <w:p w14:paraId="28FB1125" w14:textId="77777777" w:rsidR="004C02EF" w:rsidRDefault="004C02EF" w:rsidP="003A4B22">
            <w:pPr>
              <w:keepNext/>
              <w:spacing w:after="0"/>
            </w:pPr>
            <w:r w:rsidRPr="00984A3F">
              <w:t>[[Get]]</w:t>
            </w:r>
          </w:p>
        </w:tc>
        <w:tc>
          <w:tcPr>
            <w:tcW w:w="2697" w:type="dxa"/>
          </w:tcPr>
          <w:p w14:paraId="42CD8F22" w14:textId="77777777" w:rsidR="004C02EF" w:rsidRDefault="004C02EF" w:rsidP="003A4B22">
            <w:pPr>
              <w:keepNext/>
              <w:spacing w:after="0"/>
              <w:jc w:val="left"/>
            </w:pPr>
            <w:r w:rsidRPr="00984A3F">
              <w:t>SpecOp(</w:t>
            </w:r>
            <w:r w:rsidRPr="00984A3F">
              <w:rPr>
                <w:i/>
              </w:rPr>
              <w:t>propertyName</w:t>
            </w:r>
            <w:r w:rsidRPr="00984A3F">
              <w:t xml:space="preserve">) </w:t>
            </w:r>
            <w:r w:rsidRPr="00984A3F">
              <w:rPr>
                <w:b/>
                <w:i/>
                <w:color w:val="000000"/>
              </w:rPr>
              <w:t>→</w:t>
            </w:r>
            <w:r w:rsidRPr="00984A3F">
              <w:t xml:space="preserve"> any</w:t>
            </w:r>
          </w:p>
        </w:tc>
        <w:tc>
          <w:tcPr>
            <w:tcW w:w="4553" w:type="dxa"/>
          </w:tcPr>
          <w:p w14:paraId="62F8EB42" w14:textId="77777777" w:rsidR="004C02EF" w:rsidRDefault="004C02EF" w:rsidP="003A4B22">
            <w:pPr>
              <w:keepNext/>
              <w:spacing w:after="0"/>
            </w:pPr>
            <w:r w:rsidRPr="00984A3F">
              <w:t>Returns the value of the named property.</w:t>
            </w:r>
          </w:p>
        </w:tc>
      </w:tr>
      <w:tr w:rsidR="004C02EF" w14:paraId="5ED2E2D8" w14:textId="77777777" w:rsidTr="003A4B22">
        <w:trPr>
          <w:jc w:val="right"/>
        </w:trPr>
        <w:tc>
          <w:tcPr>
            <w:tcW w:w="2245" w:type="dxa"/>
          </w:tcPr>
          <w:p w14:paraId="254C2E7E" w14:textId="77777777" w:rsidR="004C02EF" w:rsidRDefault="004C02EF" w:rsidP="003A4B22">
            <w:pPr>
              <w:keepNext/>
              <w:spacing w:after="0"/>
            </w:pPr>
            <w:r w:rsidRPr="00984A3F">
              <w:t>[[GetOwnProperty]]</w:t>
            </w:r>
          </w:p>
        </w:tc>
        <w:tc>
          <w:tcPr>
            <w:tcW w:w="2697" w:type="dxa"/>
          </w:tcPr>
          <w:p w14:paraId="76A05DFB" w14:textId="77777777" w:rsidR="004C02EF" w:rsidRPr="00984A3F" w:rsidRDefault="004C02EF" w:rsidP="003A4B22">
            <w:pPr>
              <w:keepNext/>
              <w:spacing w:after="0"/>
              <w:jc w:val="left"/>
            </w:pPr>
            <w:r w:rsidRPr="00984A3F">
              <w:t>SpecOp (</w:t>
            </w:r>
            <w:r w:rsidRPr="00984A3F">
              <w:rPr>
                <w:i/>
              </w:rPr>
              <w:t>propertyName</w:t>
            </w:r>
            <w:r w:rsidRPr="00984A3F">
              <w:t xml:space="preserve">) </w:t>
            </w:r>
            <w:r w:rsidRPr="00984A3F">
              <w:rPr>
                <w:b/>
                <w:i/>
                <w:color w:val="000000"/>
              </w:rPr>
              <w:t>→</w:t>
            </w:r>
          </w:p>
          <w:p w14:paraId="01425E99" w14:textId="77777777" w:rsidR="004C02EF" w:rsidRPr="00F51AE9" w:rsidRDefault="004C02EF" w:rsidP="003A4B22">
            <w:pPr>
              <w:keepNext/>
              <w:spacing w:after="0"/>
              <w:jc w:val="left"/>
              <w:rPr>
                <w:i/>
              </w:rPr>
            </w:pPr>
            <w:r w:rsidRPr="00984A3F">
              <w:t>Undefined</w:t>
            </w:r>
            <w:r w:rsidRPr="00984A3F">
              <w:rPr>
                <w:i/>
              </w:rPr>
              <w:t xml:space="preserve"> or </w:t>
            </w:r>
            <w:r w:rsidRPr="00984A3F">
              <w:t>Property Descriptor</w:t>
            </w:r>
          </w:p>
        </w:tc>
        <w:tc>
          <w:tcPr>
            <w:tcW w:w="4553" w:type="dxa"/>
          </w:tcPr>
          <w:p w14:paraId="6A33C329" w14:textId="77777777" w:rsidR="004C02EF" w:rsidRDefault="004C02EF" w:rsidP="003A4B22">
            <w:pPr>
              <w:keepNext/>
              <w:spacing w:after="0"/>
            </w:pPr>
            <w:r w:rsidRPr="00984A3F">
              <w:t xml:space="preserve">Returns the Property Descriptor of the named own property of this object, or </w:t>
            </w:r>
            <w:r w:rsidRPr="00984A3F">
              <w:rPr>
                <w:b/>
              </w:rPr>
              <w:t xml:space="preserve">undefined </w:t>
            </w:r>
            <w:r w:rsidRPr="00984A3F">
              <w:t>if absent.</w:t>
            </w:r>
          </w:p>
        </w:tc>
      </w:tr>
      <w:tr w:rsidR="004C02EF" w14:paraId="71525822" w14:textId="77777777" w:rsidTr="003A4B22">
        <w:trPr>
          <w:jc w:val="right"/>
        </w:trPr>
        <w:tc>
          <w:tcPr>
            <w:tcW w:w="2245" w:type="dxa"/>
          </w:tcPr>
          <w:p w14:paraId="5B5573CD" w14:textId="77777777" w:rsidR="004C02EF" w:rsidRDefault="004C02EF" w:rsidP="003A4B22">
            <w:pPr>
              <w:keepNext/>
              <w:spacing w:after="0"/>
            </w:pPr>
            <w:r w:rsidRPr="00984A3F">
              <w:t>[[GetProperty]]</w:t>
            </w:r>
          </w:p>
        </w:tc>
        <w:tc>
          <w:tcPr>
            <w:tcW w:w="2697" w:type="dxa"/>
          </w:tcPr>
          <w:p w14:paraId="7848588F" w14:textId="77777777" w:rsidR="004C02EF" w:rsidRPr="00984A3F" w:rsidRDefault="004C02EF" w:rsidP="003A4B22">
            <w:pPr>
              <w:keepNext/>
              <w:spacing w:after="0"/>
              <w:jc w:val="left"/>
            </w:pPr>
            <w:r w:rsidRPr="00984A3F">
              <w:t>SpecOp (</w:t>
            </w:r>
            <w:r w:rsidRPr="00984A3F">
              <w:rPr>
                <w:i/>
              </w:rPr>
              <w:t>propertyName</w:t>
            </w:r>
            <w:r w:rsidRPr="00984A3F">
              <w:t xml:space="preserve">) </w:t>
            </w:r>
            <w:r w:rsidRPr="00984A3F">
              <w:rPr>
                <w:b/>
                <w:i/>
                <w:color w:val="000000"/>
              </w:rPr>
              <w:t>→</w:t>
            </w:r>
          </w:p>
          <w:p w14:paraId="0A7A6508" w14:textId="77777777" w:rsidR="004C02EF" w:rsidRPr="00F51AE9" w:rsidRDefault="004C02EF" w:rsidP="003A4B22">
            <w:pPr>
              <w:keepNext/>
              <w:spacing w:after="0"/>
              <w:jc w:val="left"/>
              <w:rPr>
                <w:i/>
              </w:rPr>
            </w:pPr>
            <w:r w:rsidRPr="00984A3F">
              <w:t>Undefined</w:t>
            </w:r>
            <w:r w:rsidRPr="00984A3F">
              <w:rPr>
                <w:i/>
              </w:rPr>
              <w:t xml:space="preserve"> or </w:t>
            </w:r>
            <w:r w:rsidRPr="00984A3F">
              <w:t>Property Descriptor</w:t>
            </w:r>
          </w:p>
        </w:tc>
        <w:tc>
          <w:tcPr>
            <w:tcW w:w="4553" w:type="dxa"/>
          </w:tcPr>
          <w:p w14:paraId="148299C8" w14:textId="77777777" w:rsidR="004C02EF" w:rsidRDefault="004C02EF" w:rsidP="003A4B22">
            <w:pPr>
              <w:keepNext/>
              <w:spacing w:after="0"/>
            </w:pPr>
            <w:r w:rsidRPr="00984A3F">
              <w:t xml:space="preserve">Returns the fully populated Property Descriptor of the named property of this object, or </w:t>
            </w:r>
            <w:r w:rsidRPr="00984A3F">
              <w:rPr>
                <w:b/>
              </w:rPr>
              <w:t xml:space="preserve">undefined </w:t>
            </w:r>
            <w:r w:rsidRPr="00984A3F">
              <w:t>if absent.</w:t>
            </w:r>
          </w:p>
        </w:tc>
      </w:tr>
      <w:tr w:rsidR="004C02EF" w14:paraId="031BB981" w14:textId="77777777" w:rsidTr="003A4B22">
        <w:trPr>
          <w:jc w:val="right"/>
        </w:trPr>
        <w:tc>
          <w:tcPr>
            <w:tcW w:w="2245" w:type="dxa"/>
            <w:tcBorders>
              <w:bottom w:val="nil"/>
            </w:tcBorders>
          </w:tcPr>
          <w:p w14:paraId="7F0BFF51" w14:textId="77777777" w:rsidR="004C02EF" w:rsidRDefault="004C02EF" w:rsidP="003A4B22">
            <w:pPr>
              <w:keepNext/>
              <w:spacing w:after="0"/>
            </w:pPr>
            <w:r w:rsidRPr="00984A3F">
              <w:t>[[Put]]</w:t>
            </w:r>
          </w:p>
        </w:tc>
        <w:tc>
          <w:tcPr>
            <w:tcW w:w="2697" w:type="dxa"/>
          </w:tcPr>
          <w:p w14:paraId="0A4EC715" w14:textId="77777777" w:rsidR="004C02EF" w:rsidRDefault="004C02EF" w:rsidP="003A4B22">
            <w:pPr>
              <w:keepNext/>
              <w:spacing w:after="0"/>
              <w:jc w:val="left"/>
            </w:pPr>
            <w:r w:rsidRPr="00984A3F">
              <w:t>SpecOp (</w:t>
            </w:r>
            <w:r w:rsidRPr="00984A3F">
              <w:rPr>
                <w:i/>
              </w:rPr>
              <w:t>propertyName</w:t>
            </w:r>
            <w:r w:rsidRPr="00984A3F">
              <w:t xml:space="preserve">, </w:t>
            </w:r>
            <w:r w:rsidRPr="00984A3F">
              <w:rPr>
                <w:i/>
              </w:rPr>
              <w:t>any</w:t>
            </w:r>
            <w:r>
              <w:rPr>
                <w:i/>
              </w:rPr>
              <w:t xml:space="preserve">, </w:t>
            </w:r>
            <w:r w:rsidRPr="00D420A6">
              <w:rPr>
                <w:i/>
              </w:rPr>
              <w:t>Boolean</w:t>
            </w:r>
            <w:r w:rsidRPr="00984A3F">
              <w:t>)</w:t>
            </w:r>
          </w:p>
        </w:tc>
        <w:tc>
          <w:tcPr>
            <w:tcW w:w="4553" w:type="dxa"/>
          </w:tcPr>
          <w:p w14:paraId="0B381F76" w14:textId="77777777" w:rsidR="004C02EF" w:rsidRDefault="004C02EF" w:rsidP="003A4B22">
            <w:pPr>
              <w:keepNext/>
              <w:spacing w:after="0"/>
            </w:pPr>
            <w:r w:rsidRPr="00984A3F">
              <w:t>Sets the specified named property to the value of the second parameter.</w:t>
            </w:r>
            <w:r>
              <w:t xml:space="preserve"> </w:t>
            </w:r>
            <w:r w:rsidRPr="00984A3F">
              <w:t>The flag controls failure handling.</w:t>
            </w:r>
          </w:p>
        </w:tc>
      </w:tr>
      <w:tr w:rsidR="004C02EF" w14:paraId="5AE17A19" w14:textId="77777777" w:rsidTr="003A4B22">
        <w:trPr>
          <w:jc w:val="right"/>
        </w:trPr>
        <w:tc>
          <w:tcPr>
            <w:tcW w:w="2245" w:type="dxa"/>
          </w:tcPr>
          <w:p w14:paraId="59A82FDA" w14:textId="77777777" w:rsidR="004C02EF" w:rsidRDefault="004C02EF" w:rsidP="003A4B22">
            <w:pPr>
              <w:keepNext/>
              <w:spacing w:after="0"/>
            </w:pPr>
            <w:r w:rsidRPr="00984A3F">
              <w:t>[[CanPut]]</w:t>
            </w:r>
          </w:p>
        </w:tc>
        <w:tc>
          <w:tcPr>
            <w:tcW w:w="2697" w:type="dxa"/>
          </w:tcPr>
          <w:p w14:paraId="24409B8F" w14:textId="77777777" w:rsidR="004C02EF" w:rsidRDefault="004C02EF" w:rsidP="003A4B22">
            <w:pPr>
              <w:keepNext/>
              <w:spacing w:after="0"/>
              <w:jc w:val="left"/>
            </w:pPr>
            <w:r w:rsidRPr="00984A3F">
              <w:t>SpecOp (</w:t>
            </w:r>
            <w:r w:rsidRPr="00984A3F">
              <w:rPr>
                <w:i/>
              </w:rPr>
              <w:t>propertyName</w:t>
            </w:r>
            <w:r w:rsidRPr="00984A3F">
              <w:t xml:space="preserve">) </w:t>
            </w:r>
            <w:r w:rsidRPr="00984A3F">
              <w:rPr>
                <w:b/>
                <w:i/>
                <w:color w:val="000000"/>
              </w:rPr>
              <w:t>→</w:t>
            </w:r>
            <w:r w:rsidRPr="00984A3F">
              <w:t xml:space="preserve"> </w:t>
            </w:r>
            <w:r w:rsidRPr="00D420A6">
              <w:t>Boolean</w:t>
            </w:r>
          </w:p>
        </w:tc>
        <w:tc>
          <w:tcPr>
            <w:tcW w:w="4553" w:type="dxa"/>
          </w:tcPr>
          <w:p w14:paraId="5D9C93DD" w14:textId="77777777" w:rsidR="004C02EF" w:rsidRDefault="004C02EF" w:rsidP="003A4B22">
            <w:pPr>
              <w:keepNext/>
              <w:spacing w:after="0"/>
            </w:pPr>
            <w:r w:rsidRPr="00984A3F">
              <w:t xml:space="preserve">Returns a Boolean value indicating whether a [[Put]] operation with </w:t>
            </w:r>
            <w:r w:rsidRPr="00984A3F">
              <w:rPr>
                <w:i/>
              </w:rPr>
              <w:t>PropertyName</w:t>
            </w:r>
            <w:r w:rsidRPr="00984A3F">
              <w:t xml:space="preserve"> can be performed.</w:t>
            </w:r>
          </w:p>
        </w:tc>
      </w:tr>
      <w:tr w:rsidR="004C02EF" w14:paraId="45C7B4A9" w14:textId="77777777" w:rsidTr="003A4B22">
        <w:trPr>
          <w:jc w:val="right"/>
        </w:trPr>
        <w:tc>
          <w:tcPr>
            <w:tcW w:w="2245" w:type="dxa"/>
          </w:tcPr>
          <w:p w14:paraId="1715F1BE" w14:textId="77777777" w:rsidR="004C02EF" w:rsidRDefault="004C02EF" w:rsidP="003A4B22">
            <w:pPr>
              <w:keepNext/>
              <w:spacing w:after="0"/>
            </w:pPr>
            <w:r w:rsidRPr="00984A3F">
              <w:t>[[HasProperty]]</w:t>
            </w:r>
          </w:p>
        </w:tc>
        <w:tc>
          <w:tcPr>
            <w:tcW w:w="2697" w:type="dxa"/>
          </w:tcPr>
          <w:p w14:paraId="3FE7C5A3" w14:textId="77777777" w:rsidR="004C02EF" w:rsidRDefault="004C02EF" w:rsidP="003A4B22">
            <w:pPr>
              <w:keepNext/>
              <w:spacing w:after="0"/>
              <w:jc w:val="left"/>
            </w:pPr>
            <w:r w:rsidRPr="00984A3F">
              <w:t>SpecOp (</w:t>
            </w:r>
            <w:r w:rsidRPr="00984A3F">
              <w:rPr>
                <w:i/>
              </w:rPr>
              <w:t>propertyName</w:t>
            </w:r>
            <w:r w:rsidRPr="00984A3F">
              <w:t xml:space="preserve">) </w:t>
            </w:r>
            <w:r w:rsidRPr="00984A3F">
              <w:rPr>
                <w:b/>
                <w:i/>
                <w:color w:val="000000"/>
              </w:rPr>
              <w:t>→</w:t>
            </w:r>
            <w:r w:rsidRPr="00984A3F">
              <w:t xml:space="preserve"> </w:t>
            </w:r>
            <w:r w:rsidRPr="00D420A6">
              <w:rPr>
                <w:i/>
              </w:rPr>
              <w:t>Boolean</w:t>
            </w:r>
          </w:p>
        </w:tc>
        <w:tc>
          <w:tcPr>
            <w:tcW w:w="4553" w:type="dxa"/>
          </w:tcPr>
          <w:p w14:paraId="3995E039" w14:textId="77777777" w:rsidR="004C02EF" w:rsidRDefault="004C02EF" w:rsidP="003A4B22">
            <w:pPr>
              <w:keepNext/>
              <w:spacing w:after="0"/>
            </w:pPr>
            <w:r w:rsidRPr="00984A3F">
              <w:t>Returns a Boolean value indicating whether the object already has a property with the given name.</w:t>
            </w:r>
          </w:p>
        </w:tc>
      </w:tr>
      <w:tr w:rsidR="004C02EF" w14:paraId="72CDBEC4" w14:textId="77777777" w:rsidTr="003A4B22">
        <w:trPr>
          <w:jc w:val="right"/>
        </w:trPr>
        <w:tc>
          <w:tcPr>
            <w:tcW w:w="2245" w:type="dxa"/>
          </w:tcPr>
          <w:p w14:paraId="196A9BF3" w14:textId="77777777" w:rsidR="004C02EF" w:rsidRDefault="004C02EF" w:rsidP="003A4B22">
            <w:pPr>
              <w:keepNext/>
              <w:spacing w:after="0"/>
            </w:pPr>
            <w:r w:rsidRPr="00984A3F">
              <w:t>[[Delete]]</w:t>
            </w:r>
          </w:p>
        </w:tc>
        <w:tc>
          <w:tcPr>
            <w:tcW w:w="2697" w:type="dxa"/>
          </w:tcPr>
          <w:p w14:paraId="29ED89FA" w14:textId="77777777" w:rsidR="004C02EF" w:rsidRDefault="004C02EF" w:rsidP="003A4B22">
            <w:pPr>
              <w:keepNext/>
              <w:spacing w:after="0"/>
              <w:jc w:val="left"/>
            </w:pPr>
            <w:r w:rsidRPr="00984A3F">
              <w:t>SpecOp (</w:t>
            </w:r>
            <w:r>
              <w:rPr>
                <w:i/>
              </w:rPr>
              <w:t>p</w:t>
            </w:r>
            <w:r w:rsidRPr="00984A3F">
              <w:rPr>
                <w:i/>
              </w:rPr>
              <w:t xml:space="preserve">ropertyName, </w:t>
            </w:r>
            <w:r w:rsidRPr="00D420A6">
              <w:rPr>
                <w:i/>
              </w:rPr>
              <w:t>Boolean</w:t>
            </w:r>
            <w:r w:rsidRPr="00984A3F">
              <w:t xml:space="preserve">) </w:t>
            </w:r>
            <w:r w:rsidRPr="00984A3F">
              <w:rPr>
                <w:b/>
                <w:i/>
                <w:color w:val="000000"/>
              </w:rPr>
              <w:t>→</w:t>
            </w:r>
            <w:r w:rsidRPr="00984A3F">
              <w:t xml:space="preserve"> </w:t>
            </w:r>
            <w:r w:rsidRPr="00D420A6">
              <w:t>Boolean</w:t>
            </w:r>
          </w:p>
        </w:tc>
        <w:tc>
          <w:tcPr>
            <w:tcW w:w="4553" w:type="dxa"/>
          </w:tcPr>
          <w:p w14:paraId="18D3075A" w14:textId="77777777" w:rsidR="004C02EF" w:rsidRDefault="004C02EF" w:rsidP="003A4B22">
            <w:pPr>
              <w:keepNext/>
              <w:spacing w:after="0"/>
            </w:pPr>
            <w:r w:rsidRPr="00984A3F">
              <w:t>Removes the specified named own property from the object. The flag controls failure handling.</w:t>
            </w:r>
          </w:p>
        </w:tc>
      </w:tr>
      <w:tr w:rsidR="004C02EF" w14:paraId="56CE071D" w14:textId="77777777" w:rsidTr="003A4B22">
        <w:trPr>
          <w:jc w:val="right"/>
        </w:trPr>
        <w:tc>
          <w:tcPr>
            <w:tcW w:w="2245" w:type="dxa"/>
          </w:tcPr>
          <w:p w14:paraId="5A1C5273" w14:textId="77777777" w:rsidR="004C02EF" w:rsidRDefault="004C02EF" w:rsidP="003A4B22">
            <w:pPr>
              <w:keepNext/>
              <w:spacing w:after="0"/>
            </w:pPr>
            <w:r w:rsidRPr="00984A3F">
              <w:t>[[DefaultValue]]</w:t>
            </w:r>
          </w:p>
        </w:tc>
        <w:tc>
          <w:tcPr>
            <w:tcW w:w="2697" w:type="dxa"/>
          </w:tcPr>
          <w:p w14:paraId="0B93D953" w14:textId="77777777" w:rsidR="004C02EF" w:rsidRDefault="004C02EF" w:rsidP="003A4B22">
            <w:pPr>
              <w:keepNext/>
              <w:spacing w:after="0"/>
              <w:jc w:val="left"/>
            </w:pPr>
            <w:r w:rsidRPr="00984A3F">
              <w:t>SpecOp (</w:t>
            </w:r>
            <w:r w:rsidRPr="00984A3F">
              <w:rPr>
                <w:i/>
              </w:rPr>
              <w:t>Hint</w:t>
            </w:r>
            <w:r w:rsidRPr="00984A3F">
              <w:t xml:space="preserve">) </w:t>
            </w:r>
            <w:r w:rsidRPr="00984A3F">
              <w:rPr>
                <w:b/>
                <w:i/>
                <w:color w:val="000000"/>
              </w:rPr>
              <w:t>→</w:t>
            </w:r>
            <w:r w:rsidRPr="00984A3F">
              <w:t xml:space="preserve"> </w:t>
            </w:r>
            <w:r w:rsidRPr="00984A3F">
              <w:rPr>
                <w:i/>
              </w:rPr>
              <w:t>primitive</w:t>
            </w:r>
          </w:p>
        </w:tc>
        <w:tc>
          <w:tcPr>
            <w:tcW w:w="4553" w:type="dxa"/>
          </w:tcPr>
          <w:p w14:paraId="42050CEF" w14:textId="77777777" w:rsidR="004C02EF" w:rsidRDefault="004C02EF" w:rsidP="003A4B22">
            <w:pPr>
              <w:keepNext/>
              <w:spacing w:after="0"/>
            </w:pPr>
            <w:r w:rsidRPr="00984A3F">
              <w:t xml:space="preserve">Hint is a </w:t>
            </w:r>
            <w:r>
              <w:t>S</w:t>
            </w:r>
            <w:r w:rsidRPr="00984A3F">
              <w:t>tring. Returns a default value for the object.</w:t>
            </w:r>
          </w:p>
        </w:tc>
      </w:tr>
      <w:tr w:rsidR="004C02EF" w14:paraId="253B31DA" w14:textId="77777777" w:rsidTr="003A4B22">
        <w:trPr>
          <w:jc w:val="right"/>
        </w:trPr>
        <w:tc>
          <w:tcPr>
            <w:tcW w:w="2245" w:type="dxa"/>
          </w:tcPr>
          <w:p w14:paraId="38F3B8A8" w14:textId="77777777" w:rsidR="004C02EF" w:rsidRDefault="004C02EF" w:rsidP="003A4B22">
            <w:pPr>
              <w:keepNext/>
              <w:spacing w:after="0"/>
            </w:pPr>
            <w:r w:rsidRPr="00984A3F">
              <w:t>[[DefineOwnProperty]]</w:t>
            </w:r>
          </w:p>
        </w:tc>
        <w:tc>
          <w:tcPr>
            <w:tcW w:w="2697" w:type="dxa"/>
          </w:tcPr>
          <w:p w14:paraId="78FFC5B1" w14:textId="77777777" w:rsidR="004C02EF" w:rsidRDefault="004C02EF" w:rsidP="003A4B22">
            <w:pPr>
              <w:keepNext/>
              <w:spacing w:after="0"/>
              <w:jc w:val="left"/>
            </w:pPr>
            <w:r w:rsidRPr="00984A3F">
              <w:t>SpecOp (</w:t>
            </w:r>
            <w:r w:rsidRPr="00984A3F">
              <w:rPr>
                <w:i/>
              </w:rPr>
              <w:t xml:space="preserve">propertyName, PropertyDescriptor, </w:t>
            </w:r>
            <w:r w:rsidRPr="00D420A6">
              <w:rPr>
                <w:i/>
              </w:rPr>
              <w:t>Boolean</w:t>
            </w:r>
            <w:r w:rsidRPr="00984A3F">
              <w:t>)</w:t>
            </w:r>
            <w:r w:rsidRPr="00984A3F">
              <w:rPr>
                <w:b/>
                <w:i/>
                <w:color w:val="000000"/>
              </w:rPr>
              <w:t xml:space="preserve"> →</w:t>
            </w:r>
            <w:r w:rsidRPr="00984A3F">
              <w:t xml:space="preserve"> </w:t>
            </w:r>
            <w:r w:rsidRPr="00D420A6">
              <w:t>Boolean</w:t>
            </w:r>
          </w:p>
        </w:tc>
        <w:tc>
          <w:tcPr>
            <w:tcW w:w="4553" w:type="dxa"/>
          </w:tcPr>
          <w:p w14:paraId="07500E24" w14:textId="77777777" w:rsidR="004C02EF" w:rsidRDefault="004C02EF" w:rsidP="003A4B22">
            <w:pPr>
              <w:keepNext/>
              <w:spacing w:after="0"/>
            </w:pPr>
            <w:r w:rsidRPr="00984A3F">
              <w:t>Creates or alters the named own property to have the state described by a Property Descriptor. The flag controls failure handling.</w:t>
            </w:r>
          </w:p>
        </w:tc>
      </w:tr>
    </w:tbl>
    <w:p w14:paraId="6AF44991" w14:textId="77777777" w:rsidR="004C02EF" w:rsidRPr="00984A3F" w:rsidRDefault="004C02EF" w:rsidP="004C02EF">
      <w:pPr>
        <w:spacing w:after="120"/>
      </w:pPr>
    </w:p>
    <w:p w14:paraId="38B7238E" w14:textId="77777777" w:rsidR="004C02EF" w:rsidRDefault="004C02EF" w:rsidP="004C02EF">
      <w:r>
        <w:t xml:space="preserve">Every object (including host objects) must implement all of the internal properties listed in </w:t>
      </w:r>
      <w:r w:rsidRPr="00004BD3">
        <w:t>Table 8.</w:t>
      </w:r>
      <w:r>
        <w:t xml:space="preserve"> However, the [[DefaultValue]] internal method may, for some objects, simply throw a </w:t>
      </w:r>
      <w:r>
        <w:rPr>
          <w:b/>
        </w:rPr>
        <w:t>TypeError</w:t>
      </w:r>
      <w:r>
        <w:t xml:space="preserve"> exception.</w:t>
      </w:r>
    </w:p>
    <w:p w14:paraId="64DBDD5E" w14:textId="77777777" w:rsidR="004C02EF" w:rsidRDefault="004C02EF" w:rsidP="004C02EF">
      <w:r w:rsidRPr="00851833">
        <w:t xml:space="preserve">All objects have an internal property called [[Prototype]]. The value of this property is either </w:t>
      </w:r>
      <w:r w:rsidRPr="00851833">
        <w:rPr>
          <w:b/>
        </w:rPr>
        <w:t>null</w:t>
      </w:r>
      <w:r w:rsidRPr="00851833">
        <w:t xml:space="preserve"> or an object and is used for implementing inheritance. </w:t>
      </w:r>
      <w:r>
        <w:t xml:space="preserve">Whether or not a native object can have a host object as its [[Prototype]] depends on the implementation. Every [[Prototype]] chain must have finite length (that is, starting from any object, recursively accessing the [[Prototype]] internal property must eventually lead to a </w:t>
      </w:r>
      <w:r>
        <w:rPr>
          <w:b/>
        </w:rPr>
        <w:t>null</w:t>
      </w:r>
      <w:r>
        <w:t xml:space="preserve"> value). </w:t>
      </w:r>
      <w:r w:rsidRPr="00851833">
        <w:t>Named data properties of the [[Prototype]] object are inherited (are visible as properties of the child object) for the purposes of get access, but not for put access. Named accessor properties are inherited for both get access and put access.</w:t>
      </w:r>
    </w:p>
    <w:p w14:paraId="61C856BB" w14:textId="77777777" w:rsidR="004C02EF" w:rsidRDefault="004C02EF" w:rsidP="004C02EF">
      <w:r>
        <w:t xml:space="preserve">Every ECMAScript object has a Boolean-valued [[Extensible]] internal property that controls whether or not named properties may be added to the object. If the value of the [[Extensible]] internal property is </w:t>
      </w:r>
      <w:r w:rsidRPr="00610244">
        <w:rPr>
          <w:b/>
        </w:rPr>
        <w:t>false</w:t>
      </w:r>
      <w:r>
        <w:t xml:space="preserve"> then additional named properties may not be added to the object.  In addition, if [[Extensible]] is </w:t>
      </w:r>
      <w:r w:rsidRPr="00610244">
        <w:rPr>
          <w:b/>
        </w:rPr>
        <w:t>false</w:t>
      </w:r>
      <w:r>
        <w:t xml:space="preserve"> the value of </w:t>
      </w:r>
      <w:del w:id="1465" w:author="Allen Wirfs-Brock" w:date="2011-07-02T13:16:00Z">
        <w:r w:rsidDel="000011A1">
          <w:delText xml:space="preserve">the [[Class]] and </w:delText>
        </w:r>
      </w:del>
      <w:r>
        <w:t xml:space="preserve">[[Prototype]] internal properties of the object may not be modified.  Once the value of an [[Extensible]] internal property has been set to </w:t>
      </w:r>
      <w:r w:rsidRPr="00610244">
        <w:rPr>
          <w:b/>
        </w:rPr>
        <w:t>false</w:t>
      </w:r>
      <w:r>
        <w:t xml:space="preserve"> it may not be subsequently changed to </w:t>
      </w:r>
      <w:r w:rsidRPr="00610244">
        <w:rPr>
          <w:b/>
        </w:rPr>
        <w:t>true</w:t>
      </w:r>
      <w:r>
        <w:t>.</w:t>
      </w:r>
    </w:p>
    <w:p w14:paraId="5DB4403D" w14:textId="77777777" w:rsidR="004C02EF" w:rsidRPr="009B47C3" w:rsidRDefault="004C02EF" w:rsidP="004C02EF">
      <w:pPr>
        <w:pStyle w:val="Note"/>
      </w:pPr>
      <w:r w:rsidRPr="00004BD3">
        <w:t>NOTE</w:t>
      </w:r>
      <w:r w:rsidRPr="00004BD3">
        <w:tab/>
        <w:t xml:space="preserve">This specification defines no ECMAScript language operators or built-in functions that permit a program to modify an object’s </w:t>
      </w:r>
      <w:del w:id="1466" w:author="Allen Wirfs-Brock" w:date="2011-07-02T13:16:00Z">
        <w:r w:rsidRPr="00004BD3" w:rsidDel="000011A1">
          <w:delText xml:space="preserve">[[Class]] or </w:delText>
        </w:r>
      </w:del>
      <w:r w:rsidRPr="00004BD3">
        <w:t xml:space="preserve">[[Prototype]] internal properties or to change the value of [[Extensible]] from </w:t>
      </w:r>
      <w:r w:rsidRPr="00004BD3">
        <w:rPr>
          <w:b/>
        </w:rPr>
        <w:t>false</w:t>
      </w:r>
      <w:r w:rsidRPr="00004BD3">
        <w:t xml:space="preserve"> to </w:t>
      </w:r>
      <w:r w:rsidRPr="00004BD3">
        <w:rPr>
          <w:b/>
        </w:rPr>
        <w:t>true</w:t>
      </w:r>
      <w:r w:rsidRPr="00004BD3">
        <w:t xml:space="preserve">. Implementation specific extensions that modify </w:t>
      </w:r>
      <w:del w:id="1467" w:author="Allen Wirfs-Brock" w:date="2011-07-02T13:16:00Z">
        <w:r w:rsidRPr="00004BD3" w:rsidDel="000011A1">
          <w:delText xml:space="preserve">[[Class]], </w:delText>
        </w:r>
      </w:del>
      <w:r w:rsidRPr="00004BD3">
        <w:t>[[Prototype]] or [[Extensible]] must not violate the invariants defined in the preceding paragraph.</w:t>
      </w:r>
    </w:p>
    <w:p w14:paraId="67114B1C" w14:textId="77777777" w:rsidR="004C02EF" w:rsidDel="000011A1" w:rsidRDefault="004C02EF" w:rsidP="004C02EF">
      <w:pPr>
        <w:rPr>
          <w:del w:id="1468" w:author="Allen Wirfs-Brock" w:date="2011-07-02T13:17:00Z"/>
        </w:rPr>
      </w:pPr>
      <w:del w:id="1469" w:author="Allen Wirfs-Brock" w:date="2011-07-02T13:17:00Z">
        <w:r w:rsidDel="000011A1">
          <w:delText xml:space="preserve">The value of the [[Class]] internal property is defined by this specification for every kind of built-in object. The value of the [[Class]] internal property of a host object may be any String value except one of </w:delText>
        </w:r>
        <w:r w:rsidDel="000011A1">
          <w:rPr>
            <w:rFonts w:ascii="Courier New" w:hAnsi="Courier New" w:cs="Courier New"/>
            <w:b/>
          </w:rPr>
          <w:delText>"Arguments"</w:delText>
        </w:r>
        <w:r w:rsidDel="000011A1">
          <w:delText xml:space="preserve">, </w:delText>
        </w:r>
        <w:r w:rsidDel="000011A1">
          <w:rPr>
            <w:rFonts w:ascii="Courier New" w:hAnsi="Courier New" w:cs="Courier New"/>
            <w:b/>
          </w:rPr>
          <w:delText>"Array"</w:delText>
        </w:r>
        <w:r w:rsidDel="000011A1">
          <w:delText xml:space="preserve">, </w:delText>
        </w:r>
        <w:r w:rsidDel="000011A1">
          <w:rPr>
            <w:rFonts w:ascii="Courier New" w:hAnsi="Courier New" w:cs="Courier New"/>
            <w:b/>
          </w:rPr>
          <w:delText>"Boolean"</w:delText>
        </w:r>
        <w:r w:rsidDel="000011A1">
          <w:delText xml:space="preserve">, </w:delText>
        </w:r>
        <w:r w:rsidDel="000011A1">
          <w:rPr>
            <w:rFonts w:ascii="Courier New" w:hAnsi="Courier New" w:cs="Courier New"/>
            <w:b/>
          </w:rPr>
          <w:delText>"Date"</w:delText>
        </w:r>
        <w:r w:rsidDel="000011A1">
          <w:delText xml:space="preserve">, </w:delText>
        </w:r>
        <w:r w:rsidDel="000011A1">
          <w:rPr>
            <w:rFonts w:ascii="Courier New" w:hAnsi="Courier New" w:cs="Courier New"/>
            <w:b/>
          </w:rPr>
          <w:delText>"Error"</w:delText>
        </w:r>
        <w:r w:rsidDel="000011A1">
          <w:delText xml:space="preserve">, </w:delText>
        </w:r>
        <w:r w:rsidDel="000011A1">
          <w:rPr>
            <w:rFonts w:ascii="Courier New" w:hAnsi="Courier New" w:cs="Courier New"/>
            <w:b/>
          </w:rPr>
          <w:delText>"Function"</w:delText>
        </w:r>
        <w:r w:rsidDel="000011A1">
          <w:delText xml:space="preserve">, </w:delText>
        </w:r>
        <w:r w:rsidDel="000011A1">
          <w:rPr>
            <w:rFonts w:ascii="Courier New" w:hAnsi="Courier New" w:cs="Courier New"/>
            <w:b/>
          </w:rPr>
          <w:delText>"JSON"</w:delText>
        </w:r>
        <w:r w:rsidDel="000011A1">
          <w:delText xml:space="preserve">, </w:delText>
        </w:r>
        <w:r w:rsidDel="000011A1">
          <w:rPr>
            <w:rFonts w:ascii="Courier New" w:hAnsi="Courier New" w:cs="Courier New"/>
            <w:b/>
          </w:rPr>
          <w:delText>"Math"</w:delText>
        </w:r>
        <w:r w:rsidDel="000011A1">
          <w:delText xml:space="preserve">, </w:delText>
        </w:r>
        <w:r w:rsidDel="000011A1">
          <w:rPr>
            <w:rFonts w:ascii="Courier New" w:hAnsi="Courier New" w:cs="Courier New"/>
            <w:b/>
          </w:rPr>
          <w:delText>"Number"</w:delText>
        </w:r>
        <w:r w:rsidDel="000011A1">
          <w:delText xml:space="preserve">, </w:delText>
        </w:r>
        <w:r w:rsidDel="000011A1">
          <w:rPr>
            <w:rFonts w:ascii="Courier New" w:hAnsi="Courier New" w:cs="Courier New"/>
            <w:b/>
          </w:rPr>
          <w:delText>"Object"</w:delText>
        </w:r>
        <w:r w:rsidDel="000011A1">
          <w:delText xml:space="preserve">, </w:delText>
        </w:r>
        <w:r w:rsidDel="000011A1">
          <w:rPr>
            <w:rFonts w:ascii="Courier New" w:hAnsi="Courier New" w:cs="Courier New"/>
            <w:b/>
          </w:rPr>
          <w:delText>"RegExp"</w:delText>
        </w:r>
        <w:r w:rsidDel="000011A1">
          <w:delText xml:space="preserve">, and </w:delText>
        </w:r>
        <w:r w:rsidDel="000011A1">
          <w:rPr>
            <w:rFonts w:ascii="Courier New" w:hAnsi="Courier New" w:cs="Courier New"/>
            <w:b/>
          </w:rPr>
          <w:delText>"String"</w:delText>
        </w:r>
        <w:r w:rsidDel="000011A1">
          <w:delText xml:space="preserve">. The value of a [[Class]] internal property is used internally to distinguish different kinds of objects. Note that this specification does not provide any means for a program to access that value except through </w:delText>
        </w:r>
        <w:r w:rsidDel="000011A1">
          <w:rPr>
            <w:rFonts w:ascii="Courier New" w:hAnsi="Courier New"/>
            <w:b/>
          </w:rPr>
          <w:delText>Object.prototype.toString</w:delText>
        </w:r>
        <w:r w:rsidDel="000011A1">
          <w:delText xml:space="preserve"> (see 15.2.4.2).</w:delText>
        </w:r>
      </w:del>
    </w:p>
    <w:p w14:paraId="1D7B610B" w14:textId="77777777" w:rsidR="004C02EF" w:rsidRDefault="004C02EF" w:rsidP="004C02EF">
      <w:r>
        <w:t>Unless otherwise specified, the common internal methods of native ECMAScript objects behave as described in 8.12. Array objects have a slightly different implementation of the [[DefineOwnProperty]] internal method (see 15.4.5.1) and String objects have a slightly different implementation of the [[GetOwnProperty]] internal method (see 15.5.5.2). Arguments objects (10.6) have different implementations of [[Get]], [[GetOwnProperty]], [[DefineOwnProperty]], and [[Delete]]. Function objects (15.3) have a different implementation of [[Get]].</w:t>
      </w:r>
    </w:p>
    <w:p w14:paraId="21469DBE" w14:textId="77777777" w:rsidR="004C02EF" w:rsidRDefault="004C02EF" w:rsidP="004C02EF">
      <w:r>
        <w:t xml:space="preserve">Host objects may implement these internal methods in any manner unless specified otherwise; for example, one possibility is that [[Get]] and [[Put]] for a particular host object indeed fetch and store property values but [[HasProperty]] always generates </w:t>
      </w:r>
      <w:r>
        <w:rPr>
          <w:b/>
        </w:rPr>
        <w:t>false</w:t>
      </w:r>
      <w:r>
        <w:t xml:space="preserve">. However, if any specified manipulation of a host object's internal properties is not supported by an implementation, that manipulation must throw a </w:t>
      </w:r>
      <w:r w:rsidRPr="00BD2A34">
        <w:rPr>
          <w:b/>
        </w:rPr>
        <w:t>TypeError</w:t>
      </w:r>
      <w:r>
        <w:t xml:space="preserve"> exception when attempted.</w:t>
      </w:r>
    </w:p>
    <w:p w14:paraId="2D1E4516" w14:textId="77777777" w:rsidR="004C02EF" w:rsidRDefault="004C02EF" w:rsidP="004C02EF">
      <w:pPr>
        <w:spacing w:after="120"/>
      </w:pPr>
      <w:r>
        <w:t>The [[GetOwnProperty]] internal method of a host object must conform to the following invariants for each property of the host object:</w:t>
      </w:r>
    </w:p>
    <w:p w14:paraId="7D4D2645" w14:textId="77777777" w:rsidR="004C02EF" w:rsidRDefault="004C02EF" w:rsidP="004C02EF">
      <w:pPr>
        <w:numPr>
          <w:ilvl w:val="0"/>
          <w:numId w:val="35"/>
        </w:numPr>
      </w:pPr>
      <w:r>
        <w:t xml:space="preserve">If a property is described as a data property and it may return different values over time, then either or both of the [[Writable]] and [[Configurable]] attributes must be </w:t>
      </w:r>
      <w:r w:rsidRPr="001535A8">
        <w:rPr>
          <w:b/>
        </w:rPr>
        <w:t>true</w:t>
      </w:r>
      <w:r>
        <w:t xml:space="preserve"> even if no mechanism to change the value is exposed via the other internal methods.</w:t>
      </w:r>
    </w:p>
    <w:p w14:paraId="13C217A3" w14:textId="77777777" w:rsidR="004C02EF" w:rsidRDefault="004C02EF" w:rsidP="004C02EF">
      <w:pPr>
        <w:numPr>
          <w:ilvl w:val="0"/>
          <w:numId w:val="35"/>
        </w:numPr>
      </w:pPr>
      <w:r>
        <w:t xml:space="preserve">If a property is described as a data property and its [[Writable]] and [[Configurable]] are both </w:t>
      </w:r>
      <w:r w:rsidRPr="00C845C0">
        <w:rPr>
          <w:b/>
        </w:rPr>
        <w:t>false</w:t>
      </w:r>
      <w:r>
        <w:t>, then the SameValue (according to 9.12) must be returned for the [[Value]] attribute of the property on all calls to [[GetOwnProperty]].</w:t>
      </w:r>
    </w:p>
    <w:p w14:paraId="1811715A" w14:textId="77777777" w:rsidR="004C02EF" w:rsidRDefault="004C02EF" w:rsidP="004C02EF">
      <w:pPr>
        <w:numPr>
          <w:ilvl w:val="0"/>
          <w:numId w:val="35"/>
        </w:numPr>
      </w:pPr>
      <w:r>
        <w:t xml:space="preserve">If the attributes other than [[Writable]] may change over time or if the property might disappear, then the [[Configurable]] attribute must be </w:t>
      </w:r>
      <w:r w:rsidRPr="001535A8">
        <w:rPr>
          <w:b/>
        </w:rPr>
        <w:t>true</w:t>
      </w:r>
      <w:r>
        <w:t>.</w:t>
      </w:r>
    </w:p>
    <w:p w14:paraId="703658D1" w14:textId="77777777" w:rsidR="004C02EF" w:rsidRDefault="004C02EF" w:rsidP="004C02EF">
      <w:pPr>
        <w:numPr>
          <w:ilvl w:val="0"/>
          <w:numId w:val="35"/>
        </w:numPr>
      </w:pPr>
      <w:r>
        <w:t xml:space="preserve">If the [[Writable]] attribute may change from </w:t>
      </w:r>
      <w:r w:rsidRPr="002279D3">
        <w:rPr>
          <w:b/>
        </w:rPr>
        <w:t>false</w:t>
      </w:r>
      <w:r>
        <w:t xml:space="preserve"> to </w:t>
      </w:r>
      <w:r w:rsidRPr="002279D3">
        <w:rPr>
          <w:b/>
        </w:rPr>
        <w:t>true</w:t>
      </w:r>
      <w:r>
        <w:t xml:space="preserve">, then the [[Configurable]] attribute must be </w:t>
      </w:r>
      <w:r w:rsidRPr="001535A8">
        <w:rPr>
          <w:b/>
        </w:rPr>
        <w:t>true</w:t>
      </w:r>
      <w:r>
        <w:t>.</w:t>
      </w:r>
    </w:p>
    <w:p w14:paraId="6FFA42EF" w14:textId="77777777" w:rsidR="004C02EF" w:rsidRDefault="004C02EF" w:rsidP="004C02EF">
      <w:pPr>
        <w:numPr>
          <w:ilvl w:val="0"/>
          <w:numId w:val="35"/>
        </w:numPr>
      </w:pPr>
      <w:r>
        <w:t xml:space="preserve">If the value of the host object’s [[Extensible]] internal property has been observed by ECMAScript code to be </w:t>
      </w:r>
      <w:r w:rsidRPr="00686F9D">
        <w:rPr>
          <w:b/>
        </w:rPr>
        <w:t>false</w:t>
      </w:r>
      <w:r>
        <w:t>, then if a call to [[GetOwnProperty]] describes a property as non-existent all subsequent calls must also describe that property as non-existent.</w:t>
      </w:r>
    </w:p>
    <w:p w14:paraId="6EE6B226" w14:textId="77777777" w:rsidR="004C02EF" w:rsidRDefault="004C02EF" w:rsidP="004C02EF">
      <w:r>
        <w:t xml:space="preserve">The [[DefineOwnProperty]] internal method of a host object must not permit the addition of a new property to a host object if the [[Extensible]] internal property of that host object has been observed by ECMAScript code to be </w:t>
      </w:r>
      <w:r w:rsidRPr="00E87330">
        <w:rPr>
          <w:b/>
        </w:rPr>
        <w:t>false</w:t>
      </w:r>
      <w:r>
        <w:t xml:space="preserve">. </w:t>
      </w:r>
    </w:p>
    <w:p w14:paraId="234D483A" w14:textId="77777777" w:rsidR="004C02EF" w:rsidRDefault="004C02EF" w:rsidP="004C02EF">
      <w:r>
        <w:t xml:space="preserve">If the [[Extensible]] internal property of that host object has been observed by ECMAScript code to be </w:t>
      </w:r>
      <w:r w:rsidRPr="00E87330">
        <w:rPr>
          <w:b/>
        </w:rPr>
        <w:t>false</w:t>
      </w:r>
      <w:r>
        <w:t xml:space="preserve"> then it must not subsequently become </w:t>
      </w:r>
      <w:r w:rsidRPr="00686F9D">
        <w:rPr>
          <w:b/>
        </w:rPr>
        <w:t>true</w:t>
      </w:r>
      <w:r>
        <w:t>.</w:t>
      </w:r>
    </w:p>
    <w:p w14:paraId="66D8AC9D" w14:textId="77777777" w:rsidR="004C02EF" w:rsidRDefault="00787AF9" w:rsidP="004C02EF">
      <w:pPr>
        <w:pStyle w:val="Tabletitle"/>
        <w:keepNext w:val="0"/>
        <w:widowControl w:val="0"/>
      </w:pPr>
      <w:bookmarkStart w:id="1470" w:name="_Toc381513640"/>
      <w:bookmarkStart w:id="1471" w:name="_Toc382202783"/>
      <w:bookmarkStart w:id="1472" w:name="_Toc382203003"/>
      <w:bookmarkStart w:id="1473" w:name="_Toc382212162"/>
      <w:bookmarkStart w:id="1474" w:name="_Toc382212345"/>
      <w:bookmarkStart w:id="1475" w:name="_Toc382291507"/>
      <w:bookmarkStart w:id="1476" w:name="_Ref382730731"/>
      <w:bookmarkStart w:id="1477" w:name="_Ref382730741"/>
      <w:bookmarkStart w:id="1478" w:name="_Toc385672143"/>
      <w:bookmarkStart w:id="1479" w:name="_Ref393616854"/>
      <w:bookmarkStart w:id="1480" w:name="_Toc393690236"/>
      <w:bookmarkStart w:id="1481" w:name="_Ref404493061"/>
      <w:r>
        <w:rPr>
          <w:rFonts w:eastAsia="Arial Unicode MS"/>
        </w:rPr>
        <w:br w:type="page"/>
      </w:r>
      <w:r w:rsidR="004C02EF" w:rsidRPr="00004BD3">
        <w:rPr>
          <w:rFonts w:eastAsia="Arial Unicode MS"/>
        </w:rPr>
        <w:t xml:space="preserve">Table 9 — </w:t>
      </w:r>
      <w:r w:rsidR="004C02EF" w:rsidRPr="00004BD3">
        <w:t>Internal Properties Only Defined for Some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Grid>
        <w:gridCol w:w="2192"/>
        <w:gridCol w:w="2043"/>
        <w:gridCol w:w="5580"/>
      </w:tblGrid>
      <w:tr w:rsidR="004C02EF" w14:paraId="441372ED" w14:textId="77777777" w:rsidTr="003A4B22">
        <w:trPr>
          <w:jc w:val="center"/>
        </w:trPr>
        <w:tc>
          <w:tcPr>
            <w:tcW w:w="2192" w:type="dxa"/>
            <w:tcBorders>
              <w:top w:val="single" w:sz="12" w:space="0" w:color="000000"/>
              <w:left w:val="single" w:sz="6" w:space="0" w:color="000000"/>
              <w:bottom w:val="single" w:sz="6" w:space="0" w:color="000000"/>
              <w:right w:val="nil"/>
            </w:tcBorders>
            <w:shd w:val="solid" w:color="C0C0C0" w:fill="FFFFFF"/>
          </w:tcPr>
          <w:p w14:paraId="2162F12F"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Internal Property</w:t>
            </w:r>
          </w:p>
        </w:tc>
        <w:tc>
          <w:tcPr>
            <w:tcW w:w="2043" w:type="dxa"/>
            <w:tcBorders>
              <w:top w:val="single" w:sz="12" w:space="0" w:color="000000"/>
              <w:left w:val="nil"/>
              <w:bottom w:val="single" w:sz="6" w:space="0" w:color="000000"/>
              <w:right w:val="nil"/>
            </w:tcBorders>
            <w:shd w:val="solid" w:color="C0C0C0" w:fill="FFFFFF"/>
          </w:tcPr>
          <w:p w14:paraId="6BCB4BFF" w14:textId="77777777" w:rsidR="004C02EF" w:rsidRDefault="004C02EF" w:rsidP="003A4B22">
            <w:pPr>
              <w:keepNext/>
              <w:shd w:val="solid" w:color="C0C0C0" w:fill="FFFFFF"/>
              <w:spacing w:after="0"/>
              <w:jc w:val="left"/>
              <w:rPr>
                <w:b/>
                <w:i/>
                <w:color w:val="000000"/>
                <w:shd w:val="solid" w:color="C0C0C0" w:fill="FFFFFF"/>
              </w:rPr>
            </w:pPr>
            <w:r w:rsidRPr="00984A3F">
              <w:rPr>
                <w:b/>
                <w:i/>
                <w:color w:val="000000"/>
                <w:shd w:val="solid" w:color="C0C0C0" w:fill="FFFFFF"/>
              </w:rPr>
              <w:t>Value Type Domain</w:t>
            </w:r>
          </w:p>
        </w:tc>
        <w:tc>
          <w:tcPr>
            <w:tcW w:w="5580" w:type="dxa"/>
            <w:tcBorders>
              <w:top w:val="single" w:sz="12" w:space="0" w:color="000000"/>
              <w:left w:val="nil"/>
              <w:bottom w:val="single" w:sz="6" w:space="0" w:color="000000"/>
              <w:right w:val="single" w:sz="6" w:space="0" w:color="000000"/>
            </w:tcBorders>
            <w:shd w:val="solid" w:color="C0C0C0" w:fill="FFFFFF"/>
          </w:tcPr>
          <w:p w14:paraId="712F711E"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Description</w:t>
            </w:r>
          </w:p>
        </w:tc>
      </w:tr>
      <w:tr w:rsidR="004C02EF" w14:paraId="6219CA25" w14:textId="77777777" w:rsidTr="003A4B22">
        <w:trPr>
          <w:jc w:val="center"/>
        </w:trPr>
        <w:tc>
          <w:tcPr>
            <w:tcW w:w="2192" w:type="dxa"/>
          </w:tcPr>
          <w:p w14:paraId="392CBEA5" w14:textId="77777777" w:rsidR="004C02EF" w:rsidRPr="00984A3F" w:rsidRDefault="004C02EF" w:rsidP="003A4B22">
            <w:pPr>
              <w:keepNext/>
              <w:spacing w:after="0"/>
            </w:pPr>
            <w:r w:rsidRPr="00984A3F">
              <w:t>[[PrimitiveValue]]</w:t>
            </w:r>
          </w:p>
        </w:tc>
        <w:tc>
          <w:tcPr>
            <w:tcW w:w="2043" w:type="dxa"/>
          </w:tcPr>
          <w:p w14:paraId="049AA3E6" w14:textId="77777777" w:rsidR="004C02EF" w:rsidRPr="00984A3F" w:rsidRDefault="004C02EF" w:rsidP="003A4B22">
            <w:pPr>
              <w:keepNext/>
              <w:spacing w:after="0"/>
              <w:jc w:val="left"/>
            </w:pPr>
            <w:r w:rsidRPr="00DF4C72">
              <w:rPr>
                <w:i/>
              </w:rPr>
              <w:t>primitive</w:t>
            </w:r>
          </w:p>
        </w:tc>
        <w:tc>
          <w:tcPr>
            <w:tcW w:w="5580" w:type="dxa"/>
          </w:tcPr>
          <w:p w14:paraId="3B8E6DDF" w14:textId="77777777" w:rsidR="004C02EF" w:rsidRPr="00984A3F" w:rsidRDefault="004C02EF" w:rsidP="003A4B22">
            <w:pPr>
              <w:keepNext/>
              <w:spacing w:after="0"/>
            </w:pPr>
            <w:r w:rsidRPr="00984A3F">
              <w:t>Internal state information associated with this object.</w:t>
            </w:r>
            <w:r>
              <w:t xml:space="preserve"> </w:t>
            </w:r>
            <w:r w:rsidRPr="00984A3F">
              <w:t xml:space="preserve">Of the standard built-in ECMAScript objects, only </w:t>
            </w:r>
            <w:r>
              <w:t>Boolean, Date, Number, and String objects</w:t>
            </w:r>
            <w:r w:rsidRPr="00984A3F">
              <w:t xml:space="preserve"> implement [[PrimitiveValue]].</w:t>
            </w:r>
          </w:p>
        </w:tc>
      </w:tr>
      <w:tr w:rsidR="004C02EF" w14:paraId="68B7E1B4" w14:textId="77777777" w:rsidTr="003A4B22">
        <w:trPr>
          <w:jc w:val="center"/>
        </w:trPr>
        <w:tc>
          <w:tcPr>
            <w:tcW w:w="2192" w:type="dxa"/>
          </w:tcPr>
          <w:p w14:paraId="126CC7E2" w14:textId="77777777" w:rsidR="004C02EF" w:rsidRDefault="004C02EF" w:rsidP="003A4B22">
            <w:pPr>
              <w:keepNext/>
              <w:spacing w:after="0"/>
            </w:pPr>
            <w:r w:rsidRPr="00984A3F">
              <w:t>[[Construct]]</w:t>
            </w:r>
          </w:p>
        </w:tc>
        <w:tc>
          <w:tcPr>
            <w:tcW w:w="2043" w:type="dxa"/>
          </w:tcPr>
          <w:p w14:paraId="723CE5CA" w14:textId="77777777" w:rsidR="004C02EF" w:rsidRDefault="004C02EF" w:rsidP="003A4B22">
            <w:pPr>
              <w:keepNext/>
              <w:spacing w:after="0"/>
              <w:jc w:val="left"/>
            </w:pPr>
            <w:r w:rsidRPr="00984A3F">
              <w:t xml:space="preserve">SpecOp(a List of </w:t>
            </w:r>
            <w:r w:rsidRPr="00985903">
              <w:rPr>
                <w:i/>
              </w:rPr>
              <w:t>any</w:t>
            </w:r>
            <w:r w:rsidRPr="00984A3F">
              <w:t xml:space="preserve">) </w:t>
            </w:r>
            <w:r w:rsidRPr="00D420A6">
              <w:rPr>
                <w:rFonts w:ascii="Times New Roman" w:hAnsi="Times New Roman"/>
                <w:b/>
                <w:i/>
                <w:color w:val="000000"/>
              </w:rPr>
              <w:t>→</w:t>
            </w:r>
            <w:r w:rsidRPr="00984A3F">
              <w:t xml:space="preserve"> Object</w:t>
            </w:r>
          </w:p>
        </w:tc>
        <w:tc>
          <w:tcPr>
            <w:tcW w:w="5580" w:type="dxa"/>
          </w:tcPr>
          <w:p w14:paraId="25487B88" w14:textId="77777777" w:rsidR="004C02EF" w:rsidRDefault="004C02EF" w:rsidP="003A4B22">
            <w:pPr>
              <w:keepNext/>
              <w:spacing w:after="0"/>
            </w:pPr>
            <w:r>
              <w:t>Creates</w:t>
            </w:r>
            <w:r w:rsidRPr="00984A3F">
              <w:t xml:space="preserve"> an object. Invoked via the </w:t>
            </w:r>
            <w:r>
              <w:rPr>
                <w:rFonts w:ascii="Courier New" w:hAnsi="Courier New"/>
                <w:b/>
              </w:rPr>
              <w:t>new</w:t>
            </w:r>
            <w:r w:rsidRPr="00984A3F">
              <w:t xml:space="preserve"> operator. The arguments to the SpecOp are the arguments passed to the </w:t>
            </w:r>
            <w:r w:rsidRPr="00984A3F">
              <w:rPr>
                <w:b/>
              </w:rPr>
              <w:t>new</w:t>
            </w:r>
            <w:r w:rsidRPr="00984A3F">
              <w:t xml:space="preserve"> operator. Objects that implement this internal method are called </w:t>
            </w:r>
            <w:r w:rsidRPr="00984A3F">
              <w:rPr>
                <w:i/>
              </w:rPr>
              <w:t>constructors</w:t>
            </w:r>
            <w:r w:rsidRPr="00984A3F">
              <w:t>.</w:t>
            </w:r>
          </w:p>
        </w:tc>
      </w:tr>
      <w:tr w:rsidR="004C02EF" w14:paraId="797CDCEF" w14:textId="77777777" w:rsidTr="003A4B22">
        <w:trPr>
          <w:jc w:val="center"/>
        </w:trPr>
        <w:tc>
          <w:tcPr>
            <w:tcW w:w="2192" w:type="dxa"/>
          </w:tcPr>
          <w:p w14:paraId="715A934D" w14:textId="77777777" w:rsidR="004C02EF" w:rsidRDefault="004C02EF" w:rsidP="003A4B22">
            <w:pPr>
              <w:keepNext/>
              <w:spacing w:after="0"/>
            </w:pPr>
            <w:r w:rsidRPr="00984A3F">
              <w:t>[[Call]]</w:t>
            </w:r>
          </w:p>
        </w:tc>
        <w:tc>
          <w:tcPr>
            <w:tcW w:w="2043" w:type="dxa"/>
          </w:tcPr>
          <w:p w14:paraId="3AD1D3CE" w14:textId="77777777" w:rsidR="004C02EF" w:rsidRDefault="004C02EF" w:rsidP="003A4B22">
            <w:pPr>
              <w:keepNext/>
              <w:spacing w:after="0"/>
              <w:jc w:val="left"/>
            </w:pPr>
            <w:r w:rsidRPr="00984A3F">
              <w:t>SpecOp(</w:t>
            </w:r>
            <w:r w:rsidRPr="00985903">
              <w:rPr>
                <w:i/>
              </w:rPr>
              <w:t>any</w:t>
            </w:r>
            <w:r>
              <w:t xml:space="preserve">, </w:t>
            </w:r>
            <w:r w:rsidRPr="00984A3F">
              <w:t xml:space="preserve">a List of </w:t>
            </w:r>
            <w:r w:rsidRPr="00985903">
              <w:rPr>
                <w:i/>
              </w:rPr>
              <w:t>any</w:t>
            </w:r>
            <w:r w:rsidRPr="00984A3F">
              <w:t xml:space="preserve">) </w:t>
            </w:r>
            <w:r w:rsidRPr="00D420A6">
              <w:rPr>
                <w:rFonts w:ascii="Times New Roman" w:hAnsi="Times New Roman"/>
                <w:b/>
                <w:i/>
                <w:color w:val="000000"/>
              </w:rPr>
              <w:t>→</w:t>
            </w:r>
            <w:r w:rsidRPr="00984A3F">
              <w:t xml:space="preserve"> </w:t>
            </w:r>
            <w:r w:rsidRPr="00985903">
              <w:rPr>
                <w:i/>
              </w:rPr>
              <w:t>any</w:t>
            </w:r>
            <w:r w:rsidRPr="00984A3F">
              <w:rPr>
                <w:i/>
              </w:rPr>
              <w:t xml:space="preserve"> </w:t>
            </w:r>
            <w:r w:rsidRPr="00985903">
              <w:t>or</w:t>
            </w:r>
            <w:r w:rsidRPr="00984A3F">
              <w:t xml:space="preserve"> Reference</w:t>
            </w:r>
          </w:p>
        </w:tc>
        <w:tc>
          <w:tcPr>
            <w:tcW w:w="5580" w:type="dxa"/>
          </w:tcPr>
          <w:p w14:paraId="1EB74FCB" w14:textId="77777777" w:rsidR="004C02EF" w:rsidRDefault="004C02EF" w:rsidP="003A4B22">
            <w:pPr>
              <w:keepNext/>
              <w:spacing w:after="0"/>
            </w:pPr>
            <w:r w:rsidRPr="00984A3F">
              <w:t>Executes code associated with the object. Invoked via a function call expression. The arguments to the SpecOp are</w:t>
            </w:r>
            <w:r>
              <w:t xml:space="preserve"> this object and a list containing</w:t>
            </w:r>
            <w:r w:rsidRPr="00984A3F">
              <w:t xml:space="preserve"> the arguments passed to the function call expression. Objects that implement this internal method are </w:t>
            </w:r>
            <w:r>
              <w:rPr>
                <w:i/>
              </w:rPr>
              <w:t>callable</w:t>
            </w:r>
            <w:r w:rsidRPr="00984A3F">
              <w:t xml:space="preserve">. Only </w:t>
            </w:r>
            <w:r>
              <w:t>callable objects</w:t>
            </w:r>
            <w:r w:rsidRPr="00984A3F">
              <w:t xml:space="preserve"> that are host objects may return Reference values.</w:t>
            </w:r>
          </w:p>
        </w:tc>
      </w:tr>
      <w:tr w:rsidR="004C02EF" w14:paraId="658F95E3" w14:textId="77777777" w:rsidTr="003A4B22">
        <w:trPr>
          <w:jc w:val="center"/>
        </w:trPr>
        <w:tc>
          <w:tcPr>
            <w:tcW w:w="2192" w:type="dxa"/>
          </w:tcPr>
          <w:p w14:paraId="4634B3E3" w14:textId="77777777" w:rsidR="004C02EF" w:rsidRDefault="004C02EF" w:rsidP="003A4B22">
            <w:pPr>
              <w:keepNext/>
              <w:spacing w:after="0"/>
            </w:pPr>
            <w:r w:rsidRPr="00984A3F">
              <w:t>[[HasInstance]]</w:t>
            </w:r>
          </w:p>
        </w:tc>
        <w:tc>
          <w:tcPr>
            <w:tcW w:w="2043" w:type="dxa"/>
          </w:tcPr>
          <w:p w14:paraId="6EE5D711" w14:textId="77777777" w:rsidR="004C02EF" w:rsidRDefault="004C02EF" w:rsidP="003A4B22">
            <w:pPr>
              <w:keepNext/>
              <w:spacing w:after="0"/>
              <w:jc w:val="left"/>
            </w:pPr>
            <w:r w:rsidRPr="00984A3F">
              <w:t>SpecOp(</w:t>
            </w:r>
            <w:r w:rsidRPr="00984A3F">
              <w:rPr>
                <w:i/>
              </w:rPr>
              <w:t>any</w:t>
            </w:r>
            <w:r w:rsidRPr="00984A3F">
              <w:t xml:space="preserve">) </w:t>
            </w:r>
            <w:r w:rsidRPr="00D420A6">
              <w:rPr>
                <w:rFonts w:ascii="Times New Roman" w:hAnsi="Times New Roman"/>
                <w:b/>
                <w:i/>
                <w:color w:val="000000"/>
              </w:rPr>
              <w:t>→</w:t>
            </w:r>
            <w:r w:rsidRPr="00984A3F">
              <w:t xml:space="preserve"> Boolean</w:t>
            </w:r>
          </w:p>
        </w:tc>
        <w:tc>
          <w:tcPr>
            <w:tcW w:w="5580" w:type="dxa"/>
          </w:tcPr>
          <w:p w14:paraId="02788B95" w14:textId="77777777" w:rsidR="004C02EF" w:rsidRDefault="004C02EF" w:rsidP="003A4B22">
            <w:pPr>
              <w:keepNext/>
              <w:spacing w:after="0"/>
            </w:pPr>
            <w:r w:rsidRPr="00984A3F">
              <w:t xml:space="preserve">Returns a Boolean value indicating whether the argument is </w:t>
            </w:r>
            <w:r>
              <w:t xml:space="preserve">likely </w:t>
            </w:r>
            <w:r w:rsidRPr="00984A3F">
              <w:t xml:space="preserve">an Object that </w:t>
            </w:r>
            <w:r>
              <w:t>was constructed by this object</w:t>
            </w:r>
            <w:r w:rsidRPr="00984A3F">
              <w:t xml:space="preserve">. Of the standard built-in ECMAScript objects, only </w:t>
            </w:r>
            <w:r>
              <w:t>Function objects</w:t>
            </w:r>
            <w:r w:rsidRPr="00984A3F">
              <w:t xml:space="preserve"> implement [[HasInstance]].</w:t>
            </w:r>
          </w:p>
        </w:tc>
      </w:tr>
      <w:tr w:rsidR="004C02EF" w14:paraId="79262BF2" w14:textId="77777777" w:rsidTr="003A4B22">
        <w:trPr>
          <w:jc w:val="center"/>
        </w:trPr>
        <w:tc>
          <w:tcPr>
            <w:tcW w:w="2192" w:type="dxa"/>
          </w:tcPr>
          <w:p w14:paraId="50761F9A" w14:textId="77777777" w:rsidR="004C02EF" w:rsidRDefault="004C02EF" w:rsidP="003A4B22">
            <w:pPr>
              <w:keepNext/>
              <w:spacing w:after="0"/>
            </w:pPr>
            <w:r w:rsidRPr="00984A3F">
              <w:t>[[Scope]]</w:t>
            </w:r>
          </w:p>
        </w:tc>
        <w:tc>
          <w:tcPr>
            <w:tcW w:w="2043" w:type="dxa"/>
          </w:tcPr>
          <w:p w14:paraId="5EA72445" w14:textId="77777777" w:rsidR="004C02EF" w:rsidRPr="00E70AF7" w:rsidRDefault="004C02EF" w:rsidP="003A4B22">
            <w:pPr>
              <w:keepNext/>
              <w:spacing w:after="0"/>
              <w:jc w:val="left"/>
            </w:pPr>
            <w:r w:rsidRPr="00984A3F">
              <w:t>Lexical Environment</w:t>
            </w:r>
          </w:p>
        </w:tc>
        <w:tc>
          <w:tcPr>
            <w:tcW w:w="5580" w:type="dxa"/>
          </w:tcPr>
          <w:p w14:paraId="4D27564A" w14:textId="77777777" w:rsidR="004C02EF" w:rsidRDefault="004C02EF" w:rsidP="003A4B22">
            <w:pPr>
              <w:keepNext/>
              <w:spacing w:after="0"/>
            </w:pPr>
            <w:r w:rsidRPr="00984A3F">
              <w:t xml:space="preserve">A lexical environment that defines the environment in which a Function object is executed. Of the standard built-in ECMAScript objects, only </w:t>
            </w:r>
            <w:r>
              <w:t>Function objects</w:t>
            </w:r>
            <w:r w:rsidRPr="00984A3F">
              <w:t xml:space="preserve"> implement [[Scope]].</w:t>
            </w:r>
          </w:p>
        </w:tc>
      </w:tr>
      <w:tr w:rsidR="004C02EF" w14:paraId="69F42BF8" w14:textId="77777777" w:rsidTr="003A4B22">
        <w:trPr>
          <w:jc w:val="center"/>
        </w:trPr>
        <w:tc>
          <w:tcPr>
            <w:tcW w:w="2192" w:type="dxa"/>
          </w:tcPr>
          <w:p w14:paraId="4870E5AA" w14:textId="77777777" w:rsidR="004C02EF" w:rsidRDefault="004C02EF" w:rsidP="003A4B22">
            <w:pPr>
              <w:keepNext/>
              <w:spacing w:after="0"/>
            </w:pPr>
            <w:r w:rsidRPr="00984A3F">
              <w:t>[[FormalParameters]]</w:t>
            </w:r>
          </w:p>
        </w:tc>
        <w:tc>
          <w:tcPr>
            <w:tcW w:w="2043" w:type="dxa"/>
          </w:tcPr>
          <w:p w14:paraId="2E278340" w14:textId="77777777" w:rsidR="004C02EF" w:rsidRPr="00E70AF7" w:rsidRDefault="004C02EF" w:rsidP="003A4B22">
            <w:pPr>
              <w:keepNext/>
              <w:spacing w:after="0"/>
              <w:jc w:val="left"/>
            </w:pPr>
            <w:r w:rsidRPr="00984A3F">
              <w:t>List of Strings</w:t>
            </w:r>
          </w:p>
        </w:tc>
        <w:tc>
          <w:tcPr>
            <w:tcW w:w="5580" w:type="dxa"/>
          </w:tcPr>
          <w:p w14:paraId="3CE2F595" w14:textId="77777777" w:rsidR="004C02EF" w:rsidRDefault="004C02EF" w:rsidP="003A4B22">
            <w:pPr>
              <w:keepNext/>
              <w:spacing w:after="0"/>
            </w:pPr>
            <w:r w:rsidRPr="00984A3F">
              <w:t xml:space="preserve">A possibly empty List containing the identifier </w:t>
            </w:r>
            <w:r>
              <w:t>Strings</w:t>
            </w:r>
            <w:r w:rsidRPr="00984A3F">
              <w:t xml:space="preserve"> of a Function’s </w:t>
            </w:r>
            <w:r w:rsidRPr="00D420A6">
              <w:rPr>
                <w:rStyle w:val="bnf"/>
              </w:rPr>
              <w:t>FormalParameterList</w:t>
            </w:r>
            <w:r w:rsidRPr="00984A3F">
              <w:t xml:space="preserve">. Of the standard built-in ECMAScript objects, only </w:t>
            </w:r>
            <w:r>
              <w:t>Function objects</w:t>
            </w:r>
            <w:r w:rsidRPr="00984A3F">
              <w:t xml:space="preserve"> implement [[FormalParameterList]].</w:t>
            </w:r>
          </w:p>
        </w:tc>
      </w:tr>
      <w:tr w:rsidR="004C02EF" w14:paraId="7172C867" w14:textId="77777777" w:rsidTr="003A4B22">
        <w:trPr>
          <w:jc w:val="center"/>
        </w:trPr>
        <w:tc>
          <w:tcPr>
            <w:tcW w:w="2192" w:type="dxa"/>
          </w:tcPr>
          <w:p w14:paraId="5747B6F0" w14:textId="77777777" w:rsidR="004C02EF" w:rsidRDefault="004C02EF" w:rsidP="003A4B22">
            <w:pPr>
              <w:keepNext/>
              <w:spacing w:after="0"/>
            </w:pPr>
            <w:r w:rsidRPr="00984A3F">
              <w:t>[[Code]]</w:t>
            </w:r>
          </w:p>
        </w:tc>
        <w:tc>
          <w:tcPr>
            <w:tcW w:w="2043" w:type="dxa"/>
          </w:tcPr>
          <w:p w14:paraId="7541F9F7" w14:textId="77777777" w:rsidR="004C02EF" w:rsidRDefault="004C02EF" w:rsidP="003A4B22">
            <w:pPr>
              <w:keepNext/>
              <w:spacing w:after="0"/>
              <w:jc w:val="left"/>
            </w:pPr>
            <w:r w:rsidRPr="00984A3F">
              <w:t>ECMAScript code</w:t>
            </w:r>
          </w:p>
        </w:tc>
        <w:tc>
          <w:tcPr>
            <w:tcW w:w="5580" w:type="dxa"/>
          </w:tcPr>
          <w:p w14:paraId="7F1F5E54" w14:textId="77777777" w:rsidR="004C02EF" w:rsidRDefault="004C02EF" w:rsidP="003A4B22">
            <w:pPr>
              <w:keepNext/>
              <w:spacing w:after="0"/>
            </w:pPr>
            <w:r w:rsidRPr="00984A3F">
              <w:t xml:space="preserve">The ECMAScript code of a function. Of the standard built-in ECMAScript objects, only </w:t>
            </w:r>
            <w:r>
              <w:t>Function objects</w:t>
            </w:r>
            <w:r w:rsidRPr="00984A3F">
              <w:t xml:space="preserve"> implement [[Code]].</w:t>
            </w:r>
          </w:p>
        </w:tc>
      </w:tr>
      <w:tr w:rsidR="004C02EF" w14:paraId="17846093" w14:textId="77777777" w:rsidTr="003A4B22">
        <w:trPr>
          <w:jc w:val="center"/>
        </w:trPr>
        <w:tc>
          <w:tcPr>
            <w:tcW w:w="2192" w:type="dxa"/>
          </w:tcPr>
          <w:p w14:paraId="5B7F1C6A" w14:textId="77777777" w:rsidR="004C02EF" w:rsidRDefault="004C02EF" w:rsidP="003A4B22">
            <w:pPr>
              <w:keepNext/>
              <w:spacing w:after="0"/>
            </w:pPr>
            <w:r w:rsidRPr="00984A3F">
              <w:t>[[TargetFunction]]</w:t>
            </w:r>
          </w:p>
        </w:tc>
        <w:tc>
          <w:tcPr>
            <w:tcW w:w="2043" w:type="dxa"/>
          </w:tcPr>
          <w:p w14:paraId="3671F83C" w14:textId="77777777" w:rsidR="004C02EF" w:rsidRDefault="004C02EF" w:rsidP="003A4B22">
            <w:pPr>
              <w:keepNext/>
              <w:spacing w:after="0"/>
              <w:jc w:val="left"/>
            </w:pPr>
            <w:r w:rsidRPr="00984A3F">
              <w:t>Object</w:t>
            </w:r>
          </w:p>
        </w:tc>
        <w:tc>
          <w:tcPr>
            <w:tcW w:w="5580" w:type="dxa"/>
          </w:tcPr>
          <w:p w14:paraId="4D4CD496" w14:textId="77777777" w:rsidR="004C02EF" w:rsidRDefault="004C02EF" w:rsidP="003A4B22">
            <w:pPr>
              <w:keepNext/>
              <w:spacing w:after="0"/>
            </w:pPr>
            <w:r w:rsidRPr="00984A3F">
              <w:t xml:space="preserve">The target function of a function object created using the standard built-in Function.prototype.bind method. Only ECMAScript objects </w:t>
            </w:r>
            <w:r>
              <w:t>created</w:t>
            </w:r>
            <w:r w:rsidRPr="00984A3F">
              <w:t xml:space="preserve"> using Function.prototype.bind have a [[TargetFunction]] internal property.</w:t>
            </w:r>
          </w:p>
        </w:tc>
      </w:tr>
      <w:tr w:rsidR="004C02EF" w14:paraId="192729D6" w14:textId="77777777" w:rsidTr="003A4B22">
        <w:trPr>
          <w:jc w:val="center"/>
        </w:trPr>
        <w:tc>
          <w:tcPr>
            <w:tcW w:w="2192" w:type="dxa"/>
          </w:tcPr>
          <w:p w14:paraId="4C79B853" w14:textId="77777777" w:rsidR="004C02EF" w:rsidRDefault="004C02EF" w:rsidP="003A4B22">
            <w:pPr>
              <w:keepNext/>
              <w:spacing w:after="0"/>
            </w:pPr>
            <w:r w:rsidRPr="00984A3F">
              <w:t>[[BoundThis]]</w:t>
            </w:r>
          </w:p>
        </w:tc>
        <w:tc>
          <w:tcPr>
            <w:tcW w:w="2043" w:type="dxa"/>
          </w:tcPr>
          <w:p w14:paraId="74A12895" w14:textId="77777777" w:rsidR="004C02EF" w:rsidRPr="003E48C0" w:rsidRDefault="004C02EF" w:rsidP="003A4B22">
            <w:pPr>
              <w:keepNext/>
              <w:spacing w:after="0"/>
              <w:jc w:val="left"/>
              <w:rPr>
                <w:i/>
              </w:rPr>
            </w:pPr>
            <w:r w:rsidRPr="00984A3F">
              <w:rPr>
                <w:i/>
              </w:rPr>
              <w:t>any</w:t>
            </w:r>
          </w:p>
        </w:tc>
        <w:tc>
          <w:tcPr>
            <w:tcW w:w="5580" w:type="dxa"/>
          </w:tcPr>
          <w:p w14:paraId="659ED390" w14:textId="77777777" w:rsidR="004C02EF" w:rsidRDefault="004C02EF" w:rsidP="003A4B22">
            <w:pPr>
              <w:keepNext/>
              <w:spacing w:after="0"/>
            </w:pPr>
            <w:r w:rsidRPr="00984A3F">
              <w:t xml:space="preserve">The pre-bound this value of a function Object created using the standard built-in Function.prototype.bind method. Only ECMAScript objects </w:t>
            </w:r>
            <w:r>
              <w:t>created</w:t>
            </w:r>
            <w:r w:rsidRPr="00984A3F">
              <w:t xml:space="preserve"> using Function.prototype.bind have a [[BoundThis]] internal property.</w:t>
            </w:r>
          </w:p>
        </w:tc>
      </w:tr>
      <w:tr w:rsidR="004C02EF" w14:paraId="68877661" w14:textId="77777777" w:rsidTr="003A4B22">
        <w:trPr>
          <w:jc w:val="center"/>
        </w:trPr>
        <w:tc>
          <w:tcPr>
            <w:tcW w:w="2192" w:type="dxa"/>
          </w:tcPr>
          <w:p w14:paraId="0E7CA726" w14:textId="77777777" w:rsidR="004C02EF" w:rsidRDefault="004C02EF" w:rsidP="003A4B22">
            <w:pPr>
              <w:keepNext/>
              <w:keepLines/>
              <w:spacing w:after="0"/>
            </w:pPr>
            <w:r w:rsidRPr="00984A3F">
              <w:t>[[BoundArguments]]</w:t>
            </w:r>
          </w:p>
        </w:tc>
        <w:tc>
          <w:tcPr>
            <w:tcW w:w="2043" w:type="dxa"/>
          </w:tcPr>
          <w:p w14:paraId="5F251D51" w14:textId="77777777" w:rsidR="004C02EF" w:rsidRPr="003E48C0" w:rsidRDefault="004C02EF" w:rsidP="003A4B22">
            <w:pPr>
              <w:keepNext/>
              <w:keepLines/>
              <w:spacing w:after="0"/>
              <w:jc w:val="left"/>
              <w:rPr>
                <w:i/>
              </w:rPr>
            </w:pPr>
            <w:r w:rsidRPr="00984A3F">
              <w:t xml:space="preserve">List of </w:t>
            </w:r>
            <w:r w:rsidRPr="00984A3F">
              <w:rPr>
                <w:i/>
              </w:rPr>
              <w:t>any</w:t>
            </w:r>
          </w:p>
        </w:tc>
        <w:tc>
          <w:tcPr>
            <w:tcW w:w="5580" w:type="dxa"/>
          </w:tcPr>
          <w:p w14:paraId="2DE29554" w14:textId="77777777" w:rsidR="004C02EF" w:rsidRDefault="004C02EF" w:rsidP="003A4B22">
            <w:pPr>
              <w:keepNext/>
              <w:keepLines/>
              <w:spacing w:after="0"/>
            </w:pPr>
            <w:r w:rsidRPr="00984A3F">
              <w:t xml:space="preserve">The pre-bound argument values of a function Object created using the standard built-in Function.prototype.bind method. Only ECMAScript objects </w:t>
            </w:r>
            <w:r>
              <w:t>created</w:t>
            </w:r>
            <w:r w:rsidRPr="00984A3F">
              <w:t xml:space="preserve"> using Function.prototype.bind have a [[BoundArguments]] internal property.</w:t>
            </w:r>
          </w:p>
        </w:tc>
      </w:tr>
      <w:tr w:rsidR="004C02EF" w14:paraId="112EBA28" w14:textId="77777777" w:rsidTr="003A4B22">
        <w:trPr>
          <w:jc w:val="center"/>
        </w:trPr>
        <w:tc>
          <w:tcPr>
            <w:tcW w:w="2192" w:type="dxa"/>
          </w:tcPr>
          <w:p w14:paraId="2FD5504A" w14:textId="77777777" w:rsidR="004C02EF" w:rsidRDefault="004C02EF" w:rsidP="003A4B22">
            <w:pPr>
              <w:keepNext/>
              <w:spacing w:after="0"/>
            </w:pPr>
            <w:r w:rsidRPr="00984A3F">
              <w:t>[[Match]]</w:t>
            </w:r>
          </w:p>
        </w:tc>
        <w:tc>
          <w:tcPr>
            <w:tcW w:w="2043" w:type="dxa"/>
          </w:tcPr>
          <w:p w14:paraId="2575F3B0" w14:textId="77777777" w:rsidR="004C02EF" w:rsidRDefault="004C02EF" w:rsidP="003A4B22">
            <w:pPr>
              <w:keepNext/>
              <w:spacing w:after="0"/>
              <w:jc w:val="left"/>
            </w:pPr>
            <w:r w:rsidRPr="00984A3F">
              <w:t>SpecOp(</w:t>
            </w:r>
            <w:r>
              <w:rPr>
                <w:i/>
              </w:rPr>
              <w:t>S</w:t>
            </w:r>
            <w:r w:rsidRPr="00984A3F">
              <w:rPr>
                <w:i/>
              </w:rPr>
              <w:t>tring</w:t>
            </w:r>
            <w:r w:rsidRPr="00984A3F">
              <w:t xml:space="preserve">, </w:t>
            </w:r>
            <w:r w:rsidRPr="00984A3F">
              <w:rPr>
                <w:i/>
              </w:rPr>
              <w:t>index</w:t>
            </w:r>
            <w:r w:rsidRPr="00984A3F">
              <w:t xml:space="preserve">) </w:t>
            </w:r>
            <w:r w:rsidRPr="00984A3F">
              <w:rPr>
                <w:b/>
                <w:i/>
                <w:color w:val="000000"/>
              </w:rPr>
              <w:t>→</w:t>
            </w:r>
            <w:r w:rsidRPr="00984A3F">
              <w:t xml:space="preserve"> </w:t>
            </w:r>
            <w:r w:rsidRPr="00984A3F">
              <w:rPr>
                <w:i/>
              </w:rPr>
              <w:t>MatchResult</w:t>
            </w:r>
          </w:p>
        </w:tc>
        <w:tc>
          <w:tcPr>
            <w:tcW w:w="5580" w:type="dxa"/>
          </w:tcPr>
          <w:p w14:paraId="39126162" w14:textId="77777777" w:rsidR="004C02EF" w:rsidRDefault="004C02EF" w:rsidP="003A4B22">
            <w:pPr>
              <w:keepNext/>
              <w:spacing w:after="0"/>
            </w:pPr>
            <w:r w:rsidRPr="00984A3F">
              <w:t>Tests for a regular expression match and returns a MatchResult value (see 15.10.2.1). Of the standard built-in ECMAScript objects</w:t>
            </w:r>
            <w:r>
              <w:t>,</w:t>
            </w:r>
            <w:r w:rsidRPr="00984A3F">
              <w:t xml:space="preserve"> only</w:t>
            </w:r>
            <w:r>
              <w:t xml:space="preserve"> </w:t>
            </w:r>
            <w:r w:rsidRPr="00984A3F">
              <w:t>RegExp objects implement [[Match]].</w:t>
            </w:r>
          </w:p>
        </w:tc>
      </w:tr>
      <w:tr w:rsidR="004C02EF" w:rsidRPr="00984A3F" w14:paraId="58F1CF6F" w14:textId="77777777" w:rsidTr="003A4B22">
        <w:trPr>
          <w:jc w:val="center"/>
        </w:trPr>
        <w:tc>
          <w:tcPr>
            <w:tcW w:w="2192" w:type="dxa"/>
          </w:tcPr>
          <w:p w14:paraId="48A843EF" w14:textId="77777777" w:rsidR="004C02EF" w:rsidRDefault="004C02EF" w:rsidP="003A4B22">
            <w:pPr>
              <w:keepNext/>
              <w:spacing w:after="0"/>
            </w:pPr>
            <w:r w:rsidRPr="00984A3F">
              <w:t>[[ParameterMap]]</w:t>
            </w:r>
          </w:p>
        </w:tc>
        <w:tc>
          <w:tcPr>
            <w:tcW w:w="2043" w:type="dxa"/>
          </w:tcPr>
          <w:p w14:paraId="7A42F286" w14:textId="77777777" w:rsidR="004C02EF" w:rsidRDefault="004C02EF" w:rsidP="003A4B22">
            <w:pPr>
              <w:keepNext/>
              <w:spacing w:after="0"/>
              <w:jc w:val="left"/>
            </w:pPr>
            <w:r w:rsidRPr="00984A3F">
              <w:t>Object</w:t>
            </w:r>
          </w:p>
        </w:tc>
        <w:tc>
          <w:tcPr>
            <w:tcW w:w="5580" w:type="dxa"/>
          </w:tcPr>
          <w:p w14:paraId="755F028D" w14:textId="77777777" w:rsidR="004C02EF" w:rsidRPr="00984A3F" w:rsidRDefault="004C02EF" w:rsidP="003A4B22">
            <w:pPr>
              <w:keepNext/>
              <w:spacing w:after="0"/>
            </w:pPr>
            <w:r w:rsidRPr="00984A3F">
              <w:t>Provides a mapping between the properties of an arguments object (</w:t>
            </w:r>
            <w:r>
              <w:t xml:space="preserve">see </w:t>
            </w:r>
            <w:r w:rsidRPr="00984A3F">
              <w:t>10.</w:t>
            </w:r>
            <w:r>
              <w:t>6</w:t>
            </w:r>
            <w:r w:rsidRPr="00984A3F">
              <w:t>) and the formal parameters of the associated function. Only ECMAScript objects that are arguments object</w:t>
            </w:r>
            <w:r>
              <w:t>s</w:t>
            </w:r>
            <w:r w:rsidRPr="00984A3F">
              <w:t xml:space="preserve"> have a [[ParameterMap]] internal property.</w:t>
            </w:r>
          </w:p>
        </w:tc>
      </w:tr>
    </w:tbl>
    <w:p w14:paraId="4FAFCB09" w14:textId="77777777" w:rsidR="00FC56FA" w:rsidRDefault="00FC56FA" w:rsidP="00FC56FA">
      <w:pPr>
        <w:rPr>
          <w:ins w:id="1482" w:author="Allen Wirfs-Brock" w:date="2011-07-02T13:05:00Z"/>
        </w:rPr>
      </w:pPr>
    </w:p>
    <w:p w14:paraId="260CFFD3" w14:textId="77777777" w:rsidR="00FC56FA" w:rsidRPr="00FC56FA" w:rsidRDefault="00FC56FA" w:rsidP="00FC56FA">
      <w:pPr>
        <w:rPr>
          <w:ins w:id="1483" w:author="Allen Wirfs-Brock" w:date="2011-07-02T13:05:00Z"/>
        </w:rPr>
        <w:pPrChange w:id="1484" w:author="Allen Wirfs-Brock" w:date="2011-07-02T13:06:00Z">
          <w:pPr>
            <w:pStyle w:val="Tabletitle"/>
            <w:widowControl w:val="0"/>
          </w:pPr>
        </w:pPrChange>
      </w:pPr>
      <w:ins w:id="1485" w:author="Allen Wirfs-Brock" w:date="2011-07-02T13:05:00Z">
        <w:r>
          <w:t xml:space="preserve">Table 10 summarises internal properties used by this specification to categorize various kinds of native ECMAScript objects defined in this specification.  If an object has one of these properties it is a member of the corresponding object category and has the characteristics specified for that category of objects. </w:t>
        </w:r>
      </w:ins>
      <w:ins w:id="1486" w:author="Allen Wirfs-Brock" w:date="2011-07-02T13:06:00Z">
        <w:r>
          <w:t>The actual value of these properties are not used.</w:t>
        </w:r>
      </w:ins>
      <w:ins w:id="1487" w:author="Allen Wirfs-Brock" w:date="2011-07-02T13:05:00Z">
        <w:r>
          <w:t xml:space="preserve"> Host objects may not have any of these internal properties,</w:t>
        </w:r>
      </w:ins>
    </w:p>
    <w:p w14:paraId="5BBEF62D" w14:textId="77777777" w:rsidR="00134E95" w:rsidRPr="00712500" w:rsidRDefault="00134E95" w:rsidP="00134E95">
      <w:pPr>
        <w:pStyle w:val="Tabletitle"/>
        <w:widowControl w:val="0"/>
        <w:rPr>
          <w:ins w:id="1488" w:author="Allen Wirfs-Brock" w:date="2011-07-02T13:04:00Z"/>
        </w:rPr>
      </w:pPr>
      <w:ins w:id="1489" w:author="Allen Wirfs-Brock" w:date="2011-07-02T13:04:00Z">
        <w:r w:rsidRPr="00004BD3">
          <w:rPr>
            <w:rFonts w:eastAsia="Arial Unicode MS"/>
          </w:rPr>
          <w:t>Table </w:t>
        </w:r>
        <w:r w:rsidR="00FC56FA">
          <w:rPr>
            <w:rFonts w:eastAsia="Arial Unicode MS"/>
          </w:rPr>
          <w:t>10</w:t>
        </w:r>
        <w:r w:rsidRPr="00004BD3">
          <w:rPr>
            <w:rFonts w:eastAsia="Arial Unicode MS"/>
          </w:rPr>
          <w:t xml:space="preserve"> — </w:t>
        </w:r>
        <w:r w:rsidRPr="00004BD3">
          <w:t xml:space="preserve">Internal </w:t>
        </w:r>
        <w:r w:rsidR="00FC56FA">
          <w:t>Properties that Categorize Native Objects</w:t>
        </w:r>
      </w:ins>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Grid>
        <w:gridCol w:w="2245"/>
        <w:gridCol w:w="2697"/>
        <w:gridCol w:w="4553"/>
      </w:tblGrid>
      <w:tr w:rsidR="00134E95" w14:paraId="05467CCF" w14:textId="77777777" w:rsidTr="00134E95">
        <w:trPr>
          <w:jc w:val="right"/>
          <w:ins w:id="1490" w:author="Allen Wirfs-Brock" w:date="2011-07-02T13:04:00Z"/>
        </w:trPr>
        <w:tc>
          <w:tcPr>
            <w:tcW w:w="2245" w:type="dxa"/>
            <w:tcBorders>
              <w:top w:val="single" w:sz="12" w:space="0" w:color="000000"/>
              <w:left w:val="single" w:sz="6" w:space="0" w:color="000000"/>
              <w:bottom w:val="single" w:sz="6" w:space="0" w:color="000000"/>
              <w:right w:val="nil"/>
            </w:tcBorders>
            <w:shd w:val="solid" w:color="C0C0C0" w:fill="FFFFFF"/>
          </w:tcPr>
          <w:p w14:paraId="47F702D9" w14:textId="77777777" w:rsidR="00134E95" w:rsidRDefault="00134E95" w:rsidP="00134E95">
            <w:pPr>
              <w:keepNext/>
              <w:shd w:val="solid" w:color="C0C0C0" w:fill="FFFFFF"/>
              <w:spacing w:after="0"/>
              <w:rPr>
                <w:ins w:id="1491" w:author="Allen Wirfs-Brock" w:date="2011-07-02T13:04:00Z"/>
                <w:b/>
                <w:i/>
                <w:color w:val="000000"/>
                <w:shd w:val="solid" w:color="C0C0C0" w:fill="FFFFFF"/>
              </w:rPr>
            </w:pPr>
            <w:ins w:id="1492" w:author="Allen Wirfs-Brock" w:date="2011-07-02T13:04:00Z">
              <w:r w:rsidRPr="00984A3F">
                <w:rPr>
                  <w:b/>
                  <w:i/>
                  <w:color w:val="000000"/>
                  <w:shd w:val="solid" w:color="C0C0C0" w:fill="FFFFFF"/>
                </w:rPr>
                <w:t>Internal Property</w:t>
              </w:r>
            </w:ins>
          </w:p>
        </w:tc>
        <w:tc>
          <w:tcPr>
            <w:tcW w:w="2697" w:type="dxa"/>
            <w:tcBorders>
              <w:top w:val="single" w:sz="12" w:space="0" w:color="000000"/>
              <w:left w:val="nil"/>
              <w:bottom w:val="single" w:sz="6" w:space="0" w:color="000000"/>
              <w:right w:val="nil"/>
            </w:tcBorders>
            <w:shd w:val="solid" w:color="C0C0C0" w:fill="FFFFFF"/>
          </w:tcPr>
          <w:p w14:paraId="6A352B40" w14:textId="77777777" w:rsidR="00134E95" w:rsidRDefault="00FC56FA" w:rsidP="00134E95">
            <w:pPr>
              <w:keepNext/>
              <w:shd w:val="solid" w:color="C0C0C0" w:fill="FFFFFF"/>
              <w:spacing w:after="0"/>
              <w:jc w:val="left"/>
              <w:rPr>
                <w:ins w:id="1493" w:author="Allen Wirfs-Brock" w:date="2011-07-02T13:04:00Z"/>
                <w:b/>
                <w:i/>
                <w:color w:val="000000"/>
                <w:shd w:val="solid" w:color="C0C0C0" w:fill="FFFFFF"/>
              </w:rPr>
            </w:pPr>
            <w:ins w:id="1494" w:author="Allen Wirfs-Brock" w:date="2011-07-02T13:07:00Z">
              <w:r>
                <w:rPr>
                  <w:b/>
                  <w:i/>
                  <w:color w:val="000000"/>
                  <w:shd w:val="solid" w:color="C0C0C0" w:fill="FFFFFF"/>
                </w:rPr>
                <w:t>Category</w:t>
              </w:r>
            </w:ins>
          </w:p>
        </w:tc>
        <w:tc>
          <w:tcPr>
            <w:tcW w:w="4553" w:type="dxa"/>
            <w:tcBorders>
              <w:top w:val="single" w:sz="12" w:space="0" w:color="000000"/>
              <w:left w:val="nil"/>
              <w:bottom w:val="single" w:sz="6" w:space="0" w:color="000000"/>
              <w:right w:val="single" w:sz="6" w:space="0" w:color="000000"/>
            </w:tcBorders>
            <w:shd w:val="solid" w:color="C0C0C0" w:fill="FFFFFF"/>
          </w:tcPr>
          <w:p w14:paraId="14C93016" w14:textId="77777777" w:rsidR="00134E95" w:rsidRDefault="00134E95" w:rsidP="00134E95">
            <w:pPr>
              <w:keepNext/>
              <w:shd w:val="solid" w:color="C0C0C0" w:fill="FFFFFF"/>
              <w:spacing w:after="0"/>
              <w:rPr>
                <w:ins w:id="1495" w:author="Allen Wirfs-Brock" w:date="2011-07-02T13:04:00Z"/>
                <w:b/>
                <w:i/>
                <w:color w:val="000000"/>
                <w:shd w:val="solid" w:color="C0C0C0" w:fill="FFFFFF"/>
              </w:rPr>
            </w:pPr>
            <w:ins w:id="1496" w:author="Allen Wirfs-Brock" w:date="2011-07-02T13:04:00Z">
              <w:r w:rsidRPr="00984A3F">
                <w:rPr>
                  <w:b/>
                  <w:i/>
                  <w:color w:val="000000"/>
                  <w:shd w:val="solid" w:color="C0C0C0" w:fill="FFFFFF"/>
                </w:rPr>
                <w:t>Description</w:t>
              </w:r>
            </w:ins>
          </w:p>
        </w:tc>
      </w:tr>
      <w:tr w:rsidR="00134E95" w14:paraId="4C873738" w14:textId="77777777" w:rsidTr="00134E95">
        <w:trPr>
          <w:jc w:val="right"/>
          <w:ins w:id="1497" w:author="Allen Wirfs-Brock" w:date="2011-07-02T13:04:00Z"/>
        </w:trPr>
        <w:tc>
          <w:tcPr>
            <w:tcW w:w="2245" w:type="dxa"/>
            <w:tcBorders>
              <w:top w:val="nil"/>
            </w:tcBorders>
          </w:tcPr>
          <w:p w14:paraId="7C2EC93E" w14:textId="77777777" w:rsidR="00134E95" w:rsidRDefault="00FC56FA" w:rsidP="00134E95">
            <w:pPr>
              <w:keepNext/>
              <w:spacing w:after="0"/>
              <w:rPr>
                <w:ins w:id="1498" w:author="Allen Wirfs-Brock" w:date="2011-07-02T13:04:00Z"/>
              </w:rPr>
            </w:pPr>
            <w:ins w:id="1499" w:author="Allen Wirfs-Brock" w:date="2011-07-02T13:07:00Z">
              <w:r>
                <w:t>[[IsFunction]]</w:t>
              </w:r>
            </w:ins>
          </w:p>
        </w:tc>
        <w:tc>
          <w:tcPr>
            <w:tcW w:w="2697" w:type="dxa"/>
            <w:tcBorders>
              <w:top w:val="nil"/>
            </w:tcBorders>
          </w:tcPr>
          <w:p w14:paraId="29EB4AA2" w14:textId="77777777" w:rsidR="00134E95" w:rsidRPr="00891198" w:rsidRDefault="00FC56FA" w:rsidP="00134E95">
            <w:pPr>
              <w:keepNext/>
              <w:spacing w:after="0"/>
              <w:jc w:val="left"/>
              <w:rPr>
                <w:ins w:id="1500" w:author="Allen Wirfs-Brock" w:date="2011-07-02T13:04:00Z"/>
              </w:rPr>
            </w:pPr>
            <w:ins w:id="1501" w:author="Allen Wirfs-Brock" w:date="2011-07-02T13:08:00Z">
              <w:r>
                <w:t>Function objects</w:t>
              </w:r>
            </w:ins>
          </w:p>
        </w:tc>
        <w:tc>
          <w:tcPr>
            <w:tcW w:w="4553" w:type="dxa"/>
            <w:tcBorders>
              <w:top w:val="nil"/>
            </w:tcBorders>
          </w:tcPr>
          <w:p w14:paraId="429AED1D" w14:textId="77777777" w:rsidR="00134E95" w:rsidRDefault="00134E95" w:rsidP="00134E95">
            <w:pPr>
              <w:keepNext/>
              <w:spacing w:after="0"/>
              <w:rPr>
                <w:ins w:id="1502" w:author="Allen Wirfs-Brock" w:date="2011-07-02T13:04:00Z"/>
              </w:rPr>
            </w:pPr>
          </w:p>
        </w:tc>
      </w:tr>
      <w:tr w:rsidR="00134E95" w14:paraId="2F1A29D0" w14:textId="77777777" w:rsidTr="00134E95">
        <w:trPr>
          <w:jc w:val="right"/>
          <w:ins w:id="1503" w:author="Allen Wirfs-Brock" w:date="2011-07-02T13:04:00Z"/>
        </w:trPr>
        <w:tc>
          <w:tcPr>
            <w:tcW w:w="2245" w:type="dxa"/>
          </w:tcPr>
          <w:p w14:paraId="7A5E3655" w14:textId="77777777" w:rsidR="00134E95" w:rsidRDefault="00FC56FA" w:rsidP="00134E95">
            <w:pPr>
              <w:keepNext/>
              <w:spacing w:after="0"/>
              <w:rPr>
                <w:ins w:id="1504" w:author="Allen Wirfs-Brock" w:date="2011-07-02T13:04:00Z"/>
              </w:rPr>
            </w:pPr>
            <w:ins w:id="1505" w:author="Allen Wirfs-Brock" w:date="2011-07-02T13:08:00Z">
              <w:r>
                <w:t>[[IsArray]]</w:t>
              </w:r>
            </w:ins>
          </w:p>
        </w:tc>
        <w:tc>
          <w:tcPr>
            <w:tcW w:w="2697" w:type="dxa"/>
          </w:tcPr>
          <w:p w14:paraId="0B5756AA" w14:textId="77777777" w:rsidR="00FC56FA" w:rsidRDefault="00FC56FA" w:rsidP="00FC56FA">
            <w:pPr>
              <w:keepNext/>
              <w:spacing w:after="0"/>
              <w:jc w:val="left"/>
              <w:rPr>
                <w:ins w:id="1506" w:author="Allen Wirfs-Brock" w:date="2011-07-02T13:04:00Z"/>
              </w:rPr>
            </w:pPr>
            <w:ins w:id="1507" w:author="Allen Wirfs-Brock" w:date="2011-07-02T13:08:00Z">
              <w:r>
                <w:t xml:space="preserve">Array </w:t>
              </w:r>
            </w:ins>
            <w:ins w:id="1508" w:author="Allen Wirfs-Brock" w:date="2011-07-02T13:12:00Z">
              <w:r>
                <w:t>o</w:t>
              </w:r>
            </w:ins>
            <w:ins w:id="1509" w:author="Allen Wirfs-Brock" w:date="2011-07-02T13:08:00Z">
              <w:r>
                <w:t>bjects</w:t>
              </w:r>
            </w:ins>
          </w:p>
        </w:tc>
        <w:tc>
          <w:tcPr>
            <w:tcW w:w="4553" w:type="dxa"/>
          </w:tcPr>
          <w:p w14:paraId="30A46DEF" w14:textId="77777777" w:rsidR="00134E95" w:rsidRDefault="00134E95" w:rsidP="00134E95">
            <w:pPr>
              <w:keepNext/>
              <w:spacing w:after="0"/>
              <w:rPr>
                <w:ins w:id="1510" w:author="Allen Wirfs-Brock" w:date="2011-07-02T13:04:00Z"/>
              </w:rPr>
            </w:pPr>
          </w:p>
        </w:tc>
      </w:tr>
      <w:tr w:rsidR="00134E95" w14:paraId="717CB42E" w14:textId="77777777" w:rsidTr="00134E95">
        <w:trPr>
          <w:jc w:val="right"/>
          <w:ins w:id="1511" w:author="Allen Wirfs-Brock" w:date="2011-07-02T13:04:00Z"/>
        </w:trPr>
        <w:tc>
          <w:tcPr>
            <w:tcW w:w="2245" w:type="dxa"/>
          </w:tcPr>
          <w:p w14:paraId="19C2EF0D" w14:textId="77777777" w:rsidR="00134E95" w:rsidRDefault="00134E95" w:rsidP="00FC56FA">
            <w:pPr>
              <w:keepNext/>
              <w:spacing w:after="0"/>
              <w:rPr>
                <w:ins w:id="1512" w:author="Allen Wirfs-Brock" w:date="2011-07-02T13:04:00Z"/>
              </w:rPr>
            </w:pPr>
            <w:ins w:id="1513" w:author="Allen Wirfs-Brock" w:date="2011-07-02T13:04:00Z">
              <w:r w:rsidRPr="00984A3F">
                <w:t>[[</w:t>
              </w:r>
            </w:ins>
            <w:ins w:id="1514" w:author="Allen Wirfs-Brock" w:date="2011-07-02T13:09:00Z">
              <w:r w:rsidR="00FC56FA">
                <w:t>IsString</w:t>
              </w:r>
            </w:ins>
            <w:ins w:id="1515" w:author="Allen Wirfs-Brock" w:date="2011-07-02T13:04:00Z">
              <w:r w:rsidRPr="00984A3F">
                <w:t>]]</w:t>
              </w:r>
            </w:ins>
          </w:p>
        </w:tc>
        <w:tc>
          <w:tcPr>
            <w:tcW w:w="2697" w:type="dxa"/>
          </w:tcPr>
          <w:p w14:paraId="66597B12" w14:textId="77777777" w:rsidR="00134E95" w:rsidRDefault="00FC56FA" w:rsidP="00FC56FA">
            <w:pPr>
              <w:keepNext/>
              <w:spacing w:after="0"/>
              <w:jc w:val="left"/>
              <w:rPr>
                <w:ins w:id="1516" w:author="Allen Wirfs-Brock" w:date="2011-07-02T13:04:00Z"/>
              </w:rPr>
            </w:pPr>
            <w:ins w:id="1517" w:author="Allen Wirfs-Brock" w:date="2011-07-02T13:09:00Z">
              <w:r>
                <w:t xml:space="preserve">String </w:t>
              </w:r>
            </w:ins>
            <w:ins w:id="1518" w:author="Allen Wirfs-Brock" w:date="2011-07-02T13:12:00Z">
              <w:r>
                <w:t>o</w:t>
              </w:r>
            </w:ins>
            <w:ins w:id="1519" w:author="Allen Wirfs-Brock" w:date="2011-07-02T13:09:00Z">
              <w:r>
                <w:t>bjects</w:t>
              </w:r>
            </w:ins>
          </w:p>
        </w:tc>
        <w:tc>
          <w:tcPr>
            <w:tcW w:w="4553" w:type="dxa"/>
          </w:tcPr>
          <w:p w14:paraId="11D347F8" w14:textId="77777777" w:rsidR="00134E95" w:rsidRDefault="00134E95" w:rsidP="00134E95">
            <w:pPr>
              <w:keepNext/>
              <w:spacing w:after="0"/>
              <w:rPr>
                <w:ins w:id="1520" w:author="Allen Wirfs-Brock" w:date="2011-07-02T13:04:00Z"/>
              </w:rPr>
            </w:pPr>
          </w:p>
        </w:tc>
      </w:tr>
      <w:tr w:rsidR="00134E95" w14:paraId="6BD57BFA" w14:textId="77777777" w:rsidTr="00134E95">
        <w:trPr>
          <w:jc w:val="right"/>
          <w:ins w:id="1521" w:author="Allen Wirfs-Brock" w:date="2011-07-02T13:04:00Z"/>
        </w:trPr>
        <w:tc>
          <w:tcPr>
            <w:tcW w:w="2245" w:type="dxa"/>
          </w:tcPr>
          <w:p w14:paraId="581946AA" w14:textId="77777777" w:rsidR="00134E95" w:rsidRDefault="00134E95" w:rsidP="00FC56FA">
            <w:pPr>
              <w:keepNext/>
              <w:spacing w:after="0"/>
              <w:rPr>
                <w:ins w:id="1522" w:author="Allen Wirfs-Brock" w:date="2011-07-02T13:04:00Z"/>
              </w:rPr>
            </w:pPr>
            <w:ins w:id="1523" w:author="Allen Wirfs-Brock" w:date="2011-07-02T13:04:00Z">
              <w:r w:rsidRPr="00984A3F">
                <w:t>[[</w:t>
              </w:r>
            </w:ins>
            <w:ins w:id="1524" w:author="Allen Wirfs-Brock" w:date="2011-07-02T13:09:00Z">
              <w:r w:rsidR="00FC56FA">
                <w:t>IsBoolean</w:t>
              </w:r>
            </w:ins>
            <w:ins w:id="1525" w:author="Allen Wirfs-Brock" w:date="2011-07-02T13:04:00Z">
              <w:r w:rsidRPr="00984A3F">
                <w:t>]]</w:t>
              </w:r>
            </w:ins>
          </w:p>
        </w:tc>
        <w:tc>
          <w:tcPr>
            <w:tcW w:w="2697" w:type="dxa"/>
          </w:tcPr>
          <w:p w14:paraId="5CB8CEA2" w14:textId="77777777" w:rsidR="00134E95" w:rsidRDefault="00FC56FA" w:rsidP="00134E95">
            <w:pPr>
              <w:keepNext/>
              <w:spacing w:after="0"/>
              <w:jc w:val="left"/>
              <w:rPr>
                <w:ins w:id="1526" w:author="Allen Wirfs-Brock" w:date="2011-07-02T13:04:00Z"/>
              </w:rPr>
            </w:pPr>
            <w:ins w:id="1527" w:author="Allen Wirfs-Brock" w:date="2011-07-02T13:12:00Z">
              <w:r>
                <w:t>Boolean objects</w:t>
              </w:r>
            </w:ins>
          </w:p>
        </w:tc>
        <w:tc>
          <w:tcPr>
            <w:tcW w:w="4553" w:type="dxa"/>
          </w:tcPr>
          <w:p w14:paraId="38DC05C0" w14:textId="77777777" w:rsidR="00134E95" w:rsidRDefault="00134E95" w:rsidP="00134E95">
            <w:pPr>
              <w:keepNext/>
              <w:spacing w:after="0"/>
              <w:rPr>
                <w:ins w:id="1528" w:author="Allen Wirfs-Brock" w:date="2011-07-02T13:04:00Z"/>
              </w:rPr>
            </w:pPr>
          </w:p>
        </w:tc>
      </w:tr>
      <w:tr w:rsidR="00134E95" w14:paraId="5C518EB7" w14:textId="77777777" w:rsidTr="00134E95">
        <w:trPr>
          <w:jc w:val="right"/>
          <w:ins w:id="1529" w:author="Allen Wirfs-Brock" w:date="2011-07-02T13:04:00Z"/>
        </w:trPr>
        <w:tc>
          <w:tcPr>
            <w:tcW w:w="2245" w:type="dxa"/>
          </w:tcPr>
          <w:p w14:paraId="78020EDE" w14:textId="77777777" w:rsidR="00134E95" w:rsidRDefault="00134E95" w:rsidP="00FC56FA">
            <w:pPr>
              <w:keepNext/>
              <w:spacing w:after="0"/>
              <w:rPr>
                <w:ins w:id="1530" w:author="Allen Wirfs-Brock" w:date="2011-07-02T13:04:00Z"/>
              </w:rPr>
            </w:pPr>
            <w:ins w:id="1531" w:author="Allen Wirfs-Brock" w:date="2011-07-02T13:04:00Z">
              <w:r w:rsidRPr="00984A3F">
                <w:t>[[</w:t>
              </w:r>
            </w:ins>
            <w:ins w:id="1532" w:author="Allen Wirfs-Brock" w:date="2011-07-02T13:10:00Z">
              <w:r w:rsidR="00FC56FA">
                <w:t>IsNumber</w:t>
              </w:r>
            </w:ins>
            <w:ins w:id="1533" w:author="Allen Wirfs-Brock" w:date="2011-07-02T13:04:00Z">
              <w:r w:rsidRPr="00984A3F">
                <w:t>]]</w:t>
              </w:r>
            </w:ins>
          </w:p>
        </w:tc>
        <w:tc>
          <w:tcPr>
            <w:tcW w:w="2697" w:type="dxa"/>
          </w:tcPr>
          <w:p w14:paraId="02014DF8" w14:textId="77777777" w:rsidR="00134E95" w:rsidRPr="00F51AE9" w:rsidRDefault="00FC56FA" w:rsidP="00134E95">
            <w:pPr>
              <w:keepNext/>
              <w:spacing w:after="0"/>
              <w:jc w:val="left"/>
              <w:rPr>
                <w:ins w:id="1534" w:author="Allen Wirfs-Brock" w:date="2011-07-02T13:04:00Z"/>
                <w:i/>
              </w:rPr>
            </w:pPr>
            <w:ins w:id="1535" w:author="Allen Wirfs-Brock" w:date="2011-07-02T13:12:00Z">
              <w:r>
                <w:t>Number objects</w:t>
              </w:r>
            </w:ins>
          </w:p>
        </w:tc>
        <w:tc>
          <w:tcPr>
            <w:tcW w:w="4553" w:type="dxa"/>
          </w:tcPr>
          <w:p w14:paraId="0718C531" w14:textId="77777777" w:rsidR="00134E95" w:rsidRDefault="00134E95" w:rsidP="00134E95">
            <w:pPr>
              <w:keepNext/>
              <w:spacing w:after="0"/>
              <w:rPr>
                <w:ins w:id="1536" w:author="Allen Wirfs-Brock" w:date="2011-07-02T13:04:00Z"/>
              </w:rPr>
            </w:pPr>
          </w:p>
        </w:tc>
      </w:tr>
      <w:tr w:rsidR="00134E95" w14:paraId="743D6C63" w14:textId="77777777" w:rsidTr="00134E95">
        <w:trPr>
          <w:jc w:val="right"/>
          <w:ins w:id="1537" w:author="Allen Wirfs-Brock" w:date="2011-07-02T13:04:00Z"/>
        </w:trPr>
        <w:tc>
          <w:tcPr>
            <w:tcW w:w="2245" w:type="dxa"/>
          </w:tcPr>
          <w:p w14:paraId="3FDCEFDE" w14:textId="77777777" w:rsidR="00134E95" w:rsidRDefault="00134E95" w:rsidP="00FC56FA">
            <w:pPr>
              <w:keepNext/>
              <w:spacing w:after="0"/>
              <w:rPr>
                <w:ins w:id="1538" w:author="Allen Wirfs-Brock" w:date="2011-07-02T13:04:00Z"/>
              </w:rPr>
            </w:pPr>
            <w:ins w:id="1539" w:author="Allen Wirfs-Brock" w:date="2011-07-02T13:04:00Z">
              <w:r w:rsidRPr="00984A3F">
                <w:t>[[</w:t>
              </w:r>
            </w:ins>
            <w:ins w:id="1540" w:author="Allen Wirfs-Brock" w:date="2011-07-02T13:10:00Z">
              <w:r w:rsidR="00FC56FA">
                <w:t>IsMath</w:t>
              </w:r>
            </w:ins>
            <w:ins w:id="1541" w:author="Allen Wirfs-Brock" w:date="2011-07-02T13:04:00Z">
              <w:r w:rsidRPr="00984A3F">
                <w:t>]]</w:t>
              </w:r>
            </w:ins>
          </w:p>
        </w:tc>
        <w:tc>
          <w:tcPr>
            <w:tcW w:w="2697" w:type="dxa"/>
          </w:tcPr>
          <w:p w14:paraId="19EAE9B3" w14:textId="77777777" w:rsidR="00134E95" w:rsidRPr="00F51AE9" w:rsidRDefault="00FC56FA" w:rsidP="00134E95">
            <w:pPr>
              <w:keepNext/>
              <w:spacing w:after="0"/>
              <w:jc w:val="left"/>
              <w:rPr>
                <w:ins w:id="1542" w:author="Allen Wirfs-Brock" w:date="2011-07-02T13:04:00Z"/>
                <w:i/>
              </w:rPr>
            </w:pPr>
            <w:ins w:id="1543" w:author="Allen Wirfs-Brock" w:date="2011-07-02T13:12:00Z">
              <w:r>
                <w:t>The Match object</w:t>
              </w:r>
            </w:ins>
          </w:p>
        </w:tc>
        <w:tc>
          <w:tcPr>
            <w:tcW w:w="4553" w:type="dxa"/>
          </w:tcPr>
          <w:p w14:paraId="64142788" w14:textId="77777777" w:rsidR="00134E95" w:rsidRDefault="00134E95" w:rsidP="00134E95">
            <w:pPr>
              <w:keepNext/>
              <w:spacing w:after="0"/>
              <w:rPr>
                <w:ins w:id="1544" w:author="Allen Wirfs-Brock" w:date="2011-07-02T13:04:00Z"/>
              </w:rPr>
            </w:pPr>
          </w:p>
        </w:tc>
      </w:tr>
      <w:tr w:rsidR="00134E95" w14:paraId="297FFD43" w14:textId="77777777" w:rsidTr="00134E95">
        <w:trPr>
          <w:jc w:val="right"/>
          <w:ins w:id="1545" w:author="Allen Wirfs-Brock" w:date="2011-07-02T13:04:00Z"/>
        </w:trPr>
        <w:tc>
          <w:tcPr>
            <w:tcW w:w="2245" w:type="dxa"/>
            <w:tcBorders>
              <w:bottom w:val="nil"/>
            </w:tcBorders>
          </w:tcPr>
          <w:p w14:paraId="737405F3" w14:textId="77777777" w:rsidR="00134E95" w:rsidRDefault="00134E95" w:rsidP="00FC56FA">
            <w:pPr>
              <w:keepNext/>
              <w:spacing w:after="0"/>
              <w:rPr>
                <w:ins w:id="1546" w:author="Allen Wirfs-Brock" w:date="2011-07-02T13:04:00Z"/>
              </w:rPr>
            </w:pPr>
            <w:ins w:id="1547" w:author="Allen Wirfs-Brock" w:date="2011-07-02T13:04:00Z">
              <w:r w:rsidRPr="00984A3F">
                <w:t>[[</w:t>
              </w:r>
            </w:ins>
            <w:ins w:id="1548" w:author="Allen Wirfs-Brock" w:date="2011-07-02T13:10:00Z">
              <w:r w:rsidR="00FC56FA">
                <w:t>IsDate</w:t>
              </w:r>
            </w:ins>
            <w:ins w:id="1549" w:author="Allen Wirfs-Brock" w:date="2011-07-02T13:04:00Z">
              <w:r w:rsidRPr="00984A3F">
                <w:t>]]</w:t>
              </w:r>
            </w:ins>
          </w:p>
        </w:tc>
        <w:tc>
          <w:tcPr>
            <w:tcW w:w="2697" w:type="dxa"/>
          </w:tcPr>
          <w:p w14:paraId="45154260" w14:textId="77777777" w:rsidR="00134E95" w:rsidRDefault="00FC56FA" w:rsidP="00134E95">
            <w:pPr>
              <w:keepNext/>
              <w:spacing w:after="0"/>
              <w:jc w:val="left"/>
              <w:rPr>
                <w:ins w:id="1550" w:author="Allen Wirfs-Brock" w:date="2011-07-02T13:04:00Z"/>
              </w:rPr>
            </w:pPr>
            <w:ins w:id="1551" w:author="Allen Wirfs-Brock" w:date="2011-07-02T13:12:00Z">
              <w:r>
                <w:t>Date objects</w:t>
              </w:r>
            </w:ins>
          </w:p>
        </w:tc>
        <w:tc>
          <w:tcPr>
            <w:tcW w:w="4553" w:type="dxa"/>
          </w:tcPr>
          <w:p w14:paraId="5BA02388" w14:textId="77777777" w:rsidR="00134E95" w:rsidRDefault="00134E95" w:rsidP="00134E95">
            <w:pPr>
              <w:keepNext/>
              <w:spacing w:after="0"/>
              <w:rPr>
                <w:ins w:id="1552" w:author="Allen Wirfs-Brock" w:date="2011-07-02T13:04:00Z"/>
              </w:rPr>
            </w:pPr>
          </w:p>
        </w:tc>
      </w:tr>
      <w:tr w:rsidR="00134E95" w14:paraId="19FC1860" w14:textId="77777777" w:rsidTr="00134E95">
        <w:trPr>
          <w:jc w:val="right"/>
          <w:ins w:id="1553" w:author="Allen Wirfs-Brock" w:date="2011-07-02T13:04:00Z"/>
        </w:trPr>
        <w:tc>
          <w:tcPr>
            <w:tcW w:w="2245" w:type="dxa"/>
          </w:tcPr>
          <w:p w14:paraId="2E23B98D" w14:textId="77777777" w:rsidR="00134E95" w:rsidRDefault="00134E95" w:rsidP="00FC56FA">
            <w:pPr>
              <w:keepNext/>
              <w:spacing w:after="0"/>
              <w:rPr>
                <w:ins w:id="1554" w:author="Allen Wirfs-Brock" w:date="2011-07-02T13:04:00Z"/>
              </w:rPr>
            </w:pPr>
            <w:ins w:id="1555" w:author="Allen Wirfs-Brock" w:date="2011-07-02T13:04:00Z">
              <w:r w:rsidRPr="00984A3F">
                <w:t>[[</w:t>
              </w:r>
            </w:ins>
            <w:ins w:id="1556" w:author="Allen Wirfs-Brock" w:date="2011-07-02T13:10:00Z">
              <w:r w:rsidR="00FC56FA">
                <w:t>IsRegExp</w:t>
              </w:r>
            </w:ins>
            <w:ins w:id="1557" w:author="Allen Wirfs-Brock" w:date="2011-07-02T13:04:00Z">
              <w:r w:rsidRPr="00984A3F">
                <w:t>]]</w:t>
              </w:r>
            </w:ins>
          </w:p>
        </w:tc>
        <w:tc>
          <w:tcPr>
            <w:tcW w:w="2697" w:type="dxa"/>
          </w:tcPr>
          <w:p w14:paraId="2B921145" w14:textId="77777777" w:rsidR="00134E95" w:rsidRDefault="00FC56FA" w:rsidP="00134E95">
            <w:pPr>
              <w:keepNext/>
              <w:spacing w:after="0"/>
              <w:jc w:val="left"/>
              <w:rPr>
                <w:ins w:id="1558" w:author="Allen Wirfs-Brock" w:date="2011-07-02T13:04:00Z"/>
              </w:rPr>
            </w:pPr>
            <w:ins w:id="1559" w:author="Allen Wirfs-Brock" w:date="2011-07-02T13:13:00Z">
              <w:r>
                <w:t>RegExp objects</w:t>
              </w:r>
            </w:ins>
          </w:p>
        </w:tc>
        <w:tc>
          <w:tcPr>
            <w:tcW w:w="4553" w:type="dxa"/>
          </w:tcPr>
          <w:p w14:paraId="1DAD3CA4" w14:textId="77777777" w:rsidR="00134E95" w:rsidRDefault="00134E95" w:rsidP="00134E95">
            <w:pPr>
              <w:keepNext/>
              <w:spacing w:after="0"/>
              <w:rPr>
                <w:ins w:id="1560" w:author="Allen Wirfs-Brock" w:date="2011-07-02T13:04:00Z"/>
              </w:rPr>
            </w:pPr>
          </w:p>
        </w:tc>
      </w:tr>
      <w:tr w:rsidR="00134E95" w14:paraId="52263A53" w14:textId="77777777" w:rsidTr="00134E95">
        <w:trPr>
          <w:jc w:val="right"/>
          <w:ins w:id="1561" w:author="Allen Wirfs-Brock" w:date="2011-07-02T13:04:00Z"/>
        </w:trPr>
        <w:tc>
          <w:tcPr>
            <w:tcW w:w="2245" w:type="dxa"/>
          </w:tcPr>
          <w:p w14:paraId="773FE893" w14:textId="77777777" w:rsidR="00134E95" w:rsidRDefault="00134E95" w:rsidP="00FC56FA">
            <w:pPr>
              <w:keepNext/>
              <w:spacing w:after="0"/>
              <w:rPr>
                <w:ins w:id="1562" w:author="Allen Wirfs-Brock" w:date="2011-07-02T13:04:00Z"/>
              </w:rPr>
            </w:pPr>
            <w:ins w:id="1563" w:author="Allen Wirfs-Brock" w:date="2011-07-02T13:04:00Z">
              <w:r w:rsidRPr="00984A3F">
                <w:t>[[</w:t>
              </w:r>
            </w:ins>
            <w:ins w:id="1564" w:author="Allen Wirfs-Brock" w:date="2011-07-02T13:10:00Z">
              <w:r w:rsidR="00FC56FA">
                <w:t>IsError</w:t>
              </w:r>
            </w:ins>
            <w:ins w:id="1565" w:author="Allen Wirfs-Brock" w:date="2011-07-02T13:04:00Z">
              <w:r w:rsidRPr="00984A3F">
                <w:t>]]</w:t>
              </w:r>
            </w:ins>
          </w:p>
        </w:tc>
        <w:tc>
          <w:tcPr>
            <w:tcW w:w="2697" w:type="dxa"/>
          </w:tcPr>
          <w:p w14:paraId="69CA371A" w14:textId="77777777" w:rsidR="00134E95" w:rsidRDefault="00FC56FA" w:rsidP="00FC56FA">
            <w:pPr>
              <w:keepNext/>
              <w:spacing w:after="0"/>
              <w:jc w:val="left"/>
              <w:rPr>
                <w:ins w:id="1566" w:author="Allen Wirfs-Brock" w:date="2011-07-02T13:04:00Z"/>
              </w:rPr>
            </w:pPr>
            <w:ins w:id="1567" w:author="Allen Wirfs-Brock" w:date="2011-07-02T13:04:00Z">
              <w:r>
                <w:t>Error objects</w:t>
              </w:r>
            </w:ins>
          </w:p>
        </w:tc>
        <w:tc>
          <w:tcPr>
            <w:tcW w:w="4553" w:type="dxa"/>
          </w:tcPr>
          <w:p w14:paraId="0DB0C946" w14:textId="77777777" w:rsidR="00134E95" w:rsidRDefault="00134E95" w:rsidP="00134E95">
            <w:pPr>
              <w:keepNext/>
              <w:spacing w:after="0"/>
              <w:rPr>
                <w:ins w:id="1568" w:author="Allen Wirfs-Brock" w:date="2011-07-02T13:04:00Z"/>
              </w:rPr>
            </w:pPr>
          </w:p>
        </w:tc>
      </w:tr>
      <w:tr w:rsidR="00134E95" w14:paraId="09484BE1" w14:textId="77777777" w:rsidTr="00134E95">
        <w:trPr>
          <w:jc w:val="right"/>
          <w:ins w:id="1569" w:author="Allen Wirfs-Brock" w:date="2011-07-02T13:04:00Z"/>
        </w:trPr>
        <w:tc>
          <w:tcPr>
            <w:tcW w:w="2245" w:type="dxa"/>
          </w:tcPr>
          <w:p w14:paraId="1F986F53" w14:textId="77777777" w:rsidR="00134E95" w:rsidRDefault="00134E95" w:rsidP="00FC56FA">
            <w:pPr>
              <w:keepNext/>
              <w:spacing w:after="0"/>
              <w:rPr>
                <w:ins w:id="1570" w:author="Allen Wirfs-Brock" w:date="2011-07-02T13:04:00Z"/>
              </w:rPr>
            </w:pPr>
            <w:ins w:id="1571" w:author="Allen Wirfs-Brock" w:date="2011-07-02T13:04:00Z">
              <w:r w:rsidRPr="00984A3F">
                <w:t>[[</w:t>
              </w:r>
            </w:ins>
            <w:ins w:id="1572" w:author="Allen Wirfs-Brock" w:date="2011-07-02T13:11:00Z">
              <w:r w:rsidR="00FC56FA">
                <w:t>IsJSON</w:t>
              </w:r>
            </w:ins>
            <w:ins w:id="1573" w:author="Allen Wirfs-Brock" w:date="2011-07-02T13:04:00Z">
              <w:r w:rsidRPr="00984A3F">
                <w:t>]]</w:t>
              </w:r>
            </w:ins>
          </w:p>
        </w:tc>
        <w:tc>
          <w:tcPr>
            <w:tcW w:w="2697" w:type="dxa"/>
          </w:tcPr>
          <w:p w14:paraId="35F38F95" w14:textId="77777777" w:rsidR="00134E95" w:rsidRDefault="00FC56FA" w:rsidP="00134E95">
            <w:pPr>
              <w:keepNext/>
              <w:spacing w:after="0"/>
              <w:jc w:val="left"/>
              <w:rPr>
                <w:ins w:id="1574" w:author="Allen Wirfs-Brock" w:date="2011-07-02T13:04:00Z"/>
              </w:rPr>
            </w:pPr>
            <w:ins w:id="1575" w:author="Allen Wirfs-Brock" w:date="2011-07-02T13:13:00Z">
              <w:r>
                <w:t>The JSON object</w:t>
              </w:r>
            </w:ins>
          </w:p>
        </w:tc>
        <w:tc>
          <w:tcPr>
            <w:tcW w:w="4553" w:type="dxa"/>
          </w:tcPr>
          <w:p w14:paraId="5BD80518" w14:textId="77777777" w:rsidR="00134E95" w:rsidRDefault="00134E95" w:rsidP="00134E95">
            <w:pPr>
              <w:keepNext/>
              <w:spacing w:after="0"/>
              <w:rPr>
                <w:ins w:id="1576" w:author="Allen Wirfs-Brock" w:date="2011-07-02T13:04:00Z"/>
              </w:rPr>
            </w:pPr>
          </w:p>
        </w:tc>
      </w:tr>
      <w:tr w:rsidR="00134E95" w14:paraId="489F617A" w14:textId="77777777" w:rsidTr="00134E95">
        <w:trPr>
          <w:jc w:val="right"/>
          <w:ins w:id="1577" w:author="Allen Wirfs-Brock" w:date="2011-07-02T13:04:00Z"/>
        </w:trPr>
        <w:tc>
          <w:tcPr>
            <w:tcW w:w="2245" w:type="dxa"/>
          </w:tcPr>
          <w:p w14:paraId="3593A844" w14:textId="77777777" w:rsidR="00134E95" w:rsidRDefault="00134E95" w:rsidP="00FC56FA">
            <w:pPr>
              <w:keepNext/>
              <w:spacing w:after="0"/>
              <w:rPr>
                <w:ins w:id="1578" w:author="Allen Wirfs-Brock" w:date="2011-07-02T13:04:00Z"/>
              </w:rPr>
            </w:pPr>
            <w:ins w:id="1579" w:author="Allen Wirfs-Brock" w:date="2011-07-02T13:04:00Z">
              <w:r w:rsidRPr="00984A3F">
                <w:t>[[</w:t>
              </w:r>
            </w:ins>
            <w:ins w:id="1580" w:author="Allen Wirfs-Brock" w:date="2011-07-02T13:11:00Z">
              <w:r w:rsidR="00FC56FA">
                <w:t>IsArguments</w:t>
              </w:r>
            </w:ins>
            <w:ins w:id="1581" w:author="Allen Wirfs-Brock" w:date="2011-07-02T13:04:00Z">
              <w:r w:rsidRPr="00984A3F">
                <w:t>]]</w:t>
              </w:r>
            </w:ins>
          </w:p>
        </w:tc>
        <w:tc>
          <w:tcPr>
            <w:tcW w:w="2697" w:type="dxa"/>
          </w:tcPr>
          <w:p w14:paraId="7CAB1503" w14:textId="77777777" w:rsidR="00134E95" w:rsidRDefault="00FC56FA" w:rsidP="00134E95">
            <w:pPr>
              <w:keepNext/>
              <w:spacing w:after="0"/>
              <w:jc w:val="left"/>
              <w:rPr>
                <w:ins w:id="1582" w:author="Allen Wirfs-Brock" w:date="2011-07-02T13:04:00Z"/>
              </w:rPr>
            </w:pPr>
            <w:ins w:id="1583" w:author="Allen Wirfs-Brock" w:date="2011-07-02T13:13:00Z">
              <w:r>
                <w:t>Arguments objects</w:t>
              </w:r>
            </w:ins>
          </w:p>
        </w:tc>
        <w:tc>
          <w:tcPr>
            <w:tcW w:w="4553" w:type="dxa"/>
          </w:tcPr>
          <w:p w14:paraId="4A520BE6" w14:textId="77777777" w:rsidR="00134E95" w:rsidRDefault="00134E95" w:rsidP="00134E95">
            <w:pPr>
              <w:keepNext/>
              <w:spacing w:after="0"/>
              <w:rPr>
                <w:ins w:id="1584" w:author="Allen Wirfs-Brock" w:date="2011-07-02T13:04:00Z"/>
              </w:rPr>
            </w:pPr>
          </w:p>
        </w:tc>
      </w:tr>
      <w:tr w:rsidR="00134E95" w14:paraId="221D644A" w14:textId="77777777" w:rsidTr="00134E95">
        <w:trPr>
          <w:jc w:val="right"/>
          <w:ins w:id="1585" w:author="Allen Wirfs-Brock" w:date="2011-07-02T13:04:00Z"/>
        </w:trPr>
        <w:tc>
          <w:tcPr>
            <w:tcW w:w="2245" w:type="dxa"/>
          </w:tcPr>
          <w:p w14:paraId="256B66E1" w14:textId="77777777" w:rsidR="00134E95" w:rsidRDefault="00134E95" w:rsidP="00FC56FA">
            <w:pPr>
              <w:keepNext/>
              <w:spacing w:after="0"/>
              <w:rPr>
                <w:ins w:id="1586" w:author="Allen Wirfs-Brock" w:date="2011-07-02T13:04:00Z"/>
              </w:rPr>
            </w:pPr>
            <w:ins w:id="1587" w:author="Allen Wirfs-Brock" w:date="2011-07-02T13:04:00Z">
              <w:r w:rsidRPr="00984A3F">
                <w:t>[[]]</w:t>
              </w:r>
            </w:ins>
          </w:p>
        </w:tc>
        <w:tc>
          <w:tcPr>
            <w:tcW w:w="2697" w:type="dxa"/>
          </w:tcPr>
          <w:p w14:paraId="24568C3F" w14:textId="77777777" w:rsidR="00134E95" w:rsidRDefault="00134E95" w:rsidP="00134E95">
            <w:pPr>
              <w:keepNext/>
              <w:spacing w:after="0"/>
              <w:jc w:val="left"/>
              <w:rPr>
                <w:ins w:id="1588" w:author="Allen Wirfs-Brock" w:date="2011-07-02T13:04:00Z"/>
              </w:rPr>
            </w:pPr>
          </w:p>
        </w:tc>
        <w:tc>
          <w:tcPr>
            <w:tcW w:w="4553" w:type="dxa"/>
          </w:tcPr>
          <w:p w14:paraId="274F23CE" w14:textId="77777777" w:rsidR="00134E95" w:rsidRDefault="00134E95" w:rsidP="00134E95">
            <w:pPr>
              <w:keepNext/>
              <w:spacing w:after="0"/>
              <w:rPr>
                <w:ins w:id="1589" w:author="Allen Wirfs-Brock" w:date="2011-07-02T13:04:00Z"/>
              </w:rPr>
            </w:pPr>
          </w:p>
        </w:tc>
      </w:tr>
    </w:tbl>
    <w:p w14:paraId="5C9D252D" w14:textId="77777777" w:rsidR="004C02EF" w:rsidRPr="00074260" w:rsidRDefault="004C02EF" w:rsidP="004C02EF"/>
    <w:p w14:paraId="13A81554" w14:textId="77777777" w:rsidR="004C02EF" w:rsidRDefault="004C02EF" w:rsidP="004C02EF">
      <w:pPr>
        <w:pStyle w:val="20"/>
        <w:numPr>
          <w:ilvl w:val="0"/>
          <w:numId w:val="0"/>
        </w:numPr>
        <w:spacing w:before="240"/>
      </w:pPr>
      <w:bookmarkStart w:id="1590" w:name="_Hlt458484268"/>
      <w:bookmarkStart w:id="1591" w:name="_Toc381513643"/>
      <w:bookmarkStart w:id="1592" w:name="_Toc382202786"/>
      <w:bookmarkStart w:id="1593" w:name="_Toc382203006"/>
      <w:bookmarkStart w:id="1594" w:name="_Toc382212165"/>
      <w:bookmarkStart w:id="1595" w:name="_Toc382212367"/>
      <w:bookmarkStart w:id="1596" w:name="_Toc382291510"/>
      <w:bookmarkStart w:id="1597" w:name="_Ref383596004"/>
      <w:bookmarkStart w:id="1598" w:name="_Toc385672147"/>
      <w:bookmarkStart w:id="1599" w:name="_Hlt455971670"/>
      <w:bookmarkStart w:id="1600" w:name="_Toc393690242"/>
      <w:bookmarkStart w:id="1601" w:name="_Toc472818782"/>
      <w:bookmarkStart w:id="1602" w:name="_Toc235503335"/>
      <w:bookmarkStart w:id="1603" w:name="_Toc241509110"/>
      <w:bookmarkStart w:id="1604" w:name="_Toc244416597"/>
      <w:bookmarkStart w:id="1605" w:name="_Toc276630961"/>
      <w:bookmarkStart w:id="1606" w:name="_Toc153968350"/>
      <w:bookmarkEnd w:id="1470"/>
      <w:bookmarkEnd w:id="1471"/>
      <w:bookmarkEnd w:id="1472"/>
      <w:bookmarkEnd w:id="1473"/>
      <w:bookmarkEnd w:id="1474"/>
      <w:bookmarkEnd w:id="1475"/>
      <w:bookmarkEnd w:id="1476"/>
      <w:bookmarkEnd w:id="1477"/>
      <w:bookmarkEnd w:id="1478"/>
      <w:bookmarkEnd w:id="1479"/>
      <w:bookmarkEnd w:id="1480"/>
      <w:bookmarkEnd w:id="1481"/>
      <w:bookmarkEnd w:id="1590"/>
      <w:bookmarkEnd w:id="1599"/>
      <w:r>
        <w:t>8.7</w:t>
      </w:r>
      <w:r>
        <w:tab/>
        <w:t>The Reference Specification Typ</w:t>
      </w:r>
      <w:bookmarkEnd w:id="1591"/>
      <w:bookmarkEnd w:id="1592"/>
      <w:bookmarkEnd w:id="1593"/>
      <w:bookmarkEnd w:id="1594"/>
      <w:bookmarkEnd w:id="1595"/>
      <w:bookmarkEnd w:id="1596"/>
      <w:bookmarkEnd w:id="1597"/>
      <w:bookmarkEnd w:id="1598"/>
      <w:bookmarkEnd w:id="1600"/>
      <w:r>
        <w:t>e</w:t>
      </w:r>
      <w:bookmarkEnd w:id="1601"/>
      <w:bookmarkEnd w:id="1602"/>
      <w:bookmarkEnd w:id="1603"/>
      <w:bookmarkEnd w:id="1604"/>
      <w:bookmarkEnd w:id="1605"/>
      <w:bookmarkEnd w:id="1606"/>
    </w:p>
    <w:p w14:paraId="3246F329" w14:textId="77777777" w:rsidR="004C02EF" w:rsidRDefault="004C02EF" w:rsidP="004C02EF">
      <w:r>
        <w:t xml:space="preserve">The Reference type is used to explain the behaviour of such operators as </w:t>
      </w:r>
      <w:r>
        <w:rPr>
          <w:rFonts w:ascii="Courier New" w:hAnsi="Courier New"/>
          <w:b/>
        </w:rPr>
        <w:t>delete</w:t>
      </w:r>
      <w:r>
        <w:t xml:space="preserve">, </w:t>
      </w:r>
      <w:r>
        <w:rPr>
          <w:rFonts w:ascii="Courier New" w:hAnsi="Courier New"/>
          <w:b/>
        </w:rPr>
        <w:t>typeof</w:t>
      </w:r>
      <w:r>
        <w:t>, and the assignment operators. For example, the left-hand operand of an assignment is expected to produce a reference. The behaviour of assignment could, instead, be explained entirely in terms of a case analysis on the syntactic form of the left-hand operand of an assignment operator, but for one difficulty: function calls are permitted to return references. This possibility is admitted purely for the sake of host objects. No built-in ECMAScript function defined by this specification returns a reference and there is no provision for a user-defined function to return a reference. (Another reason not to use a syntactic case analysis is that it would be lengthy and awkward, affecting many parts of the specification.)</w:t>
      </w:r>
    </w:p>
    <w:p w14:paraId="66EB35D9" w14:textId="77777777" w:rsidR="004C02EF" w:rsidRDefault="004C02EF" w:rsidP="004C02EF">
      <w:r w:rsidRPr="007411F9">
        <w:t xml:space="preserve">A </w:t>
      </w:r>
      <w:r w:rsidRPr="007411F9">
        <w:rPr>
          <w:b/>
        </w:rPr>
        <w:t xml:space="preserve">Reference </w:t>
      </w:r>
      <w:r w:rsidRPr="007411F9">
        <w:t xml:space="preserve">is a resolved name binding. A Reference consists of three components, the </w:t>
      </w:r>
      <w:r w:rsidRPr="00D420A6">
        <w:rPr>
          <w:rFonts w:ascii="Times New Roman" w:hAnsi="Times New Roman"/>
          <w:i/>
        </w:rPr>
        <w:t xml:space="preserve">base </w:t>
      </w:r>
      <w:r w:rsidRPr="007411F9">
        <w:t>value</w:t>
      </w:r>
      <w:r w:rsidRPr="00E91749">
        <w:t>,</w:t>
      </w:r>
      <w:r w:rsidRPr="007411F9">
        <w:t xml:space="preserve"> the </w:t>
      </w:r>
      <w:r w:rsidRPr="00D420A6">
        <w:rPr>
          <w:rFonts w:ascii="Times New Roman" w:hAnsi="Times New Roman"/>
          <w:i/>
        </w:rPr>
        <w:t>referenced name</w:t>
      </w:r>
      <w:r w:rsidRPr="007411F9">
        <w:t xml:space="preserve"> and the Boolean valued </w:t>
      </w:r>
      <w:r w:rsidRPr="00D420A6">
        <w:rPr>
          <w:rFonts w:ascii="Times New Roman" w:hAnsi="Times New Roman"/>
          <w:i/>
        </w:rPr>
        <w:t xml:space="preserve">strict reference </w:t>
      </w:r>
      <w:r w:rsidRPr="007411F9">
        <w:t>flag</w:t>
      </w:r>
      <w:r w:rsidRPr="00E91749">
        <w:t>.</w:t>
      </w:r>
      <w:r w:rsidRPr="007411F9">
        <w:t xml:space="preserve"> The base value is either </w:t>
      </w:r>
      <w:r w:rsidRPr="005F5B73">
        <w:rPr>
          <w:b/>
        </w:rPr>
        <w:t>undefined</w:t>
      </w:r>
      <w:r w:rsidRPr="007411F9">
        <w:t xml:space="preserve">, an </w:t>
      </w:r>
      <w:r>
        <w:t>O</w:t>
      </w:r>
      <w:r w:rsidRPr="007411F9">
        <w:t>bject,</w:t>
      </w:r>
      <w:r>
        <w:t xml:space="preserve"> a Boolean, a String, a Number,</w:t>
      </w:r>
      <w:r w:rsidRPr="007411F9">
        <w:t xml:space="preserve"> or an environment record (10.2.1). A base value of </w:t>
      </w:r>
      <w:r w:rsidRPr="005F5B73">
        <w:rPr>
          <w:b/>
        </w:rPr>
        <w:t>undefined</w:t>
      </w:r>
      <w:r w:rsidRPr="007411F9">
        <w:t xml:space="preserve"> indicates that the reference could not be resolved to a binding. The referenced name is a </w:t>
      </w:r>
      <w:r>
        <w:t>S</w:t>
      </w:r>
      <w:r w:rsidRPr="007411F9">
        <w:t>tring</w:t>
      </w:r>
      <w:r w:rsidRPr="00E91749">
        <w:t>.</w:t>
      </w:r>
    </w:p>
    <w:p w14:paraId="687DAA62" w14:textId="77777777" w:rsidR="004C02EF" w:rsidRDefault="004C02EF" w:rsidP="004C02EF">
      <w:r>
        <w:t>The following abstract operations are used in this specification to access the components of references:</w:t>
      </w:r>
    </w:p>
    <w:p w14:paraId="37FE68AA" w14:textId="77777777" w:rsidR="004C02EF" w:rsidRDefault="004C02EF" w:rsidP="004C02EF">
      <w:pPr>
        <w:numPr>
          <w:ilvl w:val="0"/>
          <w:numId w:val="36"/>
        </w:numPr>
        <w:spacing w:after="60"/>
      </w:pPr>
      <w:r>
        <w:t>GetBase(V). Returns the base value component of the reference V.</w:t>
      </w:r>
    </w:p>
    <w:p w14:paraId="36020D49" w14:textId="77777777" w:rsidR="004C02EF" w:rsidRDefault="004C02EF" w:rsidP="004C02EF">
      <w:pPr>
        <w:numPr>
          <w:ilvl w:val="0"/>
          <w:numId w:val="36"/>
        </w:numPr>
        <w:spacing w:after="60"/>
      </w:pPr>
      <w:r>
        <w:t>GetReferencedName(V). Returns the referenced name component of the reference V.</w:t>
      </w:r>
    </w:p>
    <w:p w14:paraId="07C486F5" w14:textId="77777777" w:rsidR="004C02EF" w:rsidRDefault="004C02EF" w:rsidP="004C02EF">
      <w:pPr>
        <w:numPr>
          <w:ilvl w:val="0"/>
          <w:numId w:val="36"/>
        </w:numPr>
        <w:spacing w:after="60"/>
      </w:pPr>
      <w:r w:rsidRPr="007411F9">
        <w:t>IsStrictReference(V). Returns the strict reference component of the reference V.</w:t>
      </w:r>
    </w:p>
    <w:p w14:paraId="197A2BE4" w14:textId="77777777" w:rsidR="004C02EF" w:rsidRPr="007411F9" w:rsidRDefault="004C02EF" w:rsidP="004C02EF">
      <w:pPr>
        <w:numPr>
          <w:ilvl w:val="0"/>
          <w:numId w:val="36"/>
        </w:numPr>
        <w:spacing w:after="60"/>
      </w:pPr>
      <w:r>
        <w:t xml:space="preserve">HasPrimitiveBase(V). Returns </w:t>
      </w:r>
      <w:r w:rsidRPr="00B122EF">
        <w:rPr>
          <w:b/>
        </w:rPr>
        <w:t xml:space="preserve">true </w:t>
      </w:r>
      <w:r>
        <w:t>if the base value is a Boolean, String, or Number.</w:t>
      </w:r>
    </w:p>
    <w:p w14:paraId="7EF276DB" w14:textId="77777777" w:rsidR="004C02EF" w:rsidRPr="007411F9" w:rsidRDefault="004C02EF" w:rsidP="004C02EF">
      <w:pPr>
        <w:numPr>
          <w:ilvl w:val="0"/>
          <w:numId w:val="36"/>
        </w:numPr>
        <w:spacing w:after="60"/>
      </w:pPr>
      <w:r w:rsidRPr="007411F9">
        <w:t xml:space="preserve">IsPropertyReference(V). Returns </w:t>
      </w:r>
      <w:r w:rsidRPr="005F558D">
        <w:rPr>
          <w:b/>
        </w:rPr>
        <w:t>true</w:t>
      </w:r>
      <w:r w:rsidRPr="007411F9">
        <w:t xml:space="preserve"> if </w:t>
      </w:r>
      <w:r>
        <w:t xml:space="preserve">either </w:t>
      </w:r>
      <w:r w:rsidRPr="007411F9">
        <w:t xml:space="preserve">the base value is an object </w:t>
      </w:r>
      <w:r>
        <w:t xml:space="preserve">or HasPrimitiveBase(V) is </w:t>
      </w:r>
      <w:r w:rsidRPr="002C5EBD">
        <w:rPr>
          <w:b/>
        </w:rPr>
        <w:t>true</w:t>
      </w:r>
      <w:r>
        <w:t>; otherwise returns</w:t>
      </w:r>
      <w:r w:rsidRPr="007411F9">
        <w:t xml:space="preserve"> </w:t>
      </w:r>
      <w:r w:rsidRPr="005F558D">
        <w:rPr>
          <w:b/>
        </w:rPr>
        <w:t>false</w:t>
      </w:r>
      <w:r>
        <w:t xml:space="preserve">. </w:t>
      </w:r>
    </w:p>
    <w:p w14:paraId="36C6B621" w14:textId="77777777" w:rsidR="004C02EF" w:rsidRDefault="004C02EF" w:rsidP="004C02EF">
      <w:pPr>
        <w:numPr>
          <w:ilvl w:val="0"/>
          <w:numId w:val="36"/>
        </w:numPr>
      </w:pPr>
      <w:r w:rsidRPr="007411F9">
        <w:t>IsUnresolvableReference(V)</w:t>
      </w:r>
      <w:r>
        <w:t>.</w:t>
      </w:r>
      <w:r w:rsidRPr="007411F9">
        <w:t xml:space="preserve"> Returns </w:t>
      </w:r>
      <w:r w:rsidRPr="005F558D">
        <w:rPr>
          <w:b/>
        </w:rPr>
        <w:t>true</w:t>
      </w:r>
      <w:r w:rsidRPr="007411F9">
        <w:t xml:space="preserve"> if the base value is </w:t>
      </w:r>
      <w:r>
        <w:rPr>
          <w:b/>
        </w:rPr>
        <w:t>undefined</w:t>
      </w:r>
      <w:r w:rsidRPr="007411F9">
        <w:t xml:space="preserve"> and </w:t>
      </w:r>
      <w:r w:rsidRPr="005F558D">
        <w:rPr>
          <w:b/>
        </w:rPr>
        <w:t>false</w:t>
      </w:r>
      <w:r w:rsidRPr="007411F9">
        <w:t xml:space="preserve"> otherwise.</w:t>
      </w:r>
    </w:p>
    <w:p w14:paraId="0045F286" w14:textId="77777777" w:rsidR="004C02EF" w:rsidRDefault="004C02EF" w:rsidP="004C02EF">
      <w:bookmarkStart w:id="1607" w:name="_Toc381513644"/>
      <w:bookmarkStart w:id="1608" w:name="_Toc382202787"/>
      <w:bookmarkStart w:id="1609" w:name="_Toc382203007"/>
      <w:bookmarkStart w:id="1610" w:name="_Toc382212166"/>
      <w:bookmarkStart w:id="1611" w:name="_Toc382212368"/>
      <w:bookmarkStart w:id="1612" w:name="_Toc382291511"/>
      <w:bookmarkStart w:id="1613" w:name="_Toc385672148"/>
      <w:bookmarkStart w:id="1614" w:name="_Toc393690243"/>
      <w:bookmarkStart w:id="1615" w:name="_Ref455971374"/>
      <w:bookmarkStart w:id="1616" w:name="_Ref456011162"/>
      <w:r>
        <w:t>The following abstract operations are used in this specification to operate on references:</w:t>
      </w:r>
    </w:p>
    <w:p w14:paraId="1675ACB0" w14:textId="77777777" w:rsidR="004C02EF" w:rsidRDefault="004C02EF" w:rsidP="004C02EF">
      <w:pPr>
        <w:pStyle w:val="30"/>
        <w:numPr>
          <w:ilvl w:val="0"/>
          <w:numId w:val="0"/>
        </w:numPr>
      </w:pPr>
      <w:bookmarkStart w:id="1617" w:name="_Toc381513646"/>
      <w:bookmarkStart w:id="1618" w:name="_Toc382202789"/>
      <w:bookmarkStart w:id="1619" w:name="_Toc382203009"/>
      <w:bookmarkStart w:id="1620" w:name="_Toc382212168"/>
      <w:bookmarkStart w:id="1621" w:name="_Toc382212374"/>
      <w:bookmarkStart w:id="1622" w:name="_Toc382291513"/>
      <w:bookmarkStart w:id="1623" w:name="_Toc385672150"/>
      <w:bookmarkStart w:id="1624" w:name="_Toc393690245"/>
      <w:bookmarkStart w:id="1625" w:name="_Ref455971379"/>
      <w:bookmarkStart w:id="1626" w:name="_Ref456011174"/>
      <w:bookmarkStart w:id="1627" w:name="_Toc472818783"/>
      <w:bookmarkStart w:id="1628" w:name="_Toc235503336"/>
      <w:bookmarkStart w:id="1629" w:name="_Toc241509111"/>
      <w:bookmarkStart w:id="1630" w:name="_Toc244416598"/>
      <w:bookmarkStart w:id="1631" w:name="_Toc276630962"/>
      <w:bookmarkStart w:id="1632" w:name="_Toc153968351"/>
      <w:bookmarkEnd w:id="1607"/>
      <w:bookmarkEnd w:id="1608"/>
      <w:bookmarkEnd w:id="1609"/>
      <w:bookmarkEnd w:id="1610"/>
      <w:bookmarkEnd w:id="1611"/>
      <w:bookmarkEnd w:id="1612"/>
      <w:bookmarkEnd w:id="1613"/>
      <w:bookmarkEnd w:id="1614"/>
      <w:bookmarkEnd w:id="1615"/>
      <w:bookmarkEnd w:id="1616"/>
      <w:r>
        <w:t>8.7.1</w:t>
      </w:r>
      <w:r>
        <w:tab/>
        <w:t>GetValu</w:t>
      </w:r>
      <w:bookmarkEnd w:id="1617"/>
      <w:bookmarkEnd w:id="1618"/>
      <w:bookmarkEnd w:id="1619"/>
      <w:bookmarkEnd w:id="1620"/>
      <w:bookmarkEnd w:id="1621"/>
      <w:bookmarkEnd w:id="1622"/>
      <w:r>
        <w:t>e (V</w:t>
      </w:r>
      <w:bookmarkEnd w:id="1623"/>
      <w:bookmarkEnd w:id="1624"/>
      <w:r>
        <w:t>)</w:t>
      </w:r>
      <w:bookmarkStart w:id="1633" w:name="_Toc382212375"/>
      <w:bookmarkEnd w:id="1625"/>
      <w:bookmarkEnd w:id="1626"/>
      <w:bookmarkEnd w:id="1627"/>
      <w:bookmarkEnd w:id="1628"/>
      <w:bookmarkEnd w:id="1629"/>
      <w:bookmarkEnd w:id="1630"/>
      <w:bookmarkEnd w:id="1631"/>
      <w:bookmarkEnd w:id="1632"/>
    </w:p>
    <w:p w14:paraId="3B6EA3A5" w14:textId="77777777" w:rsidR="004C02EF" w:rsidRDefault="004C02EF" w:rsidP="004C02EF">
      <w:pPr>
        <w:pStyle w:val="Alg4"/>
        <w:numPr>
          <w:ilvl w:val="0"/>
          <w:numId w:val="338"/>
        </w:numPr>
      </w:pPr>
      <w:r>
        <w:t>If Type(</w:t>
      </w:r>
      <w:r>
        <w:rPr>
          <w:i/>
        </w:rPr>
        <w:t>V</w:t>
      </w:r>
      <w:r>
        <w:t xml:space="preserve">) is not Reference, return </w:t>
      </w:r>
      <w:r>
        <w:rPr>
          <w:i/>
        </w:rPr>
        <w:t>V</w:t>
      </w:r>
      <w:bookmarkEnd w:id="1633"/>
      <w:r>
        <w:t>.</w:t>
      </w:r>
      <w:bookmarkStart w:id="1634" w:name="_Toc382212376"/>
    </w:p>
    <w:p w14:paraId="1E88D2A2" w14:textId="77777777" w:rsidR="004C02EF" w:rsidRDefault="004C02EF" w:rsidP="004C02EF">
      <w:pPr>
        <w:pStyle w:val="Alg4"/>
        <w:numPr>
          <w:ilvl w:val="0"/>
          <w:numId w:val="338"/>
        </w:numPr>
      </w:pPr>
      <w:r>
        <w:t xml:space="preserve">Let </w:t>
      </w:r>
      <w:r w:rsidRPr="00466B71">
        <w:rPr>
          <w:i/>
        </w:rPr>
        <w:t xml:space="preserve">base </w:t>
      </w:r>
      <w:r>
        <w:t>be the result of calling GetBase(</w:t>
      </w:r>
      <w:r>
        <w:rPr>
          <w:i/>
        </w:rPr>
        <w:t>V</w:t>
      </w:r>
      <w:r>
        <w:t>)</w:t>
      </w:r>
      <w:bookmarkEnd w:id="1634"/>
      <w:r>
        <w:t>.</w:t>
      </w:r>
      <w:bookmarkStart w:id="1635" w:name="_Toc382212377"/>
    </w:p>
    <w:p w14:paraId="020546CE" w14:textId="77777777" w:rsidR="004C02EF" w:rsidRDefault="004C02EF" w:rsidP="004C02EF">
      <w:pPr>
        <w:pStyle w:val="Alg4"/>
        <w:numPr>
          <w:ilvl w:val="0"/>
          <w:numId w:val="338"/>
        </w:numPr>
      </w:pPr>
      <w:r>
        <w:t>If IsUnresolvableReference(</w:t>
      </w:r>
      <w:r w:rsidRPr="005F558D">
        <w:rPr>
          <w:i/>
        </w:rPr>
        <w:t>V</w:t>
      </w:r>
      <w:r>
        <w:t xml:space="preserve">), </w:t>
      </w:r>
      <w:bookmarkEnd w:id="1635"/>
      <w:r>
        <w:t xml:space="preserve">throw a </w:t>
      </w:r>
      <w:r>
        <w:rPr>
          <w:b/>
        </w:rPr>
        <w:t>ReferenceError</w:t>
      </w:r>
      <w:r>
        <w:t xml:space="preserve"> exception.</w:t>
      </w:r>
      <w:bookmarkStart w:id="1636" w:name="_Toc382212378"/>
    </w:p>
    <w:p w14:paraId="1F79F7EC" w14:textId="77777777" w:rsidR="004C02EF" w:rsidRDefault="004C02EF" w:rsidP="004C02EF">
      <w:pPr>
        <w:pStyle w:val="Alg4"/>
        <w:numPr>
          <w:ilvl w:val="0"/>
          <w:numId w:val="338"/>
        </w:numPr>
      </w:pPr>
      <w:r>
        <w:t>If IsPropertyReference(</w:t>
      </w:r>
      <w:r w:rsidRPr="005F558D">
        <w:rPr>
          <w:i/>
        </w:rPr>
        <w:t>V</w:t>
      </w:r>
      <w:r>
        <w:t>), then</w:t>
      </w:r>
    </w:p>
    <w:p w14:paraId="2528DD39" w14:textId="77777777" w:rsidR="004C02EF" w:rsidRDefault="004C02EF" w:rsidP="004C02EF">
      <w:pPr>
        <w:pStyle w:val="Alg4"/>
        <w:numPr>
          <w:ilvl w:val="1"/>
          <w:numId w:val="338"/>
        </w:numPr>
      </w:pPr>
      <w:r>
        <w:t>If HasPrimitiveBase(</w:t>
      </w:r>
      <w:r w:rsidRPr="00B73BDE">
        <w:rPr>
          <w:i/>
        </w:rPr>
        <w:t>V</w:t>
      </w:r>
      <w:r>
        <w:t xml:space="preserve">) is </w:t>
      </w:r>
      <w:r w:rsidRPr="00F5722F">
        <w:rPr>
          <w:b/>
        </w:rPr>
        <w:t>false</w:t>
      </w:r>
      <w:r>
        <w:t xml:space="preserve">, then let </w:t>
      </w:r>
      <w:r>
        <w:rPr>
          <w:i/>
        </w:rPr>
        <w:t>get</w:t>
      </w:r>
      <w:r>
        <w:t xml:space="preserve"> be the [[Get]] internal method of </w:t>
      </w:r>
      <w:r w:rsidRPr="00B73BDE">
        <w:rPr>
          <w:i/>
        </w:rPr>
        <w:t>base</w:t>
      </w:r>
      <w:r>
        <w:t xml:space="preserve">, otherwise let </w:t>
      </w:r>
      <w:r>
        <w:rPr>
          <w:i/>
        </w:rPr>
        <w:t>get</w:t>
      </w:r>
      <w:r>
        <w:t xml:space="preserve"> be the special [[Get]] internal method defined below.</w:t>
      </w:r>
    </w:p>
    <w:p w14:paraId="2BBB9EF0" w14:textId="77777777" w:rsidR="004C02EF" w:rsidRDefault="004C02EF" w:rsidP="004C02EF">
      <w:pPr>
        <w:pStyle w:val="Alg4"/>
        <w:numPr>
          <w:ilvl w:val="1"/>
          <w:numId w:val="338"/>
        </w:numPr>
      </w:pPr>
      <w:r>
        <w:t xml:space="preserve">Return the result of calling the </w:t>
      </w:r>
      <w:r w:rsidRPr="00CE6993">
        <w:rPr>
          <w:i/>
        </w:rPr>
        <w:t>get</w:t>
      </w:r>
      <w:r>
        <w:t xml:space="preserve"> internal method using </w:t>
      </w:r>
      <w:r w:rsidRPr="00466B71">
        <w:rPr>
          <w:i/>
        </w:rPr>
        <w:t>base</w:t>
      </w:r>
      <w:r>
        <w:rPr>
          <w:i/>
        </w:rPr>
        <w:t xml:space="preserve"> </w:t>
      </w:r>
      <w:r w:rsidRPr="00B73BDE">
        <w:t xml:space="preserve">as its </w:t>
      </w:r>
      <w:r w:rsidRPr="00B73BDE">
        <w:rPr>
          <w:b/>
        </w:rPr>
        <w:t xml:space="preserve">this </w:t>
      </w:r>
      <w:r>
        <w:t>value</w:t>
      </w:r>
      <w:r w:rsidRPr="00B73BDE">
        <w:t>, and</w:t>
      </w:r>
      <w:r>
        <w:t xml:space="preserve"> passing GetReferencedName(</w:t>
      </w:r>
      <w:r>
        <w:rPr>
          <w:i/>
        </w:rPr>
        <w:t>V</w:t>
      </w:r>
      <w:r>
        <w:t xml:space="preserve">) for the </w:t>
      </w:r>
      <w:bookmarkEnd w:id="1636"/>
      <w:r>
        <w:t>argument.</w:t>
      </w:r>
      <w:bookmarkStart w:id="1637" w:name="_Toc382212379"/>
    </w:p>
    <w:p w14:paraId="57CD1EC0" w14:textId="77777777" w:rsidR="004C02EF" w:rsidRDefault="004C02EF" w:rsidP="004C02EF">
      <w:pPr>
        <w:pStyle w:val="Alg4"/>
        <w:numPr>
          <w:ilvl w:val="0"/>
          <w:numId w:val="338"/>
        </w:numPr>
      </w:pPr>
      <w:r>
        <w:t xml:space="preserve">Else, </w:t>
      </w:r>
      <w:r w:rsidRPr="00466B71">
        <w:rPr>
          <w:i/>
        </w:rPr>
        <w:t>base</w:t>
      </w:r>
      <w:r>
        <w:t xml:space="preserve"> must be an environment record.</w:t>
      </w:r>
    </w:p>
    <w:p w14:paraId="7321831D" w14:textId="77777777" w:rsidR="004C02EF" w:rsidRDefault="004C02EF" w:rsidP="004C02EF">
      <w:pPr>
        <w:pStyle w:val="Alg4"/>
        <w:numPr>
          <w:ilvl w:val="1"/>
          <w:numId w:val="338"/>
        </w:numPr>
        <w:spacing w:after="120"/>
      </w:pPr>
      <w:r>
        <w:t xml:space="preserve">Return the result of calling the GetBindingValue (see 10.2.1)  concrete method of </w:t>
      </w:r>
      <w:r w:rsidRPr="00466B71">
        <w:rPr>
          <w:i/>
        </w:rPr>
        <w:t>base</w:t>
      </w:r>
      <w:r>
        <w:t xml:space="preserve"> passing GetReferencedName(</w:t>
      </w:r>
      <w:r w:rsidRPr="005F558D">
        <w:rPr>
          <w:i/>
        </w:rPr>
        <w:t>V</w:t>
      </w:r>
      <w:r>
        <w:t>) and IsStrictReference(</w:t>
      </w:r>
      <w:r w:rsidRPr="005F558D">
        <w:rPr>
          <w:i/>
        </w:rPr>
        <w:t>V</w:t>
      </w:r>
      <w:r>
        <w:t>) as arguments.</w:t>
      </w:r>
      <w:bookmarkStart w:id="1638" w:name="_Toc381513647"/>
      <w:bookmarkStart w:id="1639" w:name="_Toc382202790"/>
      <w:bookmarkStart w:id="1640" w:name="_Toc382203010"/>
      <w:bookmarkStart w:id="1641" w:name="_Toc382212169"/>
      <w:bookmarkStart w:id="1642" w:name="_Toc382212380"/>
      <w:bookmarkStart w:id="1643" w:name="_Toc382291514"/>
      <w:bookmarkStart w:id="1644" w:name="_Toc385672151"/>
      <w:bookmarkStart w:id="1645" w:name="_Toc393690246"/>
      <w:bookmarkEnd w:id="1637"/>
    </w:p>
    <w:p w14:paraId="67AFE7CB" w14:textId="77777777" w:rsidR="004C02EF" w:rsidRDefault="004C02EF" w:rsidP="004C02EF">
      <w:r>
        <w:t xml:space="preserve">The following [[Get]] internal method is used by GetValue when </w:t>
      </w:r>
      <w:r w:rsidRPr="00D420A6">
        <w:rPr>
          <w:rFonts w:ascii="Times New Roman" w:hAnsi="Times New Roman"/>
          <w:i/>
        </w:rPr>
        <w:t>V</w:t>
      </w:r>
      <w:r>
        <w:t xml:space="preserve"> is a property reference with a primitive base value. It is called using </w:t>
      </w:r>
      <w:r w:rsidRPr="00D420A6">
        <w:rPr>
          <w:rFonts w:ascii="Times New Roman" w:hAnsi="Times New Roman"/>
          <w:i/>
        </w:rPr>
        <w:t>base</w:t>
      </w:r>
      <w:r>
        <w:t xml:space="preserve"> as its </w:t>
      </w:r>
      <w:r>
        <w:rPr>
          <w:b/>
        </w:rPr>
        <w:t>this</w:t>
      </w:r>
      <w:r>
        <w:t xml:space="preserve"> value and with property </w:t>
      </w:r>
      <w:r w:rsidRPr="00D420A6">
        <w:rPr>
          <w:rFonts w:ascii="Times New Roman" w:hAnsi="Times New Roman"/>
          <w:i/>
        </w:rPr>
        <w:t>P</w:t>
      </w:r>
      <w:r>
        <w:t xml:space="preserve"> as its argument. The following steps are taken:</w:t>
      </w:r>
    </w:p>
    <w:p w14:paraId="625C451D" w14:textId="77777777" w:rsidR="004C02EF" w:rsidRDefault="004C02EF" w:rsidP="004C02EF">
      <w:pPr>
        <w:pStyle w:val="Alg4"/>
        <w:numPr>
          <w:ilvl w:val="0"/>
          <w:numId w:val="348"/>
        </w:numPr>
      </w:pPr>
      <w:r>
        <w:t xml:space="preserve">Let </w:t>
      </w:r>
      <w:r w:rsidRPr="00ED5743">
        <w:rPr>
          <w:i/>
        </w:rPr>
        <w:t>O</w:t>
      </w:r>
      <w:r>
        <w:t xml:space="preserve"> be ToObject(</w:t>
      </w:r>
      <w:r w:rsidRPr="00ED5743">
        <w:rPr>
          <w:i/>
        </w:rPr>
        <w:t>base</w:t>
      </w:r>
      <w:r>
        <w:t>).</w:t>
      </w:r>
    </w:p>
    <w:p w14:paraId="08D458BC" w14:textId="77777777" w:rsidR="004C02EF" w:rsidRDefault="004C02EF" w:rsidP="004C02EF">
      <w:pPr>
        <w:pStyle w:val="Alg4"/>
        <w:numPr>
          <w:ilvl w:val="0"/>
          <w:numId w:val="348"/>
        </w:numPr>
      </w:pPr>
      <w:r>
        <w:t xml:space="preserve">Let </w:t>
      </w:r>
      <w:r w:rsidRPr="002143C0">
        <w:rPr>
          <w:i/>
        </w:rPr>
        <w:t xml:space="preserve">desc </w:t>
      </w:r>
      <w:r>
        <w:t xml:space="preserve">be the result of calling the [[GetProperty]] internal method of </w:t>
      </w:r>
      <w:r w:rsidRPr="00D83C8C">
        <w:rPr>
          <w:i/>
        </w:rPr>
        <w:t xml:space="preserve">O </w:t>
      </w:r>
      <w:r>
        <w:t xml:space="preserve">with property name </w:t>
      </w:r>
      <w:r w:rsidRPr="00D83C8C">
        <w:rPr>
          <w:i/>
        </w:rPr>
        <w:t>P</w:t>
      </w:r>
      <w:r>
        <w:t>.</w:t>
      </w:r>
    </w:p>
    <w:p w14:paraId="555CC6B0" w14:textId="77777777" w:rsidR="004C02EF" w:rsidRPr="004372C5" w:rsidRDefault="004C02EF" w:rsidP="004C02EF">
      <w:pPr>
        <w:pStyle w:val="Alg4"/>
        <w:numPr>
          <w:ilvl w:val="0"/>
          <w:numId w:val="348"/>
        </w:numPr>
      </w:pPr>
      <w:r>
        <w:t xml:space="preserve">If </w:t>
      </w:r>
      <w:r w:rsidRPr="002143C0">
        <w:rPr>
          <w:i/>
        </w:rPr>
        <w:t xml:space="preserve">desc </w:t>
      </w:r>
      <w:r>
        <w:t xml:space="preserve">is </w:t>
      </w:r>
      <w:r w:rsidRPr="004372C5">
        <w:rPr>
          <w:b/>
        </w:rPr>
        <w:t>undefined</w:t>
      </w:r>
      <w:r>
        <w:t xml:space="preserve">, return </w:t>
      </w:r>
      <w:r w:rsidRPr="004372C5">
        <w:rPr>
          <w:b/>
        </w:rPr>
        <w:t>undefined</w:t>
      </w:r>
      <w:r>
        <w:t>.</w:t>
      </w:r>
    </w:p>
    <w:p w14:paraId="633F3616" w14:textId="77777777" w:rsidR="004C02EF" w:rsidRDefault="004C02EF" w:rsidP="004C02EF">
      <w:pPr>
        <w:pStyle w:val="Alg4"/>
        <w:numPr>
          <w:ilvl w:val="0"/>
          <w:numId w:val="348"/>
        </w:numPr>
      </w:pPr>
      <w:r>
        <w:t>If IsDataDescriptor(</w:t>
      </w:r>
      <w:r w:rsidRPr="002143C0">
        <w:rPr>
          <w:i/>
        </w:rPr>
        <w:t>desc</w:t>
      </w:r>
      <w:r>
        <w:t xml:space="preserve">) is </w:t>
      </w:r>
      <w:r w:rsidRPr="003D0B0A">
        <w:rPr>
          <w:b/>
        </w:rPr>
        <w:t>true</w:t>
      </w:r>
      <w:r>
        <w:t xml:space="preserve">, return </w:t>
      </w:r>
      <w:r w:rsidRPr="002143C0">
        <w:rPr>
          <w:i/>
        </w:rPr>
        <w:t>desc</w:t>
      </w:r>
      <w:r>
        <w:t>.[[Value]].</w:t>
      </w:r>
    </w:p>
    <w:p w14:paraId="0B0AD644" w14:textId="77777777" w:rsidR="004C02EF" w:rsidRDefault="004C02EF" w:rsidP="004C02EF">
      <w:pPr>
        <w:pStyle w:val="Alg4"/>
        <w:numPr>
          <w:ilvl w:val="0"/>
          <w:numId w:val="348"/>
        </w:numPr>
      </w:pPr>
      <w:r>
        <w:t>Otherwise, IsAccessorDescriptor(</w:t>
      </w:r>
      <w:r w:rsidRPr="002143C0">
        <w:rPr>
          <w:i/>
        </w:rPr>
        <w:t>desc</w:t>
      </w:r>
      <w:r>
        <w:t xml:space="preserve">) must be </w:t>
      </w:r>
      <w:r w:rsidRPr="007B1DC8">
        <w:rPr>
          <w:b/>
        </w:rPr>
        <w:t>true</w:t>
      </w:r>
      <w:r>
        <w:t xml:space="preserve"> so, let </w:t>
      </w:r>
      <w:r w:rsidRPr="002143C0">
        <w:rPr>
          <w:i/>
        </w:rPr>
        <w:t>getter</w:t>
      </w:r>
      <w:r>
        <w:t xml:space="preserve"> be </w:t>
      </w:r>
      <w:r w:rsidRPr="002143C0">
        <w:rPr>
          <w:i/>
        </w:rPr>
        <w:t>desc</w:t>
      </w:r>
      <w:r>
        <w:t>.[[Get]] (see 8.10).</w:t>
      </w:r>
    </w:p>
    <w:p w14:paraId="39CAB43D" w14:textId="77777777" w:rsidR="004C02EF" w:rsidRDefault="004C02EF" w:rsidP="004C02EF">
      <w:pPr>
        <w:pStyle w:val="Alg4"/>
        <w:numPr>
          <w:ilvl w:val="0"/>
          <w:numId w:val="348"/>
        </w:numPr>
      </w:pPr>
      <w:r>
        <w:t xml:space="preserve">If </w:t>
      </w:r>
      <w:r w:rsidRPr="002143C0">
        <w:rPr>
          <w:i/>
        </w:rPr>
        <w:t xml:space="preserve">getter </w:t>
      </w:r>
      <w:r>
        <w:t xml:space="preserve">is </w:t>
      </w:r>
      <w:r w:rsidRPr="00942853">
        <w:rPr>
          <w:b/>
        </w:rPr>
        <w:t>undefined</w:t>
      </w:r>
      <w:r>
        <w:t xml:space="preserve">, return </w:t>
      </w:r>
      <w:r w:rsidRPr="00942853">
        <w:rPr>
          <w:b/>
        </w:rPr>
        <w:t>undefined</w:t>
      </w:r>
      <w:r>
        <w:t>.</w:t>
      </w:r>
    </w:p>
    <w:p w14:paraId="30715137" w14:textId="77777777" w:rsidR="004C02EF" w:rsidRPr="00CE6993" w:rsidRDefault="004C02EF" w:rsidP="004C02EF">
      <w:pPr>
        <w:pStyle w:val="Alg4"/>
        <w:numPr>
          <w:ilvl w:val="0"/>
          <w:numId w:val="348"/>
        </w:numPr>
        <w:spacing w:after="120"/>
      </w:pPr>
      <w:r>
        <w:t xml:space="preserve">Return the result calling the [[Call]] internal method of </w:t>
      </w:r>
      <w:r w:rsidRPr="002143C0">
        <w:rPr>
          <w:i/>
        </w:rPr>
        <w:t xml:space="preserve">getter </w:t>
      </w:r>
      <w:r>
        <w:t xml:space="preserve">providing </w:t>
      </w:r>
      <w:r>
        <w:rPr>
          <w:i/>
        </w:rPr>
        <w:t>base</w:t>
      </w:r>
      <w:r w:rsidRPr="003D0B0A">
        <w:rPr>
          <w:i/>
        </w:rPr>
        <w:t xml:space="preserve"> </w:t>
      </w:r>
      <w:r>
        <w:t xml:space="preserve">as the </w:t>
      </w:r>
      <w:r w:rsidRPr="008F3691">
        <w:rPr>
          <w:b/>
        </w:rPr>
        <w:t>this</w:t>
      </w:r>
      <w:r>
        <w:t xml:space="preserve"> value and providing no arguments.</w:t>
      </w:r>
    </w:p>
    <w:p w14:paraId="064588A5" w14:textId="77777777" w:rsidR="004C02EF" w:rsidRPr="00B73BDE" w:rsidRDefault="004C02EF" w:rsidP="004C02EF">
      <w:pPr>
        <w:pStyle w:val="Note"/>
      </w:pPr>
      <w:r w:rsidRPr="000956BB">
        <w:t>NOTE</w:t>
      </w:r>
      <w:r w:rsidRPr="000956BB">
        <w:tab/>
        <w:t>The object that may be created in step 1 is not accessible outside of the above method. An implementation might choose to avoid the actual creation of the object.</w:t>
      </w:r>
      <w:r w:rsidRPr="00C007CB">
        <w:t xml:space="preserve"> </w:t>
      </w:r>
      <w:r w:rsidRPr="000956BB">
        <w:t xml:space="preserve">The only situation where such an actual property </w:t>
      </w:r>
      <w:r>
        <w:t>access</w:t>
      </w:r>
      <w:r w:rsidRPr="000956BB">
        <w:t xml:space="preserve"> that uses this internal method can have visible effect </w:t>
      </w:r>
      <w:r>
        <w:t>is</w:t>
      </w:r>
      <w:r w:rsidRPr="000956BB">
        <w:t xml:space="preserve"> when it invokes an accessor function</w:t>
      </w:r>
      <w:r>
        <w:t>.</w:t>
      </w:r>
    </w:p>
    <w:p w14:paraId="3497D75E" w14:textId="77777777" w:rsidR="004C02EF" w:rsidRDefault="004C02EF" w:rsidP="004C02EF">
      <w:pPr>
        <w:pStyle w:val="30"/>
        <w:numPr>
          <w:ilvl w:val="0"/>
          <w:numId w:val="0"/>
        </w:numPr>
      </w:pPr>
      <w:bookmarkStart w:id="1646" w:name="_Ref455971381"/>
      <w:bookmarkStart w:id="1647" w:name="_Ref456011179"/>
      <w:bookmarkStart w:id="1648" w:name="_Toc472818784"/>
      <w:bookmarkStart w:id="1649" w:name="_Toc235503337"/>
      <w:bookmarkStart w:id="1650" w:name="_Toc241509112"/>
      <w:bookmarkStart w:id="1651" w:name="_Toc244416599"/>
      <w:bookmarkStart w:id="1652" w:name="_Toc276630963"/>
      <w:bookmarkStart w:id="1653" w:name="_Toc153968352"/>
      <w:r>
        <w:t>8.7.2</w:t>
      </w:r>
      <w:r>
        <w:tab/>
        <w:t>PutValu</w:t>
      </w:r>
      <w:bookmarkEnd w:id="1638"/>
      <w:bookmarkEnd w:id="1639"/>
      <w:bookmarkEnd w:id="1640"/>
      <w:bookmarkEnd w:id="1641"/>
      <w:bookmarkEnd w:id="1642"/>
      <w:bookmarkEnd w:id="1643"/>
      <w:r>
        <w:t>e (V, W</w:t>
      </w:r>
      <w:bookmarkEnd w:id="1644"/>
      <w:bookmarkEnd w:id="1645"/>
      <w:r>
        <w:t>)</w:t>
      </w:r>
      <w:bookmarkStart w:id="1654" w:name="_Toc382212381"/>
      <w:bookmarkEnd w:id="1646"/>
      <w:bookmarkEnd w:id="1647"/>
      <w:bookmarkEnd w:id="1648"/>
      <w:bookmarkEnd w:id="1649"/>
      <w:bookmarkEnd w:id="1650"/>
      <w:bookmarkEnd w:id="1651"/>
      <w:bookmarkEnd w:id="1652"/>
      <w:bookmarkEnd w:id="1653"/>
    </w:p>
    <w:p w14:paraId="402DF82E" w14:textId="77777777" w:rsidR="004C02EF" w:rsidRDefault="004C02EF" w:rsidP="004C02EF">
      <w:pPr>
        <w:pStyle w:val="Alg4"/>
        <w:numPr>
          <w:ilvl w:val="0"/>
          <w:numId w:val="339"/>
        </w:numPr>
      </w:pPr>
      <w:r>
        <w:t>If Type(</w:t>
      </w:r>
      <w:r w:rsidRPr="00C32E74">
        <w:rPr>
          <w:i/>
        </w:rPr>
        <w:t>V</w:t>
      </w:r>
      <w:r>
        <w:t xml:space="preserve">) is not Reference, throw a </w:t>
      </w:r>
      <w:r w:rsidRPr="00C32E74">
        <w:rPr>
          <w:b/>
        </w:rPr>
        <w:t>ReferenceError</w:t>
      </w:r>
      <w:r>
        <w:t xml:space="preserve"> exception.</w:t>
      </w:r>
    </w:p>
    <w:p w14:paraId="3E96DE0B" w14:textId="77777777" w:rsidR="004C02EF" w:rsidRDefault="004C02EF" w:rsidP="004C02EF">
      <w:pPr>
        <w:pStyle w:val="Alg4"/>
        <w:numPr>
          <w:ilvl w:val="0"/>
          <w:numId w:val="339"/>
        </w:numPr>
      </w:pPr>
      <w:r>
        <w:t xml:space="preserve">Let </w:t>
      </w:r>
      <w:r w:rsidRPr="00B00EF8">
        <w:rPr>
          <w:i/>
        </w:rPr>
        <w:t>base</w:t>
      </w:r>
      <w:r>
        <w:t xml:space="preserve"> be the result of calling GetBase(</w:t>
      </w:r>
      <w:r w:rsidRPr="00C32E74">
        <w:rPr>
          <w:i/>
        </w:rPr>
        <w:t>V</w:t>
      </w:r>
      <w:r>
        <w:t>).</w:t>
      </w:r>
    </w:p>
    <w:p w14:paraId="3CD123F6" w14:textId="77777777" w:rsidR="004C02EF" w:rsidRDefault="004C02EF" w:rsidP="004C02EF">
      <w:pPr>
        <w:pStyle w:val="Alg4"/>
        <w:numPr>
          <w:ilvl w:val="0"/>
          <w:numId w:val="339"/>
        </w:numPr>
      </w:pPr>
      <w:r>
        <w:t>If IsUnresolvableReference(</w:t>
      </w:r>
      <w:r w:rsidRPr="005F558D">
        <w:rPr>
          <w:i/>
        </w:rPr>
        <w:t>V</w:t>
      </w:r>
      <w:r>
        <w:t>), then</w:t>
      </w:r>
    </w:p>
    <w:p w14:paraId="3E5D77A6" w14:textId="77777777" w:rsidR="004C02EF" w:rsidRDefault="004C02EF" w:rsidP="004C02EF">
      <w:pPr>
        <w:pStyle w:val="Alg4"/>
        <w:numPr>
          <w:ilvl w:val="1"/>
          <w:numId w:val="339"/>
        </w:numPr>
      </w:pPr>
      <w:r>
        <w:t>If IsStrictReference(</w:t>
      </w:r>
      <w:r w:rsidRPr="005F558D">
        <w:rPr>
          <w:i/>
        </w:rPr>
        <w:t>V</w:t>
      </w:r>
      <w:r>
        <w:t xml:space="preserve">) is </w:t>
      </w:r>
      <w:r w:rsidRPr="00C32E74">
        <w:rPr>
          <w:b/>
        </w:rPr>
        <w:t>true</w:t>
      </w:r>
      <w:r>
        <w:t>, then</w:t>
      </w:r>
    </w:p>
    <w:p w14:paraId="22C3E8A2" w14:textId="77777777" w:rsidR="004C02EF" w:rsidRDefault="004C02EF" w:rsidP="004C02EF">
      <w:pPr>
        <w:pStyle w:val="Alg4"/>
        <w:numPr>
          <w:ilvl w:val="2"/>
          <w:numId w:val="339"/>
        </w:numPr>
      </w:pPr>
      <w:r>
        <w:t xml:space="preserve">Throw </w:t>
      </w:r>
      <w:r>
        <w:rPr>
          <w:b/>
        </w:rPr>
        <w:t>ReferenceError</w:t>
      </w:r>
      <w:r>
        <w:t xml:space="preserve"> exception.</w:t>
      </w:r>
    </w:p>
    <w:p w14:paraId="50C053B6" w14:textId="77777777" w:rsidR="004C02EF" w:rsidRDefault="004C02EF" w:rsidP="004C02EF">
      <w:pPr>
        <w:pStyle w:val="Alg4"/>
        <w:numPr>
          <w:ilvl w:val="1"/>
          <w:numId w:val="339"/>
        </w:numPr>
      </w:pPr>
      <w:r>
        <w:t>Call the [[Put]] internal method of the global object, passing GetReferencedName(</w:t>
      </w:r>
      <w:r w:rsidRPr="00C32E74">
        <w:rPr>
          <w:i/>
        </w:rPr>
        <w:t>V</w:t>
      </w:r>
      <w:r>
        <w:t xml:space="preserve">) for the property name, </w:t>
      </w:r>
      <w:r w:rsidRPr="00C32E74">
        <w:rPr>
          <w:i/>
        </w:rPr>
        <w:t>W</w:t>
      </w:r>
      <w:r>
        <w:t xml:space="preserve"> for the value, and </w:t>
      </w:r>
      <w:r w:rsidRPr="00AE67F1">
        <w:rPr>
          <w:b/>
        </w:rPr>
        <w:t>false</w:t>
      </w:r>
      <w:r>
        <w:t xml:space="preserve"> for the </w:t>
      </w:r>
      <w:r w:rsidRPr="00C32E74">
        <w:rPr>
          <w:i/>
        </w:rPr>
        <w:t>Throw</w:t>
      </w:r>
      <w:r>
        <w:t xml:space="preserve"> flag.</w:t>
      </w:r>
    </w:p>
    <w:p w14:paraId="7D58442E" w14:textId="77777777" w:rsidR="004C02EF" w:rsidRDefault="004C02EF" w:rsidP="004C02EF">
      <w:pPr>
        <w:pStyle w:val="Alg4"/>
        <w:numPr>
          <w:ilvl w:val="0"/>
          <w:numId w:val="339"/>
        </w:numPr>
      </w:pPr>
      <w:r>
        <w:t>Else if IsPropertyReference(</w:t>
      </w:r>
      <w:r w:rsidRPr="00AE67F1">
        <w:rPr>
          <w:i/>
        </w:rPr>
        <w:t>V</w:t>
      </w:r>
      <w:r>
        <w:t>), then</w:t>
      </w:r>
    </w:p>
    <w:p w14:paraId="3E3C9B76" w14:textId="77777777" w:rsidR="004C02EF" w:rsidRDefault="004C02EF" w:rsidP="004C02EF">
      <w:pPr>
        <w:pStyle w:val="Alg4"/>
        <w:numPr>
          <w:ilvl w:val="1"/>
          <w:numId w:val="339"/>
        </w:numPr>
      </w:pPr>
      <w:r>
        <w:t>If HasPrimitiveBase(</w:t>
      </w:r>
      <w:r w:rsidRPr="00B73BDE">
        <w:rPr>
          <w:i/>
        </w:rPr>
        <w:t>V</w:t>
      </w:r>
      <w:r>
        <w:t xml:space="preserve">) is </w:t>
      </w:r>
      <w:r w:rsidRPr="00F5722F">
        <w:rPr>
          <w:b/>
        </w:rPr>
        <w:t>false</w:t>
      </w:r>
      <w:r>
        <w:t xml:space="preserve">, then let </w:t>
      </w:r>
      <w:r w:rsidRPr="00B73BDE">
        <w:rPr>
          <w:i/>
        </w:rPr>
        <w:t>put</w:t>
      </w:r>
      <w:r>
        <w:t xml:space="preserve"> be the [[Put]] internal method of </w:t>
      </w:r>
      <w:r w:rsidRPr="00B73BDE">
        <w:rPr>
          <w:i/>
        </w:rPr>
        <w:t>base</w:t>
      </w:r>
      <w:r>
        <w:t xml:space="preserve">, otherwise let </w:t>
      </w:r>
      <w:r w:rsidRPr="00B73BDE">
        <w:rPr>
          <w:i/>
        </w:rPr>
        <w:t>put</w:t>
      </w:r>
      <w:r>
        <w:t xml:space="preserve"> be the special [[Put]] internal method defined below.</w:t>
      </w:r>
    </w:p>
    <w:p w14:paraId="3624D65C" w14:textId="77777777" w:rsidR="004C02EF" w:rsidRDefault="004C02EF" w:rsidP="004C02EF">
      <w:pPr>
        <w:pStyle w:val="Alg4"/>
        <w:numPr>
          <w:ilvl w:val="1"/>
          <w:numId w:val="339"/>
        </w:numPr>
      </w:pPr>
      <w:r>
        <w:t xml:space="preserve">Call the </w:t>
      </w:r>
      <w:r w:rsidRPr="00B73BDE">
        <w:rPr>
          <w:i/>
        </w:rPr>
        <w:t xml:space="preserve">put </w:t>
      </w:r>
      <w:r w:rsidRPr="00F5722F">
        <w:t xml:space="preserve">internal </w:t>
      </w:r>
      <w:r>
        <w:t xml:space="preserve">method using </w:t>
      </w:r>
      <w:r w:rsidRPr="00466B71">
        <w:rPr>
          <w:i/>
        </w:rPr>
        <w:t>base</w:t>
      </w:r>
      <w:r>
        <w:rPr>
          <w:i/>
        </w:rPr>
        <w:t xml:space="preserve"> </w:t>
      </w:r>
      <w:r w:rsidRPr="00B73BDE">
        <w:t xml:space="preserve">as its </w:t>
      </w:r>
      <w:r w:rsidRPr="00B73BDE">
        <w:rPr>
          <w:b/>
        </w:rPr>
        <w:t xml:space="preserve">this </w:t>
      </w:r>
      <w:r>
        <w:t>value</w:t>
      </w:r>
      <w:r w:rsidRPr="00B73BDE">
        <w:t xml:space="preserve">, and </w:t>
      </w:r>
      <w:r>
        <w:t>passing GetReferencedName(</w:t>
      </w:r>
      <w:r w:rsidRPr="00466B71">
        <w:rPr>
          <w:i/>
        </w:rPr>
        <w:t>V</w:t>
      </w:r>
      <w:r>
        <w:t xml:space="preserve">) for the property name, </w:t>
      </w:r>
      <w:r w:rsidRPr="00466B71">
        <w:rPr>
          <w:i/>
        </w:rPr>
        <w:t xml:space="preserve">W </w:t>
      </w:r>
      <w:r>
        <w:t>for the value, and IsStrictReference(</w:t>
      </w:r>
      <w:r w:rsidRPr="005F558D">
        <w:rPr>
          <w:i/>
        </w:rPr>
        <w:t>V</w:t>
      </w:r>
      <w:r>
        <w:t xml:space="preserve">) for the </w:t>
      </w:r>
      <w:r w:rsidRPr="00AE67F1">
        <w:rPr>
          <w:i/>
        </w:rPr>
        <w:t xml:space="preserve">Throw </w:t>
      </w:r>
      <w:r>
        <w:t>flag.</w:t>
      </w:r>
    </w:p>
    <w:p w14:paraId="3E404EC1" w14:textId="77777777" w:rsidR="004C02EF" w:rsidRDefault="004C02EF" w:rsidP="004C02EF">
      <w:pPr>
        <w:pStyle w:val="Alg4"/>
        <w:numPr>
          <w:ilvl w:val="0"/>
          <w:numId w:val="339"/>
        </w:numPr>
      </w:pPr>
      <w:r>
        <w:t xml:space="preserve">Else </w:t>
      </w:r>
      <w:r w:rsidRPr="00466B71">
        <w:rPr>
          <w:i/>
        </w:rPr>
        <w:t xml:space="preserve">base </w:t>
      </w:r>
      <w:r>
        <w:t>must be a reference whose base is an environment record. So,</w:t>
      </w:r>
    </w:p>
    <w:p w14:paraId="441A18F5" w14:textId="77777777" w:rsidR="004C02EF" w:rsidRDefault="004C02EF" w:rsidP="004C02EF">
      <w:pPr>
        <w:pStyle w:val="Alg4"/>
        <w:numPr>
          <w:ilvl w:val="1"/>
          <w:numId w:val="339"/>
        </w:numPr>
      </w:pPr>
      <w:r>
        <w:t xml:space="preserve">Call the SetMutableBinding (10.2.1) concrete method of </w:t>
      </w:r>
      <w:r w:rsidRPr="00466B71">
        <w:rPr>
          <w:i/>
        </w:rPr>
        <w:t>base</w:t>
      </w:r>
      <w:r>
        <w:t>, passing GetReferencedName(</w:t>
      </w:r>
      <w:r w:rsidRPr="00C32E74">
        <w:rPr>
          <w:i/>
        </w:rPr>
        <w:t>V</w:t>
      </w:r>
      <w:r>
        <w:t xml:space="preserve">), </w:t>
      </w:r>
      <w:r w:rsidRPr="00C32E74">
        <w:rPr>
          <w:i/>
        </w:rPr>
        <w:t>W</w:t>
      </w:r>
      <w:r>
        <w:t>, and IsStrictReference(</w:t>
      </w:r>
      <w:r w:rsidRPr="005F558D">
        <w:rPr>
          <w:i/>
        </w:rPr>
        <w:t>V</w:t>
      </w:r>
      <w:r>
        <w:t>) as arguments.</w:t>
      </w:r>
    </w:p>
    <w:p w14:paraId="383C367C" w14:textId="77777777" w:rsidR="004C02EF" w:rsidRDefault="004C02EF" w:rsidP="004C02EF">
      <w:pPr>
        <w:pStyle w:val="Alg4"/>
        <w:numPr>
          <w:ilvl w:val="0"/>
          <w:numId w:val="339"/>
        </w:numPr>
        <w:spacing w:after="120"/>
      </w:pPr>
      <w:r>
        <w:t>Return.</w:t>
      </w:r>
    </w:p>
    <w:p w14:paraId="790317D3" w14:textId="77777777" w:rsidR="004C02EF" w:rsidRDefault="004C02EF" w:rsidP="004C02EF">
      <w:r>
        <w:t xml:space="preserve">The following [[Put]] internal method is used by PutValue when </w:t>
      </w:r>
      <w:r w:rsidRPr="00D420A6">
        <w:rPr>
          <w:rFonts w:ascii="Times New Roman" w:hAnsi="Times New Roman"/>
          <w:i/>
        </w:rPr>
        <w:t>V</w:t>
      </w:r>
      <w:r>
        <w:t xml:space="preserve"> is a property reference with a primitive base value. It is called using </w:t>
      </w:r>
      <w:r w:rsidRPr="00D420A6">
        <w:rPr>
          <w:rFonts w:ascii="Times New Roman" w:hAnsi="Times New Roman"/>
          <w:i/>
        </w:rPr>
        <w:t>base</w:t>
      </w:r>
      <w:r>
        <w:t xml:space="preserve"> as its </w:t>
      </w:r>
      <w:r>
        <w:rPr>
          <w:b/>
        </w:rPr>
        <w:t>this</w:t>
      </w:r>
      <w:r>
        <w:t xml:space="preserve"> value and with property </w:t>
      </w:r>
      <w:r w:rsidRPr="00D420A6">
        <w:rPr>
          <w:rFonts w:ascii="Times New Roman" w:hAnsi="Times New Roman"/>
          <w:i/>
        </w:rPr>
        <w:t>P</w:t>
      </w:r>
      <w:r>
        <w:t xml:space="preserve">, value </w:t>
      </w:r>
      <w:r w:rsidRPr="00D420A6">
        <w:rPr>
          <w:rFonts w:ascii="Times New Roman" w:hAnsi="Times New Roman"/>
          <w:i/>
        </w:rPr>
        <w:t>W</w:t>
      </w:r>
      <w:r>
        <w:t xml:space="preserve">, and Boolean flag </w:t>
      </w:r>
      <w:r w:rsidRPr="00D420A6">
        <w:rPr>
          <w:rFonts w:ascii="Times New Roman" w:hAnsi="Times New Roman"/>
          <w:i/>
        </w:rPr>
        <w:t>Throw</w:t>
      </w:r>
      <w:r>
        <w:t xml:space="preserve"> as arguments. The following steps are taken:</w:t>
      </w:r>
    </w:p>
    <w:p w14:paraId="06B5DF42" w14:textId="77777777" w:rsidR="004C02EF" w:rsidRDefault="004C02EF" w:rsidP="004C02EF">
      <w:pPr>
        <w:pStyle w:val="Alg4"/>
        <w:keepNext/>
        <w:numPr>
          <w:ilvl w:val="0"/>
          <w:numId w:val="340"/>
        </w:numPr>
      </w:pPr>
      <w:r>
        <w:t xml:space="preserve">Let </w:t>
      </w:r>
      <w:r>
        <w:rPr>
          <w:i/>
        </w:rPr>
        <w:t>O</w:t>
      </w:r>
      <w:r>
        <w:t xml:space="preserve"> be ToObject(</w:t>
      </w:r>
      <w:r>
        <w:rPr>
          <w:i/>
        </w:rPr>
        <w:t>base</w:t>
      </w:r>
      <w:r>
        <w:t>).</w:t>
      </w:r>
    </w:p>
    <w:p w14:paraId="0A42A625" w14:textId="77777777" w:rsidR="004C02EF" w:rsidRDefault="004C02EF" w:rsidP="004C02EF">
      <w:pPr>
        <w:pStyle w:val="Alg4"/>
        <w:numPr>
          <w:ilvl w:val="0"/>
          <w:numId w:val="340"/>
        </w:numPr>
      </w:pPr>
      <w:r>
        <w:t xml:space="preserve">If the result of calling the [[CanPut]] internal method of </w:t>
      </w:r>
      <w:r>
        <w:rPr>
          <w:i/>
        </w:rPr>
        <w:t>O</w:t>
      </w:r>
      <w:r>
        <w:t xml:space="preserve"> with argument </w:t>
      </w:r>
      <w:r>
        <w:rPr>
          <w:i/>
        </w:rPr>
        <w:t>P</w:t>
      </w:r>
      <w:r>
        <w:t xml:space="preserve"> is </w:t>
      </w:r>
      <w:r>
        <w:rPr>
          <w:b/>
        </w:rPr>
        <w:t>false</w:t>
      </w:r>
      <w:r>
        <w:t>, then</w:t>
      </w:r>
    </w:p>
    <w:p w14:paraId="39EC91A3" w14:textId="77777777" w:rsidR="004C02EF" w:rsidRDefault="004C02EF" w:rsidP="004C02EF">
      <w:pPr>
        <w:pStyle w:val="Alg4"/>
        <w:numPr>
          <w:ilvl w:val="1"/>
          <w:numId w:val="340"/>
        </w:numPr>
      </w:pPr>
      <w:r>
        <w:t xml:space="preserve">If </w:t>
      </w:r>
      <w:r>
        <w:rPr>
          <w:i/>
        </w:rPr>
        <w:t>Throw</w:t>
      </w:r>
      <w:r>
        <w:t xml:space="preserve"> is </w:t>
      </w:r>
      <w:r>
        <w:rPr>
          <w:b/>
        </w:rPr>
        <w:t>true</w:t>
      </w:r>
      <w:r>
        <w:t xml:space="preserve">, then throw a </w:t>
      </w:r>
      <w:r>
        <w:rPr>
          <w:b/>
        </w:rPr>
        <w:t>TypeError</w:t>
      </w:r>
      <w:r>
        <w:t xml:space="preserve"> exception.</w:t>
      </w:r>
    </w:p>
    <w:p w14:paraId="439BFCE5" w14:textId="77777777" w:rsidR="004C02EF" w:rsidRDefault="004C02EF" w:rsidP="004C02EF">
      <w:pPr>
        <w:pStyle w:val="Alg4"/>
        <w:numPr>
          <w:ilvl w:val="1"/>
          <w:numId w:val="340"/>
        </w:numPr>
      </w:pPr>
      <w:r>
        <w:t>Else return.</w:t>
      </w:r>
    </w:p>
    <w:p w14:paraId="5241BF7F" w14:textId="77777777" w:rsidR="004C02EF" w:rsidRDefault="004C02EF" w:rsidP="004C02EF">
      <w:pPr>
        <w:pStyle w:val="Alg4"/>
        <w:numPr>
          <w:ilvl w:val="0"/>
          <w:numId w:val="340"/>
        </w:numPr>
      </w:pPr>
      <w:r>
        <w:t xml:space="preserve">Let </w:t>
      </w:r>
      <w:r>
        <w:rPr>
          <w:i/>
        </w:rPr>
        <w:t>ownDesc</w:t>
      </w:r>
      <w:r>
        <w:t xml:space="preserve"> be the result of calling the [[GetOwnProperty]] internal method of </w:t>
      </w:r>
      <w:r>
        <w:rPr>
          <w:i/>
        </w:rPr>
        <w:t>O</w:t>
      </w:r>
      <w:r>
        <w:t xml:space="preserve"> with argument </w:t>
      </w:r>
      <w:r>
        <w:rPr>
          <w:i/>
        </w:rPr>
        <w:t>P</w:t>
      </w:r>
      <w:r>
        <w:t>.</w:t>
      </w:r>
    </w:p>
    <w:p w14:paraId="3F5C50F7" w14:textId="77777777" w:rsidR="004C02EF" w:rsidRDefault="004C02EF" w:rsidP="004C02EF">
      <w:pPr>
        <w:pStyle w:val="Alg4"/>
        <w:numPr>
          <w:ilvl w:val="0"/>
          <w:numId w:val="340"/>
        </w:numPr>
      </w:pPr>
      <w:r>
        <w:t>If IsDataDescriptor(</w:t>
      </w:r>
      <w:r>
        <w:rPr>
          <w:i/>
        </w:rPr>
        <w:t>ownDesc</w:t>
      </w:r>
      <w:r>
        <w:t xml:space="preserve">) is </w:t>
      </w:r>
      <w:r>
        <w:rPr>
          <w:b/>
        </w:rPr>
        <w:t>true</w:t>
      </w:r>
      <w:r>
        <w:t>, then</w:t>
      </w:r>
    </w:p>
    <w:p w14:paraId="539AE7CD" w14:textId="77777777" w:rsidR="004C02EF" w:rsidRDefault="004C02EF" w:rsidP="004C02EF">
      <w:pPr>
        <w:pStyle w:val="Alg4"/>
        <w:numPr>
          <w:ilvl w:val="1"/>
          <w:numId w:val="340"/>
        </w:numPr>
      </w:pPr>
      <w:r>
        <w:t xml:space="preserve">If </w:t>
      </w:r>
      <w:r>
        <w:rPr>
          <w:i/>
        </w:rPr>
        <w:t>Throw</w:t>
      </w:r>
      <w:r>
        <w:t xml:space="preserve"> is </w:t>
      </w:r>
      <w:r>
        <w:rPr>
          <w:b/>
        </w:rPr>
        <w:t>true</w:t>
      </w:r>
      <w:r>
        <w:t xml:space="preserve">, then throw a </w:t>
      </w:r>
      <w:r>
        <w:rPr>
          <w:b/>
        </w:rPr>
        <w:t>TypeError</w:t>
      </w:r>
      <w:r>
        <w:t xml:space="preserve"> exception.</w:t>
      </w:r>
    </w:p>
    <w:p w14:paraId="78BB75AA" w14:textId="77777777" w:rsidR="004C02EF" w:rsidRDefault="004C02EF" w:rsidP="004C02EF">
      <w:pPr>
        <w:pStyle w:val="Alg4"/>
        <w:numPr>
          <w:ilvl w:val="1"/>
          <w:numId w:val="340"/>
        </w:numPr>
      </w:pPr>
      <w:r>
        <w:t>Else return.</w:t>
      </w:r>
    </w:p>
    <w:p w14:paraId="4A9E04ED" w14:textId="77777777" w:rsidR="004C02EF" w:rsidRDefault="004C02EF" w:rsidP="004C02EF">
      <w:pPr>
        <w:pStyle w:val="Alg4"/>
        <w:numPr>
          <w:ilvl w:val="0"/>
          <w:numId w:val="340"/>
        </w:numPr>
      </w:pPr>
      <w:r>
        <w:t xml:space="preserve">Let </w:t>
      </w:r>
      <w:r>
        <w:rPr>
          <w:i/>
        </w:rPr>
        <w:t>desc</w:t>
      </w:r>
      <w:r>
        <w:t xml:space="preserve"> be the result of calling the [[GetProperty]] internal method of </w:t>
      </w:r>
      <w:r>
        <w:rPr>
          <w:i/>
        </w:rPr>
        <w:t>O</w:t>
      </w:r>
      <w:r>
        <w:t xml:space="preserve"> with argument </w:t>
      </w:r>
      <w:r>
        <w:rPr>
          <w:i/>
        </w:rPr>
        <w:t>P</w:t>
      </w:r>
      <w:r>
        <w:t>. This may be either an own or inherited accessor property descriptor or an inherited data property descriptor.</w:t>
      </w:r>
    </w:p>
    <w:p w14:paraId="2B2FCFD7" w14:textId="77777777" w:rsidR="004C02EF" w:rsidRDefault="004C02EF" w:rsidP="004C02EF">
      <w:pPr>
        <w:pStyle w:val="Alg4"/>
        <w:numPr>
          <w:ilvl w:val="0"/>
          <w:numId w:val="340"/>
        </w:numPr>
      </w:pPr>
      <w:r>
        <w:t>If IsAccessorDescriptor(</w:t>
      </w:r>
      <w:r>
        <w:rPr>
          <w:i/>
        </w:rPr>
        <w:t>desc</w:t>
      </w:r>
      <w:r>
        <w:t xml:space="preserve">) is </w:t>
      </w:r>
      <w:r>
        <w:rPr>
          <w:b/>
        </w:rPr>
        <w:t>true</w:t>
      </w:r>
      <w:r>
        <w:t>, then</w:t>
      </w:r>
    </w:p>
    <w:p w14:paraId="6445397B" w14:textId="77777777" w:rsidR="004C02EF" w:rsidRDefault="004C02EF" w:rsidP="004C02EF">
      <w:pPr>
        <w:pStyle w:val="Alg4"/>
        <w:numPr>
          <w:ilvl w:val="1"/>
          <w:numId w:val="340"/>
        </w:numPr>
      </w:pPr>
      <w:r>
        <w:t xml:space="preserve">Let </w:t>
      </w:r>
      <w:r>
        <w:rPr>
          <w:i/>
        </w:rPr>
        <w:t>setter</w:t>
      </w:r>
      <w:r>
        <w:t xml:space="preserve"> be </w:t>
      </w:r>
      <w:r>
        <w:rPr>
          <w:i/>
        </w:rPr>
        <w:t>desc</w:t>
      </w:r>
      <w:r>
        <w:t xml:space="preserve">.[[Set]] (see 8.10) which cannot be </w:t>
      </w:r>
      <w:r>
        <w:rPr>
          <w:b/>
        </w:rPr>
        <w:t>undefined</w:t>
      </w:r>
      <w:r>
        <w:t>.</w:t>
      </w:r>
    </w:p>
    <w:p w14:paraId="4EBAFD5F" w14:textId="77777777" w:rsidR="004C02EF" w:rsidRDefault="004C02EF" w:rsidP="004C02EF">
      <w:pPr>
        <w:pStyle w:val="Alg4"/>
        <w:numPr>
          <w:ilvl w:val="1"/>
          <w:numId w:val="340"/>
        </w:numPr>
      </w:pPr>
      <w:r>
        <w:t xml:space="preserve">Call the [[Call]] internal method of </w:t>
      </w:r>
      <w:r>
        <w:rPr>
          <w:i/>
        </w:rPr>
        <w:t>setter</w:t>
      </w:r>
      <w:r>
        <w:t xml:space="preserve"> providing </w:t>
      </w:r>
      <w:r>
        <w:rPr>
          <w:i/>
        </w:rPr>
        <w:t>base</w:t>
      </w:r>
      <w:r>
        <w:t xml:space="preserve"> as the </w:t>
      </w:r>
      <w:r>
        <w:rPr>
          <w:b/>
        </w:rPr>
        <w:t>this</w:t>
      </w:r>
      <w:r>
        <w:t xml:space="preserve"> value and an argument list containing only </w:t>
      </w:r>
      <w:r>
        <w:rPr>
          <w:i/>
        </w:rPr>
        <w:t>W</w:t>
      </w:r>
      <w:r>
        <w:t>.</w:t>
      </w:r>
    </w:p>
    <w:p w14:paraId="76970F9B" w14:textId="77777777" w:rsidR="004C02EF" w:rsidRDefault="004C02EF" w:rsidP="004C02EF">
      <w:pPr>
        <w:pStyle w:val="Alg4"/>
        <w:numPr>
          <w:ilvl w:val="0"/>
          <w:numId w:val="340"/>
        </w:numPr>
      </w:pPr>
      <w:r>
        <w:t xml:space="preserve">Else, this is a request to create an own property on the transient object </w:t>
      </w:r>
      <w:r>
        <w:rPr>
          <w:i/>
        </w:rPr>
        <w:t>O</w:t>
      </w:r>
    </w:p>
    <w:p w14:paraId="1C3EB54E" w14:textId="77777777" w:rsidR="004C02EF" w:rsidRDefault="004C02EF" w:rsidP="004C02EF">
      <w:pPr>
        <w:pStyle w:val="Alg4"/>
        <w:numPr>
          <w:ilvl w:val="1"/>
          <w:numId w:val="340"/>
        </w:numPr>
      </w:pPr>
      <w:r>
        <w:t xml:space="preserve">If </w:t>
      </w:r>
      <w:r>
        <w:rPr>
          <w:i/>
        </w:rPr>
        <w:t>Throw</w:t>
      </w:r>
      <w:r>
        <w:t xml:space="preserve"> is </w:t>
      </w:r>
      <w:r>
        <w:rPr>
          <w:b/>
        </w:rPr>
        <w:t>true</w:t>
      </w:r>
      <w:r>
        <w:t xml:space="preserve">, then throw a </w:t>
      </w:r>
      <w:r>
        <w:rPr>
          <w:b/>
        </w:rPr>
        <w:t>TypeError</w:t>
      </w:r>
      <w:r>
        <w:t xml:space="preserve"> exception.</w:t>
      </w:r>
    </w:p>
    <w:p w14:paraId="2CBE3EE3" w14:textId="77777777" w:rsidR="004C02EF" w:rsidRDefault="004C02EF" w:rsidP="004C02EF">
      <w:pPr>
        <w:pStyle w:val="Alg4"/>
        <w:numPr>
          <w:ilvl w:val="0"/>
          <w:numId w:val="340"/>
        </w:numPr>
        <w:spacing w:after="120"/>
      </w:pPr>
      <w:r>
        <w:t>Return.</w:t>
      </w:r>
    </w:p>
    <w:p w14:paraId="197F643B" w14:textId="77777777" w:rsidR="004C02EF" w:rsidRPr="00B73BDE" w:rsidRDefault="004C02EF" w:rsidP="004C02EF">
      <w:pPr>
        <w:pStyle w:val="Note"/>
      </w:pPr>
      <w:r w:rsidRPr="000956BB">
        <w:t>NOTE</w:t>
      </w:r>
      <w:r w:rsidRPr="000956BB">
        <w:tab/>
        <w:t xml:space="preserve">The object that may be created in step 1 is not accessible outside of the above method.  An implementation might choose to avoid the actual creation of that transient object. The only situations where such an actual property assignment that uses this internal method can have visible effect are when it either invokes an accessor function or is in violation of a </w:t>
      </w:r>
      <w:r w:rsidRPr="000956BB">
        <w:rPr>
          <w:rFonts w:ascii="Times New Roman" w:hAnsi="Times New Roman"/>
          <w:i/>
        </w:rPr>
        <w:t>Throw</w:t>
      </w:r>
      <w:r w:rsidRPr="000956BB">
        <w:t xml:space="preserve"> predicated error check. When </w:t>
      </w:r>
      <w:r w:rsidRPr="000956BB">
        <w:rPr>
          <w:rFonts w:ascii="Times New Roman" w:hAnsi="Times New Roman"/>
          <w:i/>
        </w:rPr>
        <w:t>Throw</w:t>
      </w:r>
      <w:r w:rsidRPr="000956BB">
        <w:t xml:space="preserve"> is </w:t>
      </w:r>
      <w:r w:rsidRPr="000956BB">
        <w:rPr>
          <w:b/>
        </w:rPr>
        <w:t>true</w:t>
      </w:r>
      <w:r w:rsidRPr="000956BB">
        <w:t xml:space="preserve"> any property assignment that would create a new property on the transient object throws an error.</w:t>
      </w:r>
    </w:p>
    <w:p w14:paraId="4734F623" w14:textId="77777777" w:rsidR="004C02EF" w:rsidRDefault="004C02EF" w:rsidP="00C623F2">
      <w:pPr>
        <w:pStyle w:val="20"/>
        <w:numPr>
          <w:ilvl w:val="0"/>
          <w:numId w:val="0"/>
        </w:numPr>
      </w:pPr>
      <w:bookmarkStart w:id="1655" w:name="_Ref384027166"/>
      <w:bookmarkStart w:id="1656" w:name="_Toc385672152"/>
      <w:bookmarkStart w:id="1657" w:name="_Toc393690247"/>
      <w:bookmarkStart w:id="1658" w:name="_Ref424533023"/>
      <w:bookmarkStart w:id="1659" w:name="_Toc381513648"/>
      <w:bookmarkStart w:id="1660" w:name="_Toc382202791"/>
      <w:bookmarkStart w:id="1661" w:name="_Toc382203011"/>
      <w:bookmarkStart w:id="1662" w:name="_Toc382212170"/>
      <w:bookmarkStart w:id="1663" w:name="_Toc382212388"/>
      <w:bookmarkStart w:id="1664" w:name="_Toc382291515"/>
      <w:bookmarkStart w:id="1665" w:name="_Ref424667800"/>
      <w:bookmarkStart w:id="1666" w:name="_Toc472818785"/>
      <w:bookmarkStart w:id="1667" w:name="_Toc235503338"/>
      <w:bookmarkStart w:id="1668" w:name="_Toc241509113"/>
      <w:bookmarkStart w:id="1669" w:name="_Toc244416600"/>
      <w:bookmarkStart w:id="1670" w:name="_Toc276630964"/>
      <w:bookmarkStart w:id="1671" w:name="_Toc153968353"/>
      <w:bookmarkEnd w:id="1654"/>
      <w:r>
        <w:t>8.8</w:t>
      </w:r>
      <w:r>
        <w:tab/>
        <w:t>The List Specification Typ</w:t>
      </w:r>
      <w:bookmarkEnd w:id="1655"/>
      <w:bookmarkEnd w:id="1656"/>
      <w:bookmarkEnd w:id="1657"/>
      <w:r>
        <w:t>e</w:t>
      </w:r>
      <w:bookmarkEnd w:id="1658"/>
      <w:bookmarkEnd w:id="1665"/>
      <w:bookmarkEnd w:id="1666"/>
      <w:bookmarkEnd w:id="1667"/>
      <w:bookmarkEnd w:id="1668"/>
      <w:bookmarkEnd w:id="1669"/>
      <w:bookmarkEnd w:id="1670"/>
      <w:bookmarkEnd w:id="1671"/>
    </w:p>
    <w:p w14:paraId="55D37A39" w14:textId="77777777" w:rsidR="004C02EF" w:rsidRDefault="004C02EF" w:rsidP="004C02EF">
      <w:r>
        <w:t xml:space="preserve">The List type is used to explain the evaluation of argument lists (see 11.2.4) in </w:t>
      </w:r>
      <w:r>
        <w:rPr>
          <w:rFonts w:ascii="Courier New" w:hAnsi="Courier New"/>
          <w:b/>
        </w:rPr>
        <w:t>new</w:t>
      </w:r>
      <w:r>
        <w:t xml:space="preserve"> expressions, in function calls, and in other algorithms where a simple list of values is needed. Values of the List type are simply ordered sequences of values. These sequences may be of any length.</w:t>
      </w:r>
      <w:bookmarkStart w:id="1672" w:name="_Toc385672153"/>
      <w:bookmarkStart w:id="1673" w:name="_Toc393690248"/>
    </w:p>
    <w:p w14:paraId="2D04D0EC" w14:textId="77777777" w:rsidR="004C02EF" w:rsidRDefault="004C02EF" w:rsidP="00C623F2">
      <w:pPr>
        <w:pStyle w:val="20"/>
        <w:numPr>
          <w:ilvl w:val="0"/>
          <w:numId w:val="0"/>
        </w:numPr>
      </w:pPr>
      <w:bookmarkStart w:id="1674" w:name="_Toc472818786"/>
      <w:bookmarkStart w:id="1675" w:name="_Toc235503339"/>
      <w:bookmarkStart w:id="1676" w:name="_Toc241509114"/>
      <w:bookmarkStart w:id="1677" w:name="_Toc244416601"/>
      <w:bookmarkStart w:id="1678" w:name="_Toc276630965"/>
      <w:bookmarkStart w:id="1679" w:name="_Toc153968354"/>
      <w:r>
        <w:t>8.9</w:t>
      </w:r>
      <w:r>
        <w:tab/>
        <w:t>The Completion Specification Typ</w:t>
      </w:r>
      <w:bookmarkEnd w:id="1672"/>
      <w:bookmarkEnd w:id="1673"/>
      <w:r>
        <w:t>e</w:t>
      </w:r>
      <w:bookmarkEnd w:id="1674"/>
      <w:bookmarkEnd w:id="1675"/>
      <w:bookmarkEnd w:id="1676"/>
      <w:bookmarkEnd w:id="1677"/>
      <w:bookmarkEnd w:id="1678"/>
      <w:bookmarkEnd w:id="1679"/>
    </w:p>
    <w:p w14:paraId="2CCFBD03" w14:textId="77777777" w:rsidR="004C02EF" w:rsidRDefault="004C02EF" w:rsidP="004C02EF">
      <w:r>
        <w:t>The Completion type is used to explain the behaviour of statements (</w:t>
      </w:r>
      <w:r>
        <w:rPr>
          <w:rFonts w:ascii="Courier New" w:hAnsi="Courier New"/>
          <w:b/>
        </w:rPr>
        <w:t>break</w:t>
      </w:r>
      <w:r>
        <w:t xml:space="preserve">, </w:t>
      </w:r>
      <w:r>
        <w:rPr>
          <w:rFonts w:ascii="Courier New" w:hAnsi="Courier New"/>
          <w:b/>
        </w:rPr>
        <w:t>continue</w:t>
      </w:r>
      <w:r>
        <w:t xml:space="preserve">, </w:t>
      </w:r>
      <w:r>
        <w:rPr>
          <w:rFonts w:ascii="Courier New" w:hAnsi="Courier New"/>
          <w:b/>
        </w:rPr>
        <w:t>return</w:t>
      </w:r>
      <w:r>
        <w:t xml:space="preserve"> and </w:t>
      </w:r>
      <w:r>
        <w:rPr>
          <w:rFonts w:ascii="Courier New" w:hAnsi="Courier New"/>
          <w:b/>
        </w:rPr>
        <w:t>throw</w:t>
      </w:r>
      <w:r>
        <w:t>) that perform nonlocal transfers of control. Values of the Completion type are triples of the form (</w:t>
      </w:r>
      <w:r>
        <w:rPr>
          <w:i/>
        </w:rPr>
        <w:t>type</w:t>
      </w:r>
      <w:r>
        <w:t xml:space="preserve">, </w:t>
      </w:r>
      <w:r>
        <w:rPr>
          <w:i/>
        </w:rPr>
        <w:t>value</w:t>
      </w:r>
      <w:r>
        <w:t xml:space="preserve">, </w:t>
      </w:r>
      <w:r>
        <w:rPr>
          <w:i/>
        </w:rPr>
        <w:t>target</w:t>
      </w:r>
      <w:r>
        <w:t xml:space="preserve">), where </w:t>
      </w:r>
      <w:r>
        <w:rPr>
          <w:i/>
        </w:rPr>
        <w:t>type</w:t>
      </w:r>
      <w:r>
        <w:t xml:space="preserve"> is one of </w:t>
      </w:r>
      <w:r>
        <w:rPr>
          <w:b/>
        </w:rPr>
        <w:t>normal</w:t>
      </w:r>
      <w:r>
        <w:t xml:space="preserve">, </w:t>
      </w:r>
      <w:r>
        <w:rPr>
          <w:b/>
        </w:rPr>
        <w:t>break</w:t>
      </w:r>
      <w:r>
        <w:t xml:space="preserve">, </w:t>
      </w:r>
      <w:r>
        <w:rPr>
          <w:b/>
        </w:rPr>
        <w:t>continue</w:t>
      </w:r>
      <w:r>
        <w:t xml:space="preserve">, </w:t>
      </w:r>
      <w:r>
        <w:rPr>
          <w:b/>
        </w:rPr>
        <w:t>return</w:t>
      </w:r>
      <w:r>
        <w:t xml:space="preserve">, or </w:t>
      </w:r>
      <w:r>
        <w:rPr>
          <w:b/>
        </w:rPr>
        <w:t>throw</w:t>
      </w:r>
      <w:r>
        <w:t xml:space="preserve">, </w:t>
      </w:r>
      <w:r>
        <w:rPr>
          <w:i/>
        </w:rPr>
        <w:t xml:space="preserve">value </w:t>
      </w:r>
      <w:r>
        <w:t xml:space="preserve">is any ECMAScript language value or </w:t>
      </w:r>
      <w:r>
        <w:rPr>
          <w:b/>
        </w:rPr>
        <w:t>empty</w:t>
      </w:r>
      <w:r>
        <w:t xml:space="preserve">, and </w:t>
      </w:r>
      <w:r>
        <w:rPr>
          <w:i/>
        </w:rPr>
        <w:t>target</w:t>
      </w:r>
      <w:r>
        <w:t xml:space="preserve"> is any ECMAScript identifier or </w:t>
      </w:r>
      <w:r>
        <w:rPr>
          <w:b/>
        </w:rPr>
        <w:t>empty</w:t>
      </w:r>
      <w:r>
        <w:t xml:space="preserve">. If </w:t>
      </w:r>
      <w:r w:rsidRPr="00FA7004">
        <w:rPr>
          <w:rFonts w:ascii="Times New Roman" w:hAnsi="Times New Roman"/>
          <w:i/>
        </w:rPr>
        <w:t>cv</w:t>
      </w:r>
      <w:r>
        <w:t xml:space="preserve"> is a completion value then </w:t>
      </w:r>
      <w:r w:rsidRPr="00FA7004">
        <w:rPr>
          <w:rFonts w:ascii="Times New Roman" w:hAnsi="Times New Roman"/>
          <w:i/>
        </w:rPr>
        <w:t>cv</w:t>
      </w:r>
      <w:r w:rsidRPr="00FA7004">
        <w:rPr>
          <w:rFonts w:ascii="Times New Roman" w:hAnsi="Times New Roman"/>
        </w:rPr>
        <w:t>.type</w:t>
      </w:r>
      <w:r>
        <w:t xml:space="preserve">, </w:t>
      </w:r>
      <w:r w:rsidRPr="00FA7004">
        <w:rPr>
          <w:rFonts w:ascii="Times New Roman" w:hAnsi="Times New Roman"/>
          <w:i/>
        </w:rPr>
        <w:t>cv</w:t>
      </w:r>
      <w:r w:rsidRPr="00FA7004">
        <w:rPr>
          <w:rFonts w:ascii="Times New Roman" w:hAnsi="Times New Roman"/>
        </w:rPr>
        <w:t>.value</w:t>
      </w:r>
      <w:r>
        <w:t xml:space="preserve">, and </w:t>
      </w:r>
      <w:r w:rsidRPr="00FA7004">
        <w:rPr>
          <w:rFonts w:ascii="Times New Roman" w:hAnsi="Times New Roman"/>
          <w:i/>
        </w:rPr>
        <w:t>cv</w:t>
      </w:r>
      <w:r w:rsidRPr="00FA7004">
        <w:rPr>
          <w:rFonts w:ascii="Times New Roman" w:hAnsi="Times New Roman"/>
        </w:rPr>
        <w:t>.target</w:t>
      </w:r>
      <w:r>
        <w:t xml:space="preserve"> may be used to directly refer to its constituent values.</w:t>
      </w:r>
    </w:p>
    <w:p w14:paraId="3892D64F" w14:textId="77777777" w:rsidR="004C02EF" w:rsidRDefault="004C02EF" w:rsidP="004C02EF">
      <w:r>
        <w:t xml:space="preserve">The term “abrupt completion” refers to any completion with a </w:t>
      </w:r>
      <w:r w:rsidRPr="00F63C6D">
        <w:rPr>
          <w:i/>
        </w:rPr>
        <w:t>type</w:t>
      </w:r>
      <w:r>
        <w:t xml:space="preserve"> other than </w:t>
      </w:r>
      <w:r>
        <w:rPr>
          <w:b/>
        </w:rPr>
        <w:t>normal</w:t>
      </w:r>
      <w:r>
        <w:t>.</w:t>
      </w:r>
    </w:p>
    <w:p w14:paraId="743473B5" w14:textId="77777777" w:rsidR="004C02EF" w:rsidRDefault="004C02EF" w:rsidP="00C623F2">
      <w:pPr>
        <w:pStyle w:val="20"/>
        <w:numPr>
          <w:ilvl w:val="0"/>
          <w:numId w:val="0"/>
        </w:numPr>
      </w:pPr>
      <w:bookmarkStart w:id="1680" w:name="_Toc202449367"/>
      <w:bookmarkStart w:id="1681" w:name="_Toc235503340"/>
      <w:bookmarkStart w:id="1682" w:name="_Toc241509115"/>
      <w:bookmarkStart w:id="1683" w:name="_Toc244416602"/>
      <w:bookmarkStart w:id="1684" w:name="_Toc276630966"/>
      <w:bookmarkStart w:id="1685" w:name="_Toc153968355"/>
      <w:r>
        <w:t xml:space="preserve">8.10 </w:t>
      </w:r>
      <w:r>
        <w:tab/>
        <w:t>The Property Descriptor and Property Identifier Specification Type</w:t>
      </w:r>
      <w:bookmarkEnd w:id="1680"/>
      <w:r>
        <w:t>s</w:t>
      </w:r>
      <w:bookmarkEnd w:id="1681"/>
      <w:bookmarkEnd w:id="1682"/>
      <w:bookmarkEnd w:id="1683"/>
      <w:bookmarkEnd w:id="1684"/>
      <w:bookmarkEnd w:id="1685"/>
    </w:p>
    <w:p w14:paraId="1B47CCE2" w14:textId="77777777" w:rsidR="004C02EF" w:rsidRPr="000D60A7" w:rsidRDefault="004C02EF" w:rsidP="004C02EF">
      <w:r w:rsidRPr="000D60A7">
        <w:t>The Property Descriptor type is used to explain the manipulation and reification of named property attributes. Values of the Property Descriptor type are records composed of named fields where each field’s name is an attribute name and its value is a corresponding attribute value</w:t>
      </w:r>
      <w:r>
        <w:t xml:space="preserve"> as specified in 8.6.1</w:t>
      </w:r>
      <w:r w:rsidRPr="000D60A7">
        <w:t xml:space="preserve">. In addition, any field may </w:t>
      </w:r>
      <w:r>
        <w:t>be present or absent</w:t>
      </w:r>
      <w:r w:rsidRPr="000D60A7">
        <w:t>.</w:t>
      </w:r>
    </w:p>
    <w:p w14:paraId="2C8BC3C2" w14:textId="77777777" w:rsidR="004C02EF" w:rsidRPr="000D60A7" w:rsidRDefault="004C02EF" w:rsidP="004C02EF">
      <w:r w:rsidRPr="000D60A7">
        <w:t>Property Descriptor values may be further classified as data property descriptors and accessor property d</w:t>
      </w:r>
      <w:r>
        <w:t>escriptors based upon the existe</w:t>
      </w:r>
      <w:r w:rsidRPr="000D60A7">
        <w:t>nce or use of certain fields. A data property descriptor is one that includes any fields named either [[Value]] or [[Writable]]. A</w:t>
      </w:r>
      <w:r>
        <w:t>n</w:t>
      </w:r>
      <w:r w:rsidRPr="000D60A7">
        <w:t xml:space="preserve"> accessor property descriptor is one that includes any fields named either </w:t>
      </w:r>
      <w:r>
        <w:t>[[Get]]</w:t>
      </w:r>
      <w:r w:rsidRPr="000D60A7">
        <w:t xml:space="preserve"> or </w:t>
      </w:r>
      <w:r>
        <w:t>[[Set]]</w:t>
      </w:r>
      <w:r w:rsidRPr="000D60A7">
        <w:t>.</w:t>
      </w:r>
      <w:r>
        <w:t xml:space="preserve"> </w:t>
      </w:r>
      <w:r w:rsidRPr="000D60A7">
        <w:t>Any property descriptor may have fields named [[Enumerable]] and [[</w:t>
      </w:r>
      <w:r>
        <w:t>Configurable</w:t>
      </w:r>
      <w:r w:rsidRPr="000D60A7">
        <w:t xml:space="preserve">]]. </w:t>
      </w:r>
      <w:r>
        <w:t>A Property Descriptor value may not be both a data property descriptor and an accessor property descriptor; however, it may be neither. A generic property descriptor is a Property Descriptor value that is neither a data property descriptor nor an accessor property descriptor. A fully populated property descriptor is one that is either an accessor property descriptor or a data property descriptor and that has all of the fields that correspond to the property attributes defined in either 8.6.1 Table 5 or Table 6.</w:t>
      </w:r>
    </w:p>
    <w:p w14:paraId="08E1B229" w14:textId="77777777" w:rsidR="004C02EF" w:rsidRPr="000D60A7" w:rsidRDefault="004C02EF" w:rsidP="004C02EF">
      <w:r w:rsidRPr="000D60A7">
        <w:t>For notational conv</w:t>
      </w:r>
      <w:r>
        <w:t>en</w:t>
      </w:r>
      <w:r w:rsidRPr="000D60A7">
        <w:t>ience within this specification, an object literal-like syntax can be used to define a property descriptor value. For example, Property Descriptor</w:t>
      </w:r>
      <w:r>
        <w:t xml:space="preserve"> </w:t>
      </w:r>
      <w:r w:rsidRPr="000D60A7">
        <w:t>{</w:t>
      </w:r>
      <w:r>
        <w:t>[[V</w:t>
      </w:r>
      <w:r w:rsidRPr="000D60A7">
        <w:t>alue</w:t>
      </w:r>
      <w:r>
        <w:t>]]</w:t>
      </w:r>
      <w:r w:rsidRPr="000D60A7">
        <w:t xml:space="preserve">: 42, </w:t>
      </w:r>
      <w:r>
        <w:t>[[W</w:t>
      </w:r>
      <w:r w:rsidRPr="000D60A7">
        <w:t>ritable</w:t>
      </w:r>
      <w:r>
        <w:t>]]</w:t>
      </w:r>
      <w:r w:rsidRPr="000D60A7">
        <w:t xml:space="preserve">: </w:t>
      </w:r>
      <w:r w:rsidRPr="00645FF6">
        <w:rPr>
          <w:b/>
        </w:rPr>
        <w:t>false</w:t>
      </w:r>
      <w:r w:rsidRPr="000D60A7">
        <w:t xml:space="preserve">, </w:t>
      </w:r>
      <w:r>
        <w:t>[[Configurable]]</w:t>
      </w:r>
      <w:r w:rsidRPr="000D60A7">
        <w:t xml:space="preserve">: </w:t>
      </w:r>
      <w:r w:rsidRPr="00645FF6">
        <w:rPr>
          <w:b/>
        </w:rPr>
        <w:t>true</w:t>
      </w:r>
      <w:r w:rsidRPr="000D60A7">
        <w:t>} def</w:t>
      </w:r>
      <w:r>
        <w:t>i</w:t>
      </w:r>
      <w:r w:rsidRPr="000D60A7">
        <w:t xml:space="preserve">nes a data property descriptor. </w:t>
      </w:r>
      <w:r>
        <w:t>F</w:t>
      </w:r>
      <w:r w:rsidRPr="000D60A7">
        <w:t>ield name</w:t>
      </w:r>
      <w:r>
        <w:t xml:space="preserve"> order</w:t>
      </w:r>
      <w:r w:rsidRPr="000D60A7">
        <w:t xml:space="preserve"> is not significant</w:t>
      </w:r>
      <w:r>
        <w:t>.</w:t>
      </w:r>
      <w:r w:rsidRPr="000D60A7">
        <w:t xml:space="preserve"> </w:t>
      </w:r>
      <w:r>
        <w:t>A</w:t>
      </w:r>
      <w:r w:rsidRPr="000D60A7">
        <w:t xml:space="preserve">ny fields that are not explicitly listed </w:t>
      </w:r>
      <w:r>
        <w:t>are considered to be absent</w:t>
      </w:r>
      <w:r w:rsidRPr="000D60A7">
        <w:t>.</w:t>
      </w:r>
    </w:p>
    <w:p w14:paraId="557C89B6" w14:textId="77777777" w:rsidR="004C02EF" w:rsidRPr="000D60A7" w:rsidRDefault="004C02EF" w:rsidP="004C02EF">
      <w:r w:rsidRPr="000D60A7">
        <w:t xml:space="preserve">In specification text and algorithms, dot notation may be used to refer to a specific field of a Property Descriptor. For example, if D is a property descriptor then D.[[Value]] is shorthand for “the field of D named </w:t>
      </w:r>
      <w:r>
        <w:t>[[Value]]</w:t>
      </w:r>
      <w:r w:rsidRPr="000D60A7">
        <w:t>”.</w:t>
      </w:r>
    </w:p>
    <w:p w14:paraId="25BBFB83" w14:textId="77777777" w:rsidR="004C02EF" w:rsidRPr="000D60A7" w:rsidRDefault="004C02EF" w:rsidP="004C02EF">
      <w:r w:rsidRPr="000D60A7">
        <w:t>The Property Identif</w:t>
      </w:r>
      <w:r>
        <w:t>i</w:t>
      </w:r>
      <w:r w:rsidRPr="000D60A7">
        <w:t xml:space="preserve">er type is used to associate a property name with a Property Descriptor.  Values of the Property Identifier type are pairs of the form (name, descriptor), where name is a </w:t>
      </w:r>
      <w:r>
        <w:t>String</w:t>
      </w:r>
      <w:r w:rsidRPr="000D60A7">
        <w:t xml:space="preserve"> and descriptor is a Property Descr</w:t>
      </w:r>
      <w:r>
        <w:t>i</w:t>
      </w:r>
      <w:r w:rsidRPr="000D60A7">
        <w:t xml:space="preserve">ptor value. </w:t>
      </w:r>
    </w:p>
    <w:p w14:paraId="37AC95C0" w14:textId="77777777" w:rsidR="004C02EF" w:rsidRDefault="004C02EF" w:rsidP="004C02EF">
      <w:r w:rsidRPr="000D60A7">
        <w:t>The following abstract operations are used in this specification to operate upon Property Descriptor values:</w:t>
      </w:r>
    </w:p>
    <w:p w14:paraId="72F9B353" w14:textId="77777777" w:rsidR="004C02EF" w:rsidRDefault="004C02EF" w:rsidP="00C623F2">
      <w:pPr>
        <w:pStyle w:val="30"/>
        <w:numPr>
          <w:ilvl w:val="0"/>
          <w:numId w:val="0"/>
        </w:numPr>
      </w:pPr>
      <w:bookmarkStart w:id="1686" w:name="_Toc202449369"/>
      <w:bookmarkStart w:id="1687" w:name="_Toc235503341"/>
      <w:bookmarkStart w:id="1688" w:name="_Toc241509116"/>
      <w:bookmarkStart w:id="1689" w:name="_Toc244416603"/>
      <w:bookmarkStart w:id="1690" w:name="_Toc276630967"/>
      <w:bookmarkStart w:id="1691" w:name="_Toc153968356"/>
      <w:r>
        <w:t>8.10.1</w:t>
      </w:r>
      <w:r>
        <w:tab/>
        <w:t>IsAccessorDescriptor ( Desc )</w:t>
      </w:r>
      <w:bookmarkEnd w:id="1686"/>
      <w:bookmarkEnd w:id="1687"/>
      <w:bookmarkEnd w:id="1688"/>
      <w:bookmarkEnd w:id="1689"/>
      <w:bookmarkEnd w:id="1690"/>
      <w:bookmarkEnd w:id="1691"/>
    </w:p>
    <w:p w14:paraId="7061696A" w14:textId="77777777" w:rsidR="004C02EF" w:rsidRPr="00CD0CE1" w:rsidRDefault="004C02EF" w:rsidP="004C02EF">
      <w:r w:rsidRPr="00CD0CE1">
        <w:t xml:space="preserve">When the </w:t>
      </w:r>
      <w:r>
        <w:t>abstract operation IsAccessorDescriptor</w:t>
      </w:r>
      <w:r w:rsidRPr="00CD0CE1">
        <w:t xml:space="preserve"> is called</w:t>
      </w:r>
      <w:r>
        <w:t xml:space="preserve"> with </w:t>
      </w:r>
      <w:r w:rsidRPr="004372C5">
        <w:t>property</w:t>
      </w:r>
      <w:r>
        <w:t xml:space="preserve"> descriptor </w:t>
      </w:r>
      <w:r w:rsidRPr="00D420A6">
        <w:rPr>
          <w:rFonts w:ascii="Times New Roman" w:hAnsi="Times New Roman"/>
          <w:i/>
        </w:rPr>
        <w:t>Desc</w:t>
      </w:r>
      <w:r w:rsidRPr="00CD0CE1">
        <w:t>,</w:t>
      </w:r>
      <w:r w:rsidRPr="004372C5">
        <w:t xml:space="preserve"> the following</w:t>
      </w:r>
      <w:r>
        <w:t xml:space="preserve"> steps are taken:</w:t>
      </w:r>
    </w:p>
    <w:p w14:paraId="641607DC" w14:textId="77777777" w:rsidR="004C02EF" w:rsidRPr="00874EF7" w:rsidRDefault="004C02EF" w:rsidP="004C02EF">
      <w:pPr>
        <w:pStyle w:val="affff0"/>
        <w:numPr>
          <w:ilvl w:val="0"/>
          <w:numId w:val="341"/>
        </w:numPr>
        <w:rPr>
          <w:rFonts w:ascii="Times New Roman" w:hAnsi="Times New Roman"/>
        </w:rPr>
      </w:pPr>
      <w:r w:rsidRPr="00874EF7">
        <w:rPr>
          <w:rFonts w:ascii="Times New Roman" w:hAnsi="Times New Roman"/>
        </w:rPr>
        <w:t xml:space="preserve">If </w:t>
      </w:r>
      <w:r w:rsidRPr="00874EF7">
        <w:rPr>
          <w:rFonts w:ascii="Times New Roman" w:hAnsi="Times New Roman"/>
          <w:i/>
        </w:rPr>
        <w:t>Desc</w:t>
      </w:r>
      <w:r w:rsidRPr="00874EF7">
        <w:rPr>
          <w:rFonts w:ascii="Times New Roman" w:hAnsi="Times New Roman"/>
        </w:rPr>
        <w:t xml:space="preserve"> is </w:t>
      </w:r>
      <w:r w:rsidRPr="00874EF7">
        <w:rPr>
          <w:rFonts w:ascii="Times New Roman" w:hAnsi="Times New Roman"/>
          <w:b/>
        </w:rPr>
        <w:t>undefined</w:t>
      </w:r>
      <w:r w:rsidRPr="00874EF7">
        <w:rPr>
          <w:rFonts w:ascii="Times New Roman" w:hAnsi="Times New Roman"/>
        </w:rPr>
        <w:t xml:space="preserve">, </w:t>
      </w:r>
      <w:r>
        <w:rPr>
          <w:rFonts w:ascii="Times New Roman" w:hAnsi="Times New Roman"/>
        </w:rPr>
        <w:t xml:space="preserve">then </w:t>
      </w:r>
      <w:r w:rsidRPr="00874EF7">
        <w:rPr>
          <w:rFonts w:ascii="Times New Roman" w:hAnsi="Times New Roman"/>
        </w:rPr>
        <w:t xml:space="preserve">return </w:t>
      </w:r>
      <w:r w:rsidRPr="00874EF7">
        <w:rPr>
          <w:rFonts w:ascii="Times New Roman" w:hAnsi="Times New Roman"/>
          <w:b/>
        </w:rPr>
        <w:t>false</w:t>
      </w:r>
      <w:r w:rsidRPr="00874EF7">
        <w:rPr>
          <w:rFonts w:ascii="Times New Roman" w:hAnsi="Times New Roman"/>
        </w:rPr>
        <w:t>.</w:t>
      </w:r>
    </w:p>
    <w:p w14:paraId="3C38629B" w14:textId="77777777" w:rsidR="004C02EF" w:rsidRPr="00874EF7" w:rsidRDefault="004C02EF" w:rsidP="004C02EF">
      <w:pPr>
        <w:pStyle w:val="affff0"/>
        <w:numPr>
          <w:ilvl w:val="0"/>
          <w:numId w:val="341"/>
        </w:numPr>
        <w:rPr>
          <w:rFonts w:ascii="Times New Roman" w:hAnsi="Times New Roman"/>
        </w:rPr>
      </w:pPr>
      <w:r w:rsidRPr="00874EF7">
        <w:rPr>
          <w:rFonts w:ascii="Times New Roman" w:hAnsi="Times New Roman"/>
        </w:rPr>
        <w:t xml:space="preserve">If </w:t>
      </w:r>
      <w:r>
        <w:rPr>
          <w:rFonts w:ascii="Times New Roman" w:hAnsi="Times New Roman"/>
        </w:rPr>
        <w:t xml:space="preserve">both </w:t>
      </w:r>
      <w:r w:rsidRPr="00874EF7">
        <w:rPr>
          <w:rFonts w:ascii="Times New Roman" w:hAnsi="Times New Roman"/>
          <w:i/>
        </w:rPr>
        <w:t>Desc</w:t>
      </w:r>
      <w:r w:rsidRPr="00874EF7">
        <w:rPr>
          <w:rFonts w:ascii="Times New Roman" w:hAnsi="Times New Roman"/>
        </w:rPr>
        <w:t>.</w:t>
      </w:r>
      <w:r>
        <w:rPr>
          <w:rFonts w:ascii="Times New Roman" w:hAnsi="Times New Roman"/>
        </w:rPr>
        <w:t>[[Get]]</w:t>
      </w:r>
      <w:r w:rsidRPr="00874EF7">
        <w:rPr>
          <w:rFonts w:ascii="Times New Roman" w:hAnsi="Times New Roman"/>
        </w:rPr>
        <w:t xml:space="preserve"> and </w:t>
      </w:r>
      <w:r w:rsidRPr="00874EF7">
        <w:rPr>
          <w:rFonts w:ascii="Times New Roman" w:hAnsi="Times New Roman"/>
          <w:i/>
        </w:rPr>
        <w:t>Desc</w:t>
      </w:r>
      <w:r w:rsidRPr="00874EF7">
        <w:rPr>
          <w:rFonts w:ascii="Times New Roman" w:hAnsi="Times New Roman"/>
        </w:rPr>
        <w:t>.</w:t>
      </w:r>
      <w:r>
        <w:rPr>
          <w:rFonts w:ascii="Times New Roman" w:hAnsi="Times New Roman"/>
        </w:rPr>
        <w:t>[[Set]]</w:t>
      </w:r>
      <w:r w:rsidRPr="00874EF7">
        <w:rPr>
          <w:rFonts w:ascii="Times New Roman" w:hAnsi="Times New Roman"/>
        </w:rPr>
        <w:t xml:space="preserve"> </w:t>
      </w:r>
      <w:r>
        <w:rPr>
          <w:rFonts w:ascii="Times New Roman" w:hAnsi="Times New Roman"/>
        </w:rPr>
        <w:t xml:space="preserve">are absent, then return </w:t>
      </w:r>
      <w:r w:rsidRPr="00874EF7">
        <w:rPr>
          <w:rFonts w:ascii="Times New Roman" w:hAnsi="Times New Roman"/>
          <w:b/>
        </w:rPr>
        <w:t>false</w:t>
      </w:r>
      <w:r>
        <w:rPr>
          <w:rFonts w:ascii="Times New Roman" w:hAnsi="Times New Roman"/>
        </w:rPr>
        <w:t>.</w:t>
      </w:r>
    </w:p>
    <w:p w14:paraId="5A2BAC6C" w14:textId="77777777" w:rsidR="004C02EF" w:rsidRPr="00984A3F" w:rsidRDefault="004C02EF" w:rsidP="004C02EF">
      <w:pPr>
        <w:pStyle w:val="affff0"/>
        <w:numPr>
          <w:ilvl w:val="0"/>
          <w:numId w:val="341"/>
        </w:numPr>
        <w:spacing w:after="120"/>
        <w:rPr>
          <w:rFonts w:ascii="Times New Roman" w:hAnsi="Times New Roman"/>
        </w:rPr>
      </w:pPr>
      <w:r>
        <w:rPr>
          <w:rFonts w:ascii="Times New Roman" w:hAnsi="Times New Roman"/>
        </w:rPr>
        <w:t xml:space="preserve">Return </w:t>
      </w:r>
      <w:r w:rsidRPr="00A272F5">
        <w:rPr>
          <w:rFonts w:ascii="Times New Roman" w:hAnsi="Times New Roman"/>
          <w:b/>
        </w:rPr>
        <w:t>true</w:t>
      </w:r>
      <w:r w:rsidRPr="00984A3F">
        <w:rPr>
          <w:rFonts w:ascii="Times New Roman" w:hAnsi="Times New Roman"/>
        </w:rPr>
        <w:t>.</w:t>
      </w:r>
    </w:p>
    <w:p w14:paraId="58829C73" w14:textId="77777777" w:rsidR="004C02EF" w:rsidRDefault="004C02EF" w:rsidP="00C623F2">
      <w:pPr>
        <w:pStyle w:val="30"/>
        <w:numPr>
          <w:ilvl w:val="0"/>
          <w:numId w:val="0"/>
        </w:numPr>
      </w:pPr>
      <w:bookmarkStart w:id="1692" w:name="_Toc202449370"/>
      <w:bookmarkStart w:id="1693" w:name="_Toc235503342"/>
      <w:bookmarkStart w:id="1694" w:name="_Toc241509117"/>
      <w:bookmarkStart w:id="1695" w:name="_Toc244416604"/>
      <w:bookmarkStart w:id="1696" w:name="_Toc276630968"/>
      <w:bookmarkStart w:id="1697" w:name="_Toc153968357"/>
      <w:r>
        <w:t>8.10.2</w:t>
      </w:r>
      <w:r>
        <w:tab/>
        <w:t>IsDataDescriptor ( Desc )</w:t>
      </w:r>
      <w:bookmarkEnd w:id="1692"/>
      <w:bookmarkEnd w:id="1693"/>
      <w:bookmarkEnd w:id="1694"/>
      <w:bookmarkEnd w:id="1695"/>
      <w:bookmarkEnd w:id="1696"/>
      <w:bookmarkEnd w:id="1697"/>
    </w:p>
    <w:p w14:paraId="25B8D33A" w14:textId="77777777" w:rsidR="004C02EF" w:rsidRPr="00CD0CE1" w:rsidRDefault="004C02EF" w:rsidP="004C02EF">
      <w:r w:rsidRPr="00CD0CE1">
        <w:t xml:space="preserve">When the </w:t>
      </w:r>
      <w:r>
        <w:t>abstract operation IsDataDescriptor</w:t>
      </w:r>
      <w:r w:rsidRPr="00CD0CE1">
        <w:t xml:space="preserve"> is called</w:t>
      </w:r>
      <w:r>
        <w:t xml:space="preserve"> with </w:t>
      </w:r>
      <w:r w:rsidRPr="004372C5">
        <w:t>property</w:t>
      </w:r>
      <w:r>
        <w:t xml:space="preserve"> descriptor </w:t>
      </w:r>
      <w:r w:rsidRPr="00D420A6">
        <w:rPr>
          <w:rFonts w:ascii="Times New Roman" w:hAnsi="Times New Roman"/>
          <w:i/>
        </w:rPr>
        <w:t>Desc</w:t>
      </w:r>
      <w:r w:rsidRPr="00CD0CE1">
        <w:t>,</w:t>
      </w:r>
      <w:r w:rsidRPr="004372C5">
        <w:t xml:space="preserve"> the following</w:t>
      </w:r>
      <w:r>
        <w:t xml:space="preserve"> steps are taken:</w:t>
      </w:r>
    </w:p>
    <w:p w14:paraId="3E8C1DAE" w14:textId="77777777" w:rsidR="004C02EF" w:rsidRPr="00874EF7" w:rsidRDefault="004C02EF" w:rsidP="004C02EF">
      <w:pPr>
        <w:pStyle w:val="affff0"/>
        <w:numPr>
          <w:ilvl w:val="0"/>
          <w:numId w:val="342"/>
        </w:numPr>
        <w:rPr>
          <w:rFonts w:ascii="Times New Roman" w:hAnsi="Times New Roman"/>
        </w:rPr>
      </w:pPr>
      <w:r w:rsidRPr="00874EF7">
        <w:rPr>
          <w:rFonts w:ascii="Times New Roman" w:hAnsi="Times New Roman"/>
        </w:rPr>
        <w:t xml:space="preserve">If </w:t>
      </w:r>
      <w:r w:rsidRPr="00874EF7">
        <w:rPr>
          <w:rFonts w:ascii="Times New Roman" w:hAnsi="Times New Roman"/>
          <w:i/>
        </w:rPr>
        <w:t>Desc</w:t>
      </w:r>
      <w:r w:rsidRPr="00874EF7">
        <w:rPr>
          <w:rFonts w:ascii="Times New Roman" w:hAnsi="Times New Roman"/>
        </w:rPr>
        <w:t xml:space="preserve"> is </w:t>
      </w:r>
      <w:r w:rsidRPr="00874EF7">
        <w:rPr>
          <w:rFonts w:ascii="Times New Roman" w:hAnsi="Times New Roman"/>
          <w:b/>
        </w:rPr>
        <w:t>undefined</w:t>
      </w:r>
      <w:r w:rsidRPr="00874EF7">
        <w:rPr>
          <w:rFonts w:ascii="Times New Roman" w:hAnsi="Times New Roman"/>
        </w:rPr>
        <w:t xml:space="preserve">, </w:t>
      </w:r>
      <w:r>
        <w:rPr>
          <w:rFonts w:ascii="Times New Roman" w:hAnsi="Times New Roman"/>
        </w:rPr>
        <w:t xml:space="preserve">then </w:t>
      </w:r>
      <w:r w:rsidRPr="00874EF7">
        <w:rPr>
          <w:rFonts w:ascii="Times New Roman" w:hAnsi="Times New Roman"/>
        </w:rPr>
        <w:t xml:space="preserve">return </w:t>
      </w:r>
      <w:r w:rsidRPr="00874EF7">
        <w:rPr>
          <w:rFonts w:ascii="Times New Roman" w:hAnsi="Times New Roman"/>
          <w:b/>
        </w:rPr>
        <w:t>false</w:t>
      </w:r>
      <w:r w:rsidRPr="00874EF7">
        <w:rPr>
          <w:rFonts w:ascii="Times New Roman" w:hAnsi="Times New Roman"/>
        </w:rPr>
        <w:t>.</w:t>
      </w:r>
    </w:p>
    <w:p w14:paraId="205B6C3D" w14:textId="77777777" w:rsidR="004C02EF" w:rsidRPr="00874EF7" w:rsidRDefault="004C02EF" w:rsidP="004C02EF">
      <w:pPr>
        <w:pStyle w:val="affff0"/>
        <w:numPr>
          <w:ilvl w:val="0"/>
          <w:numId w:val="342"/>
        </w:numPr>
        <w:rPr>
          <w:rFonts w:ascii="Times New Roman" w:hAnsi="Times New Roman"/>
        </w:rPr>
      </w:pPr>
      <w:r w:rsidRPr="00874EF7">
        <w:rPr>
          <w:rFonts w:ascii="Times New Roman" w:hAnsi="Times New Roman"/>
        </w:rPr>
        <w:t xml:space="preserve">If </w:t>
      </w:r>
      <w:r>
        <w:rPr>
          <w:rFonts w:ascii="Times New Roman" w:hAnsi="Times New Roman"/>
        </w:rPr>
        <w:t xml:space="preserve">both </w:t>
      </w:r>
      <w:r w:rsidRPr="00874EF7">
        <w:rPr>
          <w:rFonts w:ascii="Times New Roman" w:hAnsi="Times New Roman"/>
          <w:i/>
        </w:rPr>
        <w:t>Desc</w:t>
      </w:r>
      <w:r w:rsidRPr="00874EF7">
        <w:rPr>
          <w:rFonts w:ascii="Times New Roman" w:hAnsi="Times New Roman"/>
        </w:rPr>
        <w:t>.[[</w:t>
      </w:r>
      <w:r>
        <w:rPr>
          <w:rFonts w:ascii="Times New Roman" w:hAnsi="Times New Roman"/>
        </w:rPr>
        <w:t>Value</w:t>
      </w:r>
      <w:r w:rsidRPr="00874EF7">
        <w:rPr>
          <w:rFonts w:ascii="Times New Roman" w:hAnsi="Times New Roman"/>
        </w:rPr>
        <w:t xml:space="preserve">]] and </w:t>
      </w:r>
      <w:r w:rsidRPr="00874EF7">
        <w:rPr>
          <w:rFonts w:ascii="Times New Roman" w:hAnsi="Times New Roman"/>
          <w:i/>
        </w:rPr>
        <w:t>Desc</w:t>
      </w:r>
      <w:r w:rsidRPr="00874EF7">
        <w:rPr>
          <w:rFonts w:ascii="Times New Roman" w:hAnsi="Times New Roman"/>
        </w:rPr>
        <w:t>.[[</w:t>
      </w:r>
      <w:r>
        <w:rPr>
          <w:rFonts w:ascii="Times New Roman" w:hAnsi="Times New Roman"/>
        </w:rPr>
        <w:t>Writable</w:t>
      </w:r>
      <w:r w:rsidRPr="00874EF7">
        <w:rPr>
          <w:rFonts w:ascii="Times New Roman" w:hAnsi="Times New Roman"/>
        </w:rPr>
        <w:t xml:space="preserve">]] </w:t>
      </w:r>
      <w:r>
        <w:rPr>
          <w:rFonts w:ascii="Times New Roman" w:hAnsi="Times New Roman"/>
        </w:rPr>
        <w:t xml:space="preserve">are absent, then return </w:t>
      </w:r>
      <w:r w:rsidRPr="00874EF7">
        <w:rPr>
          <w:rFonts w:ascii="Times New Roman" w:hAnsi="Times New Roman"/>
          <w:b/>
        </w:rPr>
        <w:t>false</w:t>
      </w:r>
      <w:r>
        <w:rPr>
          <w:rFonts w:ascii="Times New Roman" w:hAnsi="Times New Roman"/>
        </w:rPr>
        <w:t>.</w:t>
      </w:r>
    </w:p>
    <w:p w14:paraId="6E541355" w14:textId="77777777" w:rsidR="004C02EF" w:rsidRPr="00984A3F" w:rsidRDefault="004C02EF" w:rsidP="004C02EF">
      <w:pPr>
        <w:pStyle w:val="affff0"/>
        <w:numPr>
          <w:ilvl w:val="0"/>
          <w:numId w:val="342"/>
        </w:numPr>
        <w:spacing w:after="120"/>
        <w:rPr>
          <w:rFonts w:ascii="Times New Roman" w:hAnsi="Times New Roman"/>
        </w:rPr>
      </w:pPr>
      <w:r>
        <w:rPr>
          <w:rFonts w:ascii="Times New Roman" w:hAnsi="Times New Roman"/>
        </w:rPr>
        <w:t xml:space="preserve">Return </w:t>
      </w:r>
      <w:r w:rsidRPr="00A272F5">
        <w:rPr>
          <w:rFonts w:ascii="Times New Roman" w:hAnsi="Times New Roman"/>
          <w:b/>
        </w:rPr>
        <w:t>true</w:t>
      </w:r>
      <w:r>
        <w:rPr>
          <w:rFonts w:ascii="Times New Roman" w:hAnsi="Times New Roman"/>
        </w:rPr>
        <w:t>.</w:t>
      </w:r>
    </w:p>
    <w:p w14:paraId="2A76A668" w14:textId="77777777" w:rsidR="004C02EF" w:rsidRDefault="004C02EF" w:rsidP="00C623F2">
      <w:pPr>
        <w:pStyle w:val="30"/>
        <w:numPr>
          <w:ilvl w:val="0"/>
          <w:numId w:val="0"/>
        </w:numPr>
      </w:pPr>
      <w:bookmarkStart w:id="1698" w:name="_Toc202449371"/>
      <w:bookmarkStart w:id="1699" w:name="_Toc235503343"/>
      <w:bookmarkStart w:id="1700" w:name="_Toc241509118"/>
      <w:bookmarkStart w:id="1701" w:name="_Toc244416605"/>
      <w:bookmarkStart w:id="1702" w:name="_Toc276630969"/>
      <w:bookmarkStart w:id="1703" w:name="_Toc153968358"/>
      <w:r>
        <w:t>8.10.3</w:t>
      </w:r>
      <w:r>
        <w:tab/>
        <w:t>IsGenericDescriptor ( Desc )</w:t>
      </w:r>
      <w:bookmarkEnd w:id="1698"/>
      <w:bookmarkEnd w:id="1699"/>
      <w:bookmarkEnd w:id="1700"/>
      <w:bookmarkEnd w:id="1701"/>
      <w:bookmarkEnd w:id="1702"/>
      <w:bookmarkEnd w:id="1703"/>
    </w:p>
    <w:p w14:paraId="24DAA772" w14:textId="77777777" w:rsidR="004C02EF" w:rsidRPr="00CD0CE1" w:rsidRDefault="004C02EF" w:rsidP="004C02EF">
      <w:r w:rsidRPr="00CD0CE1">
        <w:t xml:space="preserve">When the </w:t>
      </w:r>
      <w:r>
        <w:t>abstract operation IsGenericDescriptor</w:t>
      </w:r>
      <w:r w:rsidRPr="00CD0CE1">
        <w:t xml:space="preserve"> is called</w:t>
      </w:r>
      <w:r>
        <w:t xml:space="preserve"> with </w:t>
      </w:r>
      <w:r w:rsidRPr="004372C5">
        <w:t>property</w:t>
      </w:r>
      <w:r>
        <w:t xml:space="preserve"> descriptor </w:t>
      </w:r>
      <w:r w:rsidRPr="00D420A6">
        <w:rPr>
          <w:rFonts w:ascii="Times New Roman" w:hAnsi="Times New Roman"/>
          <w:i/>
        </w:rPr>
        <w:t>Desc</w:t>
      </w:r>
      <w:r w:rsidRPr="00CD0CE1">
        <w:t>,</w:t>
      </w:r>
      <w:r w:rsidRPr="004372C5">
        <w:t xml:space="preserve"> the following</w:t>
      </w:r>
      <w:r>
        <w:t xml:space="preserve"> steps are taken:</w:t>
      </w:r>
    </w:p>
    <w:p w14:paraId="735674B6" w14:textId="77777777" w:rsidR="004C02EF" w:rsidRPr="00874EF7" w:rsidRDefault="004C02EF" w:rsidP="004C02EF">
      <w:pPr>
        <w:pStyle w:val="affff0"/>
        <w:keepNext/>
        <w:numPr>
          <w:ilvl w:val="0"/>
          <w:numId w:val="343"/>
        </w:numPr>
        <w:rPr>
          <w:rFonts w:ascii="Times New Roman" w:hAnsi="Times New Roman"/>
        </w:rPr>
      </w:pPr>
      <w:r w:rsidRPr="00874EF7">
        <w:rPr>
          <w:rFonts w:ascii="Times New Roman" w:hAnsi="Times New Roman"/>
        </w:rPr>
        <w:t xml:space="preserve">If </w:t>
      </w:r>
      <w:r w:rsidRPr="00874EF7">
        <w:rPr>
          <w:rFonts w:ascii="Times New Roman" w:hAnsi="Times New Roman"/>
          <w:i/>
        </w:rPr>
        <w:t>Desc</w:t>
      </w:r>
      <w:r w:rsidRPr="00874EF7">
        <w:rPr>
          <w:rFonts w:ascii="Times New Roman" w:hAnsi="Times New Roman"/>
        </w:rPr>
        <w:t xml:space="preserve"> is </w:t>
      </w:r>
      <w:r w:rsidRPr="00874EF7">
        <w:rPr>
          <w:rFonts w:ascii="Times New Roman" w:hAnsi="Times New Roman"/>
          <w:b/>
        </w:rPr>
        <w:t>undefined</w:t>
      </w:r>
      <w:r w:rsidRPr="00874EF7">
        <w:rPr>
          <w:rFonts w:ascii="Times New Roman" w:hAnsi="Times New Roman"/>
        </w:rPr>
        <w:t xml:space="preserve">, </w:t>
      </w:r>
      <w:r>
        <w:rPr>
          <w:rFonts w:ascii="Times New Roman" w:hAnsi="Times New Roman"/>
        </w:rPr>
        <w:t xml:space="preserve">then </w:t>
      </w:r>
      <w:r w:rsidRPr="00874EF7">
        <w:rPr>
          <w:rFonts w:ascii="Times New Roman" w:hAnsi="Times New Roman"/>
        </w:rPr>
        <w:t xml:space="preserve">return </w:t>
      </w:r>
      <w:r w:rsidRPr="00874EF7">
        <w:rPr>
          <w:rFonts w:ascii="Times New Roman" w:hAnsi="Times New Roman"/>
          <w:b/>
        </w:rPr>
        <w:t>false</w:t>
      </w:r>
      <w:r w:rsidRPr="00874EF7">
        <w:rPr>
          <w:rFonts w:ascii="Times New Roman" w:hAnsi="Times New Roman"/>
        </w:rPr>
        <w:t>.</w:t>
      </w:r>
    </w:p>
    <w:p w14:paraId="56C86214" w14:textId="77777777" w:rsidR="004C02EF" w:rsidRPr="00874EF7" w:rsidRDefault="004C02EF" w:rsidP="004C02EF">
      <w:pPr>
        <w:pStyle w:val="affff0"/>
        <w:numPr>
          <w:ilvl w:val="0"/>
          <w:numId w:val="343"/>
        </w:numPr>
        <w:rPr>
          <w:rFonts w:ascii="Times New Roman" w:hAnsi="Times New Roman"/>
        </w:rPr>
      </w:pPr>
      <w:r w:rsidRPr="00874EF7">
        <w:rPr>
          <w:rFonts w:ascii="Times New Roman" w:hAnsi="Times New Roman"/>
        </w:rPr>
        <w:t xml:space="preserve">If </w:t>
      </w:r>
      <w:r>
        <w:rPr>
          <w:rFonts w:ascii="Times New Roman" w:hAnsi="Times New Roman"/>
        </w:rPr>
        <w:t>IsAccessorDescriptor(</w:t>
      </w:r>
      <w:r w:rsidRPr="0038493D">
        <w:rPr>
          <w:rFonts w:ascii="Times New Roman" w:hAnsi="Times New Roman"/>
          <w:i/>
        </w:rPr>
        <w:t>Desc</w:t>
      </w:r>
      <w:r>
        <w:rPr>
          <w:rFonts w:ascii="Times New Roman" w:hAnsi="Times New Roman"/>
        </w:rPr>
        <w:t>) and IsDataDescriptor(</w:t>
      </w:r>
      <w:r w:rsidRPr="0038493D">
        <w:rPr>
          <w:rFonts w:ascii="Times New Roman" w:hAnsi="Times New Roman"/>
          <w:i/>
        </w:rPr>
        <w:t>Desc</w:t>
      </w:r>
      <w:r>
        <w:rPr>
          <w:rFonts w:ascii="Times New Roman" w:hAnsi="Times New Roman"/>
        </w:rPr>
        <w:t>)</w:t>
      </w:r>
      <w:r w:rsidRPr="0038493D">
        <w:rPr>
          <w:rFonts w:ascii="Times New Roman" w:hAnsi="Times New Roman"/>
        </w:rPr>
        <w:t xml:space="preserve"> </w:t>
      </w:r>
      <w:r>
        <w:rPr>
          <w:rFonts w:ascii="Times New Roman" w:hAnsi="Times New Roman"/>
        </w:rPr>
        <w:t xml:space="preserve">are </w:t>
      </w:r>
      <w:r w:rsidRPr="0038493D">
        <w:rPr>
          <w:rFonts w:ascii="Times New Roman" w:hAnsi="Times New Roman"/>
        </w:rPr>
        <w:t>both</w:t>
      </w:r>
      <w:r>
        <w:rPr>
          <w:rFonts w:ascii="Times New Roman" w:hAnsi="Times New Roman"/>
        </w:rPr>
        <w:t xml:space="preserve"> </w:t>
      </w:r>
      <w:r w:rsidRPr="0038493D">
        <w:rPr>
          <w:rFonts w:ascii="Times New Roman" w:hAnsi="Times New Roman"/>
          <w:b/>
        </w:rPr>
        <w:t>false</w:t>
      </w:r>
      <w:r>
        <w:rPr>
          <w:rFonts w:ascii="Times New Roman" w:hAnsi="Times New Roman"/>
        </w:rPr>
        <w:t xml:space="preserve">, then return </w:t>
      </w:r>
      <w:r>
        <w:rPr>
          <w:rFonts w:ascii="Times New Roman" w:hAnsi="Times New Roman"/>
          <w:b/>
        </w:rPr>
        <w:t>true</w:t>
      </w:r>
      <w:r>
        <w:rPr>
          <w:rFonts w:ascii="Times New Roman" w:hAnsi="Times New Roman"/>
        </w:rPr>
        <w:t>.</w:t>
      </w:r>
    </w:p>
    <w:p w14:paraId="60676BC3" w14:textId="77777777" w:rsidR="004C02EF" w:rsidRPr="00984A3F" w:rsidRDefault="004C02EF" w:rsidP="004C02EF">
      <w:pPr>
        <w:pStyle w:val="affff0"/>
        <w:numPr>
          <w:ilvl w:val="0"/>
          <w:numId w:val="343"/>
        </w:numPr>
        <w:spacing w:after="120"/>
        <w:rPr>
          <w:rFonts w:ascii="Times New Roman" w:hAnsi="Times New Roman"/>
        </w:rPr>
      </w:pPr>
      <w:r>
        <w:rPr>
          <w:rFonts w:ascii="Times New Roman" w:hAnsi="Times New Roman"/>
        </w:rPr>
        <w:t xml:space="preserve">Return </w:t>
      </w:r>
      <w:r>
        <w:rPr>
          <w:rFonts w:ascii="Times New Roman" w:hAnsi="Times New Roman"/>
          <w:b/>
        </w:rPr>
        <w:t>false</w:t>
      </w:r>
      <w:r>
        <w:rPr>
          <w:rFonts w:ascii="Times New Roman" w:hAnsi="Times New Roman"/>
        </w:rPr>
        <w:t>.</w:t>
      </w:r>
    </w:p>
    <w:p w14:paraId="7A9DF127" w14:textId="77777777" w:rsidR="004C02EF" w:rsidRDefault="004C02EF" w:rsidP="00C623F2">
      <w:pPr>
        <w:pStyle w:val="30"/>
        <w:numPr>
          <w:ilvl w:val="0"/>
          <w:numId w:val="0"/>
        </w:numPr>
      </w:pPr>
      <w:bookmarkStart w:id="1704" w:name="_Toc202449372"/>
      <w:bookmarkStart w:id="1705" w:name="_Toc235503344"/>
      <w:bookmarkStart w:id="1706" w:name="_Toc241509119"/>
      <w:bookmarkStart w:id="1707" w:name="_Toc244416606"/>
      <w:bookmarkStart w:id="1708" w:name="_Toc276630970"/>
      <w:bookmarkStart w:id="1709" w:name="_Toc153968359"/>
      <w:r>
        <w:t>8.10.4</w:t>
      </w:r>
      <w:r>
        <w:tab/>
        <w:t>FromPropertyDescriptor ( Desc )</w:t>
      </w:r>
      <w:bookmarkEnd w:id="1704"/>
      <w:bookmarkEnd w:id="1705"/>
      <w:bookmarkEnd w:id="1706"/>
      <w:bookmarkEnd w:id="1707"/>
      <w:bookmarkEnd w:id="1708"/>
      <w:bookmarkEnd w:id="1709"/>
    </w:p>
    <w:p w14:paraId="183952CA" w14:textId="77777777" w:rsidR="004C02EF" w:rsidRDefault="004C02EF" w:rsidP="004C02EF">
      <w:pPr>
        <w:spacing w:after="160"/>
      </w:pPr>
      <w:r w:rsidRPr="00CD0CE1">
        <w:t xml:space="preserve">When the </w:t>
      </w:r>
      <w:r>
        <w:t>abstract operation FromPropertyDescriptor</w:t>
      </w:r>
      <w:r w:rsidRPr="00CD0CE1">
        <w:t xml:space="preserve"> is called</w:t>
      </w:r>
      <w:r>
        <w:t xml:space="preserve"> with </w:t>
      </w:r>
      <w:r w:rsidRPr="004372C5">
        <w:t>property</w:t>
      </w:r>
      <w:r>
        <w:t xml:space="preserve"> descriptor </w:t>
      </w:r>
      <w:r w:rsidRPr="00D420A6">
        <w:rPr>
          <w:rFonts w:ascii="Times New Roman" w:hAnsi="Times New Roman"/>
          <w:i/>
        </w:rPr>
        <w:t>Desc</w:t>
      </w:r>
      <w:r w:rsidRPr="00CD0CE1">
        <w:t>, the following steps are taken:</w:t>
      </w:r>
    </w:p>
    <w:p w14:paraId="6A29DF54" w14:textId="77777777" w:rsidR="004C02EF" w:rsidRPr="00CD0CE1" w:rsidRDefault="004C02EF" w:rsidP="004C02EF">
      <w:pPr>
        <w:spacing w:after="160"/>
      </w:pPr>
      <w:r>
        <w:t xml:space="preserve">The following </w:t>
      </w:r>
      <w:r w:rsidRPr="00AE36AF">
        <w:t xml:space="preserve">algorithm assumes that </w:t>
      </w:r>
      <w:r w:rsidRPr="00D420A6">
        <w:rPr>
          <w:rFonts w:ascii="Times New Roman" w:hAnsi="Times New Roman"/>
          <w:i/>
        </w:rPr>
        <w:t xml:space="preserve">Desc </w:t>
      </w:r>
      <w:r w:rsidRPr="00AE36AF">
        <w:t>is a fully populated Property Descriptor, such as that returned from [[GetOwnProperty]]</w:t>
      </w:r>
      <w:r>
        <w:t xml:space="preserve"> (see 8.12.1).</w:t>
      </w:r>
    </w:p>
    <w:p w14:paraId="63699273" w14:textId="77777777" w:rsidR="004C02EF" w:rsidRPr="0063566A" w:rsidRDefault="004C02EF" w:rsidP="004C02EF">
      <w:pPr>
        <w:pStyle w:val="affff0"/>
        <w:numPr>
          <w:ilvl w:val="0"/>
          <w:numId w:val="344"/>
        </w:numPr>
        <w:rPr>
          <w:rFonts w:ascii="Times New Roman" w:hAnsi="Times New Roman"/>
        </w:rPr>
      </w:pPr>
      <w:r w:rsidRPr="0063566A">
        <w:rPr>
          <w:rFonts w:ascii="Times New Roman" w:hAnsi="Times New Roman"/>
        </w:rPr>
        <w:t xml:space="preserve">If </w:t>
      </w:r>
      <w:r w:rsidRPr="0063566A">
        <w:rPr>
          <w:rFonts w:ascii="Times New Roman" w:hAnsi="Times New Roman"/>
          <w:i/>
        </w:rPr>
        <w:t>Desc</w:t>
      </w:r>
      <w:r w:rsidRPr="0063566A">
        <w:rPr>
          <w:rFonts w:ascii="Times New Roman" w:hAnsi="Times New Roman"/>
        </w:rPr>
        <w:t xml:space="preserve"> is </w:t>
      </w:r>
      <w:r w:rsidRPr="0063566A">
        <w:rPr>
          <w:rFonts w:ascii="Times New Roman" w:hAnsi="Times New Roman"/>
          <w:b/>
        </w:rPr>
        <w:t>undefined</w:t>
      </w:r>
      <w:r w:rsidRPr="0063566A">
        <w:rPr>
          <w:rFonts w:ascii="Times New Roman" w:hAnsi="Times New Roman"/>
        </w:rPr>
        <w:t xml:space="preserve">, then return </w:t>
      </w:r>
      <w:r>
        <w:rPr>
          <w:rFonts w:ascii="Times New Roman" w:hAnsi="Times New Roman"/>
          <w:b/>
        </w:rPr>
        <w:t>undefined</w:t>
      </w:r>
      <w:r w:rsidRPr="0063566A">
        <w:rPr>
          <w:rFonts w:ascii="Times New Roman" w:hAnsi="Times New Roman"/>
        </w:rPr>
        <w:t>.</w:t>
      </w:r>
    </w:p>
    <w:p w14:paraId="6424260F" w14:textId="77777777" w:rsidR="004C02EF" w:rsidRPr="0063566A" w:rsidRDefault="004C02EF" w:rsidP="004C02EF">
      <w:pPr>
        <w:pStyle w:val="affff0"/>
        <w:numPr>
          <w:ilvl w:val="0"/>
          <w:numId w:val="344"/>
        </w:numPr>
        <w:rPr>
          <w:rFonts w:ascii="Times New Roman" w:hAnsi="Times New Roman"/>
        </w:rPr>
      </w:pPr>
      <w:r>
        <w:rPr>
          <w:rFonts w:ascii="Times New Roman" w:hAnsi="Times New Roman"/>
        </w:rPr>
        <w:t xml:space="preserve">Let </w:t>
      </w:r>
      <w:r w:rsidRPr="0096100D">
        <w:rPr>
          <w:rFonts w:ascii="Times New Roman" w:hAnsi="Times New Roman"/>
          <w:i/>
        </w:rPr>
        <w:t xml:space="preserve">obj </w:t>
      </w:r>
      <w:r>
        <w:rPr>
          <w:rFonts w:ascii="Times New Roman" w:hAnsi="Times New Roman"/>
        </w:rPr>
        <w:t xml:space="preserve">be the result of creating </w:t>
      </w:r>
      <w:r w:rsidRPr="0063566A">
        <w:rPr>
          <w:rFonts w:ascii="Times New Roman" w:hAnsi="Times New Roman"/>
        </w:rPr>
        <w:t xml:space="preserve">a new object as if by the expression </w:t>
      </w:r>
      <w:r w:rsidRPr="0063566A">
        <w:rPr>
          <w:rFonts w:ascii="Times New Roman" w:hAnsi="Times New Roman"/>
          <w:b/>
        </w:rPr>
        <w:t>new Object()</w:t>
      </w:r>
      <w:r>
        <w:rPr>
          <w:rFonts w:ascii="Times New Roman" w:hAnsi="Times New Roman"/>
          <w:b/>
        </w:rPr>
        <w:t xml:space="preserve"> </w:t>
      </w:r>
      <w:r w:rsidRPr="0063566A">
        <w:rPr>
          <w:rFonts w:ascii="Times New Roman" w:hAnsi="Times New Roman"/>
        </w:rPr>
        <w:t>where</w:t>
      </w:r>
      <w:r w:rsidRPr="0063566A">
        <w:rPr>
          <w:rFonts w:ascii="Times New Roman" w:hAnsi="Times New Roman"/>
          <w:b/>
        </w:rPr>
        <w:t xml:space="preserve"> Object </w:t>
      </w:r>
      <w:r w:rsidRPr="0063566A">
        <w:rPr>
          <w:rFonts w:ascii="Times New Roman" w:hAnsi="Times New Roman"/>
        </w:rPr>
        <w:t>is the standard built-in constructor with that name.</w:t>
      </w:r>
    </w:p>
    <w:p w14:paraId="59D4F6F2" w14:textId="77777777" w:rsidR="004C02EF" w:rsidRPr="0063566A" w:rsidRDefault="004C02EF" w:rsidP="004C02EF">
      <w:pPr>
        <w:pStyle w:val="affff0"/>
        <w:numPr>
          <w:ilvl w:val="0"/>
          <w:numId w:val="344"/>
        </w:numPr>
        <w:rPr>
          <w:rFonts w:ascii="Times New Roman" w:hAnsi="Times New Roman"/>
        </w:rPr>
      </w:pPr>
      <w:r w:rsidRPr="0063566A">
        <w:rPr>
          <w:rFonts w:ascii="Times New Roman" w:hAnsi="Times New Roman"/>
        </w:rPr>
        <w:t>If IsDataDescriptor(</w:t>
      </w:r>
      <w:r w:rsidRPr="0063566A">
        <w:rPr>
          <w:rFonts w:ascii="Times New Roman" w:hAnsi="Times New Roman"/>
          <w:i/>
        </w:rPr>
        <w:t>Desc</w:t>
      </w:r>
      <w:r w:rsidRPr="0063566A">
        <w:rPr>
          <w:rFonts w:ascii="Times New Roman" w:hAnsi="Times New Roman"/>
        </w:rPr>
        <w:t xml:space="preserve">) is </w:t>
      </w:r>
      <w:r w:rsidRPr="002B216A">
        <w:rPr>
          <w:rFonts w:ascii="Times New Roman" w:hAnsi="Times New Roman"/>
          <w:b/>
        </w:rPr>
        <w:t>true</w:t>
      </w:r>
      <w:r w:rsidRPr="0063566A">
        <w:rPr>
          <w:rFonts w:ascii="Times New Roman" w:hAnsi="Times New Roman"/>
        </w:rPr>
        <w:t xml:space="preserve">, then </w:t>
      </w:r>
    </w:p>
    <w:p w14:paraId="5A129886" w14:textId="77777777" w:rsidR="004C02EF" w:rsidRPr="0063566A" w:rsidRDefault="004C02EF" w:rsidP="004C02EF">
      <w:pPr>
        <w:pStyle w:val="affff0"/>
        <w:numPr>
          <w:ilvl w:val="1"/>
          <w:numId w:val="344"/>
        </w:numPr>
        <w:jc w:val="left"/>
        <w:rPr>
          <w:rFonts w:ascii="Times New Roman" w:hAnsi="Times New Roman"/>
        </w:rPr>
      </w:pPr>
      <w:r w:rsidRPr="0063566A">
        <w:rPr>
          <w:rFonts w:ascii="Times New Roman" w:hAnsi="Times New Roman"/>
        </w:rPr>
        <w:t>Call the [[</w:t>
      </w:r>
      <w:r>
        <w:rPr>
          <w:rFonts w:ascii="Times New Roman" w:hAnsi="Times New Roman"/>
        </w:rPr>
        <w:t>DefineOwnProperty</w:t>
      </w:r>
      <w:r w:rsidRPr="0063566A">
        <w:rPr>
          <w:rFonts w:ascii="Times New Roman" w:hAnsi="Times New Roman"/>
        </w:rPr>
        <w:t xml:space="preserve">]] </w:t>
      </w:r>
      <w:r w:rsidRPr="00DF22A2">
        <w:rPr>
          <w:rFonts w:ascii="Times New Roman" w:hAnsi="Times New Roman"/>
        </w:rPr>
        <w:t xml:space="preserve">internal </w:t>
      </w:r>
      <w:r w:rsidRPr="0063566A">
        <w:rPr>
          <w:rFonts w:ascii="Times New Roman" w:hAnsi="Times New Roman"/>
        </w:rPr>
        <w:t xml:space="preserve">method of </w:t>
      </w:r>
      <w:r w:rsidRPr="0096100D">
        <w:rPr>
          <w:rFonts w:ascii="Times New Roman" w:hAnsi="Times New Roman"/>
          <w:i/>
        </w:rPr>
        <w:t>obj</w:t>
      </w:r>
      <w:r w:rsidRPr="0063566A">
        <w:rPr>
          <w:rFonts w:ascii="Times New Roman" w:hAnsi="Times New Roman"/>
        </w:rPr>
        <w:t xml:space="preserve"> with arguments </w:t>
      </w:r>
      <w:r>
        <w:rPr>
          <w:rFonts w:ascii="Times New Roman" w:hAnsi="Times New Roman"/>
        </w:rPr>
        <w:t>"</w:t>
      </w:r>
      <w:r w:rsidRPr="006953C5">
        <w:rPr>
          <w:rFonts w:ascii="Courier New" w:hAnsi="Courier New" w:cs="Courier New"/>
          <w:b/>
        </w:rPr>
        <w:t>value</w:t>
      </w:r>
      <w:r>
        <w:rPr>
          <w:rFonts w:ascii="Times New Roman" w:hAnsi="Times New Roman"/>
        </w:rPr>
        <w:t>"</w:t>
      </w:r>
      <w:r w:rsidRPr="00DF22A2">
        <w:rPr>
          <w:rFonts w:ascii="Times New Roman" w:hAnsi="Times New Roman"/>
        </w:rPr>
        <w:t xml:space="preserve">, Property Descriptor {[[Value]]: </w:t>
      </w:r>
      <w:r w:rsidRPr="006953C5">
        <w:rPr>
          <w:rFonts w:ascii="Times New Roman" w:hAnsi="Times New Roman"/>
          <w:i/>
        </w:rPr>
        <w:t>Desc</w:t>
      </w:r>
      <w:r w:rsidRPr="0063566A">
        <w:rPr>
          <w:rFonts w:ascii="Times New Roman" w:hAnsi="Times New Roman"/>
        </w:rPr>
        <w:t>.[[Value]]</w:t>
      </w:r>
      <w:r w:rsidRPr="00DF22A2">
        <w:rPr>
          <w:rFonts w:ascii="Times New Roman" w:hAnsi="Times New Roman"/>
        </w:rPr>
        <w:t xml:space="preserve">, [[Writable]]: </w:t>
      </w:r>
      <w:r w:rsidRPr="00DF22A2">
        <w:rPr>
          <w:rFonts w:ascii="Times New Roman" w:hAnsi="Times New Roman"/>
          <w:b/>
        </w:rPr>
        <w:t>true</w:t>
      </w:r>
      <w:r w:rsidRPr="00DF22A2">
        <w:rPr>
          <w:rFonts w:ascii="Times New Roman" w:hAnsi="Times New Roman"/>
        </w:rPr>
        <w:t xml:space="preserve">, [[Enumerable]]: </w:t>
      </w:r>
      <w:r w:rsidRPr="00DF22A2">
        <w:rPr>
          <w:rFonts w:ascii="Times New Roman" w:hAnsi="Times New Roman"/>
          <w:b/>
        </w:rPr>
        <w:t>true</w:t>
      </w:r>
      <w:r w:rsidRPr="00DF22A2">
        <w:rPr>
          <w:rFonts w:ascii="Times New Roman" w:hAnsi="Times New Roman"/>
        </w:rPr>
        <w:t xml:space="preserve">, [[Configurable]]: </w:t>
      </w:r>
      <w:r w:rsidRPr="00DF22A2">
        <w:rPr>
          <w:rFonts w:ascii="Times New Roman" w:hAnsi="Times New Roman"/>
          <w:b/>
        </w:rPr>
        <w:t>true</w:t>
      </w:r>
      <w:r w:rsidRPr="00DF22A2">
        <w:rPr>
          <w:rFonts w:ascii="Times New Roman" w:hAnsi="Times New Roman"/>
        </w:rPr>
        <w:t xml:space="preserve">}, and </w:t>
      </w:r>
      <w:r w:rsidRPr="00DF22A2">
        <w:rPr>
          <w:rFonts w:ascii="Times New Roman" w:hAnsi="Times New Roman"/>
          <w:b/>
        </w:rPr>
        <w:t>false</w:t>
      </w:r>
      <w:r w:rsidRPr="00DF22A2">
        <w:rPr>
          <w:rFonts w:ascii="Times New Roman" w:hAnsi="Times New Roman"/>
        </w:rPr>
        <w:t>.</w:t>
      </w:r>
      <w:r w:rsidRPr="0063566A">
        <w:rPr>
          <w:rFonts w:ascii="Times New Roman" w:hAnsi="Times New Roman"/>
        </w:rPr>
        <w:t xml:space="preserve"> </w:t>
      </w:r>
    </w:p>
    <w:p w14:paraId="16723B20" w14:textId="77777777" w:rsidR="004C02EF" w:rsidRPr="0063566A" w:rsidRDefault="004C02EF" w:rsidP="004C02EF">
      <w:pPr>
        <w:pStyle w:val="affff0"/>
        <w:numPr>
          <w:ilvl w:val="1"/>
          <w:numId w:val="344"/>
        </w:numPr>
        <w:jc w:val="left"/>
        <w:rPr>
          <w:rFonts w:ascii="Times New Roman" w:hAnsi="Times New Roman"/>
        </w:rPr>
      </w:pPr>
      <w:r w:rsidRPr="0063566A">
        <w:rPr>
          <w:rFonts w:ascii="Times New Roman" w:hAnsi="Times New Roman"/>
        </w:rPr>
        <w:t>Call the [[</w:t>
      </w:r>
      <w:r>
        <w:rPr>
          <w:rFonts w:ascii="Times New Roman" w:hAnsi="Times New Roman"/>
        </w:rPr>
        <w:t>DefineOwnProperty</w:t>
      </w:r>
      <w:r w:rsidRPr="0063566A">
        <w:rPr>
          <w:rFonts w:ascii="Times New Roman" w:hAnsi="Times New Roman"/>
        </w:rPr>
        <w:t xml:space="preserve">]] </w:t>
      </w:r>
      <w:r w:rsidRPr="00DF22A2">
        <w:rPr>
          <w:rFonts w:ascii="Times New Roman" w:hAnsi="Times New Roman"/>
        </w:rPr>
        <w:t xml:space="preserve">internal </w:t>
      </w:r>
      <w:r w:rsidRPr="0063566A">
        <w:rPr>
          <w:rFonts w:ascii="Times New Roman" w:hAnsi="Times New Roman"/>
        </w:rPr>
        <w:t xml:space="preserve">method of </w:t>
      </w:r>
      <w:r w:rsidRPr="0096100D">
        <w:rPr>
          <w:rFonts w:ascii="Times New Roman" w:hAnsi="Times New Roman"/>
          <w:i/>
        </w:rPr>
        <w:t>obj</w:t>
      </w:r>
      <w:r w:rsidRPr="0063566A">
        <w:rPr>
          <w:rFonts w:ascii="Times New Roman" w:hAnsi="Times New Roman"/>
        </w:rPr>
        <w:t xml:space="preserve"> with arguments </w:t>
      </w:r>
      <w:r>
        <w:rPr>
          <w:rFonts w:ascii="Times New Roman" w:hAnsi="Times New Roman"/>
        </w:rPr>
        <w:t>"</w:t>
      </w:r>
      <w:r w:rsidRPr="006953C5">
        <w:rPr>
          <w:rFonts w:ascii="Courier New" w:hAnsi="Courier New" w:cs="Courier New"/>
          <w:b/>
        </w:rPr>
        <w:t>writable</w:t>
      </w:r>
      <w:r>
        <w:rPr>
          <w:rFonts w:ascii="Times New Roman" w:hAnsi="Times New Roman"/>
        </w:rPr>
        <w:t>"</w:t>
      </w:r>
      <w:r w:rsidRPr="00DF22A2">
        <w:rPr>
          <w:rFonts w:ascii="Times New Roman" w:hAnsi="Times New Roman"/>
        </w:rPr>
        <w:t xml:space="preserve">, Property Descriptor {[[Value]]: </w:t>
      </w:r>
      <w:r w:rsidRPr="0063566A">
        <w:rPr>
          <w:rFonts w:ascii="Times New Roman" w:hAnsi="Times New Roman"/>
          <w:i/>
        </w:rPr>
        <w:t>Desc</w:t>
      </w:r>
      <w:r w:rsidRPr="0063566A">
        <w:rPr>
          <w:rFonts w:ascii="Times New Roman" w:hAnsi="Times New Roman"/>
        </w:rPr>
        <w:t>.[[</w:t>
      </w:r>
      <w:r>
        <w:rPr>
          <w:rFonts w:ascii="Times New Roman" w:hAnsi="Times New Roman"/>
        </w:rPr>
        <w:t>Writable</w:t>
      </w:r>
      <w:r w:rsidRPr="0063566A">
        <w:rPr>
          <w:rFonts w:ascii="Times New Roman" w:hAnsi="Times New Roman"/>
        </w:rPr>
        <w:t>]]</w:t>
      </w:r>
      <w:r w:rsidRPr="00DF22A2">
        <w:rPr>
          <w:rFonts w:ascii="Times New Roman" w:hAnsi="Times New Roman"/>
        </w:rPr>
        <w:t xml:space="preserve">, [[Writable]]: </w:t>
      </w:r>
      <w:r w:rsidRPr="00DF22A2">
        <w:rPr>
          <w:rFonts w:ascii="Times New Roman" w:hAnsi="Times New Roman"/>
          <w:b/>
        </w:rPr>
        <w:t>true</w:t>
      </w:r>
      <w:r w:rsidRPr="00DF22A2">
        <w:rPr>
          <w:rFonts w:ascii="Times New Roman" w:hAnsi="Times New Roman"/>
        </w:rPr>
        <w:t xml:space="preserve">, [[Enumerable]]: </w:t>
      </w:r>
      <w:r w:rsidRPr="00DF22A2">
        <w:rPr>
          <w:rFonts w:ascii="Times New Roman" w:hAnsi="Times New Roman"/>
          <w:b/>
        </w:rPr>
        <w:t>true</w:t>
      </w:r>
      <w:r w:rsidRPr="00DF22A2">
        <w:rPr>
          <w:rFonts w:ascii="Times New Roman" w:hAnsi="Times New Roman"/>
        </w:rPr>
        <w:t xml:space="preserve">, [[Configurable]]: </w:t>
      </w:r>
      <w:r w:rsidRPr="00DF22A2">
        <w:rPr>
          <w:rFonts w:ascii="Times New Roman" w:hAnsi="Times New Roman"/>
          <w:b/>
        </w:rPr>
        <w:t>true</w:t>
      </w:r>
      <w:r w:rsidRPr="00DF22A2">
        <w:rPr>
          <w:rFonts w:ascii="Times New Roman" w:hAnsi="Times New Roman"/>
        </w:rPr>
        <w:t xml:space="preserve">}, and </w:t>
      </w:r>
      <w:r w:rsidRPr="00DF22A2">
        <w:rPr>
          <w:rFonts w:ascii="Times New Roman" w:hAnsi="Times New Roman"/>
          <w:b/>
        </w:rPr>
        <w:t>false</w:t>
      </w:r>
      <w:r w:rsidRPr="00DF22A2">
        <w:rPr>
          <w:rFonts w:ascii="Times New Roman" w:hAnsi="Times New Roman"/>
        </w:rPr>
        <w:t>.</w:t>
      </w:r>
      <w:r w:rsidRPr="0063566A">
        <w:rPr>
          <w:rFonts w:ascii="Times New Roman" w:hAnsi="Times New Roman"/>
        </w:rPr>
        <w:t xml:space="preserve"> </w:t>
      </w:r>
    </w:p>
    <w:p w14:paraId="37530A6D" w14:textId="77777777" w:rsidR="004C02EF" w:rsidRPr="0063566A" w:rsidRDefault="004C02EF" w:rsidP="004C02EF">
      <w:pPr>
        <w:pStyle w:val="affff0"/>
        <w:numPr>
          <w:ilvl w:val="0"/>
          <w:numId w:val="344"/>
        </w:numPr>
        <w:rPr>
          <w:rFonts w:ascii="Times New Roman" w:hAnsi="Times New Roman"/>
        </w:rPr>
      </w:pPr>
      <w:r>
        <w:rPr>
          <w:rFonts w:ascii="Times New Roman" w:hAnsi="Times New Roman"/>
        </w:rPr>
        <w:t xml:space="preserve">Else, </w:t>
      </w:r>
      <w:r w:rsidRPr="0063566A">
        <w:rPr>
          <w:rFonts w:ascii="Times New Roman" w:hAnsi="Times New Roman"/>
        </w:rPr>
        <w:t>IsAccessorDescriptor(</w:t>
      </w:r>
      <w:r w:rsidRPr="0063566A">
        <w:rPr>
          <w:rFonts w:ascii="Times New Roman" w:hAnsi="Times New Roman"/>
          <w:i/>
        </w:rPr>
        <w:t>Desc</w:t>
      </w:r>
      <w:r w:rsidRPr="0063566A">
        <w:rPr>
          <w:rFonts w:ascii="Times New Roman" w:hAnsi="Times New Roman"/>
        </w:rPr>
        <w:t xml:space="preserve">) </w:t>
      </w:r>
      <w:r>
        <w:rPr>
          <w:rFonts w:ascii="Times New Roman" w:hAnsi="Times New Roman"/>
        </w:rPr>
        <w:t>must be</w:t>
      </w:r>
      <w:r w:rsidRPr="0063566A">
        <w:rPr>
          <w:rFonts w:ascii="Times New Roman" w:hAnsi="Times New Roman"/>
        </w:rPr>
        <w:t xml:space="preserve"> </w:t>
      </w:r>
      <w:r w:rsidRPr="002B216A">
        <w:rPr>
          <w:rFonts w:ascii="Times New Roman" w:hAnsi="Times New Roman"/>
          <w:b/>
        </w:rPr>
        <w:t>true</w:t>
      </w:r>
      <w:r w:rsidRPr="0063566A">
        <w:rPr>
          <w:rFonts w:ascii="Times New Roman" w:hAnsi="Times New Roman"/>
        </w:rPr>
        <w:t xml:space="preserve">, </w:t>
      </w:r>
      <w:r>
        <w:rPr>
          <w:rFonts w:ascii="Times New Roman" w:hAnsi="Times New Roman"/>
        </w:rPr>
        <w:t>so</w:t>
      </w:r>
    </w:p>
    <w:p w14:paraId="07C3BC3C" w14:textId="77777777" w:rsidR="004C02EF" w:rsidRPr="0063566A" w:rsidRDefault="004C02EF" w:rsidP="004C02EF">
      <w:pPr>
        <w:pStyle w:val="affff0"/>
        <w:numPr>
          <w:ilvl w:val="1"/>
          <w:numId w:val="344"/>
        </w:numPr>
        <w:jc w:val="left"/>
        <w:rPr>
          <w:rFonts w:ascii="Times New Roman" w:hAnsi="Times New Roman"/>
        </w:rPr>
      </w:pPr>
      <w:r w:rsidRPr="0063566A">
        <w:rPr>
          <w:rFonts w:ascii="Times New Roman" w:hAnsi="Times New Roman"/>
        </w:rPr>
        <w:t>Call the [[</w:t>
      </w:r>
      <w:r>
        <w:rPr>
          <w:rFonts w:ascii="Times New Roman" w:hAnsi="Times New Roman"/>
        </w:rPr>
        <w:t>DefineOwnProperty</w:t>
      </w:r>
      <w:r w:rsidRPr="0063566A">
        <w:rPr>
          <w:rFonts w:ascii="Times New Roman" w:hAnsi="Times New Roman"/>
        </w:rPr>
        <w:t xml:space="preserve">]] </w:t>
      </w:r>
      <w:r w:rsidRPr="00DF22A2">
        <w:rPr>
          <w:rFonts w:ascii="Times New Roman" w:hAnsi="Times New Roman"/>
        </w:rPr>
        <w:t xml:space="preserve">internal </w:t>
      </w:r>
      <w:r w:rsidRPr="0063566A">
        <w:rPr>
          <w:rFonts w:ascii="Times New Roman" w:hAnsi="Times New Roman"/>
        </w:rPr>
        <w:t xml:space="preserve">method of </w:t>
      </w:r>
      <w:r w:rsidRPr="0096100D">
        <w:rPr>
          <w:rFonts w:ascii="Times New Roman" w:hAnsi="Times New Roman"/>
          <w:i/>
        </w:rPr>
        <w:t>obj</w:t>
      </w:r>
      <w:r w:rsidRPr="0063566A">
        <w:rPr>
          <w:rFonts w:ascii="Times New Roman" w:hAnsi="Times New Roman"/>
        </w:rPr>
        <w:t xml:space="preserve"> with arguments </w:t>
      </w:r>
      <w:r>
        <w:rPr>
          <w:rFonts w:ascii="Times New Roman" w:hAnsi="Times New Roman"/>
        </w:rPr>
        <w:t>"</w:t>
      </w:r>
      <w:r w:rsidRPr="006953C5">
        <w:rPr>
          <w:rFonts w:ascii="Courier New" w:hAnsi="Courier New" w:cs="Courier New"/>
          <w:b/>
        </w:rPr>
        <w:t>get</w:t>
      </w:r>
      <w:r>
        <w:rPr>
          <w:rFonts w:ascii="Courier New" w:hAnsi="Courier New" w:cs="Courier New"/>
          <w:b/>
        </w:rPr>
        <w:t>"</w:t>
      </w:r>
      <w:r w:rsidRPr="00DF22A2">
        <w:rPr>
          <w:rFonts w:ascii="Times New Roman" w:hAnsi="Times New Roman"/>
        </w:rPr>
        <w:t xml:space="preserve">, Property Descriptor {[[Value]]: </w:t>
      </w:r>
      <w:r w:rsidRPr="006953C5">
        <w:rPr>
          <w:rFonts w:ascii="Times New Roman" w:hAnsi="Times New Roman"/>
          <w:i/>
        </w:rPr>
        <w:t>Desc</w:t>
      </w:r>
      <w:r w:rsidRPr="0063566A">
        <w:rPr>
          <w:rFonts w:ascii="Times New Roman" w:hAnsi="Times New Roman"/>
        </w:rPr>
        <w:t>.</w:t>
      </w:r>
      <w:r>
        <w:rPr>
          <w:rFonts w:ascii="Times New Roman" w:hAnsi="Times New Roman"/>
        </w:rPr>
        <w:t>[[Get]]</w:t>
      </w:r>
      <w:r w:rsidRPr="00DF22A2">
        <w:rPr>
          <w:rFonts w:ascii="Times New Roman" w:hAnsi="Times New Roman"/>
        </w:rPr>
        <w:t xml:space="preserve">, [[Writable]]: </w:t>
      </w:r>
      <w:r w:rsidRPr="00DF22A2">
        <w:rPr>
          <w:rFonts w:ascii="Times New Roman" w:hAnsi="Times New Roman"/>
          <w:b/>
        </w:rPr>
        <w:t>true</w:t>
      </w:r>
      <w:r w:rsidRPr="00DF22A2">
        <w:rPr>
          <w:rFonts w:ascii="Times New Roman" w:hAnsi="Times New Roman"/>
        </w:rPr>
        <w:t xml:space="preserve">, [[Enumerable]]: </w:t>
      </w:r>
      <w:r w:rsidRPr="00DF22A2">
        <w:rPr>
          <w:rFonts w:ascii="Times New Roman" w:hAnsi="Times New Roman"/>
          <w:b/>
        </w:rPr>
        <w:t>true</w:t>
      </w:r>
      <w:r w:rsidRPr="00DF22A2">
        <w:rPr>
          <w:rFonts w:ascii="Times New Roman" w:hAnsi="Times New Roman"/>
        </w:rPr>
        <w:t xml:space="preserve">, [[Configurable]]: </w:t>
      </w:r>
      <w:r w:rsidRPr="00DF22A2">
        <w:rPr>
          <w:rFonts w:ascii="Times New Roman" w:hAnsi="Times New Roman"/>
          <w:b/>
        </w:rPr>
        <w:t>true</w:t>
      </w:r>
      <w:r w:rsidRPr="00DF22A2">
        <w:rPr>
          <w:rFonts w:ascii="Times New Roman" w:hAnsi="Times New Roman"/>
        </w:rPr>
        <w:t xml:space="preserve">}, and </w:t>
      </w:r>
      <w:r w:rsidRPr="00DF22A2">
        <w:rPr>
          <w:rFonts w:ascii="Times New Roman" w:hAnsi="Times New Roman"/>
          <w:b/>
        </w:rPr>
        <w:t>false</w:t>
      </w:r>
      <w:r w:rsidRPr="0063566A">
        <w:rPr>
          <w:rFonts w:ascii="Times New Roman" w:hAnsi="Times New Roman"/>
        </w:rPr>
        <w:t>.</w:t>
      </w:r>
    </w:p>
    <w:p w14:paraId="7B190BF5" w14:textId="77777777" w:rsidR="004C02EF" w:rsidRPr="0063566A" w:rsidRDefault="004C02EF" w:rsidP="004C02EF">
      <w:pPr>
        <w:pStyle w:val="affff0"/>
        <w:numPr>
          <w:ilvl w:val="1"/>
          <w:numId w:val="344"/>
        </w:numPr>
        <w:jc w:val="left"/>
        <w:rPr>
          <w:rFonts w:ascii="Times New Roman" w:hAnsi="Times New Roman"/>
        </w:rPr>
      </w:pPr>
      <w:r w:rsidRPr="0063566A">
        <w:rPr>
          <w:rFonts w:ascii="Times New Roman" w:hAnsi="Times New Roman"/>
        </w:rPr>
        <w:t>Call the [[</w:t>
      </w:r>
      <w:r>
        <w:rPr>
          <w:rFonts w:ascii="Times New Roman" w:hAnsi="Times New Roman"/>
        </w:rPr>
        <w:t>DefineOwnProperty</w:t>
      </w:r>
      <w:r w:rsidRPr="0063566A">
        <w:rPr>
          <w:rFonts w:ascii="Times New Roman" w:hAnsi="Times New Roman"/>
        </w:rPr>
        <w:t xml:space="preserve">]] </w:t>
      </w:r>
      <w:r w:rsidRPr="00DF22A2">
        <w:rPr>
          <w:rFonts w:ascii="Times New Roman" w:hAnsi="Times New Roman"/>
        </w:rPr>
        <w:t xml:space="preserve">internal </w:t>
      </w:r>
      <w:r w:rsidRPr="0063566A">
        <w:rPr>
          <w:rFonts w:ascii="Times New Roman" w:hAnsi="Times New Roman"/>
        </w:rPr>
        <w:t xml:space="preserve">method of </w:t>
      </w:r>
      <w:r w:rsidRPr="0096100D">
        <w:rPr>
          <w:rFonts w:ascii="Times New Roman" w:hAnsi="Times New Roman"/>
          <w:i/>
        </w:rPr>
        <w:t>obj</w:t>
      </w:r>
      <w:r w:rsidRPr="0063566A">
        <w:rPr>
          <w:rFonts w:ascii="Times New Roman" w:hAnsi="Times New Roman"/>
        </w:rPr>
        <w:t xml:space="preserve"> with arguments </w:t>
      </w:r>
      <w:r>
        <w:rPr>
          <w:rFonts w:ascii="Times New Roman" w:hAnsi="Times New Roman"/>
        </w:rPr>
        <w:t>"</w:t>
      </w:r>
      <w:r w:rsidRPr="006953C5">
        <w:rPr>
          <w:rFonts w:ascii="Courier New" w:hAnsi="Courier New" w:cs="Courier New"/>
          <w:b/>
        </w:rPr>
        <w:t>set</w:t>
      </w:r>
      <w:r>
        <w:rPr>
          <w:rFonts w:ascii="Times New Roman" w:hAnsi="Times New Roman"/>
        </w:rPr>
        <w:t>"</w:t>
      </w:r>
      <w:r w:rsidRPr="00DF22A2">
        <w:rPr>
          <w:rFonts w:ascii="Times New Roman" w:hAnsi="Times New Roman"/>
        </w:rPr>
        <w:t xml:space="preserve">, Property Descriptor {[[Value]]: </w:t>
      </w:r>
      <w:r w:rsidRPr="006953C5">
        <w:rPr>
          <w:rFonts w:ascii="Times New Roman" w:hAnsi="Times New Roman"/>
          <w:i/>
        </w:rPr>
        <w:t>Desc</w:t>
      </w:r>
      <w:r w:rsidRPr="0063566A">
        <w:rPr>
          <w:rFonts w:ascii="Times New Roman" w:hAnsi="Times New Roman"/>
        </w:rPr>
        <w:t>.</w:t>
      </w:r>
      <w:r>
        <w:rPr>
          <w:rFonts w:ascii="Times New Roman" w:hAnsi="Times New Roman"/>
        </w:rPr>
        <w:t>[[Set]]</w:t>
      </w:r>
      <w:r w:rsidRPr="00DF22A2">
        <w:rPr>
          <w:rFonts w:ascii="Times New Roman" w:hAnsi="Times New Roman"/>
        </w:rPr>
        <w:t xml:space="preserve">, [[Writable]]: </w:t>
      </w:r>
      <w:r w:rsidRPr="00DF22A2">
        <w:rPr>
          <w:rFonts w:ascii="Times New Roman" w:hAnsi="Times New Roman"/>
          <w:b/>
        </w:rPr>
        <w:t>true</w:t>
      </w:r>
      <w:r w:rsidRPr="00DF22A2">
        <w:rPr>
          <w:rFonts w:ascii="Times New Roman" w:hAnsi="Times New Roman"/>
        </w:rPr>
        <w:t xml:space="preserve">, [[Enumerable]]: </w:t>
      </w:r>
      <w:r w:rsidRPr="00DF22A2">
        <w:rPr>
          <w:rFonts w:ascii="Times New Roman" w:hAnsi="Times New Roman"/>
          <w:b/>
        </w:rPr>
        <w:t>true</w:t>
      </w:r>
      <w:r w:rsidRPr="00DF22A2">
        <w:rPr>
          <w:rFonts w:ascii="Times New Roman" w:hAnsi="Times New Roman"/>
        </w:rPr>
        <w:t xml:space="preserve">, [[Configurable]]: </w:t>
      </w:r>
      <w:r w:rsidRPr="00DF22A2">
        <w:rPr>
          <w:rFonts w:ascii="Times New Roman" w:hAnsi="Times New Roman"/>
          <w:b/>
        </w:rPr>
        <w:t>true</w:t>
      </w:r>
      <w:r w:rsidRPr="00DF22A2">
        <w:rPr>
          <w:rFonts w:ascii="Times New Roman" w:hAnsi="Times New Roman"/>
        </w:rPr>
        <w:t xml:space="preserve">}, and </w:t>
      </w:r>
      <w:r w:rsidRPr="00DF22A2">
        <w:rPr>
          <w:rFonts w:ascii="Times New Roman" w:hAnsi="Times New Roman"/>
          <w:b/>
        </w:rPr>
        <w:t>false</w:t>
      </w:r>
      <w:r w:rsidRPr="00DF22A2">
        <w:rPr>
          <w:rFonts w:ascii="Times New Roman" w:hAnsi="Times New Roman"/>
        </w:rPr>
        <w:t>.</w:t>
      </w:r>
      <w:r w:rsidRPr="0063566A">
        <w:rPr>
          <w:rFonts w:ascii="Times New Roman" w:hAnsi="Times New Roman"/>
        </w:rPr>
        <w:t xml:space="preserve"> </w:t>
      </w:r>
    </w:p>
    <w:p w14:paraId="0AEC9EC2" w14:textId="77777777" w:rsidR="004C02EF" w:rsidRPr="0063566A" w:rsidRDefault="004C02EF" w:rsidP="004C02EF">
      <w:pPr>
        <w:pStyle w:val="affff0"/>
        <w:numPr>
          <w:ilvl w:val="0"/>
          <w:numId w:val="344"/>
        </w:numPr>
        <w:jc w:val="left"/>
        <w:rPr>
          <w:rFonts w:ascii="Times New Roman" w:hAnsi="Times New Roman"/>
        </w:rPr>
      </w:pPr>
      <w:r w:rsidRPr="0063566A">
        <w:rPr>
          <w:rFonts w:ascii="Times New Roman" w:hAnsi="Times New Roman"/>
        </w:rPr>
        <w:t>Call the [[</w:t>
      </w:r>
      <w:r>
        <w:rPr>
          <w:rFonts w:ascii="Times New Roman" w:hAnsi="Times New Roman"/>
        </w:rPr>
        <w:t>DefineOwnProperty</w:t>
      </w:r>
      <w:r w:rsidRPr="0063566A">
        <w:rPr>
          <w:rFonts w:ascii="Times New Roman" w:hAnsi="Times New Roman"/>
        </w:rPr>
        <w:t xml:space="preserve">]] </w:t>
      </w:r>
      <w:r w:rsidRPr="00DF22A2">
        <w:rPr>
          <w:rFonts w:ascii="Times New Roman" w:hAnsi="Times New Roman"/>
        </w:rPr>
        <w:t xml:space="preserve">internal </w:t>
      </w:r>
      <w:r w:rsidRPr="0063566A">
        <w:rPr>
          <w:rFonts w:ascii="Times New Roman" w:hAnsi="Times New Roman"/>
        </w:rPr>
        <w:t xml:space="preserve">method of </w:t>
      </w:r>
      <w:r w:rsidRPr="0096100D">
        <w:rPr>
          <w:rFonts w:ascii="Times New Roman" w:hAnsi="Times New Roman"/>
          <w:i/>
        </w:rPr>
        <w:t>obj</w:t>
      </w:r>
      <w:r w:rsidRPr="0063566A">
        <w:rPr>
          <w:rFonts w:ascii="Times New Roman" w:hAnsi="Times New Roman"/>
        </w:rPr>
        <w:t xml:space="preserve"> with arguments </w:t>
      </w:r>
      <w:r>
        <w:rPr>
          <w:rFonts w:ascii="Times New Roman" w:hAnsi="Times New Roman"/>
        </w:rPr>
        <w:t>"</w:t>
      </w:r>
      <w:r w:rsidRPr="006953C5">
        <w:rPr>
          <w:rFonts w:ascii="Courier New" w:hAnsi="Courier New" w:cs="Courier New"/>
          <w:b/>
        </w:rPr>
        <w:t>enumerable</w:t>
      </w:r>
      <w:r>
        <w:rPr>
          <w:rFonts w:ascii="Times New Roman" w:hAnsi="Times New Roman"/>
        </w:rPr>
        <w:t>"</w:t>
      </w:r>
      <w:r w:rsidRPr="00DF22A2">
        <w:rPr>
          <w:rFonts w:ascii="Times New Roman" w:hAnsi="Times New Roman"/>
        </w:rPr>
        <w:t xml:space="preserve">, Property Descriptor {[[Value]]: </w:t>
      </w:r>
      <w:r w:rsidRPr="0063566A">
        <w:rPr>
          <w:rFonts w:ascii="Times New Roman" w:hAnsi="Times New Roman"/>
          <w:i/>
        </w:rPr>
        <w:t>Desc</w:t>
      </w:r>
      <w:r w:rsidRPr="0063566A">
        <w:rPr>
          <w:rFonts w:ascii="Times New Roman" w:hAnsi="Times New Roman"/>
        </w:rPr>
        <w:t>.[[</w:t>
      </w:r>
      <w:r>
        <w:rPr>
          <w:rFonts w:ascii="Times New Roman" w:hAnsi="Times New Roman"/>
        </w:rPr>
        <w:t>Enumerable</w:t>
      </w:r>
      <w:r w:rsidRPr="0063566A">
        <w:rPr>
          <w:rFonts w:ascii="Times New Roman" w:hAnsi="Times New Roman"/>
        </w:rPr>
        <w:t>]]</w:t>
      </w:r>
      <w:r w:rsidRPr="00DF22A2">
        <w:rPr>
          <w:rFonts w:ascii="Times New Roman" w:hAnsi="Times New Roman"/>
        </w:rPr>
        <w:t xml:space="preserve">, [[Writable]]: </w:t>
      </w:r>
      <w:r w:rsidRPr="00DF22A2">
        <w:rPr>
          <w:rFonts w:ascii="Times New Roman" w:hAnsi="Times New Roman"/>
          <w:b/>
        </w:rPr>
        <w:t>true</w:t>
      </w:r>
      <w:r w:rsidRPr="00DF22A2">
        <w:rPr>
          <w:rFonts w:ascii="Times New Roman" w:hAnsi="Times New Roman"/>
        </w:rPr>
        <w:t xml:space="preserve">, [[Enumerable]]: </w:t>
      </w:r>
      <w:r w:rsidRPr="00DF22A2">
        <w:rPr>
          <w:rFonts w:ascii="Times New Roman" w:hAnsi="Times New Roman"/>
          <w:b/>
        </w:rPr>
        <w:t>true</w:t>
      </w:r>
      <w:r w:rsidRPr="00DF22A2">
        <w:rPr>
          <w:rFonts w:ascii="Times New Roman" w:hAnsi="Times New Roman"/>
        </w:rPr>
        <w:t xml:space="preserve">, [[Configurable]]: </w:t>
      </w:r>
      <w:r w:rsidRPr="00DF22A2">
        <w:rPr>
          <w:rFonts w:ascii="Times New Roman" w:hAnsi="Times New Roman"/>
          <w:b/>
        </w:rPr>
        <w:t>true</w:t>
      </w:r>
      <w:r w:rsidRPr="00DF22A2">
        <w:rPr>
          <w:rFonts w:ascii="Times New Roman" w:hAnsi="Times New Roman"/>
        </w:rPr>
        <w:t xml:space="preserve">}, and </w:t>
      </w:r>
      <w:r w:rsidRPr="00DF22A2">
        <w:rPr>
          <w:rFonts w:ascii="Times New Roman" w:hAnsi="Times New Roman"/>
          <w:b/>
        </w:rPr>
        <w:t>false</w:t>
      </w:r>
      <w:r w:rsidRPr="00DF22A2">
        <w:rPr>
          <w:rFonts w:ascii="Times New Roman" w:hAnsi="Times New Roman"/>
        </w:rPr>
        <w:t>.</w:t>
      </w:r>
      <w:r w:rsidRPr="0063566A">
        <w:rPr>
          <w:rFonts w:ascii="Times New Roman" w:hAnsi="Times New Roman"/>
        </w:rPr>
        <w:t xml:space="preserve"> </w:t>
      </w:r>
    </w:p>
    <w:p w14:paraId="3293298E" w14:textId="77777777" w:rsidR="004C02EF" w:rsidRPr="0063566A" w:rsidRDefault="004C02EF" w:rsidP="004C02EF">
      <w:pPr>
        <w:pStyle w:val="affff0"/>
        <w:numPr>
          <w:ilvl w:val="0"/>
          <w:numId w:val="344"/>
        </w:numPr>
        <w:jc w:val="left"/>
        <w:rPr>
          <w:rFonts w:ascii="Times New Roman" w:hAnsi="Times New Roman"/>
        </w:rPr>
      </w:pPr>
      <w:r w:rsidRPr="0063566A">
        <w:rPr>
          <w:rFonts w:ascii="Times New Roman" w:hAnsi="Times New Roman"/>
        </w:rPr>
        <w:t>Call the [[</w:t>
      </w:r>
      <w:r>
        <w:rPr>
          <w:rFonts w:ascii="Times New Roman" w:hAnsi="Times New Roman"/>
        </w:rPr>
        <w:t>DefineOwnProperty</w:t>
      </w:r>
      <w:r w:rsidRPr="0063566A">
        <w:rPr>
          <w:rFonts w:ascii="Times New Roman" w:hAnsi="Times New Roman"/>
        </w:rPr>
        <w:t xml:space="preserve">]] </w:t>
      </w:r>
      <w:r w:rsidRPr="00DF22A2">
        <w:rPr>
          <w:rFonts w:ascii="Times New Roman" w:hAnsi="Times New Roman"/>
        </w:rPr>
        <w:t xml:space="preserve">internal </w:t>
      </w:r>
      <w:r w:rsidRPr="0063566A">
        <w:rPr>
          <w:rFonts w:ascii="Times New Roman" w:hAnsi="Times New Roman"/>
        </w:rPr>
        <w:t xml:space="preserve">method of </w:t>
      </w:r>
      <w:r w:rsidRPr="0096100D">
        <w:rPr>
          <w:rFonts w:ascii="Times New Roman" w:hAnsi="Times New Roman"/>
          <w:i/>
        </w:rPr>
        <w:t>obj</w:t>
      </w:r>
      <w:r w:rsidRPr="0063566A">
        <w:rPr>
          <w:rFonts w:ascii="Times New Roman" w:hAnsi="Times New Roman"/>
        </w:rPr>
        <w:t xml:space="preserve"> with arguments </w:t>
      </w:r>
      <w:r>
        <w:rPr>
          <w:rFonts w:ascii="Times New Roman" w:hAnsi="Times New Roman"/>
        </w:rPr>
        <w:t>"</w:t>
      </w:r>
      <w:r w:rsidRPr="006953C5">
        <w:rPr>
          <w:rFonts w:ascii="Courier New" w:hAnsi="Courier New" w:cs="Courier New"/>
          <w:b/>
        </w:rPr>
        <w:t>configurable</w:t>
      </w:r>
      <w:r>
        <w:rPr>
          <w:rFonts w:ascii="Times New Roman" w:hAnsi="Times New Roman"/>
        </w:rPr>
        <w:t>"</w:t>
      </w:r>
      <w:r w:rsidRPr="00DF22A2">
        <w:rPr>
          <w:rFonts w:ascii="Times New Roman" w:hAnsi="Times New Roman"/>
        </w:rPr>
        <w:t xml:space="preserve">, Property Descriptor {[[Value]]: </w:t>
      </w:r>
      <w:r w:rsidRPr="0063566A">
        <w:rPr>
          <w:rFonts w:ascii="Times New Roman" w:hAnsi="Times New Roman"/>
          <w:i/>
        </w:rPr>
        <w:t>Desc</w:t>
      </w:r>
      <w:r w:rsidRPr="0063566A">
        <w:rPr>
          <w:rFonts w:ascii="Times New Roman" w:hAnsi="Times New Roman"/>
        </w:rPr>
        <w:t>.[[</w:t>
      </w:r>
      <w:r>
        <w:rPr>
          <w:rFonts w:ascii="Times New Roman" w:hAnsi="Times New Roman"/>
        </w:rPr>
        <w:t>Configurable</w:t>
      </w:r>
      <w:r w:rsidRPr="0063566A">
        <w:rPr>
          <w:rFonts w:ascii="Times New Roman" w:hAnsi="Times New Roman"/>
        </w:rPr>
        <w:t>]]</w:t>
      </w:r>
      <w:r w:rsidRPr="00DF22A2">
        <w:rPr>
          <w:rFonts w:ascii="Times New Roman" w:hAnsi="Times New Roman"/>
        </w:rPr>
        <w:t xml:space="preserve">, [[Writable]]: </w:t>
      </w:r>
      <w:r w:rsidRPr="00DF22A2">
        <w:rPr>
          <w:rFonts w:ascii="Times New Roman" w:hAnsi="Times New Roman"/>
          <w:b/>
        </w:rPr>
        <w:t>true</w:t>
      </w:r>
      <w:r w:rsidRPr="00DF22A2">
        <w:rPr>
          <w:rFonts w:ascii="Times New Roman" w:hAnsi="Times New Roman"/>
        </w:rPr>
        <w:t xml:space="preserve">, [[Enumerable]]: </w:t>
      </w:r>
      <w:r w:rsidRPr="00DF22A2">
        <w:rPr>
          <w:rFonts w:ascii="Times New Roman" w:hAnsi="Times New Roman"/>
          <w:b/>
        </w:rPr>
        <w:t>true</w:t>
      </w:r>
      <w:r w:rsidRPr="00DF22A2">
        <w:rPr>
          <w:rFonts w:ascii="Times New Roman" w:hAnsi="Times New Roman"/>
        </w:rPr>
        <w:t xml:space="preserve">, [[Configurable]]: </w:t>
      </w:r>
      <w:r w:rsidRPr="00DF22A2">
        <w:rPr>
          <w:rFonts w:ascii="Times New Roman" w:hAnsi="Times New Roman"/>
          <w:b/>
        </w:rPr>
        <w:t>true</w:t>
      </w:r>
      <w:r w:rsidRPr="00DF22A2">
        <w:rPr>
          <w:rFonts w:ascii="Times New Roman" w:hAnsi="Times New Roman"/>
        </w:rPr>
        <w:t xml:space="preserve">}, and </w:t>
      </w:r>
      <w:r w:rsidRPr="00DF22A2">
        <w:rPr>
          <w:rFonts w:ascii="Times New Roman" w:hAnsi="Times New Roman"/>
          <w:b/>
        </w:rPr>
        <w:t>false</w:t>
      </w:r>
      <w:r w:rsidRPr="00DF22A2">
        <w:rPr>
          <w:rFonts w:ascii="Times New Roman" w:hAnsi="Times New Roman"/>
        </w:rPr>
        <w:t>.</w:t>
      </w:r>
      <w:r w:rsidRPr="0063566A">
        <w:rPr>
          <w:rFonts w:ascii="Times New Roman" w:hAnsi="Times New Roman"/>
        </w:rPr>
        <w:t xml:space="preserve"> </w:t>
      </w:r>
    </w:p>
    <w:p w14:paraId="52AE0573" w14:textId="77777777" w:rsidR="004C02EF" w:rsidRDefault="004C02EF" w:rsidP="004C02EF">
      <w:pPr>
        <w:pStyle w:val="affff0"/>
        <w:numPr>
          <w:ilvl w:val="0"/>
          <w:numId w:val="344"/>
        </w:numPr>
        <w:spacing w:after="120"/>
        <w:rPr>
          <w:rFonts w:ascii="Times New Roman" w:hAnsi="Times New Roman"/>
        </w:rPr>
      </w:pPr>
      <w:r w:rsidRPr="0063566A">
        <w:rPr>
          <w:rFonts w:ascii="Times New Roman" w:hAnsi="Times New Roman"/>
        </w:rPr>
        <w:t xml:space="preserve">Return </w:t>
      </w:r>
      <w:r w:rsidRPr="0096100D">
        <w:rPr>
          <w:rFonts w:ascii="Times New Roman" w:hAnsi="Times New Roman"/>
          <w:i/>
        </w:rPr>
        <w:t>obj</w:t>
      </w:r>
      <w:r w:rsidRPr="0063566A">
        <w:rPr>
          <w:rFonts w:ascii="Times New Roman" w:hAnsi="Times New Roman"/>
        </w:rPr>
        <w:t>.</w:t>
      </w:r>
    </w:p>
    <w:p w14:paraId="7913F6F3" w14:textId="77777777" w:rsidR="004C02EF" w:rsidRDefault="004C02EF" w:rsidP="00C623F2">
      <w:pPr>
        <w:pStyle w:val="30"/>
        <w:numPr>
          <w:ilvl w:val="0"/>
          <w:numId w:val="0"/>
        </w:numPr>
      </w:pPr>
      <w:bookmarkStart w:id="1710" w:name="_Toc202449373"/>
      <w:bookmarkStart w:id="1711" w:name="_Toc235503345"/>
      <w:bookmarkStart w:id="1712" w:name="_Toc241509120"/>
      <w:bookmarkStart w:id="1713" w:name="_Toc244416607"/>
      <w:bookmarkStart w:id="1714" w:name="_Toc276630971"/>
      <w:bookmarkStart w:id="1715" w:name="_Toc153968360"/>
      <w:r>
        <w:t>8.10.5</w:t>
      </w:r>
      <w:r>
        <w:tab/>
        <w:t>ToPropertyDescriptor ( Obj )</w:t>
      </w:r>
      <w:bookmarkEnd w:id="1710"/>
      <w:bookmarkEnd w:id="1711"/>
      <w:bookmarkEnd w:id="1712"/>
      <w:bookmarkEnd w:id="1713"/>
      <w:bookmarkEnd w:id="1714"/>
      <w:bookmarkEnd w:id="1715"/>
    </w:p>
    <w:p w14:paraId="0DF5B0E1" w14:textId="77777777" w:rsidR="004C02EF" w:rsidRDefault="004C02EF" w:rsidP="004C02EF">
      <w:pPr>
        <w:spacing w:after="160"/>
      </w:pPr>
      <w:r w:rsidRPr="00CD0CE1">
        <w:t xml:space="preserve">When the </w:t>
      </w:r>
      <w:r>
        <w:t>abstract operation ToPropertyDescriptor</w:t>
      </w:r>
      <w:r w:rsidRPr="00CD0CE1">
        <w:t xml:space="preserve"> is called</w:t>
      </w:r>
      <w:r>
        <w:t xml:space="preserve"> with object </w:t>
      </w:r>
      <w:r>
        <w:rPr>
          <w:rFonts w:ascii="Times New Roman" w:hAnsi="Times New Roman"/>
          <w:i/>
        </w:rPr>
        <w:t>Obj</w:t>
      </w:r>
      <w:r w:rsidRPr="00CD0CE1">
        <w:t>, the following steps are taken:</w:t>
      </w:r>
    </w:p>
    <w:p w14:paraId="258F7118" w14:textId="77777777" w:rsidR="004C02EF" w:rsidRDefault="004C02EF" w:rsidP="004C02EF">
      <w:pPr>
        <w:pStyle w:val="Alg4"/>
        <w:numPr>
          <w:ilvl w:val="0"/>
          <w:numId w:val="345"/>
        </w:numPr>
      </w:pPr>
      <w:r>
        <w:t>If Type(</w:t>
      </w:r>
      <w:r w:rsidRPr="00C54A22">
        <w:rPr>
          <w:i/>
        </w:rPr>
        <w:t>Obj</w:t>
      </w:r>
      <w:r>
        <w:t xml:space="preserve">) is not Object throw a </w:t>
      </w:r>
      <w:r w:rsidRPr="00C54A22">
        <w:rPr>
          <w:b/>
        </w:rPr>
        <w:t xml:space="preserve">TypeError </w:t>
      </w:r>
      <w:r>
        <w:t>exception.</w:t>
      </w:r>
    </w:p>
    <w:p w14:paraId="0AF278E5" w14:textId="77777777" w:rsidR="004C02EF" w:rsidRDefault="004C02EF" w:rsidP="004C02EF">
      <w:pPr>
        <w:pStyle w:val="Alg4"/>
        <w:numPr>
          <w:ilvl w:val="0"/>
          <w:numId w:val="345"/>
        </w:numPr>
      </w:pPr>
      <w:r>
        <w:t xml:space="preserve">Let </w:t>
      </w:r>
      <w:r w:rsidRPr="00372D9B">
        <w:rPr>
          <w:i/>
        </w:rPr>
        <w:t>desc</w:t>
      </w:r>
      <w:r>
        <w:t xml:space="preserve"> be the result of creating a new Property Descriptor that initially has no fields.</w:t>
      </w:r>
    </w:p>
    <w:p w14:paraId="13148E22" w14:textId="77777777" w:rsidR="004C02EF" w:rsidRDefault="004C02EF" w:rsidP="004C02EF">
      <w:pPr>
        <w:pStyle w:val="Alg4"/>
        <w:numPr>
          <w:ilvl w:val="0"/>
          <w:numId w:val="345"/>
        </w:numPr>
      </w:pPr>
      <w:r>
        <w:t xml:space="preserve">If the result of calling the [[HasProperty]] internal method of </w:t>
      </w:r>
      <w:r>
        <w:rPr>
          <w:i/>
        </w:rPr>
        <w:t>O</w:t>
      </w:r>
      <w:r w:rsidRPr="00372D9B">
        <w:rPr>
          <w:i/>
        </w:rPr>
        <w:t>bj</w:t>
      </w:r>
      <w:r>
        <w:t xml:space="preserve"> with argument "</w:t>
      </w:r>
      <w:r w:rsidRPr="00F07EB5">
        <w:rPr>
          <w:rFonts w:ascii="Courier New" w:hAnsi="Courier New" w:cs="Courier New"/>
          <w:b/>
          <w:spacing w:val="0"/>
          <w:lang w:val="en-US"/>
        </w:rPr>
        <w:t>enumerable</w:t>
      </w:r>
      <w:r>
        <w:t xml:space="preserve">" is </w:t>
      </w:r>
      <w:r w:rsidRPr="005C660A">
        <w:rPr>
          <w:b/>
        </w:rPr>
        <w:t>true</w:t>
      </w:r>
      <w:r>
        <w:t>, then</w:t>
      </w:r>
    </w:p>
    <w:p w14:paraId="169D76E3" w14:textId="77777777" w:rsidR="004C02EF" w:rsidRDefault="004C02EF" w:rsidP="004C02EF">
      <w:pPr>
        <w:pStyle w:val="Alg4"/>
        <w:numPr>
          <w:ilvl w:val="1"/>
          <w:numId w:val="345"/>
        </w:numPr>
      </w:pPr>
      <w:r>
        <w:t xml:space="preserve">Let </w:t>
      </w:r>
      <w:r w:rsidRPr="00372D9B">
        <w:rPr>
          <w:i/>
        </w:rPr>
        <w:t>enum</w:t>
      </w:r>
      <w:r>
        <w:t xml:space="preserve"> be the result of calling the [[Get]] internal method of </w:t>
      </w:r>
      <w:r>
        <w:rPr>
          <w:i/>
        </w:rPr>
        <w:t>O</w:t>
      </w:r>
      <w:r w:rsidRPr="00372D9B">
        <w:rPr>
          <w:i/>
        </w:rPr>
        <w:t>bj</w:t>
      </w:r>
      <w:r>
        <w:t xml:space="preserve"> with "</w:t>
      </w:r>
      <w:r w:rsidRPr="00F07EB5">
        <w:rPr>
          <w:rFonts w:ascii="Courier New" w:hAnsi="Courier New" w:cs="Courier New"/>
          <w:b/>
          <w:spacing w:val="0"/>
          <w:lang w:val="en-US"/>
        </w:rPr>
        <w:t>enumerable</w:t>
      </w:r>
      <w:r>
        <w:t>".</w:t>
      </w:r>
    </w:p>
    <w:p w14:paraId="31E68F59" w14:textId="77777777" w:rsidR="004C02EF" w:rsidRDefault="004C02EF" w:rsidP="004C02EF">
      <w:pPr>
        <w:pStyle w:val="Alg4"/>
        <w:numPr>
          <w:ilvl w:val="1"/>
          <w:numId w:val="345"/>
        </w:numPr>
      </w:pPr>
      <w:r>
        <w:t xml:space="preserve">Set the [[Enumerable]] field of </w:t>
      </w:r>
      <w:r w:rsidRPr="00372D9B">
        <w:rPr>
          <w:i/>
        </w:rPr>
        <w:t>desc</w:t>
      </w:r>
      <w:r>
        <w:t xml:space="preserve"> to ToBoolean(</w:t>
      </w:r>
      <w:r w:rsidRPr="00372D9B">
        <w:rPr>
          <w:i/>
        </w:rPr>
        <w:t>enum</w:t>
      </w:r>
      <w:r>
        <w:t>).</w:t>
      </w:r>
    </w:p>
    <w:p w14:paraId="75161B9A" w14:textId="77777777" w:rsidR="004C02EF" w:rsidRDefault="004C02EF" w:rsidP="004C02EF">
      <w:pPr>
        <w:pStyle w:val="Alg4"/>
        <w:numPr>
          <w:ilvl w:val="0"/>
          <w:numId w:val="345"/>
        </w:numPr>
      </w:pPr>
      <w:r>
        <w:t xml:space="preserve">If the result of calling the [[HasProperty]] internal method of </w:t>
      </w:r>
      <w:r>
        <w:rPr>
          <w:i/>
        </w:rPr>
        <w:t>O</w:t>
      </w:r>
      <w:r w:rsidRPr="00372D9B">
        <w:rPr>
          <w:i/>
        </w:rPr>
        <w:t>bj</w:t>
      </w:r>
      <w:r>
        <w:t xml:space="preserve"> with argument "</w:t>
      </w:r>
      <w:r w:rsidRPr="00F07EB5">
        <w:rPr>
          <w:rFonts w:ascii="Courier New" w:hAnsi="Courier New" w:cs="Courier New"/>
          <w:b/>
          <w:spacing w:val="0"/>
          <w:lang w:val="en-US"/>
        </w:rPr>
        <w:t>configurable</w:t>
      </w:r>
      <w:r>
        <w:t xml:space="preserve">" is </w:t>
      </w:r>
      <w:r w:rsidRPr="005C660A">
        <w:rPr>
          <w:b/>
        </w:rPr>
        <w:t>true</w:t>
      </w:r>
      <w:r>
        <w:t>, then</w:t>
      </w:r>
    </w:p>
    <w:p w14:paraId="6C2DCDB7" w14:textId="77777777" w:rsidR="004C02EF" w:rsidRDefault="004C02EF" w:rsidP="004C02EF">
      <w:pPr>
        <w:pStyle w:val="Alg4"/>
        <w:numPr>
          <w:ilvl w:val="1"/>
          <w:numId w:val="345"/>
        </w:numPr>
      </w:pPr>
      <w:r>
        <w:t xml:space="preserve">Let </w:t>
      </w:r>
      <w:r w:rsidRPr="00372D9B">
        <w:rPr>
          <w:i/>
        </w:rPr>
        <w:t>conf</w:t>
      </w:r>
      <w:r>
        <w:t xml:space="preserve">  be the result of calling the [[Get]] internal method of </w:t>
      </w:r>
      <w:r>
        <w:rPr>
          <w:i/>
        </w:rPr>
        <w:t>O</w:t>
      </w:r>
      <w:r w:rsidRPr="00372D9B">
        <w:rPr>
          <w:i/>
        </w:rPr>
        <w:t>bj</w:t>
      </w:r>
      <w:r>
        <w:t xml:space="preserve"> with argument "</w:t>
      </w:r>
      <w:r w:rsidRPr="00F07EB5">
        <w:rPr>
          <w:rFonts w:ascii="Courier New" w:hAnsi="Courier New" w:cs="Courier New"/>
          <w:b/>
          <w:spacing w:val="0"/>
          <w:lang w:val="en-US"/>
        </w:rPr>
        <w:t>configurable</w:t>
      </w:r>
      <w:r>
        <w:t>".</w:t>
      </w:r>
    </w:p>
    <w:p w14:paraId="3439DF8A" w14:textId="77777777" w:rsidR="004C02EF" w:rsidRDefault="004C02EF" w:rsidP="004C02EF">
      <w:pPr>
        <w:pStyle w:val="Alg4"/>
        <w:numPr>
          <w:ilvl w:val="1"/>
          <w:numId w:val="345"/>
        </w:numPr>
      </w:pPr>
      <w:r>
        <w:t xml:space="preserve">Set the [[Configurable]] field of </w:t>
      </w:r>
      <w:r w:rsidRPr="00372D9B">
        <w:rPr>
          <w:i/>
        </w:rPr>
        <w:t>desc</w:t>
      </w:r>
      <w:r>
        <w:t xml:space="preserve"> to ToBoolean(</w:t>
      </w:r>
      <w:r w:rsidRPr="00372D9B">
        <w:rPr>
          <w:i/>
        </w:rPr>
        <w:t>conf</w:t>
      </w:r>
      <w:r>
        <w:t>).</w:t>
      </w:r>
    </w:p>
    <w:p w14:paraId="2B4186ED" w14:textId="77777777" w:rsidR="004C02EF" w:rsidRDefault="004C02EF" w:rsidP="004C02EF">
      <w:pPr>
        <w:pStyle w:val="Alg4"/>
        <w:numPr>
          <w:ilvl w:val="0"/>
          <w:numId w:val="345"/>
        </w:numPr>
      </w:pPr>
      <w:r>
        <w:t xml:space="preserve">If the result of calling the [[HasProperty]] internal method of </w:t>
      </w:r>
      <w:r>
        <w:rPr>
          <w:i/>
        </w:rPr>
        <w:t>O</w:t>
      </w:r>
      <w:r w:rsidRPr="00372D9B">
        <w:rPr>
          <w:i/>
        </w:rPr>
        <w:t>bj</w:t>
      </w:r>
      <w:r>
        <w:t xml:space="preserve"> with argument "</w:t>
      </w:r>
      <w:r w:rsidRPr="00F07EB5">
        <w:rPr>
          <w:rFonts w:ascii="Courier New" w:hAnsi="Courier New" w:cs="Courier New"/>
          <w:b/>
          <w:spacing w:val="0"/>
          <w:lang w:val="en-US"/>
        </w:rPr>
        <w:t>value</w:t>
      </w:r>
      <w:r>
        <w:t xml:space="preserve">" is </w:t>
      </w:r>
      <w:r w:rsidRPr="005C660A">
        <w:rPr>
          <w:b/>
        </w:rPr>
        <w:t>true</w:t>
      </w:r>
      <w:r>
        <w:t>, then</w:t>
      </w:r>
    </w:p>
    <w:p w14:paraId="0BE20B1E" w14:textId="77777777" w:rsidR="004C02EF" w:rsidRDefault="004C02EF" w:rsidP="004C02EF">
      <w:pPr>
        <w:pStyle w:val="Alg4"/>
        <w:numPr>
          <w:ilvl w:val="1"/>
          <w:numId w:val="345"/>
        </w:numPr>
      </w:pPr>
      <w:r>
        <w:t xml:space="preserve">Let </w:t>
      </w:r>
      <w:r w:rsidRPr="00372D9B">
        <w:rPr>
          <w:i/>
        </w:rPr>
        <w:t>value</w:t>
      </w:r>
      <w:r>
        <w:t xml:space="preserve"> be the result of calling the [[Get]] internal method of </w:t>
      </w:r>
      <w:r>
        <w:rPr>
          <w:i/>
        </w:rPr>
        <w:t>O</w:t>
      </w:r>
      <w:r w:rsidRPr="00372D9B">
        <w:rPr>
          <w:i/>
        </w:rPr>
        <w:t>bj</w:t>
      </w:r>
      <w:r>
        <w:t xml:space="preserve"> with argument “</w:t>
      </w:r>
      <w:r w:rsidRPr="00F07EB5">
        <w:rPr>
          <w:rFonts w:ascii="Courier New" w:hAnsi="Courier New" w:cs="Courier New"/>
          <w:b/>
          <w:spacing w:val="0"/>
          <w:lang w:val="en-US"/>
        </w:rPr>
        <w:t>value</w:t>
      </w:r>
      <w:r>
        <w:t>”.</w:t>
      </w:r>
    </w:p>
    <w:p w14:paraId="79D12947" w14:textId="77777777" w:rsidR="004C02EF" w:rsidRDefault="004C02EF" w:rsidP="004C02EF">
      <w:pPr>
        <w:pStyle w:val="Alg4"/>
        <w:numPr>
          <w:ilvl w:val="1"/>
          <w:numId w:val="345"/>
        </w:numPr>
      </w:pPr>
      <w:r>
        <w:t xml:space="preserve">Set the [[Value]] field of </w:t>
      </w:r>
      <w:r w:rsidRPr="00372D9B">
        <w:rPr>
          <w:i/>
        </w:rPr>
        <w:t>desc</w:t>
      </w:r>
      <w:r>
        <w:t xml:space="preserve"> to </w:t>
      </w:r>
      <w:r w:rsidRPr="00A3051B">
        <w:rPr>
          <w:i/>
        </w:rPr>
        <w:t>value</w:t>
      </w:r>
      <w:r>
        <w:t>.</w:t>
      </w:r>
    </w:p>
    <w:p w14:paraId="68298F83" w14:textId="77777777" w:rsidR="004C02EF" w:rsidRDefault="004C02EF" w:rsidP="004C02EF">
      <w:pPr>
        <w:pStyle w:val="Alg4"/>
        <w:numPr>
          <w:ilvl w:val="0"/>
          <w:numId w:val="345"/>
        </w:numPr>
      </w:pPr>
      <w:r>
        <w:t xml:space="preserve">If the result of calling the [[HasProperty]] internal method of </w:t>
      </w:r>
      <w:r>
        <w:rPr>
          <w:i/>
        </w:rPr>
        <w:t>O</w:t>
      </w:r>
      <w:r w:rsidRPr="00372D9B">
        <w:rPr>
          <w:i/>
        </w:rPr>
        <w:t>bj</w:t>
      </w:r>
      <w:r>
        <w:t xml:space="preserve"> with argument "</w:t>
      </w:r>
      <w:r w:rsidRPr="00F07EB5">
        <w:rPr>
          <w:rFonts w:ascii="Courier New" w:hAnsi="Courier New" w:cs="Courier New"/>
          <w:b/>
          <w:spacing w:val="0"/>
          <w:lang w:val="en-US"/>
        </w:rPr>
        <w:t>writable</w:t>
      </w:r>
      <w:r>
        <w:t xml:space="preserve">" is </w:t>
      </w:r>
      <w:r w:rsidRPr="005C660A">
        <w:rPr>
          <w:b/>
        </w:rPr>
        <w:t>true</w:t>
      </w:r>
      <w:r>
        <w:t>, then</w:t>
      </w:r>
    </w:p>
    <w:p w14:paraId="1D738536" w14:textId="77777777" w:rsidR="004C02EF" w:rsidRDefault="004C02EF" w:rsidP="004C02EF">
      <w:pPr>
        <w:pStyle w:val="Alg4"/>
        <w:numPr>
          <w:ilvl w:val="1"/>
          <w:numId w:val="345"/>
        </w:numPr>
      </w:pPr>
      <w:r>
        <w:t xml:space="preserve">Let </w:t>
      </w:r>
      <w:r w:rsidRPr="00372D9B">
        <w:rPr>
          <w:i/>
        </w:rPr>
        <w:t>writable</w:t>
      </w:r>
      <w:r>
        <w:t xml:space="preserve"> be the result of calling the [[Get]] internal method of </w:t>
      </w:r>
      <w:r>
        <w:rPr>
          <w:i/>
        </w:rPr>
        <w:t>O</w:t>
      </w:r>
      <w:r w:rsidRPr="00372D9B">
        <w:rPr>
          <w:i/>
        </w:rPr>
        <w:t>bj</w:t>
      </w:r>
      <w:r>
        <w:t xml:space="preserve"> with argument "</w:t>
      </w:r>
      <w:r w:rsidRPr="00F07EB5">
        <w:rPr>
          <w:rFonts w:ascii="Courier New" w:hAnsi="Courier New" w:cs="Courier New"/>
          <w:b/>
          <w:spacing w:val="0"/>
          <w:lang w:val="en-US"/>
        </w:rPr>
        <w:t>writable</w:t>
      </w:r>
      <w:r>
        <w:t>".</w:t>
      </w:r>
    </w:p>
    <w:p w14:paraId="73CA1C51" w14:textId="77777777" w:rsidR="004C02EF" w:rsidRDefault="004C02EF" w:rsidP="004C02EF">
      <w:pPr>
        <w:pStyle w:val="Alg4"/>
        <w:numPr>
          <w:ilvl w:val="1"/>
          <w:numId w:val="345"/>
        </w:numPr>
      </w:pPr>
      <w:r>
        <w:t xml:space="preserve">Set the [[Writable]] field of </w:t>
      </w:r>
      <w:r w:rsidRPr="00372D9B">
        <w:rPr>
          <w:i/>
        </w:rPr>
        <w:t>desc</w:t>
      </w:r>
      <w:r>
        <w:t xml:space="preserve"> to ToBoolean(</w:t>
      </w:r>
      <w:r w:rsidRPr="00372D9B">
        <w:rPr>
          <w:i/>
        </w:rPr>
        <w:t>writable</w:t>
      </w:r>
      <w:r>
        <w:t>).</w:t>
      </w:r>
    </w:p>
    <w:p w14:paraId="2BAD3601" w14:textId="77777777" w:rsidR="004C02EF" w:rsidRDefault="004C02EF" w:rsidP="004C02EF">
      <w:pPr>
        <w:pStyle w:val="Alg4"/>
        <w:numPr>
          <w:ilvl w:val="0"/>
          <w:numId w:val="345"/>
        </w:numPr>
      </w:pPr>
      <w:r>
        <w:t xml:space="preserve">If the result of calling the [[HasProperty]] internal method of </w:t>
      </w:r>
      <w:r>
        <w:rPr>
          <w:i/>
        </w:rPr>
        <w:t>O</w:t>
      </w:r>
      <w:r w:rsidRPr="00372D9B">
        <w:rPr>
          <w:i/>
        </w:rPr>
        <w:t>bj</w:t>
      </w:r>
      <w:r>
        <w:t xml:space="preserve"> with argument "</w:t>
      </w:r>
      <w:r w:rsidRPr="00F07EB5">
        <w:rPr>
          <w:rFonts w:ascii="Courier New" w:hAnsi="Courier New" w:cs="Courier New"/>
          <w:b/>
          <w:spacing w:val="0"/>
          <w:lang w:val="en-US"/>
        </w:rPr>
        <w:t>get</w:t>
      </w:r>
      <w:r>
        <w:t xml:space="preserve">" is </w:t>
      </w:r>
      <w:r w:rsidRPr="005C660A">
        <w:rPr>
          <w:b/>
        </w:rPr>
        <w:t>true</w:t>
      </w:r>
      <w:r>
        <w:t>, then</w:t>
      </w:r>
    </w:p>
    <w:p w14:paraId="2EFD9177" w14:textId="77777777" w:rsidR="004C02EF" w:rsidRDefault="004C02EF" w:rsidP="004C02EF">
      <w:pPr>
        <w:pStyle w:val="Alg4"/>
        <w:numPr>
          <w:ilvl w:val="1"/>
          <w:numId w:val="345"/>
        </w:numPr>
      </w:pPr>
      <w:r>
        <w:t xml:space="preserve">Let </w:t>
      </w:r>
      <w:r w:rsidRPr="00372D9B">
        <w:rPr>
          <w:i/>
        </w:rPr>
        <w:t>getter</w:t>
      </w:r>
      <w:r>
        <w:t xml:space="preserve"> be the result of calling the [[Get]] internal method of </w:t>
      </w:r>
      <w:r>
        <w:rPr>
          <w:i/>
        </w:rPr>
        <w:t>O</w:t>
      </w:r>
      <w:r w:rsidRPr="00372D9B">
        <w:rPr>
          <w:i/>
        </w:rPr>
        <w:t>bj</w:t>
      </w:r>
      <w:r>
        <w:t xml:space="preserve"> with argument "</w:t>
      </w:r>
      <w:r w:rsidRPr="00F07EB5">
        <w:rPr>
          <w:rFonts w:ascii="Courier New" w:hAnsi="Courier New" w:cs="Courier New"/>
          <w:b/>
          <w:spacing w:val="0"/>
          <w:lang w:val="en-US"/>
        </w:rPr>
        <w:t>get</w:t>
      </w:r>
      <w:r>
        <w:t>".</w:t>
      </w:r>
    </w:p>
    <w:p w14:paraId="50C2588C" w14:textId="77777777" w:rsidR="004C02EF" w:rsidRDefault="004C02EF" w:rsidP="004C02EF">
      <w:pPr>
        <w:pStyle w:val="Alg4"/>
        <w:numPr>
          <w:ilvl w:val="1"/>
          <w:numId w:val="345"/>
        </w:numPr>
      </w:pPr>
      <w:r>
        <w:t>If IsCallable(</w:t>
      </w:r>
      <w:r w:rsidRPr="00372D9B">
        <w:rPr>
          <w:i/>
        </w:rPr>
        <w:t>getter</w:t>
      </w:r>
      <w:r>
        <w:t xml:space="preserve">) is </w:t>
      </w:r>
      <w:r w:rsidRPr="00C54A22">
        <w:rPr>
          <w:b/>
        </w:rPr>
        <w:t xml:space="preserve">false </w:t>
      </w:r>
      <w:r>
        <w:t xml:space="preserve">and </w:t>
      </w:r>
      <w:r w:rsidRPr="00372D9B">
        <w:rPr>
          <w:i/>
        </w:rPr>
        <w:t>getter</w:t>
      </w:r>
      <w:r>
        <w:t xml:space="preserve"> is not </w:t>
      </w:r>
      <w:r w:rsidRPr="00C54A22">
        <w:rPr>
          <w:b/>
        </w:rPr>
        <w:t>undefined</w:t>
      </w:r>
      <w:r>
        <w:t xml:space="preserve">, then throw a </w:t>
      </w:r>
      <w:r w:rsidRPr="00C54A22">
        <w:rPr>
          <w:b/>
        </w:rPr>
        <w:t xml:space="preserve">TypeError </w:t>
      </w:r>
      <w:r>
        <w:t>exception.</w:t>
      </w:r>
    </w:p>
    <w:p w14:paraId="4ACBD64A" w14:textId="77777777" w:rsidR="004C02EF" w:rsidRDefault="004C02EF" w:rsidP="004C02EF">
      <w:pPr>
        <w:pStyle w:val="Alg4"/>
        <w:numPr>
          <w:ilvl w:val="1"/>
          <w:numId w:val="345"/>
        </w:numPr>
      </w:pPr>
      <w:r>
        <w:t xml:space="preserve">Set the [[Get]] field of </w:t>
      </w:r>
      <w:r w:rsidRPr="00372D9B">
        <w:rPr>
          <w:i/>
        </w:rPr>
        <w:t>desc</w:t>
      </w:r>
      <w:r>
        <w:t xml:space="preserve"> to </w:t>
      </w:r>
      <w:r w:rsidRPr="00372D9B">
        <w:rPr>
          <w:i/>
        </w:rPr>
        <w:t>getter</w:t>
      </w:r>
      <w:r>
        <w:t>.</w:t>
      </w:r>
    </w:p>
    <w:p w14:paraId="08E8B026" w14:textId="77777777" w:rsidR="004C02EF" w:rsidRDefault="004C02EF" w:rsidP="004C02EF">
      <w:pPr>
        <w:pStyle w:val="Alg4"/>
        <w:numPr>
          <w:ilvl w:val="0"/>
          <w:numId w:val="345"/>
        </w:numPr>
      </w:pPr>
      <w:r>
        <w:t xml:space="preserve">If the result of calling the [[HasProperty]] internal method of </w:t>
      </w:r>
      <w:r>
        <w:rPr>
          <w:i/>
        </w:rPr>
        <w:t>O</w:t>
      </w:r>
      <w:r w:rsidRPr="00372D9B">
        <w:rPr>
          <w:i/>
        </w:rPr>
        <w:t>bj</w:t>
      </w:r>
      <w:r>
        <w:t xml:space="preserve"> with argument "</w:t>
      </w:r>
      <w:r w:rsidRPr="00F07EB5">
        <w:rPr>
          <w:rFonts w:ascii="Courier New" w:hAnsi="Courier New" w:cs="Courier New"/>
          <w:b/>
          <w:spacing w:val="0"/>
          <w:lang w:val="en-US"/>
        </w:rPr>
        <w:t>set</w:t>
      </w:r>
      <w:r>
        <w:t xml:space="preserve">" is </w:t>
      </w:r>
      <w:r w:rsidRPr="005C660A">
        <w:rPr>
          <w:b/>
        </w:rPr>
        <w:t>true</w:t>
      </w:r>
      <w:r>
        <w:t>, then</w:t>
      </w:r>
    </w:p>
    <w:p w14:paraId="61BA5E6C" w14:textId="77777777" w:rsidR="004C02EF" w:rsidRDefault="004C02EF" w:rsidP="004C02EF">
      <w:pPr>
        <w:pStyle w:val="Alg4"/>
        <w:numPr>
          <w:ilvl w:val="1"/>
          <w:numId w:val="345"/>
        </w:numPr>
      </w:pPr>
      <w:r>
        <w:t xml:space="preserve">Let </w:t>
      </w:r>
      <w:r w:rsidRPr="00372D9B">
        <w:rPr>
          <w:i/>
        </w:rPr>
        <w:t>setter</w:t>
      </w:r>
      <w:r>
        <w:t xml:space="preserve"> be the result of calling the [[Get]] internal method of </w:t>
      </w:r>
      <w:r>
        <w:rPr>
          <w:i/>
        </w:rPr>
        <w:t>O</w:t>
      </w:r>
      <w:r w:rsidRPr="00372D9B">
        <w:rPr>
          <w:i/>
        </w:rPr>
        <w:t>bj</w:t>
      </w:r>
      <w:r>
        <w:t xml:space="preserve"> with argument "</w:t>
      </w:r>
      <w:r w:rsidRPr="00F07EB5">
        <w:rPr>
          <w:rFonts w:ascii="Courier New" w:hAnsi="Courier New" w:cs="Courier New"/>
          <w:b/>
          <w:spacing w:val="0"/>
          <w:lang w:val="en-US"/>
        </w:rPr>
        <w:t>set</w:t>
      </w:r>
      <w:r>
        <w:t>".</w:t>
      </w:r>
    </w:p>
    <w:p w14:paraId="45C52D0D" w14:textId="77777777" w:rsidR="004C02EF" w:rsidRDefault="004C02EF" w:rsidP="004C02EF">
      <w:pPr>
        <w:pStyle w:val="Alg4"/>
        <w:numPr>
          <w:ilvl w:val="1"/>
          <w:numId w:val="345"/>
        </w:numPr>
      </w:pPr>
      <w:r>
        <w:t>If IsCallable(</w:t>
      </w:r>
      <w:r w:rsidRPr="00372D9B">
        <w:rPr>
          <w:i/>
        </w:rPr>
        <w:t>setter</w:t>
      </w:r>
      <w:r>
        <w:t xml:space="preserve">) is </w:t>
      </w:r>
      <w:r w:rsidRPr="00C54A22">
        <w:rPr>
          <w:b/>
        </w:rPr>
        <w:t xml:space="preserve">false </w:t>
      </w:r>
      <w:r>
        <w:t xml:space="preserve">and </w:t>
      </w:r>
      <w:r w:rsidRPr="00372D9B">
        <w:rPr>
          <w:i/>
        </w:rPr>
        <w:t>setter</w:t>
      </w:r>
      <w:r>
        <w:t xml:space="preserve"> is not </w:t>
      </w:r>
      <w:r w:rsidRPr="005C660A">
        <w:rPr>
          <w:b/>
        </w:rPr>
        <w:t>undefined</w:t>
      </w:r>
      <w:r>
        <w:t xml:space="preserve">, then throw a </w:t>
      </w:r>
      <w:r w:rsidRPr="005C660A">
        <w:rPr>
          <w:b/>
        </w:rPr>
        <w:t>TypeError</w:t>
      </w:r>
      <w:r>
        <w:t xml:space="preserve"> exception.</w:t>
      </w:r>
    </w:p>
    <w:p w14:paraId="385E2111" w14:textId="77777777" w:rsidR="004C02EF" w:rsidRDefault="004C02EF" w:rsidP="004C02EF">
      <w:pPr>
        <w:pStyle w:val="Alg4"/>
        <w:numPr>
          <w:ilvl w:val="1"/>
          <w:numId w:val="345"/>
        </w:numPr>
      </w:pPr>
      <w:r>
        <w:t xml:space="preserve">Set the [[Set]] field of </w:t>
      </w:r>
      <w:r w:rsidRPr="00372D9B">
        <w:rPr>
          <w:i/>
        </w:rPr>
        <w:t>desc</w:t>
      </w:r>
      <w:r>
        <w:t xml:space="preserve"> to </w:t>
      </w:r>
      <w:r w:rsidRPr="00372D9B">
        <w:rPr>
          <w:i/>
        </w:rPr>
        <w:t>setter</w:t>
      </w:r>
      <w:r>
        <w:t>.</w:t>
      </w:r>
    </w:p>
    <w:p w14:paraId="0E275EBF" w14:textId="77777777" w:rsidR="004C02EF" w:rsidRDefault="004C02EF" w:rsidP="004C02EF">
      <w:pPr>
        <w:pStyle w:val="Alg4"/>
        <w:numPr>
          <w:ilvl w:val="0"/>
          <w:numId w:val="345"/>
        </w:numPr>
      </w:pPr>
      <w:r>
        <w:t xml:space="preserve">If either </w:t>
      </w:r>
      <w:r w:rsidRPr="00372D9B">
        <w:rPr>
          <w:i/>
        </w:rPr>
        <w:t>desc</w:t>
      </w:r>
      <w:r>
        <w:t xml:space="preserve">.[[Get]] or </w:t>
      </w:r>
      <w:r w:rsidRPr="00372D9B">
        <w:rPr>
          <w:i/>
        </w:rPr>
        <w:t>desc</w:t>
      </w:r>
      <w:r>
        <w:t>.[[Set]] are present, then</w:t>
      </w:r>
    </w:p>
    <w:p w14:paraId="176A8980" w14:textId="77777777" w:rsidR="004C02EF" w:rsidRDefault="004C02EF" w:rsidP="004C02EF">
      <w:pPr>
        <w:pStyle w:val="Alg4"/>
        <w:numPr>
          <w:ilvl w:val="1"/>
          <w:numId w:val="345"/>
        </w:numPr>
      </w:pPr>
      <w:r>
        <w:t xml:space="preserve">If either </w:t>
      </w:r>
      <w:r w:rsidRPr="00372D9B">
        <w:rPr>
          <w:i/>
        </w:rPr>
        <w:t>desc</w:t>
      </w:r>
      <w:r>
        <w:t xml:space="preserve">.[[Value]] or </w:t>
      </w:r>
      <w:r w:rsidRPr="00372D9B">
        <w:rPr>
          <w:i/>
        </w:rPr>
        <w:t>desc</w:t>
      </w:r>
      <w:r>
        <w:t xml:space="preserve">.[[Writable]] are present, then throw a </w:t>
      </w:r>
      <w:r w:rsidRPr="005C660A">
        <w:rPr>
          <w:b/>
        </w:rPr>
        <w:t>TypeError</w:t>
      </w:r>
      <w:r>
        <w:t xml:space="preserve"> exception.</w:t>
      </w:r>
    </w:p>
    <w:p w14:paraId="6D29AB3F" w14:textId="77777777" w:rsidR="004C02EF" w:rsidRDefault="004C02EF" w:rsidP="004C02EF">
      <w:pPr>
        <w:pStyle w:val="Alg4"/>
        <w:numPr>
          <w:ilvl w:val="0"/>
          <w:numId w:val="345"/>
        </w:numPr>
        <w:spacing w:after="120"/>
      </w:pPr>
      <w:r>
        <w:t xml:space="preserve">Return </w:t>
      </w:r>
      <w:r w:rsidRPr="00372D9B">
        <w:rPr>
          <w:i/>
        </w:rPr>
        <w:t>desc</w:t>
      </w:r>
      <w:r>
        <w:t>.</w:t>
      </w:r>
    </w:p>
    <w:p w14:paraId="729B6F1E" w14:textId="77777777" w:rsidR="004C02EF" w:rsidRDefault="004C02EF" w:rsidP="00C623F2">
      <w:pPr>
        <w:pStyle w:val="20"/>
        <w:numPr>
          <w:ilvl w:val="0"/>
          <w:numId w:val="0"/>
        </w:numPr>
      </w:pPr>
      <w:bookmarkStart w:id="1716" w:name="_Toc385672154"/>
      <w:bookmarkStart w:id="1717" w:name="_Toc393690249"/>
      <w:bookmarkStart w:id="1718" w:name="_Toc472818787"/>
      <w:bookmarkStart w:id="1719" w:name="_Toc235503346"/>
      <w:bookmarkStart w:id="1720" w:name="_Toc241509121"/>
      <w:bookmarkStart w:id="1721" w:name="_Toc244416608"/>
      <w:bookmarkStart w:id="1722" w:name="_Toc276630972"/>
      <w:bookmarkStart w:id="1723" w:name="_Toc153968361"/>
      <w:r>
        <w:t>8.11</w:t>
      </w:r>
      <w:r>
        <w:tab/>
        <w:t xml:space="preserve">The Lexical Environment and </w:t>
      </w:r>
      <w:r w:rsidRPr="001E1F44">
        <w:t>Environment</w:t>
      </w:r>
      <w:r>
        <w:t xml:space="preserve"> Record Specification Types</w:t>
      </w:r>
      <w:bookmarkEnd w:id="1719"/>
      <w:bookmarkEnd w:id="1720"/>
      <w:bookmarkEnd w:id="1721"/>
      <w:bookmarkEnd w:id="1722"/>
      <w:bookmarkEnd w:id="1723"/>
    </w:p>
    <w:p w14:paraId="5002CD01" w14:textId="77777777" w:rsidR="004C02EF" w:rsidRDefault="004C02EF" w:rsidP="004C02EF">
      <w:r w:rsidRPr="003D5DFE">
        <w:t xml:space="preserve">The Lexical Environment and Environment Record types are used to explain the behaviour of name resolution in nested functions and </w:t>
      </w:r>
      <w:r w:rsidRPr="001E1F44">
        <w:t>blocks</w:t>
      </w:r>
      <w:r w:rsidRPr="003D5DFE">
        <w:t xml:space="preserve">. These types and the operations upon them are defined in </w:t>
      </w:r>
      <w:r>
        <w:t>Clause</w:t>
      </w:r>
      <w:r w:rsidRPr="003D5DFE">
        <w:t xml:space="preserve"> 10.</w:t>
      </w:r>
    </w:p>
    <w:p w14:paraId="167F89FD" w14:textId="77777777" w:rsidR="004C02EF" w:rsidRDefault="004C02EF" w:rsidP="00C623F2">
      <w:pPr>
        <w:pStyle w:val="20"/>
        <w:numPr>
          <w:ilvl w:val="0"/>
          <w:numId w:val="0"/>
        </w:numPr>
      </w:pPr>
      <w:bookmarkStart w:id="1724" w:name="_Toc235503347"/>
      <w:bookmarkStart w:id="1725" w:name="_Toc241509122"/>
      <w:bookmarkStart w:id="1726" w:name="_Toc244416609"/>
      <w:bookmarkStart w:id="1727" w:name="_Toc276630973"/>
      <w:bookmarkStart w:id="1728" w:name="_Toc153968362"/>
      <w:r>
        <w:t>8.12</w:t>
      </w:r>
      <w:r>
        <w:tab/>
        <w:t>Algorithms for Object Internal Methods</w:t>
      </w:r>
      <w:bookmarkEnd w:id="1724"/>
      <w:bookmarkEnd w:id="1725"/>
      <w:bookmarkEnd w:id="1726"/>
      <w:bookmarkEnd w:id="1727"/>
      <w:bookmarkEnd w:id="1728"/>
    </w:p>
    <w:p w14:paraId="35DD7498" w14:textId="77777777" w:rsidR="004C02EF" w:rsidRPr="003D5DFE" w:rsidRDefault="004C02EF" w:rsidP="004C02EF">
      <w:r>
        <w:t xml:space="preserve">In the following algorithm descriptions, assume </w:t>
      </w:r>
      <w:r w:rsidRPr="00D420A6">
        <w:rPr>
          <w:rFonts w:ascii="Times New Roman" w:hAnsi="Times New Roman"/>
          <w:i/>
        </w:rPr>
        <w:t>O</w:t>
      </w:r>
      <w:r>
        <w:t xml:space="preserve"> is a native ECMAScript object, </w:t>
      </w:r>
      <w:r w:rsidRPr="00D420A6">
        <w:rPr>
          <w:rFonts w:ascii="Times New Roman" w:hAnsi="Times New Roman"/>
          <w:i/>
        </w:rPr>
        <w:t>P</w:t>
      </w:r>
      <w:r>
        <w:t xml:space="preserve"> is a String, </w:t>
      </w:r>
      <w:r w:rsidRPr="00D420A6">
        <w:rPr>
          <w:rFonts w:ascii="Times New Roman" w:hAnsi="Times New Roman"/>
          <w:i/>
        </w:rPr>
        <w:t>Desc</w:t>
      </w:r>
      <w:r>
        <w:t xml:space="preserve"> is a Property Description record, and </w:t>
      </w:r>
      <w:r w:rsidRPr="00D420A6">
        <w:rPr>
          <w:rFonts w:ascii="Times New Roman" w:hAnsi="Times New Roman"/>
          <w:i/>
        </w:rPr>
        <w:t>Throw</w:t>
      </w:r>
      <w:r>
        <w:t xml:space="preserve"> is a Boolean flag.</w:t>
      </w:r>
    </w:p>
    <w:p w14:paraId="0BCEC237" w14:textId="77777777" w:rsidR="004C02EF" w:rsidRDefault="004C02EF" w:rsidP="00C623F2">
      <w:pPr>
        <w:pStyle w:val="30"/>
        <w:numPr>
          <w:ilvl w:val="0"/>
          <w:numId w:val="0"/>
        </w:numPr>
      </w:pPr>
      <w:bookmarkStart w:id="1729" w:name="_Toc235503348"/>
      <w:bookmarkStart w:id="1730" w:name="_Toc241509123"/>
      <w:bookmarkStart w:id="1731" w:name="_Toc244416610"/>
      <w:bookmarkStart w:id="1732" w:name="_Toc276630974"/>
      <w:bookmarkStart w:id="1733" w:name="_Toc153968363"/>
      <w:r>
        <w:t>8.12.1</w:t>
      </w:r>
      <w:r>
        <w:tab/>
        <w:t>[[GetOwnProperty]] (P)</w:t>
      </w:r>
      <w:bookmarkEnd w:id="1729"/>
      <w:bookmarkEnd w:id="1730"/>
      <w:bookmarkEnd w:id="1731"/>
      <w:bookmarkEnd w:id="1732"/>
      <w:bookmarkEnd w:id="1733"/>
    </w:p>
    <w:p w14:paraId="15FD670A" w14:textId="77777777" w:rsidR="004C02EF" w:rsidRDefault="004C02EF" w:rsidP="004C02EF">
      <w:r>
        <w:t xml:space="preserve">When the [[GetOwnProperty]] internal method of </w:t>
      </w:r>
      <w:r w:rsidRPr="00D420A6">
        <w:rPr>
          <w:rFonts w:ascii="Times New Roman" w:hAnsi="Times New Roman"/>
          <w:i/>
        </w:rPr>
        <w:t>O</w:t>
      </w:r>
      <w:r>
        <w:t xml:space="preserve"> is called with property name </w:t>
      </w:r>
      <w:r w:rsidRPr="00D420A6">
        <w:rPr>
          <w:rFonts w:ascii="Times New Roman" w:hAnsi="Times New Roman"/>
          <w:i/>
        </w:rPr>
        <w:t>P</w:t>
      </w:r>
      <w:r>
        <w:t>, the following steps are taken:</w:t>
      </w:r>
    </w:p>
    <w:p w14:paraId="3566A0CF" w14:textId="77777777" w:rsidR="004C02EF" w:rsidRPr="00E0436B" w:rsidRDefault="004C02EF" w:rsidP="004C02EF">
      <w:pPr>
        <w:pStyle w:val="Alg4"/>
        <w:numPr>
          <w:ilvl w:val="0"/>
          <w:numId w:val="346"/>
        </w:numPr>
      </w:pPr>
      <w:r>
        <w:t>If</w:t>
      </w:r>
      <w:r w:rsidRPr="00E0436B">
        <w:t xml:space="preserve"> </w:t>
      </w:r>
      <w:r w:rsidRPr="00E0436B">
        <w:rPr>
          <w:i/>
        </w:rPr>
        <w:t xml:space="preserve">O </w:t>
      </w:r>
      <w:r w:rsidRPr="00E0436B">
        <w:t xml:space="preserve">doesn’t have an own property with name </w:t>
      </w:r>
      <w:r w:rsidRPr="00E0436B">
        <w:rPr>
          <w:i/>
        </w:rPr>
        <w:t>P</w:t>
      </w:r>
      <w:r w:rsidRPr="00E0436B">
        <w:t xml:space="preserve">, return </w:t>
      </w:r>
      <w:r w:rsidRPr="00E0436B">
        <w:rPr>
          <w:b/>
        </w:rPr>
        <w:t>undefined</w:t>
      </w:r>
      <w:r w:rsidRPr="00E0436B">
        <w:t>.</w:t>
      </w:r>
    </w:p>
    <w:p w14:paraId="3D33E530" w14:textId="77777777" w:rsidR="004C02EF" w:rsidRPr="00E0436B" w:rsidRDefault="004C02EF" w:rsidP="004C02EF">
      <w:pPr>
        <w:pStyle w:val="Alg4"/>
        <w:numPr>
          <w:ilvl w:val="0"/>
          <w:numId w:val="346"/>
        </w:numPr>
      </w:pPr>
      <w:r w:rsidRPr="00E0436B">
        <w:t xml:space="preserve">Let </w:t>
      </w:r>
      <w:r w:rsidRPr="00E0436B">
        <w:rPr>
          <w:i/>
        </w:rPr>
        <w:t xml:space="preserve">D </w:t>
      </w:r>
      <w:r w:rsidRPr="00E0436B">
        <w:t>be a ne</w:t>
      </w:r>
      <w:r>
        <w:t>wly created Property Descriptor</w:t>
      </w:r>
      <w:r w:rsidRPr="00E0436B">
        <w:t xml:space="preserve"> with no fields.</w:t>
      </w:r>
    </w:p>
    <w:p w14:paraId="0AEC40ED" w14:textId="77777777" w:rsidR="004C02EF" w:rsidRPr="00E0436B" w:rsidRDefault="004C02EF" w:rsidP="004C02EF">
      <w:pPr>
        <w:pStyle w:val="Alg4"/>
        <w:numPr>
          <w:ilvl w:val="0"/>
          <w:numId w:val="346"/>
        </w:numPr>
      </w:pPr>
      <w:r w:rsidRPr="00E0436B">
        <w:t xml:space="preserve">Let </w:t>
      </w:r>
      <w:r w:rsidRPr="00E0436B">
        <w:rPr>
          <w:i/>
        </w:rPr>
        <w:t xml:space="preserve">X </w:t>
      </w:r>
      <w:r w:rsidRPr="00E0436B">
        <w:t xml:space="preserve">be </w:t>
      </w:r>
      <w:r w:rsidRPr="00E0436B">
        <w:rPr>
          <w:i/>
        </w:rPr>
        <w:t>O</w:t>
      </w:r>
      <w:r w:rsidRPr="00E0436B">
        <w:t xml:space="preserve">’s own property named </w:t>
      </w:r>
      <w:r w:rsidRPr="00E0436B">
        <w:rPr>
          <w:i/>
        </w:rPr>
        <w:t>P</w:t>
      </w:r>
      <w:r w:rsidRPr="00E0436B">
        <w:t>.</w:t>
      </w:r>
    </w:p>
    <w:p w14:paraId="24837973" w14:textId="77777777" w:rsidR="004C02EF" w:rsidRPr="00E0436B" w:rsidRDefault="004C02EF" w:rsidP="004C02EF">
      <w:pPr>
        <w:pStyle w:val="Alg4"/>
        <w:numPr>
          <w:ilvl w:val="0"/>
          <w:numId w:val="346"/>
        </w:numPr>
      </w:pPr>
      <w:r w:rsidRPr="00E0436B">
        <w:t xml:space="preserve">If </w:t>
      </w:r>
      <w:r w:rsidRPr="00E0436B">
        <w:rPr>
          <w:i/>
        </w:rPr>
        <w:t xml:space="preserve">X </w:t>
      </w:r>
      <w:r w:rsidRPr="00E0436B">
        <w:t>is a data property, then</w:t>
      </w:r>
    </w:p>
    <w:p w14:paraId="62D6F0D7" w14:textId="77777777" w:rsidR="004C02EF" w:rsidRPr="00E0436B" w:rsidRDefault="004C02EF" w:rsidP="004C02EF">
      <w:pPr>
        <w:pStyle w:val="Alg4"/>
        <w:numPr>
          <w:ilvl w:val="1"/>
          <w:numId w:val="346"/>
        </w:numPr>
      </w:pPr>
      <w:r w:rsidRPr="00E0436B">
        <w:t xml:space="preserve">Set </w:t>
      </w:r>
      <w:r w:rsidRPr="00E0436B">
        <w:rPr>
          <w:i/>
        </w:rPr>
        <w:t>D</w:t>
      </w:r>
      <w:r w:rsidRPr="00E0436B">
        <w:t xml:space="preserve">.[[Value]] to the value of </w:t>
      </w:r>
      <w:r w:rsidRPr="00E0436B">
        <w:rPr>
          <w:i/>
        </w:rPr>
        <w:t>X</w:t>
      </w:r>
      <w:r w:rsidRPr="00E0436B">
        <w:t>’s [[Value]] attribute.</w:t>
      </w:r>
    </w:p>
    <w:p w14:paraId="6AE24D8E" w14:textId="77777777" w:rsidR="004C02EF" w:rsidRPr="00E0436B" w:rsidRDefault="004C02EF" w:rsidP="004C02EF">
      <w:pPr>
        <w:pStyle w:val="Alg4"/>
        <w:numPr>
          <w:ilvl w:val="1"/>
          <w:numId w:val="346"/>
        </w:numPr>
      </w:pPr>
      <w:r w:rsidRPr="00E0436B">
        <w:t xml:space="preserve">Set </w:t>
      </w:r>
      <w:r w:rsidRPr="00E0436B">
        <w:rPr>
          <w:i/>
        </w:rPr>
        <w:t>D</w:t>
      </w:r>
      <w:r w:rsidRPr="00E0436B">
        <w:t xml:space="preserve">.[[Writable]] to the value of </w:t>
      </w:r>
      <w:r w:rsidRPr="00E0436B">
        <w:rPr>
          <w:i/>
        </w:rPr>
        <w:t>X</w:t>
      </w:r>
      <w:r w:rsidRPr="00E0436B">
        <w:t>’s [[Writable]] attribute</w:t>
      </w:r>
    </w:p>
    <w:p w14:paraId="06C63E8B" w14:textId="77777777" w:rsidR="004C02EF" w:rsidRPr="00E0436B" w:rsidRDefault="004C02EF" w:rsidP="004C02EF">
      <w:pPr>
        <w:pStyle w:val="Alg4"/>
        <w:numPr>
          <w:ilvl w:val="0"/>
          <w:numId w:val="346"/>
        </w:numPr>
      </w:pPr>
      <w:r w:rsidRPr="00E0436B">
        <w:t xml:space="preserve">Else </w:t>
      </w:r>
      <w:r w:rsidRPr="00E0436B">
        <w:rPr>
          <w:i/>
        </w:rPr>
        <w:t xml:space="preserve">X </w:t>
      </w:r>
      <w:r w:rsidRPr="00E0436B">
        <w:t>is a</w:t>
      </w:r>
      <w:r>
        <w:t>n</w:t>
      </w:r>
      <w:r w:rsidRPr="00E0436B">
        <w:t xml:space="preserve"> accessor property, so</w:t>
      </w:r>
    </w:p>
    <w:p w14:paraId="7E5A1B02" w14:textId="77777777" w:rsidR="004C02EF" w:rsidRPr="00E0436B" w:rsidRDefault="004C02EF" w:rsidP="004C02EF">
      <w:pPr>
        <w:pStyle w:val="Alg4"/>
        <w:numPr>
          <w:ilvl w:val="1"/>
          <w:numId w:val="346"/>
        </w:numPr>
      </w:pPr>
      <w:r w:rsidRPr="00E0436B">
        <w:t xml:space="preserve">Set </w:t>
      </w:r>
      <w:r w:rsidRPr="00E0436B">
        <w:rPr>
          <w:i/>
        </w:rPr>
        <w:t>D</w:t>
      </w:r>
      <w:r w:rsidRPr="00E0436B">
        <w:t>.</w:t>
      </w:r>
      <w:r>
        <w:t>[[Get]]</w:t>
      </w:r>
      <w:r w:rsidRPr="00E0436B">
        <w:t xml:space="preserve"> to the value of </w:t>
      </w:r>
      <w:r w:rsidRPr="00E0436B">
        <w:rPr>
          <w:i/>
        </w:rPr>
        <w:t>X</w:t>
      </w:r>
      <w:r w:rsidRPr="00E0436B">
        <w:t xml:space="preserve">’s </w:t>
      </w:r>
      <w:r>
        <w:t>[[Get]]</w:t>
      </w:r>
      <w:r w:rsidRPr="00E0436B">
        <w:t xml:space="preserve"> attribute.</w:t>
      </w:r>
    </w:p>
    <w:p w14:paraId="61CB04A0" w14:textId="77777777" w:rsidR="004C02EF" w:rsidRPr="00E0436B" w:rsidRDefault="004C02EF" w:rsidP="004C02EF">
      <w:pPr>
        <w:pStyle w:val="Alg4"/>
        <w:numPr>
          <w:ilvl w:val="1"/>
          <w:numId w:val="346"/>
        </w:numPr>
      </w:pPr>
      <w:r w:rsidRPr="00E0436B">
        <w:t xml:space="preserve">Set </w:t>
      </w:r>
      <w:r w:rsidRPr="00E0436B">
        <w:rPr>
          <w:i/>
        </w:rPr>
        <w:t>D</w:t>
      </w:r>
      <w:r w:rsidRPr="00E0436B">
        <w:t>.</w:t>
      </w:r>
      <w:r>
        <w:t>[[Set]]</w:t>
      </w:r>
      <w:r w:rsidRPr="00E0436B">
        <w:t xml:space="preserve"> to the value of </w:t>
      </w:r>
      <w:r w:rsidRPr="00E0436B">
        <w:rPr>
          <w:i/>
        </w:rPr>
        <w:t>X</w:t>
      </w:r>
      <w:r w:rsidRPr="00E0436B">
        <w:t xml:space="preserve">’s </w:t>
      </w:r>
      <w:r>
        <w:t>[[Set]]</w:t>
      </w:r>
      <w:r w:rsidRPr="00E0436B">
        <w:t xml:space="preserve"> attribute.</w:t>
      </w:r>
    </w:p>
    <w:p w14:paraId="447D535A" w14:textId="77777777" w:rsidR="004C02EF" w:rsidRPr="00E0436B" w:rsidRDefault="004C02EF" w:rsidP="004C02EF">
      <w:pPr>
        <w:pStyle w:val="Alg4"/>
        <w:numPr>
          <w:ilvl w:val="0"/>
          <w:numId w:val="346"/>
        </w:numPr>
      </w:pPr>
      <w:r w:rsidRPr="00E0436B">
        <w:t xml:space="preserve">Set </w:t>
      </w:r>
      <w:r w:rsidRPr="00E0436B">
        <w:rPr>
          <w:i/>
        </w:rPr>
        <w:t>D</w:t>
      </w:r>
      <w:r w:rsidRPr="00E0436B">
        <w:t xml:space="preserve">.[[Enumerable]] to the value of </w:t>
      </w:r>
      <w:r w:rsidRPr="00E0436B">
        <w:rPr>
          <w:i/>
        </w:rPr>
        <w:t>X</w:t>
      </w:r>
      <w:r w:rsidRPr="00E0436B">
        <w:t>’s [[Enumerable]] attribute.</w:t>
      </w:r>
    </w:p>
    <w:p w14:paraId="16F38CBF" w14:textId="77777777" w:rsidR="004C02EF" w:rsidRPr="00E0436B" w:rsidRDefault="004C02EF" w:rsidP="004C02EF">
      <w:pPr>
        <w:pStyle w:val="Alg4"/>
        <w:numPr>
          <w:ilvl w:val="0"/>
          <w:numId w:val="346"/>
        </w:numPr>
      </w:pPr>
      <w:r w:rsidRPr="00E0436B">
        <w:t xml:space="preserve">Set </w:t>
      </w:r>
      <w:r w:rsidRPr="00E0436B">
        <w:rPr>
          <w:i/>
        </w:rPr>
        <w:t>D</w:t>
      </w:r>
      <w:r w:rsidRPr="00E0436B">
        <w:t xml:space="preserve">.[[Configurable]] to the value of </w:t>
      </w:r>
      <w:r w:rsidRPr="00E0436B">
        <w:rPr>
          <w:i/>
        </w:rPr>
        <w:t>X</w:t>
      </w:r>
      <w:r w:rsidRPr="00E0436B">
        <w:t>’s [[Configurable]] attribute.</w:t>
      </w:r>
    </w:p>
    <w:p w14:paraId="186B4831" w14:textId="77777777" w:rsidR="004C02EF" w:rsidRDefault="004C02EF" w:rsidP="004C02EF">
      <w:pPr>
        <w:pStyle w:val="Alg4"/>
        <w:numPr>
          <w:ilvl w:val="0"/>
          <w:numId w:val="346"/>
        </w:numPr>
        <w:spacing w:after="120"/>
      </w:pPr>
      <w:r w:rsidRPr="00E0436B">
        <w:t>Return</w:t>
      </w:r>
      <w:r>
        <w:t xml:space="preserve"> </w:t>
      </w:r>
      <w:r w:rsidRPr="00E0436B">
        <w:rPr>
          <w:i/>
        </w:rPr>
        <w:t>D</w:t>
      </w:r>
      <w:r>
        <w:t>.</w:t>
      </w:r>
    </w:p>
    <w:p w14:paraId="66BD3A3E" w14:textId="77777777" w:rsidR="004C02EF" w:rsidRDefault="004C02EF" w:rsidP="004C02EF">
      <w:r>
        <w:t xml:space="preserve">However, if </w:t>
      </w:r>
      <w:r w:rsidRPr="00D420A6">
        <w:rPr>
          <w:rFonts w:ascii="Times New Roman" w:hAnsi="Times New Roman"/>
          <w:i/>
        </w:rPr>
        <w:t xml:space="preserve">O </w:t>
      </w:r>
      <w:r>
        <w:t>is a String object it has a more elaborate [[GetOwnProperty]] internal method defined in 15.5.5.2.</w:t>
      </w:r>
    </w:p>
    <w:p w14:paraId="04705071" w14:textId="77777777" w:rsidR="004C02EF" w:rsidRDefault="004C02EF" w:rsidP="00C623F2">
      <w:pPr>
        <w:pStyle w:val="30"/>
        <w:numPr>
          <w:ilvl w:val="0"/>
          <w:numId w:val="0"/>
        </w:numPr>
      </w:pPr>
      <w:bookmarkStart w:id="1734" w:name="_Toc235503349"/>
      <w:bookmarkStart w:id="1735" w:name="_Toc241509124"/>
      <w:bookmarkStart w:id="1736" w:name="_Toc244416611"/>
      <w:bookmarkStart w:id="1737" w:name="_Toc276630975"/>
      <w:bookmarkStart w:id="1738" w:name="_Toc153968364"/>
      <w:r>
        <w:t>8.12.2</w:t>
      </w:r>
      <w:r>
        <w:tab/>
        <w:t>[[GetProperty]] (P)</w:t>
      </w:r>
      <w:bookmarkEnd w:id="1734"/>
      <w:bookmarkEnd w:id="1735"/>
      <w:bookmarkEnd w:id="1736"/>
      <w:bookmarkEnd w:id="1737"/>
      <w:bookmarkEnd w:id="1738"/>
    </w:p>
    <w:p w14:paraId="63CAB273" w14:textId="77777777" w:rsidR="004C02EF" w:rsidRDefault="004C02EF" w:rsidP="004C02EF">
      <w:r>
        <w:t xml:space="preserve">When the [[GetProperty]] internal method of </w:t>
      </w:r>
      <w:r w:rsidRPr="00D420A6">
        <w:rPr>
          <w:rFonts w:ascii="Times New Roman" w:hAnsi="Times New Roman"/>
          <w:i/>
        </w:rPr>
        <w:t>O</w:t>
      </w:r>
      <w:r>
        <w:t xml:space="preserve"> is called with property name </w:t>
      </w:r>
      <w:r w:rsidRPr="00D420A6">
        <w:rPr>
          <w:rFonts w:ascii="Times New Roman" w:hAnsi="Times New Roman"/>
          <w:i/>
        </w:rPr>
        <w:t>P</w:t>
      </w:r>
      <w:r>
        <w:t>, the following steps are taken:</w:t>
      </w:r>
    </w:p>
    <w:p w14:paraId="722CD6D7" w14:textId="77777777" w:rsidR="004C02EF" w:rsidRDefault="004C02EF" w:rsidP="004C02EF">
      <w:pPr>
        <w:pStyle w:val="Alg4"/>
        <w:numPr>
          <w:ilvl w:val="0"/>
          <w:numId w:val="347"/>
        </w:numPr>
      </w:pPr>
      <w:r>
        <w:t xml:space="preserve">Let </w:t>
      </w:r>
      <w:r w:rsidRPr="002143C0">
        <w:rPr>
          <w:i/>
        </w:rPr>
        <w:t xml:space="preserve">prop </w:t>
      </w:r>
      <w:r>
        <w:t xml:space="preserve">be the result of calling the [[GetOwnProperty]] internal method of </w:t>
      </w:r>
      <w:r w:rsidRPr="00D83C8C">
        <w:rPr>
          <w:i/>
        </w:rPr>
        <w:t xml:space="preserve">O </w:t>
      </w:r>
      <w:r>
        <w:t xml:space="preserve">with property name </w:t>
      </w:r>
      <w:r w:rsidRPr="00D83C8C">
        <w:rPr>
          <w:i/>
        </w:rPr>
        <w:t>P</w:t>
      </w:r>
      <w:r>
        <w:t>.</w:t>
      </w:r>
    </w:p>
    <w:p w14:paraId="3D3AF9FB" w14:textId="77777777" w:rsidR="004C02EF" w:rsidRPr="004372C5" w:rsidRDefault="004C02EF" w:rsidP="004C02EF">
      <w:pPr>
        <w:pStyle w:val="Alg4"/>
        <w:numPr>
          <w:ilvl w:val="0"/>
          <w:numId w:val="347"/>
        </w:numPr>
      </w:pPr>
      <w:r>
        <w:t xml:space="preserve">If </w:t>
      </w:r>
      <w:r w:rsidRPr="002143C0">
        <w:rPr>
          <w:i/>
        </w:rPr>
        <w:t xml:space="preserve">prop </w:t>
      </w:r>
      <w:r>
        <w:t xml:space="preserve">is not </w:t>
      </w:r>
      <w:r w:rsidRPr="004372C5">
        <w:rPr>
          <w:b/>
        </w:rPr>
        <w:t>undefined</w:t>
      </w:r>
      <w:r>
        <w:t xml:space="preserve">, return </w:t>
      </w:r>
      <w:r>
        <w:rPr>
          <w:i/>
        </w:rPr>
        <w:t>prop</w:t>
      </w:r>
      <w:r>
        <w:t>.</w:t>
      </w:r>
    </w:p>
    <w:p w14:paraId="1A94E009" w14:textId="77777777" w:rsidR="004C02EF" w:rsidRDefault="004C02EF" w:rsidP="004C02EF">
      <w:pPr>
        <w:pStyle w:val="Alg4"/>
        <w:numPr>
          <w:ilvl w:val="0"/>
          <w:numId w:val="347"/>
        </w:numPr>
      </w:pPr>
      <w:r>
        <w:t xml:space="preserve">Let </w:t>
      </w:r>
      <w:r w:rsidRPr="0082796B">
        <w:rPr>
          <w:i/>
        </w:rPr>
        <w:t>proto</w:t>
      </w:r>
      <w:r>
        <w:t xml:space="preserve"> be the value of the [[Prototype]] internal property of </w:t>
      </w:r>
      <w:r>
        <w:rPr>
          <w:i/>
        </w:rPr>
        <w:t>O.</w:t>
      </w:r>
    </w:p>
    <w:p w14:paraId="5C63888B" w14:textId="77777777" w:rsidR="004C02EF" w:rsidRDefault="004C02EF" w:rsidP="004C02EF">
      <w:pPr>
        <w:pStyle w:val="Alg4"/>
        <w:numPr>
          <w:ilvl w:val="0"/>
          <w:numId w:val="347"/>
        </w:numPr>
      </w:pPr>
      <w:r>
        <w:t xml:space="preserve">If </w:t>
      </w:r>
      <w:r w:rsidRPr="0082796B">
        <w:rPr>
          <w:i/>
        </w:rPr>
        <w:t>proto</w:t>
      </w:r>
      <w:r>
        <w:rPr>
          <w:i/>
        </w:rPr>
        <w:t xml:space="preserve"> </w:t>
      </w:r>
      <w:r>
        <w:t xml:space="preserve">is </w:t>
      </w:r>
      <w:r>
        <w:rPr>
          <w:b/>
        </w:rPr>
        <w:t>null</w:t>
      </w:r>
      <w:r>
        <w:t xml:space="preserve">, return </w:t>
      </w:r>
      <w:r>
        <w:rPr>
          <w:b/>
        </w:rPr>
        <w:t>undefined</w:t>
      </w:r>
      <w:r>
        <w:t>.</w:t>
      </w:r>
    </w:p>
    <w:p w14:paraId="717A1D13" w14:textId="77777777" w:rsidR="004C02EF" w:rsidRDefault="004C02EF" w:rsidP="004C02EF">
      <w:pPr>
        <w:pStyle w:val="Alg4"/>
        <w:numPr>
          <w:ilvl w:val="0"/>
          <w:numId w:val="347"/>
        </w:numPr>
        <w:spacing w:after="220"/>
      </w:pPr>
      <w:r>
        <w:t xml:space="preserve">Return the result of calling the [[GetProperty]] internal method of </w:t>
      </w:r>
      <w:r w:rsidRPr="0082796B">
        <w:rPr>
          <w:i/>
        </w:rPr>
        <w:t>proto</w:t>
      </w:r>
      <w:r>
        <w:t xml:space="preserve"> with argument </w:t>
      </w:r>
      <w:r>
        <w:rPr>
          <w:i/>
        </w:rPr>
        <w:t>P</w:t>
      </w:r>
      <w:r>
        <w:t>.</w:t>
      </w:r>
    </w:p>
    <w:p w14:paraId="74BA6746" w14:textId="77777777" w:rsidR="004C02EF" w:rsidRDefault="004C02EF" w:rsidP="00C623F2">
      <w:pPr>
        <w:pStyle w:val="30"/>
        <w:numPr>
          <w:ilvl w:val="0"/>
          <w:numId w:val="0"/>
        </w:numPr>
      </w:pPr>
      <w:bookmarkStart w:id="1739" w:name="_Toc235503350"/>
      <w:bookmarkStart w:id="1740" w:name="_Toc241509125"/>
      <w:bookmarkStart w:id="1741" w:name="_Toc244416612"/>
      <w:bookmarkStart w:id="1742" w:name="_Toc276630976"/>
      <w:bookmarkStart w:id="1743" w:name="_Toc153968365"/>
      <w:r>
        <w:t>8.12.3</w:t>
      </w:r>
      <w:r>
        <w:tab/>
        <w:t>[[Get]] (P)</w:t>
      </w:r>
      <w:bookmarkEnd w:id="1739"/>
      <w:bookmarkEnd w:id="1740"/>
      <w:bookmarkEnd w:id="1741"/>
      <w:bookmarkEnd w:id="1742"/>
      <w:bookmarkEnd w:id="1743"/>
    </w:p>
    <w:p w14:paraId="2E18CE8F" w14:textId="77777777" w:rsidR="004C02EF" w:rsidRDefault="004C02EF" w:rsidP="004C02EF">
      <w:r>
        <w:t xml:space="preserve">When the [[Get]] internal method of </w:t>
      </w:r>
      <w:r w:rsidRPr="00D420A6">
        <w:rPr>
          <w:rFonts w:ascii="Times New Roman" w:hAnsi="Times New Roman"/>
          <w:i/>
        </w:rPr>
        <w:t>O</w:t>
      </w:r>
      <w:r>
        <w:t xml:space="preserve"> is called with property name </w:t>
      </w:r>
      <w:r w:rsidRPr="00D420A6">
        <w:rPr>
          <w:rFonts w:ascii="Times New Roman" w:hAnsi="Times New Roman"/>
          <w:i/>
        </w:rPr>
        <w:t>P</w:t>
      </w:r>
      <w:r>
        <w:t>, the following steps are taken:</w:t>
      </w:r>
    </w:p>
    <w:p w14:paraId="08B90D9C" w14:textId="77777777" w:rsidR="004C02EF" w:rsidRDefault="004C02EF" w:rsidP="004C02EF">
      <w:pPr>
        <w:pStyle w:val="Alg4"/>
        <w:numPr>
          <w:ilvl w:val="0"/>
          <w:numId w:val="408"/>
        </w:numPr>
      </w:pPr>
      <w:bookmarkStart w:id="1744" w:name="_Toc235503351"/>
      <w:bookmarkStart w:id="1745" w:name="_Toc241509126"/>
      <w:bookmarkStart w:id="1746" w:name="_Toc244416613"/>
      <w:r>
        <w:t xml:space="preserve">Let </w:t>
      </w:r>
      <w:r w:rsidRPr="002143C0">
        <w:rPr>
          <w:i/>
        </w:rPr>
        <w:t xml:space="preserve">desc </w:t>
      </w:r>
      <w:r>
        <w:t xml:space="preserve">be the result of calling the [[GetProperty]] internal method of </w:t>
      </w:r>
      <w:r w:rsidRPr="00D83C8C">
        <w:rPr>
          <w:i/>
        </w:rPr>
        <w:t xml:space="preserve">O </w:t>
      </w:r>
      <w:r>
        <w:t xml:space="preserve">with property name </w:t>
      </w:r>
      <w:r w:rsidRPr="00D83C8C">
        <w:rPr>
          <w:i/>
        </w:rPr>
        <w:t>P</w:t>
      </w:r>
      <w:r>
        <w:t>.</w:t>
      </w:r>
    </w:p>
    <w:p w14:paraId="3E4BBBFD" w14:textId="77777777" w:rsidR="004C02EF" w:rsidRPr="004372C5" w:rsidRDefault="004C02EF" w:rsidP="004C02EF">
      <w:pPr>
        <w:pStyle w:val="Alg4"/>
        <w:numPr>
          <w:ilvl w:val="0"/>
          <w:numId w:val="408"/>
        </w:numPr>
      </w:pPr>
      <w:r>
        <w:t xml:space="preserve">If </w:t>
      </w:r>
      <w:r w:rsidRPr="002143C0">
        <w:rPr>
          <w:i/>
        </w:rPr>
        <w:t xml:space="preserve">desc </w:t>
      </w:r>
      <w:r>
        <w:t xml:space="preserve">is </w:t>
      </w:r>
      <w:r w:rsidRPr="004372C5">
        <w:rPr>
          <w:b/>
        </w:rPr>
        <w:t>undefined</w:t>
      </w:r>
      <w:r>
        <w:t xml:space="preserve">, return </w:t>
      </w:r>
      <w:r w:rsidRPr="004372C5">
        <w:rPr>
          <w:b/>
        </w:rPr>
        <w:t>undefined</w:t>
      </w:r>
      <w:r>
        <w:t>.</w:t>
      </w:r>
    </w:p>
    <w:p w14:paraId="7A77BA17" w14:textId="77777777" w:rsidR="004C02EF" w:rsidRDefault="004C02EF" w:rsidP="004C02EF">
      <w:pPr>
        <w:pStyle w:val="Alg4"/>
        <w:numPr>
          <w:ilvl w:val="0"/>
          <w:numId w:val="408"/>
        </w:numPr>
      </w:pPr>
      <w:r>
        <w:t>If IsDataDescriptor(</w:t>
      </w:r>
      <w:r w:rsidRPr="002143C0">
        <w:rPr>
          <w:i/>
        </w:rPr>
        <w:t>desc</w:t>
      </w:r>
      <w:r>
        <w:t xml:space="preserve">) is </w:t>
      </w:r>
      <w:r w:rsidRPr="003D0B0A">
        <w:rPr>
          <w:b/>
        </w:rPr>
        <w:t>true</w:t>
      </w:r>
      <w:r>
        <w:t xml:space="preserve">, return </w:t>
      </w:r>
      <w:r w:rsidRPr="002143C0">
        <w:rPr>
          <w:i/>
        </w:rPr>
        <w:t>desc</w:t>
      </w:r>
      <w:r>
        <w:t>.[[Value]].</w:t>
      </w:r>
    </w:p>
    <w:p w14:paraId="5E2AF4BF" w14:textId="77777777" w:rsidR="004C02EF" w:rsidRDefault="004C02EF" w:rsidP="004C02EF">
      <w:pPr>
        <w:pStyle w:val="Alg4"/>
        <w:numPr>
          <w:ilvl w:val="0"/>
          <w:numId w:val="408"/>
        </w:numPr>
      </w:pPr>
      <w:r>
        <w:t>Otherwise, IsAccessorDescriptor(</w:t>
      </w:r>
      <w:r w:rsidRPr="002143C0">
        <w:rPr>
          <w:i/>
        </w:rPr>
        <w:t>desc</w:t>
      </w:r>
      <w:r>
        <w:t xml:space="preserve">) must be true so, let </w:t>
      </w:r>
      <w:r w:rsidRPr="002143C0">
        <w:rPr>
          <w:i/>
        </w:rPr>
        <w:t>getter</w:t>
      </w:r>
      <w:r>
        <w:t xml:space="preserve"> be </w:t>
      </w:r>
      <w:r w:rsidRPr="002143C0">
        <w:rPr>
          <w:i/>
        </w:rPr>
        <w:t>desc</w:t>
      </w:r>
      <w:r>
        <w:t>.[[Get]].</w:t>
      </w:r>
    </w:p>
    <w:p w14:paraId="30FC2EE9" w14:textId="77777777" w:rsidR="004C02EF" w:rsidRDefault="004C02EF" w:rsidP="004C02EF">
      <w:pPr>
        <w:pStyle w:val="Alg4"/>
        <w:numPr>
          <w:ilvl w:val="0"/>
          <w:numId w:val="408"/>
        </w:numPr>
      </w:pPr>
      <w:r>
        <w:t xml:space="preserve">If </w:t>
      </w:r>
      <w:r w:rsidRPr="002143C0">
        <w:rPr>
          <w:i/>
        </w:rPr>
        <w:t xml:space="preserve">getter </w:t>
      </w:r>
      <w:r>
        <w:t xml:space="preserve">is </w:t>
      </w:r>
      <w:r w:rsidRPr="00942853">
        <w:rPr>
          <w:b/>
        </w:rPr>
        <w:t>undefined</w:t>
      </w:r>
      <w:r>
        <w:t xml:space="preserve">, return </w:t>
      </w:r>
      <w:r w:rsidRPr="00942853">
        <w:rPr>
          <w:b/>
        </w:rPr>
        <w:t>undefined</w:t>
      </w:r>
      <w:r>
        <w:t>.</w:t>
      </w:r>
    </w:p>
    <w:p w14:paraId="55A06D38" w14:textId="77777777" w:rsidR="004C02EF" w:rsidRDefault="004C02EF" w:rsidP="004C02EF">
      <w:pPr>
        <w:pStyle w:val="Alg4"/>
        <w:numPr>
          <w:ilvl w:val="0"/>
          <w:numId w:val="408"/>
        </w:numPr>
        <w:spacing w:after="120"/>
      </w:pPr>
      <w:r>
        <w:t xml:space="preserve">Return the result calling the [[Call]] internal method of </w:t>
      </w:r>
      <w:r w:rsidRPr="002143C0">
        <w:rPr>
          <w:i/>
        </w:rPr>
        <w:t xml:space="preserve">getter </w:t>
      </w:r>
      <w:r>
        <w:t xml:space="preserve">providing </w:t>
      </w:r>
      <w:r w:rsidRPr="003D0B0A">
        <w:rPr>
          <w:i/>
        </w:rPr>
        <w:t xml:space="preserve">O </w:t>
      </w:r>
      <w:r>
        <w:t xml:space="preserve">as the </w:t>
      </w:r>
      <w:r w:rsidRPr="008F3691">
        <w:rPr>
          <w:b/>
        </w:rPr>
        <w:t>this</w:t>
      </w:r>
      <w:r>
        <w:t xml:space="preserve"> value and providing no arguments.</w:t>
      </w:r>
    </w:p>
    <w:p w14:paraId="068AEF9D" w14:textId="77777777" w:rsidR="004C02EF" w:rsidRDefault="004C02EF" w:rsidP="00C623F2">
      <w:pPr>
        <w:pStyle w:val="30"/>
        <w:numPr>
          <w:ilvl w:val="0"/>
          <w:numId w:val="0"/>
        </w:numPr>
      </w:pPr>
      <w:bookmarkStart w:id="1747" w:name="_Toc276630977"/>
      <w:bookmarkStart w:id="1748" w:name="_Toc153968366"/>
      <w:r>
        <w:t>8.12.4</w:t>
      </w:r>
      <w:r>
        <w:tab/>
        <w:t>[[CanPut]] (P)</w:t>
      </w:r>
      <w:bookmarkEnd w:id="1744"/>
      <w:bookmarkEnd w:id="1745"/>
      <w:bookmarkEnd w:id="1746"/>
      <w:bookmarkEnd w:id="1747"/>
      <w:bookmarkEnd w:id="1748"/>
    </w:p>
    <w:p w14:paraId="1B170D97" w14:textId="77777777" w:rsidR="004C02EF" w:rsidRDefault="004C02EF" w:rsidP="004C02EF">
      <w:r>
        <w:t xml:space="preserve">When the [[CanPut]] internal method of </w:t>
      </w:r>
      <w:r w:rsidRPr="00D420A6">
        <w:rPr>
          <w:rFonts w:ascii="Times New Roman" w:hAnsi="Times New Roman"/>
          <w:i/>
        </w:rPr>
        <w:t xml:space="preserve">O </w:t>
      </w:r>
      <w:r>
        <w:t xml:space="preserve">is called with property name </w:t>
      </w:r>
      <w:r w:rsidRPr="00D420A6">
        <w:rPr>
          <w:rFonts w:ascii="Times New Roman" w:hAnsi="Times New Roman"/>
          <w:i/>
        </w:rPr>
        <w:t>P</w:t>
      </w:r>
      <w:r>
        <w:t>, the following steps are taken:</w:t>
      </w:r>
    </w:p>
    <w:p w14:paraId="5E710C21" w14:textId="77777777" w:rsidR="004C02EF" w:rsidRDefault="004C02EF" w:rsidP="004C02EF">
      <w:pPr>
        <w:pStyle w:val="Alg4"/>
        <w:numPr>
          <w:ilvl w:val="0"/>
          <w:numId w:val="349"/>
        </w:numPr>
      </w:pPr>
      <w:r>
        <w:t xml:space="preserve">Let </w:t>
      </w:r>
      <w:r w:rsidRPr="00CE7DC0">
        <w:rPr>
          <w:i/>
        </w:rPr>
        <w:t>desc</w:t>
      </w:r>
      <w:r>
        <w:t xml:space="preserve"> be the result of calling the [[GetOwnProperty]] internal method of </w:t>
      </w:r>
      <w:r w:rsidRPr="00CE7DC0">
        <w:rPr>
          <w:i/>
        </w:rPr>
        <w:t>O</w:t>
      </w:r>
      <w:r>
        <w:t xml:space="preserve"> with argument </w:t>
      </w:r>
      <w:r w:rsidRPr="00CE7DC0">
        <w:rPr>
          <w:i/>
        </w:rPr>
        <w:t>P</w:t>
      </w:r>
      <w:r>
        <w:t>.</w:t>
      </w:r>
    </w:p>
    <w:p w14:paraId="31EB499F" w14:textId="77777777" w:rsidR="004C02EF" w:rsidRDefault="004C02EF" w:rsidP="004C02EF">
      <w:pPr>
        <w:pStyle w:val="Alg4"/>
        <w:numPr>
          <w:ilvl w:val="0"/>
          <w:numId w:val="349"/>
        </w:numPr>
      </w:pPr>
      <w:r>
        <w:t xml:space="preserve">If </w:t>
      </w:r>
      <w:r w:rsidRPr="00CE7DC0">
        <w:rPr>
          <w:i/>
        </w:rPr>
        <w:t>desc</w:t>
      </w:r>
      <w:r>
        <w:t xml:space="preserve"> is not </w:t>
      </w:r>
      <w:r w:rsidRPr="00B5467D">
        <w:rPr>
          <w:b/>
        </w:rPr>
        <w:t>undefined</w:t>
      </w:r>
      <w:r>
        <w:t>, then</w:t>
      </w:r>
    </w:p>
    <w:p w14:paraId="2A74275D" w14:textId="77777777" w:rsidR="004C02EF" w:rsidRDefault="004C02EF" w:rsidP="004C02EF">
      <w:pPr>
        <w:pStyle w:val="Alg4"/>
        <w:numPr>
          <w:ilvl w:val="1"/>
          <w:numId w:val="349"/>
        </w:numPr>
      </w:pPr>
      <w:r>
        <w:t>If IsAccessorDescriptor(</w:t>
      </w:r>
      <w:r w:rsidRPr="00CE7DC0">
        <w:rPr>
          <w:i/>
        </w:rPr>
        <w:t>desc</w:t>
      </w:r>
      <w:r>
        <w:t xml:space="preserve">) is </w:t>
      </w:r>
      <w:r w:rsidRPr="00B5467D">
        <w:rPr>
          <w:b/>
        </w:rPr>
        <w:t>true</w:t>
      </w:r>
      <w:r>
        <w:t>, then</w:t>
      </w:r>
    </w:p>
    <w:p w14:paraId="4516E304" w14:textId="77777777" w:rsidR="004C02EF" w:rsidRDefault="004C02EF" w:rsidP="004C02EF">
      <w:pPr>
        <w:pStyle w:val="Alg4"/>
        <w:numPr>
          <w:ilvl w:val="2"/>
          <w:numId w:val="349"/>
        </w:numPr>
      </w:pPr>
      <w:r>
        <w:t xml:space="preserve">If </w:t>
      </w:r>
      <w:r w:rsidRPr="00CE7DC0">
        <w:rPr>
          <w:i/>
        </w:rPr>
        <w:t>desc</w:t>
      </w:r>
      <w:r>
        <w:t xml:space="preserve">.[[Set]] is </w:t>
      </w:r>
      <w:r w:rsidRPr="00DF219C">
        <w:rPr>
          <w:b/>
        </w:rPr>
        <w:t>undefined</w:t>
      </w:r>
      <w:r>
        <w:t xml:space="preserve">, then return </w:t>
      </w:r>
      <w:r w:rsidRPr="00B5467D">
        <w:rPr>
          <w:b/>
        </w:rPr>
        <w:t>false</w:t>
      </w:r>
      <w:r>
        <w:t>.</w:t>
      </w:r>
    </w:p>
    <w:p w14:paraId="1A0FEE31" w14:textId="77777777" w:rsidR="004C02EF" w:rsidRDefault="004C02EF" w:rsidP="004C02EF">
      <w:pPr>
        <w:pStyle w:val="Alg4"/>
        <w:numPr>
          <w:ilvl w:val="2"/>
          <w:numId w:val="349"/>
        </w:numPr>
      </w:pPr>
      <w:r>
        <w:t xml:space="preserve">Else return </w:t>
      </w:r>
      <w:r w:rsidRPr="00B5467D">
        <w:rPr>
          <w:b/>
        </w:rPr>
        <w:t>true</w:t>
      </w:r>
      <w:r>
        <w:t>.</w:t>
      </w:r>
    </w:p>
    <w:p w14:paraId="70318A31" w14:textId="77777777" w:rsidR="004C02EF" w:rsidRDefault="004C02EF" w:rsidP="004C02EF">
      <w:pPr>
        <w:pStyle w:val="Alg4"/>
        <w:numPr>
          <w:ilvl w:val="1"/>
          <w:numId w:val="349"/>
        </w:numPr>
      </w:pPr>
      <w:r>
        <w:t xml:space="preserve">Else, </w:t>
      </w:r>
      <w:r w:rsidRPr="00CE7DC0">
        <w:rPr>
          <w:i/>
        </w:rPr>
        <w:t>desc</w:t>
      </w:r>
      <w:r>
        <w:t xml:space="preserve"> must be a DataDescriptor so return the value of </w:t>
      </w:r>
      <w:r w:rsidRPr="00CE7DC0">
        <w:rPr>
          <w:i/>
        </w:rPr>
        <w:t>desc</w:t>
      </w:r>
      <w:r>
        <w:t>.[[Writable]].</w:t>
      </w:r>
    </w:p>
    <w:p w14:paraId="378F6313" w14:textId="77777777" w:rsidR="004C02EF" w:rsidRDefault="004C02EF" w:rsidP="004C02EF">
      <w:pPr>
        <w:pStyle w:val="Alg4"/>
        <w:numPr>
          <w:ilvl w:val="0"/>
          <w:numId w:val="349"/>
        </w:numPr>
      </w:pPr>
      <w:r>
        <w:t xml:space="preserve">Let </w:t>
      </w:r>
      <w:r w:rsidRPr="00CE7DC0">
        <w:rPr>
          <w:i/>
        </w:rPr>
        <w:t>proto</w:t>
      </w:r>
      <w:r>
        <w:t xml:space="preserve"> be the [[Prototype]] internal property of </w:t>
      </w:r>
      <w:r w:rsidRPr="00CE7DC0">
        <w:rPr>
          <w:i/>
        </w:rPr>
        <w:t>O</w:t>
      </w:r>
      <w:r>
        <w:t>.</w:t>
      </w:r>
    </w:p>
    <w:p w14:paraId="12D8B1B0" w14:textId="77777777" w:rsidR="004C02EF" w:rsidRDefault="004C02EF" w:rsidP="004C02EF">
      <w:pPr>
        <w:pStyle w:val="Alg4"/>
        <w:numPr>
          <w:ilvl w:val="0"/>
          <w:numId w:val="349"/>
        </w:numPr>
      </w:pPr>
      <w:r>
        <w:t xml:space="preserve">If </w:t>
      </w:r>
      <w:r w:rsidRPr="00CE7DC0">
        <w:rPr>
          <w:i/>
        </w:rPr>
        <w:t>proto</w:t>
      </w:r>
      <w:r>
        <w:t xml:space="preserve"> is </w:t>
      </w:r>
      <w:r w:rsidRPr="00B5467D">
        <w:rPr>
          <w:b/>
        </w:rPr>
        <w:t>null</w:t>
      </w:r>
      <w:r>
        <w:t xml:space="preserve">, then return the value of the [[Extensible]] internal property of </w:t>
      </w:r>
      <w:r w:rsidRPr="00CE7DC0">
        <w:rPr>
          <w:i/>
        </w:rPr>
        <w:t>O</w:t>
      </w:r>
      <w:r>
        <w:t>.</w:t>
      </w:r>
    </w:p>
    <w:p w14:paraId="1E2561FD" w14:textId="77777777" w:rsidR="004C02EF" w:rsidRDefault="004C02EF" w:rsidP="004C02EF">
      <w:pPr>
        <w:pStyle w:val="Alg4"/>
        <w:numPr>
          <w:ilvl w:val="0"/>
          <w:numId w:val="349"/>
        </w:numPr>
      </w:pPr>
      <w:r>
        <w:t xml:space="preserve">Let </w:t>
      </w:r>
      <w:r w:rsidRPr="00CE7DC0">
        <w:rPr>
          <w:i/>
        </w:rPr>
        <w:t>inherited</w:t>
      </w:r>
      <w:r>
        <w:t xml:space="preserve"> be the result of calling the [[GetProperty]] internal method of </w:t>
      </w:r>
      <w:r w:rsidRPr="00CE7DC0">
        <w:rPr>
          <w:i/>
        </w:rPr>
        <w:t>proto</w:t>
      </w:r>
      <w:r>
        <w:t xml:space="preserve"> with property name </w:t>
      </w:r>
      <w:r w:rsidRPr="00CE7DC0">
        <w:rPr>
          <w:i/>
        </w:rPr>
        <w:t>P</w:t>
      </w:r>
      <w:r>
        <w:t>.</w:t>
      </w:r>
    </w:p>
    <w:p w14:paraId="1B2CF177" w14:textId="77777777" w:rsidR="004C02EF" w:rsidRDefault="004C02EF" w:rsidP="004C02EF">
      <w:pPr>
        <w:pStyle w:val="Alg4"/>
        <w:numPr>
          <w:ilvl w:val="0"/>
          <w:numId w:val="349"/>
        </w:numPr>
      </w:pPr>
      <w:r>
        <w:t xml:space="preserve">If </w:t>
      </w:r>
      <w:r w:rsidRPr="00CE7DC0">
        <w:rPr>
          <w:i/>
        </w:rPr>
        <w:t>inherited</w:t>
      </w:r>
      <w:r>
        <w:t xml:space="preserve"> is </w:t>
      </w:r>
      <w:r w:rsidRPr="00B5467D">
        <w:rPr>
          <w:b/>
        </w:rPr>
        <w:t>undefined</w:t>
      </w:r>
      <w:r>
        <w:t xml:space="preserve">, return the value of the [[Extensible]] internal property of </w:t>
      </w:r>
      <w:r w:rsidRPr="00CE7DC0">
        <w:rPr>
          <w:i/>
        </w:rPr>
        <w:t>O</w:t>
      </w:r>
      <w:r>
        <w:t>.</w:t>
      </w:r>
    </w:p>
    <w:p w14:paraId="263831CE" w14:textId="77777777" w:rsidR="004C02EF" w:rsidRDefault="004C02EF" w:rsidP="004C02EF">
      <w:pPr>
        <w:pStyle w:val="Alg4"/>
        <w:numPr>
          <w:ilvl w:val="0"/>
          <w:numId w:val="349"/>
        </w:numPr>
      </w:pPr>
      <w:r>
        <w:t>If IsAccessorDescriptor(</w:t>
      </w:r>
      <w:r w:rsidRPr="00CE7DC0">
        <w:rPr>
          <w:i/>
        </w:rPr>
        <w:t>inherited</w:t>
      </w:r>
      <w:r>
        <w:t xml:space="preserve">) is </w:t>
      </w:r>
      <w:r w:rsidRPr="00B5467D">
        <w:rPr>
          <w:b/>
        </w:rPr>
        <w:t>true</w:t>
      </w:r>
      <w:r>
        <w:t>, then</w:t>
      </w:r>
    </w:p>
    <w:p w14:paraId="54DB81ED" w14:textId="77777777" w:rsidR="004C02EF" w:rsidRDefault="004C02EF" w:rsidP="004C02EF">
      <w:pPr>
        <w:pStyle w:val="Alg4"/>
        <w:numPr>
          <w:ilvl w:val="1"/>
          <w:numId w:val="349"/>
        </w:numPr>
      </w:pPr>
      <w:r>
        <w:t xml:space="preserve">If </w:t>
      </w:r>
      <w:r w:rsidRPr="00CE7DC0">
        <w:rPr>
          <w:i/>
        </w:rPr>
        <w:t>inherited</w:t>
      </w:r>
      <w:r>
        <w:t xml:space="preserve">.[[Set]] is </w:t>
      </w:r>
      <w:r w:rsidRPr="00B5467D">
        <w:rPr>
          <w:b/>
        </w:rPr>
        <w:t>undefined</w:t>
      </w:r>
      <w:r>
        <w:t xml:space="preserve">, then return </w:t>
      </w:r>
      <w:r w:rsidRPr="00B5467D">
        <w:rPr>
          <w:b/>
        </w:rPr>
        <w:t>false</w:t>
      </w:r>
      <w:r>
        <w:t>.</w:t>
      </w:r>
    </w:p>
    <w:p w14:paraId="041455FD" w14:textId="77777777" w:rsidR="004C02EF" w:rsidRDefault="004C02EF" w:rsidP="004C02EF">
      <w:pPr>
        <w:pStyle w:val="Alg4"/>
        <w:numPr>
          <w:ilvl w:val="1"/>
          <w:numId w:val="349"/>
        </w:numPr>
      </w:pPr>
      <w:r>
        <w:t xml:space="preserve">Else return </w:t>
      </w:r>
      <w:r w:rsidRPr="00B5467D">
        <w:rPr>
          <w:b/>
        </w:rPr>
        <w:t>true</w:t>
      </w:r>
      <w:r>
        <w:t>.</w:t>
      </w:r>
    </w:p>
    <w:p w14:paraId="1B338C2D" w14:textId="77777777" w:rsidR="004C02EF" w:rsidRDefault="004C02EF" w:rsidP="004C02EF">
      <w:pPr>
        <w:pStyle w:val="Alg4"/>
        <w:numPr>
          <w:ilvl w:val="0"/>
          <w:numId w:val="349"/>
        </w:numPr>
      </w:pPr>
      <w:r>
        <w:t xml:space="preserve">Else, </w:t>
      </w:r>
      <w:r w:rsidRPr="00CE7DC0">
        <w:rPr>
          <w:i/>
        </w:rPr>
        <w:t>inherited</w:t>
      </w:r>
      <w:r>
        <w:t xml:space="preserve"> must be a DataDescriptor</w:t>
      </w:r>
    </w:p>
    <w:p w14:paraId="239555D8" w14:textId="77777777" w:rsidR="004C02EF" w:rsidRDefault="004C02EF" w:rsidP="004C02EF">
      <w:pPr>
        <w:pStyle w:val="Alg4"/>
        <w:numPr>
          <w:ilvl w:val="1"/>
          <w:numId w:val="349"/>
        </w:numPr>
      </w:pPr>
      <w:r>
        <w:t xml:space="preserve">If the [[Extensible]] internal property of </w:t>
      </w:r>
      <w:r w:rsidRPr="00CE7DC0">
        <w:rPr>
          <w:i/>
        </w:rPr>
        <w:t>O</w:t>
      </w:r>
      <w:r>
        <w:t xml:space="preserve"> is </w:t>
      </w:r>
      <w:r w:rsidRPr="00B5467D">
        <w:rPr>
          <w:b/>
        </w:rPr>
        <w:t>false</w:t>
      </w:r>
      <w:r>
        <w:t xml:space="preserve">, return </w:t>
      </w:r>
      <w:r w:rsidRPr="00B5467D">
        <w:rPr>
          <w:b/>
        </w:rPr>
        <w:t>false</w:t>
      </w:r>
      <w:r>
        <w:t>.</w:t>
      </w:r>
    </w:p>
    <w:p w14:paraId="330AFB7D" w14:textId="77777777" w:rsidR="004C02EF" w:rsidRDefault="004C02EF" w:rsidP="004C02EF">
      <w:pPr>
        <w:pStyle w:val="Alg4"/>
        <w:numPr>
          <w:ilvl w:val="1"/>
          <w:numId w:val="349"/>
        </w:numPr>
        <w:spacing w:after="120"/>
      </w:pPr>
      <w:r>
        <w:t xml:space="preserve">Else return the value of </w:t>
      </w:r>
      <w:r w:rsidRPr="00CE7DC0">
        <w:rPr>
          <w:i/>
        </w:rPr>
        <w:t>inherited</w:t>
      </w:r>
      <w:r>
        <w:t>.[[Writable]].</w:t>
      </w:r>
    </w:p>
    <w:p w14:paraId="475EB0D8" w14:textId="77777777" w:rsidR="004C02EF" w:rsidRPr="0083023A" w:rsidRDefault="004C02EF" w:rsidP="004C02EF">
      <w:pPr>
        <w:pStyle w:val="Note"/>
        <w:rPr>
          <w:sz w:val="20"/>
        </w:rPr>
      </w:pPr>
      <w:r w:rsidRPr="0083023A">
        <w:rPr>
          <w:sz w:val="20"/>
        </w:rPr>
        <w:t>Host objects may define additional constraints upon [[Put]] operations. If possible, host objects should not allow [[Put]] operations in situations where this definition of [[CanPut]] returns false.</w:t>
      </w:r>
    </w:p>
    <w:p w14:paraId="16B31E6C" w14:textId="77777777" w:rsidR="004C02EF" w:rsidRDefault="004C02EF" w:rsidP="00C623F2">
      <w:pPr>
        <w:pStyle w:val="30"/>
        <w:numPr>
          <w:ilvl w:val="0"/>
          <w:numId w:val="0"/>
        </w:numPr>
      </w:pPr>
      <w:bookmarkStart w:id="1749" w:name="_Toc235503352"/>
      <w:bookmarkStart w:id="1750" w:name="_Toc241509127"/>
      <w:bookmarkStart w:id="1751" w:name="_Toc244416614"/>
      <w:bookmarkStart w:id="1752" w:name="_Toc276630978"/>
      <w:bookmarkStart w:id="1753" w:name="_Toc153968367"/>
      <w:r>
        <w:t>8.12.5</w:t>
      </w:r>
      <w:r>
        <w:tab/>
        <w:t>[[Put]] ( P, V, Throw )</w:t>
      </w:r>
      <w:bookmarkEnd w:id="1749"/>
      <w:bookmarkEnd w:id="1750"/>
      <w:bookmarkEnd w:id="1751"/>
      <w:bookmarkEnd w:id="1752"/>
      <w:bookmarkEnd w:id="1753"/>
    </w:p>
    <w:p w14:paraId="70A2C170" w14:textId="77777777" w:rsidR="004C02EF" w:rsidRDefault="004C02EF" w:rsidP="004C02EF">
      <w:r>
        <w:t xml:space="preserve">When the [[Put]] internal method of </w:t>
      </w:r>
      <w:r w:rsidRPr="00D420A6">
        <w:rPr>
          <w:rFonts w:ascii="Times New Roman" w:hAnsi="Times New Roman"/>
          <w:i/>
        </w:rPr>
        <w:t>O</w:t>
      </w:r>
      <w:r>
        <w:t xml:space="preserve"> is called with property </w:t>
      </w:r>
      <w:r w:rsidRPr="00D420A6">
        <w:rPr>
          <w:rFonts w:ascii="Times New Roman" w:hAnsi="Times New Roman"/>
          <w:i/>
        </w:rPr>
        <w:t>P</w:t>
      </w:r>
      <w:r>
        <w:t xml:space="preserve">, value </w:t>
      </w:r>
      <w:r w:rsidRPr="00D420A6">
        <w:rPr>
          <w:rFonts w:ascii="Times New Roman" w:hAnsi="Times New Roman"/>
          <w:i/>
        </w:rPr>
        <w:t>V</w:t>
      </w:r>
      <w:r>
        <w:t xml:space="preserve">, and Boolean flag </w:t>
      </w:r>
      <w:r w:rsidRPr="00D420A6">
        <w:rPr>
          <w:rFonts w:ascii="Times New Roman" w:hAnsi="Times New Roman"/>
          <w:i/>
        </w:rPr>
        <w:t>Throw</w:t>
      </w:r>
      <w:r>
        <w:t>, the following steps are taken:</w:t>
      </w:r>
    </w:p>
    <w:p w14:paraId="2EE3EC56" w14:textId="77777777" w:rsidR="004C02EF" w:rsidRPr="00067D5F" w:rsidRDefault="004C02EF" w:rsidP="004C02EF">
      <w:pPr>
        <w:pStyle w:val="Alg4"/>
        <w:numPr>
          <w:ilvl w:val="0"/>
          <w:numId w:val="350"/>
        </w:numPr>
      </w:pPr>
      <w:r w:rsidRPr="001B2CAB">
        <w:t xml:space="preserve">If the result of </w:t>
      </w:r>
      <w:r w:rsidRPr="00067D5F">
        <w:t xml:space="preserve">calling the [[CanPut]] internal method of </w:t>
      </w:r>
      <w:r w:rsidRPr="00BF124B">
        <w:rPr>
          <w:i/>
        </w:rPr>
        <w:t xml:space="preserve">O </w:t>
      </w:r>
      <w:r w:rsidRPr="00067D5F">
        <w:t xml:space="preserve">with argument </w:t>
      </w:r>
      <w:r w:rsidRPr="00BF124B">
        <w:rPr>
          <w:i/>
        </w:rPr>
        <w:t xml:space="preserve">P </w:t>
      </w:r>
      <w:r w:rsidRPr="00067D5F">
        <w:t xml:space="preserve">is </w:t>
      </w:r>
      <w:r w:rsidRPr="00BF124B">
        <w:rPr>
          <w:b/>
        </w:rPr>
        <w:t>false</w:t>
      </w:r>
      <w:r w:rsidRPr="00067D5F">
        <w:t>, then</w:t>
      </w:r>
    </w:p>
    <w:p w14:paraId="78EE6273" w14:textId="77777777" w:rsidR="004C02EF" w:rsidRPr="00067D5F" w:rsidRDefault="004C02EF" w:rsidP="004C02EF">
      <w:pPr>
        <w:pStyle w:val="Alg4"/>
        <w:numPr>
          <w:ilvl w:val="1"/>
          <w:numId w:val="350"/>
        </w:numPr>
      </w:pPr>
      <w:r w:rsidRPr="00067D5F">
        <w:t xml:space="preserve">If </w:t>
      </w:r>
      <w:r w:rsidRPr="00BF124B">
        <w:rPr>
          <w:i/>
        </w:rPr>
        <w:t xml:space="preserve">Throw </w:t>
      </w:r>
      <w:r w:rsidRPr="00067D5F">
        <w:t xml:space="preserve">is </w:t>
      </w:r>
      <w:r w:rsidRPr="00BF124B">
        <w:rPr>
          <w:b/>
        </w:rPr>
        <w:t>true</w:t>
      </w:r>
      <w:r w:rsidRPr="00067D5F">
        <w:t xml:space="preserve">, then throw a </w:t>
      </w:r>
      <w:r w:rsidRPr="00BF124B">
        <w:rPr>
          <w:b/>
        </w:rPr>
        <w:t xml:space="preserve">TypeError </w:t>
      </w:r>
      <w:r w:rsidRPr="00067D5F">
        <w:t>exception.</w:t>
      </w:r>
    </w:p>
    <w:p w14:paraId="6C43D35B" w14:textId="77777777" w:rsidR="004C02EF" w:rsidRPr="00067D5F" w:rsidRDefault="004C02EF" w:rsidP="004C02EF">
      <w:pPr>
        <w:pStyle w:val="Alg4"/>
        <w:numPr>
          <w:ilvl w:val="1"/>
          <w:numId w:val="350"/>
        </w:numPr>
      </w:pPr>
      <w:r w:rsidRPr="00067D5F">
        <w:t>Else return.</w:t>
      </w:r>
    </w:p>
    <w:p w14:paraId="01103463" w14:textId="77777777" w:rsidR="004C02EF" w:rsidRPr="00067D5F" w:rsidRDefault="004C02EF" w:rsidP="004C02EF">
      <w:pPr>
        <w:pStyle w:val="Alg4"/>
        <w:numPr>
          <w:ilvl w:val="0"/>
          <w:numId w:val="350"/>
        </w:numPr>
      </w:pPr>
      <w:r w:rsidRPr="00067D5F">
        <w:t xml:space="preserve">Let </w:t>
      </w:r>
      <w:r w:rsidRPr="00BF124B">
        <w:rPr>
          <w:i/>
        </w:rPr>
        <w:t xml:space="preserve">ownDesc </w:t>
      </w:r>
      <w:r w:rsidRPr="00067D5F">
        <w:t xml:space="preserve">be the result of calling the [[GetOwnProperty]] </w:t>
      </w:r>
      <w:r>
        <w:t xml:space="preserve">internal </w:t>
      </w:r>
      <w:r w:rsidRPr="00067D5F">
        <w:t xml:space="preserve">method of </w:t>
      </w:r>
      <w:r w:rsidRPr="00BF124B">
        <w:rPr>
          <w:i/>
        </w:rPr>
        <w:t xml:space="preserve">O </w:t>
      </w:r>
      <w:r w:rsidRPr="00067D5F">
        <w:t xml:space="preserve">with argument </w:t>
      </w:r>
      <w:r w:rsidRPr="00BF124B">
        <w:rPr>
          <w:i/>
        </w:rPr>
        <w:t>P</w:t>
      </w:r>
      <w:r w:rsidRPr="00067D5F">
        <w:t>.</w:t>
      </w:r>
    </w:p>
    <w:p w14:paraId="65B663D9" w14:textId="77777777" w:rsidR="004C02EF" w:rsidRPr="00067D5F" w:rsidRDefault="004C02EF" w:rsidP="004C02EF">
      <w:pPr>
        <w:pStyle w:val="Alg4"/>
        <w:numPr>
          <w:ilvl w:val="0"/>
          <w:numId w:val="350"/>
        </w:numPr>
      </w:pPr>
      <w:r w:rsidRPr="00067D5F">
        <w:t>If IsDataDescriptor(</w:t>
      </w:r>
      <w:r w:rsidRPr="00BF124B">
        <w:rPr>
          <w:i/>
        </w:rPr>
        <w:t>ownDesc</w:t>
      </w:r>
      <w:r w:rsidRPr="00067D5F">
        <w:t xml:space="preserve">) is </w:t>
      </w:r>
      <w:r w:rsidRPr="00BF124B">
        <w:rPr>
          <w:b/>
        </w:rPr>
        <w:t>true</w:t>
      </w:r>
      <w:r w:rsidRPr="00067D5F">
        <w:t>, then</w:t>
      </w:r>
    </w:p>
    <w:p w14:paraId="21216A48" w14:textId="77777777" w:rsidR="004C02EF" w:rsidRDefault="004C02EF" w:rsidP="004C02EF">
      <w:pPr>
        <w:pStyle w:val="Alg4"/>
        <w:numPr>
          <w:ilvl w:val="1"/>
          <w:numId w:val="350"/>
        </w:numPr>
      </w:pPr>
      <w:r>
        <w:t xml:space="preserve">Let </w:t>
      </w:r>
      <w:r>
        <w:rPr>
          <w:i/>
        </w:rPr>
        <w:t>valueDesc</w:t>
      </w:r>
      <w:r>
        <w:t xml:space="preserve"> be the Property Descriptor {[[Value]]: </w:t>
      </w:r>
      <w:r>
        <w:rPr>
          <w:i/>
        </w:rPr>
        <w:t>V</w:t>
      </w:r>
      <w:r>
        <w:t>}.</w:t>
      </w:r>
    </w:p>
    <w:p w14:paraId="19F7010F" w14:textId="77777777" w:rsidR="004C02EF" w:rsidRPr="00067D5F" w:rsidRDefault="004C02EF" w:rsidP="004C02EF">
      <w:pPr>
        <w:pStyle w:val="Alg4"/>
        <w:numPr>
          <w:ilvl w:val="1"/>
          <w:numId w:val="350"/>
        </w:numPr>
      </w:pPr>
      <w:r>
        <w:t xml:space="preserve">Call the [[DefineOwnProperty]] internal method of </w:t>
      </w:r>
      <w:r>
        <w:rPr>
          <w:i/>
        </w:rPr>
        <w:t>O</w:t>
      </w:r>
      <w:r>
        <w:t xml:space="preserve"> passing </w:t>
      </w:r>
      <w:r>
        <w:rPr>
          <w:i/>
        </w:rPr>
        <w:t>P</w:t>
      </w:r>
      <w:r>
        <w:t xml:space="preserve">, </w:t>
      </w:r>
      <w:r>
        <w:rPr>
          <w:i/>
        </w:rPr>
        <w:t>valueDesc</w:t>
      </w:r>
      <w:r>
        <w:t xml:space="preserve">, and </w:t>
      </w:r>
      <w:r>
        <w:rPr>
          <w:i/>
        </w:rPr>
        <w:t>Throw</w:t>
      </w:r>
      <w:r>
        <w:t xml:space="preserve"> as arguments</w:t>
      </w:r>
      <w:r w:rsidRPr="00067D5F">
        <w:t>.</w:t>
      </w:r>
    </w:p>
    <w:p w14:paraId="33F05911" w14:textId="77777777" w:rsidR="004C02EF" w:rsidRPr="00067D5F" w:rsidRDefault="004C02EF" w:rsidP="004C02EF">
      <w:pPr>
        <w:pStyle w:val="Alg4"/>
        <w:numPr>
          <w:ilvl w:val="1"/>
          <w:numId w:val="350"/>
        </w:numPr>
      </w:pPr>
      <w:r w:rsidRPr="00067D5F">
        <w:t>Return.</w:t>
      </w:r>
    </w:p>
    <w:p w14:paraId="2695B8FE" w14:textId="77777777" w:rsidR="004C02EF" w:rsidRPr="00067D5F" w:rsidRDefault="004C02EF" w:rsidP="004C02EF">
      <w:pPr>
        <w:pStyle w:val="Alg4"/>
        <w:numPr>
          <w:ilvl w:val="0"/>
          <w:numId w:val="350"/>
        </w:numPr>
      </w:pPr>
      <w:r w:rsidRPr="00067D5F">
        <w:t xml:space="preserve">Let </w:t>
      </w:r>
      <w:r w:rsidRPr="00FD11E1">
        <w:rPr>
          <w:i/>
        </w:rPr>
        <w:t xml:space="preserve">desc </w:t>
      </w:r>
      <w:r w:rsidRPr="00067D5F">
        <w:t xml:space="preserve">be the result of calling the [[GetProperty]] </w:t>
      </w:r>
      <w:r>
        <w:t xml:space="preserve">internal </w:t>
      </w:r>
      <w:r w:rsidRPr="00067D5F">
        <w:t xml:space="preserve">method of </w:t>
      </w:r>
      <w:r w:rsidRPr="006F3045">
        <w:rPr>
          <w:i/>
        </w:rPr>
        <w:t xml:space="preserve">O </w:t>
      </w:r>
      <w:r w:rsidRPr="00067D5F">
        <w:t xml:space="preserve">with argument </w:t>
      </w:r>
      <w:r w:rsidRPr="006F3045">
        <w:rPr>
          <w:i/>
        </w:rPr>
        <w:t>P</w:t>
      </w:r>
      <w:r w:rsidRPr="00067D5F">
        <w:t>. This may be either an own or inherited accessor property descriptor or an inherited data property descriptor.</w:t>
      </w:r>
    </w:p>
    <w:p w14:paraId="58E6BD9E" w14:textId="77777777" w:rsidR="004C02EF" w:rsidRPr="00067D5F" w:rsidRDefault="004C02EF" w:rsidP="004C02EF">
      <w:pPr>
        <w:pStyle w:val="Alg4"/>
        <w:numPr>
          <w:ilvl w:val="0"/>
          <w:numId w:val="350"/>
        </w:numPr>
      </w:pPr>
      <w:r w:rsidRPr="00067D5F">
        <w:t>If IsAccessorDescriptor(</w:t>
      </w:r>
      <w:r w:rsidRPr="00FD11E1">
        <w:rPr>
          <w:i/>
        </w:rPr>
        <w:t>desc</w:t>
      </w:r>
      <w:r w:rsidRPr="00067D5F">
        <w:t xml:space="preserve">) is </w:t>
      </w:r>
      <w:r w:rsidRPr="00FD11E1">
        <w:rPr>
          <w:b/>
        </w:rPr>
        <w:t>true</w:t>
      </w:r>
      <w:r w:rsidRPr="00067D5F">
        <w:t>, then</w:t>
      </w:r>
    </w:p>
    <w:p w14:paraId="27052BF8" w14:textId="77777777" w:rsidR="004C02EF" w:rsidRPr="00067D5F" w:rsidRDefault="004C02EF" w:rsidP="004C02EF">
      <w:pPr>
        <w:pStyle w:val="Alg4"/>
        <w:numPr>
          <w:ilvl w:val="1"/>
          <w:numId w:val="350"/>
        </w:numPr>
      </w:pPr>
      <w:r w:rsidRPr="00067D5F">
        <w:t xml:space="preserve">Let </w:t>
      </w:r>
      <w:r w:rsidRPr="00FD11E1">
        <w:rPr>
          <w:i/>
        </w:rPr>
        <w:t xml:space="preserve">setter </w:t>
      </w:r>
      <w:r w:rsidRPr="00067D5F">
        <w:t xml:space="preserve">be </w:t>
      </w:r>
      <w:r w:rsidRPr="00FD11E1">
        <w:rPr>
          <w:i/>
        </w:rPr>
        <w:t>desc</w:t>
      </w:r>
      <w:r w:rsidRPr="00067D5F">
        <w:t xml:space="preserve">.[[Set]] which cannot be </w:t>
      </w:r>
      <w:r w:rsidRPr="006F3045">
        <w:rPr>
          <w:b/>
        </w:rPr>
        <w:t>undefined</w:t>
      </w:r>
      <w:r w:rsidRPr="00067D5F">
        <w:t>.</w:t>
      </w:r>
    </w:p>
    <w:p w14:paraId="0C748D35" w14:textId="77777777" w:rsidR="004C02EF" w:rsidRPr="00067D5F" w:rsidRDefault="004C02EF" w:rsidP="004C02EF">
      <w:pPr>
        <w:pStyle w:val="Alg4"/>
        <w:numPr>
          <w:ilvl w:val="1"/>
          <w:numId w:val="350"/>
        </w:numPr>
      </w:pPr>
      <w:r w:rsidRPr="00067D5F">
        <w:t xml:space="preserve">Call the [[Call]] </w:t>
      </w:r>
      <w:r>
        <w:t xml:space="preserve">internal </w:t>
      </w:r>
      <w:r w:rsidRPr="00067D5F">
        <w:t xml:space="preserve">method of </w:t>
      </w:r>
      <w:r w:rsidRPr="00FD11E1">
        <w:rPr>
          <w:i/>
        </w:rPr>
        <w:t xml:space="preserve">setter </w:t>
      </w:r>
      <w:r w:rsidRPr="00067D5F">
        <w:t xml:space="preserve">providing </w:t>
      </w:r>
      <w:r w:rsidRPr="006F3045">
        <w:rPr>
          <w:i/>
        </w:rPr>
        <w:t xml:space="preserve">O </w:t>
      </w:r>
      <w:r w:rsidRPr="00067D5F">
        <w:t xml:space="preserve">as the </w:t>
      </w:r>
      <w:r w:rsidRPr="006F3045">
        <w:rPr>
          <w:b/>
        </w:rPr>
        <w:t xml:space="preserve">this </w:t>
      </w:r>
      <w:r w:rsidRPr="00067D5F">
        <w:t xml:space="preserve">value and providing </w:t>
      </w:r>
      <w:r w:rsidRPr="006F3045">
        <w:rPr>
          <w:i/>
        </w:rPr>
        <w:t xml:space="preserve">V </w:t>
      </w:r>
      <w:r w:rsidRPr="00067D5F">
        <w:t>as the sole argument.</w:t>
      </w:r>
    </w:p>
    <w:p w14:paraId="6E59E200" w14:textId="77777777" w:rsidR="004C02EF" w:rsidRPr="00067D5F" w:rsidRDefault="004C02EF" w:rsidP="004C02EF">
      <w:pPr>
        <w:pStyle w:val="Alg4"/>
        <w:numPr>
          <w:ilvl w:val="0"/>
          <w:numId w:val="350"/>
        </w:numPr>
      </w:pPr>
      <w:r w:rsidRPr="00067D5F">
        <w:t xml:space="preserve">Else, create a named data property named </w:t>
      </w:r>
      <w:r w:rsidRPr="00FD11E1">
        <w:rPr>
          <w:i/>
        </w:rPr>
        <w:t xml:space="preserve">P </w:t>
      </w:r>
      <w:r w:rsidRPr="00067D5F">
        <w:t xml:space="preserve">on object </w:t>
      </w:r>
      <w:r w:rsidRPr="00FD11E1">
        <w:rPr>
          <w:i/>
        </w:rPr>
        <w:t xml:space="preserve">O </w:t>
      </w:r>
      <w:r>
        <w:t>as follows</w:t>
      </w:r>
    </w:p>
    <w:p w14:paraId="093FF93D" w14:textId="77777777" w:rsidR="004C02EF" w:rsidRPr="00067D5F" w:rsidRDefault="004C02EF" w:rsidP="004C02EF">
      <w:pPr>
        <w:pStyle w:val="Alg4"/>
        <w:numPr>
          <w:ilvl w:val="1"/>
          <w:numId w:val="350"/>
        </w:numPr>
      </w:pPr>
      <w:r>
        <w:t xml:space="preserve">Let </w:t>
      </w:r>
      <w:r>
        <w:rPr>
          <w:i/>
        </w:rPr>
        <w:t>newDesc</w:t>
      </w:r>
      <w:r>
        <w:t xml:space="preserve"> be the Property Descriptor</w:t>
      </w:r>
      <w:r>
        <w:br/>
        <w:t xml:space="preserve">{[[Value]]: </w:t>
      </w:r>
      <w:r>
        <w:rPr>
          <w:i/>
        </w:rPr>
        <w:t>V</w:t>
      </w:r>
      <w:r>
        <w:t xml:space="preserve">, [[Writable]]: </w:t>
      </w:r>
      <w:r>
        <w:rPr>
          <w:b/>
        </w:rPr>
        <w:t>true</w:t>
      </w:r>
      <w:r>
        <w:t xml:space="preserve">, [[Enumerable]]: </w:t>
      </w:r>
      <w:r>
        <w:rPr>
          <w:b/>
        </w:rPr>
        <w:t>true</w:t>
      </w:r>
      <w:r>
        <w:t xml:space="preserve">, [[Configurable]]: </w:t>
      </w:r>
      <w:r>
        <w:rPr>
          <w:b/>
        </w:rPr>
        <w:t>true</w:t>
      </w:r>
      <w:r>
        <w:t>}.</w:t>
      </w:r>
    </w:p>
    <w:p w14:paraId="7649478A" w14:textId="77777777" w:rsidR="004C02EF" w:rsidRPr="00067D5F" w:rsidRDefault="004C02EF" w:rsidP="004C02EF">
      <w:pPr>
        <w:pStyle w:val="Alg4"/>
        <w:numPr>
          <w:ilvl w:val="1"/>
          <w:numId w:val="350"/>
        </w:numPr>
      </w:pPr>
      <w:r>
        <w:t xml:space="preserve">Call the [[DefineOwnProperty]] internal method of </w:t>
      </w:r>
      <w:r>
        <w:rPr>
          <w:i/>
        </w:rPr>
        <w:t>O</w:t>
      </w:r>
      <w:r>
        <w:t xml:space="preserve"> passing </w:t>
      </w:r>
      <w:r>
        <w:rPr>
          <w:i/>
        </w:rPr>
        <w:t>P</w:t>
      </w:r>
      <w:r>
        <w:t xml:space="preserve">, </w:t>
      </w:r>
      <w:r>
        <w:rPr>
          <w:i/>
        </w:rPr>
        <w:t>newDesc</w:t>
      </w:r>
      <w:r>
        <w:t xml:space="preserve">, and </w:t>
      </w:r>
      <w:r>
        <w:rPr>
          <w:i/>
        </w:rPr>
        <w:t>Throw</w:t>
      </w:r>
      <w:r>
        <w:t xml:space="preserve"> as arguments</w:t>
      </w:r>
      <w:r w:rsidRPr="00067D5F">
        <w:t>.</w:t>
      </w:r>
    </w:p>
    <w:p w14:paraId="744A63AE" w14:textId="77777777" w:rsidR="004C02EF" w:rsidRDefault="004C02EF" w:rsidP="004C02EF">
      <w:pPr>
        <w:pStyle w:val="Alg4"/>
        <w:numPr>
          <w:ilvl w:val="0"/>
          <w:numId w:val="350"/>
        </w:numPr>
        <w:spacing w:after="120"/>
      </w:pPr>
      <w:r w:rsidRPr="00067D5F">
        <w:t>Re</w:t>
      </w:r>
      <w:r w:rsidRPr="001B2CAB">
        <w:t>tu</w:t>
      </w:r>
      <w:r>
        <w:t>rn.</w:t>
      </w:r>
    </w:p>
    <w:p w14:paraId="64DEEF70" w14:textId="77777777" w:rsidR="004C02EF" w:rsidRDefault="004C02EF" w:rsidP="00C623F2">
      <w:pPr>
        <w:pStyle w:val="30"/>
        <w:numPr>
          <w:ilvl w:val="0"/>
          <w:numId w:val="0"/>
        </w:numPr>
      </w:pPr>
      <w:bookmarkStart w:id="1754" w:name="_Toc235503353"/>
      <w:bookmarkStart w:id="1755" w:name="_Toc241509128"/>
      <w:bookmarkStart w:id="1756" w:name="_Toc244416615"/>
      <w:bookmarkStart w:id="1757" w:name="_Toc276630979"/>
      <w:bookmarkStart w:id="1758" w:name="_Toc153968368"/>
      <w:r>
        <w:t>8.12.6</w:t>
      </w:r>
      <w:r>
        <w:tab/>
        <w:t>[[HasProperty]] (P)</w:t>
      </w:r>
      <w:bookmarkEnd w:id="1754"/>
      <w:bookmarkEnd w:id="1755"/>
      <w:bookmarkEnd w:id="1756"/>
      <w:bookmarkEnd w:id="1757"/>
      <w:bookmarkEnd w:id="1758"/>
    </w:p>
    <w:p w14:paraId="579484D0" w14:textId="77777777" w:rsidR="004C02EF" w:rsidRDefault="004C02EF" w:rsidP="004C02EF">
      <w:r>
        <w:t xml:space="preserve">When the [[HasProperty]] internal method of </w:t>
      </w:r>
      <w:r w:rsidRPr="00D420A6">
        <w:rPr>
          <w:rFonts w:ascii="Times New Roman" w:hAnsi="Times New Roman"/>
          <w:i/>
        </w:rPr>
        <w:t>O</w:t>
      </w:r>
      <w:r>
        <w:t xml:space="preserve"> is called with property name </w:t>
      </w:r>
      <w:r w:rsidRPr="00D420A6">
        <w:rPr>
          <w:rFonts w:ascii="Times New Roman" w:hAnsi="Times New Roman"/>
          <w:i/>
        </w:rPr>
        <w:t>P</w:t>
      </w:r>
      <w:r>
        <w:t>, the following steps are taken:</w:t>
      </w:r>
    </w:p>
    <w:p w14:paraId="77B7F354" w14:textId="77777777" w:rsidR="004C02EF" w:rsidRPr="00082240" w:rsidRDefault="004C02EF" w:rsidP="004C02EF">
      <w:pPr>
        <w:pStyle w:val="Alg4"/>
        <w:numPr>
          <w:ilvl w:val="0"/>
          <w:numId w:val="351"/>
        </w:numPr>
      </w:pPr>
      <w:r>
        <w:t xml:space="preserve">Let </w:t>
      </w:r>
      <w:r w:rsidRPr="00892E1F">
        <w:rPr>
          <w:i/>
        </w:rPr>
        <w:t xml:space="preserve">desc </w:t>
      </w:r>
      <w:r>
        <w:t xml:space="preserve">be the result of calling the </w:t>
      </w:r>
      <w:r w:rsidRPr="008F3691">
        <w:t>[[</w:t>
      </w:r>
      <w:r w:rsidRPr="00082240">
        <w:t xml:space="preserve">GetProperty]] </w:t>
      </w:r>
      <w:r>
        <w:t xml:space="preserve">internal </w:t>
      </w:r>
      <w:r w:rsidRPr="00082240">
        <w:t xml:space="preserve">method of </w:t>
      </w:r>
      <w:r w:rsidRPr="00082240">
        <w:rPr>
          <w:i/>
        </w:rPr>
        <w:t xml:space="preserve">O </w:t>
      </w:r>
      <w:r w:rsidRPr="00082240">
        <w:t xml:space="preserve">with property name </w:t>
      </w:r>
      <w:r w:rsidRPr="00082240">
        <w:rPr>
          <w:i/>
        </w:rPr>
        <w:t>P</w:t>
      </w:r>
      <w:r w:rsidRPr="00082240">
        <w:t>.</w:t>
      </w:r>
    </w:p>
    <w:p w14:paraId="66FEE090" w14:textId="77777777" w:rsidR="004C02EF" w:rsidRPr="00082240" w:rsidRDefault="004C02EF" w:rsidP="004C02EF">
      <w:pPr>
        <w:pStyle w:val="Alg4"/>
        <w:numPr>
          <w:ilvl w:val="0"/>
          <w:numId w:val="351"/>
        </w:numPr>
      </w:pPr>
      <w:r w:rsidRPr="00082240">
        <w:t xml:space="preserve">If </w:t>
      </w:r>
      <w:r w:rsidRPr="00892E1F">
        <w:rPr>
          <w:i/>
        </w:rPr>
        <w:t>desc</w:t>
      </w:r>
      <w:r w:rsidRPr="00082240">
        <w:t xml:space="preserve"> is </w:t>
      </w:r>
      <w:r w:rsidRPr="00082240">
        <w:rPr>
          <w:b/>
        </w:rPr>
        <w:t>undefined</w:t>
      </w:r>
      <w:r w:rsidRPr="00082240">
        <w:t xml:space="preserve">, then return </w:t>
      </w:r>
      <w:r w:rsidRPr="00082240">
        <w:rPr>
          <w:b/>
        </w:rPr>
        <w:t>false</w:t>
      </w:r>
      <w:r w:rsidRPr="00082240">
        <w:t>.</w:t>
      </w:r>
    </w:p>
    <w:p w14:paraId="5AF9E8AD" w14:textId="77777777" w:rsidR="004C02EF" w:rsidRDefault="004C02EF" w:rsidP="004C02EF">
      <w:pPr>
        <w:pStyle w:val="Alg4"/>
        <w:numPr>
          <w:ilvl w:val="0"/>
          <w:numId w:val="351"/>
        </w:numPr>
        <w:spacing w:after="120"/>
      </w:pPr>
      <w:r w:rsidRPr="00082240">
        <w:t>Else ret</w:t>
      </w:r>
      <w:r>
        <w:t xml:space="preserve">urn </w:t>
      </w:r>
      <w:r w:rsidRPr="008F3691">
        <w:rPr>
          <w:b/>
        </w:rPr>
        <w:t>true</w:t>
      </w:r>
      <w:r>
        <w:t>.</w:t>
      </w:r>
    </w:p>
    <w:p w14:paraId="4060120F" w14:textId="77777777" w:rsidR="004C02EF" w:rsidRDefault="004C02EF" w:rsidP="00C623F2">
      <w:pPr>
        <w:pStyle w:val="30"/>
        <w:numPr>
          <w:ilvl w:val="0"/>
          <w:numId w:val="0"/>
        </w:numPr>
      </w:pPr>
      <w:bookmarkStart w:id="1759" w:name="_Toc235503354"/>
      <w:bookmarkStart w:id="1760" w:name="_Toc241509129"/>
      <w:bookmarkStart w:id="1761" w:name="_Toc244416616"/>
      <w:bookmarkStart w:id="1762" w:name="_Toc276630980"/>
      <w:bookmarkStart w:id="1763" w:name="_Toc153968369"/>
      <w:r>
        <w:t>8.12.7</w:t>
      </w:r>
      <w:r>
        <w:tab/>
        <w:t>[[Delete]] (P, Throw)</w:t>
      </w:r>
      <w:bookmarkEnd w:id="1759"/>
      <w:bookmarkEnd w:id="1760"/>
      <w:bookmarkEnd w:id="1761"/>
      <w:bookmarkEnd w:id="1762"/>
      <w:bookmarkEnd w:id="1763"/>
    </w:p>
    <w:p w14:paraId="40A1A1CA" w14:textId="77777777" w:rsidR="004C02EF" w:rsidRDefault="004C02EF" w:rsidP="004C02EF">
      <w:r>
        <w:t xml:space="preserve">When the [[Delete]] internal method of </w:t>
      </w:r>
      <w:r w:rsidRPr="00D420A6">
        <w:rPr>
          <w:rFonts w:ascii="Times New Roman" w:hAnsi="Times New Roman"/>
          <w:i/>
        </w:rPr>
        <w:t>O</w:t>
      </w:r>
      <w:r>
        <w:t xml:space="preserve"> is called with property name </w:t>
      </w:r>
      <w:r w:rsidRPr="00D420A6">
        <w:rPr>
          <w:rFonts w:ascii="Times New Roman" w:hAnsi="Times New Roman"/>
          <w:i/>
        </w:rPr>
        <w:t xml:space="preserve">P </w:t>
      </w:r>
      <w:r>
        <w:t xml:space="preserve">and the Boolean flag </w:t>
      </w:r>
      <w:r w:rsidRPr="00D420A6">
        <w:rPr>
          <w:rFonts w:ascii="Times New Roman" w:hAnsi="Times New Roman"/>
          <w:i/>
        </w:rPr>
        <w:t>Throw</w:t>
      </w:r>
      <w:r>
        <w:t>, the following steps are taken:</w:t>
      </w:r>
    </w:p>
    <w:p w14:paraId="13C8A225" w14:textId="77777777" w:rsidR="004C02EF" w:rsidRPr="00F34EF1" w:rsidDel="004372C5" w:rsidRDefault="004C02EF" w:rsidP="004C02EF">
      <w:pPr>
        <w:pStyle w:val="Alg4"/>
        <w:numPr>
          <w:ilvl w:val="0"/>
          <w:numId w:val="352"/>
        </w:numPr>
      </w:pPr>
      <w:r>
        <w:t xml:space="preserve">Let </w:t>
      </w:r>
      <w:r w:rsidRPr="00F34EF1">
        <w:rPr>
          <w:i/>
        </w:rPr>
        <w:t>desc</w:t>
      </w:r>
      <w:r>
        <w:t xml:space="preserve"> be the result of calling </w:t>
      </w:r>
      <w:r w:rsidDel="004372C5">
        <w:t>the [[GetOwnPro</w:t>
      </w:r>
      <w:r w:rsidRPr="00F34EF1" w:rsidDel="004372C5">
        <w:t xml:space="preserve">perty]] </w:t>
      </w:r>
      <w:r>
        <w:t xml:space="preserve">internal </w:t>
      </w:r>
      <w:r w:rsidRPr="00F34EF1" w:rsidDel="004372C5">
        <w:t xml:space="preserve">method of </w:t>
      </w:r>
      <w:r w:rsidRPr="00F34EF1" w:rsidDel="004372C5">
        <w:rPr>
          <w:i/>
        </w:rPr>
        <w:t>O</w:t>
      </w:r>
      <w:r w:rsidRPr="00F34EF1" w:rsidDel="004372C5">
        <w:t xml:space="preserve"> with property name </w:t>
      </w:r>
      <w:r w:rsidRPr="00F34EF1" w:rsidDel="004372C5">
        <w:rPr>
          <w:i/>
        </w:rPr>
        <w:t>P</w:t>
      </w:r>
      <w:r w:rsidRPr="00F34EF1" w:rsidDel="004372C5">
        <w:t>.</w:t>
      </w:r>
    </w:p>
    <w:p w14:paraId="13011E2A" w14:textId="77777777" w:rsidR="004C02EF" w:rsidRPr="00F34EF1" w:rsidRDefault="004C02EF" w:rsidP="004C02EF">
      <w:pPr>
        <w:pStyle w:val="Alg4"/>
        <w:numPr>
          <w:ilvl w:val="0"/>
          <w:numId w:val="352"/>
        </w:numPr>
      </w:pPr>
      <w:r w:rsidRPr="00F34EF1">
        <w:t xml:space="preserve">If </w:t>
      </w:r>
      <w:r w:rsidRPr="00F34EF1">
        <w:rPr>
          <w:i/>
        </w:rPr>
        <w:t>desc</w:t>
      </w:r>
      <w:r w:rsidRPr="00F34EF1">
        <w:t xml:space="preserve"> is </w:t>
      </w:r>
      <w:r w:rsidRPr="00F34EF1">
        <w:rPr>
          <w:b/>
        </w:rPr>
        <w:t>undefined</w:t>
      </w:r>
      <w:r w:rsidRPr="00F34EF1">
        <w:t xml:space="preserve">, then return </w:t>
      </w:r>
      <w:r w:rsidRPr="00F34EF1">
        <w:rPr>
          <w:b/>
        </w:rPr>
        <w:t>true</w:t>
      </w:r>
      <w:r w:rsidRPr="00F34EF1">
        <w:t>.</w:t>
      </w:r>
    </w:p>
    <w:p w14:paraId="2CEEF7FE" w14:textId="77777777" w:rsidR="004C02EF" w:rsidRPr="00F34EF1" w:rsidRDefault="004C02EF" w:rsidP="004C02EF">
      <w:pPr>
        <w:pStyle w:val="Alg4"/>
        <w:numPr>
          <w:ilvl w:val="0"/>
          <w:numId w:val="352"/>
        </w:numPr>
      </w:pPr>
      <w:r w:rsidRPr="00F34EF1">
        <w:t xml:space="preserve">If </w:t>
      </w:r>
      <w:r w:rsidRPr="00F34EF1">
        <w:rPr>
          <w:i/>
        </w:rPr>
        <w:t>desc</w:t>
      </w:r>
      <w:r w:rsidRPr="00F34EF1">
        <w:t xml:space="preserve">.[[Configurable]] is </w:t>
      </w:r>
      <w:r w:rsidRPr="00F34EF1">
        <w:rPr>
          <w:b/>
        </w:rPr>
        <w:t>true</w:t>
      </w:r>
      <w:r w:rsidRPr="00F34EF1">
        <w:t>, then</w:t>
      </w:r>
    </w:p>
    <w:p w14:paraId="66AC90BB" w14:textId="77777777" w:rsidR="004C02EF" w:rsidRPr="00F34EF1" w:rsidRDefault="004C02EF" w:rsidP="004C02EF">
      <w:pPr>
        <w:pStyle w:val="Alg4"/>
        <w:numPr>
          <w:ilvl w:val="1"/>
          <w:numId w:val="352"/>
        </w:numPr>
      </w:pPr>
      <w:r w:rsidRPr="00F34EF1">
        <w:t xml:space="preserve">Remove the own property with name </w:t>
      </w:r>
      <w:r w:rsidRPr="00305A77">
        <w:rPr>
          <w:i/>
        </w:rPr>
        <w:t>P</w:t>
      </w:r>
      <w:r w:rsidRPr="00F34EF1">
        <w:t xml:space="preserve"> from </w:t>
      </w:r>
      <w:r w:rsidRPr="00305A77">
        <w:rPr>
          <w:i/>
        </w:rPr>
        <w:t>O</w:t>
      </w:r>
      <w:r w:rsidRPr="00F34EF1">
        <w:t>.</w:t>
      </w:r>
    </w:p>
    <w:p w14:paraId="05393E63" w14:textId="77777777" w:rsidR="004C02EF" w:rsidRPr="00F34EF1" w:rsidRDefault="004C02EF" w:rsidP="004C02EF">
      <w:pPr>
        <w:pStyle w:val="Alg4"/>
        <w:numPr>
          <w:ilvl w:val="1"/>
          <w:numId w:val="352"/>
        </w:numPr>
      </w:pPr>
      <w:r w:rsidRPr="00F34EF1">
        <w:t xml:space="preserve">Return </w:t>
      </w:r>
      <w:r w:rsidRPr="00F34EF1">
        <w:rPr>
          <w:b/>
        </w:rPr>
        <w:t>true</w:t>
      </w:r>
      <w:r w:rsidRPr="00F34EF1">
        <w:t>.</w:t>
      </w:r>
    </w:p>
    <w:p w14:paraId="001B1763" w14:textId="77777777" w:rsidR="004C02EF" w:rsidRPr="00F34EF1" w:rsidRDefault="004C02EF" w:rsidP="004C02EF">
      <w:pPr>
        <w:pStyle w:val="Alg4"/>
        <w:numPr>
          <w:ilvl w:val="0"/>
          <w:numId w:val="352"/>
        </w:numPr>
      </w:pPr>
      <w:r w:rsidRPr="00F34EF1">
        <w:t xml:space="preserve">Else if </w:t>
      </w:r>
      <w:r w:rsidRPr="00F34EF1">
        <w:rPr>
          <w:i/>
        </w:rPr>
        <w:t>Throw</w:t>
      </w:r>
      <w:r w:rsidRPr="00F34EF1">
        <w:t xml:space="preserve">, then throw a </w:t>
      </w:r>
      <w:r w:rsidRPr="00F34EF1">
        <w:rPr>
          <w:b/>
        </w:rPr>
        <w:t>TypeError</w:t>
      </w:r>
      <w:r w:rsidRPr="00F34EF1">
        <w:t xml:space="preserve"> exception.</w:t>
      </w:r>
    </w:p>
    <w:p w14:paraId="2A5CE604" w14:textId="77777777" w:rsidR="004C02EF" w:rsidRDefault="004C02EF" w:rsidP="004C02EF">
      <w:pPr>
        <w:pStyle w:val="Alg4"/>
        <w:numPr>
          <w:ilvl w:val="0"/>
          <w:numId w:val="352"/>
        </w:numPr>
        <w:spacing w:after="120"/>
      </w:pPr>
      <w:r w:rsidRPr="00F34EF1">
        <w:t>Return</w:t>
      </w:r>
      <w:r>
        <w:t xml:space="preserve"> </w:t>
      </w:r>
      <w:r w:rsidRPr="00862473">
        <w:rPr>
          <w:b/>
        </w:rPr>
        <w:t>false</w:t>
      </w:r>
      <w:r>
        <w:t>.</w:t>
      </w:r>
    </w:p>
    <w:p w14:paraId="48F0F202" w14:textId="77777777" w:rsidR="004C02EF" w:rsidRDefault="004C02EF" w:rsidP="00C623F2">
      <w:pPr>
        <w:pStyle w:val="30"/>
        <w:numPr>
          <w:ilvl w:val="0"/>
          <w:numId w:val="0"/>
        </w:numPr>
      </w:pPr>
      <w:bookmarkStart w:id="1764" w:name="_Toc235503355"/>
      <w:bookmarkStart w:id="1765" w:name="_Toc241509130"/>
      <w:bookmarkStart w:id="1766" w:name="_Toc244416617"/>
      <w:bookmarkStart w:id="1767" w:name="_Toc276630981"/>
      <w:bookmarkStart w:id="1768" w:name="_Toc153968370"/>
      <w:r>
        <w:t>8.12.8</w:t>
      </w:r>
      <w:r>
        <w:tab/>
        <w:t>[[DefaultValue]] (hint)</w:t>
      </w:r>
      <w:bookmarkEnd w:id="1764"/>
      <w:bookmarkEnd w:id="1765"/>
      <w:bookmarkEnd w:id="1766"/>
      <w:bookmarkEnd w:id="1767"/>
      <w:bookmarkEnd w:id="1768"/>
    </w:p>
    <w:p w14:paraId="5E8114AF" w14:textId="77777777" w:rsidR="004C02EF" w:rsidRDefault="004C02EF" w:rsidP="004C02EF">
      <w:r>
        <w:t xml:space="preserve">When the [[DefaultValue]] internal method of </w:t>
      </w:r>
      <w:r w:rsidRPr="00D420A6">
        <w:rPr>
          <w:rFonts w:ascii="Times New Roman" w:hAnsi="Times New Roman"/>
          <w:i/>
        </w:rPr>
        <w:t>O</w:t>
      </w:r>
      <w:r>
        <w:t xml:space="preserve"> is called with hint String, the following steps are taken:</w:t>
      </w:r>
    </w:p>
    <w:p w14:paraId="1903753D" w14:textId="77777777" w:rsidR="004C02EF" w:rsidRDefault="004C02EF" w:rsidP="004C02EF">
      <w:pPr>
        <w:pStyle w:val="Alg4"/>
        <w:numPr>
          <w:ilvl w:val="0"/>
          <w:numId w:val="353"/>
        </w:numPr>
      </w:pPr>
      <w:r>
        <w:t xml:space="preserve">Let </w:t>
      </w:r>
      <w:r w:rsidRPr="00780CFC">
        <w:rPr>
          <w:i/>
        </w:rPr>
        <w:t>toString</w:t>
      </w:r>
      <w:r>
        <w:t xml:space="preserve"> be the result of calling the [[Get]] internal method of object </w:t>
      </w:r>
      <w:r w:rsidRPr="003F7040">
        <w:rPr>
          <w:i/>
        </w:rPr>
        <w:t>O</w:t>
      </w:r>
      <w:r>
        <w:t xml:space="preserve"> with argument "</w:t>
      </w:r>
      <w:r w:rsidRPr="00305A77">
        <w:rPr>
          <w:rFonts w:ascii="Courier New" w:hAnsi="Courier New" w:cs="Courier New"/>
          <w:b/>
        </w:rPr>
        <w:t>toString</w:t>
      </w:r>
      <w:r>
        <w:t>".</w:t>
      </w:r>
    </w:p>
    <w:p w14:paraId="34B55BB5" w14:textId="77777777" w:rsidR="004C02EF" w:rsidRDefault="004C02EF" w:rsidP="004C02EF">
      <w:pPr>
        <w:pStyle w:val="Alg4"/>
        <w:numPr>
          <w:ilvl w:val="0"/>
          <w:numId w:val="353"/>
        </w:numPr>
      </w:pPr>
      <w:r>
        <w:t>If IsCallable(</w:t>
      </w:r>
      <w:r w:rsidRPr="00780CFC">
        <w:rPr>
          <w:i/>
        </w:rPr>
        <w:t>toString</w:t>
      </w:r>
      <w:r>
        <w:rPr>
          <w:i/>
        </w:rPr>
        <w:t>)</w:t>
      </w:r>
      <w:r>
        <w:t xml:space="preserve"> is </w:t>
      </w:r>
      <w:r w:rsidRPr="003D1631">
        <w:rPr>
          <w:b/>
        </w:rPr>
        <w:t>true</w:t>
      </w:r>
      <w:r>
        <w:rPr>
          <w:b/>
        </w:rPr>
        <w:t xml:space="preserve"> </w:t>
      </w:r>
      <w:r>
        <w:t>then,</w:t>
      </w:r>
    </w:p>
    <w:p w14:paraId="2C8C1196" w14:textId="77777777" w:rsidR="004C02EF" w:rsidRDefault="004C02EF" w:rsidP="004C02EF">
      <w:pPr>
        <w:pStyle w:val="Alg4"/>
        <w:numPr>
          <w:ilvl w:val="1"/>
          <w:numId w:val="353"/>
        </w:numPr>
      </w:pPr>
      <w:r>
        <w:t xml:space="preserve">Let </w:t>
      </w:r>
      <w:r w:rsidRPr="00780CFC">
        <w:rPr>
          <w:i/>
        </w:rPr>
        <w:t>str</w:t>
      </w:r>
      <w:r>
        <w:t xml:space="preserve"> be the result of calling the [[Call]] internal method of </w:t>
      </w:r>
      <w:r w:rsidRPr="00780CFC">
        <w:rPr>
          <w:i/>
        </w:rPr>
        <w:t>toString</w:t>
      </w:r>
      <w:r>
        <w:t xml:space="preserve">, with </w:t>
      </w:r>
      <w:r w:rsidRPr="00780CFC">
        <w:rPr>
          <w:i/>
        </w:rPr>
        <w:t>O</w:t>
      </w:r>
      <w:r>
        <w:t xml:space="preserve"> as the </w:t>
      </w:r>
      <w:r w:rsidRPr="00305A77">
        <w:rPr>
          <w:b/>
        </w:rPr>
        <w:t>this</w:t>
      </w:r>
      <w:r>
        <w:t xml:space="preserve"> value and an empty argument list.</w:t>
      </w:r>
    </w:p>
    <w:p w14:paraId="148B7160" w14:textId="77777777" w:rsidR="004C02EF" w:rsidRDefault="004C02EF" w:rsidP="004C02EF">
      <w:pPr>
        <w:pStyle w:val="Alg4"/>
        <w:numPr>
          <w:ilvl w:val="1"/>
          <w:numId w:val="353"/>
        </w:numPr>
      </w:pPr>
      <w:r>
        <w:t xml:space="preserve">If </w:t>
      </w:r>
      <w:r w:rsidRPr="00780CFC">
        <w:rPr>
          <w:i/>
        </w:rPr>
        <w:t>str</w:t>
      </w:r>
      <w:r>
        <w:t xml:space="preserve"> is a primitive value, return </w:t>
      </w:r>
      <w:r w:rsidRPr="00780CFC">
        <w:rPr>
          <w:i/>
        </w:rPr>
        <w:t>str</w:t>
      </w:r>
      <w:r>
        <w:t>.</w:t>
      </w:r>
    </w:p>
    <w:p w14:paraId="44892719" w14:textId="77777777" w:rsidR="004C02EF" w:rsidRDefault="004C02EF" w:rsidP="004C02EF">
      <w:pPr>
        <w:pStyle w:val="Alg4"/>
        <w:numPr>
          <w:ilvl w:val="0"/>
          <w:numId w:val="353"/>
        </w:numPr>
      </w:pPr>
      <w:r>
        <w:t xml:space="preserve">Let </w:t>
      </w:r>
      <w:r w:rsidRPr="00780CFC">
        <w:rPr>
          <w:i/>
        </w:rPr>
        <w:t>val</w:t>
      </w:r>
      <w:r>
        <w:rPr>
          <w:i/>
        </w:rPr>
        <w:t>ueOf</w:t>
      </w:r>
      <w:r>
        <w:t xml:space="preserve"> be the result of calling the [[Get]] internal method of object </w:t>
      </w:r>
      <w:r w:rsidRPr="00780CFC">
        <w:rPr>
          <w:i/>
        </w:rPr>
        <w:t>O</w:t>
      </w:r>
      <w:r>
        <w:t xml:space="preserve"> with argument "</w:t>
      </w:r>
      <w:r w:rsidRPr="00305A77">
        <w:rPr>
          <w:rFonts w:ascii="Courier New" w:hAnsi="Courier New" w:cs="Courier New"/>
          <w:b/>
        </w:rPr>
        <w:t>valueOf</w:t>
      </w:r>
      <w:r>
        <w:t>".</w:t>
      </w:r>
    </w:p>
    <w:p w14:paraId="5CADBEE6" w14:textId="77777777" w:rsidR="004C02EF" w:rsidRDefault="004C02EF" w:rsidP="004C02EF">
      <w:pPr>
        <w:pStyle w:val="Alg4"/>
        <w:numPr>
          <w:ilvl w:val="0"/>
          <w:numId w:val="353"/>
        </w:numPr>
      </w:pPr>
      <w:r>
        <w:t>If IsCallable(</w:t>
      </w:r>
      <w:r w:rsidRPr="00780CFC">
        <w:rPr>
          <w:i/>
        </w:rPr>
        <w:t>valueOf</w:t>
      </w:r>
      <w:r>
        <w:rPr>
          <w:i/>
        </w:rPr>
        <w:t>)</w:t>
      </w:r>
      <w:r>
        <w:t xml:space="preserve"> is </w:t>
      </w:r>
      <w:r w:rsidRPr="003D1631">
        <w:rPr>
          <w:b/>
        </w:rPr>
        <w:t>true</w:t>
      </w:r>
      <w:r>
        <w:t xml:space="preserve"> then, </w:t>
      </w:r>
    </w:p>
    <w:p w14:paraId="10816F13" w14:textId="77777777" w:rsidR="004C02EF" w:rsidRDefault="004C02EF" w:rsidP="004C02EF">
      <w:pPr>
        <w:pStyle w:val="Alg4"/>
        <w:numPr>
          <w:ilvl w:val="1"/>
          <w:numId w:val="353"/>
        </w:numPr>
      </w:pPr>
      <w:r>
        <w:t xml:space="preserve">Let </w:t>
      </w:r>
      <w:r w:rsidRPr="00780CFC">
        <w:rPr>
          <w:i/>
        </w:rPr>
        <w:t>val</w:t>
      </w:r>
      <w:r>
        <w:t xml:space="preserve"> be the result of calling the [[Call]] internal method of </w:t>
      </w:r>
      <w:r w:rsidRPr="00780CFC">
        <w:rPr>
          <w:i/>
        </w:rPr>
        <w:t>valueOf</w:t>
      </w:r>
      <w:r>
        <w:t xml:space="preserve">, with </w:t>
      </w:r>
      <w:r w:rsidRPr="00780CFC">
        <w:rPr>
          <w:i/>
        </w:rPr>
        <w:t>O</w:t>
      </w:r>
      <w:r>
        <w:t xml:space="preserve"> as the this value and an empty argument list.</w:t>
      </w:r>
    </w:p>
    <w:p w14:paraId="508EE67F" w14:textId="77777777" w:rsidR="004C02EF" w:rsidRDefault="004C02EF" w:rsidP="004C02EF">
      <w:pPr>
        <w:pStyle w:val="Alg4"/>
        <w:numPr>
          <w:ilvl w:val="1"/>
          <w:numId w:val="353"/>
        </w:numPr>
      </w:pPr>
      <w:r>
        <w:t xml:space="preserve">If </w:t>
      </w:r>
      <w:r w:rsidRPr="00780CFC">
        <w:rPr>
          <w:i/>
        </w:rPr>
        <w:t>val</w:t>
      </w:r>
      <w:r>
        <w:t xml:space="preserve"> is a primitive value, return </w:t>
      </w:r>
      <w:r w:rsidRPr="00780CFC">
        <w:rPr>
          <w:i/>
        </w:rPr>
        <w:t>val</w:t>
      </w:r>
      <w:r>
        <w:t>.</w:t>
      </w:r>
    </w:p>
    <w:p w14:paraId="152D71A1" w14:textId="77777777" w:rsidR="004C02EF" w:rsidRDefault="004C02EF" w:rsidP="004C02EF">
      <w:pPr>
        <w:pStyle w:val="Alg4"/>
        <w:numPr>
          <w:ilvl w:val="0"/>
          <w:numId w:val="353"/>
        </w:numPr>
        <w:spacing w:after="120"/>
      </w:pPr>
      <w:r>
        <w:t xml:space="preserve">Throw a </w:t>
      </w:r>
      <w:r w:rsidRPr="00780CFC">
        <w:rPr>
          <w:b/>
        </w:rPr>
        <w:t>TypeError</w:t>
      </w:r>
      <w:r>
        <w:t xml:space="preserve"> exception.</w:t>
      </w:r>
    </w:p>
    <w:p w14:paraId="0B6CD8A7" w14:textId="77777777" w:rsidR="004C02EF" w:rsidRDefault="004C02EF" w:rsidP="004C02EF">
      <w:r>
        <w:t xml:space="preserve">When the [[DefaultValue]] internal method of </w:t>
      </w:r>
      <w:r w:rsidRPr="00D420A6">
        <w:rPr>
          <w:rFonts w:ascii="Times New Roman" w:hAnsi="Times New Roman"/>
          <w:i/>
        </w:rPr>
        <w:t>O</w:t>
      </w:r>
      <w:r>
        <w:t xml:space="preserve"> is called with hint Number, the following steps are taken:</w:t>
      </w:r>
    </w:p>
    <w:p w14:paraId="69C023C1" w14:textId="77777777" w:rsidR="004C02EF" w:rsidRDefault="004C02EF" w:rsidP="004C02EF">
      <w:pPr>
        <w:pStyle w:val="Alg4"/>
        <w:numPr>
          <w:ilvl w:val="0"/>
          <w:numId w:val="354"/>
        </w:numPr>
      </w:pPr>
      <w:r>
        <w:t xml:space="preserve">Let </w:t>
      </w:r>
      <w:r w:rsidRPr="00780CFC">
        <w:rPr>
          <w:i/>
        </w:rPr>
        <w:t>valueOf</w:t>
      </w:r>
      <w:r>
        <w:t xml:space="preserve"> be the result of calling the [[Get]] internal method of object </w:t>
      </w:r>
      <w:r w:rsidRPr="00780CFC">
        <w:rPr>
          <w:i/>
        </w:rPr>
        <w:t>O</w:t>
      </w:r>
      <w:r>
        <w:t xml:space="preserve"> with argument "</w:t>
      </w:r>
      <w:r w:rsidRPr="00305A77">
        <w:rPr>
          <w:rFonts w:ascii="Courier New" w:hAnsi="Courier New" w:cs="Courier New"/>
          <w:b/>
        </w:rPr>
        <w:t>valueOf</w:t>
      </w:r>
      <w:r>
        <w:t>".</w:t>
      </w:r>
    </w:p>
    <w:p w14:paraId="0B289FF3" w14:textId="77777777" w:rsidR="004C02EF" w:rsidRDefault="004C02EF" w:rsidP="004C02EF">
      <w:pPr>
        <w:pStyle w:val="Alg4"/>
        <w:numPr>
          <w:ilvl w:val="0"/>
          <w:numId w:val="354"/>
        </w:numPr>
      </w:pPr>
      <w:r>
        <w:t>If IsCallable(</w:t>
      </w:r>
      <w:r w:rsidRPr="00780CFC">
        <w:rPr>
          <w:i/>
        </w:rPr>
        <w:t>valueOf</w:t>
      </w:r>
      <w:r>
        <w:rPr>
          <w:i/>
        </w:rPr>
        <w:t>)</w:t>
      </w:r>
      <w:r>
        <w:t xml:space="preserve"> is </w:t>
      </w:r>
      <w:r w:rsidRPr="003D1631">
        <w:rPr>
          <w:b/>
        </w:rPr>
        <w:t>true</w:t>
      </w:r>
      <w:r>
        <w:t xml:space="preserve"> then,</w:t>
      </w:r>
    </w:p>
    <w:p w14:paraId="308CD1EB" w14:textId="77777777" w:rsidR="004C02EF" w:rsidRDefault="004C02EF" w:rsidP="004C02EF">
      <w:pPr>
        <w:pStyle w:val="Alg4"/>
        <w:numPr>
          <w:ilvl w:val="1"/>
          <w:numId w:val="354"/>
        </w:numPr>
      </w:pPr>
      <w:r>
        <w:t xml:space="preserve">Let </w:t>
      </w:r>
      <w:r w:rsidRPr="00780CFC">
        <w:rPr>
          <w:i/>
        </w:rPr>
        <w:t>val</w:t>
      </w:r>
      <w:r>
        <w:t xml:space="preserve"> be the result of calling the [[Call]] internal method of </w:t>
      </w:r>
      <w:r w:rsidRPr="00780CFC">
        <w:rPr>
          <w:i/>
        </w:rPr>
        <w:t>valueOf</w:t>
      </w:r>
      <w:r>
        <w:t xml:space="preserve">, with </w:t>
      </w:r>
      <w:r w:rsidRPr="00780CFC">
        <w:rPr>
          <w:i/>
        </w:rPr>
        <w:t>O</w:t>
      </w:r>
      <w:r>
        <w:t xml:space="preserve"> as the </w:t>
      </w:r>
      <w:r w:rsidRPr="00305A77">
        <w:rPr>
          <w:b/>
        </w:rPr>
        <w:t>this</w:t>
      </w:r>
      <w:r>
        <w:t xml:space="preserve"> value and an empty argument list.</w:t>
      </w:r>
    </w:p>
    <w:p w14:paraId="255DF765" w14:textId="77777777" w:rsidR="004C02EF" w:rsidRDefault="004C02EF" w:rsidP="004C02EF">
      <w:pPr>
        <w:pStyle w:val="Alg4"/>
        <w:numPr>
          <w:ilvl w:val="1"/>
          <w:numId w:val="354"/>
        </w:numPr>
      </w:pPr>
      <w:r>
        <w:t xml:space="preserve">If </w:t>
      </w:r>
      <w:r w:rsidRPr="00780CFC">
        <w:rPr>
          <w:i/>
        </w:rPr>
        <w:t>val</w:t>
      </w:r>
      <w:r>
        <w:t xml:space="preserve"> is a primitive value, return </w:t>
      </w:r>
      <w:r w:rsidRPr="00780CFC">
        <w:rPr>
          <w:i/>
        </w:rPr>
        <w:t>val</w:t>
      </w:r>
      <w:r>
        <w:t>.</w:t>
      </w:r>
    </w:p>
    <w:p w14:paraId="20E89B0F" w14:textId="77777777" w:rsidR="004C02EF" w:rsidRDefault="004C02EF" w:rsidP="004C02EF">
      <w:pPr>
        <w:pStyle w:val="Alg4"/>
        <w:numPr>
          <w:ilvl w:val="0"/>
          <w:numId w:val="354"/>
        </w:numPr>
      </w:pPr>
      <w:r>
        <w:t xml:space="preserve">Let </w:t>
      </w:r>
      <w:r w:rsidRPr="00780CFC">
        <w:rPr>
          <w:i/>
        </w:rPr>
        <w:t>toString</w:t>
      </w:r>
      <w:r>
        <w:t xml:space="preserve"> be the result of calling the [[Get]] internal method of object </w:t>
      </w:r>
      <w:r w:rsidRPr="00780CFC">
        <w:rPr>
          <w:i/>
        </w:rPr>
        <w:t>O</w:t>
      </w:r>
      <w:r>
        <w:t xml:space="preserve"> with argument "</w:t>
      </w:r>
      <w:r w:rsidRPr="00305A77">
        <w:rPr>
          <w:rFonts w:ascii="Courier New" w:hAnsi="Courier New" w:cs="Courier New"/>
          <w:b/>
        </w:rPr>
        <w:t>toString</w:t>
      </w:r>
      <w:r>
        <w:t>".</w:t>
      </w:r>
    </w:p>
    <w:p w14:paraId="16915F3A" w14:textId="77777777" w:rsidR="004C02EF" w:rsidRDefault="004C02EF" w:rsidP="004C02EF">
      <w:pPr>
        <w:pStyle w:val="Alg4"/>
        <w:numPr>
          <w:ilvl w:val="0"/>
          <w:numId w:val="354"/>
        </w:numPr>
      </w:pPr>
      <w:r>
        <w:t>If IsCallable(</w:t>
      </w:r>
      <w:r w:rsidRPr="00780CFC">
        <w:rPr>
          <w:i/>
        </w:rPr>
        <w:t>toString</w:t>
      </w:r>
      <w:r>
        <w:rPr>
          <w:i/>
        </w:rPr>
        <w:t>)</w:t>
      </w:r>
      <w:r>
        <w:t xml:space="preserve"> is </w:t>
      </w:r>
      <w:r w:rsidRPr="003D1631">
        <w:rPr>
          <w:b/>
        </w:rPr>
        <w:t>true</w:t>
      </w:r>
      <w:r>
        <w:t xml:space="preserve"> then,</w:t>
      </w:r>
    </w:p>
    <w:p w14:paraId="61FEE034" w14:textId="77777777" w:rsidR="004C02EF" w:rsidRDefault="004C02EF" w:rsidP="004C02EF">
      <w:pPr>
        <w:pStyle w:val="Alg4"/>
        <w:numPr>
          <w:ilvl w:val="1"/>
          <w:numId w:val="354"/>
        </w:numPr>
      </w:pPr>
      <w:r>
        <w:t xml:space="preserve">Let </w:t>
      </w:r>
      <w:r w:rsidRPr="00780CFC">
        <w:rPr>
          <w:i/>
        </w:rPr>
        <w:t>str</w:t>
      </w:r>
      <w:r>
        <w:t xml:space="preserve"> be the result of calling the [[Call]] internal method of </w:t>
      </w:r>
      <w:r w:rsidRPr="00780CFC">
        <w:rPr>
          <w:i/>
        </w:rPr>
        <w:t>toString</w:t>
      </w:r>
      <w:r>
        <w:t xml:space="preserve">, with </w:t>
      </w:r>
      <w:r w:rsidRPr="00780CFC">
        <w:rPr>
          <w:i/>
        </w:rPr>
        <w:t>O</w:t>
      </w:r>
      <w:r>
        <w:t xml:space="preserve"> as the this value and an empty argument list.</w:t>
      </w:r>
    </w:p>
    <w:p w14:paraId="09EC0435" w14:textId="77777777" w:rsidR="004C02EF" w:rsidRDefault="004C02EF" w:rsidP="004C02EF">
      <w:pPr>
        <w:pStyle w:val="Alg4"/>
        <w:numPr>
          <w:ilvl w:val="1"/>
          <w:numId w:val="354"/>
        </w:numPr>
      </w:pPr>
      <w:r>
        <w:t xml:space="preserve">If </w:t>
      </w:r>
      <w:r w:rsidRPr="00780CFC">
        <w:rPr>
          <w:i/>
        </w:rPr>
        <w:t>str</w:t>
      </w:r>
      <w:r>
        <w:t xml:space="preserve"> is a primitive value, return </w:t>
      </w:r>
      <w:r w:rsidRPr="00780CFC">
        <w:rPr>
          <w:i/>
        </w:rPr>
        <w:t>str</w:t>
      </w:r>
      <w:r>
        <w:t>.</w:t>
      </w:r>
    </w:p>
    <w:p w14:paraId="3E6A2C83" w14:textId="77777777" w:rsidR="004C02EF" w:rsidRDefault="004C02EF" w:rsidP="004C02EF">
      <w:pPr>
        <w:pStyle w:val="Alg4"/>
        <w:numPr>
          <w:ilvl w:val="0"/>
          <w:numId w:val="354"/>
        </w:numPr>
        <w:spacing w:after="120"/>
      </w:pPr>
      <w:r>
        <w:t xml:space="preserve">Throw a </w:t>
      </w:r>
      <w:r w:rsidRPr="00780CFC">
        <w:rPr>
          <w:b/>
        </w:rPr>
        <w:t xml:space="preserve">TypeError </w:t>
      </w:r>
      <w:r>
        <w:t>exception.</w:t>
      </w:r>
    </w:p>
    <w:p w14:paraId="0A3A6D78" w14:textId="77777777" w:rsidR="004C02EF" w:rsidRDefault="004C02EF" w:rsidP="004C02EF">
      <w:r>
        <w:t xml:space="preserve">When the [[DefaultValue]] internal method of </w:t>
      </w:r>
      <w:r w:rsidRPr="00D420A6">
        <w:rPr>
          <w:rFonts w:ascii="Times New Roman" w:hAnsi="Times New Roman"/>
          <w:i/>
        </w:rPr>
        <w:t>O</w:t>
      </w:r>
      <w:r>
        <w:t xml:space="preserve"> is called with no hint, then it behaves as if the hint were Number, unless </w:t>
      </w:r>
      <w:r w:rsidRPr="00D420A6">
        <w:rPr>
          <w:rFonts w:ascii="Times New Roman" w:hAnsi="Times New Roman"/>
          <w:i/>
        </w:rPr>
        <w:t>O</w:t>
      </w:r>
      <w:r>
        <w:t xml:space="preserve"> is a Date object (see 15.9.6), in which case it behaves as if the hint were String.</w:t>
      </w:r>
    </w:p>
    <w:p w14:paraId="7E8639D4" w14:textId="77777777" w:rsidR="004C02EF" w:rsidRDefault="004C02EF" w:rsidP="004C02EF">
      <w:r>
        <w:t>The above specification of [[DefaultValue]] for native objects can return only primitive values. If a host object implements its own [[DefaultValue]]</w:t>
      </w:r>
      <w:r w:rsidRPr="00CA6D1D">
        <w:t xml:space="preserve"> </w:t>
      </w:r>
      <w:r>
        <w:t>internal method, it must ensure that its [[DefaultValue]] internal method can return only primitive values.</w:t>
      </w:r>
    </w:p>
    <w:p w14:paraId="7E6584C8" w14:textId="77777777" w:rsidR="004C02EF" w:rsidRDefault="004C02EF" w:rsidP="00C623F2">
      <w:pPr>
        <w:pStyle w:val="30"/>
        <w:numPr>
          <w:ilvl w:val="0"/>
          <w:numId w:val="0"/>
        </w:numPr>
      </w:pPr>
      <w:bookmarkStart w:id="1769" w:name="_Toc235503356"/>
      <w:bookmarkStart w:id="1770" w:name="_Toc241509131"/>
      <w:bookmarkStart w:id="1771" w:name="_Toc244416618"/>
      <w:bookmarkStart w:id="1772" w:name="_Toc276630982"/>
      <w:bookmarkStart w:id="1773" w:name="_Toc153968371"/>
      <w:r>
        <w:t>8.12.9</w:t>
      </w:r>
      <w:r>
        <w:tab/>
        <w:t>[[DefineOwnProperty]] (P, Desc, Throw)</w:t>
      </w:r>
      <w:bookmarkEnd w:id="1769"/>
      <w:bookmarkEnd w:id="1770"/>
      <w:bookmarkEnd w:id="1771"/>
      <w:bookmarkEnd w:id="1772"/>
      <w:bookmarkEnd w:id="1773"/>
    </w:p>
    <w:p w14:paraId="17A3D5C9" w14:textId="77777777" w:rsidR="004C02EF" w:rsidRDefault="004C02EF" w:rsidP="004C02EF">
      <w:r>
        <w:t xml:space="preserve">In the following algorithm, the term “Reject” means “If </w:t>
      </w:r>
      <w:r w:rsidRPr="00D420A6">
        <w:rPr>
          <w:rStyle w:val="bnf"/>
        </w:rPr>
        <w:t>Throw</w:t>
      </w:r>
      <w:r w:rsidRPr="00E91749">
        <w:t xml:space="preserve"> </w:t>
      </w:r>
      <w:r>
        <w:t xml:space="preserve">is </w:t>
      </w:r>
      <w:r w:rsidRPr="00DC7ECF">
        <w:rPr>
          <w:b/>
        </w:rPr>
        <w:t>true</w:t>
      </w:r>
      <w:r>
        <w:t xml:space="preserve">, then throw a </w:t>
      </w:r>
      <w:r w:rsidRPr="00DC7ECF">
        <w:rPr>
          <w:b/>
        </w:rPr>
        <w:t>TypeError</w:t>
      </w:r>
      <w:r>
        <w:t xml:space="preserve"> exception, otherwise return </w:t>
      </w:r>
      <w:r w:rsidRPr="006647D0">
        <w:rPr>
          <w:b/>
        </w:rPr>
        <w:t>false</w:t>
      </w:r>
      <w:r>
        <w:t>”.</w:t>
      </w:r>
      <w:r w:rsidRPr="00F12CC9">
        <w:t xml:space="preserve"> </w:t>
      </w:r>
      <w:r w:rsidRPr="00F5633C">
        <w:t xml:space="preserve">The algorithm contains steps that test various fields of the Property Descriptor </w:t>
      </w:r>
      <w:r w:rsidRPr="00D420A6">
        <w:rPr>
          <w:rFonts w:ascii="Times New Roman" w:hAnsi="Times New Roman"/>
          <w:i/>
        </w:rPr>
        <w:t>Desc</w:t>
      </w:r>
      <w:r w:rsidRPr="00F5633C">
        <w:t xml:space="preserve"> for specific values. The fields that are tested in this manner need not actually exist in </w:t>
      </w:r>
      <w:r w:rsidRPr="00D420A6">
        <w:rPr>
          <w:rFonts w:ascii="Times New Roman" w:hAnsi="Times New Roman"/>
          <w:i/>
        </w:rPr>
        <w:t>Desc</w:t>
      </w:r>
      <w:r w:rsidRPr="00F5633C">
        <w:t xml:space="preserve">.  If a field is absent then </w:t>
      </w:r>
      <w:r>
        <w:t xml:space="preserve">its value is considered to be </w:t>
      </w:r>
      <w:r w:rsidRPr="009B5C29">
        <w:rPr>
          <w:b/>
        </w:rPr>
        <w:t>false</w:t>
      </w:r>
      <w:r>
        <w:t>.</w:t>
      </w:r>
    </w:p>
    <w:p w14:paraId="034D2D81" w14:textId="77777777" w:rsidR="004C02EF" w:rsidRDefault="004C02EF" w:rsidP="004C02EF">
      <w:r>
        <w:t xml:space="preserve">When the [[DefineOwnProperty]] internal method of </w:t>
      </w:r>
      <w:r w:rsidRPr="00D420A6">
        <w:rPr>
          <w:rFonts w:ascii="Times New Roman" w:hAnsi="Times New Roman"/>
          <w:i/>
        </w:rPr>
        <w:t>O</w:t>
      </w:r>
      <w:r>
        <w:t xml:space="preserve"> is called with </w:t>
      </w:r>
      <w:r w:rsidRPr="004372C5">
        <w:t xml:space="preserve">property name </w:t>
      </w:r>
      <w:r w:rsidRPr="00D420A6">
        <w:rPr>
          <w:rFonts w:ascii="Times New Roman" w:hAnsi="Times New Roman"/>
          <w:i/>
        </w:rPr>
        <w:t>P</w:t>
      </w:r>
      <w:r w:rsidRPr="004372C5">
        <w:t xml:space="preserve">, property </w:t>
      </w:r>
      <w:r>
        <w:t>descriptor</w:t>
      </w:r>
      <w:r w:rsidRPr="004372C5">
        <w:t xml:space="preserve"> </w:t>
      </w:r>
      <w:r w:rsidRPr="00D420A6">
        <w:rPr>
          <w:rFonts w:ascii="Times New Roman" w:hAnsi="Times New Roman"/>
          <w:i/>
        </w:rPr>
        <w:t>Desc</w:t>
      </w:r>
      <w:r w:rsidRPr="004372C5">
        <w:t xml:space="preserve">, and </w:t>
      </w:r>
      <w:r>
        <w:t>Boolean</w:t>
      </w:r>
      <w:r w:rsidRPr="004372C5">
        <w:t xml:space="preserve"> flag </w:t>
      </w:r>
      <w:r w:rsidRPr="00D420A6">
        <w:rPr>
          <w:rFonts w:ascii="Times New Roman" w:hAnsi="Times New Roman"/>
          <w:i/>
        </w:rPr>
        <w:t>Throw</w:t>
      </w:r>
      <w:r w:rsidRPr="004372C5">
        <w:t>, the following</w:t>
      </w:r>
      <w:r>
        <w:t xml:space="preserve"> steps are taken:</w:t>
      </w:r>
    </w:p>
    <w:p w14:paraId="42D76B28" w14:textId="77777777" w:rsidR="004C02EF" w:rsidRDefault="004C02EF" w:rsidP="004C02EF">
      <w:pPr>
        <w:pStyle w:val="Alg4"/>
        <w:numPr>
          <w:ilvl w:val="0"/>
          <w:numId w:val="355"/>
        </w:numPr>
      </w:pPr>
      <w:r>
        <w:t xml:space="preserve">Let </w:t>
      </w:r>
      <w:r w:rsidRPr="00D52461">
        <w:rPr>
          <w:i/>
        </w:rPr>
        <w:t>current</w:t>
      </w:r>
      <w:r>
        <w:t xml:space="preserve"> be the result of calling the [[GetOwnProperty]] internal method of </w:t>
      </w:r>
      <w:r w:rsidRPr="009B5FF3">
        <w:rPr>
          <w:i/>
        </w:rPr>
        <w:t>O</w:t>
      </w:r>
      <w:r>
        <w:t xml:space="preserve"> with property name </w:t>
      </w:r>
      <w:r w:rsidRPr="009B5FF3">
        <w:rPr>
          <w:i/>
        </w:rPr>
        <w:t>P</w:t>
      </w:r>
      <w:r>
        <w:t>.</w:t>
      </w:r>
    </w:p>
    <w:p w14:paraId="5D36A756" w14:textId="77777777" w:rsidR="004C02EF" w:rsidRDefault="004C02EF" w:rsidP="004C02EF">
      <w:pPr>
        <w:pStyle w:val="Alg4"/>
        <w:numPr>
          <w:ilvl w:val="0"/>
          <w:numId w:val="355"/>
        </w:numPr>
      </w:pPr>
      <w:r>
        <w:t xml:space="preserve">Let </w:t>
      </w:r>
      <w:r w:rsidRPr="00D52461">
        <w:rPr>
          <w:i/>
        </w:rPr>
        <w:t>extensible</w:t>
      </w:r>
      <w:r>
        <w:t xml:space="preserve"> be the value of the [[Extensible]] internal property of </w:t>
      </w:r>
      <w:r w:rsidRPr="009B5FF3">
        <w:rPr>
          <w:i/>
        </w:rPr>
        <w:t>O</w:t>
      </w:r>
      <w:r>
        <w:t>.</w:t>
      </w:r>
    </w:p>
    <w:p w14:paraId="14BE7BDE" w14:textId="77777777" w:rsidR="004C02EF" w:rsidRDefault="004C02EF" w:rsidP="004C02EF">
      <w:pPr>
        <w:pStyle w:val="Alg4"/>
        <w:numPr>
          <w:ilvl w:val="0"/>
          <w:numId w:val="355"/>
        </w:numPr>
      </w:pPr>
      <w:r>
        <w:t xml:space="preserve">If </w:t>
      </w:r>
      <w:r w:rsidRPr="00D52461">
        <w:rPr>
          <w:i/>
        </w:rPr>
        <w:t xml:space="preserve">current </w:t>
      </w:r>
      <w:r>
        <w:t xml:space="preserve">is </w:t>
      </w:r>
      <w:r w:rsidRPr="009172C7">
        <w:rPr>
          <w:b/>
        </w:rPr>
        <w:t>undefined</w:t>
      </w:r>
      <w:r>
        <w:t xml:space="preserve"> and </w:t>
      </w:r>
      <w:r>
        <w:rPr>
          <w:i/>
        </w:rPr>
        <w:t>extensible</w:t>
      </w:r>
      <w:r>
        <w:t xml:space="preserve"> is </w:t>
      </w:r>
      <w:r w:rsidRPr="009172C7">
        <w:rPr>
          <w:b/>
        </w:rPr>
        <w:t>false</w:t>
      </w:r>
      <w:r>
        <w:t>, then Reject.</w:t>
      </w:r>
    </w:p>
    <w:p w14:paraId="6AA29D28" w14:textId="77777777" w:rsidR="004C02EF" w:rsidRDefault="004C02EF" w:rsidP="004C02EF">
      <w:pPr>
        <w:pStyle w:val="Alg4"/>
        <w:numPr>
          <w:ilvl w:val="0"/>
          <w:numId w:val="355"/>
        </w:numPr>
      </w:pPr>
      <w:r>
        <w:t xml:space="preserve">If </w:t>
      </w:r>
      <w:r>
        <w:rPr>
          <w:i/>
        </w:rPr>
        <w:t>current</w:t>
      </w:r>
      <w:r>
        <w:t xml:space="preserve"> is </w:t>
      </w:r>
      <w:r w:rsidRPr="005D0F7C">
        <w:rPr>
          <w:b/>
        </w:rPr>
        <w:t>undefined</w:t>
      </w:r>
      <w:r>
        <w:t xml:space="preserve"> and </w:t>
      </w:r>
      <w:r>
        <w:rPr>
          <w:i/>
        </w:rPr>
        <w:t>extensible</w:t>
      </w:r>
      <w:r>
        <w:t xml:space="preserve"> is </w:t>
      </w:r>
      <w:r w:rsidRPr="005D0F7C">
        <w:rPr>
          <w:b/>
        </w:rPr>
        <w:t>true</w:t>
      </w:r>
      <w:r>
        <w:t>, then</w:t>
      </w:r>
    </w:p>
    <w:p w14:paraId="7B73F97E" w14:textId="77777777" w:rsidR="004C02EF" w:rsidRDefault="004C02EF" w:rsidP="004C02EF">
      <w:pPr>
        <w:pStyle w:val="Alg4"/>
        <w:numPr>
          <w:ilvl w:val="1"/>
          <w:numId w:val="355"/>
        </w:numPr>
      </w:pPr>
      <w:r>
        <w:t>If  IsGenericDescriptor(</w:t>
      </w:r>
      <w:r w:rsidRPr="009B5FF3">
        <w:rPr>
          <w:i/>
        </w:rPr>
        <w:t>Desc</w:t>
      </w:r>
      <w:r>
        <w:t>) or IsDataDescriptor(</w:t>
      </w:r>
      <w:r w:rsidRPr="009B5FF3">
        <w:rPr>
          <w:i/>
        </w:rPr>
        <w:t>Desc</w:t>
      </w:r>
      <w:r>
        <w:t xml:space="preserve">) is </w:t>
      </w:r>
      <w:r w:rsidRPr="009B5FF3">
        <w:rPr>
          <w:b/>
        </w:rPr>
        <w:t>true</w:t>
      </w:r>
      <w:r>
        <w:t>, then</w:t>
      </w:r>
    </w:p>
    <w:p w14:paraId="2B37618B" w14:textId="77777777" w:rsidR="004C02EF" w:rsidRDefault="004C02EF" w:rsidP="004C02EF">
      <w:pPr>
        <w:pStyle w:val="Alg4"/>
        <w:numPr>
          <w:ilvl w:val="2"/>
          <w:numId w:val="355"/>
        </w:numPr>
      </w:pPr>
      <w:r>
        <w:t xml:space="preserve">Create an own data property named </w:t>
      </w:r>
      <w:r w:rsidRPr="009B5FF3">
        <w:rPr>
          <w:i/>
        </w:rPr>
        <w:t>P</w:t>
      </w:r>
      <w:r>
        <w:t xml:space="preserve"> of object </w:t>
      </w:r>
      <w:r w:rsidRPr="009B5FF3">
        <w:rPr>
          <w:i/>
        </w:rPr>
        <w:t>O</w:t>
      </w:r>
      <w:r>
        <w:t xml:space="preserve"> whose [[Value]], [[Writable]], [[Enumerable]] and [[Configurable]] attribute values are described by </w:t>
      </w:r>
      <w:r w:rsidRPr="009B5FF3">
        <w:rPr>
          <w:i/>
        </w:rPr>
        <w:t>Desc</w:t>
      </w:r>
      <w:r>
        <w:t xml:space="preserve">. If the value of an attribute field of </w:t>
      </w:r>
      <w:r w:rsidRPr="009B5FF3">
        <w:rPr>
          <w:i/>
        </w:rPr>
        <w:t>Desc</w:t>
      </w:r>
      <w:r>
        <w:t xml:space="preserve"> is </w:t>
      </w:r>
      <w:r w:rsidRPr="009172C7">
        <w:t>absent</w:t>
      </w:r>
      <w:r>
        <w:t>, the attribute of the newly created property is set to its default value.</w:t>
      </w:r>
    </w:p>
    <w:p w14:paraId="06A5D443" w14:textId="77777777" w:rsidR="004C02EF" w:rsidRDefault="004C02EF" w:rsidP="004C02EF">
      <w:pPr>
        <w:pStyle w:val="Alg4"/>
        <w:numPr>
          <w:ilvl w:val="1"/>
          <w:numId w:val="355"/>
        </w:numPr>
      </w:pPr>
      <w:r>
        <w:t xml:space="preserve">Else, </w:t>
      </w:r>
      <w:r w:rsidRPr="009B5FF3">
        <w:rPr>
          <w:i/>
        </w:rPr>
        <w:t>Desc</w:t>
      </w:r>
      <w:r>
        <w:t xml:space="preserve"> must be an accessor Property Descriptor so,</w:t>
      </w:r>
    </w:p>
    <w:p w14:paraId="22CCBBC0" w14:textId="77777777" w:rsidR="004C02EF" w:rsidRDefault="004C02EF" w:rsidP="004C02EF">
      <w:pPr>
        <w:pStyle w:val="Alg4"/>
        <w:numPr>
          <w:ilvl w:val="2"/>
          <w:numId w:val="355"/>
        </w:numPr>
      </w:pPr>
      <w:r>
        <w:t xml:space="preserve">Create an own accessor property named </w:t>
      </w:r>
      <w:r w:rsidRPr="009B5FF3">
        <w:rPr>
          <w:i/>
        </w:rPr>
        <w:t>P</w:t>
      </w:r>
      <w:r>
        <w:t xml:space="preserve"> of object </w:t>
      </w:r>
      <w:r w:rsidRPr="009B5FF3">
        <w:rPr>
          <w:i/>
        </w:rPr>
        <w:t>O</w:t>
      </w:r>
      <w:r>
        <w:t xml:space="preserve"> whose [[Get]], [[Set]], [[Enumerable]] and [[Configurable]] attribute values are described by </w:t>
      </w:r>
      <w:r w:rsidRPr="009B5FF3">
        <w:rPr>
          <w:i/>
        </w:rPr>
        <w:t>Desc</w:t>
      </w:r>
      <w:r>
        <w:t xml:space="preserve">. If the value of an attribute field of </w:t>
      </w:r>
      <w:r w:rsidRPr="009B5FF3">
        <w:rPr>
          <w:i/>
        </w:rPr>
        <w:t>Desc</w:t>
      </w:r>
      <w:r>
        <w:t xml:space="preserve"> is absent, the attribute of the newly created property is set to its default value.</w:t>
      </w:r>
    </w:p>
    <w:p w14:paraId="234B6B13" w14:textId="77777777" w:rsidR="004C02EF" w:rsidRDefault="004C02EF" w:rsidP="004C02EF">
      <w:pPr>
        <w:pStyle w:val="Alg4"/>
        <w:numPr>
          <w:ilvl w:val="1"/>
          <w:numId w:val="355"/>
        </w:numPr>
      </w:pPr>
      <w:r>
        <w:t xml:space="preserve">Return </w:t>
      </w:r>
      <w:r w:rsidRPr="003A221A">
        <w:rPr>
          <w:b/>
        </w:rPr>
        <w:t>true</w:t>
      </w:r>
      <w:r>
        <w:t>.</w:t>
      </w:r>
    </w:p>
    <w:p w14:paraId="1F5785D5" w14:textId="77777777" w:rsidR="004C02EF" w:rsidRDefault="004C02EF" w:rsidP="004C02EF">
      <w:pPr>
        <w:pStyle w:val="Alg4"/>
        <w:numPr>
          <w:ilvl w:val="0"/>
          <w:numId w:val="355"/>
        </w:numPr>
      </w:pPr>
      <w:r>
        <w:t xml:space="preserve">Return </w:t>
      </w:r>
      <w:r w:rsidRPr="003A221A">
        <w:rPr>
          <w:b/>
        </w:rPr>
        <w:t>true</w:t>
      </w:r>
      <w:r>
        <w:t xml:space="preserve">, if every field in </w:t>
      </w:r>
      <w:r w:rsidRPr="009B5FF3">
        <w:rPr>
          <w:i/>
        </w:rPr>
        <w:t>Desc</w:t>
      </w:r>
      <w:r>
        <w:t xml:space="preserve"> is absent.</w:t>
      </w:r>
    </w:p>
    <w:p w14:paraId="7BB5EC41" w14:textId="77777777" w:rsidR="004C02EF" w:rsidRDefault="004C02EF" w:rsidP="004C02EF">
      <w:pPr>
        <w:pStyle w:val="Alg4"/>
        <w:numPr>
          <w:ilvl w:val="0"/>
          <w:numId w:val="355"/>
        </w:numPr>
      </w:pPr>
      <w:r>
        <w:t xml:space="preserve">Return </w:t>
      </w:r>
      <w:r w:rsidRPr="00B90E24">
        <w:rPr>
          <w:b/>
        </w:rPr>
        <w:t>true</w:t>
      </w:r>
      <w:r>
        <w:t xml:space="preserve">, if every field in </w:t>
      </w:r>
      <w:r w:rsidRPr="0007700D">
        <w:rPr>
          <w:i/>
        </w:rPr>
        <w:t xml:space="preserve">Desc </w:t>
      </w:r>
      <w:r>
        <w:t xml:space="preserve">also occurs in </w:t>
      </w:r>
      <w:r>
        <w:rPr>
          <w:i/>
        </w:rPr>
        <w:t>current</w:t>
      </w:r>
      <w:r>
        <w:t xml:space="preserve"> and the value of every field in </w:t>
      </w:r>
      <w:r w:rsidRPr="0007700D">
        <w:rPr>
          <w:i/>
        </w:rPr>
        <w:t xml:space="preserve">Desc </w:t>
      </w:r>
      <w:r>
        <w:t xml:space="preserve">is the same value as the corresponding field in </w:t>
      </w:r>
      <w:r>
        <w:rPr>
          <w:i/>
        </w:rPr>
        <w:t xml:space="preserve">current </w:t>
      </w:r>
      <w:r>
        <w:t>when compared using</w:t>
      </w:r>
      <w:r w:rsidRPr="00DC3477">
        <w:t xml:space="preserve"> the</w:t>
      </w:r>
      <w:r>
        <w:t xml:space="preserve"> SameValue algorithm (9.12).</w:t>
      </w:r>
    </w:p>
    <w:p w14:paraId="0D357C71" w14:textId="77777777" w:rsidR="004C02EF" w:rsidRDefault="004C02EF" w:rsidP="004C02EF">
      <w:pPr>
        <w:pStyle w:val="Alg4"/>
        <w:numPr>
          <w:ilvl w:val="0"/>
          <w:numId w:val="355"/>
        </w:numPr>
      </w:pPr>
      <w:r>
        <w:t xml:space="preserve">If the [[Configurable]] field of </w:t>
      </w:r>
      <w:r>
        <w:rPr>
          <w:i/>
        </w:rPr>
        <w:t>current</w:t>
      </w:r>
      <w:r>
        <w:t xml:space="preserve"> is </w:t>
      </w:r>
      <w:r w:rsidRPr="009B5FF3">
        <w:rPr>
          <w:b/>
        </w:rPr>
        <w:t>false</w:t>
      </w:r>
      <w:r>
        <w:t xml:space="preserve"> then</w:t>
      </w:r>
    </w:p>
    <w:p w14:paraId="57F3B438" w14:textId="77777777" w:rsidR="004C02EF" w:rsidRDefault="004C02EF" w:rsidP="004C02EF">
      <w:pPr>
        <w:pStyle w:val="Alg4"/>
        <w:numPr>
          <w:ilvl w:val="1"/>
          <w:numId w:val="355"/>
        </w:numPr>
      </w:pPr>
      <w:r>
        <w:t xml:space="preserve">Reject, if the [[Configurable]] field of </w:t>
      </w:r>
      <w:r w:rsidRPr="009B5FF3">
        <w:rPr>
          <w:i/>
        </w:rPr>
        <w:t>Desc</w:t>
      </w:r>
      <w:r>
        <w:t xml:space="preserve"> is </w:t>
      </w:r>
      <w:r w:rsidRPr="009B5FF3">
        <w:rPr>
          <w:b/>
        </w:rPr>
        <w:t>true</w:t>
      </w:r>
      <w:r>
        <w:t>.</w:t>
      </w:r>
    </w:p>
    <w:p w14:paraId="3B55B8E3" w14:textId="77777777" w:rsidR="004C02EF" w:rsidRDefault="004C02EF" w:rsidP="004C02EF">
      <w:pPr>
        <w:pStyle w:val="Alg4"/>
        <w:numPr>
          <w:ilvl w:val="1"/>
          <w:numId w:val="355"/>
        </w:numPr>
      </w:pPr>
      <w:r>
        <w:t xml:space="preserve">Reject, if the [[Enumerable]] field of </w:t>
      </w:r>
      <w:r w:rsidRPr="001024AE">
        <w:rPr>
          <w:i/>
        </w:rPr>
        <w:t>Desc</w:t>
      </w:r>
      <w:r>
        <w:t xml:space="preserve"> is present and the [[Enumerable]] fields of </w:t>
      </w:r>
      <w:r>
        <w:rPr>
          <w:i/>
        </w:rPr>
        <w:t>current</w:t>
      </w:r>
      <w:r>
        <w:t xml:space="preserve"> and </w:t>
      </w:r>
      <w:r w:rsidRPr="009B5FF3">
        <w:rPr>
          <w:i/>
        </w:rPr>
        <w:t>Desc</w:t>
      </w:r>
      <w:r>
        <w:t xml:space="preserve"> are the Boolean negation of each other.</w:t>
      </w:r>
    </w:p>
    <w:p w14:paraId="62A2AF8F" w14:textId="77777777" w:rsidR="004C02EF" w:rsidRDefault="004C02EF" w:rsidP="004C02EF">
      <w:pPr>
        <w:pStyle w:val="Alg4"/>
        <w:numPr>
          <w:ilvl w:val="0"/>
          <w:numId w:val="355"/>
        </w:numPr>
      </w:pPr>
      <w:r>
        <w:t>If IsGenericDescriptor(</w:t>
      </w:r>
      <w:r w:rsidRPr="009B5FF3">
        <w:rPr>
          <w:i/>
        </w:rPr>
        <w:t>Desc</w:t>
      </w:r>
      <w:r>
        <w:t xml:space="preserve">) is </w:t>
      </w:r>
      <w:r w:rsidRPr="009B5FF3">
        <w:rPr>
          <w:b/>
        </w:rPr>
        <w:t>true</w:t>
      </w:r>
      <w:r>
        <w:t>, then no further validation is required.</w:t>
      </w:r>
    </w:p>
    <w:p w14:paraId="1635EBA6" w14:textId="77777777" w:rsidR="004C02EF" w:rsidRDefault="004C02EF" w:rsidP="004C02EF">
      <w:pPr>
        <w:pStyle w:val="Alg4"/>
        <w:numPr>
          <w:ilvl w:val="0"/>
          <w:numId w:val="355"/>
        </w:numPr>
      </w:pPr>
      <w:r>
        <w:t>Else, if IsDataDescriptor(</w:t>
      </w:r>
      <w:r>
        <w:rPr>
          <w:i/>
        </w:rPr>
        <w:t>current</w:t>
      </w:r>
      <w:r>
        <w:t>) and IsDataDescriptor(</w:t>
      </w:r>
      <w:r w:rsidRPr="009B5FF3">
        <w:rPr>
          <w:i/>
        </w:rPr>
        <w:t>Desc</w:t>
      </w:r>
      <w:r>
        <w:t>) have different results, then</w:t>
      </w:r>
    </w:p>
    <w:p w14:paraId="2D9E0BF5" w14:textId="77777777" w:rsidR="004C02EF" w:rsidRDefault="004C02EF" w:rsidP="004C02EF">
      <w:pPr>
        <w:pStyle w:val="Alg4"/>
        <w:numPr>
          <w:ilvl w:val="1"/>
          <w:numId w:val="355"/>
        </w:numPr>
      </w:pPr>
      <w:r>
        <w:t xml:space="preserve">Reject, if the [[Configurable]] field of </w:t>
      </w:r>
      <w:r>
        <w:rPr>
          <w:i/>
        </w:rPr>
        <w:t>current</w:t>
      </w:r>
      <w:r>
        <w:t xml:space="preserve"> is </w:t>
      </w:r>
      <w:r w:rsidRPr="009B5FF3">
        <w:rPr>
          <w:b/>
        </w:rPr>
        <w:t>false</w:t>
      </w:r>
      <w:r>
        <w:t xml:space="preserve">. </w:t>
      </w:r>
    </w:p>
    <w:p w14:paraId="233D88E0" w14:textId="77777777" w:rsidR="004C02EF" w:rsidRDefault="004C02EF" w:rsidP="004C02EF">
      <w:pPr>
        <w:pStyle w:val="Alg4"/>
        <w:numPr>
          <w:ilvl w:val="1"/>
          <w:numId w:val="355"/>
        </w:numPr>
      </w:pPr>
      <w:r>
        <w:t>If IsDataDescriptor(</w:t>
      </w:r>
      <w:r>
        <w:rPr>
          <w:i/>
        </w:rPr>
        <w:t>current</w:t>
      </w:r>
      <w:r>
        <w:t xml:space="preserve">) is </w:t>
      </w:r>
      <w:r w:rsidRPr="009B5FF3">
        <w:rPr>
          <w:b/>
        </w:rPr>
        <w:t>true</w:t>
      </w:r>
      <w:r>
        <w:t>, then</w:t>
      </w:r>
    </w:p>
    <w:p w14:paraId="0AB8CF2C" w14:textId="77777777" w:rsidR="004C02EF" w:rsidRDefault="004C02EF" w:rsidP="004C02EF">
      <w:pPr>
        <w:pStyle w:val="Alg4"/>
        <w:numPr>
          <w:ilvl w:val="2"/>
          <w:numId w:val="355"/>
        </w:numPr>
      </w:pPr>
      <w:r>
        <w:t xml:space="preserve">Convert the property named </w:t>
      </w:r>
      <w:r w:rsidRPr="009B5FF3">
        <w:rPr>
          <w:i/>
        </w:rPr>
        <w:t>P</w:t>
      </w:r>
      <w:r>
        <w:t xml:space="preserve"> of object </w:t>
      </w:r>
      <w:r w:rsidRPr="009B5FF3">
        <w:rPr>
          <w:i/>
        </w:rPr>
        <w:t>O</w:t>
      </w:r>
      <w:r>
        <w:t xml:space="preserve"> from a data property to an accessor property. Preserve the existing values of the converted property’s [[Configurable]] and [[Enumerable]] attributes and set the rest of the property’s attributes to their default values.</w:t>
      </w:r>
    </w:p>
    <w:p w14:paraId="6EF07DA2" w14:textId="77777777" w:rsidR="004C02EF" w:rsidRDefault="004C02EF" w:rsidP="004C02EF">
      <w:pPr>
        <w:pStyle w:val="Alg4"/>
        <w:numPr>
          <w:ilvl w:val="1"/>
          <w:numId w:val="355"/>
        </w:numPr>
      </w:pPr>
      <w:r>
        <w:t>Else,</w:t>
      </w:r>
    </w:p>
    <w:p w14:paraId="1B10A7F7" w14:textId="77777777" w:rsidR="004C02EF" w:rsidRDefault="004C02EF" w:rsidP="004C02EF">
      <w:pPr>
        <w:pStyle w:val="Alg4"/>
        <w:numPr>
          <w:ilvl w:val="2"/>
          <w:numId w:val="355"/>
        </w:numPr>
      </w:pPr>
      <w:r>
        <w:t xml:space="preserve">Convert the property named </w:t>
      </w:r>
      <w:r w:rsidRPr="009B5FF3">
        <w:rPr>
          <w:i/>
        </w:rPr>
        <w:t>P</w:t>
      </w:r>
      <w:r>
        <w:t xml:space="preserve"> of object </w:t>
      </w:r>
      <w:r w:rsidRPr="009B5FF3">
        <w:rPr>
          <w:i/>
        </w:rPr>
        <w:t>O</w:t>
      </w:r>
      <w:r>
        <w:t xml:space="preserve"> from an accessor property to a data property. Preserve the existing values of the converted property’s [[Configurable]] and [[Enumerable]] attributes and set the rest of the property’s attributes to their default values.</w:t>
      </w:r>
    </w:p>
    <w:p w14:paraId="690868CC" w14:textId="77777777" w:rsidR="004C02EF" w:rsidRDefault="004C02EF" w:rsidP="004C02EF">
      <w:pPr>
        <w:pStyle w:val="Alg4"/>
        <w:numPr>
          <w:ilvl w:val="0"/>
          <w:numId w:val="355"/>
        </w:numPr>
      </w:pPr>
      <w:r>
        <w:t>Else, if IsDataDescriptor(</w:t>
      </w:r>
      <w:r>
        <w:rPr>
          <w:i/>
        </w:rPr>
        <w:t>current</w:t>
      </w:r>
      <w:r>
        <w:t>) and IsDataDescriptor(</w:t>
      </w:r>
      <w:r w:rsidRPr="009B5FF3">
        <w:rPr>
          <w:i/>
        </w:rPr>
        <w:t>Desc</w:t>
      </w:r>
      <w:r>
        <w:t xml:space="preserve">) are both </w:t>
      </w:r>
      <w:r w:rsidRPr="009B5FF3">
        <w:rPr>
          <w:b/>
        </w:rPr>
        <w:t>true</w:t>
      </w:r>
      <w:r>
        <w:t>, then</w:t>
      </w:r>
    </w:p>
    <w:p w14:paraId="02A9518D" w14:textId="77777777" w:rsidR="004C02EF" w:rsidRDefault="004C02EF" w:rsidP="004C02EF">
      <w:pPr>
        <w:pStyle w:val="Alg4"/>
        <w:numPr>
          <w:ilvl w:val="1"/>
          <w:numId w:val="355"/>
        </w:numPr>
      </w:pPr>
      <w:r>
        <w:t xml:space="preserve">If the [[Configurable]] field of </w:t>
      </w:r>
      <w:r>
        <w:rPr>
          <w:i/>
        </w:rPr>
        <w:t>current</w:t>
      </w:r>
      <w:r>
        <w:t xml:space="preserve"> is </w:t>
      </w:r>
      <w:r w:rsidRPr="009B5FF3">
        <w:rPr>
          <w:b/>
        </w:rPr>
        <w:t>false</w:t>
      </w:r>
      <w:r>
        <w:t>, then</w:t>
      </w:r>
    </w:p>
    <w:p w14:paraId="34AA2FDE" w14:textId="77777777" w:rsidR="004C02EF" w:rsidRDefault="004C02EF" w:rsidP="004C02EF">
      <w:pPr>
        <w:pStyle w:val="Alg4"/>
        <w:numPr>
          <w:ilvl w:val="2"/>
          <w:numId w:val="355"/>
        </w:numPr>
      </w:pPr>
      <w:r>
        <w:t xml:space="preserve">Reject, if the [[Writable]] field of </w:t>
      </w:r>
      <w:r>
        <w:rPr>
          <w:i/>
        </w:rPr>
        <w:t>current</w:t>
      </w:r>
      <w:r>
        <w:t xml:space="preserve"> is </w:t>
      </w:r>
      <w:r w:rsidRPr="009B5FF3">
        <w:rPr>
          <w:b/>
        </w:rPr>
        <w:t>false</w:t>
      </w:r>
      <w:r>
        <w:t xml:space="preserve"> and the [[Writable]] field of </w:t>
      </w:r>
      <w:r w:rsidRPr="009B5FF3">
        <w:rPr>
          <w:i/>
        </w:rPr>
        <w:t>Desc</w:t>
      </w:r>
      <w:r>
        <w:t xml:space="preserve"> is </w:t>
      </w:r>
      <w:r w:rsidRPr="009B5FF3">
        <w:rPr>
          <w:b/>
        </w:rPr>
        <w:t>true</w:t>
      </w:r>
      <w:r>
        <w:t>.</w:t>
      </w:r>
    </w:p>
    <w:p w14:paraId="7FFB207A" w14:textId="77777777" w:rsidR="004C02EF" w:rsidRDefault="004C02EF" w:rsidP="004C02EF">
      <w:pPr>
        <w:pStyle w:val="Alg4"/>
        <w:numPr>
          <w:ilvl w:val="2"/>
          <w:numId w:val="355"/>
        </w:numPr>
      </w:pPr>
      <w:r>
        <w:t xml:space="preserve">If the [[Writable]] field of </w:t>
      </w:r>
      <w:r>
        <w:rPr>
          <w:i/>
        </w:rPr>
        <w:t>current</w:t>
      </w:r>
      <w:r>
        <w:t xml:space="preserve"> is </w:t>
      </w:r>
      <w:r w:rsidRPr="009B5FF3">
        <w:rPr>
          <w:b/>
        </w:rPr>
        <w:t>false</w:t>
      </w:r>
      <w:r>
        <w:t>, then</w:t>
      </w:r>
    </w:p>
    <w:p w14:paraId="6019EE71" w14:textId="77777777" w:rsidR="004C02EF" w:rsidRDefault="004C02EF" w:rsidP="004C02EF">
      <w:pPr>
        <w:pStyle w:val="Alg4"/>
        <w:numPr>
          <w:ilvl w:val="3"/>
          <w:numId w:val="355"/>
        </w:numPr>
      </w:pPr>
      <w:r>
        <w:t xml:space="preserve">Reject, if the [[Value]] field of </w:t>
      </w:r>
      <w:r w:rsidRPr="009B5FF3">
        <w:rPr>
          <w:i/>
        </w:rPr>
        <w:t>Desc</w:t>
      </w:r>
      <w:r>
        <w:t xml:space="preserve"> is present and SameValue(</w:t>
      </w:r>
      <w:r w:rsidRPr="009A031D">
        <w:rPr>
          <w:i/>
        </w:rPr>
        <w:t>Desc</w:t>
      </w:r>
      <w:r>
        <w:t xml:space="preserve">.[[Value]], </w:t>
      </w:r>
      <w:r w:rsidRPr="001D3BE3">
        <w:rPr>
          <w:i/>
        </w:rPr>
        <w:t>current</w:t>
      </w:r>
      <w:r>
        <w:t xml:space="preserve">.[[Value]]) is </w:t>
      </w:r>
      <w:r w:rsidRPr="0007700D">
        <w:rPr>
          <w:b/>
        </w:rPr>
        <w:t>false</w:t>
      </w:r>
      <w:r>
        <w:t xml:space="preserve">. </w:t>
      </w:r>
    </w:p>
    <w:p w14:paraId="5DDD4448" w14:textId="77777777" w:rsidR="004C02EF" w:rsidRDefault="004C02EF" w:rsidP="004C02EF">
      <w:pPr>
        <w:pStyle w:val="Alg4"/>
        <w:numPr>
          <w:ilvl w:val="1"/>
          <w:numId w:val="355"/>
        </w:numPr>
      </w:pPr>
      <w:r>
        <w:t xml:space="preserve">else, the [[Configurable]] field of </w:t>
      </w:r>
      <w:r>
        <w:rPr>
          <w:i/>
        </w:rPr>
        <w:t>current</w:t>
      </w:r>
      <w:r>
        <w:t xml:space="preserve"> is </w:t>
      </w:r>
      <w:r w:rsidRPr="009B5FF3">
        <w:rPr>
          <w:b/>
        </w:rPr>
        <w:t>true</w:t>
      </w:r>
      <w:r>
        <w:t>, so any change is acceptable.</w:t>
      </w:r>
    </w:p>
    <w:p w14:paraId="0C917931" w14:textId="77777777" w:rsidR="004C02EF" w:rsidRDefault="004C02EF" w:rsidP="004C02EF">
      <w:pPr>
        <w:pStyle w:val="Alg4"/>
        <w:numPr>
          <w:ilvl w:val="0"/>
          <w:numId w:val="355"/>
        </w:numPr>
      </w:pPr>
      <w:r>
        <w:t>Else, IsAccessorDescriptor(</w:t>
      </w:r>
      <w:r>
        <w:rPr>
          <w:i/>
        </w:rPr>
        <w:t>current</w:t>
      </w:r>
      <w:r>
        <w:t>) and IsAccessorDescriptor(</w:t>
      </w:r>
      <w:r w:rsidRPr="009B5FF3">
        <w:rPr>
          <w:i/>
        </w:rPr>
        <w:t>Desc</w:t>
      </w:r>
      <w:r>
        <w:t xml:space="preserve">) are both </w:t>
      </w:r>
      <w:r w:rsidRPr="009B5FF3">
        <w:rPr>
          <w:b/>
        </w:rPr>
        <w:t>true</w:t>
      </w:r>
      <w:r>
        <w:t xml:space="preserve"> so,</w:t>
      </w:r>
    </w:p>
    <w:p w14:paraId="43E30A04" w14:textId="77777777" w:rsidR="004C02EF" w:rsidRDefault="004C02EF" w:rsidP="004C02EF">
      <w:pPr>
        <w:pStyle w:val="Alg4"/>
        <w:numPr>
          <w:ilvl w:val="1"/>
          <w:numId w:val="355"/>
        </w:numPr>
      </w:pPr>
      <w:r>
        <w:t xml:space="preserve">If the [[Configurable]] field of </w:t>
      </w:r>
      <w:r>
        <w:rPr>
          <w:i/>
        </w:rPr>
        <w:t>current</w:t>
      </w:r>
      <w:r>
        <w:t xml:space="preserve"> is </w:t>
      </w:r>
      <w:r w:rsidRPr="009B5FF3">
        <w:rPr>
          <w:b/>
        </w:rPr>
        <w:t>false</w:t>
      </w:r>
      <w:r>
        <w:t>, then</w:t>
      </w:r>
    </w:p>
    <w:p w14:paraId="780424A6" w14:textId="77777777" w:rsidR="004C02EF" w:rsidRDefault="004C02EF" w:rsidP="004C02EF">
      <w:pPr>
        <w:pStyle w:val="Alg4"/>
        <w:numPr>
          <w:ilvl w:val="2"/>
          <w:numId w:val="355"/>
        </w:numPr>
      </w:pPr>
      <w:r>
        <w:t xml:space="preserve">Reject, if the [[Set]] field of </w:t>
      </w:r>
      <w:r w:rsidRPr="009B5FF3">
        <w:rPr>
          <w:i/>
        </w:rPr>
        <w:t>Desc</w:t>
      </w:r>
      <w:r>
        <w:t xml:space="preserve"> is present and SameValue(</w:t>
      </w:r>
      <w:r w:rsidRPr="009A031D">
        <w:rPr>
          <w:i/>
        </w:rPr>
        <w:t>Desc</w:t>
      </w:r>
      <w:r>
        <w:t xml:space="preserve">.[[Set]], </w:t>
      </w:r>
      <w:r>
        <w:rPr>
          <w:i/>
        </w:rPr>
        <w:t>current</w:t>
      </w:r>
      <w:r>
        <w:t xml:space="preserve">.[[Set]]) is </w:t>
      </w:r>
      <w:r w:rsidRPr="009A031D">
        <w:rPr>
          <w:b/>
        </w:rPr>
        <w:t>false</w:t>
      </w:r>
      <w:r>
        <w:t>.</w:t>
      </w:r>
    </w:p>
    <w:p w14:paraId="51FEF568" w14:textId="77777777" w:rsidR="004C02EF" w:rsidRDefault="004C02EF" w:rsidP="004C02EF">
      <w:pPr>
        <w:pStyle w:val="Alg4"/>
        <w:numPr>
          <w:ilvl w:val="2"/>
          <w:numId w:val="355"/>
        </w:numPr>
      </w:pPr>
      <w:r>
        <w:t xml:space="preserve">Reject, if the [[Get]] field of </w:t>
      </w:r>
      <w:r w:rsidRPr="009B5FF3">
        <w:rPr>
          <w:i/>
        </w:rPr>
        <w:t>Desc</w:t>
      </w:r>
      <w:r>
        <w:t xml:space="preserve"> is present and SameValue(</w:t>
      </w:r>
      <w:r w:rsidRPr="002C4E4B">
        <w:rPr>
          <w:i/>
        </w:rPr>
        <w:t>Desc</w:t>
      </w:r>
      <w:r>
        <w:t xml:space="preserve">.[[Get]], </w:t>
      </w:r>
      <w:r>
        <w:rPr>
          <w:i/>
        </w:rPr>
        <w:t>current</w:t>
      </w:r>
      <w:r>
        <w:t xml:space="preserve">.[[Get]]) is </w:t>
      </w:r>
      <w:r w:rsidRPr="002C4E4B">
        <w:rPr>
          <w:b/>
        </w:rPr>
        <w:t>false</w:t>
      </w:r>
      <w:r>
        <w:t>.</w:t>
      </w:r>
    </w:p>
    <w:p w14:paraId="3D196F6C" w14:textId="77777777" w:rsidR="004C02EF" w:rsidRDefault="004C02EF" w:rsidP="004C02EF">
      <w:pPr>
        <w:pStyle w:val="Alg4"/>
        <w:numPr>
          <w:ilvl w:val="0"/>
          <w:numId w:val="355"/>
        </w:numPr>
      </w:pPr>
      <w:r>
        <w:t xml:space="preserve">For each attribute field of </w:t>
      </w:r>
      <w:r w:rsidRPr="009B5FF3">
        <w:rPr>
          <w:i/>
        </w:rPr>
        <w:t>Desc</w:t>
      </w:r>
      <w:r>
        <w:t xml:space="preserve"> that is present, set the correspondingly named attribute of the property named </w:t>
      </w:r>
      <w:r w:rsidRPr="009B5FF3">
        <w:rPr>
          <w:i/>
        </w:rPr>
        <w:t>P</w:t>
      </w:r>
      <w:r>
        <w:t xml:space="preserve"> of object </w:t>
      </w:r>
      <w:r w:rsidRPr="009B5FF3">
        <w:rPr>
          <w:i/>
        </w:rPr>
        <w:t>O</w:t>
      </w:r>
      <w:r>
        <w:t xml:space="preserve"> to the value of the field.</w:t>
      </w:r>
    </w:p>
    <w:p w14:paraId="13D45781" w14:textId="77777777" w:rsidR="004C02EF" w:rsidRPr="003D5DFE" w:rsidRDefault="004C02EF" w:rsidP="004C02EF">
      <w:pPr>
        <w:pStyle w:val="Alg4"/>
        <w:numPr>
          <w:ilvl w:val="0"/>
          <w:numId w:val="355"/>
        </w:numPr>
        <w:spacing w:after="120"/>
      </w:pPr>
      <w:r>
        <w:t xml:space="preserve">Return </w:t>
      </w:r>
      <w:r w:rsidRPr="006647D0">
        <w:rPr>
          <w:b/>
        </w:rPr>
        <w:t>true</w:t>
      </w:r>
      <w:r>
        <w:t>.</w:t>
      </w:r>
    </w:p>
    <w:p w14:paraId="542DBE76" w14:textId="77777777" w:rsidR="004C02EF" w:rsidRDefault="004C02EF" w:rsidP="004C02EF">
      <w:r>
        <w:t xml:space="preserve">However, if </w:t>
      </w:r>
      <w:r w:rsidRPr="00D420A6">
        <w:rPr>
          <w:rFonts w:ascii="Times New Roman" w:hAnsi="Times New Roman"/>
          <w:i/>
        </w:rPr>
        <w:t>O</w:t>
      </w:r>
      <w:r>
        <w:t xml:space="preserve"> </w:t>
      </w:r>
      <w:ins w:id="1774" w:author="Allen Wirfs-Brock" w:date="2011-07-02T14:56:00Z">
        <w:r w:rsidR="001C6822">
          <w:t>has a</w:t>
        </w:r>
      </w:ins>
      <w:ins w:id="1775" w:author="Allen Wirfs-Brock" w:date="2011-07-02T14:57:00Z">
        <w:r w:rsidR="001C6822">
          <w:t>n</w:t>
        </w:r>
      </w:ins>
      <w:ins w:id="1776" w:author="Allen Wirfs-Brock" w:date="2011-07-02T14:56:00Z">
        <w:r w:rsidR="001C6822">
          <w:t xml:space="preserve"> [[IsArray]] internal property</w:t>
        </w:r>
      </w:ins>
      <w:del w:id="1777" w:author="Allen Wirfs-Brock" w:date="2011-07-02T14:56:00Z">
        <w:r w:rsidDel="001C6822">
          <w:delText>is an Array object,</w:delText>
        </w:r>
      </w:del>
      <w:r>
        <w:t xml:space="preserve"> it </w:t>
      </w:r>
      <w:ins w:id="1778" w:author="Allen Wirfs-Brock" w:date="2011-07-02T14:57:00Z">
        <w:r w:rsidR="001C6822">
          <w:t xml:space="preserve">also </w:t>
        </w:r>
      </w:ins>
      <w:r>
        <w:t>has a more elaborate [[DefineOwnProperty]] internal method defined in 15.4.5.1.</w:t>
      </w:r>
    </w:p>
    <w:p w14:paraId="79F0A375" w14:textId="77777777" w:rsidR="004C02EF" w:rsidRPr="00F5633C" w:rsidRDefault="004C02EF" w:rsidP="004C02EF">
      <w:pPr>
        <w:pStyle w:val="Note"/>
      </w:pPr>
      <w:r w:rsidRPr="00F5633C">
        <w:t>NOTE</w:t>
      </w:r>
      <w:r w:rsidRPr="00F5633C">
        <w:tab/>
        <w:t xml:space="preserve">Step 10.b allows any field of Desc to be different from the corresponding field of current if current’s [[Configurable]] field is </w:t>
      </w:r>
      <w:r w:rsidRPr="00F5633C">
        <w:rPr>
          <w:b/>
        </w:rPr>
        <w:t>true</w:t>
      </w:r>
      <w:r w:rsidRPr="00F5633C">
        <w:t xml:space="preserve">. This even permits changing the [[Value]] of a property whose [[Writable]] attribute is </w:t>
      </w:r>
      <w:r w:rsidRPr="00F5633C">
        <w:rPr>
          <w:b/>
        </w:rPr>
        <w:t>false</w:t>
      </w:r>
      <w:r w:rsidRPr="00F5633C">
        <w:t xml:space="preserve">. This is allowed because a </w:t>
      </w:r>
      <w:r w:rsidRPr="00F5633C">
        <w:rPr>
          <w:b/>
        </w:rPr>
        <w:t>true</w:t>
      </w:r>
      <w:r w:rsidRPr="00F5633C">
        <w:t xml:space="preserve"> [[Configurable]] attribute would permit an equivalent sequence of calls where [[Writable]] is first set to </w:t>
      </w:r>
      <w:r w:rsidRPr="00F5633C">
        <w:rPr>
          <w:b/>
        </w:rPr>
        <w:t>true</w:t>
      </w:r>
      <w:r w:rsidRPr="00F5633C">
        <w:t xml:space="preserve">, a new [[Value]] is set, and then [[Writable]] is set to </w:t>
      </w:r>
      <w:r w:rsidRPr="00F5633C">
        <w:rPr>
          <w:b/>
        </w:rPr>
        <w:t>false</w:t>
      </w:r>
      <w:r w:rsidRPr="00F5633C">
        <w:t>.</w:t>
      </w:r>
    </w:p>
    <w:p w14:paraId="1FBBC39B" w14:textId="77777777" w:rsidR="004C02EF" w:rsidRPr="00BC727F" w:rsidRDefault="004C02EF" w:rsidP="004C02EF">
      <w:pPr>
        <w:pStyle w:val="1"/>
        <w:numPr>
          <w:ilvl w:val="0"/>
          <w:numId w:val="0"/>
        </w:numPr>
      </w:pPr>
      <w:bookmarkStart w:id="1779" w:name="_Toc235503357"/>
      <w:bookmarkStart w:id="1780" w:name="_Toc241509132"/>
      <w:bookmarkStart w:id="1781" w:name="_Toc244416619"/>
      <w:bookmarkStart w:id="1782" w:name="_Toc276630983"/>
      <w:bookmarkStart w:id="1783" w:name="_Toc153968372"/>
      <w:r w:rsidRPr="00BC727F">
        <w:t>9</w:t>
      </w:r>
      <w:r w:rsidRPr="00BC727F">
        <w:tab/>
        <w:t>Type Conversio</w:t>
      </w:r>
      <w:bookmarkEnd w:id="1659"/>
      <w:bookmarkEnd w:id="1660"/>
      <w:bookmarkEnd w:id="1661"/>
      <w:bookmarkEnd w:id="1662"/>
      <w:bookmarkEnd w:id="1663"/>
      <w:bookmarkEnd w:id="1664"/>
      <w:bookmarkEnd w:id="1716"/>
      <w:bookmarkEnd w:id="1717"/>
      <w:r w:rsidRPr="00BC727F">
        <w:t>n</w:t>
      </w:r>
      <w:bookmarkEnd w:id="1718"/>
      <w:r w:rsidRPr="00BC727F">
        <w:t xml:space="preserve"> and Testing</w:t>
      </w:r>
      <w:bookmarkEnd w:id="1779"/>
      <w:bookmarkEnd w:id="1780"/>
      <w:bookmarkEnd w:id="1781"/>
      <w:bookmarkEnd w:id="1782"/>
      <w:bookmarkEnd w:id="1783"/>
    </w:p>
    <w:p w14:paraId="014BCDC8" w14:textId="77777777" w:rsidR="004C02EF" w:rsidRDefault="004C02EF" w:rsidP="004C02EF">
      <w:r>
        <w:t>The ECMAScript runtime system performs automatic type conversion as needed. To clarify the semantics of certain constructs it is useful to define a set of conversion abstract operations. These abstract operations are not a part of the language; they are defined here to aid the specification of the semantics of the language. The conversion abstract operations are polymorphic; that is, they can accept a value of any ECMAScript language type, but not of specification types.</w:t>
      </w:r>
      <w:bookmarkStart w:id="1784" w:name="_Toc375031131"/>
      <w:bookmarkStart w:id="1785" w:name="_Ref378389486"/>
      <w:bookmarkStart w:id="1786" w:name="_Toc381513649"/>
      <w:bookmarkStart w:id="1787" w:name="_Toc382202792"/>
      <w:bookmarkStart w:id="1788" w:name="_Toc382203012"/>
      <w:bookmarkStart w:id="1789" w:name="_Toc382212171"/>
      <w:bookmarkStart w:id="1790" w:name="_Toc382212389"/>
      <w:bookmarkStart w:id="1791" w:name="_Toc382291516"/>
      <w:bookmarkStart w:id="1792" w:name="_Toc385672155"/>
      <w:bookmarkStart w:id="1793" w:name="_Toc393690250"/>
    </w:p>
    <w:p w14:paraId="5422152C" w14:textId="77777777" w:rsidR="004C02EF" w:rsidRDefault="004C02EF" w:rsidP="00C623F2">
      <w:pPr>
        <w:pStyle w:val="20"/>
        <w:numPr>
          <w:ilvl w:val="0"/>
          <w:numId w:val="0"/>
        </w:numPr>
      </w:pPr>
      <w:bookmarkStart w:id="1794" w:name="_Ref455971611"/>
      <w:bookmarkStart w:id="1795" w:name="_Ref456011185"/>
      <w:bookmarkStart w:id="1796" w:name="_Toc472818788"/>
      <w:bookmarkStart w:id="1797" w:name="_Toc235503358"/>
      <w:bookmarkStart w:id="1798" w:name="_Toc241509133"/>
      <w:bookmarkStart w:id="1799" w:name="_Toc244416620"/>
      <w:bookmarkStart w:id="1800" w:name="_Toc276630984"/>
      <w:bookmarkStart w:id="1801" w:name="_Toc153968373"/>
      <w:r>
        <w:t>9.1</w:t>
      </w:r>
      <w:r>
        <w:tab/>
        <w:t>ToPrimitiv</w:t>
      </w:r>
      <w:bookmarkEnd w:id="1784"/>
      <w:bookmarkEnd w:id="1785"/>
      <w:bookmarkEnd w:id="1786"/>
      <w:bookmarkEnd w:id="1787"/>
      <w:bookmarkEnd w:id="1788"/>
      <w:bookmarkEnd w:id="1789"/>
      <w:bookmarkEnd w:id="1790"/>
      <w:bookmarkEnd w:id="1791"/>
      <w:bookmarkEnd w:id="1792"/>
      <w:bookmarkEnd w:id="1793"/>
      <w:r>
        <w:t>e</w:t>
      </w:r>
      <w:bookmarkEnd w:id="1794"/>
      <w:bookmarkEnd w:id="1795"/>
      <w:bookmarkEnd w:id="1796"/>
      <w:bookmarkEnd w:id="1797"/>
      <w:bookmarkEnd w:id="1798"/>
      <w:bookmarkEnd w:id="1799"/>
      <w:bookmarkEnd w:id="1800"/>
      <w:bookmarkEnd w:id="1801"/>
    </w:p>
    <w:p w14:paraId="3A931692" w14:textId="77777777" w:rsidR="004C02EF" w:rsidRDefault="004C02EF" w:rsidP="004C02EF">
      <w:r>
        <w:t xml:space="preserve">The abstract operation ToPrimitive takes an </w:t>
      </w:r>
      <w:r w:rsidRPr="00D420A6">
        <w:rPr>
          <w:rFonts w:ascii="Times New Roman" w:hAnsi="Times New Roman"/>
          <w:i/>
        </w:rPr>
        <w:t>input</w:t>
      </w:r>
      <w:r>
        <w:t xml:space="preserve"> argument and an optional argument </w:t>
      </w:r>
      <w:r w:rsidRPr="00D420A6">
        <w:rPr>
          <w:rFonts w:ascii="Times New Roman" w:hAnsi="Times New Roman"/>
          <w:i/>
        </w:rPr>
        <w:t>PreferredType</w:t>
      </w:r>
      <w:r>
        <w:t xml:space="preserve">. The abstract operation ToPrimitive converts its </w:t>
      </w:r>
      <w:r w:rsidRPr="00D420A6">
        <w:rPr>
          <w:rFonts w:ascii="Times New Roman" w:hAnsi="Times New Roman"/>
          <w:i/>
        </w:rPr>
        <w:t>input</w:t>
      </w:r>
      <w:r>
        <w:t xml:space="preserve"> argument to a non-Object type. If an object is capable of converting to more than one primitive type, it may use the optional hint </w:t>
      </w:r>
      <w:r w:rsidRPr="00D420A6">
        <w:rPr>
          <w:rFonts w:ascii="Times New Roman" w:hAnsi="Times New Roman"/>
          <w:i/>
        </w:rPr>
        <w:t>PreferredType</w:t>
      </w:r>
      <w:r>
        <w:t xml:space="preserve"> to favour that type. Conversion occurs according to </w:t>
      </w:r>
      <w:r w:rsidRPr="00004BD3">
        <w:t xml:space="preserve">Table </w:t>
      </w:r>
      <w:del w:id="1802" w:author="Allen Wirfs-Brock" w:date="2011-07-02T13:27:00Z">
        <w:r w:rsidRPr="00004BD3" w:rsidDel="008962D8">
          <w:delText>10</w:delText>
        </w:r>
      </w:del>
      <w:ins w:id="1803" w:author="Allen Wirfs-Brock" w:date="2011-07-02T13:27:00Z">
        <w:r w:rsidR="008962D8">
          <w:t>11</w:t>
        </w:r>
      </w:ins>
      <w:r>
        <w:t>:</w:t>
      </w:r>
    </w:p>
    <w:p w14:paraId="37D5BF53" w14:textId="77777777" w:rsidR="004C02EF" w:rsidRPr="00712500" w:rsidRDefault="004C02EF" w:rsidP="004C02EF">
      <w:pPr>
        <w:pStyle w:val="Tabletitle"/>
        <w:widowControl w:val="0"/>
      </w:pPr>
      <w:r w:rsidRPr="00004BD3">
        <w:rPr>
          <w:rFonts w:eastAsia="Arial Unicode MS"/>
        </w:rPr>
        <w:t>Table </w:t>
      </w:r>
      <w:del w:id="1804" w:author="Allen Wirfs-Brock" w:date="2011-07-02T13:27:00Z">
        <w:r w:rsidRPr="00004BD3" w:rsidDel="008962D8">
          <w:rPr>
            <w:rFonts w:eastAsia="Arial Unicode MS"/>
          </w:rPr>
          <w:delText xml:space="preserve">10 </w:delText>
        </w:r>
      </w:del>
      <w:ins w:id="1805" w:author="Allen Wirfs-Brock" w:date="2011-07-02T13:27:00Z">
        <w:r w:rsidR="008962D8">
          <w:rPr>
            <w:rFonts w:eastAsia="Arial Unicode MS"/>
          </w:rPr>
          <w:t>11</w:t>
        </w:r>
        <w:r w:rsidR="008962D8" w:rsidRPr="00004BD3">
          <w:rPr>
            <w:rFonts w:eastAsia="Arial Unicode MS"/>
          </w:rPr>
          <w:t xml:space="preserve"> </w:t>
        </w:r>
      </w:ins>
      <w:r w:rsidRPr="00004BD3">
        <w:rPr>
          <w:rFonts w:eastAsia="Arial Unicode MS"/>
        </w:rPr>
        <w:t xml:space="preserve">— </w:t>
      </w:r>
      <w:r>
        <w:t>ToPrimitive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14:paraId="6EDF916E" w14:textId="77777777" w:rsidTr="003A4B2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1E19964A"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Input Type</w:t>
            </w:r>
          </w:p>
        </w:tc>
        <w:tc>
          <w:tcPr>
            <w:tcW w:w="6858" w:type="dxa"/>
            <w:tcBorders>
              <w:top w:val="single" w:sz="12" w:space="0" w:color="000000"/>
              <w:left w:val="nil"/>
              <w:bottom w:val="single" w:sz="6" w:space="0" w:color="000000"/>
              <w:right w:val="single" w:sz="6" w:space="0" w:color="000000"/>
            </w:tcBorders>
            <w:shd w:val="solid" w:color="C0C0C0" w:fill="FFFFFF"/>
          </w:tcPr>
          <w:p w14:paraId="56A76521"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Result</w:t>
            </w:r>
          </w:p>
        </w:tc>
      </w:tr>
      <w:tr w:rsidR="004C02EF" w14:paraId="77C9535E" w14:textId="77777777" w:rsidTr="003A4B22">
        <w:trPr>
          <w:jc w:val="center"/>
        </w:trPr>
        <w:tc>
          <w:tcPr>
            <w:tcW w:w="1998" w:type="dxa"/>
            <w:tcBorders>
              <w:top w:val="nil"/>
            </w:tcBorders>
          </w:tcPr>
          <w:p w14:paraId="11DB1F20" w14:textId="77777777" w:rsidR="004C02EF" w:rsidRDefault="004C02EF" w:rsidP="003A4B22">
            <w:pPr>
              <w:keepNext/>
              <w:spacing w:after="60"/>
            </w:pPr>
            <w:r w:rsidRPr="00984A3F">
              <w:t>Undefined</w:t>
            </w:r>
          </w:p>
        </w:tc>
        <w:tc>
          <w:tcPr>
            <w:tcW w:w="6858" w:type="dxa"/>
            <w:tcBorders>
              <w:top w:val="nil"/>
            </w:tcBorders>
          </w:tcPr>
          <w:p w14:paraId="1E45D356" w14:textId="77777777" w:rsidR="004C02EF" w:rsidRDefault="004C02EF" w:rsidP="003A4B22">
            <w:pPr>
              <w:keepNext/>
              <w:spacing w:after="60"/>
            </w:pPr>
            <w:r w:rsidRPr="00984A3F">
              <w:t xml:space="preserve">The result equals the </w:t>
            </w:r>
            <w:r w:rsidRPr="00D420A6">
              <w:rPr>
                <w:rFonts w:ascii="Times New Roman" w:hAnsi="Times New Roman"/>
                <w:i/>
              </w:rPr>
              <w:t>input</w:t>
            </w:r>
            <w:r w:rsidRPr="00984A3F">
              <w:t xml:space="preserve"> argument (no conversion).</w:t>
            </w:r>
          </w:p>
        </w:tc>
      </w:tr>
      <w:tr w:rsidR="004C02EF" w14:paraId="1D249AAB" w14:textId="77777777" w:rsidTr="003A4B22">
        <w:trPr>
          <w:jc w:val="center"/>
        </w:trPr>
        <w:tc>
          <w:tcPr>
            <w:tcW w:w="1998" w:type="dxa"/>
          </w:tcPr>
          <w:p w14:paraId="01904825" w14:textId="77777777" w:rsidR="004C02EF" w:rsidRDefault="004C02EF" w:rsidP="003A4B22">
            <w:pPr>
              <w:keepNext/>
              <w:spacing w:after="60"/>
            </w:pPr>
            <w:r w:rsidRPr="00984A3F">
              <w:t>Null</w:t>
            </w:r>
          </w:p>
        </w:tc>
        <w:tc>
          <w:tcPr>
            <w:tcW w:w="6858" w:type="dxa"/>
          </w:tcPr>
          <w:p w14:paraId="172C64D2" w14:textId="77777777" w:rsidR="004C02EF" w:rsidRDefault="004C02EF" w:rsidP="003A4B22">
            <w:pPr>
              <w:keepNext/>
              <w:spacing w:after="60"/>
            </w:pPr>
            <w:r w:rsidRPr="00984A3F">
              <w:t xml:space="preserve">The result equals the </w:t>
            </w:r>
            <w:r w:rsidRPr="00D420A6">
              <w:rPr>
                <w:rFonts w:ascii="Times New Roman" w:hAnsi="Times New Roman"/>
                <w:i/>
              </w:rPr>
              <w:t>input</w:t>
            </w:r>
            <w:r w:rsidRPr="00984A3F">
              <w:t xml:space="preserve"> argument (no conversion).</w:t>
            </w:r>
          </w:p>
        </w:tc>
      </w:tr>
      <w:tr w:rsidR="004C02EF" w14:paraId="297DD171" w14:textId="77777777" w:rsidTr="003A4B22">
        <w:trPr>
          <w:jc w:val="center"/>
        </w:trPr>
        <w:tc>
          <w:tcPr>
            <w:tcW w:w="1998" w:type="dxa"/>
          </w:tcPr>
          <w:p w14:paraId="204E50F3" w14:textId="77777777" w:rsidR="004C02EF" w:rsidRDefault="004C02EF" w:rsidP="003A4B22">
            <w:pPr>
              <w:keepNext/>
              <w:spacing w:after="60"/>
            </w:pPr>
            <w:r w:rsidRPr="00984A3F">
              <w:t>Boolean</w:t>
            </w:r>
          </w:p>
        </w:tc>
        <w:tc>
          <w:tcPr>
            <w:tcW w:w="6858" w:type="dxa"/>
          </w:tcPr>
          <w:p w14:paraId="77844CA8" w14:textId="77777777" w:rsidR="004C02EF" w:rsidRDefault="004C02EF" w:rsidP="003A4B22">
            <w:pPr>
              <w:keepNext/>
              <w:spacing w:after="60"/>
            </w:pPr>
            <w:r w:rsidRPr="00984A3F">
              <w:t xml:space="preserve">The result equals the </w:t>
            </w:r>
            <w:r w:rsidRPr="00D420A6">
              <w:rPr>
                <w:rFonts w:ascii="Times New Roman" w:hAnsi="Times New Roman"/>
                <w:i/>
              </w:rPr>
              <w:t>input</w:t>
            </w:r>
            <w:r w:rsidRPr="00984A3F">
              <w:t xml:space="preserve"> argument (no conversion).</w:t>
            </w:r>
          </w:p>
        </w:tc>
      </w:tr>
      <w:tr w:rsidR="004C02EF" w14:paraId="65DAF6CF" w14:textId="77777777" w:rsidTr="003A4B22">
        <w:trPr>
          <w:jc w:val="center"/>
        </w:trPr>
        <w:tc>
          <w:tcPr>
            <w:tcW w:w="1998" w:type="dxa"/>
          </w:tcPr>
          <w:p w14:paraId="5AD8966B" w14:textId="77777777" w:rsidR="004C02EF" w:rsidRDefault="004C02EF" w:rsidP="003A4B22">
            <w:pPr>
              <w:keepNext/>
              <w:spacing w:after="60"/>
            </w:pPr>
            <w:r w:rsidRPr="00984A3F">
              <w:t>Number</w:t>
            </w:r>
          </w:p>
        </w:tc>
        <w:tc>
          <w:tcPr>
            <w:tcW w:w="6858" w:type="dxa"/>
          </w:tcPr>
          <w:p w14:paraId="420F73D1" w14:textId="77777777" w:rsidR="004C02EF" w:rsidRDefault="004C02EF" w:rsidP="003A4B22">
            <w:pPr>
              <w:keepNext/>
              <w:spacing w:after="60"/>
            </w:pPr>
            <w:r w:rsidRPr="00984A3F">
              <w:t xml:space="preserve">The result equals the </w:t>
            </w:r>
            <w:r w:rsidRPr="00D420A6">
              <w:rPr>
                <w:rFonts w:ascii="Times New Roman" w:hAnsi="Times New Roman"/>
                <w:i/>
              </w:rPr>
              <w:t>input</w:t>
            </w:r>
            <w:r w:rsidRPr="00984A3F">
              <w:t xml:space="preserve"> argument (no conversion).</w:t>
            </w:r>
          </w:p>
        </w:tc>
      </w:tr>
      <w:tr w:rsidR="004C02EF" w14:paraId="5AC20460" w14:textId="77777777" w:rsidTr="003A4B22">
        <w:trPr>
          <w:jc w:val="center"/>
        </w:trPr>
        <w:tc>
          <w:tcPr>
            <w:tcW w:w="1998" w:type="dxa"/>
          </w:tcPr>
          <w:p w14:paraId="1C3B53E5" w14:textId="77777777" w:rsidR="004C02EF" w:rsidRDefault="004C02EF" w:rsidP="003A4B22">
            <w:pPr>
              <w:keepNext/>
              <w:spacing w:after="60"/>
            </w:pPr>
            <w:r w:rsidRPr="00984A3F">
              <w:t>String</w:t>
            </w:r>
          </w:p>
        </w:tc>
        <w:tc>
          <w:tcPr>
            <w:tcW w:w="6858" w:type="dxa"/>
          </w:tcPr>
          <w:p w14:paraId="2B0E32DD" w14:textId="77777777" w:rsidR="004C02EF" w:rsidRDefault="004C02EF" w:rsidP="003A4B22">
            <w:pPr>
              <w:keepNext/>
              <w:spacing w:after="60"/>
            </w:pPr>
            <w:r w:rsidRPr="00984A3F">
              <w:t xml:space="preserve">The result equals the </w:t>
            </w:r>
            <w:r w:rsidRPr="00D420A6">
              <w:rPr>
                <w:rFonts w:ascii="Times New Roman" w:hAnsi="Times New Roman"/>
                <w:i/>
              </w:rPr>
              <w:t>input</w:t>
            </w:r>
            <w:r w:rsidRPr="00984A3F">
              <w:t xml:space="preserve"> argument (no conversion).</w:t>
            </w:r>
          </w:p>
        </w:tc>
      </w:tr>
      <w:tr w:rsidR="004C02EF" w:rsidRPr="00984A3F" w14:paraId="49A885BA" w14:textId="77777777" w:rsidTr="003A4B22">
        <w:trPr>
          <w:jc w:val="center"/>
        </w:trPr>
        <w:tc>
          <w:tcPr>
            <w:tcW w:w="1998" w:type="dxa"/>
          </w:tcPr>
          <w:p w14:paraId="602ECAA3" w14:textId="77777777" w:rsidR="004C02EF" w:rsidRDefault="004C02EF" w:rsidP="003A4B22">
            <w:pPr>
              <w:keepNext/>
              <w:spacing w:after="60"/>
            </w:pPr>
            <w:r w:rsidRPr="00984A3F">
              <w:t>Object</w:t>
            </w:r>
          </w:p>
        </w:tc>
        <w:tc>
          <w:tcPr>
            <w:tcW w:w="6858" w:type="dxa"/>
          </w:tcPr>
          <w:p w14:paraId="7E20C167" w14:textId="77777777" w:rsidR="004C02EF" w:rsidRPr="00984A3F" w:rsidRDefault="004C02EF" w:rsidP="003A4B22">
            <w:pPr>
              <w:keepNext/>
              <w:spacing w:after="60"/>
            </w:pPr>
            <w:r w:rsidRPr="00984A3F">
              <w:t xml:space="preserve">Return a default value for the Object. The default value of an object is retrieved by calling the [[DefaultValue]] </w:t>
            </w:r>
            <w:r>
              <w:t xml:space="preserve">internal </w:t>
            </w:r>
            <w:r w:rsidRPr="00984A3F">
              <w:t xml:space="preserve">method of the object, passing the optional hint </w:t>
            </w:r>
            <w:r w:rsidRPr="00D420A6">
              <w:rPr>
                <w:rFonts w:ascii="Times New Roman" w:hAnsi="Times New Roman"/>
                <w:i/>
              </w:rPr>
              <w:t>PreferredType</w:t>
            </w:r>
            <w:r w:rsidRPr="00984A3F">
              <w:t xml:space="preserve">. The behaviour of the [[DefaultValue]] </w:t>
            </w:r>
            <w:r>
              <w:t xml:space="preserve">internal </w:t>
            </w:r>
            <w:r w:rsidRPr="00984A3F">
              <w:t xml:space="preserve">method is defined by this specification for all native ECMAScript objects </w:t>
            </w:r>
            <w:r>
              <w:t xml:space="preserve">in </w:t>
            </w:r>
            <w:r w:rsidRPr="00984A3F">
              <w:t>8.12.</w:t>
            </w:r>
            <w:r>
              <w:t>8</w:t>
            </w:r>
            <w:r w:rsidRPr="00984A3F">
              <w:t>.</w:t>
            </w:r>
          </w:p>
        </w:tc>
      </w:tr>
    </w:tbl>
    <w:p w14:paraId="611F0D68" w14:textId="77777777" w:rsidR="004C02EF" w:rsidRPr="00984A3F" w:rsidRDefault="004C02EF" w:rsidP="004C02EF">
      <w:bookmarkStart w:id="1806" w:name="_Toc375031132"/>
      <w:bookmarkStart w:id="1807" w:name="_Toc381513650"/>
      <w:bookmarkStart w:id="1808" w:name="_Toc382202793"/>
      <w:bookmarkStart w:id="1809" w:name="_Toc382203013"/>
      <w:bookmarkStart w:id="1810" w:name="_Toc382212172"/>
      <w:bookmarkStart w:id="1811" w:name="_Toc382212390"/>
      <w:bookmarkStart w:id="1812" w:name="_Toc382291517"/>
      <w:bookmarkStart w:id="1813" w:name="_Toc385672156"/>
      <w:bookmarkStart w:id="1814" w:name="_Toc393690251"/>
    </w:p>
    <w:p w14:paraId="7F522AA4" w14:textId="77777777" w:rsidR="004C02EF" w:rsidRDefault="004C02EF" w:rsidP="00C623F2">
      <w:pPr>
        <w:pStyle w:val="20"/>
        <w:numPr>
          <w:ilvl w:val="0"/>
          <w:numId w:val="0"/>
        </w:numPr>
      </w:pPr>
      <w:bookmarkStart w:id="1815" w:name="_Toc472818789"/>
      <w:bookmarkStart w:id="1816" w:name="_Toc235503359"/>
      <w:bookmarkStart w:id="1817" w:name="_Toc241509134"/>
      <w:bookmarkStart w:id="1818" w:name="_Toc244416621"/>
      <w:bookmarkStart w:id="1819" w:name="_Toc276630985"/>
      <w:bookmarkStart w:id="1820" w:name="_Toc153968374"/>
      <w:r>
        <w:t>9.2</w:t>
      </w:r>
      <w:r>
        <w:tab/>
        <w:t>ToBoolea</w:t>
      </w:r>
      <w:bookmarkEnd w:id="1806"/>
      <w:bookmarkEnd w:id="1807"/>
      <w:bookmarkEnd w:id="1808"/>
      <w:bookmarkEnd w:id="1809"/>
      <w:bookmarkEnd w:id="1810"/>
      <w:bookmarkEnd w:id="1811"/>
      <w:bookmarkEnd w:id="1812"/>
      <w:bookmarkEnd w:id="1813"/>
      <w:bookmarkEnd w:id="1814"/>
      <w:r>
        <w:t>n</w:t>
      </w:r>
      <w:bookmarkEnd w:id="1815"/>
      <w:bookmarkEnd w:id="1816"/>
      <w:bookmarkEnd w:id="1817"/>
      <w:bookmarkEnd w:id="1818"/>
      <w:bookmarkEnd w:id="1819"/>
      <w:bookmarkEnd w:id="1820"/>
    </w:p>
    <w:p w14:paraId="0E3AC9F2" w14:textId="77777777" w:rsidR="004C02EF" w:rsidRDefault="004C02EF" w:rsidP="004C02EF">
      <w:r>
        <w:t xml:space="preserve">The abstract operation ToBoolean converts its argument to a value of type Boolean according to </w:t>
      </w:r>
      <w:r w:rsidRPr="00004BD3">
        <w:t xml:space="preserve">Table </w:t>
      </w:r>
      <w:del w:id="1821" w:author="Allen Wirfs-Brock" w:date="2011-07-02T13:28:00Z">
        <w:r w:rsidRPr="00004BD3" w:rsidDel="008962D8">
          <w:delText>11</w:delText>
        </w:r>
      </w:del>
      <w:ins w:id="1822" w:author="Allen Wirfs-Brock" w:date="2011-07-02T13:28:00Z">
        <w:r w:rsidR="008962D8">
          <w:t>12</w:t>
        </w:r>
      </w:ins>
      <w:r>
        <w:t>:</w:t>
      </w:r>
    </w:p>
    <w:p w14:paraId="0061FFD7" w14:textId="77777777" w:rsidR="004C02EF" w:rsidRPr="00712500" w:rsidRDefault="004C02EF" w:rsidP="004C02EF">
      <w:pPr>
        <w:pStyle w:val="Tabletitle"/>
        <w:keepNext w:val="0"/>
        <w:widowControl w:val="0"/>
      </w:pPr>
      <w:r w:rsidRPr="00004BD3">
        <w:rPr>
          <w:rFonts w:eastAsia="Arial Unicode MS"/>
        </w:rPr>
        <w:t>Table </w:t>
      </w:r>
      <w:del w:id="1823" w:author="Allen Wirfs-Brock" w:date="2011-07-02T13:28:00Z">
        <w:r w:rsidRPr="00004BD3" w:rsidDel="008962D8">
          <w:rPr>
            <w:rFonts w:eastAsia="Arial Unicode MS"/>
          </w:rPr>
          <w:delText xml:space="preserve">11 </w:delText>
        </w:r>
      </w:del>
      <w:ins w:id="1824" w:author="Allen Wirfs-Brock" w:date="2011-07-02T13:28:00Z">
        <w:r w:rsidR="008962D8">
          <w:rPr>
            <w:rFonts w:eastAsia="Arial Unicode MS"/>
          </w:rPr>
          <w:t>12</w:t>
        </w:r>
        <w:r w:rsidR="008962D8" w:rsidRPr="00004BD3">
          <w:rPr>
            <w:rFonts w:eastAsia="Arial Unicode MS"/>
          </w:rPr>
          <w:t xml:space="preserve"> </w:t>
        </w:r>
      </w:ins>
      <w:r w:rsidRPr="00004BD3">
        <w:rPr>
          <w:rFonts w:eastAsia="Arial Unicode MS"/>
        </w:rPr>
        <w:t xml:space="preserve">— </w:t>
      </w:r>
      <w:r>
        <w:t>ToBoolean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14:paraId="3367C145" w14:textId="77777777" w:rsidTr="003A4B22">
        <w:trPr>
          <w:trHeight w:val="365"/>
          <w:jc w:val="center"/>
        </w:trPr>
        <w:tc>
          <w:tcPr>
            <w:tcW w:w="1998" w:type="dxa"/>
            <w:tcBorders>
              <w:top w:val="single" w:sz="12" w:space="0" w:color="000000"/>
              <w:left w:val="single" w:sz="6" w:space="0" w:color="000000"/>
              <w:bottom w:val="single" w:sz="6" w:space="0" w:color="000000"/>
              <w:right w:val="nil"/>
            </w:tcBorders>
            <w:shd w:val="solid" w:color="C0C0C0" w:fill="FFFFFF"/>
          </w:tcPr>
          <w:p w14:paraId="4AA0940D" w14:textId="77777777" w:rsidR="004C02EF" w:rsidRDefault="004C02EF" w:rsidP="003A4B22">
            <w:pPr>
              <w:keepNext/>
              <w:shd w:val="solid" w:color="C0C0C0" w:fill="FFFFFF"/>
              <w:spacing w:after="0"/>
              <w:contextualSpacing/>
              <w:rPr>
                <w:b/>
                <w:i/>
                <w:shd w:val="solid" w:color="C0C0C0" w:fill="FFFFFF"/>
              </w:rPr>
            </w:pPr>
            <w:r>
              <w:rPr>
                <w:b/>
                <w:i/>
                <w:shd w:val="solid" w:color="C0C0C0" w:fill="FFFFFF"/>
              </w:rPr>
              <w:t>Argument</w:t>
            </w:r>
            <w:r w:rsidRPr="00984A3F">
              <w:rPr>
                <w:b/>
                <w:i/>
                <w:shd w:val="solid" w:color="C0C0C0" w:fill="FFFFFF"/>
              </w:rPr>
              <w:t xml:space="preserve"> Type</w:t>
            </w:r>
          </w:p>
        </w:tc>
        <w:tc>
          <w:tcPr>
            <w:tcW w:w="6858" w:type="dxa"/>
            <w:tcBorders>
              <w:top w:val="single" w:sz="12" w:space="0" w:color="000000"/>
              <w:left w:val="nil"/>
              <w:bottom w:val="single" w:sz="6" w:space="0" w:color="000000"/>
              <w:right w:val="single" w:sz="6" w:space="0" w:color="000000"/>
            </w:tcBorders>
            <w:shd w:val="solid" w:color="C0C0C0" w:fill="FFFFFF"/>
          </w:tcPr>
          <w:p w14:paraId="0D5C925D" w14:textId="77777777" w:rsidR="004C02EF" w:rsidRDefault="004C02EF" w:rsidP="003A4B22">
            <w:pPr>
              <w:keepNext/>
              <w:shd w:val="solid" w:color="C0C0C0" w:fill="FFFFFF"/>
              <w:spacing w:after="0"/>
              <w:contextualSpacing/>
              <w:rPr>
                <w:b/>
                <w:i/>
                <w:shd w:val="solid" w:color="C0C0C0" w:fill="FFFFFF"/>
              </w:rPr>
            </w:pPr>
            <w:r w:rsidRPr="00984A3F">
              <w:rPr>
                <w:b/>
                <w:i/>
                <w:shd w:val="solid" w:color="C0C0C0" w:fill="FFFFFF"/>
              </w:rPr>
              <w:t>Result</w:t>
            </w:r>
          </w:p>
        </w:tc>
      </w:tr>
      <w:tr w:rsidR="004C02EF" w14:paraId="39609C0C" w14:textId="77777777" w:rsidTr="003A4B22">
        <w:trPr>
          <w:jc w:val="center"/>
        </w:trPr>
        <w:tc>
          <w:tcPr>
            <w:tcW w:w="1998" w:type="dxa"/>
            <w:tcBorders>
              <w:top w:val="nil"/>
            </w:tcBorders>
          </w:tcPr>
          <w:p w14:paraId="2E6E327C" w14:textId="77777777" w:rsidR="004C02EF" w:rsidRDefault="004C02EF" w:rsidP="003A4B22">
            <w:pPr>
              <w:keepNext/>
              <w:spacing w:after="60"/>
            </w:pPr>
            <w:r w:rsidRPr="00984A3F">
              <w:t>Undefined</w:t>
            </w:r>
          </w:p>
        </w:tc>
        <w:tc>
          <w:tcPr>
            <w:tcW w:w="6858" w:type="dxa"/>
            <w:tcBorders>
              <w:top w:val="nil"/>
            </w:tcBorders>
          </w:tcPr>
          <w:p w14:paraId="54937E49" w14:textId="77777777" w:rsidR="004C02EF" w:rsidRDefault="004C02EF" w:rsidP="003A4B22">
            <w:pPr>
              <w:keepNext/>
              <w:spacing w:after="60"/>
            </w:pPr>
            <w:r w:rsidRPr="00984A3F">
              <w:rPr>
                <w:b/>
              </w:rPr>
              <w:t>false</w:t>
            </w:r>
          </w:p>
        </w:tc>
      </w:tr>
      <w:tr w:rsidR="004C02EF" w14:paraId="342CCD08" w14:textId="77777777" w:rsidTr="003A4B22">
        <w:trPr>
          <w:jc w:val="center"/>
        </w:trPr>
        <w:tc>
          <w:tcPr>
            <w:tcW w:w="1998" w:type="dxa"/>
          </w:tcPr>
          <w:p w14:paraId="4A4F56EB" w14:textId="77777777" w:rsidR="004C02EF" w:rsidRDefault="004C02EF" w:rsidP="003A4B22">
            <w:pPr>
              <w:keepNext/>
              <w:spacing w:after="60"/>
            </w:pPr>
            <w:r w:rsidRPr="00984A3F">
              <w:t>Null</w:t>
            </w:r>
          </w:p>
        </w:tc>
        <w:tc>
          <w:tcPr>
            <w:tcW w:w="6858" w:type="dxa"/>
          </w:tcPr>
          <w:p w14:paraId="60C6580D" w14:textId="77777777" w:rsidR="004C02EF" w:rsidRDefault="004C02EF" w:rsidP="003A4B22">
            <w:pPr>
              <w:keepNext/>
              <w:spacing w:after="60"/>
            </w:pPr>
            <w:r w:rsidRPr="00984A3F">
              <w:rPr>
                <w:b/>
              </w:rPr>
              <w:t>false</w:t>
            </w:r>
          </w:p>
        </w:tc>
      </w:tr>
      <w:tr w:rsidR="004C02EF" w14:paraId="0BFCF954" w14:textId="77777777" w:rsidTr="003A4B22">
        <w:trPr>
          <w:jc w:val="center"/>
        </w:trPr>
        <w:tc>
          <w:tcPr>
            <w:tcW w:w="1998" w:type="dxa"/>
          </w:tcPr>
          <w:p w14:paraId="35C26B5F" w14:textId="77777777" w:rsidR="004C02EF" w:rsidRDefault="004C02EF" w:rsidP="003A4B22">
            <w:pPr>
              <w:keepNext/>
              <w:spacing w:after="60"/>
            </w:pPr>
            <w:r w:rsidRPr="00984A3F">
              <w:t>Boolean</w:t>
            </w:r>
          </w:p>
        </w:tc>
        <w:tc>
          <w:tcPr>
            <w:tcW w:w="6858" w:type="dxa"/>
          </w:tcPr>
          <w:p w14:paraId="7E9DEF94" w14:textId="77777777" w:rsidR="004C02EF" w:rsidRDefault="004C02EF" w:rsidP="003A4B22">
            <w:pPr>
              <w:keepNext/>
              <w:spacing w:after="60"/>
            </w:pPr>
            <w:r w:rsidRPr="00984A3F">
              <w:t>The result equals the input argument (no conversion).</w:t>
            </w:r>
          </w:p>
        </w:tc>
      </w:tr>
      <w:tr w:rsidR="004C02EF" w14:paraId="452675A8" w14:textId="77777777" w:rsidTr="003A4B22">
        <w:trPr>
          <w:jc w:val="center"/>
        </w:trPr>
        <w:tc>
          <w:tcPr>
            <w:tcW w:w="1998" w:type="dxa"/>
          </w:tcPr>
          <w:p w14:paraId="02F5C909" w14:textId="77777777" w:rsidR="004C02EF" w:rsidRDefault="004C02EF" w:rsidP="003A4B22">
            <w:pPr>
              <w:keepNext/>
              <w:spacing w:after="60"/>
            </w:pPr>
            <w:r w:rsidRPr="00984A3F">
              <w:t>Number</w:t>
            </w:r>
          </w:p>
        </w:tc>
        <w:tc>
          <w:tcPr>
            <w:tcW w:w="6858" w:type="dxa"/>
          </w:tcPr>
          <w:p w14:paraId="2A2E169E" w14:textId="77777777" w:rsidR="004C02EF" w:rsidRDefault="004C02EF" w:rsidP="003A4B22">
            <w:pPr>
              <w:keepNext/>
              <w:spacing w:after="60"/>
            </w:pPr>
            <w:r w:rsidRPr="00984A3F">
              <w:t xml:space="preserve">The result is </w:t>
            </w:r>
            <w:r w:rsidRPr="00984A3F">
              <w:rPr>
                <w:b/>
              </w:rPr>
              <w:t>false</w:t>
            </w:r>
            <w:r w:rsidRPr="00984A3F">
              <w:t xml:space="preserve"> if the argument is </w:t>
            </w:r>
            <w:r w:rsidRPr="00984A3F">
              <w:rPr>
                <w:b/>
              </w:rPr>
              <w:t>+0</w:t>
            </w:r>
            <w:r w:rsidRPr="00984A3F">
              <w:t xml:space="preserve">, </w:t>
            </w:r>
            <w:r w:rsidRPr="00984A3F">
              <w:rPr>
                <w:b/>
              </w:rPr>
              <w:sym w:font="Symbol" w:char="F02D"/>
            </w:r>
            <w:r w:rsidRPr="00984A3F">
              <w:rPr>
                <w:b/>
              </w:rPr>
              <w:t>0</w:t>
            </w:r>
            <w:r w:rsidRPr="00984A3F">
              <w:t xml:space="preserve">, or </w:t>
            </w:r>
            <w:r w:rsidRPr="00984A3F">
              <w:rPr>
                <w:b/>
              </w:rPr>
              <w:t>NaN</w:t>
            </w:r>
            <w:r w:rsidRPr="00984A3F">
              <w:t xml:space="preserve">; otherwise the result is </w:t>
            </w:r>
            <w:r w:rsidRPr="00984A3F">
              <w:rPr>
                <w:b/>
              </w:rPr>
              <w:t>true</w:t>
            </w:r>
            <w:r w:rsidRPr="00984A3F">
              <w:t>.</w:t>
            </w:r>
            <w:r>
              <w:t xml:space="preserve"> </w:t>
            </w:r>
          </w:p>
        </w:tc>
      </w:tr>
      <w:tr w:rsidR="004C02EF" w14:paraId="05BC500E" w14:textId="77777777" w:rsidTr="003A4B22">
        <w:trPr>
          <w:jc w:val="center"/>
        </w:trPr>
        <w:tc>
          <w:tcPr>
            <w:tcW w:w="1998" w:type="dxa"/>
          </w:tcPr>
          <w:p w14:paraId="6F7C78BB" w14:textId="77777777" w:rsidR="004C02EF" w:rsidRDefault="004C02EF" w:rsidP="003A4B22">
            <w:pPr>
              <w:keepNext/>
              <w:spacing w:after="60"/>
            </w:pPr>
            <w:r w:rsidRPr="00984A3F">
              <w:t>String</w:t>
            </w:r>
          </w:p>
        </w:tc>
        <w:tc>
          <w:tcPr>
            <w:tcW w:w="6858" w:type="dxa"/>
          </w:tcPr>
          <w:p w14:paraId="1530A1CF" w14:textId="77777777" w:rsidR="004C02EF" w:rsidRDefault="004C02EF" w:rsidP="003A4B22">
            <w:pPr>
              <w:keepNext/>
              <w:spacing w:after="60"/>
              <w:rPr>
                <w:rFonts w:ascii="Courier New" w:hAnsi="Courier New"/>
              </w:rPr>
            </w:pPr>
            <w:r w:rsidRPr="00984A3F">
              <w:t xml:space="preserve">The result is </w:t>
            </w:r>
            <w:r w:rsidRPr="00984A3F">
              <w:rPr>
                <w:b/>
              </w:rPr>
              <w:t>false</w:t>
            </w:r>
            <w:r w:rsidRPr="00984A3F">
              <w:t xml:space="preserve"> if the argument is the empty </w:t>
            </w:r>
            <w:r>
              <w:t>String</w:t>
            </w:r>
            <w:r w:rsidRPr="00984A3F">
              <w:t xml:space="preserve"> (its length is zero); otherwise the result is </w:t>
            </w:r>
            <w:r w:rsidRPr="00984A3F">
              <w:rPr>
                <w:b/>
              </w:rPr>
              <w:t>true</w:t>
            </w:r>
            <w:r w:rsidRPr="00984A3F">
              <w:t>.</w:t>
            </w:r>
          </w:p>
        </w:tc>
      </w:tr>
      <w:tr w:rsidR="004C02EF" w:rsidRPr="00984A3F" w14:paraId="5F4EB75A" w14:textId="77777777" w:rsidTr="003A4B22">
        <w:trPr>
          <w:jc w:val="center"/>
        </w:trPr>
        <w:tc>
          <w:tcPr>
            <w:tcW w:w="1998" w:type="dxa"/>
          </w:tcPr>
          <w:p w14:paraId="2457D200" w14:textId="77777777" w:rsidR="004C02EF" w:rsidRDefault="004C02EF" w:rsidP="003A4B22">
            <w:pPr>
              <w:spacing w:after="60"/>
            </w:pPr>
            <w:r w:rsidRPr="00984A3F">
              <w:t>Object</w:t>
            </w:r>
          </w:p>
        </w:tc>
        <w:tc>
          <w:tcPr>
            <w:tcW w:w="6858" w:type="dxa"/>
          </w:tcPr>
          <w:p w14:paraId="58200438" w14:textId="77777777" w:rsidR="004C02EF" w:rsidRPr="00984A3F" w:rsidRDefault="004C02EF" w:rsidP="003A4B22">
            <w:pPr>
              <w:spacing w:after="60"/>
            </w:pPr>
            <w:r w:rsidRPr="00984A3F">
              <w:rPr>
                <w:b/>
              </w:rPr>
              <w:t>true</w:t>
            </w:r>
          </w:p>
        </w:tc>
      </w:tr>
    </w:tbl>
    <w:p w14:paraId="69DCDDD2" w14:textId="77777777" w:rsidR="004C02EF" w:rsidRPr="00984A3F" w:rsidRDefault="004C02EF" w:rsidP="004C02EF">
      <w:bookmarkStart w:id="1825" w:name="_Toc375031133"/>
      <w:bookmarkStart w:id="1826" w:name="_Ref379262782"/>
      <w:bookmarkStart w:id="1827" w:name="_Toc381513651"/>
      <w:bookmarkStart w:id="1828" w:name="_Toc382202794"/>
      <w:bookmarkStart w:id="1829" w:name="_Toc382203014"/>
      <w:bookmarkStart w:id="1830" w:name="_Toc382212173"/>
      <w:bookmarkStart w:id="1831" w:name="_Toc382212391"/>
      <w:bookmarkStart w:id="1832" w:name="_Toc382291518"/>
      <w:bookmarkStart w:id="1833" w:name="_Toc385672157"/>
      <w:bookmarkStart w:id="1834" w:name="_Toc393690252"/>
    </w:p>
    <w:p w14:paraId="5936B13B" w14:textId="77777777" w:rsidR="004C02EF" w:rsidRDefault="004C02EF" w:rsidP="00C623F2">
      <w:pPr>
        <w:pStyle w:val="20"/>
        <w:numPr>
          <w:ilvl w:val="0"/>
          <w:numId w:val="0"/>
        </w:numPr>
      </w:pPr>
      <w:bookmarkStart w:id="1835" w:name="_Toc472818790"/>
      <w:bookmarkStart w:id="1836" w:name="_Toc235503360"/>
      <w:bookmarkStart w:id="1837" w:name="_Toc241509135"/>
      <w:bookmarkStart w:id="1838" w:name="_Toc244416622"/>
      <w:bookmarkStart w:id="1839" w:name="_Toc276630986"/>
      <w:bookmarkStart w:id="1840" w:name="_Toc153968375"/>
      <w:r>
        <w:t>9.3</w:t>
      </w:r>
      <w:r>
        <w:tab/>
        <w:t>ToNumbe</w:t>
      </w:r>
      <w:bookmarkEnd w:id="1825"/>
      <w:bookmarkEnd w:id="1826"/>
      <w:bookmarkEnd w:id="1827"/>
      <w:bookmarkEnd w:id="1828"/>
      <w:bookmarkEnd w:id="1829"/>
      <w:bookmarkEnd w:id="1830"/>
      <w:bookmarkEnd w:id="1831"/>
      <w:bookmarkEnd w:id="1832"/>
      <w:bookmarkEnd w:id="1833"/>
      <w:bookmarkEnd w:id="1834"/>
      <w:r>
        <w:t>r</w:t>
      </w:r>
      <w:bookmarkEnd w:id="1835"/>
      <w:bookmarkEnd w:id="1836"/>
      <w:bookmarkEnd w:id="1837"/>
      <w:bookmarkEnd w:id="1838"/>
      <w:bookmarkEnd w:id="1839"/>
      <w:bookmarkEnd w:id="1840"/>
    </w:p>
    <w:p w14:paraId="223A0C83" w14:textId="77777777" w:rsidR="004C02EF" w:rsidRDefault="004C02EF" w:rsidP="004C02EF">
      <w:r>
        <w:t xml:space="preserve">The abstract operation ToNumber converts its argument to a value of type Number according to </w:t>
      </w:r>
      <w:r w:rsidRPr="00004BD3">
        <w:t xml:space="preserve">Table </w:t>
      </w:r>
      <w:del w:id="1841" w:author="Allen Wirfs-Brock" w:date="2011-07-02T13:28:00Z">
        <w:r w:rsidRPr="00004BD3" w:rsidDel="008962D8">
          <w:delText>12</w:delText>
        </w:r>
      </w:del>
      <w:ins w:id="1842" w:author="Allen Wirfs-Brock" w:date="2011-07-02T13:28:00Z">
        <w:r w:rsidR="008962D8">
          <w:t>13</w:t>
        </w:r>
      </w:ins>
      <w:r>
        <w:t>:</w:t>
      </w:r>
    </w:p>
    <w:p w14:paraId="27FEBC88" w14:textId="77777777" w:rsidR="004C02EF" w:rsidRPr="00712500" w:rsidRDefault="004C02EF" w:rsidP="004C02EF">
      <w:pPr>
        <w:pStyle w:val="Tabletitle"/>
        <w:widowControl w:val="0"/>
      </w:pPr>
      <w:r w:rsidRPr="00004BD3">
        <w:rPr>
          <w:rFonts w:eastAsia="Arial Unicode MS"/>
        </w:rPr>
        <w:t>Table </w:t>
      </w:r>
      <w:del w:id="1843" w:author="Allen Wirfs-Brock" w:date="2011-07-02T13:28:00Z">
        <w:r w:rsidRPr="00004BD3" w:rsidDel="008962D8">
          <w:rPr>
            <w:rFonts w:eastAsia="Arial Unicode MS"/>
          </w:rPr>
          <w:delText xml:space="preserve">12 </w:delText>
        </w:r>
      </w:del>
      <w:ins w:id="1844" w:author="Allen Wirfs-Brock" w:date="2011-07-02T13:28:00Z">
        <w:r w:rsidR="008962D8">
          <w:rPr>
            <w:rFonts w:eastAsia="Arial Unicode MS"/>
          </w:rPr>
          <w:t>13</w:t>
        </w:r>
        <w:r w:rsidR="008962D8" w:rsidRPr="00004BD3">
          <w:rPr>
            <w:rFonts w:eastAsia="Arial Unicode MS"/>
          </w:rPr>
          <w:t xml:space="preserve"> </w:t>
        </w:r>
      </w:ins>
      <w:r w:rsidRPr="00004BD3">
        <w:rPr>
          <w:rFonts w:eastAsia="Arial Unicode MS"/>
        </w:rPr>
        <w:t xml:space="preserve">— </w:t>
      </w:r>
      <w:r>
        <w:t>To Number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82796B" w14:paraId="4E1AE81B" w14:textId="77777777" w:rsidTr="003A4B2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7293770F" w14:textId="77777777" w:rsidR="004C02EF" w:rsidRPr="0082796B" w:rsidRDefault="004C02EF" w:rsidP="003A4B22">
            <w:pPr>
              <w:keepNext/>
              <w:shd w:val="solid" w:color="C0C0C0" w:fill="FFFFFF"/>
              <w:spacing w:after="0"/>
              <w:rPr>
                <w:b/>
                <w:i/>
                <w:shd w:val="solid" w:color="C0C0C0" w:fill="FFFFFF"/>
              </w:rPr>
            </w:pPr>
            <w:r>
              <w:rPr>
                <w:b/>
                <w:i/>
                <w:shd w:val="solid" w:color="C0C0C0" w:fill="FFFFFF"/>
              </w:rPr>
              <w:t>Argument</w:t>
            </w:r>
            <w:r w:rsidRPr="0082796B">
              <w:rPr>
                <w:b/>
                <w:i/>
                <w:shd w:val="solid" w:color="C0C0C0" w:fill="FFFFFF"/>
              </w:rPr>
              <w:t xml:space="preserve"> Type</w:t>
            </w:r>
          </w:p>
        </w:tc>
        <w:tc>
          <w:tcPr>
            <w:tcW w:w="6858" w:type="dxa"/>
            <w:tcBorders>
              <w:top w:val="single" w:sz="12" w:space="0" w:color="000000"/>
              <w:left w:val="nil"/>
              <w:bottom w:val="single" w:sz="6" w:space="0" w:color="000000"/>
              <w:right w:val="single" w:sz="6" w:space="0" w:color="000000"/>
            </w:tcBorders>
            <w:shd w:val="solid" w:color="C0C0C0" w:fill="FFFFFF"/>
          </w:tcPr>
          <w:p w14:paraId="1E4B697F" w14:textId="77777777" w:rsidR="004C02EF" w:rsidRPr="0082796B" w:rsidRDefault="004C02EF" w:rsidP="003A4B22">
            <w:pPr>
              <w:keepNext/>
              <w:shd w:val="solid" w:color="C0C0C0" w:fill="FFFFFF"/>
              <w:spacing w:after="0"/>
              <w:rPr>
                <w:b/>
                <w:i/>
                <w:shd w:val="solid" w:color="C0C0C0" w:fill="FFFFFF"/>
              </w:rPr>
            </w:pPr>
            <w:r w:rsidRPr="0082796B">
              <w:rPr>
                <w:b/>
                <w:i/>
                <w:shd w:val="solid" w:color="C0C0C0" w:fill="FFFFFF"/>
              </w:rPr>
              <w:t>Result</w:t>
            </w:r>
          </w:p>
        </w:tc>
      </w:tr>
      <w:tr w:rsidR="004C02EF" w:rsidRPr="0082796B" w14:paraId="23649B05" w14:textId="77777777" w:rsidTr="003A4B22">
        <w:trPr>
          <w:jc w:val="center"/>
        </w:trPr>
        <w:tc>
          <w:tcPr>
            <w:tcW w:w="1998" w:type="dxa"/>
            <w:tcBorders>
              <w:top w:val="nil"/>
            </w:tcBorders>
          </w:tcPr>
          <w:p w14:paraId="79472BC5" w14:textId="77777777" w:rsidR="004C02EF" w:rsidRPr="0082796B" w:rsidRDefault="004C02EF" w:rsidP="003A4B22">
            <w:pPr>
              <w:keepNext/>
              <w:spacing w:after="60"/>
            </w:pPr>
            <w:r w:rsidRPr="0082796B">
              <w:t>Undefined</w:t>
            </w:r>
          </w:p>
        </w:tc>
        <w:tc>
          <w:tcPr>
            <w:tcW w:w="6858" w:type="dxa"/>
            <w:tcBorders>
              <w:top w:val="nil"/>
            </w:tcBorders>
          </w:tcPr>
          <w:p w14:paraId="3A672E36" w14:textId="77777777" w:rsidR="004C02EF" w:rsidRPr="0082796B" w:rsidRDefault="004C02EF" w:rsidP="003A4B22">
            <w:pPr>
              <w:keepNext/>
              <w:spacing w:after="60"/>
            </w:pPr>
            <w:r w:rsidRPr="0082796B">
              <w:rPr>
                <w:b/>
              </w:rPr>
              <w:t>NaN</w:t>
            </w:r>
          </w:p>
        </w:tc>
      </w:tr>
      <w:tr w:rsidR="004C02EF" w:rsidRPr="0082796B" w14:paraId="07EAE73B" w14:textId="77777777" w:rsidTr="003A4B22">
        <w:trPr>
          <w:jc w:val="center"/>
        </w:trPr>
        <w:tc>
          <w:tcPr>
            <w:tcW w:w="1998" w:type="dxa"/>
          </w:tcPr>
          <w:p w14:paraId="659BDAA4" w14:textId="77777777" w:rsidR="004C02EF" w:rsidRPr="0082796B" w:rsidRDefault="004C02EF" w:rsidP="003A4B22">
            <w:pPr>
              <w:keepNext/>
              <w:spacing w:after="60"/>
            </w:pPr>
            <w:r w:rsidRPr="0082796B">
              <w:t>Null</w:t>
            </w:r>
          </w:p>
        </w:tc>
        <w:tc>
          <w:tcPr>
            <w:tcW w:w="6858" w:type="dxa"/>
          </w:tcPr>
          <w:p w14:paraId="271FBEE4" w14:textId="77777777" w:rsidR="004C02EF" w:rsidRPr="0082796B" w:rsidRDefault="004C02EF" w:rsidP="003A4B22">
            <w:pPr>
              <w:keepNext/>
              <w:spacing w:after="60"/>
            </w:pPr>
            <w:r w:rsidRPr="0082796B">
              <w:rPr>
                <w:b/>
              </w:rPr>
              <w:t>+0</w:t>
            </w:r>
          </w:p>
        </w:tc>
      </w:tr>
      <w:tr w:rsidR="004C02EF" w:rsidRPr="0082796B" w14:paraId="550AD908" w14:textId="77777777" w:rsidTr="003A4B22">
        <w:trPr>
          <w:jc w:val="center"/>
        </w:trPr>
        <w:tc>
          <w:tcPr>
            <w:tcW w:w="1998" w:type="dxa"/>
          </w:tcPr>
          <w:p w14:paraId="59B570F6" w14:textId="77777777" w:rsidR="004C02EF" w:rsidRPr="0082796B" w:rsidRDefault="004C02EF" w:rsidP="003A4B22">
            <w:pPr>
              <w:keepNext/>
              <w:spacing w:after="60"/>
            </w:pPr>
            <w:r w:rsidRPr="0082796B">
              <w:t>Boolean</w:t>
            </w:r>
          </w:p>
        </w:tc>
        <w:tc>
          <w:tcPr>
            <w:tcW w:w="6858" w:type="dxa"/>
          </w:tcPr>
          <w:p w14:paraId="20BB85DB" w14:textId="77777777" w:rsidR="004C02EF" w:rsidRPr="0082796B" w:rsidRDefault="004C02EF" w:rsidP="003A4B22">
            <w:pPr>
              <w:keepNext/>
              <w:spacing w:after="60"/>
            </w:pPr>
            <w:r w:rsidRPr="0082796B">
              <w:t xml:space="preserve">The result is </w:t>
            </w:r>
            <w:r w:rsidRPr="0082796B">
              <w:rPr>
                <w:b/>
              </w:rPr>
              <w:t>1</w:t>
            </w:r>
            <w:r w:rsidRPr="0082796B">
              <w:t xml:space="preserve"> if the argument is </w:t>
            </w:r>
            <w:r w:rsidRPr="0082796B">
              <w:rPr>
                <w:b/>
              </w:rPr>
              <w:t>true</w:t>
            </w:r>
            <w:r w:rsidRPr="0082796B">
              <w:t xml:space="preserve">. The result is </w:t>
            </w:r>
            <w:r w:rsidRPr="0082796B">
              <w:rPr>
                <w:b/>
              </w:rPr>
              <w:t>+0</w:t>
            </w:r>
            <w:r w:rsidRPr="0082796B">
              <w:t xml:space="preserve"> if the argument is </w:t>
            </w:r>
            <w:r w:rsidRPr="0082796B">
              <w:rPr>
                <w:b/>
              </w:rPr>
              <w:t>false</w:t>
            </w:r>
            <w:r w:rsidRPr="0082796B">
              <w:t>.</w:t>
            </w:r>
          </w:p>
        </w:tc>
      </w:tr>
      <w:tr w:rsidR="004C02EF" w:rsidRPr="0082796B" w14:paraId="4FF1F9E3" w14:textId="77777777" w:rsidTr="003A4B22">
        <w:trPr>
          <w:jc w:val="center"/>
        </w:trPr>
        <w:tc>
          <w:tcPr>
            <w:tcW w:w="1998" w:type="dxa"/>
          </w:tcPr>
          <w:p w14:paraId="1C34E3C5" w14:textId="77777777" w:rsidR="004C02EF" w:rsidRPr="0082796B" w:rsidRDefault="004C02EF" w:rsidP="003A4B22">
            <w:pPr>
              <w:keepNext/>
              <w:spacing w:after="60"/>
            </w:pPr>
            <w:r w:rsidRPr="0082796B">
              <w:t>Number</w:t>
            </w:r>
          </w:p>
        </w:tc>
        <w:tc>
          <w:tcPr>
            <w:tcW w:w="6858" w:type="dxa"/>
          </w:tcPr>
          <w:p w14:paraId="3412CA91" w14:textId="77777777" w:rsidR="004C02EF" w:rsidRPr="0082796B" w:rsidRDefault="004C02EF" w:rsidP="003A4B22">
            <w:pPr>
              <w:keepNext/>
              <w:spacing w:after="60"/>
            </w:pPr>
            <w:r w:rsidRPr="0082796B">
              <w:t>The result equals the input argument (no conversion).</w:t>
            </w:r>
          </w:p>
        </w:tc>
      </w:tr>
      <w:tr w:rsidR="004C02EF" w:rsidRPr="0082796B" w14:paraId="61B4454D" w14:textId="77777777" w:rsidTr="003A4B22">
        <w:trPr>
          <w:jc w:val="center"/>
        </w:trPr>
        <w:tc>
          <w:tcPr>
            <w:tcW w:w="1998" w:type="dxa"/>
          </w:tcPr>
          <w:p w14:paraId="110C51CF" w14:textId="77777777" w:rsidR="004C02EF" w:rsidRPr="0082796B" w:rsidRDefault="004C02EF" w:rsidP="003A4B22">
            <w:pPr>
              <w:keepNext/>
              <w:spacing w:after="60"/>
            </w:pPr>
            <w:r w:rsidRPr="0082796B">
              <w:t>String</w:t>
            </w:r>
          </w:p>
        </w:tc>
        <w:tc>
          <w:tcPr>
            <w:tcW w:w="6858" w:type="dxa"/>
          </w:tcPr>
          <w:p w14:paraId="20AB2B99" w14:textId="77777777" w:rsidR="004C02EF" w:rsidRPr="0082796B" w:rsidRDefault="004C02EF" w:rsidP="003A4B22">
            <w:pPr>
              <w:keepNext/>
              <w:spacing w:after="60"/>
            </w:pPr>
            <w:r w:rsidRPr="0082796B">
              <w:t>See grammar and note below.</w:t>
            </w:r>
          </w:p>
        </w:tc>
      </w:tr>
      <w:tr w:rsidR="004C02EF" w:rsidRPr="0082796B" w14:paraId="556E926B" w14:textId="77777777" w:rsidTr="003A4B22">
        <w:trPr>
          <w:jc w:val="center"/>
        </w:trPr>
        <w:tc>
          <w:tcPr>
            <w:tcW w:w="1998" w:type="dxa"/>
          </w:tcPr>
          <w:p w14:paraId="5BD38811" w14:textId="77777777" w:rsidR="004C02EF" w:rsidRPr="0082796B" w:rsidRDefault="004C02EF" w:rsidP="003A4B22">
            <w:pPr>
              <w:keepNext/>
              <w:spacing w:after="60"/>
            </w:pPr>
            <w:r w:rsidRPr="0082796B">
              <w:t>Object</w:t>
            </w:r>
          </w:p>
        </w:tc>
        <w:tc>
          <w:tcPr>
            <w:tcW w:w="6858" w:type="dxa"/>
          </w:tcPr>
          <w:p w14:paraId="5D17DFFF" w14:textId="77777777" w:rsidR="004C02EF" w:rsidRPr="0082796B" w:rsidRDefault="004C02EF" w:rsidP="003A4B22">
            <w:pPr>
              <w:keepNext/>
              <w:tabs>
                <w:tab w:val="left" w:pos="360"/>
              </w:tabs>
              <w:spacing w:after="60"/>
            </w:pPr>
            <w:r w:rsidRPr="0082796B">
              <w:t>Apply the following steps</w:t>
            </w:r>
            <w:bookmarkStart w:id="1845" w:name="_Toc382212392"/>
            <w:r w:rsidRPr="0082796B">
              <w:t>:</w:t>
            </w:r>
          </w:p>
          <w:p w14:paraId="77F92215" w14:textId="77777777" w:rsidR="004C02EF" w:rsidRPr="00F837EF" w:rsidRDefault="004C02EF" w:rsidP="004C02EF">
            <w:pPr>
              <w:keepNext/>
              <w:numPr>
                <w:ilvl w:val="0"/>
                <w:numId w:val="22"/>
              </w:numPr>
              <w:spacing w:after="0" w:line="240" w:lineRule="auto"/>
              <w:ind w:left="0" w:firstLine="0"/>
              <w:rPr>
                <w:rFonts w:ascii="Times New Roman" w:hAnsi="Times New Roman"/>
              </w:rPr>
            </w:pPr>
            <w:r w:rsidRPr="00F837EF">
              <w:rPr>
                <w:rFonts w:ascii="Times New Roman" w:hAnsi="Times New Roman"/>
              </w:rPr>
              <w:t xml:space="preserve">Let </w:t>
            </w:r>
            <w:r w:rsidRPr="00D420A6">
              <w:rPr>
                <w:rFonts w:ascii="Times New Roman" w:hAnsi="Times New Roman"/>
                <w:i/>
              </w:rPr>
              <w:t>primValue</w:t>
            </w:r>
            <w:r w:rsidRPr="00F837EF">
              <w:rPr>
                <w:rFonts w:ascii="Times New Roman" w:hAnsi="Times New Roman"/>
              </w:rPr>
              <w:t xml:space="preserve"> be ToPrimitive(</w:t>
            </w:r>
            <w:r w:rsidRPr="00F837EF">
              <w:rPr>
                <w:rFonts w:ascii="Times New Roman" w:hAnsi="Times New Roman"/>
                <w:i/>
              </w:rPr>
              <w:t>input argument</w:t>
            </w:r>
            <w:r w:rsidRPr="00F837EF">
              <w:rPr>
                <w:rFonts w:ascii="Times New Roman" w:hAnsi="Times New Roman"/>
              </w:rPr>
              <w:t>, hint Number)</w:t>
            </w:r>
            <w:bookmarkStart w:id="1846" w:name="_Toc382212393"/>
            <w:bookmarkEnd w:id="1845"/>
            <w:r w:rsidRPr="00F837EF">
              <w:rPr>
                <w:rFonts w:ascii="Times New Roman" w:hAnsi="Times New Roman"/>
              </w:rPr>
              <w:t>.</w:t>
            </w:r>
          </w:p>
          <w:p w14:paraId="2B9D87C6" w14:textId="77777777" w:rsidR="004C02EF" w:rsidRPr="0082796B" w:rsidRDefault="004C02EF" w:rsidP="004C02EF">
            <w:pPr>
              <w:keepNext/>
              <w:numPr>
                <w:ilvl w:val="0"/>
                <w:numId w:val="22"/>
              </w:numPr>
              <w:spacing w:after="0" w:line="240" w:lineRule="auto"/>
              <w:ind w:left="0" w:firstLine="0"/>
            </w:pPr>
            <w:r w:rsidRPr="00F837EF">
              <w:rPr>
                <w:rFonts w:ascii="Times New Roman" w:hAnsi="Times New Roman"/>
              </w:rPr>
              <w:t>Return ToNumber(</w:t>
            </w:r>
            <w:r w:rsidRPr="00D420A6">
              <w:rPr>
                <w:rFonts w:ascii="Times New Roman" w:hAnsi="Times New Roman"/>
                <w:i/>
              </w:rPr>
              <w:t>primValue</w:t>
            </w:r>
            <w:bookmarkEnd w:id="1846"/>
            <w:r w:rsidRPr="00F837EF">
              <w:rPr>
                <w:rFonts w:ascii="Times New Roman" w:hAnsi="Times New Roman"/>
              </w:rPr>
              <w:t>)</w:t>
            </w:r>
            <w:bookmarkStart w:id="1847" w:name="_Toc382212394"/>
            <w:r w:rsidRPr="00F837EF">
              <w:rPr>
                <w:rFonts w:ascii="Times New Roman" w:hAnsi="Times New Roman"/>
              </w:rPr>
              <w:t>.</w:t>
            </w:r>
            <w:bookmarkEnd w:id="1847"/>
          </w:p>
        </w:tc>
      </w:tr>
    </w:tbl>
    <w:p w14:paraId="0DF3E465" w14:textId="77777777" w:rsidR="004C02EF" w:rsidRPr="00984A3F" w:rsidRDefault="004C02EF" w:rsidP="004C02EF">
      <w:bookmarkStart w:id="1848" w:name="_Toc375031134"/>
      <w:bookmarkStart w:id="1849" w:name="_Ref378387275"/>
      <w:bookmarkStart w:id="1850" w:name="_Ref378387280"/>
      <w:bookmarkStart w:id="1851" w:name="_Ref378387297"/>
      <w:bookmarkStart w:id="1852" w:name="_Ref378387363"/>
      <w:bookmarkStart w:id="1853" w:name="_Ref379173723"/>
      <w:bookmarkStart w:id="1854" w:name="_Ref381502823"/>
      <w:bookmarkStart w:id="1855" w:name="_Toc381513652"/>
      <w:bookmarkStart w:id="1856" w:name="_Toc382202795"/>
      <w:bookmarkStart w:id="1857" w:name="_Toc382203015"/>
      <w:bookmarkStart w:id="1858" w:name="_Toc382212174"/>
      <w:bookmarkStart w:id="1859" w:name="_Toc382212395"/>
      <w:bookmarkStart w:id="1860" w:name="_Toc382291519"/>
      <w:bookmarkStart w:id="1861" w:name="_Toc385672158"/>
      <w:bookmarkStart w:id="1862" w:name="_Ref386878569"/>
      <w:bookmarkStart w:id="1863" w:name="_Ref387126025"/>
      <w:bookmarkStart w:id="1864" w:name="_Toc393690253"/>
      <w:bookmarkStart w:id="1865" w:name="_Ref404492817"/>
      <w:bookmarkStart w:id="1866" w:name="_Ref404501361"/>
      <w:bookmarkStart w:id="1867" w:name="_Ref424530616"/>
      <w:bookmarkStart w:id="1868" w:name="_Ref424535777"/>
    </w:p>
    <w:p w14:paraId="608DC224" w14:textId="77777777" w:rsidR="004C02EF" w:rsidRDefault="004C02EF" w:rsidP="00C623F2">
      <w:pPr>
        <w:pStyle w:val="30"/>
        <w:numPr>
          <w:ilvl w:val="0"/>
          <w:numId w:val="0"/>
        </w:numPr>
      </w:pPr>
      <w:bookmarkStart w:id="1869" w:name="_Ref456028389"/>
      <w:bookmarkStart w:id="1870" w:name="_Toc472818791"/>
      <w:bookmarkStart w:id="1871" w:name="_Toc235503361"/>
      <w:bookmarkStart w:id="1872" w:name="_Toc241509136"/>
      <w:bookmarkStart w:id="1873" w:name="_Toc244416623"/>
      <w:bookmarkStart w:id="1874" w:name="_Toc276630987"/>
      <w:bookmarkStart w:id="1875" w:name="_Toc153968376"/>
      <w:r>
        <w:t>9.3.1</w:t>
      </w:r>
      <w:r>
        <w:tab/>
        <w:t>ToNumber Applied to the String Typ</w:t>
      </w:r>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r>
        <w:t>e</w:t>
      </w:r>
      <w:bookmarkEnd w:id="1867"/>
      <w:bookmarkEnd w:id="1868"/>
      <w:bookmarkEnd w:id="1869"/>
      <w:bookmarkEnd w:id="1870"/>
      <w:bookmarkEnd w:id="1871"/>
      <w:bookmarkEnd w:id="1872"/>
      <w:bookmarkEnd w:id="1873"/>
      <w:bookmarkEnd w:id="1874"/>
      <w:bookmarkEnd w:id="1875"/>
    </w:p>
    <w:p w14:paraId="395DDBE9" w14:textId="77777777" w:rsidR="004C02EF" w:rsidRDefault="004C02EF" w:rsidP="004C02EF">
      <w:r>
        <w:t xml:space="preserve">ToNumber applied to Strings applies the following grammar to the input String. If the grammar cannot interpret the String as an expansion of </w:t>
      </w:r>
      <w:r w:rsidRPr="00E2744C">
        <w:rPr>
          <w:rStyle w:val="bnf"/>
        </w:rPr>
        <w:t>StringNumericLiteral</w:t>
      </w:r>
      <w:r>
        <w:t xml:space="preserve">, then the result of ToNumber is </w:t>
      </w:r>
      <w:r>
        <w:rPr>
          <w:b/>
        </w:rPr>
        <w:t>NaN</w:t>
      </w:r>
      <w:r>
        <w:t>.</w:t>
      </w:r>
    </w:p>
    <w:p w14:paraId="60CA44A5" w14:textId="77777777" w:rsidR="004C02EF" w:rsidRDefault="004C02EF" w:rsidP="004C02EF">
      <w:pPr>
        <w:pStyle w:val="Syntax"/>
      </w:pPr>
      <w:r w:rsidRPr="00361EBD">
        <w:t>Syntax</w:t>
      </w:r>
      <w:r>
        <w:t xml:space="preserve"> </w:t>
      </w:r>
    </w:p>
    <w:p w14:paraId="4AB86753" w14:textId="77777777" w:rsidR="004C02EF" w:rsidRPr="00984A3F" w:rsidRDefault="004C02EF" w:rsidP="004C02EF">
      <w:pPr>
        <w:pStyle w:val="SyntaxRule"/>
      </w:pPr>
      <w:r w:rsidRPr="00984A3F">
        <w:t xml:space="preserve">StringNumericLiteral </w:t>
      </w:r>
      <w:r w:rsidRPr="00E148F5">
        <w:rPr>
          <w:rFonts w:ascii="Arial" w:hAnsi="Arial"/>
          <w:b/>
          <w:i w:val="0"/>
        </w:rPr>
        <w:t>:::</w:t>
      </w:r>
    </w:p>
    <w:p w14:paraId="1F60BEE2" w14:textId="77777777" w:rsidR="004C02EF" w:rsidRPr="00984A3F" w:rsidRDefault="004C02EF" w:rsidP="004C02EF">
      <w:pPr>
        <w:pStyle w:val="SyntaxDefinition"/>
      </w:pPr>
      <w:r w:rsidRPr="00984A3F">
        <w:t>StrWhiteSpace</w:t>
      </w:r>
      <w:r w:rsidRPr="005E74B3">
        <w:rPr>
          <w:rFonts w:ascii="Arial" w:hAnsi="Arial" w:cs="Arial"/>
          <w:i w:val="0"/>
          <w:vertAlign w:val="subscript"/>
        </w:rPr>
        <w:t>opt</w:t>
      </w:r>
      <w:r w:rsidRPr="00984A3F">
        <w:br/>
        <w:t>StrWhiteSpace</w:t>
      </w:r>
      <w:r w:rsidRPr="005E74B3">
        <w:rPr>
          <w:rFonts w:ascii="Arial" w:hAnsi="Arial" w:cs="Arial"/>
          <w:i w:val="0"/>
          <w:vertAlign w:val="subscript"/>
        </w:rPr>
        <w:t>opt</w:t>
      </w:r>
      <w:r w:rsidRPr="00984A3F">
        <w:t xml:space="preserve"> StrNumericLiteral StrWhiteSpace</w:t>
      </w:r>
      <w:r w:rsidRPr="005E74B3">
        <w:rPr>
          <w:rFonts w:ascii="Arial" w:hAnsi="Arial" w:cs="Arial"/>
          <w:i w:val="0"/>
          <w:vertAlign w:val="subscript"/>
        </w:rPr>
        <w:t>opt</w:t>
      </w:r>
    </w:p>
    <w:p w14:paraId="5D87B4DF" w14:textId="77777777" w:rsidR="004C02EF" w:rsidRPr="00984A3F" w:rsidRDefault="004C02EF" w:rsidP="004C02EF">
      <w:pPr>
        <w:pStyle w:val="SyntaxRule"/>
      </w:pPr>
      <w:r w:rsidRPr="00984A3F">
        <w:t xml:space="preserve">StrWhiteSpace </w:t>
      </w:r>
      <w:r w:rsidRPr="00E148F5">
        <w:rPr>
          <w:rFonts w:ascii="Arial" w:hAnsi="Arial"/>
          <w:b/>
          <w:i w:val="0"/>
        </w:rPr>
        <w:t>:::</w:t>
      </w:r>
    </w:p>
    <w:p w14:paraId="3A32C7DF" w14:textId="77777777" w:rsidR="004C02EF" w:rsidRPr="00984A3F" w:rsidRDefault="004C02EF" w:rsidP="004C02EF">
      <w:pPr>
        <w:pStyle w:val="SyntaxDefinition"/>
      </w:pPr>
      <w:r w:rsidRPr="00984A3F">
        <w:t>StrWhiteSpaceChar StrWhiteSpace</w:t>
      </w:r>
      <w:r w:rsidRPr="005E74B3">
        <w:rPr>
          <w:rFonts w:ascii="Arial" w:hAnsi="Arial" w:cs="Arial"/>
          <w:i w:val="0"/>
          <w:vertAlign w:val="subscript"/>
        </w:rPr>
        <w:t>opt</w:t>
      </w:r>
    </w:p>
    <w:p w14:paraId="492A8F53" w14:textId="77777777" w:rsidR="004C02EF" w:rsidRPr="00984A3F" w:rsidRDefault="004C02EF" w:rsidP="004C02EF">
      <w:pPr>
        <w:pStyle w:val="SyntaxRule"/>
      </w:pPr>
      <w:r w:rsidRPr="00984A3F">
        <w:t xml:space="preserve">StrWhiteSpaceChar </w:t>
      </w:r>
      <w:r w:rsidRPr="00E148F5">
        <w:rPr>
          <w:rFonts w:ascii="Arial" w:hAnsi="Arial"/>
          <w:b/>
          <w:i w:val="0"/>
        </w:rPr>
        <w:t>:::</w:t>
      </w:r>
    </w:p>
    <w:p w14:paraId="00C950C7" w14:textId="77777777" w:rsidR="004C02EF" w:rsidRPr="00984A3F" w:rsidRDefault="004C02EF" w:rsidP="004C02EF">
      <w:pPr>
        <w:pStyle w:val="SyntaxDefinition"/>
      </w:pPr>
      <w:r w:rsidRPr="00984A3F">
        <w:t>WhiteSpace</w:t>
      </w:r>
      <w:r>
        <w:br/>
      </w:r>
      <w:r w:rsidRPr="00984A3F">
        <w:t>LineTerminator</w:t>
      </w:r>
    </w:p>
    <w:p w14:paraId="462C8BCE" w14:textId="77777777" w:rsidR="004C02EF" w:rsidRPr="00984A3F" w:rsidRDefault="004C02EF" w:rsidP="004C02EF">
      <w:pPr>
        <w:pStyle w:val="SyntaxRule"/>
      </w:pPr>
      <w:r w:rsidRPr="00984A3F">
        <w:t xml:space="preserve">StrNumericLiteral </w:t>
      </w:r>
      <w:r w:rsidRPr="00E148F5">
        <w:rPr>
          <w:rFonts w:ascii="Arial" w:hAnsi="Arial"/>
          <w:b/>
          <w:i w:val="0"/>
        </w:rPr>
        <w:t>:::</w:t>
      </w:r>
    </w:p>
    <w:p w14:paraId="35FC2971" w14:textId="77777777" w:rsidR="004C02EF" w:rsidRPr="00984A3F" w:rsidRDefault="004C02EF" w:rsidP="004C02EF">
      <w:pPr>
        <w:pStyle w:val="SyntaxDefinition"/>
      </w:pPr>
      <w:r w:rsidRPr="00984A3F">
        <w:t>StrDecimalLiteral</w:t>
      </w:r>
      <w:r w:rsidRPr="00984A3F">
        <w:br/>
        <w:t>HexIntegerLiteral</w:t>
      </w:r>
    </w:p>
    <w:p w14:paraId="25CE9D8F" w14:textId="77777777" w:rsidR="004C02EF" w:rsidRPr="00984A3F" w:rsidRDefault="004C02EF" w:rsidP="004C02EF">
      <w:pPr>
        <w:pStyle w:val="SyntaxRule"/>
      </w:pPr>
      <w:r w:rsidRPr="00984A3F">
        <w:t xml:space="preserve">StrDecimalLiteral </w:t>
      </w:r>
      <w:r w:rsidRPr="00E148F5">
        <w:rPr>
          <w:rFonts w:ascii="Arial" w:hAnsi="Arial"/>
          <w:b/>
          <w:i w:val="0"/>
        </w:rPr>
        <w:t>:::</w:t>
      </w:r>
    </w:p>
    <w:p w14:paraId="027F31B2" w14:textId="77777777" w:rsidR="004C02EF" w:rsidRPr="00984A3F" w:rsidRDefault="004C02EF" w:rsidP="004C02EF">
      <w:pPr>
        <w:pStyle w:val="SyntaxDefinition"/>
      </w:pPr>
      <w:r w:rsidRPr="00984A3F">
        <w:t>StrUnsignedDecimalLiteral</w:t>
      </w:r>
      <w:r w:rsidRPr="00984A3F">
        <w:br/>
      </w:r>
      <w:r w:rsidRPr="004431E2">
        <w:rPr>
          <w:rFonts w:ascii="Courier New" w:hAnsi="Courier New"/>
          <w:b/>
          <w:i w:val="0"/>
        </w:rPr>
        <w:t xml:space="preserve">+ </w:t>
      </w:r>
      <w:r w:rsidRPr="00984A3F">
        <w:t>StrUnsignedDecimalLiteral</w:t>
      </w:r>
      <w:r w:rsidRPr="00984A3F">
        <w:br/>
      </w:r>
      <w:r w:rsidRPr="004431E2">
        <w:rPr>
          <w:rFonts w:ascii="Courier New" w:hAnsi="Courier New"/>
          <w:b/>
          <w:i w:val="0"/>
        </w:rPr>
        <w:t xml:space="preserve">- </w:t>
      </w:r>
      <w:r w:rsidRPr="00984A3F">
        <w:t>StrUnsignedDecimalLiteral</w:t>
      </w:r>
    </w:p>
    <w:p w14:paraId="64A23CB9" w14:textId="77777777" w:rsidR="004C02EF" w:rsidRPr="00984A3F" w:rsidRDefault="004C02EF" w:rsidP="004C02EF">
      <w:pPr>
        <w:pStyle w:val="SyntaxRule"/>
      </w:pPr>
      <w:r w:rsidRPr="00984A3F">
        <w:t xml:space="preserve">StrUnsignedDecimalLiteral </w:t>
      </w:r>
      <w:r w:rsidRPr="00E148F5">
        <w:rPr>
          <w:rFonts w:ascii="Arial" w:hAnsi="Arial"/>
          <w:b/>
          <w:i w:val="0"/>
        </w:rPr>
        <w:t>:::</w:t>
      </w:r>
    </w:p>
    <w:p w14:paraId="3F0074DA" w14:textId="77777777" w:rsidR="004C02EF" w:rsidRPr="00984A3F" w:rsidRDefault="004C02EF" w:rsidP="004C02EF">
      <w:pPr>
        <w:pStyle w:val="SyntaxDefinition"/>
      </w:pPr>
      <w:r w:rsidRPr="004431E2">
        <w:rPr>
          <w:rFonts w:ascii="Courier New" w:hAnsi="Courier New"/>
          <w:b/>
          <w:i w:val="0"/>
        </w:rPr>
        <w:t>Infinity</w:t>
      </w:r>
      <w:r w:rsidRPr="00984A3F">
        <w:br/>
        <w:t xml:space="preserve"> DecimalDigits </w:t>
      </w:r>
      <w:r w:rsidRPr="004431E2">
        <w:rPr>
          <w:rFonts w:ascii="Courier New" w:hAnsi="Courier New"/>
          <w:b/>
          <w:i w:val="0"/>
        </w:rPr>
        <w:t>.</w:t>
      </w:r>
      <w:r w:rsidRPr="00984A3F">
        <w:t xml:space="preserve"> DecimalDigits</w:t>
      </w:r>
      <w:r w:rsidRPr="005E74B3">
        <w:rPr>
          <w:rFonts w:ascii="Arial" w:hAnsi="Arial"/>
          <w:i w:val="0"/>
          <w:vertAlign w:val="subscript"/>
        </w:rPr>
        <w:t>opt</w:t>
      </w:r>
      <w:r w:rsidRPr="00984A3F">
        <w:rPr>
          <w:vertAlign w:val="subscript"/>
        </w:rPr>
        <w:t xml:space="preserve"> </w:t>
      </w:r>
      <w:r w:rsidRPr="00984A3F">
        <w:t>ExponentPart</w:t>
      </w:r>
      <w:r w:rsidRPr="005E74B3">
        <w:rPr>
          <w:rFonts w:ascii="Arial" w:hAnsi="Arial"/>
          <w:i w:val="0"/>
          <w:vertAlign w:val="subscript"/>
        </w:rPr>
        <w:t>opt</w:t>
      </w:r>
      <w:r w:rsidRPr="00984A3F">
        <w:br/>
      </w:r>
      <w:r w:rsidRPr="004431E2">
        <w:rPr>
          <w:rFonts w:ascii="Courier New" w:hAnsi="Courier New"/>
          <w:b/>
          <w:i w:val="0"/>
        </w:rPr>
        <w:t>.</w:t>
      </w:r>
      <w:r w:rsidRPr="00984A3F">
        <w:t xml:space="preserve"> DecimalDigits ExponentPart</w:t>
      </w:r>
      <w:r w:rsidRPr="005E74B3">
        <w:rPr>
          <w:rFonts w:ascii="Arial" w:hAnsi="Arial" w:cs="Arial"/>
          <w:i w:val="0"/>
          <w:vertAlign w:val="subscript"/>
        </w:rPr>
        <w:t>opt</w:t>
      </w:r>
      <w:r w:rsidRPr="00984A3F">
        <w:br/>
        <w:t>DecimalDigits ExponentPart</w:t>
      </w:r>
      <w:r w:rsidRPr="005E74B3">
        <w:rPr>
          <w:rFonts w:ascii="Arial" w:hAnsi="Arial" w:cs="Arial"/>
          <w:i w:val="0"/>
          <w:vertAlign w:val="subscript"/>
        </w:rPr>
        <w:t>opt</w:t>
      </w:r>
    </w:p>
    <w:p w14:paraId="0F8FB267" w14:textId="77777777" w:rsidR="004C02EF" w:rsidRPr="00984A3F" w:rsidRDefault="004C02EF" w:rsidP="004C02EF">
      <w:pPr>
        <w:pStyle w:val="SyntaxRule"/>
      </w:pPr>
      <w:r w:rsidRPr="00984A3F">
        <w:t xml:space="preserve">DecimalDigits </w:t>
      </w:r>
      <w:r w:rsidRPr="00E148F5">
        <w:rPr>
          <w:rFonts w:ascii="Arial" w:hAnsi="Arial"/>
          <w:b/>
          <w:i w:val="0"/>
        </w:rPr>
        <w:t>:::</w:t>
      </w:r>
    </w:p>
    <w:p w14:paraId="16BBDFC7" w14:textId="77777777" w:rsidR="004C02EF" w:rsidRPr="00984A3F" w:rsidRDefault="004C02EF" w:rsidP="004C02EF">
      <w:pPr>
        <w:pStyle w:val="SyntaxDefinition"/>
      </w:pPr>
      <w:r w:rsidRPr="00984A3F">
        <w:t>DecimalDigit</w:t>
      </w:r>
      <w:r w:rsidRPr="00984A3F">
        <w:br/>
      </w:r>
      <w:r w:rsidRPr="00EA3A87">
        <w:t>DecimalDigits</w:t>
      </w:r>
      <w:r w:rsidRPr="00984A3F">
        <w:t xml:space="preserve"> DecimalDigit</w:t>
      </w:r>
    </w:p>
    <w:p w14:paraId="40849E46" w14:textId="77777777" w:rsidR="004C02EF" w:rsidRPr="00984A3F" w:rsidRDefault="004C02EF" w:rsidP="004C02EF">
      <w:pPr>
        <w:pStyle w:val="SyntaxRule"/>
        <w:rPr>
          <w:b/>
        </w:rPr>
      </w:pPr>
      <w:r w:rsidRPr="00984A3F">
        <w:t xml:space="preserve">DecimalDigit </w:t>
      </w:r>
      <w:r w:rsidRPr="00E148F5">
        <w:rPr>
          <w:rFonts w:ascii="Arial" w:hAnsi="Arial"/>
          <w:b/>
          <w:i w:val="0"/>
        </w:rPr>
        <w:t>:::</w:t>
      </w:r>
      <w:r w:rsidRPr="00984A3F">
        <w:rPr>
          <w:b/>
        </w:rPr>
        <w:t xml:space="preserve"> </w:t>
      </w:r>
      <w:r w:rsidRPr="0062419A">
        <w:rPr>
          <w:rFonts w:ascii="Arial" w:hAnsi="Arial" w:cs="Arial"/>
          <w:b/>
          <w:i w:val="0"/>
        </w:rPr>
        <w:t>one of</w:t>
      </w:r>
    </w:p>
    <w:p w14:paraId="3AB8BA1F" w14:textId="77777777" w:rsidR="004C02EF" w:rsidRPr="004431E2" w:rsidRDefault="004C02EF" w:rsidP="004C02EF">
      <w:pPr>
        <w:pStyle w:val="SyntaxDefinition"/>
        <w:rPr>
          <w:rFonts w:ascii="Courier New" w:hAnsi="Courier New" w:cs="Courier New"/>
          <w:b/>
          <w:i w:val="0"/>
        </w:rPr>
      </w:pPr>
      <w:r w:rsidRPr="004431E2">
        <w:rPr>
          <w:rFonts w:ascii="Courier New" w:hAnsi="Courier New" w:cs="Courier New"/>
          <w:b/>
          <w:i w:val="0"/>
        </w:rPr>
        <w:t>0  1  2  3  4  5  6  7  8  9</w:t>
      </w:r>
    </w:p>
    <w:p w14:paraId="5BC9172B" w14:textId="77777777" w:rsidR="004C02EF" w:rsidRPr="00984A3F" w:rsidRDefault="004C02EF" w:rsidP="004C02EF">
      <w:pPr>
        <w:pStyle w:val="SyntaxRule"/>
      </w:pPr>
      <w:r w:rsidRPr="00984A3F">
        <w:t xml:space="preserve">ExponentPart </w:t>
      </w:r>
      <w:r w:rsidRPr="00E148F5">
        <w:rPr>
          <w:rFonts w:ascii="Arial" w:hAnsi="Arial"/>
          <w:b/>
          <w:i w:val="0"/>
        </w:rPr>
        <w:t>:::</w:t>
      </w:r>
    </w:p>
    <w:p w14:paraId="4C8AB9A4" w14:textId="77777777" w:rsidR="004C02EF" w:rsidRPr="00984A3F" w:rsidRDefault="004C02EF" w:rsidP="004C02EF">
      <w:pPr>
        <w:pStyle w:val="SyntaxDefinition"/>
      </w:pPr>
      <w:r w:rsidRPr="00984A3F">
        <w:t>ExponentIndicator SignedInteger</w:t>
      </w:r>
    </w:p>
    <w:p w14:paraId="0100AD70" w14:textId="77777777" w:rsidR="004C02EF" w:rsidRPr="00984A3F" w:rsidRDefault="004C02EF" w:rsidP="004C02EF">
      <w:pPr>
        <w:pStyle w:val="SyntaxRule"/>
      </w:pPr>
      <w:r w:rsidRPr="00984A3F">
        <w:t xml:space="preserve">ExponentIndicator </w:t>
      </w:r>
      <w:r w:rsidRPr="00E148F5">
        <w:rPr>
          <w:rFonts w:ascii="Arial" w:hAnsi="Arial"/>
          <w:b/>
          <w:i w:val="0"/>
        </w:rPr>
        <w:t>:::</w:t>
      </w:r>
      <w:r w:rsidRPr="00984A3F">
        <w:rPr>
          <w:b/>
        </w:rPr>
        <w:t xml:space="preserve"> </w:t>
      </w:r>
      <w:r w:rsidRPr="0062419A">
        <w:rPr>
          <w:rFonts w:ascii="Arial" w:hAnsi="Arial" w:cs="Arial"/>
          <w:b/>
          <w:i w:val="0"/>
        </w:rPr>
        <w:t>one of</w:t>
      </w:r>
    </w:p>
    <w:p w14:paraId="120A4189" w14:textId="77777777" w:rsidR="004C02EF" w:rsidRPr="004431E2" w:rsidRDefault="004C02EF" w:rsidP="004C02EF">
      <w:pPr>
        <w:pStyle w:val="SyntaxDefinition"/>
        <w:rPr>
          <w:rFonts w:ascii="Courier New" w:hAnsi="Courier New" w:cs="Courier New"/>
          <w:b/>
          <w:i w:val="0"/>
        </w:rPr>
      </w:pPr>
      <w:r w:rsidRPr="004431E2">
        <w:rPr>
          <w:rFonts w:ascii="Courier New" w:hAnsi="Courier New" w:cs="Courier New"/>
          <w:b/>
          <w:i w:val="0"/>
        </w:rPr>
        <w:t>e  E</w:t>
      </w:r>
    </w:p>
    <w:p w14:paraId="2E80DFD1" w14:textId="77777777" w:rsidR="004C02EF" w:rsidRPr="00984A3F" w:rsidRDefault="004C02EF" w:rsidP="004C02EF">
      <w:pPr>
        <w:pStyle w:val="SyntaxRule"/>
      </w:pPr>
      <w:r w:rsidRPr="00984A3F">
        <w:t xml:space="preserve">SignedInteger </w:t>
      </w:r>
      <w:r w:rsidRPr="00E148F5">
        <w:rPr>
          <w:rFonts w:ascii="Arial" w:hAnsi="Arial"/>
          <w:b/>
          <w:i w:val="0"/>
        </w:rPr>
        <w:t>:::</w:t>
      </w:r>
    </w:p>
    <w:p w14:paraId="21171900" w14:textId="77777777" w:rsidR="004C02EF" w:rsidRPr="00984A3F" w:rsidRDefault="004C02EF" w:rsidP="004C02EF">
      <w:pPr>
        <w:pStyle w:val="SyntaxDefinition"/>
      </w:pPr>
      <w:r w:rsidRPr="00984A3F">
        <w:t>DecimalDigits</w:t>
      </w:r>
      <w:r w:rsidRPr="00984A3F">
        <w:br/>
      </w:r>
      <w:r w:rsidRPr="004431E2">
        <w:rPr>
          <w:rFonts w:ascii="Courier New" w:hAnsi="Courier New"/>
          <w:b/>
          <w:i w:val="0"/>
        </w:rPr>
        <w:t xml:space="preserve">+ </w:t>
      </w:r>
      <w:r w:rsidRPr="00984A3F">
        <w:t>DecimalDigits</w:t>
      </w:r>
      <w:r w:rsidRPr="00984A3F">
        <w:br/>
      </w:r>
      <w:r w:rsidRPr="004431E2">
        <w:rPr>
          <w:rFonts w:ascii="Courier New" w:hAnsi="Courier New"/>
          <w:b/>
          <w:i w:val="0"/>
        </w:rPr>
        <w:t xml:space="preserve">- </w:t>
      </w:r>
      <w:r w:rsidRPr="00984A3F">
        <w:t>DecimalDigits</w:t>
      </w:r>
    </w:p>
    <w:p w14:paraId="0E26DC73" w14:textId="77777777" w:rsidR="004C02EF" w:rsidRPr="00984A3F" w:rsidRDefault="004C02EF" w:rsidP="004C02EF">
      <w:pPr>
        <w:pStyle w:val="SyntaxRule"/>
      </w:pPr>
      <w:r w:rsidRPr="00984A3F">
        <w:t xml:space="preserve">HexIntegerLiteral </w:t>
      </w:r>
      <w:r w:rsidRPr="00E148F5">
        <w:rPr>
          <w:rFonts w:ascii="Arial" w:hAnsi="Arial"/>
          <w:b/>
          <w:i w:val="0"/>
        </w:rPr>
        <w:t>:::</w:t>
      </w:r>
    </w:p>
    <w:p w14:paraId="03E3CF88" w14:textId="77777777" w:rsidR="004C02EF" w:rsidRPr="00984A3F" w:rsidRDefault="004C02EF" w:rsidP="004C02EF">
      <w:pPr>
        <w:pStyle w:val="SyntaxDefinition"/>
      </w:pPr>
      <w:r w:rsidRPr="004431E2">
        <w:rPr>
          <w:rFonts w:ascii="Courier New" w:hAnsi="Courier New"/>
          <w:b/>
          <w:i w:val="0"/>
        </w:rPr>
        <w:t>0x</w:t>
      </w:r>
      <w:r w:rsidRPr="00984A3F">
        <w:t xml:space="preserve"> HexDigit</w:t>
      </w:r>
      <w:r w:rsidRPr="00984A3F">
        <w:br/>
      </w:r>
      <w:r w:rsidRPr="004431E2">
        <w:rPr>
          <w:rFonts w:ascii="Courier New" w:hAnsi="Courier New"/>
          <w:b/>
          <w:i w:val="0"/>
        </w:rPr>
        <w:t>0X</w:t>
      </w:r>
      <w:r w:rsidRPr="00984A3F">
        <w:t xml:space="preserve"> HexDigit</w:t>
      </w:r>
      <w:r w:rsidRPr="00984A3F">
        <w:br/>
        <w:t>HexIntegerLiteral HexDigit</w:t>
      </w:r>
    </w:p>
    <w:p w14:paraId="559D4286" w14:textId="77777777" w:rsidR="004C02EF" w:rsidRPr="00984A3F" w:rsidRDefault="004C02EF" w:rsidP="004C02EF">
      <w:pPr>
        <w:pStyle w:val="SyntaxRule"/>
      </w:pPr>
      <w:r w:rsidRPr="00984A3F">
        <w:t xml:space="preserve">HexDigit </w:t>
      </w:r>
      <w:r w:rsidRPr="00E148F5">
        <w:rPr>
          <w:rFonts w:ascii="Arial" w:hAnsi="Arial"/>
          <w:i w:val="0"/>
        </w:rPr>
        <w:t>:::</w:t>
      </w:r>
      <w:r w:rsidRPr="00984A3F">
        <w:t xml:space="preserve"> </w:t>
      </w:r>
      <w:r w:rsidRPr="0062419A">
        <w:rPr>
          <w:rFonts w:ascii="Arial" w:hAnsi="Arial" w:cs="Arial"/>
          <w:b/>
          <w:i w:val="0"/>
        </w:rPr>
        <w:t>one of</w:t>
      </w:r>
    </w:p>
    <w:p w14:paraId="0D0DF406" w14:textId="77777777" w:rsidR="004C02EF" w:rsidRPr="004431E2" w:rsidRDefault="004C02EF" w:rsidP="004C02EF">
      <w:pPr>
        <w:pStyle w:val="SyntaxDefinition"/>
        <w:rPr>
          <w:rFonts w:ascii="Courier New" w:hAnsi="Courier New" w:cs="Courier New"/>
          <w:b/>
          <w:i w:val="0"/>
        </w:rPr>
      </w:pPr>
      <w:bookmarkStart w:id="1876" w:name="_Toc375031135"/>
      <w:bookmarkStart w:id="1877" w:name="_Toc381513653"/>
      <w:bookmarkStart w:id="1878" w:name="_Toc382202796"/>
      <w:bookmarkStart w:id="1879" w:name="_Toc382203016"/>
      <w:bookmarkStart w:id="1880" w:name="_Toc382212175"/>
      <w:bookmarkStart w:id="1881" w:name="_Toc382212396"/>
      <w:bookmarkStart w:id="1882" w:name="_Toc382291520"/>
      <w:r w:rsidRPr="004431E2">
        <w:rPr>
          <w:rFonts w:ascii="Courier New" w:hAnsi="Courier New" w:cs="Courier New"/>
          <w:b/>
          <w:i w:val="0"/>
        </w:rPr>
        <w:t>0  1  2  3  4  5  6  7  8  9  a  b  c  d  e  f  A  B  C  D  E  F</w:t>
      </w:r>
    </w:p>
    <w:p w14:paraId="6B57442C" w14:textId="77777777" w:rsidR="004C02EF" w:rsidRDefault="004C02EF" w:rsidP="004C02EF">
      <w:r>
        <w:t xml:space="preserve">Some differences should be noted between the syntax of a </w:t>
      </w:r>
      <w:r w:rsidRPr="00E2744C">
        <w:rPr>
          <w:rStyle w:val="bnf"/>
        </w:rPr>
        <w:t>StringNumericLiteral</w:t>
      </w:r>
      <w:r>
        <w:t xml:space="preserve"> and a </w:t>
      </w:r>
      <w:r w:rsidRPr="00E2744C">
        <w:rPr>
          <w:rStyle w:val="bnf"/>
        </w:rPr>
        <w:t>NumericLiteral</w:t>
      </w:r>
      <w:r>
        <w:t xml:space="preserve"> (see 7.8.3):</w:t>
      </w:r>
    </w:p>
    <w:p w14:paraId="0DDF3C75" w14:textId="77777777" w:rsidR="004C02EF" w:rsidRDefault="004C02EF" w:rsidP="004C02EF">
      <w:pPr>
        <w:numPr>
          <w:ilvl w:val="0"/>
          <w:numId w:val="37"/>
        </w:numPr>
        <w:contextualSpacing/>
      </w:pPr>
      <w:r>
        <w:t xml:space="preserve">A </w:t>
      </w:r>
      <w:r w:rsidRPr="00E2744C">
        <w:rPr>
          <w:rStyle w:val="bnf"/>
        </w:rPr>
        <w:t>StringNumericLiteral</w:t>
      </w:r>
      <w:r>
        <w:t xml:space="preserve"> may be preceded and/or followed by white space and/or line terminators.</w:t>
      </w:r>
    </w:p>
    <w:p w14:paraId="481EFA58" w14:textId="77777777" w:rsidR="004C02EF" w:rsidRDefault="004C02EF" w:rsidP="004C02EF">
      <w:pPr>
        <w:numPr>
          <w:ilvl w:val="0"/>
          <w:numId w:val="37"/>
        </w:numPr>
        <w:contextualSpacing/>
      </w:pPr>
      <w:r>
        <w:t xml:space="preserve">A </w:t>
      </w:r>
      <w:r w:rsidRPr="00E2744C">
        <w:rPr>
          <w:rStyle w:val="bnf"/>
        </w:rPr>
        <w:t>StringNumericLiteral</w:t>
      </w:r>
      <w:r>
        <w:t xml:space="preserve"> that is decimal may have any number of leading </w:t>
      </w:r>
      <w:r>
        <w:rPr>
          <w:rFonts w:ascii="Courier New" w:hAnsi="Courier New"/>
          <w:b/>
        </w:rPr>
        <w:t>0</w:t>
      </w:r>
      <w:r>
        <w:t xml:space="preserve"> digits.</w:t>
      </w:r>
    </w:p>
    <w:p w14:paraId="6776D164" w14:textId="77777777" w:rsidR="004C02EF" w:rsidRDefault="004C02EF" w:rsidP="004C02EF">
      <w:pPr>
        <w:numPr>
          <w:ilvl w:val="0"/>
          <w:numId w:val="37"/>
        </w:numPr>
        <w:contextualSpacing/>
      </w:pPr>
      <w:r>
        <w:t xml:space="preserve">A </w:t>
      </w:r>
      <w:r w:rsidRPr="00E2744C">
        <w:rPr>
          <w:rStyle w:val="bnf"/>
        </w:rPr>
        <w:t>StringNumericLiteral</w:t>
      </w:r>
      <w:r>
        <w:t xml:space="preserve"> that is decimal may be preceded by </w:t>
      </w:r>
      <w:r>
        <w:rPr>
          <w:rFonts w:ascii="Courier New" w:hAnsi="Courier New"/>
          <w:b/>
        </w:rPr>
        <w:t>+</w:t>
      </w:r>
      <w:r>
        <w:t xml:space="preserve"> or </w:t>
      </w:r>
      <w:r>
        <w:rPr>
          <w:rFonts w:ascii="Courier New" w:hAnsi="Courier New"/>
          <w:b/>
        </w:rPr>
        <w:t>-</w:t>
      </w:r>
      <w:r>
        <w:t xml:space="preserve"> to indicate its sign.</w:t>
      </w:r>
    </w:p>
    <w:p w14:paraId="544BD7D9" w14:textId="77777777" w:rsidR="004C02EF" w:rsidRDefault="004C02EF" w:rsidP="004C02EF">
      <w:pPr>
        <w:numPr>
          <w:ilvl w:val="0"/>
          <w:numId w:val="37"/>
        </w:numPr>
      </w:pPr>
      <w:r>
        <w:t xml:space="preserve">A </w:t>
      </w:r>
      <w:r w:rsidRPr="00E2744C">
        <w:rPr>
          <w:rStyle w:val="bnf"/>
        </w:rPr>
        <w:t>StringNumericLiteral</w:t>
      </w:r>
      <w:r>
        <w:t xml:space="preserve"> that is empty or contains only white space is converted to </w:t>
      </w:r>
      <w:r>
        <w:rPr>
          <w:b/>
        </w:rPr>
        <w:t>+0</w:t>
      </w:r>
      <w:r>
        <w:t>.</w:t>
      </w:r>
    </w:p>
    <w:p w14:paraId="7CA47698" w14:textId="77777777" w:rsidR="004C02EF" w:rsidRDefault="004C02EF" w:rsidP="004C02EF">
      <w:r>
        <w:t>The conversion of a String to a Number value is similar overall to the determination of the Number value for a numeric literal (see 7.8.3), but some of the details are different, so the process for converting a String numeric literal to a value of Number type is given here in full. This value is determined in two steps: first, a mathematical value (MV) is derived from the String numeric literal; second, this mathematical value is rounded as described below.</w:t>
      </w:r>
    </w:p>
    <w:p w14:paraId="4C66B275" w14:textId="77777777" w:rsidR="004C02EF" w:rsidRDefault="004C02EF" w:rsidP="004C02EF">
      <w:pPr>
        <w:numPr>
          <w:ilvl w:val="0"/>
          <w:numId w:val="38"/>
        </w:numPr>
        <w:ind w:left="360"/>
        <w:contextualSpacing/>
      </w:pPr>
      <w:r>
        <w:t xml:space="preserve">The MV of </w:t>
      </w:r>
      <w:r w:rsidRPr="00E2744C">
        <w:rPr>
          <w:rStyle w:val="bnf"/>
        </w:rPr>
        <w:t>StringNumericLiteral</w:t>
      </w:r>
      <w:r>
        <w:t xml:space="preserve"> </w:t>
      </w:r>
      <w:r>
        <w:rPr>
          <w:b/>
        </w:rPr>
        <w:t>:::</w:t>
      </w:r>
      <w:r>
        <w:t xml:space="preserve"> </w:t>
      </w:r>
      <w:r w:rsidRPr="00E2744C">
        <w:rPr>
          <w:rFonts w:ascii="Times New Roman" w:hAnsi="Times New Roman"/>
          <w:sz w:val="16"/>
        </w:rPr>
        <w:t>[empty]</w:t>
      </w:r>
      <w:r>
        <w:t xml:space="preserve"> is 0.</w:t>
      </w:r>
    </w:p>
    <w:p w14:paraId="1AD91B7B" w14:textId="77777777" w:rsidR="004C02EF" w:rsidRDefault="004C02EF" w:rsidP="004C02EF">
      <w:pPr>
        <w:numPr>
          <w:ilvl w:val="0"/>
          <w:numId w:val="38"/>
        </w:numPr>
        <w:ind w:left="360"/>
        <w:contextualSpacing/>
      </w:pPr>
      <w:r>
        <w:t xml:space="preserve">The MV of </w:t>
      </w:r>
      <w:r w:rsidRPr="00E2744C">
        <w:rPr>
          <w:rStyle w:val="bnf"/>
        </w:rPr>
        <w:t>StringNumericLiteral</w:t>
      </w:r>
      <w:r>
        <w:t xml:space="preserve"> </w:t>
      </w:r>
      <w:r>
        <w:rPr>
          <w:b/>
        </w:rPr>
        <w:t>:::</w:t>
      </w:r>
      <w:r>
        <w:t xml:space="preserve"> </w:t>
      </w:r>
      <w:r w:rsidRPr="00E2744C">
        <w:rPr>
          <w:rStyle w:val="bnf"/>
        </w:rPr>
        <w:t>StrWhiteSpace</w:t>
      </w:r>
      <w:r>
        <w:t xml:space="preserve"> is 0.</w:t>
      </w:r>
    </w:p>
    <w:p w14:paraId="16000385" w14:textId="77777777" w:rsidR="004C02EF" w:rsidRDefault="004C02EF" w:rsidP="004C02EF">
      <w:pPr>
        <w:numPr>
          <w:ilvl w:val="0"/>
          <w:numId w:val="38"/>
        </w:numPr>
        <w:ind w:left="360"/>
        <w:contextualSpacing/>
      </w:pPr>
      <w:r>
        <w:t xml:space="preserve">The MV of </w:t>
      </w:r>
      <w:r w:rsidRPr="00E2744C">
        <w:rPr>
          <w:rStyle w:val="bnf"/>
        </w:rPr>
        <w:t>StringNumericLiteral</w:t>
      </w:r>
      <w:r>
        <w:t xml:space="preserve"> </w:t>
      </w:r>
      <w:r>
        <w:rPr>
          <w:b/>
        </w:rPr>
        <w:t>:::</w:t>
      </w:r>
      <w:r>
        <w:t xml:space="preserve"> </w:t>
      </w:r>
      <w:r w:rsidRPr="00E2744C">
        <w:rPr>
          <w:rStyle w:val="bnf"/>
        </w:rPr>
        <w:t>StrWhiteSpace</w:t>
      </w:r>
      <w:r w:rsidRPr="005E74B3">
        <w:rPr>
          <w:rStyle w:val="bnf"/>
          <w:i w:val="0"/>
          <w:vertAlign w:val="subscript"/>
        </w:rPr>
        <w:t>opt</w:t>
      </w:r>
      <w:r>
        <w:t xml:space="preserve"> </w:t>
      </w:r>
      <w:r w:rsidRPr="00E2744C">
        <w:rPr>
          <w:rStyle w:val="bnf"/>
        </w:rPr>
        <w:t>StrNumericLiteral</w:t>
      </w:r>
      <w:r>
        <w:t xml:space="preserve"> </w:t>
      </w:r>
      <w:r w:rsidRPr="00E2744C">
        <w:rPr>
          <w:rStyle w:val="bnf"/>
        </w:rPr>
        <w:t>StrWhiteSpace</w:t>
      </w:r>
      <w:r w:rsidRPr="005E74B3">
        <w:rPr>
          <w:rStyle w:val="bnf"/>
          <w:i w:val="0"/>
          <w:vertAlign w:val="subscript"/>
        </w:rPr>
        <w:t>opt</w:t>
      </w:r>
      <w:r>
        <w:t xml:space="preserve"> is the MV of </w:t>
      </w:r>
      <w:r w:rsidRPr="00E2744C">
        <w:rPr>
          <w:rStyle w:val="bnf"/>
        </w:rPr>
        <w:t>StrNumericLiteral</w:t>
      </w:r>
      <w:r>
        <w:t>, no matter whether white space is present or not.</w:t>
      </w:r>
    </w:p>
    <w:p w14:paraId="1993C3E2" w14:textId="77777777" w:rsidR="004C02EF" w:rsidRDefault="004C02EF" w:rsidP="004C02EF">
      <w:pPr>
        <w:numPr>
          <w:ilvl w:val="0"/>
          <w:numId w:val="38"/>
        </w:numPr>
        <w:ind w:left="360"/>
        <w:contextualSpacing/>
      </w:pPr>
      <w:r>
        <w:t xml:space="preserve">The MV of </w:t>
      </w:r>
      <w:r w:rsidRPr="00E2744C">
        <w:rPr>
          <w:rStyle w:val="bnf"/>
        </w:rPr>
        <w:t>StrNumericLiteral</w:t>
      </w:r>
      <w:r>
        <w:t xml:space="preserve"> </w:t>
      </w:r>
      <w:r>
        <w:rPr>
          <w:b/>
        </w:rPr>
        <w:t>:::</w:t>
      </w:r>
      <w:r>
        <w:t xml:space="preserve"> </w:t>
      </w:r>
      <w:r w:rsidRPr="00E2744C">
        <w:rPr>
          <w:rStyle w:val="bnf"/>
        </w:rPr>
        <w:t>StrDecimalLiteral</w:t>
      </w:r>
      <w:r>
        <w:t xml:space="preserve"> is the MV of </w:t>
      </w:r>
      <w:r w:rsidRPr="00E2744C">
        <w:rPr>
          <w:rStyle w:val="bnf"/>
        </w:rPr>
        <w:t>StrDecimalLiteral</w:t>
      </w:r>
      <w:r>
        <w:t>.</w:t>
      </w:r>
    </w:p>
    <w:p w14:paraId="54CE8247" w14:textId="77777777" w:rsidR="004C02EF" w:rsidRDefault="004C02EF" w:rsidP="004C02EF">
      <w:pPr>
        <w:numPr>
          <w:ilvl w:val="0"/>
          <w:numId w:val="38"/>
        </w:numPr>
        <w:ind w:left="360"/>
        <w:contextualSpacing/>
      </w:pPr>
      <w:r>
        <w:t xml:space="preserve">The MV of </w:t>
      </w:r>
      <w:r w:rsidRPr="00E2744C">
        <w:rPr>
          <w:rStyle w:val="bnf"/>
        </w:rPr>
        <w:t>StrNumericLiteral</w:t>
      </w:r>
      <w:r>
        <w:t xml:space="preserve"> </w:t>
      </w:r>
      <w:r>
        <w:rPr>
          <w:b/>
        </w:rPr>
        <w:t>:::</w:t>
      </w:r>
      <w:r>
        <w:t xml:space="preserve"> </w:t>
      </w:r>
      <w:r w:rsidRPr="00E2744C">
        <w:rPr>
          <w:rStyle w:val="bnf"/>
        </w:rPr>
        <w:t>HexIntegerLiteral</w:t>
      </w:r>
      <w:r>
        <w:t xml:space="preserve"> is the MV of </w:t>
      </w:r>
      <w:r w:rsidRPr="00E2744C">
        <w:rPr>
          <w:rStyle w:val="bnf"/>
        </w:rPr>
        <w:t>HexIntegerLiteral</w:t>
      </w:r>
      <w:r>
        <w:t>.</w:t>
      </w:r>
    </w:p>
    <w:p w14:paraId="1168BB15" w14:textId="77777777" w:rsidR="004C02EF" w:rsidRDefault="004C02EF" w:rsidP="004C02EF">
      <w:pPr>
        <w:numPr>
          <w:ilvl w:val="0"/>
          <w:numId w:val="38"/>
        </w:numPr>
        <w:ind w:left="360"/>
        <w:contextualSpacing/>
      </w:pPr>
      <w:r>
        <w:t xml:space="preserve">The MV of </w:t>
      </w:r>
      <w:r w:rsidRPr="00E2744C">
        <w:rPr>
          <w:rStyle w:val="bnf"/>
        </w:rPr>
        <w:t>StrDecimalLiteral</w:t>
      </w:r>
      <w:r>
        <w:t xml:space="preserve"> </w:t>
      </w:r>
      <w:r>
        <w:rPr>
          <w:b/>
        </w:rPr>
        <w:t>:::</w:t>
      </w:r>
      <w:r>
        <w:t xml:space="preserve"> </w:t>
      </w:r>
      <w:r w:rsidRPr="00E2744C">
        <w:rPr>
          <w:rStyle w:val="bnf"/>
        </w:rPr>
        <w:t>StrUnsignedDecimalLiteral</w:t>
      </w:r>
      <w:r>
        <w:t xml:space="preserve"> is the MV of </w:t>
      </w:r>
      <w:r w:rsidRPr="00E2744C">
        <w:rPr>
          <w:rStyle w:val="bnf"/>
        </w:rPr>
        <w:t>StrUnsignedDecimalLiteral</w:t>
      </w:r>
      <w:r>
        <w:t>.</w:t>
      </w:r>
    </w:p>
    <w:p w14:paraId="79DDCD92" w14:textId="77777777" w:rsidR="004C02EF" w:rsidRDefault="004C02EF" w:rsidP="004C02EF">
      <w:pPr>
        <w:numPr>
          <w:ilvl w:val="0"/>
          <w:numId w:val="38"/>
        </w:numPr>
        <w:ind w:left="360"/>
        <w:contextualSpacing/>
      </w:pPr>
      <w:r>
        <w:t xml:space="preserve">The MV of </w:t>
      </w:r>
      <w:r w:rsidRPr="00E2744C">
        <w:rPr>
          <w:rStyle w:val="bnf"/>
        </w:rPr>
        <w:t>StrDecimalLiteral</w:t>
      </w:r>
      <w:r>
        <w:t xml:space="preserve"> </w:t>
      </w:r>
      <w:r>
        <w:rPr>
          <w:b/>
        </w:rPr>
        <w:t>:::</w:t>
      </w:r>
      <w:r>
        <w:t xml:space="preserve"> </w:t>
      </w:r>
      <w:r>
        <w:rPr>
          <w:rFonts w:ascii="Courier New" w:hAnsi="Courier New"/>
          <w:b/>
        </w:rPr>
        <w:t>+</w:t>
      </w:r>
      <w:r>
        <w:t xml:space="preserve"> </w:t>
      </w:r>
      <w:r w:rsidRPr="00E2744C">
        <w:rPr>
          <w:rStyle w:val="bnf"/>
        </w:rPr>
        <w:t>StrUnsignedDecimalLiteral</w:t>
      </w:r>
      <w:r>
        <w:t xml:space="preserve"> is the MV of </w:t>
      </w:r>
      <w:r w:rsidRPr="00E2744C">
        <w:rPr>
          <w:rStyle w:val="bnf"/>
        </w:rPr>
        <w:t>StrUnsignedDecimalLiteral</w:t>
      </w:r>
      <w:r>
        <w:t>.</w:t>
      </w:r>
    </w:p>
    <w:p w14:paraId="4D245C0A" w14:textId="77777777" w:rsidR="004C02EF" w:rsidRDefault="004C02EF" w:rsidP="004C02EF">
      <w:pPr>
        <w:numPr>
          <w:ilvl w:val="0"/>
          <w:numId w:val="38"/>
        </w:numPr>
        <w:ind w:left="360"/>
        <w:contextualSpacing/>
      </w:pPr>
      <w:r>
        <w:t xml:space="preserve">The MV of </w:t>
      </w:r>
      <w:r w:rsidRPr="00E2744C">
        <w:rPr>
          <w:rStyle w:val="bnf"/>
        </w:rPr>
        <w:t>StrDecimalLiteral</w:t>
      </w:r>
      <w:r w:rsidRPr="00E91749">
        <w:t xml:space="preserve"> </w:t>
      </w:r>
      <w:r>
        <w:rPr>
          <w:b/>
        </w:rPr>
        <w:t>:::</w:t>
      </w:r>
      <w:r>
        <w:t xml:space="preserve"> </w:t>
      </w:r>
      <w:r>
        <w:rPr>
          <w:rFonts w:ascii="Courier New" w:hAnsi="Courier New"/>
          <w:b/>
        </w:rPr>
        <w:t>-</w:t>
      </w:r>
      <w:r>
        <w:t xml:space="preserve"> </w:t>
      </w:r>
      <w:r w:rsidRPr="00E2744C">
        <w:rPr>
          <w:rStyle w:val="bnf"/>
        </w:rPr>
        <w:t>StrUnsignedDecimalLiteral</w:t>
      </w:r>
      <w:r>
        <w:t xml:space="preserve"> is the negative of the MV of </w:t>
      </w:r>
      <w:r w:rsidRPr="00E2744C">
        <w:rPr>
          <w:rStyle w:val="bnf"/>
        </w:rPr>
        <w:t>StrUnsignedDecimalLiteral</w:t>
      </w:r>
      <w:r>
        <w:t xml:space="preserve">. (Note that if the MV of </w:t>
      </w:r>
      <w:r w:rsidRPr="00D420A6">
        <w:rPr>
          <w:rFonts w:ascii="Times New Roman" w:hAnsi="Times New Roman"/>
          <w:i/>
        </w:rPr>
        <w:t>StrUnsignedDecimalLiteral</w:t>
      </w:r>
      <w:r>
        <w:t xml:space="preserve"> is 0, the negative of this MV is also 0. The rounding rule described below handles the conversion of this signless mathematical zero to a floating-point </w:t>
      </w:r>
      <w:r>
        <w:rPr>
          <w:b/>
        </w:rPr>
        <w:t>+0</w:t>
      </w:r>
      <w:r>
        <w:t xml:space="preserve"> or </w:t>
      </w:r>
      <w:r>
        <w:rPr>
          <w:b/>
        </w:rPr>
        <w:sym w:font="Symbol" w:char="F02D"/>
      </w:r>
      <w:r>
        <w:rPr>
          <w:b/>
        </w:rPr>
        <w:t>0</w:t>
      </w:r>
      <w:r>
        <w:t xml:space="preserve"> as appropriate.)</w:t>
      </w:r>
    </w:p>
    <w:p w14:paraId="06EBCB2C" w14:textId="77777777" w:rsidR="004C02EF" w:rsidRDefault="004C02EF" w:rsidP="004C02EF">
      <w:pPr>
        <w:numPr>
          <w:ilvl w:val="0"/>
          <w:numId w:val="38"/>
        </w:numPr>
        <w:ind w:left="360"/>
        <w:contextualSpacing/>
      </w:pPr>
      <w:r>
        <w:t xml:space="preserve">The MV of </w:t>
      </w:r>
      <w:r w:rsidRPr="00010F65">
        <w:rPr>
          <w:rStyle w:val="bnf"/>
        </w:rPr>
        <w:t>StrUnsignedDecimalLiteral</w:t>
      </w:r>
      <w:r>
        <w:rPr>
          <w:b/>
        </w:rPr>
        <w:t xml:space="preserve">::: </w:t>
      </w:r>
      <w:r>
        <w:rPr>
          <w:rFonts w:ascii="Courier New" w:hAnsi="Courier New"/>
          <w:b/>
        </w:rPr>
        <w:t>Infinity</w:t>
      </w:r>
      <w:r>
        <w:rPr>
          <w:b/>
        </w:rPr>
        <w:t xml:space="preserve"> </w:t>
      </w:r>
      <w:r>
        <w:t xml:space="preserve">is </w:t>
      </w:r>
      <w:r w:rsidRPr="00E32218">
        <w:rPr>
          <w:rFonts w:ascii="Times New Roman" w:hAnsi="Times New Roman"/>
        </w:rPr>
        <w:t>10</w:t>
      </w:r>
      <w:r w:rsidRPr="00E32218">
        <w:rPr>
          <w:rFonts w:ascii="Times New Roman" w:hAnsi="Times New Roman"/>
          <w:vertAlign w:val="superscript"/>
        </w:rPr>
        <w:t>10000</w:t>
      </w:r>
      <w:r>
        <w:t xml:space="preserve"> (a value so large that it will round to </w:t>
      </w:r>
      <w:r>
        <w:rPr>
          <w:b/>
        </w:rPr>
        <w:t>+</w:t>
      </w:r>
      <w:r>
        <w:rPr>
          <w:b/>
        </w:rPr>
        <w:sym w:font="Symbol" w:char="F0A5"/>
      </w:r>
      <w:r>
        <w:t>).</w:t>
      </w:r>
    </w:p>
    <w:p w14:paraId="1EDDFACD" w14:textId="77777777" w:rsidR="004C02EF" w:rsidRDefault="004C02EF" w:rsidP="004C02EF">
      <w:pPr>
        <w:numPr>
          <w:ilvl w:val="0"/>
          <w:numId w:val="38"/>
        </w:numPr>
        <w:ind w:left="360"/>
        <w:contextualSpacing/>
      </w:pPr>
      <w:r>
        <w:t xml:space="preserve">The MV of </w:t>
      </w:r>
      <w:r w:rsidRPr="00010F65">
        <w:rPr>
          <w:rStyle w:val="bnf"/>
        </w:rPr>
        <w:t>StrUnsignedDecimalLiteral</w:t>
      </w:r>
      <w:r>
        <w:rPr>
          <w:b/>
        </w:rPr>
        <w:t xml:space="preserve">::: </w:t>
      </w:r>
      <w:r w:rsidRPr="00010F65">
        <w:rPr>
          <w:rStyle w:val="bnf"/>
        </w:rPr>
        <w:t>DecimalDigits</w:t>
      </w:r>
      <w:r>
        <w:rPr>
          <w:rFonts w:ascii="Courier New" w:hAnsi="Courier New"/>
          <w:b/>
        </w:rPr>
        <w:t>.</w:t>
      </w:r>
      <w:r>
        <w:rPr>
          <w:b/>
        </w:rPr>
        <w:t xml:space="preserve"> </w:t>
      </w:r>
      <w:r>
        <w:t xml:space="preserve">is the MV of </w:t>
      </w:r>
      <w:r w:rsidRPr="00010F65">
        <w:rPr>
          <w:rStyle w:val="bnf"/>
        </w:rPr>
        <w:t>DecimalDigits</w:t>
      </w:r>
      <w:r>
        <w:t>.</w:t>
      </w:r>
    </w:p>
    <w:p w14:paraId="44EB5D91" w14:textId="77777777" w:rsidR="004C02EF" w:rsidRDefault="004C02EF" w:rsidP="004C02EF">
      <w:pPr>
        <w:numPr>
          <w:ilvl w:val="0"/>
          <w:numId w:val="38"/>
        </w:numPr>
        <w:spacing w:after="0"/>
        <w:ind w:left="360"/>
        <w:contextualSpacing/>
      </w:pPr>
      <w:r>
        <w:t xml:space="preserve">The MV of </w:t>
      </w:r>
      <w:r w:rsidRPr="00010F65">
        <w:rPr>
          <w:rStyle w:val="bnf"/>
        </w:rPr>
        <w:t>StrUnsignedDecimalLiteral</w:t>
      </w:r>
      <w:r>
        <w:rPr>
          <w:b/>
        </w:rPr>
        <w:t xml:space="preserve">::: </w:t>
      </w:r>
      <w:r w:rsidRPr="00010F65">
        <w:rPr>
          <w:rStyle w:val="bnf"/>
        </w:rPr>
        <w:t>DecimalDigits</w:t>
      </w:r>
      <w:r>
        <w:rPr>
          <w:rStyle w:val="bnf"/>
        </w:rPr>
        <w:t xml:space="preserve"> </w:t>
      </w:r>
      <w:r w:rsidRPr="004431E2">
        <w:rPr>
          <w:rFonts w:ascii="Courier New" w:hAnsi="Courier New"/>
          <w:b/>
        </w:rPr>
        <w:t>.</w:t>
      </w:r>
      <w:r>
        <w:rPr>
          <w:i/>
        </w:rPr>
        <w:t xml:space="preserve"> </w:t>
      </w:r>
      <w:r w:rsidRPr="00010F65">
        <w:rPr>
          <w:rStyle w:val="bnf"/>
        </w:rPr>
        <w:t>DecimalDigits</w:t>
      </w:r>
      <w:r w:rsidRPr="00E91749">
        <w:rPr>
          <w:b/>
        </w:rPr>
        <w:t xml:space="preserve"> </w:t>
      </w:r>
      <w:r>
        <w:t xml:space="preserve">is the MV of the first </w:t>
      </w:r>
      <w:r w:rsidRPr="00D420A6">
        <w:rPr>
          <w:rFonts w:ascii="Times New Roman" w:hAnsi="Times New Roman"/>
          <w:i/>
        </w:rPr>
        <w:t>DecimalDigits</w:t>
      </w:r>
      <w:r>
        <w:t xml:space="preserve"> plus (the MV of the second </w:t>
      </w:r>
      <w:r w:rsidRPr="00010F65">
        <w:rPr>
          <w:rStyle w:val="bnf"/>
        </w:rPr>
        <w:t>DecimalDigits</w:t>
      </w:r>
      <w:r w:rsidRPr="00E91749">
        <w:rPr>
          <w:b/>
        </w:rPr>
        <w:t xml:space="preserve"> </w:t>
      </w:r>
      <w:r>
        <w:t xml:space="preserve">times </w:t>
      </w:r>
      <w:r w:rsidRPr="00E32218">
        <w:rPr>
          <w:rFonts w:ascii="Times New Roman" w:hAnsi="Times New Roman"/>
        </w:rPr>
        <w:t>10</w:t>
      </w:r>
      <w:r w:rsidRPr="00E32218">
        <w:rPr>
          <w:rFonts w:ascii="Times New Roman" w:hAnsi="Times New Roman"/>
          <w:vertAlign w:val="superscript"/>
        </w:rPr>
        <w:sym w:font="Symbol" w:char="F02D"/>
      </w:r>
      <w:r w:rsidRPr="00E32218">
        <w:rPr>
          <w:rFonts w:ascii="Times New Roman" w:hAnsi="Times New Roman"/>
          <w:i/>
          <w:vertAlign w:val="superscript"/>
        </w:rPr>
        <w:t>n</w:t>
      </w:r>
      <w:r>
        <w:t xml:space="preserve">), where </w:t>
      </w:r>
      <w:r w:rsidRPr="00D420A6">
        <w:rPr>
          <w:rFonts w:ascii="Times New Roman" w:hAnsi="Times New Roman"/>
          <w:i/>
        </w:rPr>
        <w:t>n</w:t>
      </w:r>
      <w:r>
        <w:t xml:space="preserve"> is the number of characters in the second </w:t>
      </w:r>
      <w:r w:rsidRPr="00010F65">
        <w:rPr>
          <w:rStyle w:val="bnf"/>
        </w:rPr>
        <w:t>DecimalDigits</w:t>
      </w:r>
      <w:r>
        <w:t>.</w:t>
      </w:r>
    </w:p>
    <w:p w14:paraId="14716E60"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StrUnsignedDecimalLiteral</w:t>
      </w:r>
      <w:r w:rsidRPr="00984A3F">
        <w:rPr>
          <w:b/>
        </w:rPr>
        <w:t xml:space="preserve">::: </w:t>
      </w:r>
      <w:r w:rsidRPr="00984A3F">
        <w:rPr>
          <w:i/>
        </w:rPr>
        <w:t>DecimalDigits</w:t>
      </w:r>
      <w:r w:rsidRPr="004431E2">
        <w:rPr>
          <w:rFonts w:ascii="Courier New" w:hAnsi="Courier New"/>
          <w:b/>
        </w:rPr>
        <w:t>.</w:t>
      </w:r>
      <w:r w:rsidRPr="00984A3F">
        <w:rPr>
          <w:i/>
        </w:rPr>
        <w:t xml:space="preserve"> ExponentPart </w:t>
      </w:r>
      <w:r w:rsidRPr="00B75B50">
        <w:rPr>
          <w:rFonts w:ascii="Arial" w:hAnsi="Arial"/>
        </w:rPr>
        <w:t xml:space="preserve">is the MV of </w:t>
      </w:r>
      <w:r w:rsidRPr="00984A3F">
        <w:rPr>
          <w:i/>
        </w:rPr>
        <w:t>DecimalDigits</w:t>
      </w:r>
      <w:r w:rsidRPr="00984A3F">
        <w:t xml:space="preserve"> times 10</w:t>
      </w:r>
      <w:r w:rsidRPr="00984A3F">
        <w:rPr>
          <w:i/>
          <w:vertAlign w:val="superscript"/>
        </w:rPr>
        <w:t>e</w:t>
      </w:r>
      <w:r w:rsidRPr="00984A3F">
        <w:t xml:space="preserve">, where </w:t>
      </w:r>
      <w:r w:rsidRPr="00984A3F">
        <w:rPr>
          <w:i/>
        </w:rPr>
        <w:t>e</w:t>
      </w:r>
      <w:r w:rsidRPr="00984A3F">
        <w:t xml:space="preserve"> </w:t>
      </w:r>
      <w:r w:rsidRPr="00B75B50">
        <w:rPr>
          <w:rFonts w:ascii="Arial" w:hAnsi="Arial"/>
        </w:rPr>
        <w:t xml:space="preserve">is the MV of </w:t>
      </w:r>
      <w:r w:rsidRPr="00984A3F">
        <w:rPr>
          <w:i/>
        </w:rPr>
        <w:t>ExponentPart</w:t>
      </w:r>
      <w:r w:rsidRPr="00984A3F">
        <w:t>.</w:t>
      </w:r>
    </w:p>
    <w:p w14:paraId="5EA42586"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StrUnsignedDecimalLiteral</w:t>
      </w:r>
      <w:r w:rsidRPr="00984A3F">
        <w:rPr>
          <w:b/>
        </w:rPr>
        <w:t xml:space="preserve">::: </w:t>
      </w:r>
      <w:r w:rsidRPr="00984A3F">
        <w:rPr>
          <w:i/>
        </w:rPr>
        <w:t>DecimalDigits</w:t>
      </w:r>
      <w:r w:rsidRPr="004431E2">
        <w:rPr>
          <w:rFonts w:ascii="Courier New" w:hAnsi="Courier New"/>
          <w:b/>
        </w:rPr>
        <w:t>.</w:t>
      </w:r>
      <w:r w:rsidRPr="00984A3F">
        <w:rPr>
          <w:i/>
        </w:rPr>
        <w:t xml:space="preserve"> DecimalDigits ExponentPart </w:t>
      </w:r>
      <w:r w:rsidRPr="00984A3F">
        <w:t xml:space="preserve">is (the MV of the first </w:t>
      </w:r>
      <w:r w:rsidRPr="00984A3F">
        <w:rPr>
          <w:i/>
        </w:rPr>
        <w:t>DecimalDigits</w:t>
      </w:r>
      <w:r w:rsidRPr="00984A3F">
        <w:t xml:space="preserve"> plus (the MV of the second </w:t>
      </w:r>
      <w:r w:rsidRPr="00984A3F">
        <w:rPr>
          <w:i/>
        </w:rPr>
        <w:t>DecimalDigits</w:t>
      </w:r>
      <w:r w:rsidRPr="00984A3F">
        <w:rPr>
          <w:b/>
          <w:i/>
        </w:rPr>
        <w:t xml:space="preserve"> </w:t>
      </w:r>
      <w:r w:rsidRPr="00984A3F">
        <w:t>times 10</w:t>
      </w:r>
      <w:r w:rsidRPr="00984A3F">
        <w:rPr>
          <w:vertAlign w:val="superscript"/>
        </w:rPr>
        <w:sym w:font="Symbol" w:char="F02D"/>
      </w:r>
      <w:r w:rsidRPr="00984A3F">
        <w:rPr>
          <w:i/>
          <w:vertAlign w:val="superscript"/>
        </w:rPr>
        <w:t>n</w:t>
      </w:r>
      <w:r w:rsidRPr="00984A3F">
        <w:t>)) times 10</w:t>
      </w:r>
      <w:r w:rsidRPr="00984A3F">
        <w:rPr>
          <w:i/>
          <w:vertAlign w:val="superscript"/>
        </w:rPr>
        <w:t>e</w:t>
      </w:r>
      <w:r w:rsidRPr="00984A3F">
        <w:t xml:space="preserve">, where </w:t>
      </w:r>
      <w:r w:rsidRPr="00984A3F">
        <w:rPr>
          <w:i/>
        </w:rPr>
        <w:t>n</w:t>
      </w:r>
      <w:r w:rsidRPr="00984A3F">
        <w:t xml:space="preserve"> is the number of characters in the second </w:t>
      </w:r>
      <w:r w:rsidRPr="00984A3F">
        <w:rPr>
          <w:i/>
        </w:rPr>
        <w:t>DecimalDigit</w:t>
      </w:r>
      <w:r w:rsidRPr="00984A3F">
        <w:t xml:space="preserve">s and </w:t>
      </w:r>
      <w:r w:rsidRPr="00984A3F">
        <w:rPr>
          <w:i/>
        </w:rPr>
        <w:t>e</w:t>
      </w:r>
      <w:r w:rsidRPr="00984A3F">
        <w:t xml:space="preserve"> </w:t>
      </w:r>
      <w:r w:rsidRPr="00B75B50">
        <w:rPr>
          <w:rFonts w:ascii="Arial" w:hAnsi="Arial"/>
        </w:rPr>
        <w:t xml:space="preserve">is the MV of </w:t>
      </w:r>
      <w:r w:rsidRPr="00984A3F">
        <w:rPr>
          <w:i/>
        </w:rPr>
        <w:t>ExponentPart</w:t>
      </w:r>
      <w:r w:rsidRPr="00984A3F">
        <w:t>.</w:t>
      </w:r>
    </w:p>
    <w:p w14:paraId="5A407EEA"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StrUnsignedDecimalLiteral</w:t>
      </w:r>
      <w:r w:rsidRPr="00984A3F">
        <w:rPr>
          <w:b/>
        </w:rPr>
        <w:t>:::</w:t>
      </w:r>
      <w:r w:rsidRPr="004431E2">
        <w:rPr>
          <w:rFonts w:ascii="Courier New" w:hAnsi="Courier New"/>
          <w:b/>
        </w:rPr>
        <w:t>.</w:t>
      </w:r>
      <w:r w:rsidRPr="00984A3F">
        <w:rPr>
          <w:i/>
        </w:rPr>
        <w:t xml:space="preserve"> DecimalDigits</w:t>
      </w:r>
      <w:r w:rsidRPr="00984A3F">
        <w:t xml:space="preserve"> </w:t>
      </w:r>
      <w:r w:rsidRPr="00B75B50">
        <w:rPr>
          <w:rFonts w:ascii="Arial" w:hAnsi="Arial"/>
        </w:rPr>
        <w:t xml:space="preserve">is the MV of </w:t>
      </w:r>
      <w:r w:rsidRPr="00984A3F">
        <w:rPr>
          <w:i/>
        </w:rPr>
        <w:t>DecimalDigits</w:t>
      </w:r>
      <w:r w:rsidRPr="00984A3F">
        <w:rPr>
          <w:b/>
          <w:i/>
        </w:rPr>
        <w:t xml:space="preserve"> </w:t>
      </w:r>
      <w:r w:rsidRPr="00984A3F">
        <w:t>times 10</w:t>
      </w:r>
      <w:r w:rsidRPr="00984A3F">
        <w:rPr>
          <w:vertAlign w:val="superscript"/>
        </w:rPr>
        <w:sym w:font="Symbol" w:char="F02D"/>
      </w:r>
      <w:r w:rsidRPr="00984A3F">
        <w:rPr>
          <w:i/>
          <w:vertAlign w:val="superscript"/>
        </w:rPr>
        <w:t>n</w:t>
      </w:r>
      <w:r w:rsidRPr="00984A3F">
        <w:t xml:space="preserve">, where </w:t>
      </w:r>
      <w:r w:rsidRPr="00984A3F">
        <w:rPr>
          <w:i/>
        </w:rPr>
        <w:t>n</w:t>
      </w:r>
      <w:r w:rsidRPr="00984A3F">
        <w:t xml:space="preserve"> is the number of characters in </w:t>
      </w:r>
      <w:r w:rsidRPr="00984A3F">
        <w:rPr>
          <w:i/>
        </w:rPr>
        <w:t>DecimalDigit</w:t>
      </w:r>
      <w:r w:rsidRPr="00984A3F">
        <w:t>s.</w:t>
      </w:r>
    </w:p>
    <w:p w14:paraId="7751ACCC"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StrUnsignedDecimalLiteral</w:t>
      </w:r>
      <w:r w:rsidRPr="00984A3F">
        <w:rPr>
          <w:b/>
        </w:rPr>
        <w:t>:::</w:t>
      </w:r>
      <w:r w:rsidRPr="004431E2">
        <w:rPr>
          <w:rFonts w:ascii="Courier New" w:hAnsi="Courier New"/>
          <w:b/>
        </w:rPr>
        <w:t>.</w:t>
      </w:r>
      <w:r w:rsidRPr="00984A3F">
        <w:rPr>
          <w:i/>
        </w:rPr>
        <w:t xml:space="preserve"> DecimalDigits ExponentPart </w:t>
      </w:r>
      <w:r w:rsidRPr="00B75B50">
        <w:rPr>
          <w:rFonts w:ascii="Arial" w:hAnsi="Arial"/>
        </w:rPr>
        <w:t xml:space="preserve">is the MV of </w:t>
      </w:r>
      <w:r w:rsidRPr="00984A3F">
        <w:rPr>
          <w:i/>
        </w:rPr>
        <w:t>DecimalDigits</w:t>
      </w:r>
      <w:r w:rsidRPr="00984A3F">
        <w:rPr>
          <w:b/>
          <w:i/>
        </w:rPr>
        <w:t xml:space="preserve"> </w:t>
      </w:r>
      <w:r w:rsidRPr="00984A3F">
        <w:t>times 10</w:t>
      </w:r>
      <w:r w:rsidRPr="00984A3F">
        <w:rPr>
          <w:i/>
          <w:vertAlign w:val="superscript"/>
        </w:rPr>
        <w:t>e</w:t>
      </w:r>
      <w:r w:rsidRPr="00984A3F">
        <w:rPr>
          <w:vertAlign w:val="superscript"/>
        </w:rPr>
        <w:sym w:font="Symbol" w:char="F02D"/>
      </w:r>
      <w:r w:rsidRPr="00984A3F">
        <w:rPr>
          <w:i/>
          <w:vertAlign w:val="superscript"/>
        </w:rPr>
        <w:t>n</w:t>
      </w:r>
      <w:r w:rsidRPr="00984A3F">
        <w:t xml:space="preserve">, where </w:t>
      </w:r>
      <w:r w:rsidRPr="00984A3F">
        <w:rPr>
          <w:i/>
        </w:rPr>
        <w:t>n</w:t>
      </w:r>
      <w:r w:rsidRPr="00984A3F">
        <w:t xml:space="preserve"> is the number of characters in </w:t>
      </w:r>
      <w:r w:rsidRPr="00984A3F">
        <w:rPr>
          <w:i/>
        </w:rPr>
        <w:t>DecimalDigit</w:t>
      </w:r>
      <w:r w:rsidRPr="00984A3F">
        <w:t xml:space="preserve">s and </w:t>
      </w:r>
      <w:r w:rsidRPr="00984A3F">
        <w:rPr>
          <w:i/>
        </w:rPr>
        <w:t>e</w:t>
      </w:r>
      <w:r w:rsidRPr="00984A3F">
        <w:t xml:space="preserve"> </w:t>
      </w:r>
      <w:r w:rsidRPr="00B75B50">
        <w:rPr>
          <w:rFonts w:ascii="Arial" w:hAnsi="Arial"/>
        </w:rPr>
        <w:t xml:space="preserve">is the MV of </w:t>
      </w:r>
      <w:r w:rsidRPr="00984A3F">
        <w:rPr>
          <w:i/>
        </w:rPr>
        <w:t>ExponentPart</w:t>
      </w:r>
      <w:r w:rsidRPr="00984A3F">
        <w:t>.</w:t>
      </w:r>
    </w:p>
    <w:p w14:paraId="135F0D7E"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StrUnsignedDecimalLiteral</w:t>
      </w:r>
      <w:r w:rsidRPr="00984A3F">
        <w:rPr>
          <w:b/>
        </w:rPr>
        <w:t xml:space="preserve">::: </w:t>
      </w:r>
      <w:r w:rsidRPr="00984A3F">
        <w:rPr>
          <w:i/>
        </w:rPr>
        <w:t>DecimalDigits</w:t>
      </w:r>
      <w:r w:rsidRPr="00984A3F">
        <w:t xml:space="preserve"> </w:t>
      </w:r>
      <w:r w:rsidRPr="00B75B50">
        <w:rPr>
          <w:rFonts w:ascii="Arial" w:hAnsi="Arial"/>
        </w:rPr>
        <w:t xml:space="preserve">is the MV of </w:t>
      </w:r>
      <w:r w:rsidRPr="00984A3F">
        <w:rPr>
          <w:i/>
        </w:rPr>
        <w:t>DecimalDigits</w:t>
      </w:r>
      <w:r w:rsidRPr="00984A3F">
        <w:t>.</w:t>
      </w:r>
    </w:p>
    <w:p w14:paraId="40954628"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StrUnsignedDecimalLiteral</w:t>
      </w:r>
      <w:r w:rsidRPr="00984A3F">
        <w:rPr>
          <w:b/>
        </w:rPr>
        <w:t xml:space="preserve">::: </w:t>
      </w:r>
      <w:r w:rsidRPr="00984A3F">
        <w:rPr>
          <w:i/>
        </w:rPr>
        <w:t>DecimalDigits</w:t>
      </w:r>
      <w:r w:rsidRPr="00984A3F">
        <w:t xml:space="preserve"> </w:t>
      </w:r>
      <w:r w:rsidRPr="00984A3F">
        <w:rPr>
          <w:i/>
        </w:rPr>
        <w:t xml:space="preserve">ExponentPart </w:t>
      </w:r>
      <w:r w:rsidRPr="00B75B50">
        <w:rPr>
          <w:rFonts w:ascii="Arial" w:hAnsi="Arial"/>
        </w:rPr>
        <w:t xml:space="preserve">is the MV of </w:t>
      </w:r>
      <w:r w:rsidRPr="00984A3F">
        <w:rPr>
          <w:i/>
        </w:rPr>
        <w:t>DecimalDigits</w:t>
      </w:r>
      <w:r w:rsidRPr="00984A3F">
        <w:t xml:space="preserve"> times 10</w:t>
      </w:r>
      <w:r w:rsidRPr="00984A3F">
        <w:rPr>
          <w:i/>
          <w:vertAlign w:val="superscript"/>
        </w:rPr>
        <w:t>e</w:t>
      </w:r>
      <w:r w:rsidRPr="00984A3F">
        <w:t xml:space="preserve">, where </w:t>
      </w:r>
      <w:r w:rsidRPr="00984A3F">
        <w:rPr>
          <w:i/>
        </w:rPr>
        <w:t>e</w:t>
      </w:r>
      <w:r w:rsidRPr="00984A3F">
        <w:t xml:space="preserve"> </w:t>
      </w:r>
      <w:r w:rsidRPr="00B75B50">
        <w:rPr>
          <w:rFonts w:ascii="Arial" w:hAnsi="Arial"/>
        </w:rPr>
        <w:t xml:space="preserve">is the MV of </w:t>
      </w:r>
      <w:r w:rsidRPr="00984A3F">
        <w:rPr>
          <w:i/>
        </w:rPr>
        <w:t>ExponentPart</w:t>
      </w:r>
      <w:r w:rsidRPr="00984A3F">
        <w:t>.</w:t>
      </w:r>
    </w:p>
    <w:p w14:paraId="39B14CE4"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DecimalDigits</w:t>
      </w:r>
      <w:r w:rsidRPr="00984A3F">
        <w:t xml:space="preserve"> </w:t>
      </w:r>
      <w:r w:rsidRPr="00984A3F">
        <w:rPr>
          <w:b/>
        </w:rPr>
        <w:t>:::</w:t>
      </w:r>
      <w:r w:rsidRPr="00984A3F">
        <w:t xml:space="preserve"> </w:t>
      </w:r>
      <w:r w:rsidRPr="00984A3F">
        <w:rPr>
          <w:i/>
        </w:rPr>
        <w:t>DecimalDigit</w:t>
      </w:r>
      <w:r w:rsidRPr="00984A3F">
        <w:t xml:space="preserve"> </w:t>
      </w:r>
      <w:r w:rsidRPr="00B75B50">
        <w:rPr>
          <w:rFonts w:ascii="Arial" w:hAnsi="Arial"/>
        </w:rPr>
        <w:t xml:space="preserve">is the MV of </w:t>
      </w:r>
      <w:r w:rsidRPr="00984A3F">
        <w:rPr>
          <w:i/>
        </w:rPr>
        <w:t>DecimalDigit</w:t>
      </w:r>
      <w:r w:rsidRPr="00984A3F">
        <w:t>.</w:t>
      </w:r>
    </w:p>
    <w:p w14:paraId="61DF90EE"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DecimalDigits</w:t>
      </w:r>
      <w:r w:rsidRPr="00984A3F">
        <w:t xml:space="preserve"> </w:t>
      </w:r>
      <w:r w:rsidRPr="00984A3F">
        <w:rPr>
          <w:b/>
        </w:rPr>
        <w:t>:::</w:t>
      </w:r>
      <w:r w:rsidRPr="00984A3F">
        <w:t xml:space="preserve"> </w:t>
      </w:r>
      <w:r w:rsidRPr="00984A3F">
        <w:rPr>
          <w:i/>
        </w:rPr>
        <w:t>DecimalDigits</w:t>
      </w:r>
      <w:r w:rsidRPr="00984A3F">
        <w:t xml:space="preserve"> </w:t>
      </w:r>
      <w:r w:rsidRPr="00984A3F">
        <w:rPr>
          <w:i/>
        </w:rPr>
        <w:t>DecimalDigit</w:t>
      </w:r>
      <w:r w:rsidRPr="00984A3F">
        <w:t xml:space="preserve"> is (the MV of </w:t>
      </w:r>
      <w:r w:rsidRPr="00984A3F">
        <w:rPr>
          <w:i/>
        </w:rPr>
        <w:t>DecimalDigits</w:t>
      </w:r>
      <w:r w:rsidRPr="00984A3F">
        <w:t xml:space="preserve"> times 10) plus the MV of </w:t>
      </w:r>
      <w:r w:rsidRPr="00984A3F">
        <w:rPr>
          <w:i/>
        </w:rPr>
        <w:t>DecimalDigit</w:t>
      </w:r>
      <w:r w:rsidRPr="00984A3F">
        <w:t>.</w:t>
      </w:r>
    </w:p>
    <w:p w14:paraId="58C7ECF3"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 xml:space="preserve">ExponentPart </w:t>
      </w:r>
      <w:r w:rsidRPr="00984A3F">
        <w:rPr>
          <w:b/>
        </w:rPr>
        <w:t xml:space="preserve">::: </w:t>
      </w:r>
      <w:r w:rsidRPr="00984A3F">
        <w:rPr>
          <w:i/>
        </w:rPr>
        <w:t>ExponentIndicator SignedInteger</w:t>
      </w:r>
      <w:r w:rsidRPr="00984A3F">
        <w:rPr>
          <w:b/>
          <w:i/>
        </w:rPr>
        <w:t xml:space="preserve"> </w:t>
      </w:r>
      <w:r w:rsidRPr="00B75B50">
        <w:rPr>
          <w:rFonts w:ascii="Arial" w:hAnsi="Arial"/>
        </w:rPr>
        <w:t xml:space="preserve">is the MV of </w:t>
      </w:r>
      <w:r w:rsidRPr="00984A3F">
        <w:rPr>
          <w:i/>
        </w:rPr>
        <w:t>SignedInteger</w:t>
      </w:r>
      <w:r w:rsidRPr="00984A3F">
        <w:t>.</w:t>
      </w:r>
    </w:p>
    <w:p w14:paraId="08DA151A"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 xml:space="preserve">SignedInteger </w:t>
      </w:r>
      <w:r w:rsidRPr="00984A3F">
        <w:rPr>
          <w:b/>
        </w:rPr>
        <w:t xml:space="preserve">::: </w:t>
      </w:r>
      <w:r w:rsidRPr="00984A3F">
        <w:rPr>
          <w:i/>
        </w:rPr>
        <w:t>DecimalDigits</w:t>
      </w:r>
      <w:r w:rsidRPr="00984A3F">
        <w:rPr>
          <w:b/>
          <w:i/>
        </w:rPr>
        <w:t xml:space="preserve"> </w:t>
      </w:r>
      <w:r w:rsidRPr="00B75B50">
        <w:rPr>
          <w:rFonts w:ascii="Arial" w:hAnsi="Arial"/>
        </w:rPr>
        <w:t xml:space="preserve">is the MV of </w:t>
      </w:r>
      <w:r w:rsidRPr="00984A3F">
        <w:rPr>
          <w:i/>
        </w:rPr>
        <w:t>DecimalDigits</w:t>
      </w:r>
      <w:r w:rsidRPr="00984A3F">
        <w:t>.</w:t>
      </w:r>
    </w:p>
    <w:p w14:paraId="31682C5C"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 xml:space="preserve">SignedInteger </w:t>
      </w:r>
      <w:r w:rsidRPr="00984A3F">
        <w:rPr>
          <w:b/>
        </w:rPr>
        <w:t xml:space="preserve">::: </w:t>
      </w:r>
      <w:r>
        <w:rPr>
          <w:rFonts w:ascii="Courier New" w:hAnsi="Courier New"/>
          <w:b/>
        </w:rPr>
        <w:t>+</w:t>
      </w:r>
      <w:r w:rsidRPr="00984A3F">
        <w:rPr>
          <w:i/>
        </w:rPr>
        <w:t xml:space="preserve"> DecimalDigits</w:t>
      </w:r>
      <w:r w:rsidRPr="00984A3F">
        <w:rPr>
          <w:b/>
          <w:i/>
        </w:rPr>
        <w:t xml:space="preserve"> </w:t>
      </w:r>
      <w:r w:rsidRPr="00B75B50">
        <w:rPr>
          <w:rFonts w:ascii="Arial" w:hAnsi="Arial"/>
        </w:rPr>
        <w:t xml:space="preserve">is the MV of </w:t>
      </w:r>
      <w:r w:rsidRPr="00984A3F">
        <w:rPr>
          <w:i/>
        </w:rPr>
        <w:t>DecimalDigits</w:t>
      </w:r>
      <w:r w:rsidRPr="00984A3F">
        <w:t>.</w:t>
      </w:r>
    </w:p>
    <w:p w14:paraId="047A9BD1"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 xml:space="preserve">SignedInteger </w:t>
      </w:r>
      <w:r w:rsidRPr="00984A3F">
        <w:rPr>
          <w:b/>
        </w:rPr>
        <w:t xml:space="preserve">::: </w:t>
      </w:r>
      <w:r>
        <w:rPr>
          <w:rFonts w:ascii="Courier New" w:hAnsi="Courier New"/>
          <w:b/>
        </w:rPr>
        <w:t>-</w:t>
      </w:r>
      <w:r w:rsidRPr="00984A3F">
        <w:rPr>
          <w:i/>
        </w:rPr>
        <w:t xml:space="preserve"> DecimalDigits</w:t>
      </w:r>
      <w:r w:rsidRPr="00984A3F">
        <w:rPr>
          <w:b/>
          <w:i/>
        </w:rPr>
        <w:t xml:space="preserve"> </w:t>
      </w:r>
      <w:r w:rsidRPr="00984A3F">
        <w:t xml:space="preserve">is the negative of the MV of </w:t>
      </w:r>
      <w:r w:rsidRPr="00984A3F">
        <w:rPr>
          <w:i/>
        </w:rPr>
        <w:t>DecimalDigits</w:t>
      </w:r>
      <w:r w:rsidRPr="00984A3F">
        <w:t>.</w:t>
      </w:r>
    </w:p>
    <w:p w14:paraId="6EB864F5"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0</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0</w:t>
      </w:r>
      <w:r w:rsidRPr="00984A3F">
        <w:t xml:space="preserve"> is 0.</w:t>
      </w:r>
    </w:p>
    <w:p w14:paraId="33060883"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1</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1</w:t>
      </w:r>
      <w:r w:rsidRPr="00984A3F">
        <w:t xml:space="preserve"> is 1.</w:t>
      </w:r>
    </w:p>
    <w:p w14:paraId="098146A9"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2</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2</w:t>
      </w:r>
      <w:r w:rsidRPr="00984A3F">
        <w:t xml:space="preserve"> is 2.</w:t>
      </w:r>
    </w:p>
    <w:p w14:paraId="3F80764B"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3</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3</w:t>
      </w:r>
      <w:r w:rsidRPr="00984A3F">
        <w:t xml:space="preserve"> is 3.</w:t>
      </w:r>
    </w:p>
    <w:p w14:paraId="3E46FE3A"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4</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4</w:t>
      </w:r>
      <w:r w:rsidRPr="00984A3F">
        <w:t xml:space="preserve"> is 4.</w:t>
      </w:r>
    </w:p>
    <w:p w14:paraId="4493CEE3"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5</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5</w:t>
      </w:r>
      <w:r w:rsidRPr="00984A3F">
        <w:t xml:space="preserve"> is 5.</w:t>
      </w:r>
    </w:p>
    <w:p w14:paraId="7574AFCE"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6</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6</w:t>
      </w:r>
      <w:r w:rsidRPr="00984A3F">
        <w:t xml:space="preserve"> is 6.</w:t>
      </w:r>
    </w:p>
    <w:p w14:paraId="18896DC5"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7</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7</w:t>
      </w:r>
      <w:r w:rsidRPr="00984A3F">
        <w:t xml:space="preserve"> is 7.</w:t>
      </w:r>
    </w:p>
    <w:p w14:paraId="6B44E2D3"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8</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8</w:t>
      </w:r>
      <w:r w:rsidRPr="00984A3F">
        <w:t xml:space="preserve"> is 8.</w:t>
      </w:r>
    </w:p>
    <w:p w14:paraId="4CBEA4B3"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9</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9</w:t>
      </w:r>
      <w:r w:rsidRPr="00984A3F">
        <w:t xml:space="preserve"> is 9.</w:t>
      </w:r>
    </w:p>
    <w:p w14:paraId="48C13E2B"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HexDigit</w:t>
      </w:r>
      <w:r w:rsidRPr="00984A3F">
        <w:t xml:space="preserve"> </w:t>
      </w:r>
      <w:r w:rsidRPr="00984A3F">
        <w:rPr>
          <w:b/>
        </w:rPr>
        <w:t>:::</w:t>
      </w:r>
      <w:r w:rsidRPr="00984A3F">
        <w:t xml:space="preserve"> </w:t>
      </w:r>
      <w:r>
        <w:rPr>
          <w:rFonts w:ascii="Courier New" w:hAnsi="Courier New"/>
          <w:b/>
        </w:rPr>
        <w:t>a</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A</w:t>
      </w:r>
      <w:r w:rsidRPr="00984A3F">
        <w:t xml:space="preserve"> is 10.</w:t>
      </w:r>
    </w:p>
    <w:p w14:paraId="387ADAFA"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HexDigit</w:t>
      </w:r>
      <w:r w:rsidRPr="00984A3F">
        <w:t xml:space="preserve"> </w:t>
      </w:r>
      <w:r w:rsidRPr="00984A3F">
        <w:rPr>
          <w:b/>
        </w:rPr>
        <w:t>:::</w:t>
      </w:r>
      <w:r w:rsidRPr="00984A3F">
        <w:t xml:space="preserve"> </w:t>
      </w:r>
      <w:r>
        <w:rPr>
          <w:rFonts w:ascii="Courier New" w:hAnsi="Courier New"/>
          <w:b/>
        </w:rPr>
        <w:t>b</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B</w:t>
      </w:r>
      <w:r w:rsidRPr="00984A3F">
        <w:t xml:space="preserve"> is 11.</w:t>
      </w:r>
    </w:p>
    <w:p w14:paraId="5C2F7D1D"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HexDigit</w:t>
      </w:r>
      <w:r w:rsidRPr="00984A3F">
        <w:t xml:space="preserve"> </w:t>
      </w:r>
      <w:r w:rsidRPr="00984A3F">
        <w:rPr>
          <w:b/>
        </w:rPr>
        <w:t>:::</w:t>
      </w:r>
      <w:r w:rsidRPr="00984A3F">
        <w:t xml:space="preserve"> </w:t>
      </w:r>
      <w:r>
        <w:rPr>
          <w:rFonts w:ascii="Courier New" w:hAnsi="Courier New"/>
          <w:b/>
        </w:rPr>
        <w:t>c</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C</w:t>
      </w:r>
      <w:r w:rsidRPr="00984A3F">
        <w:t xml:space="preserve"> is 12.</w:t>
      </w:r>
    </w:p>
    <w:p w14:paraId="24DFA8A3"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HexDigit</w:t>
      </w:r>
      <w:r w:rsidRPr="00984A3F">
        <w:t xml:space="preserve"> </w:t>
      </w:r>
      <w:r w:rsidRPr="00984A3F">
        <w:rPr>
          <w:b/>
        </w:rPr>
        <w:t>:::</w:t>
      </w:r>
      <w:r w:rsidRPr="00984A3F">
        <w:t xml:space="preserve"> </w:t>
      </w:r>
      <w:r>
        <w:rPr>
          <w:rFonts w:ascii="Courier New" w:hAnsi="Courier New"/>
          <w:b/>
        </w:rPr>
        <w:t>d</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D</w:t>
      </w:r>
      <w:r w:rsidRPr="00984A3F">
        <w:t xml:space="preserve"> is 13.</w:t>
      </w:r>
    </w:p>
    <w:p w14:paraId="33554CA8"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HexDigit</w:t>
      </w:r>
      <w:r w:rsidRPr="00984A3F">
        <w:t xml:space="preserve"> </w:t>
      </w:r>
      <w:r w:rsidRPr="00984A3F">
        <w:rPr>
          <w:b/>
        </w:rPr>
        <w:t>:::</w:t>
      </w:r>
      <w:r w:rsidRPr="00984A3F">
        <w:t xml:space="preserve"> </w:t>
      </w:r>
      <w:r>
        <w:rPr>
          <w:rFonts w:ascii="Courier New" w:hAnsi="Courier New"/>
          <w:b/>
        </w:rPr>
        <w:t>e</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E</w:t>
      </w:r>
      <w:r w:rsidRPr="00984A3F">
        <w:t xml:space="preserve"> is 14.</w:t>
      </w:r>
    </w:p>
    <w:p w14:paraId="6A6AA1E5"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HexDigit</w:t>
      </w:r>
      <w:r w:rsidRPr="00984A3F">
        <w:t xml:space="preserve"> </w:t>
      </w:r>
      <w:r w:rsidRPr="00984A3F">
        <w:rPr>
          <w:b/>
        </w:rPr>
        <w:t>:::</w:t>
      </w:r>
      <w:r w:rsidRPr="00984A3F">
        <w:t xml:space="preserve"> </w:t>
      </w:r>
      <w:r>
        <w:rPr>
          <w:rFonts w:ascii="Courier New" w:hAnsi="Courier New"/>
          <w:b/>
        </w:rPr>
        <w:t>f</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F</w:t>
      </w:r>
      <w:r w:rsidRPr="00984A3F">
        <w:t xml:space="preserve"> is 15.</w:t>
      </w:r>
    </w:p>
    <w:p w14:paraId="17D1B85E"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 xml:space="preserve">HexIntegerLiteral </w:t>
      </w:r>
      <w:r w:rsidRPr="00984A3F">
        <w:rPr>
          <w:b/>
        </w:rPr>
        <w:t>:::</w:t>
      </w:r>
      <w:r w:rsidRPr="00984A3F">
        <w:t xml:space="preserve"> </w:t>
      </w:r>
      <w:r>
        <w:rPr>
          <w:rFonts w:ascii="Courier New" w:hAnsi="Courier New"/>
          <w:b/>
        </w:rPr>
        <w:t>0x</w:t>
      </w:r>
      <w:r w:rsidRPr="00984A3F">
        <w:t xml:space="preserve"> </w:t>
      </w:r>
      <w:r w:rsidRPr="00984A3F">
        <w:rPr>
          <w:i/>
        </w:rPr>
        <w:t>HexDigit</w:t>
      </w:r>
      <w:r w:rsidRPr="00984A3F">
        <w:t xml:space="preserve"> </w:t>
      </w:r>
      <w:r w:rsidRPr="00B75B50">
        <w:rPr>
          <w:rFonts w:ascii="Arial" w:hAnsi="Arial"/>
        </w:rPr>
        <w:t xml:space="preserve">is the MV of </w:t>
      </w:r>
      <w:r w:rsidRPr="00984A3F">
        <w:rPr>
          <w:i/>
        </w:rPr>
        <w:t>HexDigit</w:t>
      </w:r>
      <w:r w:rsidRPr="00984A3F">
        <w:t>.</w:t>
      </w:r>
    </w:p>
    <w:p w14:paraId="639AB062"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 xml:space="preserve">HexIntegerLiteral </w:t>
      </w:r>
      <w:r w:rsidRPr="00984A3F">
        <w:rPr>
          <w:b/>
        </w:rPr>
        <w:t>:::</w:t>
      </w:r>
      <w:r w:rsidRPr="00984A3F">
        <w:t xml:space="preserve"> </w:t>
      </w:r>
      <w:r>
        <w:rPr>
          <w:rFonts w:ascii="Courier New" w:hAnsi="Courier New"/>
          <w:b/>
        </w:rPr>
        <w:t>0X</w:t>
      </w:r>
      <w:r w:rsidRPr="00984A3F">
        <w:t xml:space="preserve"> </w:t>
      </w:r>
      <w:r w:rsidRPr="00984A3F">
        <w:rPr>
          <w:i/>
        </w:rPr>
        <w:t>HexDigit</w:t>
      </w:r>
      <w:r w:rsidRPr="00984A3F">
        <w:t xml:space="preserve"> </w:t>
      </w:r>
      <w:r w:rsidRPr="00B75B50">
        <w:rPr>
          <w:rFonts w:ascii="Arial" w:hAnsi="Arial"/>
        </w:rPr>
        <w:t xml:space="preserve">is the MV of </w:t>
      </w:r>
      <w:r w:rsidRPr="00984A3F">
        <w:rPr>
          <w:i/>
        </w:rPr>
        <w:t>HexDigit</w:t>
      </w:r>
      <w:r w:rsidRPr="00984A3F">
        <w:t>.</w:t>
      </w:r>
    </w:p>
    <w:p w14:paraId="406D8F52" w14:textId="77777777" w:rsidR="004C02EF" w:rsidRPr="00984A3F" w:rsidRDefault="004C02EF" w:rsidP="004C02EF">
      <w:pPr>
        <w:pStyle w:val="MathSpecialCase3"/>
        <w:numPr>
          <w:ilvl w:val="0"/>
          <w:numId w:val="38"/>
        </w:numPr>
        <w:ind w:left="360"/>
      </w:pPr>
      <w:r w:rsidRPr="00B75B50">
        <w:rPr>
          <w:rFonts w:ascii="Arial" w:hAnsi="Arial"/>
        </w:rPr>
        <w:t xml:space="preserve">The MV of </w:t>
      </w:r>
      <w:r w:rsidRPr="00984A3F">
        <w:rPr>
          <w:i/>
        </w:rPr>
        <w:t xml:space="preserve">HexIntegerLiteral </w:t>
      </w:r>
      <w:r w:rsidRPr="00984A3F">
        <w:rPr>
          <w:b/>
        </w:rPr>
        <w:t>:::</w:t>
      </w:r>
      <w:r w:rsidRPr="00984A3F">
        <w:t xml:space="preserve"> </w:t>
      </w:r>
      <w:r w:rsidRPr="00984A3F">
        <w:rPr>
          <w:i/>
        </w:rPr>
        <w:t>HexIntegerLiteral</w:t>
      </w:r>
      <w:r w:rsidRPr="00984A3F">
        <w:t xml:space="preserve"> </w:t>
      </w:r>
      <w:r w:rsidRPr="00984A3F">
        <w:rPr>
          <w:i/>
        </w:rPr>
        <w:t>HexDigit</w:t>
      </w:r>
      <w:r w:rsidRPr="00984A3F">
        <w:t xml:space="preserve"> is (the MV of </w:t>
      </w:r>
      <w:r w:rsidRPr="00984A3F">
        <w:rPr>
          <w:i/>
        </w:rPr>
        <w:t>HexIntegerLiteral</w:t>
      </w:r>
      <w:r w:rsidRPr="00984A3F">
        <w:t xml:space="preserve"> times 16) plus the MV of </w:t>
      </w:r>
      <w:r w:rsidRPr="00984A3F">
        <w:rPr>
          <w:i/>
        </w:rPr>
        <w:t>HexDigit</w:t>
      </w:r>
      <w:r w:rsidRPr="00984A3F">
        <w:t>.</w:t>
      </w:r>
    </w:p>
    <w:p w14:paraId="46200FF6" w14:textId="77777777" w:rsidR="004C02EF" w:rsidRDefault="004C02EF" w:rsidP="004C02EF">
      <w:pPr>
        <w:spacing w:after="0"/>
        <w:contextualSpacing/>
      </w:pPr>
      <w:r>
        <w:t>Once the exact MV for a String numeric literal has been determined, it is then rounded to a value of the Number type. If the MV is 0, then the rounded value is +0 unless the first non white space character in the String numeric literal is ‘</w:t>
      </w:r>
      <w:r>
        <w:rPr>
          <w:rFonts w:ascii="Courier New" w:hAnsi="Courier New"/>
          <w:b/>
        </w:rPr>
        <w:t>-</w:t>
      </w:r>
      <w:r>
        <w:t xml:space="preserve">’, in which case the rounded value is </w:t>
      </w:r>
      <w:r>
        <w:sym w:font="Symbol" w:char="F02D"/>
      </w:r>
      <w:r>
        <w:t xml:space="preserve">0. Otherwise, the rounded value must be the Number value for the MV (in the sense defined in 8.5), unless the literal includes a </w:t>
      </w:r>
      <w:r w:rsidRPr="00203C59">
        <w:rPr>
          <w:rStyle w:val="bnf"/>
        </w:rPr>
        <w:t>StrUnsignedDecimalLiteral</w:t>
      </w:r>
      <w:r>
        <w:t xml:space="preserve"> and the literal has more than 20 significant digits, in which case the Number value may be either the Number value for the MV of a literal produced by replacing each significant digit after the 20th with a 0 digit or the Number value for the MV of a literal produced by replacing each significant digit after the 20th with a 0 digit and then incrementing the literal at the 20th digit position. A digit is </w:t>
      </w:r>
      <w:r>
        <w:rPr>
          <w:i/>
        </w:rPr>
        <w:t>significant</w:t>
      </w:r>
      <w:r>
        <w:t xml:space="preserve"> if it is not part of an </w:t>
      </w:r>
      <w:r w:rsidRPr="00203C59">
        <w:rPr>
          <w:rStyle w:val="bnf"/>
        </w:rPr>
        <w:t>ExponentPart</w:t>
      </w:r>
      <w:r>
        <w:t xml:space="preserve"> and</w:t>
      </w:r>
    </w:p>
    <w:p w14:paraId="57111BAB" w14:textId="77777777" w:rsidR="004C02EF" w:rsidRPr="00203C59" w:rsidRDefault="004C02EF" w:rsidP="004C02EF">
      <w:pPr>
        <w:pStyle w:val="MathSpecialCase3"/>
        <w:numPr>
          <w:ilvl w:val="0"/>
          <w:numId w:val="38"/>
        </w:numPr>
        <w:spacing w:after="0"/>
        <w:rPr>
          <w:rFonts w:ascii="Arial" w:hAnsi="Arial" w:cs="Arial"/>
        </w:rPr>
      </w:pPr>
      <w:r w:rsidRPr="00203C59">
        <w:rPr>
          <w:rFonts w:ascii="Arial" w:hAnsi="Arial" w:cs="Arial"/>
        </w:rPr>
        <w:t xml:space="preserve">it is not </w:t>
      </w:r>
      <w:r w:rsidRPr="00203C59">
        <w:rPr>
          <w:rFonts w:ascii="Arial" w:hAnsi="Arial" w:cs="Arial"/>
          <w:b/>
        </w:rPr>
        <w:t>0</w:t>
      </w:r>
      <w:r w:rsidRPr="00203C59">
        <w:rPr>
          <w:rFonts w:ascii="Arial" w:hAnsi="Arial" w:cs="Arial"/>
        </w:rPr>
        <w:t>; or</w:t>
      </w:r>
    </w:p>
    <w:p w14:paraId="465F5E04" w14:textId="77777777" w:rsidR="004C02EF" w:rsidRPr="00203C59" w:rsidRDefault="004C02EF" w:rsidP="004C02EF">
      <w:pPr>
        <w:pStyle w:val="MathSpecialCase3"/>
        <w:numPr>
          <w:ilvl w:val="0"/>
          <w:numId w:val="38"/>
        </w:numPr>
        <w:spacing w:after="220"/>
        <w:rPr>
          <w:rFonts w:ascii="Arial" w:hAnsi="Arial" w:cs="Arial"/>
        </w:rPr>
      </w:pPr>
      <w:r w:rsidRPr="00203C59">
        <w:rPr>
          <w:rFonts w:ascii="Arial" w:hAnsi="Arial" w:cs="Arial"/>
        </w:rPr>
        <w:t xml:space="preserve">there is a nonzero digit to its left and there is a nonzero digit, not in the </w:t>
      </w:r>
      <w:r w:rsidRPr="00203C59">
        <w:rPr>
          <w:rStyle w:val="bnf"/>
        </w:rPr>
        <w:t>ExponentPart</w:t>
      </w:r>
      <w:r w:rsidRPr="00203C59">
        <w:rPr>
          <w:rFonts w:ascii="Arial" w:hAnsi="Arial" w:cs="Arial"/>
        </w:rPr>
        <w:t>, to its right.</w:t>
      </w:r>
      <w:bookmarkStart w:id="1883" w:name="_Toc385672159"/>
      <w:bookmarkStart w:id="1884" w:name="_Toc393690254"/>
    </w:p>
    <w:p w14:paraId="53A692B3" w14:textId="77777777" w:rsidR="004C02EF" w:rsidRDefault="004C02EF" w:rsidP="00C623F2">
      <w:pPr>
        <w:pStyle w:val="20"/>
        <w:numPr>
          <w:ilvl w:val="0"/>
          <w:numId w:val="0"/>
        </w:numPr>
      </w:pPr>
      <w:bookmarkStart w:id="1885" w:name="_Toc472818792"/>
      <w:bookmarkStart w:id="1886" w:name="_Toc235503362"/>
      <w:bookmarkStart w:id="1887" w:name="_Toc241509137"/>
      <w:bookmarkStart w:id="1888" w:name="_Toc244416624"/>
      <w:bookmarkStart w:id="1889" w:name="_Toc276630988"/>
      <w:bookmarkStart w:id="1890" w:name="_Toc153968377"/>
      <w:r>
        <w:t>9.4</w:t>
      </w:r>
      <w:r>
        <w:tab/>
        <w:t>ToIntege</w:t>
      </w:r>
      <w:bookmarkEnd w:id="1876"/>
      <w:bookmarkEnd w:id="1877"/>
      <w:bookmarkEnd w:id="1878"/>
      <w:bookmarkEnd w:id="1879"/>
      <w:bookmarkEnd w:id="1880"/>
      <w:bookmarkEnd w:id="1881"/>
      <w:bookmarkEnd w:id="1882"/>
      <w:bookmarkEnd w:id="1883"/>
      <w:bookmarkEnd w:id="1884"/>
      <w:r>
        <w:t>r</w:t>
      </w:r>
      <w:bookmarkEnd w:id="1885"/>
      <w:bookmarkEnd w:id="1886"/>
      <w:bookmarkEnd w:id="1887"/>
      <w:bookmarkEnd w:id="1888"/>
      <w:bookmarkEnd w:id="1889"/>
      <w:bookmarkEnd w:id="1890"/>
    </w:p>
    <w:p w14:paraId="3856AF4D" w14:textId="77777777" w:rsidR="004C02EF" w:rsidRDefault="004C02EF" w:rsidP="004C02EF">
      <w:r>
        <w:t>The abstract operation ToInteger converts its argument to an integral numeric value. This abstract operation functions as follows:</w:t>
      </w:r>
      <w:bookmarkStart w:id="1891" w:name="_Toc382212397"/>
    </w:p>
    <w:p w14:paraId="708FE161" w14:textId="77777777" w:rsidR="004C02EF" w:rsidRDefault="004C02EF" w:rsidP="004C02EF">
      <w:pPr>
        <w:pStyle w:val="Alg2"/>
        <w:numPr>
          <w:ilvl w:val="0"/>
          <w:numId w:val="356"/>
        </w:numPr>
      </w:pPr>
      <w:r>
        <w:t xml:space="preserve">Let </w:t>
      </w:r>
      <w:r w:rsidRPr="00A3571C">
        <w:rPr>
          <w:i/>
        </w:rPr>
        <w:t>number</w:t>
      </w:r>
      <w:r>
        <w:t xml:space="preserve"> be the result of calling ToNumber on the input argument</w:t>
      </w:r>
      <w:bookmarkEnd w:id="1891"/>
      <w:r>
        <w:t>.</w:t>
      </w:r>
      <w:bookmarkStart w:id="1892" w:name="_Toc382212398"/>
    </w:p>
    <w:p w14:paraId="5AC64038" w14:textId="77777777" w:rsidR="004C02EF" w:rsidRDefault="004C02EF" w:rsidP="004C02EF">
      <w:pPr>
        <w:pStyle w:val="Alg2"/>
        <w:numPr>
          <w:ilvl w:val="0"/>
          <w:numId w:val="356"/>
        </w:numPr>
      </w:pPr>
      <w:r>
        <w:t xml:space="preserve">If </w:t>
      </w:r>
      <w:r w:rsidRPr="00A3571C">
        <w:rPr>
          <w:i/>
        </w:rPr>
        <w:t>number</w:t>
      </w:r>
      <w:r>
        <w:t xml:space="preserve"> is </w:t>
      </w:r>
      <w:r>
        <w:rPr>
          <w:b/>
        </w:rPr>
        <w:t>NaN</w:t>
      </w:r>
      <w:r>
        <w:t xml:space="preserve">, return </w:t>
      </w:r>
      <w:r>
        <w:rPr>
          <w:b/>
        </w:rPr>
        <w:t>+0</w:t>
      </w:r>
      <w:bookmarkEnd w:id="1892"/>
      <w:r>
        <w:t>.</w:t>
      </w:r>
      <w:bookmarkStart w:id="1893" w:name="_Toc382212399"/>
    </w:p>
    <w:p w14:paraId="029A9976" w14:textId="77777777" w:rsidR="004C02EF" w:rsidRDefault="004C02EF" w:rsidP="004C02EF">
      <w:pPr>
        <w:pStyle w:val="Alg2"/>
        <w:numPr>
          <w:ilvl w:val="0"/>
          <w:numId w:val="356"/>
        </w:numPr>
      </w:pPr>
      <w:r>
        <w:t xml:space="preserve">If </w:t>
      </w:r>
      <w:r w:rsidRPr="00A3571C">
        <w:rPr>
          <w:i/>
        </w:rPr>
        <w:t>number</w:t>
      </w:r>
      <w:r>
        <w:t xml:space="preserve"> is </w:t>
      </w:r>
      <w:r>
        <w:rPr>
          <w:b/>
        </w:rPr>
        <w:t>+0</w:t>
      </w:r>
      <w:r>
        <w:t xml:space="preserve">, </w:t>
      </w:r>
      <w:r>
        <w:rPr>
          <w:b/>
        </w:rPr>
        <w:sym w:font="Symbol" w:char="F02D"/>
      </w:r>
      <w:r>
        <w:rPr>
          <w:b/>
        </w:rPr>
        <w:t>0</w:t>
      </w:r>
      <w:r>
        <w:t xml:space="preserve">, </w:t>
      </w:r>
      <w:r>
        <w:rPr>
          <w:b/>
        </w:rPr>
        <w:t>+</w:t>
      </w:r>
      <w:r>
        <w:rPr>
          <w:b/>
        </w:rPr>
        <w:sym w:font="Symbol" w:char="F0A5"/>
      </w:r>
      <w:r>
        <w:rPr>
          <w:b/>
        </w:rPr>
        <w:t>,</w:t>
      </w:r>
      <w:r>
        <w:t xml:space="preserve"> or </w:t>
      </w:r>
      <w:r>
        <w:rPr>
          <w:b/>
        </w:rPr>
        <w:sym w:font="Symbol" w:char="F02D"/>
      </w:r>
      <w:r>
        <w:rPr>
          <w:b/>
        </w:rPr>
        <w:sym w:font="Symbol" w:char="F0A5"/>
      </w:r>
      <w:r>
        <w:t xml:space="preserve">, return </w:t>
      </w:r>
      <w:r w:rsidRPr="00A3571C">
        <w:rPr>
          <w:i/>
        </w:rPr>
        <w:t>number</w:t>
      </w:r>
      <w:bookmarkEnd w:id="1893"/>
      <w:r>
        <w:t>.</w:t>
      </w:r>
      <w:bookmarkStart w:id="1894" w:name="_Toc382212400"/>
    </w:p>
    <w:p w14:paraId="7FFDF3AB" w14:textId="77777777" w:rsidR="004C02EF" w:rsidRDefault="004C02EF" w:rsidP="004C02EF">
      <w:pPr>
        <w:pStyle w:val="Alg2"/>
        <w:numPr>
          <w:ilvl w:val="0"/>
          <w:numId w:val="356"/>
        </w:numPr>
        <w:spacing w:after="120"/>
      </w:pPr>
      <w:r>
        <w:t>Return the result of computing sign(</w:t>
      </w:r>
      <w:r w:rsidRPr="00A3571C">
        <w:rPr>
          <w:i/>
        </w:rPr>
        <w:t>number</w:t>
      </w:r>
      <w:r>
        <w:t xml:space="preserve">) </w:t>
      </w:r>
      <w:r w:rsidRPr="009D1662">
        <w:sym w:font="Symbol" w:char="F0B4"/>
      </w:r>
      <w:r>
        <w:t xml:space="preserve"> floor(abs(</w:t>
      </w:r>
      <w:r w:rsidRPr="00A3571C">
        <w:rPr>
          <w:i/>
        </w:rPr>
        <w:t>number</w:t>
      </w:r>
      <w:r>
        <w:t>))</w:t>
      </w:r>
      <w:bookmarkEnd w:id="1894"/>
      <w:r>
        <w:t>.</w:t>
      </w:r>
      <w:bookmarkStart w:id="1895" w:name="_Toc375031136"/>
      <w:bookmarkStart w:id="1896" w:name="_Ref379906863"/>
      <w:bookmarkStart w:id="1897" w:name="_Ref381179003"/>
      <w:bookmarkStart w:id="1898" w:name="_Toc381513654"/>
      <w:bookmarkStart w:id="1899" w:name="_Toc382202797"/>
      <w:bookmarkStart w:id="1900" w:name="_Toc382203017"/>
      <w:bookmarkStart w:id="1901" w:name="_Toc382212176"/>
      <w:bookmarkStart w:id="1902" w:name="_Toc382212402"/>
      <w:bookmarkStart w:id="1903" w:name="_Toc382291521"/>
      <w:bookmarkStart w:id="1904" w:name="_Ref382713431"/>
      <w:bookmarkStart w:id="1905" w:name="_Ref383595223"/>
      <w:bookmarkStart w:id="1906" w:name="_Toc385672160"/>
      <w:bookmarkStart w:id="1907" w:name="_Toc393690255"/>
      <w:bookmarkStart w:id="1908" w:name="_Ref404492982"/>
      <w:bookmarkStart w:id="1909" w:name="_Ref424532750"/>
      <w:bookmarkStart w:id="1910" w:name="_Ref424667409"/>
      <w:bookmarkStart w:id="1911" w:name="_Toc472818793"/>
    </w:p>
    <w:p w14:paraId="4C79E2FB" w14:textId="77777777" w:rsidR="004C02EF" w:rsidRDefault="004C02EF" w:rsidP="00C623F2">
      <w:pPr>
        <w:pStyle w:val="20"/>
        <w:numPr>
          <w:ilvl w:val="0"/>
          <w:numId w:val="0"/>
        </w:numPr>
      </w:pPr>
      <w:bookmarkStart w:id="1912" w:name="_Toc235503363"/>
      <w:bookmarkStart w:id="1913" w:name="_Toc241509138"/>
      <w:bookmarkStart w:id="1914" w:name="_Toc244416625"/>
      <w:bookmarkStart w:id="1915" w:name="_Toc276630989"/>
      <w:bookmarkStart w:id="1916" w:name="_Toc153968378"/>
      <w:r>
        <w:t>9.5</w:t>
      </w:r>
      <w:r>
        <w:tab/>
        <w:t>ToInt32: (Signed 32 Bit Integer</w:t>
      </w:r>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r>
        <w:t>)</w:t>
      </w:r>
      <w:bookmarkEnd w:id="1909"/>
      <w:bookmarkEnd w:id="1910"/>
      <w:bookmarkEnd w:id="1911"/>
      <w:bookmarkEnd w:id="1912"/>
      <w:bookmarkEnd w:id="1913"/>
      <w:bookmarkEnd w:id="1914"/>
      <w:bookmarkEnd w:id="1915"/>
      <w:bookmarkEnd w:id="1916"/>
    </w:p>
    <w:p w14:paraId="7B058B53" w14:textId="77777777" w:rsidR="004C02EF" w:rsidRDefault="004C02EF" w:rsidP="004C02EF">
      <w:r>
        <w:t xml:space="preserve">The abstract operation ToInt32 converts its argument to one of </w:t>
      </w:r>
      <w:r w:rsidRPr="00E32218">
        <w:rPr>
          <w:rFonts w:ascii="Times New Roman" w:hAnsi="Times New Roman"/>
        </w:rPr>
        <w:t>2</w:t>
      </w:r>
      <w:r w:rsidRPr="00E32218">
        <w:rPr>
          <w:rFonts w:ascii="Times New Roman" w:hAnsi="Times New Roman"/>
          <w:vertAlign w:val="superscript"/>
        </w:rPr>
        <w:t>32</w:t>
      </w:r>
      <w:r>
        <w:t xml:space="preserve"> integer values in the range </w:t>
      </w:r>
      <w:r w:rsidRPr="00E32218">
        <w:rPr>
          <w:rFonts w:ascii="Times New Roman" w:hAnsi="Times New Roman"/>
        </w:rPr>
        <w:sym w:font="Symbol" w:char="F02D"/>
      </w:r>
      <w:r w:rsidRPr="00E32218">
        <w:rPr>
          <w:rFonts w:ascii="Times New Roman" w:hAnsi="Times New Roman"/>
        </w:rPr>
        <w:t>2</w:t>
      </w:r>
      <w:r w:rsidRPr="00E32218">
        <w:rPr>
          <w:rFonts w:ascii="Times New Roman" w:hAnsi="Times New Roman"/>
          <w:vertAlign w:val="superscript"/>
        </w:rPr>
        <w:t>31</w:t>
      </w:r>
      <w:r>
        <w:t xml:space="preserve"> through </w:t>
      </w:r>
      <w:r w:rsidRPr="00E32218">
        <w:rPr>
          <w:rFonts w:ascii="Times New Roman" w:hAnsi="Times New Roman"/>
        </w:rPr>
        <w:t>2</w:t>
      </w:r>
      <w:r w:rsidRPr="00E32218">
        <w:rPr>
          <w:rFonts w:ascii="Times New Roman" w:hAnsi="Times New Roman"/>
          <w:vertAlign w:val="superscript"/>
        </w:rPr>
        <w:t>31</w:t>
      </w:r>
      <w:r w:rsidRPr="00E32218">
        <w:rPr>
          <w:rFonts w:ascii="Times New Roman" w:hAnsi="Times New Roman"/>
        </w:rPr>
        <w:sym w:font="Symbol" w:char="F02D"/>
      </w:r>
      <w:r w:rsidRPr="00E32218">
        <w:rPr>
          <w:rFonts w:ascii="Times New Roman" w:hAnsi="Times New Roman"/>
        </w:rPr>
        <w:t>1</w:t>
      </w:r>
      <w:r>
        <w:t>, inclusive. This abstract operation functions as follows:</w:t>
      </w:r>
      <w:bookmarkStart w:id="1917" w:name="_Toc382212403"/>
    </w:p>
    <w:p w14:paraId="1EBEEEAF" w14:textId="77777777" w:rsidR="004C02EF" w:rsidRDefault="004C02EF" w:rsidP="004C02EF">
      <w:pPr>
        <w:pStyle w:val="Alg2"/>
        <w:numPr>
          <w:ilvl w:val="0"/>
          <w:numId w:val="357"/>
        </w:numPr>
      </w:pPr>
      <w:r>
        <w:t xml:space="preserve">Let </w:t>
      </w:r>
      <w:r w:rsidRPr="00A3571C">
        <w:rPr>
          <w:i/>
        </w:rPr>
        <w:t>number</w:t>
      </w:r>
      <w:r>
        <w:t xml:space="preserve"> be the result of calling ToNumber on the input argument</w:t>
      </w:r>
      <w:bookmarkEnd w:id="1917"/>
      <w:r>
        <w:t>.</w:t>
      </w:r>
      <w:bookmarkStart w:id="1918" w:name="_Toc382212404"/>
    </w:p>
    <w:p w14:paraId="1DD7690C" w14:textId="77777777" w:rsidR="004C02EF" w:rsidRDefault="004C02EF" w:rsidP="004C02EF">
      <w:pPr>
        <w:pStyle w:val="Alg2"/>
        <w:numPr>
          <w:ilvl w:val="0"/>
          <w:numId w:val="357"/>
        </w:numPr>
      </w:pPr>
      <w:r>
        <w:t xml:space="preserve">If </w:t>
      </w:r>
      <w:r w:rsidRPr="00A3571C">
        <w:rPr>
          <w:i/>
        </w:rPr>
        <w:t>number</w:t>
      </w:r>
      <w:r>
        <w:t xml:space="preserve"> is </w:t>
      </w:r>
      <w:r>
        <w:rPr>
          <w:b/>
        </w:rPr>
        <w:t>NaN</w:t>
      </w:r>
      <w:r>
        <w:t xml:space="preserve">, </w:t>
      </w:r>
      <w:r>
        <w:rPr>
          <w:b/>
        </w:rPr>
        <w:t>+0</w:t>
      </w:r>
      <w:r>
        <w:t xml:space="preserve">, </w:t>
      </w:r>
      <w:r>
        <w:rPr>
          <w:b/>
        </w:rPr>
        <w:sym w:font="Symbol" w:char="F02D"/>
      </w:r>
      <w:r>
        <w:rPr>
          <w:b/>
        </w:rPr>
        <w:t>0</w:t>
      </w:r>
      <w:r>
        <w:t xml:space="preserve">, </w:t>
      </w:r>
      <w:r>
        <w:rPr>
          <w:b/>
        </w:rPr>
        <w:t>+</w:t>
      </w:r>
      <w:r>
        <w:rPr>
          <w:b/>
        </w:rPr>
        <w:sym w:font="Symbol" w:char="F0A5"/>
      </w:r>
      <w:r>
        <w:t xml:space="preserve">, or </w:t>
      </w:r>
      <w:r>
        <w:rPr>
          <w:b/>
        </w:rPr>
        <w:sym w:font="Symbol" w:char="F02D"/>
      </w:r>
      <w:r>
        <w:rPr>
          <w:b/>
        </w:rPr>
        <w:sym w:font="Symbol" w:char="F0A5"/>
      </w:r>
      <w:r>
        <w:t xml:space="preserve">, return </w:t>
      </w:r>
      <w:r w:rsidRPr="007B1DC8">
        <w:rPr>
          <w:b/>
        </w:rPr>
        <w:t>+0</w:t>
      </w:r>
      <w:bookmarkEnd w:id="1918"/>
      <w:r>
        <w:t>.</w:t>
      </w:r>
      <w:bookmarkStart w:id="1919" w:name="_Toc382212405"/>
    </w:p>
    <w:p w14:paraId="6BE5B10C" w14:textId="77777777" w:rsidR="004C02EF" w:rsidRDefault="004C02EF" w:rsidP="004C02EF">
      <w:pPr>
        <w:pStyle w:val="Alg2"/>
        <w:numPr>
          <w:ilvl w:val="0"/>
          <w:numId w:val="357"/>
        </w:numPr>
      </w:pPr>
      <w:r>
        <w:t xml:space="preserve">Let </w:t>
      </w:r>
      <w:r w:rsidRPr="00A3571C">
        <w:rPr>
          <w:i/>
        </w:rPr>
        <w:t>posInt</w:t>
      </w:r>
      <w:r>
        <w:t xml:space="preserve"> be sign(</w:t>
      </w:r>
      <w:r w:rsidRPr="00A3571C">
        <w:rPr>
          <w:i/>
        </w:rPr>
        <w:t>number</w:t>
      </w:r>
      <w:r>
        <w:t>) * floor(abs(</w:t>
      </w:r>
      <w:r w:rsidRPr="00A3571C">
        <w:rPr>
          <w:i/>
        </w:rPr>
        <w:t>number</w:t>
      </w:r>
      <w:r>
        <w:t>))</w:t>
      </w:r>
      <w:bookmarkEnd w:id="1919"/>
      <w:r>
        <w:t>.</w:t>
      </w:r>
      <w:bookmarkStart w:id="1920" w:name="_Toc382212407"/>
    </w:p>
    <w:p w14:paraId="65C60255" w14:textId="77777777" w:rsidR="004C02EF" w:rsidRDefault="004C02EF" w:rsidP="004C02EF">
      <w:pPr>
        <w:pStyle w:val="Alg2"/>
        <w:numPr>
          <w:ilvl w:val="0"/>
          <w:numId w:val="357"/>
        </w:numPr>
      </w:pPr>
      <w:r>
        <w:t xml:space="preserve">Let </w:t>
      </w:r>
      <w:r w:rsidRPr="00A3571C">
        <w:rPr>
          <w:i/>
        </w:rPr>
        <w:t>int32bit</w:t>
      </w:r>
      <w:r>
        <w:t xml:space="preserve"> be </w:t>
      </w:r>
      <w:r w:rsidRPr="00A3571C">
        <w:rPr>
          <w:i/>
        </w:rPr>
        <w:t>posInt</w:t>
      </w:r>
      <w:r>
        <w:t xml:space="preserve"> modulo 2</w:t>
      </w:r>
      <w:r>
        <w:rPr>
          <w:vertAlign w:val="superscript"/>
        </w:rPr>
        <w:t>32</w:t>
      </w:r>
      <w:r>
        <w:t>; that is, a finite integer value k of Number type with positive sign and less than 2</w:t>
      </w:r>
      <w:r>
        <w:rPr>
          <w:vertAlign w:val="superscript"/>
        </w:rPr>
        <w:t>32</w:t>
      </w:r>
      <w:r>
        <w:t xml:space="preserve"> in magnitude such that the mathematical difference of </w:t>
      </w:r>
      <w:r w:rsidRPr="00A3571C">
        <w:rPr>
          <w:i/>
        </w:rPr>
        <w:t>posInt</w:t>
      </w:r>
      <w:r>
        <w:t xml:space="preserve"> and k is mathematically an integer multiple of 2</w:t>
      </w:r>
      <w:r>
        <w:rPr>
          <w:vertAlign w:val="superscript"/>
        </w:rPr>
        <w:t>32</w:t>
      </w:r>
      <w:bookmarkEnd w:id="1920"/>
      <w:r>
        <w:t>.</w:t>
      </w:r>
    </w:p>
    <w:p w14:paraId="78546326" w14:textId="77777777" w:rsidR="004C02EF" w:rsidRDefault="004C02EF" w:rsidP="004C02EF">
      <w:pPr>
        <w:pStyle w:val="Alg2"/>
        <w:numPr>
          <w:ilvl w:val="0"/>
          <w:numId w:val="357"/>
        </w:numPr>
        <w:spacing w:after="220"/>
      </w:pPr>
      <w:r>
        <w:t xml:space="preserve">If </w:t>
      </w:r>
      <w:r w:rsidRPr="00A3571C">
        <w:rPr>
          <w:i/>
        </w:rPr>
        <w:t>int32bit</w:t>
      </w:r>
      <w:r>
        <w:t xml:space="preserve"> is greater than or equal to 2</w:t>
      </w:r>
      <w:r>
        <w:rPr>
          <w:vertAlign w:val="superscript"/>
        </w:rPr>
        <w:t>31</w:t>
      </w:r>
      <w:r>
        <w:t xml:space="preserve">, return </w:t>
      </w:r>
      <w:r w:rsidRPr="00A3571C">
        <w:rPr>
          <w:i/>
        </w:rPr>
        <w:t>int32bit</w:t>
      </w:r>
      <w:r>
        <w:t xml:space="preserve"> </w:t>
      </w:r>
      <w:r>
        <w:sym w:font="Symbol" w:char="F02D"/>
      </w:r>
      <w:r>
        <w:t xml:space="preserve"> 2</w:t>
      </w:r>
      <w:r>
        <w:rPr>
          <w:vertAlign w:val="superscript"/>
        </w:rPr>
        <w:t>32</w:t>
      </w:r>
      <w:r>
        <w:t xml:space="preserve">, otherwise return </w:t>
      </w:r>
      <w:r w:rsidRPr="00A3571C">
        <w:rPr>
          <w:i/>
        </w:rPr>
        <w:t>int32bit</w:t>
      </w:r>
      <w:r>
        <w:t>.</w:t>
      </w:r>
    </w:p>
    <w:p w14:paraId="586C94B3" w14:textId="77777777" w:rsidR="004C02EF" w:rsidRPr="00AA1E55" w:rsidRDefault="004C02EF" w:rsidP="004C02EF">
      <w:pPr>
        <w:pStyle w:val="Note"/>
        <w:spacing w:after="120"/>
      </w:pPr>
      <w:r w:rsidRPr="00AA1E55">
        <w:t>NOTE</w:t>
      </w:r>
      <w:r w:rsidRPr="00AA1E55">
        <w:tab/>
        <w:t>Given the above definition of ToInt32:</w:t>
      </w:r>
    </w:p>
    <w:p w14:paraId="58918672" w14:textId="77777777" w:rsidR="004C02EF" w:rsidRPr="00AA1E55" w:rsidRDefault="004C02EF" w:rsidP="004C02EF">
      <w:pPr>
        <w:pStyle w:val="Note"/>
        <w:numPr>
          <w:ilvl w:val="0"/>
          <w:numId w:val="39"/>
        </w:numPr>
        <w:tabs>
          <w:tab w:val="clear" w:pos="960"/>
          <w:tab w:val="left" w:pos="360"/>
        </w:tabs>
        <w:ind w:left="360"/>
        <w:contextualSpacing/>
      </w:pPr>
      <w:r w:rsidRPr="00AA1E55">
        <w:t>The ToInt32 abstract operation is idempotent: if applied to a result that it produced, the second application leaves that value unchanged.</w:t>
      </w:r>
    </w:p>
    <w:p w14:paraId="61DFA113" w14:textId="77777777" w:rsidR="004C02EF" w:rsidRPr="00AA1E55" w:rsidRDefault="004C02EF" w:rsidP="004C02EF">
      <w:pPr>
        <w:pStyle w:val="Note"/>
        <w:numPr>
          <w:ilvl w:val="0"/>
          <w:numId w:val="39"/>
        </w:numPr>
        <w:tabs>
          <w:tab w:val="clear" w:pos="960"/>
          <w:tab w:val="left" w:pos="360"/>
        </w:tabs>
        <w:ind w:left="360"/>
        <w:contextualSpacing/>
      </w:pPr>
      <w:r w:rsidRPr="00EA3A87">
        <w:rPr>
          <w:rStyle w:val="bnf"/>
          <w:i w:val="0"/>
        </w:rPr>
        <w:t>ToInt32(ToUint32(</w:t>
      </w:r>
      <w:r w:rsidRPr="00EA3A87">
        <w:rPr>
          <w:rStyle w:val="bnf"/>
        </w:rPr>
        <w:t>x</w:t>
      </w:r>
      <w:r w:rsidRPr="00EA3A87">
        <w:rPr>
          <w:rStyle w:val="bnf"/>
          <w:i w:val="0"/>
        </w:rPr>
        <w:t>))</w:t>
      </w:r>
      <w:r w:rsidRPr="00AA1E55">
        <w:t xml:space="preserve"> is equal to </w:t>
      </w:r>
      <w:r w:rsidRPr="00EA3A87">
        <w:rPr>
          <w:rFonts w:ascii="Times New Roman" w:hAnsi="Times New Roman"/>
        </w:rPr>
        <w:t>ToInt32(</w:t>
      </w:r>
      <w:r w:rsidRPr="00EA3A87">
        <w:rPr>
          <w:rFonts w:ascii="Times New Roman" w:hAnsi="Times New Roman"/>
          <w:i/>
        </w:rPr>
        <w:t>x</w:t>
      </w:r>
      <w:r w:rsidRPr="00EA3A87">
        <w:rPr>
          <w:rFonts w:ascii="Times New Roman" w:hAnsi="Times New Roman"/>
        </w:rPr>
        <w:t>)</w:t>
      </w:r>
      <w:r w:rsidRPr="00AA1E55">
        <w:t xml:space="preserve"> for all values of </w:t>
      </w:r>
      <w:r w:rsidRPr="00EA3A87">
        <w:rPr>
          <w:rStyle w:val="bnf"/>
        </w:rPr>
        <w:t>x</w:t>
      </w:r>
      <w:r w:rsidRPr="00AA1E55">
        <w:t>. (It is to preserve this latter property that +</w:t>
      </w:r>
      <w:r w:rsidRPr="00AA1E55">
        <w:rPr>
          <w:b/>
        </w:rPr>
        <w:sym w:font="Symbol" w:char="F0A5"/>
      </w:r>
      <w:r w:rsidRPr="00AA1E55">
        <w:t xml:space="preserve"> and </w:t>
      </w:r>
      <w:r w:rsidRPr="00AA1E55">
        <w:sym w:font="Symbol" w:char="F02D"/>
      </w:r>
      <w:r w:rsidRPr="00AA1E55">
        <w:rPr>
          <w:b/>
        </w:rPr>
        <w:sym w:font="Symbol" w:char="F0A5"/>
      </w:r>
      <w:r w:rsidRPr="00AA1E55">
        <w:t xml:space="preserve"> are mapped to </w:t>
      </w:r>
      <w:r w:rsidRPr="007B1DC8">
        <w:rPr>
          <w:b/>
        </w:rPr>
        <w:t>+0</w:t>
      </w:r>
      <w:r w:rsidRPr="00AA1E55">
        <w:t>.)</w:t>
      </w:r>
    </w:p>
    <w:p w14:paraId="5B3331B0" w14:textId="77777777" w:rsidR="004C02EF" w:rsidRDefault="004C02EF" w:rsidP="004C02EF">
      <w:pPr>
        <w:pStyle w:val="Note"/>
        <w:numPr>
          <w:ilvl w:val="0"/>
          <w:numId w:val="39"/>
        </w:numPr>
        <w:tabs>
          <w:tab w:val="clear" w:pos="960"/>
          <w:tab w:val="left" w:pos="360"/>
        </w:tabs>
        <w:ind w:left="360"/>
      </w:pPr>
      <w:r w:rsidRPr="00AA1E55">
        <w:t xml:space="preserve">ToInt32 maps </w:t>
      </w:r>
      <w:r w:rsidRPr="007B1DC8">
        <w:rPr>
          <w:b/>
        </w:rPr>
        <w:sym w:font="Symbol" w:char="F02D"/>
      </w:r>
      <w:r w:rsidRPr="007B1DC8">
        <w:rPr>
          <w:b/>
        </w:rPr>
        <w:t>0</w:t>
      </w:r>
      <w:r w:rsidRPr="00AA1E55">
        <w:t xml:space="preserve"> to </w:t>
      </w:r>
      <w:r w:rsidRPr="007B1DC8">
        <w:rPr>
          <w:b/>
        </w:rPr>
        <w:t>+0</w:t>
      </w:r>
      <w:r w:rsidRPr="00AA1E55">
        <w:t>.</w:t>
      </w:r>
      <w:bookmarkStart w:id="1921" w:name="_Toc375031137"/>
      <w:bookmarkStart w:id="1922" w:name="_Ref379906881"/>
      <w:bookmarkStart w:id="1923" w:name="_Ref379913789"/>
      <w:bookmarkStart w:id="1924" w:name="_Ref381179032"/>
      <w:bookmarkStart w:id="1925" w:name="_Toc381513655"/>
      <w:bookmarkStart w:id="1926" w:name="_Toc382202798"/>
      <w:bookmarkStart w:id="1927" w:name="_Toc382203018"/>
      <w:bookmarkStart w:id="1928" w:name="_Toc382212177"/>
      <w:bookmarkStart w:id="1929" w:name="_Toc382212408"/>
      <w:bookmarkStart w:id="1930" w:name="_Toc382291522"/>
      <w:bookmarkStart w:id="1931" w:name="_Ref382713437"/>
      <w:bookmarkStart w:id="1932" w:name="_Ref383595202"/>
      <w:bookmarkStart w:id="1933" w:name="_Toc385672161"/>
      <w:bookmarkStart w:id="1934" w:name="_Toc393690256"/>
      <w:bookmarkStart w:id="1935" w:name="_Ref404492996"/>
    </w:p>
    <w:p w14:paraId="56061A55" w14:textId="77777777" w:rsidR="004C02EF" w:rsidRDefault="004C02EF" w:rsidP="00C623F2">
      <w:pPr>
        <w:pStyle w:val="20"/>
        <w:numPr>
          <w:ilvl w:val="0"/>
          <w:numId w:val="0"/>
        </w:numPr>
      </w:pPr>
      <w:bookmarkStart w:id="1936" w:name="_Ref424532763"/>
      <w:bookmarkStart w:id="1937" w:name="_Toc472818794"/>
      <w:bookmarkStart w:id="1938" w:name="_Toc235503364"/>
      <w:bookmarkStart w:id="1939" w:name="_Toc241509139"/>
      <w:bookmarkStart w:id="1940" w:name="_Toc244416626"/>
      <w:bookmarkStart w:id="1941" w:name="_Toc276630990"/>
      <w:bookmarkStart w:id="1942" w:name="_Toc153968379"/>
      <w:r>
        <w:t>9.6</w:t>
      </w:r>
      <w:r>
        <w:tab/>
        <w:t>ToUint32: (Unsigned 32 Bit Integer</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r>
        <w:t>)</w:t>
      </w:r>
      <w:bookmarkStart w:id="1943" w:name="_Toc382212409"/>
      <w:bookmarkEnd w:id="1936"/>
      <w:bookmarkEnd w:id="1937"/>
      <w:bookmarkEnd w:id="1938"/>
      <w:bookmarkEnd w:id="1939"/>
      <w:bookmarkEnd w:id="1940"/>
      <w:bookmarkEnd w:id="1941"/>
      <w:bookmarkEnd w:id="1942"/>
    </w:p>
    <w:p w14:paraId="432D1036" w14:textId="77777777" w:rsidR="004C02EF" w:rsidRDefault="004C02EF" w:rsidP="004C02EF">
      <w:r>
        <w:t xml:space="preserve">The abstract operation ToUint32 converts its argument to one of </w:t>
      </w:r>
      <w:r w:rsidRPr="00E32218">
        <w:rPr>
          <w:rFonts w:ascii="Times New Roman" w:hAnsi="Times New Roman"/>
        </w:rPr>
        <w:t>2</w:t>
      </w:r>
      <w:r w:rsidRPr="00E32218">
        <w:rPr>
          <w:rFonts w:ascii="Times New Roman" w:hAnsi="Times New Roman"/>
          <w:vertAlign w:val="superscript"/>
        </w:rPr>
        <w:t>32</w:t>
      </w:r>
      <w:r>
        <w:t xml:space="preserve"> integer values in the range </w:t>
      </w:r>
      <w:r w:rsidRPr="00E32218">
        <w:rPr>
          <w:rFonts w:ascii="Times New Roman" w:hAnsi="Times New Roman"/>
        </w:rPr>
        <w:t>0</w:t>
      </w:r>
      <w:r>
        <w:t xml:space="preserve"> through </w:t>
      </w:r>
      <w:r w:rsidRPr="00E32218">
        <w:rPr>
          <w:rFonts w:ascii="Times New Roman" w:hAnsi="Times New Roman"/>
        </w:rPr>
        <w:t>2</w:t>
      </w:r>
      <w:r w:rsidRPr="00E32218">
        <w:rPr>
          <w:rFonts w:ascii="Times New Roman" w:hAnsi="Times New Roman"/>
          <w:vertAlign w:val="superscript"/>
        </w:rPr>
        <w:t>32</w:t>
      </w:r>
      <w:r w:rsidRPr="00E32218">
        <w:rPr>
          <w:rFonts w:ascii="Times New Roman" w:hAnsi="Times New Roman"/>
        </w:rPr>
        <w:sym w:font="Symbol" w:char="F02D"/>
      </w:r>
      <w:r w:rsidRPr="00E32218">
        <w:rPr>
          <w:rFonts w:ascii="Times New Roman" w:hAnsi="Times New Roman"/>
        </w:rPr>
        <w:t>1</w:t>
      </w:r>
      <w:r>
        <w:t>, inclusive. This abstraction operation functions as follows:</w:t>
      </w:r>
    </w:p>
    <w:p w14:paraId="32D3BF96" w14:textId="77777777" w:rsidR="004C02EF" w:rsidRDefault="004C02EF" w:rsidP="004C02EF">
      <w:pPr>
        <w:pStyle w:val="Alg2"/>
        <w:numPr>
          <w:ilvl w:val="0"/>
          <w:numId w:val="358"/>
        </w:numPr>
      </w:pPr>
      <w:r>
        <w:t xml:space="preserve">Let </w:t>
      </w:r>
      <w:r w:rsidRPr="00A3571C">
        <w:rPr>
          <w:i/>
        </w:rPr>
        <w:t>number</w:t>
      </w:r>
      <w:r>
        <w:t xml:space="preserve"> be the result of calling ToNumber on the input argument</w:t>
      </w:r>
      <w:bookmarkEnd w:id="1943"/>
      <w:r>
        <w:t>.</w:t>
      </w:r>
      <w:bookmarkStart w:id="1944" w:name="_Toc382212410"/>
    </w:p>
    <w:p w14:paraId="00699A6A" w14:textId="77777777" w:rsidR="004C02EF" w:rsidRDefault="004C02EF" w:rsidP="004C02EF">
      <w:pPr>
        <w:pStyle w:val="Alg2"/>
        <w:numPr>
          <w:ilvl w:val="0"/>
          <w:numId w:val="358"/>
        </w:numPr>
      </w:pPr>
      <w:r>
        <w:t xml:space="preserve">If </w:t>
      </w:r>
      <w:r w:rsidRPr="00A3571C">
        <w:rPr>
          <w:i/>
        </w:rPr>
        <w:t>number</w:t>
      </w:r>
      <w:r>
        <w:t xml:space="preserve"> is </w:t>
      </w:r>
      <w:r>
        <w:rPr>
          <w:b/>
        </w:rPr>
        <w:t>NaN</w:t>
      </w:r>
      <w:r>
        <w:t xml:space="preserve">, +0, </w:t>
      </w:r>
      <w:r>
        <w:sym w:font="Symbol" w:char="F02D"/>
      </w:r>
      <w:r>
        <w:t>0, +</w:t>
      </w:r>
      <w:r>
        <w:rPr>
          <w:b/>
        </w:rPr>
        <w:sym w:font="Symbol" w:char="F0A5"/>
      </w:r>
      <w:r>
        <w:t xml:space="preserve">, or </w:t>
      </w:r>
      <w:r>
        <w:sym w:font="Symbol" w:char="F02D"/>
      </w:r>
      <w:r>
        <w:rPr>
          <w:b/>
        </w:rPr>
        <w:sym w:font="Symbol" w:char="F0A5"/>
      </w:r>
      <w:r>
        <w:t xml:space="preserve">, return </w:t>
      </w:r>
      <w:r w:rsidRPr="007B1DC8">
        <w:rPr>
          <w:b/>
        </w:rPr>
        <w:t>+0</w:t>
      </w:r>
      <w:bookmarkEnd w:id="1944"/>
      <w:r>
        <w:t>.</w:t>
      </w:r>
      <w:bookmarkStart w:id="1945" w:name="_Toc382212411"/>
    </w:p>
    <w:p w14:paraId="6E557B78" w14:textId="77777777" w:rsidR="004C02EF" w:rsidRDefault="004C02EF" w:rsidP="004C02EF">
      <w:pPr>
        <w:pStyle w:val="Alg2"/>
        <w:numPr>
          <w:ilvl w:val="0"/>
          <w:numId w:val="358"/>
        </w:numPr>
      </w:pPr>
      <w:r>
        <w:t xml:space="preserve">Let </w:t>
      </w:r>
      <w:r w:rsidRPr="00A3571C">
        <w:rPr>
          <w:i/>
        </w:rPr>
        <w:t>posInt</w:t>
      </w:r>
      <w:r>
        <w:t xml:space="preserve"> be sign(</w:t>
      </w:r>
      <w:r w:rsidRPr="00A3571C">
        <w:rPr>
          <w:i/>
        </w:rPr>
        <w:t>number</w:t>
      </w:r>
      <w:r>
        <w:t xml:space="preserve">) </w:t>
      </w:r>
      <w:r w:rsidRPr="009D1662">
        <w:sym w:font="Symbol" w:char="F0B4"/>
      </w:r>
      <w:r>
        <w:t xml:space="preserve"> floor(abs(</w:t>
      </w:r>
      <w:r w:rsidRPr="00A3571C">
        <w:rPr>
          <w:i/>
        </w:rPr>
        <w:t>number</w:t>
      </w:r>
      <w:r>
        <w:t>))</w:t>
      </w:r>
      <w:bookmarkEnd w:id="1945"/>
      <w:r>
        <w:t>.</w:t>
      </w:r>
      <w:bookmarkStart w:id="1946" w:name="_Toc382212413"/>
    </w:p>
    <w:p w14:paraId="606E95D1" w14:textId="77777777" w:rsidR="004C02EF" w:rsidRDefault="004C02EF" w:rsidP="004C02EF">
      <w:pPr>
        <w:pStyle w:val="Alg2"/>
        <w:numPr>
          <w:ilvl w:val="0"/>
          <w:numId w:val="358"/>
        </w:numPr>
      </w:pPr>
      <w:r>
        <w:t xml:space="preserve">Let </w:t>
      </w:r>
      <w:r w:rsidRPr="00A3571C">
        <w:rPr>
          <w:i/>
        </w:rPr>
        <w:t>int32bit</w:t>
      </w:r>
      <w:r>
        <w:t xml:space="preserve"> be </w:t>
      </w:r>
      <w:r w:rsidRPr="00A3571C">
        <w:rPr>
          <w:i/>
        </w:rPr>
        <w:t>posInt</w:t>
      </w:r>
      <w:r>
        <w:t xml:space="preserve"> modulo 2</w:t>
      </w:r>
      <w:r>
        <w:rPr>
          <w:vertAlign w:val="superscript"/>
        </w:rPr>
        <w:t>32</w:t>
      </w:r>
      <w:r>
        <w:t>; that is, a finite integer value k of Number type with positive sign and less than 2</w:t>
      </w:r>
      <w:r>
        <w:rPr>
          <w:vertAlign w:val="superscript"/>
        </w:rPr>
        <w:t>32</w:t>
      </w:r>
      <w:r>
        <w:t xml:space="preserve"> in magnitude such that the mathematical difference of </w:t>
      </w:r>
      <w:r w:rsidRPr="00A3571C">
        <w:rPr>
          <w:i/>
        </w:rPr>
        <w:t>posInt</w:t>
      </w:r>
      <w:r>
        <w:t xml:space="preserve"> and k is mathematically an integer multiple of 2</w:t>
      </w:r>
      <w:r>
        <w:rPr>
          <w:vertAlign w:val="superscript"/>
        </w:rPr>
        <w:t>32</w:t>
      </w:r>
      <w:bookmarkEnd w:id="1946"/>
      <w:r>
        <w:t>.</w:t>
      </w:r>
    </w:p>
    <w:p w14:paraId="0D765875" w14:textId="77777777" w:rsidR="004C02EF" w:rsidRDefault="004C02EF" w:rsidP="004C02EF">
      <w:pPr>
        <w:pStyle w:val="Alg2"/>
        <w:numPr>
          <w:ilvl w:val="0"/>
          <w:numId w:val="358"/>
        </w:numPr>
        <w:spacing w:after="220"/>
      </w:pPr>
      <w:r>
        <w:t xml:space="preserve">Return </w:t>
      </w:r>
      <w:r w:rsidRPr="00A3571C">
        <w:rPr>
          <w:i/>
        </w:rPr>
        <w:t>int32bit</w:t>
      </w:r>
      <w:r>
        <w:t>.</w:t>
      </w:r>
    </w:p>
    <w:p w14:paraId="102C38B4" w14:textId="77777777" w:rsidR="004C02EF" w:rsidRPr="00AA1E55" w:rsidRDefault="004C02EF" w:rsidP="004C02EF">
      <w:pPr>
        <w:pStyle w:val="Note"/>
        <w:spacing w:after="120"/>
      </w:pPr>
      <w:r w:rsidRPr="00AA1E55">
        <w:t>NOTE</w:t>
      </w:r>
      <w:r w:rsidRPr="00AA1E55">
        <w:tab/>
        <w:t>Given the above definition of ToUInt32:</w:t>
      </w:r>
    </w:p>
    <w:p w14:paraId="0B880DB6" w14:textId="77777777" w:rsidR="004C02EF" w:rsidRPr="00AA1E55" w:rsidRDefault="004C02EF" w:rsidP="004C02EF">
      <w:pPr>
        <w:pStyle w:val="Note"/>
        <w:numPr>
          <w:ilvl w:val="0"/>
          <w:numId w:val="39"/>
        </w:numPr>
        <w:tabs>
          <w:tab w:val="clear" w:pos="960"/>
          <w:tab w:val="left" w:pos="360"/>
        </w:tabs>
        <w:ind w:left="360"/>
        <w:contextualSpacing/>
      </w:pPr>
      <w:r w:rsidRPr="00AA1E55">
        <w:t>Step 5 is the only difference between ToUint32 and ToInt32.</w:t>
      </w:r>
    </w:p>
    <w:p w14:paraId="7D82BB0E" w14:textId="77777777" w:rsidR="004C02EF" w:rsidRPr="00AA1E55" w:rsidRDefault="004C02EF" w:rsidP="004C02EF">
      <w:pPr>
        <w:pStyle w:val="Note"/>
        <w:numPr>
          <w:ilvl w:val="0"/>
          <w:numId w:val="39"/>
        </w:numPr>
        <w:tabs>
          <w:tab w:val="clear" w:pos="960"/>
          <w:tab w:val="left" w:pos="360"/>
        </w:tabs>
        <w:ind w:left="360"/>
        <w:contextualSpacing/>
      </w:pPr>
      <w:r w:rsidRPr="00AA1E55">
        <w:t>The ToUint32 abstract operation is idempotent: if applied to a result that it produced, the second application leaves that value unchanged.</w:t>
      </w:r>
    </w:p>
    <w:p w14:paraId="1B4F1448" w14:textId="77777777" w:rsidR="004C02EF" w:rsidRPr="00AA1E55" w:rsidRDefault="004C02EF" w:rsidP="004C02EF">
      <w:pPr>
        <w:pStyle w:val="Note"/>
        <w:numPr>
          <w:ilvl w:val="0"/>
          <w:numId w:val="39"/>
        </w:numPr>
        <w:tabs>
          <w:tab w:val="clear" w:pos="960"/>
          <w:tab w:val="left" w:pos="360"/>
        </w:tabs>
        <w:ind w:left="360"/>
        <w:contextualSpacing/>
      </w:pPr>
      <w:r w:rsidRPr="00EA3A87">
        <w:rPr>
          <w:rFonts w:ascii="Times New Roman" w:hAnsi="Times New Roman"/>
        </w:rPr>
        <w:t>ToUint32(ToInt32(</w:t>
      </w:r>
      <w:r w:rsidRPr="00EA3A87">
        <w:rPr>
          <w:rFonts w:ascii="Times New Roman" w:hAnsi="Times New Roman"/>
          <w:i/>
        </w:rPr>
        <w:t>x</w:t>
      </w:r>
      <w:r w:rsidRPr="00EA3A87">
        <w:rPr>
          <w:rFonts w:ascii="Times New Roman" w:hAnsi="Times New Roman"/>
        </w:rPr>
        <w:t>))</w:t>
      </w:r>
      <w:r w:rsidRPr="00AA1E55">
        <w:t xml:space="preserve"> is equal to </w:t>
      </w:r>
      <w:r w:rsidRPr="00EA3A87">
        <w:rPr>
          <w:rFonts w:ascii="Times New Roman" w:hAnsi="Times New Roman"/>
        </w:rPr>
        <w:t>ToUint32(</w:t>
      </w:r>
      <w:r w:rsidRPr="00EA3A87">
        <w:rPr>
          <w:rFonts w:ascii="Times New Roman" w:hAnsi="Times New Roman"/>
          <w:i/>
        </w:rPr>
        <w:t>x</w:t>
      </w:r>
      <w:r w:rsidRPr="00EA3A87">
        <w:rPr>
          <w:rFonts w:ascii="Times New Roman" w:hAnsi="Times New Roman"/>
        </w:rPr>
        <w:t>)</w:t>
      </w:r>
      <w:r w:rsidRPr="00AA1E55">
        <w:t xml:space="preserve"> for all values of </w:t>
      </w:r>
      <w:r w:rsidRPr="00EA3A87">
        <w:rPr>
          <w:rFonts w:ascii="Times New Roman" w:hAnsi="Times New Roman"/>
          <w:i/>
        </w:rPr>
        <w:t>x</w:t>
      </w:r>
      <w:r w:rsidRPr="00AA1E55">
        <w:t xml:space="preserve">. (It is to preserve this latter property that </w:t>
      </w:r>
      <w:r w:rsidRPr="007B1DC8">
        <w:rPr>
          <w:b/>
        </w:rPr>
        <w:t>+</w:t>
      </w:r>
      <w:r w:rsidRPr="007B1DC8">
        <w:rPr>
          <w:b/>
        </w:rPr>
        <w:sym w:font="Symbol" w:char="F0A5"/>
      </w:r>
      <w:r w:rsidRPr="00AA1E55">
        <w:t xml:space="preserve"> and </w:t>
      </w:r>
      <w:r w:rsidRPr="007B1DC8">
        <w:rPr>
          <w:b/>
        </w:rPr>
        <w:sym w:font="Symbol" w:char="F02D"/>
      </w:r>
      <w:r w:rsidRPr="007B1DC8">
        <w:rPr>
          <w:b/>
        </w:rPr>
        <w:sym w:font="Symbol" w:char="F0A5"/>
      </w:r>
      <w:r w:rsidRPr="00AA1E55">
        <w:t xml:space="preserve"> are mapped to </w:t>
      </w:r>
      <w:r w:rsidRPr="007B1DC8">
        <w:rPr>
          <w:b/>
        </w:rPr>
        <w:t>+0</w:t>
      </w:r>
      <w:r w:rsidRPr="00AA1E55">
        <w:t>.)</w:t>
      </w:r>
      <w:bookmarkStart w:id="1947" w:name="_Toc375031138"/>
      <w:bookmarkStart w:id="1948" w:name="_Ref379262870"/>
      <w:bookmarkStart w:id="1949" w:name="_Toc381513656"/>
      <w:bookmarkStart w:id="1950" w:name="_Toc382202799"/>
      <w:bookmarkStart w:id="1951" w:name="_Toc382203019"/>
      <w:bookmarkStart w:id="1952" w:name="_Toc382212178"/>
      <w:bookmarkStart w:id="1953" w:name="_Toc382212414"/>
      <w:bookmarkStart w:id="1954" w:name="_Toc382291523"/>
    </w:p>
    <w:p w14:paraId="43C9BBF0" w14:textId="77777777" w:rsidR="004C02EF" w:rsidRDefault="004C02EF" w:rsidP="004C02EF">
      <w:pPr>
        <w:pStyle w:val="Note"/>
        <w:numPr>
          <w:ilvl w:val="0"/>
          <w:numId w:val="39"/>
        </w:numPr>
        <w:tabs>
          <w:tab w:val="clear" w:pos="960"/>
          <w:tab w:val="left" w:pos="360"/>
        </w:tabs>
        <w:ind w:left="360"/>
        <w:contextualSpacing/>
      </w:pPr>
      <w:r w:rsidRPr="00AA1E55">
        <w:t xml:space="preserve">ToUint32 maps </w:t>
      </w:r>
      <w:r w:rsidRPr="007B1DC8">
        <w:rPr>
          <w:b/>
        </w:rPr>
        <w:sym w:font="Symbol" w:char="F02D"/>
      </w:r>
      <w:r w:rsidRPr="007B1DC8">
        <w:rPr>
          <w:b/>
        </w:rPr>
        <w:t>0</w:t>
      </w:r>
      <w:r w:rsidRPr="00AA1E55">
        <w:t xml:space="preserve"> to </w:t>
      </w:r>
      <w:r w:rsidRPr="007B1DC8">
        <w:rPr>
          <w:b/>
        </w:rPr>
        <w:t>+0</w:t>
      </w:r>
      <w:r w:rsidRPr="00AA1E55">
        <w:t>.</w:t>
      </w:r>
      <w:bookmarkStart w:id="1955" w:name="_Ref383930447"/>
      <w:bookmarkStart w:id="1956" w:name="_Toc385672162"/>
      <w:bookmarkStart w:id="1957" w:name="_Toc393690257"/>
    </w:p>
    <w:p w14:paraId="2D3BBF5B" w14:textId="77777777" w:rsidR="004C02EF" w:rsidRDefault="004C02EF" w:rsidP="00C623F2">
      <w:pPr>
        <w:pStyle w:val="20"/>
        <w:numPr>
          <w:ilvl w:val="0"/>
          <w:numId w:val="0"/>
        </w:numPr>
      </w:pPr>
      <w:bookmarkStart w:id="1958" w:name="_Hlt458400770"/>
      <w:bookmarkStart w:id="1959" w:name="_Ref424532099"/>
      <w:bookmarkStart w:id="1960" w:name="_Toc472818795"/>
      <w:bookmarkStart w:id="1961" w:name="_Toc235503365"/>
      <w:bookmarkStart w:id="1962" w:name="_Toc241509140"/>
      <w:bookmarkStart w:id="1963" w:name="_Toc244416627"/>
      <w:bookmarkStart w:id="1964" w:name="_Toc276630991"/>
      <w:bookmarkStart w:id="1965" w:name="_Toc153968380"/>
      <w:bookmarkEnd w:id="1958"/>
      <w:r>
        <w:t>9.7</w:t>
      </w:r>
      <w:r>
        <w:tab/>
        <w:t>ToUint16: (Unsigned 16 Bit Integer</w:t>
      </w:r>
      <w:bookmarkEnd w:id="1955"/>
      <w:bookmarkEnd w:id="1956"/>
      <w:bookmarkEnd w:id="1957"/>
      <w:r>
        <w:t>)</w:t>
      </w:r>
      <w:bookmarkEnd w:id="1959"/>
      <w:bookmarkEnd w:id="1960"/>
      <w:bookmarkEnd w:id="1961"/>
      <w:bookmarkEnd w:id="1962"/>
      <w:bookmarkEnd w:id="1963"/>
      <w:bookmarkEnd w:id="1964"/>
      <w:bookmarkEnd w:id="1965"/>
    </w:p>
    <w:p w14:paraId="6828BF60" w14:textId="77777777" w:rsidR="004C02EF" w:rsidRDefault="004C02EF" w:rsidP="004C02EF">
      <w:r>
        <w:t xml:space="preserve">The abstract operation ToUint16 converts its argument to one of </w:t>
      </w:r>
      <w:r w:rsidRPr="00E32218">
        <w:rPr>
          <w:rFonts w:ascii="Times New Roman" w:hAnsi="Times New Roman"/>
        </w:rPr>
        <w:t>2</w:t>
      </w:r>
      <w:r w:rsidRPr="00E32218">
        <w:rPr>
          <w:rFonts w:ascii="Times New Roman" w:hAnsi="Times New Roman"/>
          <w:vertAlign w:val="superscript"/>
        </w:rPr>
        <w:t>16</w:t>
      </w:r>
      <w:r>
        <w:t xml:space="preserve"> integer values in the range </w:t>
      </w:r>
      <w:r w:rsidRPr="00E32218">
        <w:rPr>
          <w:rFonts w:ascii="Times New Roman" w:hAnsi="Times New Roman"/>
        </w:rPr>
        <w:t>0</w:t>
      </w:r>
      <w:r>
        <w:t xml:space="preserve"> through </w:t>
      </w:r>
      <w:r w:rsidRPr="00E32218">
        <w:rPr>
          <w:rFonts w:ascii="Times New Roman" w:hAnsi="Times New Roman"/>
        </w:rPr>
        <w:t>2</w:t>
      </w:r>
      <w:r w:rsidRPr="00E32218">
        <w:rPr>
          <w:rFonts w:ascii="Times New Roman" w:hAnsi="Times New Roman"/>
          <w:vertAlign w:val="superscript"/>
        </w:rPr>
        <w:t>16</w:t>
      </w:r>
      <w:r w:rsidRPr="00E32218">
        <w:rPr>
          <w:rFonts w:ascii="Times New Roman" w:hAnsi="Times New Roman"/>
        </w:rPr>
        <w:sym w:font="Symbol" w:char="F02D"/>
      </w:r>
      <w:r w:rsidRPr="00E32218">
        <w:rPr>
          <w:rFonts w:ascii="Times New Roman" w:hAnsi="Times New Roman"/>
        </w:rPr>
        <w:t>1</w:t>
      </w:r>
      <w:r>
        <w:t>, inclusive. This abstract operation functions as follows:</w:t>
      </w:r>
    </w:p>
    <w:p w14:paraId="7E42C45A" w14:textId="77777777" w:rsidR="004C02EF" w:rsidRDefault="004C02EF" w:rsidP="004C02EF">
      <w:pPr>
        <w:pStyle w:val="Alg2"/>
        <w:numPr>
          <w:ilvl w:val="0"/>
          <w:numId w:val="359"/>
        </w:numPr>
      </w:pPr>
      <w:r>
        <w:t xml:space="preserve">Let </w:t>
      </w:r>
      <w:r w:rsidRPr="00A3571C">
        <w:rPr>
          <w:i/>
        </w:rPr>
        <w:t>number</w:t>
      </w:r>
      <w:r>
        <w:t xml:space="preserve"> be the result of calling ToNumber on the input argument.</w:t>
      </w:r>
    </w:p>
    <w:p w14:paraId="6273A1E9" w14:textId="77777777" w:rsidR="004C02EF" w:rsidRDefault="004C02EF" w:rsidP="004C02EF">
      <w:pPr>
        <w:pStyle w:val="Alg2"/>
        <w:numPr>
          <w:ilvl w:val="0"/>
          <w:numId w:val="359"/>
        </w:numPr>
      </w:pPr>
      <w:r>
        <w:t xml:space="preserve">If </w:t>
      </w:r>
      <w:r w:rsidRPr="00A3571C">
        <w:rPr>
          <w:i/>
        </w:rPr>
        <w:t>number</w:t>
      </w:r>
      <w:r>
        <w:t xml:space="preserve"> is </w:t>
      </w:r>
      <w:r>
        <w:rPr>
          <w:b/>
        </w:rPr>
        <w:t>NaN</w:t>
      </w:r>
      <w:r>
        <w:t xml:space="preserve">, +0, </w:t>
      </w:r>
      <w:r>
        <w:sym w:font="Symbol" w:char="F02D"/>
      </w:r>
      <w:r>
        <w:t>0, +</w:t>
      </w:r>
      <w:r>
        <w:rPr>
          <w:b/>
        </w:rPr>
        <w:sym w:font="Symbol" w:char="F0A5"/>
      </w:r>
      <w:r>
        <w:t xml:space="preserve">, or </w:t>
      </w:r>
      <w:r>
        <w:sym w:font="Symbol" w:char="F02D"/>
      </w:r>
      <w:r>
        <w:rPr>
          <w:b/>
        </w:rPr>
        <w:sym w:font="Symbol" w:char="F0A5"/>
      </w:r>
      <w:r>
        <w:t xml:space="preserve">, return </w:t>
      </w:r>
      <w:r w:rsidRPr="007B1DC8">
        <w:rPr>
          <w:b/>
        </w:rPr>
        <w:t>+0</w:t>
      </w:r>
      <w:r>
        <w:t>.</w:t>
      </w:r>
    </w:p>
    <w:p w14:paraId="0917532C" w14:textId="77777777" w:rsidR="004C02EF" w:rsidRDefault="004C02EF" w:rsidP="004C02EF">
      <w:pPr>
        <w:pStyle w:val="Alg2"/>
        <w:numPr>
          <w:ilvl w:val="0"/>
          <w:numId w:val="359"/>
        </w:numPr>
      </w:pPr>
      <w:r>
        <w:t xml:space="preserve">Let </w:t>
      </w:r>
      <w:r w:rsidRPr="00A3571C">
        <w:rPr>
          <w:i/>
        </w:rPr>
        <w:t>posInt</w:t>
      </w:r>
      <w:r>
        <w:t xml:space="preserve"> be sign(</w:t>
      </w:r>
      <w:r w:rsidRPr="00A3571C">
        <w:rPr>
          <w:i/>
        </w:rPr>
        <w:t>number</w:t>
      </w:r>
      <w:r>
        <w:t xml:space="preserve">) </w:t>
      </w:r>
      <w:r w:rsidRPr="009D1662">
        <w:sym w:font="Symbol" w:char="F0B4"/>
      </w:r>
      <w:r>
        <w:t xml:space="preserve"> floor(abs(</w:t>
      </w:r>
      <w:r w:rsidRPr="00A3571C">
        <w:rPr>
          <w:i/>
        </w:rPr>
        <w:t>number</w:t>
      </w:r>
      <w:r>
        <w:t>)).</w:t>
      </w:r>
    </w:p>
    <w:p w14:paraId="5EDE6532" w14:textId="77777777" w:rsidR="004C02EF" w:rsidRDefault="004C02EF" w:rsidP="004C02EF">
      <w:pPr>
        <w:pStyle w:val="Alg2"/>
        <w:numPr>
          <w:ilvl w:val="0"/>
          <w:numId w:val="359"/>
        </w:numPr>
      </w:pPr>
      <w:r>
        <w:t xml:space="preserve">Let </w:t>
      </w:r>
      <w:r w:rsidRPr="00A3571C">
        <w:rPr>
          <w:i/>
        </w:rPr>
        <w:t>int</w:t>
      </w:r>
      <w:r>
        <w:rPr>
          <w:i/>
        </w:rPr>
        <w:t>16</w:t>
      </w:r>
      <w:r w:rsidRPr="00A3571C">
        <w:rPr>
          <w:i/>
        </w:rPr>
        <w:t>bit</w:t>
      </w:r>
      <w:r>
        <w:t xml:space="preserve"> be </w:t>
      </w:r>
      <w:r w:rsidRPr="00A3571C">
        <w:rPr>
          <w:i/>
        </w:rPr>
        <w:t>posInt</w:t>
      </w:r>
      <w:r>
        <w:t xml:space="preserve"> modulo 2</w:t>
      </w:r>
      <w:r>
        <w:rPr>
          <w:vertAlign w:val="superscript"/>
        </w:rPr>
        <w:t>16</w:t>
      </w:r>
      <w:r>
        <w:t xml:space="preserve">; that is, a finite integer value </w:t>
      </w:r>
      <w:r>
        <w:rPr>
          <w:i/>
        </w:rPr>
        <w:t>k</w:t>
      </w:r>
      <w:r>
        <w:t xml:space="preserve"> of Number type with positive sign and less than 2</w:t>
      </w:r>
      <w:r>
        <w:rPr>
          <w:vertAlign w:val="superscript"/>
        </w:rPr>
        <w:t>16</w:t>
      </w:r>
      <w:r>
        <w:t xml:space="preserve"> in magnitude such that the mathematical difference of </w:t>
      </w:r>
      <w:r w:rsidRPr="00A3571C">
        <w:rPr>
          <w:i/>
        </w:rPr>
        <w:t>posInt</w:t>
      </w:r>
      <w:r>
        <w:t xml:space="preserve"> and </w:t>
      </w:r>
      <w:r>
        <w:rPr>
          <w:i/>
        </w:rPr>
        <w:t>k</w:t>
      </w:r>
      <w:r>
        <w:t xml:space="preserve"> is mathematically an integer multiple of 2</w:t>
      </w:r>
      <w:r>
        <w:rPr>
          <w:vertAlign w:val="superscript"/>
        </w:rPr>
        <w:t>16</w:t>
      </w:r>
      <w:r>
        <w:t>.</w:t>
      </w:r>
    </w:p>
    <w:p w14:paraId="14DD216F" w14:textId="77777777" w:rsidR="004C02EF" w:rsidRDefault="004C02EF" w:rsidP="004C02EF">
      <w:pPr>
        <w:pStyle w:val="Alg2"/>
        <w:numPr>
          <w:ilvl w:val="0"/>
          <w:numId w:val="359"/>
        </w:numPr>
        <w:spacing w:after="220"/>
      </w:pPr>
      <w:r>
        <w:t xml:space="preserve">Return </w:t>
      </w:r>
      <w:r w:rsidRPr="00A3571C">
        <w:rPr>
          <w:i/>
        </w:rPr>
        <w:t>int</w:t>
      </w:r>
      <w:r>
        <w:rPr>
          <w:i/>
        </w:rPr>
        <w:t>16</w:t>
      </w:r>
      <w:r w:rsidRPr="00A3571C">
        <w:rPr>
          <w:i/>
        </w:rPr>
        <w:t>bit</w:t>
      </w:r>
      <w:r>
        <w:t>.</w:t>
      </w:r>
    </w:p>
    <w:p w14:paraId="025852E1" w14:textId="77777777" w:rsidR="004C02EF" w:rsidRPr="00AA1E55" w:rsidRDefault="004C02EF" w:rsidP="004C02EF">
      <w:pPr>
        <w:pStyle w:val="Note"/>
        <w:spacing w:after="120"/>
      </w:pPr>
      <w:r w:rsidRPr="00AA1E55">
        <w:t>NOTE</w:t>
      </w:r>
      <w:r w:rsidRPr="00AA1E55">
        <w:tab/>
        <w:t>Given the above definition of ToUint16:</w:t>
      </w:r>
    </w:p>
    <w:p w14:paraId="11703405" w14:textId="77777777" w:rsidR="004C02EF" w:rsidRPr="00AA1E55" w:rsidRDefault="004C02EF" w:rsidP="004C02EF">
      <w:pPr>
        <w:pStyle w:val="Note"/>
        <w:numPr>
          <w:ilvl w:val="0"/>
          <w:numId w:val="39"/>
        </w:numPr>
        <w:tabs>
          <w:tab w:val="clear" w:pos="960"/>
          <w:tab w:val="left" w:pos="360"/>
        </w:tabs>
        <w:ind w:left="360"/>
        <w:contextualSpacing/>
      </w:pPr>
      <w:r w:rsidRPr="00AA1E55">
        <w:t xml:space="preserve">The substitution of </w:t>
      </w:r>
      <w:r w:rsidRPr="00E32218">
        <w:rPr>
          <w:rFonts w:ascii="Times New Roman" w:hAnsi="Times New Roman"/>
        </w:rPr>
        <w:t>2</w:t>
      </w:r>
      <w:r w:rsidRPr="00E32218">
        <w:rPr>
          <w:rFonts w:ascii="Times New Roman" w:hAnsi="Times New Roman"/>
          <w:vertAlign w:val="superscript"/>
        </w:rPr>
        <w:t>16</w:t>
      </w:r>
      <w:r w:rsidRPr="00AA1E55">
        <w:t xml:space="preserve"> for </w:t>
      </w:r>
      <w:r w:rsidRPr="00E32218">
        <w:rPr>
          <w:rFonts w:ascii="Times New Roman" w:hAnsi="Times New Roman"/>
        </w:rPr>
        <w:t>2</w:t>
      </w:r>
      <w:r w:rsidRPr="00E32218">
        <w:rPr>
          <w:rFonts w:ascii="Times New Roman" w:hAnsi="Times New Roman"/>
          <w:vertAlign w:val="superscript"/>
        </w:rPr>
        <w:t>32</w:t>
      </w:r>
      <w:r w:rsidRPr="00AA1E55">
        <w:t xml:space="preserve"> in step 4 is the only difference between ToUint32 and ToUint16.</w:t>
      </w:r>
    </w:p>
    <w:p w14:paraId="188852BA" w14:textId="77777777" w:rsidR="004C02EF" w:rsidRDefault="004C02EF" w:rsidP="004C02EF">
      <w:pPr>
        <w:pStyle w:val="Note"/>
        <w:numPr>
          <w:ilvl w:val="0"/>
          <w:numId w:val="39"/>
        </w:numPr>
        <w:tabs>
          <w:tab w:val="clear" w:pos="960"/>
          <w:tab w:val="left" w:pos="360"/>
        </w:tabs>
        <w:ind w:left="360"/>
        <w:contextualSpacing/>
      </w:pPr>
      <w:r w:rsidRPr="00AA1E55">
        <w:t xml:space="preserve">ToUint16 maps </w:t>
      </w:r>
      <w:r w:rsidRPr="007B1DC8">
        <w:rPr>
          <w:b/>
        </w:rPr>
        <w:sym w:font="Symbol" w:char="F02D"/>
      </w:r>
      <w:r w:rsidRPr="007B1DC8">
        <w:rPr>
          <w:b/>
        </w:rPr>
        <w:t>0</w:t>
      </w:r>
      <w:r w:rsidRPr="00AA1E55">
        <w:t xml:space="preserve"> to </w:t>
      </w:r>
      <w:r w:rsidRPr="007B1DC8">
        <w:rPr>
          <w:b/>
        </w:rPr>
        <w:t>+0</w:t>
      </w:r>
      <w:r w:rsidRPr="00AA1E55">
        <w:t>.</w:t>
      </w:r>
      <w:bookmarkStart w:id="1966" w:name="_Toc385672163"/>
      <w:bookmarkStart w:id="1967" w:name="_Toc393690258"/>
    </w:p>
    <w:p w14:paraId="40DA68CF" w14:textId="77777777" w:rsidR="004C02EF" w:rsidRDefault="004C02EF" w:rsidP="00C623F2">
      <w:pPr>
        <w:pStyle w:val="20"/>
        <w:numPr>
          <w:ilvl w:val="0"/>
          <w:numId w:val="0"/>
        </w:numPr>
      </w:pPr>
      <w:bookmarkStart w:id="1968" w:name="_Toc472818796"/>
      <w:bookmarkStart w:id="1969" w:name="_Toc235503366"/>
      <w:bookmarkStart w:id="1970" w:name="_Toc241509141"/>
      <w:bookmarkStart w:id="1971" w:name="_Toc244416628"/>
      <w:bookmarkStart w:id="1972" w:name="_Toc276630992"/>
      <w:bookmarkStart w:id="1973" w:name="_Toc153968381"/>
      <w:r>
        <w:t>9.8</w:t>
      </w:r>
      <w:r>
        <w:tab/>
        <w:t>ToStrin</w:t>
      </w:r>
      <w:bookmarkEnd w:id="1947"/>
      <w:bookmarkEnd w:id="1948"/>
      <w:bookmarkEnd w:id="1949"/>
      <w:bookmarkEnd w:id="1950"/>
      <w:bookmarkEnd w:id="1951"/>
      <w:bookmarkEnd w:id="1952"/>
      <w:bookmarkEnd w:id="1953"/>
      <w:bookmarkEnd w:id="1954"/>
      <w:bookmarkEnd w:id="1966"/>
      <w:bookmarkEnd w:id="1967"/>
      <w:r>
        <w:t>g</w:t>
      </w:r>
      <w:bookmarkEnd w:id="1968"/>
      <w:bookmarkEnd w:id="1969"/>
      <w:bookmarkEnd w:id="1970"/>
      <w:bookmarkEnd w:id="1971"/>
      <w:bookmarkEnd w:id="1972"/>
      <w:bookmarkEnd w:id="1973"/>
    </w:p>
    <w:p w14:paraId="15F3B2BB" w14:textId="77777777" w:rsidR="004C02EF" w:rsidRDefault="004C02EF" w:rsidP="004C02EF">
      <w:pPr>
        <w:spacing w:after="120"/>
      </w:pPr>
      <w:r>
        <w:t xml:space="preserve">The abstract operation ToString converts its argument to a value of type String according to </w:t>
      </w:r>
      <w:r w:rsidRPr="00004BD3">
        <w:t xml:space="preserve">Table </w:t>
      </w:r>
      <w:del w:id="1974" w:author="Allen Wirfs-Brock" w:date="2011-07-02T13:28:00Z">
        <w:r w:rsidRPr="00004BD3" w:rsidDel="008962D8">
          <w:delText>13</w:delText>
        </w:r>
      </w:del>
      <w:ins w:id="1975" w:author="Allen Wirfs-Brock" w:date="2011-07-02T13:28:00Z">
        <w:r w:rsidR="008962D8">
          <w:t>14</w:t>
        </w:r>
      </w:ins>
      <w:r>
        <w:t>:</w:t>
      </w:r>
    </w:p>
    <w:p w14:paraId="411C6821" w14:textId="77777777" w:rsidR="004C02EF" w:rsidRPr="00984A3F" w:rsidRDefault="004C02EF" w:rsidP="004C02EF">
      <w:pPr>
        <w:pStyle w:val="Tabletitle"/>
        <w:widowControl w:val="0"/>
      </w:pPr>
      <w:r w:rsidRPr="00004BD3">
        <w:rPr>
          <w:rFonts w:eastAsia="Arial Unicode MS"/>
        </w:rPr>
        <w:t>Table </w:t>
      </w:r>
      <w:del w:id="1976" w:author="Allen Wirfs-Brock" w:date="2011-07-02T13:28:00Z">
        <w:r w:rsidRPr="00004BD3" w:rsidDel="008962D8">
          <w:rPr>
            <w:rFonts w:eastAsia="Arial Unicode MS"/>
          </w:rPr>
          <w:delText xml:space="preserve">13 </w:delText>
        </w:r>
      </w:del>
      <w:ins w:id="1977" w:author="Allen Wirfs-Brock" w:date="2011-07-02T13:28:00Z">
        <w:r w:rsidR="008962D8">
          <w:rPr>
            <w:rFonts w:eastAsia="Arial Unicode MS"/>
          </w:rPr>
          <w:t>14</w:t>
        </w:r>
        <w:r w:rsidR="008962D8" w:rsidRPr="00004BD3">
          <w:rPr>
            <w:rFonts w:eastAsia="Arial Unicode MS"/>
          </w:rPr>
          <w:t xml:space="preserve"> </w:t>
        </w:r>
      </w:ins>
      <w:r w:rsidRPr="00004BD3">
        <w:rPr>
          <w:rFonts w:eastAsia="Arial Unicode MS"/>
        </w:rPr>
        <w:t xml:space="preserve">— </w:t>
      </w:r>
      <w:r>
        <w:t>ToString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A3571C" w14:paraId="74B7F16C" w14:textId="77777777" w:rsidTr="003A4B22">
        <w:trPr>
          <w:trHeight w:val="329"/>
          <w:jc w:val="center"/>
        </w:trPr>
        <w:tc>
          <w:tcPr>
            <w:tcW w:w="1998" w:type="dxa"/>
            <w:tcBorders>
              <w:top w:val="single" w:sz="12" w:space="0" w:color="000000"/>
              <w:left w:val="single" w:sz="6" w:space="0" w:color="000000"/>
              <w:bottom w:val="single" w:sz="6" w:space="0" w:color="000000"/>
              <w:right w:val="nil"/>
            </w:tcBorders>
            <w:shd w:val="solid" w:color="C0C0C0" w:fill="FFFFFF"/>
          </w:tcPr>
          <w:p w14:paraId="79D39CAA" w14:textId="77777777" w:rsidR="004C02EF" w:rsidRPr="00A3571C" w:rsidRDefault="004C02EF" w:rsidP="003A4B22">
            <w:pPr>
              <w:keepNext/>
              <w:shd w:val="solid" w:color="C0C0C0" w:fill="FFFFFF"/>
              <w:spacing w:after="0"/>
              <w:rPr>
                <w:b/>
                <w:i/>
                <w:shd w:val="solid" w:color="C0C0C0" w:fill="FFFFFF"/>
              </w:rPr>
            </w:pPr>
            <w:r>
              <w:rPr>
                <w:b/>
                <w:i/>
                <w:shd w:val="solid" w:color="C0C0C0" w:fill="FFFFFF"/>
              </w:rPr>
              <w:t>Argument</w:t>
            </w:r>
            <w:r w:rsidRPr="00A3571C">
              <w:rPr>
                <w:b/>
                <w:i/>
                <w:shd w:val="solid" w:color="C0C0C0" w:fill="FFFFFF"/>
              </w:rPr>
              <w:t xml:space="preserve"> Type</w:t>
            </w:r>
          </w:p>
        </w:tc>
        <w:tc>
          <w:tcPr>
            <w:tcW w:w="6858" w:type="dxa"/>
            <w:tcBorders>
              <w:top w:val="single" w:sz="12" w:space="0" w:color="000000"/>
              <w:left w:val="nil"/>
              <w:bottom w:val="single" w:sz="6" w:space="0" w:color="000000"/>
              <w:right w:val="single" w:sz="6" w:space="0" w:color="000000"/>
            </w:tcBorders>
            <w:shd w:val="solid" w:color="C0C0C0" w:fill="FFFFFF"/>
          </w:tcPr>
          <w:p w14:paraId="462E2E6D" w14:textId="77777777" w:rsidR="004C02EF" w:rsidRPr="00A3571C" w:rsidRDefault="004C02EF" w:rsidP="003A4B22">
            <w:pPr>
              <w:shd w:val="solid" w:color="C0C0C0" w:fill="FFFFFF"/>
              <w:spacing w:after="0"/>
              <w:rPr>
                <w:b/>
                <w:i/>
                <w:shd w:val="solid" w:color="C0C0C0" w:fill="FFFFFF"/>
              </w:rPr>
            </w:pPr>
            <w:r w:rsidRPr="00A3571C">
              <w:rPr>
                <w:b/>
                <w:i/>
                <w:shd w:val="solid" w:color="C0C0C0" w:fill="FFFFFF"/>
              </w:rPr>
              <w:t>Result</w:t>
            </w:r>
          </w:p>
        </w:tc>
      </w:tr>
      <w:tr w:rsidR="004C02EF" w:rsidRPr="00A3571C" w14:paraId="340C16F9" w14:textId="77777777" w:rsidTr="003A4B22">
        <w:trPr>
          <w:jc w:val="center"/>
        </w:trPr>
        <w:tc>
          <w:tcPr>
            <w:tcW w:w="1998" w:type="dxa"/>
            <w:tcBorders>
              <w:top w:val="nil"/>
            </w:tcBorders>
          </w:tcPr>
          <w:p w14:paraId="4FB5B6AB" w14:textId="77777777" w:rsidR="004C02EF" w:rsidRPr="00A3571C" w:rsidRDefault="004C02EF" w:rsidP="003A4B22">
            <w:pPr>
              <w:keepNext/>
              <w:spacing w:after="60"/>
            </w:pPr>
            <w:r w:rsidRPr="00A3571C">
              <w:t>Undefined</w:t>
            </w:r>
          </w:p>
        </w:tc>
        <w:tc>
          <w:tcPr>
            <w:tcW w:w="6858" w:type="dxa"/>
            <w:tcBorders>
              <w:top w:val="nil"/>
            </w:tcBorders>
          </w:tcPr>
          <w:p w14:paraId="092D9079" w14:textId="77777777" w:rsidR="004C02EF" w:rsidRPr="00A3571C" w:rsidRDefault="004C02EF" w:rsidP="003A4B22">
            <w:pPr>
              <w:spacing w:after="60"/>
              <w:rPr>
                <w:rFonts w:ascii="Courier New" w:hAnsi="Courier New" w:cs="Courier New"/>
                <w:b/>
              </w:rPr>
            </w:pPr>
            <w:r w:rsidRPr="00A3571C">
              <w:rPr>
                <w:rFonts w:ascii="Courier New" w:hAnsi="Courier New" w:cs="Courier New"/>
                <w:b/>
              </w:rPr>
              <w:t>"undefined"</w:t>
            </w:r>
          </w:p>
        </w:tc>
      </w:tr>
      <w:tr w:rsidR="004C02EF" w:rsidRPr="00A3571C" w14:paraId="699D37A2" w14:textId="77777777" w:rsidTr="003A4B22">
        <w:trPr>
          <w:jc w:val="center"/>
        </w:trPr>
        <w:tc>
          <w:tcPr>
            <w:tcW w:w="1998" w:type="dxa"/>
          </w:tcPr>
          <w:p w14:paraId="4EDA1DF5" w14:textId="77777777" w:rsidR="004C02EF" w:rsidRPr="00A3571C" w:rsidRDefault="004C02EF" w:rsidP="003A4B22">
            <w:pPr>
              <w:keepNext/>
              <w:spacing w:after="60"/>
            </w:pPr>
            <w:r w:rsidRPr="00A3571C">
              <w:t>Null</w:t>
            </w:r>
          </w:p>
        </w:tc>
        <w:tc>
          <w:tcPr>
            <w:tcW w:w="6858" w:type="dxa"/>
          </w:tcPr>
          <w:p w14:paraId="20BC0F21" w14:textId="77777777" w:rsidR="004C02EF" w:rsidRPr="00A3571C" w:rsidRDefault="004C02EF" w:rsidP="003A4B22">
            <w:pPr>
              <w:spacing w:after="60"/>
              <w:rPr>
                <w:rFonts w:ascii="Courier New" w:hAnsi="Courier New" w:cs="Courier New"/>
                <w:b/>
              </w:rPr>
            </w:pPr>
            <w:r w:rsidRPr="00A3571C">
              <w:rPr>
                <w:rFonts w:ascii="Courier New" w:hAnsi="Courier New" w:cs="Courier New"/>
                <w:b/>
              </w:rPr>
              <w:t>"null"</w:t>
            </w:r>
          </w:p>
        </w:tc>
      </w:tr>
      <w:tr w:rsidR="004C02EF" w:rsidRPr="00A3571C" w14:paraId="462B225A" w14:textId="77777777" w:rsidTr="003A4B22">
        <w:trPr>
          <w:jc w:val="center"/>
        </w:trPr>
        <w:tc>
          <w:tcPr>
            <w:tcW w:w="1998" w:type="dxa"/>
          </w:tcPr>
          <w:p w14:paraId="4F6C291A" w14:textId="77777777" w:rsidR="004C02EF" w:rsidRPr="00A3571C" w:rsidRDefault="004C02EF" w:rsidP="003A4B22">
            <w:pPr>
              <w:keepNext/>
              <w:spacing w:after="60"/>
            </w:pPr>
            <w:r w:rsidRPr="00A3571C">
              <w:t>Boolean</w:t>
            </w:r>
          </w:p>
        </w:tc>
        <w:tc>
          <w:tcPr>
            <w:tcW w:w="6858" w:type="dxa"/>
          </w:tcPr>
          <w:p w14:paraId="0371AFD4" w14:textId="77777777" w:rsidR="004C02EF" w:rsidRPr="00A3571C" w:rsidRDefault="004C02EF" w:rsidP="003A4B22">
            <w:pPr>
              <w:spacing w:after="60"/>
            </w:pPr>
            <w:r w:rsidRPr="00A3571C">
              <w:t xml:space="preserve">If the argument is </w:t>
            </w:r>
            <w:r w:rsidRPr="00A3571C">
              <w:rPr>
                <w:b/>
              </w:rPr>
              <w:t>true</w:t>
            </w:r>
            <w:r w:rsidRPr="00A3571C">
              <w:t xml:space="preserve">, then the result is </w:t>
            </w:r>
            <w:r w:rsidRPr="00A3571C">
              <w:rPr>
                <w:rFonts w:ascii="Courier New" w:hAnsi="Courier New" w:cs="Courier New"/>
                <w:b/>
              </w:rPr>
              <w:t>"true"</w:t>
            </w:r>
            <w:r w:rsidRPr="00A3571C">
              <w:t>.</w:t>
            </w:r>
          </w:p>
          <w:p w14:paraId="3B730247" w14:textId="77777777" w:rsidR="004C02EF" w:rsidRPr="00A3571C" w:rsidRDefault="004C02EF" w:rsidP="003A4B22">
            <w:pPr>
              <w:spacing w:after="60"/>
            </w:pPr>
            <w:r w:rsidRPr="00A3571C">
              <w:t xml:space="preserve">If the argument is </w:t>
            </w:r>
            <w:r w:rsidRPr="00A3571C">
              <w:rPr>
                <w:b/>
              </w:rPr>
              <w:t>false</w:t>
            </w:r>
            <w:r w:rsidRPr="00A3571C">
              <w:t xml:space="preserve">, then the result is </w:t>
            </w:r>
            <w:r w:rsidRPr="00A3571C">
              <w:rPr>
                <w:rFonts w:ascii="Courier New" w:hAnsi="Courier New" w:cs="Courier New"/>
                <w:b/>
              </w:rPr>
              <w:t>"false"</w:t>
            </w:r>
            <w:r w:rsidRPr="00A3571C">
              <w:rPr>
                <w:b/>
              </w:rPr>
              <w:t>.</w:t>
            </w:r>
          </w:p>
        </w:tc>
      </w:tr>
      <w:tr w:rsidR="004C02EF" w:rsidRPr="00A3571C" w14:paraId="4258E841" w14:textId="77777777" w:rsidTr="003A4B22">
        <w:trPr>
          <w:jc w:val="center"/>
        </w:trPr>
        <w:tc>
          <w:tcPr>
            <w:tcW w:w="1998" w:type="dxa"/>
          </w:tcPr>
          <w:p w14:paraId="7FD1B840" w14:textId="77777777" w:rsidR="004C02EF" w:rsidRPr="00A3571C" w:rsidRDefault="004C02EF" w:rsidP="003A4B22">
            <w:pPr>
              <w:keepNext/>
              <w:spacing w:after="60"/>
            </w:pPr>
            <w:r w:rsidRPr="00A3571C">
              <w:t>Number</w:t>
            </w:r>
          </w:p>
        </w:tc>
        <w:tc>
          <w:tcPr>
            <w:tcW w:w="6858" w:type="dxa"/>
          </w:tcPr>
          <w:p w14:paraId="2B965C1F" w14:textId="77777777" w:rsidR="004C02EF" w:rsidRPr="00A3571C" w:rsidRDefault="004C02EF" w:rsidP="003A4B22">
            <w:pPr>
              <w:spacing w:after="60"/>
            </w:pPr>
            <w:r w:rsidRPr="00A3571C">
              <w:t xml:space="preserve">See </w:t>
            </w:r>
            <w:r>
              <w:t>9.8.1</w:t>
            </w:r>
            <w:r w:rsidRPr="00A3571C">
              <w:t>.</w:t>
            </w:r>
          </w:p>
        </w:tc>
      </w:tr>
      <w:tr w:rsidR="004C02EF" w:rsidRPr="00A3571C" w14:paraId="1AB03B68" w14:textId="77777777" w:rsidTr="003A4B22">
        <w:trPr>
          <w:jc w:val="center"/>
        </w:trPr>
        <w:tc>
          <w:tcPr>
            <w:tcW w:w="1998" w:type="dxa"/>
          </w:tcPr>
          <w:p w14:paraId="67D2DB08" w14:textId="77777777" w:rsidR="004C02EF" w:rsidRPr="00A3571C" w:rsidRDefault="004C02EF" w:rsidP="003A4B22">
            <w:pPr>
              <w:keepNext/>
              <w:spacing w:after="60"/>
            </w:pPr>
            <w:r w:rsidRPr="00A3571C">
              <w:t>String</w:t>
            </w:r>
          </w:p>
        </w:tc>
        <w:tc>
          <w:tcPr>
            <w:tcW w:w="6858" w:type="dxa"/>
          </w:tcPr>
          <w:p w14:paraId="1F299E72" w14:textId="77777777" w:rsidR="004C02EF" w:rsidRPr="00A3571C" w:rsidRDefault="004C02EF" w:rsidP="003A4B22">
            <w:pPr>
              <w:spacing w:after="60"/>
            </w:pPr>
            <w:r w:rsidRPr="00A3571C">
              <w:t>Return the input argument (no conversion)</w:t>
            </w:r>
          </w:p>
        </w:tc>
      </w:tr>
      <w:tr w:rsidR="004C02EF" w:rsidRPr="00A3571C" w14:paraId="7294739B" w14:textId="77777777" w:rsidTr="003A4B22">
        <w:trPr>
          <w:jc w:val="center"/>
        </w:trPr>
        <w:tc>
          <w:tcPr>
            <w:tcW w:w="1998" w:type="dxa"/>
          </w:tcPr>
          <w:p w14:paraId="75E3BCE6" w14:textId="77777777" w:rsidR="004C02EF" w:rsidRPr="00A3571C" w:rsidRDefault="004C02EF" w:rsidP="003A4B22">
            <w:pPr>
              <w:keepNext/>
              <w:spacing w:after="60"/>
            </w:pPr>
            <w:r w:rsidRPr="00A3571C">
              <w:t>Object</w:t>
            </w:r>
          </w:p>
        </w:tc>
        <w:tc>
          <w:tcPr>
            <w:tcW w:w="6858" w:type="dxa"/>
          </w:tcPr>
          <w:p w14:paraId="3CD2C5A1" w14:textId="77777777" w:rsidR="004C02EF" w:rsidRPr="00A3571C" w:rsidRDefault="004C02EF" w:rsidP="003A4B22">
            <w:pPr>
              <w:spacing w:after="60"/>
            </w:pPr>
            <w:r w:rsidRPr="00A3571C">
              <w:t>Apply the following steps</w:t>
            </w:r>
            <w:bookmarkStart w:id="1978" w:name="_Toc382212415"/>
            <w:r w:rsidRPr="00A3571C">
              <w:t>:</w:t>
            </w:r>
          </w:p>
          <w:p w14:paraId="7CF497E9" w14:textId="77777777" w:rsidR="004C02EF" w:rsidRPr="00AA1E55" w:rsidRDefault="004C02EF" w:rsidP="003A4B22">
            <w:pPr>
              <w:spacing w:after="0"/>
              <w:rPr>
                <w:rFonts w:ascii="Times New Roman" w:hAnsi="Times New Roman"/>
              </w:rPr>
            </w:pPr>
            <w:r w:rsidRPr="00AA1E55">
              <w:rPr>
                <w:rFonts w:ascii="Times New Roman" w:hAnsi="Times New Roman"/>
              </w:rPr>
              <w:t xml:space="preserve">1. Let </w:t>
            </w:r>
            <w:r w:rsidRPr="00AA1E55">
              <w:rPr>
                <w:rFonts w:ascii="Times New Roman" w:hAnsi="Times New Roman"/>
                <w:i/>
              </w:rPr>
              <w:t>primValue</w:t>
            </w:r>
            <w:r w:rsidRPr="00AA1E55">
              <w:rPr>
                <w:rFonts w:ascii="Times New Roman" w:hAnsi="Times New Roman"/>
              </w:rPr>
              <w:t xml:space="preserve"> be ToPrimitive(input argument, hint String)</w:t>
            </w:r>
            <w:bookmarkStart w:id="1979" w:name="_Toc382212416"/>
            <w:bookmarkEnd w:id="1978"/>
            <w:r w:rsidRPr="00AA1E55">
              <w:rPr>
                <w:rFonts w:ascii="Times New Roman" w:hAnsi="Times New Roman"/>
              </w:rPr>
              <w:t>.</w:t>
            </w:r>
          </w:p>
          <w:p w14:paraId="4E74D176" w14:textId="77777777" w:rsidR="004C02EF" w:rsidRPr="00A3571C" w:rsidRDefault="004C02EF" w:rsidP="003A4B22">
            <w:pPr>
              <w:spacing w:after="0"/>
            </w:pPr>
            <w:r w:rsidRPr="00AA1E55">
              <w:rPr>
                <w:rFonts w:ascii="Times New Roman" w:hAnsi="Times New Roman"/>
              </w:rPr>
              <w:t>2. Return ToString(</w:t>
            </w:r>
            <w:r w:rsidRPr="00AA1E55">
              <w:rPr>
                <w:rFonts w:ascii="Times New Roman" w:hAnsi="Times New Roman"/>
                <w:i/>
              </w:rPr>
              <w:t>primValue</w:t>
            </w:r>
            <w:bookmarkEnd w:id="1979"/>
            <w:r w:rsidRPr="00AA1E55">
              <w:rPr>
                <w:rFonts w:ascii="Times New Roman" w:hAnsi="Times New Roman"/>
              </w:rPr>
              <w:t>)</w:t>
            </w:r>
            <w:bookmarkStart w:id="1980" w:name="_Toc382212417"/>
            <w:r w:rsidRPr="00AA1E55">
              <w:rPr>
                <w:rFonts w:ascii="Times New Roman" w:hAnsi="Times New Roman"/>
              </w:rPr>
              <w:t>.</w:t>
            </w:r>
            <w:bookmarkEnd w:id="1980"/>
          </w:p>
        </w:tc>
      </w:tr>
    </w:tbl>
    <w:p w14:paraId="4423F60C" w14:textId="77777777" w:rsidR="004C02EF" w:rsidRDefault="004C02EF" w:rsidP="00C623F2">
      <w:pPr>
        <w:pStyle w:val="30"/>
        <w:numPr>
          <w:ilvl w:val="0"/>
          <w:numId w:val="0"/>
        </w:numPr>
      </w:pPr>
      <w:bookmarkStart w:id="1981" w:name="_Toc375031139"/>
      <w:bookmarkStart w:id="1982" w:name="_Toc381513657"/>
      <w:bookmarkStart w:id="1983" w:name="_Ref381522270"/>
      <w:bookmarkStart w:id="1984" w:name="_Toc382202800"/>
      <w:bookmarkStart w:id="1985" w:name="_Toc382203020"/>
      <w:bookmarkStart w:id="1986" w:name="_Toc382212179"/>
      <w:bookmarkStart w:id="1987" w:name="_Toc382212418"/>
      <w:bookmarkStart w:id="1988" w:name="_Toc382291524"/>
      <w:bookmarkStart w:id="1989" w:name="_Ref382713649"/>
      <w:bookmarkStart w:id="1990" w:name="_Ref384025880"/>
      <w:bookmarkStart w:id="1991" w:name="_Toc385672164"/>
      <w:bookmarkStart w:id="1992" w:name="_Toc393690259"/>
      <w:bookmarkStart w:id="1993" w:name="_Ref457790568"/>
      <w:bookmarkStart w:id="1994" w:name="_Toc472818797"/>
      <w:bookmarkStart w:id="1995" w:name="_Toc235503367"/>
      <w:bookmarkStart w:id="1996" w:name="_Toc241509142"/>
      <w:bookmarkStart w:id="1997" w:name="_Toc244416629"/>
      <w:bookmarkStart w:id="1998" w:name="_Toc276630993"/>
      <w:bookmarkStart w:id="1999" w:name="_Toc153968382"/>
      <w:r>
        <w:t>9.8.1</w:t>
      </w:r>
      <w:r>
        <w:tab/>
        <w:t>ToString Applied to the Number Typ</w:t>
      </w:r>
      <w:bookmarkEnd w:id="1981"/>
      <w:bookmarkEnd w:id="1982"/>
      <w:bookmarkEnd w:id="1983"/>
      <w:bookmarkEnd w:id="1984"/>
      <w:bookmarkEnd w:id="1985"/>
      <w:bookmarkEnd w:id="1986"/>
      <w:bookmarkEnd w:id="1987"/>
      <w:bookmarkEnd w:id="1988"/>
      <w:bookmarkEnd w:id="1989"/>
      <w:bookmarkEnd w:id="1990"/>
      <w:bookmarkEnd w:id="1991"/>
      <w:bookmarkEnd w:id="1992"/>
      <w:r>
        <w:t>e</w:t>
      </w:r>
      <w:bookmarkEnd w:id="1993"/>
      <w:bookmarkEnd w:id="1994"/>
      <w:bookmarkEnd w:id="1995"/>
      <w:bookmarkEnd w:id="1996"/>
      <w:bookmarkEnd w:id="1997"/>
      <w:bookmarkEnd w:id="1998"/>
      <w:bookmarkEnd w:id="1999"/>
    </w:p>
    <w:p w14:paraId="32A30433" w14:textId="77777777" w:rsidR="004C02EF" w:rsidRDefault="004C02EF" w:rsidP="004C02EF">
      <w:r>
        <w:t xml:space="preserve">The abstract operation ToString converts a Number </w:t>
      </w:r>
      <w:r w:rsidRPr="00D420A6">
        <w:rPr>
          <w:rFonts w:ascii="Times New Roman" w:hAnsi="Times New Roman"/>
          <w:i/>
        </w:rPr>
        <w:t>m</w:t>
      </w:r>
      <w:r>
        <w:t xml:space="preserve"> to String format as follows:</w:t>
      </w:r>
    </w:p>
    <w:p w14:paraId="32E4EA33" w14:textId="77777777" w:rsidR="004C02EF" w:rsidRDefault="004C02EF" w:rsidP="004C02EF">
      <w:pPr>
        <w:pStyle w:val="Alg3"/>
        <w:numPr>
          <w:ilvl w:val="0"/>
          <w:numId w:val="360"/>
        </w:numPr>
      </w:pPr>
      <w:r>
        <w:t xml:space="preserve">If </w:t>
      </w:r>
      <w:r>
        <w:rPr>
          <w:i/>
        </w:rPr>
        <w:t>m</w:t>
      </w:r>
      <w:r>
        <w:t xml:space="preserve"> is </w:t>
      </w:r>
      <w:r>
        <w:rPr>
          <w:b/>
        </w:rPr>
        <w:t>NaN</w:t>
      </w:r>
      <w:r>
        <w:t xml:space="preserve">, return the String </w:t>
      </w:r>
      <w:r>
        <w:rPr>
          <w:rFonts w:ascii="Courier New" w:hAnsi="Courier New"/>
          <w:b/>
        </w:rPr>
        <w:t>"NaN"</w:t>
      </w:r>
      <w:r>
        <w:t>.</w:t>
      </w:r>
    </w:p>
    <w:p w14:paraId="12F97FEB" w14:textId="77777777" w:rsidR="004C02EF" w:rsidRDefault="004C02EF" w:rsidP="004C02EF">
      <w:pPr>
        <w:pStyle w:val="Alg3"/>
        <w:numPr>
          <w:ilvl w:val="0"/>
          <w:numId w:val="360"/>
        </w:numPr>
      </w:pPr>
      <w:r>
        <w:t xml:space="preserve">If </w:t>
      </w:r>
      <w:r>
        <w:rPr>
          <w:i/>
        </w:rPr>
        <w:t>m</w:t>
      </w:r>
      <w:r>
        <w:t xml:space="preserve"> is </w:t>
      </w:r>
      <w:r>
        <w:rPr>
          <w:b/>
        </w:rPr>
        <w:t>+0</w:t>
      </w:r>
      <w:r>
        <w:t xml:space="preserve"> or </w:t>
      </w:r>
      <w:r>
        <w:rPr>
          <w:b/>
        </w:rPr>
        <w:sym w:font="Symbol" w:char="F02D"/>
      </w:r>
      <w:r>
        <w:rPr>
          <w:b/>
        </w:rPr>
        <w:t>0</w:t>
      </w:r>
      <w:r>
        <w:t xml:space="preserve">, return the String </w:t>
      </w:r>
      <w:r>
        <w:rPr>
          <w:rFonts w:ascii="Courier New" w:hAnsi="Courier New"/>
          <w:b/>
        </w:rPr>
        <w:t>"0"</w:t>
      </w:r>
      <w:r>
        <w:t>.</w:t>
      </w:r>
    </w:p>
    <w:p w14:paraId="08AD289A" w14:textId="77777777" w:rsidR="004C02EF" w:rsidRDefault="004C02EF" w:rsidP="004C02EF">
      <w:pPr>
        <w:pStyle w:val="Alg3"/>
        <w:numPr>
          <w:ilvl w:val="0"/>
          <w:numId w:val="360"/>
        </w:numPr>
      </w:pPr>
      <w:r>
        <w:t xml:space="preserve">If </w:t>
      </w:r>
      <w:r>
        <w:rPr>
          <w:i/>
        </w:rPr>
        <w:t>m</w:t>
      </w:r>
      <w:r>
        <w:t xml:space="preserve"> is less than zero, return the String concatenation of the String </w:t>
      </w:r>
      <w:r>
        <w:rPr>
          <w:rFonts w:ascii="Courier New" w:hAnsi="Courier New"/>
          <w:b/>
        </w:rPr>
        <w:t>"-"</w:t>
      </w:r>
      <w:r>
        <w:t xml:space="preserve"> and ToString(</w:t>
      </w:r>
      <w:r>
        <w:sym w:font="Symbol" w:char="F02D"/>
      </w:r>
      <w:r>
        <w:rPr>
          <w:i/>
        </w:rPr>
        <w:t>m</w:t>
      </w:r>
      <w:r>
        <w:t>).</w:t>
      </w:r>
    </w:p>
    <w:p w14:paraId="75FB4155" w14:textId="77777777" w:rsidR="004C02EF" w:rsidRDefault="004C02EF" w:rsidP="004C02EF">
      <w:pPr>
        <w:pStyle w:val="Alg3"/>
        <w:numPr>
          <w:ilvl w:val="0"/>
          <w:numId w:val="360"/>
        </w:numPr>
      </w:pPr>
      <w:r>
        <w:t xml:space="preserve">If </w:t>
      </w:r>
      <w:r>
        <w:rPr>
          <w:i/>
        </w:rPr>
        <w:t>m</w:t>
      </w:r>
      <w:r>
        <w:t xml:space="preserve"> is infinity, return the String </w:t>
      </w:r>
      <w:r>
        <w:rPr>
          <w:rFonts w:ascii="Courier New" w:hAnsi="Courier New"/>
          <w:b/>
        </w:rPr>
        <w:t>"Infinity"</w:t>
      </w:r>
      <w:r>
        <w:t>.</w:t>
      </w:r>
    </w:p>
    <w:p w14:paraId="43064C38" w14:textId="77777777" w:rsidR="004C02EF" w:rsidRDefault="004C02EF" w:rsidP="004C02EF">
      <w:pPr>
        <w:pStyle w:val="Alg3"/>
        <w:numPr>
          <w:ilvl w:val="0"/>
          <w:numId w:val="360"/>
        </w:numPr>
      </w:pPr>
      <w:r>
        <w:t xml:space="preserve">Otherwise, let </w:t>
      </w:r>
      <w:r>
        <w:rPr>
          <w:i/>
        </w:rPr>
        <w:t>n</w:t>
      </w:r>
      <w:r>
        <w:t xml:space="preserve">, </w:t>
      </w:r>
      <w:r>
        <w:rPr>
          <w:i/>
        </w:rPr>
        <w:t>k</w:t>
      </w:r>
      <w:r>
        <w:t xml:space="preserve">, and </w:t>
      </w:r>
      <w:r>
        <w:rPr>
          <w:i/>
        </w:rPr>
        <w:t>s</w:t>
      </w:r>
      <w:r>
        <w:t xml:space="preserve"> be integers such that </w:t>
      </w:r>
      <w:r>
        <w:rPr>
          <w:i/>
        </w:rPr>
        <w:t>k</w:t>
      </w:r>
      <w:r>
        <w:t xml:space="preserve"> </w:t>
      </w:r>
      <w:r>
        <w:rPr>
          <w:rFonts w:ascii="Symbol" w:hAnsi="Symbol"/>
        </w:rPr>
        <w:sym w:font="Symbol" w:char="F0B3"/>
      </w:r>
      <w:r>
        <w:t xml:space="preserve"> 1, 10</w:t>
      </w:r>
      <w:r>
        <w:rPr>
          <w:i/>
          <w:vertAlign w:val="superscript"/>
        </w:rPr>
        <w:t>k</w:t>
      </w:r>
      <w:r>
        <w:rPr>
          <w:vertAlign w:val="superscript"/>
        </w:rPr>
        <w:sym w:font="Symbol" w:char="F02D"/>
      </w:r>
      <w:r>
        <w:rPr>
          <w:vertAlign w:val="superscript"/>
        </w:rPr>
        <w:t>1</w:t>
      </w:r>
      <w:r>
        <w:t xml:space="preserve"> </w:t>
      </w:r>
      <w:r>
        <w:sym w:font="Symbol" w:char="F0A3"/>
      </w:r>
      <w:r>
        <w:t xml:space="preserve"> </w:t>
      </w:r>
      <w:r>
        <w:rPr>
          <w:i/>
        </w:rPr>
        <w:t>s</w:t>
      </w:r>
      <w:r>
        <w:t xml:space="preserve"> &lt; 10</w:t>
      </w:r>
      <w:r>
        <w:rPr>
          <w:i/>
          <w:vertAlign w:val="superscript"/>
        </w:rPr>
        <w:t>k</w:t>
      </w:r>
      <w:r>
        <w:t xml:space="preserve">, the Number value for </w:t>
      </w:r>
      <w:r>
        <w:rPr>
          <w:i/>
        </w:rPr>
        <w:t>s</w:t>
      </w:r>
      <w:r>
        <w:t xml:space="preserve"> </w:t>
      </w:r>
      <w:r>
        <w:sym w:font="Symbol" w:char="F0B4"/>
      </w:r>
      <w:r>
        <w:t xml:space="preserve"> 10</w:t>
      </w:r>
      <w:r>
        <w:rPr>
          <w:i/>
          <w:vertAlign w:val="superscript"/>
        </w:rPr>
        <w:t>n</w:t>
      </w:r>
      <w:r>
        <w:rPr>
          <w:i/>
          <w:vertAlign w:val="superscript"/>
        </w:rPr>
        <w:sym w:font="Symbol" w:char="F02D"/>
      </w:r>
      <w:r>
        <w:rPr>
          <w:i/>
          <w:vertAlign w:val="superscript"/>
        </w:rPr>
        <w:t>k</w:t>
      </w:r>
      <w:r>
        <w:t xml:space="preserve"> is </w:t>
      </w:r>
      <w:r>
        <w:rPr>
          <w:i/>
        </w:rPr>
        <w:t>m</w:t>
      </w:r>
      <w:r>
        <w:t xml:space="preserve">, and </w:t>
      </w:r>
      <w:r>
        <w:rPr>
          <w:i/>
        </w:rPr>
        <w:t>k</w:t>
      </w:r>
      <w:r>
        <w:t xml:space="preserve"> is as small as possible. Note that </w:t>
      </w:r>
      <w:r>
        <w:rPr>
          <w:i/>
        </w:rPr>
        <w:t>k</w:t>
      </w:r>
      <w:r>
        <w:t xml:space="preserve"> is the number of digits in the decimal representation of </w:t>
      </w:r>
      <w:r>
        <w:rPr>
          <w:i/>
        </w:rPr>
        <w:t>s</w:t>
      </w:r>
      <w:r>
        <w:t xml:space="preserve">, that </w:t>
      </w:r>
      <w:r>
        <w:rPr>
          <w:i/>
        </w:rPr>
        <w:t>s</w:t>
      </w:r>
      <w:r>
        <w:t xml:space="preserve"> is not divisible by 10, and that the least significant digit of </w:t>
      </w:r>
      <w:r>
        <w:rPr>
          <w:i/>
        </w:rPr>
        <w:t>s</w:t>
      </w:r>
      <w:r>
        <w:t xml:space="preserve"> is not necessarily uniquely determined by these criteria.</w:t>
      </w:r>
    </w:p>
    <w:p w14:paraId="63A6E160" w14:textId="77777777" w:rsidR="004C02EF" w:rsidRDefault="004C02EF" w:rsidP="004C02EF">
      <w:pPr>
        <w:pStyle w:val="Alg3"/>
        <w:numPr>
          <w:ilvl w:val="0"/>
          <w:numId w:val="360"/>
        </w:numPr>
      </w:pPr>
      <w:r>
        <w:t xml:space="preserve">If </w:t>
      </w:r>
      <w:r>
        <w:rPr>
          <w:i/>
        </w:rPr>
        <w:t>k</w:t>
      </w:r>
      <w:r>
        <w:t xml:space="preserve"> </w:t>
      </w:r>
      <w:r>
        <w:sym w:font="Symbol" w:char="F0A3"/>
      </w:r>
      <w:r>
        <w:t xml:space="preserve"> </w:t>
      </w:r>
      <w:r>
        <w:rPr>
          <w:i/>
        </w:rPr>
        <w:t>n</w:t>
      </w:r>
      <w:r>
        <w:t xml:space="preserve"> </w:t>
      </w:r>
      <w:r>
        <w:sym w:font="Symbol" w:char="F0A3"/>
      </w:r>
      <w:r>
        <w:t xml:space="preserve"> 21, return the String consisting of the </w:t>
      </w:r>
      <w:r>
        <w:rPr>
          <w:i/>
        </w:rPr>
        <w:t>k</w:t>
      </w:r>
      <w:r>
        <w:t xml:space="preserve"> digits of the decimal representation of s (in order, with no leading zeroes), followed by </w:t>
      </w:r>
      <w:r>
        <w:rPr>
          <w:i/>
        </w:rPr>
        <w:t>n</w:t>
      </w:r>
      <w:r>
        <w:rPr>
          <w:i/>
        </w:rPr>
        <w:sym w:font="Symbol" w:char="F02D"/>
      </w:r>
      <w:r>
        <w:rPr>
          <w:i/>
        </w:rPr>
        <w:t>k</w:t>
      </w:r>
      <w:r>
        <w:t xml:space="preserve"> occurrences of the character ‘</w:t>
      </w:r>
      <w:r>
        <w:rPr>
          <w:rFonts w:ascii="Courier New" w:hAnsi="Courier New"/>
          <w:b/>
        </w:rPr>
        <w:t>0</w:t>
      </w:r>
      <w:r>
        <w:t>’.</w:t>
      </w:r>
    </w:p>
    <w:p w14:paraId="14210255" w14:textId="77777777" w:rsidR="004C02EF" w:rsidRDefault="004C02EF" w:rsidP="004C02EF">
      <w:pPr>
        <w:pStyle w:val="Alg3"/>
        <w:numPr>
          <w:ilvl w:val="0"/>
          <w:numId w:val="360"/>
        </w:numPr>
      </w:pPr>
      <w:r>
        <w:t xml:space="preserve">If 0 &lt; n </w:t>
      </w:r>
      <w:r>
        <w:sym w:font="Symbol" w:char="F0A3"/>
      </w:r>
      <w:r>
        <w:t xml:space="preserve"> 21, return the String consisting of the most significant </w:t>
      </w:r>
      <w:r>
        <w:rPr>
          <w:i/>
        </w:rPr>
        <w:t>n</w:t>
      </w:r>
      <w:r>
        <w:t xml:space="preserve"> digits of the decimal representation of </w:t>
      </w:r>
      <w:r>
        <w:rPr>
          <w:i/>
        </w:rPr>
        <w:t>s</w:t>
      </w:r>
      <w:r>
        <w:t>, followed by a decimal point ‘</w:t>
      </w:r>
      <w:r>
        <w:rPr>
          <w:rFonts w:ascii="Courier New" w:hAnsi="Courier New"/>
          <w:b/>
        </w:rPr>
        <w:t>.</w:t>
      </w:r>
      <w:r>
        <w:t xml:space="preserve">’, followed by the remaining </w:t>
      </w:r>
      <w:r>
        <w:rPr>
          <w:i/>
        </w:rPr>
        <w:t>k</w:t>
      </w:r>
      <w:r>
        <w:rPr>
          <w:i/>
        </w:rPr>
        <w:sym w:font="Symbol" w:char="F02D"/>
      </w:r>
      <w:r>
        <w:rPr>
          <w:i/>
        </w:rPr>
        <w:t>n</w:t>
      </w:r>
      <w:r>
        <w:t xml:space="preserve"> digits of the decimal representation of </w:t>
      </w:r>
      <w:r>
        <w:rPr>
          <w:i/>
        </w:rPr>
        <w:t>s</w:t>
      </w:r>
      <w:r>
        <w:t>.</w:t>
      </w:r>
    </w:p>
    <w:p w14:paraId="51634447" w14:textId="77777777" w:rsidR="004C02EF" w:rsidRDefault="004C02EF" w:rsidP="004C02EF">
      <w:pPr>
        <w:pStyle w:val="Alg3"/>
        <w:numPr>
          <w:ilvl w:val="0"/>
          <w:numId w:val="360"/>
        </w:numPr>
      </w:pPr>
      <w:r>
        <w:t xml:space="preserve">If </w:t>
      </w:r>
      <w:r>
        <w:sym w:font="Symbol" w:char="F02D"/>
      </w:r>
      <w:r>
        <w:t xml:space="preserve">6 &lt; n </w:t>
      </w:r>
      <w:r>
        <w:sym w:font="Symbol" w:char="F0A3"/>
      </w:r>
      <w:r>
        <w:t xml:space="preserve"> 0, return the String consisting of the character ‘</w:t>
      </w:r>
      <w:r>
        <w:rPr>
          <w:rFonts w:ascii="Courier New" w:hAnsi="Courier New"/>
          <w:b/>
        </w:rPr>
        <w:t>0</w:t>
      </w:r>
      <w:r>
        <w:t>’, followed by a decimal point ‘</w:t>
      </w:r>
      <w:r>
        <w:rPr>
          <w:rFonts w:ascii="Courier New" w:hAnsi="Courier New"/>
          <w:b/>
        </w:rPr>
        <w:t>.</w:t>
      </w:r>
      <w:r>
        <w:t xml:space="preserve">’, followed by </w:t>
      </w:r>
      <w:r>
        <w:sym w:font="Symbol" w:char="F02D"/>
      </w:r>
      <w:r>
        <w:rPr>
          <w:i/>
        </w:rPr>
        <w:t>n</w:t>
      </w:r>
      <w:r>
        <w:t xml:space="preserve"> occurrences of the character ‘</w:t>
      </w:r>
      <w:r>
        <w:rPr>
          <w:rFonts w:ascii="Courier New" w:hAnsi="Courier New"/>
          <w:b/>
        </w:rPr>
        <w:t>0</w:t>
      </w:r>
      <w:r>
        <w:t xml:space="preserve">’, followed by the </w:t>
      </w:r>
      <w:r>
        <w:rPr>
          <w:i/>
        </w:rPr>
        <w:t>k</w:t>
      </w:r>
      <w:r>
        <w:t xml:space="preserve"> digits of the decimal representation of </w:t>
      </w:r>
      <w:r>
        <w:rPr>
          <w:i/>
        </w:rPr>
        <w:t>s</w:t>
      </w:r>
      <w:r>
        <w:t>.</w:t>
      </w:r>
    </w:p>
    <w:p w14:paraId="683F49FB" w14:textId="77777777" w:rsidR="004C02EF" w:rsidRDefault="004C02EF" w:rsidP="004C02EF">
      <w:pPr>
        <w:pStyle w:val="Alg3"/>
        <w:numPr>
          <w:ilvl w:val="0"/>
          <w:numId w:val="360"/>
        </w:numPr>
      </w:pPr>
      <w:r>
        <w:t xml:space="preserve">Otherwise, if </w:t>
      </w:r>
      <w:r>
        <w:rPr>
          <w:i/>
        </w:rPr>
        <w:t>k</w:t>
      </w:r>
      <w:r>
        <w:t xml:space="preserve"> = 1, return the String consisting of the single digit of </w:t>
      </w:r>
      <w:r>
        <w:rPr>
          <w:i/>
        </w:rPr>
        <w:t>s</w:t>
      </w:r>
      <w:r>
        <w:t>, followed by lowercase character ‘</w:t>
      </w:r>
      <w:r>
        <w:rPr>
          <w:rFonts w:ascii="Courier New" w:hAnsi="Courier New"/>
          <w:b/>
        </w:rPr>
        <w:t>e</w:t>
      </w:r>
      <w:r>
        <w:t>’, followed by a plus sign ‘</w:t>
      </w:r>
      <w:r>
        <w:rPr>
          <w:rFonts w:ascii="Courier New" w:hAnsi="Courier New"/>
          <w:b/>
        </w:rPr>
        <w:t>+</w:t>
      </w:r>
      <w:r>
        <w:t>’ or minus sign ‘</w:t>
      </w:r>
      <w:r>
        <w:rPr>
          <w:rFonts w:ascii="Courier New" w:hAnsi="Courier New"/>
          <w:b/>
        </w:rPr>
        <w:sym w:font="Symbol" w:char="F02D"/>
      </w:r>
      <w:r>
        <w:t xml:space="preserve">’ according to whether </w:t>
      </w:r>
      <w:r>
        <w:rPr>
          <w:i/>
        </w:rPr>
        <w:t>n</w:t>
      </w:r>
      <w:r>
        <w:sym w:font="Symbol" w:char="F02D"/>
      </w:r>
      <w:r>
        <w:t>1 is positive or negative, followed by the decimal representation of the integer abs(</w:t>
      </w:r>
      <w:r>
        <w:rPr>
          <w:i/>
        </w:rPr>
        <w:t>n</w:t>
      </w:r>
      <w:r>
        <w:sym w:font="Symbol" w:char="F02D"/>
      </w:r>
      <w:r>
        <w:t>1) (with no leading zeroes).</w:t>
      </w:r>
    </w:p>
    <w:p w14:paraId="5F061B7E" w14:textId="77777777" w:rsidR="004C02EF" w:rsidRDefault="004C02EF" w:rsidP="004C02EF">
      <w:pPr>
        <w:pStyle w:val="Alg3"/>
        <w:numPr>
          <w:ilvl w:val="0"/>
          <w:numId w:val="360"/>
        </w:numPr>
        <w:spacing w:after="220"/>
      </w:pPr>
      <w:r>
        <w:t xml:space="preserve">Return the String consisting of the most significant digit of the decimal representation of </w:t>
      </w:r>
      <w:r w:rsidRPr="00612C55">
        <w:rPr>
          <w:i/>
        </w:rPr>
        <w:t>s</w:t>
      </w:r>
      <w:r>
        <w:t xml:space="preserve">, followed by a decimal point ‘.’, followed by the remaining </w:t>
      </w:r>
      <w:r w:rsidRPr="00612C55">
        <w:rPr>
          <w:i/>
        </w:rPr>
        <w:t>k</w:t>
      </w:r>
      <w:r>
        <w:sym w:font="Symbol" w:char="F02D"/>
      </w:r>
      <w:r>
        <w:t xml:space="preserve">1 digits of the decimal representation of </w:t>
      </w:r>
      <w:r w:rsidRPr="00612C55">
        <w:rPr>
          <w:i/>
        </w:rPr>
        <w:t>s</w:t>
      </w:r>
      <w:r>
        <w:t>, followed by the lowercase character ‘</w:t>
      </w:r>
      <w:r w:rsidRPr="00612C55">
        <w:rPr>
          <w:rFonts w:ascii="Courier New" w:hAnsi="Courier New" w:cs="Courier New"/>
          <w:b/>
        </w:rPr>
        <w:t>e</w:t>
      </w:r>
      <w:r>
        <w:t>’, followed by a plus sign ‘</w:t>
      </w:r>
      <w:r w:rsidRPr="00612C55">
        <w:rPr>
          <w:rFonts w:ascii="Courier New" w:hAnsi="Courier New" w:cs="Courier New"/>
          <w:b/>
        </w:rPr>
        <w:t>+</w:t>
      </w:r>
      <w:r>
        <w:t>’ or minus sign ‘</w:t>
      </w:r>
      <w:r w:rsidRPr="00612C55">
        <w:rPr>
          <w:rFonts w:ascii="Courier New" w:hAnsi="Courier New" w:cs="Courier New"/>
          <w:b/>
        </w:rPr>
        <w:sym w:font="Symbol" w:char="F02D"/>
      </w:r>
      <w:r>
        <w:t xml:space="preserve">’ according to whether </w:t>
      </w:r>
      <w:r w:rsidRPr="00612C55">
        <w:rPr>
          <w:i/>
        </w:rPr>
        <w:t>n</w:t>
      </w:r>
      <w:r>
        <w:sym w:font="Symbol" w:char="F02D"/>
      </w:r>
      <w:r>
        <w:t>1 is positive or negative, followed by the decimal representation of the integer abs(</w:t>
      </w:r>
      <w:r w:rsidRPr="00612C55">
        <w:rPr>
          <w:i/>
        </w:rPr>
        <w:t>n</w:t>
      </w:r>
      <w:r>
        <w:sym w:font="Symbol" w:char="F02D"/>
      </w:r>
      <w:r>
        <w:t>1) (with no leading zeroes).</w:t>
      </w:r>
      <w:bookmarkStart w:id="2000" w:name="_Toc375031140"/>
      <w:bookmarkStart w:id="2001" w:name="_Toc381513658"/>
      <w:bookmarkStart w:id="2002" w:name="_Toc382202801"/>
      <w:bookmarkStart w:id="2003" w:name="_Toc382203021"/>
      <w:bookmarkStart w:id="2004" w:name="_Toc382212180"/>
      <w:bookmarkStart w:id="2005" w:name="_Toc382212419"/>
      <w:bookmarkStart w:id="2006" w:name="_Toc382291525"/>
      <w:bookmarkStart w:id="2007" w:name="_Toc385672165"/>
      <w:bookmarkStart w:id="2008" w:name="_Toc393690260"/>
    </w:p>
    <w:p w14:paraId="08598D8A" w14:textId="77777777" w:rsidR="004C02EF" w:rsidRPr="00A92AC8" w:rsidRDefault="004C02EF" w:rsidP="004C02EF">
      <w:pPr>
        <w:pStyle w:val="Note"/>
        <w:spacing w:after="60"/>
      </w:pPr>
      <w:r w:rsidRPr="00A92AC8">
        <w:t>NOTE</w:t>
      </w:r>
      <w:r>
        <w:t xml:space="preserve"> 1</w:t>
      </w:r>
      <w:r w:rsidRPr="00A92AC8">
        <w:tab/>
        <w:t>The following observations may be useful as guidelines for implementations, but are not part of the normative requirements of this Standard:</w:t>
      </w:r>
    </w:p>
    <w:p w14:paraId="6E9795A9" w14:textId="77777777" w:rsidR="004C02EF" w:rsidRPr="00A92AC8" w:rsidRDefault="004C02EF" w:rsidP="004C02EF">
      <w:pPr>
        <w:pStyle w:val="Note"/>
        <w:numPr>
          <w:ilvl w:val="0"/>
          <w:numId w:val="39"/>
        </w:numPr>
        <w:tabs>
          <w:tab w:val="clear" w:pos="960"/>
          <w:tab w:val="left" w:pos="360"/>
        </w:tabs>
        <w:ind w:left="360"/>
        <w:contextualSpacing/>
      </w:pPr>
      <w:r w:rsidRPr="00A92AC8">
        <w:t xml:space="preserve">If x is any </w:t>
      </w:r>
      <w:r>
        <w:t>Number</w:t>
      </w:r>
      <w:r w:rsidRPr="00A92AC8">
        <w:t xml:space="preserve"> value other than </w:t>
      </w:r>
      <w:r w:rsidRPr="00A92AC8">
        <w:rPr>
          <w:b/>
        </w:rPr>
        <w:sym w:font="Symbol" w:char="F02D"/>
      </w:r>
      <w:r w:rsidRPr="00A92AC8">
        <w:rPr>
          <w:b/>
        </w:rPr>
        <w:t>0</w:t>
      </w:r>
      <w:r w:rsidRPr="00A92AC8">
        <w:t xml:space="preserve">, then ToNumber(ToString(x)) is exactly the same </w:t>
      </w:r>
      <w:r>
        <w:t>Number</w:t>
      </w:r>
      <w:r w:rsidRPr="00A92AC8">
        <w:t xml:space="preserve"> value as x.</w:t>
      </w:r>
    </w:p>
    <w:p w14:paraId="48556CE1" w14:textId="77777777" w:rsidR="004C02EF" w:rsidRPr="00A92AC8" w:rsidRDefault="004C02EF" w:rsidP="004C02EF">
      <w:pPr>
        <w:pStyle w:val="Note"/>
        <w:numPr>
          <w:ilvl w:val="0"/>
          <w:numId w:val="39"/>
        </w:numPr>
        <w:tabs>
          <w:tab w:val="clear" w:pos="960"/>
          <w:tab w:val="left" w:pos="360"/>
        </w:tabs>
        <w:ind w:left="360"/>
      </w:pPr>
      <w:r w:rsidRPr="00A92AC8">
        <w:t>The least significant digit of s is not always uniquely determined by the requirements listed in step 5.</w:t>
      </w:r>
    </w:p>
    <w:p w14:paraId="103ED094" w14:textId="77777777" w:rsidR="004C02EF" w:rsidRPr="00A92AC8" w:rsidRDefault="004C02EF" w:rsidP="004C02EF">
      <w:pPr>
        <w:pStyle w:val="Note"/>
        <w:tabs>
          <w:tab w:val="clear" w:pos="960"/>
          <w:tab w:val="left" w:pos="360"/>
        </w:tabs>
        <w:spacing w:after="60"/>
      </w:pPr>
      <w:r w:rsidRPr="00A92AC8">
        <w:t>NOTE</w:t>
      </w:r>
      <w:r>
        <w:t xml:space="preserve"> 2</w:t>
      </w:r>
      <w:r w:rsidRPr="00A92AC8">
        <w:tab/>
        <w:t>For implementations that provide more accurate conversions than required by the rules above, it is recommended that the following alternative version of step 5 be used as a guideline:</w:t>
      </w:r>
    </w:p>
    <w:p w14:paraId="54D47343" w14:textId="77777777" w:rsidR="004C02EF" w:rsidRPr="00A92AC8" w:rsidRDefault="004C02EF" w:rsidP="004C02EF">
      <w:pPr>
        <w:pStyle w:val="Note"/>
        <w:ind w:left="720"/>
        <w:rPr>
          <w:rFonts w:ascii="Times New Roman" w:hAnsi="Times New Roman"/>
        </w:rPr>
      </w:pPr>
      <w:r w:rsidRPr="00A92AC8">
        <w:rPr>
          <w:rFonts w:ascii="Times New Roman" w:hAnsi="Times New Roman"/>
        </w:rPr>
        <w:t xml:space="preserve">Otherwise, let </w:t>
      </w:r>
      <w:r w:rsidRPr="00A92AC8">
        <w:rPr>
          <w:rFonts w:ascii="Times New Roman" w:hAnsi="Times New Roman"/>
          <w:i/>
        </w:rPr>
        <w:t>n</w:t>
      </w:r>
      <w:r w:rsidRPr="00A92AC8">
        <w:rPr>
          <w:rFonts w:ascii="Times New Roman" w:hAnsi="Times New Roman"/>
        </w:rPr>
        <w:t xml:space="preserve">, </w:t>
      </w:r>
      <w:r w:rsidRPr="00A92AC8">
        <w:rPr>
          <w:rFonts w:ascii="Times New Roman" w:hAnsi="Times New Roman"/>
          <w:i/>
        </w:rPr>
        <w:t>k</w:t>
      </w:r>
      <w:r w:rsidRPr="00A92AC8">
        <w:rPr>
          <w:rFonts w:ascii="Times New Roman" w:hAnsi="Times New Roman"/>
        </w:rPr>
        <w:t xml:space="preserve">, and </w:t>
      </w:r>
      <w:r w:rsidRPr="00A92AC8">
        <w:rPr>
          <w:rFonts w:ascii="Times New Roman" w:hAnsi="Times New Roman"/>
          <w:i/>
        </w:rPr>
        <w:t>s</w:t>
      </w:r>
      <w:r w:rsidRPr="00A92AC8">
        <w:rPr>
          <w:rFonts w:ascii="Times New Roman" w:hAnsi="Times New Roman"/>
        </w:rPr>
        <w:t xml:space="preserve"> be integers such that </w:t>
      </w:r>
      <w:r w:rsidRPr="00A92AC8">
        <w:rPr>
          <w:rFonts w:ascii="Times New Roman" w:hAnsi="Times New Roman"/>
          <w:i/>
        </w:rPr>
        <w:t>k</w:t>
      </w:r>
      <w:r w:rsidRPr="00A92AC8">
        <w:rPr>
          <w:rFonts w:ascii="Times New Roman" w:hAnsi="Times New Roman"/>
        </w:rPr>
        <w:t xml:space="preserve"> </w:t>
      </w:r>
      <w:r w:rsidRPr="00A92AC8">
        <w:rPr>
          <w:rFonts w:ascii="Times New Roman" w:hAnsi="Times New Roman"/>
        </w:rPr>
        <w:sym w:font="Symbol" w:char="F0B3"/>
      </w:r>
      <w:r w:rsidRPr="00A92AC8">
        <w:rPr>
          <w:rFonts w:ascii="Times New Roman" w:hAnsi="Times New Roman"/>
        </w:rPr>
        <w:t xml:space="preserve"> 1, 10</w:t>
      </w:r>
      <w:r w:rsidRPr="00A92AC8">
        <w:rPr>
          <w:rFonts w:ascii="Times New Roman" w:hAnsi="Times New Roman"/>
          <w:i/>
          <w:vertAlign w:val="superscript"/>
        </w:rPr>
        <w:t>k</w:t>
      </w:r>
      <w:r w:rsidRPr="00A92AC8">
        <w:rPr>
          <w:rFonts w:ascii="Times New Roman" w:hAnsi="Times New Roman"/>
          <w:vertAlign w:val="superscript"/>
        </w:rPr>
        <w:sym w:font="Symbol" w:char="F02D"/>
      </w:r>
      <w:r w:rsidRPr="00A92AC8">
        <w:rPr>
          <w:rFonts w:ascii="Times New Roman" w:hAnsi="Times New Roman"/>
          <w:vertAlign w:val="superscript"/>
        </w:rPr>
        <w:t>1</w:t>
      </w:r>
      <w:r w:rsidRPr="00A92AC8">
        <w:rPr>
          <w:rFonts w:ascii="Times New Roman" w:hAnsi="Times New Roman"/>
        </w:rPr>
        <w:t xml:space="preserve"> </w:t>
      </w:r>
      <w:r w:rsidRPr="00A92AC8">
        <w:rPr>
          <w:rFonts w:ascii="Times New Roman" w:hAnsi="Times New Roman"/>
        </w:rPr>
        <w:sym w:font="Symbol" w:char="F0A3"/>
      </w:r>
      <w:r w:rsidRPr="00A92AC8">
        <w:rPr>
          <w:rFonts w:ascii="Times New Roman" w:hAnsi="Times New Roman"/>
        </w:rPr>
        <w:t xml:space="preserve"> </w:t>
      </w:r>
      <w:r w:rsidRPr="00A92AC8">
        <w:rPr>
          <w:rFonts w:ascii="Times New Roman" w:hAnsi="Times New Roman"/>
          <w:i/>
        </w:rPr>
        <w:t>s</w:t>
      </w:r>
      <w:r w:rsidRPr="00A92AC8">
        <w:rPr>
          <w:rFonts w:ascii="Times New Roman" w:hAnsi="Times New Roman"/>
        </w:rPr>
        <w:t xml:space="preserve"> &lt; 10</w:t>
      </w:r>
      <w:r w:rsidRPr="00A92AC8">
        <w:rPr>
          <w:rFonts w:ascii="Times New Roman" w:hAnsi="Times New Roman"/>
          <w:i/>
          <w:vertAlign w:val="superscript"/>
        </w:rPr>
        <w:t>k</w:t>
      </w:r>
      <w:r w:rsidRPr="00A92AC8">
        <w:rPr>
          <w:rFonts w:ascii="Times New Roman" w:hAnsi="Times New Roman"/>
        </w:rPr>
        <w:t xml:space="preserve">, the </w:t>
      </w:r>
      <w:r>
        <w:rPr>
          <w:rFonts w:ascii="Times New Roman" w:hAnsi="Times New Roman"/>
        </w:rPr>
        <w:t>Number</w:t>
      </w:r>
      <w:r w:rsidRPr="00A92AC8">
        <w:rPr>
          <w:rFonts w:ascii="Times New Roman" w:hAnsi="Times New Roman"/>
        </w:rPr>
        <w:t xml:space="preserve"> value for </w:t>
      </w:r>
      <w:r w:rsidRPr="00A92AC8">
        <w:rPr>
          <w:rFonts w:ascii="Times New Roman" w:hAnsi="Times New Roman"/>
          <w:i/>
        </w:rPr>
        <w:t>s</w:t>
      </w:r>
      <w:r w:rsidRPr="00A92AC8">
        <w:rPr>
          <w:rFonts w:ascii="Times New Roman" w:hAnsi="Times New Roman"/>
        </w:rPr>
        <w:t xml:space="preserve"> </w:t>
      </w:r>
      <w:r w:rsidRPr="00A92AC8">
        <w:rPr>
          <w:rFonts w:ascii="Times New Roman" w:hAnsi="Times New Roman"/>
        </w:rPr>
        <w:sym w:font="Symbol" w:char="F0B4"/>
      </w:r>
      <w:r w:rsidRPr="00A92AC8">
        <w:rPr>
          <w:rFonts w:ascii="Times New Roman" w:hAnsi="Times New Roman"/>
        </w:rPr>
        <w:t xml:space="preserve"> 10</w:t>
      </w:r>
      <w:r w:rsidRPr="00A92AC8">
        <w:rPr>
          <w:rFonts w:ascii="Times New Roman" w:hAnsi="Times New Roman"/>
          <w:i/>
          <w:vertAlign w:val="superscript"/>
        </w:rPr>
        <w:t>n</w:t>
      </w:r>
      <w:r w:rsidRPr="00A92AC8">
        <w:rPr>
          <w:rFonts w:ascii="Times New Roman" w:hAnsi="Times New Roman"/>
          <w:vertAlign w:val="superscript"/>
        </w:rPr>
        <w:sym w:font="Symbol" w:char="F02D"/>
      </w:r>
      <w:r w:rsidRPr="00A92AC8">
        <w:rPr>
          <w:rFonts w:ascii="Times New Roman" w:hAnsi="Times New Roman"/>
          <w:i/>
          <w:vertAlign w:val="superscript"/>
        </w:rPr>
        <w:t>k</w:t>
      </w:r>
      <w:r w:rsidRPr="00A92AC8">
        <w:rPr>
          <w:rFonts w:ascii="Times New Roman" w:hAnsi="Times New Roman"/>
        </w:rPr>
        <w:t xml:space="preserve"> is </w:t>
      </w:r>
      <w:r w:rsidRPr="00A92AC8">
        <w:rPr>
          <w:rFonts w:ascii="Times New Roman" w:hAnsi="Times New Roman"/>
          <w:i/>
        </w:rPr>
        <w:t>m</w:t>
      </w:r>
      <w:r w:rsidRPr="00A92AC8">
        <w:rPr>
          <w:rFonts w:ascii="Times New Roman" w:hAnsi="Times New Roman"/>
        </w:rPr>
        <w:t xml:space="preserve">, and </w:t>
      </w:r>
      <w:r w:rsidRPr="00A92AC8">
        <w:rPr>
          <w:rFonts w:ascii="Times New Roman" w:hAnsi="Times New Roman"/>
          <w:i/>
        </w:rPr>
        <w:t>k</w:t>
      </w:r>
      <w:r w:rsidRPr="00A92AC8">
        <w:rPr>
          <w:rFonts w:ascii="Times New Roman" w:hAnsi="Times New Roman"/>
        </w:rPr>
        <w:t xml:space="preserve"> is as small as possible. If there are multiple possibilities for </w:t>
      </w:r>
      <w:r w:rsidRPr="00A92AC8">
        <w:rPr>
          <w:rFonts w:ascii="Times New Roman" w:hAnsi="Times New Roman"/>
          <w:i/>
        </w:rPr>
        <w:t>s</w:t>
      </w:r>
      <w:r w:rsidRPr="00A92AC8">
        <w:rPr>
          <w:rFonts w:ascii="Times New Roman" w:hAnsi="Times New Roman"/>
        </w:rPr>
        <w:t xml:space="preserve">, choose the value of </w:t>
      </w:r>
      <w:r w:rsidRPr="00A92AC8">
        <w:rPr>
          <w:rFonts w:ascii="Times New Roman" w:hAnsi="Times New Roman"/>
          <w:i/>
        </w:rPr>
        <w:t>s</w:t>
      </w:r>
      <w:r w:rsidRPr="00A92AC8">
        <w:rPr>
          <w:rFonts w:ascii="Times New Roman" w:hAnsi="Times New Roman"/>
        </w:rPr>
        <w:t xml:space="preserve"> for which </w:t>
      </w:r>
      <w:r w:rsidRPr="00A92AC8">
        <w:rPr>
          <w:rFonts w:ascii="Times New Roman" w:hAnsi="Times New Roman"/>
          <w:i/>
        </w:rPr>
        <w:t>s</w:t>
      </w:r>
      <w:r w:rsidRPr="00A92AC8">
        <w:rPr>
          <w:rFonts w:ascii="Times New Roman" w:hAnsi="Times New Roman"/>
        </w:rPr>
        <w:t xml:space="preserve"> </w:t>
      </w:r>
      <w:r w:rsidRPr="00A92AC8">
        <w:rPr>
          <w:rFonts w:ascii="Times New Roman" w:hAnsi="Times New Roman"/>
        </w:rPr>
        <w:sym w:font="Symbol" w:char="F0B4"/>
      </w:r>
      <w:r w:rsidRPr="00A92AC8">
        <w:rPr>
          <w:rFonts w:ascii="Times New Roman" w:hAnsi="Times New Roman"/>
        </w:rPr>
        <w:t xml:space="preserve"> 10</w:t>
      </w:r>
      <w:r w:rsidRPr="00A92AC8">
        <w:rPr>
          <w:rFonts w:ascii="Times New Roman" w:hAnsi="Times New Roman"/>
          <w:i/>
          <w:vertAlign w:val="superscript"/>
        </w:rPr>
        <w:t>n</w:t>
      </w:r>
      <w:r w:rsidRPr="00A92AC8">
        <w:rPr>
          <w:rFonts w:ascii="Times New Roman" w:hAnsi="Times New Roman"/>
          <w:vertAlign w:val="superscript"/>
        </w:rPr>
        <w:sym w:font="Symbol" w:char="F02D"/>
      </w:r>
      <w:r w:rsidRPr="00A92AC8">
        <w:rPr>
          <w:rFonts w:ascii="Times New Roman" w:hAnsi="Times New Roman"/>
          <w:i/>
          <w:vertAlign w:val="superscript"/>
        </w:rPr>
        <w:t>k</w:t>
      </w:r>
      <w:r w:rsidRPr="00A92AC8">
        <w:rPr>
          <w:rFonts w:ascii="Times New Roman" w:hAnsi="Times New Roman"/>
        </w:rPr>
        <w:t xml:space="preserve"> is closest in value to </w:t>
      </w:r>
      <w:r w:rsidRPr="00A92AC8">
        <w:rPr>
          <w:rFonts w:ascii="Times New Roman" w:hAnsi="Times New Roman"/>
          <w:i/>
        </w:rPr>
        <w:t>m</w:t>
      </w:r>
      <w:r w:rsidRPr="00A92AC8">
        <w:rPr>
          <w:rFonts w:ascii="Times New Roman" w:hAnsi="Times New Roman"/>
        </w:rPr>
        <w:t xml:space="preserve">. If there are two such possible values of </w:t>
      </w:r>
      <w:r w:rsidRPr="00A92AC8">
        <w:rPr>
          <w:rFonts w:ascii="Times New Roman" w:hAnsi="Times New Roman"/>
          <w:i/>
        </w:rPr>
        <w:t>s</w:t>
      </w:r>
      <w:r w:rsidRPr="00A92AC8">
        <w:rPr>
          <w:rFonts w:ascii="Times New Roman" w:hAnsi="Times New Roman"/>
        </w:rPr>
        <w:t xml:space="preserve">, choose the one that is even. Note that </w:t>
      </w:r>
      <w:r w:rsidRPr="00A92AC8">
        <w:rPr>
          <w:rFonts w:ascii="Times New Roman" w:hAnsi="Times New Roman"/>
          <w:i/>
        </w:rPr>
        <w:t>k</w:t>
      </w:r>
      <w:r w:rsidRPr="00A92AC8">
        <w:rPr>
          <w:rFonts w:ascii="Times New Roman" w:hAnsi="Times New Roman"/>
        </w:rPr>
        <w:t xml:space="preserve"> is the number of digits in the decimal representation of </w:t>
      </w:r>
      <w:r w:rsidRPr="00A92AC8">
        <w:rPr>
          <w:rFonts w:ascii="Times New Roman" w:hAnsi="Times New Roman"/>
          <w:i/>
        </w:rPr>
        <w:t>s</w:t>
      </w:r>
      <w:r w:rsidRPr="00A92AC8">
        <w:rPr>
          <w:rFonts w:ascii="Times New Roman" w:hAnsi="Times New Roman"/>
        </w:rPr>
        <w:t xml:space="preserve"> and that </w:t>
      </w:r>
      <w:r w:rsidRPr="00A92AC8">
        <w:rPr>
          <w:rFonts w:ascii="Times New Roman" w:hAnsi="Times New Roman"/>
          <w:i/>
        </w:rPr>
        <w:t>s</w:t>
      </w:r>
      <w:r w:rsidRPr="00A92AC8">
        <w:rPr>
          <w:rFonts w:ascii="Times New Roman" w:hAnsi="Times New Roman"/>
        </w:rPr>
        <w:t xml:space="preserve"> is not divisible by 10.</w:t>
      </w:r>
    </w:p>
    <w:p w14:paraId="7556C5B3" w14:textId="77777777" w:rsidR="004C02EF" w:rsidRPr="00A92AC8" w:rsidRDefault="004C02EF" w:rsidP="004C02EF">
      <w:pPr>
        <w:pStyle w:val="Note"/>
        <w:tabs>
          <w:tab w:val="clear" w:pos="960"/>
          <w:tab w:val="left" w:pos="360"/>
        </w:tabs>
        <w:spacing w:after="60"/>
      </w:pPr>
      <w:r w:rsidRPr="00A92AC8">
        <w:t>NOTE</w:t>
      </w:r>
      <w:r>
        <w:t xml:space="preserve"> 3</w:t>
      </w:r>
      <w:r w:rsidRPr="00A92AC8">
        <w:tab/>
        <w:t>Implementers of ECMAScript may find useful the paper and code written by David M. Gay for binary-to-decimal conversion of floating-point numbers:</w:t>
      </w:r>
    </w:p>
    <w:p w14:paraId="1CEB679B" w14:textId="77777777" w:rsidR="004C02EF" w:rsidRDefault="004C02EF" w:rsidP="004C02EF">
      <w:pPr>
        <w:pStyle w:val="Note"/>
        <w:ind w:left="720"/>
        <w:jc w:val="left"/>
      </w:pPr>
      <w:r w:rsidRPr="00A92AC8">
        <w:t>Gay, David M. Correctly Rounded Binary-Decimal and Decimal-Binary Conversions. Numerical Analysis</w:t>
      </w:r>
      <w:r>
        <w:t>,</w:t>
      </w:r>
      <w:r w:rsidRPr="00A92AC8">
        <w:t xml:space="preserve"> Manuscript 90-10. AT&amp;T Bell Laboratories (Murray Hill, New Jersey). November 30, 1990. Available as</w:t>
      </w:r>
      <w:r>
        <w:br/>
      </w:r>
      <w:r w:rsidRPr="0024793A">
        <w:rPr>
          <w:rFonts w:cs="Arial"/>
        </w:rPr>
        <w:t>http://cm.bell-labs.com/cm/cs/doc/90/4-10.ps.g</w:t>
      </w:r>
      <w:r w:rsidRPr="00612C55">
        <w:rPr>
          <w:rFonts w:cs="Arial"/>
        </w:rPr>
        <w:t>z</w:t>
      </w:r>
      <w:r w:rsidRPr="00A92AC8">
        <w:t>.</w:t>
      </w:r>
      <w:r>
        <w:t xml:space="preserve"> </w:t>
      </w:r>
      <w:r w:rsidRPr="00A92AC8">
        <w:t>Associated code available as</w:t>
      </w:r>
      <w:r>
        <w:br/>
      </w:r>
      <w:r w:rsidRPr="0024793A">
        <w:rPr>
          <w:rFonts w:cs="Arial"/>
        </w:rPr>
        <w:t>http://cm.bell-labs.com/netlib/fp/dtoa.c.gz</w:t>
      </w:r>
      <w:r w:rsidRPr="00A92AC8">
        <w:t> and as</w:t>
      </w:r>
      <w:r>
        <w:br/>
      </w:r>
      <w:r w:rsidRPr="0024793A">
        <w:rPr>
          <w:rFonts w:cs="Arial"/>
        </w:rPr>
        <w:t>http://cm.bell-labs.com/netlib/fp/g_fmt.c.gz</w:t>
      </w:r>
      <w:r w:rsidRPr="00A92AC8">
        <w:t xml:space="preserve"> and may also be found at the various </w:t>
      </w:r>
      <w:r w:rsidRPr="00A92AC8">
        <w:rPr>
          <w:rFonts w:ascii="Courier New" w:hAnsi="Courier New"/>
          <w:b/>
        </w:rPr>
        <w:t>netlib</w:t>
      </w:r>
      <w:r w:rsidRPr="00A92AC8">
        <w:t xml:space="preserve"> mirror sites.</w:t>
      </w:r>
    </w:p>
    <w:p w14:paraId="0DF2574A" w14:textId="77777777" w:rsidR="004C02EF" w:rsidRDefault="004C02EF" w:rsidP="00C623F2">
      <w:pPr>
        <w:pStyle w:val="20"/>
        <w:numPr>
          <w:ilvl w:val="0"/>
          <w:numId w:val="0"/>
        </w:numPr>
      </w:pPr>
      <w:bookmarkStart w:id="2009" w:name="_Ref455971449"/>
      <w:bookmarkStart w:id="2010" w:name="_Ref456011191"/>
      <w:bookmarkStart w:id="2011" w:name="_Toc472818798"/>
      <w:bookmarkStart w:id="2012" w:name="_Toc235503368"/>
      <w:bookmarkStart w:id="2013" w:name="_Toc241509143"/>
      <w:bookmarkStart w:id="2014" w:name="_Toc244416630"/>
      <w:bookmarkStart w:id="2015" w:name="_Toc276630994"/>
      <w:bookmarkStart w:id="2016" w:name="_Toc153968383"/>
      <w:r>
        <w:t>9.9</w:t>
      </w:r>
      <w:r>
        <w:tab/>
        <w:t>ToObjec</w:t>
      </w:r>
      <w:bookmarkEnd w:id="2000"/>
      <w:bookmarkEnd w:id="2001"/>
      <w:bookmarkEnd w:id="2002"/>
      <w:bookmarkEnd w:id="2003"/>
      <w:bookmarkEnd w:id="2004"/>
      <w:bookmarkEnd w:id="2005"/>
      <w:bookmarkEnd w:id="2006"/>
      <w:bookmarkEnd w:id="2007"/>
      <w:bookmarkEnd w:id="2008"/>
      <w:r>
        <w:t>t</w:t>
      </w:r>
      <w:bookmarkEnd w:id="2009"/>
      <w:bookmarkEnd w:id="2010"/>
      <w:bookmarkEnd w:id="2011"/>
      <w:bookmarkEnd w:id="2012"/>
      <w:bookmarkEnd w:id="2013"/>
      <w:bookmarkEnd w:id="2014"/>
      <w:bookmarkEnd w:id="2015"/>
      <w:bookmarkEnd w:id="2016"/>
    </w:p>
    <w:p w14:paraId="250B6B48" w14:textId="77777777" w:rsidR="004C02EF" w:rsidRDefault="004C02EF" w:rsidP="004C02EF">
      <w:pPr>
        <w:spacing w:after="120"/>
      </w:pPr>
      <w:r>
        <w:t xml:space="preserve">The abstract operation ToObject converts its argument to a value of type Object according to </w:t>
      </w:r>
      <w:r w:rsidRPr="00004BD3">
        <w:t xml:space="preserve">Table </w:t>
      </w:r>
      <w:del w:id="2017" w:author="Allen Wirfs-Brock" w:date="2011-07-02T13:28:00Z">
        <w:r w:rsidRPr="00004BD3" w:rsidDel="008962D8">
          <w:delText>14</w:delText>
        </w:r>
      </w:del>
      <w:ins w:id="2018" w:author="Allen Wirfs-Brock" w:date="2011-07-02T13:28:00Z">
        <w:r w:rsidR="008962D8">
          <w:t>15</w:t>
        </w:r>
      </w:ins>
      <w:r>
        <w:t>:</w:t>
      </w:r>
    </w:p>
    <w:p w14:paraId="421F61E1" w14:textId="77777777" w:rsidR="004C02EF" w:rsidRPr="00712500" w:rsidRDefault="004C02EF" w:rsidP="004C02EF">
      <w:pPr>
        <w:pStyle w:val="Tabletitle"/>
        <w:widowControl w:val="0"/>
      </w:pPr>
      <w:r w:rsidRPr="00004BD3">
        <w:rPr>
          <w:rFonts w:eastAsia="Arial Unicode MS"/>
        </w:rPr>
        <w:t>Table </w:t>
      </w:r>
      <w:del w:id="2019" w:author="Allen Wirfs-Brock" w:date="2011-07-02T13:29:00Z">
        <w:r w:rsidRPr="00004BD3" w:rsidDel="008962D8">
          <w:rPr>
            <w:rFonts w:eastAsia="Arial Unicode MS"/>
          </w:rPr>
          <w:delText xml:space="preserve">14 </w:delText>
        </w:r>
      </w:del>
      <w:ins w:id="2020" w:author="Allen Wirfs-Brock" w:date="2011-07-02T13:29:00Z">
        <w:r w:rsidR="008962D8">
          <w:rPr>
            <w:rFonts w:eastAsia="Arial Unicode MS"/>
          </w:rPr>
          <w:t>15</w:t>
        </w:r>
        <w:r w:rsidR="008962D8" w:rsidRPr="00004BD3">
          <w:rPr>
            <w:rFonts w:eastAsia="Arial Unicode MS"/>
          </w:rPr>
          <w:t xml:space="preserve"> </w:t>
        </w:r>
      </w:ins>
      <w:r w:rsidRPr="00004BD3">
        <w:rPr>
          <w:rFonts w:eastAsia="Arial Unicode MS"/>
        </w:rPr>
        <w:t xml:space="preserve">— </w:t>
      </w:r>
      <w:r>
        <w:t>ToObject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14:paraId="798C88F4" w14:textId="77777777" w:rsidTr="003A4B22">
        <w:trPr>
          <w:trHeight w:val="347"/>
          <w:jc w:val="center"/>
        </w:trPr>
        <w:tc>
          <w:tcPr>
            <w:tcW w:w="1998" w:type="dxa"/>
            <w:tcBorders>
              <w:top w:val="single" w:sz="12" w:space="0" w:color="000000"/>
              <w:left w:val="single" w:sz="6" w:space="0" w:color="000000"/>
              <w:bottom w:val="single" w:sz="6" w:space="0" w:color="000000"/>
              <w:right w:val="nil"/>
            </w:tcBorders>
            <w:shd w:val="solid" w:color="C0C0C0" w:fill="FFFFFF"/>
          </w:tcPr>
          <w:p w14:paraId="48FABB78" w14:textId="77777777" w:rsidR="004C02EF" w:rsidRDefault="004C02EF" w:rsidP="003A4B22">
            <w:pPr>
              <w:keepNext/>
              <w:shd w:val="solid" w:color="C0C0C0" w:fill="FFFFFF"/>
              <w:spacing w:after="0"/>
              <w:rPr>
                <w:b/>
                <w:i/>
                <w:shd w:val="solid" w:color="C0C0C0" w:fill="FFFFFF"/>
              </w:rPr>
            </w:pPr>
            <w:r>
              <w:rPr>
                <w:b/>
                <w:i/>
                <w:shd w:val="solid" w:color="C0C0C0" w:fill="FFFFFF"/>
              </w:rPr>
              <w:t>Argument</w:t>
            </w:r>
            <w:r w:rsidRPr="00984A3F">
              <w:rPr>
                <w:b/>
                <w:i/>
                <w:shd w:val="solid" w:color="C0C0C0" w:fill="FFFFFF"/>
              </w:rPr>
              <w:t xml:space="preserve"> Type</w:t>
            </w:r>
          </w:p>
        </w:tc>
        <w:tc>
          <w:tcPr>
            <w:tcW w:w="6858" w:type="dxa"/>
            <w:tcBorders>
              <w:top w:val="single" w:sz="12" w:space="0" w:color="000000"/>
              <w:left w:val="nil"/>
              <w:bottom w:val="single" w:sz="6" w:space="0" w:color="000000"/>
              <w:right w:val="single" w:sz="6" w:space="0" w:color="000000"/>
            </w:tcBorders>
            <w:shd w:val="solid" w:color="C0C0C0" w:fill="FFFFFF"/>
          </w:tcPr>
          <w:p w14:paraId="55F6D66A"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Result</w:t>
            </w:r>
          </w:p>
        </w:tc>
      </w:tr>
      <w:tr w:rsidR="004C02EF" w14:paraId="7C001EBF" w14:textId="77777777" w:rsidTr="003A4B22">
        <w:trPr>
          <w:jc w:val="center"/>
        </w:trPr>
        <w:tc>
          <w:tcPr>
            <w:tcW w:w="1998" w:type="dxa"/>
            <w:tcBorders>
              <w:top w:val="nil"/>
            </w:tcBorders>
          </w:tcPr>
          <w:p w14:paraId="1F6F00CA" w14:textId="77777777" w:rsidR="004C02EF" w:rsidRDefault="004C02EF" w:rsidP="003A4B22">
            <w:pPr>
              <w:keepNext/>
              <w:spacing w:after="60"/>
            </w:pPr>
            <w:r w:rsidRPr="00984A3F">
              <w:t>Undefined</w:t>
            </w:r>
          </w:p>
        </w:tc>
        <w:tc>
          <w:tcPr>
            <w:tcW w:w="6858" w:type="dxa"/>
            <w:tcBorders>
              <w:top w:val="nil"/>
            </w:tcBorders>
          </w:tcPr>
          <w:p w14:paraId="007DFA83" w14:textId="77777777" w:rsidR="004C02EF" w:rsidRDefault="004C02EF" w:rsidP="003A4B22">
            <w:pPr>
              <w:keepNext/>
              <w:spacing w:after="60"/>
            </w:pPr>
            <w:r w:rsidRPr="00984A3F">
              <w:t xml:space="preserve">Throw a </w:t>
            </w:r>
            <w:r w:rsidRPr="00984A3F">
              <w:rPr>
                <w:b/>
              </w:rPr>
              <w:t>TypeError</w:t>
            </w:r>
            <w:r w:rsidRPr="00984A3F">
              <w:t xml:space="preserve"> exception.</w:t>
            </w:r>
          </w:p>
        </w:tc>
      </w:tr>
      <w:tr w:rsidR="004C02EF" w14:paraId="735D0C60" w14:textId="77777777" w:rsidTr="003A4B22">
        <w:trPr>
          <w:jc w:val="center"/>
        </w:trPr>
        <w:tc>
          <w:tcPr>
            <w:tcW w:w="1998" w:type="dxa"/>
          </w:tcPr>
          <w:p w14:paraId="2BA87735" w14:textId="77777777" w:rsidR="004C02EF" w:rsidRDefault="004C02EF" w:rsidP="003A4B22">
            <w:pPr>
              <w:keepNext/>
              <w:spacing w:after="60"/>
            </w:pPr>
            <w:r w:rsidRPr="00984A3F">
              <w:t>Null</w:t>
            </w:r>
          </w:p>
        </w:tc>
        <w:tc>
          <w:tcPr>
            <w:tcW w:w="6858" w:type="dxa"/>
          </w:tcPr>
          <w:p w14:paraId="78F1E7F8" w14:textId="77777777" w:rsidR="004C02EF" w:rsidRDefault="004C02EF" w:rsidP="003A4B22">
            <w:pPr>
              <w:keepNext/>
              <w:spacing w:after="60"/>
            </w:pPr>
            <w:r w:rsidRPr="00984A3F">
              <w:t xml:space="preserve">Throw a </w:t>
            </w:r>
            <w:r w:rsidRPr="00984A3F">
              <w:rPr>
                <w:b/>
              </w:rPr>
              <w:t>TypeError</w:t>
            </w:r>
            <w:r w:rsidRPr="00984A3F">
              <w:t xml:space="preserve"> exception.</w:t>
            </w:r>
          </w:p>
        </w:tc>
      </w:tr>
      <w:tr w:rsidR="004C02EF" w14:paraId="64CF9DD3" w14:textId="77777777" w:rsidTr="003A4B22">
        <w:trPr>
          <w:jc w:val="center"/>
        </w:trPr>
        <w:tc>
          <w:tcPr>
            <w:tcW w:w="1998" w:type="dxa"/>
          </w:tcPr>
          <w:p w14:paraId="53B0C5AC" w14:textId="77777777" w:rsidR="004C02EF" w:rsidRDefault="004C02EF" w:rsidP="003A4B22">
            <w:pPr>
              <w:keepNext/>
              <w:spacing w:after="60"/>
            </w:pPr>
            <w:r w:rsidRPr="00984A3F">
              <w:t>Boolean</w:t>
            </w:r>
          </w:p>
        </w:tc>
        <w:tc>
          <w:tcPr>
            <w:tcW w:w="6858" w:type="dxa"/>
          </w:tcPr>
          <w:p w14:paraId="3F9C28A2" w14:textId="77777777" w:rsidR="004C02EF" w:rsidRDefault="004C02EF" w:rsidP="003A4B22">
            <w:pPr>
              <w:keepNext/>
              <w:spacing w:after="60"/>
            </w:pPr>
            <w:r w:rsidRPr="00984A3F">
              <w:t xml:space="preserve">Create a new Boolean object whose [[PrimitiveValue]] </w:t>
            </w:r>
            <w:r>
              <w:t xml:space="preserve">internal </w:t>
            </w:r>
            <w:r w:rsidRPr="00984A3F">
              <w:t xml:space="preserve">property is set to the value of the </w:t>
            </w:r>
            <w:r>
              <w:t>argument</w:t>
            </w:r>
            <w:r w:rsidRPr="00984A3F">
              <w:t>. See 15.6 for a description of Boolean objects.</w:t>
            </w:r>
          </w:p>
        </w:tc>
      </w:tr>
      <w:tr w:rsidR="004C02EF" w14:paraId="01AF61A9" w14:textId="77777777" w:rsidTr="003A4B22">
        <w:trPr>
          <w:jc w:val="center"/>
        </w:trPr>
        <w:tc>
          <w:tcPr>
            <w:tcW w:w="1998" w:type="dxa"/>
          </w:tcPr>
          <w:p w14:paraId="0BE692BA" w14:textId="77777777" w:rsidR="004C02EF" w:rsidRDefault="004C02EF" w:rsidP="003A4B22">
            <w:pPr>
              <w:keepNext/>
              <w:spacing w:after="60"/>
            </w:pPr>
            <w:r w:rsidRPr="00984A3F">
              <w:t>Number</w:t>
            </w:r>
          </w:p>
        </w:tc>
        <w:tc>
          <w:tcPr>
            <w:tcW w:w="6858" w:type="dxa"/>
          </w:tcPr>
          <w:p w14:paraId="2797B2B4" w14:textId="77777777" w:rsidR="004C02EF" w:rsidRDefault="004C02EF" w:rsidP="003A4B22">
            <w:pPr>
              <w:keepNext/>
              <w:spacing w:after="60"/>
            </w:pPr>
            <w:r w:rsidRPr="00984A3F">
              <w:t xml:space="preserve">Create a new Number object whose [[PrimitiveValue]] </w:t>
            </w:r>
            <w:r>
              <w:t xml:space="preserve">internal </w:t>
            </w:r>
            <w:r w:rsidRPr="00984A3F">
              <w:t xml:space="preserve">property is set to the value of the </w:t>
            </w:r>
            <w:r>
              <w:t>argument</w:t>
            </w:r>
            <w:r w:rsidRPr="00984A3F">
              <w:t>. See 15.7 for a description of Number objects.</w:t>
            </w:r>
          </w:p>
        </w:tc>
      </w:tr>
      <w:tr w:rsidR="004C02EF" w14:paraId="365E9223" w14:textId="77777777" w:rsidTr="003A4B22">
        <w:trPr>
          <w:jc w:val="center"/>
        </w:trPr>
        <w:tc>
          <w:tcPr>
            <w:tcW w:w="1998" w:type="dxa"/>
          </w:tcPr>
          <w:p w14:paraId="404241B3" w14:textId="77777777" w:rsidR="004C02EF" w:rsidRDefault="004C02EF" w:rsidP="003A4B22">
            <w:pPr>
              <w:keepNext/>
              <w:spacing w:after="60"/>
            </w:pPr>
            <w:r w:rsidRPr="00984A3F">
              <w:t>String</w:t>
            </w:r>
          </w:p>
        </w:tc>
        <w:tc>
          <w:tcPr>
            <w:tcW w:w="6858" w:type="dxa"/>
          </w:tcPr>
          <w:p w14:paraId="48DF3770" w14:textId="77777777" w:rsidR="004C02EF" w:rsidRDefault="004C02EF" w:rsidP="003A4B22">
            <w:pPr>
              <w:keepNext/>
              <w:spacing w:after="60"/>
            </w:pPr>
            <w:r w:rsidRPr="00984A3F">
              <w:t xml:space="preserve">Create a new String object whose [[PrimitiveValue]] </w:t>
            </w:r>
            <w:r>
              <w:t xml:space="preserve">internal </w:t>
            </w:r>
            <w:r w:rsidRPr="00984A3F">
              <w:t xml:space="preserve">property is set to the value of the </w:t>
            </w:r>
            <w:r>
              <w:t>argument</w:t>
            </w:r>
            <w:r w:rsidRPr="00984A3F">
              <w:t>. See 15.5 for a description of String objects.</w:t>
            </w:r>
          </w:p>
        </w:tc>
      </w:tr>
      <w:tr w:rsidR="004C02EF" w:rsidRPr="00984A3F" w14:paraId="060D286C" w14:textId="77777777" w:rsidTr="003A4B22">
        <w:trPr>
          <w:jc w:val="center"/>
        </w:trPr>
        <w:tc>
          <w:tcPr>
            <w:tcW w:w="1998" w:type="dxa"/>
          </w:tcPr>
          <w:p w14:paraId="6519295F" w14:textId="77777777" w:rsidR="004C02EF" w:rsidRDefault="004C02EF" w:rsidP="003A4B22">
            <w:pPr>
              <w:spacing w:after="60"/>
            </w:pPr>
            <w:r w:rsidRPr="00984A3F">
              <w:t>Object</w:t>
            </w:r>
          </w:p>
        </w:tc>
        <w:tc>
          <w:tcPr>
            <w:tcW w:w="6858" w:type="dxa"/>
          </w:tcPr>
          <w:p w14:paraId="1155077E" w14:textId="77777777" w:rsidR="004C02EF" w:rsidRPr="00984A3F" w:rsidRDefault="004C02EF" w:rsidP="003A4B22">
            <w:pPr>
              <w:spacing w:after="60"/>
            </w:pPr>
            <w:r w:rsidRPr="00984A3F">
              <w:t>The result is the input argument (no conversion).</w:t>
            </w:r>
          </w:p>
        </w:tc>
      </w:tr>
    </w:tbl>
    <w:p w14:paraId="41D45AD3" w14:textId="77777777" w:rsidR="004C02EF" w:rsidRDefault="004C02EF" w:rsidP="00C623F2">
      <w:pPr>
        <w:pStyle w:val="20"/>
        <w:numPr>
          <w:ilvl w:val="0"/>
          <w:numId w:val="0"/>
        </w:numPr>
        <w:spacing w:before="300"/>
      </w:pPr>
      <w:bookmarkStart w:id="2021" w:name="_Toc381513659"/>
      <w:bookmarkStart w:id="2022" w:name="_Toc382202802"/>
      <w:bookmarkStart w:id="2023" w:name="_Toc382203022"/>
      <w:bookmarkStart w:id="2024" w:name="_Toc382212181"/>
      <w:bookmarkStart w:id="2025" w:name="_Toc382212420"/>
      <w:bookmarkStart w:id="2026" w:name="_Toc382291526"/>
      <w:bookmarkStart w:id="2027" w:name="_Toc385672166"/>
      <w:bookmarkStart w:id="2028" w:name="_Toc393690261"/>
      <w:bookmarkStart w:id="2029" w:name="_Ref449966566"/>
      <w:bookmarkStart w:id="2030" w:name="_Toc472818799"/>
      <w:bookmarkStart w:id="2031" w:name="_Toc235503369"/>
      <w:bookmarkStart w:id="2032" w:name="_Toc241509144"/>
      <w:bookmarkStart w:id="2033" w:name="_Toc244416631"/>
      <w:bookmarkStart w:id="2034" w:name="_Toc276630995"/>
      <w:bookmarkStart w:id="2035" w:name="_Toc153968384"/>
      <w:r>
        <w:t>9.10</w:t>
      </w:r>
      <w:r>
        <w:tab/>
        <w:t>CheckObjectCoercible</w:t>
      </w:r>
      <w:bookmarkEnd w:id="2031"/>
      <w:bookmarkEnd w:id="2032"/>
      <w:bookmarkEnd w:id="2033"/>
      <w:bookmarkEnd w:id="2034"/>
      <w:bookmarkEnd w:id="2035"/>
    </w:p>
    <w:p w14:paraId="0AAD3536" w14:textId="77777777" w:rsidR="004C02EF" w:rsidRDefault="004C02EF" w:rsidP="004C02EF">
      <w:pPr>
        <w:spacing w:after="120"/>
      </w:pPr>
      <w:r>
        <w:t xml:space="preserve">The abstract operation CheckObjectCoercible throws an error if its argument is a value that cannot be converted to an Object using ToObject. It is defined by </w:t>
      </w:r>
      <w:r w:rsidRPr="00004BD3">
        <w:t xml:space="preserve">Table </w:t>
      </w:r>
      <w:del w:id="2036" w:author="Allen Wirfs-Brock" w:date="2011-07-02T13:29:00Z">
        <w:r w:rsidRPr="00004BD3" w:rsidDel="008962D8">
          <w:delText>15</w:delText>
        </w:r>
      </w:del>
      <w:ins w:id="2037" w:author="Allen Wirfs-Brock" w:date="2011-07-02T13:29:00Z">
        <w:r w:rsidR="008962D8">
          <w:t>16</w:t>
        </w:r>
      </w:ins>
      <w:r>
        <w:t>:</w:t>
      </w:r>
    </w:p>
    <w:p w14:paraId="31DF02F4" w14:textId="77777777" w:rsidR="004C02EF" w:rsidRPr="00712500" w:rsidRDefault="004C02EF" w:rsidP="004C02EF">
      <w:pPr>
        <w:pStyle w:val="Tabletitle"/>
        <w:keepNext w:val="0"/>
        <w:widowControl w:val="0"/>
      </w:pPr>
      <w:r w:rsidRPr="00004BD3">
        <w:rPr>
          <w:rFonts w:eastAsia="Arial Unicode MS"/>
        </w:rPr>
        <w:t>Table </w:t>
      </w:r>
      <w:del w:id="2038" w:author="Allen Wirfs-Brock" w:date="2011-07-02T13:29:00Z">
        <w:r w:rsidRPr="00004BD3" w:rsidDel="008962D8">
          <w:rPr>
            <w:rFonts w:eastAsia="Arial Unicode MS"/>
          </w:rPr>
          <w:delText xml:space="preserve">15 </w:delText>
        </w:r>
      </w:del>
      <w:ins w:id="2039" w:author="Allen Wirfs-Brock" w:date="2011-07-02T13:29:00Z">
        <w:r w:rsidR="008962D8">
          <w:rPr>
            <w:rFonts w:eastAsia="Arial Unicode MS"/>
          </w:rPr>
          <w:t>16</w:t>
        </w:r>
        <w:r w:rsidR="008962D8" w:rsidRPr="00004BD3">
          <w:rPr>
            <w:rFonts w:eastAsia="Arial Unicode MS"/>
          </w:rPr>
          <w:t xml:space="preserve"> </w:t>
        </w:r>
      </w:ins>
      <w:r w:rsidRPr="00004BD3">
        <w:rPr>
          <w:rFonts w:eastAsia="Arial Unicode MS"/>
        </w:rPr>
        <w:t xml:space="preserve">— </w:t>
      </w:r>
      <w:r>
        <w:t>CheckObjectCoercible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8"/>
        <w:gridCol w:w="6858"/>
      </w:tblGrid>
      <w:tr w:rsidR="004C02EF" w14:paraId="1664FF56" w14:textId="77777777" w:rsidTr="003A4B22">
        <w:trPr>
          <w:trHeight w:val="320"/>
          <w:jc w:val="center"/>
        </w:trPr>
        <w:tc>
          <w:tcPr>
            <w:tcW w:w="1998" w:type="dxa"/>
            <w:tcBorders>
              <w:top w:val="single" w:sz="12" w:space="0" w:color="000000"/>
              <w:left w:val="single" w:sz="6" w:space="0" w:color="000000"/>
              <w:bottom w:val="single" w:sz="6" w:space="0" w:color="000000"/>
              <w:right w:val="nil"/>
            </w:tcBorders>
            <w:shd w:val="solid" w:color="C0C0C0" w:fill="FFFFFF"/>
            <w:hideMark/>
          </w:tcPr>
          <w:p w14:paraId="5381162B" w14:textId="77777777" w:rsidR="004C02EF" w:rsidRDefault="004C02EF" w:rsidP="003A4B22">
            <w:pPr>
              <w:keepNext/>
              <w:shd w:val="solid" w:color="C0C0C0" w:fill="FFFFFF"/>
              <w:spacing w:after="0"/>
              <w:rPr>
                <w:b/>
                <w:i/>
                <w:shd w:val="solid" w:color="C0C0C0" w:fill="FFFFFF"/>
              </w:rPr>
            </w:pPr>
            <w:r>
              <w:rPr>
                <w:b/>
                <w:i/>
                <w:shd w:val="solid" w:color="C0C0C0" w:fill="FFFFFF"/>
              </w:rPr>
              <w:t>Argument</w:t>
            </w:r>
            <w:r w:rsidRPr="00984A3F">
              <w:rPr>
                <w:b/>
                <w:i/>
                <w:shd w:val="solid" w:color="C0C0C0" w:fill="FFFFFF"/>
              </w:rPr>
              <w:t xml:space="preserve"> Type</w:t>
            </w:r>
          </w:p>
        </w:tc>
        <w:tc>
          <w:tcPr>
            <w:tcW w:w="6858" w:type="dxa"/>
            <w:tcBorders>
              <w:top w:val="single" w:sz="12" w:space="0" w:color="000000"/>
              <w:left w:val="nil"/>
              <w:bottom w:val="single" w:sz="6" w:space="0" w:color="000000"/>
              <w:right w:val="single" w:sz="6" w:space="0" w:color="000000"/>
            </w:tcBorders>
            <w:shd w:val="solid" w:color="C0C0C0" w:fill="FFFFFF"/>
            <w:hideMark/>
          </w:tcPr>
          <w:p w14:paraId="1A3C4D0F"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Result</w:t>
            </w:r>
          </w:p>
        </w:tc>
      </w:tr>
      <w:tr w:rsidR="004C02EF" w14:paraId="050323C0" w14:textId="77777777" w:rsidTr="003A4B22">
        <w:trPr>
          <w:jc w:val="center"/>
        </w:trPr>
        <w:tc>
          <w:tcPr>
            <w:tcW w:w="1998" w:type="dxa"/>
            <w:tcBorders>
              <w:top w:val="nil"/>
              <w:left w:val="single" w:sz="6" w:space="0" w:color="auto"/>
              <w:bottom w:val="single" w:sz="6" w:space="0" w:color="auto"/>
              <w:right w:val="single" w:sz="6" w:space="0" w:color="auto"/>
            </w:tcBorders>
            <w:hideMark/>
          </w:tcPr>
          <w:p w14:paraId="3BA43346" w14:textId="77777777" w:rsidR="004C02EF" w:rsidRDefault="004C02EF" w:rsidP="003A4B22">
            <w:pPr>
              <w:keepNext/>
              <w:spacing w:after="60"/>
            </w:pPr>
            <w:r w:rsidRPr="00984A3F">
              <w:t>Undefined</w:t>
            </w:r>
          </w:p>
        </w:tc>
        <w:tc>
          <w:tcPr>
            <w:tcW w:w="6858" w:type="dxa"/>
            <w:tcBorders>
              <w:top w:val="nil"/>
              <w:left w:val="single" w:sz="6" w:space="0" w:color="auto"/>
              <w:bottom w:val="single" w:sz="6" w:space="0" w:color="auto"/>
              <w:right w:val="single" w:sz="6" w:space="0" w:color="auto"/>
            </w:tcBorders>
            <w:hideMark/>
          </w:tcPr>
          <w:p w14:paraId="254FE4A4" w14:textId="77777777" w:rsidR="004C02EF" w:rsidRDefault="004C02EF" w:rsidP="003A4B22">
            <w:pPr>
              <w:keepNext/>
              <w:spacing w:after="60"/>
            </w:pPr>
            <w:r w:rsidRPr="00984A3F">
              <w:t xml:space="preserve">Throw a </w:t>
            </w:r>
            <w:r w:rsidRPr="00984A3F">
              <w:rPr>
                <w:b/>
              </w:rPr>
              <w:t>TypeError</w:t>
            </w:r>
            <w:r w:rsidRPr="00984A3F">
              <w:t xml:space="preserve"> exception.</w:t>
            </w:r>
          </w:p>
        </w:tc>
      </w:tr>
      <w:tr w:rsidR="004C02EF" w14:paraId="4F7E0A65"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647F2AC1" w14:textId="77777777" w:rsidR="004C02EF" w:rsidRDefault="004C02EF" w:rsidP="003A4B22">
            <w:pPr>
              <w:keepNext/>
              <w:spacing w:after="60"/>
            </w:pPr>
            <w:r w:rsidRPr="00984A3F">
              <w:t>Null</w:t>
            </w:r>
          </w:p>
        </w:tc>
        <w:tc>
          <w:tcPr>
            <w:tcW w:w="6858" w:type="dxa"/>
            <w:tcBorders>
              <w:top w:val="single" w:sz="6" w:space="0" w:color="auto"/>
              <w:left w:val="single" w:sz="6" w:space="0" w:color="auto"/>
              <w:bottom w:val="single" w:sz="6" w:space="0" w:color="auto"/>
              <w:right w:val="single" w:sz="6" w:space="0" w:color="auto"/>
            </w:tcBorders>
            <w:hideMark/>
          </w:tcPr>
          <w:p w14:paraId="7D981C2E" w14:textId="77777777" w:rsidR="004C02EF" w:rsidRDefault="004C02EF" w:rsidP="003A4B22">
            <w:pPr>
              <w:keepNext/>
              <w:spacing w:after="60"/>
            </w:pPr>
            <w:r w:rsidRPr="00984A3F">
              <w:t xml:space="preserve">Throw a </w:t>
            </w:r>
            <w:r w:rsidRPr="00984A3F">
              <w:rPr>
                <w:b/>
              </w:rPr>
              <w:t>TypeError</w:t>
            </w:r>
            <w:r w:rsidRPr="00984A3F">
              <w:t xml:space="preserve"> exception.</w:t>
            </w:r>
          </w:p>
        </w:tc>
      </w:tr>
      <w:tr w:rsidR="004C02EF" w14:paraId="2AC91E88"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31619DEF" w14:textId="77777777" w:rsidR="004C02EF" w:rsidRDefault="004C02EF" w:rsidP="003A4B22">
            <w:pPr>
              <w:keepNext/>
              <w:spacing w:after="60"/>
            </w:pPr>
            <w:r w:rsidRPr="00984A3F">
              <w:t>Boolean</w:t>
            </w:r>
          </w:p>
        </w:tc>
        <w:tc>
          <w:tcPr>
            <w:tcW w:w="6858" w:type="dxa"/>
            <w:tcBorders>
              <w:top w:val="single" w:sz="6" w:space="0" w:color="auto"/>
              <w:left w:val="single" w:sz="6" w:space="0" w:color="auto"/>
              <w:bottom w:val="single" w:sz="6" w:space="0" w:color="auto"/>
              <w:right w:val="single" w:sz="6" w:space="0" w:color="auto"/>
            </w:tcBorders>
            <w:hideMark/>
          </w:tcPr>
          <w:p w14:paraId="08F49A1E" w14:textId="77777777" w:rsidR="004C02EF" w:rsidRDefault="004C02EF" w:rsidP="003A4B22">
            <w:pPr>
              <w:keepNext/>
              <w:spacing w:after="60"/>
            </w:pPr>
            <w:r w:rsidRPr="00984A3F">
              <w:t>Return</w:t>
            </w:r>
          </w:p>
        </w:tc>
      </w:tr>
      <w:tr w:rsidR="004C02EF" w14:paraId="4A6581A9"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00A512A3" w14:textId="77777777" w:rsidR="004C02EF" w:rsidRDefault="004C02EF" w:rsidP="003A4B22">
            <w:pPr>
              <w:keepNext/>
              <w:spacing w:after="60"/>
            </w:pPr>
            <w:r w:rsidRPr="00984A3F">
              <w:t>Number</w:t>
            </w:r>
          </w:p>
        </w:tc>
        <w:tc>
          <w:tcPr>
            <w:tcW w:w="6858" w:type="dxa"/>
            <w:tcBorders>
              <w:top w:val="single" w:sz="6" w:space="0" w:color="auto"/>
              <w:left w:val="single" w:sz="6" w:space="0" w:color="auto"/>
              <w:bottom w:val="single" w:sz="6" w:space="0" w:color="auto"/>
              <w:right w:val="single" w:sz="6" w:space="0" w:color="auto"/>
            </w:tcBorders>
            <w:hideMark/>
          </w:tcPr>
          <w:p w14:paraId="57C8B8C7" w14:textId="77777777" w:rsidR="004C02EF" w:rsidRDefault="004C02EF" w:rsidP="003A4B22">
            <w:pPr>
              <w:keepNext/>
              <w:spacing w:after="60"/>
            </w:pPr>
            <w:r w:rsidRPr="00984A3F">
              <w:t>Return</w:t>
            </w:r>
          </w:p>
        </w:tc>
      </w:tr>
      <w:tr w:rsidR="004C02EF" w14:paraId="14A852D9"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332C0DC2" w14:textId="77777777" w:rsidR="004C02EF" w:rsidRDefault="004C02EF" w:rsidP="003A4B22">
            <w:pPr>
              <w:keepNext/>
              <w:spacing w:after="60"/>
            </w:pPr>
            <w:r w:rsidRPr="00984A3F">
              <w:t>String</w:t>
            </w:r>
          </w:p>
        </w:tc>
        <w:tc>
          <w:tcPr>
            <w:tcW w:w="6858" w:type="dxa"/>
            <w:tcBorders>
              <w:top w:val="single" w:sz="6" w:space="0" w:color="auto"/>
              <w:left w:val="single" w:sz="6" w:space="0" w:color="auto"/>
              <w:bottom w:val="single" w:sz="6" w:space="0" w:color="auto"/>
              <w:right w:val="single" w:sz="6" w:space="0" w:color="auto"/>
            </w:tcBorders>
            <w:hideMark/>
          </w:tcPr>
          <w:p w14:paraId="3C188B64" w14:textId="77777777" w:rsidR="004C02EF" w:rsidRDefault="004C02EF" w:rsidP="003A4B22">
            <w:pPr>
              <w:keepNext/>
              <w:spacing w:after="60"/>
            </w:pPr>
            <w:r w:rsidRPr="00984A3F">
              <w:t>Return</w:t>
            </w:r>
          </w:p>
        </w:tc>
      </w:tr>
      <w:tr w:rsidR="004C02EF" w:rsidRPr="00984A3F" w14:paraId="1033C728"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187F084E" w14:textId="77777777" w:rsidR="004C02EF" w:rsidRDefault="004C02EF" w:rsidP="003A4B22">
            <w:pPr>
              <w:spacing w:after="60"/>
            </w:pPr>
            <w:r w:rsidRPr="00984A3F">
              <w:t>Object</w:t>
            </w:r>
          </w:p>
        </w:tc>
        <w:tc>
          <w:tcPr>
            <w:tcW w:w="6858" w:type="dxa"/>
            <w:tcBorders>
              <w:top w:val="single" w:sz="6" w:space="0" w:color="auto"/>
              <w:left w:val="single" w:sz="6" w:space="0" w:color="auto"/>
              <w:bottom w:val="single" w:sz="6" w:space="0" w:color="auto"/>
              <w:right w:val="single" w:sz="6" w:space="0" w:color="auto"/>
            </w:tcBorders>
            <w:hideMark/>
          </w:tcPr>
          <w:p w14:paraId="5C6E5806" w14:textId="77777777" w:rsidR="004C02EF" w:rsidRPr="00984A3F" w:rsidRDefault="004C02EF" w:rsidP="003A4B22">
            <w:pPr>
              <w:spacing w:after="60"/>
            </w:pPr>
            <w:r w:rsidRPr="00984A3F">
              <w:t>Return</w:t>
            </w:r>
          </w:p>
        </w:tc>
      </w:tr>
    </w:tbl>
    <w:p w14:paraId="2D6C0F5E" w14:textId="77777777" w:rsidR="004C02EF" w:rsidRDefault="004C02EF" w:rsidP="00C623F2">
      <w:pPr>
        <w:pStyle w:val="20"/>
        <w:numPr>
          <w:ilvl w:val="0"/>
          <w:numId w:val="0"/>
        </w:numPr>
        <w:spacing w:before="300"/>
      </w:pPr>
      <w:bookmarkStart w:id="2040" w:name="_Toc235503370"/>
      <w:bookmarkStart w:id="2041" w:name="_Toc241509145"/>
      <w:bookmarkStart w:id="2042" w:name="_Toc244416632"/>
      <w:bookmarkStart w:id="2043" w:name="_Toc276630996"/>
      <w:bookmarkStart w:id="2044" w:name="_Toc153968385"/>
      <w:r>
        <w:t>9.11</w:t>
      </w:r>
      <w:r>
        <w:tab/>
        <w:t>IsCallable</w:t>
      </w:r>
      <w:bookmarkEnd w:id="2040"/>
      <w:bookmarkEnd w:id="2041"/>
      <w:bookmarkEnd w:id="2042"/>
      <w:bookmarkEnd w:id="2043"/>
      <w:bookmarkEnd w:id="2044"/>
    </w:p>
    <w:p w14:paraId="259647B7" w14:textId="77777777" w:rsidR="004C02EF" w:rsidRDefault="004C02EF" w:rsidP="004C02EF">
      <w:r>
        <w:t xml:space="preserve">The abstract </w:t>
      </w:r>
      <w:r w:rsidRPr="00290FB0">
        <w:t>operat</w:t>
      </w:r>
      <w:r>
        <w:t xml:space="preserve">ion IsCallable determines if its argument, which must be an ECMAScript language value, is a callable function Object according to </w:t>
      </w:r>
      <w:r w:rsidRPr="00004BD3">
        <w:t xml:space="preserve">Table </w:t>
      </w:r>
      <w:del w:id="2045" w:author="Allen Wirfs-Brock" w:date="2011-07-02T13:29:00Z">
        <w:r w:rsidRPr="00004BD3" w:rsidDel="008962D8">
          <w:delText>16</w:delText>
        </w:r>
      </w:del>
      <w:ins w:id="2046" w:author="Allen Wirfs-Brock" w:date="2011-07-02T13:29:00Z">
        <w:r w:rsidR="008962D8">
          <w:t>17</w:t>
        </w:r>
      </w:ins>
      <w:r>
        <w:t>:</w:t>
      </w:r>
    </w:p>
    <w:p w14:paraId="114A04A9" w14:textId="77777777" w:rsidR="004C02EF" w:rsidRPr="00712500" w:rsidRDefault="004C02EF" w:rsidP="004C02EF">
      <w:pPr>
        <w:pStyle w:val="Tabletitle"/>
        <w:widowControl w:val="0"/>
      </w:pPr>
      <w:r w:rsidRPr="00004BD3">
        <w:rPr>
          <w:rFonts w:eastAsia="Arial Unicode MS"/>
        </w:rPr>
        <w:t>Table </w:t>
      </w:r>
      <w:del w:id="2047" w:author="Allen Wirfs-Brock" w:date="2011-07-02T13:29:00Z">
        <w:r w:rsidRPr="00004BD3" w:rsidDel="008962D8">
          <w:rPr>
            <w:rFonts w:eastAsia="Arial Unicode MS"/>
          </w:rPr>
          <w:delText xml:space="preserve">16 </w:delText>
        </w:r>
      </w:del>
      <w:ins w:id="2048" w:author="Allen Wirfs-Brock" w:date="2011-07-02T13:29:00Z">
        <w:r w:rsidR="008962D8">
          <w:rPr>
            <w:rFonts w:eastAsia="Arial Unicode MS"/>
          </w:rPr>
          <w:t>17</w:t>
        </w:r>
        <w:r w:rsidR="008962D8" w:rsidRPr="00004BD3">
          <w:rPr>
            <w:rFonts w:eastAsia="Arial Unicode MS"/>
          </w:rPr>
          <w:t xml:space="preserve"> </w:t>
        </w:r>
      </w:ins>
      <w:r w:rsidRPr="00004BD3">
        <w:rPr>
          <w:rFonts w:eastAsia="Arial Unicode MS"/>
        </w:rPr>
        <w:t xml:space="preserve">— </w:t>
      </w:r>
      <w:r>
        <w:t>IsCallable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14:paraId="7B5CAFEE" w14:textId="77777777" w:rsidTr="003A4B22">
        <w:trPr>
          <w:trHeight w:val="302"/>
          <w:jc w:val="center"/>
        </w:trPr>
        <w:tc>
          <w:tcPr>
            <w:tcW w:w="1998" w:type="dxa"/>
            <w:tcBorders>
              <w:top w:val="single" w:sz="12" w:space="0" w:color="000000"/>
              <w:left w:val="single" w:sz="6" w:space="0" w:color="000000"/>
              <w:bottom w:val="single" w:sz="6" w:space="0" w:color="000000"/>
              <w:right w:val="nil"/>
            </w:tcBorders>
            <w:shd w:val="solid" w:color="C0C0C0" w:fill="FFFFFF"/>
          </w:tcPr>
          <w:p w14:paraId="5FA17E51" w14:textId="77777777" w:rsidR="004C02EF" w:rsidRDefault="004C02EF" w:rsidP="003A4B22">
            <w:pPr>
              <w:keepNext/>
              <w:shd w:val="solid" w:color="C0C0C0" w:fill="FFFFFF"/>
              <w:spacing w:after="0"/>
              <w:rPr>
                <w:b/>
                <w:i/>
                <w:shd w:val="solid" w:color="C0C0C0" w:fill="FFFFFF"/>
              </w:rPr>
            </w:pPr>
            <w:r>
              <w:rPr>
                <w:b/>
                <w:i/>
                <w:shd w:val="solid" w:color="C0C0C0" w:fill="FFFFFF"/>
              </w:rPr>
              <w:t>Argument</w:t>
            </w:r>
            <w:r w:rsidRPr="00984A3F">
              <w:rPr>
                <w:b/>
                <w:i/>
                <w:shd w:val="solid" w:color="C0C0C0" w:fill="FFFFFF"/>
              </w:rPr>
              <w:t xml:space="preserve"> Type</w:t>
            </w:r>
          </w:p>
        </w:tc>
        <w:tc>
          <w:tcPr>
            <w:tcW w:w="6858" w:type="dxa"/>
            <w:tcBorders>
              <w:top w:val="single" w:sz="12" w:space="0" w:color="000000"/>
              <w:left w:val="nil"/>
              <w:bottom w:val="single" w:sz="6" w:space="0" w:color="000000"/>
              <w:right w:val="single" w:sz="6" w:space="0" w:color="000000"/>
            </w:tcBorders>
            <w:shd w:val="solid" w:color="C0C0C0" w:fill="FFFFFF"/>
          </w:tcPr>
          <w:p w14:paraId="5177C8BC"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Result</w:t>
            </w:r>
          </w:p>
        </w:tc>
      </w:tr>
      <w:tr w:rsidR="004C02EF" w14:paraId="210E3EE5" w14:textId="77777777" w:rsidTr="003A4B22">
        <w:trPr>
          <w:jc w:val="center"/>
        </w:trPr>
        <w:tc>
          <w:tcPr>
            <w:tcW w:w="1998" w:type="dxa"/>
            <w:tcBorders>
              <w:top w:val="nil"/>
            </w:tcBorders>
          </w:tcPr>
          <w:p w14:paraId="2DD64349" w14:textId="77777777" w:rsidR="004C02EF" w:rsidRDefault="004C02EF" w:rsidP="003A4B22">
            <w:pPr>
              <w:keepNext/>
              <w:spacing w:after="60"/>
            </w:pPr>
            <w:r w:rsidRPr="00984A3F">
              <w:t>Undefined</w:t>
            </w:r>
          </w:p>
        </w:tc>
        <w:tc>
          <w:tcPr>
            <w:tcW w:w="6858" w:type="dxa"/>
            <w:tcBorders>
              <w:top w:val="nil"/>
            </w:tcBorders>
          </w:tcPr>
          <w:p w14:paraId="0FE00AE2" w14:textId="77777777" w:rsidR="004C02EF" w:rsidRDefault="004C02EF" w:rsidP="003A4B22">
            <w:pPr>
              <w:keepNext/>
              <w:spacing w:after="60"/>
            </w:pPr>
            <w:r w:rsidRPr="00984A3F">
              <w:t xml:space="preserve">Return </w:t>
            </w:r>
            <w:r w:rsidRPr="00984A3F">
              <w:rPr>
                <w:b/>
              </w:rPr>
              <w:t>false</w:t>
            </w:r>
            <w:r w:rsidRPr="00984A3F">
              <w:t>.</w:t>
            </w:r>
          </w:p>
        </w:tc>
      </w:tr>
      <w:tr w:rsidR="004C02EF" w14:paraId="78BF2C1B" w14:textId="77777777" w:rsidTr="003A4B22">
        <w:trPr>
          <w:jc w:val="center"/>
        </w:trPr>
        <w:tc>
          <w:tcPr>
            <w:tcW w:w="1998" w:type="dxa"/>
          </w:tcPr>
          <w:p w14:paraId="3A8F92E9" w14:textId="77777777" w:rsidR="004C02EF" w:rsidRDefault="004C02EF" w:rsidP="003A4B22">
            <w:pPr>
              <w:keepNext/>
              <w:spacing w:after="60"/>
            </w:pPr>
            <w:r w:rsidRPr="00984A3F">
              <w:t>Null</w:t>
            </w:r>
          </w:p>
        </w:tc>
        <w:tc>
          <w:tcPr>
            <w:tcW w:w="6858" w:type="dxa"/>
          </w:tcPr>
          <w:p w14:paraId="3103C591" w14:textId="77777777" w:rsidR="004C02EF" w:rsidRDefault="004C02EF" w:rsidP="003A4B22">
            <w:pPr>
              <w:keepNext/>
              <w:spacing w:after="60"/>
            </w:pPr>
            <w:r w:rsidRPr="00984A3F">
              <w:t xml:space="preserve">Return </w:t>
            </w:r>
            <w:r w:rsidRPr="00984A3F">
              <w:rPr>
                <w:b/>
              </w:rPr>
              <w:t>false</w:t>
            </w:r>
            <w:r w:rsidRPr="00984A3F">
              <w:t>.</w:t>
            </w:r>
          </w:p>
        </w:tc>
      </w:tr>
      <w:tr w:rsidR="004C02EF" w14:paraId="454568C3" w14:textId="77777777" w:rsidTr="003A4B22">
        <w:trPr>
          <w:jc w:val="center"/>
        </w:trPr>
        <w:tc>
          <w:tcPr>
            <w:tcW w:w="1998" w:type="dxa"/>
          </w:tcPr>
          <w:p w14:paraId="590BFF3E" w14:textId="77777777" w:rsidR="004C02EF" w:rsidRDefault="004C02EF" w:rsidP="003A4B22">
            <w:pPr>
              <w:keepNext/>
              <w:spacing w:after="60"/>
            </w:pPr>
            <w:r w:rsidRPr="00984A3F">
              <w:t>Boolean</w:t>
            </w:r>
          </w:p>
        </w:tc>
        <w:tc>
          <w:tcPr>
            <w:tcW w:w="6858" w:type="dxa"/>
          </w:tcPr>
          <w:p w14:paraId="3C4BDC0B" w14:textId="77777777" w:rsidR="004C02EF" w:rsidRDefault="004C02EF" w:rsidP="003A4B22">
            <w:pPr>
              <w:keepNext/>
              <w:spacing w:after="60"/>
            </w:pPr>
            <w:r w:rsidRPr="00984A3F">
              <w:t xml:space="preserve">Return </w:t>
            </w:r>
            <w:r w:rsidRPr="00984A3F">
              <w:rPr>
                <w:b/>
              </w:rPr>
              <w:t>false</w:t>
            </w:r>
            <w:r w:rsidRPr="00984A3F">
              <w:t>.</w:t>
            </w:r>
          </w:p>
        </w:tc>
      </w:tr>
      <w:tr w:rsidR="004C02EF" w14:paraId="4EF0AE77" w14:textId="77777777" w:rsidTr="003A4B22">
        <w:trPr>
          <w:jc w:val="center"/>
        </w:trPr>
        <w:tc>
          <w:tcPr>
            <w:tcW w:w="1998" w:type="dxa"/>
          </w:tcPr>
          <w:p w14:paraId="12D0E7B8" w14:textId="77777777" w:rsidR="004C02EF" w:rsidRDefault="004C02EF" w:rsidP="003A4B22">
            <w:pPr>
              <w:keepNext/>
              <w:spacing w:after="60"/>
            </w:pPr>
            <w:r w:rsidRPr="00984A3F">
              <w:t>Number</w:t>
            </w:r>
          </w:p>
        </w:tc>
        <w:tc>
          <w:tcPr>
            <w:tcW w:w="6858" w:type="dxa"/>
          </w:tcPr>
          <w:p w14:paraId="73564061" w14:textId="77777777" w:rsidR="004C02EF" w:rsidRDefault="004C02EF" w:rsidP="003A4B22">
            <w:pPr>
              <w:keepNext/>
              <w:spacing w:after="60"/>
            </w:pPr>
            <w:r w:rsidRPr="00984A3F">
              <w:t xml:space="preserve">Return </w:t>
            </w:r>
            <w:r w:rsidRPr="00984A3F">
              <w:rPr>
                <w:b/>
              </w:rPr>
              <w:t>false</w:t>
            </w:r>
            <w:r w:rsidRPr="00984A3F">
              <w:t>.</w:t>
            </w:r>
          </w:p>
        </w:tc>
      </w:tr>
      <w:tr w:rsidR="004C02EF" w14:paraId="1D5A13B5" w14:textId="77777777" w:rsidTr="003A4B22">
        <w:trPr>
          <w:jc w:val="center"/>
        </w:trPr>
        <w:tc>
          <w:tcPr>
            <w:tcW w:w="1998" w:type="dxa"/>
          </w:tcPr>
          <w:p w14:paraId="0261F45C" w14:textId="77777777" w:rsidR="004C02EF" w:rsidRDefault="004C02EF" w:rsidP="003A4B22">
            <w:pPr>
              <w:keepNext/>
              <w:spacing w:after="60"/>
            </w:pPr>
            <w:r w:rsidRPr="00984A3F">
              <w:t>String</w:t>
            </w:r>
          </w:p>
        </w:tc>
        <w:tc>
          <w:tcPr>
            <w:tcW w:w="6858" w:type="dxa"/>
          </w:tcPr>
          <w:p w14:paraId="02E81AD5" w14:textId="77777777" w:rsidR="004C02EF" w:rsidRDefault="004C02EF" w:rsidP="003A4B22">
            <w:pPr>
              <w:keepNext/>
              <w:spacing w:after="60"/>
            </w:pPr>
            <w:r w:rsidRPr="00984A3F">
              <w:t xml:space="preserve">Return </w:t>
            </w:r>
            <w:r w:rsidRPr="00984A3F">
              <w:rPr>
                <w:b/>
              </w:rPr>
              <w:t>false</w:t>
            </w:r>
            <w:r w:rsidRPr="00984A3F">
              <w:t>.</w:t>
            </w:r>
          </w:p>
        </w:tc>
      </w:tr>
      <w:tr w:rsidR="004C02EF" w:rsidRPr="00984A3F" w14:paraId="237B9B6D" w14:textId="77777777" w:rsidTr="003A4B22">
        <w:trPr>
          <w:jc w:val="center"/>
        </w:trPr>
        <w:tc>
          <w:tcPr>
            <w:tcW w:w="1998" w:type="dxa"/>
          </w:tcPr>
          <w:p w14:paraId="23B2C551" w14:textId="77777777" w:rsidR="004C02EF" w:rsidRDefault="004C02EF" w:rsidP="003A4B22">
            <w:pPr>
              <w:spacing w:after="60"/>
            </w:pPr>
            <w:r w:rsidRPr="00984A3F">
              <w:t>Object</w:t>
            </w:r>
          </w:p>
        </w:tc>
        <w:tc>
          <w:tcPr>
            <w:tcW w:w="6858" w:type="dxa"/>
          </w:tcPr>
          <w:p w14:paraId="1C4879F6" w14:textId="77777777" w:rsidR="004C02EF" w:rsidRPr="00984A3F" w:rsidRDefault="004C02EF" w:rsidP="003A4B22">
            <w:pPr>
              <w:spacing w:after="60"/>
            </w:pPr>
            <w:r w:rsidRPr="00984A3F">
              <w:t xml:space="preserve">If the argument object has a [[Call]] </w:t>
            </w:r>
            <w:r>
              <w:t xml:space="preserve">internal </w:t>
            </w:r>
            <w:r w:rsidRPr="00984A3F">
              <w:t xml:space="preserve">method, then return </w:t>
            </w:r>
            <w:r w:rsidRPr="00984A3F">
              <w:rPr>
                <w:b/>
              </w:rPr>
              <w:t>true</w:t>
            </w:r>
            <w:r w:rsidRPr="00984A3F">
              <w:t xml:space="preserve">, otherwise return </w:t>
            </w:r>
            <w:r w:rsidRPr="00984A3F">
              <w:rPr>
                <w:b/>
              </w:rPr>
              <w:t>false</w:t>
            </w:r>
            <w:r w:rsidRPr="00984A3F">
              <w:t>.</w:t>
            </w:r>
          </w:p>
        </w:tc>
      </w:tr>
    </w:tbl>
    <w:p w14:paraId="58065BE5" w14:textId="77777777" w:rsidR="004C02EF" w:rsidRPr="00052814" w:rsidRDefault="004C02EF" w:rsidP="00C623F2">
      <w:pPr>
        <w:pStyle w:val="20"/>
        <w:numPr>
          <w:ilvl w:val="0"/>
          <w:numId w:val="0"/>
        </w:numPr>
        <w:spacing w:before="300"/>
        <w:rPr>
          <w:bCs/>
        </w:rPr>
      </w:pPr>
      <w:bookmarkStart w:id="2049" w:name="_Toc235503371"/>
      <w:bookmarkStart w:id="2050" w:name="_Toc241509146"/>
      <w:bookmarkStart w:id="2051" w:name="_Toc244416633"/>
      <w:bookmarkStart w:id="2052" w:name="_Toc276630997"/>
      <w:bookmarkStart w:id="2053" w:name="_Toc153968386"/>
      <w:r w:rsidRPr="00052814">
        <w:rPr>
          <w:bCs/>
        </w:rPr>
        <w:t>9.12</w:t>
      </w:r>
      <w:r w:rsidRPr="00052814">
        <w:rPr>
          <w:bCs/>
        </w:rPr>
        <w:tab/>
        <w:t>The SameValue Algorithm</w:t>
      </w:r>
      <w:bookmarkEnd w:id="2049"/>
      <w:bookmarkEnd w:id="2050"/>
      <w:bookmarkEnd w:id="2051"/>
      <w:bookmarkEnd w:id="2052"/>
      <w:bookmarkEnd w:id="2053"/>
    </w:p>
    <w:p w14:paraId="07003BFB" w14:textId="77777777" w:rsidR="004C02EF" w:rsidRDefault="004C02EF" w:rsidP="004C02EF">
      <w:r>
        <w:t xml:space="preserve">The internal </w:t>
      </w:r>
      <w:r w:rsidRPr="00872541">
        <w:t>comparison</w:t>
      </w:r>
      <w:r>
        <w:t xml:space="preserve"> abstract operation SameValue(</w:t>
      </w:r>
      <w:r w:rsidRPr="00D420A6">
        <w:rPr>
          <w:rFonts w:ascii="Times New Roman" w:hAnsi="Times New Roman"/>
          <w:i/>
        </w:rPr>
        <w:t>x</w:t>
      </w:r>
      <w:r>
        <w:t xml:space="preserve">, </w:t>
      </w:r>
      <w:r w:rsidRPr="00D420A6">
        <w:rPr>
          <w:rFonts w:ascii="Times New Roman" w:hAnsi="Times New Roman"/>
          <w:i/>
        </w:rPr>
        <w:t>y</w:t>
      </w:r>
      <w:r>
        <w:t xml:space="preserve">), where </w:t>
      </w:r>
      <w:r w:rsidRPr="00D420A6">
        <w:rPr>
          <w:rFonts w:ascii="Times New Roman" w:hAnsi="Times New Roman"/>
          <w:i/>
        </w:rPr>
        <w:t>x</w:t>
      </w:r>
      <w:r>
        <w:t xml:space="preserve"> and </w:t>
      </w:r>
      <w:r w:rsidRPr="00D420A6">
        <w:rPr>
          <w:rFonts w:ascii="Times New Roman" w:hAnsi="Times New Roman"/>
          <w:i/>
        </w:rPr>
        <w:t>y</w:t>
      </w:r>
      <w:r>
        <w:t xml:space="preserve"> are ECMAScript language values, produces </w:t>
      </w:r>
      <w:r w:rsidRPr="005340CB">
        <w:rPr>
          <w:b/>
        </w:rPr>
        <w:t>true</w:t>
      </w:r>
      <w:r>
        <w:t xml:space="preserve"> or </w:t>
      </w:r>
      <w:r w:rsidRPr="005340CB">
        <w:rPr>
          <w:b/>
        </w:rPr>
        <w:t>false</w:t>
      </w:r>
      <w:r>
        <w:t xml:space="preserve">. Such a comparison is </w:t>
      </w:r>
      <w:r w:rsidRPr="00872541">
        <w:t>performed</w:t>
      </w:r>
      <w:r>
        <w:t xml:space="preserve"> as follows:</w:t>
      </w:r>
    </w:p>
    <w:p w14:paraId="2F09D338" w14:textId="77777777" w:rsidR="004C02EF" w:rsidRDefault="004C02EF" w:rsidP="004C02EF">
      <w:pPr>
        <w:pStyle w:val="Alg4"/>
        <w:numPr>
          <w:ilvl w:val="0"/>
          <w:numId w:val="361"/>
        </w:numPr>
      </w:pPr>
      <w:r>
        <w:t>If Type(</w:t>
      </w:r>
      <w:r w:rsidRPr="005340CB">
        <w:rPr>
          <w:i/>
        </w:rPr>
        <w:t>x</w:t>
      </w:r>
      <w:r>
        <w:t>) is different from Type(</w:t>
      </w:r>
      <w:r w:rsidRPr="005340CB">
        <w:rPr>
          <w:i/>
        </w:rPr>
        <w:t>y</w:t>
      </w:r>
      <w:r>
        <w:t xml:space="preserve">), return </w:t>
      </w:r>
      <w:r w:rsidRPr="005340CB">
        <w:rPr>
          <w:b/>
        </w:rPr>
        <w:t>false</w:t>
      </w:r>
      <w:r>
        <w:t>.</w:t>
      </w:r>
    </w:p>
    <w:p w14:paraId="26F8C650" w14:textId="77777777" w:rsidR="004C02EF" w:rsidRDefault="004C02EF" w:rsidP="004C02EF">
      <w:pPr>
        <w:pStyle w:val="Alg4"/>
        <w:numPr>
          <w:ilvl w:val="0"/>
          <w:numId w:val="361"/>
        </w:numPr>
      </w:pPr>
      <w:r>
        <w:t>If Type(</w:t>
      </w:r>
      <w:r w:rsidRPr="005340CB">
        <w:rPr>
          <w:i/>
        </w:rPr>
        <w:t>x</w:t>
      </w:r>
      <w:r>
        <w:t xml:space="preserve">) is Undefined, return </w:t>
      </w:r>
      <w:r w:rsidRPr="005340CB">
        <w:rPr>
          <w:b/>
        </w:rPr>
        <w:t>true</w:t>
      </w:r>
      <w:r>
        <w:t>.</w:t>
      </w:r>
    </w:p>
    <w:p w14:paraId="30DCC308" w14:textId="77777777" w:rsidR="004C02EF" w:rsidRDefault="004C02EF" w:rsidP="004C02EF">
      <w:pPr>
        <w:pStyle w:val="Alg4"/>
        <w:numPr>
          <w:ilvl w:val="0"/>
          <w:numId w:val="361"/>
        </w:numPr>
      </w:pPr>
      <w:r>
        <w:t>If Type(</w:t>
      </w:r>
      <w:r w:rsidRPr="005340CB">
        <w:rPr>
          <w:i/>
        </w:rPr>
        <w:t>x</w:t>
      </w:r>
      <w:r>
        <w:t xml:space="preserve">) is Null, return </w:t>
      </w:r>
      <w:r w:rsidRPr="005340CB">
        <w:rPr>
          <w:b/>
        </w:rPr>
        <w:t>true</w:t>
      </w:r>
      <w:r>
        <w:t>.</w:t>
      </w:r>
    </w:p>
    <w:p w14:paraId="2032C6D3" w14:textId="77777777" w:rsidR="004C02EF" w:rsidRDefault="004C02EF" w:rsidP="004C02EF">
      <w:pPr>
        <w:pStyle w:val="Alg4"/>
        <w:numPr>
          <w:ilvl w:val="0"/>
          <w:numId w:val="361"/>
        </w:numPr>
      </w:pPr>
      <w:r>
        <w:t>If Type(</w:t>
      </w:r>
      <w:r w:rsidRPr="005340CB">
        <w:rPr>
          <w:i/>
        </w:rPr>
        <w:t>x</w:t>
      </w:r>
      <w:r>
        <w:t>) is Number, then.</w:t>
      </w:r>
    </w:p>
    <w:p w14:paraId="570259FA" w14:textId="77777777" w:rsidR="004C02EF" w:rsidRDefault="004C02EF" w:rsidP="004C02EF">
      <w:pPr>
        <w:pStyle w:val="Alg4"/>
        <w:numPr>
          <w:ilvl w:val="1"/>
          <w:numId w:val="361"/>
        </w:numPr>
      </w:pPr>
      <w:r>
        <w:t xml:space="preserve">If </w:t>
      </w:r>
      <w:r w:rsidRPr="005340CB">
        <w:rPr>
          <w:i/>
        </w:rPr>
        <w:t>x</w:t>
      </w:r>
      <w:r>
        <w:t xml:space="preserve"> is NaN and </w:t>
      </w:r>
      <w:r w:rsidRPr="005340CB">
        <w:rPr>
          <w:i/>
        </w:rPr>
        <w:t>y</w:t>
      </w:r>
      <w:r>
        <w:t xml:space="preserve"> is NaN, return </w:t>
      </w:r>
      <w:r w:rsidRPr="005340CB">
        <w:rPr>
          <w:b/>
        </w:rPr>
        <w:t>true</w:t>
      </w:r>
      <w:r>
        <w:t>.</w:t>
      </w:r>
    </w:p>
    <w:p w14:paraId="1042B70C" w14:textId="77777777" w:rsidR="004C02EF" w:rsidRDefault="004C02EF" w:rsidP="004C02EF">
      <w:pPr>
        <w:pStyle w:val="Alg4"/>
        <w:numPr>
          <w:ilvl w:val="1"/>
          <w:numId w:val="361"/>
        </w:numPr>
      </w:pPr>
      <w:r>
        <w:t xml:space="preserve">If </w:t>
      </w:r>
      <w:r w:rsidRPr="005340CB">
        <w:rPr>
          <w:i/>
        </w:rPr>
        <w:t>x</w:t>
      </w:r>
      <w:r>
        <w:t xml:space="preserve"> is +0 and </w:t>
      </w:r>
      <w:r w:rsidRPr="005340CB">
        <w:rPr>
          <w:i/>
        </w:rPr>
        <w:t>y</w:t>
      </w:r>
      <w:r>
        <w:t xml:space="preserve"> is -0, return </w:t>
      </w:r>
      <w:r w:rsidRPr="005340CB">
        <w:rPr>
          <w:b/>
        </w:rPr>
        <w:t>false</w:t>
      </w:r>
      <w:r>
        <w:t>.</w:t>
      </w:r>
    </w:p>
    <w:p w14:paraId="6A74F80F" w14:textId="77777777" w:rsidR="004C02EF" w:rsidRDefault="004C02EF" w:rsidP="004C02EF">
      <w:pPr>
        <w:pStyle w:val="Alg4"/>
        <w:numPr>
          <w:ilvl w:val="1"/>
          <w:numId w:val="361"/>
        </w:numPr>
      </w:pPr>
      <w:r>
        <w:t xml:space="preserve">If </w:t>
      </w:r>
      <w:r w:rsidRPr="005340CB">
        <w:rPr>
          <w:i/>
        </w:rPr>
        <w:t>x</w:t>
      </w:r>
      <w:r>
        <w:t xml:space="preserve"> is -0 and </w:t>
      </w:r>
      <w:r w:rsidRPr="005340CB">
        <w:rPr>
          <w:i/>
        </w:rPr>
        <w:t>y</w:t>
      </w:r>
      <w:r>
        <w:t xml:space="preserve"> is +0, return </w:t>
      </w:r>
      <w:r w:rsidRPr="005340CB">
        <w:rPr>
          <w:b/>
        </w:rPr>
        <w:t>false</w:t>
      </w:r>
      <w:r>
        <w:t>.</w:t>
      </w:r>
    </w:p>
    <w:p w14:paraId="245D5A33" w14:textId="77777777" w:rsidR="004C02EF" w:rsidRDefault="004C02EF" w:rsidP="004C02EF">
      <w:pPr>
        <w:pStyle w:val="Alg4"/>
        <w:numPr>
          <w:ilvl w:val="1"/>
          <w:numId w:val="361"/>
        </w:numPr>
      </w:pPr>
      <w:r>
        <w:t xml:space="preserve">If </w:t>
      </w:r>
      <w:r w:rsidRPr="005340CB">
        <w:rPr>
          <w:i/>
        </w:rPr>
        <w:t>x</w:t>
      </w:r>
      <w:r>
        <w:t xml:space="preserve"> is the same Number value as </w:t>
      </w:r>
      <w:r w:rsidRPr="005340CB">
        <w:rPr>
          <w:i/>
        </w:rPr>
        <w:t>y</w:t>
      </w:r>
      <w:r>
        <w:t xml:space="preserve">, return </w:t>
      </w:r>
      <w:r w:rsidRPr="005340CB">
        <w:rPr>
          <w:b/>
        </w:rPr>
        <w:t>true</w:t>
      </w:r>
      <w:r>
        <w:t>.</w:t>
      </w:r>
    </w:p>
    <w:p w14:paraId="2C5A2EF2" w14:textId="77777777" w:rsidR="004C02EF" w:rsidRDefault="004C02EF" w:rsidP="004C02EF">
      <w:pPr>
        <w:pStyle w:val="Alg4"/>
        <w:numPr>
          <w:ilvl w:val="1"/>
          <w:numId w:val="361"/>
        </w:numPr>
      </w:pPr>
      <w:r>
        <w:t xml:space="preserve">Return </w:t>
      </w:r>
      <w:r w:rsidRPr="005340CB">
        <w:rPr>
          <w:b/>
        </w:rPr>
        <w:t>false</w:t>
      </w:r>
      <w:r>
        <w:t>.</w:t>
      </w:r>
    </w:p>
    <w:p w14:paraId="1AC7BA48" w14:textId="77777777" w:rsidR="004C02EF" w:rsidRDefault="004C02EF" w:rsidP="004C02EF">
      <w:pPr>
        <w:pStyle w:val="Alg4"/>
        <w:numPr>
          <w:ilvl w:val="0"/>
          <w:numId w:val="361"/>
        </w:numPr>
      </w:pPr>
      <w:r>
        <w:t>If Type(</w:t>
      </w:r>
      <w:r w:rsidRPr="005340CB">
        <w:rPr>
          <w:i/>
        </w:rPr>
        <w:t>x</w:t>
      </w:r>
      <w:r>
        <w:t xml:space="preserve">) is String, then return </w:t>
      </w:r>
      <w:r w:rsidRPr="00841881">
        <w:rPr>
          <w:b/>
        </w:rPr>
        <w:t xml:space="preserve">true </w:t>
      </w:r>
      <w:r>
        <w:t xml:space="preserve">if </w:t>
      </w:r>
      <w:r w:rsidRPr="005340CB">
        <w:rPr>
          <w:i/>
        </w:rPr>
        <w:t>x</w:t>
      </w:r>
      <w:r>
        <w:t xml:space="preserve"> and </w:t>
      </w:r>
      <w:r w:rsidRPr="005340CB">
        <w:rPr>
          <w:i/>
        </w:rPr>
        <w:t>y</w:t>
      </w:r>
      <w:r>
        <w:t xml:space="preserve"> are exactly the same sequence of characters (same length and same characters in corresponding positions); otherwise, return </w:t>
      </w:r>
      <w:r w:rsidRPr="005340CB">
        <w:rPr>
          <w:b/>
        </w:rPr>
        <w:t>false</w:t>
      </w:r>
      <w:r>
        <w:t>.</w:t>
      </w:r>
    </w:p>
    <w:p w14:paraId="7B4210C1" w14:textId="77777777" w:rsidR="004C02EF" w:rsidRDefault="004C02EF" w:rsidP="004C02EF">
      <w:pPr>
        <w:pStyle w:val="Alg4"/>
        <w:numPr>
          <w:ilvl w:val="0"/>
          <w:numId w:val="361"/>
        </w:numPr>
      </w:pPr>
      <w:r>
        <w:t>If Type(</w:t>
      </w:r>
      <w:r w:rsidRPr="005340CB">
        <w:rPr>
          <w:i/>
        </w:rPr>
        <w:t>x</w:t>
      </w:r>
      <w:r>
        <w:t xml:space="preserve">) is Boolean, return </w:t>
      </w:r>
      <w:r w:rsidRPr="00841881">
        <w:rPr>
          <w:b/>
        </w:rPr>
        <w:t xml:space="preserve">true </w:t>
      </w:r>
      <w:r>
        <w:t xml:space="preserve">if </w:t>
      </w:r>
      <w:r w:rsidRPr="005340CB">
        <w:rPr>
          <w:i/>
        </w:rPr>
        <w:t>x</w:t>
      </w:r>
      <w:r>
        <w:t xml:space="preserve"> and </w:t>
      </w:r>
      <w:r w:rsidRPr="005340CB">
        <w:rPr>
          <w:i/>
        </w:rPr>
        <w:t>y</w:t>
      </w:r>
      <w:r>
        <w:t xml:space="preserve"> are both </w:t>
      </w:r>
      <w:r w:rsidRPr="005340CB">
        <w:rPr>
          <w:b/>
        </w:rPr>
        <w:t>true</w:t>
      </w:r>
      <w:r>
        <w:t xml:space="preserve"> or both </w:t>
      </w:r>
      <w:r w:rsidRPr="005340CB">
        <w:rPr>
          <w:b/>
        </w:rPr>
        <w:t>false</w:t>
      </w:r>
      <w:r>
        <w:t xml:space="preserve">; otherwise, return </w:t>
      </w:r>
      <w:r w:rsidRPr="005340CB">
        <w:rPr>
          <w:b/>
        </w:rPr>
        <w:t>false</w:t>
      </w:r>
      <w:r>
        <w:t>.</w:t>
      </w:r>
    </w:p>
    <w:p w14:paraId="3089A996" w14:textId="77777777" w:rsidR="004C02EF" w:rsidRDefault="004C02EF" w:rsidP="004C02EF">
      <w:pPr>
        <w:pStyle w:val="Alg4"/>
        <w:numPr>
          <w:ilvl w:val="0"/>
          <w:numId w:val="361"/>
        </w:numPr>
        <w:spacing w:after="120"/>
      </w:pPr>
      <w:r>
        <w:t xml:space="preserve">Return true if </w:t>
      </w:r>
      <w:r w:rsidRPr="005340CB">
        <w:rPr>
          <w:i/>
        </w:rPr>
        <w:t>x</w:t>
      </w:r>
      <w:r>
        <w:t xml:space="preserve"> and </w:t>
      </w:r>
      <w:r w:rsidRPr="005340CB">
        <w:rPr>
          <w:i/>
        </w:rPr>
        <w:t>y</w:t>
      </w:r>
      <w:r>
        <w:t xml:space="preserve"> refer to the same object. Otherwise, return </w:t>
      </w:r>
      <w:r w:rsidRPr="005340CB">
        <w:rPr>
          <w:b/>
        </w:rPr>
        <w:t>false</w:t>
      </w:r>
      <w:r>
        <w:t>.</w:t>
      </w:r>
    </w:p>
    <w:p w14:paraId="2C3BA181" w14:textId="77777777" w:rsidR="004C02EF" w:rsidRDefault="004C02EF" w:rsidP="004C02EF">
      <w:pPr>
        <w:pStyle w:val="1"/>
        <w:numPr>
          <w:ilvl w:val="0"/>
          <w:numId w:val="0"/>
        </w:numPr>
      </w:pPr>
      <w:bookmarkStart w:id="2054" w:name="_Toc235503372"/>
      <w:bookmarkStart w:id="2055" w:name="_Toc241509147"/>
      <w:bookmarkStart w:id="2056" w:name="_Toc244416634"/>
      <w:bookmarkStart w:id="2057" w:name="_Toc276630998"/>
      <w:bookmarkStart w:id="2058" w:name="_Toc153968387"/>
      <w:r>
        <w:t>10</w:t>
      </w:r>
      <w:r>
        <w:tab/>
        <w:t>Executable Code and Execution Context</w:t>
      </w:r>
      <w:bookmarkEnd w:id="2021"/>
      <w:bookmarkEnd w:id="2022"/>
      <w:bookmarkEnd w:id="2023"/>
      <w:bookmarkEnd w:id="2024"/>
      <w:bookmarkEnd w:id="2025"/>
      <w:bookmarkEnd w:id="2026"/>
      <w:bookmarkEnd w:id="2027"/>
      <w:bookmarkEnd w:id="2028"/>
      <w:r>
        <w:t>s</w:t>
      </w:r>
      <w:bookmarkEnd w:id="2029"/>
      <w:bookmarkEnd w:id="2030"/>
      <w:bookmarkEnd w:id="2054"/>
      <w:bookmarkEnd w:id="2055"/>
      <w:bookmarkEnd w:id="2056"/>
      <w:bookmarkEnd w:id="2057"/>
      <w:bookmarkEnd w:id="2058"/>
    </w:p>
    <w:p w14:paraId="06AFACAE" w14:textId="77777777" w:rsidR="004C02EF" w:rsidRDefault="004C02EF" w:rsidP="00C623F2">
      <w:pPr>
        <w:pStyle w:val="20"/>
        <w:numPr>
          <w:ilvl w:val="0"/>
          <w:numId w:val="0"/>
        </w:numPr>
      </w:pPr>
      <w:bookmarkStart w:id="2059" w:name="_Toc235503373"/>
      <w:bookmarkStart w:id="2060" w:name="_Toc241509148"/>
      <w:bookmarkStart w:id="2061" w:name="_Toc244416635"/>
      <w:bookmarkStart w:id="2062" w:name="_Toc276630999"/>
      <w:bookmarkStart w:id="2063" w:name="_Toc153968388"/>
      <w:r>
        <w:t>10.1</w:t>
      </w:r>
      <w:r>
        <w:tab/>
        <w:t>Types of Executable Code</w:t>
      </w:r>
      <w:bookmarkEnd w:id="2059"/>
      <w:bookmarkEnd w:id="2060"/>
      <w:bookmarkEnd w:id="2061"/>
      <w:bookmarkEnd w:id="2062"/>
      <w:bookmarkEnd w:id="2063"/>
    </w:p>
    <w:p w14:paraId="1C804862" w14:textId="77777777" w:rsidR="004C02EF" w:rsidRDefault="004C02EF" w:rsidP="004C02EF">
      <w:r>
        <w:t>There are three types of ECMAScript executable code:</w:t>
      </w:r>
    </w:p>
    <w:p w14:paraId="0065A1C9" w14:textId="77777777" w:rsidR="004C02EF" w:rsidRPr="00C518A4" w:rsidRDefault="004C02EF" w:rsidP="004C02EF">
      <w:pPr>
        <w:pStyle w:val="BulletLast"/>
        <w:numPr>
          <w:ilvl w:val="0"/>
          <w:numId w:val="27"/>
        </w:numPr>
        <w:ind w:left="360"/>
        <w:rPr>
          <w:rFonts w:ascii="Arial" w:hAnsi="Arial" w:cs="Arial"/>
        </w:rPr>
      </w:pPr>
      <w:r w:rsidRPr="00C518A4">
        <w:rPr>
          <w:rFonts w:ascii="Arial" w:hAnsi="Arial" w:cs="Arial"/>
          <w:i/>
        </w:rPr>
        <w:t>Global code</w:t>
      </w:r>
      <w:r w:rsidRPr="00C518A4">
        <w:rPr>
          <w:rFonts w:ascii="Arial" w:hAnsi="Arial" w:cs="Arial"/>
        </w:rPr>
        <w:t xml:space="preserve"> is source text that is treated as an ECMAScript </w:t>
      </w:r>
      <w:r w:rsidRPr="00E32218">
        <w:rPr>
          <w:rFonts w:cs="Arial"/>
          <w:i/>
        </w:rPr>
        <w:t>Program</w:t>
      </w:r>
      <w:r w:rsidRPr="00C518A4">
        <w:rPr>
          <w:rFonts w:ascii="Arial" w:hAnsi="Arial" w:cs="Arial"/>
        </w:rPr>
        <w:t xml:space="preserve">. The global code of a particular </w:t>
      </w:r>
      <w:r w:rsidRPr="00E32218">
        <w:rPr>
          <w:rFonts w:cs="Arial"/>
          <w:i/>
        </w:rPr>
        <w:t>Program</w:t>
      </w:r>
      <w:r w:rsidRPr="00C518A4">
        <w:rPr>
          <w:rFonts w:ascii="Arial" w:hAnsi="Arial" w:cs="Arial"/>
        </w:rPr>
        <w:t xml:space="preserve"> does not include any source text that is parsed as part of a </w:t>
      </w:r>
      <w:r w:rsidRPr="00E32218">
        <w:rPr>
          <w:rFonts w:cs="Arial"/>
          <w:i/>
        </w:rPr>
        <w:t>FunctionBody</w:t>
      </w:r>
      <w:r w:rsidRPr="00C518A4">
        <w:rPr>
          <w:rFonts w:ascii="Arial" w:hAnsi="Arial" w:cs="Arial"/>
        </w:rPr>
        <w:t>.</w:t>
      </w:r>
    </w:p>
    <w:p w14:paraId="55FC48C0" w14:textId="77777777" w:rsidR="004C02EF" w:rsidRPr="00C518A4" w:rsidRDefault="004C02EF" w:rsidP="004C02EF">
      <w:pPr>
        <w:pStyle w:val="BulletLast"/>
        <w:numPr>
          <w:ilvl w:val="0"/>
          <w:numId w:val="27"/>
        </w:numPr>
        <w:ind w:left="360"/>
        <w:rPr>
          <w:rFonts w:ascii="Arial" w:hAnsi="Arial"/>
        </w:rPr>
      </w:pPr>
      <w:r w:rsidRPr="00C518A4">
        <w:rPr>
          <w:rFonts w:ascii="Arial" w:hAnsi="Arial"/>
          <w:i/>
        </w:rPr>
        <w:t>Eval code</w:t>
      </w:r>
      <w:r w:rsidRPr="00C518A4">
        <w:rPr>
          <w:rFonts w:ascii="Arial" w:hAnsi="Arial"/>
        </w:rPr>
        <w:t xml:space="preserve"> is the source text supplied to the built-in </w:t>
      </w:r>
      <w:r>
        <w:rPr>
          <w:rFonts w:ascii="Courier New" w:hAnsi="Courier New"/>
          <w:b/>
        </w:rPr>
        <w:t>eval</w:t>
      </w:r>
      <w:r w:rsidRPr="00C518A4">
        <w:rPr>
          <w:rFonts w:ascii="Arial" w:hAnsi="Arial"/>
        </w:rPr>
        <w:t xml:space="preserve"> function. More precisely, if the parameter to the built-in </w:t>
      </w:r>
      <w:r>
        <w:rPr>
          <w:rFonts w:ascii="Courier New" w:hAnsi="Courier New"/>
          <w:b/>
        </w:rPr>
        <w:t>eval</w:t>
      </w:r>
      <w:r w:rsidRPr="00C518A4">
        <w:rPr>
          <w:rFonts w:ascii="Arial" w:hAnsi="Arial"/>
        </w:rPr>
        <w:t xml:space="preserve"> function is a </w:t>
      </w:r>
      <w:r>
        <w:rPr>
          <w:rFonts w:ascii="Arial" w:hAnsi="Arial"/>
        </w:rPr>
        <w:t>String</w:t>
      </w:r>
      <w:r w:rsidRPr="00C518A4">
        <w:rPr>
          <w:rFonts w:ascii="Arial" w:hAnsi="Arial"/>
        </w:rPr>
        <w:t xml:space="preserve">, it is treated as an ECMAScript </w:t>
      </w:r>
      <w:r w:rsidRPr="00E32218">
        <w:rPr>
          <w:i/>
        </w:rPr>
        <w:t>Program</w:t>
      </w:r>
      <w:r w:rsidRPr="00C518A4">
        <w:rPr>
          <w:rFonts w:ascii="Arial" w:hAnsi="Arial"/>
        </w:rPr>
        <w:t xml:space="preserve">. The eval code for a particular invocation of </w:t>
      </w:r>
      <w:r>
        <w:rPr>
          <w:rFonts w:ascii="Courier New" w:hAnsi="Courier New"/>
          <w:b/>
        </w:rPr>
        <w:t>eval</w:t>
      </w:r>
      <w:r w:rsidRPr="00C518A4">
        <w:rPr>
          <w:rFonts w:ascii="Arial" w:hAnsi="Arial"/>
        </w:rPr>
        <w:t xml:space="preserve"> is the global code portion of that </w:t>
      </w:r>
      <w:r w:rsidRPr="00E32218">
        <w:rPr>
          <w:i/>
        </w:rPr>
        <w:t>Program</w:t>
      </w:r>
      <w:r w:rsidRPr="00C518A4">
        <w:rPr>
          <w:rFonts w:ascii="Arial" w:hAnsi="Arial"/>
        </w:rPr>
        <w:t>.</w:t>
      </w:r>
    </w:p>
    <w:p w14:paraId="4A7FD873" w14:textId="77777777" w:rsidR="004C02EF" w:rsidRPr="00C518A4" w:rsidRDefault="004C02EF" w:rsidP="004C02EF">
      <w:pPr>
        <w:pStyle w:val="BulletLast"/>
        <w:numPr>
          <w:ilvl w:val="0"/>
          <w:numId w:val="27"/>
        </w:numPr>
        <w:ind w:left="360"/>
        <w:rPr>
          <w:rFonts w:ascii="Arial" w:hAnsi="Arial"/>
        </w:rPr>
      </w:pPr>
      <w:r w:rsidRPr="00C518A4">
        <w:rPr>
          <w:rFonts w:ascii="Arial" w:hAnsi="Arial"/>
          <w:i/>
        </w:rPr>
        <w:t>Function code</w:t>
      </w:r>
      <w:r w:rsidRPr="00C518A4">
        <w:rPr>
          <w:rFonts w:ascii="Arial" w:hAnsi="Arial"/>
        </w:rPr>
        <w:t xml:space="preserve"> is source text that is parsed as part of a </w:t>
      </w:r>
      <w:r w:rsidRPr="00E32218">
        <w:rPr>
          <w:i/>
        </w:rPr>
        <w:t>FunctionBody</w:t>
      </w:r>
      <w:r w:rsidRPr="00C518A4">
        <w:rPr>
          <w:rFonts w:ascii="Arial" w:hAnsi="Arial"/>
        </w:rPr>
        <w:t xml:space="preserve">. The </w:t>
      </w:r>
      <w:r w:rsidRPr="00C518A4">
        <w:rPr>
          <w:rFonts w:ascii="Arial" w:hAnsi="Arial"/>
          <w:i/>
        </w:rPr>
        <w:t>function code</w:t>
      </w:r>
      <w:r w:rsidRPr="00C518A4">
        <w:rPr>
          <w:rFonts w:ascii="Arial" w:hAnsi="Arial"/>
        </w:rPr>
        <w:t xml:space="preserve"> of a particular </w:t>
      </w:r>
      <w:r w:rsidRPr="00E32218">
        <w:rPr>
          <w:i/>
        </w:rPr>
        <w:t>FunctionBody</w:t>
      </w:r>
      <w:r w:rsidRPr="00C518A4">
        <w:rPr>
          <w:rFonts w:ascii="Arial" w:hAnsi="Arial"/>
        </w:rPr>
        <w:t xml:space="preserve"> does not include any source text that is parsed as part of a nested </w:t>
      </w:r>
      <w:r w:rsidRPr="00E32218">
        <w:rPr>
          <w:i/>
        </w:rPr>
        <w:t>FunctionBody</w:t>
      </w:r>
      <w:r w:rsidRPr="00C518A4">
        <w:rPr>
          <w:rFonts w:ascii="Arial" w:hAnsi="Arial"/>
        </w:rPr>
        <w:t xml:space="preserve">. </w:t>
      </w:r>
      <w:r w:rsidRPr="00C518A4">
        <w:rPr>
          <w:rFonts w:ascii="Arial" w:hAnsi="Arial"/>
          <w:i/>
        </w:rPr>
        <w:t>Function code</w:t>
      </w:r>
      <w:r w:rsidRPr="00C518A4">
        <w:rPr>
          <w:rFonts w:ascii="Arial" w:hAnsi="Arial"/>
        </w:rPr>
        <w:t xml:space="preserve"> also denotes the source text supplied when using the built-in </w:t>
      </w:r>
      <w:r>
        <w:rPr>
          <w:rFonts w:ascii="Courier New" w:hAnsi="Courier New"/>
          <w:b/>
        </w:rPr>
        <w:t>Function</w:t>
      </w:r>
      <w:r w:rsidRPr="00C518A4">
        <w:rPr>
          <w:rFonts w:ascii="Arial" w:hAnsi="Arial"/>
        </w:rPr>
        <w:t xml:space="preserve"> object as a constructor. More precisely, the last parameter provided to the </w:t>
      </w:r>
      <w:r>
        <w:rPr>
          <w:rFonts w:ascii="Courier New" w:hAnsi="Courier New"/>
          <w:b/>
        </w:rPr>
        <w:t>Function</w:t>
      </w:r>
      <w:r w:rsidRPr="00C518A4">
        <w:rPr>
          <w:rFonts w:ascii="Arial" w:hAnsi="Arial"/>
        </w:rPr>
        <w:t xml:space="preserve"> constructor is converted to a </w:t>
      </w:r>
      <w:r>
        <w:rPr>
          <w:rFonts w:ascii="Arial" w:hAnsi="Arial"/>
        </w:rPr>
        <w:t>String</w:t>
      </w:r>
      <w:r w:rsidRPr="00C518A4">
        <w:rPr>
          <w:rFonts w:ascii="Arial" w:hAnsi="Arial"/>
        </w:rPr>
        <w:t xml:space="preserve"> and treated as the </w:t>
      </w:r>
      <w:r w:rsidRPr="00E32218">
        <w:rPr>
          <w:i/>
        </w:rPr>
        <w:t>FunctionBody</w:t>
      </w:r>
      <w:r w:rsidRPr="00C518A4">
        <w:rPr>
          <w:rFonts w:ascii="Arial" w:hAnsi="Arial"/>
        </w:rPr>
        <w:t xml:space="preserve">. If more than one parameter is provided to the </w:t>
      </w:r>
      <w:r>
        <w:rPr>
          <w:rFonts w:ascii="Courier New" w:hAnsi="Courier New"/>
          <w:b/>
        </w:rPr>
        <w:t>Function</w:t>
      </w:r>
      <w:r w:rsidRPr="00C518A4">
        <w:rPr>
          <w:rFonts w:ascii="Arial" w:hAnsi="Arial"/>
        </w:rPr>
        <w:t xml:space="preserve"> constructor, all parameters except the last one are converted to </w:t>
      </w:r>
      <w:r>
        <w:rPr>
          <w:rFonts w:ascii="Arial" w:hAnsi="Arial"/>
        </w:rPr>
        <w:t>Strings</w:t>
      </w:r>
      <w:r w:rsidRPr="00C518A4">
        <w:rPr>
          <w:rFonts w:ascii="Arial" w:hAnsi="Arial"/>
        </w:rPr>
        <w:t xml:space="preserve"> and concatenated together, separated by commas. The resulting </w:t>
      </w:r>
      <w:r>
        <w:rPr>
          <w:rFonts w:ascii="Arial" w:hAnsi="Arial"/>
        </w:rPr>
        <w:t>String</w:t>
      </w:r>
      <w:r w:rsidRPr="00C518A4">
        <w:rPr>
          <w:rFonts w:ascii="Arial" w:hAnsi="Arial"/>
        </w:rPr>
        <w:t xml:space="preserve"> is interpreted as the </w:t>
      </w:r>
      <w:r w:rsidRPr="00E32218">
        <w:rPr>
          <w:i/>
        </w:rPr>
        <w:t>FormalParameterList</w:t>
      </w:r>
      <w:r w:rsidRPr="00C518A4">
        <w:rPr>
          <w:rFonts w:ascii="Arial" w:hAnsi="Arial"/>
        </w:rPr>
        <w:t xml:space="preserve"> for the </w:t>
      </w:r>
      <w:r w:rsidRPr="00E32218">
        <w:rPr>
          <w:i/>
        </w:rPr>
        <w:t>FunctionBody</w:t>
      </w:r>
      <w:r w:rsidRPr="00C518A4">
        <w:rPr>
          <w:rFonts w:ascii="Arial" w:hAnsi="Arial"/>
        </w:rPr>
        <w:t xml:space="preserve"> defined by the last parameter. The function code for a particular instantiation of a </w:t>
      </w:r>
      <w:r>
        <w:rPr>
          <w:rFonts w:ascii="Courier New" w:hAnsi="Courier New"/>
          <w:b/>
        </w:rPr>
        <w:t>Function</w:t>
      </w:r>
      <w:r w:rsidRPr="00C518A4">
        <w:rPr>
          <w:rFonts w:ascii="Arial" w:hAnsi="Arial"/>
        </w:rPr>
        <w:t xml:space="preserve"> does not include any source text that is parsed as part of a nested </w:t>
      </w:r>
      <w:r w:rsidRPr="00E32218">
        <w:rPr>
          <w:i/>
        </w:rPr>
        <w:t>FunctionBody</w:t>
      </w:r>
      <w:r w:rsidRPr="00C518A4">
        <w:rPr>
          <w:rFonts w:ascii="Arial" w:hAnsi="Arial"/>
        </w:rPr>
        <w:t>.</w:t>
      </w:r>
    </w:p>
    <w:p w14:paraId="259F8ED1" w14:textId="77777777" w:rsidR="004C02EF" w:rsidRDefault="004C02EF" w:rsidP="00C623F2">
      <w:pPr>
        <w:pStyle w:val="30"/>
        <w:numPr>
          <w:ilvl w:val="0"/>
          <w:numId w:val="0"/>
        </w:numPr>
      </w:pPr>
      <w:bookmarkStart w:id="2064" w:name="_Toc235503374"/>
      <w:bookmarkStart w:id="2065" w:name="_Toc241509149"/>
      <w:bookmarkStart w:id="2066" w:name="_Toc244416636"/>
      <w:bookmarkStart w:id="2067" w:name="_Toc276631000"/>
      <w:bookmarkStart w:id="2068" w:name="_Toc153968389"/>
      <w:r>
        <w:t>10.1.1</w:t>
      </w:r>
      <w:r>
        <w:tab/>
        <w:t>Strict Mode Code</w:t>
      </w:r>
      <w:bookmarkEnd w:id="2064"/>
      <w:bookmarkEnd w:id="2065"/>
      <w:bookmarkEnd w:id="2066"/>
      <w:bookmarkEnd w:id="2067"/>
      <w:bookmarkEnd w:id="2068"/>
    </w:p>
    <w:p w14:paraId="7536B600" w14:textId="77777777" w:rsidR="004C02EF" w:rsidRDefault="004C02EF" w:rsidP="004C02EF">
      <w:r>
        <w:t xml:space="preserve">An ECMAScript </w:t>
      </w:r>
      <w:r w:rsidRPr="00E32218">
        <w:rPr>
          <w:rFonts w:ascii="Times New Roman" w:hAnsi="Times New Roman"/>
          <w:i/>
        </w:rPr>
        <w:t>Program</w:t>
      </w:r>
      <w:r>
        <w:t xml:space="preserve"> syntactic unit may be processed using either unrestricted or strict mode syntax and semantics. When processed using strict mode the three types of ECMAScript code are referred to as strict global code, strict eval code, and strict function code. Code is interpreted as strict mode code in the following situations:</w:t>
      </w:r>
    </w:p>
    <w:p w14:paraId="4EF1022E" w14:textId="77777777" w:rsidR="004C02EF" w:rsidRDefault="004C02EF" w:rsidP="004C02EF">
      <w:pPr>
        <w:numPr>
          <w:ilvl w:val="0"/>
          <w:numId w:val="40"/>
        </w:numPr>
        <w:ind w:left="360"/>
      </w:pPr>
      <w:r>
        <w:t xml:space="preserve">Global code is strict global code if it begins with a Directive Prologue that contains a </w:t>
      </w:r>
      <w:r w:rsidRPr="002B4D48">
        <w:t>Use</w:t>
      </w:r>
      <w:r>
        <w:t xml:space="preserve"> </w:t>
      </w:r>
      <w:r w:rsidRPr="002B4D48">
        <w:t>Strict</w:t>
      </w:r>
      <w:r>
        <w:t xml:space="preserve"> </w:t>
      </w:r>
      <w:r w:rsidRPr="002B4D48">
        <w:t>Directive</w:t>
      </w:r>
      <w:r w:rsidRPr="00E91749">
        <w:t xml:space="preserve"> </w:t>
      </w:r>
      <w:r w:rsidRPr="00C518A4">
        <w:t>(see 14.1)</w:t>
      </w:r>
      <w:r>
        <w:t>.</w:t>
      </w:r>
    </w:p>
    <w:p w14:paraId="0EED7302" w14:textId="77777777" w:rsidR="004C02EF" w:rsidRDefault="004C02EF" w:rsidP="004C02EF">
      <w:pPr>
        <w:numPr>
          <w:ilvl w:val="0"/>
          <w:numId w:val="40"/>
        </w:numPr>
        <w:ind w:left="360"/>
      </w:pPr>
      <w:r>
        <w:t xml:space="preserve">Eval code is strict eval code if it begins with a Directive Prologue that contains a </w:t>
      </w:r>
      <w:r w:rsidRPr="002B4D48">
        <w:t>Use</w:t>
      </w:r>
      <w:r>
        <w:t xml:space="preserve"> </w:t>
      </w:r>
      <w:r w:rsidRPr="002B4D48">
        <w:t>Strict</w:t>
      </w:r>
      <w:r>
        <w:t xml:space="preserve"> </w:t>
      </w:r>
      <w:r w:rsidRPr="002B4D48">
        <w:t xml:space="preserve">Directive </w:t>
      </w:r>
      <w:r>
        <w:t xml:space="preserve">or if the call to eval is a direct call (see 15.1.2.1.1) to the eval function that is contained in strict mode code. </w:t>
      </w:r>
    </w:p>
    <w:p w14:paraId="4661D477" w14:textId="77777777" w:rsidR="004C02EF" w:rsidRDefault="004C02EF" w:rsidP="004C02EF">
      <w:pPr>
        <w:numPr>
          <w:ilvl w:val="0"/>
          <w:numId w:val="40"/>
        </w:numPr>
        <w:ind w:left="360"/>
      </w:pPr>
      <w:r>
        <w:t xml:space="preserve">Function code that is part of a </w:t>
      </w:r>
      <w:r w:rsidRPr="00E32218">
        <w:rPr>
          <w:rFonts w:ascii="Times New Roman" w:hAnsi="Times New Roman"/>
          <w:i/>
        </w:rPr>
        <w:t>FunctionDeclaration</w:t>
      </w:r>
      <w:r>
        <w:t xml:space="preserve">, </w:t>
      </w:r>
      <w:r w:rsidRPr="00E32218">
        <w:rPr>
          <w:rFonts w:ascii="Times New Roman" w:hAnsi="Times New Roman"/>
          <w:i/>
        </w:rPr>
        <w:t>FunctionExpression</w:t>
      </w:r>
      <w:r w:rsidRPr="00BC2233">
        <w:rPr>
          <w:rFonts w:cs="Arial"/>
        </w:rPr>
        <w:t xml:space="preserve">, or accessor </w:t>
      </w:r>
      <w:r w:rsidRPr="00BC2233">
        <w:rPr>
          <w:rFonts w:ascii="Times New Roman" w:hAnsi="Times New Roman"/>
          <w:i/>
        </w:rPr>
        <w:t>PropertyAssignment</w:t>
      </w:r>
      <w:r>
        <w:t xml:space="preserve"> is strict function code if its </w:t>
      </w:r>
      <w:r w:rsidRPr="00E32218">
        <w:rPr>
          <w:rFonts w:ascii="Times New Roman" w:hAnsi="Times New Roman"/>
          <w:i/>
        </w:rPr>
        <w:t>FunctionDeclaration</w:t>
      </w:r>
      <w:r w:rsidRPr="00BC2233">
        <w:rPr>
          <w:rFonts w:cs="Arial"/>
        </w:rPr>
        <w:t>,</w:t>
      </w:r>
      <w:r>
        <w:t xml:space="preserve"> </w:t>
      </w:r>
      <w:r w:rsidRPr="00E32218">
        <w:rPr>
          <w:rFonts w:ascii="Times New Roman" w:hAnsi="Times New Roman"/>
          <w:i/>
        </w:rPr>
        <w:t>FunctionExpression</w:t>
      </w:r>
      <w:r w:rsidRPr="00BC2233">
        <w:rPr>
          <w:rFonts w:cs="Arial"/>
        </w:rPr>
        <w:t xml:space="preserve">, or </w:t>
      </w:r>
      <w:r w:rsidRPr="00BC2233">
        <w:rPr>
          <w:rFonts w:ascii="Times New Roman" w:hAnsi="Times New Roman"/>
          <w:i/>
        </w:rPr>
        <w:t>PropertyAssignment</w:t>
      </w:r>
      <w:r>
        <w:t xml:space="preserve"> is contained in strict mode code or if the function code begins with a Directive Prologue that contains a </w:t>
      </w:r>
      <w:r w:rsidRPr="002B4D48">
        <w:t>Use</w:t>
      </w:r>
      <w:r>
        <w:t xml:space="preserve"> </w:t>
      </w:r>
      <w:r w:rsidRPr="002B4D48">
        <w:t>Strict</w:t>
      </w:r>
      <w:r>
        <w:t xml:space="preserve"> </w:t>
      </w:r>
      <w:r w:rsidRPr="002B4D48">
        <w:t>Directive</w:t>
      </w:r>
      <w:r>
        <w:t>.</w:t>
      </w:r>
    </w:p>
    <w:p w14:paraId="3220B0AC" w14:textId="77777777" w:rsidR="004C02EF" w:rsidRDefault="004C02EF" w:rsidP="004C02EF">
      <w:pPr>
        <w:numPr>
          <w:ilvl w:val="0"/>
          <w:numId w:val="40"/>
        </w:numPr>
        <w:ind w:left="360"/>
        <w:rPr>
          <w:ins w:id="2069" w:author="Allen Wirfs-Brock" w:date="2011-07-01T16:55:00Z"/>
        </w:rPr>
      </w:pPr>
      <w:r>
        <w:t xml:space="preserve">Function code that is supplied as the last argument to the built-in Function constructor is strict function code if the last argument is a String that when processed as a </w:t>
      </w:r>
      <w:r w:rsidRPr="00E32218">
        <w:rPr>
          <w:rFonts w:ascii="Times New Roman" w:hAnsi="Times New Roman"/>
          <w:i/>
        </w:rPr>
        <w:t>FunctionBody</w:t>
      </w:r>
      <w:r>
        <w:t xml:space="preserve"> begins with a Directive Prologue that contains a </w:t>
      </w:r>
      <w:r w:rsidRPr="002B4D48">
        <w:t>Use</w:t>
      </w:r>
      <w:r>
        <w:t xml:space="preserve"> </w:t>
      </w:r>
      <w:r w:rsidRPr="002B4D48">
        <w:t>Strict</w:t>
      </w:r>
      <w:r>
        <w:t xml:space="preserve"> </w:t>
      </w:r>
      <w:r w:rsidRPr="002B4D48">
        <w:t>Directive</w:t>
      </w:r>
      <w:r>
        <w:t>.</w:t>
      </w:r>
    </w:p>
    <w:p w14:paraId="2B268F5A" w14:textId="77777777" w:rsidR="00655CEE" w:rsidRDefault="00655CEE" w:rsidP="004C02EF">
      <w:pPr>
        <w:numPr>
          <w:ilvl w:val="0"/>
          <w:numId w:val="40"/>
        </w:numPr>
        <w:ind w:left="360"/>
        <w:rPr>
          <w:ins w:id="2070" w:author="Allen Wirfs-Brock" w:date="2011-07-01T16:20:00Z"/>
        </w:rPr>
      </w:pPr>
      <w:ins w:id="2071" w:author="Allen Wirfs-Brock" w:date="2011-07-01T16:55:00Z">
        <w:r>
          <w:t>Unless specified otherwise, extended code (10.</w:t>
        </w:r>
        <w:del w:id="2072" w:author="Allen Wirfs-Brock rev2" w:date="2011-07-25T15:20:00Z">
          <w:r w:rsidDel="00046185">
            <w:delText>2</w:delText>
          </w:r>
        </w:del>
      </w:ins>
      <w:ins w:id="2073" w:author="Allen Wirfs-Brock rev2" w:date="2011-07-25T15:20:00Z">
        <w:r w:rsidR="00046185">
          <w:t>1</w:t>
        </w:r>
      </w:ins>
      <w:ins w:id="2074" w:author="Allen Wirfs-Brock" w:date="2011-07-01T16:55:00Z">
        <w:r>
          <w:t>.</w:t>
        </w:r>
        <w:del w:id="2075" w:author="Allen Wirfs-Brock rev2" w:date="2011-07-25T15:20:00Z">
          <w:r w:rsidDel="00046185">
            <w:delText>1</w:delText>
          </w:r>
        </w:del>
      </w:ins>
      <w:ins w:id="2076" w:author="Allen Wirfs-Brock rev2" w:date="2011-07-25T15:20:00Z">
        <w:r w:rsidR="00046185">
          <w:t>2</w:t>
        </w:r>
      </w:ins>
      <w:ins w:id="2077" w:author="Allen Wirfs-Brock" w:date="2011-07-01T16:55:00Z">
        <w:r>
          <w:t xml:space="preserve">) is also </w:t>
        </w:r>
        <w:del w:id="2078" w:author="Allen Wirfs-Brock rev2" w:date="2011-07-25T15:20:00Z">
          <w:r w:rsidDel="00046185">
            <w:delText>consider</w:delText>
          </w:r>
        </w:del>
      </w:ins>
      <w:ins w:id="2079" w:author="Allen Wirfs-Brock" w:date="2011-07-12T14:59:00Z">
        <w:del w:id="2080" w:author="Allen Wirfs-Brock rev2" w:date="2011-07-25T15:20:00Z">
          <w:r w:rsidR="002C254E" w:rsidDel="00046185">
            <w:delText>ed</w:delText>
          </w:r>
        </w:del>
      </w:ins>
      <w:ins w:id="2081" w:author="Allen Wirfs-Brock" w:date="2011-07-01T16:55:00Z">
        <w:del w:id="2082" w:author="Allen Wirfs-Brock rev2" w:date="2011-07-25T15:20:00Z">
          <w:r w:rsidDel="00046185">
            <w:delText xml:space="preserve"> </w:delText>
          </w:r>
        </w:del>
        <w:r>
          <w:t xml:space="preserve">strict </w:t>
        </w:r>
      </w:ins>
      <w:ins w:id="2083" w:author="Allen Wirfs-Brock rev2" w:date="2011-07-25T15:21:00Z">
        <w:r w:rsidR="00046185">
          <w:t xml:space="preserve">mode </w:t>
        </w:r>
      </w:ins>
      <w:ins w:id="2084" w:author="Allen Wirfs-Brock" w:date="2011-07-01T16:55:00Z">
        <w:r>
          <w:t>code.</w:t>
        </w:r>
      </w:ins>
    </w:p>
    <w:p w14:paraId="01563382" w14:textId="77777777" w:rsidR="00741E7F" w:rsidRDefault="00741E7F" w:rsidP="00741E7F">
      <w:pPr>
        <w:pStyle w:val="30"/>
        <w:numPr>
          <w:ilvl w:val="0"/>
          <w:numId w:val="0"/>
        </w:numPr>
        <w:rPr>
          <w:ins w:id="2085" w:author="Allen Wirfs-Brock" w:date="2011-07-01T16:25:00Z"/>
        </w:rPr>
      </w:pPr>
      <w:ins w:id="2086" w:author="Allen Wirfs-Brock" w:date="2011-07-01T16:20:00Z">
        <w:r>
          <w:t>10.1.2</w:t>
        </w:r>
        <w:r>
          <w:tab/>
        </w:r>
      </w:ins>
      <w:ins w:id="2087" w:author="Allen Wirfs-Brock" w:date="2011-07-01T16:21:00Z">
        <w:r>
          <w:t>Extended</w:t>
        </w:r>
      </w:ins>
      <w:ins w:id="2088" w:author="Allen Wirfs-Brock" w:date="2011-07-01T16:20:00Z">
        <w:r>
          <w:t xml:space="preserve"> Code</w:t>
        </w:r>
      </w:ins>
    </w:p>
    <w:p w14:paraId="6302C476" w14:textId="77777777" w:rsidR="006B134A" w:rsidRDefault="006B134A" w:rsidP="00B20723">
      <w:pPr>
        <w:rPr>
          <w:ins w:id="2089" w:author="Allen Wirfs-Brock" w:date="2011-07-01T16:31:00Z"/>
        </w:rPr>
      </w:pPr>
      <w:ins w:id="2090" w:author="Allen Wirfs-Brock" w:date="2011-07-01T16:27:00Z">
        <w:r w:rsidRPr="00B20723">
          <w:rPr>
            <w:i/>
          </w:rPr>
          <w:t>Extended code</w:t>
        </w:r>
        <w:r>
          <w:t xml:space="preserve"> is any </w:t>
        </w:r>
        <w:del w:id="2091" w:author="Allen Wirfs-Brock rev2" w:date="2011-07-25T15:22:00Z">
          <w:r w:rsidDel="00046185">
            <w:delText xml:space="preserve">any </w:delText>
          </w:r>
        </w:del>
        <w:r>
          <w:t>code contained in an</w:t>
        </w:r>
      </w:ins>
      <w:ins w:id="2092" w:author="Allen Wirfs-Brock" w:date="2011-07-01T16:25:00Z">
        <w:r>
          <w:t xml:space="preserve"> ECMAScript </w:t>
        </w:r>
        <w:r w:rsidRPr="00E32218">
          <w:rPr>
            <w:rFonts w:ascii="Times New Roman" w:hAnsi="Times New Roman"/>
            <w:i/>
          </w:rPr>
          <w:t>Program</w:t>
        </w:r>
        <w:r>
          <w:t xml:space="preserve"> syntactic unit </w:t>
        </w:r>
      </w:ins>
      <w:ins w:id="2093" w:author="Allen Wirfs-Brock" w:date="2011-07-01T16:26:00Z">
        <w:r>
          <w:t xml:space="preserve">that </w:t>
        </w:r>
      </w:ins>
      <w:ins w:id="2094" w:author="Allen Wirfs-Brock" w:date="2011-07-01T16:28:00Z">
        <w:r>
          <w:t>contains occur</w:t>
        </w:r>
      </w:ins>
      <w:ins w:id="2095" w:author="Allen Wirfs-Brock rev2" w:date="2011-07-25T15:23:00Z">
        <w:r w:rsidR="00046185">
          <w:t>r</w:t>
        </w:r>
      </w:ins>
      <w:ins w:id="2096" w:author="Allen Wirfs-Brock" w:date="2011-07-01T16:28:00Z">
        <w:del w:id="2097" w:author="Allen Wirfs-Brock rev2" w:date="2011-07-25T15:23:00Z">
          <w:r w:rsidDel="00046185">
            <w:delText>a</w:delText>
          </w:r>
        </w:del>
      </w:ins>
      <w:ins w:id="2098" w:author="Allen Wirfs-Brock rev2" w:date="2011-07-25T15:23:00Z">
        <w:r w:rsidR="00046185">
          <w:t>e</w:t>
        </w:r>
      </w:ins>
      <w:ins w:id="2099" w:author="Allen Wirfs-Brock" w:date="2011-07-01T16:28:00Z">
        <w:r>
          <w:t>nces of</w:t>
        </w:r>
      </w:ins>
      <w:ins w:id="2100" w:author="Allen Wirfs-Brock" w:date="2011-07-01T16:26:00Z">
        <w:r>
          <w:t xml:space="preserve"> lexical or syntactic productions define</w:t>
        </w:r>
      </w:ins>
      <w:ins w:id="2101" w:author="Allen Wirfs-Brock" w:date="2011-07-12T14:50:00Z">
        <w:r w:rsidR="0006214F">
          <w:t>d</w:t>
        </w:r>
      </w:ins>
      <w:ins w:id="2102" w:author="Allen Wirfs-Brock" w:date="2011-07-01T16:26:00Z">
        <w:r>
          <w:t xml:space="preserve"> subsequent to the Fifth Edition of the ECMAScript </w:t>
        </w:r>
      </w:ins>
      <w:ins w:id="2103" w:author="Allen Wirfs-Brock" w:date="2011-07-01T16:28:00Z">
        <w:r>
          <w:t>specification.</w:t>
        </w:r>
      </w:ins>
      <w:ins w:id="2104" w:author="Allen Wirfs-Brock" w:date="2011-07-01T16:31:00Z">
        <w:r>
          <w:t xml:space="preserve"> Code is interpreted as </w:t>
        </w:r>
      </w:ins>
      <w:ins w:id="2105" w:author="Allen Wirfs-Brock" w:date="2011-07-01T17:01:00Z">
        <w:r w:rsidR="00655CEE">
          <w:t>extended</w:t>
        </w:r>
      </w:ins>
      <w:ins w:id="2106" w:author="Allen Wirfs-Brock" w:date="2011-07-01T16:31:00Z">
        <w:r>
          <w:t xml:space="preserve"> code in the following situations:</w:t>
        </w:r>
      </w:ins>
    </w:p>
    <w:p w14:paraId="7C37D295" w14:textId="77777777" w:rsidR="006B134A" w:rsidRDefault="006B134A" w:rsidP="006B134A">
      <w:pPr>
        <w:numPr>
          <w:ilvl w:val="0"/>
          <w:numId w:val="40"/>
        </w:numPr>
        <w:ind w:left="360"/>
        <w:rPr>
          <w:ins w:id="2107" w:author="Allen Wirfs-Brock" w:date="2011-07-01T16:31:00Z"/>
        </w:rPr>
      </w:pPr>
      <w:ins w:id="2108" w:author="Allen Wirfs-Brock" w:date="2011-07-01T16:31:00Z">
        <w:r>
          <w:t>Global code is extended global code if it</w:t>
        </w:r>
      </w:ins>
      <w:ins w:id="2109" w:author="Allen Wirfs-Brock" w:date="2011-07-01T16:32:00Z">
        <w:r>
          <w:t xml:space="preserve"> is contained in an </w:t>
        </w:r>
      </w:ins>
      <w:ins w:id="2110" w:author="Allen Wirfs-Brock" w:date="2011-07-01T16:31:00Z">
        <w:r>
          <w:t xml:space="preserve"> </w:t>
        </w:r>
      </w:ins>
      <w:ins w:id="2111" w:author="Allen Wirfs-Brock" w:date="2011-07-01T16:33:00Z">
        <w:r>
          <w:t xml:space="preserve">ECMAScript </w:t>
        </w:r>
        <w:r w:rsidRPr="00E32218">
          <w:rPr>
            <w:rFonts w:ascii="Times New Roman" w:hAnsi="Times New Roman"/>
            <w:i/>
          </w:rPr>
          <w:t>Program</w:t>
        </w:r>
        <w:r>
          <w:t xml:space="preserve"> syntactic unit that has</w:t>
        </w:r>
        <w:r w:rsidR="00B20723">
          <w:t xml:space="preserve"> been designated as an extended </w:t>
        </w:r>
      </w:ins>
      <w:ins w:id="2112" w:author="Allen Wirfs-Brock" w:date="2011-07-01T16:34:00Z">
        <w:r w:rsidR="00B20723" w:rsidRPr="00E32218">
          <w:rPr>
            <w:rFonts w:ascii="Times New Roman" w:hAnsi="Times New Roman"/>
            <w:i/>
          </w:rPr>
          <w:t>Program</w:t>
        </w:r>
        <w:r w:rsidR="00B20723">
          <w:t xml:space="preserve"> unit</w:t>
        </w:r>
      </w:ins>
      <w:ins w:id="2113" w:author="Allen Wirfs-Brock" w:date="2011-07-01T16:33:00Z">
        <w:r>
          <w:t xml:space="preserve"> </w:t>
        </w:r>
      </w:ins>
      <w:ins w:id="2114" w:author="Allen Wirfs-Brock" w:date="2011-07-01T16:34:00Z">
        <w:r w:rsidR="00B20723">
          <w:t xml:space="preserve">in an implementation defined manner or if </w:t>
        </w:r>
      </w:ins>
      <w:commentRangeStart w:id="2115"/>
      <w:ins w:id="2116" w:author="Allen Wirfs-Brock" w:date="2011-07-01T16:35:00Z">
        <w:r w:rsidR="00B20723">
          <w:t>???</w:t>
        </w:r>
        <w:commentRangeEnd w:id="2115"/>
        <w:r w:rsidR="00B20723">
          <w:rPr>
            <w:rStyle w:val="af4"/>
          </w:rPr>
          <w:commentReference w:id="2115"/>
        </w:r>
      </w:ins>
      <w:ins w:id="2118" w:author="Allen Wirfs-Brock" w:date="2011-07-01T16:31:00Z">
        <w:r>
          <w:t>.</w:t>
        </w:r>
      </w:ins>
    </w:p>
    <w:p w14:paraId="0496A321" w14:textId="77777777" w:rsidR="006B134A" w:rsidRDefault="006B134A" w:rsidP="006B134A">
      <w:pPr>
        <w:numPr>
          <w:ilvl w:val="0"/>
          <w:numId w:val="40"/>
        </w:numPr>
        <w:ind w:left="360"/>
        <w:rPr>
          <w:ins w:id="2119" w:author="Allen Wirfs-Brock" w:date="2011-07-01T16:31:00Z"/>
        </w:rPr>
      </w:pPr>
      <w:ins w:id="2120" w:author="Allen Wirfs-Brock" w:date="2011-07-01T16:31:00Z">
        <w:r>
          <w:t xml:space="preserve">Eval code is </w:t>
        </w:r>
      </w:ins>
      <w:ins w:id="2121" w:author="Allen Wirfs-Brock" w:date="2011-07-01T16:36:00Z">
        <w:r w:rsidR="00B20723">
          <w:t>extended</w:t>
        </w:r>
      </w:ins>
      <w:ins w:id="2122" w:author="Allen Wirfs-Brock" w:date="2011-07-01T16:31:00Z">
        <w:r>
          <w:t xml:space="preserve"> eval code if the call to eval is a direct call (see 15.1.2.1.1) to the eval function that is contained in </w:t>
        </w:r>
      </w:ins>
      <w:ins w:id="2123" w:author="Allen Wirfs-Brock" w:date="2011-07-01T16:37:00Z">
        <w:r w:rsidR="00B20723">
          <w:t>extended</w:t>
        </w:r>
      </w:ins>
      <w:ins w:id="2124" w:author="Allen Wirfs-Brock" w:date="2011-07-01T16:31:00Z">
        <w:r>
          <w:t xml:space="preserve"> mode code</w:t>
        </w:r>
      </w:ins>
      <w:ins w:id="2125" w:author="Allen Wirfs-Brock" w:date="2011-07-01T16:37:00Z">
        <w:r w:rsidR="00B20723">
          <w:t xml:space="preserve"> or if it begins with </w:t>
        </w:r>
        <w:commentRangeStart w:id="2126"/>
        <w:r w:rsidR="00B20723">
          <w:t>???</w:t>
        </w:r>
      </w:ins>
      <w:ins w:id="2127" w:author="Allen Wirfs-Brock" w:date="2011-07-01T16:31:00Z">
        <w:r>
          <w:t xml:space="preserve">. </w:t>
        </w:r>
      </w:ins>
      <w:commentRangeEnd w:id="2126"/>
      <w:ins w:id="2128" w:author="Allen Wirfs-Brock" w:date="2011-07-01T16:38:00Z">
        <w:r w:rsidR="00B20723">
          <w:rPr>
            <w:rStyle w:val="af4"/>
          </w:rPr>
          <w:commentReference w:id="2126"/>
        </w:r>
      </w:ins>
    </w:p>
    <w:p w14:paraId="21FCEC5A" w14:textId="77777777" w:rsidR="006B134A" w:rsidRDefault="006B134A" w:rsidP="006B134A">
      <w:pPr>
        <w:numPr>
          <w:ilvl w:val="0"/>
          <w:numId w:val="40"/>
        </w:numPr>
        <w:ind w:left="360"/>
        <w:rPr>
          <w:ins w:id="2130" w:author="Allen Wirfs-Brock" w:date="2011-07-01T16:31:00Z"/>
        </w:rPr>
      </w:pPr>
      <w:ins w:id="2131" w:author="Allen Wirfs-Brock" w:date="2011-07-01T16:31:00Z">
        <w:r>
          <w:t xml:space="preserve">Function code that is part of a </w:t>
        </w:r>
        <w:r w:rsidRPr="00E32218">
          <w:rPr>
            <w:rFonts w:ascii="Times New Roman" w:hAnsi="Times New Roman"/>
            <w:i/>
          </w:rPr>
          <w:t>FunctionDeclaration</w:t>
        </w:r>
        <w:r>
          <w:t xml:space="preserve">, </w:t>
        </w:r>
        <w:r w:rsidRPr="00E32218">
          <w:rPr>
            <w:rFonts w:ascii="Times New Roman" w:hAnsi="Times New Roman"/>
            <w:i/>
          </w:rPr>
          <w:t>FunctionExpression</w:t>
        </w:r>
        <w:r w:rsidRPr="00BC2233">
          <w:rPr>
            <w:rFonts w:cs="Arial"/>
          </w:rPr>
          <w:t xml:space="preserve">, or accessor </w:t>
        </w:r>
        <w:r w:rsidRPr="00BC2233">
          <w:rPr>
            <w:rFonts w:ascii="Times New Roman" w:hAnsi="Times New Roman"/>
            <w:i/>
          </w:rPr>
          <w:t>PropertyAssignment</w:t>
        </w:r>
        <w:r>
          <w:t xml:space="preserve"> is </w:t>
        </w:r>
      </w:ins>
      <w:ins w:id="2132" w:author="Allen Wirfs-Brock" w:date="2011-07-01T16:38:00Z">
        <w:r w:rsidR="00B20723">
          <w:t>extended</w:t>
        </w:r>
      </w:ins>
      <w:ins w:id="2133" w:author="Allen Wirfs-Brock" w:date="2011-07-01T16:31:00Z">
        <w:r>
          <w:t xml:space="preserve"> function code if its </w:t>
        </w:r>
        <w:r w:rsidRPr="00E32218">
          <w:rPr>
            <w:rFonts w:ascii="Times New Roman" w:hAnsi="Times New Roman"/>
            <w:i/>
          </w:rPr>
          <w:t>FunctionDeclaration</w:t>
        </w:r>
        <w:r w:rsidRPr="00BC2233">
          <w:rPr>
            <w:rFonts w:cs="Arial"/>
          </w:rPr>
          <w:t>,</w:t>
        </w:r>
        <w:r>
          <w:t xml:space="preserve"> </w:t>
        </w:r>
        <w:r w:rsidRPr="00E32218">
          <w:rPr>
            <w:rFonts w:ascii="Times New Roman" w:hAnsi="Times New Roman"/>
            <w:i/>
          </w:rPr>
          <w:t>FunctionExpression</w:t>
        </w:r>
        <w:r w:rsidRPr="00BC2233">
          <w:rPr>
            <w:rFonts w:cs="Arial"/>
          </w:rPr>
          <w:t xml:space="preserve">, or </w:t>
        </w:r>
        <w:r w:rsidRPr="00BC2233">
          <w:rPr>
            <w:rFonts w:ascii="Times New Roman" w:hAnsi="Times New Roman"/>
            <w:i/>
          </w:rPr>
          <w:t>PropertyAssignment</w:t>
        </w:r>
        <w:r>
          <w:t xml:space="preserve"> is contained in </w:t>
        </w:r>
      </w:ins>
      <w:ins w:id="2134" w:author="Allen Wirfs-Brock" w:date="2011-07-01T16:38:00Z">
        <w:r w:rsidR="00B20723">
          <w:t>extended</w:t>
        </w:r>
      </w:ins>
      <w:ins w:id="2135" w:author="Allen Wirfs-Brock" w:date="2011-07-01T16:31:00Z">
        <w:r>
          <w:t xml:space="preserve"> mode code or if the function code begins with </w:t>
        </w:r>
      </w:ins>
      <w:commentRangeStart w:id="2136"/>
      <w:ins w:id="2137" w:author="Allen Wirfs-Brock" w:date="2011-07-01T16:39:00Z">
        <w:r w:rsidR="00B20723">
          <w:t>???</w:t>
        </w:r>
        <w:commentRangeEnd w:id="2136"/>
        <w:r w:rsidR="00B20723">
          <w:rPr>
            <w:rStyle w:val="af4"/>
          </w:rPr>
          <w:commentReference w:id="2136"/>
        </w:r>
      </w:ins>
      <w:ins w:id="2139" w:author="Allen Wirfs-Brock" w:date="2011-07-01T16:31:00Z">
        <w:r>
          <w:t>.</w:t>
        </w:r>
      </w:ins>
    </w:p>
    <w:p w14:paraId="7F03F77B" w14:textId="77777777" w:rsidR="00741E7F" w:rsidRDefault="006B134A" w:rsidP="00B20723">
      <w:pPr>
        <w:numPr>
          <w:ilvl w:val="0"/>
          <w:numId w:val="40"/>
        </w:numPr>
        <w:ind w:left="360"/>
        <w:rPr>
          <w:ins w:id="2140" w:author="Allen Wirfs-Brock" w:date="2011-07-01T16:56:00Z"/>
        </w:rPr>
        <w:pPrChange w:id="2141" w:author="Allen Wirfs-Brock" w:date="2011-07-01T16:40:00Z">
          <w:pPr/>
        </w:pPrChange>
      </w:pPr>
      <w:ins w:id="2142" w:author="Allen Wirfs-Brock" w:date="2011-07-01T16:31:00Z">
        <w:r>
          <w:t xml:space="preserve">Function code that is supplied as the last argument to the built-in Function constructor is strict function code if the last argument is a String that when processed as a </w:t>
        </w:r>
        <w:r w:rsidRPr="00E32218">
          <w:rPr>
            <w:rFonts w:ascii="Times New Roman" w:hAnsi="Times New Roman"/>
            <w:i/>
          </w:rPr>
          <w:t>FunctionBody</w:t>
        </w:r>
        <w:r>
          <w:t xml:space="preserve"> begins with </w:t>
        </w:r>
      </w:ins>
      <w:commentRangeStart w:id="2143"/>
      <w:ins w:id="2144" w:author="Allen Wirfs-Brock" w:date="2011-07-01T16:39:00Z">
        <w:r w:rsidR="00B20723">
          <w:t>???</w:t>
        </w:r>
        <w:commentRangeEnd w:id="2143"/>
        <w:r w:rsidR="00B20723">
          <w:rPr>
            <w:rStyle w:val="af4"/>
          </w:rPr>
          <w:commentReference w:id="2143"/>
        </w:r>
      </w:ins>
      <w:ins w:id="2146" w:author="Allen Wirfs-Brock" w:date="2011-07-01T16:31:00Z">
        <w:r>
          <w:t>.</w:t>
        </w:r>
      </w:ins>
    </w:p>
    <w:p w14:paraId="563A3221" w14:textId="77777777" w:rsidR="00655CEE" w:rsidRDefault="00655CEE" w:rsidP="00655CEE">
      <w:ins w:id="2147" w:author="Allen Wirfs-Brock" w:date="2011-07-01T16:57:00Z">
        <w:r>
          <w:t>The</w:t>
        </w:r>
      </w:ins>
      <w:ins w:id="2148" w:author="Allen Wirfs-Brock rev2" w:date="2011-07-25T15:24:00Z">
        <w:r w:rsidR="00046185">
          <w:t xml:space="preserve"> term</w:t>
        </w:r>
      </w:ins>
      <w:ins w:id="2149" w:author="Allen Wirfs-Brock" w:date="2011-07-01T16:57:00Z">
        <w:r>
          <w:t xml:space="preserve"> </w:t>
        </w:r>
      </w:ins>
      <w:ins w:id="2150" w:author="Allen Wirfs-Brock" w:date="2011-07-01T17:07:00Z">
        <w:r w:rsidR="00F1783C">
          <w:t>“</w:t>
        </w:r>
      </w:ins>
      <w:ins w:id="2151" w:author="Allen Wirfs-Brock" w:date="2011-07-01T16:58:00Z">
        <w:r>
          <w:t>strict code</w:t>
        </w:r>
      </w:ins>
      <w:ins w:id="2152" w:author="Allen Wirfs-Brock" w:date="2011-07-01T17:07:00Z">
        <w:r w:rsidR="00F1783C">
          <w:t>”</w:t>
        </w:r>
      </w:ins>
      <w:ins w:id="2153" w:author="Allen Wirfs-Brock" w:date="2011-07-01T16:58:00Z">
        <w:r>
          <w:t xml:space="preserve"> </w:t>
        </w:r>
      </w:ins>
      <w:ins w:id="2154" w:author="Allen Wirfs-Brock" w:date="2011-07-01T17:02:00Z">
        <w:del w:id="2155" w:author="Allen Wirfs-Brock rev2" w:date="2011-07-25T15:26:00Z">
          <w:r w:rsidDel="00046185">
            <w:delText>includes</w:delText>
          </w:r>
        </w:del>
      </w:ins>
      <w:ins w:id="2156" w:author="Allen Wirfs-Brock rev2" w:date="2011-07-25T15:26:00Z">
        <w:r w:rsidR="00046185">
          <w:t>is used to designate</w:t>
        </w:r>
      </w:ins>
      <w:ins w:id="2157" w:author="Allen Wirfs-Brock" w:date="2011-07-01T17:02:00Z">
        <w:r>
          <w:t xml:space="preserve"> both actual strict mode code</w:t>
        </w:r>
      </w:ins>
      <w:ins w:id="2158" w:author="Allen Wirfs-Brock rev2" w:date="2011-07-25T15:25:00Z">
        <w:r w:rsidR="00046185">
          <w:t xml:space="preserve"> and extended </w:t>
        </w:r>
      </w:ins>
      <w:ins w:id="2159" w:author="Allen Wirfs-Brock rev2" w:date="2011-07-25T15:28:00Z">
        <w:r w:rsidR="006B2955">
          <w:t>code</w:t>
        </w:r>
      </w:ins>
      <w:ins w:id="2160" w:author="Allen Wirfs-Brock" w:date="2011-07-01T17:02:00Z">
        <w:r>
          <w:t xml:space="preserve"> </w:t>
        </w:r>
      </w:ins>
      <w:ins w:id="2161" w:author="Allen Wirfs-Brock" w:date="2011-07-01T17:07:00Z">
        <w:r w:rsidR="00F1783C">
          <w:t>while</w:t>
        </w:r>
      </w:ins>
      <w:ins w:id="2162" w:author="Allen Wirfs-Brock rev2" w:date="2011-07-25T15:25:00Z">
        <w:r w:rsidR="00046185">
          <w:t xml:space="preserve"> the term</w:t>
        </w:r>
      </w:ins>
      <w:ins w:id="2163" w:author="Allen Wirfs-Brock" w:date="2011-07-01T17:02:00Z">
        <w:r>
          <w:t xml:space="preserve"> </w:t>
        </w:r>
      </w:ins>
      <w:ins w:id="2164" w:author="Allen Wirfs-Brock" w:date="2011-07-01T17:07:00Z">
        <w:r w:rsidR="00F1783C">
          <w:t>“</w:t>
        </w:r>
      </w:ins>
      <w:ins w:id="2165" w:author="Allen Wirfs-Brock" w:date="2011-07-01T17:02:00Z">
        <w:r>
          <w:t>extended code</w:t>
        </w:r>
      </w:ins>
      <w:ins w:id="2166" w:author="Allen Wirfs-Brock" w:date="2011-07-01T17:07:00Z">
        <w:r w:rsidR="00F1783C">
          <w:t>”</w:t>
        </w:r>
      </w:ins>
      <w:ins w:id="2167" w:author="Allen Wirfs-Brock" w:date="2011-07-01T17:02:00Z">
        <w:r>
          <w:t xml:space="preserve"> </w:t>
        </w:r>
      </w:ins>
      <w:ins w:id="2168" w:author="Allen Wirfs-Brock" w:date="2011-07-01T17:08:00Z">
        <w:r w:rsidR="00F1783C">
          <w:t>is</w:t>
        </w:r>
      </w:ins>
      <w:ins w:id="2169" w:author="Allen Wirfs-Brock" w:date="2011-07-01T17:12:00Z">
        <w:del w:id="2170" w:author="Allen Wirfs-Brock rev2" w:date="2011-07-25T15:25:00Z">
          <w:r w:rsidR="00636473" w:rsidDel="00046185">
            <w:delText>lucco</w:delText>
          </w:r>
        </w:del>
      </w:ins>
      <w:ins w:id="2171" w:author="Allen Wirfs-Brock" w:date="2011-07-01T17:05:00Z">
        <w:r w:rsidR="00F1783C">
          <w:t xml:space="preserve"> </w:t>
        </w:r>
      </w:ins>
      <w:ins w:id="2172" w:author="Allen Wirfs-Brock rev2" w:date="2011-07-25T15:27:00Z">
        <w:r w:rsidR="00046185">
          <w:t xml:space="preserve">designates </w:t>
        </w:r>
      </w:ins>
      <w:ins w:id="2173" w:author="Allen Wirfs-Brock" w:date="2011-07-01T17:05:00Z">
        <w:r w:rsidR="00F1783C">
          <w:t xml:space="preserve">only </w:t>
        </w:r>
        <w:del w:id="2174" w:author="Allen Wirfs-Brock rev2" w:date="2011-07-25T15:27:00Z">
          <w:r w:rsidR="00F1783C" w:rsidDel="00046185">
            <w:delText xml:space="preserve">used to </w:delText>
          </w:r>
        </w:del>
      </w:ins>
      <w:ins w:id="2175" w:author="Allen Wirfs-Brock" w:date="2011-07-01T17:02:00Z">
        <w:del w:id="2176" w:author="Allen Wirfs-Brock rev2" w:date="2011-07-25T15:26:00Z">
          <w:r w:rsidR="00F1783C" w:rsidDel="00046185">
            <w:delText xml:space="preserve">to </w:delText>
          </w:r>
        </w:del>
        <w:del w:id="2177" w:author="Allen Wirfs-Brock rev2" w:date="2011-07-25T15:27:00Z">
          <w:r w:rsidR="00F1783C" w:rsidDel="00046185">
            <w:delText xml:space="preserve">mean </w:delText>
          </w:r>
        </w:del>
        <w:r w:rsidR="00F1783C">
          <w:t>actual extended code.</w:t>
        </w:r>
      </w:ins>
    </w:p>
    <w:p w14:paraId="11A1ECFD" w14:textId="77777777" w:rsidR="004C02EF" w:rsidRDefault="004C02EF" w:rsidP="00C623F2">
      <w:pPr>
        <w:pStyle w:val="20"/>
        <w:numPr>
          <w:ilvl w:val="0"/>
          <w:numId w:val="0"/>
        </w:numPr>
      </w:pPr>
      <w:bookmarkStart w:id="2178" w:name="_Toc235503375"/>
      <w:bookmarkStart w:id="2179" w:name="_Toc241509150"/>
      <w:bookmarkStart w:id="2180" w:name="_Toc244416637"/>
      <w:bookmarkStart w:id="2181" w:name="_Toc276631001"/>
      <w:bookmarkStart w:id="2182" w:name="_Toc153968390"/>
      <w:r>
        <w:t>10.2</w:t>
      </w:r>
      <w:r>
        <w:tab/>
        <w:t>Lexical Environments</w:t>
      </w:r>
      <w:bookmarkEnd w:id="2178"/>
      <w:bookmarkEnd w:id="2179"/>
      <w:bookmarkEnd w:id="2180"/>
      <w:bookmarkEnd w:id="2181"/>
      <w:bookmarkEnd w:id="2182"/>
    </w:p>
    <w:p w14:paraId="0C0D66F4" w14:textId="77777777" w:rsidR="004C02EF" w:rsidRDefault="004C02EF" w:rsidP="004C02EF">
      <w:r>
        <w:t xml:space="preserve">A </w:t>
      </w:r>
      <w:r>
        <w:rPr>
          <w:i/>
        </w:rPr>
        <w:t>Lexical Environment</w:t>
      </w:r>
      <w:r>
        <w:t xml:space="preserve"> is a specification type used to define the association of </w:t>
      </w:r>
      <w:r w:rsidRPr="00E32218">
        <w:rPr>
          <w:rFonts w:ascii="Times New Roman" w:hAnsi="Times New Roman"/>
          <w:i/>
        </w:rPr>
        <w:t>Identifiers</w:t>
      </w:r>
      <w:r>
        <w:t xml:space="preserve"> to specific variables and functions based upon the lexical nesting structure of ECMAScript code. A Lexical Environment consists of an Environment Record and a possibly null reference to an </w:t>
      </w:r>
      <w:r>
        <w:rPr>
          <w:i/>
        </w:rPr>
        <w:t>outer</w:t>
      </w:r>
      <w:r>
        <w:t xml:space="preserve"> Lexical Environment. Usually a Lexical Environment is associated with some specific syntactic structure of ECMAScript code such as a </w:t>
      </w:r>
      <w:r w:rsidRPr="00E32218">
        <w:rPr>
          <w:rFonts w:ascii="Times New Roman" w:hAnsi="Times New Roman"/>
          <w:i/>
        </w:rPr>
        <w:t>FunctionDeclaration</w:t>
      </w:r>
      <w:r>
        <w:t xml:space="preserve">, a </w:t>
      </w:r>
      <w:r w:rsidRPr="00E32218">
        <w:rPr>
          <w:rFonts w:ascii="Times New Roman" w:hAnsi="Times New Roman"/>
          <w:i/>
        </w:rPr>
        <w:t>WithStatement</w:t>
      </w:r>
      <w:r>
        <w:t xml:space="preserve">, or a </w:t>
      </w:r>
      <w:r>
        <w:rPr>
          <w:rFonts w:ascii="Times New Roman" w:hAnsi="Times New Roman"/>
          <w:i/>
        </w:rPr>
        <w:t>C</w:t>
      </w:r>
      <w:r w:rsidRPr="00E32218">
        <w:rPr>
          <w:rFonts w:ascii="Times New Roman" w:hAnsi="Times New Roman"/>
          <w:i/>
        </w:rPr>
        <w:t xml:space="preserve">atch </w:t>
      </w:r>
      <w:r w:rsidRPr="00697BD4">
        <w:t xml:space="preserve">clause of a </w:t>
      </w:r>
      <w:r w:rsidRPr="00E32218">
        <w:rPr>
          <w:rFonts w:ascii="Times New Roman" w:hAnsi="Times New Roman"/>
          <w:i/>
        </w:rPr>
        <w:t>TryStatement</w:t>
      </w:r>
      <w:r>
        <w:t xml:space="preserve"> and a new Lexical Environment is created each time such code is evaluated.</w:t>
      </w:r>
    </w:p>
    <w:p w14:paraId="7933453A" w14:textId="77777777" w:rsidR="004C02EF" w:rsidRDefault="004C02EF" w:rsidP="004C02EF">
      <w:r>
        <w:t xml:space="preserve">An </w:t>
      </w:r>
      <w:r>
        <w:rPr>
          <w:i/>
        </w:rPr>
        <w:t>Environment Record</w:t>
      </w:r>
      <w:r>
        <w:t xml:space="preserve"> records the identifier bindings that are created within the scope of its associated Lexical Environment.</w:t>
      </w:r>
    </w:p>
    <w:p w14:paraId="3EF3B0D1" w14:textId="77777777" w:rsidR="004C02EF" w:rsidRDefault="004C02EF" w:rsidP="004C02EF">
      <w:r>
        <w:t xml:space="preserve">The outer environment reference is used to model the logical nesting of Lexical Environment values. The outer reference of a (inner) Lexical Environment is a reference to the Lexical Environment that logically surrounds the inner Lexical Environment. An outer Lexical Environment may, of course, have its own outer Lexical Environment.  A Lexical Environment may serve as the outer environment for multiple inner Lexical Environments. For example, if a </w:t>
      </w:r>
      <w:r w:rsidRPr="00E32218">
        <w:rPr>
          <w:rFonts w:ascii="Times New Roman" w:hAnsi="Times New Roman"/>
          <w:i/>
        </w:rPr>
        <w:t>FunctionDeclaration</w:t>
      </w:r>
      <w:r>
        <w:t xml:space="preserve"> contains two nested </w:t>
      </w:r>
      <w:r w:rsidRPr="00E32218">
        <w:rPr>
          <w:rFonts w:ascii="Times New Roman" w:hAnsi="Times New Roman"/>
          <w:i/>
        </w:rPr>
        <w:t>FunctionDeclarations</w:t>
      </w:r>
      <w:r>
        <w:t xml:space="preserve"> then the Lexical Environments of each of the nested functions will have as their outer Lexical Environment the Lexical Environment of the current execution of the surrounding function.</w:t>
      </w:r>
    </w:p>
    <w:p w14:paraId="25D30763" w14:textId="77777777" w:rsidR="004C02EF" w:rsidRDefault="004C02EF" w:rsidP="004C02EF">
      <w:r>
        <w:t>Lexical Environments and Environment Record values are purely specification mechanisms and need not correspond to any specific artefact of an ECMAScript implementation. It is impossible for an ECMAScript program to directly access or manipulate such values.</w:t>
      </w:r>
    </w:p>
    <w:p w14:paraId="2BCF230E" w14:textId="77777777" w:rsidR="004C02EF" w:rsidRDefault="004C02EF" w:rsidP="00C623F2">
      <w:pPr>
        <w:pStyle w:val="30"/>
        <w:numPr>
          <w:ilvl w:val="0"/>
          <w:numId w:val="0"/>
        </w:numPr>
      </w:pPr>
      <w:bookmarkStart w:id="2183" w:name="_Toc235503376"/>
      <w:bookmarkStart w:id="2184" w:name="_Toc241509151"/>
      <w:bookmarkStart w:id="2185" w:name="_Toc244416638"/>
      <w:bookmarkStart w:id="2186" w:name="_Toc276631002"/>
      <w:bookmarkStart w:id="2187" w:name="_Toc153968391"/>
      <w:r>
        <w:t>10.2.1</w:t>
      </w:r>
      <w:r>
        <w:tab/>
        <w:t>Environment Records</w:t>
      </w:r>
      <w:bookmarkEnd w:id="2183"/>
      <w:bookmarkEnd w:id="2184"/>
      <w:bookmarkEnd w:id="2185"/>
      <w:bookmarkEnd w:id="2186"/>
      <w:bookmarkEnd w:id="2187"/>
    </w:p>
    <w:p w14:paraId="44808B81" w14:textId="77777777" w:rsidR="004C02EF" w:rsidRDefault="004C02EF" w:rsidP="004C02EF">
      <w:r>
        <w:t xml:space="preserve">There are two kinds of Environment Record values used in this specification: </w:t>
      </w:r>
      <w:r>
        <w:rPr>
          <w:i/>
        </w:rPr>
        <w:t>declarative environment records</w:t>
      </w:r>
      <w:r>
        <w:t xml:space="preserve"> and </w:t>
      </w:r>
      <w:r>
        <w:rPr>
          <w:i/>
        </w:rPr>
        <w:t>object environment records</w:t>
      </w:r>
      <w:r>
        <w:t xml:space="preserve">.  Declarative environment records are used to define the effect of ECMAScript language syntactic elements such as </w:t>
      </w:r>
      <w:r w:rsidRPr="00E32218">
        <w:rPr>
          <w:rFonts w:ascii="Times New Roman" w:hAnsi="Times New Roman"/>
          <w:i/>
        </w:rPr>
        <w:t>FunctionDeclarations</w:t>
      </w:r>
      <w:r>
        <w:t xml:space="preserve">, </w:t>
      </w:r>
      <w:r w:rsidRPr="00E32218">
        <w:rPr>
          <w:rFonts w:ascii="Times New Roman" w:hAnsi="Times New Roman"/>
          <w:i/>
        </w:rPr>
        <w:t>VariableDeclarations</w:t>
      </w:r>
      <w:r>
        <w:t xml:space="preserve">, and </w:t>
      </w:r>
      <w:r w:rsidRPr="00E32218">
        <w:rPr>
          <w:rFonts w:ascii="Times New Roman" w:hAnsi="Times New Roman"/>
          <w:i/>
        </w:rPr>
        <w:t>Catch</w:t>
      </w:r>
      <w:r>
        <w:t xml:space="preserve"> clauses that directly associate </w:t>
      </w:r>
      <w:r w:rsidRPr="00612C55">
        <w:t>identifier</w:t>
      </w:r>
      <w:r>
        <w:t xml:space="preserve"> bindings with ECMAScript language values. Object environment records are used to define the effect of ECMAScript elements such as </w:t>
      </w:r>
      <w:r w:rsidRPr="00E32218">
        <w:rPr>
          <w:rFonts w:ascii="Times New Roman" w:hAnsi="Times New Roman"/>
          <w:i/>
        </w:rPr>
        <w:t>Program</w:t>
      </w:r>
      <w:r>
        <w:t xml:space="preserve"> and </w:t>
      </w:r>
      <w:r w:rsidRPr="00E32218">
        <w:rPr>
          <w:rFonts w:ascii="Times New Roman" w:hAnsi="Times New Roman"/>
          <w:i/>
        </w:rPr>
        <w:t>WithStatement</w:t>
      </w:r>
      <w:r>
        <w:t xml:space="preserve"> that associate </w:t>
      </w:r>
      <w:r w:rsidRPr="00612C55">
        <w:t>identifier</w:t>
      </w:r>
      <w:r>
        <w:t xml:space="preserve"> bindings with the properties of some object.</w:t>
      </w:r>
    </w:p>
    <w:p w14:paraId="1274AF47" w14:textId="77777777" w:rsidR="004C02EF" w:rsidRDefault="004C02EF" w:rsidP="004C02EF">
      <w:r>
        <w:t xml:space="preserve">For specification purposes Environment Record values can be thought of as existing in a simple object-oriented hierarchy where Environment Record is an abstract class with two concrete subclasses, declarative environment record and object environment record. The abstract class includes the abstract specification methods defined in Table </w:t>
      </w:r>
      <w:del w:id="2188" w:author="Allen Wirfs-Brock" w:date="2011-07-02T13:29:00Z">
        <w:r w:rsidDel="008962D8">
          <w:delText>17</w:delText>
        </w:r>
      </w:del>
      <w:ins w:id="2189" w:author="Allen Wirfs-Brock" w:date="2011-07-02T13:29:00Z">
        <w:r w:rsidR="008962D8">
          <w:t>18</w:t>
        </w:r>
      </w:ins>
      <w:r>
        <w:t xml:space="preserve">. These abstract methods have distinct concrete algorithms for each of the concrete subclasses. </w:t>
      </w:r>
    </w:p>
    <w:p w14:paraId="21750159" w14:textId="77777777" w:rsidR="004C02EF" w:rsidRPr="000956BB" w:rsidRDefault="004C02EF" w:rsidP="004C02EF">
      <w:pPr>
        <w:pStyle w:val="Tabletitle"/>
        <w:widowControl w:val="0"/>
        <w:rPr>
          <w:rFonts w:eastAsia="Arial Unicode MS"/>
        </w:rPr>
      </w:pPr>
      <w:r w:rsidRPr="00654E44">
        <w:rPr>
          <w:rFonts w:eastAsia="Arial Unicode MS"/>
        </w:rPr>
        <w:t>Table </w:t>
      </w:r>
      <w:del w:id="2190" w:author="Allen Wirfs-Brock" w:date="2011-07-02T13:30:00Z">
        <w:r w:rsidRPr="00654E44" w:rsidDel="008962D8">
          <w:rPr>
            <w:rFonts w:eastAsia="Arial Unicode MS"/>
          </w:rPr>
          <w:delText xml:space="preserve">17 </w:delText>
        </w:r>
      </w:del>
      <w:ins w:id="2191" w:author="Allen Wirfs-Brock" w:date="2011-07-02T13:30:00Z">
        <w:r w:rsidR="008962D8" w:rsidRPr="00654E44">
          <w:rPr>
            <w:rFonts w:eastAsia="Arial Unicode MS"/>
          </w:rPr>
          <w:t>1</w:t>
        </w:r>
        <w:r w:rsidR="008962D8">
          <w:rPr>
            <w:rFonts w:eastAsia="Arial Unicode MS"/>
          </w:rPr>
          <w:t>8</w:t>
        </w:r>
        <w:r w:rsidR="008962D8" w:rsidRPr="00654E44">
          <w:rPr>
            <w:rFonts w:eastAsia="Arial Unicode MS"/>
          </w:rPr>
          <w:t xml:space="preserve"> </w:t>
        </w:r>
      </w:ins>
      <w:r w:rsidRPr="00654E44">
        <w:rPr>
          <w:rFonts w:eastAsia="Arial Unicode MS"/>
        </w:rPr>
        <w:t xml:space="preserve">— Abstract Methods </w:t>
      </w:r>
      <w:r>
        <w:rPr>
          <w:rFonts w:eastAsia="Arial Unicode MS"/>
        </w:rPr>
        <w:t>of Environment Records</w:t>
      </w:r>
    </w:p>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26"/>
        <w:gridCol w:w="5930"/>
      </w:tblGrid>
      <w:tr w:rsidR="004C02EF" w14:paraId="1F2B3567" w14:textId="77777777" w:rsidTr="003A4B22">
        <w:trPr>
          <w:trHeight w:val="365"/>
          <w:jc w:val="right"/>
        </w:trPr>
        <w:tc>
          <w:tcPr>
            <w:tcW w:w="2926" w:type="dxa"/>
            <w:tcBorders>
              <w:top w:val="single" w:sz="12" w:space="0" w:color="000000"/>
              <w:left w:val="single" w:sz="6" w:space="0" w:color="000000"/>
              <w:bottom w:val="single" w:sz="6" w:space="0" w:color="000000"/>
              <w:right w:val="nil"/>
            </w:tcBorders>
            <w:shd w:val="solid" w:color="C0C0C0" w:fill="FFFFFF"/>
            <w:hideMark/>
          </w:tcPr>
          <w:p w14:paraId="20C182E8"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14:paraId="3AC7D460"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Purpose</w:t>
            </w:r>
          </w:p>
        </w:tc>
      </w:tr>
      <w:tr w:rsidR="004C02EF" w14:paraId="3566288F" w14:textId="77777777" w:rsidTr="003A4B22">
        <w:trPr>
          <w:jc w:val="right"/>
        </w:trPr>
        <w:tc>
          <w:tcPr>
            <w:tcW w:w="2926" w:type="dxa"/>
            <w:tcBorders>
              <w:top w:val="nil"/>
              <w:left w:val="single" w:sz="6" w:space="0" w:color="auto"/>
              <w:bottom w:val="single" w:sz="6" w:space="0" w:color="auto"/>
              <w:right w:val="single" w:sz="6" w:space="0" w:color="auto"/>
            </w:tcBorders>
            <w:hideMark/>
          </w:tcPr>
          <w:p w14:paraId="57AC71AE" w14:textId="77777777" w:rsidR="004C02EF" w:rsidRDefault="004C02EF" w:rsidP="003A4B22">
            <w:pPr>
              <w:keepNext/>
              <w:spacing w:after="60"/>
            </w:pPr>
            <w:r w:rsidRPr="00984A3F">
              <w:t>HasBinding(N)</w:t>
            </w:r>
          </w:p>
        </w:tc>
        <w:tc>
          <w:tcPr>
            <w:tcW w:w="5930" w:type="dxa"/>
            <w:tcBorders>
              <w:top w:val="nil"/>
              <w:left w:val="single" w:sz="6" w:space="0" w:color="auto"/>
              <w:bottom w:val="single" w:sz="6" w:space="0" w:color="auto"/>
              <w:right w:val="single" w:sz="6" w:space="0" w:color="auto"/>
            </w:tcBorders>
            <w:hideMark/>
          </w:tcPr>
          <w:p w14:paraId="0D920212" w14:textId="77777777" w:rsidR="004C02EF" w:rsidRDefault="004C02EF" w:rsidP="003A4B22">
            <w:pPr>
              <w:keepNext/>
              <w:spacing w:after="60"/>
            </w:pPr>
            <w:r w:rsidRPr="00984A3F">
              <w:t xml:space="preserve">Determine if an environment record has a binding for an identifier. Return </w:t>
            </w:r>
            <w:r>
              <w:rPr>
                <w:b/>
                <w:spacing w:val="6"/>
              </w:rPr>
              <w:t>true</w:t>
            </w:r>
            <w:r w:rsidRPr="00984A3F">
              <w:t xml:space="preserve"> if it does and </w:t>
            </w:r>
            <w:r>
              <w:rPr>
                <w:b/>
                <w:spacing w:val="6"/>
              </w:rPr>
              <w:t>false</w:t>
            </w:r>
            <w:r w:rsidRPr="00984A3F">
              <w:t xml:space="preserve"> if it does not. The </w:t>
            </w:r>
            <w:r>
              <w:t>String</w:t>
            </w:r>
            <w:r w:rsidRPr="00984A3F">
              <w:t xml:space="preserve"> value </w:t>
            </w:r>
            <w:r w:rsidRPr="00E32218">
              <w:rPr>
                <w:rFonts w:ascii="Times New Roman" w:hAnsi="Times New Roman"/>
                <w:i/>
              </w:rPr>
              <w:t>N</w:t>
            </w:r>
            <w:r w:rsidRPr="00984A3F">
              <w:t xml:space="preserve"> is the text of the identifier.</w:t>
            </w:r>
          </w:p>
        </w:tc>
      </w:tr>
      <w:tr w:rsidR="004C02EF" w14:paraId="3576B2CB" w14:textId="77777777" w:rsidTr="003A4B22">
        <w:trPr>
          <w:trHeight w:val="758"/>
          <w:jc w:val="right"/>
        </w:trPr>
        <w:tc>
          <w:tcPr>
            <w:tcW w:w="2926" w:type="dxa"/>
            <w:tcBorders>
              <w:top w:val="single" w:sz="6" w:space="0" w:color="auto"/>
              <w:left w:val="single" w:sz="6" w:space="0" w:color="auto"/>
              <w:bottom w:val="single" w:sz="6" w:space="0" w:color="auto"/>
              <w:right w:val="single" w:sz="6" w:space="0" w:color="auto"/>
            </w:tcBorders>
            <w:hideMark/>
          </w:tcPr>
          <w:p w14:paraId="2B2EBC62" w14:textId="77777777" w:rsidR="004C02EF" w:rsidRDefault="004C02EF" w:rsidP="003A4B22">
            <w:pPr>
              <w:keepNext/>
              <w:spacing w:after="60"/>
            </w:pPr>
            <w:r w:rsidRPr="00984A3F">
              <w:t>CreateMutableBinding(N</w:t>
            </w:r>
            <w:r>
              <w:t>, D</w:t>
            </w:r>
            <w:r w:rsidRPr="00984A3F">
              <w:t>)</w:t>
            </w:r>
          </w:p>
        </w:tc>
        <w:tc>
          <w:tcPr>
            <w:tcW w:w="5930" w:type="dxa"/>
            <w:tcBorders>
              <w:top w:val="single" w:sz="6" w:space="0" w:color="auto"/>
              <w:left w:val="single" w:sz="6" w:space="0" w:color="auto"/>
              <w:bottom w:val="single" w:sz="6" w:space="0" w:color="auto"/>
              <w:right w:val="single" w:sz="6" w:space="0" w:color="auto"/>
            </w:tcBorders>
            <w:hideMark/>
          </w:tcPr>
          <w:p w14:paraId="3AFDCB8D" w14:textId="77777777" w:rsidR="004C02EF" w:rsidRDefault="004C02EF" w:rsidP="003A4B22">
            <w:pPr>
              <w:keepNext/>
              <w:spacing w:after="60"/>
            </w:pPr>
            <w:r w:rsidRPr="00984A3F">
              <w:t xml:space="preserve">Create a new mutable binding in an environment record. The </w:t>
            </w:r>
            <w:r>
              <w:t>String</w:t>
            </w:r>
            <w:r w:rsidRPr="00984A3F">
              <w:t xml:space="preserve"> value </w:t>
            </w:r>
            <w:r w:rsidRPr="00E32218">
              <w:rPr>
                <w:rFonts w:ascii="Times New Roman" w:hAnsi="Times New Roman"/>
                <w:i/>
              </w:rPr>
              <w:t>N</w:t>
            </w:r>
            <w:r w:rsidRPr="00984A3F">
              <w:t xml:space="preserve"> is the text of the bound name.</w:t>
            </w:r>
            <w:r>
              <w:t xml:space="preserve"> If the optional Boolean argument </w:t>
            </w:r>
            <w:r w:rsidRPr="00E32218">
              <w:rPr>
                <w:rFonts w:ascii="Times New Roman" w:hAnsi="Times New Roman"/>
                <w:i/>
              </w:rPr>
              <w:t>D</w:t>
            </w:r>
            <w:r>
              <w:t xml:space="preserve"> is </w:t>
            </w:r>
            <w:r w:rsidRPr="00EE019A">
              <w:rPr>
                <w:b/>
              </w:rPr>
              <w:t>true</w:t>
            </w:r>
            <w:r>
              <w:t xml:space="preserve"> the binding is may be subsequently deleted. </w:t>
            </w:r>
            <w:r w:rsidRPr="00984A3F">
              <w:t xml:space="preserve"> </w:t>
            </w:r>
          </w:p>
        </w:tc>
      </w:tr>
      <w:tr w:rsidR="004C02EF" w:rsidRPr="00984A3F" w14:paraId="7E20FA3E" w14:textId="77777777" w:rsidTr="003A4B22">
        <w:trPr>
          <w:trHeight w:val="1181"/>
          <w:jc w:val="right"/>
        </w:trPr>
        <w:tc>
          <w:tcPr>
            <w:tcW w:w="2926" w:type="dxa"/>
            <w:tcBorders>
              <w:top w:val="single" w:sz="6" w:space="0" w:color="auto"/>
              <w:left w:val="single" w:sz="6" w:space="0" w:color="auto"/>
              <w:bottom w:val="single" w:sz="6" w:space="0" w:color="auto"/>
              <w:right w:val="single" w:sz="6" w:space="0" w:color="auto"/>
            </w:tcBorders>
            <w:hideMark/>
          </w:tcPr>
          <w:p w14:paraId="25B5F608" w14:textId="77777777" w:rsidR="004C02EF" w:rsidRDefault="004C02EF" w:rsidP="003A4B22">
            <w:pPr>
              <w:keepNext/>
              <w:spacing w:after="60"/>
            </w:pPr>
            <w:r w:rsidRPr="00984A3F">
              <w:t>SetMutableBinding(N,V, S)</w:t>
            </w:r>
          </w:p>
        </w:tc>
        <w:tc>
          <w:tcPr>
            <w:tcW w:w="5930" w:type="dxa"/>
            <w:tcBorders>
              <w:top w:val="single" w:sz="6" w:space="0" w:color="auto"/>
              <w:left w:val="single" w:sz="6" w:space="0" w:color="auto"/>
              <w:bottom w:val="single" w:sz="6" w:space="0" w:color="auto"/>
              <w:right w:val="single" w:sz="6" w:space="0" w:color="auto"/>
            </w:tcBorders>
            <w:hideMark/>
          </w:tcPr>
          <w:p w14:paraId="50AC540B" w14:textId="77777777" w:rsidR="004C02EF" w:rsidRPr="00984A3F" w:rsidRDefault="004C02EF" w:rsidP="003A4B22">
            <w:pPr>
              <w:keepNext/>
              <w:spacing w:after="60"/>
            </w:pPr>
            <w:r w:rsidRPr="00984A3F">
              <w:t xml:space="preserve">Set the value of an already existing mutable binding in an environment record. The </w:t>
            </w:r>
            <w:r>
              <w:t>String</w:t>
            </w:r>
            <w:r w:rsidRPr="00984A3F">
              <w:t xml:space="preserve"> value </w:t>
            </w:r>
            <w:r w:rsidRPr="00E32218">
              <w:rPr>
                <w:rFonts w:ascii="Times New Roman" w:hAnsi="Times New Roman"/>
                <w:i/>
              </w:rPr>
              <w:t>N</w:t>
            </w:r>
            <w:r w:rsidRPr="00984A3F">
              <w:t xml:space="preserve"> is the text of the bound name. </w:t>
            </w:r>
            <w:r w:rsidRPr="00E32218">
              <w:rPr>
                <w:rFonts w:ascii="Times New Roman" w:hAnsi="Times New Roman"/>
                <w:i/>
              </w:rPr>
              <w:t>V</w:t>
            </w:r>
            <w:r w:rsidRPr="00984A3F">
              <w:t xml:space="preserve"> is the value for the binding and may be a value of any ECMAScript language type. </w:t>
            </w:r>
            <w:r w:rsidRPr="00E32218">
              <w:rPr>
                <w:rFonts w:ascii="Times New Roman" w:hAnsi="Times New Roman"/>
                <w:i/>
              </w:rPr>
              <w:t>S</w:t>
            </w:r>
            <w:r w:rsidRPr="00984A3F">
              <w:t xml:space="preserve"> is a Boolean flag.  If </w:t>
            </w:r>
            <w:r w:rsidRPr="00E32218">
              <w:rPr>
                <w:rFonts w:ascii="Times New Roman" w:hAnsi="Times New Roman"/>
                <w:i/>
              </w:rPr>
              <w:t>S</w:t>
            </w:r>
            <w:r w:rsidRPr="00984A3F">
              <w:t xml:space="preserve"> is </w:t>
            </w:r>
            <w:r>
              <w:rPr>
                <w:b/>
                <w:spacing w:val="6"/>
              </w:rPr>
              <w:t>true</w:t>
            </w:r>
            <w:r w:rsidRPr="00984A3F">
              <w:t xml:space="preserve"> and the binding cannot be set throw a </w:t>
            </w:r>
            <w:r w:rsidRPr="00903D9E">
              <w:rPr>
                <w:b/>
              </w:rPr>
              <w:t>TypeError</w:t>
            </w:r>
            <w:r w:rsidRPr="00984A3F">
              <w:t xml:space="preserve"> exception. </w:t>
            </w:r>
            <w:r w:rsidRPr="00E32218">
              <w:rPr>
                <w:rFonts w:ascii="Times New Roman" w:hAnsi="Times New Roman"/>
                <w:i/>
              </w:rPr>
              <w:t>S</w:t>
            </w:r>
            <w:r w:rsidRPr="00984A3F">
              <w:t xml:space="preserve"> is used to identify strict mode references.</w:t>
            </w:r>
          </w:p>
        </w:tc>
      </w:tr>
      <w:tr w:rsidR="004C02EF" w14:paraId="23112492" w14:textId="77777777" w:rsidTr="003A4B22">
        <w:trPr>
          <w:jc w:val="right"/>
        </w:trPr>
        <w:tc>
          <w:tcPr>
            <w:tcW w:w="2926" w:type="dxa"/>
            <w:tcBorders>
              <w:top w:val="single" w:sz="6" w:space="0" w:color="auto"/>
              <w:left w:val="single" w:sz="6" w:space="0" w:color="auto"/>
              <w:bottom w:val="single" w:sz="6" w:space="0" w:color="auto"/>
              <w:right w:val="single" w:sz="6" w:space="0" w:color="auto"/>
            </w:tcBorders>
            <w:hideMark/>
          </w:tcPr>
          <w:p w14:paraId="522D0AF8" w14:textId="77777777" w:rsidR="004C02EF" w:rsidRDefault="004C02EF" w:rsidP="003A4B22">
            <w:pPr>
              <w:keepNext/>
              <w:spacing w:after="60"/>
            </w:pPr>
            <w:r w:rsidRPr="00984A3F">
              <w:t>GetBindingValue(N,S)</w:t>
            </w:r>
          </w:p>
        </w:tc>
        <w:tc>
          <w:tcPr>
            <w:tcW w:w="5930" w:type="dxa"/>
            <w:tcBorders>
              <w:top w:val="single" w:sz="6" w:space="0" w:color="auto"/>
              <w:left w:val="single" w:sz="6" w:space="0" w:color="auto"/>
              <w:bottom w:val="single" w:sz="6" w:space="0" w:color="auto"/>
              <w:right w:val="single" w:sz="6" w:space="0" w:color="auto"/>
            </w:tcBorders>
            <w:hideMark/>
          </w:tcPr>
          <w:p w14:paraId="250A9C0B" w14:textId="77777777" w:rsidR="004C02EF" w:rsidRDefault="004C02EF" w:rsidP="003A4B22">
            <w:pPr>
              <w:keepNext/>
              <w:spacing w:after="60"/>
            </w:pPr>
            <w:r w:rsidRPr="00984A3F">
              <w:t xml:space="preserve">Returns the value of an already existing binding from an environment record. The </w:t>
            </w:r>
            <w:r>
              <w:t>String</w:t>
            </w:r>
            <w:r w:rsidRPr="00984A3F">
              <w:t xml:space="preserve"> value </w:t>
            </w:r>
            <w:r w:rsidRPr="00E32218">
              <w:rPr>
                <w:rFonts w:ascii="Times New Roman" w:hAnsi="Times New Roman"/>
                <w:i/>
              </w:rPr>
              <w:t>N</w:t>
            </w:r>
            <w:r w:rsidRPr="00984A3F">
              <w:t xml:space="preserve"> is the text of the bound name. </w:t>
            </w:r>
            <w:r w:rsidRPr="00E32218">
              <w:rPr>
                <w:rFonts w:ascii="Times New Roman" w:hAnsi="Times New Roman"/>
                <w:i/>
              </w:rPr>
              <w:t>S</w:t>
            </w:r>
            <w:r w:rsidRPr="00984A3F">
              <w:t xml:space="preserve"> is used to identify strict mode references.</w:t>
            </w:r>
            <w:r>
              <w:t xml:space="preserve"> </w:t>
            </w:r>
            <w:r w:rsidRPr="00984A3F">
              <w:t xml:space="preserve">If </w:t>
            </w:r>
            <w:r w:rsidRPr="00E32218">
              <w:rPr>
                <w:rFonts w:ascii="Times New Roman" w:hAnsi="Times New Roman"/>
                <w:i/>
              </w:rPr>
              <w:t>S</w:t>
            </w:r>
            <w:r w:rsidRPr="00984A3F">
              <w:t xml:space="preserve"> is </w:t>
            </w:r>
            <w:r>
              <w:rPr>
                <w:b/>
                <w:spacing w:val="6"/>
              </w:rPr>
              <w:t>true</w:t>
            </w:r>
            <w:r w:rsidRPr="00984A3F">
              <w:t xml:space="preserve"> and the binding </w:t>
            </w:r>
            <w:r>
              <w:t xml:space="preserve">does not exist or </w:t>
            </w:r>
            <w:r w:rsidRPr="00984A3F">
              <w:t>is uninitiali</w:t>
            </w:r>
            <w:r>
              <w:t>s</w:t>
            </w:r>
            <w:r w:rsidRPr="00984A3F">
              <w:t xml:space="preserve">ed throw a </w:t>
            </w:r>
            <w:r w:rsidRPr="00903D9E">
              <w:rPr>
                <w:b/>
              </w:rPr>
              <w:t>ReferenceError</w:t>
            </w:r>
            <w:r w:rsidRPr="00984A3F">
              <w:t xml:space="preserve"> exception. </w:t>
            </w:r>
          </w:p>
        </w:tc>
      </w:tr>
      <w:tr w:rsidR="004C02EF" w:rsidRPr="00984A3F" w14:paraId="5939E31C" w14:textId="77777777" w:rsidTr="003A4B22">
        <w:trPr>
          <w:trHeight w:val="956"/>
          <w:jc w:val="right"/>
        </w:trPr>
        <w:tc>
          <w:tcPr>
            <w:tcW w:w="2926" w:type="dxa"/>
            <w:tcBorders>
              <w:top w:val="single" w:sz="6" w:space="0" w:color="auto"/>
              <w:left w:val="single" w:sz="6" w:space="0" w:color="auto"/>
              <w:bottom w:val="single" w:sz="6" w:space="0" w:color="auto"/>
              <w:right w:val="single" w:sz="6" w:space="0" w:color="auto"/>
            </w:tcBorders>
            <w:hideMark/>
          </w:tcPr>
          <w:p w14:paraId="63B4AEF5" w14:textId="77777777" w:rsidR="004C02EF" w:rsidRDefault="004C02EF" w:rsidP="003A4B22">
            <w:pPr>
              <w:keepNext/>
              <w:spacing w:after="60"/>
            </w:pPr>
            <w:r>
              <w:t>DeleteBinding(N)</w:t>
            </w:r>
          </w:p>
        </w:tc>
        <w:tc>
          <w:tcPr>
            <w:tcW w:w="5930" w:type="dxa"/>
            <w:tcBorders>
              <w:top w:val="single" w:sz="6" w:space="0" w:color="auto"/>
              <w:left w:val="single" w:sz="6" w:space="0" w:color="auto"/>
              <w:bottom w:val="single" w:sz="6" w:space="0" w:color="auto"/>
              <w:right w:val="single" w:sz="6" w:space="0" w:color="auto"/>
            </w:tcBorders>
            <w:hideMark/>
          </w:tcPr>
          <w:p w14:paraId="25A8D681" w14:textId="77777777" w:rsidR="004C02EF" w:rsidRPr="00984A3F" w:rsidRDefault="004C02EF" w:rsidP="003A4B22">
            <w:pPr>
              <w:keepNext/>
              <w:spacing w:after="60"/>
            </w:pPr>
            <w:r>
              <w:t xml:space="preserve">Delete a binding from an environment record. </w:t>
            </w:r>
            <w:r w:rsidRPr="00984A3F">
              <w:t xml:space="preserve">The </w:t>
            </w:r>
            <w:r>
              <w:t>String</w:t>
            </w:r>
            <w:r w:rsidRPr="00984A3F">
              <w:t xml:space="preserve"> value </w:t>
            </w:r>
            <w:r w:rsidRPr="00E32218">
              <w:rPr>
                <w:rFonts w:ascii="Times New Roman" w:hAnsi="Times New Roman"/>
                <w:i/>
              </w:rPr>
              <w:t>N</w:t>
            </w:r>
            <w:r w:rsidRPr="00984A3F">
              <w:t xml:space="preserve"> is the text of the bound name</w:t>
            </w:r>
            <w:r>
              <w:t xml:space="preserve"> If a binding for </w:t>
            </w:r>
            <w:r w:rsidRPr="00E32218">
              <w:rPr>
                <w:rFonts w:ascii="Times New Roman" w:hAnsi="Times New Roman"/>
                <w:i/>
              </w:rPr>
              <w:t>N</w:t>
            </w:r>
            <w:r>
              <w:t xml:space="preserve"> exists, remove the binding and return </w:t>
            </w:r>
            <w:r w:rsidRPr="00332C45">
              <w:rPr>
                <w:b/>
              </w:rPr>
              <w:t>true</w:t>
            </w:r>
            <w:r>
              <w:t xml:space="preserve">. If the binding exists but cannot be removed return </w:t>
            </w:r>
            <w:r w:rsidRPr="00332C45">
              <w:rPr>
                <w:b/>
              </w:rPr>
              <w:t>false</w:t>
            </w:r>
            <w:r>
              <w:t xml:space="preserve">. If the binding does not exist return </w:t>
            </w:r>
            <w:r w:rsidRPr="00332C45">
              <w:rPr>
                <w:b/>
              </w:rPr>
              <w:t>true</w:t>
            </w:r>
            <w:r>
              <w:t>.</w:t>
            </w:r>
          </w:p>
        </w:tc>
      </w:tr>
      <w:tr w:rsidR="004C02EF" w:rsidRPr="00984A3F" w14:paraId="376F612A" w14:textId="77777777" w:rsidTr="003A4B22">
        <w:trPr>
          <w:jc w:val="right"/>
        </w:trPr>
        <w:tc>
          <w:tcPr>
            <w:tcW w:w="2926" w:type="dxa"/>
            <w:tcBorders>
              <w:top w:val="single" w:sz="6" w:space="0" w:color="auto"/>
              <w:left w:val="single" w:sz="6" w:space="0" w:color="auto"/>
              <w:bottom w:val="single" w:sz="6" w:space="0" w:color="auto"/>
              <w:right w:val="single" w:sz="6" w:space="0" w:color="auto"/>
            </w:tcBorders>
            <w:hideMark/>
          </w:tcPr>
          <w:p w14:paraId="1CCA979E" w14:textId="77777777" w:rsidR="004C02EF" w:rsidRPr="00984A3F" w:rsidRDefault="004C02EF" w:rsidP="003A4B22">
            <w:pPr>
              <w:spacing w:after="60"/>
            </w:pPr>
            <w:r>
              <w:t>ImplicitThisValue()</w:t>
            </w:r>
          </w:p>
        </w:tc>
        <w:tc>
          <w:tcPr>
            <w:tcW w:w="5930" w:type="dxa"/>
            <w:tcBorders>
              <w:top w:val="single" w:sz="6" w:space="0" w:color="auto"/>
              <w:left w:val="single" w:sz="6" w:space="0" w:color="auto"/>
              <w:bottom w:val="single" w:sz="6" w:space="0" w:color="auto"/>
              <w:right w:val="single" w:sz="6" w:space="0" w:color="auto"/>
            </w:tcBorders>
            <w:hideMark/>
          </w:tcPr>
          <w:p w14:paraId="23275833" w14:textId="77777777" w:rsidR="004C02EF" w:rsidRPr="00984A3F" w:rsidRDefault="004C02EF" w:rsidP="003A4B22">
            <w:pPr>
              <w:spacing w:after="60"/>
            </w:pPr>
            <w:r>
              <w:t xml:space="preserve">Returns the value to use as the </w:t>
            </w:r>
            <w:r w:rsidRPr="009A7DEC">
              <w:rPr>
                <w:b/>
              </w:rPr>
              <w:t>this</w:t>
            </w:r>
            <w:r>
              <w:t xml:space="preserve"> value on calls to function objects that are obtained as binding values from this environment record. </w:t>
            </w:r>
          </w:p>
        </w:tc>
      </w:tr>
    </w:tbl>
    <w:p w14:paraId="46EF4A6B" w14:textId="77777777" w:rsidR="004C02EF" w:rsidRPr="00984A3F" w:rsidRDefault="004C02EF" w:rsidP="004C02EF">
      <w:pPr>
        <w:spacing w:after="120"/>
      </w:pPr>
    </w:p>
    <w:p w14:paraId="6506D39E" w14:textId="77777777" w:rsidR="004C02EF" w:rsidRDefault="004C02EF" w:rsidP="004C02EF">
      <w:pPr>
        <w:pStyle w:val="40"/>
        <w:numPr>
          <w:ilvl w:val="0"/>
          <w:numId w:val="0"/>
        </w:numPr>
      </w:pPr>
      <w:r>
        <w:t>10.2.1.1</w:t>
      </w:r>
      <w:r>
        <w:tab/>
        <w:t>Declarative Environment Records</w:t>
      </w:r>
    </w:p>
    <w:p w14:paraId="51F1520D" w14:textId="77777777" w:rsidR="004C02EF" w:rsidRDefault="004C02EF" w:rsidP="004C02EF">
      <w:r>
        <w:t>Each declarative environment record is associated with an ECMAScript program scope containing variable and/or function declarations. A declarative environment record binds the set of identifiers defined by the declarations contained within its scope.</w:t>
      </w:r>
    </w:p>
    <w:p w14:paraId="31E5AE04" w14:textId="77777777" w:rsidR="004C02EF" w:rsidRDefault="004C02EF" w:rsidP="004C02EF">
      <w:pPr>
        <w:spacing w:after="120"/>
      </w:pPr>
      <w:r>
        <w:t xml:space="preserve">In addition to the mutable bindings supported by all Environment Records, declarative environment records also provide for immutable bindings.  An immutable binding is one where the association between an identifier and a value may not be modified once it has been established. Creation and initialisation of immutable binding are distinct steps so it is possible for such bindings to exist in either an initialised or uninitialised state. Declarative environment records support the methods listed in Table </w:t>
      </w:r>
      <w:del w:id="2192" w:author="Allen Wirfs-Brock" w:date="2011-07-02T13:30:00Z">
        <w:r w:rsidDel="008962D8">
          <w:delText xml:space="preserve">18 </w:delText>
        </w:r>
      </w:del>
      <w:ins w:id="2193" w:author="Allen Wirfs-Brock" w:date="2011-07-02T13:30:00Z">
        <w:r w:rsidR="008962D8">
          <w:t xml:space="preserve">19 </w:t>
        </w:r>
      </w:ins>
      <w:r>
        <w:t>in addition to the Environment Record abstract specification methods:</w:t>
      </w:r>
    </w:p>
    <w:p w14:paraId="53519B81" w14:textId="77777777" w:rsidR="004C02EF" w:rsidRDefault="004C02EF" w:rsidP="004C02EF">
      <w:pPr>
        <w:pStyle w:val="Tabletitle"/>
        <w:widowControl w:val="0"/>
      </w:pPr>
      <w:r w:rsidRPr="00654E44">
        <w:rPr>
          <w:rFonts w:eastAsia="Arial Unicode MS"/>
        </w:rPr>
        <w:t>Table </w:t>
      </w:r>
      <w:del w:id="2194" w:author="Allen Wirfs-Brock" w:date="2011-07-02T13:30:00Z">
        <w:r w:rsidRPr="00654E44" w:rsidDel="008962D8">
          <w:rPr>
            <w:rFonts w:eastAsia="Arial Unicode MS"/>
          </w:rPr>
          <w:delText xml:space="preserve">18 </w:delText>
        </w:r>
      </w:del>
      <w:ins w:id="2195" w:author="Allen Wirfs-Brock" w:date="2011-07-02T13:30:00Z">
        <w:r w:rsidR="008962D8">
          <w:rPr>
            <w:rFonts w:eastAsia="Arial Unicode MS"/>
          </w:rPr>
          <w:t>19</w:t>
        </w:r>
        <w:r w:rsidR="008962D8" w:rsidRPr="00654E44">
          <w:rPr>
            <w:rFonts w:eastAsia="Arial Unicode MS"/>
          </w:rPr>
          <w:t xml:space="preserve"> </w:t>
        </w:r>
      </w:ins>
      <w:r w:rsidRPr="00654E44">
        <w:rPr>
          <w:rFonts w:eastAsia="Arial Unicode MS"/>
        </w:rPr>
        <w:t xml:space="preserve">— </w:t>
      </w:r>
      <w:r>
        <w:rPr>
          <w:rFonts w:eastAsia="Arial Unicode MS"/>
        </w:rPr>
        <w:t>Additional Methods of Declarative Environment Records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33"/>
        <w:gridCol w:w="5930"/>
      </w:tblGrid>
      <w:tr w:rsidR="004C02EF" w14:paraId="70FF7CD4" w14:textId="77777777" w:rsidTr="003A4B22">
        <w:trPr>
          <w:trHeight w:val="320"/>
          <w:jc w:val="center"/>
        </w:trPr>
        <w:tc>
          <w:tcPr>
            <w:tcW w:w="3033" w:type="dxa"/>
            <w:tcBorders>
              <w:top w:val="single" w:sz="12" w:space="0" w:color="000000"/>
              <w:left w:val="single" w:sz="6" w:space="0" w:color="000000"/>
              <w:bottom w:val="single" w:sz="6" w:space="0" w:color="000000"/>
              <w:right w:val="nil"/>
            </w:tcBorders>
            <w:shd w:val="solid" w:color="C0C0C0" w:fill="FFFFFF"/>
            <w:hideMark/>
          </w:tcPr>
          <w:p w14:paraId="7CC78BB6"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14:paraId="0E47BBE2"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Purpose</w:t>
            </w:r>
          </w:p>
        </w:tc>
      </w:tr>
      <w:tr w:rsidR="004C02EF" w14:paraId="6CB2B45A" w14:textId="77777777" w:rsidTr="003A4B22">
        <w:trPr>
          <w:jc w:val="center"/>
        </w:trPr>
        <w:tc>
          <w:tcPr>
            <w:tcW w:w="3033" w:type="dxa"/>
            <w:tcBorders>
              <w:top w:val="single" w:sz="6" w:space="0" w:color="auto"/>
              <w:left w:val="single" w:sz="6" w:space="0" w:color="auto"/>
              <w:bottom w:val="single" w:sz="6" w:space="0" w:color="auto"/>
              <w:right w:val="single" w:sz="6" w:space="0" w:color="auto"/>
            </w:tcBorders>
            <w:hideMark/>
          </w:tcPr>
          <w:p w14:paraId="1464C5E8" w14:textId="77777777" w:rsidR="004C02EF" w:rsidRDefault="004C02EF" w:rsidP="003A4B22">
            <w:pPr>
              <w:keepNext/>
              <w:spacing w:after="60"/>
            </w:pPr>
            <w:r w:rsidRPr="00984A3F">
              <w:t>CreateImmutableBinding(N)</w:t>
            </w:r>
          </w:p>
        </w:tc>
        <w:tc>
          <w:tcPr>
            <w:tcW w:w="5930" w:type="dxa"/>
            <w:tcBorders>
              <w:top w:val="single" w:sz="6" w:space="0" w:color="auto"/>
              <w:left w:val="single" w:sz="6" w:space="0" w:color="auto"/>
              <w:bottom w:val="single" w:sz="6" w:space="0" w:color="auto"/>
              <w:right w:val="single" w:sz="6" w:space="0" w:color="auto"/>
            </w:tcBorders>
            <w:hideMark/>
          </w:tcPr>
          <w:p w14:paraId="7909168A" w14:textId="77777777" w:rsidR="004C02EF" w:rsidRDefault="004C02EF" w:rsidP="003A4B22">
            <w:pPr>
              <w:keepNext/>
              <w:spacing w:after="60"/>
            </w:pPr>
            <w:r w:rsidRPr="00984A3F">
              <w:t>Create a new but uninitiali</w:t>
            </w:r>
            <w:r>
              <w:t>s</w:t>
            </w:r>
            <w:r w:rsidRPr="00984A3F">
              <w:t xml:space="preserve">ed immutable binding in an environment record. The </w:t>
            </w:r>
            <w:r>
              <w:t>String</w:t>
            </w:r>
            <w:r w:rsidRPr="00984A3F">
              <w:t xml:space="preserve"> value </w:t>
            </w:r>
            <w:r w:rsidRPr="00E32218">
              <w:rPr>
                <w:rFonts w:ascii="Times New Roman" w:hAnsi="Times New Roman"/>
                <w:i/>
              </w:rPr>
              <w:t>N</w:t>
            </w:r>
            <w:r w:rsidRPr="00984A3F">
              <w:t xml:space="preserve"> is the text of the bound name.</w:t>
            </w:r>
          </w:p>
        </w:tc>
      </w:tr>
      <w:tr w:rsidR="004C02EF" w:rsidRPr="00984A3F" w14:paraId="5CA502A0" w14:textId="77777777" w:rsidTr="003A4B22">
        <w:trPr>
          <w:jc w:val="center"/>
        </w:trPr>
        <w:tc>
          <w:tcPr>
            <w:tcW w:w="3033" w:type="dxa"/>
            <w:tcBorders>
              <w:top w:val="single" w:sz="6" w:space="0" w:color="auto"/>
              <w:left w:val="single" w:sz="6" w:space="0" w:color="auto"/>
              <w:bottom w:val="single" w:sz="6" w:space="0" w:color="auto"/>
              <w:right w:val="single" w:sz="6" w:space="0" w:color="auto"/>
            </w:tcBorders>
            <w:hideMark/>
          </w:tcPr>
          <w:p w14:paraId="1EBDC33A" w14:textId="77777777" w:rsidR="004C02EF" w:rsidRDefault="004C02EF" w:rsidP="003A4B22">
            <w:pPr>
              <w:spacing w:after="60"/>
            </w:pPr>
            <w:r w:rsidRPr="00984A3F">
              <w:t>InitializeImmutableBinding(N,V)</w:t>
            </w:r>
          </w:p>
        </w:tc>
        <w:tc>
          <w:tcPr>
            <w:tcW w:w="5930" w:type="dxa"/>
            <w:tcBorders>
              <w:top w:val="single" w:sz="6" w:space="0" w:color="auto"/>
              <w:left w:val="single" w:sz="6" w:space="0" w:color="auto"/>
              <w:bottom w:val="single" w:sz="6" w:space="0" w:color="auto"/>
              <w:right w:val="single" w:sz="6" w:space="0" w:color="auto"/>
            </w:tcBorders>
            <w:hideMark/>
          </w:tcPr>
          <w:p w14:paraId="70F75C83" w14:textId="77777777" w:rsidR="004C02EF" w:rsidRPr="00984A3F" w:rsidRDefault="004C02EF" w:rsidP="003A4B22">
            <w:pPr>
              <w:spacing w:after="60"/>
            </w:pPr>
            <w:r w:rsidRPr="00984A3F">
              <w:t>Set the value of an already existing but uninitiali</w:t>
            </w:r>
            <w:r>
              <w:t>s</w:t>
            </w:r>
            <w:r w:rsidRPr="00984A3F">
              <w:t xml:space="preserve">ed immutable binding in an environment record. The </w:t>
            </w:r>
            <w:r>
              <w:t>String</w:t>
            </w:r>
            <w:r w:rsidRPr="00984A3F">
              <w:t xml:space="preserve"> value </w:t>
            </w:r>
            <w:r w:rsidRPr="00E32218">
              <w:rPr>
                <w:rFonts w:ascii="Times New Roman" w:hAnsi="Times New Roman"/>
                <w:i/>
              </w:rPr>
              <w:t>N</w:t>
            </w:r>
            <w:r w:rsidRPr="00984A3F">
              <w:t xml:space="preserve"> is the text of the bound name. </w:t>
            </w:r>
            <w:r w:rsidRPr="00E32218">
              <w:rPr>
                <w:rFonts w:ascii="Times New Roman" w:hAnsi="Times New Roman"/>
                <w:i/>
              </w:rPr>
              <w:t>V</w:t>
            </w:r>
            <w:r w:rsidRPr="00984A3F">
              <w:t xml:space="preserve"> is the value for the binding and is a value of any ECMAScript language type. </w:t>
            </w:r>
          </w:p>
        </w:tc>
      </w:tr>
    </w:tbl>
    <w:p w14:paraId="4162A9D6" w14:textId="77777777" w:rsidR="004C02EF" w:rsidRDefault="004C02EF" w:rsidP="004C02EF"/>
    <w:p w14:paraId="011A5E4C" w14:textId="77777777" w:rsidR="004C02EF" w:rsidRDefault="004C02EF" w:rsidP="004C02EF">
      <w:r>
        <w:t>The behaviour of the concrete specification methods for Declarative Environment Records is defined by the following algorithms.</w:t>
      </w:r>
    </w:p>
    <w:p w14:paraId="6BA03E22" w14:textId="77777777" w:rsidR="004C02EF" w:rsidRDefault="004C02EF" w:rsidP="004C02EF">
      <w:pPr>
        <w:pStyle w:val="51"/>
        <w:numPr>
          <w:ilvl w:val="0"/>
          <w:numId w:val="0"/>
        </w:numPr>
      </w:pPr>
      <w:r>
        <w:t>10.2.1.1.1</w:t>
      </w:r>
      <w:r>
        <w:tab/>
        <w:t>HasBinding(</w:t>
      </w:r>
      <w:r w:rsidRPr="00E91749">
        <w:t>N</w:t>
      </w:r>
      <w:r>
        <w:t>)</w:t>
      </w:r>
    </w:p>
    <w:p w14:paraId="7D7C84DA" w14:textId="77777777" w:rsidR="004C02EF" w:rsidRDefault="004C02EF" w:rsidP="004C02EF">
      <w:r>
        <w:t>The concrete environment record method HasBinding for declarative environment records simply determines if the argument identifier is one of the identifiers bound by the record:</w:t>
      </w:r>
    </w:p>
    <w:p w14:paraId="2D019728" w14:textId="77777777" w:rsidR="004C02EF" w:rsidRDefault="004C02EF" w:rsidP="004C02EF">
      <w:pPr>
        <w:pStyle w:val="Alg4"/>
        <w:numPr>
          <w:ilvl w:val="0"/>
          <w:numId w:val="362"/>
        </w:numPr>
      </w:pPr>
      <w:r>
        <w:t xml:space="preserve">Let </w:t>
      </w:r>
      <w:r w:rsidRPr="00A545F2">
        <w:rPr>
          <w:i/>
        </w:rPr>
        <w:t xml:space="preserve">envRec </w:t>
      </w:r>
      <w:r>
        <w:t>be the declarative environment record for which the method was invoked.</w:t>
      </w:r>
    </w:p>
    <w:p w14:paraId="3110AC07" w14:textId="77777777" w:rsidR="004C02EF" w:rsidRDefault="004C02EF" w:rsidP="004C02EF">
      <w:pPr>
        <w:pStyle w:val="Alg4"/>
        <w:numPr>
          <w:ilvl w:val="0"/>
          <w:numId w:val="362"/>
        </w:numPr>
      </w:pPr>
      <w:r>
        <w:t xml:space="preserve">If </w:t>
      </w:r>
      <w:r w:rsidRPr="00A545F2">
        <w:rPr>
          <w:i/>
        </w:rPr>
        <w:t>envRec</w:t>
      </w:r>
      <w:r>
        <w:t xml:space="preserve"> has a binding for the name that is the value of </w:t>
      </w:r>
      <w:r>
        <w:rPr>
          <w:i/>
        </w:rPr>
        <w:t>N</w:t>
      </w:r>
      <w:r>
        <w:t xml:space="preserve">, return </w:t>
      </w:r>
      <w:r>
        <w:rPr>
          <w:b/>
        </w:rPr>
        <w:t>true</w:t>
      </w:r>
      <w:r>
        <w:t>.</w:t>
      </w:r>
    </w:p>
    <w:p w14:paraId="67A461DB" w14:textId="77777777" w:rsidR="004C02EF" w:rsidRPr="00984A3F" w:rsidRDefault="004C02EF" w:rsidP="004C02EF">
      <w:pPr>
        <w:pStyle w:val="Alg4"/>
        <w:numPr>
          <w:ilvl w:val="0"/>
          <w:numId w:val="362"/>
        </w:numPr>
        <w:spacing w:after="240"/>
      </w:pPr>
      <w:r>
        <w:t xml:space="preserve">If it does not have such a binding, return </w:t>
      </w:r>
      <w:r>
        <w:rPr>
          <w:b/>
        </w:rPr>
        <w:t>false</w:t>
      </w:r>
      <w:r>
        <w:t>.</w:t>
      </w:r>
    </w:p>
    <w:p w14:paraId="284AFC2E" w14:textId="77777777" w:rsidR="004C02EF" w:rsidRDefault="004C02EF" w:rsidP="004C02EF">
      <w:pPr>
        <w:pStyle w:val="51"/>
        <w:numPr>
          <w:ilvl w:val="0"/>
          <w:numId w:val="0"/>
        </w:numPr>
      </w:pPr>
      <w:r>
        <w:t>10.2.1.1.2</w:t>
      </w:r>
      <w:r>
        <w:tab/>
        <w:t>CreateMutableBinding (N, D)</w:t>
      </w:r>
    </w:p>
    <w:p w14:paraId="5FB94095" w14:textId="77777777" w:rsidR="004C02EF" w:rsidRDefault="004C02EF" w:rsidP="004C02EF">
      <w:r>
        <w:t>The concrete E</w:t>
      </w:r>
      <w:r w:rsidRPr="00C92B5F">
        <w:t>nvironment</w:t>
      </w:r>
      <w:r>
        <w:t xml:space="preserve"> Record method CreateMutableBinding for declarative environment records creates a new mutable binding for the name </w:t>
      </w:r>
      <w:r w:rsidRPr="00E32218">
        <w:rPr>
          <w:rFonts w:ascii="Times New Roman" w:hAnsi="Times New Roman"/>
          <w:i/>
        </w:rPr>
        <w:t>N</w:t>
      </w:r>
      <w:r>
        <w:t xml:space="preserve"> that is initialised to the value </w:t>
      </w:r>
      <w:r w:rsidRPr="008B1155">
        <w:rPr>
          <w:b/>
        </w:rPr>
        <w:t>undefined</w:t>
      </w:r>
      <w:r>
        <w:t xml:space="preserve">.  A binding must not already exist in this Environment Record for </w:t>
      </w:r>
      <w:r w:rsidRPr="00E32218">
        <w:rPr>
          <w:rFonts w:ascii="Times New Roman" w:hAnsi="Times New Roman"/>
          <w:i/>
        </w:rPr>
        <w:t>N</w:t>
      </w:r>
      <w:r>
        <w:t>.</w:t>
      </w:r>
      <w:r w:rsidRPr="0024710B">
        <w:t xml:space="preserve"> </w:t>
      </w:r>
      <w:r>
        <w:t xml:space="preserve">If Boolean argument </w:t>
      </w:r>
      <w:r w:rsidRPr="00E32218">
        <w:rPr>
          <w:rFonts w:ascii="Times New Roman" w:hAnsi="Times New Roman"/>
          <w:i/>
        </w:rPr>
        <w:t>D</w:t>
      </w:r>
      <w:r>
        <w:t xml:space="preserve"> is provided and has the value </w:t>
      </w:r>
      <w:r w:rsidRPr="00332C45">
        <w:rPr>
          <w:b/>
        </w:rPr>
        <w:t>true</w:t>
      </w:r>
      <w:r>
        <w:t xml:space="preserve"> the new binding is marked as being subject to deletion.</w:t>
      </w:r>
    </w:p>
    <w:p w14:paraId="60EF8618" w14:textId="77777777" w:rsidR="004C02EF" w:rsidRDefault="004C02EF" w:rsidP="004C02EF">
      <w:pPr>
        <w:pStyle w:val="Alg4"/>
        <w:numPr>
          <w:ilvl w:val="0"/>
          <w:numId w:val="363"/>
        </w:numPr>
      </w:pPr>
      <w:r>
        <w:t xml:space="preserve">Let </w:t>
      </w:r>
      <w:r w:rsidRPr="009641C7">
        <w:rPr>
          <w:i/>
        </w:rPr>
        <w:t xml:space="preserve">envRec </w:t>
      </w:r>
      <w:r>
        <w:t>be the declarative environment record for which the method was invoked.</w:t>
      </w:r>
    </w:p>
    <w:p w14:paraId="5FF82B1F" w14:textId="77777777" w:rsidR="004C02EF" w:rsidRDefault="004C02EF" w:rsidP="004C02EF">
      <w:pPr>
        <w:pStyle w:val="Alg4"/>
        <w:numPr>
          <w:ilvl w:val="0"/>
          <w:numId w:val="363"/>
        </w:numPr>
      </w:pPr>
      <w:r>
        <w:t xml:space="preserve">Assert: </w:t>
      </w:r>
      <w:r w:rsidRPr="00A545F2">
        <w:rPr>
          <w:i/>
        </w:rPr>
        <w:t>envRec</w:t>
      </w:r>
      <w:r>
        <w:t xml:space="preserve"> does not already have a binding for </w:t>
      </w:r>
      <w:r>
        <w:rPr>
          <w:i/>
        </w:rPr>
        <w:t>N</w:t>
      </w:r>
      <w:r>
        <w:t>.</w:t>
      </w:r>
    </w:p>
    <w:p w14:paraId="4E9B2D63" w14:textId="77777777" w:rsidR="004C02EF" w:rsidRDefault="004C02EF" w:rsidP="004C02EF">
      <w:pPr>
        <w:pStyle w:val="Alg4"/>
        <w:numPr>
          <w:ilvl w:val="0"/>
          <w:numId w:val="363"/>
        </w:numPr>
        <w:spacing w:after="120"/>
      </w:pPr>
      <w:r>
        <w:t xml:space="preserve">Create a mutable binding in </w:t>
      </w:r>
      <w:r w:rsidRPr="00A545F2">
        <w:rPr>
          <w:i/>
        </w:rPr>
        <w:t>envRec</w:t>
      </w:r>
      <w:r>
        <w:t xml:space="preserve"> for </w:t>
      </w:r>
      <w:r>
        <w:rPr>
          <w:i/>
        </w:rPr>
        <w:t>N</w:t>
      </w:r>
      <w:r>
        <w:t xml:space="preserve"> and set its bound value to </w:t>
      </w:r>
      <w:r>
        <w:rPr>
          <w:b/>
        </w:rPr>
        <w:t>undefined</w:t>
      </w:r>
      <w:r>
        <w:t>.</w:t>
      </w:r>
      <w:r w:rsidRPr="0024710B">
        <w:t xml:space="preserve"> </w:t>
      </w:r>
      <w:r>
        <w:t xml:space="preserve">If </w:t>
      </w:r>
      <w:r w:rsidRPr="00DA7371">
        <w:rPr>
          <w:i/>
        </w:rPr>
        <w:t>D</w:t>
      </w:r>
      <w:r>
        <w:t xml:space="preserve"> is true record that the newly created binding may be deleted by a subsequent DeleteBinding call.</w:t>
      </w:r>
    </w:p>
    <w:p w14:paraId="322902BC" w14:textId="77777777" w:rsidR="004C02EF" w:rsidRDefault="004C02EF" w:rsidP="004C02EF">
      <w:pPr>
        <w:pStyle w:val="51"/>
        <w:numPr>
          <w:ilvl w:val="0"/>
          <w:numId w:val="0"/>
        </w:numPr>
      </w:pPr>
      <w:r>
        <w:t>10.2.1.1.3</w:t>
      </w:r>
      <w:r>
        <w:tab/>
        <w:t>SetMutableBinding (N,V,S)</w:t>
      </w:r>
    </w:p>
    <w:p w14:paraId="6A5AC2FB" w14:textId="77777777" w:rsidR="004C02EF" w:rsidRDefault="004C02EF" w:rsidP="004C02EF">
      <w:r>
        <w:t xml:space="preserve">The concrete Environment Record method SetMutableBinding for declarative environment records attempts to change the bound value of the current binding of the identifier whose name is the value of the argument </w:t>
      </w:r>
      <w:r w:rsidRPr="00E32218">
        <w:rPr>
          <w:rFonts w:ascii="Times New Roman" w:hAnsi="Times New Roman"/>
          <w:i/>
        </w:rPr>
        <w:t>N</w:t>
      </w:r>
      <w:r>
        <w:t xml:space="preserve"> to the value of argument </w:t>
      </w:r>
      <w:r w:rsidRPr="00E32218">
        <w:rPr>
          <w:rFonts w:ascii="Times New Roman" w:hAnsi="Times New Roman"/>
          <w:i/>
        </w:rPr>
        <w:t>V</w:t>
      </w:r>
      <w:r>
        <w:t xml:space="preserve">. A binding for </w:t>
      </w:r>
      <w:r w:rsidRPr="00E32218">
        <w:rPr>
          <w:rFonts w:ascii="Times New Roman" w:hAnsi="Times New Roman"/>
          <w:i/>
        </w:rPr>
        <w:t>N</w:t>
      </w:r>
      <w:r>
        <w:t xml:space="preserve"> must already exist. If the binding is an immutable binding, a </w:t>
      </w:r>
      <w:r w:rsidRPr="00B00383">
        <w:rPr>
          <w:b/>
        </w:rPr>
        <w:t>TypeError</w:t>
      </w:r>
      <w:r>
        <w:t xml:space="preserve"> </w:t>
      </w:r>
      <w:r w:rsidRPr="00C27AD5">
        <w:rPr>
          <w:rFonts w:cs="Arial"/>
        </w:rPr>
        <w:t>is thrown if</w:t>
      </w:r>
      <w:r w:rsidRPr="00612C55">
        <w:rPr>
          <w:rFonts w:ascii="Times New Roman" w:hAnsi="Times New Roman"/>
        </w:rPr>
        <w:t xml:space="preserve"> S</w:t>
      </w:r>
      <w:r>
        <w:t xml:space="preserve"> is </w:t>
      </w:r>
      <w:r w:rsidRPr="00612C55">
        <w:rPr>
          <w:rFonts w:ascii="Times New Roman" w:hAnsi="Times New Roman"/>
          <w:b/>
        </w:rPr>
        <w:t>true</w:t>
      </w:r>
      <w:r>
        <w:t xml:space="preserve">. </w:t>
      </w:r>
    </w:p>
    <w:p w14:paraId="36F70B79" w14:textId="77777777" w:rsidR="004C02EF" w:rsidRDefault="004C02EF" w:rsidP="004C02EF">
      <w:pPr>
        <w:pStyle w:val="Alg4"/>
        <w:numPr>
          <w:ilvl w:val="0"/>
          <w:numId w:val="364"/>
        </w:numPr>
      </w:pPr>
      <w:r>
        <w:t xml:space="preserve">Let </w:t>
      </w:r>
      <w:r w:rsidRPr="00C447A0">
        <w:rPr>
          <w:i/>
        </w:rPr>
        <w:t>envRec</w:t>
      </w:r>
      <w:r>
        <w:t xml:space="preserve"> be the declarative environment record for which the method was invoked.</w:t>
      </w:r>
    </w:p>
    <w:p w14:paraId="3E7FF733" w14:textId="77777777" w:rsidR="004C02EF" w:rsidRDefault="004C02EF" w:rsidP="004C02EF">
      <w:pPr>
        <w:pStyle w:val="Alg4"/>
        <w:numPr>
          <w:ilvl w:val="0"/>
          <w:numId w:val="364"/>
        </w:numPr>
      </w:pPr>
      <w:r>
        <w:t xml:space="preserve">Assert: </w:t>
      </w:r>
      <w:r w:rsidRPr="00A545F2">
        <w:rPr>
          <w:i/>
        </w:rPr>
        <w:t>envRec</w:t>
      </w:r>
      <w:r>
        <w:t xml:space="preserve"> must have a binding for </w:t>
      </w:r>
      <w:r w:rsidRPr="00C447A0">
        <w:rPr>
          <w:i/>
        </w:rPr>
        <w:t>N</w:t>
      </w:r>
      <w:r>
        <w:t>.</w:t>
      </w:r>
    </w:p>
    <w:p w14:paraId="4E3B3BFD" w14:textId="77777777" w:rsidR="004C02EF" w:rsidRDefault="004C02EF" w:rsidP="004C02EF">
      <w:pPr>
        <w:pStyle w:val="Alg4"/>
        <w:numPr>
          <w:ilvl w:val="0"/>
          <w:numId w:val="364"/>
        </w:numPr>
      </w:pPr>
      <w:r>
        <w:t xml:space="preserve">If the binding for </w:t>
      </w:r>
      <w:r w:rsidRPr="00C447A0">
        <w:rPr>
          <w:i/>
        </w:rPr>
        <w:t>N</w:t>
      </w:r>
      <w:r>
        <w:t xml:space="preserve"> in </w:t>
      </w:r>
      <w:r w:rsidRPr="00A545F2">
        <w:rPr>
          <w:i/>
        </w:rPr>
        <w:t>envRec</w:t>
      </w:r>
      <w:r>
        <w:t xml:space="preserve"> is a mutable binding, change its bound value to </w:t>
      </w:r>
      <w:r w:rsidRPr="00C447A0">
        <w:rPr>
          <w:i/>
        </w:rPr>
        <w:t>V</w:t>
      </w:r>
      <w:r>
        <w:t>.</w:t>
      </w:r>
    </w:p>
    <w:p w14:paraId="5179384B" w14:textId="77777777" w:rsidR="004C02EF" w:rsidRDefault="004C02EF" w:rsidP="004C02EF">
      <w:pPr>
        <w:pStyle w:val="Alg4"/>
        <w:numPr>
          <w:ilvl w:val="0"/>
          <w:numId w:val="364"/>
        </w:numPr>
        <w:spacing w:after="120"/>
      </w:pPr>
      <w:r>
        <w:t xml:space="preserve">Else this must be an attempt to change the value of an immutable binding so if </w:t>
      </w:r>
      <w:r w:rsidRPr="00612C55">
        <w:rPr>
          <w:i/>
        </w:rPr>
        <w:t>S</w:t>
      </w:r>
      <w:r>
        <w:t xml:space="preserve"> if </w:t>
      </w:r>
      <w:r w:rsidRPr="00612C55">
        <w:rPr>
          <w:b/>
        </w:rPr>
        <w:t>true</w:t>
      </w:r>
      <w:r>
        <w:t xml:space="preserve"> throw a </w:t>
      </w:r>
      <w:r w:rsidRPr="00C447A0">
        <w:rPr>
          <w:b/>
        </w:rPr>
        <w:t>TypeError</w:t>
      </w:r>
      <w:r>
        <w:t xml:space="preserve"> exception.</w:t>
      </w:r>
    </w:p>
    <w:p w14:paraId="327177DA" w14:textId="77777777" w:rsidR="004C02EF" w:rsidRDefault="004C02EF" w:rsidP="004C02EF">
      <w:pPr>
        <w:pStyle w:val="51"/>
        <w:numPr>
          <w:ilvl w:val="0"/>
          <w:numId w:val="0"/>
        </w:numPr>
      </w:pPr>
      <w:r>
        <w:t>10.2.1.1.4</w:t>
      </w:r>
      <w:r>
        <w:tab/>
        <w:t>GetBindingValue(N,S)</w:t>
      </w:r>
    </w:p>
    <w:p w14:paraId="460FC188" w14:textId="77777777" w:rsidR="004C02EF" w:rsidRDefault="004C02EF" w:rsidP="004C02EF">
      <w:r>
        <w:t xml:space="preserve">The concrete Environment Record method GetBindingValue for declarative environment records simply </w:t>
      </w:r>
      <w:r w:rsidRPr="00C92B5F">
        <w:t>returns</w:t>
      </w:r>
      <w:r>
        <w:t xml:space="preserve"> the value of its bound identifier whose name is the value of the argument </w:t>
      </w:r>
      <w:r w:rsidRPr="00E32218">
        <w:rPr>
          <w:rFonts w:ascii="Times New Roman" w:hAnsi="Times New Roman"/>
          <w:i/>
        </w:rPr>
        <w:t>N</w:t>
      </w:r>
      <w:r>
        <w:t xml:space="preserve">. The binding must already exist. If </w:t>
      </w:r>
      <w:r w:rsidRPr="00E32218">
        <w:rPr>
          <w:rFonts w:ascii="Times New Roman" w:hAnsi="Times New Roman"/>
          <w:i/>
        </w:rPr>
        <w:t>S</w:t>
      </w:r>
      <w:r>
        <w:t xml:space="preserve"> is </w:t>
      </w:r>
      <w:r>
        <w:rPr>
          <w:b/>
        </w:rPr>
        <w:t>true</w:t>
      </w:r>
      <w:r>
        <w:t xml:space="preserve"> and the binding is an uninitialised immutable binding throw a </w:t>
      </w:r>
      <w:r w:rsidRPr="00B00383">
        <w:rPr>
          <w:b/>
        </w:rPr>
        <w:t>ReferenceError</w:t>
      </w:r>
      <w:r>
        <w:t xml:space="preserve"> exception.</w:t>
      </w:r>
    </w:p>
    <w:p w14:paraId="6580685A" w14:textId="77777777" w:rsidR="004C02EF" w:rsidRDefault="004C02EF" w:rsidP="004C02EF">
      <w:pPr>
        <w:pStyle w:val="Alg4"/>
        <w:numPr>
          <w:ilvl w:val="0"/>
          <w:numId w:val="365"/>
        </w:numPr>
      </w:pPr>
      <w:r>
        <w:t xml:space="preserve">Let </w:t>
      </w:r>
      <w:r w:rsidRPr="00C447A0">
        <w:rPr>
          <w:i/>
        </w:rPr>
        <w:t>envRec</w:t>
      </w:r>
      <w:r>
        <w:t xml:space="preserve"> be the declarative environment record for which the method was invoked.</w:t>
      </w:r>
    </w:p>
    <w:p w14:paraId="0A303EC2" w14:textId="77777777" w:rsidR="004C02EF" w:rsidRDefault="004C02EF" w:rsidP="004C02EF">
      <w:pPr>
        <w:pStyle w:val="Alg4"/>
        <w:numPr>
          <w:ilvl w:val="0"/>
          <w:numId w:val="365"/>
        </w:numPr>
      </w:pPr>
      <w:r>
        <w:t xml:space="preserve">Assert: </w:t>
      </w:r>
      <w:r w:rsidRPr="00C447A0">
        <w:rPr>
          <w:i/>
        </w:rPr>
        <w:t>envRec</w:t>
      </w:r>
      <w:r>
        <w:t xml:space="preserve"> has a binding for </w:t>
      </w:r>
      <w:r>
        <w:rPr>
          <w:i/>
        </w:rPr>
        <w:t>N</w:t>
      </w:r>
      <w:r>
        <w:t>.</w:t>
      </w:r>
    </w:p>
    <w:p w14:paraId="77E447D4" w14:textId="77777777" w:rsidR="004C02EF" w:rsidRDefault="004C02EF" w:rsidP="004C02EF">
      <w:pPr>
        <w:pStyle w:val="Alg4"/>
        <w:numPr>
          <w:ilvl w:val="0"/>
          <w:numId w:val="365"/>
        </w:numPr>
      </w:pPr>
      <w:r>
        <w:t xml:space="preserve">If the binding for </w:t>
      </w:r>
      <w:r>
        <w:rPr>
          <w:i/>
        </w:rPr>
        <w:t>N</w:t>
      </w:r>
      <w:r>
        <w:t xml:space="preserve"> in </w:t>
      </w:r>
      <w:r w:rsidRPr="00C447A0">
        <w:rPr>
          <w:i/>
        </w:rPr>
        <w:t>envRec</w:t>
      </w:r>
      <w:r>
        <w:t xml:space="preserve"> is an uninitialised immutable binding, then</w:t>
      </w:r>
    </w:p>
    <w:p w14:paraId="0BA4886E" w14:textId="77777777" w:rsidR="004C02EF" w:rsidRDefault="004C02EF" w:rsidP="004C02EF">
      <w:pPr>
        <w:pStyle w:val="Alg4"/>
        <w:numPr>
          <w:ilvl w:val="1"/>
          <w:numId w:val="365"/>
        </w:numPr>
      </w:pPr>
      <w:r>
        <w:t xml:space="preserve">If </w:t>
      </w:r>
      <w:r>
        <w:rPr>
          <w:i/>
        </w:rPr>
        <w:t>S</w:t>
      </w:r>
      <w:r>
        <w:t xml:space="preserve"> is </w:t>
      </w:r>
      <w:r>
        <w:rPr>
          <w:b/>
        </w:rPr>
        <w:t>false</w:t>
      </w:r>
      <w:r>
        <w:t xml:space="preserve">, return the value </w:t>
      </w:r>
      <w:r>
        <w:rPr>
          <w:b/>
        </w:rPr>
        <w:t>undefined</w:t>
      </w:r>
      <w:r>
        <w:t xml:space="preserve">, otherwise throw a </w:t>
      </w:r>
      <w:r w:rsidRPr="005869EC">
        <w:rPr>
          <w:b/>
        </w:rPr>
        <w:t>ReferenceError</w:t>
      </w:r>
      <w:r>
        <w:t xml:space="preserve"> exception.</w:t>
      </w:r>
    </w:p>
    <w:p w14:paraId="4212938A" w14:textId="77777777" w:rsidR="004C02EF" w:rsidRDefault="004C02EF" w:rsidP="004C02EF">
      <w:pPr>
        <w:pStyle w:val="Alg4"/>
        <w:numPr>
          <w:ilvl w:val="0"/>
          <w:numId w:val="365"/>
        </w:numPr>
        <w:spacing w:after="120"/>
      </w:pPr>
      <w:r>
        <w:t xml:space="preserve">Else, return the value currently bound to </w:t>
      </w:r>
      <w:r>
        <w:rPr>
          <w:i/>
        </w:rPr>
        <w:t>N</w:t>
      </w:r>
      <w:r>
        <w:t xml:space="preserve"> in </w:t>
      </w:r>
      <w:r w:rsidRPr="00C447A0">
        <w:rPr>
          <w:i/>
        </w:rPr>
        <w:t>envRec</w:t>
      </w:r>
      <w:r>
        <w:t>.</w:t>
      </w:r>
    </w:p>
    <w:p w14:paraId="5DB2FC15" w14:textId="77777777" w:rsidR="004C02EF" w:rsidRDefault="004C02EF" w:rsidP="004C02EF">
      <w:pPr>
        <w:pStyle w:val="51"/>
        <w:numPr>
          <w:ilvl w:val="0"/>
          <w:numId w:val="0"/>
        </w:numPr>
      </w:pPr>
      <w:r>
        <w:t>10.2.1.1.5</w:t>
      </w:r>
      <w:r>
        <w:tab/>
        <w:t>DeleteBinding (N)</w:t>
      </w:r>
    </w:p>
    <w:p w14:paraId="367DA17F" w14:textId="77777777" w:rsidR="004C02EF" w:rsidRDefault="004C02EF" w:rsidP="004C02EF">
      <w:r>
        <w:t>The concrete Environment Record method DeleteBinding for declarative environment records can only delete bindings that have been explicitly designated as being subject to deletion.</w:t>
      </w:r>
    </w:p>
    <w:p w14:paraId="0CA9663F" w14:textId="77777777" w:rsidR="004C02EF" w:rsidRDefault="004C02EF" w:rsidP="004C02EF">
      <w:pPr>
        <w:pStyle w:val="Alg4"/>
        <w:numPr>
          <w:ilvl w:val="0"/>
          <w:numId w:val="366"/>
        </w:numPr>
      </w:pPr>
      <w:r>
        <w:t xml:space="preserve">Let </w:t>
      </w:r>
      <w:r w:rsidRPr="00C447A0">
        <w:rPr>
          <w:i/>
        </w:rPr>
        <w:t>envRec</w:t>
      </w:r>
      <w:r>
        <w:t xml:space="preserve"> be the declarative environment record for which the method was invoked.</w:t>
      </w:r>
    </w:p>
    <w:p w14:paraId="59C441F2" w14:textId="77777777" w:rsidR="004C02EF" w:rsidRDefault="004C02EF" w:rsidP="004C02EF">
      <w:pPr>
        <w:pStyle w:val="Alg4"/>
        <w:numPr>
          <w:ilvl w:val="0"/>
          <w:numId w:val="366"/>
        </w:numPr>
      </w:pPr>
      <w:r>
        <w:t xml:space="preserve">If </w:t>
      </w:r>
      <w:r w:rsidRPr="00A545F2">
        <w:rPr>
          <w:i/>
        </w:rPr>
        <w:t>envRec</w:t>
      </w:r>
      <w:r>
        <w:t xml:space="preserve"> does not have a binding for the name that is the value of </w:t>
      </w:r>
      <w:r>
        <w:rPr>
          <w:i/>
        </w:rPr>
        <w:t>N</w:t>
      </w:r>
      <w:r>
        <w:t xml:space="preserve">, return </w:t>
      </w:r>
      <w:r>
        <w:rPr>
          <w:b/>
        </w:rPr>
        <w:t>true</w:t>
      </w:r>
      <w:r>
        <w:t>.</w:t>
      </w:r>
    </w:p>
    <w:p w14:paraId="5922D08E" w14:textId="77777777" w:rsidR="004C02EF" w:rsidRDefault="004C02EF" w:rsidP="004C02EF">
      <w:pPr>
        <w:pStyle w:val="Alg4"/>
        <w:numPr>
          <w:ilvl w:val="0"/>
          <w:numId w:val="366"/>
        </w:numPr>
      </w:pPr>
      <w:r>
        <w:t xml:space="preserve">If the binding for </w:t>
      </w:r>
      <w:r>
        <w:rPr>
          <w:i/>
        </w:rPr>
        <w:t>N</w:t>
      </w:r>
      <w:r>
        <w:t xml:space="preserve"> in </w:t>
      </w:r>
      <w:r w:rsidRPr="00C447A0">
        <w:rPr>
          <w:i/>
        </w:rPr>
        <w:t>envRec</w:t>
      </w:r>
      <w:r>
        <w:t xml:space="preserve"> is cannot be deleted, return </w:t>
      </w:r>
      <w:r w:rsidRPr="00332C45">
        <w:rPr>
          <w:b/>
        </w:rPr>
        <w:t>false</w:t>
      </w:r>
      <w:r>
        <w:t>.</w:t>
      </w:r>
    </w:p>
    <w:p w14:paraId="27A7CA27" w14:textId="77777777" w:rsidR="004C02EF" w:rsidRDefault="004C02EF" w:rsidP="004C02EF">
      <w:pPr>
        <w:pStyle w:val="Alg4"/>
        <w:numPr>
          <w:ilvl w:val="0"/>
          <w:numId w:val="366"/>
        </w:numPr>
        <w:spacing w:after="120"/>
        <w:contextualSpacing/>
      </w:pPr>
      <w:r>
        <w:t xml:space="preserve">Remove the binding for </w:t>
      </w:r>
      <w:r w:rsidRPr="00332C45">
        <w:rPr>
          <w:i/>
        </w:rPr>
        <w:t>N</w:t>
      </w:r>
      <w:r>
        <w:t xml:space="preserve"> from </w:t>
      </w:r>
      <w:r w:rsidRPr="00C447A0">
        <w:rPr>
          <w:i/>
        </w:rPr>
        <w:t>envRec</w:t>
      </w:r>
      <w:r>
        <w:t>.</w:t>
      </w:r>
    </w:p>
    <w:p w14:paraId="6B030997" w14:textId="77777777" w:rsidR="004C02EF" w:rsidRDefault="004C02EF" w:rsidP="004C02EF">
      <w:pPr>
        <w:pStyle w:val="Alg4"/>
        <w:numPr>
          <w:ilvl w:val="0"/>
          <w:numId w:val="366"/>
        </w:numPr>
        <w:spacing w:after="120"/>
      </w:pPr>
      <w:r>
        <w:t xml:space="preserve">Return </w:t>
      </w:r>
      <w:r w:rsidRPr="00332C45">
        <w:rPr>
          <w:b/>
        </w:rPr>
        <w:t>true</w:t>
      </w:r>
      <w:r>
        <w:t>.</w:t>
      </w:r>
    </w:p>
    <w:p w14:paraId="6E93D45F" w14:textId="77777777" w:rsidR="004C02EF" w:rsidRDefault="004C02EF" w:rsidP="004C02EF">
      <w:pPr>
        <w:pStyle w:val="51"/>
        <w:numPr>
          <w:ilvl w:val="0"/>
          <w:numId w:val="0"/>
        </w:numPr>
      </w:pPr>
      <w:r>
        <w:t>10.2.1.1.6</w:t>
      </w:r>
      <w:r>
        <w:tab/>
        <w:t>ImplicitThisValue()</w:t>
      </w:r>
    </w:p>
    <w:p w14:paraId="38473DB8" w14:textId="77777777" w:rsidR="004C02EF" w:rsidRDefault="004C02EF" w:rsidP="004C02EF">
      <w:r>
        <w:t xml:space="preserve">Declarative Environment Records always return </w:t>
      </w:r>
      <w:r>
        <w:rPr>
          <w:b/>
        </w:rPr>
        <w:t>undefined</w:t>
      </w:r>
      <w:r>
        <w:t xml:space="preserve"> as their ImplicitThisValue.</w:t>
      </w:r>
    </w:p>
    <w:p w14:paraId="20178367" w14:textId="77777777" w:rsidR="004C02EF" w:rsidRPr="00B75F3B" w:rsidRDefault="004C02EF" w:rsidP="004C02EF">
      <w:pPr>
        <w:pStyle w:val="Alg4"/>
        <w:numPr>
          <w:ilvl w:val="0"/>
          <w:numId w:val="367"/>
        </w:numPr>
        <w:spacing w:after="120"/>
      </w:pPr>
      <w:r>
        <w:t xml:space="preserve">Return </w:t>
      </w:r>
      <w:r>
        <w:rPr>
          <w:b/>
        </w:rPr>
        <w:t>undefined</w:t>
      </w:r>
      <w:r>
        <w:t>.</w:t>
      </w:r>
    </w:p>
    <w:p w14:paraId="4118CBCD" w14:textId="77777777" w:rsidR="004C02EF" w:rsidRDefault="004C02EF" w:rsidP="004C02EF">
      <w:pPr>
        <w:pStyle w:val="51"/>
        <w:numPr>
          <w:ilvl w:val="0"/>
          <w:numId w:val="0"/>
        </w:numPr>
      </w:pPr>
      <w:r>
        <w:t>10.2.1.1.7</w:t>
      </w:r>
      <w:r>
        <w:tab/>
        <w:t>CreateImmutableBinding (N)</w:t>
      </w:r>
    </w:p>
    <w:p w14:paraId="6F4F58F4" w14:textId="77777777" w:rsidR="004C02EF" w:rsidRDefault="004C02EF" w:rsidP="004C02EF">
      <w:r>
        <w:t xml:space="preserve">The concrete Environment Record method CreateImmutableBinding for declarative environment records creates a new immutable binding for the name </w:t>
      </w:r>
      <w:r w:rsidRPr="00E32218">
        <w:rPr>
          <w:rFonts w:ascii="Times New Roman" w:hAnsi="Times New Roman"/>
          <w:i/>
        </w:rPr>
        <w:t>N</w:t>
      </w:r>
      <w:r>
        <w:t xml:space="preserve"> that is initialised to the value </w:t>
      </w:r>
      <w:r w:rsidRPr="00B00383">
        <w:rPr>
          <w:b/>
        </w:rPr>
        <w:t>undefined</w:t>
      </w:r>
      <w:r>
        <w:t xml:space="preserve">.  A binding must not already exist in this environment record for </w:t>
      </w:r>
      <w:r w:rsidRPr="00E32218">
        <w:rPr>
          <w:rFonts w:ascii="Times New Roman" w:hAnsi="Times New Roman"/>
          <w:i/>
        </w:rPr>
        <w:t>N</w:t>
      </w:r>
      <w:r>
        <w:t>.</w:t>
      </w:r>
    </w:p>
    <w:p w14:paraId="52146E8B" w14:textId="77777777" w:rsidR="004C02EF" w:rsidRDefault="004C02EF" w:rsidP="004C02EF">
      <w:pPr>
        <w:pStyle w:val="Alg4"/>
        <w:numPr>
          <w:ilvl w:val="0"/>
          <w:numId w:val="368"/>
        </w:numPr>
      </w:pPr>
      <w:r>
        <w:t xml:space="preserve">Let </w:t>
      </w:r>
      <w:r w:rsidRPr="00C447A0">
        <w:rPr>
          <w:i/>
        </w:rPr>
        <w:t xml:space="preserve">envRec </w:t>
      </w:r>
      <w:r>
        <w:t>be the declarative environment record for which the method was invoked.</w:t>
      </w:r>
    </w:p>
    <w:p w14:paraId="74E1A588" w14:textId="77777777" w:rsidR="004C02EF" w:rsidRDefault="004C02EF" w:rsidP="004C02EF">
      <w:pPr>
        <w:pStyle w:val="Alg4"/>
        <w:numPr>
          <w:ilvl w:val="0"/>
          <w:numId w:val="368"/>
        </w:numPr>
      </w:pPr>
      <w:r>
        <w:t xml:space="preserve">Assert: </w:t>
      </w:r>
      <w:r w:rsidRPr="00C447A0">
        <w:rPr>
          <w:i/>
        </w:rPr>
        <w:t xml:space="preserve">envRec </w:t>
      </w:r>
      <w:r>
        <w:t xml:space="preserve">does not already have a binding for </w:t>
      </w:r>
      <w:r>
        <w:rPr>
          <w:i/>
        </w:rPr>
        <w:t>N</w:t>
      </w:r>
      <w:r>
        <w:t>.</w:t>
      </w:r>
    </w:p>
    <w:p w14:paraId="0F9846D9" w14:textId="77777777" w:rsidR="004C02EF" w:rsidRDefault="004C02EF" w:rsidP="004C02EF">
      <w:pPr>
        <w:pStyle w:val="Alg4"/>
        <w:numPr>
          <w:ilvl w:val="0"/>
          <w:numId w:val="368"/>
        </w:numPr>
        <w:spacing w:after="120"/>
      </w:pPr>
      <w:r>
        <w:t xml:space="preserve">Create an immutable binding in </w:t>
      </w:r>
      <w:r w:rsidRPr="00C447A0">
        <w:rPr>
          <w:i/>
        </w:rPr>
        <w:t>envRec</w:t>
      </w:r>
      <w:r>
        <w:t xml:space="preserve"> for </w:t>
      </w:r>
      <w:r>
        <w:rPr>
          <w:i/>
        </w:rPr>
        <w:t>N</w:t>
      </w:r>
      <w:r>
        <w:t xml:space="preserve"> and record that it is uninitialised.</w:t>
      </w:r>
    </w:p>
    <w:p w14:paraId="5FE2B0CC" w14:textId="77777777" w:rsidR="004C02EF" w:rsidRDefault="004C02EF" w:rsidP="004C02EF">
      <w:pPr>
        <w:pStyle w:val="51"/>
        <w:numPr>
          <w:ilvl w:val="0"/>
          <w:numId w:val="0"/>
        </w:numPr>
      </w:pPr>
      <w:r>
        <w:t>10.2.1.1.8</w:t>
      </w:r>
      <w:r>
        <w:tab/>
        <w:t>InitializeImmutableBinding (N,V)</w:t>
      </w:r>
    </w:p>
    <w:p w14:paraId="16A56445" w14:textId="77777777" w:rsidR="004C02EF" w:rsidRDefault="004C02EF" w:rsidP="004C02EF">
      <w:r>
        <w:t xml:space="preserve">The concrete Environment Record method InitializeImmutableBinding for declarative environment records is used to set the bound value of the current binding of the identifier whose name is the value of the argument </w:t>
      </w:r>
      <w:r w:rsidRPr="00E32218">
        <w:rPr>
          <w:rFonts w:ascii="Times New Roman" w:hAnsi="Times New Roman"/>
          <w:i/>
        </w:rPr>
        <w:t>N</w:t>
      </w:r>
      <w:r>
        <w:t xml:space="preserve"> to the value of argument </w:t>
      </w:r>
      <w:r w:rsidRPr="00E32218">
        <w:rPr>
          <w:rFonts w:ascii="Times New Roman" w:hAnsi="Times New Roman"/>
          <w:i/>
        </w:rPr>
        <w:t>V</w:t>
      </w:r>
      <w:r>
        <w:t xml:space="preserve">. An uninitialised immutable binding for </w:t>
      </w:r>
      <w:r w:rsidRPr="00E32218">
        <w:rPr>
          <w:rFonts w:ascii="Times New Roman" w:hAnsi="Times New Roman"/>
          <w:i/>
        </w:rPr>
        <w:t>N</w:t>
      </w:r>
      <w:r>
        <w:t xml:space="preserve"> must already exist. </w:t>
      </w:r>
    </w:p>
    <w:p w14:paraId="62045C98" w14:textId="77777777" w:rsidR="004C02EF" w:rsidRDefault="004C02EF" w:rsidP="004C02EF">
      <w:pPr>
        <w:pStyle w:val="Alg4"/>
        <w:numPr>
          <w:ilvl w:val="0"/>
          <w:numId w:val="369"/>
        </w:numPr>
      </w:pPr>
      <w:r>
        <w:t xml:space="preserve">Let </w:t>
      </w:r>
      <w:r w:rsidRPr="00C447A0">
        <w:rPr>
          <w:i/>
        </w:rPr>
        <w:t xml:space="preserve">envRec </w:t>
      </w:r>
      <w:r>
        <w:t>be the declarative environment record for which the method was invoked.</w:t>
      </w:r>
    </w:p>
    <w:p w14:paraId="5C610F87" w14:textId="77777777" w:rsidR="004C02EF" w:rsidRDefault="004C02EF" w:rsidP="004C02EF">
      <w:pPr>
        <w:pStyle w:val="Alg4"/>
        <w:numPr>
          <w:ilvl w:val="0"/>
          <w:numId w:val="369"/>
        </w:numPr>
      </w:pPr>
      <w:r>
        <w:t xml:space="preserve">Assert: </w:t>
      </w:r>
      <w:r w:rsidRPr="00C447A0">
        <w:rPr>
          <w:i/>
        </w:rPr>
        <w:t>envRec</w:t>
      </w:r>
      <w:r>
        <w:t xml:space="preserve"> must have an uninitialised immutable binding for N.</w:t>
      </w:r>
    </w:p>
    <w:p w14:paraId="129DA5DB" w14:textId="77777777" w:rsidR="004C02EF" w:rsidRDefault="004C02EF" w:rsidP="004C02EF">
      <w:pPr>
        <w:pStyle w:val="Alg4"/>
        <w:numPr>
          <w:ilvl w:val="0"/>
          <w:numId w:val="369"/>
        </w:numPr>
      </w:pPr>
      <w:r>
        <w:t xml:space="preserve">Set the bound value for </w:t>
      </w:r>
      <w:r>
        <w:rPr>
          <w:i/>
        </w:rPr>
        <w:t>N</w:t>
      </w:r>
      <w:r>
        <w:t xml:space="preserve"> in </w:t>
      </w:r>
      <w:r w:rsidRPr="00C447A0">
        <w:rPr>
          <w:i/>
        </w:rPr>
        <w:t>envRec</w:t>
      </w:r>
      <w:r>
        <w:t xml:space="preserve"> to </w:t>
      </w:r>
      <w:r>
        <w:rPr>
          <w:i/>
        </w:rPr>
        <w:t>V</w:t>
      </w:r>
      <w:r>
        <w:t>.</w:t>
      </w:r>
    </w:p>
    <w:p w14:paraId="44F0870B" w14:textId="77777777" w:rsidR="004C02EF" w:rsidRDefault="004C02EF" w:rsidP="004C02EF">
      <w:pPr>
        <w:pStyle w:val="Alg4"/>
        <w:numPr>
          <w:ilvl w:val="0"/>
          <w:numId w:val="369"/>
        </w:numPr>
        <w:spacing w:after="120"/>
      </w:pPr>
      <w:r>
        <w:t xml:space="preserve">Record that the immutable binding for </w:t>
      </w:r>
      <w:r>
        <w:rPr>
          <w:i/>
        </w:rPr>
        <w:t>N</w:t>
      </w:r>
      <w:r>
        <w:t xml:space="preserve"> in </w:t>
      </w:r>
      <w:r w:rsidRPr="00C447A0">
        <w:rPr>
          <w:i/>
        </w:rPr>
        <w:t>envRec</w:t>
      </w:r>
      <w:r>
        <w:t xml:space="preserve"> has been initialised.</w:t>
      </w:r>
    </w:p>
    <w:p w14:paraId="5A798B95" w14:textId="77777777" w:rsidR="004C02EF" w:rsidRDefault="004C02EF" w:rsidP="004C02EF">
      <w:pPr>
        <w:pStyle w:val="40"/>
        <w:numPr>
          <w:ilvl w:val="0"/>
          <w:numId w:val="0"/>
        </w:numPr>
      </w:pPr>
      <w:r>
        <w:t>10.2.1.2</w:t>
      </w:r>
      <w:r>
        <w:tab/>
        <w:t>Object Environment Records</w:t>
      </w:r>
    </w:p>
    <w:p w14:paraId="03ECC420" w14:textId="77777777" w:rsidR="004C02EF" w:rsidRDefault="004C02EF" w:rsidP="004C02EF">
      <w:r>
        <w:t xml:space="preserve">Each object environment record is associated with an object called its </w:t>
      </w:r>
      <w:r>
        <w:rPr>
          <w:i/>
        </w:rPr>
        <w:t>binding object</w:t>
      </w:r>
      <w:r>
        <w:t xml:space="preserve">. An object environment record binds the set of identifier names that directly correspond to the property names of its binding object. Property names that are not an </w:t>
      </w:r>
      <w:r w:rsidRPr="00E32218">
        <w:rPr>
          <w:rFonts w:ascii="Times New Roman" w:hAnsi="Times New Roman"/>
          <w:i/>
        </w:rPr>
        <w:t xml:space="preserve">IdentifierName </w:t>
      </w:r>
      <w:r>
        <w:t xml:space="preserve">are not included in the set of bound identifiers. Both own and inherited properties are included in the set regardless of the setting of their [[Enumerable]] attribute. Because properties can be dynamically added and deleted from objects, the set of identifiers bound by an object environment record may potentially change as a side-effect of any operation that adds or deletes properties. Any bindings that are created as a result of such a side-effect are considered to be a mutable binding even if the Writable attribute of the corresponding property has the value </w:t>
      </w:r>
      <w:r>
        <w:rPr>
          <w:b/>
        </w:rPr>
        <w:t>false</w:t>
      </w:r>
      <w:r>
        <w:t>. Immutable bindings do not exist for object environment records.</w:t>
      </w:r>
    </w:p>
    <w:p w14:paraId="2D2CAFCE" w14:textId="77777777" w:rsidR="004C02EF" w:rsidRDefault="004C02EF" w:rsidP="004C02EF">
      <w:r>
        <w:t xml:space="preserve">Object environment records can be configured to provide their binding object as an implicit this value for use in function calls. This capability is used to specify the behaviour of With Statement (12.10) induced bindings. The capability is controlled by a </w:t>
      </w:r>
      <w:r w:rsidRPr="00E32218">
        <w:rPr>
          <w:rFonts w:ascii="Times New Roman" w:hAnsi="Times New Roman"/>
          <w:i/>
        </w:rPr>
        <w:t>provideThis</w:t>
      </w:r>
      <w:r>
        <w:t xml:space="preserve"> Boolean value that is associated with each object environment record.  By default, the value of </w:t>
      </w:r>
      <w:r w:rsidRPr="00E32218">
        <w:rPr>
          <w:rFonts w:ascii="Times New Roman" w:hAnsi="Times New Roman"/>
          <w:i/>
        </w:rPr>
        <w:t>provideThis</w:t>
      </w:r>
      <w:r>
        <w:t xml:space="preserve"> is </w:t>
      </w:r>
      <w:r w:rsidRPr="00AE2B62">
        <w:rPr>
          <w:b/>
        </w:rPr>
        <w:t>false</w:t>
      </w:r>
      <w:r>
        <w:t xml:space="preserve"> for any object environment record.</w:t>
      </w:r>
    </w:p>
    <w:p w14:paraId="266143CF" w14:textId="77777777" w:rsidR="004C02EF" w:rsidRDefault="004C02EF" w:rsidP="004C02EF">
      <w:r>
        <w:t>The behaviour of the concrete specification methods for Object Environment Records is defined by the following algorithms.</w:t>
      </w:r>
    </w:p>
    <w:p w14:paraId="7C732B18" w14:textId="77777777" w:rsidR="004C02EF" w:rsidRDefault="004C02EF" w:rsidP="004C02EF">
      <w:pPr>
        <w:pStyle w:val="51"/>
        <w:numPr>
          <w:ilvl w:val="0"/>
          <w:numId w:val="0"/>
        </w:numPr>
      </w:pPr>
      <w:r>
        <w:t>10.2.1.2.1</w:t>
      </w:r>
      <w:r>
        <w:tab/>
        <w:t>HasBinding(N)</w:t>
      </w:r>
    </w:p>
    <w:p w14:paraId="6949422F" w14:textId="77777777" w:rsidR="004C02EF" w:rsidRDefault="004C02EF" w:rsidP="004C02EF">
      <w:r>
        <w:t xml:space="preserve">The concrete Environment Record method HasBinding for object environment records determines if its associated binding object has a property whose name is the value of the argument </w:t>
      </w:r>
      <w:r w:rsidRPr="00E32218">
        <w:rPr>
          <w:rFonts w:ascii="Times New Roman" w:hAnsi="Times New Roman"/>
          <w:i/>
        </w:rPr>
        <w:t>N</w:t>
      </w:r>
      <w:r>
        <w:t>:</w:t>
      </w:r>
    </w:p>
    <w:p w14:paraId="3A7CF8B0" w14:textId="77777777" w:rsidR="004C02EF" w:rsidRDefault="004C02EF" w:rsidP="004C02EF">
      <w:pPr>
        <w:pStyle w:val="Alg4"/>
        <w:numPr>
          <w:ilvl w:val="0"/>
          <w:numId w:val="370"/>
        </w:numPr>
      </w:pPr>
      <w:r>
        <w:t xml:space="preserve">Let </w:t>
      </w:r>
      <w:r w:rsidRPr="005051D8">
        <w:rPr>
          <w:i/>
        </w:rPr>
        <w:t xml:space="preserve">envRec </w:t>
      </w:r>
      <w:r>
        <w:t>be the object environment record for which the method was invoked.</w:t>
      </w:r>
    </w:p>
    <w:p w14:paraId="675D5C31" w14:textId="77777777" w:rsidR="004C02EF" w:rsidRDefault="004C02EF" w:rsidP="004C02EF">
      <w:pPr>
        <w:pStyle w:val="Alg4"/>
        <w:numPr>
          <w:ilvl w:val="0"/>
          <w:numId w:val="370"/>
        </w:numPr>
      </w:pPr>
      <w:r>
        <w:t xml:space="preserve">Let </w:t>
      </w:r>
      <w:r w:rsidRPr="005051D8">
        <w:rPr>
          <w:i/>
        </w:rPr>
        <w:t xml:space="preserve">bindings </w:t>
      </w:r>
      <w:r>
        <w:t xml:space="preserve">be the binding object for </w:t>
      </w:r>
      <w:r w:rsidRPr="005051D8">
        <w:rPr>
          <w:i/>
        </w:rPr>
        <w:t>envRec</w:t>
      </w:r>
      <w:r>
        <w:t>.</w:t>
      </w:r>
    </w:p>
    <w:p w14:paraId="03A69EFE" w14:textId="77777777" w:rsidR="004C02EF" w:rsidRDefault="004C02EF" w:rsidP="004C02EF">
      <w:pPr>
        <w:pStyle w:val="Alg4"/>
        <w:numPr>
          <w:ilvl w:val="0"/>
          <w:numId w:val="370"/>
        </w:numPr>
        <w:spacing w:after="120"/>
      </w:pPr>
      <w:r>
        <w:t xml:space="preserve">Return the result of calling the [[HasProperty]] internal method of </w:t>
      </w:r>
      <w:r w:rsidRPr="005051D8">
        <w:rPr>
          <w:i/>
        </w:rPr>
        <w:t>bindings</w:t>
      </w:r>
      <w:r>
        <w:t xml:space="preserve">, passing </w:t>
      </w:r>
      <w:r>
        <w:rPr>
          <w:i/>
        </w:rPr>
        <w:t>N</w:t>
      </w:r>
      <w:r>
        <w:t xml:space="preserve"> as the property name.</w:t>
      </w:r>
    </w:p>
    <w:p w14:paraId="2A2E2BEC" w14:textId="77777777" w:rsidR="004C02EF" w:rsidRDefault="004C02EF" w:rsidP="004C02EF">
      <w:pPr>
        <w:pStyle w:val="51"/>
        <w:numPr>
          <w:ilvl w:val="0"/>
          <w:numId w:val="0"/>
        </w:numPr>
      </w:pPr>
      <w:r>
        <w:t>10.2.1.2.2</w:t>
      </w:r>
      <w:r>
        <w:tab/>
        <w:t>CreateMutableBinding (N, D)</w:t>
      </w:r>
    </w:p>
    <w:p w14:paraId="4857D8AC" w14:textId="77777777" w:rsidR="004C02EF" w:rsidRDefault="004C02EF" w:rsidP="004C02EF">
      <w:r>
        <w:t>The concrete Environment Record method CreateMutableBinding for object environment records creates</w:t>
      </w:r>
      <w:r w:rsidRPr="0008439B">
        <w:t xml:space="preserve"> </w:t>
      </w:r>
      <w:r>
        <w:t xml:space="preserve">in an environment record’s associated binding object a property whose name is the String value and initialises it to the value </w:t>
      </w:r>
      <w:r>
        <w:rPr>
          <w:b/>
        </w:rPr>
        <w:t>undefined</w:t>
      </w:r>
      <w:r>
        <w:t xml:space="preserve">. A property named </w:t>
      </w:r>
      <w:r w:rsidRPr="00E32218">
        <w:rPr>
          <w:rFonts w:ascii="Times New Roman" w:hAnsi="Times New Roman"/>
          <w:i/>
        </w:rPr>
        <w:t>N</w:t>
      </w:r>
      <w:r>
        <w:t xml:space="preserve"> must not already exist in the binding object.</w:t>
      </w:r>
      <w:r w:rsidRPr="0008439B">
        <w:t xml:space="preserve"> </w:t>
      </w:r>
      <w:r>
        <w:t xml:space="preserve">If Boolean argument </w:t>
      </w:r>
      <w:r w:rsidRPr="00E32218">
        <w:rPr>
          <w:rFonts w:ascii="Times New Roman" w:hAnsi="Times New Roman"/>
          <w:i/>
        </w:rPr>
        <w:t>D</w:t>
      </w:r>
      <w:r>
        <w:t xml:space="preserve"> is provided and has the value </w:t>
      </w:r>
      <w:r w:rsidRPr="00332C45">
        <w:rPr>
          <w:b/>
        </w:rPr>
        <w:t>true</w:t>
      </w:r>
      <w:r>
        <w:t xml:space="preserve"> the new property’s [[Configurable]] attribute is set to </w:t>
      </w:r>
      <w:r w:rsidRPr="00DA7371">
        <w:rPr>
          <w:b/>
        </w:rPr>
        <w:t>true</w:t>
      </w:r>
      <w:r>
        <w:t xml:space="preserve">, otherwise it is set to </w:t>
      </w:r>
      <w:r w:rsidRPr="00DA7371">
        <w:rPr>
          <w:b/>
        </w:rPr>
        <w:t>false</w:t>
      </w:r>
      <w:r>
        <w:t>.</w:t>
      </w:r>
    </w:p>
    <w:p w14:paraId="6D201373" w14:textId="77777777" w:rsidR="004C02EF" w:rsidRDefault="004C02EF" w:rsidP="004C02EF">
      <w:pPr>
        <w:pStyle w:val="Alg4"/>
        <w:numPr>
          <w:ilvl w:val="0"/>
          <w:numId w:val="371"/>
        </w:numPr>
      </w:pPr>
      <w:r>
        <w:t xml:space="preserve">Let </w:t>
      </w:r>
      <w:r w:rsidRPr="00AC3CDD">
        <w:rPr>
          <w:i/>
        </w:rPr>
        <w:t>envRec</w:t>
      </w:r>
      <w:r>
        <w:t xml:space="preserve"> be the object environment record for which the method was invoked.</w:t>
      </w:r>
    </w:p>
    <w:p w14:paraId="0297223C" w14:textId="77777777" w:rsidR="004C02EF" w:rsidRDefault="004C02EF" w:rsidP="004C02EF">
      <w:pPr>
        <w:pStyle w:val="Alg4"/>
        <w:numPr>
          <w:ilvl w:val="0"/>
          <w:numId w:val="371"/>
        </w:numPr>
      </w:pPr>
      <w:r>
        <w:t xml:space="preserve">Let </w:t>
      </w:r>
      <w:r w:rsidRPr="00AC3CDD">
        <w:rPr>
          <w:i/>
        </w:rPr>
        <w:t>bindings</w:t>
      </w:r>
      <w:r>
        <w:t xml:space="preserve"> be the binding object for </w:t>
      </w:r>
      <w:r w:rsidRPr="00AC3CDD">
        <w:rPr>
          <w:i/>
        </w:rPr>
        <w:t>envRec</w:t>
      </w:r>
      <w:r>
        <w:t>.</w:t>
      </w:r>
    </w:p>
    <w:p w14:paraId="7B090A38" w14:textId="77777777" w:rsidR="004C02EF" w:rsidRDefault="004C02EF" w:rsidP="004C02EF">
      <w:pPr>
        <w:pStyle w:val="Alg4"/>
        <w:numPr>
          <w:ilvl w:val="0"/>
          <w:numId w:val="371"/>
        </w:numPr>
      </w:pPr>
      <w:r>
        <w:t xml:space="preserve">Assert: The result of calling the [[HasProperty]] internal method of </w:t>
      </w:r>
      <w:r w:rsidRPr="00AC3CDD">
        <w:rPr>
          <w:i/>
        </w:rPr>
        <w:t>bindings</w:t>
      </w:r>
      <w:r>
        <w:t xml:space="preserve">, passing </w:t>
      </w:r>
      <w:r>
        <w:rPr>
          <w:i/>
        </w:rPr>
        <w:t>N</w:t>
      </w:r>
      <w:r>
        <w:t xml:space="preserve"> as the property name, is </w:t>
      </w:r>
      <w:r>
        <w:rPr>
          <w:b/>
        </w:rPr>
        <w:t>false</w:t>
      </w:r>
      <w:r>
        <w:t>.</w:t>
      </w:r>
    </w:p>
    <w:p w14:paraId="24DA0FEB" w14:textId="77777777" w:rsidR="004C02EF" w:rsidRDefault="004C02EF" w:rsidP="004C02EF">
      <w:pPr>
        <w:pStyle w:val="Alg4"/>
        <w:numPr>
          <w:ilvl w:val="0"/>
          <w:numId w:val="371"/>
        </w:numPr>
        <w:spacing w:after="120"/>
        <w:contextualSpacing/>
      </w:pPr>
      <w:r>
        <w:t xml:space="preserve">If  D is </w:t>
      </w:r>
      <w:r w:rsidRPr="00DA7371">
        <w:rPr>
          <w:b/>
        </w:rPr>
        <w:t>true</w:t>
      </w:r>
      <w:r>
        <w:t xml:space="preserve"> then let </w:t>
      </w:r>
      <w:r w:rsidRPr="00DA7371">
        <w:rPr>
          <w:i/>
        </w:rPr>
        <w:t>configValue</w:t>
      </w:r>
      <w:r>
        <w:t xml:space="preserve"> be </w:t>
      </w:r>
      <w:r w:rsidRPr="00DA7371">
        <w:rPr>
          <w:b/>
        </w:rPr>
        <w:t>true</w:t>
      </w:r>
      <w:r>
        <w:t xml:space="preserve"> otherwise let </w:t>
      </w:r>
      <w:r w:rsidRPr="00DA7371">
        <w:rPr>
          <w:i/>
        </w:rPr>
        <w:t>configValue</w:t>
      </w:r>
      <w:r>
        <w:t xml:space="preserve"> be </w:t>
      </w:r>
      <w:r w:rsidRPr="00DA7371">
        <w:rPr>
          <w:b/>
        </w:rPr>
        <w:t>false</w:t>
      </w:r>
      <w:r>
        <w:t>.</w:t>
      </w:r>
    </w:p>
    <w:p w14:paraId="5CA16171" w14:textId="77777777" w:rsidR="004C02EF" w:rsidRDefault="004C02EF" w:rsidP="004C02EF">
      <w:pPr>
        <w:pStyle w:val="Alg4"/>
        <w:numPr>
          <w:ilvl w:val="0"/>
          <w:numId w:val="371"/>
        </w:numPr>
        <w:spacing w:after="120"/>
      </w:pPr>
      <w:r>
        <w:t xml:space="preserve">Call the [[DefineOwnProperty]] internal method of </w:t>
      </w:r>
      <w:r w:rsidRPr="00AC3CDD">
        <w:rPr>
          <w:i/>
        </w:rPr>
        <w:t>bindings</w:t>
      </w:r>
      <w:r>
        <w:t xml:space="preserve">, passing </w:t>
      </w:r>
      <w:r>
        <w:rPr>
          <w:i/>
        </w:rPr>
        <w:t>N</w:t>
      </w:r>
      <w:r>
        <w:t>, Property Descriptor {[[Value]]:</w:t>
      </w:r>
      <w:r>
        <w:rPr>
          <w:b/>
        </w:rPr>
        <w:t>undefined</w:t>
      </w:r>
      <w:r>
        <w:t xml:space="preserve">, [[Writable]]: </w:t>
      </w:r>
      <w:r w:rsidRPr="00DA7371">
        <w:rPr>
          <w:b/>
        </w:rPr>
        <w:t>true</w:t>
      </w:r>
      <w:r>
        <w:t xml:space="preserve">, [[Enumerable]]: </w:t>
      </w:r>
      <w:r w:rsidRPr="00DA7371">
        <w:rPr>
          <w:b/>
        </w:rPr>
        <w:t>true</w:t>
      </w:r>
      <w:r>
        <w:t xml:space="preserve"> , [[Configurable]]: </w:t>
      </w:r>
      <w:r w:rsidRPr="00DA7371">
        <w:rPr>
          <w:i/>
        </w:rPr>
        <w:t>configValue</w:t>
      </w:r>
      <w:r>
        <w:t xml:space="preserve">}, and </w:t>
      </w:r>
      <w:r>
        <w:rPr>
          <w:b/>
        </w:rPr>
        <w:t>true</w:t>
      </w:r>
      <w:r>
        <w:t xml:space="preserve"> as arguments.</w:t>
      </w:r>
    </w:p>
    <w:p w14:paraId="3624194C" w14:textId="77777777" w:rsidR="004C02EF" w:rsidRDefault="004C02EF" w:rsidP="004C02EF">
      <w:pPr>
        <w:pStyle w:val="51"/>
        <w:numPr>
          <w:ilvl w:val="0"/>
          <w:numId w:val="0"/>
        </w:numPr>
      </w:pPr>
      <w:r>
        <w:t>10.2.1.2.3</w:t>
      </w:r>
      <w:r>
        <w:tab/>
        <w:t>SetMutableBinding (N,V,S)</w:t>
      </w:r>
    </w:p>
    <w:p w14:paraId="21EB4C02" w14:textId="77777777" w:rsidR="004C02EF" w:rsidRDefault="004C02EF" w:rsidP="004C02EF">
      <w:r>
        <w:t xml:space="preserve">The concrete Environment Record method SetMutableBinding for object environment records attempts to set the value of the environment record’s associated binding object’s property whose name is the value of the argument </w:t>
      </w:r>
      <w:r w:rsidRPr="00E32218">
        <w:rPr>
          <w:rFonts w:ascii="Times New Roman" w:hAnsi="Times New Roman"/>
          <w:i/>
        </w:rPr>
        <w:t>N</w:t>
      </w:r>
      <w:r>
        <w:t xml:space="preserve"> to the value of argument </w:t>
      </w:r>
      <w:r w:rsidRPr="00E32218">
        <w:rPr>
          <w:rFonts w:ascii="Times New Roman" w:hAnsi="Times New Roman"/>
          <w:i/>
        </w:rPr>
        <w:t>V</w:t>
      </w:r>
      <w:r>
        <w:t xml:space="preserve">. A property named </w:t>
      </w:r>
      <w:r w:rsidRPr="00E32218">
        <w:rPr>
          <w:rFonts w:ascii="Times New Roman" w:hAnsi="Times New Roman"/>
          <w:i/>
        </w:rPr>
        <w:t>N</w:t>
      </w:r>
      <w:r>
        <w:t xml:space="preserve"> should already exist but if it does not or is not currently writable, error handling is determined by the value of the Boolean argument </w:t>
      </w:r>
      <w:r w:rsidRPr="00E32218">
        <w:rPr>
          <w:rFonts w:ascii="Times New Roman" w:hAnsi="Times New Roman"/>
          <w:i/>
        </w:rPr>
        <w:t>S</w:t>
      </w:r>
      <w:r>
        <w:t>.</w:t>
      </w:r>
    </w:p>
    <w:p w14:paraId="5ACFA292" w14:textId="77777777" w:rsidR="004C02EF" w:rsidRDefault="004C02EF" w:rsidP="004C02EF">
      <w:pPr>
        <w:pStyle w:val="Alg4"/>
        <w:numPr>
          <w:ilvl w:val="0"/>
          <w:numId w:val="372"/>
        </w:numPr>
      </w:pPr>
      <w:r>
        <w:t xml:space="preserve">Let </w:t>
      </w:r>
      <w:r w:rsidRPr="0008591B">
        <w:rPr>
          <w:i/>
        </w:rPr>
        <w:t>envRec</w:t>
      </w:r>
      <w:r>
        <w:t xml:space="preserve"> be the object environment record for which the method was invoked.</w:t>
      </w:r>
    </w:p>
    <w:p w14:paraId="6A9C9D91" w14:textId="77777777" w:rsidR="004C02EF" w:rsidRDefault="004C02EF" w:rsidP="004C02EF">
      <w:pPr>
        <w:pStyle w:val="Alg4"/>
        <w:numPr>
          <w:ilvl w:val="0"/>
          <w:numId w:val="372"/>
        </w:numPr>
      </w:pPr>
      <w:r>
        <w:t xml:space="preserve">Let </w:t>
      </w:r>
      <w:r w:rsidRPr="0008591B">
        <w:rPr>
          <w:i/>
        </w:rPr>
        <w:t>bindings</w:t>
      </w:r>
      <w:r>
        <w:t xml:space="preserve"> be the binding object for </w:t>
      </w:r>
      <w:r w:rsidRPr="0008591B">
        <w:rPr>
          <w:i/>
        </w:rPr>
        <w:t>envRec</w:t>
      </w:r>
      <w:r>
        <w:t>.</w:t>
      </w:r>
    </w:p>
    <w:p w14:paraId="1555BE69" w14:textId="77777777" w:rsidR="004C02EF" w:rsidRDefault="004C02EF" w:rsidP="004C02EF">
      <w:pPr>
        <w:pStyle w:val="Alg4"/>
        <w:numPr>
          <w:ilvl w:val="0"/>
          <w:numId w:val="372"/>
        </w:numPr>
        <w:spacing w:after="120"/>
      </w:pPr>
      <w:r>
        <w:t xml:space="preserve">Call the [[Put]] internal method of </w:t>
      </w:r>
      <w:r w:rsidRPr="0008591B">
        <w:rPr>
          <w:i/>
        </w:rPr>
        <w:t>bindings</w:t>
      </w:r>
      <w:r>
        <w:t xml:space="preserve"> with arguments </w:t>
      </w:r>
      <w:r w:rsidRPr="0008591B">
        <w:rPr>
          <w:i/>
        </w:rPr>
        <w:t>N</w:t>
      </w:r>
      <w:r>
        <w:t xml:space="preserve">, </w:t>
      </w:r>
      <w:r w:rsidRPr="0008591B">
        <w:rPr>
          <w:i/>
        </w:rPr>
        <w:t>V</w:t>
      </w:r>
      <w:r>
        <w:t xml:space="preserve">, and </w:t>
      </w:r>
      <w:r w:rsidRPr="0008591B">
        <w:rPr>
          <w:i/>
        </w:rPr>
        <w:t>S</w:t>
      </w:r>
      <w:r>
        <w:t>.</w:t>
      </w:r>
    </w:p>
    <w:p w14:paraId="157689DB" w14:textId="77777777" w:rsidR="004C02EF" w:rsidRDefault="004C02EF" w:rsidP="004C02EF">
      <w:pPr>
        <w:pStyle w:val="51"/>
        <w:numPr>
          <w:ilvl w:val="0"/>
          <w:numId w:val="0"/>
        </w:numPr>
      </w:pPr>
      <w:r>
        <w:t>10.2.1.2.4</w:t>
      </w:r>
      <w:r>
        <w:tab/>
        <w:t>GetBindingValue(N,S)</w:t>
      </w:r>
    </w:p>
    <w:p w14:paraId="7F934383" w14:textId="77777777" w:rsidR="004C02EF" w:rsidRDefault="004C02EF" w:rsidP="004C02EF">
      <w:r>
        <w:t xml:space="preserve">The concrete Environment Record method GetBindingValue for object environment records returns the value of its associated binding object’s property whose name is the String value of the argument identifier </w:t>
      </w:r>
      <w:r w:rsidRPr="00E32218">
        <w:rPr>
          <w:rFonts w:ascii="Times New Roman" w:hAnsi="Times New Roman"/>
          <w:i/>
        </w:rPr>
        <w:t>N</w:t>
      </w:r>
      <w:r>
        <w:t xml:space="preserve">. The property should already exist but if it does not the result depends upon the value of the </w:t>
      </w:r>
      <w:r w:rsidRPr="00E32218">
        <w:rPr>
          <w:rFonts w:ascii="Times New Roman" w:hAnsi="Times New Roman"/>
          <w:i/>
        </w:rPr>
        <w:t>S</w:t>
      </w:r>
      <w:r>
        <w:t xml:space="preserve"> argument:</w:t>
      </w:r>
    </w:p>
    <w:p w14:paraId="4F91F831" w14:textId="77777777" w:rsidR="004C02EF" w:rsidRDefault="004C02EF" w:rsidP="004C02EF">
      <w:pPr>
        <w:pStyle w:val="Alg4"/>
        <w:numPr>
          <w:ilvl w:val="0"/>
          <w:numId w:val="373"/>
        </w:numPr>
      </w:pPr>
      <w:r>
        <w:t xml:space="preserve">Let </w:t>
      </w:r>
      <w:r w:rsidRPr="0008591B">
        <w:rPr>
          <w:i/>
        </w:rPr>
        <w:t>envRec</w:t>
      </w:r>
      <w:r>
        <w:t xml:space="preserve"> be the object environment record for which the method was invoked.</w:t>
      </w:r>
    </w:p>
    <w:p w14:paraId="2DEB5687" w14:textId="77777777" w:rsidR="004C02EF" w:rsidRDefault="004C02EF" w:rsidP="004C02EF">
      <w:pPr>
        <w:pStyle w:val="Alg4"/>
        <w:numPr>
          <w:ilvl w:val="0"/>
          <w:numId w:val="373"/>
        </w:numPr>
      </w:pPr>
      <w:r>
        <w:t xml:space="preserve">Let </w:t>
      </w:r>
      <w:r w:rsidRPr="0008591B">
        <w:rPr>
          <w:i/>
        </w:rPr>
        <w:t>bindings</w:t>
      </w:r>
      <w:r>
        <w:t xml:space="preserve"> be the binding object for </w:t>
      </w:r>
      <w:r w:rsidRPr="0008591B">
        <w:rPr>
          <w:i/>
        </w:rPr>
        <w:t>envRec</w:t>
      </w:r>
      <w:r>
        <w:t>.</w:t>
      </w:r>
    </w:p>
    <w:p w14:paraId="38635402" w14:textId="77777777" w:rsidR="004C02EF" w:rsidRDefault="004C02EF" w:rsidP="004C02EF">
      <w:pPr>
        <w:pStyle w:val="Alg4"/>
        <w:numPr>
          <w:ilvl w:val="0"/>
          <w:numId w:val="373"/>
        </w:numPr>
      </w:pPr>
      <w:r>
        <w:t xml:space="preserve">Let </w:t>
      </w:r>
      <w:r w:rsidRPr="0008591B">
        <w:rPr>
          <w:i/>
        </w:rPr>
        <w:t>value</w:t>
      </w:r>
      <w:r>
        <w:t xml:space="preserve"> be the result of calling the [[HasProperty]] internal method of </w:t>
      </w:r>
      <w:r w:rsidRPr="0008591B">
        <w:rPr>
          <w:i/>
        </w:rPr>
        <w:t>bindings</w:t>
      </w:r>
      <w:r>
        <w:t xml:space="preserve">, passing </w:t>
      </w:r>
      <w:r>
        <w:rPr>
          <w:i/>
        </w:rPr>
        <w:t>N</w:t>
      </w:r>
      <w:r>
        <w:t xml:space="preserve"> as the property name.</w:t>
      </w:r>
    </w:p>
    <w:p w14:paraId="559A97D5" w14:textId="77777777" w:rsidR="004C02EF" w:rsidRDefault="004C02EF" w:rsidP="004C02EF">
      <w:pPr>
        <w:pStyle w:val="Alg4"/>
        <w:numPr>
          <w:ilvl w:val="0"/>
          <w:numId w:val="373"/>
        </w:numPr>
      </w:pPr>
      <w:r>
        <w:t xml:space="preserve">If </w:t>
      </w:r>
      <w:r w:rsidRPr="0008591B">
        <w:rPr>
          <w:i/>
        </w:rPr>
        <w:t>value</w:t>
      </w:r>
      <w:r>
        <w:t xml:space="preserve"> is </w:t>
      </w:r>
      <w:r>
        <w:rPr>
          <w:b/>
        </w:rPr>
        <w:t>false</w:t>
      </w:r>
      <w:r>
        <w:t>, then</w:t>
      </w:r>
    </w:p>
    <w:p w14:paraId="26BFAEAE" w14:textId="77777777" w:rsidR="004C02EF" w:rsidRDefault="004C02EF" w:rsidP="004C02EF">
      <w:pPr>
        <w:pStyle w:val="Alg4"/>
        <w:numPr>
          <w:ilvl w:val="1"/>
          <w:numId w:val="373"/>
        </w:numPr>
      </w:pPr>
      <w:r>
        <w:t xml:space="preserve">If </w:t>
      </w:r>
      <w:r>
        <w:rPr>
          <w:i/>
        </w:rPr>
        <w:t>S</w:t>
      </w:r>
      <w:r>
        <w:t xml:space="preserve"> is </w:t>
      </w:r>
      <w:r>
        <w:rPr>
          <w:b/>
        </w:rPr>
        <w:t>false</w:t>
      </w:r>
      <w:r>
        <w:t xml:space="preserve">, return the value </w:t>
      </w:r>
      <w:r>
        <w:rPr>
          <w:b/>
        </w:rPr>
        <w:t>undefined</w:t>
      </w:r>
      <w:r>
        <w:t xml:space="preserve">, otherwise throw a </w:t>
      </w:r>
      <w:r w:rsidRPr="0008591B">
        <w:rPr>
          <w:b/>
        </w:rPr>
        <w:t xml:space="preserve">ReferenceError </w:t>
      </w:r>
      <w:r>
        <w:t>exception.</w:t>
      </w:r>
    </w:p>
    <w:p w14:paraId="229D1D0F" w14:textId="77777777" w:rsidR="004C02EF" w:rsidRDefault="004C02EF" w:rsidP="004C02EF">
      <w:pPr>
        <w:pStyle w:val="Alg4"/>
        <w:numPr>
          <w:ilvl w:val="0"/>
          <w:numId w:val="373"/>
        </w:numPr>
        <w:spacing w:after="120"/>
      </w:pPr>
      <w:r>
        <w:t xml:space="preserve">Return the result of calling the [[Get]] internal method of </w:t>
      </w:r>
      <w:r w:rsidRPr="0008591B">
        <w:rPr>
          <w:i/>
        </w:rPr>
        <w:t>bindings</w:t>
      </w:r>
      <w:r>
        <w:t xml:space="preserve">, passing </w:t>
      </w:r>
      <w:r>
        <w:rPr>
          <w:i/>
        </w:rPr>
        <w:t>N</w:t>
      </w:r>
      <w:r>
        <w:t xml:space="preserve"> for the argument.</w:t>
      </w:r>
    </w:p>
    <w:p w14:paraId="007085BF" w14:textId="77777777" w:rsidR="004C02EF" w:rsidRDefault="004C02EF" w:rsidP="004C02EF">
      <w:pPr>
        <w:pStyle w:val="51"/>
        <w:numPr>
          <w:ilvl w:val="0"/>
          <w:numId w:val="0"/>
        </w:numPr>
      </w:pPr>
      <w:r>
        <w:t>10.2.1.2.5</w:t>
      </w:r>
      <w:r>
        <w:tab/>
        <w:t>DeleteBinding (N)</w:t>
      </w:r>
    </w:p>
    <w:p w14:paraId="77C793D3" w14:textId="77777777" w:rsidR="004C02EF" w:rsidRDefault="004C02EF" w:rsidP="004C02EF">
      <w:r>
        <w:t xml:space="preserve">The concrete Environment Record method DeleteBinding for object environment records can only delete bindings that correspond to properties of the environment object whose [[Configurable]] attribute have the value </w:t>
      </w:r>
      <w:r>
        <w:rPr>
          <w:b/>
        </w:rPr>
        <w:t>true</w:t>
      </w:r>
      <w:r>
        <w:t>.</w:t>
      </w:r>
    </w:p>
    <w:p w14:paraId="3E7F02A2" w14:textId="77777777" w:rsidR="004C02EF" w:rsidRDefault="004C02EF" w:rsidP="004C02EF">
      <w:pPr>
        <w:pStyle w:val="Alg4"/>
        <w:numPr>
          <w:ilvl w:val="0"/>
          <w:numId w:val="374"/>
        </w:numPr>
      </w:pPr>
      <w:r>
        <w:t xml:space="preserve">Let </w:t>
      </w:r>
      <w:r w:rsidRPr="00C447A0">
        <w:rPr>
          <w:i/>
        </w:rPr>
        <w:t>envRec</w:t>
      </w:r>
      <w:r>
        <w:t xml:space="preserve"> be the object environment record for which the method was invoked.</w:t>
      </w:r>
    </w:p>
    <w:p w14:paraId="2994E555" w14:textId="77777777" w:rsidR="004C02EF" w:rsidRDefault="004C02EF" w:rsidP="004C02EF">
      <w:pPr>
        <w:pStyle w:val="Alg4"/>
        <w:numPr>
          <w:ilvl w:val="0"/>
          <w:numId w:val="374"/>
        </w:numPr>
      </w:pPr>
      <w:r>
        <w:t xml:space="preserve">Let </w:t>
      </w:r>
      <w:r w:rsidRPr="005051D8">
        <w:rPr>
          <w:i/>
        </w:rPr>
        <w:t xml:space="preserve">bindings </w:t>
      </w:r>
      <w:r>
        <w:t xml:space="preserve">be the binding object for </w:t>
      </w:r>
      <w:r w:rsidRPr="005051D8">
        <w:rPr>
          <w:i/>
        </w:rPr>
        <w:t>envRec</w:t>
      </w:r>
      <w:r>
        <w:t>.</w:t>
      </w:r>
    </w:p>
    <w:p w14:paraId="502EB79C" w14:textId="77777777" w:rsidR="004C02EF" w:rsidRDefault="004C02EF" w:rsidP="004C02EF">
      <w:pPr>
        <w:pStyle w:val="Alg4"/>
        <w:numPr>
          <w:ilvl w:val="0"/>
          <w:numId w:val="374"/>
        </w:numPr>
        <w:spacing w:after="120"/>
      </w:pPr>
      <w:r>
        <w:t xml:space="preserve">Return the result of calling the [[Delete]] internal method of </w:t>
      </w:r>
      <w:r w:rsidRPr="005051D8">
        <w:rPr>
          <w:i/>
        </w:rPr>
        <w:t>bindings</w:t>
      </w:r>
      <w:r>
        <w:t xml:space="preserve">, passing </w:t>
      </w:r>
      <w:r>
        <w:rPr>
          <w:i/>
        </w:rPr>
        <w:t>N</w:t>
      </w:r>
      <w:r>
        <w:t xml:space="preserve"> and </w:t>
      </w:r>
      <w:r w:rsidRPr="00DA7371">
        <w:rPr>
          <w:b/>
        </w:rPr>
        <w:t>false</w:t>
      </w:r>
      <w:r>
        <w:t xml:space="preserve"> as arguments.</w:t>
      </w:r>
    </w:p>
    <w:p w14:paraId="2B46AB52" w14:textId="77777777" w:rsidR="004C02EF" w:rsidRDefault="004C02EF" w:rsidP="004C02EF">
      <w:pPr>
        <w:pStyle w:val="51"/>
        <w:numPr>
          <w:ilvl w:val="0"/>
          <w:numId w:val="0"/>
        </w:numPr>
      </w:pPr>
      <w:r>
        <w:t>10.2.1.2.6</w:t>
      </w:r>
      <w:r>
        <w:tab/>
        <w:t>ImplicitThisValue()</w:t>
      </w:r>
    </w:p>
    <w:p w14:paraId="512745D9" w14:textId="77777777" w:rsidR="004C02EF" w:rsidRDefault="004C02EF" w:rsidP="004C02EF">
      <w:r>
        <w:t xml:space="preserve">Object Environment Records return </w:t>
      </w:r>
      <w:r>
        <w:rPr>
          <w:b/>
        </w:rPr>
        <w:t>undefined</w:t>
      </w:r>
      <w:r>
        <w:t xml:space="preserve"> as their ImplicitThisValue unless their </w:t>
      </w:r>
      <w:r w:rsidRPr="00E32218">
        <w:rPr>
          <w:rFonts w:ascii="Times New Roman" w:hAnsi="Times New Roman"/>
          <w:i/>
        </w:rPr>
        <w:t>provideThis</w:t>
      </w:r>
      <w:r>
        <w:t xml:space="preserve"> flag is </w:t>
      </w:r>
      <w:r w:rsidRPr="00133CAD">
        <w:rPr>
          <w:b/>
        </w:rPr>
        <w:t>true</w:t>
      </w:r>
      <w:r>
        <w:t>.</w:t>
      </w:r>
    </w:p>
    <w:p w14:paraId="6AAF8699" w14:textId="77777777" w:rsidR="004C02EF" w:rsidRDefault="004C02EF" w:rsidP="004C02EF">
      <w:pPr>
        <w:pStyle w:val="Alg4"/>
        <w:numPr>
          <w:ilvl w:val="0"/>
          <w:numId w:val="375"/>
        </w:numPr>
      </w:pPr>
      <w:r>
        <w:t xml:space="preserve">Let </w:t>
      </w:r>
      <w:r w:rsidRPr="0008591B">
        <w:rPr>
          <w:i/>
        </w:rPr>
        <w:t>envRec</w:t>
      </w:r>
      <w:r>
        <w:t xml:space="preserve"> be the object environment record for which the method was invoked.</w:t>
      </w:r>
    </w:p>
    <w:p w14:paraId="6ACB8395" w14:textId="77777777" w:rsidR="004C02EF" w:rsidRDefault="004C02EF" w:rsidP="004C02EF">
      <w:pPr>
        <w:pStyle w:val="Alg4"/>
        <w:numPr>
          <w:ilvl w:val="0"/>
          <w:numId w:val="375"/>
        </w:numPr>
        <w:spacing w:after="120"/>
        <w:contextualSpacing/>
      </w:pPr>
      <w:r>
        <w:t xml:space="preserve">If the </w:t>
      </w:r>
      <w:r w:rsidRPr="00133CAD">
        <w:rPr>
          <w:i/>
        </w:rPr>
        <w:t>provideThis</w:t>
      </w:r>
      <w:r>
        <w:t xml:space="preserve"> flag of </w:t>
      </w:r>
      <w:r w:rsidRPr="00AB055E">
        <w:rPr>
          <w:i/>
        </w:rPr>
        <w:t>envRec</w:t>
      </w:r>
      <w:r>
        <w:t xml:space="preserve"> is </w:t>
      </w:r>
      <w:r w:rsidRPr="00AB055E">
        <w:rPr>
          <w:b/>
        </w:rPr>
        <w:t>true</w:t>
      </w:r>
      <w:r>
        <w:t xml:space="preserve">, return the binding object for </w:t>
      </w:r>
      <w:r w:rsidRPr="0008591B">
        <w:rPr>
          <w:i/>
        </w:rPr>
        <w:t>envRec</w:t>
      </w:r>
      <w:r>
        <w:t>.</w:t>
      </w:r>
    </w:p>
    <w:p w14:paraId="1C83C977" w14:textId="77777777" w:rsidR="004C02EF" w:rsidRPr="00B75F3B" w:rsidRDefault="004C02EF" w:rsidP="004C02EF">
      <w:pPr>
        <w:pStyle w:val="Alg4"/>
        <w:numPr>
          <w:ilvl w:val="0"/>
          <w:numId w:val="375"/>
        </w:numPr>
        <w:spacing w:after="120"/>
      </w:pPr>
      <w:r>
        <w:t xml:space="preserve">Otherwise, return </w:t>
      </w:r>
      <w:r>
        <w:rPr>
          <w:b/>
        </w:rPr>
        <w:t>undefined</w:t>
      </w:r>
      <w:r>
        <w:t>.</w:t>
      </w:r>
    </w:p>
    <w:p w14:paraId="06D4A816" w14:textId="77777777" w:rsidR="004C02EF" w:rsidRDefault="004C02EF" w:rsidP="00C623F2">
      <w:pPr>
        <w:pStyle w:val="30"/>
        <w:numPr>
          <w:ilvl w:val="0"/>
          <w:numId w:val="0"/>
        </w:numPr>
      </w:pPr>
      <w:bookmarkStart w:id="2196" w:name="_Toc235503377"/>
      <w:bookmarkStart w:id="2197" w:name="_Toc241509152"/>
      <w:bookmarkStart w:id="2198" w:name="_Toc244416639"/>
      <w:bookmarkStart w:id="2199" w:name="_Toc276631003"/>
      <w:bookmarkStart w:id="2200" w:name="_Toc153968392"/>
      <w:r>
        <w:t>10.2.2</w:t>
      </w:r>
      <w:r>
        <w:tab/>
        <w:t>Lexical Environment Operations</w:t>
      </w:r>
      <w:bookmarkEnd w:id="2196"/>
      <w:bookmarkEnd w:id="2197"/>
      <w:bookmarkEnd w:id="2198"/>
      <w:bookmarkEnd w:id="2199"/>
      <w:bookmarkEnd w:id="2200"/>
    </w:p>
    <w:p w14:paraId="2740FCE8" w14:textId="77777777" w:rsidR="004C02EF" w:rsidRDefault="004C02EF" w:rsidP="004C02EF">
      <w:r>
        <w:t>The following abstract operations are used in this specification to operate upon lexical environments:</w:t>
      </w:r>
    </w:p>
    <w:p w14:paraId="03330A81" w14:textId="77777777" w:rsidR="004C02EF" w:rsidRDefault="004C02EF" w:rsidP="004C02EF">
      <w:pPr>
        <w:pStyle w:val="40"/>
        <w:numPr>
          <w:ilvl w:val="0"/>
          <w:numId w:val="0"/>
        </w:numPr>
      </w:pPr>
      <w:r>
        <w:t>10.2.2.1</w:t>
      </w:r>
      <w:r>
        <w:tab/>
        <w:t>GetIdentifierReference (lex, name, strict)</w:t>
      </w:r>
    </w:p>
    <w:p w14:paraId="5826AF82" w14:textId="77777777" w:rsidR="004C02EF" w:rsidRDefault="004C02EF" w:rsidP="004C02EF">
      <w:r>
        <w:t xml:space="preserve">The abstract operation GetIdentifierReference is called with a Lexical Environment </w:t>
      </w:r>
      <w:r w:rsidRPr="00E32218">
        <w:rPr>
          <w:rFonts w:ascii="Times New Roman" w:hAnsi="Times New Roman"/>
          <w:i/>
        </w:rPr>
        <w:t>lex</w:t>
      </w:r>
      <w:r>
        <w:t>, a</w:t>
      </w:r>
      <w:del w:id="2201" w:author="Allen Wirfs-Brock rev2" w:date="2011-07-22T10:31:00Z">
        <w:r w:rsidDel="0040565C">
          <w:delText>n</w:delText>
        </w:r>
      </w:del>
      <w:r>
        <w:t xml:space="preserve"> </w:t>
      </w:r>
      <w:del w:id="2202" w:author="Allen Wirfs-Brock rev2" w:date="2011-07-22T10:31:00Z">
        <w:r w:rsidDel="0040565C">
          <w:delText xml:space="preserve">identifier </w:delText>
        </w:r>
      </w:del>
      <w:r>
        <w:t xml:space="preserve">String </w:t>
      </w:r>
      <w:r w:rsidRPr="00E32218">
        <w:rPr>
          <w:rFonts w:ascii="Times New Roman" w:hAnsi="Times New Roman"/>
          <w:i/>
        </w:rPr>
        <w:t>name</w:t>
      </w:r>
      <w:r>
        <w:t xml:space="preserve">, and a Boolean flag </w:t>
      </w:r>
      <w:r w:rsidRPr="00E32218">
        <w:rPr>
          <w:rFonts w:ascii="Times New Roman" w:hAnsi="Times New Roman"/>
          <w:i/>
        </w:rPr>
        <w:t xml:space="preserve">strict. </w:t>
      </w:r>
      <w:r w:rsidRPr="00561987">
        <w:t xml:space="preserve">The </w:t>
      </w:r>
      <w:r>
        <w:t xml:space="preserve">value of </w:t>
      </w:r>
      <w:r w:rsidRPr="00E32218">
        <w:rPr>
          <w:rFonts w:ascii="Times New Roman" w:hAnsi="Times New Roman"/>
          <w:i/>
        </w:rPr>
        <w:t xml:space="preserve">lex </w:t>
      </w:r>
      <w:r>
        <w:t xml:space="preserve">may be </w:t>
      </w:r>
      <w:r w:rsidRPr="00561987">
        <w:rPr>
          <w:b/>
        </w:rPr>
        <w:t>null</w:t>
      </w:r>
      <w:r>
        <w:t>. When called, the following steps are performed:</w:t>
      </w:r>
    </w:p>
    <w:p w14:paraId="5F27F45B" w14:textId="77777777" w:rsidR="004C02EF" w:rsidRDefault="004C02EF" w:rsidP="004C02EF">
      <w:pPr>
        <w:pStyle w:val="Alg4"/>
        <w:numPr>
          <w:ilvl w:val="0"/>
          <w:numId w:val="376"/>
        </w:numPr>
      </w:pPr>
      <w:r>
        <w:t xml:space="preserve">If </w:t>
      </w:r>
      <w:r w:rsidRPr="005878B0">
        <w:rPr>
          <w:i/>
        </w:rPr>
        <w:t>lex</w:t>
      </w:r>
      <w:r>
        <w:t xml:space="preserve"> is the value </w:t>
      </w:r>
      <w:r w:rsidRPr="005878B0">
        <w:rPr>
          <w:b/>
        </w:rPr>
        <w:t>null</w:t>
      </w:r>
      <w:r>
        <w:t>, then</w:t>
      </w:r>
    </w:p>
    <w:p w14:paraId="1AD627A5" w14:textId="77777777" w:rsidR="004C02EF" w:rsidRDefault="004C02EF" w:rsidP="004C02EF">
      <w:pPr>
        <w:pStyle w:val="Alg4"/>
        <w:numPr>
          <w:ilvl w:val="1"/>
          <w:numId w:val="376"/>
        </w:numPr>
      </w:pPr>
      <w:r>
        <w:t xml:space="preserve">Return a value of type Reference whose base value is </w:t>
      </w:r>
      <w:r>
        <w:rPr>
          <w:b/>
        </w:rPr>
        <w:t>undefined</w:t>
      </w:r>
      <w:r>
        <w:t xml:space="preserve">, whose referenced name is </w:t>
      </w:r>
      <w:r w:rsidRPr="00802980">
        <w:rPr>
          <w:i/>
        </w:rPr>
        <w:t>name</w:t>
      </w:r>
      <w:r>
        <w:t xml:space="preserve">, and whose strict mode flag is </w:t>
      </w:r>
      <w:r w:rsidRPr="00802980">
        <w:rPr>
          <w:i/>
        </w:rPr>
        <w:t>strict</w:t>
      </w:r>
      <w:r>
        <w:t>.</w:t>
      </w:r>
    </w:p>
    <w:p w14:paraId="24BB9D97" w14:textId="77777777" w:rsidR="004C02EF" w:rsidRDefault="004C02EF" w:rsidP="004C02EF">
      <w:pPr>
        <w:pStyle w:val="Alg4"/>
        <w:numPr>
          <w:ilvl w:val="0"/>
          <w:numId w:val="376"/>
        </w:numPr>
      </w:pPr>
      <w:r>
        <w:t xml:space="preserve">Let </w:t>
      </w:r>
      <w:r>
        <w:rPr>
          <w:i/>
        </w:rPr>
        <w:t>envRec</w:t>
      </w:r>
      <w:r>
        <w:t xml:space="preserve"> be </w:t>
      </w:r>
      <w:r>
        <w:rPr>
          <w:i/>
        </w:rPr>
        <w:t>lex</w:t>
      </w:r>
      <w:r>
        <w:t>’s environment record.</w:t>
      </w:r>
    </w:p>
    <w:p w14:paraId="4C99699E" w14:textId="77777777" w:rsidR="004C02EF" w:rsidRDefault="004C02EF" w:rsidP="004C02EF">
      <w:pPr>
        <w:pStyle w:val="Alg4"/>
        <w:numPr>
          <w:ilvl w:val="0"/>
          <w:numId w:val="376"/>
        </w:numPr>
      </w:pPr>
      <w:r>
        <w:t xml:space="preserve">Let </w:t>
      </w:r>
      <w:r w:rsidRPr="00802980">
        <w:rPr>
          <w:i/>
        </w:rPr>
        <w:t xml:space="preserve">exists </w:t>
      </w:r>
      <w:r>
        <w:t>be the result of calling the HasBinding(</w:t>
      </w:r>
      <w:r w:rsidRPr="00802980">
        <w:rPr>
          <w:i/>
        </w:rPr>
        <w:t>N</w:t>
      </w:r>
      <w:r>
        <w:t xml:space="preserve">) concrete method of </w:t>
      </w:r>
      <w:r>
        <w:rPr>
          <w:i/>
        </w:rPr>
        <w:t>envRec</w:t>
      </w:r>
      <w:r>
        <w:t xml:space="preserve"> passing </w:t>
      </w:r>
      <w:r>
        <w:rPr>
          <w:i/>
        </w:rPr>
        <w:t>name</w:t>
      </w:r>
      <w:r>
        <w:t xml:space="preserve"> as the argument </w:t>
      </w:r>
      <w:r w:rsidRPr="00802980">
        <w:rPr>
          <w:i/>
        </w:rPr>
        <w:t>N</w:t>
      </w:r>
      <w:r>
        <w:t>.</w:t>
      </w:r>
    </w:p>
    <w:p w14:paraId="3475C258" w14:textId="77777777" w:rsidR="004C02EF" w:rsidRDefault="004C02EF" w:rsidP="004C02EF">
      <w:pPr>
        <w:pStyle w:val="Alg4"/>
        <w:numPr>
          <w:ilvl w:val="0"/>
          <w:numId w:val="376"/>
        </w:numPr>
      </w:pPr>
      <w:r>
        <w:t xml:space="preserve">If </w:t>
      </w:r>
      <w:r w:rsidRPr="00802980">
        <w:rPr>
          <w:i/>
        </w:rPr>
        <w:t xml:space="preserve">exists </w:t>
      </w:r>
      <w:r>
        <w:t xml:space="preserve">is </w:t>
      </w:r>
      <w:r>
        <w:rPr>
          <w:rFonts w:ascii="Courier New" w:hAnsi="Courier New"/>
          <w:b/>
        </w:rPr>
        <w:t>true</w:t>
      </w:r>
      <w:r>
        <w:t>, then</w:t>
      </w:r>
    </w:p>
    <w:p w14:paraId="24AD6BAF" w14:textId="77777777" w:rsidR="004C02EF" w:rsidRDefault="004C02EF" w:rsidP="004C02EF">
      <w:pPr>
        <w:pStyle w:val="Alg4"/>
        <w:numPr>
          <w:ilvl w:val="1"/>
          <w:numId w:val="376"/>
        </w:numPr>
      </w:pPr>
      <w:r>
        <w:t xml:space="preserve">Return a value of type Reference whose base value is </w:t>
      </w:r>
      <w:r>
        <w:rPr>
          <w:i/>
        </w:rPr>
        <w:t>envRec</w:t>
      </w:r>
      <w:r>
        <w:t xml:space="preserve">, whose referenced name is </w:t>
      </w:r>
      <w:r>
        <w:rPr>
          <w:i/>
        </w:rPr>
        <w:t>name</w:t>
      </w:r>
      <w:r>
        <w:t xml:space="preserve">, and whose strict mode flag is </w:t>
      </w:r>
      <w:r>
        <w:rPr>
          <w:i/>
        </w:rPr>
        <w:t>strict.</w:t>
      </w:r>
    </w:p>
    <w:p w14:paraId="2C08D784" w14:textId="77777777" w:rsidR="004C02EF" w:rsidRDefault="004C02EF" w:rsidP="004C02EF">
      <w:pPr>
        <w:pStyle w:val="Alg4"/>
        <w:numPr>
          <w:ilvl w:val="0"/>
          <w:numId w:val="376"/>
        </w:numPr>
      </w:pPr>
      <w:r>
        <w:t>Else</w:t>
      </w:r>
    </w:p>
    <w:p w14:paraId="6A40AC9B" w14:textId="77777777" w:rsidR="004C02EF" w:rsidRDefault="004C02EF" w:rsidP="004C02EF">
      <w:pPr>
        <w:pStyle w:val="Alg4"/>
        <w:numPr>
          <w:ilvl w:val="1"/>
          <w:numId w:val="376"/>
        </w:numPr>
      </w:pPr>
      <w:r>
        <w:t xml:space="preserve">Let </w:t>
      </w:r>
      <w:r w:rsidRPr="00802980">
        <w:rPr>
          <w:i/>
        </w:rPr>
        <w:t xml:space="preserve">outer </w:t>
      </w:r>
      <w:r>
        <w:t xml:space="preserve">be the value of </w:t>
      </w:r>
      <w:r w:rsidRPr="00802980">
        <w:rPr>
          <w:i/>
        </w:rPr>
        <w:t>lex’s</w:t>
      </w:r>
      <w:r>
        <w:t xml:space="preserve"> outer environment reference.</w:t>
      </w:r>
    </w:p>
    <w:p w14:paraId="4E2AA55A" w14:textId="77777777" w:rsidR="004C02EF" w:rsidRDefault="004C02EF" w:rsidP="004C02EF">
      <w:pPr>
        <w:pStyle w:val="Alg4"/>
        <w:numPr>
          <w:ilvl w:val="1"/>
          <w:numId w:val="376"/>
        </w:numPr>
        <w:spacing w:after="120"/>
      </w:pPr>
      <w:r w:rsidRPr="00802980">
        <w:t>Retu</w:t>
      </w:r>
      <w:r>
        <w:t>r</w:t>
      </w:r>
      <w:r w:rsidRPr="00802980">
        <w:t xml:space="preserve">n </w:t>
      </w:r>
      <w:r>
        <w:t xml:space="preserve">the result of calling GetIdentifierReference passing </w:t>
      </w:r>
      <w:r w:rsidRPr="00802980">
        <w:rPr>
          <w:i/>
        </w:rPr>
        <w:t>outer</w:t>
      </w:r>
      <w:r>
        <w:t xml:space="preserve">, </w:t>
      </w:r>
      <w:r w:rsidRPr="00802980">
        <w:rPr>
          <w:i/>
        </w:rPr>
        <w:t>name</w:t>
      </w:r>
      <w:r>
        <w:t xml:space="preserve">, and </w:t>
      </w:r>
      <w:r w:rsidRPr="00802980">
        <w:rPr>
          <w:i/>
        </w:rPr>
        <w:t>strict</w:t>
      </w:r>
      <w:r>
        <w:t xml:space="preserve"> as arguments</w:t>
      </w:r>
      <w:r w:rsidRPr="00967190">
        <w:t>.</w:t>
      </w:r>
    </w:p>
    <w:p w14:paraId="55164EE0" w14:textId="77777777" w:rsidR="004C02EF" w:rsidRDefault="004C02EF" w:rsidP="004C02EF">
      <w:pPr>
        <w:pStyle w:val="40"/>
        <w:numPr>
          <w:ilvl w:val="0"/>
          <w:numId w:val="0"/>
        </w:numPr>
      </w:pPr>
      <w:r>
        <w:t>10.2.2.2</w:t>
      </w:r>
      <w:r>
        <w:tab/>
        <w:t>NewDeclarativeEnvironment</w:t>
      </w:r>
      <w:r w:rsidDel="008472DE">
        <w:t xml:space="preserve"> </w:t>
      </w:r>
      <w:r>
        <w:t>(E)</w:t>
      </w:r>
    </w:p>
    <w:p w14:paraId="53DCD7C4" w14:textId="77777777" w:rsidR="004C02EF" w:rsidRDefault="004C02EF" w:rsidP="004C02EF">
      <w:r>
        <w:t xml:space="preserve">When the abstract operation NewDeclarativeEnvironment is called with either a Lexical Environment or </w:t>
      </w:r>
      <w:r>
        <w:rPr>
          <w:b/>
        </w:rPr>
        <w:t>null</w:t>
      </w:r>
      <w:r>
        <w:t xml:space="preserve"> as argument </w:t>
      </w:r>
      <w:r w:rsidRPr="00E32218">
        <w:rPr>
          <w:rFonts w:ascii="Times New Roman" w:hAnsi="Times New Roman"/>
          <w:i/>
        </w:rPr>
        <w:t xml:space="preserve">E </w:t>
      </w:r>
      <w:r>
        <w:t>the following steps are performed:</w:t>
      </w:r>
    </w:p>
    <w:p w14:paraId="5A4E65B9" w14:textId="77777777" w:rsidR="004C02EF" w:rsidRPr="0025334A" w:rsidRDefault="004C02EF" w:rsidP="004C02EF">
      <w:pPr>
        <w:pStyle w:val="Alg4"/>
        <w:numPr>
          <w:ilvl w:val="0"/>
          <w:numId w:val="377"/>
        </w:numPr>
      </w:pPr>
      <w:r>
        <w:t>Le</w:t>
      </w:r>
      <w:r w:rsidRPr="0025334A">
        <w:t xml:space="preserve">t </w:t>
      </w:r>
      <w:r w:rsidRPr="0025334A">
        <w:rPr>
          <w:i/>
        </w:rPr>
        <w:t>env</w:t>
      </w:r>
      <w:r w:rsidRPr="0025334A">
        <w:t xml:space="preserve"> be a new Lexical Environment.</w:t>
      </w:r>
    </w:p>
    <w:p w14:paraId="0CA15D27" w14:textId="77777777" w:rsidR="004C02EF" w:rsidRPr="0025334A" w:rsidRDefault="004C02EF" w:rsidP="004C02EF">
      <w:pPr>
        <w:pStyle w:val="Alg4"/>
        <w:numPr>
          <w:ilvl w:val="0"/>
          <w:numId w:val="377"/>
        </w:numPr>
      </w:pPr>
      <w:r w:rsidRPr="0025334A">
        <w:t xml:space="preserve">Let </w:t>
      </w:r>
      <w:r w:rsidRPr="0025334A">
        <w:rPr>
          <w:i/>
        </w:rPr>
        <w:t>envRec</w:t>
      </w:r>
      <w:r w:rsidRPr="0025334A">
        <w:t xml:space="preserve"> be a new </w:t>
      </w:r>
      <w:r>
        <w:t>d</w:t>
      </w:r>
      <w:r w:rsidRPr="0025334A">
        <w:t>eclarative</w:t>
      </w:r>
      <w:r>
        <w:t xml:space="preserve"> e</w:t>
      </w:r>
      <w:r w:rsidRPr="0025334A">
        <w:t>nvironment</w:t>
      </w:r>
      <w:r>
        <w:t xml:space="preserve"> r</w:t>
      </w:r>
      <w:r w:rsidRPr="0025334A">
        <w:t>ecord containing no bindings.</w:t>
      </w:r>
    </w:p>
    <w:p w14:paraId="257F46B6" w14:textId="77777777" w:rsidR="004C02EF" w:rsidRPr="0025334A" w:rsidRDefault="004C02EF" w:rsidP="004C02EF">
      <w:pPr>
        <w:pStyle w:val="Alg4"/>
        <w:numPr>
          <w:ilvl w:val="0"/>
          <w:numId w:val="377"/>
        </w:numPr>
      </w:pPr>
      <w:r w:rsidRPr="0025334A">
        <w:t xml:space="preserve">Set </w:t>
      </w:r>
      <w:r w:rsidRPr="0025334A">
        <w:rPr>
          <w:i/>
        </w:rPr>
        <w:t>env’s</w:t>
      </w:r>
      <w:r w:rsidRPr="0025334A">
        <w:t xml:space="preserve"> environment record to be </w:t>
      </w:r>
      <w:r w:rsidRPr="0025334A">
        <w:rPr>
          <w:i/>
        </w:rPr>
        <w:t>envRec</w:t>
      </w:r>
      <w:r w:rsidRPr="0025334A">
        <w:t>.</w:t>
      </w:r>
    </w:p>
    <w:p w14:paraId="1EC867AC" w14:textId="77777777" w:rsidR="004C02EF" w:rsidRPr="0025334A" w:rsidRDefault="004C02EF" w:rsidP="004C02EF">
      <w:pPr>
        <w:pStyle w:val="Alg4"/>
        <w:numPr>
          <w:ilvl w:val="0"/>
          <w:numId w:val="377"/>
        </w:numPr>
      </w:pPr>
      <w:r w:rsidRPr="0025334A">
        <w:t>Set the outer lexical env</w:t>
      </w:r>
      <w:r>
        <w:t>i</w:t>
      </w:r>
      <w:r w:rsidRPr="0025334A">
        <w:t>ro</w:t>
      </w:r>
      <w:r>
        <w:t>n</w:t>
      </w:r>
      <w:r w:rsidRPr="0025334A">
        <w:t xml:space="preserve">ment reference of </w:t>
      </w:r>
      <w:r w:rsidRPr="0025334A">
        <w:rPr>
          <w:i/>
        </w:rPr>
        <w:t>env</w:t>
      </w:r>
      <w:r w:rsidRPr="0025334A">
        <w:t xml:space="preserve"> to </w:t>
      </w:r>
      <w:r w:rsidRPr="0025334A">
        <w:rPr>
          <w:i/>
        </w:rPr>
        <w:t>E</w:t>
      </w:r>
      <w:r w:rsidRPr="0025334A">
        <w:t>.</w:t>
      </w:r>
    </w:p>
    <w:p w14:paraId="093DE3C4" w14:textId="77777777" w:rsidR="004C02EF" w:rsidRDefault="004C02EF" w:rsidP="004C02EF">
      <w:pPr>
        <w:pStyle w:val="Alg4"/>
        <w:numPr>
          <w:ilvl w:val="0"/>
          <w:numId w:val="377"/>
        </w:numPr>
        <w:spacing w:after="120"/>
      </w:pPr>
      <w:r w:rsidRPr="0025334A">
        <w:t xml:space="preserve">Return </w:t>
      </w:r>
      <w:r w:rsidRPr="0025334A">
        <w:rPr>
          <w:i/>
        </w:rPr>
        <w:t>env</w:t>
      </w:r>
      <w:r>
        <w:t>.</w:t>
      </w:r>
    </w:p>
    <w:p w14:paraId="2657851C" w14:textId="77777777" w:rsidR="004C02EF" w:rsidRDefault="004C02EF" w:rsidP="004C02EF">
      <w:pPr>
        <w:pStyle w:val="40"/>
        <w:numPr>
          <w:ilvl w:val="0"/>
          <w:numId w:val="0"/>
        </w:numPr>
      </w:pPr>
      <w:r>
        <w:t>10.2.2.3</w:t>
      </w:r>
      <w:r>
        <w:tab/>
        <w:t>NewObjectEnvironment</w:t>
      </w:r>
      <w:r w:rsidDel="008472DE">
        <w:t xml:space="preserve"> </w:t>
      </w:r>
      <w:r>
        <w:t>(O, E)</w:t>
      </w:r>
    </w:p>
    <w:p w14:paraId="069A51C7" w14:textId="77777777" w:rsidR="004C02EF" w:rsidRDefault="004C02EF" w:rsidP="004C02EF">
      <w:r>
        <w:t xml:space="preserve">When the abstract operation NewObjectEnvironment is called with an Object </w:t>
      </w:r>
      <w:r w:rsidRPr="00E32218">
        <w:rPr>
          <w:rFonts w:ascii="Times New Roman" w:hAnsi="Times New Roman"/>
          <w:i/>
        </w:rPr>
        <w:t>O</w:t>
      </w:r>
      <w:r>
        <w:t xml:space="preserve"> and a Lexical Environment </w:t>
      </w:r>
      <w:r w:rsidRPr="00E32218">
        <w:rPr>
          <w:rFonts w:ascii="Times New Roman" w:hAnsi="Times New Roman"/>
          <w:i/>
        </w:rPr>
        <w:t xml:space="preserve">E </w:t>
      </w:r>
      <w:r>
        <w:t xml:space="preserve">(or </w:t>
      </w:r>
      <w:r>
        <w:rPr>
          <w:b/>
        </w:rPr>
        <w:t>null)</w:t>
      </w:r>
      <w:r>
        <w:t xml:space="preserve"> as arguments</w:t>
      </w:r>
      <w:r w:rsidRPr="00E91749">
        <w:t>,</w:t>
      </w:r>
      <w:r>
        <w:t xml:space="preserve"> the following steps are performed:</w:t>
      </w:r>
    </w:p>
    <w:p w14:paraId="693FE129" w14:textId="77777777" w:rsidR="004C02EF" w:rsidRDefault="004C02EF" w:rsidP="004C02EF">
      <w:pPr>
        <w:pStyle w:val="Alg4"/>
        <w:numPr>
          <w:ilvl w:val="0"/>
          <w:numId w:val="378"/>
        </w:numPr>
      </w:pPr>
      <w:r>
        <w:t xml:space="preserve">Let </w:t>
      </w:r>
      <w:r w:rsidRPr="00A57D11">
        <w:rPr>
          <w:i/>
        </w:rPr>
        <w:t>env</w:t>
      </w:r>
      <w:r>
        <w:t xml:space="preserve"> be a new Lexical Environment.</w:t>
      </w:r>
    </w:p>
    <w:p w14:paraId="52ADBFA1" w14:textId="77777777" w:rsidR="004C02EF" w:rsidRDefault="004C02EF" w:rsidP="004C02EF">
      <w:pPr>
        <w:pStyle w:val="Alg4"/>
        <w:numPr>
          <w:ilvl w:val="0"/>
          <w:numId w:val="378"/>
        </w:numPr>
      </w:pPr>
      <w:r>
        <w:t xml:space="preserve">Let </w:t>
      </w:r>
      <w:r w:rsidRPr="00A57D11">
        <w:rPr>
          <w:i/>
        </w:rPr>
        <w:t>envRec</w:t>
      </w:r>
      <w:r>
        <w:t xml:space="preserve"> be a new object environment record containing </w:t>
      </w:r>
      <w:r>
        <w:rPr>
          <w:i/>
        </w:rPr>
        <w:t>O</w:t>
      </w:r>
      <w:r>
        <w:t xml:space="preserve"> as the binding object.</w:t>
      </w:r>
    </w:p>
    <w:p w14:paraId="6E9D663E" w14:textId="77777777" w:rsidR="004C02EF" w:rsidRDefault="004C02EF" w:rsidP="004C02EF">
      <w:pPr>
        <w:pStyle w:val="Alg4"/>
        <w:numPr>
          <w:ilvl w:val="0"/>
          <w:numId w:val="378"/>
        </w:numPr>
      </w:pPr>
      <w:r>
        <w:t xml:space="preserve">Set </w:t>
      </w:r>
      <w:r w:rsidRPr="00A57D11">
        <w:rPr>
          <w:i/>
        </w:rPr>
        <w:t>env’s</w:t>
      </w:r>
      <w:r>
        <w:t xml:space="preserve"> environment record to be </w:t>
      </w:r>
      <w:r w:rsidRPr="00A57D11">
        <w:rPr>
          <w:i/>
        </w:rPr>
        <w:t>envRec</w:t>
      </w:r>
      <w:r>
        <w:t>.</w:t>
      </w:r>
    </w:p>
    <w:p w14:paraId="276841CD" w14:textId="77777777" w:rsidR="004C02EF" w:rsidRDefault="004C02EF" w:rsidP="004C02EF">
      <w:pPr>
        <w:pStyle w:val="Alg4"/>
        <w:numPr>
          <w:ilvl w:val="0"/>
          <w:numId w:val="378"/>
        </w:numPr>
      </w:pPr>
      <w:r>
        <w:t xml:space="preserve">Set the outer lexical environment reference of </w:t>
      </w:r>
      <w:r w:rsidRPr="00A57D11">
        <w:rPr>
          <w:i/>
        </w:rPr>
        <w:t>env</w:t>
      </w:r>
      <w:r>
        <w:t xml:space="preserve"> to </w:t>
      </w:r>
      <w:r>
        <w:rPr>
          <w:i/>
        </w:rPr>
        <w:t>E</w:t>
      </w:r>
      <w:r>
        <w:t>.</w:t>
      </w:r>
    </w:p>
    <w:p w14:paraId="65B110E4" w14:textId="77777777" w:rsidR="004C02EF" w:rsidRDefault="004C02EF" w:rsidP="004C02EF">
      <w:pPr>
        <w:pStyle w:val="Alg4"/>
        <w:numPr>
          <w:ilvl w:val="0"/>
          <w:numId w:val="378"/>
        </w:numPr>
        <w:spacing w:after="120"/>
      </w:pPr>
      <w:r>
        <w:t xml:space="preserve">Return </w:t>
      </w:r>
      <w:r w:rsidRPr="00A57D11">
        <w:rPr>
          <w:i/>
        </w:rPr>
        <w:t>env</w:t>
      </w:r>
      <w:r>
        <w:t>.</w:t>
      </w:r>
    </w:p>
    <w:p w14:paraId="54E1D63D" w14:textId="77777777" w:rsidR="004C02EF" w:rsidRDefault="004C02EF" w:rsidP="00C623F2">
      <w:pPr>
        <w:pStyle w:val="30"/>
        <w:numPr>
          <w:ilvl w:val="0"/>
          <w:numId w:val="0"/>
        </w:numPr>
      </w:pPr>
      <w:bookmarkStart w:id="2203" w:name="_Toc235503378"/>
      <w:bookmarkStart w:id="2204" w:name="_Toc241509153"/>
      <w:bookmarkStart w:id="2205" w:name="_Toc244416640"/>
      <w:bookmarkStart w:id="2206" w:name="_Toc276631004"/>
      <w:bookmarkStart w:id="2207" w:name="_Toc153968393"/>
      <w:r>
        <w:t>10.2.3</w:t>
      </w:r>
      <w:r>
        <w:tab/>
        <w:t>The Global Environment</w:t>
      </w:r>
      <w:bookmarkEnd w:id="2203"/>
      <w:bookmarkEnd w:id="2204"/>
      <w:bookmarkEnd w:id="2205"/>
      <w:bookmarkEnd w:id="2206"/>
      <w:bookmarkEnd w:id="2207"/>
    </w:p>
    <w:p w14:paraId="76E4D313" w14:textId="77777777" w:rsidR="004C02EF" w:rsidRDefault="004C02EF" w:rsidP="004C02EF">
      <w:r>
        <w:t xml:space="preserve">The </w:t>
      </w:r>
      <w:r>
        <w:rPr>
          <w:i/>
        </w:rPr>
        <w:t>global environment</w:t>
      </w:r>
      <w:r>
        <w:t xml:space="preserve"> is a unique Lexical Environment which is created before any ECMAScript code is executed. The global environment’s Environment Record is an object environment record whose binding object is the global object (15.1). The global environment’s outer environment reference is </w:t>
      </w:r>
      <w:r>
        <w:rPr>
          <w:b/>
        </w:rPr>
        <w:t>null</w:t>
      </w:r>
      <w:r>
        <w:t>.</w:t>
      </w:r>
    </w:p>
    <w:p w14:paraId="438275D7" w14:textId="77777777" w:rsidR="004C02EF" w:rsidRDefault="004C02EF" w:rsidP="004C02EF">
      <w:pPr>
        <w:rPr>
          <w:sz w:val="24"/>
          <w:szCs w:val="24"/>
          <w:lang w:val="en-US"/>
        </w:rPr>
      </w:pPr>
      <w:r>
        <w:t>As ECMAScript code is executed, additional properties may be added to the global object and the initial properties may be modified.</w:t>
      </w:r>
      <w:r>
        <w:rPr>
          <w:sz w:val="24"/>
          <w:szCs w:val="24"/>
          <w:lang w:val="en-US"/>
        </w:rPr>
        <w:t xml:space="preserve"> </w:t>
      </w:r>
    </w:p>
    <w:p w14:paraId="7EEF8F58" w14:textId="77777777" w:rsidR="004C02EF" w:rsidRDefault="004C02EF" w:rsidP="00C623F2">
      <w:pPr>
        <w:pStyle w:val="20"/>
        <w:numPr>
          <w:ilvl w:val="0"/>
          <w:numId w:val="0"/>
        </w:numPr>
      </w:pPr>
      <w:bookmarkStart w:id="2208" w:name="_Toc235503379"/>
      <w:bookmarkStart w:id="2209" w:name="_Toc241509154"/>
      <w:bookmarkStart w:id="2210" w:name="_Toc244416641"/>
      <w:bookmarkStart w:id="2211" w:name="_Toc276631005"/>
      <w:bookmarkStart w:id="2212" w:name="_Toc153968394"/>
      <w:r>
        <w:t>10.3</w:t>
      </w:r>
      <w:r>
        <w:tab/>
      </w:r>
      <w:r w:rsidRPr="00D4614A">
        <w:t>Execution</w:t>
      </w:r>
      <w:r>
        <w:t xml:space="preserve"> Contexts</w:t>
      </w:r>
      <w:bookmarkEnd w:id="2208"/>
      <w:bookmarkEnd w:id="2209"/>
      <w:bookmarkEnd w:id="2210"/>
      <w:bookmarkEnd w:id="2211"/>
      <w:bookmarkEnd w:id="2212"/>
    </w:p>
    <w:p w14:paraId="475B25CB" w14:textId="77777777" w:rsidR="004C02EF" w:rsidRDefault="004C02EF" w:rsidP="004C02EF">
      <w:r>
        <w:t xml:space="preserve">When control is transferred to ECMAScript executable code, control is entering an </w:t>
      </w:r>
      <w:r>
        <w:rPr>
          <w:i/>
        </w:rPr>
        <w:t>execution context</w:t>
      </w:r>
      <w:r>
        <w:t>. Active execution contexts logically form a stack. The top execution context on this logical stack is the running execution context.</w:t>
      </w:r>
      <w:bookmarkStart w:id="2213" w:name="_Toc381513660"/>
      <w:bookmarkStart w:id="2214" w:name="_Toc382202803"/>
      <w:bookmarkStart w:id="2215" w:name="_Toc382203023"/>
      <w:bookmarkStart w:id="2216" w:name="_Toc382212182"/>
      <w:bookmarkStart w:id="2217" w:name="_Toc382212421"/>
      <w:bookmarkStart w:id="2218" w:name="_Toc382291527"/>
      <w:bookmarkStart w:id="2219" w:name="_Toc385672167"/>
      <w:bookmarkStart w:id="2220" w:name="_Toc393690262"/>
      <w:r>
        <w:t xml:space="preserve"> A new execution context is created whenever control is transferred from the executable code associated with the currently running execution context to executable code that is not associated with that execution context. The newly created execution context is pushed onto the stack and becomes the running execution context.</w:t>
      </w:r>
    </w:p>
    <w:p w14:paraId="0EC5BC48" w14:textId="77777777" w:rsidR="004C02EF" w:rsidRDefault="004C02EF" w:rsidP="004C02EF">
      <w:r>
        <w:t xml:space="preserve">An execution context contains whatever state is necessary to track the execution progress of its associated code. In addition, each execution context has the state components listed in Table </w:t>
      </w:r>
      <w:del w:id="2221" w:author="Allen Wirfs-Brock" w:date="2011-07-02T13:30:00Z">
        <w:r w:rsidDel="008962D8">
          <w:delText>19</w:delText>
        </w:r>
      </w:del>
      <w:ins w:id="2222" w:author="Allen Wirfs-Brock" w:date="2011-07-02T13:30:00Z">
        <w:r w:rsidR="008962D8">
          <w:t>20</w:t>
        </w:r>
      </w:ins>
      <w:r>
        <w:t>.</w:t>
      </w:r>
    </w:p>
    <w:p w14:paraId="52D4E056" w14:textId="77777777" w:rsidR="004C02EF" w:rsidRDefault="004C02EF" w:rsidP="004C02EF">
      <w:pPr>
        <w:pStyle w:val="Tabletitle"/>
        <w:widowControl w:val="0"/>
      </w:pPr>
      <w:r w:rsidRPr="00654E44">
        <w:rPr>
          <w:rFonts w:eastAsia="Arial Unicode MS"/>
        </w:rPr>
        <w:t>Table </w:t>
      </w:r>
      <w:del w:id="2223" w:author="Allen Wirfs-Brock" w:date="2011-07-02T13:30:00Z">
        <w:r w:rsidRPr="00654E44" w:rsidDel="008962D8">
          <w:rPr>
            <w:rFonts w:eastAsia="Arial Unicode MS"/>
          </w:rPr>
          <w:delText xml:space="preserve">19 </w:delText>
        </w:r>
      </w:del>
      <w:ins w:id="2224" w:author="Allen Wirfs-Brock" w:date="2011-07-02T13:30:00Z">
        <w:r w:rsidR="008962D8">
          <w:rPr>
            <w:rFonts w:eastAsia="Arial Unicode MS"/>
          </w:rPr>
          <w:t>20</w:t>
        </w:r>
        <w:r w:rsidR="008962D8" w:rsidRPr="00654E44">
          <w:rPr>
            <w:rFonts w:eastAsia="Arial Unicode MS"/>
          </w:rPr>
          <w:t xml:space="preserve"> </w:t>
        </w:r>
      </w:ins>
      <w:r w:rsidRPr="00654E44">
        <w:rPr>
          <w:rFonts w:eastAsia="Arial Unicode MS"/>
        </w:rPr>
        <w:t>—</w:t>
      </w:r>
      <w:r>
        <w:rPr>
          <w:rFonts w:eastAsia="Arial Unicode MS"/>
        </w:rPr>
        <w:t>Execution Context State Components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90"/>
        <w:gridCol w:w="6566"/>
      </w:tblGrid>
      <w:tr w:rsidR="004C02EF" w14:paraId="61B4A933" w14:textId="77777777" w:rsidTr="003A4B22">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4BAF1656"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16F8CBF1"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Purpose</w:t>
            </w:r>
          </w:p>
        </w:tc>
      </w:tr>
      <w:tr w:rsidR="004C02EF" w14:paraId="2D27C7F1" w14:textId="77777777" w:rsidTr="003A4B22">
        <w:trPr>
          <w:jc w:val="center"/>
        </w:trPr>
        <w:tc>
          <w:tcPr>
            <w:tcW w:w="2290" w:type="dxa"/>
            <w:tcBorders>
              <w:top w:val="nil"/>
              <w:left w:val="single" w:sz="6" w:space="0" w:color="auto"/>
              <w:bottom w:val="single" w:sz="6" w:space="0" w:color="auto"/>
              <w:right w:val="single" w:sz="6" w:space="0" w:color="auto"/>
            </w:tcBorders>
            <w:hideMark/>
          </w:tcPr>
          <w:p w14:paraId="6ACC02C2" w14:textId="77777777" w:rsidR="004C02EF" w:rsidRDefault="004C02EF" w:rsidP="003A4B22">
            <w:pPr>
              <w:keepNext/>
              <w:spacing w:after="60"/>
            </w:pPr>
            <w:r w:rsidRPr="00984A3F">
              <w:t>LexicalEnvironment</w:t>
            </w:r>
          </w:p>
        </w:tc>
        <w:tc>
          <w:tcPr>
            <w:tcW w:w="6566" w:type="dxa"/>
            <w:tcBorders>
              <w:top w:val="nil"/>
              <w:left w:val="single" w:sz="6" w:space="0" w:color="auto"/>
              <w:bottom w:val="single" w:sz="6" w:space="0" w:color="auto"/>
              <w:right w:val="single" w:sz="6" w:space="0" w:color="auto"/>
            </w:tcBorders>
            <w:hideMark/>
          </w:tcPr>
          <w:p w14:paraId="2F92C8A2" w14:textId="77777777" w:rsidR="004C02EF" w:rsidRDefault="004C02EF" w:rsidP="003A4B22">
            <w:pPr>
              <w:keepNext/>
              <w:spacing w:after="60"/>
            </w:pPr>
            <w:r w:rsidRPr="00984A3F">
              <w:t>Identifies the Lexical Environment used to resolve identifier references made by code within this execution context.</w:t>
            </w:r>
          </w:p>
        </w:tc>
      </w:tr>
      <w:tr w:rsidR="004C02EF" w14:paraId="61A64D07" w14:textId="77777777" w:rsidTr="003A4B22">
        <w:trPr>
          <w:jc w:val="center"/>
        </w:trPr>
        <w:tc>
          <w:tcPr>
            <w:tcW w:w="2290" w:type="dxa"/>
            <w:tcBorders>
              <w:top w:val="single" w:sz="6" w:space="0" w:color="auto"/>
              <w:left w:val="single" w:sz="6" w:space="0" w:color="auto"/>
              <w:bottom w:val="single" w:sz="6" w:space="0" w:color="auto"/>
              <w:right w:val="single" w:sz="6" w:space="0" w:color="auto"/>
            </w:tcBorders>
            <w:hideMark/>
          </w:tcPr>
          <w:p w14:paraId="6A2E4143" w14:textId="77777777" w:rsidR="004C02EF" w:rsidRDefault="004C02EF" w:rsidP="003A4B22">
            <w:pPr>
              <w:keepNext/>
              <w:spacing w:after="60"/>
            </w:pPr>
            <w:r w:rsidRPr="00984A3F">
              <w:t>VariableEnvironment</w:t>
            </w:r>
          </w:p>
        </w:tc>
        <w:tc>
          <w:tcPr>
            <w:tcW w:w="6566" w:type="dxa"/>
            <w:tcBorders>
              <w:top w:val="single" w:sz="6" w:space="0" w:color="auto"/>
              <w:left w:val="single" w:sz="6" w:space="0" w:color="auto"/>
              <w:bottom w:val="single" w:sz="6" w:space="0" w:color="auto"/>
              <w:right w:val="single" w:sz="6" w:space="0" w:color="auto"/>
            </w:tcBorders>
            <w:hideMark/>
          </w:tcPr>
          <w:p w14:paraId="0B8AA9F2" w14:textId="77777777" w:rsidR="004C02EF" w:rsidRDefault="004C02EF" w:rsidP="003A4B22">
            <w:pPr>
              <w:keepNext/>
              <w:spacing w:after="60"/>
            </w:pPr>
            <w:r w:rsidRPr="00984A3F">
              <w:t xml:space="preserve">Identifies the Lexical Environment whose environment record holds bindings created by </w:t>
            </w:r>
            <w:r w:rsidRPr="00C93D2E">
              <w:rPr>
                <w:rStyle w:val="bnf"/>
              </w:rPr>
              <w:t>VariableStatements</w:t>
            </w:r>
            <w:r w:rsidRPr="00984A3F">
              <w:t xml:space="preserve"> and </w:t>
            </w:r>
            <w:r w:rsidRPr="00C93D2E">
              <w:rPr>
                <w:rStyle w:val="bnf"/>
              </w:rPr>
              <w:t>FunctionDeclarations</w:t>
            </w:r>
            <w:r w:rsidRPr="00984A3F">
              <w:t xml:space="preserve"> within this execution context.</w:t>
            </w:r>
          </w:p>
        </w:tc>
      </w:tr>
      <w:tr w:rsidR="004C02EF" w:rsidRPr="00984A3F" w14:paraId="68EAEFFC" w14:textId="77777777" w:rsidTr="003A4B22">
        <w:trPr>
          <w:jc w:val="center"/>
        </w:trPr>
        <w:tc>
          <w:tcPr>
            <w:tcW w:w="2290" w:type="dxa"/>
            <w:tcBorders>
              <w:top w:val="single" w:sz="6" w:space="0" w:color="auto"/>
              <w:left w:val="single" w:sz="6" w:space="0" w:color="auto"/>
              <w:bottom w:val="single" w:sz="6" w:space="0" w:color="auto"/>
              <w:right w:val="single" w:sz="6" w:space="0" w:color="auto"/>
            </w:tcBorders>
            <w:hideMark/>
          </w:tcPr>
          <w:p w14:paraId="43E5F483" w14:textId="77777777" w:rsidR="004C02EF" w:rsidRDefault="004C02EF" w:rsidP="003A4B22">
            <w:pPr>
              <w:spacing w:after="60"/>
            </w:pPr>
            <w:r w:rsidRPr="00984A3F">
              <w:t>ThisBinding</w:t>
            </w:r>
          </w:p>
        </w:tc>
        <w:tc>
          <w:tcPr>
            <w:tcW w:w="6566" w:type="dxa"/>
            <w:tcBorders>
              <w:top w:val="single" w:sz="6" w:space="0" w:color="auto"/>
              <w:left w:val="single" w:sz="6" w:space="0" w:color="auto"/>
              <w:bottom w:val="single" w:sz="6" w:space="0" w:color="auto"/>
              <w:right w:val="single" w:sz="6" w:space="0" w:color="auto"/>
            </w:tcBorders>
            <w:hideMark/>
          </w:tcPr>
          <w:p w14:paraId="67E21FCD" w14:textId="77777777" w:rsidR="004C02EF" w:rsidRPr="00984A3F" w:rsidRDefault="004C02EF" w:rsidP="003A4B22">
            <w:pPr>
              <w:spacing w:after="60"/>
            </w:pPr>
            <w:r w:rsidRPr="00984A3F">
              <w:t xml:space="preserve">The value associated with the </w:t>
            </w:r>
            <w:r>
              <w:rPr>
                <w:rFonts w:ascii="Courier New" w:hAnsi="Courier New" w:cs="Courier New"/>
                <w:b/>
              </w:rPr>
              <w:t>this</w:t>
            </w:r>
            <w:r w:rsidRPr="00984A3F">
              <w:t xml:space="preserve"> keyword within ECMAScript code associated with this execution context.</w:t>
            </w:r>
          </w:p>
        </w:tc>
      </w:tr>
    </w:tbl>
    <w:p w14:paraId="180581B2" w14:textId="77777777" w:rsidR="004C02EF" w:rsidRDefault="004C02EF" w:rsidP="004C02EF"/>
    <w:p w14:paraId="264D59C4" w14:textId="77777777" w:rsidR="004C02EF" w:rsidRDefault="004C02EF" w:rsidP="004C02EF">
      <w:r>
        <w:t>The LexicalEnvironment and VariableEnvironment components of an execution context are always Lexical Environments. When an execution context is created its LexicalEnvironment and VariableEnvironment components initially have the same value.  The value of the VariableEnvironment component never changes while the value of the LexicalEnvironment component may change during execution of code within an execution context.</w:t>
      </w:r>
    </w:p>
    <w:p w14:paraId="00796E5A" w14:textId="77777777" w:rsidR="004C02EF" w:rsidRDefault="004C02EF" w:rsidP="004C02EF">
      <w:r>
        <w:t>In most situations only the running execution context (the top of the execution context stack) is directly manipulated by algorithms within this specification.  Hence when the terms “LexicalEnvironment”, “VariableEnvironment” and “ThisBinding” are used without qualification they are in reference to those components of the running execution context.</w:t>
      </w:r>
    </w:p>
    <w:p w14:paraId="4D8B245F" w14:textId="77777777" w:rsidR="004C02EF" w:rsidRPr="00A61CC4" w:rsidRDefault="004C02EF" w:rsidP="004C02EF">
      <w:pPr>
        <w:rPr>
          <w:i/>
        </w:rPr>
      </w:pPr>
      <w:r>
        <w:t xml:space="preserve">An execution context is purely a specification mechanism and need not correspond to any particular artefact of an ECMAScript implementation.  It is impossible for an ECMAScript program to access an execution context. </w:t>
      </w:r>
    </w:p>
    <w:p w14:paraId="6DFF3AC2" w14:textId="77777777" w:rsidR="004C02EF" w:rsidRDefault="004C02EF" w:rsidP="00C623F2">
      <w:pPr>
        <w:pStyle w:val="30"/>
        <w:numPr>
          <w:ilvl w:val="0"/>
          <w:numId w:val="0"/>
        </w:numPr>
      </w:pPr>
      <w:bookmarkStart w:id="2225" w:name="_Toc235503380"/>
      <w:bookmarkStart w:id="2226" w:name="_Toc241509155"/>
      <w:bookmarkStart w:id="2227" w:name="_Toc244416642"/>
      <w:bookmarkStart w:id="2228" w:name="_Toc276631006"/>
      <w:bookmarkStart w:id="2229" w:name="_Toc153968395"/>
      <w:r>
        <w:t>10.3.1</w:t>
      </w:r>
      <w:r>
        <w:tab/>
        <w:t>Identifier Resolution</w:t>
      </w:r>
      <w:bookmarkEnd w:id="2225"/>
      <w:bookmarkEnd w:id="2226"/>
      <w:bookmarkEnd w:id="2227"/>
      <w:bookmarkEnd w:id="2228"/>
      <w:bookmarkEnd w:id="2229"/>
    </w:p>
    <w:p w14:paraId="737E1F82" w14:textId="77777777" w:rsidR="004C02EF" w:rsidRDefault="004C02EF" w:rsidP="004C02EF">
      <w:r>
        <w:t xml:space="preserve">Identifier resolution is the process of determining the binding of an </w:t>
      </w:r>
      <w:r w:rsidRPr="00C93D2E">
        <w:rPr>
          <w:rStyle w:val="bnf"/>
        </w:rPr>
        <w:t>Identifier</w:t>
      </w:r>
      <w:ins w:id="2230" w:author="Allen Wirfs-Brock rev2" w:date="2011-07-22T10:32:00Z">
        <w:r w:rsidR="0040565C">
          <w:rPr>
            <w:rStyle w:val="bnf"/>
          </w:rPr>
          <w:t>Name</w:t>
        </w:r>
      </w:ins>
      <w:r>
        <w:t xml:space="preserve"> using the LexicalEnvironment of the running execution context. During execution of ECMAScript code, </w:t>
      </w:r>
      <w:del w:id="2231" w:author="Allen Wirfs-Brock" w:date="2011-07-12T09:09:00Z">
        <w:r w:rsidDel="009574CD">
          <w:delText xml:space="preserve">the syntactic production </w:delText>
        </w:r>
        <w:r w:rsidRPr="00C93D2E" w:rsidDel="009574CD">
          <w:rPr>
            <w:rStyle w:val="bnf"/>
          </w:rPr>
          <w:delText>PrimaryExpression</w:delText>
        </w:r>
        <w:r w:rsidDel="009574CD">
          <w:delText xml:space="preserve"> </w:delText>
        </w:r>
        <w:r w:rsidRPr="00C93D2E" w:rsidDel="009574CD">
          <w:rPr>
            <w:rStyle w:val="bnf"/>
            <w:b/>
            <w:i w:val="0"/>
          </w:rPr>
          <w:delText>:</w:delText>
        </w:r>
        <w:r w:rsidDel="009574CD">
          <w:delText xml:space="preserve"> </w:delText>
        </w:r>
        <w:r w:rsidRPr="00C93D2E" w:rsidDel="009574CD">
          <w:rPr>
            <w:rStyle w:val="bnf"/>
          </w:rPr>
          <w:delText>Identifier</w:delText>
        </w:r>
        <w:r w:rsidDel="009574CD">
          <w:delText xml:space="preserve"> is evaluated</w:delText>
        </w:r>
      </w:del>
      <w:ins w:id="2232" w:author="Allen Wirfs-Brock" w:date="2011-07-12T09:09:00Z">
        <w:r w:rsidR="009574CD">
          <w:t>Identifier Resolution is performed</w:t>
        </w:r>
      </w:ins>
      <w:r>
        <w:t xml:space="preserve"> using the following algorithm:</w:t>
      </w:r>
    </w:p>
    <w:p w14:paraId="488BA1F5" w14:textId="77777777" w:rsidR="004C02EF" w:rsidRDefault="004C02EF" w:rsidP="004C02EF">
      <w:pPr>
        <w:pStyle w:val="Alg4"/>
        <w:numPr>
          <w:ilvl w:val="0"/>
          <w:numId w:val="379"/>
        </w:numPr>
      </w:pPr>
      <w:r>
        <w:t xml:space="preserve">Let </w:t>
      </w:r>
      <w:r>
        <w:rPr>
          <w:i/>
        </w:rPr>
        <w:t>env</w:t>
      </w:r>
      <w:r>
        <w:t xml:space="preserve"> be the running execution context’s LexicalEnvironment.</w:t>
      </w:r>
    </w:p>
    <w:p w14:paraId="2FD104DA" w14:textId="77777777" w:rsidR="004C02EF" w:rsidRDefault="004C02EF" w:rsidP="004C02EF">
      <w:pPr>
        <w:pStyle w:val="Alg4"/>
        <w:numPr>
          <w:ilvl w:val="0"/>
          <w:numId w:val="379"/>
        </w:numPr>
      </w:pPr>
      <w:r>
        <w:t xml:space="preserve">If the syntactic production that is being evaluated is contained in a strict mode code, then let </w:t>
      </w:r>
      <w:r>
        <w:rPr>
          <w:i/>
        </w:rPr>
        <w:t>strict</w:t>
      </w:r>
      <w:r>
        <w:t xml:space="preserve"> be </w:t>
      </w:r>
      <w:r>
        <w:rPr>
          <w:b/>
        </w:rPr>
        <w:t>true</w:t>
      </w:r>
      <w:r w:rsidRPr="00C93D2E">
        <w:t>,</w:t>
      </w:r>
      <w:r>
        <w:t xml:space="preserve"> else let </w:t>
      </w:r>
      <w:r>
        <w:rPr>
          <w:i/>
        </w:rPr>
        <w:t>strict</w:t>
      </w:r>
      <w:r>
        <w:t xml:space="preserve"> be </w:t>
      </w:r>
      <w:r>
        <w:rPr>
          <w:b/>
        </w:rPr>
        <w:t>false</w:t>
      </w:r>
      <w:r>
        <w:t>.</w:t>
      </w:r>
    </w:p>
    <w:p w14:paraId="00B3F8AA" w14:textId="77777777" w:rsidR="004C02EF" w:rsidRDefault="004C02EF" w:rsidP="004C02EF">
      <w:pPr>
        <w:pStyle w:val="Alg4"/>
        <w:numPr>
          <w:ilvl w:val="0"/>
          <w:numId w:val="379"/>
        </w:numPr>
        <w:spacing w:after="120"/>
      </w:pPr>
      <w:r>
        <w:t xml:space="preserve">Return the result of calling GetIdentifierReference function passing </w:t>
      </w:r>
      <w:r>
        <w:rPr>
          <w:i/>
        </w:rPr>
        <w:t>env</w:t>
      </w:r>
      <w:r>
        <w:t xml:space="preserve">, </w:t>
      </w:r>
      <w:ins w:id="2233" w:author="Allen Wirfs-Brock rev2" w:date="2011-07-22T10:35:00Z">
        <w:r w:rsidR="0040565C">
          <w:t xml:space="preserve">the String value containing the same sequence of characters as </w:t>
        </w:r>
        <w:r w:rsidR="0040565C">
          <w:rPr>
            <w:i/>
          </w:rPr>
          <w:t>IdentifierName</w:t>
        </w:r>
      </w:ins>
      <w:del w:id="2234" w:author="Allen Wirfs-Brock rev2" w:date="2011-07-22T10:35:00Z">
        <w:r w:rsidDel="0040565C">
          <w:rPr>
            <w:i/>
          </w:rPr>
          <w:delText>Identifier</w:delText>
        </w:r>
      </w:del>
      <w:r>
        <w:t xml:space="preserve">, and </w:t>
      </w:r>
      <w:r>
        <w:rPr>
          <w:i/>
        </w:rPr>
        <w:t>strict</w:t>
      </w:r>
      <w:r>
        <w:t xml:space="preserve"> as arguments.</w:t>
      </w:r>
    </w:p>
    <w:p w14:paraId="13574097" w14:textId="77777777" w:rsidR="004C02EF" w:rsidRDefault="004C02EF" w:rsidP="004C02EF">
      <w:r>
        <w:t xml:space="preserve">The result of evaluating an identifier is always a value of type Reference with its referenced name component equal to the </w:t>
      </w:r>
      <w:r w:rsidRPr="00C93D2E">
        <w:rPr>
          <w:rStyle w:val="bnf"/>
        </w:rPr>
        <w:t>Identifier</w:t>
      </w:r>
      <w:r>
        <w:t xml:space="preserve"> String.</w:t>
      </w:r>
    </w:p>
    <w:p w14:paraId="1555A87E" w14:textId="77777777" w:rsidR="004C02EF" w:rsidRDefault="004C02EF" w:rsidP="00C623F2">
      <w:pPr>
        <w:pStyle w:val="20"/>
        <w:numPr>
          <w:ilvl w:val="0"/>
          <w:numId w:val="0"/>
        </w:numPr>
      </w:pPr>
      <w:bookmarkStart w:id="2235" w:name="_Toc235503381"/>
      <w:bookmarkStart w:id="2236" w:name="_Toc241509156"/>
      <w:bookmarkStart w:id="2237" w:name="_Toc244416643"/>
      <w:bookmarkStart w:id="2238" w:name="_Toc276631007"/>
      <w:bookmarkStart w:id="2239" w:name="_Toc153968396"/>
      <w:r>
        <w:t>10.4</w:t>
      </w:r>
      <w:r>
        <w:tab/>
        <w:t>Establishing an Execution Context</w:t>
      </w:r>
      <w:bookmarkEnd w:id="2235"/>
      <w:bookmarkEnd w:id="2236"/>
      <w:bookmarkEnd w:id="2237"/>
      <w:bookmarkEnd w:id="2238"/>
      <w:bookmarkEnd w:id="2239"/>
    </w:p>
    <w:p w14:paraId="122D9B44" w14:textId="77777777" w:rsidR="004C02EF" w:rsidRDefault="004C02EF" w:rsidP="004C02EF">
      <w:r w:rsidRPr="00FB4725">
        <w:t>Evaluation</w:t>
      </w:r>
      <w:r>
        <w:t xml:space="preserve"> of global code or code using the eval function (15.1.2.1) establishes and enters a new execution context. Every invocation of an ECMAScript code function (13.2.1) also establishes and enters a new execution context, even if a function is calling itself recursively. Every return exits an execution context. A thrown exception may also exit one or more execution contexts.</w:t>
      </w:r>
    </w:p>
    <w:p w14:paraId="7AAA4559" w14:textId="77777777" w:rsidR="004C02EF" w:rsidRDefault="004C02EF" w:rsidP="004C02EF">
      <w:r>
        <w:t>When control enters an execution context, the execution context’s ThisBinding is set, its VariableEnvironment and initial LexicalEnvironment are defined, and declaration binding instantiation (10.5) is performed. The exact manner in which these actions occur depend on the type of code being entered.</w:t>
      </w:r>
    </w:p>
    <w:p w14:paraId="71334E05" w14:textId="77777777" w:rsidR="004C02EF" w:rsidRDefault="004C02EF" w:rsidP="00C623F2">
      <w:pPr>
        <w:pStyle w:val="30"/>
        <w:numPr>
          <w:ilvl w:val="0"/>
          <w:numId w:val="0"/>
        </w:numPr>
      </w:pPr>
      <w:bookmarkStart w:id="2240" w:name="_Toc235503382"/>
      <w:bookmarkStart w:id="2241" w:name="_Toc241509157"/>
      <w:bookmarkStart w:id="2242" w:name="_Toc244416644"/>
      <w:bookmarkStart w:id="2243" w:name="_Toc276631008"/>
      <w:bookmarkStart w:id="2244" w:name="_Toc153968397"/>
      <w:r>
        <w:t>10.4.1</w:t>
      </w:r>
      <w:r>
        <w:tab/>
        <w:t>Entering Global Code</w:t>
      </w:r>
      <w:bookmarkEnd w:id="2240"/>
      <w:bookmarkEnd w:id="2241"/>
      <w:bookmarkEnd w:id="2242"/>
      <w:bookmarkEnd w:id="2243"/>
      <w:bookmarkEnd w:id="2244"/>
    </w:p>
    <w:p w14:paraId="58450097" w14:textId="77777777" w:rsidR="004C02EF" w:rsidRDefault="004C02EF" w:rsidP="004C02EF">
      <w:r>
        <w:t>The following steps are performed when control enters the execution context for global code:</w:t>
      </w:r>
    </w:p>
    <w:p w14:paraId="6A34748C" w14:textId="77777777" w:rsidR="004C02EF" w:rsidRPr="00FB4725" w:rsidRDefault="004C02EF" w:rsidP="004C02EF">
      <w:pPr>
        <w:pStyle w:val="Alg4"/>
        <w:numPr>
          <w:ilvl w:val="0"/>
          <w:numId w:val="380"/>
        </w:numPr>
      </w:pPr>
      <w:r>
        <w:t>Initialise t</w:t>
      </w:r>
      <w:r w:rsidRPr="00FB4725">
        <w:t>he execution context using the global code as described in 10.4.1.1.</w:t>
      </w:r>
    </w:p>
    <w:p w14:paraId="79681AF0" w14:textId="77777777" w:rsidR="004C02EF" w:rsidRDefault="004C02EF" w:rsidP="004C02EF">
      <w:pPr>
        <w:pStyle w:val="Alg4"/>
        <w:numPr>
          <w:ilvl w:val="0"/>
          <w:numId w:val="380"/>
        </w:numPr>
        <w:spacing w:after="120"/>
      </w:pPr>
      <w:r w:rsidRPr="00FB4725">
        <w:t>Perform</w:t>
      </w:r>
      <w:r>
        <w:t xml:space="preserve"> Declaration Binding Instantiation as described in 10.5 using the global code.</w:t>
      </w:r>
    </w:p>
    <w:p w14:paraId="29DE6199" w14:textId="77777777" w:rsidR="004C02EF" w:rsidRDefault="004C02EF" w:rsidP="004C02EF">
      <w:pPr>
        <w:pStyle w:val="40"/>
        <w:numPr>
          <w:ilvl w:val="0"/>
          <w:numId w:val="0"/>
        </w:numPr>
      </w:pPr>
      <w:r>
        <w:t>10.4.1.1</w:t>
      </w:r>
      <w:r>
        <w:tab/>
        <w:t>Initial Global Execution Context</w:t>
      </w:r>
    </w:p>
    <w:p w14:paraId="53530086" w14:textId="77777777" w:rsidR="004C02EF" w:rsidRDefault="004C02EF" w:rsidP="004C02EF">
      <w:r>
        <w:t xml:space="preserve">The following steps are performed to initialise a global execution context for ECMAScript code </w:t>
      </w:r>
      <w:r w:rsidRPr="00E32218">
        <w:rPr>
          <w:rFonts w:ascii="Times New Roman" w:hAnsi="Times New Roman"/>
          <w:i/>
        </w:rPr>
        <w:t>C</w:t>
      </w:r>
      <w:r>
        <w:t>:</w:t>
      </w:r>
    </w:p>
    <w:p w14:paraId="3247FBA2" w14:textId="77777777" w:rsidR="004C02EF" w:rsidRDefault="004C02EF" w:rsidP="004C02EF">
      <w:pPr>
        <w:pStyle w:val="Alg4"/>
        <w:numPr>
          <w:ilvl w:val="0"/>
          <w:numId w:val="381"/>
        </w:numPr>
        <w:tabs>
          <w:tab w:val="left" w:pos="720"/>
        </w:tabs>
      </w:pPr>
      <w:r>
        <w:t>Set the VariableEnvironment to the Global Environment.</w:t>
      </w:r>
    </w:p>
    <w:p w14:paraId="0E8D3F5C" w14:textId="77777777" w:rsidR="004C02EF" w:rsidRDefault="004C02EF" w:rsidP="004C02EF">
      <w:pPr>
        <w:pStyle w:val="Alg4"/>
        <w:numPr>
          <w:ilvl w:val="0"/>
          <w:numId w:val="381"/>
        </w:numPr>
        <w:tabs>
          <w:tab w:val="left" w:pos="720"/>
        </w:tabs>
      </w:pPr>
      <w:r>
        <w:t>Set the LexicalEnvironment to the Global Environment.</w:t>
      </w:r>
    </w:p>
    <w:p w14:paraId="5BC4672A" w14:textId="77777777" w:rsidR="004C02EF" w:rsidRDefault="004C02EF" w:rsidP="004C02EF">
      <w:pPr>
        <w:pStyle w:val="Alg4"/>
        <w:numPr>
          <w:ilvl w:val="0"/>
          <w:numId w:val="381"/>
        </w:numPr>
        <w:tabs>
          <w:tab w:val="left" w:pos="720"/>
        </w:tabs>
        <w:spacing w:after="120"/>
      </w:pPr>
      <w:r>
        <w:t>Set the ThisBinding to the global object.</w:t>
      </w:r>
    </w:p>
    <w:p w14:paraId="18B69FAF" w14:textId="77777777" w:rsidR="004C02EF" w:rsidRDefault="004C02EF" w:rsidP="00C623F2">
      <w:pPr>
        <w:pStyle w:val="30"/>
        <w:numPr>
          <w:ilvl w:val="0"/>
          <w:numId w:val="0"/>
        </w:numPr>
      </w:pPr>
      <w:bookmarkStart w:id="2245" w:name="_Toc235503383"/>
      <w:bookmarkStart w:id="2246" w:name="_Toc241509158"/>
      <w:bookmarkStart w:id="2247" w:name="_Toc244416645"/>
      <w:bookmarkStart w:id="2248" w:name="_Toc276631009"/>
      <w:bookmarkStart w:id="2249" w:name="_Toc153968398"/>
      <w:r>
        <w:t>10.4.2</w:t>
      </w:r>
      <w:r>
        <w:tab/>
        <w:t>Entering Eval Code</w:t>
      </w:r>
      <w:bookmarkEnd w:id="2245"/>
      <w:bookmarkEnd w:id="2246"/>
      <w:bookmarkEnd w:id="2247"/>
      <w:bookmarkEnd w:id="2248"/>
      <w:bookmarkEnd w:id="2249"/>
    </w:p>
    <w:p w14:paraId="3118C5DB" w14:textId="77777777" w:rsidR="004C02EF" w:rsidRDefault="004C02EF" w:rsidP="004C02EF">
      <w:r>
        <w:t>The following steps are performed when control enters the execution context for eval code:</w:t>
      </w:r>
    </w:p>
    <w:p w14:paraId="1E6B2EC3" w14:textId="77777777" w:rsidR="004C02EF" w:rsidRDefault="004C02EF" w:rsidP="004C02EF">
      <w:pPr>
        <w:pStyle w:val="Alg4"/>
        <w:numPr>
          <w:ilvl w:val="0"/>
          <w:numId w:val="382"/>
        </w:numPr>
      </w:pPr>
      <w:r>
        <w:t>If there is no calling context or if the eval code is not being evaluated by a direct call (15.1.2.1.1) to the eval function then,</w:t>
      </w:r>
    </w:p>
    <w:p w14:paraId="10EDBE44" w14:textId="77777777" w:rsidR="004C02EF" w:rsidRDefault="004C02EF" w:rsidP="004C02EF">
      <w:pPr>
        <w:pStyle w:val="Alg4"/>
        <w:numPr>
          <w:ilvl w:val="1"/>
          <w:numId w:val="382"/>
        </w:numPr>
      </w:pPr>
      <w:r>
        <w:t xml:space="preserve">Initialise the execution context as if it was a global execution context using the eval code as </w:t>
      </w:r>
      <w:r>
        <w:rPr>
          <w:i/>
        </w:rPr>
        <w:t>C</w:t>
      </w:r>
      <w:r>
        <w:t xml:space="preserve"> as described in 10.4.1.1.</w:t>
      </w:r>
    </w:p>
    <w:p w14:paraId="0BA8FEDD" w14:textId="77777777" w:rsidR="004C02EF" w:rsidRDefault="004C02EF" w:rsidP="004C02EF">
      <w:pPr>
        <w:pStyle w:val="Alg4"/>
        <w:numPr>
          <w:ilvl w:val="0"/>
          <w:numId w:val="382"/>
        </w:numPr>
      </w:pPr>
      <w:r>
        <w:t>Else,</w:t>
      </w:r>
    </w:p>
    <w:p w14:paraId="6D4614B0" w14:textId="77777777" w:rsidR="004C02EF" w:rsidRDefault="004C02EF" w:rsidP="004C02EF">
      <w:pPr>
        <w:pStyle w:val="Alg4"/>
        <w:numPr>
          <w:ilvl w:val="1"/>
          <w:numId w:val="382"/>
        </w:numPr>
      </w:pPr>
      <w:r>
        <w:t>Set the ThisBinding to the same value as the ThisBinding of the calling execution context.</w:t>
      </w:r>
    </w:p>
    <w:p w14:paraId="34948AD1" w14:textId="77777777" w:rsidR="004C02EF" w:rsidRDefault="004C02EF" w:rsidP="004C02EF">
      <w:pPr>
        <w:pStyle w:val="Alg4"/>
        <w:numPr>
          <w:ilvl w:val="1"/>
          <w:numId w:val="382"/>
        </w:numPr>
      </w:pPr>
      <w:r>
        <w:t>Set the LexicalEnvironment to the same value as the LexicalEnvironment of the calling execution context.</w:t>
      </w:r>
    </w:p>
    <w:p w14:paraId="419E368A" w14:textId="77777777" w:rsidR="004C02EF" w:rsidRDefault="004C02EF" w:rsidP="004C02EF">
      <w:pPr>
        <w:pStyle w:val="Alg4"/>
        <w:numPr>
          <w:ilvl w:val="1"/>
          <w:numId w:val="382"/>
        </w:numPr>
      </w:pPr>
      <w:r>
        <w:t>Set the VariableEnvironment to the same value as the VariableEnvironment of the calling execution context.</w:t>
      </w:r>
    </w:p>
    <w:p w14:paraId="6D9F11F7" w14:textId="77777777" w:rsidR="004C02EF" w:rsidRDefault="004C02EF" w:rsidP="004C02EF">
      <w:pPr>
        <w:pStyle w:val="Alg4"/>
        <w:numPr>
          <w:ilvl w:val="0"/>
          <w:numId w:val="382"/>
        </w:numPr>
      </w:pPr>
      <w:r>
        <w:t>If the eval code is strict code, then</w:t>
      </w:r>
    </w:p>
    <w:p w14:paraId="0A8115AA" w14:textId="77777777" w:rsidR="004C02EF" w:rsidRDefault="004C02EF" w:rsidP="004C02EF">
      <w:pPr>
        <w:pStyle w:val="Alg4"/>
        <w:numPr>
          <w:ilvl w:val="1"/>
          <w:numId w:val="382"/>
        </w:numPr>
      </w:pPr>
      <w:r>
        <w:t xml:space="preserve">Let </w:t>
      </w:r>
      <w:r>
        <w:rPr>
          <w:i/>
        </w:rPr>
        <w:t>strictVarEnv</w:t>
      </w:r>
      <w:r>
        <w:t xml:space="preserve"> be the result of calling NewDeclarativeEnvironment</w:t>
      </w:r>
      <w:r w:rsidDel="008472DE">
        <w:t xml:space="preserve"> </w:t>
      </w:r>
      <w:r>
        <w:t xml:space="preserve"> passing the LexicalEnvironment as the argument.</w:t>
      </w:r>
    </w:p>
    <w:p w14:paraId="1528C1A6" w14:textId="77777777" w:rsidR="004C02EF" w:rsidRDefault="004C02EF" w:rsidP="004C02EF">
      <w:pPr>
        <w:pStyle w:val="Alg4"/>
        <w:numPr>
          <w:ilvl w:val="1"/>
          <w:numId w:val="382"/>
        </w:numPr>
      </w:pPr>
      <w:r>
        <w:t xml:space="preserve">Set the LexicalEnvironment to </w:t>
      </w:r>
      <w:r w:rsidRPr="00C46441">
        <w:rPr>
          <w:i/>
        </w:rPr>
        <w:t>strictVarEnv</w:t>
      </w:r>
      <w:r>
        <w:t>.</w:t>
      </w:r>
    </w:p>
    <w:p w14:paraId="5799BB32" w14:textId="77777777" w:rsidR="004C02EF" w:rsidRDefault="004C02EF" w:rsidP="004C02EF">
      <w:pPr>
        <w:pStyle w:val="Alg4"/>
        <w:numPr>
          <w:ilvl w:val="1"/>
          <w:numId w:val="382"/>
        </w:numPr>
      </w:pPr>
      <w:r>
        <w:t xml:space="preserve">Set the VariableEnvironment to </w:t>
      </w:r>
      <w:r>
        <w:rPr>
          <w:i/>
        </w:rPr>
        <w:t>strictVarEnv</w:t>
      </w:r>
      <w:r>
        <w:t>.</w:t>
      </w:r>
    </w:p>
    <w:p w14:paraId="3FAF485A" w14:textId="77777777" w:rsidR="004C02EF" w:rsidRDefault="004C02EF" w:rsidP="004C02EF">
      <w:pPr>
        <w:pStyle w:val="Alg4"/>
        <w:numPr>
          <w:ilvl w:val="0"/>
          <w:numId w:val="382"/>
        </w:numPr>
        <w:spacing w:after="240"/>
      </w:pPr>
      <w:r>
        <w:t>Perform Declaration Binding Instantiation as described in 10.5 using the eval code.</w:t>
      </w:r>
    </w:p>
    <w:p w14:paraId="427780B5" w14:textId="77777777" w:rsidR="004C02EF" w:rsidRDefault="004C02EF" w:rsidP="004C02EF">
      <w:pPr>
        <w:pStyle w:val="40"/>
        <w:numPr>
          <w:ilvl w:val="0"/>
          <w:numId w:val="0"/>
        </w:numPr>
      </w:pPr>
      <w:r>
        <w:t>10.4.2.1</w:t>
      </w:r>
      <w:r>
        <w:tab/>
        <w:t>Strict Mode Restrictions</w:t>
      </w:r>
    </w:p>
    <w:p w14:paraId="7D917BB0" w14:textId="77777777" w:rsidR="004C02EF" w:rsidRDefault="004C02EF" w:rsidP="004C02EF">
      <w:r>
        <w: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t>
      </w:r>
    </w:p>
    <w:p w14:paraId="51430A45" w14:textId="77777777" w:rsidR="004C02EF" w:rsidRDefault="004C02EF" w:rsidP="00C623F2">
      <w:pPr>
        <w:pStyle w:val="30"/>
        <w:numPr>
          <w:ilvl w:val="0"/>
          <w:numId w:val="0"/>
        </w:numPr>
      </w:pPr>
      <w:bookmarkStart w:id="2250" w:name="_Toc235503384"/>
      <w:bookmarkStart w:id="2251" w:name="_Toc241509159"/>
      <w:bookmarkStart w:id="2252" w:name="_Toc244416646"/>
      <w:bookmarkStart w:id="2253" w:name="_Toc276631010"/>
      <w:bookmarkStart w:id="2254" w:name="_Toc153968399"/>
      <w:r>
        <w:t>10.4.3</w:t>
      </w:r>
      <w:r>
        <w:tab/>
        <w:t>Entering Function Code</w:t>
      </w:r>
      <w:bookmarkEnd w:id="2250"/>
      <w:bookmarkEnd w:id="2251"/>
      <w:bookmarkEnd w:id="2252"/>
      <w:bookmarkEnd w:id="2253"/>
      <w:bookmarkEnd w:id="2254"/>
    </w:p>
    <w:p w14:paraId="13EDD24F" w14:textId="77777777" w:rsidR="004C02EF" w:rsidRDefault="004C02EF" w:rsidP="004C02EF">
      <w:r>
        <w:t xml:space="preserve">The following steps are performed when control enters the execution context for function code contained in function object </w:t>
      </w:r>
      <w:r w:rsidRPr="00E32218">
        <w:rPr>
          <w:rFonts w:ascii="Times New Roman" w:hAnsi="Times New Roman"/>
          <w:i/>
        </w:rPr>
        <w:t>F</w:t>
      </w:r>
      <w:r>
        <w:t xml:space="preserve">, a caller provided </w:t>
      </w:r>
      <w:r w:rsidRPr="00E32218">
        <w:rPr>
          <w:rFonts w:ascii="Times New Roman" w:hAnsi="Times New Roman"/>
          <w:i/>
        </w:rPr>
        <w:t>thisArg</w:t>
      </w:r>
      <w:r>
        <w:t xml:space="preserve">, and a caller provided </w:t>
      </w:r>
      <w:r w:rsidRPr="00E32218">
        <w:rPr>
          <w:rFonts w:ascii="Times New Roman" w:hAnsi="Times New Roman"/>
          <w:i/>
        </w:rPr>
        <w:t>argumentsList</w:t>
      </w:r>
      <w:r>
        <w:t>:</w:t>
      </w:r>
    </w:p>
    <w:p w14:paraId="25A9E0FD" w14:textId="77777777" w:rsidR="004C02EF" w:rsidRDefault="004C02EF" w:rsidP="004C02EF">
      <w:pPr>
        <w:pStyle w:val="Alg4"/>
        <w:numPr>
          <w:ilvl w:val="0"/>
          <w:numId w:val="383"/>
        </w:numPr>
        <w:tabs>
          <w:tab w:val="left" w:pos="720"/>
        </w:tabs>
      </w:pPr>
      <w:r>
        <w:t xml:space="preserve">If the function code is strict code, set the ThisBinding to </w:t>
      </w:r>
      <w:r>
        <w:rPr>
          <w:i/>
        </w:rPr>
        <w:t>thisArg</w:t>
      </w:r>
      <w:r>
        <w:t>.</w:t>
      </w:r>
    </w:p>
    <w:p w14:paraId="01291DE9" w14:textId="77777777" w:rsidR="004C02EF" w:rsidRDefault="004C02EF" w:rsidP="004C02EF">
      <w:pPr>
        <w:pStyle w:val="Alg4"/>
        <w:numPr>
          <w:ilvl w:val="0"/>
          <w:numId w:val="383"/>
        </w:numPr>
        <w:tabs>
          <w:tab w:val="left" w:pos="720"/>
        </w:tabs>
      </w:pPr>
      <w:r>
        <w:t xml:space="preserve">Else if </w:t>
      </w:r>
      <w:r>
        <w:rPr>
          <w:i/>
        </w:rPr>
        <w:t>thisArg</w:t>
      </w:r>
      <w:r>
        <w:t xml:space="preserve"> is </w:t>
      </w:r>
      <w:r>
        <w:rPr>
          <w:b/>
        </w:rPr>
        <w:t>null</w:t>
      </w:r>
      <w:r>
        <w:t xml:space="preserve"> or </w:t>
      </w:r>
      <w:r>
        <w:rPr>
          <w:b/>
        </w:rPr>
        <w:t>undefined</w:t>
      </w:r>
      <w:r>
        <w:t>, set the ThisBinding to the global object.</w:t>
      </w:r>
    </w:p>
    <w:p w14:paraId="216D1883" w14:textId="77777777" w:rsidR="004C02EF" w:rsidRDefault="004C02EF" w:rsidP="004C02EF">
      <w:pPr>
        <w:pStyle w:val="Alg4"/>
        <w:numPr>
          <w:ilvl w:val="0"/>
          <w:numId w:val="383"/>
        </w:numPr>
        <w:tabs>
          <w:tab w:val="left" w:pos="720"/>
        </w:tabs>
      </w:pPr>
      <w:r>
        <w:t>Else if Type(</w:t>
      </w:r>
      <w:r>
        <w:rPr>
          <w:i/>
        </w:rPr>
        <w:t>thisArg</w:t>
      </w:r>
      <w:r w:rsidRPr="002543A5">
        <w:t>)</w:t>
      </w:r>
      <w:r>
        <w:t xml:space="preserve"> is not Object, set the ThisBinding to ToObject(</w:t>
      </w:r>
      <w:r>
        <w:rPr>
          <w:i/>
        </w:rPr>
        <w:t>thisArg</w:t>
      </w:r>
      <w:r>
        <w:t>).</w:t>
      </w:r>
    </w:p>
    <w:p w14:paraId="71521B27" w14:textId="77777777" w:rsidR="004C02EF" w:rsidRDefault="004C02EF" w:rsidP="004C02EF">
      <w:pPr>
        <w:pStyle w:val="Alg4"/>
        <w:numPr>
          <w:ilvl w:val="0"/>
          <w:numId w:val="383"/>
        </w:numPr>
        <w:tabs>
          <w:tab w:val="left" w:pos="720"/>
        </w:tabs>
      </w:pPr>
      <w:r>
        <w:t xml:space="preserve">Else set the ThisBinding to </w:t>
      </w:r>
      <w:r>
        <w:rPr>
          <w:i/>
        </w:rPr>
        <w:t>thisArg</w:t>
      </w:r>
      <w:r>
        <w:t>.</w:t>
      </w:r>
    </w:p>
    <w:p w14:paraId="75E88A08" w14:textId="77777777" w:rsidR="004C02EF" w:rsidRDefault="004C02EF" w:rsidP="004C02EF">
      <w:pPr>
        <w:pStyle w:val="Alg4"/>
        <w:numPr>
          <w:ilvl w:val="0"/>
          <w:numId w:val="383"/>
        </w:numPr>
        <w:tabs>
          <w:tab w:val="left" w:pos="720"/>
        </w:tabs>
      </w:pPr>
      <w:r>
        <w:t xml:space="preserve">Let </w:t>
      </w:r>
      <w:r>
        <w:rPr>
          <w:i/>
        </w:rPr>
        <w:t>localEnv</w:t>
      </w:r>
      <w:r>
        <w:t xml:space="preserve"> be the result of calling NewDeclarativeEnvironment</w:t>
      </w:r>
      <w:r w:rsidDel="008472DE">
        <w:t xml:space="preserve"> </w:t>
      </w:r>
      <w:r>
        <w:t xml:space="preserve"> passing the value of the [[Scope]] internal property of </w:t>
      </w:r>
      <w:r>
        <w:rPr>
          <w:i/>
        </w:rPr>
        <w:t>F</w:t>
      </w:r>
      <w:r>
        <w:t xml:space="preserve"> as the argument.</w:t>
      </w:r>
    </w:p>
    <w:p w14:paraId="75045BD9" w14:textId="77777777" w:rsidR="004C02EF" w:rsidRDefault="004C02EF" w:rsidP="004C02EF">
      <w:pPr>
        <w:pStyle w:val="Alg4"/>
        <w:numPr>
          <w:ilvl w:val="0"/>
          <w:numId w:val="383"/>
        </w:numPr>
        <w:tabs>
          <w:tab w:val="left" w:pos="720"/>
        </w:tabs>
      </w:pPr>
      <w:r>
        <w:t xml:space="preserve">Set the LexicalEnvironment to </w:t>
      </w:r>
      <w:r>
        <w:rPr>
          <w:i/>
        </w:rPr>
        <w:t>localEnv</w:t>
      </w:r>
      <w:r>
        <w:t>.</w:t>
      </w:r>
    </w:p>
    <w:p w14:paraId="43449948" w14:textId="77777777" w:rsidR="004C02EF" w:rsidRDefault="004C02EF" w:rsidP="004C02EF">
      <w:pPr>
        <w:pStyle w:val="Alg4"/>
        <w:numPr>
          <w:ilvl w:val="0"/>
          <w:numId w:val="383"/>
        </w:numPr>
        <w:tabs>
          <w:tab w:val="left" w:pos="720"/>
        </w:tabs>
      </w:pPr>
      <w:r>
        <w:t xml:space="preserve">Set the VariableEnvironment to </w:t>
      </w:r>
      <w:r>
        <w:rPr>
          <w:i/>
        </w:rPr>
        <w:t>localEnv</w:t>
      </w:r>
      <w:r>
        <w:t>.</w:t>
      </w:r>
    </w:p>
    <w:p w14:paraId="39B925F7" w14:textId="77777777" w:rsidR="004C02EF" w:rsidRDefault="004C02EF" w:rsidP="004C02EF">
      <w:pPr>
        <w:pStyle w:val="Alg4"/>
        <w:numPr>
          <w:ilvl w:val="0"/>
          <w:numId w:val="383"/>
        </w:numPr>
        <w:tabs>
          <w:tab w:val="left" w:pos="720"/>
        </w:tabs>
      </w:pPr>
      <w:r>
        <w:t xml:space="preserve">Let </w:t>
      </w:r>
      <w:r>
        <w:rPr>
          <w:i/>
        </w:rPr>
        <w:t>code</w:t>
      </w:r>
      <w:r>
        <w:t xml:space="preserve"> be the value of </w:t>
      </w:r>
      <w:r w:rsidRPr="00333958">
        <w:rPr>
          <w:i/>
        </w:rPr>
        <w:t>F</w:t>
      </w:r>
      <w:r>
        <w:t>’s [[Code]] internal property.</w:t>
      </w:r>
    </w:p>
    <w:p w14:paraId="0EF24129" w14:textId="77777777" w:rsidR="004C02EF" w:rsidRDefault="004C02EF" w:rsidP="004C02EF">
      <w:pPr>
        <w:pStyle w:val="Alg4"/>
        <w:numPr>
          <w:ilvl w:val="0"/>
          <w:numId w:val="383"/>
        </w:numPr>
        <w:tabs>
          <w:tab w:val="left" w:pos="720"/>
        </w:tabs>
        <w:spacing w:after="220"/>
      </w:pPr>
      <w:r>
        <w:t xml:space="preserve">Perform Declaration Binding Instantiation using the function code </w:t>
      </w:r>
      <w:r>
        <w:rPr>
          <w:i/>
        </w:rPr>
        <w:t>code</w:t>
      </w:r>
      <w:r>
        <w:t xml:space="preserve"> and </w:t>
      </w:r>
      <w:r>
        <w:rPr>
          <w:i/>
        </w:rPr>
        <w:t>argumentsList</w:t>
      </w:r>
      <w:r>
        <w:t xml:space="preserve"> as described in 10.5.</w:t>
      </w:r>
    </w:p>
    <w:p w14:paraId="7EBA7FDB" w14:textId="77777777" w:rsidR="004C02EF" w:rsidRDefault="004C02EF" w:rsidP="00C623F2">
      <w:pPr>
        <w:pStyle w:val="20"/>
        <w:numPr>
          <w:ilvl w:val="0"/>
          <w:numId w:val="0"/>
        </w:numPr>
      </w:pPr>
      <w:bookmarkStart w:id="2255" w:name="_Toc235503385"/>
      <w:bookmarkStart w:id="2256" w:name="_Toc241509160"/>
      <w:bookmarkStart w:id="2257" w:name="_Toc244416647"/>
      <w:bookmarkStart w:id="2258" w:name="_Toc276631011"/>
      <w:bookmarkStart w:id="2259" w:name="_Toc153968400"/>
      <w:r>
        <w:t>10.5</w:t>
      </w:r>
      <w:r>
        <w:tab/>
        <w:t>Declaration Binding Instantiation</w:t>
      </w:r>
      <w:bookmarkEnd w:id="2255"/>
      <w:bookmarkEnd w:id="2256"/>
      <w:bookmarkEnd w:id="2257"/>
      <w:bookmarkEnd w:id="2258"/>
      <w:bookmarkEnd w:id="2259"/>
    </w:p>
    <w:p w14:paraId="53C7FD14" w14:textId="77777777" w:rsidR="004C02EF" w:rsidRDefault="004C02EF" w:rsidP="004C02EF">
      <w:r>
        <w:t>Every execution context has an associated VariableEnvironment. Variables and functions declared in ECMAScript code evaluated in an execution context are added as bindings in that VariableEnvironment’s Environment Record. For function code, parameters are also added as bindings to that Environment Record.</w:t>
      </w:r>
    </w:p>
    <w:p w14:paraId="3A44C04F" w14:textId="77777777" w:rsidR="004C02EF" w:rsidRDefault="004C02EF" w:rsidP="004C02EF">
      <w:r>
        <w:t xml:space="preserve">Which Environment Record is used to bind a declaration and its kind depends upon the type of ECMAScript code executed by the execution context, but the remainder of the behaviour is generic. On entering an execution context, bindings are created in the VariableEnvironment as follows using the caller provided </w:t>
      </w:r>
      <w:r w:rsidRPr="00E32218">
        <w:rPr>
          <w:rFonts w:ascii="Times New Roman" w:hAnsi="Times New Roman"/>
          <w:i/>
        </w:rPr>
        <w:t xml:space="preserve">code </w:t>
      </w:r>
      <w:r>
        <w:t xml:space="preserve">and, if it is function code, argument List </w:t>
      </w:r>
      <w:r w:rsidRPr="00E32218">
        <w:rPr>
          <w:rFonts w:ascii="Times New Roman" w:hAnsi="Times New Roman"/>
          <w:i/>
        </w:rPr>
        <w:t>args</w:t>
      </w:r>
      <w:r>
        <w:t>:</w:t>
      </w:r>
    </w:p>
    <w:p w14:paraId="7A925A95" w14:textId="77777777" w:rsidR="004C02EF" w:rsidRDefault="004C02EF" w:rsidP="004C02EF">
      <w:pPr>
        <w:pStyle w:val="Alg4"/>
        <w:numPr>
          <w:ilvl w:val="0"/>
          <w:numId w:val="405"/>
        </w:numPr>
      </w:pPr>
      <w:r>
        <w:t xml:space="preserve">Let </w:t>
      </w:r>
      <w:r>
        <w:rPr>
          <w:i/>
        </w:rPr>
        <w:t>env</w:t>
      </w:r>
      <w:r>
        <w:t xml:space="preserve"> be the environment record component of the running execution context’s VariableEnvironment.</w:t>
      </w:r>
    </w:p>
    <w:p w14:paraId="5BA9F5B2" w14:textId="77777777" w:rsidR="004C02EF" w:rsidRDefault="004C02EF" w:rsidP="004C02EF">
      <w:pPr>
        <w:pStyle w:val="Alg4"/>
        <w:numPr>
          <w:ilvl w:val="0"/>
          <w:numId w:val="405"/>
        </w:numPr>
      </w:pPr>
      <w:r>
        <w:t xml:space="preserve">If </w:t>
      </w:r>
      <w:r w:rsidRPr="00EE019A">
        <w:rPr>
          <w:i/>
        </w:rPr>
        <w:t>code</w:t>
      </w:r>
      <w:r>
        <w:t xml:space="preserve"> is eval code, then let </w:t>
      </w:r>
      <w:r w:rsidRPr="00EE019A">
        <w:rPr>
          <w:i/>
        </w:rPr>
        <w:t>configurableBindings</w:t>
      </w:r>
      <w:r>
        <w:t xml:space="preserve"> be </w:t>
      </w:r>
      <w:r w:rsidRPr="00E5069A">
        <w:rPr>
          <w:b/>
        </w:rPr>
        <w:t>true</w:t>
      </w:r>
      <w:r>
        <w:t xml:space="preserve"> else let </w:t>
      </w:r>
      <w:r w:rsidRPr="00EE019A">
        <w:rPr>
          <w:i/>
        </w:rPr>
        <w:t>configurableBindings</w:t>
      </w:r>
      <w:r>
        <w:t xml:space="preserve"> be </w:t>
      </w:r>
      <w:r w:rsidRPr="00E5069A">
        <w:rPr>
          <w:b/>
        </w:rPr>
        <w:t>false</w:t>
      </w:r>
      <w:r>
        <w:t>.</w:t>
      </w:r>
    </w:p>
    <w:p w14:paraId="22439957" w14:textId="77777777" w:rsidR="004C02EF" w:rsidRDefault="004C02EF" w:rsidP="004C02EF">
      <w:pPr>
        <w:pStyle w:val="Alg4"/>
        <w:numPr>
          <w:ilvl w:val="0"/>
          <w:numId w:val="405"/>
        </w:numPr>
      </w:pPr>
      <w:r>
        <w:t xml:space="preserve">If </w:t>
      </w:r>
      <w:r w:rsidRPr="00E5069A">
        <w:rPr>
          <w:i/>
        </w:rPr>
        <w:t xml:space="preserve">code </w:t>
      </w:r>
      <w:r>
        <w:t xml:space="preserve">is strict </w:t>
      </w:r>
      <w:del w:id="2260" w:author="Allen Wirfs-Brock rev2" w:date="2011-07-23T17:40:00Z">
        <w:r w:rsidDel="001C6F19">
          <w:delText xml:space="preserve">mode </w:delText>
        </w:r>
      </w:del>
      <w:r>
        <w:t xml:space="preserve">code, then let </w:t>
      </w:r>
      <w:r>
        <w:rPr>
          <w:i/>
        </w:rPr>
        <w:t>strict</w:t>
      </w:r>
      <w:r>
        <w:t xml:space="preserve"> be </w:t>
      </w:r>
      <w:r w:rsidRPr="00E5069A">
        <w:rPr>
          <w:b/>
        </w:rPr>
        <w:t>true</w:t>
      </w:r>
      <w:r>
        <w:t xml:space="preserve"> else let </w:t>
      </w:r>
      <w:r>
        <w:rPr>
          <w:i/>
        </w:rPr>
        <w:t>strict</w:t>
      </w:r>
      <w:r>
        <w:t xml:space="preserve"> be </w:t>
      </w:r>
      <w:r w:rsidRPr="00E5069A">
        <w:rPr>
          <w:b/>
        </w:rPr>
        <w:t>false</w:t>
      </w:r>
      <w:r>
        <w:t>.</w:t>
      </w:r>
    </w:p>
    <w:p w14:paraId="165E52C2" w14:textId="77777777" w:rsidR="004C02EF" w:rsidRDefault="004C02EF" w:rsidP="004C02EF">
      <w:pPr>
        <w:pStyle w:val="Alg4"/>
        <w:numPr>
          <w:ilvl w:val="0"/>
          <w:numId w:val="405"/>
        </w:numPr>
      </w:pPr>
      <w:r>
        <w:t xml:space="preserve">If </w:t>
      </w:r>
      <w:r w:rsidRPr="001F6C29">
        <w:rPr>
          <w:i/>
        </w:rPr>
        <w:t xml:space="preserve">code </w:t>
      </w:r>
      <w:r>
        <w:t>is function code, then</w:t>
      </w:r>
    </w:p>
    <w:p w14:paraId="3B99A023" w14:textId="77777777" w:rsidR="004C02EF" w:rsidRDefault="004C02EF" w:rsidP="004C02EF">
      <w:pPr>
        <w:pStyle w:val="Alg4"/>
        <w:numPr>
          <w:ilvl w:val="1"/>
          <w:numId w:val="405"/>
        </w:numPr>
      </w:pPr>
      <w:r>
        <w:t xml:space="preserve">Let </w:t>
      </w:r>
      <w:r w:rsidRPr="000B2726">
        <w:rPr>
          <w:i/>
        </w:rPr>
        <w:t xml:space="preserve">func </w:t>
      </w:r>
      <w:r>
        <w:t xml:space="preserve">be the function whose [[Call]] internal method initiated execution of </w:t>
      </w:r>
      <w:r w:rsidRPr="000B2726">
        <w:rPr>
          <w:i/>
        </w:rPr>
        <w:t>code</w:t>
      </w:r>
      <w:r>
        <w:t xml:space="preserve">. Let </w:t>
      </w:r>
      <w:r>
        <w:rPr>
          <w:i/>
        </w:rPr>
        <w:t>names</w:t>
      </w:r>
      <w:r>
        <w:t xml:space="preserve"> be the value of </w:t>
      </w:r>
      <w:r w:rsidRPr="001F6C29">
        <w:rPr>
          <w:i/>
        </w:rPr>
        <w:t>func</w:t>
      </w:r>
      <w:r>
        <w:t xml:space="preserve">’s [[FormalParameters]] internal property.  </w:t>
      </w:r>
    </w:p>
    <w:p w14:paraId="0FA13962" w14:textId="77777777" w:rsidR="004C02EF" w:rsidRDefault="004C02EF" w:rsidP="004C02EF">
      <w:pPr>
        <w:pStyle w:val="Alg4"/>
        <w:numPr>
          <w:ilvl w:val="1"/>
          <w:numId w:val="405"/>
        </w:numPr>
      </w:pPr>
      <w:r>
        <w:t xml:space="preserve">Let </w:t>
      </w:r>
      <w:r>
        <w:rPr>
          <w:i/>
        </w:rPr>
        <w:t>argCount</w:t>
      </w:r>
      <w:r>
        <w:t xml:space="preserve"> be the number of elements in </w:t>
      </w:r>
      <w:r>
        <w:rPr>
          <w:i/>
        </w:rPr>
        <w:t>args</w:t>
      </w:r>
      <w:r>
        <w:t>.</w:t>
      </w:r>
    </w:p>
    <w:p w14:paraId="37230FD6" w14:textId="77777777" w:rsidR="004C02EF" w:rsidRDefault="004C02EF" w:rsidP="004C02EF">
      <w:pPr>
        <w:pStyle w:val="Alg4"/>
        <w:numPr>
          <w:ilvl w:val="1"/>
          <w:numId w:val="405"/>
        </w:numPr>
      </w:pPr>
      <w:r>
        <w:t xml:space="preserve">Let </w:t>
      </w:r>
      <w:r>
        <w:rPr>
          <w:i/>
        </w:rPr>
        <w:t>n</w:t>
      </w:r>
      <w:r>
        <w:t xml:space="preserve"> be the number 0.</w:t>
      </w:r>
    </w:p>
    <w:p w14:paraId="5723572A" w14:textId="77777777" w:rsidR="004C02EF" w:rsidRDefault="004C02EF" w:rsidP="004C02EF">
      <w:pPr>
        <w:pStyle w:val="Alg4"/>
        <w:numPr>
          <w:ilvl w:val="1"/>
          <w:numId w:val="405"/>
        </w:numPr>
      </w:pPr>
      <w:r>
        <w:t xml:space="preserve">For each String </w:t>
      </w:r>
      <w:r>
        <w:rPr>
          <w:i/>
        </w:rPr>
        <w:t>argName</w:t>
      </w:r>
      <w:r>
        <w:t xml:space="preserve"> in </w:t>
      </w:r>
      <w:r>
        <w:rPr>
          <w:i/>
        </w:rPr>
        <w:t>names</w:t>
      </w:r>
      <w:r>
        <w:t>, in list order do</w:t>
      </w:r>
    </w:p>
    <w:p w14:paraId="01D3B89C" w14:textId="77777777" w:rsidR="004C02EF" w:rsidRDefault="004C02EF" w:rsidP="004C02EF">
      <w:pPr>
        <w:pStyle w:val="Alg4"/>
        <w:numPr>
          <w:ilvl w:val="2"/>
          <w:numId w:val="405"/>
        </w:numPr>
      </w:pPr>
      <w:r>
        <w:t xml:space="preserve">Let </w:t>
      </w:r>
      <w:r>
        <w:rPr>
          <w:i/>
        </w:rPr>
        <w:t>n</w:t>
      </w:r>
      <w:r>
        <w:t xml:space="preserve"> be the current value of </w:t>
      </w:r>
      <w:r>
        <w:rPr>
          <w:i/>
        </w:rPr>
        <w:t>n</w:t>
      </w:r>
      <w:r>
        <w:t xml:space="preserve"> plus 1.</w:t>
      </w:r>
    </w:p>
    <w:p w14:paraId="325DDDB0" w14:textId="77777777" w:rsidR="004C02EF" w:rsidRDefault="004C02EF" w:rsidP="004C02EF">
      <w:pPr>
        <w:pStyle w:val="Alg4"/>
        <w:numPr>
          <w:ilvl w:val="2"/>
          <w:numId w:val="405"/>
        </w:numPr>
      </w:pPr>
      <w:r>
        <w:t xml:space="preserve">If </w:t>
      </w:r>
      <w:r>
        <w:rPr>
          <w:i/>
        </w:rPr>
        <w:t>n</w:t>
      </w:r>
      <w:r>
        <w:t xml:space="preserve"> is greater than </w:t>
      </w:r>
      <w:r w:rsidRPr="000B2726">
        <w:rPr>
          <w:i/>
        </w:rPr>
        <w:t>argCount</w:t>
      </w:r>
      <w:r>
        <w:t xml:space="preserve">, let </w:t>
      </w:r>
      <w:r>
        <w:rPr>
          <w:i/>
        </w:rPr>
        <w:t>v</w:t>
      </w:r>
      <w:r>
        <w:t xml:space="preserve"> be </w:t>
      </w:r>
      <w:r>
        <w:rPr>
          <w:b/>
        </w:rPr>
        <w:t>undefined</w:t>
      </w:r>
      <w:r>
        <w:t xml:space="preserve"> otherwise let </w:t>
      </w:r>
      <w:r>
        <w:rPr>
          <w:i/>
        </w:rPr>
        <w:t>v</w:t>
      </w:r>
      <w:r>
        <w:t xml:space="preserve"> be the value of the </w:t>
      </w:r>
      <w:r>
        <w:rPr>
          <w:i/>
        </w:rPr>
        <w:t>n</w:t>
      </w:r>
      <w:r>
        <w:t xml:space="preserve">’th element of </w:t>
      </w:r>
      <w:r>
        <w:rPr>
          <w:i/>
        </w:rPr>
        <w:t>args</w:t>
      </w:r>
      <w:r>
        <w:t>.</w:t>
      </w:r>
    </w:p>
    <w:p w14:paraId="560E7870" w14:textId="77777777" w:rsidR="004C02EF" w:rsidRDefault="004C02EF" w:rsidP="004C02EF">
      <w:pPr>
        <w:pStyle w:val="Alg4"/>
        <w:numPr>
          <w:ilvl w:val="2"/>
          <w:numId w:val="405"/>
        </w:numPr>
      </w:pPr>
      <w:r>
        <w:t xml:space="preserve">Let </w:t>
      </w:r>
      <w:r w:rsidRPr="00EB18CA">
        <w:rPr>
          <w:i/>
        </w:rPr>
        <w:t xml:space="preserve">argAlreadyDeclared </w:t>
      </w:r>
      <w:r>
        <w:t xml:space="preserve">be the result of calling </w:t>
      </w:r>
      <w:r>
        <w:rPr>
          <w:i/>
        </w:rPr>
        <w:t>env’s</w:t>
      </w:r>
      <w:r>
        <w:t xml:space="preserve"> HasBinding concrete method passing </w:t>
      </w:r>
      <w:r>
        <w:rPr>
          <w:i/>
        </w:rPr>
        <w:t>argName</w:t>
      </w:r>
      <w:r>
        <w:t xml:space="preserve"> as the argument.</w:t>
      </w:r>
    </w:p>
    <w:p w14:paraId="042F46D2" w14:textId="77777777" w:rsidR="004C02EF" w:rsidRDefault="004C02EF" w:rsidP="004C02EF">
      <w:pPr>
        <w:pStyle w:val="Alg4"/>
        <w:numPr>
          <w:ilvl w:val="2"/>
          <w:numId w:val="405"/>
        </w:numPr>
      </w:pPr>
      <w:r>
        <w:t xml:space="preserve">If </w:t>
      </w:r>
      <w:r w:rsidRPr="00EB18CA">
        <w:rPr>
          <w:i/>
        </w:rPr>
        <w:t xml:space="preserve">argAlreadyDeclared </w:t>
      </w:r>
      <w:r>
        <w:t xml:space="preserve">is </w:t>
      </w:r>
      <w:r>
        <w:rPr>
          <w:b/>
        </w:rPr>
        <w:t>false</w:t>
      </w:r>
      <w:r>
        <w:t xml:space="preserve">, call </w:t>
      </w:r>
      <w:r>
        <w:rPr>
          <w:i/>
        </w:rPr>
        <w:t>env’s</w:t>
      </w:r>
      <w:r>
        <w:t xml:space="preserve"> CreateMutableBinding concrete method passing </w:t>
      </w:r>
      <w:r>
        <w:rPr>
          <w:i/>
        </w:rPr>
        <w:t>argName</w:t>
      </w:r>
      <w:r>
        <w:t xml:space="preserve"> as the argument.</w:t>
      </w:r>
    </w:p>
    <w:p w14:paraId="24BC8982" w14:textId="77777777" w:rsidR="004C02EF" w:rsidRDefault="004C02EF" w:rsidP="004C02EF">
      <w:pPr>
        <w:pStyle w:val="Alg4"/>
        <w:numPr>
          <w:ilvl w:val="2"/>
          <w:numId w:val="405"/>
        </w:numPr>
      </w:pPr>
      <w:r>
        <w:t xml:space="preserve">Call </w:t>
      </w:r>
      <w:r>
        <w:rPr>
          <w:i/>
        </w:rPr>
        <w:t>env’s</w:t>
      </w:r>
      <w:r>
        <w:t xml:space="preserve"> SetMutableBinding concrete method passing </w:t>
      </w:r>
      <w:r>
        <w:rPr>
          <w:i/>
        </w:rPr>
        <w:t>argName</w:t>
      </w:r>
      <w:r>
        <w:t xml:space="preserve">, </w:t>
      </w:r>
      <w:r>
        <w:rPr>
          <w:i/>
        </w:rPr>
        <w:t>v</w:t>
      </w:r>
      <w:r>
        <w:t xml:space="preserve">, and </w:t>
      </w:r>
      <w:r>
        <w:rPr>
          <w:i/>
        </w:rPr>
        <w:t>strict</w:t>
      </w:r>
      <w:r>
        <w:t xml:space="preserve"> as the arguments.</w:t>
      </w:r>
    </w:p>
    <w:p w14:paraId="6FF401F0" w14:textId="77777777" w:rsidR="004C02EF" w:rsidRDefault="004C02EF" w:rsidP="004C02EF">
      <w:pPr>
        <w:pStyle w:val="Alg4"/>
        <w:numPr>
          <w:ilvl w:val="0"/>
          <w:numId w:val="405"/>
        </w:numPr>
      </w:pPr>
      <w:r>
        <w:t xml:space="preserve">For each </w:t>
      </w:r>
      <w:r>
        <w:rPr>
          <w:i/>
        </w:rPr>
        <w:t>FunctionDeclaration</w:t>
      </w:r>
      <w:r>
        <w:t xml:space="preserve"> </w:t>
      </w:r>
      <w:r>
        <w:rPr>
          <w:i/>
        </w:rPr>
        <w:t>f</w:t>
      </w:r>
      <w:r>
        <w:t xml:space="preserve"> in </w:t>
      </w:r>
      <w:r w:rsidRPr="00FE0A6B">
        <w:rPr>
          <w:i/>
        </w:rPr>
        <w:t>code</w:t>
      </w:r>
      <w:r>
        <w:t>, in source text order do</w:t>
      </w:r>
    </w:p>
    <w:p w14:paraId="7EFB397D" w14:textId="77777777" w:rsidR="004C02EF" w:rsidRDefault="004C02EF" w:rsidP="004C02EF">
      <w:pPr>
        <w:pStyle w:val="Alg4"/>
        <w:numPr>
          <w:ilvl w:val="1"/>
          <w:numId w:val="405"/>
        </w:numPr>
        <w:rPr>
          <w:i/>
        </w:rPr>
      </w:pPr>
      <w:r>
        <w:t xml:space="preserve">Let </w:t>
      </w:r>
      <w:r>
        <w:rPr>
          <w:i/>
        </w:rPr>
        <w:t>fn</w:t>
      </w:r>
      <w:r>
        <w:t xml:space="preserve"> be the </w:t>
      </w:r>
      <w:r>
        <w:rPr>
          <w:i/>
        </w:rPr>
        <w:t>Identifier</w:t>
      </w:r>
      <w:r>
        <w:t xml:space="preserve"> in </w:t>
      </w:r>
      <w:r>
        <w:rPr>
          <w:i/>
        </w:rPr>
        <w:t>FunctionDeclaration</w:t>
      </w:r>
      <w:r>
        <w:t xml:space="preserve"> </w:t>
      </w:r>
      <w:r>
        <w:rPr>
          <w:i/>
        </w:rPr>
        <w:t>f.</w:t>
      </w:r>
    </w:p>
    <w:p w14:paraId="06D9606F" w14:textId="77777777" w:rsidR="004C02EF" w:rsidRDefault="004C02EF" w:rsidP="004C02EF">
      <w:pPr>
        <w:pStyle w:val="Alg4"/>
        <w:numPr>
          <w:ilvl w:val="1"/>
          <w:numId w:val="405"/>
        </w:numPr>
      </w:pPr>
      <w:r>
        <w:t xml:space="preserve">Let </w:t>
      </w:r>
      <w:r>
        <w:rPr>
          <w:i/>
        </w:rPr>
        <w:t>fo</w:t>
      </w:r>
      <w:r>
        <w:t xml:space="preserve"> be the result of instantiating </w:t>
      </w:r>
      <w:r w:rsidRPr="00EB18CA">
        <w:rPr>
          <w:i/>
        </w:rPr>
        <w:t xml:space="preserve">FunctionDeclaration f </w:t>
      </w:r>
      <w:r>
        <w:t>as described in Clause 13.</w:t>
      </w:r>
    </w:p>
    <w:p w14:paraId="5C5524B7" w14:textId="77777777" w:rsidR="004C02EF" w:rsidRDefault="004C02EF" w:rsidP="004C02EF">
      <w:pPr>
        <w:pStyle w:val="Alg4"/>
        <w:numPr>
          <w:ilvl w:val="1"/>
          <w:numId w:val="405"/>
        </w:numPr>
      </w:pPr>
      <w:r>
        <w:t xml:space="preserve">Let </w:t>
      </w:r>
      <w:r w:rsidRPr="00B67E6C">
        <w:rPr>
          <w:i/>
        </w:rPr>
        <w:t xml:space="preserve">funcAlreadyDeclared </w:t>
      </w:r>
      <w:r>
        <w:t xml:space="preserve">be the result of calling </w:t>
      </w:r>
      <w:r>
        <w:rPr>
          <w:i/>
        </w:rPr>
        <w:t>env’s</w:t>
      </w:r>
      <w:r>
        <w:t xml:space="preserve"> HasBinding concrete method passing </w:t>
      </w:r>
      <w:r>
        <w:rPr>
          <w:i/>
        </w:rPr>
        <w:t>fn</w:t>
      </w:r>
      <w:r>
        <w:t xml:space="preserve"> as the argument.</w:t>
      </w:r>
    </w:p>
    <w:p w14:paraId="496E68A1" w14:textId="77777777" w:rsidR="004C02EF" w:rsidRDefault="004C02EF" w:rsidP="004C02EF">
      <w:pPr>
        <w:pStyle w:val="Alg4"/>
        <w:numPr>
          <w:ilvl w:val="1"/>
          <w:numId w:val="405"/>
        </w:numPr>
      </w:pPr>
      <w:r>
        <w:t xml:space="preserve">If </w:t>
      </w:r>
      <w:r w:rsidRPr="00B67E6C">
        <w:rPr>
          <w:i/>
        </w:rPr>
        <w:t xml:space="preserve">funcAlreadyDeclared </w:t>
      </w:r>
      <w:r>
        <w:t xml:space="preserve">is </w:t>
      </w:r>
      <w:r>
        <w:rPr>
          <w:b/>
        </w:rPr>
        <w:t>false</w:t>
      </w:r>
      <w:r>
        <w:t xml:space="preserve">, call </w:t>
      </w:r>
      <w:r>
        <w:rPr>
          <w:i/>
        </w:rPr>
        <w:t>env’s</w:t>
      </w:r>
      <w:r>
        <w:t xml:space="preserve"> CreateMutableBinding concrete method passing </w:t>
      </w:r>
      <w:r>
        <w:rPr>
          <w:i/>
        </w:rPr>
        <w:t>fn</w:t>
      </w:r>
      <w:r>
        <w:t xml:space="preserve"> and </w:t>
      </w:r>
      <w:r w:rsidRPr="00EE019A">
        <w:rPr>
          <w:i/>
        </w:rPr>
        <w:t>configurableBindings</w:t>
      </w:r>
      <w:r>
        <w:t xml:space="preserve"> as the arguments.</w:t>
      </w:r>
    </w:p>
    <w:p w14:paraId="2BB0D4C3" w14:textId="77777777" w:rsidR="004C02EF" w:rsidRPr="00A302DD" w:rsidRDefault="004C02EF" w:rsidP="004C02EF">
      <w:pPr>
        <w:pStyle w:val="Alg4"/>
        <w:numPr>
          <w:ilvl w:val="1"/>
          <w:numId w:val="405"/>
        </w:numPr>
      </w:pPr>
      <w:r w:rsidRPr="00A302DD">
        <w:t xml:space="preserve">Else if </w:t>
      </w:r>
      <w:r w:rsidRPr="00A302DD">
        <w:rPr>
          <w:i/>
          <w:iCs/>
        </w:rPr>
        <w:t>env</w:t>
      </w:r>
      <w:r w:rsidRPr="00A302DD">
        <w:t xml:space="preserve"> is the environment record component of the global environment then</w:t>
      </w:r>
    </w:p>
    <w:p w14:paraId="39DF0260" w14:textId="77777777" w:rsidR="004C02EF" w:rsidRPr="00A302DD" w:rsidRDefault="004C02EF" w:rsidP="004C02EF">
      <w:pPr>
        <w:pStyle w:val="Alg4"/>
        <w:numPr>
          <w:ilvl w:val="2"/>
          <w:numId w:val="405"/>
        </w:numPr>
      </w:pPr>
      <w:r w:rsidRPr="00A302DD">
        <w:t xml:space="preserve">Let </w:t>
      </w:r>
      <w:r w:rsidRPr="00A302DD">
        <w:rPr>
          <w:i/>
        </w:rPr>
        <w:t>go</w:t>
      </w:r>
      <w:r w:rsidRPr="00A302DD">
        <w:t xml:space="preserve"> be the global object.</w:t>
      </w:r>
    </w:p>
    <w:p w14:paraId="3B6AE5EE" w14:textId="77777777" w:rsidR="004C02EF" w:rsidRPr="00A302DD" w:rsidRDefault="004C02EF" w:rsidP="004C02EF">
      <w:pPr>
        <w:pStyle w:val="Alg4"/>
        <w:numPr>
          <w:ilvl w:val="2"/>
          <w:numId w:val="405"/>
        </w:numPr>
      </w:pPr>
      <w:r w:rsidRPr="00A302DD">
        <w:t xml:space="preserve">Let </w:t>
      </w:r>
      <w:r w:rsidRPr="00A302DD">
        <w:rPr>
          <w:i/>
          <w:iCs/>
        </w:rPr>
        <w:t>existingProp</w:t>
      </w:r>
      <w:r w:rsidRPr="00A302DD">
        <w:t xml:space="preserve"> be the resulting of calling the [[Get</w:t>
      </w:r>
      <w:ins w:id="2261" w:author="Allen Wirfs-Brock rev2" w:date="2011-07-21T15:48:00Z">
        <w:r w:rsidR="002801CD">
          <w:t>Own</w:t>
        </w:r>
      </w:ins>
      <w:r w:rsidRPr="00A302DD">
        <w:t xml:space="preserve">Property]] internal method of </w:t>
      </w:r>
      <w:r w:rsidRPr="00A302DD">
        <w:rPr>
          <w:i/>
          <w:iCs/>
        </w:rPr>
        <w:t>go</w:t>
      </w:r>
      <w:r w:rsidRPr="00A302DD">
        <w:t xml:space="preserve"> with argument </w:t>
      </w:r>
      <w:r w:rsidRPr="00A302DD">
        <w:rPr>
          <w:i/>
          <w:iCs/>
        </w:rPr>
        <w:t>fn</w:t>
      </w:r>
      <w:r w:rsidRPr="00A302DD">
        <w:t>.</w:t>
      </w:r>
    </w:p>
    <w:p w14:paraId="0F03B920" w14:textId="77777777" w:rsidR="004C02EF" w:rsidRPr="00A302DD" w:rsidRDefault="004C02EF" w:rsidP="004C02EF">
      <w:pPr>
        <w:pStyle w:val="Alg4"/>
        <w:numPr>
          <w:ilvl w:val="2"/>
          <w:numId w:val="405"/>
        </w:numPr>
      </w:pPr>
      <w:r w:rsidRPr="00A302DD">
        <w:t xml:space="preserve">If </w:t>
      </w:r>
      <w:ins w:id="2262" w:author="Allen Wirfs-Brock rev2" w:date="2011-07-21T15:49:00Z">
        <w:r w:rsidR="002801CD" w:rsidRPr="00A302DD">
          <w:rPr>
            <w:i/>
            <w:iCs/>
          </w:rPr>
          <w:t>existingProp</w:t>
        </w:r>
        <w:r w:rsidR="002801CD" w:rsidRPr="00A302DD">
          <w:t xml:space="preserve"> </w:t>
        </w:r>
        <w:r w:rsidR="002801CD">
          <w:t xml:space="preserve">is </w:t>
        </w:r>
        <w:r w:rsidR="002801CD" w:rsidRPr="002C246B">
          <w:rPr>
            <w:b/>
          </w:rPr>
          <w:t>undefined</w:t>
        </w:r>
        <w:r w:rsidR="002801CD" w:rsidRPr="00A302DD">
          <w:t xml:space="preserve"> </w:t>
        </w:r>
        <w:r w:rsidR="002801CD">
          <w:t>or</w:t>
        </w:r>
        <w:r w:rsidR="002801CD" w:rsidRPr="00A302DD">
          <w:rPr>
            <w:i/>
            <w:iCs/>
          </w:rPr>
          <w:t xml:space="preserve"> </w:t>
        </w:r>
      </w:ins>
      <w:r w:rsidRPr="00A302DD">
        <w:rPr>
          <w:i/>
          <w:iCs/>
        </w:rPr>
        <w:t>existingProp</w:t>
      </w:r>
      <w:del w:id="2263" w:author="Allen Wirfs-Brock rev2" w:date="2011-07-21T15:50:00Z">
        <w:r w:rsidRPr="00A302DD" w:rsidDel="002801CD">
          <w:delText xml:space="preserve"> </w:delText>
        </w:r>
      </w:del>
      <w:r w:rsidRPr="00A302DD">
        <w:t xml:space="preserve">.[[Configurable]] is </w:t>
      </w:r>
      <w:r w:rsidRPr="00A302DD">
        <w:rPr>
          <w:b/>
          <w:bCs/>
        </w:rPr>
        <w:t>true</w:t>
      </w:r>
      <w:r w:rsidRPr="00A302DD">
        <w:t>, then</w:t>
      </w:r>
    </w:p>
    <w:p w14:paraId="1CE1B60D" w14:textId="77777777" w:rsidR="004C02EF" w:rsidRPr="00A302DD" w:rsidRDefault="004C02EF" w:rsidP="004C02EF">
      <w:pPr>
        <w:pStyle w:val="Alg4"/>
        <w:numPr>
          <w:ilvl w:val="3"/>
          <w:numId w:val="405"/>
        </w:numPr>
      </w:pPr>
      <w:r w:rsidRPr="00A302DD">
        <w:t xml:space="preserve">Call the [[DefineOwnProperty]] internal method of </w:t>
      </w:r>
      <w:r w:rsidRPr="00A302DD">
        <w:rPr>
          <w:i/>
          <w:iCs/>
        </w:rPr>
        <w:t>go</w:t>
      </w:r>
      <w:r w:rsidRPr="00A302DD">
        <w:t xml:space="preserve">, passing </w:t>
      </w:r>
      <w:r w:rsidRPr="00A302DD">
        <w:rPr>
          <w:i/>
          <w:iCs/>
        </w:rPr>
        <w:t>fn</w:t>
      </w:r>
      <w:r w:rsidRPr="00A302DD">
        <w:t>, Property Descriptor {[[Value]]:</w:t>
      </w:r>
      <w:r w:rsidRPr="00A302DD">
        <w:rPr>
          <w:i/>
          <w:iCs/>
        </w:rPr>
        <w:t xml:space="preserve"> </w:t>
      </w:r>
      <w:r w:rsidRPr="00A302DD">
        <w:rPr>
          <w:b/>
          <w:iCs/>
        </w:rPr>
        <w:t>undefined</w:t>
      </w:r>
      <w:r w:rsidRPr="00A302DD">
        <w:t xml:space="preserve">, [[Writable]]: </w:t>
      </w:r>
      <w:r w:rsidRPr="00A302DD">
        <w:rPr>
          <w:b/>
          <w:bCs/>
        </w:rPr>
        <w:t>true</w:t>
      </w:r>
      <w:r w:rsidRPr="00A302DD">
        <w:t xml:space="preserve">, [[Enumerable]]: </w:t>
      </w:r>
      <w:r w:rsidRPr="00A302DD">
        <w:rPr>
          <w:b/>
          <w:bCs/>
        </w:rPr>
        <w:t>true</w:t>
      </w:r>
      <w:r w:rsidRPr="00A302DD">
        <w:t xml:space="preserve"> , [[Configurable]]: </w:t>
      </w:r>
      <w:r w:rsidRPr="00A302DD">
        <w:rPr>
          <w:i/>
          <w:iCs/>
        </w:rPr>
        <w:t>configurableBindings</w:t>
      </w:r>
      <w:r w:rsidRPr="00A302DD">
        <w:t xml:space="preserve"> }, and </w:t>
      </w:r>
      <w:r w:rsidRPr="00A302DD">
        <w:rPr>
          <w:b/>
          <w:bCs/>
        </w:rPr>
        <w:t>true</w:t>
      </w:r>
      <w:r w:rsidRPr="00A302DD">
        <w:t xml:space="preserve"> as arguments.</w:t>
      </w:r>
    </w:p>
    <w:p w14:paraId="1A11D7C2" w14:textId="77777777" w:rsidR="004C02EF" w:rsidRPr="00A302DD" w:rsidRDefault="004C02EF" w:rsidP="004C02EF">
      <w:pPr>
        <w:pStyle w:val="Alg4"/>
        <w:numPr>
          <w:ilvl w:val="2"/>
          <w:numId w:val="405"/>
        </w:numPr>
      </w:pPr>
      <w:r w:rsidRPr="00A302DD">
        <w:t>Else if IsAccessorDescr</w:t>
      </w:r>
      <w:r w:rsidR="00330F2A">
        <w:t>i</w:t>
      </w:r>
      <w:r w:rsidRPr="00A302DD">
        <w:t>ptor(</w:t>
      </w:r>
      <w:r w:rsidRPr="00A302DD">
        <w:rPr>
          <w:i/>
          <w:iCs/>
        </w:rPr>
        <w:t>existingProp</w:t>
      </w:r>
      <w:r w:rsidRPr="00A302DD">
        <w:t xml:space="preserve">) or </w:t>
      </w:r>
      <w:r w:rsidRPr="00A302DD">
        <w:rPr>
          <w:i/>
          <w:iCs/>
        </w:rPr>
        <w:t>existingProp</w:t>
      </w:r>
      <w:r w:rsidRPr="00A302DD">
        <w:t xml:space="preserve"> does not have attribute values {[[Writable]]: </w:t>
      </w:r>
      <w:r w:rsidRPr="00A302DD">
        <w:rPr>
          <w:b/>
          <w:bCs/>
        </w:rPr>
        <w:t>true</w:t>
      </w:r>
      <w:r w:rsidRPr="00A302DD">
        <w:t xml:space="preserve">, [[Enumerable]]: </w:t>
      </w:r>
      <w:r w:rsidRPr="00A302DD">
        <w:rPr>
          <w:b/>
          <w:bCs/>
        </w:rPr>
        <w:t>true</w:t>
      </w:r>
      <w:r w:rsidRPr="00A302DD">
        <w:t>}, then</w:t>
      </w:r>
    </w:p>
    <w:p w14:paraId="398EE872" w14:textId="77777777" w:rsidR="004C02EF" w:rsidRDefault="004C02EF" w:rsidP="004C02EF">
      <w:pPr>
        <w:pStyle w:val="Alg4"/>
        <w:numPr>
          <w:ilvl w:val="3"/>
          <w:numId w:val="405"/>
        </w:numPr>
      </w:pPr>
      <w:r w:rsidRPr="00A302DD">
        <w:t>Throw a TypeError exception.</w:t>
      </w:r>
    </w:p>
    <w:p w14:paraId="3A783561" w14:textId="77777777" w:rsidR="004C02EF" w:rsidRDefault="004C02EF" w:rsidP="004C02EF">
      <w:pPr>
        <w:pStyle w:val="Alg4"/>
        <w:numPr>
          <w:ilvl w:val="1"/>
          <w:numId w:val="405"/>
        </w:numPr>
      </w:pPr>
      <w:r>
        <w:t xml:space="preserve">Call </w:t>
      </w:r>
      <w:r>
        <w:rPr>
          <w:i/>
        </w:rPr>
        <w:t>env’s</w:t>
      </w:r>
      <w:r>
        <w:t xml:space="preserve"> SetMutableBinding concrete method passing </w:t>
      </w:r>
      <w:r>
        <w:rPr>
          <w:i/>
        </w:rPr>
        <w:t>fn</w:t>
      </w:r>
      <w:r>
        <w:t xml:space="preserve">, </w:t>
      </w:r>
      <w:r>
        <w:rPr>
          <w:i/>
        </w:rPr>
        <w:t>fo</w:t>
      </w:r>
      <w:r>
        <w:t xml:space="preserve">, and </w:t>
      </w:r>
      <w:r>
        <w:rPr>
          <w:i/>
        </w:rPr>
        <w:t>strict</w:t>
      </w:r>
      <w:r>
        <w:t xml:space="preserve"> as the arguments.</w:t>
      </w:r>
    </w:p>
    <w:p w14:paraId="30A4AD85" w14:textId="77777777" w:rsidR="004C02EF" w:rsidRDefault="004C02EF" w:rsidP="004C02EF">
      <w:pPr>
        <w:pStyle w:val="Alg4"/>
        <w:numPr>
          <w:ilvl w:val="0"/>
          <w:numId w:val="405"/>
        </w:numPr>
      </w:pPr>
      <w:r>
        <w:t xml:space="preserve">Let </w:t>
      </w:r>
      <w:r w:rsidRPr="00122CEA">
        <w:rPr>
          <w:i/>
        </w:rPr>
        <w:t xml:space="preserve">argumentsAlreadyDeclared </w:t>
      </w:r>
      <w:r>
        <w:t xml:space="preserve">be the result of calling </w:t>
      </w:r>
      <w:r>
        <w:rPr>
          <w:i/>
        </w:rPr>
        <w:t>env’s</w:t>
      </w:r>
      <w:r>
        <w:t xml:space="preserve"> HasBinding concrete method passing </w:t>
      </w:r>
      <w:r>
        <w:rPr>
          <w:rFonts w:ascii="Courier New" w:hAnsi="Courier New" w:cs="Courier New"/>
          <w:b/>
        </w:rPr>
        <w:t>"arguments"</w:t>
      </w:r>
      <w:r>
        <w:rPr>
          <w:b/>
        </w:rPr>
        <w:t xml:space="preserve"> </w:t>
      </w:r>
      <w:r>
        <w:t>as the argument.</w:t>
      </w:r>
    </w:p>
    <w:p w14:paraId="38A194A5" w14:textId="77777777" w:rsidR="004C02EF" w:rsidRDefault="004C02EF" w:rsidP="004C02EF">
      <w:pPr>
        <w:pStyle w:val="Alg4"/>
        <w:numPr>
          <w:ilvl w:val="0"/>
          <w:numId w:val="405"/>
        </w:numPr>
      </w:pPr>
      <w:r>
        <w:t xml:space="preserve">If </w:t>
      </w:r>
      <w:r w:rsidRPr="005967F2">
        <w:rPr>
          <w:i/>
        </w:rPr>
        <w:t>code</w:t>
      </w:r>
      <w:r>
        <w:t xml:space="preserve"> is function code and </w:t>
      </w:r>
      <w:r w:rsidRPr="00122CEA">
        <w:rPr>
          <w:i/>
        </w:rPr>
        <w:t xml:space="preserve">argumentsAlreadyDeclared </w:t>
      </w:r>
      <w:r>
        <w:t xml:space="preserve">is </w:t>
      </w:r>
      <w:r>
        <w:rPr>
          <w:b/>
        </w:rPr>
        <w:t>false</w:t>
      </w:r>
      <w:r>
        <w:t>, then</w:t>
      </w:r>
    </w:p>
    <w:p w14:paraId="29D042CD" w14:textId="77777777" w:rsidR="004C02EF" w:rsidRDefault="004C02EF" w:rsidP="004C02EF">
      <w:pPr>
        <w:pStyle w:val="Alg4"/>
        <w:numPr>
          <w:ilvl w:val="1"/>
          <w:numId w:val="405"/>
        </w:numPr>
      </w:pPr>
      <w:r>
        <w:t xml:space="preserve">Let </w:t>
      </w:r>
      <w:r w:rsidRPr="00122CEA">
        <w:rPr>
          <w:i/>
        </w:rPr>
        <w:t xml:space="preserve">argsObj </w:t>
      </w:r>
      <w:r>
        <w:t xml:space="preserve">be the result of calling the abstract operation CreateArgumentsObject (10.6) passing  </w:t>
      </w:r>
      <w:r>
        <w:rPr>
          <w:i/>
        </w:rPr>
        <w:t>func, names, args,</w:t>
      </w:r>
      <w:r>
        <w:t xml:space="preserve"> </w:t>
      </w:r>
      <w:r w:rsidRPr="00753802">
        <w:rPr>
          <w:i/>
        </w:rPr>
        <w:t xml:space="preserve">env </w:t>
      </w:r>
      <w:r>
        <w:t xml:space="preserve">and </w:t>
      </w:r>
      <w:r>
        <w:rPr>
          <w:i/>
        </w:rPr>
        <w:t>strict</w:t>
      </w:r>
      <w:r>
        <w:t xml:space="preserve"> as arguments.</w:t>
      </w:r>
    </w:p>
    <w:p w14:paraId="359F898A" w14:textId="77777777" w:rsidR="004C02EF" w:rsidRDefault="004C02EF" w:rsidP="004C02EF">
      <w:pPr>
        <w:pStyle w:val="Alg4"/>
        <w:numPr>
          <w:ilvl w:val="1"/>
          <w:numId w:val="405"/>
        </w:numPr>
      </w:pPr>
      <w:r>
        <w:t xml:space="preserve">If </w:t>
      </w:r>
      <w:r>
        <w:rPr>
          <w:i/>
        </w:rPr>
        <w:t>strict</w:t>
      </w:r>
      <w:r>
        <w:t xml:space="preserve"> is </w:t>
      </w:r>
      <w:r>
        <w:rPr>
          <w:b/>
        </w:rPr>
        <w:t>true</w:t>
      </w:r>
      <w:r>
        <w:t xml:space="preserve">, then </w:t>
      </w:r>
    </w:p>
    <w:p w14:paraId="446C4F85" w14:textId="77777777" w:rsidR="004C02EF" w:rsidRDefault="004C02EF" w:rsidP="004C02EF">
      <w:pPr>
        <w:pStyle w:val="Alg4"/>
        <w:numPr>
          <w:ilvl w:val="2"/>
          <w:numId w:val="405"/>
        </w:numPr>
      </w:pPr>
      <w:r>
        <w:t xml:space="preserve">Call </w:t>
      </w:r>
      <w:r w:rsidRPr="00122CEA">
        <w:rPr>
          <w:i/>
        </w:rPr>
        <w:t>env</w:t>
      </w:r>
      <w:r>
        <w:t>’s CreateImmutableBinding concrete method passing the String "</w:t>
      </w:r>
      <w:r>
        <w:rPr>
          <w:rFonts w:ascii="Courier New" w:hAnsi="Courier New" w:cs="Courier New"/>
          <w:b/>
        </w:rPr>
        <w:t>arguments</w:t>
      </w:r>
      <w:r>
        <w:t>" as the argument.</w:t>
      </w:r>
    </w:p>
    <w:p w14:paraId="0A3379BC" w14:textId="77777777" w:rsidR="004C02EF" w:rsidRDefault="004C02EF" w:rsidP="004C02EF">
      <w:pPr>
        <w:pStyle w:val="Alg4"/>
        <w:numPr>
          <w:ilvl w:val="2"/>
          <w:numId w:val="405"/>
        </w:numPr>
      </w:pPr>
      <w:r>
        <w:t xml:space="preserve">Call </w:t>
      </w:r>
      <w:r w:rsidRPr="00122CEA">
        <w:rPr>
          <w:i/>
        </w:rPr>
        <w:t>env</w:t>
      </w:r>
      <w:r>
        <w:t>’s InitializeImmutableBinding concrete method passing "</w:t>
      </w:r>
      <w:r>
        <w:rPr>
          <w:rFonts w:ascii="Courier New" w:hAnsi="Courier New" w:cs="Courier New"/>
          <w:b/>
        </w:rPr>
        <w:t>arguments</w:t>
      </w:r>
      <w:r>
        <w:t xml:space="preserve">" and </w:t>
      </w:r>
      <w:r w:rsidRPr="00122CEA">
        <w:rPr>
          <w:i/>
        </w:rPr>
        <w:t xml:space="preserve">argsObj </w:t>
      </w:r>
      <w:r>
        <w:t>as arguments.</w:t>
      </w:r>
    </w:p>
    <w:p w14:paraId="73D1E1A8" w14:textId="77777777" w:rsidR="004C02EF" w:rsidRDefault="004C02EF" w:rsidP="004C02EF">
      <w:pPr>
        <w:pStyle w:val="Alg4"/>
        <w:numPr>
          <w:ilvl w:val="1"/>
          <w:numId w:val="405"/>
        </w:numPr>
      </w:pPr>
      <w:r>
        <w:t>Else,</w:t>
      </w:r>
    </w:p>
    <w:p w14:paraId="55CAEB5B" w14:textId="77777777" w:rsidR="004C02EF" w:rsidRDefault="004C02EF" w:rsidP="004C02EF">
      <w:pPr>
        <w:pStyle w:val="Alg4"/>
        <w:numPr>
          <w:ilvl w:val="2"/>
          <w:numId w:val="405"/>
        </w:numPr>
      </w:pPr>
      <w:r>
        <w:t xml:space="preserve">Call </w:t>
      </w:r>
      <w:r w:rsidRPr="000339C6">
        <w:rPr>
          <w:i/>
        </w:rPr>
        <w:t>env</w:t>
      </w:r>
      <w:r>
        <w:t>’s CreateMutableBinding concrete method passing the String "</w:t>
      </w:r>
      <w:r>
        <w:rPr>
          <w:rFonts w:ascii="Courier New" w:hAnsi="Courier New" w:cs="Courier New"/>
          <w:b/>
        </w:rPr>
        <w:t>arguments</w:t>
      </w:r>
      <w:r>
        <w:t>" as the argument.</w:t>
      </w:r>
    </w:p>
    <w:p w14:paraId="64B3EFAD" w14:textId="77777777" w:rsidR="004C02EF" w:rsidRPr="00103313" w:rsidRDefault="004C02EF" w:rsidP="004C02EF">
      <w:pPr>
        <w:pStyle w:val="Alg4"/>
        <w:numPr>
          <w:ilvl w:val="2"/>
          <w:numId w:val="405"/>
        </w:numPr>
        <w:rPr>
          <w:sz w:val="24"/>
          <w:szCs w:val="24"/>
          <w:lang w:val="en-US"/>
        </w:rPr>
      </w:pPr>
      <w:r>
        <w:t xml:space="preserve">Call </w:t>
      </w:r>
      <w:r w:rsidRPr="000339C6">
        <w:rPr>
          <w:i/>
        </w:rPr>
        <w:t>env</w:t>
      </w:r>
      <w:r>
        <w:t>’s SetMutableBinding concrete method passing "</w:t>
      </w:r>
      <w:r>
        <w:rPr>
          <w:rFonts w:ascii="Courier New" w:hAnsi="Courier New" w:cs="Courier New"/>
          <w:b/>
        </w:rPr>
        <w:t>arguments</w:t>
      </w:r>
      <w:r>
        <w:t xml:space="preserve">", </w:t>
      </w:r>
      <w:r w:rsidRPr="000339C6">
        <w:rPr>
          <w:i/>
        </w:rPr>
        <w:t>argsObj</w:t>
      </w:r>
      <w:r>
        <w:t xml:space="preserve">, and </w:t>
      </w:r>
      <w:r w:rsidRPr="00C85789">
        <w:rPr>
          <w:b/>
        </w:rPr>
        <w:t>false</w:t>
      </w:r>
      <w:r w:rsidRPr="000339C6">
        <w:rPr>
          <w:i/>
        </w:rPr>
        <w:t xml:space="preserve"> </w:t>
      </w:r>
      <w:r>
        <w:t>as arguments.</w:t>
      </w:r>
    </w:p>
    <w:p w14:paraId="65FEB615" w14:textId="77777777" w:rsidR="004C02EF" w:rsidRDefault="004C02EF" w:rsidP="004C02EF">
      <w:pPr>
        <w:pStyle w:val="Alg4"/>
        <w:numPr>
          <w:ilvl w:val="0"/>
          <w:numId w:val="405"/>
        </w:numPr>
      </w:pPr>
      <w:r>
        <w:t xml:space="preserve">For each </w:t>
      </w:r>
      <w:r>
        <w:rPr>
          <w:i/>
        </w:rPr>
        <w:t>VariableDeclaration</w:t>
      </w:r>
      <w:r>
        <w:t xml:space="preserve"> and </w:t>
      </w:r>
      <w:r>
        <w:rPr>
          <w:i/>
        </w:rPr>
        <w:t>VariableDeclarationNoIn</w:t>
      </w:r>
      <w:r>
        <w:t xml:space="preserve"> </w:t>
      </w:r>
      <w:r>
        <w:rPr>
          <w:i/>
        </w:rPr>
        <w:t xml:space="preserve">d </w:t>
      </w:r>
      <w:r>
        <w:t xml:space="preserve">in </w:t>
      </w:r>
      <w:r w:rsidRPr="00FE0A6B">
        <w:rPr>
          <w:i/>
        </w:rPr>
        <w:t>code</w:t>
      </w:r>
      <w:r>
        <w:t>, in source text order do</w:t>
      </w:r>
    </w:p>
    <w:p w14:paraId="779C3597" w14:textId="77777777" w:rsidR="004C02EF" w:rsidRDefault="004C02EF" w:rsidP="004C02EF">
      <w:pPr>
        <w:pStyle w:val="Alg4"/>
        <w:numPr>
          <w:ilvl w:val="1"/>
          <w:numId w:val="405"/>
        </w:numPr>
        <w:rPr>
          <w:i/>
        </w:rPr>
      </w:pPr>
      <w:r w:rsidRPr="00103313">
        <w:t>Le</w:t>
      </w:r>
      <w:r>
        <w:t xml:space="preserve">t </w:t>
      </w:r>
      <w:r>
        <w:rPr>
          <w:i/>
        </w:rPr>
        <w:t>dn</w:t>
      </w:r>
      <w:r>
        <w:t xml:space="preserve"> be the </w:t>
      </w:r>
      <w:r>
        <w:rPr>
          <w:i/>
        </w:rPr>
        <w:t>Identifier</w:t>
      </w:r>
      <w:r>
        <w:t xml:space="preserve"> in </w:t>
      </w:r>
      <w:r>
        <w:rPr>
          <w:i/>
        </w:rPr>
        <w:t>d.</w:t>
      </w:r>
    </w:p>
    <w:p w14:paraId="3EC0ECA0" w14:textId="77777777" w:rsidR="004C02EF" w:rsidRDefault="004C02EF" w:rsidP="004C02EF">
      <w:pPr>
        <w:pStyle w:val="Alg4"/>
        <w:numPr>
          <w:ilvl w:val="1"/>
          <w:numId w:val="405"/>
        </w:numPr>
      </w:pPr>
      <w:r>
        <w:t xml:space="preserve">Let </w:t>
      </w:r>
      <w:r w:rsidRPr="00B67E6C">
        <w:rPr>
          <w:i/>
        </w:rPr>
        <w:t xml:space="preserve">varAlreadyDeclared </w:t>
      </w:r>
      <w:r>
        <w:t xml:space="preserve">be the result of calling </w:t>
      </w:r>
      <w:r>
        <w:rPr>
          <w:i/>
        </w:rPr>
        <w:t>env’s</w:t>
      </w:r>
      <w:r>
        <w:t xml:space="preserve"> HasBinding concrete method passing </w:t>
      </w:r>
      <w:r>
        <w:rPr>
          <w:i/>
        </w:rPr>
        <w:t>dn</w:t>
      </w:r>
      <w:r>
        <w:t xml:space="preserve"> as the argument.</w:t>
      </w:r>
    </w:p>
    <w:p w14:paraId="0A4278E4" w14:textId="77777777" w:rsidR="004C02EF" w:rsidRDefault="004C02EF" w:rsidP="004C02EF">
      <w:pPr>
        <w:pStyle w:val="Alg4"/>
        <w:numPr>
          <w:ilvl w:val="1"/>
          <w:numId w:val="405"/>
        </w:numPr>
      </w:pPr>
      <w:r>
        <w:t xml:space="preserve">If </w:t>
      </w:r>
      <w:r w:rsidRPr="00B67E6C">
        <w:rPr>
          <w:i/>
        </w:rPr>
        <w:t xml:space="preserve">varAlreadyDeclared </w:t>
      </w:r>
      <w:r>
        <w:t xml:space="preserve">is </w:t>
      </w:r>
      <w:r>
        <w:rPr>
          <w:b/>
        </w:rPr>
        <w:t>false</w:t>
      </w:r>
      <w:r>
        <w:t>, then</w:t>
      </w:r>
    </w:p>
    <w:p w14:paraId="3324703C" w14:textId="77777777" w:rsidR="004C02EF" w:rsidRDefault="004C02EF" w:rsidP="004C02EF">
      <w:pPr>
        <w:pStyle w:val="Alg4"/>
        <w:numPr>
          <w:ilvl w:val="2"/>
          <w:numId w:val="405"/>
        </w:numPr>
      </w:pPr>
      <w:r>
        <w:t xml:space="preserve">Call </w:t>
      </w:r>
      <w:r w:rsidRPr="00B67E6C">
        <w:rPr>
          <w:i/>
        </w:rPr>
        <w:t>env</w:t>
      </w:r>
      <w:r>
        <w:t xml:space="preserve">’s CreateMutableBinding concrete method passing </w:t>
      </w:r>
      <w:r w:rsidRPr="00B67E6C">
        <w:rPr>
          <w:i/>
        </w:rPr>
        <w:t xml:space="preserve">dn </w:t>
      </w:r>
      <w:r>
        <w:t xml:space="preserve">and </w:t>
      </w:r>
      <w:r w:rsidRPr="00EE019A">
        <w:rPr>
          <w:i/>
        </w:rPr>
        <w:t>configurableBindings</w:t>
      </w:r>
      <w:r>
        <w:t xml:space="preserve"> as the arguments.</w:t>
      </w:r>
    </w:p>
    <w:p w14:paraId="17F28A7C" w14:textId="77777777" w:rsidR="004C02EF" w:rsidRDefault="004C02EF" w:rsidP="002C246B">
      <w:pPr>
        <w:pStyle w:val="Alg4"/>
        <w:numPr>
          <w:ilvl w:val="2"/>
          <w:numId w:val="405"/>
        </w:numPr>
        <w:spacing w:after="220"/>
        <w:contextualSpacing/>
        <w:rPr>
          <w:ins w:id="2264" w:author="Allen Wirfs-Brock rev2" w:date="2011-07-21T15:56:00Z"/>
        </w:rPr>
      </w:pPr>
      <w:r>
        <w:t xml:space="preserve">Call </w:t>
      </w:r>
      <w:r w:rsidRPr="00B67E6C">
        <w:rPr>
          <w:i/>
        </w:rPr>
        <w:t>env</w:t>
      </w:r>
      <w:r>
        <w:t xml:space="preserve">’s SetMutableBinding concrete method passing </w:t>
      </w:r>
      <w:r w:rsidRPr="00B67E6C">
        <w:rPr>
          <w:i/>
        </w:rPr>
        <w:t>dn</w:t>
      </w:r>
      <w:r>
        <w:t xml:space="preserve">, </w:t>
      </w:r>
      <w:r w:rsidRPr="00B67E6C">
        <w:rPr>
          <w:b/>
        </w:rPr>
        <w:t>undefined</w:t>
      </w:r>
      <w:r>
        <w:t xml:space="preserve">, and </w:t>
      </w:r>
      <w:r w:rsidRPr="00B67E6C">
        <w:rPr>
          <w:i/>
        </w:rPr>
        <w:t xml:space="preserve">strict </w:t>
      </w:r>
      <w:r>
        <w:t>as the arguments.</w:t>
      </w:r>
    </w:p>
    <w:p w14:paraId="4EB784F9" w14:textId="77777777" w:rsidR="002C246B" w:rsidRPr="002C246B" w:rsidRDefault="002C246B" w:rsidP="002C246B">
      <w:pPr>
        <w:pStyle w:val="Alg4"/>
        <w:numPr>
          <w:ilvl w:val="1"/>
          <w:numId w:val="405"/>
        </w:numPr>
        <w:spacing w:after="220"/>
        <w:contextualSpacing/>
        <w:rPr>
          <w:ins w:id="2265" w:author="Allen Wirfs-Brock rev2" w:date="2011-07-21T15:58:00Z"/>
          <w:lang w:val="en-US"/>
        </w:rPr>
      </w:pPr>
      <w:ins w:id="2266" w:author="Allen Wirfs-Brock rev2" w:date="2011-07-21T15:58:00Z">
        <w:r w:rsidRPr="002C246B">
          <w:rPr>
            <w:lang w:val="en-US"/>
          </w:rPr>
          <w:t xml:space="preserve">else if </w:t>
        </w:r>
        <w:r w:rsidRPr="002C246B">
          <w:rPr>
            <w:i/>
            <w:lang w:val="en-US"/>
          </w:rPr>
          <w:t>env</w:t>
        </w:r>
        <w:r w:rsidRPr="002C246B">
          <w:rPr>
            <w:lang w:val="en-US"/>
          </w:rPr>
          <w:t xml:space="preserve"> is the environment record component of the global environment then</w:t>
        </w:r>
      </w:ins>
    </w:p>
    <w:p w14:paraId="71751AB2" w14:textId="77777777" w:rsidR="002C246B" w:rsidRPr="002C246B" w:rsidRDefault="002C246B" w:rsidP="002C246B">
      <w:pPr>
        <w:pStyle w:val="Alg4"/>
        <w:numPr>
          <w:ilvl w:val="2"/>
          <w:numId w:val="405"/>
        </w:numPr>
        <w:spacing w:after="220"/>
        <w:contextualSpacing/>
        <w:rPr>
          <w:ins w:id="2267" w:author="Allen Wirfs-Brock rev2" w:date="2011-07-21T15:59:00Z"/>
          <w:lang w:val="en-US"/>
        </w:rPr>
      </w:pPr>
      <w:ins w:id="2268" w:author="Allen Wirfs-Brock rev2" w:date="2011-07-21T15:59:00Z">
        <w:r w:rsidRPr="002C246B">
          <w:rPr>
            <w:lang w:val="en-US"/>
          </w:rPr>
          <w:t xml:space="preserve">Let </w:t>
        </w:r>
        <w:r w:rsidRPr="002C246B">
          <w:rPr>
            <w:i/>
            <w:lang w:val="en-US"/>
          </w:rPr>
          <w:t>go</w:t>
        </w:r>
        <w:r w:rsidRPr="002C246B">
          <w:rPr>
            <w:lang w:val="en-US"/>
          </w:rPr>
          <w:t xml:space="preserve"> be the global object.</w:t>
        </w:r>
      </w:ins>
    </w:p>
    <w:p w14:paraId="348E217D" w14:textId="77777777" w:rsidR="002C246B" w:rsidRPr="002C246B" w:rsidRDefault="002C246B" w:rsidP="002C246B">
      <w:pPr>
        <w:pStyle w:val="Alg4"/>
        <w:numPr>
          <w:ilvl w:val="2"/>
          <w:numId w:val="405"/>
        </w:numPr>
        <w:spacing w:after="220"/>
        <w:contextualSpacing/>
        <w:rPr>
          <w:ins w:id="2269" w:author="Allen Wirfs-Brock rev2" w:date="2011-07-21T16:01:00Z"/>
          <w:lang w:val="en-US"/>
        </w:rPr>
      </w:pPr>
      <w:ins w:id="2270" w:author="Allen Wirfs-Brock rev2" w:date="2011-07-21T16:01:00Z">
        <w:r w:rsidRPr="002C246B">
          <w:rPr>
            <w:lang w:val="en-US"/>
          </w:rPr>
          <w:t xml:space="preserve">Let </w:t>
        </w:r>
        <w:r w:rsidRPr="002C246B">
          <w:rPr>
            <w:i/>
            <w:lang w:val="en-US"/>
          </w:rPr>
          <w:t>existingProp</w:t>
        </w:r>
        <w:r w:rsidRPr="002C246B">
          <w:rPr>
            <w:lang w:val="en-US"/>
          </w:rPr>
          <w:t xml:space="preserve"> be the resulting of calling the [[GetOwnProperty]] internal method of </w:t>
        </w:r>
        <w:r w:rsidRPr="002C246B">
          <w:rPr>
            <w:i/>
            <w:lang w:val="en-US"/>
          </w:rPr>
          <w:t>go</w:t>
        </w:r>
        <w:r w:rsidRPr="002C246B">
          <w:rPr>
            <w:lang w:val="en-US"/>
          </w:rPr>
          <w:t xml:space="preserve"> with argument </w:t>
        </w:r>
        <w:r w:rsidRPr="002C246B">
          <w:rPr>
            <w:i/>
            <w:lang w:val="en-US"/>
          </w:rPr>
          <w:t>fn</w:t>
        </w:r>
        <w:r w:rsidRPr="002C246B">
          <w:rPr>
            <w:lang w:val="en-US"/>
          </w:rPr>
          <w:t>.</w:t>
        </w:r>
      </w:ins>
    </w:p>
    <w:p w14:paraId="4BA797F1" w14:textId="77777777" w:rsidR="002C246B" w:rsidRPr="002C246B" w:rsidRDefault="002C246B" w:rsidP="002C246B">
      <w:pPr>
        <w:pStyle w:val="Alg4"/>
        <w:numPr>
          <w:ilvl w:val="2"/>
          <w:numId w:val="405"/>
        </w:numPr>
        <w:spacing w:after="220"/>
        <w:contextualSpacing/>
        <w:rPr>
          <w:ins w:id="2271" w:author="Allen Wirfs-Brock rev2" w:date="2011-07-21T16:00:00Z"/>
          <w:lang w:val="en-US"/>
        </w:rPr>
      </w:pPr>
      <w:ins w:id="2272" w:author="Allen Wirfs-Brock rev2" w:date="2011-07-21T16:02:00Z">
        <w:r w:rsidRPr="002C246B">
          <w:rPr>
            <w:lang w:val="en-US"/>
          </w:rPr>
          <w:t xml:space="preserve">If </w:t>
        </w:r>
        <w:r w:rsidRPr="002C246B">
          <w:rPr>
            <w:i/>
            <w:lang w:val="en-US"/>
          </w:rPr>
          <w:t>existingProp</w:t>
        </w:r>
        <w:r w:rsidRPr="002C246B">
          <w:rPr>
            <w:lang w:val="en-US"/>
          </w:rPr>
          <w:t xml:space="preserve"> is </w:t>
        </w:r>
        <w:r w:rsidRPr="002C246B">
          <w:rPr>
            <w:b/>
            <w:lang w:val="en-US"/>
          </w:rPr>
          <w:t>undefined</w:t>
        </w:r>
        <w:r>
          <w:rPr>
            <w:lang w:val="en-US"/>
          </w:rPr>
          <w:t xml:space="preserve">, </w:t>
        </w:r>
        <w:r w:rsidRPr="002C246B">
          <w:rPr>
            <w:lang w:val="en-US"/>
          </w:rPr>
          <w:t>then</w:t>
        </w:r>
      </w:ins>
    </w:p>
    <w:p w14:paraId="777CE917" w14:textId="77777777" w:rsidR="002C246B" w:rsidRPr="002C246B" w:rsidRDefault="002C246B" w:rsidP="002C246B">
      <w:pPr>
        <w:pStyle w:val="Alg4"/>
        <w:numPr>
          <w:ilvl w:val="3"/>
          <w:numId w:val="405"/>
        </w:numPr>
        <w:spacing w:after="220"/>
        <w:rPr>
          <w:lang w:val="en-US"/>
        </w:rPr>
      </w:pPr>
      <w:ins w:id="2273" w:author="Allen Wirfs-Brock rev2" w:date="2011-07-21T16:04:00Z">
        <w:r w:rsidRPr="002C246B">
          <w:rPr>
            <w:lang w:val="en-US"/>
          </w:rPr>
          <w:t xml:space="preserve">Call the [[DefineOwnProperty]] internal method of </w:t>
        </w:r>
        <w:r w:rsidRPr="002C246B">
          <w:rPr>
            <w:i/>
            <w:lang w:val="en-US"/>
          </w:rPr>
          <w:t>go</w:t>
        </w:r>
        <w:r w:rsidRPr="002C246B">
          <w:rPr>
            <w:lang w:val="en-US"/>
          </w:rPr>
          <w:t xml:space="preserve">, passing </w:t>
        </w:r>
        <w:r w:rsidRPr="002C246B">
          <w:rPr>
            <w:i/>
            <w:lang w:val="en-US"/>
          </w:rPr>
          <w:t>dn</w:t>
        </w:r>
        <w:r w:rsidRPr="002C246B">
          <w:rPr>
            <w:lang w:val="en-US"/>
          </w:rPr>
          <w:t xml:space="preserve">,  Property Descriptor {[[Value]]: </w:t>
        </w:r>
        <w:r w:rsidRPr="002C246B">
          <w:rPr>
            <w:b/>
            <w:lang w:val="en-US"/>
          </w:rPr>
          <w:t>undefined</w:t>
        </w:r>
        <w:r w:rsidRPr="002C246B">
          <w:rPr>
            <w:lang w:val="en-US"/>
          </w:rPr>
          <w:t xml:space="preserve">, [[Writable]]: </w:t>
        </w:r>
        <w:r w:rsidRPr="002C246B">
          <w:rPr>
            <w:b/>
            <w:lang w:val="en-US"/>
          </w:rPr>
          <w:t>true</w:t>
        </w:r>
        <w:r w:rsidRPr="002C246B">
          <w:rPr>
            <w:lang w:val="en-US"/>
          </w:rPr>
          <w:t xml:space="preserve">, [[Enumerable]]: </w:t>
        </w:r>
        <w:r w:rsidRPr="002C246B">
          <w:rPr>
            <w:b/>
            <w:lang w:val="en-US"/>
          </w:rPr>
          <w:t>true</w:t>
        </w:r>
        <w:r w:rsidRPr="002C246B">
          <w:rPr>
            <w:lang w:val="en-US"/>
          </w:rPr>
          <w:t xml:space="preserve"> , [[Configurable]]: </w:t>
        </w:r>
        <w:r w:rsidRPr="002C246B">
          <w:rPr>
            <w:i/>
            <w:lang w:val="en-US"/>
          </w:rPr>
          <w:t>configurableBindings</w:t>
        </w:r>
        <w:r w:rsidRPr="002C246B">
          <w:rPr>
            <w:lang w:val="en-US"/>
          </w:rPr>
          <w:t xml:space="preserve"> }, and </w:t>
        </w:r>
        <w:r w:rsidRPr="002C246B">
          <w:rPr>
            <w:b/>
            <w:lang w:val="en-US"/>
          </w:rPr>
          <w:t>true</w:t>
        </w:r>
        <w:r w:rsidRPr="002C246B">
          <w:rPr>
            <w:lang w:val="en-US"/>
          </w:rPr>
          <w:t xml:space="preserve"> as arguments.</w:t>
        </w:r>
      </w:ins>
    </w:p>
    <w:p w14:paraId="0E0710D1" w14:textId="77777777" w:rsidR="004C02EF" w:rsidRDefault="004C02EF" w:rsidP="00C623F2">
      <w:pPr>
        <w:pStyle w:val="20"/>
        <w:numPr>
          <w:ilvl w:val="0"/>
          <w:numId w:val="0"/>
        </w:numPr>
      </w:pPr>
      <w:bookmarkStart w:id="2274" w:name="_Toc235503386"/>
      <w:bookmarkStart w:id="2275" w:name="_Toc241509161"/>
      <w:bookmarkStart w:id="2276" w:name="_Toc244416648"/>
      <w:bookmarkStart w:id="2277" w:name="_Toc276631012"/>
      <w:bookmarkStart w:id="2278" w:name="_Toc153968401"/>
      <w:r>
        <w:t>10.6</w:t>
      </w:r>
      <w:r>
        <w:tab/>
        <w:t>Arguments Object</w:t>
      </w:r>
      <w:bookmarkEnd w:id="2274"/>
      <w:bookmarkEnd w:id="2275"/>
      <w:bookmarkEnd w:id="2276"/>
      <w:bookmarkEnd w:id="2277"/>
      <w:bookmarkEnd w:id="2278"/>
    </w:p>
    <w:p w14:paraId="401CE656" w14:textId="77777777" w:rsidR="004C02EF" w:rsidRDefault="004C02EF" w:rsidP="004C02EF">
      <w:commentRangeStart w:id="2279"/>
      <w:r>
        <w:t xml:space="preserve">When control enters an execution context for function code, an arguments object is created unless (as specified in 10.5) the identifier </w:t>
      </w:r>
      <w:r>
        <w:rPr>
          <w:rFonts w:ascii="Courier New" w:hAnsi="Courier New" w:cs="Courier New"/>
          <w:b/>
        </w:rPr>
        <w:t>arguments</w:t>
      </w:r>
      <w:r>
        <w:t xml:space="preserve"> occurs as an </w:t>
      </w:r>
      <w:r w:rsidRPr="00AC306E">
        <w:rPr>
          <w:rStyle w:val="bnf"/>
        </w:rPr>
        <w:t>Identifier</w:t>
      </w:r>
      <w:r>
        <w:t xml:space="preserve"> in the function’s </w:t>
      </w:r>
      <w:r w:rsidRPr="00AC306E">
        <w:rPr>
          <w:rStyle w:val="bnf"/>
        </w:rPr>
        <w:t>FormalParameterList</w:t>
      </w:r>
      <w:r>
        <w:t xml:space="preserve"> or occurs as the </w:t>
      </w:r>
      <w:r w:rsidRPr="00AC306E">
        <w:rPr>
          <w:rStyle w:val="bnf"/>
        </w:rPr>
        <w:t>Identifier</w:t>
      </w:r>
      <w:r>
        <w:t xml:space="preserve"> of a </w:t>
      </w:r>
      <w:del w:id="2280" w:author="Allen Wirfs-Brock rev2" w:date="2011-07-20T14:17:00Z">
        <w:r w:rsidRPr="00AC306E" w:rsidDel="00FD005B">
          <w:rPr>
            <w:rStyle w:val="bnf"/>
          </w:rPr>
          <w:delText>VariableDeclaration</w:delText>
        </w:r>
        <w:r w:rsidDel="00FD005B">
          <w:delText xml:space="preserve"> or </w:delText>
        </w:r>
      </w:del>
      <w:r w:rsidRPr="00AC306E">
        <w:rPr>
          <w:rStyle w:val="bnf"/>
        </w:rPr>
        <w:t>FunctionDeclaration</w:t>
      </w:r>
      <w:r>
        <w:t xml:space="preserve"> contained in the function code.</w:t>
      </w:r>
      <w:commentRangeEnd w:id="2279"/>
      <w:r w:rsidR="00FD005B">
        <w:rPr>
          <w:rStyle w:val="af4"/>
        </w:rPr>
        <w:commentReference w:id="2279"/>
      </w:r>
    </w:p>
    <w:p w14:paraId="2FBD44DD" w14:textId="77777777" w:rsidR="004C02EF" w:rsidRDefault="004C02EF" w:rsidP="004C02EF">
      <w:r>
        <w:t xml:space="preserve">The arguments object is created by calling the abstract operation CreateArgumentsObject with arguments </w:t>
      </w:r>
      <w:r w:rsidRPr="00E32218">
        <w:rPr>
          <w:rFonts w:ascii="Times New Roman" w:hAnsi="Times New Roman"/>
          <w:i/>
        </w:rPr>
        <w:t>func</w:t>
      </w:r>
      <w:r>
        <w:t xml:space="preserve"> the function object whose code is to be evaluated</w:t>
      </w:r>
      <w:r w:rsidRPr="00E32218">
        <w:rPr>
          <w:rFonts w:ascii="Times New Roman" w:hAnsi="Times New Roman"/>
          <w:i/>
        </w:rPr>
        <w:t>, names</w:t>
      </w:r>
      <w:r>
        <w:t xml:space="preserve"> a List containing the function’s formal parameter names</w:t>
      </w:r>
      <w:r w:rsidRPr="00E32218">
        <w:rPr>
          <w:rFonts w:ascii="Times New Roman" w:hAnsi="Times New Roman"/>
          <w:i/>
        </w:rPr>
        <w:t xml:space="preserve">, args </w:t>
      </w:r>
      <w:r>
        <w:t>the actual arguments passed to the [[Call]] internal method</w:t>
      </w:r>
      <w:r w:rsidRPr="00E91749">
        <w:t>,</w:t>
      </w:r>
      <w:r>
        <w:t xml:space="preserve"> </w:t>
      </w:r>
      <w:r w:rsidRPr="00E32218">
        <w:rPr>
          <w:rFonts w:ascii="Times New Roman" w:hAnsi="Times New Roman"/>
          <w:i/>
        </w:rPr>
        <w:t xml:space="preserve">env </w:t>
      </w:r>
      <w:r>
        <w:t xml:space="preserve">the variable environment for the function code, and </w:t>
      </w:r>
      <w:r w:rsidRPr="00E32218">
        <w:rPr>
          <w:rFonts w:ascii="Times New Roman" w:hAnsi="Times New Roman"/>
          <w:i/>
        </w:rPr>
        <w:t>strict</w:t>
      </w:r>
      <w:r>
        <w:t xml:space="preserve"> a Boolean that indicates whether or not the function code is strict code. When CreateArgumentsObject is called the following steps are performed:</w:t>
      </w:r>
    </w:p>
    <w:p w14:paraId="0B07A10A" w14:textId="77777777" w:rsidR="004C02EF" w:rsidRDefault="004C02EF" w:rsidP="004C02EF">
      <w:pPr>
        <w:pStyle w:val="Alg4"/>
        <w:numPr>
          <w:ilvl w:val="0"/>
          <w:numId w:val="385"/>
        </w:numPr>
      </w:pPr>
      <w:r>
        <w:t xml:space="preserve">Let </w:t>
      </w:r>
      <w:r>
        <w:rPr>
          <w:i/>
        </w:rPr>
        <w:t>len</w:t>
      </w:r>
      <w:r>
        <w:t xml:space="preserve"> be the number of elements in </w:t>
      </w:r>
      <w:r>
        <w:rPr>
          <w:i/>
        </w:rPr>
        <w:t>args</w:t>
      </w:r>
      <w:r>
        <w:t>.</w:t>
      </w:r>
    </w:p>
    <w:p w14:paraId="3EB9AC70" w14:textId="77777777" w:rsidR="004C02EF" w:rsidRDefault="004C02EF" w:rsidP="004C02EF">
      <w:pPr>
        <w:pStyle w:val="Alg4"/>
        <w:numPr>
          <w:ilvl w:val="0"/>
          <w:numId w:val="385"/>
        </w:numPr>
      </w:pPr>
      <w:r>
        <w:t xml:space="preserve">Let </w:t>
      </w:r>
      <w:r>
        <w:rPr>
          <w:i/>
        </w:rPr>
        <w:t xml:space="preserve">obj </w:t>
      </w:r>
      <w:r>
        <w:t>be the result of creating a new ECMAScript object.</w:t>
      </w:r>
    </w:p>
    <w:p w14:paraId="74191A2E" w14:textId="77777777" w:rsidR="004C02EF" w:rsidRDefault="004C02EF" w:rsidP="004C02EF">
      <w:pPr>
        <w:pStyle w:val="Alg4"/>
        <w:numPr>
          <w:ilvl w:val="0"/>
          <w:numId w:val="385"/>
        </w:numPr>
      </w:pPr>
      <w:r>
        <w:t xml:space="preserve">Set </w:t>
      </w:r>
      <w:r w:rsidRPr="00A115DC">
        <w:t>all the internal methods</w:t>
      </w:r>
      <w:r>
        <w:t xml:space="preserve"> of </w:t>
      </w:r>
      <w:r>
        <w:rPr>
          <w:i/>
        </w:rPr>
        <w:t>obj</w:t>
      </w:r>
      <w:r>
        <w:t xml:space="preserve"> </w:t>
      </w:r>
      <w:r w:rsidRPr="00A115DC">
        <w:t>as specified in 8.12</w:t>
      </w:r>
      <w:r>
        <w:t>.</w:t>
      </w:r>
    </w:p>
    <w:p w14:paraId="020E3A38" w14:textId="77777777" w:rsidR="004C02EF" w:rsidRDefault="004C02EF" w:rsidP="004C02EF">
      <w:pPr>
        <w:pStyle w:val="Alg4"/>
        <w:numPr>
          <w:ilvl w:val="0"/>
          <w:numId w:val="385"/>
        </w:numPr>
      </w:pPr>
      <w:del w:id="2281" w:author="Allen Wirfs-Brock" w:date="2011-07-02T13:17:00Z">
        <w:r w:rsidDel="000011A1">
          <w:delText xml:space="preserve">Set </w:delText>
        </w:r>
      </w:del>
      <w:ins w:id="2282" w:author="Allen Wirfs-Brock" w:date="2011-07-02T13:17:00Z">
        <w:r w:rsidR="000011A1">
          <w:t xml:space="preserve">Add </w:t>
        </w:r>
      </w:ins>
      <w:r>
        <w:t>the [[</w:t>
      </w:r>
      <w:del w:id="2283" w:author="Allen Wirfs-Brock" w:date="2011-07-02T13:18:00Z">
        <w:r w:rsidDel="000011A1">
          <w:delText>Class</w:delText>
        </w:r>
      </w:del>
      <w:ins w:id="2284" w:author="Allen Wirfs-Brock" w:date="2011-07-02T13:18:00Z">
        <w:r w:rsidR="000011A1">
          <w:t>IsArguments</w:t>
        </w:r>
      </w:ins>
      <w:r>
        <w:t xml:space="preserve">]] internal property </w:t>
      </w:r>
      <w:del w:id="2285" w:author="Allen Wirfs-Brock" w:date="2011-07-02T13:18:00Z">
        <w:r w:rsidDel="000011A1">
          <w:delText xml:space="preserve">of </w:delText>
        </w:r>
      </w:del>
      <w:ins w:id="2286" w:author="Allen Wirfs-Brock" w:date="2011-07-02T13:18:00Z">
        <w:r w:rsidR="000011A1">
          <w:t xml:space="preserve">to </w:t>
        </w:r>
      </w:ins>
      <w:r>
        <w:rPr>
          <w:i/>
        </w:rPr>
        <w:t>obj</w:t>
      </w:r>
      <w:del w:id="2287" w:author="Allen Wirfs-Brock" w:date="2011-07-02T13:18:00Z">
        <w:r w:rsidDel="000011A1">
          <w:delText xml:space="preserve"> to </w:delText>
        </w:r>
        <w:r w:rsidDel="000011A1">
          <w:rPr>
            <w:b/>
          </w:rPr>
          <w:delText>"</w:delText>
        </w:r>
        <w:r w:rsidRPr="00C411B9" w:rsidDel="000011A1">
          <w:rPr>
            <w:rFonts w:ascii="Courier New" w:hAnsi="Courier New" w:cs="Courier New"/>
            <w:b/>
          </w:rPr>
          <w:delText>Arguments</w:delText>
        </w:r>
        <w:r w:rsidDel="000011A1">
          <w:delText>"</w:delText>
        </w:r>
      </w:del>
      <w:r>
        <w:t>.</w:t>
      </w:r>
    </w:p>
    <w:p w14:paraId="76DC3235" w14:textId="77777777" w:rsidR="004C02EF" w:rsidDel="000933F5" w:rsidRDefault="004C02EF" w:rsidP="004C02EF">
      <w:pPr>
        <w:pStyle w:val="Alg4"/>
        <w:numPr>
          <w:ilvl w:val="0"/>
          <w:numId w:val="385"/>
        </w:numPr>
        <w:rPr>
          <w:del w:id="2288" w:author="Allen Wirfs-Brock rev2" w:date="2011-07-20T16:13:00Z"/>
        </w:rPr>
      </w:pPr>
      <w:del w:id="2289" w:author="Allen Wirfs-Brock rev2" w:date="2011-07-20T16:13:00Z">
        <w:r w:rsidDel="000933F5">
          <w:delText xml:space="preserve">Let </w:delText>
        </w:r>
        <w:r w:rsidRPr="004C157C" w:rsidDel="000933F5">
          <w:rPr>
            <w:i/>
          </w:rPr>
          <w:delText>Object</w:delText>
        </w:r>
        <w:r w:rsidDel="000933F5">
          <w:delText xml:space="preserve"> be the standard built-in Object constructor (15.2.2).</w:delText>
        </w:r>
      </w:del>
    </w:p>
    <w:p w14:paraId="787F207A" w14:textId="77777777" w:rsidR="004C02EF" w:rsidRDefault="004C02EF" w:rsidP="004C02EF">
      <w:pPr>
        <w:pStyle w:val="Alg4"/>
        <w:numPr>
          <w:ilvl w:val="0"/>
          <w:numId w:val="385"/>
        </w:numPr>
      </w:pPr>
      <w:r>
        <w:t xml:space="preserve">Set the [[Prototype]] internal property of </w:t>
      </w:r>
      <w:r>
        <w:rPr>
          <w:i/>
        </w:rPr>
        <w:t>obj</w:t>
      </w:r>
      <w:r>
        <w:t xml:space="preserve"> to the standard built-in Object prototype object (15.2.4).</w:t>
      </w:r>
    </w:p>
    <w:p w14:paraId="400DD797" w14:textId="77777777" w:rsidR="004C02EF" w:rsidRDefault="004C02EF" w:rsidP="004C02EF">
      <w:pPr>
        <w:pStyle w:val="Alg4"/>
        <w:numPr>
          <w:ilvl w:val="0"/>
          <w:numId w:val="385"/>
        </w:numPr>
      </w:pPr>
      <w:r>
        <w:t xml:space="preserve">Call the [[DefineOwnProperty]] internal method on </w:t>
      </w:r>
      <w:r>
        <w:rPr>
          <w:i/>
        </w:rPr>
        <w:t>obj</w:t>
      </w:r>
      <w:r>
        <w:t xml:space="preserve"> passing </w:t>
      </w:r>
      <w:r>
        <w:rPr>
          <w:b/>
        </w:rPr>
        <w:t>"</w:t>
      </w:r>
      <w:r w:rsidRPr="00C35DBB">
        <w:rPr>
          <w:rFonts w:ascii="Courier New" w:hAnsi="Courier New" w:cs="Courier New"/>
          <w:b/>
        </w:rPr>
        <w:t>length</w:t>
      </w:r>
      <w:r>
        <w:rPr>
          <w:b/>
        </w:rPr>
        <w:t>"</w:t>
      </w:r>
      <w:r>
        <w:t xml:space="preserve">, the Property Descriptor {[[Value]]: </w:t>
      </w:r>
      <w:r>
        <w:rPr>
          <w:i/>
        </w:rPr>
        <w:t>len</w:t>
      </w:r>
      <w:r>
        <w:t xml:space="preserve">, [[Writable]]: </w:t>
      </w:r>
      <w:r>
        <w:rPr>
          <w:b/>
        </w:rPr>
        <w:t>true</w:t>
      </w:r>
      <w:r>
        <w:t xml:space="preserve">, [[Enumerable]]: </w:t>
      </w:r>
      <w:r>
        <w:rPr>
          <w:b/>
        </w:rPr>
        <w:t>false</w:t>
      </w:r>
      <w:r>
        <w:t xml:space="preserve">, [[Configurable]]: </w:t>
      </w:r>
      <w:r>
        <w:rPr>
          <w:b/>
        </w:rPr>
        <w:t>true</w:t>
      </w:r>
      <w:r>
        <w:t xml:space="preserve">}, and </w:t>
      </w:r>
      <w:r>
        <w:rPr>
          <w:b/>
        </w:rPr>
        <w:t>false</w:t>
      </w:r>
      <w:r>
        <w:t xml:space="preserve"> as arguments.</w:t>
      </w:r>
    </w:p>
    <w:p w14:paraId="6E148BA7" w14:textId="77777777" w:rsidR="004C02EF" w:rsidRDefault="004C02EF" w:rsidP="004C02EF">
      <w:pPr>
        <w:pStyle w:val="Alg4"/>
        <w:numPr>
          <w:ilvl w:val="0"/>
          <w:numId w:val="385"/>
        </w:numPr>
      </w:pPr>
      <w:r>
        <w:t xml:space="preserve">Let </w:t>
      </w:r>
      <w:r>
        <w:rPr>
          <w:i/>
        </w:rPr>
        <w:t>map</w:t>
      </w:r>
      <w:r>
        <w:t xml:space="preserve"> be the result of creating a new object as if by the expression </w:t>
      </w:r>
      <w:r w:rsidRPr="00C35DBB">
        <w:rPr>
          <w:rFonts w:ascii="Courier New" w:hAnsi="Courier New" w:cs="Courier New"/>
          <w:b/>
        </w:rPr>
        <w:t>new Object()</w:t>
      </w:r>
      <w:r>
        <w:t xml:space="preserve"> where </w:t>
      </w:r>
      <w:r w:rsidRPr="00C35DBB">
        <w:rPr>
          <w:rFonts w:ascii="Courier New" w:hAnsi="Courier New" w:cs="Courier New"/>
          <w:b/>
        </w:rPr>
        <w:t>Object</w:t>
      </w:r>
      <w:r>
        <w:t xml:space="preserve"> is the standard built-in constructor with that name</w:t>
      </w:r>
    </w:p>
    <w:p w14:paraId="253E70AB" w14:textId="77777777" w:rsidR="004C02EF" w:rsidRDefault="004C02EF" w:rsidP="004C02EF">
      <w:pPr>
        <w:pStyle w:val="Alg4"/>
        <w:numPr>
          <w:ilvl w:val="0"/>
          <w:numId w:val="385"/>
        </w:numPr>
      </w:pPr>
      <w:r>
        <w:t xml:space="preserve">Let </w:t>
      </w:r>
      <w:r>
        <w:rPr>
          <w:i/>
        </w:rPr>
        <w:t>mappedNames</w:t>
      </w:r>
      <w:r>
        <w:t xml:space="preserve"> be an empty List.</w:t>
      </w:r>
    </w:p>
    <w:p w14:paraId="67751248" w14:textId="77777777" w:rsidR="004C02EF" w:rsidRDefault="004C02EF" w:rsidP="004C02EF">
      <w:pPr>
        <w:pStyle w:val="Alg4"/>
        <w:numPr>
          <w:ilvl w:val="0"/>
          <w:numId w:val="385"/>
        </w:numPr>
      </w:pPr>
      <w:r>
        <w:t xml:space="preserve">Let </w:t>
      </w:r>
      <w:r>
        <w:rPr>
          <w:i/>
        </w:rPr>
        <w:t>indx</w:t>
      </w:r>
      <w:r>
        <w:t xml:space="preserve"> = </w:t>
      </w:r>
      <w:r>
        <w:rPr>
          <w:i/>
        </w:rPr>
        <w:t>len</w:t>
      </w:r>
      <w:r>
        <w:t xml:space="preserve">  - 1.</w:t>
      </w:r>
    </w:p>
    <w:p w14:paraId="114B3CE9" w14:textId="77777777" w:rsidR="004C02EF" w:rsidRDefault="004C02EF" w:rsidP="004C02EF">
      <w:pPr>
        <w:pStyle w:val="Alg4"/>
        <w:numPr>
          <w:ilvl w:val="0"/>
          <w:numId w:val="385"/>
        </w:numPr>
      </w:pPr>
      <w:r>
        <w:t xml:space="preserve">Repeat while </w:t>
      </w:r>
      <w:r>
        <w:rPr>
          <w:i/>
        </w:rPr>
        <w:t>indx</w:t>
      </w:r>
      <w:r>
        <w:t xml:space="preserve"> &gt;= 0, </w:t>
      </w:r>
    </w:p>
    <w:p w14:paraId="0E6C6793" w14:textId="77777777" w:rsidR="004C02EF" w:rsidRDefault="004C02EF" w:rsidP="004C02EF">
      <w:pPr>
        <w:pStyle w:val="Alg4"/>
        <w:numPr>
          <w:ilvl w:val="1"/>
          <w:numId w:val="385"/>
        </w:numPr>
      </w:pPr>
      <w:r>
        <w:t xml:space="preserve">Let </w:t>
      </w:r>
      <w:r>
        <w:rPr>
          <w:i/>
        </w:rPr>
        <w:t>val</w:t>
      </w:r>
      <w:r>
        <w:t xml:space="preserve"> be the element of </w:t>
      </w:r>
      <w:r>
        <w:rPr>
          <w:i/>
        </w:rPr>
        <w:t>args</w:t>
      </w:r>
      <w:r>
        <w:t xml:space="preserve"> at 0-origined list position </w:t>
      </w:r>
      <w:r>
        <w:rPr>
          <w:i/>
        </w:rPr>
        <w:t>indx</w:t>
      </w:r>
      <w:r>
        <w:t>.</w:t>
      </w:r>
    </w:p>
    <w:p w14:paraId="6FCE3D54" w14:textId="77777777" w:rsidR="004C02EF" w:rsidRDefault="004C02EF" w:rsidP="004C02EF">
      <w:pPr>
        <w:pStyle w:val="Alg4"/>
        <w:numPr>
          <w:ilvl w:val="1"/>
          <w:numId w:val="385"/>
        </w:numPr>
      </w:pPr>
      <w:r>
        <w:t xml:space="preserve">Call the [[DefineOwnProperty]] internal method on </w:t>
      </w:r>
      <w:r>
        <w:rPr>
          <w:i/>
        </w:rPr>
        <w:t>obj</w:t>
      </w:r>
      <w:r>
        <w:t xml:space="preserve"> passing ToString(</w:t>
      </w:r>
      <w:r>
        <w:rPr>
          <w:i/>
        </w:rPr>
        <w:t>indx</w:t>
      </w:r>
      <w:r>
        <w:t xml:space="preserve">), the property descriptor {[[Value]]: </w:t>
      </w:r>
      <w:r>
        <w:rPr>
          <w:i/>
        </w:rPr>
        <w:t>val</w:t>
      </w:r>
      <w:r>
        <w:t xml:space="preserve">, [[Writable]]: </w:t>
      </w:r>
      <w:r>
        <w:rPr>
          <w:b/>
        </w:rPr>
        <w:t>true</w:t>
      </w:r>
      <w:r>
        <w:t xml:space="preserve">, [[Enumerable]]: </w:t>
      </w:r>
      <w:r>
        <w:rPr>
          <w:b/>
        </w:rPr>
        <w:t>true</w:t>
      </w:r>
      <w:r>
        <w:t xml:space="preserve">, [[Configurable]]: </w:t>
      </w:r>
      <w:r>
        <w:rPr>
          <w:b/>
        </w:rPr>
        <w:t>true</w:t>
      </w:r>
      <w:r>
        <w:t xml:space="preserve">}, and </w:t>
      </w:r>
      <w:r>
        <w:rPr>
          <w:b/>
        </w:rPr>
        <w:t>false</w:t>
      </w:r>
      <w:r>
        <w:t xml:space="preserve"> as arguments.</w:t>
      </w:r>
    </w:p>
    <w:p w14:paraId="5613B1EE" w14:textId="77777777" w:rsidR="004C02EF" w:rsidRDefault="004C02EF" w:rsidP="004C02EF">
      <w:pPr>
        <w:pStyle w:val="Alg4"/>
        <w:numPr>
          <w:ilvl w:val="1"/>
          <w:numId w:val="385"/>
        </w:numPr>
      </w:pPr>
      <w:r>
        <w:t xml:space="preserve">If </w:t>
      </w:r>
      <w:r>
        <w:rPr>
          <w:i/>
        </w:rPr>
        <w:t>indx</w:t>
      </w:r>
      <w:r>
        <w:t xml:space="preserve"> is less than the number of elements in </w:t>
      </w:r>
      <w:r>
        <w:rPr>
          <w:i/>
        </w:rPr>
        <w:t>names</w:t>
      </w:r>
      <w:r>
        <w:t>, then</w:t>
      </w:r>
    </w:p>
    <w:p w14:paraId="4C9DDF63" w14:textId="77777777" w:rsidR="004C02EF" w:rsidRDefault="004C02EF" w:rsidP="004C02EF">
      <w:pPr>
        <w:pStyle w:val="Alg4"/>
        <w:numPr>
          <w:ilvl w:val="2"/>
          <w:numId w:val="385"/>
        </w:numPr>
      </w:pPr>
      <w:r>
        <w:t xml:space="preserve">Let </w:t>
      </w:r>
      <w:r>
        <w:rPr>
          <w:i/>
        </w:rPr>
        <w:t>name</w:t>
      </w:r>
      <w:r>
        <w:t xml:space="preserve"> be the element of </w:t>
      </w:r>
      <w:r>
        <w:rPr>
          <w:i/>
        </w:rPr>
        <w:t>names</w:t>
      </w:r>
      <w:r>
        <w:t xml:space="preserve"> at 0-origined list position </w:t>
      </w:r>
      <w:r>
        <w:rPr>
          <w:i/>
        </w:rPr>
        <w:t>indx</w:t>
      </w:r>
      <w:r>
        <w:t>.</w:t>
      </w:r>
    </w:p>
    <w:p w14:paraId="5F8FB054" w14:textId="77777777" w:rsidR="004C02EF" w:rsidRDefault="004C02EF" w:rsidP="004C02EF">
      <w:pPr>
        <w:pStyle w:val="Alg4"/>
        <w:numPr>
          <w:ilvl w:val="2"/>
          <w:numId w:val="385"/>
        </w:numPr>
      </w:pPr>
      <w:r>
        <w:t xml:space="preserve">If </w:t>
      </w:r>
      <w:r w:rsidRPr="006714BC">
        <w:rPr>
          <w:i/>
        </w:rPr>
        <w:t>strict</w:t>
      </w:r>
      <w:r>
        <w:t xml:space="preserve"> is </w:t>
      </w:r>
      <w:r w:rsidRPr="006714BC">
        <w:rPr>
          <w:b/>
        </w:rPr>
        <w:t>false</w:t>
      </w:r>
      <w:r>
        <w:t xml:space="preserve"> and </w:t>
      </w:r>
      <w:r>
        <w:rPr>
          <w:i/>
        </w:rPr>
        <w:t>name</w:t>
      </w:r>
      <w:r>
        <w:t xml:space="preserve"> is not an element of  </w:t>
      </w:r>
      <w:r>
        <w:rPr>
          <w:i/>
        </w:rPr>
        <w:t>mappedNames</w:t>
      </w:r>
      <w:r>
        <w:t>, then</w:t>
      </w:r>
    </w:p>
    <w:p w14:paraId="266C7EC7" w14:textId="77777777" w:rsidR="004C02EF" w:rsidRDefault="004C02EF" w:rsidP="004C02EF">
      <w:pPr>
        <w:pStyle w:val="Alg4"/>
        <w:numPr>
          <w:ilvl w:val="3"/>
          <w:numId w:val="385"/>
        </w:numPr>
      </w:pPr>
      <w:r>
        <w:t xml:space="preserve">Add </w:t>
      </w:r>
      <w:r>
        <w:rPr>
          <w:i/>
        </w:rPr>
        <w:t>name</w:t>
      </w:r>
      <w:r>
        <w:t xml:space="preserve"> as an element of the list </w:t>
      </w:r>
      <w:r>
        <w:rPr>
          <w:i/>
        </w:rPr>
        <w:t>mappedNames</w:t>
      </w:r>
      <w:r>
        <w:t>.</w:t>
      </w:r>
    </w:p>
    <w:p w14:paraId="2B48603A" w14:textId="77777777" w:rsidR="004C02EF" w:rsidRDefault="004C02EF" w:rsidP="004C02EF">
      <w:pPr>
        <w:pStyle w:val="Alg4"/>
        <w:numPr>
          <w:ilvl w:val="3"/>
          <w:numId w:val="385"/>
        </w:numPr>
      </w:pPr>
      <w:r>
        <w:t xml:space="preserve">Let </w:t>
      </w:r>
      <w:r>
        <w:rPr>
          <w:i/>
        </w:rPr>
        <w:t>g</w:t>
      </w:r>
      <w:r>
        <w:t xml:space="preserve"> be the result of calling the </w:t>
      </w:r>
      <w:r>
        <w:rPr>
          <w:i/>
        </w:rPr>
        <w:t>MakeArgGetter</w:t>
      </w:r>
      <w:r>
        <w:t xml:space="preserve"> abstract operation with arguments </w:t>
      </w:r>
      <w:r>
        <w:rPr>
          <w:i/>
        </w:rPr>
        <w:t>name</w:t>
      </w:r>
      <w:r>
        <w:t xml:space="preserve"> and </w:t>
      </w:r>
      <w:r>
        <w:rPr>
          <w:i/>
        </w:rPr>
        <w:t>env</w:t>
      </w:r>
      <w:r>
        <w:t>.</w:t>
      </w:r>
    </w:p>
    <w:p w14:paraId="12A052EF" w14:textId="77777777" w:rsidR="004C02EF" w:rsidRDefault="004C02EF" w:rsidP="004C02EF">
      <w:pPr>
        <w:pStyle w:val="Alg4"/>
        <w:numPr>
          <w:ilvl w:val="3"/>
          <w:numId w:val="385"/>
        </w:numPr>
      </w:pPr>
      <w:r>
        <w:t xml:space="preserve">Let </w:t>
      </w:r>
      <w:r>
        <w:rPr>
          <w:i/>
        </w:rPr>
        <w:t>p</w:t>
      </w:r>
      <w:r>
        <w:t xml:space="preserve"> be the result of calling the </w:t>
      </w:r>
      <w:r>
        <w:rPr>
          <w:i/>
        </w:rPr>
        <w:t>MakeArgSetter</w:t>
      </w:r>
      <w:r>
        <w:t xml:space="preserve"> abstract operation with arguments </w:t>
      </w:r>
      <w:r>
        <w:rPr>
          <w:i/>
        </w:rPr>
        <w:t>name</w:t>
      </w:r>
      <w:r>
        <w:t xml:space="preserve"> and </w:t>
      </w:r>
      <w:r>
        <w:rPr>
          <w:i/>
        </w:rPr>
        <w:t>env</w:t>
      </w:r>
      <w:r>
        <w:t>.</w:t>
      </w:r>
    </w:p>
    <w:p w14:paraId="2B9A67B4" w14:textId="77777777" w:rsidR="004C02EF" w:rsidRDefault="004C02EF" w:rsidP="004C02EF">
      <w:pPr>
        <w:pStyle w:val="Alg4"/>
        <w:numPr>
          <w:ilvl w:val="3"/>
          <w:numId w:val="385"/>
        </w:numPr>
      </w:pPr>
      <w:r>
        <w:t xml:space="preserve">Call the [[DefineOwnProperty]] internal method of </w:t>
      </w:r>
      <w:r>
        <w:rPr>
          <w:i/>
        </w:rPr>
        <w:t>map</w:t>
      </w:r>
      <w:r>
        <w:t xml:space="preserve"> passing ToString(</w:t>
      </w:r>
      <w:r>
        <w:rPr>
          <w:i/>
        </w:rPr>
        <w:t>indx</w:t>
      </w:r>
      <w:r>
        <w:t xml:space="preserve">), the Property Descriptor {[[Set]]: </w:t>
      </w:r>
      <w:r>
        <w:rPr>
          <w:i/>
        </w:rPr>
        <w:t>p</w:t>
      </w:r>
      <w:r>
        <w:t xml:space="preserve">, [[Get]]: </w:t>
      </w:r>
      <w:r>
        <w:rPr>
          <w:i/>
        </w:rPr>
        <w:t>g,</w:t>
      </w:r>
      <w:r>
        <w:t xml:space="preserve"> [[Configurable]]: </w:t>
      </w:r>
      <w:r>
        <w:rPr>
          <w:b/>
        </w:rPr>
        <w:t>true</w:t>
      </w:r>
      <w:r>
        <w:t xml:space="preserve">}, and </w:t>
      </w:r>
      <w:r>
        <w:rPr>
          <w:b/>
        </w:rPr>
        <w:t>false</w:t>
      </w:r>
      <w:r>
        <w:t xml:space="preserve"> as arguments.</w:t>
      </w:r>
    </w:p>
    <w:p w14:paraId="5D8925CD" w14:textId="77777777" w:rsidR="004C02EF" w:rsidRDefault="004C02EF" w:rsidP="004C02EF">
      <w:pPr>
        <w:pStyle w:val="Alg4"/>
        <w:numPr>
          <w:ilvl w:val="1"/>
          <w:numId w:val="385"/>
        </w:numPr>
      </w:pPr>
      <w:r>
        <w:t xml:space="preserve">Let </w:t>
      </w:r>
      <w:r>
        <w:rPr>
          <w:i/>
        </w:rPr>
        <w:t>indx</w:t>
      </w:r>
      <w:r>
        <w:t xml:space="preserve"> = </w:t>
      </w:r>
      <w:r>
        <w:rPr>
          <w:i/>
        </w:rPr>
        <w:t>indx</w:t>
      </w:r>
      <w:r>
        <w:t xml:space="preserve"> - 1</w:t>
      </w:r>
    </w:p>
    <w:p w14:paraId="717C1943" w14:textId="77777777" w:rsidR="004C02EF" w:rsidRDefault="004C02EF" w:rsidP="004C02EF">
      <w:pPr>
        <w:pStyle w:val="Alg4"/>
        <w:numPr>
          <w:ilvl w:val="0"/>
          <w:numId w:val="385"/>
        </w:numPr>
      </w:pPr>
      <w:r>
        <w:t xml:space="preserve">If </w:t>
      </w:r>
      <w:r>
        <w:rPr>
          <w:i/>
        </w:rPr>
        <w:t>mappedNames</w:t>
      </w:r>
      <w:r>
        <w:t xml:space="preserve"> is not empty, then</w:t>
      </w:r>
    </w:p>
    <w:p w14:paraId="40E21FD8" w14:textId="77777777" w:rsidR="004C02EF" w:rsidRDefault="004C02EF" w:rsidP="004C02EF">
      <w:pPr>
        <w:pStyle w:val="Alg4"/>
        <w:numPr>
          <w:ilvl w:val="1"/>
          <w:numId w:val="385"/>
        </w:numPr>
      </w:pPr>
      <w:r>
        <w:t xml:space="preserve">Set the [[ParameterMap]] internal property of </w:t>
      </w:r>
      <w:r>
        <w:rPr>
          <w:i/>
        </w:rPr>
        <w:t>obj</w:t>
      </w:r>
      <w:r>
        <w:t xml:space="preserve"> to </w:t>
      </w:r>
      <w:r>
        <w:rPr>
          <w:i/>
        </w:rPr>
        <w:t>map</w:t>
      </w:r>
      <w:r>
        <w:t>.</w:t>
      </w:r>
    </w:p>
    <w:p w14:paraId="3DEC68BA" w14:textId="77777777" w:rsidR="004C02EF" w:rsidRDefault="004C02EF" w:rsidP="004C02EF">
      <w:pPr>
        <w:pStyle w:val="Alg4"/>
        <w:numPr>
          <w:ilvl w:val="1"/>
          <w:numId w:val="385"/>
        </w:numPr>
      </w:pPr>
      <w:r>
        <w:t xml:space="preserve">Set the [[Get]], [[GetOwnProperty]], [[DefineOwnProperty]], and [[Delete]] internal methods of </w:t>
      </w:r>
      <w:r>
        <w:rPr>
          <w:i/>
        </w:rPr>
        <w:t>obj</w:t>
      </w:r>
      <w:r>
        <w:t xml:space="preserve"> to the definitions provided below.</w:t>
      </w:r>
    </w:p>
    <w:p w14:paraId="317A7772" w14:textId="77777777" w:rsidR="004C02EF" w:rsidRDefault="004C02EF" w:rsidP="004C02EF">
      <w:pPr>
        <w:pStyle w:val="Alg4"/>
        <w:numPr>
          <w:ilvl w:val="0"/>
          <w:numId w:val="385"/>
        </w:numPr>
      </w:pPr>
      <w:r>
        <w:t xml:space="preserve">If </w:t>
      </w:r>
      <w:r>
        <w:rPr>
          <w:i/>
        </w:rPr>
        <w:t>strict</w:t>
      </w:r>
      <w:r>
        <w:t xml:space="preserve"> is </w:t>
      </w:r>
      <w:r>
        <w:rPr>
          <w:b/>
        </w:rPr>
        <w:t>false</w:t>
      </w:r>
      <w:r>
        <w:t>, then</w:t>
      </w:r>
    </w:p>
    <w:p w14:paraId="42451C04" w14:textId="77777777" w:rsidR="004C02EF" w:rsidRDefault="004C02EF" w:rsidP="004C02EF">
      <w:pPr>
        <w:pStyle w:val="Alg4"/>
        <w:numPr>
          <w:ilvl w:val="1"/>
          <w:numId w:val="385"/>
        </w:numPr>
      </w:pPr>
      <w:r>
        <w:t xml:space="preserve">Call the [[DefineOwnProperty]] internal method on </w:t>
      </w:r>
      <w:r>
        <w:rPr>
          <w:i/>
        </w:rPr>
        <w:t>obj</w:t>
      </w:r>
      <w:r>
        <w:t xml:space="preserve"> passing "</w:t>
      </w:r>
      <w:r w:rsidRPr="00C35DBB">
        <w:rPr>
          <w:rFonts w:ascii="Courier New" w:hAnsi="Courier New" w:cs="Courier New"/>
          <w:b/>
        </w:rPr>
        <w:t>callee</w:t>
      </w:r>
      <w:r>
        <w:t xml:space="preserve">", the property descriptor {[[Value]]: </w:t>
      </w:r>
      <w:r>
        <w:rPr>
          <w:i/>
        </w:rPr>
        <w:t>func</w:t>
      </w:r>
      <w:r>
        <w:t xml:space="preserve">, [[Writable]]: </w:t>
      </w:r>
      <w:r>
        <w:rPr>
          <w:b/>
        </w:rPr>
        <w:t>true</w:t>
      </w:r>
      <w:r>
        <w:t xml:space="preserve">, [[Enumerable]]: </w:t>
      </w:r>
      <w:r>
        <w:rPr>
          <w:b/>
        </w:rPr>
        <w:t>false</w:t>
      </w:r>
      <w:r>
        <w:t xml:space="preserve">, [[Configurable]]: </w:t>
      </w:r>
      <w:r>
        <w:rPr>
          <w:b/>
        </w:rPr>
        <w:t>true</w:t>
      </w:r>
      <w:r>
        <w:t xml:space="preserve">}, and </w:t>
      </w:r>
      <w:r>
        <w:rPr>
          <w:b/>
        </w:rPr>
        <w:t>false</w:t>
      </w:r>
      <w:r>
        <w:t xml:space="preserve"> as arguments.</w:t>
      </w:r>
    </w:p>
    <w:p w14:paraId="7050A9DB" w14:textId="77777777" w:rsidR="004C02EF" w:rsidRDefault="004C02EF" w:rsidP="004C02EF">
      <w:pPr>
        <w:pStyle w:val="Alg4"/>
        <w:numPr>
          <w:ilvl w:val="0"/>
          <w:numId w:val="385"/>
        </w:numPr>
      </w:pPr>
      <w:r>
        <w:t xml:space="preserve">Else, </w:t>
      </w:r>
      <w:r>
        <w:rPr>
          <w:i/>
        </w:rPr>
        <w:t>strict</w:t>
      </w:r>
      <w:r>
        <w:t xml:space="preserve"> is </w:t>
      </w:r>
      <w:r>
        <w:rPr>
          <w:b/>
        </w:rPr>
        <w:t xml:space="preserve">true </w:t>
      </w:r>
      <w:r>
        <w:t>so</w:t>
      </w:r>
    </w:p>
    <w:p w14:paraId="61911FAE" w14:textId="77777777" w:rsidR="004C02EF" w:rsidRDefault="004C02EF" w:rsidP="004C02EF">
      <w:pPr>
        <w:pStyle w:val="Alg4"/>
        <w:numPr>
          <w:ilvl w:val="1"/>
          <w:numId w:val="385"/>
        </w:numPr>
      </w:pPr>
      <w:r>
        <w:t xml:space="preserve">Let </w:t>
      </w:r>
      <w:r w:rsidRPr="00874022">
        <w:rPr>
          <w:i/>
        </w:rPr>
        <w:t>thrower</w:t>
      </w:r>
      <w:r>
        <w:t xml:space="preserve"> be the [[ThrowTypeError]] function Object (13.2.3).</w:t>
      </w:r>
    </w:p>
    <w:p w14:paraId="1779506C" w14:textId="77777777" w:rsidR="004C02EF" w:rsidRDefault="004C02EF" w:rsidP="004C02EF">
      <w:pPr>
        <w:pStyle w:val="Alg4"/>
        <w:numPr>
          <w:ilvl w:val="1"/>
          <w:numId w:val="385"/>
        </w:numPr>
      </w:pPr>
      <w:r>
        <w:t xml:space="preserve">Call the [[DefineOwnProperty]] internal method of </w:t>
      </w:r>
      <w:r>
        <w:rPr>
          <w:i/>
        </w:rPr>
        <w:t>obj</w:t>
      </w:r>
      <w:r>
        <w:t xml:space="preserve"> with arguments </w:t>
      </w:r>
      <w:r>
        <w:rPr>
          <w:rFonts w:ascii="Courier New" w:hAnsi="Courier New" w:cs="Courier New"/>
          <w:b/>
        </w:rPr>
        <w:t>"caller"</w:t>
      </w:r>
      <w:r>
        <w:t xml:space="preserve">, PropertyDescriptor {[[Get]]: </w:t>
      </w:r>
      <w:r w:rsidRPr="00874022">
        <w:rPr>
          <w:i/>
        </w:rPr>
        <w:t>thrower</w:t>
      </w:r>
      <w:r>
        <w:t xml:space="preserve">, [[Set]]: </w:t>
      </w:r>
      <w:r w:rsidRPr="00874022">
        <w:rPr>
          <w:i/>
        </w:rPr>
        <w:t>thrower</w:t>
      </w:r>
      <w:r>
        <w:t xml:space="preserve">, [[Enumerable]]: </w:t>
      </w:r>
      <w:r w:rsidRPr="005A1AC6">
        <w:rPr>
          <w:b/>
        </w:rPr>
        <w:t>false</w:t>
      </w:r>
      <w:r>
        <w:t xml:space="preserve">, [[Configurable]]: </w:t>
      </w:r>
      <w:r w:rsidRPr="005A1AC6">
        <w:rPr>
          <w:b/>
        </w:rPr>
        <w:t>false</w:t>
      </w:r>
      <w:r>
        <w:t xml:space="preserve">}, and </w:t>
      </w:r>
      <w:r>
        <w:rPr>
          <w:b/>
        </w:rPr>
        <w:t>false</w:t>
      </w:r>
      <w:r>
        <w:t>.</w:t>
      </w:r>
    </w:p>
    <w:p w14:paraId="240EFC87" w14:textId="77777777" w:rsidR="004C02EF" w:rsidRDefault="004C02EF" w:rsidP="004C02EF">
      <w:pPr>
        <w:pStyle w:val="Alg4"/>
        <w:numPr>
          <w:ilvl w:val="1"/>
          <w:numId w:val="385"/>
        </w:numPr>
      </w:pPr>
      <w:r>
        <w:t xml:space="preserve">Call the [[DefineOwnProperty]] internal method of </w:t>
      </w:r>
      <w:r>
        <w:rPr>
          <w:i/>
        </w:rPr>
        <w:t>obj</w:t>
      </w:r>
      <w:r>
        <w:t xml:space="preserve"> with arguments </w:t>
      </w:r>
      <w:r>
        <w:rPr>
          <w:rFonts w:ascii="Courier New" w:hAnsi="Courier New" w:cs="Courier New"/>
          <w:b/>
        </w:rPr>
        <w:t>"callee"</w:t>
      </w:r>
      <w:r>
        <w:t xml:space="preserve">, PropertyDescriptor {[[Get]]: </w:t>
      </w:r>
      <w:r w:rsidRPr="00874022">
        <w:rPr>
          <w:i/>
        </w:rPr>
        <w:t>thrower</w:t>
      </w:r>
      <w:r>
        <w:t xml:space="preserve">, [[Set]]: </w:t>
      </w:r>
      <w:r w:rsidRPr="00874022">
        <w:rPr>
          <w:i/>
        </w:rPr>
        <w:t>thrower</w:t>
      </w:r>
      <w:r>
        <w:t xml:space="preserve">, [[Enumerable]]: </w:t>
      </w:r>
      <w:r w:rsidRPr="005A1AC6">
        <w:rPr>
          <w:b/>
        </w:rPr>
        <w:t>false</w:t>
      </w:r>
      <w:r>
        <w:t xml:space="preserve">, [[Configurable]]: </w:t>
      </w:r>
      <w:r w:rsidRPr="005A1AC6">
        <w:rPr>
          <w:b/>
        </w:rPr>
        <w:t>false</w:t>
      </w:r>
      <w:r>
        <w:t xml:space="preserve">}, and </w:t>
      </w:r>
      <w:r>
        <w:rPr>
          <w:b/>
        </w:rPr>
        <w:t>false</w:t>
      </w:r>
      <w:r>
        <w:t>.</w:t>
      </w:r>
    </w:p>
    <w:p w14:paraId="6DFA90D8" w14:textId="77777777" w:rsidR="004C02EF" w:rsidRDefault="004C02EF" w:rsidP="004C02EF">
      <w:pPr>
        <w:pStyle w:val="Alg4"/>
        <w:numPr>
          <w:ilvl w:val="0"/>
          <w:numId w:val="385"/>
        </w:numPr>
        <w:spacing w:after="120"/>
      </w:pPr>
      <w:r>
        <w:t xml:space="preserve">Return </w:t>
      </w:r>
      <w:r>
        <w:rPr>
          <w:i/>
        </w:rPr>
        <w:t>obj</w:t>
      </w:r>
    </w:p>
    <w:p w14:paraId="4093AB73" w14:textId="77777777" w:rsidR="004C02EF" w:rsidRDefault="004C02EF" w:rsidP="004C02EF">
      <w:r>
        <w:t xml:space="preserve">The abstract operation </w:t>
      </w:r>
      <w:r w:rsidRPr="00806E7C">
        <w:rPr>
          <w:i/>
        </w:rPr>
        <w:t>MakeArgGetter</w:t>
      </w:r>
      <w:r>
        <w:t xml:space="preserve"> called with String </w:t>
      </w:r>
      <w:r w:rsidRPr="00E32218">
        <w:rPr>
          <w:rFonts w:ascii="Times New Roman" w:hAnsi="Times New Roman"/>
          <w:i/>
        </w:rPr>
        <w:t>name</w:t>
      </w:r>
      <w:r>
        <w:t xml:space="preserve"> and environment record </w:t>
      </w:r>
      <w:r w:rsidRPr="00E32218">
        <w:rPr>
          <w:rFonts w:ascii="Times New Roman" w:hAnsi="Times New Roman"/>
          <w:i/>
        </w:rPr>
        <w:t>env</w:t>
      </w:r>
      <w:r>
        <w:t xml:space="preserve"> creates a function object that when executed returns the value bound for </w:t>
      </w:r>
      <w:r w:rsidRPr="00E32218">
        <w:rPr>
          <w:rFonts w:ascii="Times New Roman" w:hAnsi="Times New Roman"/>
          <w:i/>
        </w:rPr>
        <w:t>name</w:t>
      </w:r>
      <w:r>
        <w:t xml:space="preserve"> in </w:t>
      </w:r>
      <w:r w:rsidRPr="00E32218">
        <w:rPr>
          <w:rFonts w:ascii="Times New Roman" w:hAnsi="Times New Roman"/>
          <w:i/>
        </w:rPr>
        <w:t>env</w:t>
      </w:r>
      <w:r>
        <w:t>.  It performs the following steps:</w:t>
      </w:r>
    </w:p>
    <w:p w14:paraId="7C2533B7" w14:textId="77777777" w:rsidR="004C02EF" w:rsidRDefault="004C02EF" w:rsidP="004C02EF">
      <w:pPr>
        <w:pStyle w:val="Alg4"/>
        <w:numPr>
          <w:ilvl w:val="0"/>
          <w:numId w:val="386"/>
        </w:numPr>
      </w:pPr>
      <w:r>
        <w:t xml:space="preserve">Let </w:t>
      </w:r>
      <w:r w:rsidRPr="00F05E21">
        <w:rPr>
          <w:i/>
        </w:rPr>
        <w:t>body</w:t>
      </w:r>
      <w:r>
        <w:t xml:space="preserve"> be the result of concatenating the Strings "</w:t>
      </w:r>
      <w:r w:rsidRPr="00C35DBB">
        <w:rPr>
          <w:rFonts w:ascii="Courier New" w:hAnsi="Courier New" w:cs="Courier New"/>
          <w:b/>
        </w:rPr>
        <w:t>return</w:t>
      </w:r>
      <w:r w:rsidRPr="00806E7C">
        <w:rPr>
          <w:b/>
        </w:rPr>
        <w:t xml:space="preserve"> </w:t>
      </w:r>
      <w:r>
        <w:t xml:space="preserve">", </w:t>
      </w:r>
      <w:r w:rsidRPr="00806E7C">
        <w:rPr>
          <w:i/>
        </w:rPr>
        <w:t>name</w:t>
      </w:r>
      <w:r>
        <w:t>, and "</w:t>
      </w:r>
      <w:r w:rsidRPr="00C35DBB">
        <w:rPr>
          <w:rFonts w:ascii="Courier New" w:hAnsi="Courier New" w:cs="Courier New"/>
          <w:b/>
        </w:rPr>
        <w:t>;</w:t>
      </w:r>
      <w:r>
        <w:t>".</w:t>
      </w:r>
    </w:p>
    <w:p w14:paraId="3A3DE49F" w14:textId="77777777" w:rsidR="004C02EF" w:rsidRDefault="004C02EF" w:rsidP="004C02EF">
      <w:pPr>
        <w:pStyle w:val="Alg4"/>
        <w:numPr>
          <w:ilvl w:val="0"/>
          <w:numId w:val="386"/>
        </w:numPr>
        <w:spacing w:after="120"/>
      </w:pPr>
      <w:r>
        <w:t xml:space="preserve">Return the result of creating a function object as described in 13.2 using no </w:t>
      </w:r>
      <w:r w:rsidRPr="00806E7C">
        <w:rPr>
          <w:i/>
        </w:rPr>
        <w:t>FormalParameterList</w:t>
      </w:r>
      <w:r>
        <w:t xml:space="preserve">, </w:t>
      </w:r>
      <w:r w:rsidRPr="00806E7C">
        <w:rPr>
          <w:i/>
        </w:rPr>
        <w:t>body</w:t>
      </w:r>
      <w:r>
        <w:t xml:space="preserve"> for </w:t>
      </w:r>
      <w:r w:rsidRPr="00806E7C">
        <w:rPr>
          <w:i/>
        </w:rPr>
        <w:t>FunctionBody</w:t>
      </w:r>
      <w:r>
        <w:t xml:space="preserve">, </w:t>
      </w:r>
      <w:r w:rsidRPr="00806E7C">
        <w:rPr>
          <w:i/>
        </w:rPr>
        <w:t>env</w:t>
      </w:r>
      <w:r>
        <w:t xml:space="preserve"> as </w:t>
      </w:r>
      <w:r w:rsidRPr="00806E7C">
        <w:rPr>
          <w:i/>
        </w:rPr>
        <w:t>Scope</w:t>
      </w:r>
      <w:r>
        <w:t xml:space="preserve">, and </w:t>
      </w:r>
      <w:r w:rsidRPr="00073674">
        <w:rPr>
          <w:b/>
        </w:rPr>
        <w:t>true</w:t>
      </w:r>
      <w:r>
        <w:t xml:space="preserve"> for </w:t>
      </w:r>
      <w:r w:rsidRPr="00073674">
        <w:rPr>
          <w:i/>
        </w:rPr>
        <w:t>Strict</w:t>
      </w:r>
      <w:r>
        <w:t>.</w:t>
      </w:r>
    </w:p>
    <w:p w14:paraId="73788C63" w14:textId="77777777" w:rsidR="004C02EF" w:rsidRDefault="004C02EF" w:rsidP="004C02EF">
      <w:r>
        <w:t xml:space="preserve">The abstract operation </w:t>
      </w:r>
      <w:r w:rsidRPr="005A1790">
        <w:rPr>
          <w:i/>
        </w:rPr>
        <w:t>MakeArgSetter</w:t>
      </w:r>
      <w:r>
        <w:t xml:space="preserve"> called with String </w:t>
      </w:r>
      <w:r w:rsidRPr="00E32218">
        <w:rPr>
          <w:rFonts w:ascii="Times New Roman" w:hAnsi="Times New Roman"/>
          <w:i/>
        </w:rPr>
        <w:t>name</w:t>
      </w:r>
      <w:r>
        <w:t xml:space="preserve"> and environment record </w:t>
      </w:r>
      <w:r w:rsidRPr="00E32218">
        <w:rPr>
          <w:rFonts w:ascii="Times New Roman" w:hAnsi="Times New Roman"/>
          <w:i/>
        </w:rPr>
        <w:t>env</w:t>
      </w:r>
      <w:r>
        <w:t xml:space="preserve"> creates a function object that when executed sets the value bound for </w:t>
      </w:r>
      <w:r w:rsidRPr="00E32218">
        <w:rPr>
          <w:rFonts w:ascii="Times New Roman" w:hAnsi="Times New Roman"/>
          <w:i/>
        </w:rPr>
        <w:t>name</w:t>
      </w:r>
      <w:r>
        <w:t xml:space="preserve"> in </w:t>
      </w:r>
      <w:r w:rsidRPr="00E32218">
        <w:rPr>
          <w:rFonts w:ascii="Times New Roman" w:hAnsi="Times New Roman"/>
          <w:i/>
        </w:rPr>
        <w:t>env</w:t>
      </w:r>
      <w:r>
        <w:t>.  It performs the following steps:</w:t>
      </w:r>
    </w:p>
    <w:p w14:paraId="72AEAFFE" w14:textId="77777777" w:rsidR="004C02EF" w:rsidRDefault="004C02EF" w:rsidP="004C02EF">
      <w:pPr>
        <w:pStyle w:val="Alg4"/>
        <w:numPr>
          <w:ilvl w:val="0"/>
          <w:numId w:val="387"/>
        </w:numPr>
      </w:pPr>
      <w:r>
        <w:t xml:space="preserve">Let </w:t>
      </w:r>
      <w:r w:rsidRPr="00F05E21">
        <w:rPr>
          <w:i/>
        </w:rPr>
        <w:t>param</w:t>
      </w:r>
      <w:r>
        <w:t xml:space="preserve"> be the String </w:t>
      </w:r>
      <w:r w:rsidRPr="005A1790">
        <w:rPr>
          <w:i/>
        </w:rPr>
        <w:t xml:space="preserve">name </w:t>
      </w:r>
      <w:r>
        <w:t>concatenated with the String  "</w:t>
      </w:r>
      <w:r w:rsidRPr="00C35DBB">
        <w:rPr>
          <w:rFonts w:ascii="Courier New" w:hAnsi="Courier New" w:cs="Courier New"/>
        </w:rPr>
        <w:t>_arg</w:t>
      </w:r>
      <w:r>
        <w:t>".</w:t>
      </w:r>
    </w:p>
    <w:p w14:paraId="32A29132" w14:textId="77777777" w:rsidR="004C02EF" w:rsidRDefault="004C02EF" w:rsidP="004C02EF">
      <w:pPr>
        <w:pStyle w:val="Alg4"/>
        <w:numPr>
          <w:ilvl w:val="0"/>
          <w:numId w:val="387"/>
        </w:numPr>
      </w:pPr>
      <w:r>
        <w:t xml:space="preserve">Let </w:t>
      </w:r>
      <w:r w:rsidRPr="000F4114">
        <w:rPr>
          <w:i/>
        </w:rPr>
        <w:t>body</w:t>
      </w:r>
      <w:r>
        <w:t xml:space="preserve"> be the String </w:t>
      </w:r>
      <w:r w:rsidRPr="005A1790">
        <w:rPr>
          <w:b/>
        </w:rPr>
        <w:t xml:space="preserve">"&lt;name&gt; </w:t>
      </w:r>
      <w:r w:rsidRPr="00C35DBB">
        <w:rPr>
          <w:rFonts w:ascii="Courier New" w:hAnsi="Courier New" w:cs="Courier New"/>
          <w:b/>
        </w:rPr>
        <w:t>=</w:t>
      </w:r>
      <w:r w:rsidRPr="005A1790">
        <w:rPr>
          <w:b/>
        </w:rPr>
        <w:t xml:space="preserve"> &lt;param&gt;</w:t>
      </w:r>
      <w:r w:rsidRPr="00C35DBB">
        <w:rPr>
          <w:rFonts w:ascii="Courier New" w:hAnsi="Courier New" w:cs="Courier New"/>
          <w:b/>
        </w:rPr>
        <w:t>;</w:t>
      </w:r>
      <w:r w:rsidRPr="005A1790">
        <w:rPr>
          <w:b/>
        </w:rPr>
        <w:t>"</w:t>
      </w:r>
      <w:r>
        <w:t xml:space="preserve"> with </w:t>
      </w:r>
      <w:r w:rsidRPr="005A1790">
        <w:rPr>
          <w:b/>
        </w:rPr>
        <w:t>&lt;name&gt;</w:t>
      </w:r>
      <w:r>
        <w:t xml:space="preserve"> replaced by the value of </w:t>
      </w:r>
      <w:r w:rsidRPr="005A1790">
        <w:rPr>
          <w:i/>
        </w:rPr>
        <w:t xml:space="preserve">name </w:t>
      </w:r>
      <w:r>
        <w:t xml:space="preserve">and </w:t>
      </w:r>
      <w:r w:rsidRPr="005A1790">
        <w:rPr>
          <w:b/>
        </w:rPr>
        <w:t xml:space="preserve">&lt;param&gt; </w:t>
      </w:r>
      <w:r>
        <w:t xml:space="preserve">replaced by the value of </w:t>
      </w:r>
      <w:r w:rsidRPr="005A1790">
        <w:rPr>
          <w:i/>
        </w:rPr>
        <w:t>param</w:t>
      </w:r>
      <w:r>
        <w:t>.</w:t>
      </w:r>
    </w:p>
    <w:p w14:paraId="21A8F0A0" w14:textId="77777777" w:rsidR="004C02EF" w:rsidRDefault="004C02EF" w:rsidP="004C02EF">
      <w:pPr>
        <w:pStyle w:val="Alg4"/>
        <w:numPr>
          <w:ilvl w:val="0"/>
          <w:numId w:val="387"/>
        </w:numPr>
        <w:spacing w:after="220"/>
      </w:pPr>
      <w:r>
        <w:t xml:space="preserve">Return the result of creating a function object as described in 13.2 using a List containing the single String </w:t>
      </w:r>
      <w:r w:rsidRPr="005A1790">
        <w:rPr>
          <w:i/>
        </w:rPr>
        <w:t xml:space="preserve">param </w:t>
      </w:r>
      <w:r>
        <w:t xml:space="preserve">as </w:t>
      </w:r>
      <w:r w:rsidRPr="005A1790">
        <w:rPr>
          <w:i/>
        </w:rPr>
        <w:t>FormalParameterList</w:t>
      </w:r>
      <w:r>
        <w:t xml:space="preserve">, </w:t>
      </w:r>
      <w:r w:rsidRPr="005A1790">
        <w:rPr>
          <w:i/>
        </w:rPr>
        <w:t>body</w:t>
      </w:r>
      <w:r>
        <w:t xml:space="preserve"> for </w:t>
      </w:r>
      <w:r w:rsidRPr="005A1790">
        <w:rPr>
          <w:i/>
        </w:rPr>
        <w:t>FunctionBody</w:t>
      </w:r>
      <w:r>
        <w:t>,</w:t>
      </w:r>
      <w:r w:rsidRPr="000F4114">
        <w:t xml:space="preserve"> </w:t>
      </w:r>
      <w:r w:rsidRPr="005A1790">
        <w:rPr>
          <w:i/>
        </w:rPr>
        <w:t>env</w:t>
      </w:r>
      <w:r>
        <w:t xml:space="preserve"> as </w:t>
      </w:r>
      <w:r w:rsidRPr="005A1790">
        <w:rPr>
          <w:i/>
        </w:rPr>
        <w:t>Scope</w:t>
      </w:r>
      <w:r>
        <w:t xml:space="preserve">, and </w:t>
      </w:r>
      <w:r w:rsidRPr="00073674">
        <w:rPr>
          <w:b/>
        </w:rPr>
        <w:t>true</w:t>
      </w:r>
      <w:r>
        <w:t xml:space="preserve"> for </w:t>
      </w:r>
      <w:r w:rsidRPr="00073674">
        <w:rPr>
          <w:i/>
        </w:rPr>
        <w:t>Strict</w:t>
      </w:r>
      <w:r>
        <w:t>.</w:t>
      </w:r>
    </w:p>
    <w:p w14:paraId="6923EC36" w14:textId="77777777" w:rsidR="004C02EF" w:rsidRDefault="004C02EF" w:rsidP="004C02EF">
      <w:r>
        <w:t xml:space="preserve">The [[Get]] internal method of an arguments object for a non-strict mode function with formal parameters when called with a property name </w:t>
      </w:r>
      <w:r w:rsidRPr="00E32218">
        <w:rPr>
          <w:rFonts w:ascii="Times New Roman" w:hAnsi="Times New Roman"/>
          <w:i/>
        </w:rPr>
        <w:t>P</w:t>
      </w:r>
      <w:r>
        <w:t xml:space="preserve"> performs the following steps:</w:t>
      </w:r>
    </w:p>
    <w:p w14:paraId="2229B567" w14:textId="77777777" w:rsidR="004C02EF" w:rsidRDefault="004C02EF" w:rsidP="004C02EF">
      <w:pPr>
        <w:pStyle w:val="Alg4"/>
        <w:numPr>
          <w:ilvl w:val="0"/>
          <w:numId w:val="388"/>
        </w:numPr>
      </w:pPr>
      <w:r>
        <w:t xml:space="preserve">Let </w:t>
      </w:r>
      <w:r>
        <w:rPr>
          <w:i/>
        </w:rPr>
        <w:t>map</w:t>
      </w:r>
      <w:r>
        <w:t xml:space="preserve"> be the value of the  [[ParameterMap]] internal property of the arguments object.</w:t>
      </w:r>
    </w:p>
    <w:p w14:paraId="3520E578" w14:textId="77777777" w:rsidR="004C02EF" w:rsidRDefault="004C02EF" w:rsidP="004C02EF">
      <w:pPr>
        <w:pStyle w:val="Alg4"/>
        <w:numPr>
          <w:ilvl w:val="0"/>
          <w:numId w:val="388"/>
        </w:numPr>
      </w:pPr>
      <w:r>
        <w:t xml:space="preserve">Let </w:t>
      </w:r>
      <w:r>
        <w:rPr>
          <w:i/>
        </w:rPr>
        <w:t>isMapped</w:t>
      </w:r>
      <w:r>
        <w:t xml:space="preserve"> be the result of calling the [[GetOwnProperty]] internal method of </w:t>
      </w:r>
      <w:r>
        <w:rPr>
          <w:i/>
        </w:rPr>
        <w:t>map</w:t>
      </w:r>
      <w:r>
        <w:t xml:space="preserve"> passing </w:t>
      </w:r>
      <w:r>
        <w:rPr>
          <w:i/>
        </w:rPr>
        <w:t>P</w:t>
      </w:r>
      <w:r>
        <w:t xml:space="preserve"> as the argument.</w:t>
      </w:r>
    </w:p>
    <w:p w14:paraId="4A0FF726" w14:textId="77777777" w:rsidR="004C02EF" w:rsidRDefault="004C02EF" w:rsidP="004C02EF">
      <w:pPr>
        <w:pStyle w:val="Alg4"/>
        <w:numPr>
          <w:ilvl w:val="0"/>
          <w:numId w:val="388"/>
        </w:numPr>
      </w:pPr>
      <w:r>
        <w:t xml:space="preserve">If the value of </w:t>
      </w:r>
      <w:r>
        <w:rPr>
          <w:i/>
        </w:rPr>
        <w:t>isMapped</w:t>
      </w:r>
      <w:r>
        <w:t xml:space="preserve"> is </w:t>
      </w:r>
      <w:r>
        <w:rPr>
          <w:b/>
        </w:rPr>
        <w:t>undefined</w:t>
      </w:r>
      <w:r>
        <w:t>, then</w:t>
      </w:r>
    </w:p>
    <w:p w14:paraId="61893C60" w14:textId="77777777" w:rsidR="004C02EF" w:rsidRDefault="004C02EF" w:rsidP="004C02EF">
      <w:pPr>
        <w:pStyle w:val="Alg4"/>
        <w:numPr>
          <w:ilvl w:val="1"/>
          <w:numId w:val="388"/>
        </w:numPr>
      </w:pPr>
      <w:r>
        <w:t xml:space="preserve">Let </w:t>
      </w:r>
      <w:r w:rsidRPr="00B02EB7">
        <w:rPr>
          <w:i/>
        </w:rPr>
        <w:t>v</w:t>
      </w:r>
      <w:r>
        <w:t xml:space="preserve"> be the result of calling the default [[Get]] internal method (8.12.3) on the arguments object  passing </w:t>
      </w:r>
      <w:r>
        <w:rPr>
          <w:i/>
        </w:rPr>
        <w:t>P</w:t>
      </w:r>
      <w:r>
        <w:t xml:space="preserve"> as the argument.</w:t>
      </w:r>
    </w:p>
    <w:p w14:paraId="68DE2B54" w14:textId="77777777" w:rsidR="004C02EF" w:rsidRDefault="004C02EF" w:rsidP="004C02EF">
      <w:pPr>
        <w:pStyle w:val="Alg4"/>
        <w:numPr>
          <w:ilvl w:val="1"/>
          <w:numId w:val="388"/>
        </w:numPr>
      </w:pPr>
      <w:r w:rsidRPr="00B02EB7">
        <w:t xml:space="preserve"> </w:t>
      </w:r>
      <w:r>
        <w:t xml:space="preserve">If </w:t>
      </w:r>
      <w:r w:rsidRPr="00B02EB7">
        <w:rPr>
          <w:i/>
        </w:rPr>
        <w:t>P</w:t>
      </w:r>
      <w:r>
        <w:t xml:space="preserve"> is </w:t>
      </w:r>
      <w:r>
        <w:rPr>
          <w:rFonts w:ascii="Courier New" w:hAnsi="Courier New"/>
          <w:b/>
        </w:rPr>
        <w:t xml:space="preserve">"caller" </w:t>
      </w:r>
      <w:r w:rsidRPr="004A1694">
        <w:t xml:space="preserve">and </w:t>
      </w:r>
      <w:r w:rsidRPr="00E149D0">
        <w:rPr>
          <w:i/>
        </w:rPr>
        <w:t>v</w:t>
      </w:r>
      <w:r w:rsidRPr="004A1694">
        <w:t xml:space="preserve"> is a </w:t>
      </w:r>
      <w:r>
        <w:t xml:space="preserve">strict mode </w:t>
      </w:r>
      <w:r w:rsidRPr="004A1694">
        <w:t>Fun</w:t>
      </w:r>
      <w:r>
        <w:t xml:space="preserve">ction object, throw a </w:t>
      </w:r>
      <w:r>
        <w:rPr>
          <w:b/>
        </w:rPr>
        <w:t>TypeError</w:t>
      </w:r>
      <w:r>
        <w:t xml:space="preserve"> exception.</w:t>
      </w:r>
    </w:p>
    <w:p w14:paraId="2E312A68" w14:textId="77777777" w:rsidR="004C02EF" w:rsidRDefault="004C02EF" w:rsidP="004C02EF">
      <w:pPr>
        <w:pStyle w:val="Alg4"/>
        <w:numPr>
          <w:ilvl w:val="1"/>
          <w:numId w:val="388"/>
        </w:numPr>
      </w:pPr>
      <w:r>
        <w:t xml:space="preserve">Return </w:t>
      </w:r>
      <w:r w:rsidRPr="00B02EB7">
        <w:rPr>
          <w:i/>
        </w:rPr>
        <w:t>v</w:t>
      </w:r>
      <w:r>
        <w:t>.</w:t>
      </w:r>
    </w:p>
    <w:p w14:paraId="2F34990C" w14:textId="77777777" w:rsidR="004C02EF" w:rsidRDefault="004C02EF" w:rsidP="004C02EF">
      <w:pPr>
        <w:pStyle w:val="Alg4"/>
        <w:numPr>
          <w:ilvl w:val="0"/>
          <w:numId w:val="388"/>
        </w:numPr>
      </w:pPr>
      <w:r>
        <w:t xml:space="preserve">Else, </w:t>
      </w:r>
      <w:r>
        <w:rPr>
          <w:i/>
        </w:rPr>
        <w:t>map</w:t>
      </w:r>
      <w:r>
        <w:t xml:space="preserve"> contains a formal parameter mapping for </w:t>
      </w:r>
      <w:r>
        <w:rPr>
          <w:i/>
        </w:rPr>
        <w:t>P</w:t>
      </w:r>
      <w:r>
        <w:t xml:space="preserve"> so, </w:t>
      </w:r>
    </w:p>
    <w:p w14:paraId="0FE01CDB" w14:textId="77777777" w:rsidR="004C02EF" w:rsidRDefault="004C02EF" w:rsidP="004C02EF">
      <w:pPr>
        <w:pStyle w:val="Alg4"/>
        <w:numPr>
          <w:ilvl w:val="1"/>
          <w:numId w:val="388"/>
        </w:numPr>
        <w:spacing w:after="120"/>
      </w:pPr>
      <w:r>
        <w:t xml:space="preserve">Return the result of calling the [[Get]] internal method of </w:t>
      </w:r>
      <w:r>
        <w:rPr>
          <w:i/>
        </w:rPr>
        <w:t>map</w:t>
      </w:r>
      <w:r>
        <w:t xml:space="preserve"> passing </w:t>
      </w:r>
      <w:r>
        <w:rPr>
          <w:i/>
        </w:rPr>
        <w:t>P</w:t>
      </w:r>
      <w:r>
        <w:t xml:space="preserve"> as the argument.</w:t>
      </w:r>
    </w:p>
    <w:p w14:paraId="23BFB994" w14:textId="77777777" w:rsidR="004C02EF" w:rsidRDefault="004C02EF" w:rsidP="004C02EF">
      <w:r>
        <w:t xml:space="preserve">The [[GetOwnProperty]] internal method of an arguments object for a non-strict mode function with formal parameters when called with a property name </w:t>
      </w:r>
      <w:r w:rsidRPr="00E32218">
        <w:rPr>
          <w:rFonts w:ascii="Times New Roman" w:hAnsi="Times New Roman"/>
          <w:i/>
        </w:rPr>
        <w:t>P</w:t>
      </w:r>
      <w:r>
        <w:t xml:space="preserve"> performs the following steps:</w:t>
      </w:r>
    </w:p>
    <w:p w14:paraId="0D3F2934" w14:textId="77777777" w:rsidR="004C02EF" w:rsidRDefault="004C02EF" w:rsidP="004C02EF">
      <w:pPr>
        <w:pStyle w:val="Alg4"/>
        <w:numPr>
          <w:ilvl w:val="0"/>
          <w:numId w:val="389"/>
        </w:numPr>
      </w:pPr>
      <w:r>
        <w:t xml:space="preserve">Let </w:t>
      </w:r>
      <w:r>
        <w:rPr>
          <w:i/>
        </w:rPr>
        <w:t>desc</w:t>
      </w:r>
      <w:r>
        <w:t xml:space="preserve"> be the result of calling the default [[GetOwnProperty]] internal method (8.12.1) on the arguments object passing </w:t>
      </w:r>
      <w:r>
        <w:rPr>
          <w:i/>
        </w:rPr>
        <w:t>P</w:t>
      </w:r>
      <w:r>
        <w:t xml:space="preserve"> as the argument.</w:t>
      </w:r>
    </w:p>
    <w:p w14:paraId="4B1C597A" w14:textId="77777777" w:rsidR="004C02EF" w:rsidRDefault="004C02EF" w:rsidP="004C02EF">
      <w:pPr>
        <w:pStyle w:val="Alg4"/>
        <w:numPr>
          <w:ilvl w:val="0"/>
          <w:numId w:val="389"/>
        </w:numPr>
      </w:pPr>
      <w:r>
        <w:t xml:space="preserve">If </w:t>
      </w:r>
      <w:r>
        <w:rPr>
          <w:i/>
        </w:rPr>
        <w:t>desc</w:t>
      </w:r>
      <w:r>
        <w:t xml:space="preserve"> is </w:t>
      </w:r>
      <w:r>
        <w:rPr>
          <w:b/>
        </w:rPr>
        <w:t>undefined</w:t>
      </w:r>
      <w:r>
        <w:t xml:space="preserve"> then return </w:t>
      </w:r>
      <w:r>
        <w:rPr>
          <w:i/>
        </w:rPr>
        <w:t>desc</w:t>
      </w:r>
      <w:r>
        <w:t>.</w:t>
      </w:r>
    </w:p>
    <w:p w14:paraId="19A16FE5" w14:textId="77777777" w:rsidR="004C02EF" w:rsidRDefault="004C02EF" w:rsidP="004C02EF">
      <w:pPr>
        <w:pStyle w:val="Alg4"/>
        <w:numPr>
          <w:ilvl w:val="0"/>
          <w:numId w:val="389"/>
        </w:numPr>
      </w:pPr>
      <w:r>
        <w:t xml:space="preserve">Let </w:t>
      </w:r>
      <w:r>
        <w:rPr>
          <w:i/>
        </w:rPr>
        <w:t>map</w:t>
      </w:r>
      <w:r>
        <w:t xml:space="preserve"> be the value of the  [[ParameterMap]] internal property of the arguments object.</w:t>
      </w:r>
    </w:p>
    <w:p w14:paraId="614E5E1C" w14:textId="77777777" w:rsidR="004C02EF" w:rsidRDefault="004C02EF" w:rsidP="004C02EF">
      <w:pPr>
        <w:pStyle w:val="Alg4"/>
        <w:numPr>
          <w:ilvl w:val="0"/>
          <w:numId w:val="389"/>
        </w:numPr>
      </w:pPr>
      <w:r>
        <w:t xml:space="preserve">Let </w:t>
      </w:r>
      <w:r>
        <w:rPr>
          <w:i/>
        </w:rPr>
        <w:t>isMapped</w:t>
      </w:r>
      <w:r>
        <w:t xml:space="preserve"> be the result of calling the [[GetOwnProperty]] internal method of </w:t>
      </w:r>
      <w:r>
        <w:rPr>
          <w:i/>
        </w:rPr>
        <w:t>map</w:t>
      </w:r>
      <w:r>
        <w:t xml:space="preserve"> passing </w:t>
      </w:r>
      <w:r>
        <w:rPr>
          <w:i/>
        </w:rPr>
        <w:t>P</w:t>
      </w:r>
      <w:r>
        <w:t xml:space="preserve"> as the argument.</w:t>
      </w:r>
    </w:p>
    <w:p w14:paraId="167D41AC" w14:textId="77777777" w:rsidR="004C02EF" w:rsidRDefault="004C02EF" w:rsidP="004C02EF">
      <w:pPr>
        <w:pStyle w:val="Alg4"/>
        <w:numPr>
          <w:ilvl w:val="0"/>
          <w:numId w:val="389"/>
        </w:numPr>
      </w:pPr>
      <w:r>
        <w:t xml:space="preserve">If the value of </w:t>
      </w:r>
      <w:r>
        <w:rPr>
          <w:i/>
        </w:rPr>
        <w:t>isMapped</w:t>
      </w:r>
      <w:r>
        <w:t xml:space="preserve"> is not </w:t>
      </w:r>
      <w:r>
        <w:rPr>
          <w:b/>
        </w:rPr>
        <w:t>undefined</w:t>
      </w:r>
      <w:r>
        <w:t>, then</w:t>
      </w:r>
    </w:p>
    <w:p w14:paraId="5E4D33BB" w14:textId="77777777" w:rsidR="004C02EF" w:rsidRDefault="004C02EF" w:rsidP="004C02EF">
      <w:pPr>
        <w:pStyle w:val="Alg4"/>
        <w:numPr>
          <w:ilvl w:val="1"/>
          <w:numId w:val="389"/>
        </w:numPr>
      </w:pPr>
      <w:r>
        <w:t xml:space="preserve">Set </w:t>
      </w:r>
      <w:r>
        <w:rPr>
          <w:i/>
        </w:rPr>
        <w:t>desc</w:t>
      </w:r>
      <w:r>
        <w:t xml:space="preserve">.[[Value]] to the result of calling the [[Get]] internal method of </w:t>
      </w:r>
      <w:r>
        <w:rPr>
          <w:i/>
        </w:rPr>
        <w:t>map</w:t>
      </w:r>
      <w:r>
        <w:t xml:space="preserve"> passing </w:t>
      </w:r>
      <w:r>
        <w:rPr>
          <w:i/>
        </w:rPr>
        <w:t>P</w:t>
      </w:r>
      <w:r>
        <w:t xml:space="preserve"> as the argument.</w:t>
      </w:r>
    </w:p>
    <w:p w14:paraId="52C67B61" w14:textId="77777777" w:rsidR="004C02EF" w:rsidRDefault="004C02EF" w:rsidP="004C02EF">
      <w:pPr>
        <w:pStyle w:val="Alg4"/>
        <w:numPr>
          <w:ilvl w:val="0"/>
          <w:numId w:val="389"/>
        </w:numPr>
        <w:spacing w:after="120"/>
      </w:pPr>
      <w:r>
        <w:t xml:space="preserve">Return </w:t>
      </w:r>
      <w:r>
        <w:rPr>
          <w:i/>
        </w:rPr>
        <w:t>desc</w:t>
      </w:r>
      <w:r>
        <w:t xml:space="preserve">. </w:t>
      </w:r>
    </w:p>
    <w:p w14:paraId="2378080A" w14:textId="77777777" w:rsidR="004C02EF" w:rsidRDefault="004C02EF" w:rsidP="004C02EF">
      <w:r>
        <w:t xml:space="preserve">The [[DefineOwnProperty]] internal method of an arguments object  for a non-strict mode function with formal parameters when called with a property name </w:t>
      </w:r>
      <w:r w:rsidRPr="00E32218">
        <w:rPr>
          <w:rFonts w:ascii="Times New Roman" w:hAnsi="Times New Roman"/>
          <w:i/>
        </w:rPr>
        <w:t>P</w:t>
      </w:r>
      <w:r>
        <w:t xml:space="preserve">, Property Descriptor </w:t>
      </w:r>
      <w:r w:rsidRPr="00E32218">
        <w:rPr>
          <w:rFonts w:ascii="Times New Roman" w:hAnsi="Times New Roman"/>
          <w:i/>
        </w:rPr>
        <w:t>Desc</w:t>
      </w:r>
      <w:r>
        <w:t xml:space="preserve">, and Boolean flag </w:t>
      </w:r>
      <w:r w:rsidRPr="00E32218">
        <w:rPr>
          <w:rFonts w:ascii="Times New Roman" w:hAnsi="Times New Roman"/>
          <w:i/>
        </w:rPr>
        <w:t>Throw</w:t>
      </w:r>
      <w:r>
        <w:t xml:space="preserve"> performs the following steps:</w:t>
      </w:r>
    </w:p>
    <w:p w14:paraId="4ED92C44" w14:textId="77777777" w:rsidR="004C02EF" w:rsidRPr="0013539B" w:rsidRDefault="004C02EF" w:rsidP="004C02EF">
      <w:pPr>
        <w:pStyle w:val="Alg4"/>
        <w:numPr>
          <w:ilvl w:val="0"/>
          <w:numId w:val="390"/>
        </w:numPr>
      </w:pPr>
      <w:r>
        <w:t xml:space="preserve">Let </w:t>
      </w:r>
      <w:r w:rsidRPr="0013539B">
        <w:rPr>
          <w:i/>
        </w:rPr>
        <w:t xml:space="preserve">map </w:t>
      </w:r>
      <w:r w:rsidRPr="0013539B">
        <w:t>be the value of the  [[ParameterMap]] internal property of the arguments object.</w:t>
      </w:r>
    </w:p>
    <w:p w14:paraId="7C84153A" w14:textId="77777777" w:rsidR="004C02EF" w:rsidRPr="0013539B" w:rsidRDefault="004C02EF" w:rsidP="004C02EF">
      <w:pPr>
        <w:pStyle w:val="Alg4"/>
        <w:numPr>
          <w:ilvl w:val="0"/>
          <w:numId w:val="390"/>
        </w:numPr>
      </w:pPr>
      <w:r w:rsidRPr="0013539B">
        <w:t xml:space="preserve">Let </w:t>
      </w:r>
      <w:r w:rsidRPr="0013539B">
        <w:rPr>
          <w:i/>
        </w:rPr>
        <w:t xml:space="preserve">isMapped </w:t>
      </w:r>
      <w:r w:rsidRPr="0013539B">
        <w:t xml:space="preserve">be the result of calling the [[GetOwnProperty]] internal method of </w:t>
      </w:r>
      <w:r w:rsidRPr="000F4114">
        <w:rPr>
          <w:i/>
        </w:rPr>
        <w:t>map</w:t>
      </w:r>
      <w:r w:rsidRPr="0013539B">
        <w:t xml:space="preserve"> passing </w:t>
      </w:r>
      <w:r w:rsidRPr="0013539B">
        <w:rPr>
          <w:i/>
        </w:rPr>
        <w:t xml:space="preserve">P </w:t>
      </w:r>
      <w:r w:rsidRPr="0013539B">
        <w:t>as the argument.</w:t>
      </w:r>
    </w:p>
    <w:p w14:paraId="722F3AD1" w14:textId="77777777" w:rsidR="004C02EF" w:rsidRPr="0013539B" w:rsidRDefault="004C02EF" w:rsidP="004C02EF">
      <w:pPr>
        <w:pStyle w:val="Alg4"/>
        <w:numPr>
          <w:ilvl w:val="0"/>
          <w:numId w:val="390"/>
        </w:numPr>
      </w:pPr>
      <w:r w:rsidRPr="0013539B">
        <w:t xml:space="preserve">Let </w:t>
      </w:r>
      <w:r w:rsidRPr="0013539B">
        <w:rPr>
          <w:i/>
        </w:rPr>
        <w:t xml:space="preserve">allowed </w:t>
      </w:r>
      <w:r w:rsidRPr="0013539B">
        <w:t>be the result of calling the default [[DefineOwnProperty]] internal method (8.12.</w:t>
      </w:r>
      <w:r>
        <w:t>9) on the arguments object</w:t>
      </w:r>
      <w:r w:rsidRPr="0013539B">
        <w:t xml:space="preserve"> passing </w:t>
      </w:r>
      <w:r w:rsidRPr="0013539B">
        <w:rPr>
          <w:i/>
        </w:rPr>
        <w:t>P</w:t>
      </w:r>
      <w:r w:rsidRPr="0013539B">
        <w:t xml:space="preserve">, </w:t>
      </w:r>
      <w:r w:rsidRPr="0013539B">
        <w:rPr>
          <w:i/>
        </w:rPr>
        <w:t>Desc</w:t>
      </w:r>
      <w:r w:rsidRPr="0013539B">
        <w:t xml:space="preserve">, and </w:t>
      </w:r>
      <w:r w:rsidRPr="0013539B">
        <w:rPr>
          <w:b/>
        </w:rPr>
        <w:t xml:space="preserve">false </w:t>
      </w:r>
      <w:r w:rsidRPr="0013539B">
        <w:t>as the arguments.</w:t>
      </w:r>
    </w:p>
    <w:p w14:paraId="18F061BC" w14:textId="77777777" w:rsidR="004C02EF" w:rsidRPr="0013539B" w:rsidRDefault="004C02EF" w:rsidP="004C02EF">
      <w:pPr>
        <w:pStyle w:val="Alg4"/>
        <w:numPr>
          <w:ilvl w:val="0"/>
          <w:numId w:val="390"/>
        </w:numPr>
      </w:pPr>
      <w:r w:rsidRPr="0013539B">
        <w:t xml:space="preserve">If </w:t>
      </w:r>
      <w:r w:rsidRPr="00441620">
        <w:rPr>
          <w:i/>
        </w:rPr>
        <w:t>allowed</w:t>
      </w:r>
      <w:r w:rsidRPr="0013539B">
        <w:t xml:space="preserve"> is </w:t>
      </w:r>
      <w:r w:rsidRPr="00441620">
        <w:rPr>
          <w:b/>
        </w:rPr>
        <w:t>false</w:t>
      </w:r>
      <w:r w:rsidRPr="0013539B">
        <w:t xml:space="preserve">, </w:t>
      </w:r>
      <w:r>
        <w:t>then</w:t>
      </w:r>
    </w:p>
    <w:p w14:paraId="58E21BDF" w14:textId="77777777" w:rsidR="004C02EF" w:rsidRDefault="004C02EF" w:rsidP="004C02EF">
      <w:pPr>
        <w:pStyle w:val="Alg4"/>
        <w:numPr>
          <w:ilvl w:val="1"/>
          <w:numId w:val="390"/>
        </w:numPr>
      </w:pPr>
      <w:r>
        <w:t xml:space="preserve">If </w:t>
      </w:r>
      <w:r w:rsidRPr="000F1794">
        <w:rPr>
          <w:i/>
        </w:rPr>
        <w:t xml:space="preserve">Throw </w:t>
      </w:r>
      <w:r>
        <w:t xml:space="preserve">is </w:t>
      </w:r>
      <w:r w:rsidRPr="000F1794">
        <w:rPr>
          <w:b/>
        </w:rPr>
        <w:t xml:space="preserve">true </w:t>
      </w:r>
      <w:r>
        <w:t xml:space="preserve">then throw a </w:t>
      </w:r>
      <w:r w:rsidRPr="00B5225D">
        <w:rPr>
          <w:b/>
        </w:rPr>
        <w:t xml:space="preserve">TypeError </w:t>
      </w:r>
      <w:r>
        <w:t xml:space="preserve">exception, otherwise return </w:t>
      </w:r>
      <w:r w:rsidRPr="00B5225D">
        <w:rPr>
          <w:b/>
        </w:rPr>
        <w:t>false</w:t>
      </w:r>
      <w:r>
        <w:t>.</w:t>
      </w:r>
    </w:p>
    <w:p w14:paraId="75542B27" w14:textId="77777777" w:rsidR="004C02EF" w:rsidRPr="0013539B" w:rsidRDefault="004C02EF" w:rsidP="004C02EF">
      <w:pPr>
        <w:pStyle w:val="Alg4"/>
        <w:numPr>
          <w:ilvl w:val="0"/>
          <w:numId w:val="390"/>
        </w:numPr>
      </w:pPr>
      <w:r w:rsidRPr="0013539B">
        <w:t xml:space="preserve">If the value of </w:t>
      </w:r>
      <w:r w:rsidRPr="00B5225D">
        <w:rPr>
          <w:i/>
        </w:rPr>
        <w:t xml:space="preserve">isMapped </w:t>
      </w:r>
      <w:r w:rsidRPr="0013539B">
        <w:t xml:space="preserve">is not </w:t>
      </w:r>
      <w:r w:rsidRPr="00B5225D">
        <w:rPr>
          <w:b/>
        </w:rPr>
        <w:t>undefined</w:t>
      </w:r>
      <w:r w:rsidRPr="0013539B">
        <w:t>, then</w:t>
      </w:r>
    </w:p>
    <w:p w14:paraId="39085BA6" w14:textId="77777777" w:rsidR="004C02EF" w:rsidRPr="0013539B" w:rsidRDefault="004C02EF" w:rsidP="004C02EF">
      <w:pPr>
        <w:pStyle w:val="Alg4"/>
        <w:numPr>
          <w:ilvl w:val="1"/>
          <w:numId w:val="390"/>
        </w:numPr>
      </w:pPr>
      <w:r w:rsidRPr="0013539B">
        <w:t>If IsAccessorDescriptor(</w:t>
      </w:r>
      <w:r w:rsidRPr="00B5225D">
        <w:rPr>
          <w:i/>
        </w:rPr>
        <w:t>Desc</w:t>
      </w:r>
      <w:r w:rsidRPr="0013539B">
        <w:t xml:space="preserve">) is </w:t>
      </w:r>
      <w:r w:rsidRPr="00B5225D">
        <w:rPr>
          <w:b/>
        </w:rPr>
        <w:t>true</w:t>
      </w:r>
      <w:r w:rsidRPr="0013539B">
        <w:t>, then</w:t>
      </w:r>
    </w:p>
    <w:p w14:paraId="10B0B91D" w14:textId="77777777" w:rsidR="004C02EF" w:rsidRPr="0013539B" w:rsidRDefault="004C02EF" w:rsidP="004C02EF">
      <w:pPr>
        <w:pStyle w:val="Alg4"/>
        <w:numPr>
          <w:ilvl w:val="2"/>
          <w:numId w:val="390"/>
        </w:numPr>
      </w:pPr>
      <w:r w:rsidRPr="0013539B">
        <w:t xml:space="preserve">Call the [[Delete]] internal method of </w:t>
      </w:r>
      <w:r w:rsidRPr="00B5225D">
        <w:rPr>
          <w:i/>
        </w:rPr>
        <w:t xml:space="preserve">map </w:t>
      </w:r>
      <w:r w:rsidRPr="0013539B">
        <w:t xml:space="preserve">passing </w:t>
      </w:r>
      <w:r w:rsidRPr="00B5225D">
        <w:rPr>
          <w:i/>
        </w:rPr>
        <w:t>P</w:t>
      </w:r>
      <w:r w:rsidRPr="0013539B">
        <w:t xml:space="preserve">, and </w:t>
      </w:r>
      <w:r w:rsidRPr="00B5225D">
        <w:rPr>
          <w:b/>
        </w:rPr>
        <w:t xml:space="preserve">false </w:t>
      </w:r>
      <w:r w:rsidRPr="0013539B">
        <w:t>as the arguments.</w:t>
      </w:r>
    </w:p>
    <w:p w14:paraId="66BA3DC9" w14:textId="77777777" w:rsidR="004C02EF" w:rsidRPr="0013539B" w:rsidRDefault="004C02EF" w:rsidP="004C02EF">
      <w:pPr>
        <w:pStyle w:val="Alg4"/>
        <w:numPr>
          <w:ilvl w:val="1"/>
          <w:numId w:val="390"/>
        </w:numPr>
      </w:pPr>
      <w:r w:rsidRPr="0013539B">
        <w:t>Else</w:t>
      </w:r>
    </w:p>
    <w:p w14:paraId="11E14753" w14:textId="77777777" w:rsidR="004C02EF" w:rsidRDefault="004C02EF" w:rsidP="004C02EF">
      <w:pPr>
        <w:pStyle w:val="Alg4"/>
        <w:numPr>
          <w:ilvl w:val="2"/>
          <w:numId w:val="390"/>
        </w:numPr>
      </w:pPr>
      <w:r>
        <w:t>I</w:t>
      </w:r>
      <w:r w:rsidRPr="0013539B">
        <w:t xml:space="preserve">f </w:t>
      </w:r>
      <w:r w:rsidRPr="003D39C1">
        <w:rPr>
          <w:i/>
        </w:rPr>
        <w:t>Desc</w:t>
      </w:r>
      <w:r w:rsidRPr="0013539B">
        <w:t>.[[Value]] is present, then</w:t>
      </w:r>
    </w:p>
    <w:p w14:paraId="0A7A05EF" w14:textId="77777777" w:rsidR="004C02EF" w:rsidRPr="0013539B" w:rsidRDefault="004C02EF" w:rsidP="004C02EF">
      <w:pPr>
        <w:pStyle w:val="Alg4"/>
        <w:numPr>
          <w:ilvl w:val="3"/>
          <w:numId w:val="390"/>
        </w:numPr>
      </w:pPr>
      <w:r w:rsidRPr="0013539B">
        <w:t xml:space="preserve">Call the </w:t>
      </w:r>
      <w:r>
        <w:t>[[Put]]</w:t>
      </w:r>
      <w:r w:rsidRPr="0013539B">
        <w:t xml:space="preserve"> internal method of </w:t>
      </w:r>
      <w:r w:rsidRPr="00B5225D">
        <w:rPr>
          <w:i/>
        </w:rPr>
        <w:t xml:space="preserve">map </w:t>
      </w:r>
      <w:r w:rsidRPr="0013539B">
        <w:t xml:space="preserve">passing </w:t>
      </w:r>
      <w:r w:rsidRPr="00B5225D">
        <w:rPr>
          <w:i/>
        </w:rPr>
        <w:t>P</w:t>
      </w:r>
      <w:r w:rsidRPr="0013539B">
        <w:t xml:space="preserve">, </w:t>
      </w:r>
      <w:r w:rsidRPr="00B5225D">
        <w:rPr>
          <w:i/>
        </w:rPr>
        <w:t>Desc</w:t>
      </w:r>
      <w:r w:rsidRPr="0013539B">
        <w:t xml:space="preserve">.[[Value]], and </w:t>
      </w:r>
      <w:r w:rsidRPr="00B5225D">
        <w:rPr>
          <w:i/>
        </w:rPr>
        <w:t xml:space="preserve">Throw </w:t>
      </w:r>
      <w:r w:rsidRPr="0013539B">
        <w:t>as the arguments.</w:t>
      </w:r>
    </w:p>
    <w:p w14:paraId="06425FF2" w14:textId="77777777" w:rsidR="004C02EF" w:rsidRDefault="004C02EF" w:rsidP="004C02EF">
      <w:pPr>
        <w:pStyle w:val="Alg4"/>
        <w:numPr>
          <w:ilvl w:val="2"/>
          <w:numId w:val="390"/>
        </w:numPr>
      </w:pPr>
      <w:r>
        <w:t xml:space="preserve">If </w:t>
      </w:r>
      <w:r w:rsidRPr="00B5225D">
        <w:rPr>
          <w:i/>
        </w:rPr>
        <w:t>Desc</w:t>
      </w:r>
      <w:r>
        <w:t xml:space="preserve">.[[Writable]] is present and its value is </w:t>
      </w:r>
      <w:r w:rsidRPr="00B5225D">
        <w:rPr>
          <w:b/>
        </w:rPr>
        <w:t>false</w:t>
      </w:r>
      <w:r>
        <w:t>, then</w:t>
      </w:r>
    </w:p>
    <w:p w14:paraId="3B676A48" w14:textId="77777777" w:rsidR="004C02EF" w:rsidRDefault="004C02EF" w:rsidP="004C02EF">
      <w:pPr>
        <w:pStyle w:val="Alg4"/>
        <w:numPr>
          <w:ilvl w:val="3"/>
          <w:numId w:val="390"/>
        </w:numPr>
      </w:pPr>
      <w:r>
        <w:t xml:space="preserve">Call the [[Delete]] internal method of </w:t>
      </w:r>
      <w:r w:rsidRPr="00B5225D">
        <w:rPr>
          <w:i/>
        </w:rPr>
        <w:t xml:space="preserve">map </w:t>
      </w:r>
      <w:r>
        <w:t xml:space="preserve">passing </w:t>
      </w:r>
      <w:r w:rsidRPr="00B5225D">
        <w:rPr>
          <w:i/>
        </w:rPr>
        <w:t xml:space="preserve">P </w:t>
      </w:r>
      <w:r>
        <w:t xml:space="preserve">and </w:t>
      </w:r>
      <w:r w:rsidRPr="00B5225D">
        <w:rPr>
          <w:b/>
        </w:rPr>
        <w:t xml:space="preserve">false </w:t>
      </w:r>
      <w:r>
        <w:t>as arguments.</w:t>
      </w:r>
    </w:p>
    <w:p w14:paraId="09651BCF" w14:textId="77777777" w:rsidR="004C02EF" w:rsidRDefault="004C02EF" w:rsidP="004C02EF">
      <w:pPr>
        <w:pStyle w:val="Alg4"/>
        <w:numPr>
          <w:ilvl w:val="0"/>
          <w:numId w:val="390"/>
        </w:numPr>
        <w:spacing w:after="120"/>
      </w:pPr>
      <w:r w:rsidRPr="0013539B">
        <w:t>Retu</w:t>
      </w:r>
      <w:r>
        <w:t xml:space="preserve">rn </w:t>
      </w:r>
      <w:r>
        <w:rPr>
          <w:b/>
        </w:rPr>
        <w:t>true</w:t>
      </w:r>
      <w:r>
        <w:t>.</w:t>
      </w:r>
    </w:p>
    <w:p w14:paraId="06E88AE7" w14:textId="77777777" w:rsidR="004C02EF" w:rsidRDefault="004C02EF" w:rsidP="004C02EF">
      <w:r>
        <w:t xml:space="preserve">The [[Delete]] internal method of an arguments object for a non-strict mode function with formal parameters when called with a property name </w:t>
      </w:r>
      <w:r w:rsidRPr="00E32218">
        <w:rPr>
          <w:rFonts w:ascii="Times New Roman" w:hAnsi="Times New Roman"/>
          <w:i/>
        </w:rPr>
        <w:t>P</w:t>
      </w:r>
      <w:r>
        <w:t xml:space="preserve"> and Boolean flag </w:t>
      </w:r>
      <w:r w:rsidRPr="00E32218">
        <w:rPr>
          <w:rFonts w:ascii="Times New Roman" w:hAnsi="Times New Roman"/>
          <w:i/>
        </w:rPr>
        <w:t>Throw</w:t>
      </w:r>
      <w:r>
        <w:t xml:space="preserve"> performs the following steps:</w:t>
      </w:r>
    </w:p>
    <w:p w14:paraId="222563F6" w14:textId="77777777" w:rsidR="004C02EF" w:rsidRDefault="004C02EF" w:rsidP="004C02EF">
      <w:pPr>
        <w:pStyle w:val="Alg4"/>
        <w:numPr>
          <w:ilvl w:val="0"/>
          <w:numId w:val="391"/>
        </w:numPr>
      </w:pPr>
      <w:r>
        <w:t xml:space="preserve">Let </w:t>
      </w:r>
      <w:r>
        <w:rPr>
          <w:i/>
        </w:rPr>
        <w:t>map</w:t>
      </w:r>
      <w:r>
        <w:t xml:space="preserve"> be the value of the  [[ParameterMap]] internal property of the arguments object.</w:t>
      </w:r>
    </w:p>
    <w:p w14:paraId="0F789602" w14:textId="77777777" w:rsidR="004C02EF" w:rsidRDefault="004C02EF" w:rsidP="004C02EF">
      <w:pPr>
        <w:pStyle w:val="Alg4"/>
        <w:numPr>
          <w:ilvl w:val="0"/>
          <w:numId w:val="391"/>
        </w:numPr>
      </w:pPr>
      <w:r>
        <w:t xml:space="preserve">Let </w:t>
      </w:r>
      <w:r>
        <w:rPr>
          <w:i/>
        </w:rPr>
        <w:t>isMapped</w:t>
      </w:r>
      <w:r>
        <w:t xml:space="preserve"> be the result of calling the [[GetOwnProperty]] internal method of </w:t>
      </w:r>
      <w:r>
        <w:rPr>
          <w:i/>
        </w:rPr>
        <w:t>map</w:t>
      </w:r>
      <w:r>
        <w:t xml:space="preserve"> passing </w:t>
      </w:r>
      <w:r>
        <w:rPr>
          <w:i/>
        </w:rPr>
        <w:t>P</w:t>
      </w:r>
      <w:r>
        <w:t xml:space="preserve"> as the argument.</w:t>
      </w:r>
    </w:p>
    <w:p w14:paraId="201F82B3" w14:textId="77777777" w:rsidR="004C02EF" w:rsidRDefault="004C02EF" w:rsidP="004C02EF">
      <w:pPr>
        <w:pStyle w:val="Alg4"/>
        <w:numPr>
          <w:ilvl w:val="0"/>
          <w:numId w:val="391"/>
        </w:numPr>
      </w:pPr>
      <w:r>
        <w:t xml:space="preserve">Let </w:t>
      </w:r>
      <w:r>
        <w:rPr>
          <w:i/>
        </w:rPr>
        <w:t>result</w:t>
      </w:r>
      <w:r>
        <w:t xml:space="preserve"> be the result of calling the default [[Delete]] internal method (8.12.7) on the arguments object passing </w:t>
      </w:r>
      <w:r>
        <w:rPr>
          <w:i/>
        </w:rPr>
        <w:t xml:space="preserve">P </w:t>
      </w:r>
      <w:r>
        <w:t xml:space="preserve">and </w:t>
      </w:r>
      <w:r>
        <w:rPr>
          <w:i/>
        </w:rPr>
        <w:t>Throw</w:t>
      </w:r>
      <w:r>
        <w:t xml:space="preserve"> as the arguments.</w:t>
      </w:r>
    </w:p>
    <w:p w14:paraId="73E5DACD" w14:textId="77777777" w:rsidR="004C02EF" w:rsidRDefault="004C02EF" w:rsidP="004C02EF">
      <w:pPr>
        <w:pStyle w:val="Alg4"/>
        <w:numPr>
          <w:ilvl w:val="0"/>
          <w:numId w:val="391"/>
        </w:numPr>
      </w:pPr>
      <w:r>
        <w:t xml:space="preserve">If </w:t>
      </w:r>
      <w:r>
        <w:rPr>
          <w:i/>
        </w:rPr>
        <w:t>result</w:t>
      </w:r>
      <w:r>
        <w:t xml:space="preserve"> is  </w:t>
      </w:r>
      <w:r>
        <w:rPr>
          <w:b/>
        </w:rPr>
        <w:t>true</w:t>
      </w:r>
      <w:r>
        <w:t xml:space="preserve"> and the value of </w:t>
      </w:r>
      <w:r>
        <w:rPr>
          <w:i/>
        </w:rPr>
        <w:t>isMapped</w:t>
      </w:r>
      <w:r>
        <w:t xml:space="preserve"> is not </w:t>
      </w:r>
      <w:r>
        <w:rPr>
          <w:b/>
        </w:rPr>
        <w:t>undefined</w:t>
      </w:r>
      <w:r>
        <w:t>, then</w:t>
      </w:r>
    </w:p>
    <w:p w14:paraId="5407D924" w14:textId="77777777" w:rsidR="004C02EF" w:rsidRDefault="004C02EF" w:rsidP="004C02EF">
      <w:pPr>
        <w:pStyle w:val="Alg4"/>
        <w:numPr>
          <w:ilvl w:val="1"/>
          <w:numId w:val="391"/>
        </w:numPr>
      </w:pPr>
      <w:r>
        <w:t xml:space="preserve">Call the [[Delete]] internal method of </w:t>
      </w:r>
      <w:r>
        <w:rPr>
          <w:i/>
        </w:rPr>
        <w:t>map</w:t>
      </w:r>
      <w:r>
        <w:t xml:space="preserve"> passing </w:t>
      </w:r>
      <w:r>
        <w:rPr>
          <w:i/>
        </w:rPr>
        <w:t>P</w:t>
      </w:r>
      <w:r>
        <w:t xml:space="preserve">, and </w:t>
      </w:r>
      <w:r>
        <w:rPr>
          <w:b/>
        </w:rPr>
        <w:t>false</w:t>
      </w:r>
      <w:r>
        <w:t xml:space="preserve"> as the arguments.</w:t>
      </w:r>
    </w:p>
    <w:p w14:paraId="4C221EDB" w14:textId="77777777" w:rsidR="004C02EF" w:rsidRDefault="004C02EF" w:rsidP="004C02EF">
      <w:pPr>
        <w:pStyle w:val="Alg4"/>
        <w:numPr>
          <w:ilvl w:val="0"/>
          <w:numId w:val="391"/>
        </w:numPr>
        <w:spacing w:after="120"/>
      </w:pPr>
      <w:r>
        <w:t xml:space="preserve">Return </w:t>
      </w:r>
      <w:r>
        <w:rPr>
          <w:i/>
        </w:rPr>
        <w:t>result</w:t>
      </w:r>
      <w:r>
        <w:t>.</w:t>
      </w:r>
    </w:p>
    <w:p w14:paraId="54069D29" w14:textId="77777777" w:rsidR="004C02EF" w:rsidRPr="00EF0DED" w:rsidRDefault="004C02EF" w:rsidP="004C02EF">
      <w:pPr>
        <w:pStyle w:val="Note"/>
      </w:pPr>
      <w:r w:rsidRPr="000A786C">
        <w:t>NOTE</w:t>
      </w:r>
      <w:r>
        <w:t xml:space="preserve"> 1</w:t>
      </w:r>
      <w:r w:rsidRPr="000A786C">
        <w:tab/>
      </w:r>
      <w:r>
        <w:t>For non-strict mode functions the a</w:t>
      </w:r>
      <w:r w:rsidRPr="000A786C">
        <w:t>rray index (</w:t>
      </w:r>
      <w:r>
        <w:t xml:space="preserve">defined in </w:t>
      </w:r>
      <w:r w:rsidRPr="000A786C">
        <w:t>15.4) named data properties of an arguments object whose numeric name values are less than the number of formal parameters of the corresponding function object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w:t>
      </w:r>
      <w:r>
        <w:t xml:space="preserve"> For strict mode functions, the values of the arguments object’s properties are simply a copy of the arguments passed to the function and there is no dynamic linkage between the property values and the formal parameter values.</w:t>
      </w:r>
    </w:p>
    <w:p w14:paraId="1CC8136D" w14:textId="77777777" w:rsidR="004C02EF" w:rsidRPr="000A786C" w:rsidRDefault="004C02EF" w:rsidP="004C02EF">
      <w:pPr>
        <w:pStyle w:val="Note"/>
      </w:pPr>
      <w:r w:rsidRPr="000A786C">
        <w:t>NOTE</w:t>
      </w:r>
      <w:r>
        <w:t xml:space="preserve"> 2</w:t>
      </w:r>
      <w:r w:rsidRPr="000A786C">
        <w:tab/>
        <w:t>The ParameterMap object and its property values are used as a device for specifying the arguments object corre</w:t>
      </w:r>
      <w:r>
        <w:t>spondence to argument bindings.</w:t>
      </w:r>
      <w:r w:rsidRPr="000A786C">
        <w:t xml:space="preserve"> The ParameterMap object and the objects that are the values of its properties are not directly accessible from ECMAScript code. An ECMAScript implementation does not need to actually create or use such objects to implement the specified semantics.</w:t>
      </w:r>
    </w:p>
    <w:p w14:paraId="429DF4CB" w14:textId="77777777" w:rsidR="004C02EF" w:rsidRPr="000A786C" w:rsidRDefault="004C02EF" w:rsidP="004C02EF">
      <w:pPr>
        <w:pStyle w:val="Note"/>
      </w:pPr>
      <w:r w:rsidRPr="000A786C">
        <w:t>NOTE</w:t>
      </w:r>
      <w:r>
        <w:t xml:space="preserve"> 3</w:t>
      </w:r>
      <w:r w:rsidRPr="000A786C">
        <w:tab/>
        <w:t>Arguments objects for strict mode functions define non-configurable accessor properties named "</w:t>
      </w:r>
      <w:r w:rsidRPr="000A786C">
        <w:rPr>
          <w:rFonts w:ascii="Courier New" w:hAnsi="Courier New" w:cs="Courier New"/>
          <w:b/>
        </w:rPr>
        <w:t>caller</w:t>
      </w:r>
      <w:r w:rsidRPr="000A786C">
        <w:t>" and "</w:t>
      </w:r>
      <w:r w:rsidRPr="000A786C">
        <w:rPr>
          <w:rFonts w:ascii="Courier New" w:hAnsi="Courier New" w:cs="Courier New"/>
          <w:b/>
        </w:rPr>
        <w:t>callee</w:t>
      </w:r>
      <w:r w:rsidRPr="000A786C">
        <w:t xml:space="preserve">" which throw a </w:t>
      </w:r>
      <w:r w:rsidRPr="0040329C">
        <w:rPr>
          <w:b/>
        </w:rPr>
        <w:t>TypeError</w:t>
      </w:r>
      <w:r w:rsidRPr="000A786C">
        <w:t xml:space="preserve"> exception on access. The "</w:t>
      </w:r>
      <w:r w:rsidRPr="000A786C">
        <w:rPr>
          <w:rFonts w:ascii="Courier New" w:hAnsi="Courier New" w:cs="Courier New"/>
          <w:b/>
        </w:rPr>
        <w:t>callee</w:t>
      </w:r>
      <w:r w:rsidRPr="000A786C">
        <w:t>" property has a more specific meaning for non-strict mode functions and a "</w:t>
      </w:r>
      <w:r w:rsidRPr="000A786C">
        <w:rPr>
          <w:rFonts w:ascii="Courier New" w:hAnsi="Courier New" w:cs="Courier New"/>
          <w:b/>
        </w:rPr>
        <w:t>caller</w:t>
      </w:r>
      <w:r w:rsidRPr="000A786C">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14:paraId="40C4F26D" w14:textId="77777777" w:rsidR="004C02EF" w:rsidRDefault="004C02EF" w:rsidP="004C02EF">
      <w:pPr>
        <w:pStyle w:val="1"/>
        <w:numPr>
          <w:ilvl w:val="0"/>
          <w:numId w:val="0"/>
        </w:numPr>
      </w:pPr>
      <w:bookmarkStart w:id="2290" w:name="_Toc381513675"/>
      <w:bookmarkStart w:id="2291" w:name="_Toc382202818"/>
      <w:bookmarkStart w:id="2292" w:name="_Toc382203038"/>
      <w:bookmarkStart w:id="2293" w:name="_Toc382212197"/>
      <w:bookmarkStart w:id="2294" w:name="_Toc382212436"/>
      <w:bookmarkStart w:id="2295" w:name="_Toc382291542"/>
      <w:bookmarkStart w:id="2296" w:name="_Toc385672181"/>
      <w:bookmarkStart w:id="2297" w:name="_Ref386878637"/>
      <w:bookmarkStart w:id="2298" w:name="_Toc393690276"/>
      <w:bookmarkStart w:id="2299" w:name="_Ref424532486"/>
      <w:bookmarkStart w:id="2300" w:name="_Ref457744587"/>
      <w:bookmarkStart w:id="2301" w:name="_Toc472818813"/>
      <w:bookmarkStart w:id="2302" w:name="_Toc375031161"/>
      <w:bookmarkStart w:id="2303" w:name="_Toc235503387"/>
      <w:bookmarkStart w:id="2304" w:name="_Toc241509162"/>
      <w:bookmarkStart w:id="2305" w:name="_Toc244416649"/>
      <w:bookmarkStart w:id="2306" w:name="_Toc276631013"/>
      <w:bookmarkStart w:id="2307" w:name="_Toc153968402"/>
      <w:bookmarkEnd w:id="2213"/>
      <w:bookmarkEnd w:id="2214"/>
      <w:bookmarkEnd w:id="2215"/>
      <w:bookmarkEnd w:id="2216"/>
      <w:bookmarkEnd w:id="2217"/>
      <w:bookmarkEnd w:id="2218"/>
      <w:bookmarkEnd w:id="2219"/>
      <w:bookmarkEnd w:id="2220"/>
      <w:r>
        <w:t>11</w:t>
      </w:r>
      <w:r>
        <w:tab/>
        <w:t>Expression</w:t>
      </w:r>
      <w:bookmarkEnd w:id="2290"/>
      <w:bookmarkEnd w:id="2291"/>
      <w:bookmarkEnd w:id="2292"/>
      <w:bookmarkEnd w:id="2293"/>
      <w:bookmarkEnd w:id="2294"/>
      <w:bookmarkEnd w:id="2295"/>
      <w:bookmarkEnd w:id="2296"/>
      <w:bookmarkEnd w:id="2297"/>
      <w:bookmarkEnd w:id="2298"/>
      <w:r>
        <w:t>s</w:t>
      </w:r>
      <w:bookmarkStart w:id="2308" w:name="_Toc381513676"/>
      <w:bookmarkStart w:id="2309" w:name="_Toc382202819"/>
      <w:bookmarkStart w:id="2310" w:name="_Toc382203039"/>
      <w:bookmarkStart w:id="2311" w:name="_Toc382212198"/>
      <w:bookmarkStart w:id="2312" w:name="_Toc382212437"/>
      <w:bookmarkStart w:id="2313" w:name="_Toc382291543"/>
      <w:bookmarkStart w:id="2314" w:name="_Toc385672182"/>
      <w:bookmarkStart w:id="2315" w:name="_Toc393690277"/>
      <w:bookmarkEnd w:id="2299"/>
      <w:bookmarkEnd w:id="2300"/>
      <w:bookmarkEnd w:id="2301"/>
      <w:bookmarkEnd w:id="2303"/>
      <w:bookmarkEnd w:id="2304"/>
      <w:bookmarkEnd w:id="2305"/>
      <w:bookmarkEnd w:id="2306"/>
      <w:bookmarkEnd w:id="2307"/>
    </w:p>
    <w:p w14:paraId="5E9521E7" w14:textId="77777777" w:rsidR="004C02EF" w:rsidRDefault="004C02EF" w:rsidP="00C623F2">
      <w:pPr>
        <w:pStyle w:val="20"/>
        <w:numPr>
          <w:ilvl w:val="0"/>
          <w:numId w:val="0"/>
        </w:numPr>
      </w:pPr>
      <w:bookmarkStart w:id="2316" w:name="_Ref456010676"/>
      <w:bookmarkStart w:id="2317" w:name="_Toc472818814"/>
      <w:bookmarkStart w:id="2318" w:name="_Toc235503388"/>
      <w:bookmarkStart w:id="2319" w:name="_Toc241509163"/>
      <w:bookmarkStart w:id="2320" w:name="_Toc244416650"/>
      <w:bookmarkStart w:id="2321" w:name="_Toc276631014"/>
      <w:bookmarkStart w:id="2322" w:name="_Toc153968403"/>
      <w:r>
        <w:t>11.1</w:t>
      </w:r>
      <w:r>
        <w:tab/>
        <w:t>Primary Expression</w:t>
      </w:r>
      <w:bookmarkStart w:id="2323" w:name="_Toc382202820"/>
      <w:bookmarkStart w:id="2324" w:name="_Toc382203040"/>
      <w:bookmarkEnd w:id="2302"/>
      <w:bookmarkEnd w:id="2308"/>
      <w:bookmarkEnd w:id="2309"/>
      <w:bookmarkEnd w:id="2310"/>
      <w:bookmarkEnd w:id="2311"/>
      <w:bookmarkEnd w:id="2312"/>
      <w:bookmarkEnd w:id="2313"/>
      <w:bookmarkEnd w:id="2314"/>
      <w:bookmarkEnd w:id="2315"/>
      <w:bookmarkEnd w:id="2323"/>
      <w:bookmarkEnd w:id="2324"/>
      <w:r>
        <w:t>s</w:t>
      </w:r>
      <w:bookmarkEnd w:id="2316"/>
      <w:bookmarkEnd w:id="2317"/>
      <w:bookmarkEnd w:id="2318"/>
      <w:bookmarkEnd w:id="2319"/>
      <w:bookmarkEnd w:id="2320"/>
      <w:bookmarkEnd w:id="2321"/>
      <w:bookmarkEnd w:id="2322"/>
    </w:p>
    <w:p w14:paraId="1A4280C0" w14:textId="77777777" w:rsidR="004C02EF" w:rsidRDefault="004C02EF" w:rsidP="004C02EF">
      <w:pPr>
        <w:pStyle w:val="Syntax"/>
      </w:pPr>
      <w:r w:rsidRPr="00361EBD">
        <w:t>Syntax</w:t>
      </w:r>
      <w:r>
        <w:t xml:space="preserve"> </w:t>
      </w:r>
    </w:p>
    <w:p w14:paraId="0451F376" w14:textId="77777777" w:rsidR="004C02EF" w:rsidRPr="00984A3F" w:rsidRDefault="004C02EF" w:rsidP="004C02EF">
      <w:pPr>
        <w:pStyle w:val="SyntaxRule"/>
      </w:pPr>
      <w:r w:rsidRPr="00984A3F">
        <w:t xml:space="preserve">PrimaryExpression </w:t>
      </w:r>
      <w:r w:rsidRPr="00D04346">
        <w:rPr>
          <w:rFonts w:ascii="Arial" w:hAnsi="Arial" w:cs="Arial"/>
          <w:b/>
          <w:i w:val="0"/>
        </w:rPr>
        <w:t>:</w:t>
      </w:r>
    </w:p>
    <w:p w14:paraId="56F5A1B3" w14:textId="77777777" w:rsidR="004C02EF" w:rsidRPr="00984A3F" w:rsidRDefault="004C02EF" w:rsidP="004C02EF">
      <w:pPr>
        <w:pStyle w:val="SyntaxDefinition"/>
      </w:pPr>
      <w:r w:rsidRPr="004431E2">
        <w:rPr>
          <w:rFonts w:ascii="Courier New" w:hAnsi="Courier New"/>
          <w:b/>
          <w:i w:val="0"/>
        </w:rPr>
        <w:t>this</w:t>
      </w:r>
      <w:r w:rsidRPr="00984A3F">
        <w:br/>
        <w:t>Identifier</w:t>
      </w:r>
      <w:r w:rsidRPr="00984A3F">
        <w:br/>
        <w:t>Literal</w:t>
      </w:r>
      <w:r w:rsidRPr="00984A3F">
        <w:br/>
        <w:t>ArrayLiteral</w:t>
      </w:r>
      <w:r w:rsidRPr="00984A3F">
        <w:br/>
        <w:t>ObjectLiteral</w:t>
      </w:r>
      <w:r w:rsidRPr="00984A3F">
        <w:br/>
      </w:r>
      <w:r w:rsidRPr="004431E2">
        <w:rPr>
          <w:rFonts w:ascii="Courier New" w:hAnsi="Courier New"/>
          <w:b/>
          <w:i w:val="0"/>
        </w:rPr>
        <w:t>(</w:t>
      </w:r>
      <w:r w:rsidRPr="00984A3F">
        <w:t xml:space="preserve"> Expression </w:t>
      </w:r>
      <w:r w:rsidRPr="004431E2">
        <w:rPr>
          <w:rFonts w:ascii="Courier New" w:hAnsi="Courier New"/>
          <w:b/>
          <w:i w:val="0"/>
        </w:rPr>
        <w:t>)</w:t>
      </w:r>
      <w:bookmarkStart w:id="2325" w:name="_Toc375031162"/>
      <w:bookmarkStart w:id="2326" w:name="_Toc381513677"/>
      <w:bookmarkStart w:id="2327" w:name="_Toc382202821"/>
      <w:bookmarkStart w:id="2328" w:name="_Toc382203041"/>
      <w:bookmarkStart w:id="2329" w:name="_Toc382212199"/>
      <w:bookmarkStart w:id="2330" w:name="_Toc382212438"/>
      <w:bookmarkStart w:id="2331" w:name="_Toc382291544"/>
      <w:bookmarkStart w:id="2332" w:name="_Toc385672183"/>
      <w:bookmarkStart w:id="2333" w:name="_Toc393690278"/>
    </w:p>
    <w:p w14:paraId="284933D5" w14:textId="77777777" w:rsidR="004C02EF" w:rsidRDefault="004C02EF" w:rsidP="00C623F2">
      <w:pPr>
        <w:pStyle w:val="30"/>
        <w:numPr>
          <w:ilvl w:val="0"/>
          <w:numId w:val="0"/>
        </w:numPr>
      </w:pPr>
      <w:bookmarkStart w:id="2334" w:name="_Toc472818815"/>
      <w:bookmarkStart w:id="2335" w:name="_Toc235503389"/>
      <w:bookmarkStart w:id="2336" w:name="_Toc241509164"/>
      <w:bookmarkStart w:id="2337" w:name="_Toc244416651"/>
      <w:bookmarkStart w:id="2338" w:name="_Toc276631015"/>
      <w:bookmarkStart w:id="2339" w:name="_Toc153968404"/>
      <w:r>
        <w:t>11.1.1</w:t>
      </w:r>
      <w:r>
        <w:tab/>
        <w:t xml:space="preserve">The </w:t>
      </w:r>
      <w:r>
        <w:rPr>
          <w:rFonts w:ascii="Courier New" w:hAnsi="Courier New"/>
        </w:rPr>
        <w:t>this</w:t>
      </w:r>
      <w:r>
        <w:t xml:space="preserve"> Keywor</w:t>
      </w:r>
      <w:bookmarkEnd w:id="2325"/>
      <w:bookmarkEnd w:id="2326"/>
      <w:bookmarkEnd w:id="2327"/>
      <w:bookmarkEnd w:id="2328"/>
      <w:bookmarkEnd w:id="2329"/>
      <w:bookmarkEnd w:id="2330"/>
      <w:bookmarkEnd w:id="2331"/>
      <w:bookmarkEnd w:id="2332"/>
      <w:bookmarkEnd w:id="2333"/>
      <w:r>
        <w:t>d</w:t>
      </w:r>
      <w:bookmarkEnd w:id="2334"/>
      <w:bookmarkEnd w:id="2335"/>
      <w:bookmarkEnd w:id="2336"/>
      <w:bookmarkEnd w:id="2337"/>
      <w:bookmarkEnd w:id="2338"/>
      <w:bookmarkEnd w:id="2339"/>
    </w:p>
    <w:p w14:paraId="1B564A1F" w14:textId="77777777" w:rsidR="004C02EF" w:rsidRDefault="004C02EF" w:rsidP="004C02EF">
      <w:r>
        <w:t xml:space="preserve">The </w:t>
      </w:r>
      <w:r>
        <w:rPr>
          <w:rFonts w:ascii="Courier New" w:hAnsi="Courier New"/>
          <w:b/>
        </w:rPr>
        <w:t>this</w:t>
      </w:r>
      <w:r>
        <w:t xml:space="preserve"> keyword evaluates to the value of the ThisBinding of the current execution context.</w:t>
      </w:r>
      <w:bookmarkStart w:id="2340" w:name="_Toc375031164"/>
      <w:bookmarkStart w:id="2341" w:name="_Toc381513678"/>
      <w:bookmarkStart w:id="2342" w:name="_Toc382202822"/>
      <w:bookmarkStart w:id="2343" w:name="_Toc382203042"/>
      <w:bookmarkStart w:id="2344" w:name="_Toc382212200"/>
      <w:bookmarkStart w:id="2345" w:name="_Toc382212439"/>
      <w:bookmarkStart w:id="2346" w:name="_Toc382291545"/>
      <w:bookmarkStart w:id="2347" w:name="_Toc385672184"/>
      <w:bookmarkStart w:id="2348" w:name="_Toc393690279"/>
      <w:bookmarkStart w:id="2349" w:name="_Ref405883026"/>
      <w:bookmarkStart w:id="2350" w:name="_Ref421417488"/>
    </w:p>
    <w:p w14:paraId="586655A3" w14:textId="77777777" w:rsidR="004C02EF" w:rsidRDefault="004C02EF" w:rsidP="00C623F2">
      <w:pPr>
        <w:pStyle w:val="30"/>
        <w:numPr>
          <w:ilvl w:val="0"/>
          <w:numId w:val="0"/>
        </w:numPr>
      </w:pPr>
      <w:bookmarkStart w:id="2351" w:name="_Ref424531495"/>
      <w:bookmarkStart w:id="2352" w:name="_Ref424535502"/>
      <w:bookmarkStart w:id="2353" w:name="_Toc472818816"/>
      <w:bookmarkStart w:id="2354" w:name="_Toc235503390"/>
      <w:bookmarkStart w:id="2355" w:name="_Toc241509165"/>
      <w:bookmarkStart w:id="2356" w:name="_Toc244416652"/>
      <w:bookmarkStart w:id="2357" w:name="_Toc276631016"/>
      <w:bookmarkStart w:id="2358" w:name="_Toc153968405"/>
      <w:r>
        <w:t>11.1.2</w:t>
      </w:r>
      <w:r>
        <w:tab/>
        <w:t>Identifier Referenc</w:t>
      </w:r>
      <w:bookmarkStart w:id="2359" w:name="_Toc382202823"/>
      <w:bookmarkStart w:id="2360" w:name="_Toc382203043"/>
      <w:bookmarkEnd w:id="2340"/>
      <w:bookmarkEnd w:id="2341"/>
      <w:bookmarkEnd w:id="2342"/>
      <w:bookmarkEnd w:id="2343"/>
      <w:bookmarkEnd w:id="2344"/>
      <w:bookmarkEnd w:id="2345"/>
      <w:bookmarkEnd w:id="2346"/>
      <w:bookmarkEnd w:id="2347"/>
      <w:bookmarkEnd w:id="2348"/>
      <w:bookmarkEnd w:id="2349"/>
      <w:bookmarkEnd w:id="2350"/>
      <w:bookmarkEnd w:id="2359"/>
      <w:bookmarkEnd w:id="2360"/>
      <w:r>
        <w:t>e</w:t>
      </w:r>
      <w:bookmarkEnd w:id="2351"/>
      <w:bookmarkEnd w:id="2352"/>
      <w:bookmarkEnd w:id="2353"/>
      <w:bookmarkEnd w:id="2354"/>
      <w:bookmarkEnd w:id="2355"/>
      <w:bookmarkEnd w:id="2356"/>
      <w:bookmarkEnd w:id="2357"/>
      <w:bookmarkEnd w:id="2358"/>
    </w:p>
    <w:p w14:paraId="68F027E7" w14:textId="77777777" w:rsidR="004C02EF" w:rsidRDefault="004C02EF" w:rsidP="004C02EF">
      <w:r>
        <w:t xml:space="preserve">An </w:t>
      </w:r>
      <w:r w:rsidRPr="00DF5EB3">
        <w:rPr>
          <w:rStyle w:val="bnf"/>
        </w:rPr>
        <w:t>Identifier</w:t>
      </w:r>
      <w:r>
        <w:t xml:space="preserve"> is evaluated by performing Identifier Resolution as specified in 10.3.1</w:t>
      </w:r>
      <w:ins w:id="2361" w:author="Allen Wirfs-Brock rev2" w:date="2011-07-22T10:36:00Z">
        <w:r w:rsidR="00D91572">
          <w:t xml:space="preserve"> using the </w:t>
        </w:r>
      </w:ins>
      <w:ins w:id="2362" w:author="Allen Wirfs-Brock rev2" w:date="2011-07-22T10:37:00Z">
        <w:r w:rsidR="00D91572" w:rsidRPr="00DF5EB3">
          <w:rPr>
            <w:rStyle w:val="bnf"/>
          </w:rPr>
          <w:t>Identifier</w:t>
        </w:r>
        <w:r w:rsidR="00D91572">
          <w:rPr>
            <w:rStyle w:val="bnf"/>
          </w:rPr>
          <w:t>Name</w:t>
        </w:r>
        <w:r w:rsidR="00D91572">
          <w:t xml:space="preserve"> </w:t>
        </w:r>
      </w:ins>
      <w:ins w:id="2363" w:author="Allen Wirfs-Brock rev2" w:date="2011-07-22T10:36:00Z">
        <w:r w:rsidR="00D91572">
          <w:t xml:space="preserve">corresponding to </w:t>
        </w:r>
      </w:ins>
      <w:ins w:id="2364" w:author="Allen Wirfs-Brock rev2" w:date="2011-07-22T10:37:00Z">
        <w:r w:rsidR="00D91572" w:rsidRPr="00DF5EB3">
          <w:rPr>
            <w:rStyle w:val="bnf"/>
          </w:rPr>
          <w:t>Identifier</w:t>
        </w:r>
      </w:ins>
      <w:r>
        <w:t xml:space="preserve">. The result of evaluating an </w:t>
      </w:r>
      <w:r w:rsidRPr="00DF5EB3">
        <w:rPr>
          <w:rStyle w:val="bnf"/>
        </w:rPr>
        <w:t>Identifier</w:t>
      </w:r>
      <w:r>
        <w:t xml:space="preserve"> is always a value of type Reference.</w:t>
      </w:r>
      <w:bookmarkStart w:id="2365" w:name="_Toc375031165"/>
      <w:bookmarkStart w:id="2366" w:name="_Toc381513679"/>
      <w:bookmarkStart w:id="2367" w:name="_Toc382202824"/>
      <w:bookmarkStart w:id="2368" w:name="_Toc382203044"/>
      <w:bookmarkStart w:id="2369" w:name="_Toc382212201"/>
      <w:bookmarkStart w:id="2370" w:name="_Toc382212440"/>
      <w:bookmarkStart w:id="2371" w:name="_Toc382291546"/>
      <w:bookmarkStart w:id="2372" w:name="_Toc385672185"/>
      <w:bookmarkStart w:id="2373" w:name="_Toc393690280"/>
    </w:p>
    <w:p w14:paraId="6037B304" w14:textId="77777777" w:rsidR="004C02EF" w:rsidRDefault="004C02EF" w:rsidP="00C623F2">
      <w:pPr>
        <w:pStyle w:val="30"/>
        <w:numPr>
          <w:ilvl w:val="0"/>
          <w:numId w:val="0"/>
        </w:numPr>
      </w:pPr>
      <w:bookmarkStart w:id="2374" w:name="_Toc472818817"/>
      <w:bookmarkStart w:id="2375" w:name="_Toc235503391"/>
      <w:bookmarkStart w:id="2376" w:name="_Toc241509166"/>
      <w:bookmarkStart w:id="2377" w:name="_Toc244416653"/>
      <w:bookmarkStart w:id="2378" w:name="_Toc276631017"/>
      <w:bookmarkStart w:id="2379" w:name="_Toc153968406"/>
      <w:r>
        <w:t>11.1.3</w:t>
      </w:r>
      <w:r>
        <w:tab/>
        <w:t>Literal Referenc</w:t>
      </w:r>
      <w:bookmarkEnd w:id="2365"/>
      <w:bookmarkEnd w:id="2366"/>
      <w:bookmarkEnd w:id="2367"/>
      <w:bookmarkEnd w:id="2368"/>
      <w:bookmarkEnd w:id="2369"/>
      <w:bookmarkEnd w:id="2370"/>
      <w:bookmarkEnd w:id="2371"/>
      <w:bookmarkEnd w:id="2372"/>
      <w:bookmarkEnd w:id="2373"/>
      <w:r>
        <w:t>e</w:t>
      </w:r>
      <w:bookmarkEnd w:id="2374"/>
      <w:bookmarkEnd w:id="2375"/>
      <w:bookmarkEnd w:id="2376"/>
      <w:bookmarkEnd w:id="2377"/>
      <w:bookmarkEnd w:id="2378"/>
      <w:bookmarkEnd w:id="2379"/>
    </w:p>
    <w:p w14:paraId="53DB8215" w14:textId="77777777" w:rsidR="004C02EF" w:rsidRDefault="004C02EF" w:rsidP="004C02EF">
      <w:r>
        <w:t xml:space="preserve">A </w:t>
      </w:r>
      <w:r w:rsidRPr="00DF5EB3">
        <w:rPr>
          <w:rStyle w:val="bnf"/>
        </w:rPr>
        <w:t>Literal</w:t>
      </w:r>
      <w:r>
        <w:t xml:space="preserve"> is evaluated as described in 7.8.</w:t>
      </w:r>
      <w:bookmarkStart w:id="2380" w:name="_Toc375031166"/>
      <w:bookmarkStart w:id="2381" w:name="_Ref378388036"/>
      <w:bookmarkStart w:id="2382" w:name="_Ref381182904"/>
      <w:bookmarkStart w:id="2383" w:name="_Toc381513680"/>
      <w:bookmarkStart w:id="2384" w:name="_Toc382202825"/>
      <w:bookmarkStart w:id="2385" w:name="_Toc382203045"/>
      <w:bookmarkStart w:id="2386" w:name="_Toc382212202"/>
      <w:bookmarkStart w:id="2387" w:name="_Toc382212441"/>
      <w:bookmarkStart w:id="2388" w:name="_Toc382291547"/>
      <w:bookmarkStart w:id="2389" w:name="_Toc385672186"/>
      <w:bookmarkStart w:id="2390" w:name="_Toc393690281"/>
    </w:p>
    <w:p w14:paraId="271A5378" w14:textId="77777777" w:rsidR="004C02EF" w:rsidRDefault="004C02EF" w:rsidP="00C623F2">
      <w:pPr>
        <w:pStyle w:val="30"/>
        <w:numPr>
          <w:ilvl w:val="0"/>
          <w:numId w:val="0"/>
        </w:numPr>
      </w:pPr>
      <w:bookmarkStart w:id="2391" w:name="_Toc401117214"/>
      <w:bookmarkStart w:id="2392" w:name="_Toc403317107"/>
      <w:bookmarkStart w:id="2393" w:name="_Toc403362662"/>
      <w:bookmarkStart w:id="2394" w:name="_Ref409270748"/>
      <w:bookmarkStart w:id="2395" w:name="_Ref409320045"/>
      <w:bookmarkStart w:id="2396" w:name="_Toc417706160"/>
      <w:bookmarkStart w:id="2397" w:name="_Toc432237535"/>
      <w:bookmarkStart w:id="2398" w:name="_Toc432984744"/>
      <w:bookmarkStart w:id="2399" w:name="_Ref456010683"/>
      <w:bookmarkStart w:id="2400" w:name="_Ref457437563"/>
      <w:bookmarkStart w:id="2401" w:name="_Ref457437564"/>
      <w:bookmarkStart w:id="2402" w:name="_Ref457437570"/>
      <w:bookmarkStart w:id="2403" w:name="_Ref457707569"/>
      <w:bookmarkStart w:id="2404" w:name="_Ref457792682"/>
      <w:bookmarkStart w:id="2405" w:name="_Ref458333136"/>
      <w:bookmarkStart w:id="2406" w:name="_Toc472818818"/>
      <w:bookmarkStart w:id="2407" w:name="_Toc235503392"/>
      <w:bookmarkStart w:id="2408" w:name="_Toc241509167"/>
      <w:bookmarkStart w:id="2409" w:name="_Toc244416654"/>
      <w:bookmarkStart w:id="2410" w:name="_Toc276631018"/>
      <w:bookmarkStart w:id="2411" w:name="_Toc153968407"/>
      <w:r>
        <w:t>11.1.4</w:t>
      </w:r>
      <w:r>
        <w:tab/>
        <w:t xml:space="preserve">Array </w:t>
      </w:r>
      <w:bookmarkEnd w:id="2391"/>
      <w:bookmarkEnd w:id="2392"/>
      <w:bookmarkEnd w:id="2393"/>
      <w:bookmarkEnd w:id="2394"/>
      <w:bookmarkEnd w:id="2395"/>
      <w:r>
        <w:t>Initialiser</w:t>
      </w:r>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p>
    <w:p w14:paraId="3800F564" w14:textId="77777777" w:rsidR="004C02EF" w:rsidRDefault="004C02EF" w:rsidP="004C02EF">
      <w:r>
        <w:t>An array initialiser is an expression describing the initialisation of an Array object, written in a form of a literal. It is a list of zero or more expressions, each of which represents an array element, enclosed in square brackets. The elements need not be literals; they are evaluated each time the array initialiser is evaluated.</w:t>
      </w:r>
    </w:p>
    <w:p w14:paraId="17D2CC28" w14:textId="77777777" w:rsidR="004C02EF" w:rsidRDefault="004C02EF" w:rsidP="004C02EF">
      <w:r>
        <w:t xml:space="preserve">Array elements may be elided at the beginning, middle or end of the element list. Whenever a comma in the element list is not preceded by an </w:t>
      </w:r>
      <w:r w:rsidRPr="0093584C">
        <w:rPr>
          <w:rStyle w:val="bnf"/>
        </w:rPr>
        <w:t>AssignmentExpression</w:t>
      </w:r>
      <w:r>
        <w:t xml:space="preserve"> (i.e., a comma at the beginning or after another comma), the missing array element contributes to the length of the Array and increases the index of subsequent elements. Elided array elements are not defined. If an element is elided at the end of an array, that element does not contribute to the length of the Array.</w:t>
      </w:r>
    </w:p>
    <w:p w14:paraId="0CEED14F" w14:textId="77777777" w:rsidR="004C02EF" w:rsidRDefault="004C02EF" w:rsidP="004C02EF">
      <w:pPr>
        <w:pStyle w:val="Syntax"/>
      </w:pPr>
      <w:r w:rsidRPr="00361EBD">
        <w:t>Syntax</w:t>
      </w:r>
    </w:p>
    <w:p w14:paraId="40E06EB5" w14:textId="77777777" w:rsidR="004C02EF" w:rsidRPr="00984A3F" w:rsidRDefault="004C02EF" w:rsidP="004C02EF">
      <w:pPr>
        <w:pStyle w:val="SyntaxRule"/>
      </w:pPr>
      <w:r w:rsidRPr="00984A3F">
        <w:t xml:space="preserve">ArrayLiteral </w:t>
      </w:r>
      <w:r w:rsidRPr="00D04346">
        <w:rPr>
          <w:rFonts w:ascii="Arial" w:hAnsi="Arial" w:cs="Arial"/>
          <w:b/>
          <w:i w:val="0"/>
        </w:rPr>
        <w:t>:</w:t>
      </w:r>
    </w:p>
    <w:p w14:paraId="7D03F9A1" w14:textId="77777777" w:rsidR="004C02EF" w:rsidRPr="00984A3F" w:rsidRDefault="004C02EF" w:rsidP="004C02EF">
      <w:pPr>
        <w:pStyle w:val="SyntaxDefinition"/>
      </w:pPr>
      <w:r w:rsidRPr="004431E2">
        <w:rPr>
          <w:rFonts w:ascii="Courier New" w:hAnsi="Courier New"/>
          <w:b/>
          <w:i w:val="0"/>
        </w:rPr>
        <w:t xml:space="preserve">[ </w:t>
      </w:r>
      <w:r w:rsidRPr="00984A3F">
        <w:t>Elision</w:t>
      </w:r>
      <w:r w:rsidRPr="005E74B3">
        <w:rPr>
          <w:rFonts w:ascii="Arial" w:hAnsi="Arial" w:cs="Arial"/>
          <w:i w:val="0"/>
          <w:vertAlign w:val="subscript"/>
        </w:rPr>
        <w:t>opt</w:t>
      </w:r>
      <w:r w:rsidRPr="004431E2">
        <w:rPr>
          <w:rFonts w:ascii="Courier New" w:hAnsi="Courier New"/>
          <w:i w:val="0"/>
        </w:rPr>
        <w:t xml:space="preserve"> </w:t>
      </w:r>
      <w:r w:rsidRPr="004431E2">
        <w:rPr>
          <w:rFonts w:ascii="Courier New" w:hAnsi="Courier New"/>
          <w:b/>
          <w:i w:val="0"/>
        </w:rPr>
        <w:t>]</w:t>
      </w:r>
      <w:r w:rsidRPr="004431E2">
        <w:rPr>
          <w:rFonts w:ascii="Courier New" w:hAnsi="Courier New"/>
          <w:b/>
          <w:i w:val="0"/>
        </w:rPr>
        <w:br/>
        <w:t xml:space="preserve">[ </w:t>
      </w:r>
      <w:r w:rsidRPr="00984A3F">
        <w:t>ElementList</w:t>
      </w:r>
      <w:r w:rsidRPr="004431E2">
        <w:rPr>
          <w:rFonts w:ascii="Courier New" w:hAnsi="Courier New"/>
          <w:i w:val="0"/>
        </w:rPr>
        <w:t xml:space="preserve"> </w:t>
      </w:r>
      <w:r w:rsidRPr="004431E2">
        <w:rPr>
          <w:rFonts w:ascii="Courier New" w:hAnsi="Courier New"/>
          <w:b/>
          <w:i w:val="0"/>
        </w:rPr>
        <w:t>]</w:t>
      </w:r>
      <w:r w:rsidRPr="004431E2">
        <w:rPr>
          <w:rFonts w:ascii="Courier New" w:hAnsi="Courier New"/>
          <w:b/>
          <w:i w:val="0"/>
        </w:rPr>
        <w:br/>
        <w:t xml:space="preserve">[ </w:t>
      </w:r>
      <w:r w:rsidRPr="00984A3F">
        <w:t xml:space="preserve">ElementList </w:t>
      </w:r>
      <w:r w:rsidRPr="00612C55">
        <w:rPr>
          <w:rFonts w:ascii="Courier New" w:hAnsi="Courier New" w:cs="Courier New"/>
          <w:b/>
          <w:i w:val="0"/>
        </w:rPr>
        <w:t>,</w:t>
      </w:r>
      <w:r w:rsidRPr="00612C55">
        <w:rPr>
          <w:rFonts w:ascii="Courier New" w:hAnsi="Courier New" w:cs="Courier New"/>
          <w:i w:val="0"/>
        </w:rPr>
        <w:t xml:space="preserve"> </w:t>
      </w:r>
      <w:r w:rsidRPr="00984A3F">
        <w:t>Elision</w:t>
      </w:r>
      <w:r w:rsidRPr="005E74B3">
        <w:rPr>
          <w:rFonts w:ascii="Arial" w:hAnsi="Arial" w:cs="Arial"/>
          <w:i w:val="0"/>
          <w:vertAlign w:val="subscript"/>
        </w:rPr>
        <w:t>opt</w:t>
      </w:r>
      <w:r w:rsidRPr="004431E2">
        <w:rPr>
          <w:rFonts w:ascii="Courier New" w:hAnsi="Courier New"/>
          <w:i w:val="0"/>
        </w:rPr>
        <w:t xml:space="preserve"> </w:t>
      </w:r>
      <w:r w:rsidRPr="004431E2">
        <w:rPr>
          <w:rFonts w:ascii="Courier New" w:hAnsi="Courier New"/>
          <w:b/>
          <w:i w:val="0"/>
        </w:rPr>
        <w:t>]</w:t>
      </w:r>
    </w:p>
    <w:p w14:paraId="1C8C9A90" w14:textId="77777777" w:rsidR="004C02EF" w:rsidRPr="00984A3F" w:rsidRDefault="004C02EF" w:rsidP="004C02EF">
      <w:pPr>
        <w:pStyle w:val="SyntaxRule"/>
      </w:pPr>
      <w:r w:rsidRPr="00984A3F">
        <w:t xml:space="preserve">ElementList </w:t>
      </w:r>
      <w:r w:rsidRPr="00D04346">
        <w:rPr>
          <w:rFonts w:ascii="Arial" w:hAnsi="Arial" w:cs="Arial"/>
          <w:b/>
          <w:i w:val="0"/>
        </w:rPr>
        <w:t>:</w:t>
      </w:r>
    </w:p>
    <w:p w14:paraId="59125091" w14:textId="77777777" w:rsidR="004C02EF" w:rsidRDefault="004C02EF" w:rsidP="004C02EF">
      <w:pPr>
        <w:pStyle w:val="SyntaxDefinition"/>
        <w:rPr>
          <w:ins w:id="2412" w:author="Allen Wirfs-Brock" w:date="2011-07-04T19:54:00Z"/>
        </w:rPr>
      </w:pPr>
      <w:r w:rsidRPr="00984A3F">
        <w:t>Elision</w:t>
      </w:r>
      <w:r w:rsidRPr="005E74B3">
        <w:rPr>
          <w:rFonts w:ascii="Arial" w:hAnsi="Arial" w:cs="Arial"/>
          <w:i w:val="0"/>
          <w:vertAlign w:val="subscript"/>
        </w:rPr>
        <w:t>opt</w:t>
      </w:r>
      <w:r w:rsidRPr="004431E2">
        <w:rPr>
          <w:rFonts w:ascii="Courier New" w:hAnsi="Courier New"/>
          <w:i w:val="0"/>
          <w:vertAlign w:val="subscript"/>
        </w:rPr>
        <w:t xml:space="preserve"> </w:t>
      </w:r>
      <w:r w:rsidRPr="00984A3F">
        <w:t>AssignmentExpression</w:t>
      </w:r>
      <w:ins w:id="2413" w:author="Allen Wirfs-Brock" w:date="2011-07-04T20:12:00Z">
        <w:r w:rsidR="00981263">
          <w:br/>
        </w:r>
      </w:ins>
      <w:ins w:id="2414" w:author="Allen Wirfs-Brock" w:date="2011-07-04T20:13:00Z">
        <w:r w:rsidR="00981263" w:rsidRPr="00984A3F">
          <w:t>Elision</w:t>
        </w:r>
        <w:r w:rsidR="00981263" w:rsidRPr="005E74B3">
          <w:rPr>
            <w:rFonts w:ascii="Arial" w:hAnsi="Arial" w:cs="Arial"/>
            <w:i w:val="0"/>
            <w:vertAlign w:val="subscript"/>
          </w:rPr>
          <w:t>opt</w:t>
        </w:r>
        <w:r w:rsidR="00981263" w:rsidRPr="004431E2">
          <w:rPr>
            <w:rFonts w:ascii="Courier New" w:hAnsi="Courier New"/>
            <w:i w:val="0"/>
            <w:vertAlign w:val="subscript"/>
          </w:rPr>
          <w:t xml:space="preserve"> </w:t>
        </w:r>
        <w:r w:rsidR="00981263">
          <w:rPr>
            <w:rFonts w:ascii="Courier New" w:hAnsi="Courier New" w:cs="Courier New"/>
            <w:b/>
            <w:i w:val="0"/>
          </w:rPr>
          <w:t xml:space="preserve">… </w:t>
        </w:r>
        <w:r w:rsidR="00981263" w:rsidRPr="00984A3F">
          <w:t>AssignmentExpression</w:t>
        </w:r>
      </w:ins>
      <w:r w:rsidRPr="00984A3F">
        <w:br/>
        <w:t xml:space="preserve">ElementList </w:t>
      </w:r>
      <w:r w:rsidRPr="004431E2">
        <w:rPr>
          <w:rFonts w:ascii="Courier New" w:hAnsi="Courier New" w:cs="Courier New"/>
          <w:b/>
          <w:i w:val="0"/>
        </w:rPr>
        <w:t>,</w:t>
      </w:r>
      <w:r w:rsidRPr="00984A3F">
        <w:t xml:space="preserve"> Elision</w:t>
      </w:r>
      <w:r w:rsidRPr="005E74B3">
        <w:rPr>
          <w:rFonts w:ascii="Arial" w:hAnsi="Arial" w:cs="Arial"/>
          <w:i w:val="0"/>
          <w:vertAlign w:val="subscript"/>
        </w:rPr>
        <w:t>opt</w:t>
      </w:r>
      <w:r w:rsidRPr="004431E2">
        <w:rPr>
          <w:rFonts w:ascii="Courier New" w:hAnsi="Courier New"/>
          <w:i w:val="0"/>
          <w:vertAlign w:val="subscript"/>
        </w:rPr>
        <w:t xml:space="preserve"> </w:t>
      </w:r>
      <w:r w:rsidRPr="00984A3F">
        <w:t>AssignmentExpression</w:t>
      </w:r>
      <w:ins w:id="2415" w:author="Allen Wirfs-Brock" w:date="2011-07-04T20:13:00Z">
        <w:r w:rsidR="00981263">
          <w:br/>
        </w:r>
        <w:r w:rsidR="00981263" w:rsidRPr="00984A3F">
          <w:t xml:space="preserve">ElementList </w:t>
        </w:r>
        <w:r w:rsidR="00981263" w:rsidRPr="004431E2">
          <w:rPr>
            <w:rFonts w:ascii="Courier New" w:hAnsi="Courier New" w:cs="Courier New"/>
            <w:b/>
            <w:i w:val="0"/>
          </w:rPr>
          <w:t>,</w:t>
        </w:r>
        <w:r w:rsidR="00981263" w:rsidRPr="00984A3F">
          <w:t xml:space="preserve"> Elision</w:t>
        </w:r>
        <w:r w:rsidR="00981263" w:rsidRPr="005E74B3">
          <w:rPr>
            <w:rFonts w:ascii="Arial" w:hAnsi="Arial" w:cs="Arial"/>
            <w:i w:val="0"/>
            <w:vertAlign w:val="subscript"/>
          </w:rPr>
          <w:t>opt</w:t>
        </w:r>
        <w:r w:rsidR="00981263" w:rsidRPr="004431E2">
          <w:rPr>
            <w:rFonts w:ascii="Courier New" w:hAnsi="Courier New"/>
            <w:i w:val="0"/>
            <w:vertAlign w:val="subscript"/>
          </w:rPr>
          <w:t xml:space="preserve"> </w:t>
        </w:r>
        <w:r w:rsidR="00981263">
          <w:rPr>
            <w:rFonts w:ascii="Courier New" w:hAnsi="Courier New" w:cs="Courier New"/>
            <w:b/>
            <w:i w:val="0"/>
          </w:rPr>
          <w:t xml:space="preserve">… </w:t>
        </w:r>
        <w:r w:rsidR="00981263" w:rsidRPr="00984A3F">
          <w:t>AssignmentExpression</w:t>
        </w:r>
      </w:ins>
    </w:p>
    <w:p w14:paraId="2EA9A4BE" w14:textId="77777777" w:rsidR="004C02EF" w:rsidRPr="00984A3F" w:rsidRDefault="004C02EF" w:rsidP="004C02EF">
      <w:pPr>
        <w:pStyle w:val="SyntaxRule"/>
      </w:pPr>
      <w:r w:rsidRPr="00984A3F">
        <w:t>Elision</w:t>
      </w:r>
      <w:r w:rsidRPr="00B45E5C">
        <w:rPr>
          <w:rFonts w:ascii="Arial" w:hAnsi="Arial" w:cs="Arial"/>
          <w:b/>
          <w:i w:val="0"/>
        </w:rPr>
        <w:t xml:space="preserve"> </w:t>
      </w:r>
      <w:r w:rsidRPr="00D04346">
        <w:rPr>
          <w:rFonts w:ascii="Arial" w:hAnsi="Arial" w:cs="Arial"/>
          <w:b/>
          <w:i w:val="0"/>
        </w:rPr>
        <w:t>:</w:t>
      </w:r>
    </w:p>
    <w:p w14:paraId="3D21CD3D" w14:textId="77777777" w:rsidR="004C02EF" w:rsidRPr="00984A3F" w:rsidRDefault="004C02EF" w:rsidP="004C02EF">
      <w:pPr>
        <w:pStyle w:val="SyntaxDefinition"/>
      </w:pPr>
      <w:r w:rsidRPr="004431E2">
        <w:rPr>
          <w:rFonts w:ascii="Courier New" w:hAnsi="Courier New" w:cs="Courier New"/>
          <w:b/>
          <w:i w:val="0"/>
        </w:rPr>
        <w:t>,</w:t>
      </w:r>
      <w:r w:rsidRPr="00984A3F">
        <w:br/>
        <w:t xml:space="preserve">Elision </w:t>
      </w:r>
      <w:r w:rsidRPr="004431E2">
        <w:rPr>
          <w:rFonts w:ascii="Courier New" w:hAnsi="Courier New" w:cs="Courier New"/>
          <w:b/>
          <w:i w:val="0"/>
        </w:rPr>
        <w:t>,</w:t>
      </w:r>
    </w:p>
    <w:p w14:paraId="54CB6A2F" w14:textId="77777777" w:rsidR="004C02EF" w:rsidRPr="00361EBD" w:rsidRDefault="004C02EF" w:rsidP="004C02EF">
      <w:pPr>
        <w:pStyle w:val="Syntax"/>
      </w:pPr>
      <w:r w:rsidRPr="00361EBD">
        <w:t>Semantics</w:t>
      </w:r>
    </w:p>
    <w:p w14:paraId="1AB582CA" w14:textId="77777777" w:rsidR="004C02EF" w:rsidRDefault="004C02EF" w:rsidP="004C02EF">
      <w:r>
        <w:t xml:space="preserve">The production  </w:t>
      </w:r>
      <w:r w:rsidRPr="00B73791">
        <w:rPr>
          <w:rStyle w:val="bnf"/>
        </w:rPr>
        <w:t>ArrayLiteral</w:t>
      </w:r>
      <w:r>
        <w:t xml:space="preserve"> </w:t>
      </w:r>
      <w:r>
        <w:rPr>
          <w:b/>
        </w:rPr>
        <w:t>:</w:t>
      </w:r>
      <w:r>
        <w:t xml:space="preserve">  </w:t>
      </w:r>
      <w:r>
        <w:rPr>
          <w:rFonts w:ascii="Courier New" w:hAnsi="Courier New"/>
          <w:b/>
        </w:rPr>
        <w:t xml:space="preserve">[ </w:t>
      </w:r>
      <w:r w:rsidRPr="00B73791">
        <w:rPr>
          <w:rStyle w:val="bnf"/>
        </w:rPr>
        <w:t>Elision</w:t>
      </w:r>
      <w:r w:rsidRPr="005E74B3">
        <w:rPr>
          <w:rStyle w:val="bnf"/>
          <w:rFonts w:cs="Arial"/>
          <w:i w:val="0"/>
          <w:vertAlign w:val="subscript"/>
        </w:rPr>
        <w:t>opt</w:t>
      </w:r>
      <w:r>
        <w:rPr>
          <w:rFonts w:ascii="Courier New" w:hAnsi="Courier New"/>
        </w:rPr>
        <w:t xml:space="preserve"> </w:t>
      </w:r>
      <w:r>
        <w:rPr>
          <w:rFonts w:ascii="Courier New" w:hAnsi="Courier New"/>
          <w:b/>
        </w:rPr>
        <w:t>]</w:t>
      </w:r>
      <w:r>
        <w:t xml:space="preserve">  is evaluated as follows:</w:t>
      </w:r>
    </w:p>
    <w:p w14:paraId="40674092" w14:textId="77777777" w:rsidR="004C02EF" w:rsidRDefault="004C02EF" w:rsidP="004C02EF">
      <w:pPr>
        <w:pStyle w:val="Alg4"/>
        <w:numPr>
          <w:ilvl w:val="0"/>
          <w:numId w:val="42"/>
        </w:numPr>
      </w:pPr>
      <w:r>
        <w:t xml:space="preserve">Let </w:t>
      </w:r>
      <w:r w:rsidRPr="007F3958">
        <w:rPr>
          <w:i/>
        </w:rPr>
        <w:t xml:space="preserve">array </w:t>
      </w:r>
      <w:r>
        <w:t xml:space="preserve">be the result of creating a new object as if by the expression </w:t>
      </w:r>
      <w:r>
        <w:rPr>
          <w:rFonts w:ascii="Courier New" w:hAnsi="Courier New"/>
          <w:b/>
        </w:rPr>
        <w:t xml:space="preserve">new Array() </w:t>
      </w:r>
      <w:r w:rsidRPr="001E657F">
        <w:t>where</w:t>
      </w:r>
      <w:r>
        <w:rPr>
          <w:rFonts w:ascii="Courier New" w:hAnsi="Courier New"/>
          <w:b/>
        </w:rPr>
        <w:t xml:space="preserve"> Array </w:t>
      </w:r>
      <w:r w:rsidRPr="001E657F">
        <w:t xml:space="preserve">is </w:t>
      </w:r>
      <w:r>
        <w:t>the standard built-in constructor with that name.</w:t>
      </w:r>
    </w:p>
    <w:p w14:paraId="5424FBED" w14:textId="77777777" w:rsidR="004C02EF" w:rsidRDefault="004C02EF" w:rsidP="004C02EF">
      <w:pPr>
        <w:pStyle w:val="Alg4"/>
        <w:numPr>
          <w:ilvl w:val="0"/>
          <w:numId w:val="42"/>
        </w:numPr>
      </w:pPr>
      <w:r>
        <w:t xml:space="preserve">Let </w:t>
      </w:r>
      <w:r w:rsidRPr="007F3958">
        <w:rPr>
          <w:i/>
        </w:rPr>
        <w:t xml:space="preserve">pad </w:t>
      </w:r>
      <w:r>
        <w:t xml:space="preserve">be the result of evaluating </w:t>
      </w:r>
      <w:r>
        <w:rPr>
          <w:i/>
        </w:rPr>
        <w:t>Elision</w:t>
      </w:r>
      <w:r>
        <w:t>; if not present, use the numeric value zero.</w:t>
      </w:r>
    </w:p>
    <w:p w14:paraId="29E1999A" w14:textId="77777777" w:rsidR="004C02EF" w:rsidRDefault="004C02EF" w:rsidP="004C02EF">
      <w:pPr>
        <w:pStyle w:val="Alg4"/>
        <w:numPr>
          <w:ilvl w:val="0"/>
          <w:numId w:val="42"/>
        </w:numPr>
      </w:pPr>
      <w:r>
        <w:t xml:space="preserve">Call the [[Put]] internal method of </w:t>
      </w:r>
      <w:r w:rsidRPr="007F3958">
        <w:rPr>
          <w:i/>
        </w:rPr>
        <w:t xml:space="preserve">array </w:t>
      </w:r>
      <w:r>
        <w:t xml:space="preserve">with arguments </w:t>
      </w:r>
      <w:r>
        <w:rPr>
          <w:rFonts w:ascii="Courier New" w:hAnsi="Courier New"/>
          <w:sz w:val="18"/>
        </w:rPr>
        <w:t>"</w:t>
      </w:r>
      <w:r>
        <w:rPr>
          <w:rFonts w:ascii="Courier New" w:hAnsi="Courier New"/>
          <w:b/>
        </w:rPr>
        <w:t>length</w:t>
      </w:r>
      <w:r>
        <w:rPr>
          <w:rFonts w:ascii="Courier New" w:hAnsi="Courier New"/>
          <w:sz w:val="18"/>
        </w:rPr>
        <w:t>"</w:t>
      </w:r>
      <w:r>
        <w:t xml:space="preserve">, </w:t>
      </w:r>
      <w:r w:rsidRPr="007F3958">
        <w:rPr>
          <w:i/>
        </w:rPr>
        <w:t>pad</w:t>
      </w:r>
      <w:r>
        <w:t xml:space="preserve">, and </w:t>
      </w:r>
      <w:r w:rsidRPr="00941108">
        <w:rPr>
          <w:b/>
        </w:rPr>
        <w:t>false</w:t>
      </w:r>
      <w:r>
        <w:t>.</w:t>
      </w:r>
    </w:p>
    <w:p w14:paraId="4ECE6F01" w14:textId="77777777" w:rsidR="004C02EF" w:rsidRDefault="004C02EF" w:rsidP="004C02EF">
      <w:pPr>
        <w:pStyle w:val="Alg4"/>
        <w:numPr>
          <w:ilvl w:val="0"/>
          <w:numId w:val="42"/>
        </w:numPr>
        <w:spacing w:after="220"/>
        <w:contextualSpacing/>
      </w:pPr>
      <w:r>
        <w:t xml:space="preserve">Return </w:t>
      </w:r>
      <w:r w:rsidRPr="007F3958">
        <w:rPr>
          <w:i/>
        </w:rPr>
        <w:t>array</w:t>
      </w:r>
      <w:r>
        <w:t>.</w:t>
      </w:r>
    </w:p>
    <w:p w14:paraId="60854CD5" w14:textId="77777777" w:rsidR="004C02EF" w:rsidRDefault="004C02EF" w:rsidP="004C02EF">
      <w:r>
        <w:t xml:space="preserve">The production  </w:t>
      </w:r>
      <w:r w:rsidRPr="00B73791">
        <w:rPr>
          <w:rStyle w:val="bnf"/>
        </w:rPr>
        <w:t>ArrayLiteral</w:t>
      </w:r>
      <w:r>
        <w:t xml:space="preserve"> </w:t>
      </w:r>
      <w:r>
        <w:rPr>
          <w:b/>
        </w:rPr>
        <w:t>:</w:t>
      </w:r>
      <w:r>
        <w:t xml:space="preserve"> </w:t>
      </w:r>
      <w:r>
        <w:rPr>
          <w:rFonts w:ascii="Courier New" w:hAnsi="Courier New"/>
          <w:b/>
        </w:rPr>
        <w:t xml:space="preserve">[ </w:t>
      </w:r>
      <w:r w:rsidRPr="00B73791">
        <w:rPr>
          <w:rStyle w:val="bnf"/>
        </w:rPr>
        <w:t>ElementList</w:t>
      </w:r>
      <w:r>
        <w:rPr>
          <w:rFonts w:ascii="Courier New" w:hAnsi="Courier New"/>
        </w:rPr>
        <w:t xml:space="preserve"> </w:t>
      </w:r>
      <w:r>
        <w:rPr>
          <w:rFonts w:ascii="Courier New" w:hAnsi="Courier New"/>
          <w:b/>
        </w:rPr>
        <w:t>]</w:t>
      </w:r>
      <w:r>
        <w:t xml:space="preserve">  is evaluated as follows:</w:t>
      </w:r>
    </w:p>
    <w:p w14:paraId="74E16E8D" w14:textId="77777777" w:rsidR="004C02EF" w:rsidRDefault="004C02EF" w:rsidP="004C02EF">
      <w:pPr>
        <w:pStyle w:val="Alg4"/>
        <w:numPr>
          <w:ilvl w:val="0"/>
          <w:numId w:val="43"/>
        </w:numPr>
        <w:spacing w:after="220"/>
        <w:contextualSpacing/>
      </w:pPr>
      <w:r>
        <w:t xml:space="preserve">Return the result of evaluating </w:t>
      </w:r>
      <w:r>
        <w:rPr>
          <w:i/>
        </w:rPr>
        <w:t>ElementList</w:t>
      </w:r>
      <w:r>
        <w:t>.</w:t>
      </w:r>
    </w:p>
    <w:p w14:paraId="075B1C00" w14:textId="77777777" w:rsidR="004C02EF" w:rsidRDefault="004C02EF" w:rsidP="004C02EF">
      <w:r>
        <w:t xml:space="preserve">The production  </w:t>
      </w:r>
      <w:r w:rsidRPr="00B73791">
        <w:rPr>
          <w:rStyle w:val="bnf"/>
        </w:rPr>
        <w:t>ArrayLiteral</w:t>
      </w:r>
      <w:r>
        <w:t xml:space="preserve"> </w:t>
      </w:r>
      <w:r>
        <w:rPr>
          <w:b/>
        </w:rPr>
        <w:t xml:space="preserve">: </w:t>
      </w:r>
      <w:r>
        <w:rPr>
          <w:rFonts w:ascii="Courier New" w:hAnsi="Courier New"/>
          <w:b/>
        </w:rPr>
        <w:t xml:space="preserve">[ </w:t>
      </w:r>
      <w:r w:rsidRPr="00B73791">
        <w:rPr>
          <w:rStyle w:val="bnf"/>
        </w:rPr>
        <w:t>ElementList</w:t>
      </w:r>
      <w:r w:rsidRPr="00E91749">
        <w:t xml:space="preserve"> </w:t>
      </w:r>
      <w:r w:rsidRPr="00E32218">
        <w:rPr>
          <w:rFonts w:ascii="Courier New" w:hAnsi="Courier New" w:cs="Courier New"/>
          <w:b/>
        </w:rPr>
        <w:t>,</w:t>
      </w:r>
      <w:r>
        <w:rPr>
          <w:i/>
        </w:rPr>
        <w:t xml:space="preserve"> </w:t>
      </w:r>
      <w:r w:rsidRPr="00B73791">
        <w:rPr>
          <w:rStyle w:val="bnf"/>
        </w:rPr>
        <w:t>Elision</w:t>
      </w:r>
      <w:r w:rsidRPr="005E74B3">
        <w:rPr>
          <w:rStyle w:val="bnf"/>
          <w:rFonts w:cs="Arial"/>
          <w:i w:val="0"/>
          <w:vertAlign w:val="subscript"/>
        </w:rPr>
        <w:t>opt</w:t>
      </w:r>
      <w:r>
        <w:rPr>
          <w:rFonts w:ascii="Courier New" w:hAnsi="Courier New"/>
        </w:rPr>
        <w:t xml:space="preserve"> </w:t>
      </w:r>
      <w:r>
        <w:rPr>
          <w:rFonts w:ascii="Courier New" w:hAnsi="Courier New"/>
          <w:b/>
        </w:rPr>
        <w:t>]</w:t>
      </w:r>
      <w:r>
        <w:t xml:space="preserve">  is evaluated as follows:</w:t>
      </w:r>
    </w:p>
    <w:p w14:paraId="4D4DDA61" w14:textId="77777777" w:rsidR="004C02EF" w:rsidRDefault="004C02EF" w:rsidP="004C02EF">
      <w:pPr>
        <w:pStyle w:val="Alg4"/>
        <w:numPr>
          <w:ilvl w:val="0"/>
          <w:numId w:val="401"/>
        </w:numPr>
        <w:spacing w:after="220"/>
        <w:contextualSpacing/>
      </w:pPr>
      <w:r>
        <w:t xml:space="preserve">Let </w:t>
      </w:r>
      <w:r w:rsidRPr="006307DB">
        <w:rPr>
          <w:i/>
        </w:rPr>
        <w:t xml:space="preserve">array </w:t>
      </w:r>
      <w:r>
        <w:t xml:space="preserve">be the result of evaluating </w:t>
      </w:r>
      <w:r>
        <w:rPr>
          <w:i/>
        </w:rPr>
        <w:t>ElementList</w:t>
      </w:r>
      <w:r>
        <w:t>.</w:t>
      </w:r>
    </w:p>
    <w:p w14:paraId="3EBFA5C9" w14:textId="77777777" w:rsidR="004C02EF" w:rsidRDefault="004C02EF" w:rsidP="004C02EF">
      <w:pPr>
        <w:pStyle w:val="Alg4"/>
        <w:numPr>
          <w:ilvl w:val="0"/>
          <w:numId w:val="401"/>
        </w:numPr>
        <w:spacing w:after="220"/>
        <w:contextualSpacing/>
      </w:pPr>
      <w:r>
        <w:t xml:space="preserve">Let </w:t>
      </w:r>
      <w:r w:rsidRPr="007F3958">
        <w:rPr>
          <w:i/>
        </w:rPr>
        <w:t xml:space="preserve">pad </w:t>
      </w:r>
      <w:r>
        <w:t>be the result of evaluating</w:t>
      </w:r>
      <w:r w:rsidDel="006307DB">
        <w:t xml:space="preserve"> </w:t>
      </w:r>
      <w:r>
        <w:rPr>
          <w:i/>
        </w:rPr>
        <w:t>Elision</w:t>
      </w:r>
      <w:r>
        <w:t>; if not present, use the numeric value zero.</w:t>
      </w:r>
    </w:p>
    <w:p w14:paraId="5947F519" w14:textId="77777777" w:rsidR="004C02EF" w:rsidRDefault="004C02EF" w:rsidP="004C02EF">
      <w:pPr>
        <w:pStyle w:val="Alg4"/>
        <w:numPr>
          <w:ilvl w:val="0"/>
          <w:numId w:val="401"/>
        </w:numPr>
        <w:spacing w:after="220"/>
        <w:contextualSpacing/>
      </w:pPr>
      <w:r>
        <w:t xml:space="preserve">Let </w:t>
      </w:r>
      <w:r w:rsidRPr="00EF2AF1">
        <w:rPr>
          <w:i/>
        </w:rPr>
        <w:t xml:space="preserve">len </w:t>
      </w:r>
      <w:r>
        <w:t xml:space="preserve">be the result of calling the [[Get]] internal method of </w:t>
      </w:r>
      <w:r w:rsidRPr="00EF2AF1">
        <w:rPr>
          <w:i/>
        </w:rPr>
        <w:t xml:space="preserve">array </w:t>
      </w:r>
      <w:r>
        <w:t xml:space="preserve">with argument </w:t>
      </w:r>
      <w:r>
        <w:rPr>
          <w:rFonts w:ascii="Courier New" w:hAnsi="Courier New"/>
          <w:sz w:val="18"/>
        </w:rPr>
        <w:t>"</w:t>
      </w:r>
      <w:r>
        <w:rPr>
          <w:rFonts w:ascii="Courier New" w:hAnsi="Courier New"/>
          <w:b/>
        </w:rPr>
        <w:t>length</w:t>
      </w:r>
      <w:r>
        <w:rPr>
          <w:rFonts w:ascii="Courier New" w:hAnsi="Courier New"/>
          <w:sz w:val="18"/>
        </w:rPr>
        <w:t>"</w:t>
      </w:r>
      <w:r>
        <w:t>.</w:t>
      </w:r>
    </w:p>
    <w:p w14:paraId="38929B32" w14:textId="77777777" w:rsidR="004C02EF" w:rsidRDefault="004C02EF" w:rsidP="004C02EF">
      <w:pPr>
        <w:pStyle w:val="Alg4"/>
        <w:numPr>
          <w:ilvl w:val="0"/>
          <w:numId w:val="401"/>
        </w:numPr>
        <w:spacing w:after="220"/>
        <w:contextualSpacing/>
      </w:pPr>
      <w:r>
        <w:t xml:space="preserve">Call the [[Put]] internal method of </w:t>
      </w:r>
      <w:r w:rsidRPr="00EF2AF1">
        <w:rPr>
          <w:i/>
        </w:rPr>
        <w:t xml:space="preserve">array </w:t>
      </w:r>
      <w:r>
        <w:t xml:space="preserve">with arguments </w:t>
      </w:r>
      <w:r>
        <w:rPr>
          <w:rFonts w:ascii="Courier New" w:hAnsi="Courier New"/>
          <w:sz w:val="18"/>
        </w:rPr>
        <w:t>"</w:t>
      </w:r>
      <w:r>
        <w:rPr>
          <w:rFonts w:ascii="Courier New" w:hAnsi="Courier New"/>
          <w:b/>
        </w:rPr>
        <w:t>length</w:t>
      </w:r>
      <w:r>
        <w:rPr>
          <w:rFonts w:ascii="Courier New" w:hAnsi="Courier New"/>
          <w:sz w:val="18"/>
        </w:rPr>
        <w:t>"</w:t>
      </w:r>
      <w:r>
        <w:t>, ToUint32(</w:t>
      </w:r>
      <w:r w:rsidRPr="00EF2AF1">
        <w:rPr>
          <w:i/>
        </w:rPr>
        <w:t>pad</w:t>
      </w:r>
      <w:r>
        <w:t>+</w:t>
      </w:r>
      <w:r w:rsidRPr="00EF2AF1">
        <w:rPr>
          <w:i/>
        </w:rPr>
        <w:t>len</w:t>
      </w:r>
      <w:r>
        <w:t xml:space="preserve">), and </w:t>
      </w:r>
      <w:r w:rsidRPr="00941108">
        <w:rPr>
          <w:b/>
        </w:rPr>
        <w:t>false</w:t>
      </w:r>
      <w:r>
        <w:t>.</w:t>
      </w:r>
    </w:p>
    <w:p w14:paraId="6B58A235" w14:textId="77777777" w:rsidR="004C02EF" w:rsidRDefault="004C02EF" w:rsidP="004C02EF">
      <w:pPr>
        <w:pStyle w:val="Alg4"/>
        <w:numPr>
          <w:ilvl w:val="0"/>
          <w:numId w:val="401"/>
        </w:numPr>
        <w:spacing w:after="220"/>
        <w:contextualSpacing/>
      </w:pPr>
      <w:r>
        <w:t xml:space="preserve">Return </w:t>
      </w:r>
      <w:r w:rsidRPr="00EF2AF1">
        <w:rPr>
          <w:i/>
        </w:rPr>
        <w:t>array</w:t>
      </w:r>
      <w:r>
        <w:t>.</w:t>
      </w:r>
    </w:p>
    <w:p w14:paraId="4253AB50" w14:textId="77777777" w:rsidR="004C02EF" w:rsidRDefault="004C02EF" w:rsidP="004C02EF">
      <w:r>
        <w:t xml:space="preserve">The production  </w:t>
      </w:r>
      <w:r w:rsidRPr="00B73791">
        <w:rPr>
          <w:rStyle w:val="bnf"/>
        </w:rPr>
        <w:t>ElementList</w:t>
      </w:r>
      <w:r>
        <w:t xml:space="preserve"> </w:t>
      </w:r>
      <w:r>
        <w:rPr>
          <w:b/>
        </w:rPr>
        <w:t>:</w:t>
      </w:r>
      <w:r>
        <w:t xml:space="preserve">  </w:t>
      </w:r>
      <w:r w:rsidRPr="00B73791">
        <w:rPr>
          <w:rStyle w:val="bnf"/>
        </w:rPr>
        <w:t>Elision</w:t>
      </w:r>
      <w:r w:rsidRPr="005E74B3">
        <w:rPr>
          <w:rStyle w:val="bnf"/>
          <w:rFonts w:cs="Arial"/>
          <w:i w:val="0"/>
          <w:vertAlign w:val="subscript"/>
        </w:rPr>
        <w:t>opt</w:t>
      </w:r>
      <w:r>
        <w:rPr>
          <w:rFonts w:ascii="Courier New" w:hAnsi="Courier New"/>
        </w:rPr>
        <w:t xml:space="preserve"> </w:t>
      </w:r>
      <w:r w:rsidRPr="00B73791">
        <w:rPr>
          <w:rStyle w:val="bnf"/>
        </w:rPr>
        <w:t>AssignmentExpression</w:t>
      </w:r>
      <w:r>
        <w:t xml:space="preserve">  is evaluated as follows:</w:t>
      </w:r>
    </w:p>
    <w:p w14:paraId="1EDFF0CF" w14:textId="77777777" w:rsidR="004C02EF" w:rsidRDefault="004C02EF" w:rsidP="004C02EF">
      <w:pPr>
        <w:pStyle w:val="Alg4"/>
        <w:numPr>
          <w:ilvl w:val="0"/>
          <w:numId w:val="44"/>
        </w:numPr>
        <w:spacing w:after="220"/>
        <w:contextualSpacing/>
      </w:pPr>
      <w:r>
        <w:t xml:space="preserve">Let </w:t>
      </w:r>
      <w:r w:rsidRPr="007F3958">
        <w:rPr>
          <w:i/>
        </w:rPr>
        <w:t xml:space="preserve">array </w:t>
      </w:r>
      <w:r>
        <w:t xml:space="preserve">be the result of creating a new object as if by the expression </w:t>
      </w:r>
      <w:r>
        <w:rPr>
          <w:rFonts w:ascii="Courier New" w:hAnsi="Courier New"/>
          <w:b/>
        </w:rPr>
        <w:t xml:space="preserve">new Array() </w:t>
      </w:r>
      <w:r w:rsidRPr="001E657F">
        <w:t>where</w:t>
      </w:r>
      <w:r>
        <w:rPr>
          <w:rFonts w:ascii="Courier New" w:hAnsi="Courier New"/>
          <w:b/>
        </w:rPr>
        <w:t xml:space="preserve"> Array </w:t>
      </w:r>
      <w:r w:rsidRPr="001E657F">
        <w:t xml:space="preserve">is </w:t>
      </w:r>
      <w:r>
        <w:t>the standard built-in constructor with that name.</w:t>
      </w:r>
    </w:p>
    <w:p w14:paraId="1025F963" w14:textId="77777777" w:rsidR="004C02EF" w:rsidRDefault="004C02EF" w:rsidP="004C02EF">
      <w:pPr>
        <w:pStyle w:val="Alg4"/>
        <w:numPr>
          <w:ilvl w:val="0"/>
          <w:numId w:val="44"/>
        </w:numPr>
        <w:spacing w:after="220"/>
        <w:contextualSpacing/>
      </w:pPr>
      <w:r>
        <w:t xml:space="preserve">Let </w:t>
      </w:r>
      <w:r>
        <w:rPr>
          <w:i/>
        </w:rPr>
        <w:t>firstIndex</w:t>
      </w:r>
      <w:r w:rsidRPr="007F3958">
        <w:rPr>
          <w:i/>
        </w:rPr>
        <w:t xml:space="preserve"> </w:t>
      </w:r>
      <w:r>
        <w:t xml:space="preserve">be the result of evaluating </w:t>
      </w:r>
      <w:r>
        <w:rPr>
          <w:i/>
        </w:rPr>
        <w:t>Elision</w:t>
      </w:r>
      <w:r>
        <w:t>; if not present, use the numeric value zero.</w:t>
      </w:r>
    </w:p>
    <w:p w14:paraId="1BDD09AF" w14:textId="77777777" w:rsidR="004C02EF" w:rsidRDefault="004C02EF" w:rsidP="004C02EF">
      <w:pPr>
        <w:pStyle w:val="Alg4"/>
        <w:numPr>
          <w:ilvl w:val="0"/>
          <w:numId w:val="44"/>
        </w:numPr>
        <w:spacing w:after="220"/>
        <w:contextualSpacing/>
      </w:pPr>
      <w:r>
        <w:t xml:space="preserve">Let </w:t>
      </w:r>
      <w:r>
        <w:rPr>
          <w:i/>
        </w:rPr>
        <w:t>initResult</w:t>
      </w:r>
      <w:r w:rsidRPr="007F3958">
        <w:rPr>
          <w:i/>
        </w:rPr>
        <w:t xml:space="preserve"> </w:t>
      </w:r>
      <w:r>
        <w:t xml:space="preserve">be the result of evaluating </w:t>
      </w:r>
      <w:r>
        <w:rPr>
          <w:i/>
        </w:rPr>
        <w:t>AssignmentExpression</w:t>
      </w:r>
      <w:r>
        <w:t>.</w:t>
      </w:r>
    </w:p>
    <w:p w14:paraId="09C93354" w14:textId="77777777" w:rsidR="004C02EF" w:rsidRDefault="004C02EF" w:rsidP="004C02EF">
      <w:pPr>
        <w:pStyle w:val="Alg4"/>
        <w:numPr>
          <w:ilvl w:val="0"/>
          <w:numId w:val="44"/>
        </w:numPr>
        <w:spacing w:after="220"/>
        <w:contextualSpacing/>
      </w:pPr>
      <w:r>
        <w:t xml:space="preserve">Let </w:t>
      </w:r>
      <w:r w:rsidRPr="00284005">
        <w:rPr>
          <w:i/>
        </w:rPr>
        <w:t xml:space="preserve">initValue </w:t>
      </w:r>
      <w:r>
        <w:t>be GetValue(</w:t>
      </w:r>
      <w:r w:rsidRPr="00284005">
        <w:rPr>
          <w:i/>
        </w:rPr>
        <w:t>initResult</w:t>
      </w:r>
      <w:r>
        <w:t>).</w:t>
      </w:r>
    </w:p>
    <w:p w14:paraId="06C2CC33" w14:textId="77777777" w:rsidR="004C02EF" w:rsidRDefault="004C02EF" w:rsidP="004C02EF">
      <w:pPr>
        <w:pStyle w:val="Alg4"/>
        <w:numPr>
          <w:ilvl w:val="0"/>
          <w:numId w:val="44"/>
        </w:numPr>
        <w:spacing w:after="220"/>
        <w:contextualSpacing/>
      </w:pPr>
      <w:r>
        <w:t xml:space="preserve">Call the [[DefineOwnProperty]] internal method of </w:t>
      </w:r>
      <w:r w:rsidRPr="00ED7246">
        <w:rPr>
          <w:i/>
        </w:rPr>
        <w:t xml:space="preserve">array </w:t>
      </w:r>
      <w:r>
        <w:t>with arguments ToString(</w:t>
      </w:r>
      <w:r w:rsidRPr="00851528">
        <w:rPr>
          <w:i/>
        </w:rPr>
        <w:t>firstIndex</w:t>
      </w:r>
      <w:r>
        <w:rPr>
          <w:i/>
        </w:rPr>
        <w:t>)</w:t>
      </w:r>
      <w:r>
        <w:t xml:space="preserve">, the Property Descriptor { [[Value]]: </w:t>
      </w:r>
      <w:r w:rsidRPr="00851528">
        <w:rPr>
          <w:i/>
        </w:rPr>
        <w:t>initValue</w:t>
      </w:r>
      <w:r>
        <w:t xml:space="preserve">, [[Writable]]: </w:t>
      </w:r>
      <w:r w:rsidRPr="00ED7246">
        <w:rPr>
          <w:b/>
        </w:rPr>
        <w:t>true</w:t>
      </w:r>
      <w:r>
        <w:t xml:space="preserve">, [[Enumerable]]: </w:t>
      </w:r>
      <w:r w:rsidRPr="00ED7246">
        <w:rPr>
          <w:b/>
        </w:rPr>
        <w:t>true</w:t>
      </w:r>
      <w:r>
        <w:t xml:space="preserve">, [[Configurable]]: </w:t>
      </w:r>
      <w:r w:rsidRPr="00ED7246">
        <w:rPr>
          <w:b/>
        </w:rPr>
        <w:t>true</w:t>
      </w:r>
      <w:r>
        <w:t xml:space="preserve">}, and </w:t>
      </w:r>
      <w:r w:rsidRPr="00ED7246">
        <w:rPr>
          <w:b/>
        </w:rPr>
        <w:t>false</w:t>
      </w:r>
      <w:r>
        <w:t>.</w:t>
      </w:r>
    </w:p>
    <w:p w14:paraId="7A207A38" w14:textId="77777777" w:rsidR="004C02EF" w:rsidRDefault="004C02EF" w:rsidP="004C02EF">
      <w:pPr>
        <w:pStyle w:val="Alg4"/>
        <w:numPr>
          <w:ilvl w:val="0"/>
          <w:numId w:val="44"/>
        </w:numPr>
        <w:spacing w:after="220"/>
        <w:contextualSpacing/>
      </w:pPr>
      <w:r>
        <w:t xml:space="preserve">Return </w:t>
      </w:r>
      <w:r w:rsidRPr="00C92131">
        <w:rPr>
          <w:i/>
        </w:rPr>
        <w:t>array</w:t>
      </w:r>
      <w:r>
        <w:t>.</w:t>
      </w:r>
    </w:p>
    <w:p w14:paraId="4AFDB14D" w14:textId="77777777" w:rsidR="005B4EF9" w:rsidRDefault="005B4EF9" w:rsidP="005B4EF9">
      <w:pPr>
        <w:rPr>
          <w:ins w:id="2416" w:author="Allen Wirfs-Brock" w:date="2011-07-05T08:51:00Z"/>
        </w:rPr>
      </w:pPr>
      <w:ins w:id="2417" w:author="Allen Wirfs-Brock" w:date="2011-07-05T08:51:00Z">
        <w:r>
          <w:t xml:space="preserve">The static semantics of the production </w:t>
        </w:r>
      </w:ins>
      <w:ins w:id="2418" w:author="Allen Wirfs-Brock" w:date="2011-07-05T08:52:00Z">
        <w:r w:rsidR="002C6802" w:rsidRPr="00B73791">
          <w:rPr>
            <w:rStyle w:val="bnf"/>
          </w:rPr>
          <w:t>ElementList</w:t>
        </w:r>
        <w:r w:rsidR="002C6802">
          <w:t xml:space="preserve"> </w:t>
        </w:r>
        <w:r w:rsidR="002C6802">
          <w:rPr>
            <w:b/>
          </w:rPr>
          <w:t>:</w:t>
        </w:r>
        <w:r w:rsidR="002C6802">
          <w:t xml:space="preserve">  </w:t>
        </w:r>
        <w:r w:rsidR="002C6802" w:rsidRPr="00B73791">
          <w:rPr>
            <w:rStyle w:val="bnf"/>
          </w:rPr>
          <w:t>Elision</w:t>
        </w:r>
        <w:r w:rsidR="002C6802" w:rsidRPr="005E74B3">
          <w:rPr>
            <w:rStyle w:val="bnf"/>
            <w:rFonts w:cs="Arial"/>
            <w:i w:val="0"/>
            <w:vertAlign w:val="subscript"/>
          </w:rPr>
          <w:t>opt</w:t>
        </w:r>
        <w:r w:rsidR="002C6802">
          <w:rPr>
            <w:rFonts w:ascii="Courier New" w:hAnsi="Courier New"/>
          </w:rPr>
          <w:t xml:space="preserve"> </w:t>
        </w:r>
        <w:r w:rsidR="002C6802">
          <w:rPr>
            <w:rFonts w:ascii="Courier New" w:hAnsi="Courier New" w:cs="Courier New"/>
            <w:b/>
            <w:i/>
          </w:rPr>
          <w:t xml:space="preserve">… </w:t>
        </w:r>
        <w:r w:rsidR="002C6802" w:rsidRPr="00B73791">
          <w:rPr>
            <w:rStyle w:val="bnf"/>
          </w:rPr>
          <w:t>AssignmentExpression</w:t>
        </w:r>
      </w:ins>
      <w:ins w:id="2419" w:author="Allen Wirfs-Brock" w:date="2011-07-05T08:51:00Z">
        <w:r>
          <w:t xml:space="preserve"> are:</w:t>
        </w:r>
      </w:ins>
    </w:p>
    <w:p w14:paraId="0187B3AA" w14:textId="77777777" w:rsidR="005B4EF9" w:rsidRDefault="005B4EF9" w:rsidP="002C6802">
      <w:pPr>
        <w:numPr>
          <w:ilvl w:val="0"/>
          <w:numId w:val="411"/>
        </w:numPr>
        <w:spacing w:after="220"/>
        <w:rPr>
          <w:ins w:id="2420" w:author="Allen Wirfs-Brock" w:date="2011-07-05T08:51:00Z"/>
        </w:rPr>
      </w:pPr>
      <w:ins w:id="2421" w:author="Allen Wirfs-Brock" w:date="2011-07-05T08:51:00Z">
        <w:r>
          <w:t xml:space="preserve">It is a Syntax Error </w:t>
        </w:r>
      </w:ins>
      <w:ins w:id="2422" w:author="Allen Wirfs-Brock" w:date="2011-07-05T08:52:00Z">
        <w:r w:rsidR="002C6802">
          <w:t xml:space="preserve">if the </w:t>
        </w:r>
      </w:ins>
      <w:ins w:id="2423" w:author="Allen Wirfs-Brock" w:date="2011-07-05T08:54:00Z">
        <w:r w:rsidR="002C6802">
          <w:t>s</w:t>
        </w:r>
      </w:ins>
      <w:ins w:id="2424" w:author="Allen Wirfs-Brock" w:date="2011-07-05T08:52:00Z">
        <w:r w:rsidR="002C6802">
          <w:t xml:space="preserve">cource code </w:t>
        </w:r>
      </w:ins>
      <w:ins w:id="2425" w:author="Allen Wirfs-Brock" w:date="2011-07-05T08:54:00Z">
        <w:r w:rsidR="002C6802">
          <w:t xml:space="preserve">parsed with this production </w:t>
        </w:r>
      </w:ins>
      <w:ins w:id="2426" w:author="Allen Wirfs-Brock" w:date="2011-07-05T08:52:00Z">
        <w:r w:rsidR="002C6802">
          <w:t>is not extended code</w:t>
        </w:r>
      </w:ins>
      <w:ins w:id="2427" w:author="Allen Wirfs-Brock" w:date="2011-07-05T08:51:00Z">
        <w:r w:rsidRPr="00586549">
          <w:t>.</w:t>
        </w:r>
      </w:ins>
    </w:p>
    <w:p w14:paraId="4E042852" w14:textId="77777777" w:rsidR="00173402" w:rsidRDefault="00173402" w:rsidP="00173402">
      <w:pPr>
        <w:rPr>
          <w:ins w:id="2428" w:author="Allen Wirfs-Brock" w:date="2011-07-04T20:14:00Z"/>
        </w:rPr>
      </w:pPr>
      <w:ins w:id="2429" w:author="Allen Wirfs-Brock" w:date="2011-07-04T20:14:00Z">
        <w:r>
          <w:t xml:space="preserve">The production  </w:t>
        </w:r>
        <w:r w:rsidRPr="00B73791">
          <w:rPr>
            <w:rStyle w:val="bnf"/>
          </w:rPr>
          <w:t>ElementList</w:t>
        </w:r>
        <w:r>
          <w:t xml:space="preserve"> </w:t>
        </w:r>
        <w:r>
          <w:rPr>
            <w:b/>
          </w:rPr>
          <w:t>:</w:t>
        </w:r>
        <w:r>
          <w:t xml:space="preserve">  </w:t>
        </w:r>
        <w:r w:rsidRPr="00B73791">
          <w:rPr>
            <w:rStyle w:val="bnf"/>
          </w:rPr>
          <w:t>Elision</w:t>
        </w:r>
        <w:r w:rsidRPr="005E74B3">
          <w:rPr>
            <w:rStyle w:val="bnf"/>
            <w:rFonts w:cs="Arial"/>
            <w:i w:val="0"/>
            <w:vertAlign w:val="subscript"/>
          </w:rPr>
          <w:t>opt</w:t>
        </w:r>
        <w:r>
          <w:rPr>
            <w:rFonts w:ascii="Courier New" w:hAnsi="Courier New"/>
          </w:rPr>
          <w:t xml:space="preserve"> </w:t>
        </w:r>
      </w:ins>
      <w:ins w:id="2430" w:author="Allen Wirfs-Brock" w:date="2011-07-04T20:15:00Z">
        <w:r>
          <w:rPr>
            <w:rFonts w:ascii="Courier New" w:hAnsi="Courier New" w:cs="Courier New"/>
            <w:b/>
            <w:i/>
          </w:rPr>
          <w:t xml:space="preserve">… </w:t>
        </w:r>
      </w:ins>
      <w:ins w:id="2431" w:author="Allen Wirfs-Brock" w:date="2011-07-04T20:14:00Z">
        <w:r w:rsidRPr="00B73791">
          <w:rPr>
            <w:rStyle w:val="bnf"/>
          </w:rPr>
          <w:t>AssignmentExpression</w:t>
        </w:r>
        <w:r>
          <w:t xml:space="preserve">  is evaluated as follows:</w:t>
        </w:r>
      </w:ins>
    </w:p>
    <w:p w14:paraId="108BA809" w14:textId="77777777" w:rsidR="00173402" w:rsidRDefault="00173402" w:rsidP="00173402">
      <w:pPr>
        <w:pStyle w:val="Alg4"/>
        <w:numPr>
          <w:ilvl w:val="0"/>
          <w:numId w:val="430"/>
        </w:numPr>
        <w:spacing w:after="220"/>
        <w:contextualSpacing/>
        <w:rPr>
          <w:ins w:id="2432" w:author="Allen Wirfs-Brock" w:date="2011-07-04T20:14:00Z"/>
        </w:rPr>
      </w:pPr>
      <w:ins w:id="2433" w:author="Allen Wirfs-Brock" w:date="2011-07-04T20:14:00Z">
        <w:r>
          <w:t xml:space="preserve">Let </w:t>
        </w:r>
        <w:r w:rsidRPr="007F3958">
          <w:rPr>
            <w:i/>
          </w:rPr>
          <w:t xml:space="preserve">array </w:t>
        </w:r>
        <w:r>
          <w:t xml:space="preserve">be the result of creating a new object as if by the expression </w:t>
        </w:r>
        <w:r>
          <w:rPr>
            <w:rFonts w:ascii="Courier New" w:hAnsi="Courier New"/>
            <w:b/>
          </w:rPr>
          <w:t xml:space="preserve">new Array() </w:t>
        </w:r>
        <w:r w:rsidRPr="001E657F">
          <w:t>where</w:t>
        </w:r>
        <w:r>
          <w:rPr>
            <w:rFonts w:ascii="Courier New" w:hAnsi="Courier New"/>
            <w:b/>
          </w:rPr>
          <w:t xml:space="preserve"> Array </w:t>
        </w:r>
        <w:r w:rsidRPr="001E657F">
          <w:t xml:space="preserve">is </w:t>
        </w:r>
        <w:r>
          <w:t>the standard built-in constructor with that name.</w:t>
        </w:r>
      </w:ins>
    </w:p>
    <w:p w14:paraId="58BA22D5" w14:textId="77777777" w:rsidR="00173402" w:rsidRDefault="00173402" w:rsidP="00173402">
      <w:pPr>
        <w:pStyle w:val="Alg4"/>
        <w:numPr>
          <w:ilvl w:val="0"/>
          <w:numId w:val="430"/>
        </w:numPr>
        <w:spacing w:after="220"/>
        <w:contextualSpacing/>
        <w:rPr>
          <w:ins w:id="2434" w:author="Allen Wirfs-Brock" w:date="2011-07-04T20:14:00Z"/>
        </w:rPr>
      </w:pPr>
      <w:ins w:id="2435" w:author="Allen Wirfs-Brock" w:date="2011-07-04T20:14:00Z">
        <w:r>
          <w:t xml:space="preserve">Let </w:t>
        </w:r>
      </w:ins>
      <w:ins w:id="2436" w:author="Allen Wirfs-Brock" w:date="2011-07-04T20:30:00Z">
        <w:r>
          <w:rPr>
            <w:i/>
          </w:rPr>
          <w:t>index</w:t>
        </w:r>
      </w:ins>
      <w:ins w:id="2437" w:author="Allen Wirfs-Brock" w:date="2011-07-04T20:14:00Z">
        <w:r w:rsidRPr="007F3958">
          <w:rPr>
            <w:i/>
          </w:rPr>
          <w:t xml:space="preserve"> </w:t>
        </w:r>
        <w:r>
          <w:t xml:space="preserve">be the result of evaluating </w:t>
        </w:r>
        <w:r>
          <w:rPr>
            <w:i/>
          </w:rPr>
          <w:t>Elision</w:t>
        </w:r>
        <w:r>
          <w:t>; if not present, use the numeric value zero.</w:t>
        </w:r>
      </w:ins>
    </w:p>
    <w:p w14:paraId="77D71CBE" w14:textId="77777777" w:rsidR="00173402" w:rsidRDefault="00173402" w:rsidP="00173402">
      <w:pPr>
        <w:pStyle w:val="Alg4"/>
        <w:numPr>
          <w:ilvl w:val="0"/>
          <w:numId w:val="430"/>
        </w:numPr>
        <w:spacing w:after="220"/>
        <w:contextualSpacing/>
        <w:rPr>
          <w:ins w:id="2438" w:author="Allen Wirfs-Brock" w:date="2011-07-04T20:14:00Z"/>
        </w:rPr>
      </w:pPr>
      <w:ins w:id="2439" w:author="Allen Wirfs-Brock" w:date="2011-07-04T20:14:00Z">
        <w:r>
          <w:t xml:space="preserve">Let </w:t>
        </w:r>
      </w:ins>
      <w:ins w:id="2440" w:author="Allen Wirfs-Brock" w:date="2011-07-05T09:12:00Z">
        <w:r w:rsidR="00711C66">
          <w:rPr>
            <w:i/>
          </w:rPr>
          <w:t>spread</w:t>
        </w:r>
      </w:ins>
      <w:ins w:id="2441" w:author="Allen Wirfs-Brock" w:date="2011-07-04T20:14:00Z">
        <w:r>
          <w:rPr>
            <w:i/>
          </w:rPr>
          <w:t>Re</w:t>
        </w:r>
      </w:ins>
      <w:ins w:id="2442" w:author="Allen Wirfs-Brock" w:date="2011-07-05T09:12:00Z">
        <w:r w:rsidR="00711C66">
          <w:rPr>
            <w:i/>
          </w:rPr>
          <w:t>f</w:t>
        </w:r>
      </w:ins>
      <w:ins w:id="2443" w:author="Allen Wirfs-Brock" w:date="2011-07-04T20:14:00Z">
        <w:r w:rsidRPr="007F3958">
          <w:rPr>
            <w:i/>
          </w:rPr>
          <w:t xml:space="preserve"> </w:t>
        </w:r>
        <w:r>
          <w:t xml:space="preserve">be the result of evaluating </w:t>
        </w:r>
        <w:r>
          <w:rPr>
            <w:i/>
          </w:rPr>
          <w:t>AssignmentExpression</w:t>
        </w:r>
        <w:r>
          <w:t>.</w:t>
        </w:r>
      </w:ins>
    </w:p>
    <w:p w14:paraId="12769D49" w14:textId="77777777" w:rsidR="00173402" w:rsidRDefault="00173402" w:rsidP="00173402">
      <w:pPr>
        <w:pStyle w:val="Alg4"/>
        <w:numPr>
          <w:ilvl w:val="0"/>
          <w:numId w:val="430"/>
        </w:numPr>
        <w:spacing w:after="220"/>
        <w:contextualSpacing/>
        <w:rPr>
          <w:ins w:id="2444" w:author="Allen Wirfs-Brock" w:date="2011-07-04T20:14:00Z"/>
        </w:rPr>
      </w:pPr>
      <w:ins w:id="2445" w:author="Allen Wirfs-Brock" w:date="2011-07-04T20:14:00Z">
        <w:r>
          <w:t xml:space="preserve">Let </w:t>
        </w:r>
      </w:ins>
      <w:ins w:id="2446" w:author="Allen Wirfs-Brock" w:date="2011-07-05T09:12:00Z">
        <w:r w:rsidR="00EB07D2">
          <w:rPr>
            <w:i/>
          </w:rPr>
          <w:t>spread</w:t>
        </w:r>
      </w:ins>
      <w:ins w:id="2447" w:author="Allen Wirfs-Brock" w:date="2011-07-04T20:14:00Z">
        <w:r w:rsidRPr="00284005">
          <w:rPr>
            <w:i/>
          </w:rPr>
          <w:t xml:space="preserve">Value </w:t>
        </w:r>
        <w:r>
          <w:t>be GetValue(</w:t>
        </w:r>
      </w:ins>
      <w:ins w:id="2448" w:author="Allen Wirfs-Brock" w:date="2011-07-05T09:12:00Z">
        <w:r w:rsidR="00711C66">
          <w:rPr>
            <w:i/>
          </w:rPr>
          <w:t>spreadRef</w:t>
        </w:r>
      </w:ins>
      <w:ins w:id="2449" w:author="Allen Wirfs-Brock" w:date="2011-07-04T20:14:00Z">
        <w:r>
          <w:t>).</w:t>
        </w:r>
      </w:ins>
    </w:p>
    <w:p w14:paraId="6B7CC186" w14:textId="77777777" w:rsidR="00173402" w:rsidRDefault="00173402" w:rsidP="00173402">
      <w:pPr>
        <w:pStyle w:val="Alg4"/>
        <w:numPr>
          <w:ilvl w:val="0"/>
          <w:numId w:val="430"/>
        </w:numPr>
        <w:contextualSpacing/>
        <w:rPr>
          <w:ins w:id="2450" w:author="Allen Wirfs-Brock" w:date="2011-07-04T20:19:00Z"/>
        </w:rPr>
      </w:pPr>
      <w:commentRangeStart w:id="2451"/>
      <w:ins w:id="2452" w:author="Allen Wirfs-Brock" w:date="2011-07-04T20:19:00Z">
        <w:r>
          <w:t xml:space="preserve">Let </w:t>
        </w:r>
      </w:ins>
      <w:ins w:id="2453" w:author="Allen Wirfs-Brock" w:date="2011-07-05T09:13:00Z">
        <w:r w:rsidR="00EB07D2">
          <w:rPr>
            <w:i/>
          </w:rPr>
          <w:t>spread</w:t>
        </w:r>
      </w:ins>
      <w:ins w:id="2454" w:author="Allen Wirfs-Brock" w:date="2011-07-04T20:19:00Z">
        <w:r w:rsidRPr="00173402">
          <w:rPr>
            <w:i/>
          </w:rPr>
          <w:t>Obj</w:t>
        </w:r>
        <w:r>
          <w:t xml:space="preserve"> be ToObject(</w:t>
        </w:r>
      </w:ins>
      <w:ins w:id="2455" w:author="Allen Wirfs-Brock" w:date="2011-07-05T09:12:00Z">
        <w:r w:rsidR="00EB07D2">
          <w:rPr>
            <w:i/>
          </w:rPr>
          <w:t>spread</w:t>
        </w:r>
        <w:r w:rsidR="00EB07D2" w:rsidRPr="00284005">
          <w:rPr>
            <w:i/>
          </w:rPr>
          <w:t>Value</w:t>
        </w:r>
      </w:ins>
      <w:ins w:id="2456" w:author="Allen Wirfs-Brock" w:date="2011-07-04T20:19:00Z">
        <w:r>
          <w:t>).</w:t>
        </w:r>
      </w:ins>
      <w:commentRangeEnd w:id="2451"/>
      <w:ins w:id="2457" w:author="Allen Wirfs-Brock" w:date="2011-07-04T20:32:00Z">
        <w:r w:rsidR="00CD54D3">
          <w:rPr>
            <w:rStyle w:val="af4"/>
            <w:rFonts w:ascii="Arial" w:eastAsia="MS Mincho" w:hAnsi="Arial"/>
            <w:spacing w:val="0"/>
            <w:lang w:eastAsia="ja-JP"/>
          </w:rPr>
          <w:commentReference w:id="2451"/>
        </w:r>
      </w:ins>
    </w:p>
    <w:p w14:paraId="2C1920E0" w14:textId="77777777" w:rsidR="00173402" w:rsidRDefault="00173402" w:rsidP="00173402">
      <w:pPr>
        <w:pStyle w:val="Alg3"/>
        <w:numPr>
          <w:ilvl w:val="0"/>
          <w:numId w:val="430"/>
        </w:numPr>
        <w:rPr>
          <w:ins w:id="2459" w:author="Allen Wirfs-Brock" w:date="2011-07-04T20:17:00Z"/>
        </w:rPr>
      </w:pPr>
      <w:ins w:id="2460" w:author="Allen Wirfs-Brock" w:date="2011-07-04T20:17:00Z">
        <w:r>
          <w:t xml:space="preserve">Let </w:t>
        </w:r>
        <w:r w:rsidRPr="00EE7398">
          <w:rPr>
            <w:i/>
          </w:rPr>
          <w:t>lenVal</w:t>
        </w:r>
        <w:r>
          <w:t xml:space="preserve"> be the result of calling the [[Get]] internal method of </w:t>
        </w:r>
      </w:ins>
      <w:ins w:id="2461" w:author="Allen Wirfs-Brock" w:date="2011-07-05T09:13:00Z">
        <w:r w:rsidR="00EB07D2">
          <w:rPr>
            <w:i/>
          </w:rPr>
          <w:t>spread</w:t>
        </w:r>
        <w:r w:rsidR="00EB07D2" w:rsidRPr="00173402">
          <w:rPr>
            <w:i/>
          </w:rPr>
          <w:t>Obj</w:t>
        </w:r>
        <w:r w:rsidR="00EB07D2">
          <w:t xml:space="preserve"> </w:t>
        </w:r>
      </w:ins>
      <w:ins w:id="2462" w:author="Allen Wirfs-Brock" w:date="2011-07-04T20:17:00Z">
        <w:r>
          <w:t xml:space="preserve">with argument </w:t>
        </w:r>
        <w:r w:rsidRPr="00EE7398">
          <w:rPr>
            <w:rFonts w:ascii="Courier New" w:hAnsi="Courier New" w:cs="Courier New"/>
          </w:rPr>
          <w:t>“</w:t>
        </w:r>
        <w:r w:rsidRPr="00EE7398">
          <w:rPr>
            <w:rFonts w:ascii="Courier New" w:hAnsi="Courier New" w:cs="Courier New"/>
            <w:b/>
          </w:rPr>
          <w:t>length</w:t>
        </w:r>
        <w:r w:rsidRPr="00EE7398">
          <w:rPr>
            <w:rFonts w:ascii="Courier New" w:hAnsi="Courier New" w:cs="Courier New"/>
          </w:rPr>
          <w:t>”.</w:t>
        </w:r>
      </w:ins>
    </w:p>
    <w:p w14:paraId="5B0EFA21" w14:textId="77777777" w:rsidR="00173402" w:rsidRDefault="00173402" w:rsidP="00173402">
      <w:pPr>
        <w:pStyle w:val="Alg3"/>
        <w:numPr>
          <w:ilvl w:val="0"/>
          <w:numId w:val="430"/>
        </w:numPr>
        <w:rPr>
          <w:ins w:id="2463" w:author="Allen Wirfs-Brock" w:date="2011-07-04T20:17:00Z"/>
        </w:rPr>
      </w:pPr>
      <w:ins w:id="2464" w:author="Allen Wirfs-Brock" w:date="2011-07-04T20:17:00Z">
        <w:r>
          <w:t xml:space="preserve">Let </w:t>
        </w:r>
      </w:ins>
      <w:ins w:id="2465" w:author="Allen Wirfs-Brock" w:date="2011-07-05T09:16:00Z">
        <w:r w:rsidR="00EB07D2">
          <w:rPr>
            <w:i/>
          </w:rPr>
          <w:t>spreadLen</w:t>
        </w:r>
        <w:r w:rsidR="00EB07D2">
          <w:t xml:space="preserve"> </w:t>
        </w:r>
      </w:ins>
      <w:ins w:id="2466" w:author="Allen Wirfs-Brock" w:date="2011-07-04T20:17:00Z">
        <w:r>
          <w:t xml:space="preserve">be </w:t>
        </w:r>
      </w:ins>
      <w:ins w:id="2467" w:author="Allen Wirfs-Brock" w:date="2011-07-05T09:05:00Z">
        <w:r w:rsidR="00711C66">
          <w:t>T</w:t>
        </w:r>
      </w:ins>
      <w:ins w:id="2468" w:author="Allen Wirfs-Brock" w:date="2011-07-04T20:17:00Z">
        <w:r>
          <w:t>oUint32(</w:t>
        </w:r>
        <w:r w:rsidRPr="00EE7398">
          <w:rPr>
            <w:i/>
          </w:rPr>
          <w:t>lenVal</w:t>
        </w:r>
        <w:r>
          <w:t>).</w:t>
        </w:r>
      </w:ins>
    </w:p>
    <w:p w14:paraId="689EAC23" w14:textId="77777777" w:rsidR="00173402" w:rsidRDefault="00173402" w:rsidP="00173402">
      <w:pPr>
        <w:pStyle w:val="Alg3"/>
        <w:numPr>
          <w:ilvl w:val="0"/>
          <w:numId w:val="430"/>
        </w:numPr>
        <w:rPr>
          <w:ins w:id="2469" w:author="Allen Wirfs-Brock" w:date="2011-07-04T20:17:00Z"/>
        </w:rPr>
      </w:pPr>
      <w:ins w:id="2470" w:author="Allen Wirfs-Brock" w:date="2011-07-04T20:17:00Z">
        <w:r>
          <w:t xml:space="preserve">Let </w:t>
        </w:r>
      </w:ins>
      <w:ins w:id="2471" w:author="Allen Wirfs-Brock" w:date="2011-07-04T20:22:00Z">
        <w:r>
          <w:rPr>
            <w:i/>
          </w:rPr>
          <w:t>n</w:t>
        </w:r>
      </w:ins>
      <w:ins w:id="2472" w:author="Allen Wirfs-Brock" w:date="2011-07-04T20:17:00Z">
        <w:r>
          <w:t>=0;</w:t>
        </w:r>
      </w:ins>
    </w:p>
    <w:p w14:paraId="2A3EA6FD" w14:textId="77777777" w:rsidR="00173402" w:rsidRDefault="00173402" w:rsidP="00173402">
      <w:pPr>
        <w:pStyle w:val="Alg3"/>
        <w:numPr>
          <w:ilvl w:val="0"/>
          <w:numId w:val="430"/>
        </w:numPr>
        <w:rPr>
          <w:ins w:id="2473" w:author="Allen Wirfs-Brock" w:date="2011-07-04T20:17:00Z"/>
        </w:rPr>
      </w:pPr>
      <w:ins w:id="2474" w:author="Allen Wirfs-Brock" w:date="2011-07-04T20:17:00Z">
        <w:r>
          <w:t xml:space="preserve">Repeat, while </w:t>
        </w:r>
      </w:ins>
      <w:ins w:id="2475" w:author="Allen Wirfs-Brock" w:date="2011-07-04T20:26:00Z">
        <w:r>
          <w:rPr>
            <w:i/>
          </w:rPr>
          <w:t>n</w:t>
        </w:r>
      </w:ins>
      <w:ins w:id="2476" w:author="Allen Wirfs-Brock" w:date="2011-07-04T20:17:00Z">
        <w:r>
          <w:t xml:space="preserve"> &lt; </w:t>
        </w:r>
      </w:ins>
      <w:ins w:id="2477" w:author="Allen Wirfs-Brock" w:date="2011-07-05T09:16:00Z">
        <w:r w:rsidR="00EB07D2">
          <w:rPr>
            <w:i/>
          </w:rPr>
          <w:t>spreadLen</w:t>
        </w:r>
      </w:ins>
    </w:p>
    <w:p w14:paraId="4098FD72" w14:textId="77777777" w:rsidR="005B4EF9" w:rsidRDefault="005B4EF9" w:rsidP="005B4EF9">
      <w:pPr>
        <w:pStyle w:val="Alg3"/>
        <w:numPr>
          <w:ilvl w:val="1"/>
          <w:numId w:val="430"/>
        </w:numPr>
        <w:tabs>
          <w:tab w:val="clear" w:pos="1440"/>
          <w:tab w:val="left" w:pos="720"/>
        </w:tabs>
        <w:ind w:left="720"/>
        <w:rPr>
          <w:ins w:id="2478" w:author="Allen Wirfs-Brock" w:date="2011-07-05T08:44:00Z"/>
        </w:rPr>
      </w:pPr>
      <w:ins w:id="2479" w:author="Allen Wirfs-Brock" w:date="2011-07-05T08:44:00Z">
        <w:r>
          <w:t xml:space="preserve">Let </w:t>
        </w:r>
        <w:r w:rsidRPr="005B4EF9">
          <w:rPr>
            <w:i/>
          </w:rPr>
          <w:t>exists</w:t>
        </w:r>
        <w:r>
          <w:t xml:space="preserve"> be the result of calling the [[HasProperty]] internal method of </w:t>
        </w:r>
      </w:ins>
      <w:ins w:id="2480" w:author="Allen Wirfs-Brock" w:date="2011-07-05T09:13:00Z">
        <w:r w:rsidR="00EB07D2">
          <w:rPr>
            <w:i/>
          </w:rPr>
          <w:t>spread</w:t>
        </w:r>
        <w:r w:rsidR="00EB07D2" w:rsidRPr="00173402">
          <w:rPr>
            <w:i/>
          </w:rPr>
          <w:t>Obj</w:t>
        </w:r>
        <w:r w:rsidR="00EB07D2">
          <w:t xml:space="preserve"> </w:t>
        </w:r>
      </w:ins>
      <w:ins w:id="2481" w:author="Allen Wirfs-Brock" w:date="2011-07-05T08:44:00Z">
        <w:r>
          <w:t xml:space="preserve">with </w:t>
        </w:r>
      </w:ins>
      <w:ins w:id="2482" w:author="Allen Wirfs-Brock" w:date="2011-07-05T08:46:00Z">
        <w:r>
          <w:t>ToString(</w:t>
        </w:r>
        <w:r w:rsidRPr="005B4EF9">
          <w:rPr>
            <w:i/>
          </w:rPr>
          <w:t>n</w:t>
        </w:r>
        <w:r>
          <w:t>)</w:t>
        </w:r>
      </w:ins>
      <w:ins w:id="2483" w:author="Allen Wirfs-Brock" w:date="2011-07-05T08:44:00Z">
        <w:r>
          <w:t>.</w:t>
        </w:r>
      </w:ins>
    </w:p>
    <w:p w14:paraId="483FC778" w14:textId="77777777" w:rsidR="005B4EF9" w:rsidRDefault="005B4EF9" w:rsidP="005B4EF9">
      <w:pPr>
        <w:pStyle w:val="Alg3"/>
        <w:numPr>
          <w:ilvl w:val="1"/>
          <w:numId w:val="430"/>
        </w:numPr>
        <w:tabs>
          <w:tab w:val="clear" w:pos="1440"/>
          <w:tab w:val="left" w:pos="720"/>
        </w:tabs>
        <w:ind w:left="720"/>
        <w:rPr>
          <w:ins w:id="2484" w:author="Allen Wirfs-Brock" w:date="2011-07-05T08:46:00Z"/>
        </w:rPr>
      </w:pPr>
      <w:ins w:id="2485" w:author="Allen Wirfs-Brock" w:date="2011-07-05T08:46:00Z">
        <w:r>
          <w:t xml:space="preserve">If </w:t>
        </w:r>
        <w:r w:rsidRPr="005B4EF9">
          <w:rPr>
            <w:i/>
          </w:rPr>
          <w:t>exists</w:t>
        </w:r>
        <w:r>
          <w:t xml:space="preserve"> </w:t>
        </w:r>
      </w:ins>
      <w:ins w:id="2486" w:author="Allen Wirfs-Brock rev2" w:date="2011-07-20T13:30:00Z">
        <w:r w:rsidR="00CD7A72">
          <w:t xml:space="preserve">is </w:t>
        </w:r>
        <w:r w:rsidR="00CD7A72" w:rsidRPr="00CD7A72">
          <w:rPr>
            <w:b/>
          </w:rPr>
          <w:t>true</w:t>
        </w:r>
        <w:r w:rsidR="00CD7A72">
          <w:t xml:space="preserve"> </w:t>
        </w:r>
      </w:ins>
      <w:ins w:id="2487" w:author="Allen Wirfs-Brock" w:date="2011-07-05T08:46:00Z">
        <w:r>
          <w:t>then,</w:t>
        </w:r>
      </w:ins>
    </w:p>
    <w:p w14:paraId="51D42441" w14:textId="77777777" w:rsidR="00173402" w:rsidRDefault="00173402" w:rsidP="005B4EF9">
      <w:pPr>
        <w:pStyle w:val="Alg3"/>
        <w:numPr>
          <w:ilvl w:val="2"/>
          <w:numId w:val="430"/>
        </w:numPr>
        <w:tabs>
          <w:tab w:val="clear" w:pos="2160"/>
          <w:tab w:val="left" w:pos="720"/>
          <w:tab w:val="num" w:pos="1170"/>
        </w:tabs>
        <w:ind w:left="1170" w:hanging="270"/>
        <w:rPr>
          <w:ins w:id="2488" w:author="Allen Wirfs-Brock" w:date="2011-07-04T20:17:00Z"/>
        </w:rPr>
      </w:pPr>
      <w:ins w:id="2489" w:author="Allen Wirfs-Brock" w:date="2011-07-04T20:17:00Z">
        <w:r>
          <w:t xml:space="preserve">Let </w:t>
        </w:r>
        <w:r w:rsidRPr="00714F47">
          <w:rPr>
            <w:i/>
          </w:rPr>
          <w:t>v</w:t>
        </w:r>
        <w:r>
          <w:t xml:space="preserve"> be the result of calling the [[Get]] internal method of </w:t>
        </w:r>
      </w:ins>
      <w:ins w:id="2490" w:author="Allen Wirfs-Brock" w:date="2011-07-05T09:14:00Z">
        <w:r w:rsidR="00EB07D2">
          <w:rPr>
            <w:i/>
          </w:rPr>
          <w:t>spread</w:t>
        </w:r>
        <w:r w:rsidR="00EB07D2" w:rsidRPr="00173402">
          <w:rPr>
            <w:i/>
          </w:rPr>
          <w:t>Obj</w:t>
        </w:r>
        <w:r w:rsidR="00EB07D2">
          <w:t xml:space="preserve"> </w:t>
        </w:r>
      </w:ins>
      <w:ins w:id="2491" w:author="Allen Wirfs-Brock" w:date="2011-07-04T20:17:00Z">
        <w:r>
          <w:t>passing ToString(</w:t>
        </w:r>
      </w:ins>
      <w:ins w:id="2492" w:author="Allen Wirfs-Brock" w:date="2011-07-04T20:23:00Z">
        <w:r>
          <w:rPr>
            <w:i/>
          </w:rPr>
          <w:t>n</w:t>
        </w:r>
      </w:ins>
      <w:ins w:id="2493" w:author="Allen Wirfs-Brock" w:date="2011-07-04T20:17:00Z">
        <w:r>
          <w:t>)</w:t>
        </w:r>
      </w:ins>
      <w:ins w:id="2494" w:author="Allen Wirfs-Brock" w:date="2011-07-04T20:23:00Z">
        <w:r>
          <w:t xml:space="preserve"> </w:t>
        </w:r>
      </w:ins>
      <w:ins w:id="2495" w:author="Allen Wirfs-Brock" w:date="2011-07-04T20:17:00Z">
        <w:r>
          <w:t>as the argument.</w:t>
        </w:r>
      </w:ins>
    </w:p>
    <w:p w14:paraId="527FAD66" w14:textId="77777777" w:rsidR="00173402" w:rsidRDefault="00173402" w:rsidP="005B4EF9">
      <w:pPr>
        <w:pStyle w:val="Alg3"/>
        <w:numPr>
          <w:ilvl w:val="2"/>
          <w:numId w:val="430"/>
        </w:numPr>
        <w:tabs>
          <w:tab w:val="clear" w:pos="2160"/>
          <w:tab w:val="left" w:pos="720"/>
          <w:tab w:val="num" w:pos="1170"/>
        </w:tabs>
        <w:ind w:left="1170" w:hanging="270"/>
        <w:rPr>
          <w:ins w:id="2496" w:author="Allen Wirfs-Brock" w:date="2011-07-04T20:17:00Z"/>
        </w:rPr>
      </w:pPr>
      <w:ins w:id="2497" w:author="Allen Wirfs-Brock" w:date="2011-07-04T20:17:00Z">
        <w:r w:rsidRPr="00AA0E90">
          <w:t xml:space="preserve">Call the [[DefineOwnProperty]] internal method of </w:t>
        </w:r>
      </w:ins>
      <w:ins w:id="2498" w:author="Allen Wirfs-Brock" w:date="2011-07-04T20:23:00Z">
        <w:r w:rsidRPr="007F3958">
          <w:rPr>
            <w:i/>
          </w:rPr>
          <w:t>array</w:t>
        </w:r>
      </w:ins>
      <w:ins w:id="2499" w:author="Allen Wirfs-Brock" w:date="2011-07-04T20:17:00Z">
        <w:r w:rsidRPr="00AA0E90">
          <w:t xml:space="preserve"> with arguments </w:t>
        </w:r>
        <w:commentRangeStart w:id="2500"/>
        <w:r w:rsidRPr="00AA0E90">
          <w:t>ToString(</w:t>
        </w:r>
      </w:ins>
      <w:ins w:id="2501" w:author="Allen Wirfs-Brock" w:date="2011-07-05T09:22:00Z">
        <w:r w:rsidR="009356F9">
          <w:t>ToUint32(</w:t>
        </w:r>
      </w:ins>
      <w:ins w:id="2502" w:author="Allen Wirfs-Brock" w:date="2011-07-04T20:30:00Z">
        <w:r>
          <w:rPr>
            <w:i/>
          </w:rPr>
          <w:t>index</w:t>
        </w:r>
      </w:ins>
      <w:ins w:id="2503" w:author="Allen Wirfs-Brock" w:date="2011-07-05T09:22:00Z">
        <w:r w:rsidR="009356F9">
          <w:rPr>
            <w:i/>
          </w:rPr>
          <w:t>)</w:t>
        </w:r>
      </w:ins>
      <w:ins w:id="2504" w:author="Allen Wirfs-Brock" w:date="2011-07-04T20:17:00Z">
        <w:r w:rsidRPr="00AA0E90">
          <w:t>)</w:t>
        </w:r>
      </w:ins>
      <w:commentRangeEnd w:id="2500"/>
      <w:ins w:id="2505" w:author="Allen Wirfs-Brock" w:date="2011-07-05T09:24:00Z">
        <w:r w:rsidR="009356F9">
          <w:rPr>
            <w:rStyle w:val="af4"/>
            <w:rFonts w:ascii="Arial" w:eastAsia="MS Mincho" w:hAnsi="Arial"/>
            <w:spacing w:val="0"/>
            <w:lang w:eastAsia="ja-JP"/>
          </w:rPr>
          <w:commentReference w:id="2500"/>
        </w:r>
      </w:ins>
      <w:ins w:id="2507" w:author="Allen Wirfs-Brock" w:date="2011-07-04T20:17:00Z">
        <w:r w:rsidRPr="00AA0E90">
          <w:t xml:space="preserve">, Property Descriptor {[[Value]]: </w:t>
        </w:r>
        <w:r>
          <w:rPr>
            <w:i/>
          </w:rPr>
          <w:t>v</w:t>
        </w:r>
        <w:r w:rsidRPr="00AA0E90">
          <w:t xml:space="preserve">, [[Writable]]: </w:t>
        </w:r>
        <w:r w:rsidRPr="00AA0E90">
          <w:rPr>
            <w:b/>
          </w:rPr>
          <w:t>true</w:t>
        </w:r>
        <w:r w:rsidRPr="00AA0E90">
          <w:t xml:space="preserve">, [[Enumerable]]: </w:t>
        </w:r>
        <w:r w:rsidRPr="00AA0E90">
          <w:rPr>
            <w:b/>
          </w:rPr>
          <w:t>true</w:t>
        </w:r>
        <w:r w:rsidRPr="00AA0E90">
          <w:t xml:space="preserve">, [[Configurable]]: </w:t>
        </w:r>
        <w:r w:rsidRPr="00AA0E90">
          <w:rPr>
            <w:b/>
          </w:rPr>
          <w:t>true</w:t>
        </w:r>
        <w:r w:rsidRPr="00AA0E90">
          <w:t xml:space="preserve">}, and </w:t>
        </w:r>
        <w:r w:rsidRPr="00AA0E90">
          <w:rPr>
            <w:b/>
          </w:rPr>
          <w:t>false</w:t>
        </w:r>
        <w:r w:rsidRPr="00AA0E90">
          <w:t>.</w:t>
        </w:r>
      </w:ins>
    </w:p>
    <w:p w14:paraId="072C0F74" w14:textId="77777777" w:rsidR="00173402" w:rsidRDefault="00173402" w:rsidP="005B4EF9">
      <w:pPr>
        <w:pStyle w:val="Alg3"/>
        <w:numPr>
          <w:ilvl w:val="1"/>
          <w:numId w:val="430"/>
        </w:numPr>
        <w:tabs>
          <w:tab w:val="clear" w:pos="1440"/>
          <w:tab w:val="left" w:pos="720"/>
        </w:tabs>
        <w:ind w:left="720"/>
        <w:rPr>
          <w:ins w:id="2508" w:author="Allen Wirfs-Brock" w:date="2011-07-04T20:17:00Z"/>
        </w:rPr>
      </w:pPr>
      <w:ins w:id="2509" w:author="Allen Wirfs-Brock" w:date="2011-07-04T20:17:00Z">
        <w:r>
          <w:t xml:space="preserve">Let </w:t>
        </w:r>
        <w:r w:rsidRPr="00334FB2">
          <w:rPr>
            <w:i/>
          </w:rPr>
          <w:t>n</w:t>
        </w:r>
        <w:r>
          <w:t xml:space="preserve"> = </w:t>
        </w:r>
        <w:r w:rsidRPr="00334FB2">
          <w:rPr>
            <w:i/>
          </w:rPr>
          <w:t>n</w:t>
        </w:r>
        <w:r>
          <w:t>+1.</w:t>
        </w:r>
      </w:ins>
    </w:p>
    <w:p w14:paraId="4059901C" w14:textId="77777777" w:rsidR="00173402" w:rsidRDefault="00173402" w:rsidP="005B4EF9">
      <w:pPr>
        <w:pStyle w:val="Alg3"/>
        <w:numPr>
          <w:ilvl w:val="1"/>
          <w:numId w:val="430"/>
        </w:numPr>
        <w:tabs>
          <w:tab w:val="clear" w:pos="1440"/>
          <w:tab w:val="left" w:pos="720"/>
        </w:tabs>
        <w:ind w:left="720"/>
        <w:rPr>
          <w:ins w:id="2510" w:author="Allen Wirfs-Brock" w:date="2011-07-04T20:17:00Z"/>
        </w:rPr>
      </w:pPr>
      <w:ins w:id="2511" w:author="Allen Wirfs-Brock" w:date="2011-07-04T20:17:00Z">
        <w:r>
          <w:t xml:space="preserve">Let </w:t>
        </w:r>
      </w:ins>
      <w:ins w:id="2512" w:author="Allen Wirfs-Brock" w:date="2011-07-04T20:30:00Z">
        <w:r>
          <w:rPr>
            <w:i/>
          </w:rPr>
          <w:t>index</w:t>
        </w:r>
      </w:ins>
      <w:ins w:id="2513" w:author="Allen Wirfs-Brock" w:date="2011-07-04T20:27:00Z">
        <w:r>
          <w:t xml:space="preserve"> </w:t>
        </w:r>
      </w:ins>
      <w:ins w:id="2514" w:author="Allen Wirfs-Brock" w:date="2011-07-04T20:17:00Z">
        <w:r>
          <w:t xml:space="preserve">= </w:t>
        </w:r>
      </w:ins>
      <w:ins w:id="2515" w:author="Allen Wirfs-Brock" w:date="2011-07-04T20:30:00Z">
        <w:r>
          <w:rPr>
            <w:i/>
          </w:rPr>
          <w:t>index</w:t>
        </w:r>
      </w:ins>
      <w:ins w:id="2516" w:author="Allen Wirfs-Brock" w:date="2011-07-04T20:27:00Z">
        <w:r>
          <w:t xml:space="preserve"> </w:t>
        </w:r>
      </w:ins>
      <w:ins w:id="2517" w:author="Allen Wirfs-Brock" w:date="2011-07-04T20:17:00Z">
        <w:r>
          <w:t>+1.</w:t>
        </w:r>
      </w:ins>
    </w:p>
    <w:p w14:paraId="46FA5A23" w14:textId="77777777" w:rsidR="00173402" w:rsidRDefault="00173402" w:rsidP="00173402">
      <w:pPr>
        <w:pStyle w:val="Alg4"/>
        <w:numPr>
          <w:ilvl w:val="0"/>
          <w:numId w:val="430"/>
        </w:numPr>
        <w:spacing w:after="220"/>
        <w:contextualSpacing/>
        <w:rPr>
          <w:ins w:id="2518" w:author="Allen Wirfs-Brock" w:date="2011-07-04T20:14:00Z"/>
        </w:rPr>
      </w:pPr>
      <w:ins w:id="2519" w:author="Allen Wirfs-Brock" w:date="2011-07-04T20:14:00Z">
        <w:r>
          <w:t xml:space="preserve">Return </w:t>
        </w:r>
        <w:r w:rsidRPr="00C92131">
          <w:rPr>
            <w:i/>
          </w:rPr>
          <w:t>array</w:t>
        </w:r>
        <w:r>
          <w:t>.</w:t>
        </w:r>
      </w:ins>
    </w:p>
    <w:p w14:paraId="0D60D400" w14:textId="77777777" w:rsidR="004C02EF" w:rsidRDefault="004C02EF" w:rsidP="004C02EF">
      <w:r>
        <w:t xml:space="preserve">The production  </w:t>
      </w:r>
      <w:r w:rsidRPr="00B73791">
        <w:rPr>
          <w:rStyle w:val="bnf"/>
        </w:rPr>
        <w:t>ElementList</w:t>
      </w:r>
      <w:r>
        <w:t xml:space="preserve"> </w:t>
      </w:r>
      <w:r>
        <w:rPr>
          <w:b/>
        </w:rPr>
        <w:t>:</w:t>
      </w:r>
      <w:r>
        <w:t xml:space="preserve">  </w:t>
      </w:r>
      <w:r w:rsidRPr="00B73791">
        <w:rPr>
          <w:rStyle w:val="bnf"/>
        </w:rPr>
        <w:t>ElementList</w:t>
      </w:r>
      <w:r>
        <w:t xml:space="preserve"> </w:t>
      </w:r>
      <w:r>
        <w:rPr>
          <w:b/>
        </w:rPr>
        <w:t>,</w:t>
      </w:r>
      <w:r>
        <w:t xml:space="preserve"> </w:t>
      </w:r>
      <w:r w:rsidRPr="00B73791">
        <w:rPr>
          <w:rStyle w:val="bnf"/>
        </w:rPr>
        <w:t>Elision</w:t>
      </w:r>
      <w:r w:rsidRPr="005E74B3">
        <w:rPr>
          <w:rStyle w:val="bnf"/>
          <w:rFonts w:cs="Arial"/>
          <w:i w:val="0"/>
          <w:vertAlign w:val="subscript"/>
        </w:rPr>
        <w:t>opt</w:t>
      </w:r>
      <w:r>
        <w:rPr>
          <w:rFonts w:ascii="Courier New" w:hAnsi="Courier New"/>
        </w:rPr>
        <w:t xml:space="preserve"> </w:t>
      </w:r>
      <w:r w:rsidRPr="00B73791">
        <w:rPr>
          <w:rStyle w:val="bnf"/>
        </w:rPr>
        <w:t>AssignmentExpression</w:t>
      </w:r>
      <w:r>
        <w:t xml:space="preserve">  is evaluated as follows:</w:t>
      </w:r>
    </w:p>
    <w:p w14:paraId="56B1AAF6" w14:textId="77777777" w:rsidR="004C02EF" w:rsidRDefault="004C02EF" w:rsidP="004C02EF">
      <w:pPr>
        <w:pStyle w:val="Alg4"/>
        <w:numPr>
          <w:ilvl w:val="0"/>
          <w:numId w:val="45"/>
        </w:numPr>
        <w:spacing w:after="220"/>
        <w:contextualSpacing/>
      </w:pPr>
      <w:r>
        <w:t xml:space="preserve">Let </w:t>
      </w:r>
      <w:r w:rsidRPr="006307DB">
        <w:rPr>
          <w:i/>
        </w:rPr>
        <w:t xml:space="preserve">array </w:t>
      </w:r>
      <w:r>
        <w:t xml:space="preserve">be the result of evaluating </w:t>
      </w:r>
      <w:r>
        <w:rPr>
          <w:i/>
        </w:rPr>
        <w:t>ElementList</w:t>
      </w:r>
      <w:r>
        <w:t>.</w:t>
      </w:r>
    </w:p>
    <w:p w14:paraId="78F88A96" w14:textId="77777777" w:rsidR="004C02EF" w:rsidRDefault="004C02EF" w:rsidP="004C02EF">
      <w:pPr>
        <w:pStyle w:val="Alg4"/>
        <w:numPr>
          <w:ilvl w:val="0"/>
          <w:numId w:val="45"/>
        </w:numPr>
        <w:spacing w:after="220"/>
        <w:contextualSpacing/>
      </w:pPr>
      <w:r>
        <w:t xml:space="preserve">Let </w:t>
      </w:r>
      <w:r w:rsidRPr="007F3958">
        <w:rPr>
          <w:i/>
        </w:rPr>
        <w:t xml:space="preserve">pad </w:t>
      </w:r>
      <w:r>
        <w:t>be the result of evaluating</w:t>
      </w:r>
      <w:r w:rsidDel="006307DB">
        <w:t xml:space="preserve"> </w:t>
      </w:r>
      <w:r>
        <w:rPr>
          <w:i/>
        </w:rPr>
        <w:t>Elision</w:t>
      </w:r>
      <w:r>
        <w:t>; if not present, use the numeric value zero.</w:t>
      </w:r>
    </w:p>
    <w:p w14:paraId="71E999EB" w14:textId="77777777" w:rsidR="004C02EF" w:rsidRDefault="004C02EF" w:rsidP="004C02EF">
      <w:pPr>
        <w:pStyle w:val="Alg4"/>
        <w:numPr>
          <w:ilvl w:val="0"/>
          <w:numId w:val="45"/>
        </w:numPr>
        <w:spacing w:after="220"/>
        <w:contextualSpacing/>
      </w:pPr>
      <w:r>
        <w:t xml:space="preserve">Let </w:t>
      </w:r>
      <w:r>
        <w:rPr>
          <w:i/>
        </w:rPr>
        <w:t>initResult</w:t>
      </w:r>
      <w:r w:rsidRPr="007F3958">
        <w:rPr>
          <w:i/>
        </w:rPr>
        <w:t xml:space="preserve"> </w:t>
      </w:r>
      <w:r>
        <w:t xml:space="preserve">be the result of evaluating </w:t>
      </w:r>
      <w:r>
        <w:rPr>
          <w:i/>
        </w:rPr>
        <w:t>AssignmentExpression</w:t>
      </w:r>
      <w:r>
        <w:t>.</w:t>
      </w:r>
    </w:p>
    <w:p w14:paraId="29C2CF46" w14:textId="77777777" w:rsidR="004C02EF" w:rsidRDefault="004C02EF" w:rsidP="004C02EF">
      <w:pPr>
        <w:pStyle w:val="Alg4"/>
        <w:numPr>
          <w:ilvl w:val="0"/>
          <w:numId w:val="45"/>
        </w:numPr>
        <w:spacing w:after="220"/>
        <w:contextualSpacing/>
      </w:pPr>
      <w:r>
        <w:t xml:space="preserve">Let </w:t>
      </w:r>
      <w:r w:rsidRPr="00284005">
        <w:rPr>
          <w:i/>
        </w:rPr>
        <w:t xml:space="preserve">initValue </w:t>
      </w:r>
      <w:r>
        <w:t>be GetValue(</w:t>
      </w:r>
      <w:r w:rsidRPr="00E41653">
        <w:rPr>
          <w:i/>
        </w:rPr>
        <w:t>initResult</w:t>
      </w:r>
      <w:r>
        <w:t>).</w:t>
      </w:r>
    </w:p>
    <w:p w14:paraId="3196707F" w14:textId="77777777" w:rsidR="004C02EF" w:rsidRDefault="004C02EF" w:rsidP="004C02EF">
      <w:pPr>
        <w:pStyle w:val="Alg4"/>
        <w:numPr>
          <w:ilvl w:val="0"/>
          <w:numId w:val="45"/>
        </w:numPr>
        <w:spacing w:after="220"/>
        <w:contextualSpacing/>
      </w:pPr>
      <w:r>
        <w:t xml:space="preserve">Let </w:t>
      </w:r>
      <w:r w:rsidRPr="00E41653">
        <w:rPr>
          <w:i/>
        </w:rPr>
        <w:t xml:space="preserve">len </w:t>
      </w:r>
      <w:r>
        <w:t xml:space="preserve">be the result of calling the [[Get]] internal method of </w:t>
      </w:r>
      <w:r w:rsidRPr="00E41653">
        <w:rPr>
          <w:i/>
        </w:rPr>
        <w:t xml:space="preserve">array </w:t>
      </w:r>
      <w:r>
        <w:t xml:space="preserve">with argument </w:t>
      </w:r>
      <w:r>
        <w:rPr>
          <w:rFonts w:ascii="Courier New" w:hAnsi="Courier New"/>
          <w:sz w:val="18"/>
        </w:rPr>
        <w:t>"</w:t>
      </w:r>
      <w:r>
        <w:rPr>
          <w:rFonts w:ascii="Courier New" w:hAnsi="Courier New"/>
          <w:b/>
        </w:rPr>
        <w:t>length</w:t>
      </w:r>
      <w:r>
        <w:rPr>
          <w:rFonts w:ascii="Courier New" w:hAnsi="Courier New"/>
          <w:sz w:val="18"/>
        </w:rPr>
        <w:t>"</w:t>
      </w:r>
      <w:r>
        <w:t>.</w:t>
      </w:r>
    </w:p>
    <w:p w14:paraId="73667739" w14:textId="77777777" w:rsidR="004C02EF" w:rsidRDefault="004C02EF" w:rsidP="004C02EF">
      <w:pPr>
        <w:pStyle w:val="Alg4"/>
        <w:numPr>
          <w:ilvl w:val="0"/>
          <w:numId w:val="45"/>
        </w:numPr>
        <w:spacing w:after="220"/>
        <w:contextualSpacing/>
      </w:pPr>
      <w:r>
        <w:t xml:space="preserve">Call the [[DefineOwnProperty]] internal method of </w:t>
      </w:r>
      <w:r w:rsidRPr="00E41653">
        <w:rPr>
          <w:i/>
        </w:rPr>
        <w:t xml:space="preserve">array </w:t>
      </w:r>
      <w:r>
        <w:t>with arguments ToString(ToUint32((</w:t>
      </w:r>
      <w:r w:rsidRPr="00E41653">
        <w:rPr>
          <w:i/>
        </w:rPr>
        <w:t>pad</w:t>
      </w:r>
      <w:r>
        <w:t>+</w:t>
      </w:r>
      <w:r w:rsidRPr="00E41653">
        <w:rPr>
          <w:i/>
        </w:rPr>
        <w:t>len</w:t>
      </w:r>
      <w:r>
        <w:t xml:space="preserve">)) and the Property Descriptor { [[Value]]: </w:t>
      </w:r>
      <w:r w:rsidRPr="00E41653">
        <w:rPr>
          <w:i/>
        </w:rPr>
        <w:t>initValue</w:t>
      </w:r>
      <w:r>
        <w:t xml:space="preserve">, [[Writable]]: </w:t>
      </w:r>
      <w:r w:rsidRPr="00C92131">
        <w:rPr>
          <w:b/>
        </w:rPr>
        <w:t>true</w:t>
      </w:r>
      <w:r>
        <w:t xml:space="preserve">, [[Enumerable]]: </w:t>
      </w:r>
      <w:r w:rsidRPr="00C92131">
        <w:rPr>
          <w:b/>
        </w:rPr>
        <w:t>true</w:t>
      </w:r>
      <w:r>
        <w:t xml:space="preserve">, [[Configurable]]: </w:t>
      </w:r>
      <w:r w:rsidRPr="00C92131">
        <w:rPr>
          <w:b/>
        </w:rPr>
        <w:t>true</w:t>
      </w:r>
      <w:r>
        <w:t xml:space="preserve">}, and </w:t>
      </w:r>
      <w:r w:rsidRPr="00C92131">
        <w:rPr>
          <w:b/>
        </w:rPr>
        <w:t>false</w:t>
      </w:r>
      <w:r>
        <w:t>.</w:t>
      </w:r>
    </w:p>
    <w:p w14:paraId="3CF8C3A9" w14:textId="77777777" w:rsidR="004C02EF" w:rsidRDefault="004C02EF" w:rsidP="004C02EF">
      <w:pPr>
        <w:pStyle w:val="Alg4"/>
        <w:numPr>
          <w:ilvl w:val="0"/>
          <w:numId w:val="45"/>
        </w:numPr>
        <w:spacing w:after="220"/>
        <w:contextualSpacing/>
      </w:pPr>
      <w:r>
        <w:t xml:space="preserve">Return </w:t>
      </w:r>
      <w:r w:rsidRPr="00E41653">
        <w:rPr>
          <w:i/>
        </w:rPr>
        <w:t>array</w:t>
      </w:r>
      <w:r>
        <w:t>.</w:t>
      </w:r>
    </w:p>
    <w:p w14:paraId="2E771146" w14:textId="77777777" w:rsidR="002C6802" w:rsidRDefault="002C6802" w:rsidP="002C6802">
      <w:pPr>
        <w:rPr>
          <w:ins w:id="2520" w:author="Allen Wirfs-Brock" w:date="2011-07-05T08:56:00Z"/>
        </w:rPr>
      </w:pPr>
      <w:ins w:id="2521" w:author="Allen Wirfs-Brock" w:date="2011-07-05T08:56:00Z">
        <w:r>
          <w:t xml:space="preserve">The static semantics of the production </w:t>
        </w:r>
        <w:r w:rsidRPr="00B73791">
          <w:rPr>
            <w:rStyle w:val="bnf"/>
          </w:rPr>
          <w:t>ElementList</w:t>
        </w:r>
        <w:r>
          <w:t xml:space="preserve"> </w:t>
        </w:r>
        <w:r>
          <w:rPr>
            <w:b/>
          </w:rPr>
          <w:t>:</w:t>
        </w:r>
        <w:r>
          <w:t xml:space="preserve">  </w:t>
        </w:r>
        <w:r w:rsidRPr="00B73791">
          <w:rPr>
            <w:rStyle w:val="bnf"/>
          </w:rPr>
          <w:t>ElementList</w:t>
        </w:r>
        <w:r>
          <w:t xml:space="preserve"> </w:t>
        </w:r>
        <w:r>
          <w:rPr>
            <w:b/>
          </w:rPr>
          <w:t>,</w:t>
        </w:r>
        <w:r>
          <w:t xml:space="preserve"> </w:t>
        </w:r>
        <w:r w:rsidRPr="00B73791">
          <w:rPr>
            <w:rStyle w:val="bnf"/>
          </w:rPr>
          <w:t>Elision</w:t>
        </w:r>
        <w:r w:rsidRPr="005E74B3">
          <w:rPr>
            <w:rStyle w:val="bnf"/>
            <w:rFonts w:cs="Arial"/>
            <w:i w:val="0"/>
            <w:vertAlign w:val="subscript"/>
          </w:rPr>
          <w:t>opt</w:t>
        </w:r>
        <w:r>
          <w:rPr>
            <w:rFonts w:ascii="Courier New" w:hAnsi="Courier New"/>
          </w:rPr>
          <w:t xml:space="preserve"> </w:t>
        </w:r>
        <w:r>
          <w:rPr>
            <w:rFonts w:ascii="Courier New" w:hAnsi="Courier New" w:cs="Courier New"/>
            <w:b/>
            <w:i/>
          </w:rPr>
          <w:t xml:space="preserve">… </w:t>
        </w:r>
        <w:r w:rsidRPr="00B73791">
          <w:rPr>
            <w:rStyle w:val="bnf"/>
          </w:rPr>
          <w:t>AssignmentExpression</w:t>
        </w:r>
        <w:r>
          <w:t xml:space="preserve"> are:</w:t>
        </w:r>
      </w:ins>
    </w:p>
    <w:p w14:paraId="28DE6CF8" w14:textId="77777777" w:rsidR="002C6802" w:rsidRDefault="002C6802" w:rsidP="002C6802">
      <w:pPr>
        <w:numPr>
          <w:ilvl w:val="0"/>
          <w:numId w:val="411"/>
        </w:numPr>
        <w:spacing w:after="220"/>
        <w:rPr>
          <w:ins w:id="2522" w:author="Allen Wirfs-Brock" w:date="2011-07-05T08:56:00Z"/>
        </w:rPr>
      </w:pPr>
      <w:ins w:id="2523" w:author="Allen Wirfs-Brock" w:date="2011-07-05T08:56:00Z">
        <w:r>
          <w:t>It is a Syntax Error if the scource code parsed with this production is not extended code</w:t>
        </w:r>
        <w:r w:rsidRPr="00586549">
          <w:t>.</w:t>
        </w:r>
      </w:ins>
    </w:p>
    <w:p w14:paraId="780724F5" w14:textId="77777777" w:rsidR="002C6802" w:rsidRDefault="002C6802" w:rsidP="002C6802">
      <w:pPr>
        <w:rPr>
          <w:ins w:id="2524" w:author="Allen Wirfs-Brock" w:date="2011-07-05T08:57:00Z"/>
        </w:rPr>
      </w:pPr>
      <w:ins w:id="2525" w:author="Allen Wirfs-Brock" w:date="2011-07-05T08:57:00Z">
        <w:r>
          <w:t xml:space="preserve">The production  </w:t>
        </w:r>
        <w:r w:rsidRPr="00B73791">
          <w:rPr>
            <w:rStyle w:val="bnf"/>
          </w:rPr>
          <w:t>ElementList</w:t>
        </w:r>
        <w:r>
          <w:t xml:space="preserve"> </w:t>
        </w:r>
        <w:r>
          <w:rPr>
            <w:b/>
          </w:rPr>
          <w:t>:</w:t>
        </w:r>
        <w:r>
          <w:t xml:space="preserve">  </w:t>
        </w:r>
        <w:r w:rsidRPr="00B73791">
          <w:rPr>
            <w:rStyle w:val="bnf"/>
          </w:rPr>
          <w:t>ElementList</w:t>
        </w:r>
        <w:r>
          <w:t xml:space="preserve"> </w:t>
        </w:r>
        <w:r>
          <w:rPr>
            <w:b/>
          </w:rPr>
          <w:t>,</w:t>
        </w:r>
        <w:r>
          <w:t xml:space="preserve"> </w:t>
        </w:r>
        <w:r w:rsidRPr="00B73791">
          <w:rPr>
            <w:rStyle w:val="bnf"/>
          </w:rPr>
          <w:t>Elision</w:t>
        </w:r>
        <w:r w:rsidRPr="005E74B3">
          <w:rPr>
            <w:rStyle w:val="bnf"/>
            <w:rFonts w:cs="Arial"/>
            <w:i w:val="0"/>
            <w:vertAlign w:val="subscript"/>
          </w:rPr>
          <w:t>opt</w:t>
        </w:r>
        <w:r>
          <w:rPr>
            <w:rFonts w:ascii="Courier New" w:hAnsi="Courier New"/>
          </w:rPr>
          <w:t xml:space="preserve"> </w:t>
        </w:r>
        <w:r>
          <w:rPr>
            <w:rFonts w:ascii="Courier New" w:hAnsi="Courier New" w:cs="Courier New"/>
            <w:b/>
            <w:i/>
          </w:rPr>
          <w:t xml:space="preserve">… </w:t>
        </w:r>
        <w:r w:rsidRPr="00B73791">
          <w:rPr>
            <w:rStyle w:val="bnf"/>
          </w:rPr>
          <w:t>AssignmentExpression</w:t>
        </w:r>
        <w:r>
          <w:t xml:space="preserve">  is evaluated as follows:</w:t>
        </w:r>
      </w:ins>
    </w:p>
    <w:p w14:paraId="4521B40E" w14:textId="77777777" w:rsidR="002C6802" w:rsidRDefault="002C6802" w:rsidP="002C6802">
      <w:pPr>
        <w:pStyle w:val="Alg4"/>
        <w:numPr>
          <w:ilvl w:val="0"/>
          <w:numId w:val="431"/>
        </w:numPr>
        <w:spacing w:after="220"/>
        <w:contextualSpacing/>
        <w:rPr>
          <w:ins w:id="2526" w:author="Allen Wirfs-Brock" w:date="2011-07-05T08:57:00Z"/>
        </w:rPr>
      </w:pPr>
      <w:ins w:id="2527" w:author="Allen Wirfs-Brock" w:date="2011-07-05T08:57:00Z">
        <w:r>
          <w:t xml:space="preserve">Let </w:t>
        </w:r>
        <w:r w:rsidRPr="006307DB">
          <w:rPr>
            <w:i/>
          </w:rPr>
          <w:t xml:space="preserve">array </w:t>
        </w:r>
        <w:r>
          <w:t xml:space="preserve">be the result of evaluating </w:t>
        </w:r>
        <w:r>
          <w:rPr>
            <w:i/>
          </w:rPr>
          <w:t>ElementList</w:t>
        </w:r>
        <w:r>
          <w:t>.</w:t>
        </w:r>
      </w:ins>
    </w:p>
    <w:p w14:paraId="39054A0A" w14:textId="77777777" w:rsidR="002C6802" w:rsidRDefault="002C6802" w:rsidP="002C6802">
      <w:pPr>
        <w:pStyle w:val="Alg4"/>
        <w:numPr>
          <w:ilvl w:val="0"/>
          <w:numId w:val="431"/>
        </w:numPr>
        <w:spacing w:after="220"/>
        <w:contextualSpacing/>
        <w:rPr>
          <w:ins w:id="2528" w:author="Allen Wirfs-Brock" w:date="2011-07-05T08:57:00Z"/>
        </w:rPr>
      </w:pPr>
      <w:ins w:id="2529" w:author="Allen Wirfs-Brock" w:date="2011-07-05T08:57:00Z">
        <w:r>
          <w:t xml:space="preserve">Let </w:t>
        </w:r>
        <w:r w:rsidRPr="007F3958">
          <w:rPr>
            <w:i/>
          </w:rPr>
          <w:t xml:space="preserve">pad </w:t>
        </w:r>
        <w:r>
          <w:t>be the result of evaluating</w:t>
        </w:r>
        <w:r w:rsidDel="006307DB">
          <w:t xml:space="preserve"> </w:t>
        </w:r>
        <w:r>
          <w:rPr>
            <w:i/>
          </w:rPr>
          <w:t>Elision</w:t>
        </w:r>
        <w:r>
          <w:t>; if not present, use the numeric value zero.</w:t>
        </w:r>
      </w:ins>
    </w:p>
    <w:p w14:paraId="1AF62A04" w14:textId="77777777" w:rsidR="002C6802" w:rsidRDefault="002C6802" w:rsidP="002C6802">
      <w:pPr>
        <w:pStyle w:val="Alg4"/>
        <w:numPr>
          <w:ilvl w:val="0"/>
          <w:numId w:val="431"/>
        </w:numPr>
        <w:spacing w:after="220"/>
        <w:contextualSpacing/>
        <w:rPr>
          <w:ins w:id="2530" w:author="Allen Wirfs-Brock" w:date="2011-07-05T08:57:00Z"/>
        </w:rPr>
      </w:pPr>
      <w:ins w:id="2531" w:author="Allen Wirfs-Brock" w:date="2011-07-05T08:57:00Z">
        <w:r>
          <w:t xml:space="preserve">Let </w:t>
        </w:r>
      </w:ins>
      <w:ins w:id="2532" w:author="Allen Wirfs-Brock" w:date="2011-07-05T09:12:00Z">
        <w:r w:rsidR="00711C66">
          <w:rPr>
            <w:i/>
          </w:rPr>
          <w:t>spreadRef</w:t>
        </w:r>
        <w:r w:rsidR="00711C66" w:rsidRPr="007F3958">
          <w:rPr>
            <w:i/>
          </w:rPr>
          <w:t xml:space="preserve"> </w:t>
        </w:r>
      </w:ins>
      <w:ins w:id="2533" w:author="Allen Wirfs-Brock" w:date="2011-07-05T08:57:00Z">
        <w:r>
          <w:t xml:space="preserve">be the result of evaluating </w:t>
        </w:r>
        <w:r>
          <w:rPr>
            <w:i/>
          </w:rPr>
          <w:t>AssignmentExpression</w:t>
        </w:r>
        <w:r>
          <w:t>.</w:t>
        </w:r>
      </w:ins>
    </w:p>
    <w:p w14:paraId="70B6A0C2" w14:textId="77777777" w:rsidR="002C6802" w:rsidRDefault="002C6802" w:rsidP="002C6802">
      <w:pPr>
        <w:pStyle w:val="Alg4"/>
        <w:numPr>
          <w:ilvl w:val="0"/>
          <w:numId w:val="431"/>
        </w:numPr>
        <w:spacing w:after="220"/>
        <w:contextualSpacing/>
        <w:rPr>
          <w:ins w:id="2534" w:author="Allen Wirfs-Brock" w:date="2011-07-05T08:57:00Z"/>
        </w:rPr>
      </w:pPr>
      <w:ins w:id="2535" w:author="Allen Wirfs-Brock" w:date="2011-07-05T08:57:00Z">
        <w:r>
          <w:t xml:space="preserve">Let </w:t>
        </w:r>
      </w:ins>
      <w:ins w:id="2536" w:author="Allen Wirfs-Brock" w:date="2011-07-05T09:13:00Z">
        <w:r w:rsidR="00EB07D2">
          <w:rPr>
            <w:i/>
          </w:rPr>
          <w:t>spread</w:t>
        </w:r>
        <w:r w:rsidR="00EB07D2" w:rsidRPr="00284005">
          <w:rPr>
            <w:i/>
          </w:rPr>
          <w:t xml:space="preserve">Value </w:t>
        </w:r>
      </w:ins>
      <w:ins w:id="2537" w:author="Allen Wirfs-Brock" w:date="2011-07-05T08:57:00Z">
        <w:r>
          <w:t>be GetValue(</w:t>
        </w:r>
      </w:ins>
      <w:ins w:id="2538" w:author="Allen Wirfs-Brock" w:date="2011-07-05T09:12:00Z">
        <w:r w:rsidR="00711C66">
          <w:rPr>
            <w:i/>
          </w:rPr>
          <w:t>spreadRef</w:t>
        </w:r>
      </w:ins>
      <w:ins w:id="2539" w:author="Allen Wirfs-Brock" w:date="2011-07-05T08:57:00Z">
        <w:r>
          <w:t>).</w:t>
        </w:r>
      </w:ins>
    </w:p>
    <w:p w14:paraId="2942335B" w14:textId="77777777" w:rsidR="00711C66" w:rsidRDefault="00711C66" w:rsidP="00711C66">
      <w:pPr>
        <w:pStyle w:val="Alg4"/>
        <w:numPr>
          <w:ilvl w:val="0"/>
          <w:numId w:val="431"/>
        </w:numPr>
        <w:contextualSpacing/>
        <w:rPr>
          <w:ins w:id="2540" w:author="Allen Wirfs-Brock" w:date="2011-07-05T09:03:00Z"/>
        </w:rPr>
      </w:pPr>
      <w:commentRangeStart w:id="2541"/>
      <w:ins w:id="2542" w:author="Allen Wirfs-Brock" w:date="2011-07-05T09:03:00Z">
        <w:r>
          <w:t xml:space="preserve">Let </w:t>
        </w:r>
      </w:ins>
      <w:ins w:id="2543" w:author="Allen Wirfs-Brock" w:date="2011-07-05T10:42:00Z">
        <w:r w:rsidR="001C6F64">
          <w:rPr>
            <w:i/>
          </w:rPr>
          <w:t>spread</w:t>
        </w:r>
        <w:r w:rsidR="001C6F64" w:rsidRPr="00173402">
          <w:rPr>
            <w:i/>
          </w:rPr>
          <w:t>Obj</w:t>
        </w:r>
        <w:r w:rsidR="001C6F64">
          <w:t xml:space="preserve"> </w:t>
        </w:r>
      </w:ins>
      <w:ins w:id="2544" w:author="Allen Wirfs-Brock" w:date="2011-07-05T09:03:00Z">
        <w:r>
          <w:t>be ToObject(</w:t>
        </w:r>
      </w:ins>
      <w:ins w:id="2545" w:author="Allen Wirfs-Brock" w:date="2011-07-05T09:13:00Z">
        <w:r w:rsidR="00EB07D2">
          <w:rPr>
            <w:i/>
          </w:rPr>
          <w:t>spread</w:t>
        </w:r>
        <w:r w:rsidR="00EB07D2" w:rsidRPr="00284005">
          <w:rPr>
            <w:i/>
          </w:rPr>
          <w:t>Value</w:t>
        </w:r>
      </w:ins>
      <w:ins w:id="2546" w:author="Allen Wirfs-Brock" w:date="2011-07-05T09:03:00Z">
        <w:r>
          <w:t>).</w:t>
        </w:r>
        <w:commentRangeEnd w:id="2541"/>
        <w:r>
          <w:rPr>
            <w:rStyle w:val="af4"/>
            <w:rFonts w:ascii="Arial" w:eastAsia="MS Mincho" w:hAnsi="Arial"/>
            <w:spacing w:val="0"/>
            <w:lang w:eastAsia="ja-JP"/>
          </w:rPr>
          <w:commentReference w:id="2541"/>
        </w:r>
      </w:ins>
    </w:p>
    <w:p w14:paraId="6BB8EDB7" w14:textId="77777777" w:rsidR="002C6802" w:rsidRDefault="002C6802" w:rsidP="009356F9">
      <w:pPr>
        <w:pStyle w:val="Alg4"/>
        <w:numPr>
          <w:ilvl w:val="0"/>
          <w:numId w:val="431"/>
        </w:numPr>
        <w:contextualSpacing/>
        <w:rPr>
          <w:ins w:id="2547" w:author="Allen Wirfs-Brock" w:date="2011-07-05T08:57:00Z"/>
        </w:rPr>
      </w:pPr>
      <w:ins w:id="2548" w:author="Allen Wirfs-Brock" w:date="2011-07-05T08:57:00Z">
        <w:r>
          <w:t xml:space="preserve">Let </w:t>
        </w:r>
      </w:ins>
      <w:ins w:id="2549" w:author="Allen Wirfs-Brock" w:date="2011-07-05T09:03:00Z">
        <w:r w:rsidR="00711C66">
          <w:rPr>
            <w:i/>
          </w:rPr>
          <w:t>index</w:t>
        </w:r>
      </w:ins>
      <w:ins w:id="2550" w:author="Allen Wirfs-Brock" w:date="2011-07-05T08:57:00Z">
        <w:r w:rsidRPr="00E41653">
          <w:rPr>
            <w:i/>
          </w:rPr>
          <w:t xml:space="preserve"> </w:t>
        </w:r>
        <w:r>
          <w:t xml:space="preserve">be the result of calling the [[Get]] internal method of </w:t>
        </w:r>
        <w:r w:rsidRPr="00E41653">
          <w:rPr>
            <w:i/>
          </w:rPr>
          <w:t xml:space="preserve">array </w:t>
        </w:r>
        <w:r>
          <w:t xml:space="preserve">with argument </w:t>
        </w:r>
        <w:r>
          <w:rPr>
            <w:rFonts w:ascii="Courier New" w:hAnsi="Courier New"/>
            <w:sz w:val="18"/>
          </w:rPr>
          <w:t>"</w:t>
        </w:r>
        <w:r>
          <w:rPr>
            <w:rFonts w:ascii="Courier New" w:hAnsi="Courier New"/>
            <w:b/>
          </w:rPr>
          <w:t>length</w:t>
        </w:r>
        <w:r>
          <w:rPr>
            <w:rFonts w:ascii="Courier New" w:hAnsi="Courier New"/>
            <w:sz w:val="18"/>
          </w:rPr>
          <w:t>"</w:t>
        </w:r>
        <w:r>
          <w:t>.</w:t>
        </w:r>
      </w:ins>
    </w:p>
    <w:p w14:paraId="30848682" w14:textId="77777777" w:rsidR="00711C66" w:rsidRDefault="00711C66" w:rsidP="00711C66">
      <w:pPr>
        <w:pStyle w:val="Alg3"/>
        <w:numPr>
          <w:ilvl w:val="0"/>
          <w:numId w:val="431"/>
        </w:numPr>
        <w:rPr>
          <w:ins w:id="2551" w:author="Allen Wirfs-Brock" w:date="2011-07-05T09:04:00Z"/>
        </w:rPr>
      </w:pPr>
      <w:ins w:id="2552" w:author="Allen Wirfs-Brock" w:date="2011-07-05T09:04:00Z">
        <w:r>
          <w:t xml:space="preserve">Let </w:t>
        </w:r>
        <w:r w:rsidRPr="00EE7398">
          <w:rPr>
            <w:i/>
          </w:rPr>
          <w:t>lenVal</w:t>
        </w:r>
        <w:r>
          <w:t xml:space="preserve"> be the result of calling the [[Get]] internal method of </w:t>
        </w:r>
      </w:ins>
      <w:ins w:id="2553" w:author="Allen Wirfs-Brock" w:date="2011-07-05T09:14:00Z">
        <w:r w:rsidR="00EB07D2">
          <w:rPr>
            <w:i/>
          </w:rPr>
          <w:t>spread</w:t>
        </w:r>
        <w:r w:rsidR="00EB07D2" w:rsidRPr="00173402">
          <w:rPr>
            <w:i/>
          </w:rPr>
          <w:t>Obj</w:t>
        </w:r>
        <w:r w:rsidR="00EB07D2">
          <w:t xml:space="preserve"> </w:t>
        </w:r>
      </w:ins>
      <w:ins w:id="2554" w:author="Allen Wirfs-Brock" w:date="2011-07-05T09:04:00Z">
        <w:r>
          <w:t xml:space="preserve">with argument </w:t>
        </w:r>
        <w:r w:rsidRPr="00EE7398">
          <w:rPr>
            <w:rFonts w:ascii="Courier New" w:hAnsi="Courier New" w:cs="Courier New"/>
          </w:rPr>
          <w:t>“</w:t>
        </w:r>
        <w:r w:rsidRPr="00EE7398">
          <w:rPr>
            <w:rFonts w:ascii="Courier New" w:hAnsi="Courier New" w:cs="Courier New"/>
            <w:b/>
          </w:rPr>
          <w:t>length</w:t>
        </w:r>
        <w:r w:rsidRPr="00EE7398">
          <w:rPr>
            <w:rFonts w:ascii="Courier New" w:hAnsi="Courier New" w:cs="Courier New"/>
          </w:rPr>
          <w:t>”.</w:t>
        </w:r>
      </w:ins>
    </w:p>
    <w:p w14:paraId="6728FAF9" w14:textId="77777777" w:rsidR="00711C66" w:rsidRDefault="00711C66" w:rsidP="00711C66">
      <w:pPr>
        <w:pStyle w:val="Alg3"/>
        <w:numPr>
          <w:ilvl w:val="0"/>
          <w:numId w:val="431"/>
        </w:numPr>
        <w:rPr>
          <w:ins w:id="2555" w:author="Allen Wirfs-Brock" w:date="2011-07-05T09:04:00Z"/>
        </w:rPr>
      </w:pPr>
      <w:ins w:id="2556" w:author="Allen Wirfs-Brock" w:date="2011-07-05T09:04:00Z">
        <w:r>
          <w:t xml:space="preserve">Let </w:t>
        </w:r>
      </w:ins>
      <w:ins w:id="2557" w:author="Allen Wirfs-Brock" w:date="2011-07-05T09:15:00Z">
        <w:r w:rsidR="00EB07D2">
          <w:rPr>
            <w:i/>
          </w:rPr>
          <w:t>spreadLen</w:t>
        </w:r>
      </w:ins>
      <w:ins w:id="2558" w:author="Allen Wirfs-Brock" w:date="2011-07-05T09:04:00Z">
        <w:r>
          <w:t xml:space="preserve"> be </w:t>
        </w:r>
      </w:ins>
      <w:ins w:id="2559" w:author="Allen Wirfs-Brock" w:date="2011-07-05T09:05:00Z">
        <w:r>
          <w:t>T</w:t>
        </w:r>
      </w:ins>
      <w:ins w:id="2560" w:author="Allen Wirfs-Brock" w:date="2011-07-05T09:04:00Z">
        <w:r>
          <w:t>oUint32(</w:t>
        </w:r>
        <w:r w:rsidRPr="00EE7398">
          <w:rPr>
            <w:i/>
          </w:rPr>
          <w:t>lenVal</w:t>
        </w:r>
        <w:r>
          <w:t>).</w:t>
        </w:r>
      </w:ins>
    </w:p>
    <w:p w14:paraId="2A3102D1" w14:textId="77777777" w:rsidR="00711C66" w:rsidRDefault="00711C66" w:rsidP="00711C66">
      <w:pPr>
        <w:pStyle w:val="Alg3"/>
        <w:numPr>
          <w:ilvl w:val="0"/>
          <w:numId w:val="431"/>
        </w:numPr>
        <w:rPr>
          <w:ins w:id="2561" w:author="Allen Wirfs-Brock" w:date="2011-07-05T09:04:00Z"/>
        </w:rPr>
      </w:pPr>
      <w:ins w:id="2562" w:author="Allen Wirfs-Brock" w:date="2011-07-05T09:04:00Z">
        <w:r>
          <w:t xml:space="preserve">Let </w:t>
        </w:r>
        <w:r>
          <w:rPr>
            <w:i/>
          </w:rPr>
          <w:t>n</w:t>
        </w:r>
        <w:r>
          <w:t>=0;</w:t>
        </w:r>
      </w:ins>
    </w:p>
    <w:p w14:paraId="3545D608" w14:textId="77777777" w:rsidR="00711C66" w:rsidRDefault="00711C66" w:rsidP="00711C66">
      <w:pPr>
        <w:pStyle w:val="Alg3"/>
        <w:numPr>
          <w:ilvl w:val="0"/>
          <w:numId w:val="431"/>
        </w:numPr>
        <w:rPr>
          <w:ins w:id="2563" w:author="Allen Wirfs-Brock" w:date="2011-07-05T09:04:00Z"/>
        </w:rPr>
      </w:pPr>
      <w:ins w:id="2564" w:author="Allen Wirfs-Brock" w:date="2011-07-05T09:04:00Z">
        <w:r>
          <w:t xml:space="preserve">Repeat, while </w:t>
        </w:r>
        <w:r>
          <w:rPr>
            <w:i/>
          </w:rPr>
          <w:t>n</w:t>
        </w:r>
        <w:r>
          <w:t xml:space="preserve"> &lt; </w:t>
        </w:r>
      </w:ins>
      <w:ins w:id="2565" w:author="Allen Wirfs-Brock" w:date="2011-07-05T09:16:00Z">
        <w:r w:rsidR="00EB07D2">
          <w:rPr>
            <w:i/>
          </w:rPr>
          <w:t>spreadLen</w:t>
        </w:r>
      </w:ins>
    </w:p>
    <w:p w14:paraId="5330BD08" w14:textId="77777777" w:rsidR="00711C66" w:rsidRDefault="00711C66" w:rsidP="00711C66">
      <w:pPr>
        <w:pStyle w:val="Alg3"/>
        <w:numPr>
          <w:ilvl w:val="1"/>
          <w:numId w:val="430"/>
        </w:numPr>
        <w:tabs>
          <w:tab w:val="clear" w:pos="1440"/>
          <w:tab w:val="left" w:pos="720"/>
        </w:tabs>
        <w:ind w:left="720"/>
        <w:rPr>
          <w:ins w:id="2566" w:author="Allen Wirfs-Brock" w:date="2011-07-05T09:04:00Z"/>
        </w:rPr>
      </w:pPr>
      <w:ins w:id="2567" w:author="Allen Wirfs-Brock" w:date="2011-07-05T09:04:00Z">
        <w:r>
          <w:t xml:space="preserve">Let </w:t>
        </w:r>
        <w:r w:rsidRPr="005B4EF9">
          <w:rPr>
            <w:i/>
          </w:rPr>
          <w:t>exists</w:t>
        </w:r>
        <w:r>
          <w:t xml:space="preserve"> be the result of calling the [[HasProperty]] internal method of </w:t>
        </w:r>
      </w:ins>
      <w:ins w:id="2568" w:author="Allen Wirfs-Brock" w:date="2011-07-05T09:14:00Z">
        <w:r w:rsidR="00EB07D2">
          <w:rPr>
            <w:i/>
          </w:rPr>
          <w:t>spread</w:t>
        </w:r>
        <w:r w:rsidR="00EB07D2" w:rsidRPr="00173402">
          <w:rPr>
            <w:i/>
          </w:rPr>
          <w:t>Obj</w:t>
        </w:r>
        <w:r w:rsidR="00EB07D2">
          <w:t xml:space="preserve"> </w:t>
        </w:r>
      </w:ins>
      <w:ins w:id="2569" w:author="Allen Wirfs-Brock" w:date="2011-07-05T09:04:00Z">
        <w:r>
          <w:t>with ToString(</w:t>
        </w:r>
        <w:r w:rsidRPr="005B4EF9">
          <w:rPr>
            <w:i/>
          </w:rPr>
          <w:t>n</w:t>
        </w:r>
        <w:r>
          <w:t>).</w:t>
        </w:r>
      </w:ins>
    </w:p>
    <w:p w14:paraId="0FD0CABA" w14:textId="77777777" w:rsidR="00711C66" w:rsidRDefault="00711C66" w:rsidP="00711C66">
      <w:pPr>
        <w:pStyle w:val="Alg3"/>
        <w:numPr>
          <w:ilvl w:val="1"/>
          <w:numId w:val="430"/>
        </w:numPr>
        <w:tabs>
          <w:tab w:val="clear" w:pos="1440"/>
          <w:tab w:val="left" w:pos="720"/>
        </w:tabs>
        <w:ind w:left="720"/>
        <w:rPr>
          <w:ins w:id="2570" w:author="Allen Wirfs-Brock" w:date="2011-07-05T09:04:00Z"/>
        </w:rPr>
      </w:pPr>
      <w:ins w:id="2571" w:author="Allen Wirfs-Brock" w:date="2011-07-05T09:04:00Z">
        <w:r>
          <w:t xml:space="preserve">If </w:t>
        </w:r>
        <w:r w:rsidRPr="005B4EF9">
          <w:rPr>
            <w:i/>
          </w:rPr>
          <w:t>exists</w:t>
        </w:r>
        <w:r>
          <w:t xml:space="preserve"> </w:t>
        </w:r>
      </w:ins>
      <w:ins w:id="2572" w:author="Allen Wirfs-Brock rev2" w:date="2011-07-20T13:31:00Z">
        <w:r w:rsidR="00CD7A72">
          <w:t xml:space="preserve">is </w:t>
        </w:r>
        <w:r w:rsidR="00CD7A72" w:rsidRPr="00CD7A72">
          <w:rPr>
            <w:b/>
          </w:rPr>
          <w:t>true</w:t>
        </w:r>
        <w:r w:rsidR="00CD7A72">
          <w:t xml:space="preserve"> </w:t>
        </w:r>
      </w:ins>
      <w:ins w:id="2573" w:author="Allen Wirfs-Brock" w:date="2011-07-05T09:04:00Z">
        <w:r>
          <w:t>then,</w:t>
        </w:r>
      </w:ins>
    </w:p>
    <w:p w14:paraId="57FE0DD9" w14:textId="77777777" w:rsidR="00711C66" w:rsidRDefault="00711C66" w:rsidP="00711C66">
      <w:pPr>
        <w:pStyle w:val="Alg3"/>
        <w:numPr>
          <w:ilvl w:val="2"/>
          <w:numId w:val="430"/>
        </w:numPr>
        <w:tabs>
          <w:tab w:val="clear" w:pos="2160"/>
          <w:tab w:val="left" w:pos="720"/>
          <w:tab w:val="num" w:pos="1170"/>
        </w:tabs>
        <w:ind w:left="1170" w:hanging="270"/>
        <w:rPr>
          <w:ins w:id="2574" w:author="Allen Wirfs-Brock" w:date="2011-07-05T09:04:00Z"/>
        </w:rPr>
      </w:pPr>
      <w:ins w:id="2575" w:author="Allen Wirfs-Brock" w:date="2011-07-05T09:04:00Z">
        <w:r>
          <w:t xml:space="preserve">Let </w:t>
        </w:r>
        <w:r w:rsidRPr="00714F47">
          <w:rPr>
            <w:i/>
          </w:rPr>
          <w:t>v</w:t>
        </w:r>
        <w:r>
          <w:t xml:space="preserve"> be the result of calling the [[Get]] internal method of </w:t>
        </w:r>
      </w:ins>
      <w:ins w:id="2576" w:author="Allen Wirfs-Brock" w:date="2011-07-05T09:14:00Z">
        <w:r w:rsidR="00EB07D2">
          <w:rPr>
            <w:i/>
          </w:rPr>
          <w:t>spread</w:t>
        </w:r>
        <w:r w:rsidR="00EB07D2" w:rsidRPr="00173402">
          <w:rPr>
            <w:i/>
          </w:rPr>
          <w:t>Obj</w:t>
        </w:r>
        <w:r w:rsidR="00EB07D2">
          <w:t xml:space="preserve"> </w:t>
        </w:r>
      </w:ins>
      <w:ins w:id="2577" w:author="Allen Wirfs-Brock" w:date="2011-07-05T09:04:00Z">
        <w:r>
          <w:t>passing ToString(</w:t>
        </w:r>
        <w:r>
          <w:rPr>
            <w:i/>
          </w:rPr>
          <w:t>n</w:t>
        </w:r>
        <w:r>
          <w:t>) as the argument.</w:t>
        </w:r>
      </w:ins>
    </w:p>
    <w:p w14:paraId="48661439" w14:textId="77777777" w:rsidR="00711C66" w:rsidRDefault="00711C66" w:rsidP="00711C66">
      <w:pPr>
        <w:pStyle w:val="Alg3"/>
        <w:numPr>
          <w:ilvl w:val="2"/>
          <w:numId w:val="430"/>
        </w:numPr>
        <w:tabs>
          <w:tab w:val="clear" w:pos="2160"/>
          <w:tab w:val="left" w:pos="720"/>
          <w:tab w:val="num" w:pos="1170"/>
        </w:tabs>
        <w:ind w:left="1170" w:hanging="270"/>
        <w:rPr>
          <w:ins w:id="2578" w:author="Allen Wirfs-Brock" w:date="2011-07-05T09:04:00Z"/>
        </w:rPr>
      </w:pPr>
      <w:ins w:id="2579" w:author="Allen Wirfs-Brock" w:date="2011-07-05T09:07:00Z">
        <w:r>
          <w:t xml:space="preserve">Call the [[DefineOwnProperty]] internal method of </w:t>
        </w:r>
        <w:r w:rsidRPr="00E41653">
          <w:rPr>
            <w:i/>
          </w:rPr>
          <w:t xml:space="preserve">array </w:t>
        </w:r>
        <w:r>
          <w:t>with arguments ToString(</w:t>
        </w:r>
        <w:commentRangeStart w:id="2580"/>
        <w:r>
          <w:t>ToUint32((</w:t>
        </w:r>
        <w:r w:rsidRPr="00E41653">
          <w:rPr>
            <w:i/>
          </w:rPr>
          <w:t>pad</w:t>
        </w:r>
        <w:r>
          <w:t>+</w:t>
        </w:r>
        <w:r>
          <w:rPr>
            <w:i/>
          </w:rPr>
          <w:t>index</w:t>
        </w:r>
        <w:r>
          <w:t>)</w:t>
        </w:r>
      </w:ins>
      <w:commentRangeEnd w:id="2580"/>
      <w:ins w:id="2581" w:author="Allen Wirfs-Brock" w:date="2011-07-05T09:30:00Z">
        <w:r w:rsidR="009356F9">
          <w:rPr>
            <w:rStyle w:val="af4"/>
            <w:rFonts w:ascii="Arial" w:eastAsia="MS Mincho" w:hAnsi="Arial"/>
            <w:spacing w:val="0"/>
            <w:lang w:eastAsia="ja-JP"/>
          </w:rPr>
          <w:commentReference w:id="2580"/>
        </w:r>
      </w:ins>
      <w:ins w:id="2583" w:author="Allen Wirfs-Brock" w:date="2011-07-05T09:07:00Z">
        <w:r>
          <w:t xml:space="preserve">) and the Property Descriptor { [[Value]]: </w:t>
        </w:r>
        <w:r>
          <w:rPr>
            <w:i/>
          </w:rPr>
          <w:t>v</w:t>
        </w:r>
        <w:r>
          <w:t xml:space="preserve">, [[Writable]]: </w:t>
        </w:r>
        <w:r w:rsidRPr="00C92131">
          <w:rPr>
            <w:b/>
          </w:rPr>
          <w:t>true</w:t>
        </w:r>
        <w:r>
          <w:t xml:space="preserve">, [[Enumerable]]: </w:t>
        </w:r>
        <w:r w:rsidRPr="00C92131">
          <w:rPr>
            <w:b/>
          </w:rPr>
          <w:t>true</w:t>
        </w:r>
        <w:r>
          <w:t xml:space="preserve">, [[Configurable]]: </w:t>
        </w:r>
        <w:r w:rsidRPr="00C92131">
          <w:rPr>
            <w:b/>
          </w:rPr>
          <w:t>true</w:t>
        </w:r>
        <w:r>
          <w:t xml:space="preserve">}, and </w:t>
        </w:r>
        <w:r w:rsidRPr="00C92131">
          <w:rPr>
            <w:b/>
          </w:rPr>
          <w:t>false</w:t>
        </w:r>
        <w:r>
          <w:t>.</w:t>
        </w:r>
      </w:ins>
    </w:p>
    <w:p w14:paraId="0F22B91C" w14:textId="77777777" w:rsidR="00711C66" w:rsidRDefault="00711C66" w:rsidP="00711C66">
      <w:pPr>
        <w:pStyle w:val="Alg3"/>
        <w:numPr>
          <w:ilvl w:val="1"/>
          <w:numId w:val="430"/>
        </w:numPr>
        <w:tabs>
          <w:tab w:val="clear" w:pos="1440"/>
          <w:tab w:val="left" w:pos="720"/>
        </w:tabs>
        <w:ind w:left="720"/>
        <w:rPr>
          <w:ins w:id="2584" w:author="Allen Wirfs-Brock" w:date="2011-07-05T09:04:00Z"/>
        </w:rPr>
      </w:pPr>
      <w:ins w:id="2585" w:author="Allen Wirfs-Brock" w:date="2011-07-05T09:04:00Z">
        <w:r>
          <w:t xml:space="preserve">Let </w:t>
        </w:r>
        <w:r w:rsidRPr="00334FB2">
          <w:rPr>
            <w:i/>
          </w:rPr>
          <w:t>n</w:t>
        </w:r>
        <w:r>
          <w:t xml:space="preserve"> = </w:t>
        </w:r>
        <w:r w:rsidRPr="00334FB2">
          <w:rPr>
            <w:i/>
          </w:rPr>
          <w:t>n</w:t>
        </w:r>
        <w:r>
          <w:t>+1.</w:t>
        </w:r>
      </w:ins>
    </w:p>
    <w:p w14:paraId="422417F3" w14:textId="77777777" w:rsidR="00711C66" w:rsidRDefault="00711C66" w:rsidP="00711C66">
      <w:pPr>
        <w:pStyle w:val="Alg3"/>
        <w:numPr>
          <w:ilvl w:val="1"/>
          <w:numId w:val="430"/>
        </w:numPr>
        <w:tabs>
          <w:tab w:val="clear" w:pos="1440"/>
          <w:tab w:val="left" w:pos="720"/>
        </w:tabs>
        <w:ind w:left="720"/>
        <w:rPr>
          <w:ins w:id="2586" w:author="Allen Wirfs-Brock" w:date="2011-07-05T09:04:00Z"/>
        </w:rPr>
      </w:pPr>
      <w:ins w:id="2587" w:author="Allen Wirfs-Brock" w:date="2011-07-05T09:04:00Z">
        <w:r>
          <w:t xml:space="preserve">Let </w:t>
        </w:r>
        <w:r>
          <w:rPr>
            <w:i/>
          </w:rPr>
          <w:t>index</w:t>
        </w:r>
        <w:r>
          <w:t xml:space="preserve"> = </w:t>
        </w:r>
        <w:r>
          <w:rPr>
            <w:i/>
          </w:rPr>
          <w:t>index</w:t>
        </w:r>
        <w:r>
          <w:t xml:space="preserve"> +1.</w:t>
        </w:r>
      </w:ins>
    </w:p>
    <w:p w14:paraId="7DB7A8A1" w14:textId="77777777" w:rsidR="002C6802" w:rsidRDefault="002C6802" w:rsidP="002C6802">
      <w:pPr>
        <w:pStyle w:val="Alg4"/>
        <w:numPr>
          <w:ilvl w:val="0"/>
          <w:numId w:val="431"/>
        </w:numPr>
        <w:spacing w:after="220"/>
        <w:contextualSpacing/>
        <w:rPr>
          <w:ins w:id="2588" w:author="Allen Wirfs-Brock" w:date="2011-07-05T08:57:00Z"/>
        </w:rPr>
      </w:pPr>
      <w:ins w:id="2589" w:author="Allen Wirfs-Brock" w:date="2011-07-05T08:57:00Z">
        <w:r>
          <w:t xml:space="preserve">Return </w:t>
        </w:r>
        <w:r w:rsidRPr="00E41653">
          <w:rPr>
            <w:i/>
          </w:rPr>
          <w:t>array</w:t>
        </w:r>
        <w:r>
          <w:t>.</w:t>
        </w:r>
      </w:ins>
    </w:p>
    <w:p w14:paraId="09CD2326" w14:textId="77777777" w:rsidR="004C02EF" w:rsidRDefault="004C02EF" w:rsidP="004C02EF">
      <w:r>
        <w:t xml:space="preserve">The production  </w:t>
      </w:r>
      <w:r w:rsidRPr="00B73791">
        <w:rPr>
          <w:rStyle w:val="bnf"/>
        </w:rPr>
        <w:t>Elision</w:t>
      </w:r>
      <w:r>
        <w:t xml:space="preserve"> </w:t>
      </w:r>
      <w:r>
        <w:rPr>
          <w:b/>
        </w:rPr>
        <w:t>:</w:t>
      </w:r>
      <w:r>
        <w:t xml:space="preserve">  </w:t>
      </w:r>
      <w:r>
        <w:rPr>
          <w:b/>
        </w:rPr>
        <w:t>,</w:t>
      </w:r>
      <w:r>
        <w:t xml:space="preserve">  is </w:t>
      </w:r>
      <w:r w:rsidRPr="00E32218">
        <w:t>evaluated</w:t>
      </w:r>
      <w:r>
        <w:t xml:space="preserve"> as follows:</w:t>
      </w:r>
    </w:p>
    <w:p w14:paraId="1DCA299F" w14:textId="77777777" w:rsidR="004C02EF" w:rsidRPr="00984A3F" w:rsidRDefault="004C02EF" w:rsidP="004C02EF">
      <w:pPr>
        <w:pStyle w:val="Alg4"/>
        <w:numPr>
          <w:ilvl w:val="0"/>
          <w:numId w:val="46"/>
        </w:numPr>
        <w:spacing w:after="220"/>
        <w:contextualSpacing/>
      </w:pPr>
      <w:r>
        <w:t xml:space="preserve">Return the numeric value </w:t>
      </w:r>
      <w:r w:rsidRPr="00804942">
        <w:t>1</w:t>
      </w:r>
      <w:r>
        <w:t>.</w:t>
      </w:r>
    </w:p>
    <w:p w14:paraId="6FAB70CE" w14:textId="77777777" w:rsidR="004C02EF" w:rsidRDefault="004C02EF" w:rsidP="004C02EF">
      <w:r>
        <w:t xml:space="preserve">The production  </w:t>
      </w:r>
      <w:r w:rsidRPr="00B73791">
        <w:rPr>
          <w:rStyle w:val="bnf"/>
        </w:rPr>
        <w:t>Elision</w:t>
      </w:r>
      <w:r>
        <w:t xml:space="preserve"> </w:t>
      </w:r>
      <w:r>
        <w:rPr>
          <w:b/>
        </w:rPr>
        <w:t>:</w:t>
      </w:r>
      <w:r>
        <w:t xml:space="preserve">  </w:t>
      </w:r>
      <w:r w:rsidRPr="00B73791">
        <w:rPr>
          <w:rStyle w:val="bnf"/>
        </w:rPr>
        <w:t>Elision</w:t>
      </w:r>
      <w:r>
        <w:t xml:space="preserve"> </w:t>
      </w:r>
      <w:r>
        <w:rPr>
          <w:b/>
        </w:rPr>
        <w:t>,</w:t>
      </w:r>
      <w:r>
        <w:t xml:space="preserve">  is evaluated as follows:</w:t>
      </w:r>
    </w:p>
    <w:p w14:paraId="1F1389F2" w14:textId="77777777" w:rsidR="004C02EF" w:rsidRPr="00AB1263" w:rsidRDefault="004C02EF" w:rsidP="004C02EF">
      <w:pPr>
        <w:pStyle w:val="Alg4"/>
        <w:numPr>
          <w:ilvl w:val="0"/>
          <w:numId w:val="47"/>
        </w:numPr>
        <w:spacing w:after="220"/>
        <w:contextualSpacing/>
      </w:pPr>
      <w:r w:rsidRPr="00AB1263">
        <w:t xml:space="preserve">Let </w:t>
      </w:r>
      <w:r w:rsidRPr="00AB1263">
        <w:rPr>
          <w:i/>
        </w:rPr>
        <w:t>preceding</w:t>
      </w:r>
      <w:r w:rsidRPr="00AB1263">
        <w:t xml:space="preserve"> be the result of evaluating </w:t>
      </w:r>
      <w:r w:rsidRPr="00AB1263">
        <w:rPr>
          <w:i/>
        </w:rPr>
        <w:t>Elision</w:t>
      </w:r>
      <w:r w:rsidRPr="00AB1263">
        <w:t>.</w:t>
      </w:r>
    </w:p>
    <w:p w14:paraId="4B9FCD2C" w14:textId="77777777" w:rsidR="004C02EF" w:rsidRPr="00804942" w:rsidRDefault="004C02EF" w:rsidP="004C02EF">
      <w:pPr>
        <w:pStyle w:val="Alg4"/>
        <w:numPr>
          <w:ilvl w:val="0"/>
          <w:numId w:val="47"/>
        </w:numPr>
        <w:spacing w:after="220"/>
        <w:contextualSpacing/>
      </w:pPr>
      <w:r w:rsidRPr="00804942">
        <w:t xml:space="preserve">Return </w:t>
      </w:r>
      <w:r w:rsidRPr="00AB1263">
        <w:rPr>
          <w:i/>
        </w:rPr>
        <w:t>preceding</w:t>
      </w:r>
      <w:r w:rsidRPr="00804942">
        <w:t>+1.</w:t>
      </w:r>
    </w:p>
    <w:p w14:paraId="4C8EFD08" w14:textId="77777777" w:rsidR="004C02EF" w:rsidRPr="00B75879" w:rsidRDefault="004C02EF" w:rsidP="004C02EF">
      <w:pPr>
        <w:pStyle w:val="Note"/>
      </w:pPr>
      <w:bookmarkStart w:id="2590" w:name="_Ref456010689"/>
      <w:bookmarkStart w:id="2591" w:name="_Toc472818819"/>
      <w:r w:rsidRPr="00B73791">
        <w:t>NOTE</w:t>
      </w:r>
      <w:r w:rsidRPr="00B73791">
        <w:tab/>
        <w:t xml:space="preserve"> [[DefineOwnProperty]] is used to ensure that own properties are defined for the array even if the standard built-in Array prototype object has been modified in a manner that would preclude the creation of new own properties using [[Put]].</w:t>
      </w:r>
    </w:p>
    <w:p w14:paraId="248DF2E6" w14:textId="77777777" w:rsidR="004C02EF" w:rsidRDefault="004C02EF" w:rsidP="003A4B22">
      <w:pPr>
        <w:pStyle w:val="30"/>
        <w:numPr>
          <w:ilvl w:val="0"/>
          <w:numId w:val="0"/>
        </w:numPr>
      </w:pPr>
      <w:bookmarkStart w:id="2592" w:name="_Toc235503393"/>
      <w:bookmarkStart w:id="2593" w:name="_Toc241509168"/>
      <w:bookmarkStart w:id="2594" w:name="_Toc244416655"/>
      <w:bookmarkStart w:id="2595" w:name="_Toc276631019"/>
      <w:bookmarkStart w:id="2596" w:name="_Toc153968408"/>
      <w:r>
        <w:t>11.1.5</w:t>
      </w:r>
      <w:r>
        <w:tab/>
        <w:t>Object Initialiser</w:t>
      </w:r>
      <w:bookmarkEnd w:id="2590"/>
      <w:bookmarkEnd w:id="2591"/>
      <w:bookmarkEnd w:id="2592"/>
      <w:bookmarkEnd w:id="2593"/>
      <w:bookmarkEnd w:id="2594"/>
      <w:bookmarkEnd w:id="2595"/>
      <w:bookmarkEnd w:id="2596"/>
    </w:p>
    <w:p w14:paraId="74AC36F8" w14:textId="77777777" w:rsidR="004C02EF" w:rsidRDefault="004C02EF" w:rsidP="004C02EF">
      <w:r>
        <w:t>An object initialiser is an expression describing the initialisation of an Object, written in a form resembling a literal. It is a list of zero or more pairs of property names and associated values, enclosed in curly braces. The values need not be literals; they are evaluated each time the object initialiser is evaluated.</w:t>
      </w:r>
    </w:p>
    <w:p w14:paraId="0DC5CAFF" w14:textId="77777777" w:rsidR="004C02EF" w:rsidRDefault="004C02EF" w:rsidP="004C02EF">
      <w:pPr>
        <w:pStyle w:val="Syntax"/>
      </w:pPr>
      <w:r w:rsidRPr="00361EBD">
        <w:t>Syntax</w:t>
      </w:r>
    </w:p>
    <w:p w14:paraId="780958B3" w14:textId="77777777" w:rsidR="004C02EF" w:rsidRPr="00984A3F" w:rsidRDefault="004C02EF" w:rsidP="004C02EF">
      <w:pPr>
        <w:pStyle w:val="SyntaxRule"/>
      </w:pPr>
      <w:r w:rsidRPr="00984A3F">
        <w:t xml:space="preserve">ObjectLiteral </w:t>
      </w:r>
      <w:r w:rsidRPr="00D04346">
        <w:rPr>
          <w:rFonts w:ascii="Arial" w:hAnsi="Arial" w:cs="Arial"/>
          <w:b/>
          <w:i w:val="0"/>
        </w:rPr>
        <w:t>:</w:t>
      </w:r>
    </w:p>
    <w:p w14:paraId="199CB07C" w14:textId="77777777" w:rsidR="004C02EF" w:rsidRPr="00984A3F" w:rsidRDefault="004C02EF" w:rsidP="004C02EF">
      <w:pPr>
        <w:pStyle w:val="SyntaxDefinition"/>
      </w:pPr>
      <w:r w:rsidRPr="004431E2">
        <w:rPr>
          <w:rFonts w:ascii="Courier New" w:hAnsi="Courier New"/>
          <w:b/>
          <w:i w:val="0"/>
        </w:rPr>
        <w:t>{ }</w:t>
      </w:r>
      <w:r w:rsidRPr="00984A3F">
        <w:br/>
      </w:r>
      <w:r w:rsidRPr="004431E2">
        <w:rPr>
          <w:rFonts w:ascii="Courier New" w:hAnsi="Courier New"/>
          <w:b/>
          <w:i w:val="0"/>
        </w:rPr>
        <w:t xml:space="preserve">{ </w:t>
      </w:r>
      <w:r w:rsidRPr="00984A3F">
        <w:t>PropertyNameAndValueList</w:t>
      </w:r>
      <w:r w:rsidRPr="004431E2">
        <w:rPr>
          <w:rFonts w:ascii="Courier New" w:hAnsi="Courier New"/>
          <w:i w:val="0"/>
        </w:rPr>
        <w:t xml:space="preserve"> </w:t>
      </w:r>
      <w:r w:rsidRPr="004431E2">
        <w:rPr>
          <w:rFonts w:ascii="Courier New" w:hAnsi="Courier New"/>
          <w:b/>
          <w:i w:val="0"/>
        </w:rPr>
        <w:t>}</w:t>
      </w:r>
      <w:r>
        <w:rPr>
          <w:rFonts w:ascii="Courier New" w:hAnsi="Courier New"/>
          <w:b/>
          <w:i w:val="0"/>
        </w:rPr>
        <w:br/>
      </w:r>
      <w:r w:rsidRPr="004431E2">
        <w:rPr>
          <w:rFonts w:ascii="Courier New" w:hAnsi="Courier New"/>
          <w:b/>
          <w:i w:val="0"/>
        </w:rPr>
        <w:t xml:space="preserve">{ </w:t>
      </w:r>
      <w:r w:rsidRPr="00984A3F">
        <w:t>PropertyNameAndValueList</w:t>
      </w:r>
      <w:r w:rsidRPr="004431E2">
        <w:rPr>
          <w:rFonts w:ascii="Courier New" w:hAnsi="Courier New"/>
          <w:i w:val="0"/>
        </w:rPr>
        <w:t xml:space="preserve"> , </w:t>
      </w:r>
      <w:r w:rsidRPr="004431E2">
        <w:rPr>
          <w:rFonts w:ascii="Courier New" w:hAnsi="Courier New"/>
          <w:b/>
          <w:i w:val="0"/>
        </w:rPr>
        <w:t>}</w:t>
      </w:r>
    </w:p>
    <w:p w14:paraId="2B2B366D" w14:textId="77777777" w:rsidR="004C02EF" w:rsidRPr="00984A3F" w:rsidRDefault="004C02EF" w:rsidP="004C02EF">
      <w:pPr>
        <w:pStyle w:val="SyntaxRule"/>
      </w:pPr>
      <w:r w:rsidRPr="00984A3F">
        <w:t xml:space="preserve">PropertyNameAndValueList </w:t>
      </w:r>
      <w:r w:rsidRPr="00D04346">
        <w:rPr>
          <w:rFonts w:ascii="Arial" w:hAnsi="Arial" w:cs="Arial"/>
          <w:b/>
          <w:i w:val="0"/>
        </w:rPr>
        <w:t>:</w:t>
      </w:r>
    </w:p>
    <w:p w14:paraId="33D3C1F9" w14:textId="77777777" w:rsidR="004C02EF" w:rsidRPr="00984A3F" w:rsidRDefault="004C02EF" w:rsidP="004C02EF">
      <w:pPr>
        <w:pStyle w:val="SyntaxDefinition"/>
      </w:pPr>
      <w:r w:rsidRPr="00984A3F">
        <w:t>PropertyAssignment</w:t>
      </w:r>
      <w:r w:rsidRPr="00984A3F">
        <w:br/>
        <w:t>PropertyNameAndValueList</w:t>
      </w:r>
      <w:r w:rsidRPr="004431E2">
        <w:rPr>
          <w:rFonts w:ascii="Courier New" w:hAnsi="Courier New"/>
          <w:i w:val="0"/>
        </w:rPr>
        <w:t xml:space="preserve"> </w:t>
      </w:r>
      <w:r w:rsidRPr="004431E2">
        <w:rPr>
          <w:rFonts w:ascii="Courier New" w:hAnsi="Courier New"/>
          <w:b/>
          <w:i w:val="0"/>
        </w:rPr>
        <w:t>,</w:t>
      </w:r>
      <w:r w:rsidRPr="004431E2">
        <w:rPr>
          <w:rFonts w:ascii="Courier New" w:hAnsi="Courier New"/>
          <w:i w:val="0"/>
        </w:rPr>
        <w:t xml:space="preserve"> </w:t>
      </w:r>
      <w:r w:rsidRPr="00984A3F">
        <w:t>PropertyAssignment</w:t>
      </w:r>
    </w:p>
    <w:p w14:paraId="5DC54725" w14:textId="77777777" w:rsidR="004C02EF" w:rsidRPr="00984A3F" w:rsidRDefault="004C02EF" w:rsidP="004C02EF">
      <w:pPr>
        <w:pStyle w:val="SyntaxRule"/>
        <w:rPr>
          <w:b/>
        </w:rPr>
      </w:pPr>
      <w:r w:rsidRPr="00984A3F">
        <w:t>PropertyAssignment</w:t>
      </w:r>
      <w:r w:rsidRPr="00AB1263">
        <w:rPr>
          <w:rFonts w:ascii="Arial" w:hAnsi="Arial" w:cs="Arial"/>
          <w:b/>
        </w:rPr>
        <w:t xml:space="preserve"> </w:t>
      </w:r>
      <w:r w:rsidRPr="00D04346">
        <w:rPr>
          <w:rFonts w:ascii="Arial" w:hAnsi="Arial" w:cs="Arial"/>
          <w:b/>
          <w:i w:val="0"/>
        </w:rPr>
        <w:t>:</w:t>
      </w:r>
    </w:p>
    <w:p w14:paraId="74474089" w14:textId="77777777" w:rsidR="004C02EF" w:rsidRPr="00984A3F" w:rsidRDefault="009574CD" w:rsidP="00A83EF2">
      <w:pPr>
        <w:pStyle w:val="SyntaxDefinition"/>
      </w:pPr>
      <w:commentRangeStart w:id="2597"/>
      <w:ins w:id="2598" w:author="Allen Wirfs-Brock" w:date="2011-07-12T09:03:00Z">
        <w:r w:rsidRPr="00984A3F">
          <w:t>IdentifierName</w:t>
        </w:r>
      </w:ins>
      <w:commentRangeEnd w:id="2597"/>
      <w:r w:rsidR="0040565C">
        <w:rPr>
          <w:rStyle w:val="af4"/>
          <w:rFonts w:ascii="Arial" w:eastAsia="MS Mincho" w:hAnsi="Arial"/>
          <w:i w:val="0"/>
          <w:lang w:eastAsia="ja-JP"/>
        </w:rPr>
        <w:commentReference w:id="2597"/>
      </w:r>
      <w:ins w:id="2599" w:author="Allen Wirfs-Brock" w:date="2011-07-12T08:57:00Z">
        <w:r w:rsidR="00A83EF2">
          <w:br/>
        </w:r>
      </w:ins>
      <w:r w:rsidR="004C02EF" w:rsidRPr="00984A3F">
        <w:t xml:space="preserve">PropertyName </w:t>
      </w:r>
      <w:r w:rsidR="004C02EF" w:rsidRPr="00D04346">
        <w:rPr>
          <w:rFonts w:ascii="Courier New" w:hAnsi="Courier New" w:cs="Courier New"/>
          <w:b/>
          <w:i w:val="0"/>
        </w:rPr>
        <w:t>:</w:t>
      </w:r>
      <w:r w:rsidR="004C02EF" w:rsidRPr="00984A3F">
        <w:t xml:space="preserve"> AssignmentExpression</w:t>
      </w:r>
      <w:r w:rsidR="004C02EF">
        <w:br/>
      </w:r>
      <w:r w:rsidR="004C02EF" w:rsidRPr="004431E2">
        <w:rPr>
          <w:rFonts w:ascii="Courier New" w:hAnsi="Courier New" w:cs="Courier New"/>
          <w:b/>
          <w:i w:val="0"/>
        </w:rPr>
        <w:t>get</w:t>
      </w:r>
      <w:r w:rsidR="004C02EF" w:rsidRPr="00612C55">
        <w:rPr>
          <w:rFonts w:ascii="Courier New" w:hAnsi="Courier New" w:cs="Courier New"/>
          <w:b/>
          <w:i w:val="0"/>
        </w:rPr>
        <w:t xml:space="preserve"> </w:t>
      </w:r>
      <w:r w:rsidR="004C02EF" w:rsidRPr="00984A3F">
        <w:t>PropertyName</w:t>
      </w:r>
      <w:r w:rsidR="004C02EF" w:rsidRPr="00612C55">
        <w:rPr>
          <w:rFonts w:ascii="Courier New" w:hAnsi="Courier New" w:cs="Courier New"/>
          <w:i w:val="0"/>
        </w:rPr>
        <w:t xml:space="preserve"> </w:t>
      </w:r>
      <w:r w:rsidR="004C02EF" w:rsidRPr="004431E2">
        <w:rPr>
          <w:rFonts w:ascii="Courier New" w:hAnsi="Courier New" w:cs="Courier New"/>
          <w:b/>
          <w:i w:val="0"/>
        </w:rPr>
        <w:t>( )</w:t>
      </w:r>
      <w:r w:rsidR="004C02EF" w:rsidRPr="00612C55">
        <w:rPr>
          <w:rFonts w:ascii="Courier New" w:hAnsi="Courier New" w:cs="Courier New"/>
        </w:rPr>
        <w:t xml:space="preserve"> </w:t>
      </w:r>
      <w:r w:rsidR="004C02EF" w:rsidRPr="004431E2">
        <w:rPr>
          <w:rFonts w:ascii="Courier New" w:hAnsi="Courier New" w:cs="Courier New"/>
          <w:b/>
          <w:i w:val="0"/>
        </w:rPr>
        <w:t>{</w:t>
      </w:r>
      <w:r w:rsidR="004C02EF" w:rsidRPr="00612C55">
        <w:rPr>
          <w:rFonts w:ascii="Courier New" w:hAnsi="Courier New" w:cs="Courier New"/>
          <w:i w:val="0"/>
        </w:rPr>
        <w:t xml:space="preserve"> </w:t>
      </w:r>
      <w:r w:rsidR="004C02EF" w:rsidRPr="00984A3F">
        <w:t>FunctionBody</w:t>
      </w:r>
      <w:r w:rsidR="004C02EF" w:rsidRPr="00612C55">
        <w:rPr>
          <w:rFonts w:ascii="Courier New" w:hAnsi="Courier New" w:cs="Courier New"/>
          <w:i w:val="0"/>
        </w:rPr>
        <w:t xml:space="preserve"> </w:t>
      </w:r>
      <w:r w:rsidR="004C02EF" w:rsidRPr="004431E2">
        <w:rPr>
          <w:rFonts w:ascii="Courier New" w:hAnsi="Courier New" w:cs="Courier New"/>
          <w:b/>
          <w:i w:val="0"/>
        </w:rPr>
        <w:t>}</w:t>
      </w:r>
      <w:r w:rsidR="004C02EF">
        <w:rPr>
          <w:b/>
        </w:rPr>
        <w:br/>
      </w:r>
      <w:r w:rsidR="004C02EF" w:rsidRPr="004431E2">
        <w:rPr>
          <w:rFonts w:ascii="Courier New" w:hAnsi="Courier New" w:cs="Courier New"/>
          <w:b/>
          <w:i w:val="0"/>
        </w:rPr>
        <w:t>set</w:t>
      </w:r>
      <w:r w:rsidR="004C02EF" w:rsidRPr="00612C55">
        <w:rPr>
          <w:rFonts w:ascii="Courier New" w:hAnsi="Courier New" w:cs="Courier New"/>
          <w:b/>
          <w:i w:val="0"/>
        </w:rPr>
        <w:t xml:space="preserve"> </w:t>
      </w:r>
      <w:r w:rsidR="004C02EF" w:rsidRPr="00984A3F">
        <w:t>PropertyName</w:t>
      </w:r>
      <w:r w:rsidR="004C02EF" w:rsidRPr="00612C55">
        <w:rPr>
          <w:rFonts w:ascii="Courier New" w:hAnsi="Courier New" w:cs="Courier New"/>
          <w:i w:val="0"/>
        </w:rPr>
        <w:t xml:space="preserve"> </w:t>
      </w:r>
      <w:r w:rsidR="004C02EF" w:rsidRPr="004431E2">
        <w:rPr>
          <w:rFonts w:ascii="Courier New" w:hAnsi="Courier New" w:cs="Courier New"/>
          <w:b/>
          <w:i w:val="0"/>
        </w:rPr>
        <w:t>(</w:t>
      </w:r>
      <w:r w:rsidR="004C02EF" w:rsidRPr="00612C55">
        <w:rPr>
          <w:rFonts w:ascii="Courier New" w:hAnsi="Courier New" w:cs="Courier New"/>
          <w:b/>
          <w:i w:val="0"/>
        </w:rPr>
        <w:t xml:space="preserve"> </w:t>
      </w:r>
      <w:r w:rsidR="004C02EF" w:rsidRPr="00984A3F">
        <w:t>PropertySetParameterList</w:t>
      </w:r>
      <w:r w:rsidR="004C02EF" w:rsidRPr="00612C55">
        <w:rPr>
          <w:rFonts w:ascii="Courier New" w:hAnsi="Courier New" w:cs="Courier New"/>
          <w:b/>
          <w:i w:val="0"/>
        </w:rPr>
        <w:t xml:space="preserve"> </w:t>
      </w:r>
      <w:r w:rsidR="004C02EF" w:rsidRPr="004431E2">
        <w:rPr>
          <w:rFonts w:ascii="Courier New" w:hAnsi="Courier New" w:cs="Courier New"/>
          <w:b/>
          <w:i w:val="0"/>
        </w:rPr>
        <w:t>) {</w:t>
      </w:r>
      <w:r w:rsidR="004C02EF" w:rsidRPr="00612C55">
        <w:rPr>
          <w:rFonts w:ascii="Courier New" w:hAnsi="Courier New" w:cs="Courier New"/>
          <w:b/>
          <w:i w:val="0"/>
        </w:rPr>
        <w:t xml:space="preserve"> </w:t>
      </w:r>
      <w:r w:rsidR="004C02EF" w:rsidRPr="00984A3F">
        <w:t>FunctionBody</w:t>
      </w:r>
      <w:r w:rsidR="004C02EF" w:rsidRPr="00612C55">
        <w:rPr>
          <w:rFonts w:ascii="Courier New" w:hAnsi="Courier New" w:cs="Courier New"/>
          <w:i w:val="0"/>
        </w:rPr>
        <w:t xml:space="preserve"> </w:t>
      </w:r>
      <w:r w:rsidR="004C02EF" w:rsidRPr="004431E2">
        <w:rPr>
          <w:rFonts w:ascii="Courier New" w:hAnsi="Courier New" w:cs="Courier New"/>
          <w:b/>
          <w:i w:val="0"/>
        </w:rPr>
        <w:t>}</w:t>
      </w:r>
    </w:p>
    <w:p w14:paraId="6C83CFC3" w14:textId="77777777" w:rsidR="004C02EF" w:rsidRPr="00984A3F" w:rsidRDefault="004C02EF" w:rsidP="004C02EF">
      <w:pPr>
        <w:pStyle w:val="SyntaxRule"/>
      </w:pPr>
      <w:r w:rsidRPr="00984A3F">
        <w:t xml:space="preserve">PropertyName </w:t>
      </w:r>
      <w:r w:rsidRPr="00D04346">
        <w:rPr>
          <w:rFonts w:ascii="Arial" w:hAnsi="Arial" w:cs="Arial"/>
          <w:b/>
          <w:i w:val="0"/>
        </w:rPr>
        <w:t>:</w:t>
      </w:r>
    </w:p>
    <w:p w14:paraId="17C65FC2" w14:textId="77777777" w:rsidR="004C02EF" w:rsidRPr="00984A3F" w:rsidRDefault="004C02EF" w:rsidP="004C02EF">
      <w:pPr>
        <w:pStyle w:val="SyntaxDefinition"/>
      </w:pPr>
      <w:r w:rsidRPr="00984A3F">
        <w:t>IdentifierName</w:t>
      </w:r>
      <w:r w:rsidRPr="00984A3F">
        <w:br/>
        <w:t>StringLiteral</w:t>
      </w:r>
      <w:r w:rsidRPr="00984A3F">
        <w:br/>
        <w:t>NumericLiteral</w:t>
      </w:r>
    </w:p>
    <w:p w14:paraId="305448F4" w14:textId="77777777" w:rsidR="004C02EF" w:rsidRPr="00984A3F" w:rsidRDefault="004C02EF" w:rsidP="004C02EF">
      <w:pPr>
        <w:pStyle w:val="SyntaxRule"/>
        <w:rPr>
          <w:b/>
        </w:rPr>
      </w:pPr>
      <w:r w:rsidRPr="00984A3F">
        <w:t>PropertySetParameterList</w:t>
      </w:r>
      <w:r w:rsidRPr="00AB1263">
        <w:rPr>
          <w:rFonts w:ascii="Arial" w:hAnsi="Arial" w:cs="Arial"/>
          <w:b/>
        </w:rPr>
        <w:t xml:space="preserve"> </w:t>
      </w:r>
      <w:r w:rsidRPr="00D04346">
        <w:rPr>
          <w:rFonts w:ascii="Arial" w:hAnsi="Arial" w:cs="Arial"/>
          <w:b/>
          <w:i w:val="0"/>
        </w:rPr>
        <w:t>:</w:t>
      </w:r>
    </w:p>
    <w:p w14:paraId="2C7F8A50" w14:textId="77777777" w:rsidR="004C02EF" w:rsidRPr="00984A3F" w:rsidRDefault="004C02EF" w:rsidP="004C02EF">
      <w:pPr>
        <w:pStyle w:val="SyntaxDefinition"/>
      </w:pPr>
      <w:r w:rsidRPr="00984A3F">
        <w:t>Identifier</w:t>
      </w:r>
    </w:p>
    <w:p w14:paraId="33E9F874" w14:textId="77777777" w:rsidR="004C02EF" w:rsidRPr="00361EBD" w:rsidRDefault="004C02EF" w:rsidP="004C02EF">
      <w:pPr>
        <w:pStyle w:val="Syntax"/>
      </w:pPr>
      <w:r w:rsidRPr="00361EBD">
        <w:t>Semantics</w:t>
      </w:r>
    </w:p>
    <w:p w14:paraId="31ED485E" w14:textId="77777777" w:rsidR="004C02EF" w:rsidRDefault="004C02EF" w:rsidP="004C02EF">
      <w:r>
        <w:t xml:space="preserve">The production  </w:t>
      </w:r>
      <w:r w:rsidRPr="00B73791">
        <w:rPr>
          <w:rStyle w:val="bnf"/>
        </w:rPr>
        <w:t>ObjectLiteral</w:t>
      </w:r>
      <w:r>
        <w:t xml:space="preserve"> </w:t>
      </w:r>
      <w:r>
        <w:rPr>
          <w:b/>
        </w:rPr>
        <w:t>:</w:t>
      </w:r>
      <w:r>
        <w:t xml:space="preserve">  </w:t>
      </w:r>
      <w:r>
        <w:rPr>
          <w:rFonts w:ascii="Courier New" w:hAnsi="Courier New"/>
          <w:b/>
        </w:rPr>
        <w:t>{</w:t>
      </w:r>
      <w:r>
        <w:rPr>
          <w:rFonts w:ascii="Courier New" w:hAnsi="Courier New"/>
        </w:rPr>
        <w:t xml:space="preserve"> </w:t>
      </w:r>
      <w:r>
        <w:rPr>
          <w:rFonts w:ascii="Courier New" w:hAnsi="Courier New"/>
          <w:b/>
        </w:rPr>
        <w:t>}</w:t>
      </w:r>
      <w:r>
        <w:t xml:space="preserve">  is evaluated as follows:</w:t>
      </w:r>
    </w:p>
    <w:p w14:paraId="76FE09E6" w14:textId="77777777" w:rsidR="004C02EF" w:rsidRDefault="004C02EF" w:rsidP="004C02EF">
      <w:pPr>
        <w:pStyle w:val="Alg4"/>
        <w:numPr>
          <w:ilvl w:val="0"/>
          <w:numId w:val="48"/>
        </w:numPr>
        <w:spacing w:after="220"/>
        <w:contextualSpacing/>
      </w:pPr>
      <w:r>
        <w:t xml:space="preserve">Return a new object created as if by the expression </w:t>
      </w:r>
      <w:r>
        <w:rPr>
          <w:rFonts w:ascii="Courier New" w:hAnsi="Courier New"/>
          <w:b/>
        </w:rPr>
        <w:t xml:space="preserve">new Object() </w:t>
      </w:r>
      <w:r w:rsidRPr="00182267">
        <w:t xml:space="preserve">where </w:t>
      </w:r>
      <w:r w:rsidRPr="00182267">
        <w:rPr>
          <w:rFonts w:ascii="Courier New" w:hAnsi="Courier New" w:cs="Courier New"/>
          <w:b/>
        </w:rPr>
        <w:t>Object</w:t>
      </w:r>
      <w:r w:rsidRPr="00182267">
        <w:t xml:space="preserve"> is the standard built-in construct</w:t>
      </w:r>
      <w:r>
        <w:t>or</w:t>
      </w:r>
      <w:r w:rsidRPr="00182267">
        <w:t xml:space="preserve"> with that name</w:t>
      </w:r>
      <w:r>
        <w:t>.</w:t>
      </w:r>
    </w:p>
    <w:p w14:paraId="0ACEAEE6" w14:textId="77777777" w:rsidR="004C02EF" w:rsidRDefault="004C02EF" w:rsidP="004C02EF">
      <w:pPr>
        <w:jc w:val="left"/>
      </w:pPr>
      <w:r>
        <w:t xml:space="preserve">The productions </w:t>
      </w:r>
      <w:r w:rsidRPr="00FA7562">
        <w:rPr>
          <w:rStyle w:val="bnf"/>
        </w:rPr>
        <w:t>ObjectLiteral</w:t>
      </w:r>
      <w:r>
        <w:t xml:space="preserve"> </w:t>
      </w:r>
      <w:r>
        <w:rPr>
          <w:b/>
        </w:rPr>
        <w:t>:</w:t>
      </w:r>
      <w:r>
        <w:t xml:space="preserve"> </w:t>
      </w:r>
      <w:r>
        <w:rPr>
          <w:rFonts w:ascii="Courier New" w:hAnsi="Courier New"/>
          <w:b/>
        </w:rPr>
        <w:t>{</w:t>
      </w:r>
      <w:r>
        <w:rPr>
          <w:rFonts w:ascii="Courier New" w:hAnsi="Courier New"/>
        </w:rPr>
        <w:t xml:space="preserve"> </w:t>
      </w:r>
      <w:r w:rsidRPr="00FA7562">
        <w:rPr>
          <w:rStyle w:val="bnf"/>
        </w:rPr>
        <w:t>PropertyNameAndValueList</w:t>
      </w:r>
      <w:r>
        <w:t xml:space="preserve"> </w:t>
      </w:r>
      <w:r>
        <w:rPr>
          <w:rFonts w:ascii="Courier New" w:hAnsi="Courier New"/>
          <w:b/>
        </w:rPr>
        <w:t>}</w:t>
      </w:r>
      <w:r>
        <w:t xml:space="preserve"> and</w:t>
      </w:r>
      <w:r>
        <w:br/>
      </w:r>
      <w:r w:rsidRPr="00FA7562">
        <w:rPr>
          <w:rStyle w:val="bnf"/>
        </w:rPr>
        <w:t>ObjectLiteral</w:t>
      </w:r>
      <w:r>
        <w:t xml:space="preserve"> </w:t>
      </w:r>
      <w:r>
        <w:rPr>
          <w:b/>
        </w:rPr>
        <w:t>:</w:t>
      </w:r>
      <w:r>
        <w:t xml:space="preserve"> </w:t>
      </w:r>
      <w:r>
        <w:rPr>
          <w:rFonts w:ascii="Courier New" w:hAnsi="Courier New"/>
          <w:b/>
        </w:rPr>
        <w:t>{</w:t>
      </w:r>
      <w:r>
        <w:rPr>
          <w:rFonts w:ascii="Courier New" w:hAnsi="Courier New"/>
        </w:rPr>
        <w:t xml:space="preserve"> </w:t>
      </w:r>
      <w:r w:rsidRPr="00FA7562">
        <w:rPr>
          <w:rStyle w:val="bnf"/>
        </w:rPr>
        <w:t>PropertyNameAndValueList</w:t>
      </w:r>
      <w:r>
        <w:t xml:space="preserve"> </w:t>
      </w:r>
      <w:r w:rsidRPr="00E723FB">
        <w:rPr>
          <w:rFonts w:ascii="Courier New" w:hAnsi="Courier New" w:cs="Courier New"/>
        </w:rPr>
        <w:t>,</w:t>
      </w:r>
      <w:r>
        <w:rPr>
          <w:rFonts w:ascii="Courier New" w:hAnsi="Courier New"/>
          <w:b/>
        </w:rPr>
        <w:t>}</w:t>
      </w:r>
      <w:r>
        <w:t xml:space="preserve"> are evaluated as follows:</w:t>
      </w:r>
    </w:p>
    <w:p w14:paraId="36186839" w14:textId="77777777" w:rsidR="004C02EF" w:rsidRDefault="004C02EF" w:rsidP="004C02EF">
      <w:pPr>
        <w:pStyle w:val="Alg4"/>
        <w:numPr>
          <w:ilvl w:val="0"/>
          <w:numId w:val="49"/>
        </w:numPr>
        <w:spacing w:after="220"/>
        <w:contextualSpacing/>
      </w:pPr>
      <w:r>
        <w:t xml:space="preserve">Return the result of evaluating </w:t>
      </w:r>
      <w:r>
        <w:rPr>
          <w:i/>
        </w:rPr>
        <w:t>PropertyNameAndValueList</w:t>
      </w:r>
      <w:r>
        <w:t>.</w:t>
      </w:r>
    </w:p>
    <w:p w14:paraId="61633529" w14:textId="77777777" w:rsidR="00BA4914" w:rsidRDefault="00BA4914" w:rsidP="00B92879">
      <w:pPr>
        <w:jc w:val="left"/>
        <w:rPr>
          <w:ins w:id="2600" w:author="Allen Wirfs-Brock" w:date="2011-07-07T13:27:00Z"/>
        </w:rPr>
      </w:pPr>
      <w:ins w:id="2601" w:author="Allen Wirfs-Brock" w:date="2011-07-07T13:27:00Z">
        <w:r>
          <w:t xml:space="preserve">The </w:t>
        </w:r>
      </w:ins>
      <w:ins w:id="2602" w:author="Allen Wirfs-Brock" w:date="2011-07-07T13:30:00Z">
        <w:r>
          <w:rPr>
            <w:rFonts w:ascii="Times New Roman" w:eastAsia="Times New Roman" w:hAnsi="Times New Roman"/>
            <w:spacing w:val="6"/>
            <w:lang w:eastAsia="en-US"/>
          </w:rPr>
          <w:t>PropertyDefinitionList(</w:t>
        </w:r>
      </w:ins>
      <w:ins w:id="2603" w:author="Allen Wirfs-Brock" w:date="2011-07-07T13:35:00Z">
        <w:r>
          <w:rPr>
            <w:rFonts w:ascii="Times New Roman" w:eastAsia="Times New Roman" w:hAnsi="Times New Roman"/>
            <w:i/>
            <w:spacing w:val="6"/>
            <w:lang w:eastAsia="en-US"/>
          </w:rPr>
          <w:t>name</w:t>
        </w:r>
      </w:ins>
      <w:ins w:id="2604" w:author="Allen Wirfs-Brock" w:date="2011-07-07T13:31:00Z">
        <w:r>
          <w:rPr>
            <w:rFonts w:ascii="Times New Roman" w:eastAsia="Times New Roman" w:hAnsi="Times New Roman"/>
            <w:spacing w:val="6"/>
            <w:lang w:eastAsia="en-US"/>
          </w:rPr>
          <w:t>)</w:t>
        </w:r>
      </w:ins>
      <w:ins w:id="2605" w:author="Allen Wirfs-Brock" w:date="2011-07-07T13:30:00Z">
        <w:r>
          <w:t xml:space="preserve"> </w:t>
        </w:r>
      </w:ins>
      <w:ins w:id="2606" w:author="Allen Wirfs-Brock" w:date="2011-07-07T13:27:00Z">
        <w:r>
          <w:t>of the</w:t>
        </w:r>
        <w:r w:rsidRPr="006D7E13">
          <w:t xml:space="preserve"> </w:t>
        </w:r>
        <w:r>
          <w:t>production</w:t>
        </w:r>
      </w:ins>
      <w:ins w:id="2607" w:author="Allen Wirfs-Brock" w:date="2011-07-07T13:31:00Z">
        <w:r>
          <w:br/>
          <w:t xml:space="preserve">   </w:t>
        </w:r>
      </w:ins>
      <w:ins w:id="2608" w:author="Allen Wirfs-Brock" w:date="2011-07-07T13:27:00Z">
        <w:r w:rsidRPr="00FA7562">
          <w:rPr>
            <w:rStyle w:val="bnf"/>
          </w:rPr>
          <w:t>PropertyAssignment</w:t>
        </w:r>
        <w:r>
          <w:t xml:space="preserve"> </w:t>
        </w:r>
        <w:r>
          <w:rPr>
            <w:b/>
          </w:rPr>
          <w:t>:</w:t>
        </w:r>
        <w:r>
          <w:t xml:space="preserve"> </w:t>
        </w:r>
        <w:r w:rsidRPr="00FA7562">
          <w:rPr>
            <w:rStyle w:val="bnf"/>
          </w:rPr>
          <w:t>PropertyName</w:t>
        </w:r>
        <w:r w:rsidRPr="00992216">
          <w:t xml:space="preserve"> </w:t>
        </w:r>
        <w:r w:rsidRPr="00FA7562">
          <w:rPr>
            <w:rFonts w:ascii="Courier New" w:hAnsi="Courier New" w:cs="Courier New"/>
            <w:b/>
          </w:rPr>
          <w:t>:</w:t>
        </w:r>
        <w:r w:rsidRPr="00992216">
          <w:t xml:space="preserve"> </w:t>
        </w:r>
        <w:r w:rsidRPr="00FA7562">
          <w:rPr>
            <w:rStyle w:val="bnf"/>
          </w:rPr>
          <w:t>AssignmentExpression</w:t>
        </w:r>
      </w:ins>
      <w:ins w:id="2609" w:author="Allen Wirfs-Brock" w:date="2011-07-07T13:32:00Z">
        <w:r>
          <w:br/>
        </w:r>
      </w:ins>
      <w:ins w:id="2610" w:author="Allen Wirfs-Brock" w:date="2011-07-07T13:27:00Z">
        <w:r>
          <w:t>is determined as follows:</w:t>
        </w:r>
      </w:ins>
    </w:p>
    <w:p w14:paraId="35FB59A9" w14:textId="77777777" w:rsidR="00BA4914" w:rsidRDefault="00BA4914" w:rsidP="00BA4914">
      <w:pPr>
        <w:pStyle w:val="Alg4"/>
        <w:numPr>
          <w:ilvl w:val="0"/>
          <w:numId w:val="54"/>
        </w:numPr>
        <w:spacing w:after="220"/>
        <w:contextualSpacing/>
        <w:rPr>
          <w:ins w:id="2611" w:author="Allen Wirfs-Brock" w:date="2011-07-07T13:27:00Z"/>
        </w:rPr>
      </w:pPr>
      <w:ins w:id="2612" w:author="Allen Wirfs-Brock" w:date="2011-07-07T13:34:00Z">
        <w:r>
          <w:t xml:space="preserve">If </w:t>
        </w:r>
        <w:r w:rsidRPr="00CC0A81">
          <w:t>PropName</w:t>
        </w:r>
        <w:r>
          <w:t xml:space="preserve"> of </w:t>
        </w:r>
        <w:r w:rsidRPr="00FA7562">
          <w:rPr>
            <w:rStyle w:val="bnf"/>
          </w:rPr>
          <w:t>PropertyAssignment</w:t>
        </w:r>
        <w:r>
          <w:t xml:space="preserve"> is not</w:t>
        </w:r>
      </w:ins>
      <w:ins w:id="2613" w:author="Allen Wirfs-Brock" w:date="2011-07-07T13:27:00Z">
        <w:r>
          <w:t xml:space="preserve"> </w:t>
        </w:r>
      </w:ins>
      <w:ins w:id="2614" w:author="Allen Wirfs-Brock" w:date="2011-07-07T13:36:00Z">
        <w:r>
          <w:rPr>
            <w:i/>
          </w:rPr>
          <w:t>name</w:t>
        </w:r>
        <w:r>
          <w:t xml:space="preserve"> </w:t>
        </w:r>
      </w:ins>
      <w:ins w:id="2615" w:author="Allen Wirfs-Brock" w:date="2011-07-07T13:35:00Z">
        <w:r>
          <w:t>return the empty List</w:t>
        </w:r>
      </w:ins>
      <w:ins w:id="2616" w:author="Allen Wirfs-Brock" w:date="2011-07-07T13:27:00Z">
        <w:r>
          <w:t>.</w:t>
        </w:r>
      </w:ins>
    </w:p>
    <w:p w14:paraId="06AB743A" w14:textId="77777777" w:rsidR="00BA4914" w:rsidRDefault="00BA4914" w:rsidP="00BA4914">
      <w:pPr>
        <w:pStyle w:val="Alg4"/>
        <w:numPr>
          <w:ilvl w:val="0"/>
          <w:numId w:val="54"/>
        </w:numPr>
        <w:spacing w:after="220"/>
        <w:contextualSpacing/>
        <w:rPr>
          <w:ins w:id="2617" w:author="Allen Wirfs-Brock" w:date="2011-07-07T13:27:00Z"/>
        </w:rPr>
      </w:pPr>
      <w:ins w:id="2618" w:author="Allen Wirfs-Brock" w:date="2011-07-07T13:27:00Z">
        <w:r>
          <w:t>Return</w:t>
        </w:r>
      </w:ins>
      <w:ins w:id="2619" w:author="Allen Wirfs-Brock" w:date="2011-07-07T13:32:00Z">
        <w:r>
          <w:t xml:space="preserve"> a List containing </w:t>
        </w:r>
      </w:ins>
      <w:ins w:id="2620" w:author="Allen Wirfs-Brock" w:date="2011-07-07T13:33:00Z">
        <w:r w:rsidRPr="00FA7562">
          <w:rPr>
            <w:rStyle w:val="bnf"/>
          </w:rPr>
          <w:t>PropertyAssignment</w:t>
        </w:r>
      </w:ins>
      <w:ins w:id="2621" w:author="Allen Wirfs-Brock" w:date="2011-07-07T13:27:00Z">
        <w:r>
          <w:t>.</w:t>
        </w:r>
      </w:ins>
    </w:p>
    <w:p w14:paraId="7A9681A6" w14:textId="77777777" w:rsidR="004C02EF" w:rsidRDefault="004C02EF" w:rsidP="004C02EF">
      <w:pPr>
        <w:jc w:val="left"/>
      </w:pPr>
      <w:r>
        <w:t xml:space="preserve">The production  </w:t>
      </w:r>
      <w:r w:rsidRPr="00FA7562">
        <w:rPr>
          <w:rStyle w:val="bnf"/>
        </w:rPr>
        <w:t>PropertyNameAndValueList</w:t>
      </w:r>
      <w:r>
        <w:t xml:space="preserve"> </w:t>
      </w:r>
      <w:r>
        <w:rPr>
          <w:b/>
        </w:rPr>
        <w:t>:</w:t>
      </w:r>
      <w:r>
        <w:t xml:space="preserve"> </w:t>
      </w:r>
      <w:r w:rsidRPr="00E91749">
        <w:t xml:space="preserve"> </w:t>
      </w:r>
      <w:r w:rsidRPr="00FA7562">
        <w:rPr>
          <w:rStyle w:val="bnf"/>
        </w:rPr>
        <w:t>PropertyAssignment</w:t>
      </w:r>
      <w:r>
        <w:t xml:space="preserve"> is evaluated as follows:</w:t>
      </w:r>
    </w:p>
    <w:p w14:paraId="7AF8C06D" w14:textId="77777777" w:rsidR="004C02EF" w:rsidRDefault="004C02EF" w:rsidP="004C02EF">
      <w:pPr>
        <w:pStyle w:val="Alg4"/>
        <w:numPr>
          <w:ilvl w:val="0"/>
          <w:numId w:val="50"/>
        </w:numPr>
        <w:spacing w:after="220"/>
        <w:contextualSpacing/>
      </w:pPr>
      <w:r>
        <w:t xml:space="preserve">Let </w:t>
      </w:r>
      <w:r w:rsidRPr="00474F82">
        <w:rPr>
          <w:i/>
        </w:rPr>
        <w:t xml:space="preserve">obj </w:t>
      </w:r>
      <w:r>
        <w:t xml:space="preserve">be the result of creating a new object as if by the expression </w:t>
      </w:r>
      <w:r>
        <w:rPr>
          <w:rFonts w:ascii="Courier New" w:hAnsi="Courier New"/>
          <w:b/>
        </w:rPr>
        <w:t xml:space="preserve">new Object() </w:t>
      </w:r>
      <w:r w:rsidRPr="00182267">
        <w:t xml:space="preserve">where </w:t>
      </w:r>
      <w:r w:rsidRPr="00182267">
        <w:rPr>
          <w:rFonts w:ascii="Courier New" w:hAnsi="Courier New" w:cs="Courier New"/>
          <w:b/>
        </w:rPr>
        <w:t>Object</w:t>
      </w:r>
      <w:r w:rsidRPr="00182267">
        <w:t xml:space="preserve"> is the standard built-in construct</w:t>
      </w:r>
      <w:r>
        <w:t>or</w:t>
      </w:r>
      <w:r w:rsidRPr="00182267">
        <w:t xml:space="preserve"> with that name</w:t>
      </w:r>
      <w:r>
        <w:t>.</w:t>
      </w:r>
    </w:p>
    <w:p w14:paraId="33FB1101" w14:textId="77777777" w:rsidR="004C02EF" w:rsidRDefault="004C02EF" w:rsidP="004C02EF">
      <w:pPr>
        <w:pStyle w:val="Alg4"/>
        <w:numPr>
          <w:ilvl w:val="0"/>
          <w:numId w:val="50"/>
        </w:numPr>
        <w:spacing w:after="220"/>
        <w:contextualSpacing/>
      </w:pPr>
      <w:r>
        <w:t xml:space="preserve">Let </w:t>
      </w:r>
      <w:r w:rsidRPr="00474F82">
        <w:rPr>
          <w:i/>
        </w:rPr>
        <w:t xml:space="preserve">propId </w:t>
      </w:r>
      <w:r>
        <w:t xml:space="preserve">be the result of evaluating </w:t>
      </w:r>
      <w:r>
        <w:rPr>
          <w:i/>
        </w:rPr>
        <w:t>PropertyAssignment</w:t>
      </w:r>
      <w:r>
        <w:t>.</w:t>
      </w:r>
    </w:p>
    <w:p w14:paraId="41C8337F" w14:textId="77777777" w:rsidR="004C02EF" w:rsidRDefault="004C02EF" w:rsidP="004C02EF">
      <w:pPr>
        <w:pStyle w:val="Alg4"/>
        <w:numPr>
          <w:ilvl w:val="0"/>
          <w:numId w:val="50"/>
        </w:numPr>
        <w:spacing w:after="220"/>
        <w:contextualSpacing/>
      </w:pPr>
      <w:r>
        <w:t xml:space="preserve">Call the [[DefineOwnProperty]] internal method of </w:t>
      </w:r>
      <w:r w:rsidRPr="00474F82">
        <w:rPr>
          <w:i/>
        </w:rPr>
        <w:t>obj</w:t>
      </w:r>
      <w:r>
        <w:t xml:space="preserve"> with arguments </w:t>
      </w:r>
      <w:r w:rsidRPr="00474F82">
        <w:rPr>
          <w:i/>
        </w:rPr>
        <w:t>propId</w:t>
      </w:r>
      <w:r>
        <w:t xml:space="preserve">.name, </w:t>
      </w:r>
      <w:r w:rsidRPr="00474F82">
        <w:rPr>
          <w:i/>
        </w:rPr>
        <w:t>propId</w:t>
      </w:r>
      <w:r>
        <w:t xml:space="preserve">.descriptor, and </w:t>
      </w:r>
      <w:r w:rsidRPr="00AA29BB">
        <w:rPr>
          <w:b/>
        </w:rPr>
        <w:t>false</w:t>
      </w:r>
      <w:r>
        <w:t>.</w:t>
      </w:r>
    </w:p>
    <w:p w14:paraId="386C6AB3" w14:textId="77777777" w:rsidR="004C02EF" w:rsidRDefault="004C02EF" w:rsidP="004C02EF">
      <w:pPr>
        <w:pStyle w:val="Alg4"/>
        <w:numPr>
          <w:ilvl w:val="0"/>
          <w:numId w:val="50"/>
        </w:numPr>
        <w:spacing w:after="220"/>
        <w:contextualSpacing/>
      </w:pPr>
      <w:r>
        <w:t xml:space="preserve">Return </w:t>
      </w:r>
      <w:r w:rsidRPr="00474F82">
        <w:rPr>
          <w:i/>
        </w:rPr>
        <w:t>obj</w:t>
      </w:r>
      <w:r>
        <w:t>.</w:t>
      </w:r>
    </w:p>
    <w:p w14:paraId="32462D85" w14:textId="77777777" w:rsidR="00B92879" w:rsidRDefault="00B92879" w:rsidP="00B92879">
      <w:pPr>
        <w:jc w:val="left"/>
        <w:rPr>
          <w:ins w:id="2622" w:author="Allen Wirfs-Brock" w:date="2011-07-07T13:37:00Z"/>
        </w:rPr>
      </w:pPr>
      <w:ins w:id="2623" w:author="Allen Wirfs-Brock" w:date="2011-07-07T13:37:00Z">
        <w:r>
          <w:t xml:space="preserve">The </w:t>
        </w:r>
        <w:r>
          <w:rPr>
            <w:rFonts w:ascii="Times New Roman" w:eastAsia="Times New Roman" w:hAnsi="Times New Roman"/>
            <w:spacing w:val="6"/>
            <w:lang w:eastAsia="en-US"/>
          </w:rPr>
          <w:t>PropertyDefinitionList(</w:t>
        </w:r>
        <w:r>
          <w:rPr>
            <w:rFonts w:ascii="Times New Roman" w:eastAsia="Times New Roman" w:hAnsi="Times New Roman"/>
            <w:i/>
            <w:spacing w:val="6"/>
            <w:lang w:eastAsia="en-US"/>
          </w:rPr>
          <w:t>name</w:t>
        </w:r>
        <w:r>
          <w:rPr>
            <w:rFonts w:ascii="Times New Roman" w:eastAsia="Times New Roman" w:hAnsi="Times New Roman"/>
            <w:spacing w:val="6"/>
            <w:lang w:eastAsia="en-US"/>
          </w:rPr>
          <w:t>)</w:t>
        </w:r>
        <w:r>
          <w:t xml:space="preserve"> of the</w:t>
        </w:r>
        <w:r w:rsidRPr="006D7E13">
          <w:t xml:space="preserve"> </w:t>
        </w:r>
        <w:r>
          <w:t>production</w:t>
        </w:r>
        <w:r>
          <w:br/>
          <w:t xml:space="preserve">   </w:t>
        </w:r>
      </w:ins>
      <w:ins w:id="2624" w:author="Allen Wirfs-Brock" w:date="2011-07-07T13:38:00Z">
        <w:r w:rsidRPr="00FA7562">
          <w:rPr>
            <w:rStyle w:val="bnf"/>
          </w:rPr>
          <w:t>PropertyNameAndValueList</w:t>
        </w:r>
        <w:r>
          <w:t xml:space="preserve"> </w:t>
        </w:r>
        <w:r>
          <w:rPr>
            <w:b/>
          </w:rPr>
          <w:t>:</w:t>
        </w:r>
        <w:r>
          <w:t xml:space="preserve">  </w:t>
        </w:r>
        <w:r w:rsidRPr="00FA7562">
          <w:rPr>
            <w:rStyle w:val="bnf"/>
          </w:rPr>
          <w:t>PropertyNameAndValueList</w:t>
        </w:r>
        <w:r>
          <w:t xml:space="preserve"> </w:t>
        </w:r>
        <w:r w:rsidRPr="00612C55">
          <w:rPr>
            <w:rFonts w:ascii="Courier New" w:hAnsi="Courier New" w:cs="Courier New"/>
            <w:b/>
          </w:rPr>
          <w:t>,</w:t>
        </w:r>
        <w:r>
          <w:t xml:space="preserve"> </w:t>
        </w:r>
        <w:r w:rsidRPr="00FA7562">
          <w:rPr>
            <w:rStyle w:val="bnf"/>
          </w:rPr>
          <w:t>PropertyAssignment</w:t>
        </w:r>
      </w:ins>
      <w:ins w:id="2625" w:author="Allen Wirfs-Brock" w:date="2011-07-07T13:37:00Z">
        <w:r>
          <w:br/>
          <w:t>is determined as follows:</w:t>
        </w:r>
      </w:ins>
    </w:p>
    <w:p w14:paraId="494D0EA6" w14:textId="77777777" w:rsidR="00B92879" w:rsidRDefault="00B92879" w:rsidP="00B92879">
      <w:pPr>
        <w:pStyle w:val="Alg4"/>
        <w:numPr>
          <w:ilvl w:val="0"/>
          <w:numId w:val="439"/>
        </w:numPr>
        <w:spacing w:after="220"/>
        <w:contextualSpacing/>
        <w:rPr>
          <w:ins w:id="2626" w:author="Allen Wirfs-Brock" w:date="2011-07-07T13:39:00Z"/>
        </w:rPr>
      </w:pPr>
      <w:ins w:id="2627" w:author="Allen Wirfs-Brock" w:date="2011-07-07T13:39:00Z">
        <w:r>
          <w:t xml:space="preserve">Let </w:t>
        </w:r>
        <w:r w:rsidRPr="00B92879">
          <w:rPr>
            <w:i/>
          </w:rPr>
          <w:t>previous</w:t>
        </w:r>
        <w:r>
          <w:t xml:space="preserve"> be </w:t>
        </w:r>
      </w:ins>
      <w:ins w:id="2628" w:author="Allen Wirfs-Brock" w:date="2011-07-07T13:40:00Z">
        <w:r>
          <w:t>PropertyDefinitionList(</w:t>
        </w:r>
        <w:r>
          <w:rPr>
            <w:i/>
          </w:rPr>
          <w:t>name</w:t>
        </w:r>
        <w:r>
          <w:t xml:space="preserve">) of </w:t>
        </w:r>
        <w:r w:rsidRPr="00FA7562">
          <w:rPr>
            <w:rStyle w:val="bnf"/>
          </w:rPr>
          <w:t>PropertyNameAndValueList</w:t>
        </w:r>
      </w:ins>
      <w:ins w:id="2629" w:author="Allen Wirfs-Brock" w:date="2011-07-07T13:41:00Z">
        <w:r>
          <w:rPr>
            <w:rStyle w:val="bnf"/>
            <w:i w:val="0"/>
          </w:rPr>
          <w:t>.</w:t>
        </w:r>
      </w:ins>
    </w:p>
    <w:p w14:paraId="2C37CD26" w14:textId="77777777" w:rsidR="00B92879" w:rsidRDefault="00B92879" w:rsidP="00B92879">
      <w:pPr>
        <w:pStyle w:val="Alg4"/>
        <w:numPr>
          <w:ilvl w:val="0"/>
          <w:numId w:val="439"/>
        </w:numPr>
        <w:contextualSpacing/>
        <w:rPr>
          <w:ins w:id="2630" w:author="Allen Wirfs-Brock" w:date="2011-07-07T13:37:00Z"/>
        </w:rPr>
      </w:pPr>
      <w:ins w:id="2631" w:author="Allen Wirfs-Brock" w:date="2011-07-07T13:37:00Z">
        <w:r>
          <w:t xml:space="preserve">If </w:t>
        </w:r>
        <w:r w:rsidRPr="00CC0A81">
          <w:t>PropName</w:t>
        </w:r>
        <w:r>
          <w:t xml:space="preserve"> of </w:t>
        </w:r>
        <w:r w:rsidRPr="00FA7562">
          <w:rPr>
            <w:rStyle w:val="bnf"/>
          </w:rPr>
          <w:t>PropertyAssignment</w:t>
        </w:r>
        <w:r>
          <w:t xml:space="preserve"> is </w:t>
        </w:r>
        <w:r>
          <w:rPr>
            <w:i/>
          </w:rPr>
          <w:t>name</w:t>
        </w:r>
        <w:r>
          <w:t xml:space="preserve"> </w:t>
        </w:r>
      </w:ins>
      <w:ins w:id="2632" w:author="Allen Wirfs-Brock" w:date="2011-07-07T13:43:00Z">
        <w:r>
          <w:t>then</w:t>
        </w:r>
      </w:ins>
      <w:ins w:id="2633" w:author="Allen Wirfs-Brock" w:date="2011-07-07T13:37:00Z">
        <w:r>
          <w:t>,</w:t>
        </w:r>
      </w:ins>
    </w:p>
    <w:p w14:paraId="73C5F249" w14:textId="77777777" w:rsidR="00B92879" w:rsidRDefault="00B92879" w:rsidP="00B92879">
      <w:pPr>
        <w:pStyle w:val="Alg3"/>
        <w:numPr>
          <w:ilvl w:val="1"/>
          <w:numId w:val="433"/>
        </w:numPr>
        <w:tabs>
          <w:tab w:val="left" w:pos="720"/>
        </w:tabs>
        <w:ind w:left="720"/>
        <w:rPr>
          <w:ins w:id="2634" w:author="Allen Wirfs-Brock" w:date="2011-07-07T13:42:00Z"/>
        </w:rPr>
      </w:pPr>
      <w:ins w:id="2635" w:author="Allen Wirfs-Brock" w:date="2011-07-07T13:42:00Z">
        <w:r>
          <w:t xml:space="preserve">Append  </w:t>
        </w:r>
        <w:r w:rsidRPr="00FA7562">
          <w:rPr>
            <w:rStyle w:val="bnf"/>
          </w:rPr>
          <w:t>PropertyAssignment</w:t>
        </w:r>
        <w:r>
          <w:t xml:space="preserve"> to</w:t>
        </w:r>
      </w:ins>
      <w:ins w:id="2636" w:author="Allen Wirfs-Brock" w:date="2011-07-07T13:45:00Z">
        <w:r>
          <w:t xml:space="preserve"> the end of</w:t>
        </w:r>
      </w:ins>
      <w:ins w:id="2637" w:author="Allen Wirfs-Brock" w:date="2011-07-07T13:42:00Z">
        <w:r>
          <w:t xml:space="preserve"> </w:t>
        </w:r>
        <w:r w:rsidRPr="00B92879">
          <w:rPr>
            <w:i/>
          </w:rPr>
          <w:t>previous</w:t>
        </w:r>
        <w:r>
          <w:t>.</w:t>
        </w:r>
      </w:ins>
    </w:p>
    <w:p w14:paraId="0BECBF4D" w14:textId="77777777" w:rsidR="00B92879" w:rsidRDefault="00B92879" w:rsidP="00B92879">
      <w:pPr>
        <w:pStyle w:val="Alg4"/>
        <w:numPr>
          <w:ilvl w:val="0"/>
          <w:numId w:val="439"/>
        </w:numPr>
        <w:spacing w:after="220"/>
        <w:contextualSpacing/>
        <w:rPr>
          <w:ins w:id="2638" w:author="Allen Wirfs-Brock" w:date="2011-07-07T13:37:00Z"/>
        </w:rPr>
      </w:pPr>
      <w:ins w:id="2639" w:author="Allen Wirfs-Brock" w:date="2011-07-07T13:37:00Z">
        <w:r>
          <w:t xml:space="preserve">Return </w:t>
        </w:r>
      </w:ins>
      <w:ins w:id="2640" w:author="Allen Wirfs-Brock" w:date="2011-07-07T13:44:00Z">
        <w:r w:rsidRPr="00B92879">
          <w:rPr>
            <w:i/>
          </w:rPr>
          <w:t>previous</w:t>
        </w:r>
      </w:ins>
      <w:ins w:id="2641" w:author="Allen Wirfs-Brock" w:date="2011-07-07T13:37:00Z">
        <w:r>
          <w:t>.</w:t>
        </w:r>
      </w:ins>
    </w:p>
    <w:p w14:paraId="1473AC4A" w14:textId="77777777" w:rsidR="00546CE6" w:rsidRDefault="00546CE6" w:rsidP="00546CE6">
      <w:pPr>
        <w:rPr>
          <w:ins w:id="2642" w:author="Allen Wirfs-Brock" w:date="2011-07-07T12:53:00Z"/>
        </w:rPr>
      </w:pPr>
      <w:ins w:id="2643" w:author="Allen Wirfs-Brock" w:date="2011-07-07T12:53:00Z">
        <w:r>
          <w:t xml:space="preserve">The static semantics of the production </w:t>
        </w:r>
        <w:r w:rsidRPr="00FA7562">
          <w:rPr>
            <w:rStyle w:val="bnf"/>
          </w:rPr>
          <w:t>PropertyNameAndValueList</w:t>
        </w:r>
        <w:r>
          <w:t xml:space="preserve"> </w:t>
        </w:r>
        <w:r>
          <w:rPr>
            <w:b/>
          </w:rPr>
          <w:t>:</w:t>
        </w:r>
        <w:r>
          <w:t xml:space="preserve">  </w:t>
        </w:r>
        <w:r w:rsidRPr="00FA7562">
          <w:rPr>
            <w:rStyle w:val="bnf"/>
          </w:rPr>
          <w:t>PropertyNameAndValueList</w:t>
        </w:r>
        <w:r>
          <w:t xml:space="preserve"> </w:t>
        </w:r>
        <w:r w:rsidRPr="00612C55">
          <w:rPr>
            <w:rFonts w:ascii="Courier New" w:hAnsi="Courier New" w:cs="Courier New"/>
            <w:b/>
          </w:rPr>
          <w:t>,</w:t>
        </w:r>
        <w:r>
          <w:t xml:space="preserve"> </w:t>
        </w:r>
        <w:r w:rsidRPr="00FA7562">
          <w:rPr>
            <w:rStyle w:val="bnf"/>
          </w:rPr>
          <w:t>PropertyAssignment</w:t>
        </w:r>
        <w:r>
          <w:rPr>
            <w:rFonts w:ascii="Courier New" w:hAnsi="Courier New" w:cs="Courier New"/>
            <w:b/>
            <w:iCs/>
          </w:rPr>
          <w:t xml:space="preserve"> </w:t>
        </w:r>
        <w:r>
          <w:t>are:</w:t>
        </w:r>
      </w:ins>
    </w:p>
    <w:p w14:paraId="34A55904" w14:textId="77777777" w:rsidR="00546CE6" w:rsidRDefault="00546CE6" w:rsidP="00653F1B">
      <w:pPr>
        <w:numPr>
          <w:ilvl w:val="0"/>
          <w:numId w:val="411"/>
        </w:numPr>
        <w:spacing w:after="220"/>
        <w:contextualSpacing/>
        <w:rPr>
          <w:ins w:id="2644" w:author="Allen Wirfs-Brock" w:date="2011-07-07T13:07:00Z"/>
        </w:rPr>
        <w:pPrChange w:id="2645" w:author="Allen Wirfs-Brock" w:date="2011-07-07T18:47:00Z">
          <w:pPr>
            <w:numPr>
              <w:numId w:val="411"/>
            </w:numPr>
            <w:spacing w:after="220"/>
            <w:ind w:left="720" w:hanging="360"/>
          </w:pPr>
        </w:pPrChange>
      </w:pPr>
      <w:ins w:id="2646" w:author="Allen Wirfs-Brock" w:date="2011-07-07T12:53:00Z">
        <w:r>
          <w:t xml:space="preserve">It is a </w:t>
        </w:r>
        <w:r w:rsidRPr="00E170C4">
          <w:t>Syntax Error</w:t>
        </w:r>
        <w:r>
          <w:t xml:space="preserve"> if </w:t>
        </w:r>
      </w:ins>
      <w:ins w:id="2647" w:author="Allen Wirfs-Brock" w:date="2011-07-07T12:54:00Z">
        <w:r>
          <w:t>this production is contained in strict code</w:t>
        </w:r>
      </w:ins>
      <w:ins w:id="2648" w:author="Allen Wirfs-Brock" w:date="2011-07-07T12:55:00Z">
        <w:r>
          <w:t xml:space="preserve">, </w:t>
        </w:r>
      </w:ins>
      <w:ins w:id="2649" w:author="Allen Wirfs-Brock" w:date="2011-07-07T12:54:00Z">
        <w:r>
          <w:t xml:space="preserve"> </w:t>
        </w:r>
      </w:ins>
      <w:ins w:id="2650" w:author="Allen Wirfs-Brock" w:date="2011-07-07T12:55:00Z">
        <w:r w:rsidRPr="00FA7562">
          <w:rPr>
            <w:rStyle w:val="bnf"/>
          </w:rPr>
          <w:t>PropertyAssignment</w:t>
        </w:r>
        <w:r>
          <w:rPr>
            <w:rFonts w:ascii="Courier New" w:hAnsi="Courier New" w:cs="Courier New"/>
            <w:b/>
            <w:iCs/>
          </w:rPr>
          <w:t xml:space="preserve"> </w:t>
        </w:r>
        <w:r>
          <w:t xml:space="preserve">is the production </w:t>
        </w:r>
      </w:ins>
      <w:ins w:id="2651" w:author="Allen Wirfs-Brock" w:date="2011-07-07T12:56:00Z">
        <w:r w:rsidR="007813F8" w:rsidRPr="00FA7562">
          <w:rPr>
            <w:rStyle w:val="bnf"/>
          </w:rPr>
          <w:t>PropertyAssignment</w:t>
        </w:r>
        <w:r w:rsidR="007813F8">
          <w:t xml:space="preserve"> </w:t>
        </w:r>
        <w:r w:rsidR="007813F8">
          <w:rPr>
            <w:b/>
          </w:rPr>
          <w:t>:</w:t>
        </w:r>
        <w:r w:rsidR="007813F8">
          <w:t xml:space="preserve"> </w:t>
        </w:r>
        <w:r w:rsidR="007813F8" w:rsidRPr="00FA7562">
          <w:rPr>
            <w:rStyle w:val="bnf"/>
          </w:rPr>
          <w:t>PropertyName</w:t>
        </w:r>
        <w:r w:rsidR="007813F8" w:rsidRPr="00992216">
          <w:t xml:space="preserve"> </w:t>
        </w:r>
        <w:r w:rsidR="007813F8" w:rsidRPr="00FA7562">
          <w:rPr>
            <w:rFonts w:ascii="Courier New" w:hAnsi="Courier New" w:cs="Courier New"/>
            <w:b/>
          </w:rPr>
          <w:t>:</w:t>
        </w:r>
        <w:r w:rsidR="007813F8" w:rsidRPr="00992216">
          <w:t xml:space="preserve"> </w:t>
        </w:r>
        <w:r w:rsidR="007813F8" w:rsidRPr="00FA7562">
          <w:rPr>
            <w:rStyle w:val="bnf"/>
          </w:rPr>
          <w:t>AssignmentExpression</w:t>
        </w:r>
      </w:ins>
      <w:ins w:id="2652" w:author="Allen Wirfs-Brock" w:date="2011-07-07T13:04:00Z">
        <w:r w:rsidR="007813F8" w:rsidRPr="007813F8">
          <w:rPr>
            <w:rStyle w:val="bnf"/>
            <w:rFonts w:ascii="Arial" w:hAnsi="Arial" w:cs="Arial"/>
            <w:i w:val="0"/>
          </w:rPr>
          <w:t>,</w:t>
        </w:r>
      </w:ins>
      <w:ins w:id="2653" w:author="Allen Wirfs-Brock" w:date="2011-07-07T12:55:00Z">
        <w:r>
          <w:t xml:space="preserve"> </w:t>
        </w:r>
      </w:ins>
      <w:ins w:id="2654" w:author="Allen Wirfs-Brock" w:date="2011-07-07T12:54:00Z">
        <w:r>
          <w:t xml:space="preserve">and </w:t>
        </w:r>
      </w:ins>
      <w:ins w:id="2655" w:author="Allen Wirfs-Brock" w:date="2011-07-07T13:28:00Z">
        <w:r w:rsidR="00BA4914">
          <w:rPr>
            <w:rFonts w:ascii="Times New Roman" w:eastAsia="Times New Roman" w:hAnsi="Times New Roman"/>
            <w:spacing w:val="6"/>
            <w:lang w:eastAsia="en-US"/>
          </w:rPr>
          <w:t>PropertyDefinitionList</w:t>
        </w:r>
      </w:ins>
      <w:ins w:id="2656" w:author="Allen Wirfs-Brock" w:date="2011-07-07T12:58:00Z">
        <w:r w:rsidR="007813F8">
          <w:t>(</w:t>
        </w:r>
        <w:r w:rsidR="007813F8" w:rsidRPr="00CC0A81">
          <w:rPr>
            <w:rFonts w:ascii="Times New Roman" w:eastAsia="Times New Roman" w:hAnsi="Times New Roman"/>
            <w:spacing w:val="6"/>
            <w:lang w:eastAsia="en-US"/>
          </w:rPr>
          <w:t>PropName</w:t>
        </w:r>
      </w:ins>
      <w:ins w:id="2657" w:author="Allen Wirfs-Brock" w:date="2011-07-07T13:02:00Z">
        <w:r w:rsidR="007813F8">
          <w:t xml:space="preserve"> of </w:t>
        </w:r>
      </w:ins>
      <w:ins w:id="2658" w:author="Allen Wirfs-Brock" w:date="2011-07-07T13:00:00Z">
        <w:r w:rsidR="007813F8" w:rsidRPr="00FA7562">
          <w:rPr>
            <w:rStyle w:val="bnf"/>
          </w:rPr>
          <w:t>PropertyAssignment</w:t>
        </w:r>
      </w:ins>
      <w:ins w:id="2659" w:author="Allen Wirfs-Brock" w:date="2011-07-07T12:58:00Z">
        <w:r w:rsidR="007813F8">
          <w:t xml:space="preserve">) of </w:t>
        </w:r>
      </w:ins>
      <w:ins w:id="2660" w:author="Allen Wirfs-Brock" w:date="2011-07-07T13:03:00Z">
        <w:r w:rsidR="007813F8" w:rsidRPr="00FA7562">
          <w:rPr>
            <w:rStyle w:val="bnf"/>
          </w:rPr>
          <w:t>PropertyNameAndValueList</w:t>
        </w:r>
      </w:ins>
      <w:ins w:id="2661" w:author="Allen Wirfs-Brock" w:date="2011-07-07T12:58:00Z">
        <w:r w:rsidR="007813F8">
          <w:t xml:space="preserve"> </w:t>
        </w:r>
      </w:ins>
      <w:ins w:id="2662" w:author="Allen Wirfs-Brock" w:date="2011-07-07T12:54:00Z">
        <w:r>
          <w:t>is</w:t>
        </w:r>
      </w:ins>
      <w:ins w:id="2663" w:author="Allen Wirfs-Brock" w:date="2011-07-07T13:06:00Z">
        <w:r w:rsidR="00CC0A81">
          <w:t xml:space="preserve"> </w:t>
        </w:r>
      </w:ins>
      <w:ins w:id="2664" w:author="Allen Wirfs-Brock" w:date="2011-07-07T13:10:00Z">
        <w:r w:rsidR="00CC0A81">
          <w:t>not the empty List.</w:t>
        </w:r>
      </w:ins>
    </w:p>
    <w:p w14:paraId="4654C8E4" w14:textId="77777777" w:rsidR="00CC0A81" w:rsidRDefault="00CC0A81" w:rsidP="00653F1B">
      <w:pPr>
        <w:numPr>
          <w:ilvl w:val="0"/>
          <w:numId w:val="411"/>
        </w:numPr>
        <w:spacing w:after="220"/>
        <w:contextualSpacing/>
        <w:jc w:val="left"/>
        <w:rPr>
          <w:ins w:id="2665" w:author="Allen Wirfs-Brock" w:date="2011-07-07T13:12:00Z"/>
        </w:rPr>
        <w:pPrChange w:id="2666" w:author="Allen Wirfs-Brock" w:date="2011-07-07T18:47:00Z">
          <w:pPr>
            <w:numPr>
              <w:numId w:val="411"/>
            </w:numPr>
            <w:spacing w:after="220"/>
            <w:ind w:left="720" w:hanging="360"/>
            <w:jc w:val="left"/>
          </w:pPr>
        </w:pPrChange>
      </w:pPr>
      <w:ins w:id="2667" w:author="Allen Wirfs-Brock" w:date="2011-07-07T13:08:00Z">
        <w:r>
          <w:t xml:space="preserve">It is a </w:t>
        </w:r>
        <w:r w:rsidRPr="00E170C4">
          <w:t>Syntax Error</w:t>
        </w:r>
        <w:r>
          <w:t xml:space="preserve"> if </w:t>
        </w:r>
        <w:r w:rsidRPr="00FA7562">
          <w:rPr>
            <w:rStyle w:val="bnf"/>
          </w:rPr>
          <w:t>PropertyAssignment</w:t>
        </w:r>
        <w:r>
          <w:rPr>
            <w:rFonts w:ascii="Courier New" w:hAnsi="Courier New" w:cs="Courier New"/>
            <w:b/>
            <w:iCs/>
          </w:rPr>
          <w:t xml:space="preserve"> </w:t>
        </w:r>
        <w:r>
          <w:t>is the production</w:t>
        </w:r>
      </w:ins>
      <w:ins w:id="2668" w:author="Allen Wirfs-Brock" w:date="2011-07-07T13:15:00Z">
        <w:r>
          <w:br/>
          <w:t xml:space="preserve">   </w:t>
        </w:r>
      </w:ins>
      <w:ins w:id="2669" w:author="Allen Wirfs-Brock" w:date="2011-07-07T13:08:00Z">
        <w:r w:rsidRPr="00FA7562">
          <w:rPr>
            <w:rStyle w:val="bnf"/>
          </w:rPr>
          <w:t>PropertyAssignment</w:t>
        </w:r>
        <w:r>
          <w:t xml:space="preserve"> </w:t>
        </w:r>
        <w:r>
          <w:rPr>
            <w:b/>
          </w:rPr>
          <w:t>:</w:t>
        </w:r>
        <w:r>
          <w:t xml:space="preserve"> </w:t>
        </w:r>
        <w:r w:rsidRPr="00FA7562">
          <w:rPr>
            <w:rFonts w:ascii="Courier New" w:hAnsi="Courier New" w:cs="Courier New"/>
            <w:b/>
            <w:iCs/>
          </w:rPr>
          <w:t>get</w:t>
        </w:r>
        <w:r>
          <w:rPr>
            <w:iCs/>
          </w:rPr>
          <w:t xml:space="preserve"> </w:t>
        </w:r>
        <w:r w:rsidRPr="00FA7562">
          <w:rPr>
            <w:rStyle w:val="bnf"/>
          </w:rPr>
          <w:t>PropertyName</w:t>
        </w:r>
        <w:r>
          <w:rPr>
            <w:iCs/>
          </w:rPr>
          <w:t xml:space="preserve"> </w:t>
        </w:r>
        <w:r w:rsidRPr="00FA7562">
          <w:rPr>
            <w:rFonts w:ascii="Courier New" w:hAnsi="Courier New" w:cs="Courier New"/>
            <w:b/>
            <w:iCs/>
          </w:rPr>
          <w:t>( ) {</w:t>
        </w:r>
        <w:r>
          <w:rPr>
            <w:iCs/>
          </w:rPr>
          <w:t xml:space="preserve"> </w:t>
        </w:r>
        <w:r w:rsidRPr="00FA7562">
          <w:rPr>
            <w:rStyle w:val="bnf"/>
          </w:rPr>
          <w:t>FunctionBody</w:t>
        </w:r>
        <w:r w:rsidRPr="00FA7562">
          <w:rPr>
            <w:rFonts w:ascii="Courier New" w:hAnsi="Courier New" w:cs="Courier New"/>
            <w:iCs/>
          </w:rPr>
          <w:t xml:space="preserve"> </w:t>
        </w:r>
        <w:r w:rsidRPr="00FA7562">
          <w:rPr>
            <w:rFonts w:ascii="Courier New" w:hAnsi="Courier New" w:cs="Courier New"/>
            <w:b/>
            <w:iCs/>
          </w:rPr>
          <w:t>}</w:t>
        </w:r>
      </w:ins>
      <w:ins w:id="2670" w:author="Allen Wirfs-Brock" w:date="2011-07-07T13:29:00Z">
        <w:r w:rsidR="00BA4914">
          <w:rPr>
            <w:rStyle w:val="bnf"/>
            <w:rFonts w:ascii="Arial" w:hAnsi="Arial" w:cs="Arial"/>
            <w:i w:val="0"/>
          </w:rPr>
          <w:br/>
        </w:r>
      </w:ins>
      <w:ins w:id="2671" w:author="Allen Wirfs-Brock" w:date="2011-07-07T13:08:00Z">
        <w:r>
          <w:t xml:space="preserve">and </w:t>
        </w:r>
      </w:ins>
      <w:ins w:id="2672" w:author="Allen Wirfs-Brock" w:date="2011-07-07T13:28:00Z">
        <w:r w:rsidR="00BA4914">
          <w:rPr>
            <w:rFonts w:ascii="Times New Roman" w:eastAsia="Times New Roman" w:hAnsi="Times New Roman"/>
            <w:spacing w:val="6"/>
            <w:lang w:eastAsia="en-US"/>
          </w:rPr>
          <w:t>PropertyDefinitionList</w:t>
        </w:r>
        <w:r w:rsidR="00BA4914">
          <w:t xml:space="preserve"> </w:t>
        </w:r>
      </w:ins>
      <w:ins w:id="2673" w:author="Allen Wirfs-Brock" w:date="2011-07-07T13:08:00Z">
        <w:r>
          <w:t>(</w:t>
        </w:r>
        <w:r w:rsidRPr="00CC0A81">
          <w:rPr>
            <w:rFonts w:ascii="Times New Roman" w:eastAsia="Times New Roman" w:hAnsi="Times New Roman"/>
            <w:spacing w:val="6"/>
            <w:lang w:eastAsia="en-US"/>
          </w:rPr>
          <w:t>PropName</w:t>
        </w:r>
        <w:r>
          <w:t xml:space="preserve"> of </w:t>
        </w:r>
        <w:r w:rsidRPr="00FA7562">
          <w:rPr>
            <w:rStyle w:val="bnf"/>
          </w:rPr>
          <w:t>PropertyAssignment</w:t>
        </w:r>
        <w:r>
          <w:t xml:space="preserve">) of </w:t>
        </w:r>
        <w:r w:rsidRPr="00FA7562">
          <w:rPr>
            <w:rStyle w:val="bnf"/>
          </w:rPr>
          <w:t>PropertyNameAndValueList</w:t>
        </w:r>
        <w:r>
          <w:t xml:space="preserve"> </w:t>
        </w:r>
      </w:ins>
      <w:ins w:id="2674" w:author="Allen Wirfs-Brock" w:date="2011-07-07T13:11:00Z">
        <w:r>
          <w:t xml:space="preserve">includes a production of the form </w:t>
        </w:r>
      </w:ins>
      <w:ins w:id="2675" w:author="Allen Wirfs-Brock" w:date="2011-07-07T13:12:00Z">
        <w:r w:rsidRPr="00FA7562">
          <w:rPr>
            <w:rStyle w:val="bnf"/>
          </w:rPr>
          <w:t>PropertyAssignment</w:t>
        </w:r>
        <w:r>
          <w:t xml:space="preserve"> </w:t>
        </w:r>
        <w:r>
          <w:rPr>
            <w:b/>
          </w:rPr>
          <w:t>:</w:t>
        </w:r>
        <w:r>
          <w:t xml:space="preserve"> </w:t>
        </w:r>
        <w:r w:rsidRPr="00FA7562">
          <w:rPr>
            <w:rStyle w:val="bnf"/>
          </w:rPr>
          <w:t>PropertyName</w:t>
        </w:r>
        <w:r w:rsidRPr="00992216">
          <w:t xml:space="preserve"> </w:t>
        </w:r>
        <w:r w:rsidRPr="00FA7562">
          <w:rPr>
            <w:rFonts w:ascii="Courier New" w:hAnsi="Courier New" w:cs="Courier New"/>
            <w:b/>
          </w:rPr>
          <w:t>:</w:t>
        </w:r>
        <w:r w:rsidRPr="00992216">
          <w:t xml:space="preserve"> </w:t>
        </w:r>
        <w:r w:rsidRPr="00FA7562">
          <w:rPr>
            <w:rStyle w:val="bnf"/>
          </w:rPr>
          <w:t>AssignmentExpression</w:t>
        </w:r>
      </w:ins>
      <w:ins w:id="2676" w:author="Allen Wirfs-Brock" w:date="2011-07-07T13:08:00Z">
        <w:r>
          <w:t>.</w:t>
        </w:r>
      </w:ins>
    </w:p>
    <w:p w14:paraId="3DABB5E2" w14:textId="77777777" w:rsidR="00CC0A81" w:rsidRDefault="00CC0A81" w:rsidP="00653F1B">
      <w:pPr>
        <w:numPr>
          <w:ilvl w:val="0"/>
          <w:numId w:val="411"/>
        </w:numPr>
        <w:contextualSpacing/>
        <w:jc w:val="left"/>
        <w:rPr>
          <w:ins w:id="2677" w:author="Allen Wirfs-Brock" w:date="2011-07-07T13:12:00Z"/>
        </w:rPr>
        <w:pPrChange w:id="2678" w:author="Allen Wirfs-Brock" w:date="2011-07-07T18:47:00Z">
          <w:pPr>
            <w:numPr>
              <w:numId w:val="411"/>
            </w:numPr>
            <w:ind w:left="720" w:hanging="360"/>
            <w:jc w:val="left"/>
          </w:pPr>
        </w:pPrChange>
      </w:pPr>
      <w:ins w:id="2679" w:author="Allen Wirfs-Brock" w:date="2011-07-07T13:12:00Z">
        <w:r>
          <w:t xml:space="preserve">It is a </w:t>
        </w:r>
        <w:r w:rsidRPr="00E170C4">
          <w:t>Syntax Error</w:t>
        </w:r>
        <w:r>
          <w:t xml:space="preserve"> if </w:t>
        </w:r>
        <w:r w:rsidRPr="00FA7562">
          <w:rPr>
            <w:rStyle w:val="bnf"/>
          </w:rPr>
          <w:t>PropertyAssignment</w:t>
        </w:r>
        <w:r>
          <w:rPr>
            <w:rFonts w:ascii="Courier New" w:hAnsi="Courier New" w:cs="Courier New"/>
            <w:b/>
            <w:iCs/>
          </w:rPr>
          <w:t xml:space="preserve"> </w:t>
        </w:r>
        <w:r>
          <w:t>is the production</w:t>
        </w:r>
      </w:ins>
      <w:ins w:id="2680" w:author="Allen Wirfs-Brock" w:date="2011-07-07T13:14:00Z">
        <w:r>
          <w:br/>
          <w:t xml:space="preserve">   </w:t>
        </w:r>
      </w:ins>
      <w:ins w:id="2681" w:author="Allen Wirfs-Brock" w:date="2011-07-07T13:16:00Z">
        <w:r w:rsidRPr="00FA7562">
          <w:rPr>
            <w:rStyle w:val="bnf"/>
          </w:rPr>
          <w:t>PropertyAssignment</w:t>
        </w:r>
        <w:r>
          <w:t xml:space="preserve"> </w:t>
        </w:r>
        <w:r>
          <w:rPr>
            <w:b/>
          </w:rPr>
          <w:t>:</w:t>
        </w:r>
        <w:r>
          <w:t xml:space="preserve"> </w:t>
        </w:r>
      </w:ins>
      <w:ins w:id="2682" w:author="Allen Wirfs-Brock" w:date="2011-07-07T13:13:00Z">
        <w:r w:rsidRPr="00FA7562">
          <w:rPr>
            <w:rFonts w:ascii="Courier New" w:hAnsi="Courier New" w:cs="Courier New"/>
            <w:b/>
            <w:iCs/>
          </w:rPr>
          <w:t>set</w:t>
        </w:r>
        <w:r>
          <w:rPr>
            <w:iCs/>
          </w:rPr>
          <w:t xml:space="preserve"> </w:t>
        </w:r>
        <w:r w:rsidRPr="00FA7562">
          <w:rPr>
            <w:rStyle w:val="bnf"/>
          </w:rPr>
          <w:t>PropertyName</w:t>
        </w:r>
        <w:r>
          <w:rPr>
            <w:iCs/>
          </w:rPr>
          <w:t xml:space="preserve"> </w:t>
        </w:r>
        <w:r w:rsidRPr="00FA7562">
          <w:rPr>
            <w:rFonts w:ascii="Courier New" w:hAnsi="Courier New" w:cs="Courier New"/>
            <w:b/>
            <w:iCs/>
          </w:rPr>
          <w:t xml:space="preserve">( </w:t>
        </w:r>
        <w:r w:rsidRPr="00DD3DA3">
          <w:rPr>
            <w:rStyle w:val="bnf"/>
          </w:rPr>
          <w:t>PropertySetParameterList</w:t>
        </w:r>
        <w:r w:rsidRPr="00DD3DA3">
          <w:rPr>
            <w:rFonts w:ascii="Courier New" w:hAnsi="Courier New" w:cs="Courier New"/>
            <w:b/>
            <w:iCs/>
            <w:lang w:val="en-US"/>
          </w:rPr>
          <w:t xml:space="preserve"> )</w:t>
        </w:r>
        <w:r w:rsidRPr="00DD3DA3">
          <w:rPr>
            <w:rFonts w:ascii="Courier New" w:hAnsi="Courier New" w:cs="Courier New"/>
            <w:iCs/>
          </w:rPr>
          <w:t xml:space="preserve"> </w:t>
        </w:r>
        <w:r w:rsidRPr="00DD3DA3">
          <w:rPr>
            <w:rFonts w:ascii="Courier New" w:hAnsi="Courier New" w:cs="Courier New"/>
            <w:b/>
            <w:iCs/>
          </w:rPr>
          <w:t>{</w:t>
        </w:r>
        <w:r w:rsidRPr="00DD3DA3">
          <w:rPr>
            <w:rFonts w:ascii="Courier New" w:hAnsi="Courier New" w:cs="Courier New"/>
            <w:iCs/>
          </w:rPr>
          <w:t xml:space="preserve"> </w:t>
        </w:r>
        <w:r w:rsidRPr="008423A7">
          <w:rPr>
            <w:rStyle w:val="bnf"/>
          </w:rPr>
          <w:t>FunctionBody</w:t>
        </w:r>
        <w:r>
          <w:rPr>
            <w:iCs/>
          </w:rPr>
          <w:t xml:space="preserve"> </w:t>
        </w:r>
        <w:r w:rsidRPr="00DD3DA3">
          <w:rPr>
            <w:rFonts w:ascii="Courier New" w:hAnsi="Courier New" w:cs="Courier New"/>
            <w:b/>
            <w:iCs/>
          </w:rPr>
          <w:t>}</w:t>
        </w:r>
      </w:ins>
      <w:ins w:id="2683" w:author="Allen Wirfs-Brock" w:date="2011-07-07T13:15:00Z">
        <w:r>
          <w:rPr>
            <w:rStyle w:val="bnf"/>
            <w:rFonts w:ascii="Arial" w:hAnsi="Arial" w:cs="Arial"/>
            <w:i w:val="0"/>
          </w:rPr>
          <w:br/>
        </w:r>
      </w:ins>
      <w:ins w:id="2684" w:author="Allen Wirfs-Brock" w:date="2011-07-07T13:12:00Z">
        <w:r>
          <w:t xml:space="preserve">and </w:t>
        </w:r>
      </w:ins>
      <w:ins w:id="2685" w:author="Allen Wirfs-Brock" w:date="2011-07-07T13:29:00Z">
        <w:r w:rsidR="00BA4914">
          <w:rPr>
            <w:rFonts w:ascii="Times New Roman" w:eastAsia="Times New Roman" w:hAnsi="Times New Roman"/>
            <w:spacing w:val="6"/>
            <w:lang w:eastAsia="en-US"/>
          </w:rPr>
          <w:t>PropertyDefinitionList</w:t>
        </w:r>
        <w:r w:rsidR="00BA4914">
          <w:t xml:space="preserve"> </w:t>
        </w:r>
      </w:ins>
      <w:ins w:id="2686" w:author="Allen Wirfs-Brock" w:date="2011-07-07T13:12:00Z">
        <w:r>
          <w:t>(</w:t>
        </w:r>
        <w:r w:rsidRPr="00CC0A81">
          <w:rPr>
            <w:rFonts w:ascii="Times New Roman" w:eastAsia="Times New Roman" w:hAnsi="Times New Roman"/>
            <w:spacing w:val="6"/>
            <w:lang w:eastAsia="en-US"/>
          </w:rPr>
          <w:t>PropName</w:t>
        </w:r>
        <w:r>
          <w:t xml:space="preserve"> of </w:t>
        </w:r>
        <w:r w:rsidRPr="00FA7562">
          <w:rPr>
            <w:rStyle w:val="bnf"/>
          </w:rPr>
          <w:t>PropertyAssignment</w:t>
        </w:r>
        <w:r>
          <w:t xml:space="preserve">) of </w:t>
        </w:r>
        <w:r w:rsidRPr="00FA7562">
          <w:rPr>
            <w:rStyle w:val="bnf"/>
          </w:rPr>
          <w:t>PropertyNameAndValueList</w:t>
        </w:r>
        <w:r>
          <w:t xml:space="preserve"> includes a production of the form </w:t>
        </w:r>
        <w:r w:rsidRPr="00FA7562">
          <w:rPr>
            <w:rStyle w:val="bnf"/>
          </w:rPr>
          <w:t>PropertyAssignment</w:t>
        </w:r>
        <w:r>
          <w:t xml:space="preserve"> </w:t>
        </w:r>
        <w:r>
          <w:rPr>
            <w:b/>
          </w:rPr>
          <w:t>:</w:t>
        </w:r>
        <w:r>
          <w:t xml:space="preserve"> </w:t>
        </w:r>
        <w:r w:rsidRPr="00FA7562">
          <w:rPr>
            <w:rStyle w:val="bnf"/>
          </w:rPr>
          <w:t>PropertyName</w:t>
        </w:r>
        <w:r w:rsidRPr="00992216">
          <w:t xml:space="preserve"> </w:t>
        </w:r>
        <w:r w:rsidRPr="00FA7562">
          <w:rPr>
            <w:rFonts w:ascii="Courier New" w:hAnsi="Courier New" w:cs="Courier New"/>
            <w:b/>
          </w:rPr>
          <w:t>:</w:t>
        </w:r>
        <w:r w:rsidRPr="00992216">
          <w:t xml:space="preserve"> </w:t>
        </w:r>
        <w:r w:rsidRPr="00FA7562">
          <w:rPr>
            <w:rStyle w:val="bnf"/>
          </w:rPr>
          <w:t>AssignmentExpression</w:t>
        </w:r>
        <w:r>
          <w:t>.</w:t>
        </w:r>
      </w:ins>
    </w:p>
    <w:p w14:paraId="7F6D7DE2" w14:textId="77777777" w:rsidR="008F04E3" w:rsidRDefault="008F04E3" w:rsidP="00653F1B">
      <w:pPr>
        <w:numPr>
          <w:ilvl w:val="0"/>
          <w:numId w:val="411"/>
        </w:numPr>
        <w:spacing w:after="220"/>
        <w:contextualSpacing/>
        <w:jc w:val="left"/>
        <w:rPr>
          <w:ins w:id="2687" w:author="Allen Wirfs-Brock" w:date="2011-07-07T13:18:00Z"/>
        </w:rPr>
        <w:pPrChange w:id="2688" w:author="Allen Wirfs-Brock" w:date="2011-07-07T18:47:00Z">
          <w:pPr>
            <w:numPr>
              <w:numId w:val="411"/>
            </w:numPr>
            <w:spacing w:after="220"/>
            <w:ind w:left="720" w:hanging="360"/>
            <w:jc w:val="left"/>
          </w:pPr>
        </w:pPrChange>
      </w:pPr>
      <w:ins w:id="2689" w:author="Allen Wirfs-Brock" w:date="2011-07-07T13:18:00Z">
        <w:r>
          <w:t xml:space="preserve">It is a </w:t>
        </w:r>
        <w:r w:rsidRPr="00E170C4">
          <w:t>Syntax Error</w:t>
        </w:r>
        <w:r>
          <w:t xml:space="preserve"> if </w:t>
        </w:r>
        <w:r w:rsidRPr="00FA7562">
          <w:rPr>
            <w:rStyle w:val="bnf"/>
          </w:rPr>
          <w:t>PropertyAssignment</w:t>
        </w:r>
        <w:r>
          <w:rPr>
            <w:rFonts w:ascii="Courier New" w:hAnsi="Courier New" w:cs="Courier New"/>
            <w:b/>
            <w:iCs/>
          </w:rPr>
          <w:t xml:space="preserve"> </w:t>
        </w:r>
        <w:r>
          <w:t>is the production</w:t>
        </w:r>
        <w:r>
          <w:br/>
          <w:t xml:space="preserve">   </w:t>
        </w:r>
        <w:r w:rsidRPr="00FA7562">
          <w:rPr>
            <w:rStyle w:val="bnf"/>
          </w:rPr>
          <w:t>PropertyAssignment</w:t>
        </w:r>
        <w:r>
          <w:t xml:space="preserve"> </w:t>
        </w:r>
        <w:r>
          <w:rPr>
            <w:b/>
          </w:rPr>
          <w:t>:</w:t>
        </w:r>
        <w:r>
          <w:t xml:space="preserve"> </w:t>
        </w:r>
        <w:r w:rsidRPr="00FA7562">
          <w:rPr>
            <w:rFonts w:ascii="Courier New" w:hAnsi="Courier New" w:cs="Courier New"/>
            <w:b/>
            <w:iCs/>
          </w:rPr>
          <w:t>get</w:t>
        </w:r>
        <w:r>
          <w:rPr>
            <w:iCs/>
          </w:rPr>
          <w:t xml:space="preserve"> </w:t>
        </w:r>
        <w:r w:rsidRPr="00FA7562">
          <w:rPr>
            <w:rStyle w:val="bnf"/>
          </w:rPr>
          <w:t>PropertyName</w:t>
        </w:r>
        <w:r>
          <w:rPr>
            <w:iCs/>
          </w:rPr>
          <w:t xml:space="preserve"> </w:t>
        </w:r>
        <w:r w:rsidRPr="00FA7562">
          <w:rPr>
            <w:rFonts w:ascii="Courier New" w:hAnsi="Courier New" w:cs="Courier New"/>
            <w:b/>
            <w:iCs/>
          </w:rPr>
          <w:t>( ) {</w:t>
        </w:r>
        <w:r>
          <w:rPr>
            <w:iCs/>
          </w:rPr>
          <w:t xml:space="preserve"> </w:t>
        </w:r>
        <w:r w:rsidRPr="00FA7562">
          <w:rPr>
            <w:rStyle w:val="bnf"/>
          </w:rPr>
          <w:t>FunctionBody</w:t>
        </w:r>
        <w:r w:rsidRPr="00FA7562">
          <w:rPr>
            <w:rFonts w:ascii="Courier New" w:hAnsi="Courier New" w:cs="Courier New"/>
            <w:iCs/>
          </w:rPr>
          <w:t xml:space="preserve"> </w:t>
        </w:r>
        <w:r w:rsidRPr="00FA7562">
          <w:rPr>
            <w:rFonts w:ascii="Courier New" w:hAnsi="Courier New" w:cs="Courier New"/>
            <w:b/>
            <w:iCs/>
          </w:rPr>
          <w:t>}</w:t>
        </w:r>
      </w:ins>
      <w:ins w:id="2690" w:author="Allen Wirfs-Brock" w:date="2011-07-07T13:19:00Z">
        <w:r>
          <w:br/>
        </w:r>
      </w:ins>
      <w:ins w:id="2691" w:author="Allen Wirfs-Brock" w:date="2011-07-07T13:18:00Z">
        <w:r>
          <w:t xml:space="preserve">and </w:t>
        </w:r>
      </w:ins>
      <w:ins w:id="2692" w:author="Allen Wirfs-Brock" w:date="2011-07-07T13:30:00Z">
        <w:r w:rsidR="00BA4914">
          <w:rPr>
            <w:rFonts w:ascii="Times New Roman" w:eastAsia="Times New Roman" w:hAnsi="Times New Roman"/>
            <w:spacing w:val="6"/>
            <w:lang w:eastAsia="en-US"/>
          </w:rPr>
          <w:t>PropertyDefinitionList</w:t>
        </w:r>
        <w:r w:rsidR="00BA4914">
          <w:t xml:space="preserve"> </w:t>
        </w:r>
      </w:ins>
      <w:ins w:id="2693" w:author="Allen Wirfs-Brock" w:date="2011-07-07T13:18:00Z">
        <w:r>
          <w:t>(</w:t>
        </w:r>
        <w:r w:rsidRPr="00CC0A81">
          <w:rPr>
            <w:rFonts w:ascii="Times New Roman" w:eastAsia="Times New Roman" w:hAnsi="Times New Roman"/>
            <w:spacing w:val="6"/>
            <w:lang w:eastAsia="en-US"/>
          </w:rPr>
          <w:t>PropName</w:t>
        </w:r>
        <w:r>
          <w:t xml:space="preserve"> of </w:t>
        </w:r>
        <w:r w:rsidRPr="00FA7562">
          <w:rPr>
            <w:rStyle w:val="bnf"/>
          </w:rPr>
          <w:t>PropertyAssignment</w:t>
        </w:r>
        <w:r>
          <w:t xml:space="preserve">) of </w:t>
        </w:r>
        <w:r w:rsidRPr="00FA7562">
          <w:rPr>
            <w:rStyle w:val="bnf"/>
          </w:rPr>
          <w:t>PropertyNameAndValueList</w:t>
        </w:r>
        <w:r>
          <w:t xml:space="preserve"> includes a production of the form </w:t>
        </w:r>
      </w:ins>
      <w:ins w:id="2694" w:author="Allen Wirfs-Brock" w:date="2011-07-07T13:19:00Z">
        <w:r w:rsidRPr="00FA7562">
          <w:rPr>
            <w:rStyle w:val="bnf"/>
          </w:rPr>
          <w:t>PropertyAssignment</w:t>
        </w:r>
        <w:r>
          <w:t xml:space="preserve"> </w:t>
        </w:r>
        <w:r>
          <w:rPr>
            <w:b/>
          </w:rPr>
          <w:t>:</w:t>
        </w:r>
        <w:r>
          <w:t xml:space="preserve"> </w:t>
        </w:r>
        <w:r w:rsidRPr="00FA7562">
          <w:rPr>
            <w:rFonts w:ascii="Courier New" w:hAnsi="Courier New" w:cs="Courier New"/>
            <w:b/>
            <w:iCs/>
          </w:rPr>
          <w:t>get</w:t>
        </w:r>
        <w:r>
          <w:rPr>
            <w:iCs/>
          </w:rPr>
          <w:t xml:space="preserve"> </w:t>
        </w:r>
        <w:r w:rsidRPr="00FA7562">
          <w:rPr>
            <w:rStyle w:val="bnf"/>
          </w:rPr>
          <w:t>PropertyName</w:t>
        </w:r>
        <w:r>
          <w:rPr>
            <w:iCs/>
          </w:rPr>
          <w:t xml:space="preserve"> </w:t>
        </w:r>
        <w:r w:rsidRPr="00FA7562">
          <w:rPr>
            <w:rFonts w:ascii="Courier New" w:hAnsi="Courier New" w:cs="Courier New"/>
            <w:b/>
            <w:iCs/>
          </w:rPr>
          <w:t>( ) {</w:t>
        </w:r>
        <w:r>
          <w:rPr>
            <w:iCs/>
          </w:rPr>
          <w:t xml:space="preserve"> </w:t>
        </w:r>
        <w:r w:rsidRPr="00FA7562">
          <w:rPr>
            <w:rStyle w:val="bnf"/>
          </w:rPr>
          <w:t>FunctionBody</w:t>
        </w:r>
        <w:r w:rsidRPr="00FA7562">
          <w:rPr>
            <w:rFonts w:ascii="Courier New" w:hAnsi="Courier New" w:cs="Courier New"/>
            <w:iCs/>
          </w:rPr>
          <w:t xml:space="preserve"> </w:t>
        </w:r>
        <w:r w:rsidRPr="00FA7562">
          <w:rPr>
            <w:rFonts w:ascii="Courier New" w:hAnsi="Courier New" w:cs="Courier New"/>
            <w:b/>
            <w:iCs/>
          </w:rPr>
          <w:t>}</w:t>
        </w:r>
      </w:ins>
      <w:ins w:id="2695" w:author="Allen Wirfs-Brock" w:date="2011-07-07T13:18:00Z">
        <w:r>
          <w:t>.</w:t>
        </w:r>
      </w:ins>
    </w:p>
    <w:p w14:paraId="26833EB0" w14:textId="77777777" w:rsidR="008F04E3" w:rsidRDefault="008F04E3" w:rsidP="008F04E3">
      <w:pPr>
        <w:numPr>
          <w:ilvl w:val="0"/>
          <w:numId w:val="411"/>
        </w:numPr>
        <w:jc w:val="left"/>
        <w:rPr>
          <w:ins w:id="2696" w:author="Allen Wirfs-Brock" w:date="2011-07-07T13:20:00Z"/>
        </w:rPr>
      </w:pPr>
      <w:ins w:id="2697" w:author="Allen Wirfs-Brock" w:date="2011-07-07T13:20:00Z">
        <w:r>
          <w:t xml:space="preserve">It is a </w:t>
        </w:r>
        <w:r w:rsidRPr="00E170C4">
          <w:t>Syntax Error</w:t>
        </w:r>
        <w:r>
          <w:t xml:space="preserve"> if </w:t>
        </w:r>
        <w:r w:rsidRPr="00FA7562">
          <w:rPr>
            <w:rStyle w:val="bnf"/>
          </w:rPr>
          <w:t>PropertyAssignment</w:t>
        </w:r>
        <w:r>
          <w:rPr>
            <w:rFonts w:ascii="Courier New" w:hAnsi="Courier New" w:cs="Courier New"/>
            <w:b/>
            <w:iCs/>
          </w:rPr>
          <w:t xml:space="preserve"> </w:t>
        </w:r>
        <w:r>
          <w:t>is the production</w:t>
        </w:r>
        <w:r>
          <w:br/>
          <w:t xml:space="preserve">   </w:t>
        </w:r>
        <w:r w:rsidRPr="00FA7562">
          <w:rPr>
            <w:rStyle w:val="bnf"/>
          </w:rPr>
          <w:t>PropertyAssignment</w:t>
        </w:r>
        <w:r>
          <w:t xml:space="preserve"> </w:t>
        </w:r>
        <w:r>
          <w:rPr>
            <w:b/>
          </w:rPr>
          <w:t>:</w:t>
        </w:r>
        <w:r>
          <w:t xml:space="preserve"> </w:t>
        </w:r>
        <w:r w:rsidRPr="00FA7562">
          <w:rPr>
            <w:rFonts w:ascii="Courier New" w:hAnsi="Courier New" w:cs="Courier New"/>
            <w:b/>
            <w:iCs/>
          </w:rPr>
          <w:t>set</w:t>
        </w:r>
        <w:r>
          <w:rPr>
            <w:iCs/>
          </w:rPr>
          <w:t xml:space="preserve"> </w:t>
        </w:r>
        <w:r w:rsidRPr="00FA7562">
          <w:rPr>
            <w:rStyle w:val="bnf"/>
          </w:rPr>
          <w:t>PropertyName</w:t>
        </w:r>
        <w:r>
          <w:rPr>
            <w:iCs/>
          </w:rPr>
          <w:t xml:space="preserve"> </w:t>
        </w:r>
        <w:r w:rsidRPr="00FA7562">
          <w:rPr>
            <w:rFonts w:ascii="Courier New" w:hAnsi="Courier New" w:cs="Courier New"/>
            <w:b/>
            <w:iCs/>
          </w:rPr>
          <w:t xml:space="preserve">( </w:t>
        </w:r>
        <w:r w:rsidRPr="00DD3DA3">
          <w:rPr>
            <w:rStyle w:val="bnf"/>
          </w:rPr>
          <w:t>PropertySetParameterList</w:t>
        </w:r>
        <w:r w:rsidRPr="00DD3DA3">
          <w:rPr>
            <w:rFonts w:ascii="Courier New" w:hAnsi="Courier New" w:cs="Courier New"/>
            <w:b/>
            <w:iCs/>
            <w:lang w:val="en-US"/>
          </w:rPr>
          <w:t xml:space="preserve"> )</w:t>
        </w:r>
        <w:r w:rsidRPr="00DD3DA3">
          <w:rPr>
            <w:rFonts w:ascii="Courier New" w:hAnsi="Courier New" w:cs="Courier New"/>
            <w:iCs/>
          </w:rPr>
          <w:t xml:space="preserve"> </w:t>
        </w:r>
        <w:r w:rsidRPr="00DD3DA3">
          <w:rPr>
            <w:rFonts w:ascii="Courier New" w:hAnsi="Courier New" w:cs="Courier New"/>
            <w:b/>
            <w:iCs/>
          </w:rPr>
          <w:t>{</w:t>
        </w:r>
        <w:r w:rsidRPr="00DD3DA3">
          <w:rPr>
            <w:rFonts w:ascii="Courier New" w:hAnsi="Courier New" w:cs="Courier New"/>
            <w:iCs/>
          </w:rPr>
          <w:t xml:space="preserve"> </w:t>
        </w:r>
        <w:r w:rsidRPr="008423A7">
          <w:rPr>
            <w:rStyle w:val="bnf"/>
          </w:rPr>
          <w:t>FunctionBody</w:t>
        </w:r>
        <w:r>
          <w:rPr>
            <w:iCs/>
          </w:rPr>
          <w:t xml:space="preserve"> </w:t>
        </w:r>
        <w:r w:rsidRPr="00DD3DA3">
          <w:rPr>
            <w:rFonts w:ascii="Courier New" w:hAnsi="Courier New" w:cs="Courier New"/>
            <w:b/>
            <w:iCs/>
          </w:rPr>
          <w:t>}</w:t>
        </w:r>
        <w:r>
          <w:rPr>
            <w:rStyle w:val="bnf"/>
            <w:rFonts w:ascii="Arial" w:hAnsi="Arial" w:cs="Arial"/>
            <w:i w:val="0"/>
          </w:rPr>
          <w:br/>
        </w:r>
        <w:r>
          <w:t xml:space="preserve">and </w:t>
        </w:r>
      </w:ins>
      <w:ins w:id="2698" w:author="Allen Wirfs-Brock" w:date="2011-07-07T13:30:00Z">
        <w:r w:rsidR="00BA4914">
          <w:rPr>
            <w:rFonts w:ascii="Times New Roman" w:eastAsia="Times New Roman" w:hAnsi="Times New Roman"/>
            <w:spacing w:val="6"/>
            <w:lang w:eastAsia="en-US"/>
          </w:rPr>
          <w:t>PropertyDefinitionList</w:t>
        </w:r>
        <w:r w:rsidR="00BA4914">
          <w:t xml:space="preserve"> </w:t>
        </w:r>
      </w:ins>
      <w:ins w:id="2699" w:author="Allen Wirfs-Brock" w:date="2011-07-07T13:20:00Z">
        <w:r>
          <w:t>(</w:t>
        </w:r>
        <w:r w:rsidRPr="00CC0A81">
          <w:rPr>
            <w:rFonts w:ascii="Times New Roman" w:eastAsia="Times New Roman" w:hAnsi="Times New Roman"/>
            <w:spacing w:val="6"/>
            <w:lang w:eastAsia="en-US"/>
          </w:rPr>
          <w:t>PropName</w:t>
        </w:r>
        <w:r>
          <w:t xml:space="preserve"> of </w:t>
        </w:r>
        <w:r w:rsidRPr="00FA7562">
          <w:rPr>
            <w:rStyle w:val="bnf"/>
          </w:rPr>
          <w:t>PropertyAssignment</w:t>
        </w:r>
        <w:r>
          <w:t xml:space="preserve">) of </w:t>
        </w:r>
        <w:r w:rsidRPr="00FA7562">
          <w:rPr>
            <w:rStyle w:val="bnf"/>
          </w:rPr>
          <w:t>PropertyNameAndValueList</w:t>
        </w:r>
        <w:r>
          <w:t xml:space="preserve"> includes a production of the form</w:t>
        </w:r>
        <w:r>
          <w:br/>
          <w:t xml:space="preserve">   </w:t>
        </w:r>
        <w:r w:rsidRPr="00FA7562">
          <w:rPr>
            <w:rStyle w:val="bnf"/>
          </w:rPr>
          <w:t>PropertyAssignment</w:t>
        </w:r>
        <w:r>
          <w:t xml:space="preserve"> </w:t>
        </w:r>
        <w:r>
          <w:rPr>
            <w:b/>
          </w:rPr>
          <w:t>:</w:t>
        </w:r>
        <w:r>
          <w:t xml:space="preserve"> </w:t>
        </w:r>
        <w:r w:rsidRPr="00FA7562">
          <w:rPr>
            <w:rFonts w:ascii="Courier New" w:hAnsi="Courier New" w:cs="Courier New"/>
            <w:b/>
            <w:iCs/>
          </w:rPr>
          <w:t>set</w:t>
        </w:r>
        <w:r>
          <w:rPr>
            <w:iCs/>
          </w:rPr>
          <w:t xml:space="preserve"> </w:t>
        </w:r>
        <w:r w:rsidRPr="00FA7562">
          <w:rPr>
            <w:rStyle w:val="bnf"/>
          </w:rPr>
          <w:t>PropertyName</w:t>
        </w:r>
        <w:r>
          <w:rPr>
            <w:iCs/>
          </w:rPr>
          <w:t xml:space="preserve"> </w:t>
        </w:r>
        <w:r w:rsidRPr="00FA7562">
          <w:rPr>
            <w:rFonts w:ascii="Courier New" w:hAnsi="Courier New" w:cs="Courier New"/>
            <w:b/>
            <w:iCs/>
          </w:rPr>
          <w:t xml:space="preserve">( </w:t>
        </w:r>
        <w:r w:rsidRPr="00DD3DA3">
          <w:rPr>
            <w:rStyle w:val="bnf"/>
          </w:rPr>
          <w:t>PropertySetParameterList</w:t>
        </w:r>
        <w:r w:rsidRPr="00DD3DA3">
          <w:rPr>
            <w:rFonts w:ascii="Courier New" w:hAnsi="Courier New" w:cs="Courier New"/>
            <w:b/>
            <w:iCs/>
            <w:lang w:val="en-US"/>
          </w:rPr>
          <w:t xml:space="preserve"> )</w:t>
        </w:r>
        <w:r w:rsidRPr="00DD3DA3">
          <w:rPr>
            <w:rFonts w:ascii="Courier New" w:hAnsi="Courier New" w:cs="Courier New"/>
            <w:iCs/>
          </w:rPr>
          <w:t xml:space="preserve"> </w:t>
        </w:r>
        <w:r w:rsidRPr="00DD3DA3">
          <w:rPr>
            <w:rFonts w:ascii="Courier New" w:hAnsi="Courier New" w:cs="Courier New"/>
            <w:b/>
            <w:iCs/>
          </w:rPr>
          <w:t>{</w:t>
        </w:r>
        <w:r w:rsidRPr="00DD3DA3">
          <w:rPr>
            <w:rFonts w:ascii="Courier New" w:hAnsi="Courier New" w:cs="Courier New"/>
            <w:iCs/>
          </w:rPr>
          <w:t xml:space="preserve"> </w:t>
        </w:r>
        <w:r w:rsidRPr="008423A7">
          <w:rPr>
            <w:rStyle w:val="bnf"/>
          </w:rPr>
          <w:t>FunctionBody</w:t>
        </w:r>
        <w:r>
          <w:rPr>
            <w:iCs/>
          </w:rPr>
          <w:t xml:space="preserve"> </w:t>
        </w:r>
        <w:r w:rsidRPr="00DD3DA3">
          <w:rPr>
            <w:rFonts w:ascii="Courier New" w:hAnsi="Courier New" w:cs="Courier New"/>
            <w:b/>
            <w:iCs/>
          </w:rPr>
          <w:t>}</w:t>
        </w:r>
        <w:r>
          <w:t>.</w:t>
        </w:r>
      </w:ins>
    </w:p>
    <w:p w14:paraId="1408BBE2" w14:textId="77777777" w:rsidR="004C02EF" w:rsidRDefault="004C02EF" w:rsidP="004C02EF">
      <w:pPr>
        <w:jc w:val="left"/>
      </w:pPr>
      <w:r>
        <w:t>The production</w:t>
      </w:r>
      <w:r>
        <w:br/>
        <w:t xml:space="preserve">     </w:t>
      </w:r>
      <w:r w:rsidRPr="00FA7562">
        <w:rPr>
          <w:rStyle w:val="bnf"/>
        </w:rPr>
        <w:t>PropertyNameAndValueList</w:t>
      </w:r>
      <w:r>
        <w:t xml:space="preserve"> </w:t>
      </w:r>
      <w:r>
        <w:rPr>
          <w:b/>
        </w:rPr>
        <w:t>:</w:t>
      </w:r>
      <w:r>
        <w:t xml:space="preserve">  </w:t>
      </w:r>
      <w:r w:rsidRPr="00FA7562">
        <w:rPr>
          <w:rStyle w:val="bnf"/>
        </w:rPr>
        <w:t>PropertyNameAndValueList</w:t>
      </w:r>
      <w:r>
        <w:t xml:space="preserve"> </w:t>
      </w:r>
      <w:r w:rsidRPr="00612C55">
        <w:rPr>
          <w:rFonts w:ascii="Courier New" w:hAnsi="Courier New" w:cs="Courier New"/>
          <w:b/>
        </w:rPr>
        <w:t>,</w:t>
      </w:r>
      <w:r>
        <w:t xml:space="preserve"> </w:t>
      </w:r>
      <w:r w:rsidRPr="00FA7562">
        <w:rPr>
          <w:rStyle w:val="bnf"/>
        </w:rPr>
        <w:t>PropertyAssignment</w:t>
      </w:r>
      <w:r>
        <w:br/>
        <w:t>is evaluated as follows:</w:t>
      </w:r>
    </w:p>
    <w:p w14:paraId="2E1C8DB1" w14:textId="77777777" w:rsidR="004C02EF" w:rsidRDefault="004C02EF" w:rsidP="008A3C30">
      <w:pPr>
        <w:pStyle w:val="Alg4"/>
        <w:numPr>
          <w:ilvl w:val="0"/>
          <w:numId w:val="438"/>
        </w:numPr>
        <w:spacing w:after="220"/>
        <w:contextualSpacing/>
      </w:pPr>
      <w:r>
        <w:t xml:space="preserve">Let </w:t>
      </w:r>
      <w:r w:rsidRPr="00474F82">
        <w:rPr>
          <w:i/>
        </w:rPr>
        <w:t>obj</w:t>
      </w:r>
      <w:r>
        <w:t xml:space="preserve"> be the result of evaluating </w:t>
      </w:r>
      <w:r>
        <w:rPr>
          <w:i/>
        </w:rPr>
        <w:t>PropertyNameAndValueList</w:t>
      </w:r>
      <w:r>
        <w:t>.</w:t>
      </w:r>
    </w:p>
    <w:p w14:paraId="187488CF" w14:textId="77777777" w:rsidR="004C02EF" w:rsidRDefault="004C02EF" w:rsidP="008A3C30">
      <w:pPr>
        <w:pStyle w:val="Alg4"/>
        <w:numPr>
          <w:ilvl w:val="0"/>
          <w:numId w:val="438"/>
        </w:numPr>
        <w:spacing w:after="220"/>
        <w:contextualSpacing/>
      </w:pPr>
      <w:r>
        <w:t xml:space="preserve">Let </w:t>
      </w:r>
      <w:r w:rsidRPr="00474F82">
        <w:rPr>
          <w:i/>
        </w:rPr>
        <w:t>propId</w:t>
      </w:r>
      <w:r>
        <w:t xml:space="preserve"> be the result of evaluating </w:t>
      </w:r>
      <w:r>
        <w:rPr>
          <w:i/>
        </w:rPr>
        <w:t>PropertyAssignment</w:t>
      </w:r>
      <w:r>
        <w:t>.</w:t>
      </w:r>
    </w:p>
    <w:p w14:paraId="49B127F1" w14:textId="77777777" w:rsidR="004C02EF" w:rsidDel="008A3C30" w:rsidRDefault="004C02EF" w:rsidP="008A3C30">
      <w:pPr>
        <w:pStyle w:val="Alg4"/>
        <w:numPr>
          <w:ilvl w:val="0"/>
          <w:numId w:val="51"/>
        </w:numPr>
        <w:spacing w:after="220"/>
        <w:contextualSpacing/>
        <w:rPr>
          <w:del w:id="2700" w:author="Allen Wirfs-Brock" w:date="2011-07-07T13:23:00Z"/>
        </w:rPr>
      </w:pPr>
      <w:del w:id="2701" w:author="Allen Wirfs-Brock" w:date="2011-07-07T13:23:00Z">
        <w:r w:rsidDel="008A3C30">
          <w:delText xml:space="preserve">Let </w:delText>
        </w:r>
        <w:r w:rsidRPr="00474F82" w:rsidDel="008A3C30">
          <w:rPr>
            <w:i/>
          </w:rPr>
          <w:delText>previous</w:delText>
        </w:r>
        <w:r w:rsidDel="008A3C30">
          <w:delText xml:space="preserve"> be the result of calling the [[GetOwnProperty]] internal method of </w:delText>
        </w:r>
        <w:r w:rsidRPr="00474F82" w:rsidDel="008A3C30">
          <w:rPr>
            <w:i/>
          </w:rPr>
          <w:delText>obj</w:delText>
        </w:r>
        <w:r w:rsidDel="008A3C30">
          <w:delText xml:space="preserve"> with argument </w:delText>
        </w:r>
        <w:r w:rsidRPr="00474F82" w:rsidDel="008A3C30">
          <w:rPr>
            <w:i/>
          </w:rPr>
          <w:delText>propId</w:delText>
        </w:r>
        <w:r w:rsidDel="008A3C30">
          <w:delText>.name.</w:delText>
        </w:r>
      </w:del>
    </w:p>
    <w:p w14:paraId="2C5631FA" w14:textId="77777777" w:rsidR="004C02EF" w:rsidDel="008A3C30" w:rsidRDefault="004C02EF" w:rsidP="004C02EF">
      <w:pPr>
        <w:pStyle w:val="Alg4"/>
        <w:numPr>
          <w:ilvl w:val="0"/>
          <w:numId w:val="51"/>
        </w:numPr>
        <w:spacing w:after="220"/>
        <w:contextualSpacing/>
        <w:rPr>
          <w:del w:id="2702" w:author="Allen Wirfs-Brock" w:date="2011-07-07T13:23:00Z"/>
        </w:rPr>
      </w:pPr>
      <w:del w:id="2703" w:author="Allen Wirfs-Brock" w:date="2011-07-07T13:23:00Z">
        <w:r w:rsidDel="008A3C30">
          <w:delText xml:space="preserve">If </w:delText>
        </w:r>
        <w:r w:rsidRPr="00520A36" w:rsidDel="008A3C30">
          <w:rPr>
            <w:i/>
          </w:rPr>
          <w:delText>previous</w:delText>
        </w:r>
        <w:r w:rsidDel="008A3C30">
          <w:delText xml:space="preserve"> is not </w:delText>
        </w:r>
        <w:r w:rsidRPr="00520A36" w:rsidDel="008A3C30">
          <w:rPr>
            <w:b/>
          </w:rPr>
          <w:delText>undefined</w:delText>
        </w:r>
        <w:r w:rsidDel="008A3C30">
          <w:delText xml:space="preserve"> then throw a </w:delText>
        </w:r>
        <w:r w:rsidRPr="00520A36" w:rsidDel="008A3C30">
          <w:rPr>
            <w:b/>
          </w:rPr>
          <w:delText>SyntaxError</w:delText>
        </w:r>
        <w:r w:rsidDel="008A3C30">
          <w:delText xml:space="preserve"> exception if any of the following conditions are true</w:delText>
        </w:r>
      </w:del>
    </w:p>
    <w:p w14:paraId="01C80D1B" w14:textId="77777777" w:rsidR="004C02EF" w:rsidDel="008A3C30" w:rsidRDefault="004C02EF" w:rsidP="004C02EF">
      <w:pPr>
        <w:pStyle w:val="Alg4"/>
        <w:numPr>
          <w:ilvl w:val="1"/>
          <w:numId w:val="51"/>
        </w:numPr>
        <w:spacing w:after="220"/>
        <w:contextualSpacing/>
        <w:rPr>
          <w:del w:id="2704" w:author="Allen Wirfs-Brock" w:date="2011-07-07T13:23:00Z"/>
        </w:rPr>
      </w:pPr>
      <w:del w:id="2705" w:author="Allen Wirfs-Brock" w:date="2011-07-07T13:23:00Z">
        <w:r w:rsidDel="008A3C30">
          <w:delText>This production is contained in strict code and IsDataDescriptor(</w:delText>
        </w:r>
        <w:r w:rsidRPr="00520A36" w:rsidDel="008A3C30">
          <w:rPr>
            <w:i/>
          </w:rPr>
          <w:delText>previous</w:delText>
        </w:r>
        <w:r w:rsidDel="008A3C30">
          <w:delText xml:space="preserve">) is </w:delText>
        </w:r>
        <w:r w:rsidRPr="00520A36" w:rsidDel="008A3C30">
          <w:rPr>
            <w:b/>
          </w:rPr>
          <w:delText>true</w:delText>
        </w:r>
        <w:r w:rsidDel="008A3C30">
          <w:delText xml:space="preserve"> and IsDataDescriptor(</w:delText>
        </w:r>
        <w:r w:rsidRPr="00520A36" w:rsidDel="008A3C30">
          <w:rPr>
            <w:i/>
          </w:rPr>
          <w:delText>propId</w:delText>
        </w:r>
        <w:r w:rsidDel="008A3C30">
          <w:delText xml:space="preserve">.descriptor) is </w:delText>
        </w:r>
        <w:r w:rsidRPr="00520A36" w:rsidDel="008A3C30">
          <w:rPr>
            <w:b/>
          </w:rPr>
          <w:delText>true</w:delText>
        </w:r>
        <w:r w:rsidDel="008A3C30">
          <w:delText>.</w:delText>
        </w:r>
      </w:del>
    </w:p>
    <w:p w14:paraId="72AB6AA5" w14:textId="77777777" w:rsidR="004C02EF" w:rsidDel="008A3C30" w:rsidRDefault="004C02EF" w:rsidP="004C02EF">
      <w:pPr>
        <w:pStyle w:val="Alg4"/>
        <w:numPr>
          <w:ilvl w:val="1"/>
          <w:numId w:val="51"/>
        </w:numPr>
        <w:spacing w:after="220"/>
        <w:contextualSpacing/>
        <w:rPr>
          <w:del w:id="2706" w:author="Allen Wirfs-Brock" w:date="2011-07-07T13:23:00Z"/>
        </w:rPr>
      </w:pPr>
      <w:del w:id="2707" w:author="Allen Wirfs-Brock" w:date="2011-07-07T13:23:00Z">
        <w:r w:rsidDel="008A3C30">
          <w:delText>IsDataDescriptor(</w:delText>
        </w:r>
        <w:r w:rsidDel="008A3C30">
          <w:rPr>
            <w:i/>
          </w:rPr>
          <w:delText>previous</w:delText>
        </w:r>
        <w:r w:rsidDel="008A3C30">
          <w:delText xml:space="preserve">) is </w:delText>
        </w:r>
        <w:r w:rsidDel="008A3C30">
          <w:rPr>
            <w:b/>
          </w:rPr>
          <w:delText>true</w:delText>
        </w:r>
        <w:r w:rsidDel="008A3C30">
          <w:delText xml:space="preserve"> and IsAccessorDescriptor(</w:delText>
        </w:r>
        <w:r w:rsidDel="008A3C30">
          <w:rPr>
            <w:i/>
          </w:rPr>
          <w:delText>propId</w:delText>
        </w:r>
        <w:r w:rsidDel="008A3C30">
          <w:delText xml:space="preserve">.descriptor) is </w:delText>
        </w:r>
        <w:r w:rsidDel="008A3C30">
          <w:rPr>
            <w:b/>
          </w:rPr>
          <w:delText>true.</w:delText>
        </w:r>
      </w:del>
    </w:p>
    <w:p w14:paraId="352731BB" w14:textId="77777777" w:rsidR="004C02EF" w:rsidRPr="008311F4" w:rsidDel="008A3C30" w:rsidRDefault="004C02EF" w:rsidP="004C02EF">
      <w:pPr>
        <w:pStyle w:val="Alg4"/>
        <w:numPr>
          <w:ilvl w:val="1"/>
          <w:numId w:val="51"/>
        </w:numPr>
        <w:spacing w:after="220"/>
        <w:contextualSpacing/>
        <w:rPr>
          <w:del w:id="2708" w:author="Allen Wirfs-Brock" w:date="2011-07-07T13:23:00Z"/>
        </w:rPr>
      </w:pPr>
      <w:del w:id="2709" w:author="Allen Wirfs-Brock" w:date="2011-07-07T13:23:00Z">
        <w:r w:rsidRPr="008311F4" w:rsidDel="008A3C30">
          <w:delText>IsAccessorDescriptor(</w:delText>
        </w:r>
        <w:r w:rsidRPr="008311F4" w:rsidDel="008A3C30">
          <w:rPr>
            <w:i/>
          </w:rPr>
          <w:delText>previous</w:delText>
        </w:r>
        <w:r w:rsidRPr="008311F4" w:rsidDel="008A3C30">
          <w:delText xml:space="preserve">) is </w:delText>
        </w:r>
        <w:r w:rsidRPr="008311F4" w:rsidDel="008A3C30">
          <w:rPr>
            <w:b/>
          </w:rPr>
          <w:delText>true</w:delText>
        </w:r>
        <w:r w:rsidRPr="008311F4" w:rsidDel="008A3C30">
          <w:delText xml:space="preserve"> and IsDataDescriptor(</w:delText>
        </w:r>
        <w:r w:rsidRPr="008311F4" w:rsidDel="008A3C30">
          <w:rPr>
            <w:i/>
          </w:rPr>
          <w:delText>propId</w:delText>
        </w:r>
        <w:r w:rsidRPr="008311F4" w:rsidDel="008A3C30">
          <w:delText xml:space="preserve">.descriptor) is </w:delText>
        </w:r>
        <w:r w:rsidRPr="008311F4" w:rsidDel="008A3C30">
          <w:rPr>
            <w:b/>
          </w:rPr>
          <w:delText>true</w:delText>
        </w:r>
        <w:r w:rsidRPr="008311F4" w:rsidDel="008A3C30">
          <w:delText>.</w:delText>
        </w:r>
      </w:del>
    </w:p>
    <w:p w14:paraId="3BABB22B" w14:textId="77777777" w:rsidR="004C02EF" w:rsidDel="008A3C30" w:rsidRDefault="004C02EF" w:rsidP="004C02EF">
      <w:pPr>
        <w:pStyle w:val="Alg4"/>
        <w:numPr>
          <w:ilvl w:val="1"/>
          <w:numId w:val="51"/>
        </w:numPr>
        <w:spacing w:after="220"/>
        <w:contextualSpacing/>
        <w:rPr>
          <w:del w:id="2710" w:author="Allen Wirfs-Brock" w:date="2011-07-07T13:23:00Z"/>
        </w:rPr>
      </w:pPr>
      <w:del w:id="2711" w:author="Allen Wirfs-Brock" w:date="2011-07-07T13:23:00Z">
        <w:r w:rsidDel="008A3C30">
          <w:delText>IsAccessorDescriptor(</w:delText>
        </w:r>
        <w:r w:rsidDel="008A3C30">
          <w:rPr>
            <w:i/>
          </w:rPr>
          <w:delText>previous</w:delText>
        </w:r>
        <w:r w:rsidDel="008A3C30">
          <w:delText xml:space="preserve">) is </w:delText>
        </w:r>
        <w:r w:rsidDel="008A3C30">
          <w:rPr>
            <w:b/>
          </w:rPr>
          <w:delText xml:space="preserve">true </w:delText>
        </w:r>
        <w:r w:rsidDel="008A3C30">
          <w:delText>and IsAccessorDescriptor(</w:delText>
        </w:r>
        <w:r w:rsidDel="008A3C30">
          <w:rPr>
            <w:i/>
          </w:rPr>
          <w:delText>propId</w:delText>
        </w:r>
        <w:r w:rsidDel="008A3C30">
          <w:delText xml:space="preserve">.descriptor) is </w:delText>
        </w:r>
        <w:r w:rsidDel="008A3C30">
          <w:rPr>
            <w:b/>
          </w:rPr>
          <w:delText xml:space="preserve">true </w:delText>
        </w:r>
        <w:r w:rsidDel="008A3C30">
          <w:delText>and</w:delText>
        </w:r>
        <w:r w:rsidDel="008A3C30">
          <w:rPr>
            <w:b/>
          </w:rPr>
          <w:delText xml:space="preserve"> </w:delText>
        </w:r>
        <w:r w:rsidDel="008A3C30">
          <w:delText xml:space="preserve">either both </w:delText>
        </w:r>
        <w:r w:rsidDel="008A3C30">
          <w:rPr>
            <w:i/>
          </w:rPr>
          <w:delText>previous</w:delText>
        </w:r>
        <w:r w:rsidDel="008A3C30">
          <w:delText xml:space="preserve"> and </w:delText>
        </w:r>
        <w:r w:rsidDel="008A3C30">
          <w:rPr>
            <w:i/>
          </w:rPr>
          <w:delText>propId</w:delText>
        </w:r>
        <w:r w:rsidDel="008A3C30">
          <w:delText xml:space="preserve">.descriptor have [[Get]] fields or both </w:delText>
        </w:r>
        <w:r w:rsidDel="008A3C30">
          <w:rPr>
            <w:i/>
          </w:rPr>
          <w:delText>previous</w:delText>
        </w:r>
        <w:r w:rsidDel="008A3C30">
          <w:delText xml:space="preserve"> and </w:delText>
        </w:r>
        <w:r w:rsidDel="008A3C30">
          <w:rPr>
            <w:i/>
          </w:rPr>
          <w:delText>propId</w:delText>
        </w:r>
        <w:r w:rsidDel="008A3C30">
          <w:delText>.descriptor have [[Set]] fields</w:delText>
        </w:r>
      </w:del>
    </w:p>
    <w:p w14:paraId="44DEF04A" w14:textId="77777777" w:rsidR="004C02EF" w:rsidRDefault="004C02EF" w:rsidP="008A3C30">
      <w:pPr>
        <w:pStyle w:val="Alg4"/>
        <w:numPr>
          <w:ilvl w:val="0"/>
          <w:numId w:val="438"/>
        </w:numPr>
        <w:spacing w:after="220"/>
        <w:contextualSpacing/>
      </w:pPr>
      <w:r>
        <w:t xml:space="preserve">Call the [[DefineOwnProperty]] internal method of </w:t>
      </w:r>
      <w:r w:rsidRPr="00520A36">
        <w:rPr>
          <w:i/>
        </w:rPr>
        <w:t>obj</w:t>
      </w:r>
      <w:r>
        <w:t xml:space="preserve"> with arguments </w:t>
      </w:r>
      <w:r w:rsidRPr="00520A36">
        <w:rPr>
          <w:i/>
        </w:rPr>
        <w:t>propId</w:t>
      </w:r>
      <w:r>
        <w:t xml:space="preserve">.name, </w:t>
      </w:r>
      <w:r w:rsidRPr="00520A36">
        <w:rPr>
          <w:i/>
        </w:rPr>
        <w:t>propId</w:t>
      </w:r>
      <w:r>
        <w:t xml:space="preserve">.descriptor, and </w:t>
      </w:r>
      <w:r w:rsidRPr="00AA29BB">
        <w:rPr>
          <w:b/>
        </w:rPr>
        <w:t>false</w:t>
      </w:r>
      <w:r>
        <w:t>.</w:t>
      </w:r>
    </w:p>
    <w:p w14:paraId="37B52A77" w14:textId="77777777" w:rsidR="004C02EF" w:rsidRDefault="004C02EF" w:rsidP="008A3C30">
      <w:pPr>
        <w:pStyle w:val="Alg4"/>
        <w:numPr>
          <w:ilvl w:val="0"/>
          <w:numId w:val="438"/>
        </w:numPr>
        <w:spacing w:after="220"/>
        <w:contextualSpacing/>
      </w:pPr>
      <w:r>
        <w:t xml:space="preserve">Return </w:t>
      </w:r>
      <w:r w:rsidRPr="00D06CF8">
        <w:rPr>
          <w:i/>
        </w:rPr>
        <w:t>obj</w:t>
      </w:r>
      <w:r>
        <w:t>.</w:t>
      </w:r>
    </w:p>
    <w:p w14:paraId="3C2ADA11" w14:textId="77777777" w:rsidR="004C02EF" w:rsidRDefault="004C02EF" w:rsidP="004C02EF">
      <w:pPr>
        <w:rPr>
          <w:ins w:id="2712" w:author="Allen Wirfs-Brock" w:date="2011-07-07T12:26:00Z"/>
        </w:rPr>
      </w:pPr>
      <w:r>
        <w:t xml:space="preserve">If the above steps would throw a </w:t>
      </w:r>
      <w:r w:rsidRPr="0004143C">
        <w:rPr>
          <w:b/>
        </w:rPr>
        <w:t>SyntaxError</w:t>
      </w:r>
      <w:r>
        <w:t xml:space="preserve"> then an implementation must treat the error as an early error (Clause 16).</w:t>
      </w:r>
    </w:p>
    <w:p w14:paraId="52FC98EA" w14:textId="77777777" w:rsidR="006D7E13" w:rsidRDefault="006D7E13" w:rsidP="004C02EF">
      <w:pPr>
        <w:rPr>
          <w:ins w:id="2713" w:author="Allen Wirfs-Brock" w:date="2011-07-07T12:28:00Z"/>
        </w:rPr>
      </w:pPr>
      <w:ins w:id="2714" w:author="Allen Wirfs-Brock" w:date="2011-07-07T12:26:00Z">
        <w:r>
          <w:t xml:space="preserve">The </w:t>
        </w:r>
        <w:r w:rsidRPr="006D7E13">
          <w:rPr>
            <w:rStyle w:val="bnf"/>
            <w:i w:val="0"/>
          </w:rPr>
          <w:t>PropName</w:t>
        </w:r>
        <w:r>
          <w:t xml:space="preserve"> of </w:t>
        </w:r>
      </w:ins>
      <w:ins w:id="2715" w:author="Allen Wirfs-Brock" w:date="2011-07-07T12:27:00Z">
        <w:r>
          <w:t>the</w:t>
        </w:r>
        <w:r w:rsidRPr="006D7E13">
          <w:t xml:space="preserve"> </w:t>
        </w:r>
        <w:r>
          <w:t>production</w:t>
        </w:r>
      </w:ins>
      <w:ins w:id="2716" w:author="Allen Wirfs-Brock" w:date="2011-07-12T08:59:00Z">
        <w:del w:id="2717" w:author="Allen Wirfs-Brock rev2" w:date="2011-07-22T09:56:00Z">
          <w:r w:rsidR="00A83EF2" w:rsidDel="00880B24">
            <w:delText>s</w:delText>
          </w:r>
        </w:del>
        <w:r w:rsidR="00A83EF2">
          <w:t xml:space="preserve"> </w:t>
        </w:r>
        <w:r w:rsidR="00A83EF2" w:rsidRPr="00FA7562">
          <w:rPr>
            <w:rStyle w:val="bnf"/>
          </w:rPr>
          <w:t>PropertyAssignment</w:t>
        </w:r>
        <w:r w:rsidR="00A83EF2">
          <w:t xml:space="preserve"> </w:t>
        </w:r>
        <w:r w:rsidR="00A83EF2">
          <w:rPr>
            <w:b/>
          </w:rPr>
          <w:t>:</w:t>
        </w:r>
        <w:r w:rsidR="00A83EF2">
          <w:t xml:space="preserve"> </w:t>
        </w:r>
      </w:ins>
      <w:ins w:id="2718" w:author="Allen Wirfs-Brock" w:date="2011-07-12T09:03:00Z">
        <w:r w:rsidR="009574CD">
          <w:rPr>
            <w:rStyle w:val="bnf"/>
          </w:rPr>
          <w:t>Identifier</w:t>
        </w:r>
      </w:ins>
      <w:ins w:id="2719" w:author="Allen Wirfs-Brock" w:date="2011-07-12T08:59:00Z">
        <w:r w:rsidR="00A83EF2" w:rsidRPr="00FA7562">
          <w:rPr>
            <w:rStyle w:val="bnf"/>
          </w:rPr>
          <w:t>Name</w:t>
        </w:r>
        <w:r w:rsidR="00A83EF2">
          <w:t xml:space="preserve"> </w:t>
        </w:r>
        <w:del w:id="2720" w:author="Allen Wirfs-Brock rev2" w:date="2011-07-22T09:56:00Z">
          <w:r w:rsidR="00A83EF2" w:rsidDel="00986654">
            <w:delText>and</w:delText>
          </w:r>
        </w:del>
      </w:ins>
      <w:ins w:id="2721" w:author="Allen Wirfs-Brock" w:date="2011-07-07T12:27:00Z">
        <w:del w:id="2722" w:author="Allen Wirfs-Brock rev2" w:date="2011-07-22T09:56:00Z">
          <w:r w:rsidDel="00986654">
            <w:delText xml:space="preserve">  </w:delText>
          </w:r>
          <w:r w:rsidRPr="00FA7562" w:rsidDel="00986654">
            <w:rPr>
              <w:rStyle w:val="bnf"/>
            </w:rPr>
            <w:delText>PropertyAssignment</w:delText>
          </w:r>
          <w:r w:rsidDel="00986654">
            <w:delText xml:space="preserve"> </w:delText>
          </w:r>
          <w:r w:rsidDel="00986654">
            <w:rPr>
              <w:b/>
            </w:rPr>
            <w:delText>:</w:delText>
          </w:r>
          <w:r w:rsidDel="00986654">
            <w:delText xml:space="preserve"> </w:delText>
          </w:r>
          <w:r w:rsidRPr="00FA7562" w:rsidDel="00986654">
            <w:rPr>
              <w:rStyle w:val="bnf"/>
            </w:rPr>
            <w:delText>PropertyName</w:delText>
          </w:r>
          <w:r w:rsidRPr="00992216" w:rsidDel="00986654">
            <w:delText xml:space="preserve"> </w:delText>
          </w:r>
          <w:r w:rsidRPr="00FA7562" w:rsidDel="00986654">
            <w:rPr>
              <w:rFonts w:ascii="Courier New" w:hAnsi="Courier New" w:cs="Courier New"/>
              <w:b/>
            </w:rPr>
            <w:delText>:</w:delText>
          </w:r>
          <w:r w:rsidRPr="00992216" w:rsidDel="00986654">
            <w:delText xml:space="preserve"> </w:delText>
          </w:r>
          <w:r w:rsidRPr="00FA7562" w:rsidDel="00986654">
            <w:rPr>
              <w:rStyle w:val="bnf"/>
            </w:rPr>
            <w:delText>AssignmentExpression</w:delText>
          </w:r>
          <w:r w:rsidRPr="00992216" w:rsidDel="00986654">
            <w:delText xml:space="preserve"> </w:delText>
          </w:r>
        </w:del>
        <w:r>
          <w:t>is determined as follows:</w:t>
        </w:r>
      </w:ins>
    </w:p>
    <w:p w14:paraId="3F832193" w14:textId="77777777" w:rsidR="006D7E13" w:rsidDel="00880B24" w:rsidRDefault="006D7E13" w:rsidP="009574CD">
      <w:pPr>
        <w:pStyle w:val="Alg4"/>
        <w:numPr>
          <w:ilvl w:val="0"/>
          <w:numId w:val="440"/>
        </w:numPr>
        <w:spacing w:after="220"/>
        <w:contextualSpacing/>
        <w:rPr>
          <w:ins w:id="2723" w:author="Allen Wirfs-Brock" w:date="2011-07-07T12:28:00Z"/>
          <w:del w:id="2724" w:author="Allen Wirfs-Brock rev2" w:date="2011-07-22T10:00:00Z"/>
        </w:rPr>
      </w:pPr>
      <w:ins w:id="2725" w:author="Allen Wirfs-Brock" w:date="2011-07-07T12:28:00Z">
        <w:del w:id="2726" w:author="Allen Wirfs-Brock rev2" w:date="2011-07-22T10:00:00Z">
          <w:r w:rsidDel="00880B24">
            <w:delText xml:space="preserve">Let </w:delText>
          </w:r>
          <w:r w:rsidRPr="00D465F1" w:rsidDel="00880B24">
            <w:rPr>
              <w:i/>
            </w:rPr>
            <w:delText xml:space="preserve">propName </w:delText>
          </w:r>
          <w:r w:rsidDel="00880B24">
            <w:delText xml:space="preserve">be the result of evaluating </w:delText>
          </w:r>
          <w:r w:rsidRPr="00992216" w:rsidDel="00880B24">
            <w:rPr>
              <w:i/>
            </w:rPr>
            <w:delText>PropertyName</w:delText>
          </w:r>
          <w:r w:rsidDel="00880B24">
            <w:delText>.</w:delText>
          </w:r>
        </w:del>
      </w:ins>
    </w:p>
    <w:p w14:paraId="24ABD2B4" w14:textId="77777777" w:rsidR="006D7E13" w:rsidRDefault="006D7E13" w:rsidP="009574CD">
      <w:pPr>
        <w:pStyle w:val="Alg4"/>
        <w:numPr>
          <w:ilvl w:val="0"/>
          <w:numId w:val="440"/>
        </w:numPr>
        <w:spacing w:after="220"/>
        <w:contextualSpacing/>
      </w:pPr>
      <w:ins w:id="2727" w:author="Allen Wirfs-Brock" w:date="2011-07-07T12:28:00Z">
        <w:r>
          <w:t xml:space="preserve">Return </w:t>
        </w:r>
      </w:ins>
      <w:ins w:id="2728" w:author="Allen Wirfs-Brock rev2" w:date="2011-07-22T09:59:00Z">
        <w:r w:rsidR="00880B24">
          <w:t>PropName(</w:t>
        </w:r>
        <w:r w:rsidR="00880B24">
          <w:rPr>
            <w:rStyle w:val="bnf"/>
          </w:rPr>
          <w:t>Identifier</w:t>
        </w:r>
        <w:r w:rsidR="00880B24" w:rsidRPr="00FA7562">
          <w:rPr>
            <w:rStyle w:val="bnf"/>
          </w:rPr>
          <w:t>Name</w:t>
        </w:r>
      </w:ins>
      <w:ins w:id="2729" w:author="Allen Wirfs-Brock rev2" w:date="2011-07-22T10:00:00Z">
        <w:r w:rsidR="00880B24">
          <w:t>)</w:t>
        </w:r>
      </w:ins>
      <w:ins w:id="2730" w:author="Allen Wirfs-Brock" w:date="2011-07-07T12:28:00Z">
        <w:del w:id="2731" w:author="Allen Wirfs-Brock rev2" w:date="2011-07-22T09:57:00Z">
          <w:r w:rsidRPr="00330594" w:rsidDel="00880B24">
            <w:rPr>
              <w:i/>
            </w:rPr>
            <w:delText>propName</w:delText>
          </w:r>
        </w:del>
        <w:r>
          <w:t>.</w:t>
        </w:r>
      </w:ins>
    </w:p>
    <w:p w14:paraId="6EBF161C" w14:textId="77777777" w:rsidR="00A83EF2" w:rsidRPr="00992216" w:rsidRDefault="00A83EF2" w:rsidP="00A83EF2">
      <w:pPr>
        <w:rPr>
          <w:ins w:id="2732" w:author="Allen Wirfs-Brock" w:date="2011-07-12T09:01:00Z"/>
        </w:rPr>
      </w:pPr>
      <w:ins w:id="2733" w:author="Allen Wirfs-Brock" w:date="2011-07-12T09:01:00Z">
        <w:r>
          <w:t xml:space="preserve">The production  </w:t>
        </w:r>
        <w:r w:rsidRPr="00FA7562">
          <w:rPr>
            <w:rStyle w:val="bnf"/>
          </w:rPr>
          <w:t>PropertyAssignment</w:t>
        </w:r>
        <w:r>
          <w:t xml:space="preserve"> </w:t>
        </w:r>
        <w:r>
          <w:rPr>
            <w:b/>
          </w:rPr>
          <w:t>:</w:t>
        </w:r>
        <w:r>
          <w:t xml:space="preserve"> </w:t>
        </w:r>
      </w:ins>
      <w:ins w:id="2734" w:author="Allen Wirfs-Brock rev2" w:date="2011-07-22T09:49:00Z">
        <w:r w:rsidR="00986654">
          <w:rPr>
            <w:rStyle w:val="bnf"/>
          </w:rPr>
          <w:t>Identifier</w:t>
        </w:r>
        <w:r w:rsidR="00986654" w:rsidRPr="00FA7562">
          <w:rPr>
            <w:rStyle w:val="bnf"/>
          </w:rPr>
          <w:t>Name</w:t>
        </w:r>
        <w:r w:rsidR="00986654">
          <w:t xml:space="preserve"> </w:t>
        </w:r>
      </w:ins>
      <w:ins w:id="2735" w:author="Allen Wirfs-Brock" w:date="2011-07-12T09:01:00Z">
        <w:del w:id="2736" w:author="Allen Wirfs-Brock rev2" w:date="2011-07-22T09:49:00Z">
          <w:r w:rsidRPr="00FA7562" w:rsidDel="00986654">
            <w:rPr>
              <w:rStyle w:val="bnf"/>
            </w:rPr>
            <w:delText>PropertyName</w:delText>
          </w:r>
          <w:r w:rsidRPr="00992216" w:rsidDel="00986654">
            <w:delText xml:space="preserve"> </w:delText>
          </w:r>
        </w:del>
        <w:r>
          <w:t>is evaluated as follows:</w:t>
        </w:r>
      </w:ins>
    </w:p>
    <w:p w14:paraId="33C01E64" w14:textId="77777777" w:rsidR="00A83EF2" w:rsidRDefault="00A83EF2" w:rsidP="00A83EF2">
      <w:pPr>
        <w:pStyle w:val="Alg4"/>
        <w:numPr>
          <w:ilvl w:val="0"/>
          <w:numId w:val="441"/>
        </w:numPr>
        <w:spacing w:after="220"/>
        <w:contextualSpacing/>
        <w:rPr>
          <w:ins w:id="2737" w:author="Allen Wirfs-Brock" w:date="2011-07-12T09:01:00Z"/>
        </w:rPr>
      </w:pPr>
      <w:ins w:id="2738" w:author="Allen Wirfs-Brock" w:date="2011-07-12T09:01:00Z">
        <w:r>
          <w:t xml:space="preserve">Let </w:t>
        </w:r>
        <w:r w:rsidRPr="00D465F1">
          <w:rPr>
            <w:i/>
          </w:rPr>
          <w:t xml:space="preserve">propName </w:t>
        </w:r>
        <w:r>
          <w:t>be PropName(</w:t>
        </w:r>
      </w:ins>
      <w:ins w:id="2739" w:author="Allen Wirfs-Brock rev2" w:date="2011-07-22T09:50:00Z">
        <w:r w:rsidR="00986654">
          <w:rPr>
            <w:rStyle w:val="bnf"/>
          </w:rPr>
          <w:t>Identifier</w:t>
        </w:r>
        <w:r w:rsidR="00986654" w:rsidRPr="00FA7562">
          <w:rPr>
            <w:rStyle w:val="bnf"/>
          </w:rPr>
          <w:t>Name</w:t>
        </w:r>
      </w:ins>
      <w:ins w:id="2740" w:author="Allen Wirfs-Brock" w:date="2011-07-12T09:01:00Z">
        <w:del w:id="2741" w:author="Allen Wirfs-Brock rev2" w:date="2011-07-22T09:50:00Z">
          <w:r w:rsidRPr="00992216" w:rsidDel="00986654">
            <w:rPr>
              <w:i/>
            </w:rPr>
            <w:delText>PropertyName</w:delText>
          </w:r>
        </w:del>
        <w:r>
          <w:t>).</w:t>
        </w:r>
      </w:ins>
    </w:p>
    <w:p w14:paraId="6C5AC3A8" w14:textId="77777777" w:rsidR="00A83EF2" w:rsidRDefault="00A83EF2" w:rsidP="00A83EF2">
      <w:pPr>
        <w:pStyle w:val="Alg4"/>
        <w:numPr>
          <w:ilvl w:val="0"/>
          <w:numId w:val="441"/>
        </w:numPr>
        <w:spacing w:after="220"/>
        <w:contextualSpacing/>
        <w:rPr>
          <w:ins w:id="2742" w:author="Allen Wirfs-Brock" w:date="2011-07-12T09:01:00Z"/>
        </w:rPr>
      </w:pPr>
      <w:ins w:id="2743" w:author="Allen Wirfs-Brock" w:date="2011-07-12T09:01:00Z">
        <w:r>
          <w:t xml:space="preserve">Let </w:t>
        </w:r>
        <w:r w:rsidRPr="00D465F1">
          <w:rPr>
            <w:i/>
          </w:rPr>
          <w:t xml:space="preserve">exprValue </w:t>
        </w:r>
        <w:r>
          <w:t xml:space="preserve">be the result of </w:t>
        </w:r>
      </w:ins>
      <w:ins w:id="2744" w:author="Allen Wirfs-Brock" w:date="2011-07-12T09:06:00Z">
        <w:r w:rsidR="009574CD">
          <w:t xml:space="preserve">performing Identifier Resolution as specified in 10.3.1 using </w:t>
        </w:r>
      </w:ins>
      <w:ins w:id="2745" w:author="Allen Wirfs-Brock" w:date="2011-07-12T09:07:00Z">
        <w:del w:id="2746" w:author="Allen Wirfs-Brock rev2" w:date="2011-07-22T10:24:00Z">
          <w:r w:rsidR="009574CD" w:rsidRPr="00D465F1" w:rsidDel="0004618C">
            <w:rPr>
              <w:i/>
            </w:rPr>
            <w:delText>prop</w:delText>
          </w:r>
        </w:del>
      </w:ins>
      <w:ins w:id="2747" w:author="Allen Wirfs-Brock rev2" w:date="2011-07-22T10:24:00Z">
        <w:r w:rsidR="0004618C">
          <w:rPr>
            <w:i/>
          </w:rPr>
          <w:t>Identifier</w:t>
        </w:r>
      </w:ins>
      <w:ins w:id="2748" w:author="Allen Wirfs-Brock" w:date="2011-07-12T09:07:00Z">
        <w:r w:rsidR="009574CD" w:rsidRPr="00D465F1">
          <w:rPr>
            <w:i/>
          </w:rPr>
          <w:t>Name</w:t>
        </w:r>
      </w:ins>
      <w:ins w:id="2749" w:author="Allen Wirfs-Brock" w:date="2011-07-12T09:06:00Z">
        <w:del w:id="2750" w:author="Allen Wirfs-Brock rev2" w:date="2011-07-22T10:41:00Z">
          <w:r w:rsidR="009574CD" w:rsidDel="00D91572">
            <w:delText xml:space="preserve"> as the </w:delText>
          </w:r>
          <w:r w:rsidR="009574CD" w:rsidRPr="009574CD" w:rsidDel="00D91572">
            <w:rPr>
              <w:i/>
            </w:rPr>
            <w:delText>Identifier</w:delText>
          </w:r>
        </w:del>
      </w:ins>
      <w:ins w:id="2751" w:author="Allen Wirfs-Brock" w:date="2011-07-12T09:01:00Z">
        <w:r>
          <w:t>.</w:t>
        </w:r>
      </w:ins>
    </w:p>
    <w:p w14:paraId="7111025C" w14:textId="77777777" w:rsidR="00A83EF2" w:rsidRDefault="00A83EF2" w:rsidP="00A83EF2">
      <w:pPr>
        <w:pStyle w:val="Alg4"/>
        <w:numPr>
          <w:ilvl w:val="0"/>
          <w:numId w:val="441"/>
        </w:numPr>
        <w:spacing w:after="220"/>
        <w:contextualSpacing/>
        <w:rPr>
          <w:ins w:id="2752" w:author="Allen Wirfs-Brock" w:date="2011-07-12T09:01:00Z"/>
        </w:rPr>
      </w:pPr>
      <w:ins w:id="2753" w:author="Allen Wirfs-Brock" w:date="2011-07-12T09:01:00Z">
        <w:r>
          <w:t xml:space="preserve">Let </w:t>
        </w:r>
        <w:r w:rsidRPr="00D465F1">
          <w:rPr>
            <w:i/>
          </w:rPr>
          <w:t xml:space="preserve">propValue </w:t>
        </w:r>
        <w:r>
          <w:t>be GetValue(</w:t>
        </w:r>
        <w:r w:rsidRPr="00D465F1">
          <w:rPr>
            <w:i/>
          </w:rPr>
          <w:t>exprValue</w:t>
        </w:r>
        <w:r>
          <w:t>).</w:t>
        </w:r>
      </w:ins>
    </w:p>
    <w:p w14:paraId="349466DA" w14:textId="77777777" w:rsidR="00A83EF2" w:rsidRDefault="00A83EF2" w:rsidP="00A83EF2">
      <w:pPr>
        <w:pStyle w:val="Alg4"/>
        <w:numPr>
          <w:ilvl w:val="0"/>
          <w:numId w:val="441"/>
        </w:numPr>
        <w:spacing w:after="220"/>
        <w:contextualSpacing/>
        <w:rPr>
          <w:ins w:id="2754" w:author="Allen Wirfs-Brock" w:date="2011-07-12T09:01:00Z"/>
        </w:rPr>
      </w:pPr>
      <w:ins w:id="2755" w:author="Allen Wirfs-Brock" w:date="2011-07-12T09:01:00Z">
        <w:r>
          <w:t xml:space="preserve">Let </w:t>
        </w:r>
        <w:r w:rsidRPr="00376EC5">
          <w:rPr>
            <w:i/>
          </w:rPr>
          <w:t xml:space="preserve">desc </w:t>
        </w:r>
        <w:r>
          <w:t xml:space="preserve">be the Property Descriptor{[[Value]]: </w:t>
        </w:r>
        <w:r w:rsidRPr="00D06CF8">
          <w:rPr>
            <w:i/>
          </w:rPr>
          <w:t>propValue</w:t>
        </w:r>
        <w:r>
          <w:t xml:space="preserve">, [[Writable]]: </w:t>
        </w:r>
        <w:r w:rsidRPr="00992216">
          <w:rPr>
            <w:b/>
          </w:rPr>
          <w:t>true</w:t>
        </w:r>
        <w:r>
          <w:t xml:space="preserve">, [[Enumerable]]: </w:t>
        </w:r>
        <w:r w:rsidRPr="00992216">
          <w:rPr>
            <w:b/>
          </w:rPr>
          <w:t>true</w:t>
        </w:r>
        <w:r>
          <w:t xml:space="preserve">, [[Configurable]]: </w:t>
        </w:r>
        <w:r w:rsidRPr="00992216">
          <w:rPr>
            <w:b/>
          </w:rPr>
          <w:t>true</w:t>
        </w:r>
        <w:r>
          <w:t>}</w:t>
        </w:r>
      </w:ins>
    </w:p>
    <w:p w14:paraId="3C3A9489" w14:textId="77777777" w:rsidR="00A83EF2" w:rsidRDefault="00A83EF2" w:rsidP="00A83EF2">
      <w:pPr>
        <w:pStyle w:val="Alg4"/>
        <w:numPr>
          <w:ilvl w:val="0"/>
          <w:numId w:val="441"/>
        </w:numPr>
        <w:spacing w:after="220"/>
        <w:contextualSpacing/>
        <w:rPr>
          <w:ins w:id="2756" w:author="Allen Wirfs-Brock" w:date="2011-07-12T09:01:00Z"/>
        </w:rPr>
      </w:pPr>
      <w:ins w:id="2757" w:author="Allen Wirfs-Brock" w:date="2011-07-12T09:01:00Z">
        <w:r>
          <w:t>Return Property Identifier (</w:t>
        </w:r>
        <w:r w:rsidRPr="00330594">
          <w:rPr>
            <w:i/>
          </w:rPr>
          <w:t>propName</w:t>
        </w:r>
        <w:r>
          <w:t xml:space="preserve">, </w:t>
        </w:r>
        <w:r w:rsidRPr="00330594">
          <w:rPr>
            <w:i/>
          </w:rPr>
          <w:t>desc</w:t>
        </w:r>
        <w:r>
          <w:t>).</w:t>
        </w:r>
      </w:ins>
    </w:p>
    <w:p w14:paraId="2E610F5B" w14:textId="77777777" w:rsidR="00880B24" w:rsidRDefault="00880B24" w:rsidP="00880B24">
      <w:pPr>
        <w:rPr>
          <w:ins w:id="2758" w:author="Allen Wirfs-Brock rev2" w:date="2011-07-22T10:01:00Z"/>
        </w:rPr>
      </w:pPr>
      <w:ins w:id="2759" w:author="Allen Wirfs-Brock rev2" w:date="2011-07-22T10:01:00Z">
        <w:r>
          <w:t xml:space="preserve">The </w:t>
        </w:r>
        <w:r w:rsidRPr="006D7E13">
          <w:rPr>
            <w:rStyle w:val="bnf"/>
            <w:i w:val="0"/>
          </w:rPr>
          <w:t>PropName</w:t>
        </w:r>
        <w:r>
          <w:t xml:space="preserve"> of the</w:t>
        </w:r>
        <w:r w:rsidRPr="006D7E13">
          <w:t xml:space="preserve"> </w:t>
        </w:r>
        <w:r>
          <w:t xml:space="preserve">production </w:t>
        </w:r>
        <w:r w:rsidRPr="00FA7562">
          <w:rPr>
            <w:rStyle w:val="bnf"/>
          </w:rPr>
          <w:t>PropertyAssignment</w:t>
        </w:r>
        <w:r>
          <w:t xml:space="preserve"> </w:t>
        </w:r>
        <w:r>
          <w:rPr>
            <w:b/>
          </w:rPr>
          <w:t>:</w:t>
        </w:r>
        <w:r>
          <w:t xml:space="preserve"> </w:t>
        </w:r>
        <w:r w:rsidRPr="00FA7562">
          <w:rPr>
            <w:rStyle w:val="bnf"/>
          </w:rPr>
          <w:t>PropertyName</w:t>
        </w:r>
        <w:r w:rsidRPr="00992216">
          <w:t xml:space="preserve"> </w:t>
        </w:r>
        <w:r w:rsidRPr="00FA7562">
          <w:rPr>
            <w:rFonts w:ascii="Courier New" w:hAnsi="Courier New" w:cs="Courier New"/>
            <w:b/>
          </w:rPr>
          <w:t>:</w:t>
        </w:r>
        <w:r w:rsidRPr="00992216">
          <w:t xml:space="preserve"> </w:t>
        </w:r>
        <w:r w:rsidRPr="00FA7562">
          <w:rPr>
            <w:rStyle w:val="bnf"/>
          </w:rPr>
          <w:t>AssignmentExpression</w:t>
        </w:r>
        <w:r w:rsidRPr="00992216">
          <w:t xml:space="preserve"> </w:t>
        </w:r>
        <w:r>
          <w:t>is determined as follows:</w:t>
        </w:r>
      </w:ins>
    </w:p>
    <w:p w14:paraId="5C96E9C1" w14:textId="77777777" w:rsidR="00880B24" w:rsidRDefault="00880B24" w:rsidP="00880B24">
      <w:pPr>
        <w:pStyle w:val="Alg4"/>
        <w:numPr>
          <w:ilvl w:val="0"/>
          <w:numId w:val="468"/>
        </w:numPr>
        <w:spacing w:after="220"/>
        <w:contextualSpacing/>
        <w:rPr>
          <w:ins w:id="2760" w:author="Allen Wirfs-Brock rev2" w:date="2011-07-22T10:01:00Z"/>
        </w:rPr>
      </w:pPr>
      <w:ins w:id="2761" w:author="Allen Wirfs-Brock rev2" w:date="2011-07-22T10:02:00Z">
        <w:r>
          <w:t>Return PropName(</w:t>
        </w:r>
        <w:r w:rsidRPr="00992216">
          <w:rPr>
            <w:i/>
          </w:rPr>
          <w:t>PropertyName</w:t>
        </w:r>
        <w:r>
          <w:t>)</w:t>
        </w:r>
      </w:ins>
      <w:ins w:id="2762" w:author="Allen Wirfs-Brock rev2" w:date="2011-07-22T10:01:00Z">
        <w:r>
          <w:t>.</w:t>
        </w:r>
      </w:ins>
    </w:p>
    <w:p w14:paraId="249266D5" w14:textId="77777777" w:rsidR="004C02EF" w:rsidRPr="00992216" w:rsidRDefault="004C02EF" w:rsidP="004C02EF">
      <w:r>
        <w:t xml:space="preserve">The production  </w:t>
      </w:r>
      <w:r w:rsidRPr="00FA7562">
        <w:rPr>
          <w:rStyle w:val="bnf"/>
        </w:rPr>
        <w:t>PropertyAssignment</w:t>
      </w:r>
      <w:r>
        <w:t xml:space="preserve"> </w:t>
      </w:r>
      <w:r>
        <w:rPr>
          <w:b/>
        </w:rPr>
        <w:t>:</w:t>
      </w:r>
      <w:r>
        <w:t xml:space="preserve"> </w:t>
      </w:r>
      <w:r w:rsidRPr="00FA7562">
        <w:rPr>
          <w:rStyle w:val="bnf"/>
        </w:rPr>
        <w:t>PropertyName</w:t>
      </w:r>
      <w:r w:rsidRPr="00992216">
        <w:t xml:space="preserve"> </w:t>
      </w:r>
      <w:r w:rsidRPr="00FA7562">
        <w:rPr>
          <w:rFonts w:ascii="Courier New" w:hAnsi="Courier New" w:cs="Courier New"/>
          <w:b/>
        </w:rPr>
        <w:t>:</w:t>
      </w:r>
      <w:r w:rsidRPr="00992216">
        <w:t xml:space="preserve"> </w:t>
      </w:r>
      <w:r w:rsidRPr="00FA7562">
        <w:rPr>
          <w:rStyle w:val="bnf"/>
        </w:rPr>
        <w:t>AssignmentExpression</w:t>
      </w:r>
      <w:r w:rsidRPr="00992216">
        <w:t xml:space="preserve"> </w:t>
      </w:r>
      <w:r>
        <w:t>is evaluated as follows:</w:t>
      </w:r>
    </w:p>
    <w:p w14:paraId="1F7FCB6D" w14:textId="77777777" w:rsidR="004C02EF" w:rsidRDefault="004C02EF" w:rsidP="00CD7A72">
      <w:pPr>
        <w:pStyle w:val="Alg4"/>
        <w:numPr>
          <w:ilvl w:val="0"/>
          <w:numId w:val="467"/>
        </w:numPr>
        <w:spacing w:after="220"/>
        <w:contextualSpacing/>
        <w:pPrChange w:id="2763" w:author="Allen Wirfs-Brock rev2" w:date="2011-07-20T13:28:00Z">
          <w:pPr>
            <w:pStyle w:val="Alg4"/>
            <w:numPr>
              <w:numId w:val="441"/>
            </w:numPr>
            <w:tabs>
              <w:tab w:val="num" w:pos="360"/>
            </w:tabs>
            <w:spacing w:after="220"/>
            <w:ind w:left="360" w:hanging="360"/>
            <w:contextualSpacing/>
          </w:pPr>
        </w:pPrChange>
      </w:pPr>
      <w:r>
        <w:t xml:space="preserve">Let </w:t>
      </w:r>
      <w:r w:rsidRPr="00D465F1">
        <w:rPr>
          <w:i/>
        </w:rPr>
        <w:t xml:space="preserve">propName </w:t>
      </w:r>
      <w:r>
        <w:t xml:space="preserve">be </w:t>
      </w:r>
      <w:del w:id="2764" w:author="Allen Wirfs-Brock" w:date="2011-07-07T12:29:00Z">
        <w:r w:rsidDel="006D7E13">
          <w:delText xml:space="preserve">the result of evaluating </w:delText>
        </w:r>
      </w:del>
      <w:ins w:id="2765" w:author="Allen Wirfs-Brock" w:date="2011-07-07T12:29:00Z">
        <w:r w:rsidR="006D7E13">
          <w:t>PropName(</w:t>
        </w:r>
      </w:ins>
      <w:r w:rsidRPr="00992216">
        <w:rPr>
          <w:i/>
        </w:rPr>
        <w:t>PropertyName</w:t>
      </w:r>
      <w:ins w:id="2766" w:author="Allen Wirfs-Brock" w:date="2011-07-07T12:29:00Z">
        <w:r w:rsidR="006D7E13">
          <w:t>)</w:t>
        </w:r>
      </w:ins>
      <w:r>
        <w:t>.</w:t>
      </w:r>
    </w:p>
    <w:p w14:paraId="04ABEA78" w14:textId="77777777" w:rsidR="004C02EF" w:rsidRDefault="004C02EF" w:rsidP="00CD7A72">
      <w:pPr>
        <w:pStyle w:val="Alg4"/>
        <w:numPr>
          <w:ilvl w:val="0"/>
          <w:numId w:val="467"/>
        </w:numPr>
        <w:spacing w:after="220"/>
        <w:contextualSpacing/>
        <w:pPrChange w:id="2767" w:author="Allen Wirfs-Brock rev2" w:date="2011-07-20T13:28:00Z">
          <w:pPr>
            <w:pStyle w:val="Alg4"/>
            <w:numPr>
              <w:numId w:val="441"/>
            </w:numPr>
            <w:tabs>
              <w:tab w:val="num" w:pos="360"/>
            </w:tabs>
            <w:spacing w:after="220"/>
            <w:ind w:left="360" w:hanging="360"/>
            <w:contextualSpacing/>
          </w:pPr>
        </w:pPrChange>
      </w:pPr>
      <w:r>
        <w:t xml:space="preserve">Let </w:t>
      </w:r>
      <w:r w:rsidRPr="00D465F1">
        <w:rPr>
          <w:i/>
        </w:rPr>
        <w:t xml:space="preserve">exprValue </w:t>
      </w:r>
      <w:r>
        <w:t xml:space="preserve">be the result of evaluating </w:t>
      </w:r>
      <w:r w:rsidRPr="00992216">
        <w:rPr>
          <w:i/>
        </w:rPr>
        <w:t>AssignmentExpression</w:t>
      </w:r>
      <w:r>
        <w:t>.</w:t>
      </w:r>
    </w:p>
    <w:p w14:paraId="524EB736" w14:textId="77777777" w:rsidR="004C02EF" w:rsidRDefault="004C02EF" w:rsidP="00CD7A72">
      <w:pPr>
        <w:pStyle w:val="Alg4"/>
        <w:numPr>
          <w:ilvl w:val="0"/>
          <w:numId w:val="467"/>
        </w:numPr>
        <w:spacing w:after="220"/>
        <w:contextualSpacing/>
        <w:pPrChange w:id="2768" w:author="Allen Wirfs-Brock rev2" w:date="2011-07-20T13:28:00Z">
          <w:pPr>
            <w:pStyle w:val="Alg4"/>
            <w:numPr>
              <w:numId w:val="441"/>
            </w:numPr>
            <w:tabs>
              <w:tab w:val="num" w:pos="360"/>
            </w:tabs>
            <w:spacing w:after="220"/>
            <w:ind w:left="360" w:hanging="360"/>
            <w:contextualSpacing/>
          </w:pPr>
        </w:pPrChange>
      </w:pPr>
      <w:r>
        <w:t xml:space="preserve">Let </w:t>
      </w:r>
      <w:r w:rsidRPr="00D465F1">
        <w:rPr>
          <w:i/>
        </w:rPr>
        <w:t xml:space="preserve">propValue </w:t>
      </w:r>
      <w:r>
        <w:t>be GetValue(</w:t>
      </w:r>
      <w:r w:rsidRPr="00D465F1">
        <w:rPr>
          <w:i/>
        </w:rPr>
        <w:t>exprValue</w:t>
      </w:r>
      <w:r>
        <w:t>).</w:t>
      </w:r>
    </w:p>
    <w:p w14:paraId="30D7869C" w14:textId="77777777" w:rsidR="004C02EF" w:rsidRDefault="004C02EF" w:rsidP="00CD7A72">
      <w:pPr>
        <w:pStyle w:val="Alg4"/>
        <w:numPr>
          <w:ilvl w:val="0"/>
          <w:numId w:val="467"/>
        </w:numPr>
        <w:spacing w:after="220"/>
        <w:contextualSpacing/>
        <w:pPrChange w:id="2769" w:author="Allen Wirfs-Brock rev2" w:date="2011-07-20T13:28:00Z">
          <w:pPr>
            <w:pStyle w:val="Alg4"/>
            <w:numPr>
              <w:numId w:val="441"/>
            </w:numPr>
            <w:tabs>
              <w:tab w:val="num" w:pos="360"/>
            </w:tabs>
            <w:spacing w:after="220"/>
            <w:ind w:left="360" w:hanging="360"/>
            <w:contextualSpacing/>
          </w:pPr>
        </w:pPrChange>
      </w:pPr>
      <w:r>
        <w:t xml:space="preserve">Let </w:t>
      </w:r>
      <w:r w:rsidRPr="00376EC5">
        <w:rPr>
          <w:i/>
        </w:rPr>
        <w:t xml:space="preserve">desc </w:t>
      </w:r>
      <w:r>
        <w:t xml:space="preserve">be the Property Descriptor{[[Value]]: </w:t>
      </w:r>
      <w:r w:rsidRPr="00D06CF8">
        <w:rPr>
          <w:i/>
        </w:rPr>
        <w:t>propValue</w:t>
      </w:r>
      <w:r>
        <w:t xml:space="preserve">, [[Writable]]: </w:t>
      </w:r>
      <w:r w:rsidRPr="00992216">
        <w:rPr>
          <w:b/>
        </w:rPr>
        <w:t>true</w:t>
      </w:r>
      <w:r>
        <w:t xml:space="preserve">, [[Enumerable]]: </w:t>
      </w:r>
      <w:r w:rsidRPr="00992216">
        <w:rPr>
          <w:b/>
        </w:rPr>
        <w:t>true</w:t>
      </w:r>
      <w:r>
        <w:t xml:space="preserve">, [[Configurable]]: </w:t>
      </w:r>
      <w:r w:rsidRPr="00992216">
        <w:rPr>
          <w:b/>
        </w:rPr>
        <w:t>true</w:t>
      </w:r>
      <w:r>
        <w:t>}</w:t>
      </w:r>
    </w:p>
    <w:p w14:paraId="5753C90A" w14:textId="77777777" w:rsidR="004C02EF" w:rsidRDefault="004C02EF" w:rsidP="00CD7A72">
      <w:pPr>
        <w:pStyle w:val="Alg4"/>
        <w:numPr>
          <w:ilvl w:val="0"/>
          <w:numId w:val="467"/>
        </w:numPr>
        <w:spacing w:after="220"/>
        <w:contextualSpacing/>
        <w:pPrChange w:id="2770" w:author="Allen Wirfs-Brock rev2" w:date="2011-07-20T13:28:00Z">
          <w:pPr>
            <w:pStyle w:val="Alg4"/>
            <w:numPr>
              <w:numId w:val="441"/>
            </w:numPr>
            <w:tabs>
              <w:tab w:val="num" w:pos="360"/>
            </w:tabs>
            <w:spacing w:after="220"/>
            <w:ind w:left="360" w:hanging="360"/>
            <w:contextualSpacing/>
          </w:pPr>
        </w:pPrChange>
      </w:pPr>
      <w:r>
        <w:t>Return Property Identifier (</w:t>
      </w:r>
      <w:r w:rsidRPr="00330594">
        <w:rPr>
          <w:i/>
        </w:rPr>
        <w:t>propName</w:t>
      </w:r>
      <w:r>
        <w:t xml:space="preserve">, </w:t>
      </w:r>
      <w:r w:rsidRPr="00330594">
        <w:rPr>
          <w:i/>
        </w:rPr>
        <w:t>desc</w:t>
      </w:r>
      <w:r>
        <w:t>).</w:t>
      </w:r>
    </w:p>
    <w:p w14:paraId="44547194" w14:textId="77777777" w:rsidR="006D7E13" w:rsidRDefault="006D7E13" w:rsidP="006D7E13">
      <w:pPr>
        <w:rPr>
          <w:ins w:id="2771" w:author="Allen Wirfs-Brock" w:date="2011-07-07T12:30:00Z"/>
        </w:rPr>
      </w:pPr>
      <w:ins w:id="2772" w:author="Allen Wirfs-Brock" w:date="2011-07-07T12:30:00Z">
        <w:r>
          <w:t xml:space="preserve">The </w:t>
        </w:r>
        <w:r w:rsidRPr="004F136A">
          <w:rPr>
            <w:rStyle w:val="bnf"/>
            <w:i w:val="0"/>
          </w:rPr>
          <w:t>PropName</w:t>
        </w:r>
        <w:r>
          <w:t xml:space="preserve"> of the</w:t>
        </w:r>
        <w:r w:rsidRPr="006D7E13">
          <w:t xml:space="preserve"> </w:t>
        </w:r>
        <w:r>
          <w:t xml:space="preserve">production  </w:t>
        </w:r>
      </w:ins>
      <w:ins w:id="2773" w:author="Allen Wirfs-Brock" w:date="2011-07-07T12:31:00Z">
        <w:r w:rsidRPr="00FA7562">
          <w:rPr>
            <w:rStyle w:val="bnf"/>
          </w:rPr>
          <w:t>PropertyAssignment</w:t>
        </w:r>
        <w:r>
          <w:t xml:space="preserve"> </w:t>
        </w:r>
        <w:r>
          <w:rPr>
            <w:b/>
          </w:rPr>
          <w:t>:</w:t>
        </w:r>
        <w:r>
          <w:t xml:space="preserve"> </w:t>
        </w:r>
        <w:r w:rsidRPr="00FA7562">
          <w:rPr>
            <w:rFonts w:ascii="Courier New" w:hAnsi="Courier New" w:cs="Courier New"/>
            <w:b/>
            <w:iCs/>
          </w:rPr>
          <w:t>get</w:t>
        </w:r>
        <w:r>
          <w:rPr>
            <w:iCs/>
          </w:rPr>
          <w:t xml:space="preserve"> </w:t>
        </w:r>
        <w:r w:rsidRPr="00FA7562">
          <w:rPr>
            <w:rStyle w:val="bnf"/>
          </w:rPr>
          <w:t>PropertyName</w:t>
        </w:r>
        <w:r>
          <w:rPr>
            <w:iCs/>
          </w:rPr>
          <w:t xml:space="preserve"> </w:t>
        </w:r>
        <w:r w:rsidRPr="00FA7562">
          <w:rPr>
            <w:rFonts w:ascii="Courier New" w:hAnsi="Courier New" w:cs="Courier New"/>
            <w:b/>
            <w:iCs/>
          </w:rPr>
          <w:t>( ) {</w:t>
        </w:r>
        <w:r>
          <w:rPr>
            <w:iCs/>
          </w:rPr>
          <w:t xml:space="preserve"> </w:t>
        </w:r>
        <w:r w:rsidRPr="00FA7562">
          <w:rPr>
            <w:rStyle w:val="bnf"/>
          </w:rPr>
          <w:t>FunctionBody</w:t>
        </w:r>
        <w:r w:rsidRPr="00FA7562">
          <w:rPr>
            <w:rFonts w:ascii="Courier New" w:hAnsi="Courier New" w:cs="Courier New"/>
            <w:iCs/>
          </w:rPr>
          <w:t xml:space="preserve"> </w:t>
        </w:r>
        <w:r w:rsidRPr="00FA7562">
          <w:rPr>
            <w:rFonts w:ascii="Courier New" w:hAnsi="Courier New" w:cs="Courier New"/>
            <w:b/>
            <w:iCs/>
          </w:rPr>
          <w:t>}</w:t>
        </w:r>
      </w:ins>
      <w:ins w:id="2774" w:author="Allen Wirfs-Brock" w:date="2011-07-07T12:30:00Z">
        <w:r w:rsidRPr="00992216">
          <w:t xml:space="preserve"> </w:t>
        </w:r>
        <w:r>
          <w:t>is determined as follows:</w:t>
        </w:r>
      </w:ins>
    </w:p>
    <w:p w14:paraId="769618A6" w14:textId="77777777" w:rsidR="006D7E13" w:rsidDel="0004618C" w:rsidRDefault="006D7E13" w:rsidP="006D7E13">
      <w:pPr>
        <w:pStyle w:val="Alg4"/>
        <w:numPr>
          <w:ilvl w:val="0"/>
          <w:numId w:val="435"/>
        </w:numPr>
        <w:spacing w:after="220"/>
        <w:contextualSpacing/>
        <w:rPr>
          <w:ins w:id="2775" w:author="Allen Wirfs-Brock" w:date="2011-07-07T12:30:00Z"/>
          <w:del w:id="2776" w:author="Allen Wirfs-Brock rev2" w:date="2011-07-22T10:21:00Z"/>
        </w:rPr>
      </w:pPr>
      <w:ins w:id="2777" w:author="Allen Wirfs-Brock" w:date="2011-07-07T12:30:00Z">
        <w:del w:id="2778" w:author="Allen Wirfs-Brock rev2" w:date="2011-07-22T10:21:00Z">
          <w:r w:rsidDel="0004618C">
            <w:delText xml:space="preserve">Let </w:delText>
          </w:r>
          <w:r w:rsidRPr="00D465F1" w:rsidDel="0004618C">
            <w:rPr>
              <w:i/>
            </w:rPr>
            <w:delText xml:space="preserve">propName </w:delText>
          </w:r>
          <w:r w:rsidDel="0004618C">
            <w:delText xml:space="preserve">be the result of evaluating </w:delText>
          </w:r>
          <w:r w:rsidRPr="00992216" w:rsidDel="0004618C">
            <w:rPr>
              <w:i/>
            </w:rPr>
            <w:delText>PropertyName</w:delText>
          </w:r>
          <w:r w:rsidDel="0004618C">
            <w:delText>.</w:delText>
          </w:r>
        </w:del>
      </w:ins>
    </w:p>
    <w:p w14:paraId="773C88FE" w14:textId="77777777" w:rsidR="006D7E13" w:rsidRDefault="006D7E13" w:rsidP="00B53AD1">
      <w:pPr>
        <w:pStyle w:val="Alg4"/>
        <w:numPr>
          <w:ilvl w:val="0"/>
          <w:numId w:val="435"/>
        </w:numPr>
        <w:spacing w:after="220"/>
        <w:contextualSpacing/>
        <w:rPr>
          <w:ins w:id="2779" w:author="Allen Wirfs-Brock" w:date="2011-07-07T12:30:00Z"/>
        </w:rPr>
      </w:pPr>
      <w:ins w:id="2780" w:author="Allen Wirfs-Brock" w:date="2011-07-07T12:30:00Z">
        <w:r>
          <w:t xml:space="preserve">Return </w:t>
        </w:r>
      </w:ins>
      <w:ins w:id="2781" w:author="Allen Wirfs-Brock rev2" w:date="2011-07-22T10:21:00Z">
        <w:r w:rsidR="0004618C">
          <w:t>PropName(</w:t>
        </w:r>
        <w:r w:rsidR="0004618C" w:rsidRPr="00992216">
          <w:rPr>
            <w:i/>
          </w:rPr>
          <w:t>PropertyName</w:t>
        </w:r>
        <w:r w:rsidR="0004618C">
          <w:t>)</w:t>
        </w:r>
      </w:ins>
      <w:ins w:id="2782" w:author="Allen Wirfs-Brock" w:date="2011-07-07T12:30:00Z">
        <w:del w:id="2783" w:author="Allen Wirfs-Brock rev2" w:date="2011-07-22T10:21:00Z">
          <w:r w:rsidRPr="00330594" w:rsidDel="0004618C">
            <w:rPr>
              <w:i/>
            </w:rPr>
            <w:delText>propName</w:delText>
          </w:r>
        </w:del>
        <w:r>
          <w:t>.</w:t>
        </w:r>
      </w:ins>
    </w:p>
    <w:p w14:paraId="68607FAB" w14:textId="77777777" w:rsidR="004C02EF" w:rsidRPr="00992216" w:rsidRDefault="004C02EF" w:rsidP="004C02EF">
      <w:r>
        <w:t xml:space="preserve">The production  </w:t>
      </w:r>
      <w:r w:rsidRPr="00FA7562">
        <w:rPr>
          <w:rStyle w:val="bnf"/>
        </w:rPr>
        <w:t>PropertyAssignment</w:t>
      </w:r>
      <w:r>
        <w:t xml:space="preserve"> </w:t>
      </w:r>
      <w:r>
        <w:rPr>
          <w:b/>
        </w:rPr>
        <w:t>:</w:t>
      </w:r>
      <w:r>
        <w:t xml:space="preserve"> </w:t>
      </w:r>
      <w:r w:rsidRPr="00FA7562">
        <w:rPr>
          <w:rFonts w:ascii="Courier New" w:hAnsi="Courier New" w:cs="Courier New"/>
          <w:b/>
          <w:iCs/>
        </w:rPr>
        <w:t>get</w:t>
      </w:r>
      <w:r>
        <w:rPr>
          <w:iCs/>
        </w:rPr>
        <w:t xml:space="preserve"> </w:t>
      </w:r>
      <w:r w:rsidRPr="00FA7562">
        <w:rPr>
          <w:rStyle w:val="bnf"/>
        </w:rPr>
        <w:t>PropertyName</w:t>
      </w:r>
      <w:r>
        <w:rPr>
          <w:iCs/>
        </w:rPr>
        <w:t xml:space="preserve"> </w:t>
      </w:r>
      <w:r w:rsidRPr="00FA7562">
        <w:rPr>
          <w:rFonts w:ascii="Courier New" w:hAnsi="Courier New" w:cs="Courier New"/>
          <w:b/>
          <w:iCs/>
        </w:rPr>
        <w:t>( ) {</w:t>
      </w:r>
      <w:r>
        <w:rPr>
          <w:iCs/>
        </w:rPr>
        <w:t xml:space="preserve"> </w:t>
      </w:r>
      <w:r w:rsidRPr="00FA7562">
        <w:rPr>
          <w:rStyle w:val="bnf"/>
        </w:rPr>
        <w:t>FunctionBody</w:t>
      </w:r>
      <w:r w:rsidRPr="00FA7562">
        <w:rPr>
          <w:rFonts w:ascii="Courier New" w:hAnsi="Courier New" w:cs="Courier New"/>
          <w:iCs/>
        </w:rPr>
        <w:t xml:space="preserve"> </w:t>
      </w:r>
      <w:r w:rsidRPr="00FA7562">
        <w:rPr>
          <w:rFonts w:ascii="Courier New" w:hAnsi="Courier New" w:cs="Courier New"/>
          <w:b/>
          <w:iCs/>
        </w:rPr>
        <w:t>}</w:t>
      </w:r>
      <w:r w:rsidRPr="00992216">
        <w:t xml:space="preserve"> </w:t>
      </w:r>
      <w:r>
        <w:t>is evaluated as follows:</w:t>
      </w:r>
    </w:p>
    <w:p w14:paraId="590EA5A7" w14:textId="77777777" w:rsidR="004C02EF" w:rsidRDefault="004C02EF" w:rsidP="004C02EF">
      <w:pPr>
        <w:pStyle w:val="Alg4"/>
        <w:numPr>
          <w:ilvl w:val="0"/>
          <w:numId w:val="55"/>
        </w:numPr>
        <w:spacing w:after="220"/>
        <w:contextualSpacing/>
      </w:pPr>
      <w:r>
        <w:t xml:space="preserve">Let </w:t>
      </w:r>
      <w:r w:rsidRPr="00D465F1">
        <w:rPr>
          <w:i/>
        </w:rPr>
        <w:t xml:space="preserve">propName </w:t>
      </w:r>
      <w:r>
        <w:t xml:space="preserve">be </w:t>
      </w:r>
      <w:ins w:id="2784" w:author="Allen Wirfs-Brock" w:date="2011-07-07T12:40:00Z">
        <w:r w:rsidR="00B53AD1">
          <w:t>PropName(</w:t>
        </w:r>
      </w:ins>
      <w:del w:id="2785" w:author="Allen Wirfs-Brock" w:date="2011-07-07T12:40:00Z">
        <w:r w:rsidDel="00B53AD1">
          <w:delText xml:space="preserve">the result of evaluating </w:delText>
        </w:r>
      </w:del>
      <w:r w:rsidRPr="00B664C9">
        <w:rPr>
          <w:i/>
        </w:rPr>
        <w:t>PropertyName</w:t>
      </w:r>
      <w:ins w:id="2786" w:author="Allen Wirfs-Brock" w:date="2011-07-07T12:40:00Z">
        <w:r w:rsidR="00B53AD1">
          <w:t>)</w:t>
        </w:r>
      </w:ins>
      <w:r>
        <w:t>.</w:t>
      </w:r>
    </w:p>
    <w:p w14:paraId="21F5CC0A" w14:textId="77777777" w:rsidR="004C02EF" w:rsidRDefault="004C02EF" w:rsidP="004C02EF">
      <w:pPr>
        <w:pStyle w:val="Alg4"/>
        <w:numPr>
          <w:ilvl w:val="0"/>
          <w:numId w:val="55"/>
        </w:numPr>
        <w:spacing w:after="220"/>
        <w:contextualSpacing/>
      </w:pPr>
      <w:r>
        <w:t xml:space="preserve">Let </w:t>
      </w:r>
      <w:r w:rsidRPr="00363C26">
        <w:rPr>
          <w:i/>
        </w:rPr>
        <w:t xml:space="preserve">closure </w:t>
      </w:r>
      <w:r>
        <w:t xml:space="preserve">be the result of creating a new Function object as specified in 13.2 with an empty parameter list and body specified by </w:t>
      </w:r>
      <w:r>
        <w:rPr>
          <w:i/>
        </w:rPr>
        <w:t>FunctionBody</w:t>
      </w:r>
      <w:r>
        <w:t xml:space="preserve">. Pass in the LexicalEnvironment of the running execution context as the </w:t>
      </w:r>
      <w:r>
        <w:rPr>
          <w:i/>
        </w:rPr>
        <w:t>Scope</w:t>
      </w:r>
      <w:r>
        <w:t>.</w:t>
      </w:r>
      <w:r w:rsidRPr="00862041">
        <w:t xml:space="preserve"> </w:t>
      </w:r>
      <w:r w:rsidRPr="008F6B36">
        <w:t xml:space="preserve">Pass in </w:t>
      </w:r>
      <w:r w:rsidRPr="008F6B36">
        <w:rPr>
          <w:b/>
        </w:rPr>
        <w:t>true</w:t>
      </w:r>
      <w:r w:rsidRPr="008F6B36">
        <w:t xml:space="preserve"> as the </w:t>
      </w:r>
      <w:r w:rsidRPr="00241C98">
        <w:rPr>
          <w:i/>
        </w:rPr>
        <w:t>Strict</w:t>
      </w:r>
      <w:r w:rsidRPr="008F6B36">
        <w:t xml:space="preserve"> flag if the </w:t>
      </w:r>
      <w:r w:rsidRPr="00FA7562">
        <w:rPr>
          <w:rStyle w:val="bnf"/>
        </w:rPr>
        <w:t>PropertyAssignment</w:t>
      </w:r>
      <w:r>
        <w:t xml:space="preserve"> </w:t>
      </w:r>
      <w:r w:rsidRPr="008F6B36">
        <w:t xml:space="preserve">is contained in strict code or if its </w:t>
      </w:r>
      <w:r w:rsidRPr="00241C98">
        <w:rPr>
          <w:i/>
        </w:rPr>
        <w:t>FunctionBody</w:t>
      </w:r>
      <w:r w:rsidRPr="008F6B36">
        <w:t xml:space="preserve"> is strict code.</w:t>
      </w:r>
    </w:p>
    <w:p w14:paraId="6DA16356" w14:textId="77777777" w:rsidR="004C02EF" w:rsidRDefault="004C02EF" w:rsidP="004C02EF">
      <w:pPr>
        <w:pStyle w:val="Alg4"/>
        <w:numPr>
          <w:ilvl w:val="0"/>
          <w:numId w:val="55"/>
        </w:numPr>
        <w:spacing w:after="220"/>
        <w:contextualSpacing/>
      </w:pPr>
      <w:r>
        <w:t xml:space="preserve">Let </w:t>
      </w:r>
      <w:r w:rsidRPr="00CC6CF1">
        <w:rPr>
          <w:i/>
        </w:rPr>
        <w:t>desc</w:t>
      </w:r>
      <w:r>
        <w:t xml:space="preserve"> be the Property Descriptor{[[Get]]: </w:t>
      </w:r>
      <w:r w:rsidRPr="00CC6CF1">
        <w:rPr>
          <w:i/>
        </w:rPr>
        <w:t>closure</w:t>
      </w:r>
      <w:r>
        <w:t xml:space="preserve">, [[Enumerable]]: </w:t>
      </w:r>
      <w:r w:rsidRPr="00992216">
        <w:rPr>
          <w:b/>
        </w:rPr>
        <w:t>true</w:t>
      </w:r>
      <w:r>
        <w:t xml:space="preserve">, [[Configurable]]: </w:t>
      </w:r>
      <w:r w:rsidRPr="00992216">
        <w:rPr>
          <w:b/>
        </w:rPr>
        <w:t>true</w:t>
      </w:r>
      <w:r>
        <w:t>}</w:t>
      </w:r>
    </w:p>
    <w:p w14:paraId="636CD3ED" w14:textId="77777777" w:rsidR="004C02EF" w:rsidRDefault="004C02EF" w:rsidP="004C02EF">
      <w:pPr>
        <w:pStyle w:val="Alg4"/>
        <w:numPr>
          <w:ilvl w:val="0"/>
          <w:numId w:val="55"/>
        </w:numPr>
        <w:spacing w:after="220"/>
        <w:contextualSpacing/>
      </w:pPr>
      <w:r>
        <w:t>Return Property Identifier (</w:t>
      </w:r>
      <w:r w:rsidRPr="00CC6CF1">
        <w:rPr>
          <w:i/>
        </w:rPr>
        <w:t>propName</w:t>
      </w:r>
      <w:r>
        <w:t xml:space="preserve">, </w:t>
      </w:r>
      <w:r w:rsidRPr="00CC6CF1">
        <w:rPr>
          <w:i/>
        </w:rPr>
        <w:t>desc</w:t>
      </w:r>
      <w:r>
        <w:t>).</w:t>
      </w:r>
    </w:p>
    <w:p w14:paraId="610B0456" w14:textId="77777777" w:rsidR="00B53AD1" w:rsidRDefault="00B53AD1" w:rsidP="00B53AD1">
      <w:pPr>
        <w:rPr>
          <w:ins w:id="2787" w:author="Allen Wirfs-Brock" w:date="2011-07-07T12:40:00Z"/>
        </w:rPr>
      </w:pPr>
      <w:ins w:id="2788" w:author="Allen Wirfs-Brock" w:date="2011-07-07T12:40:00Z">
        <w:r>
          <w:t xml:space="preserve">The </w:t>
        </w:r>
        <w:r w:rsidRPr="004F136A">
          <w:rPr>
            <w:rStyle w:val="bnf"/>
            <w:i w:val="0"/>
          </w:rPr>
          <w:t>PropName</w:t>
        </w:r>
        <w:r>
          <w:t xml:space="preserve"> of the</w:t>
        </w:r>
        <w:r w:rsidRPr="006D7E13">
          <w:t xml:space="preserve"> </w:t>
        </w:r>
        <w:r>
          <w:t xml:space="preserve">production  </w:t>
        </w:r>
        <w:r w:rsidRPr="00FA7562">
          <w:rPr>
            <w:rStyle w:val="bnf"/>
          </w:rPr>
          <w:t>PropertyAssignment</w:t>
        </w:r>
        <w:r>
          <w:t xml:space="preserve"> </w:t>
        </w:r>
        <w:r>
          <w:rPr>
            <w:b/>
          </w:rPr>
          <w:t>:</w:t>
        </w:r>
        <w:r>
          <w:t xml:space="preserve"> </w:t>
        </w:r>
        <w:r w:rsidRPr="00FA7562">
          <w:rPr>
            <w:rFonts w:ascii="Courier New" w:hAnsi="Courier New" w:cs="Courier New"/>
            <w:b/>
            <w:iCs/>
          </w:rPr>
          <w:t>set</w:t>
        </w:r>
        <w:r>
          <w:rPr>
            <w:iCs/>
          </w:rPr>
          <w:t xml:space="preserve"> </w:t>
        </w:r>
        <w:r w:rsidRPr="00FA7562">
          <w:rPr>
            <w:rStyle w:val="bnf"/>
          </w:rPr>
          <w:t>PropertyName</w:t>
        </w:r>
        <w:r>
          <w:rPr>
            <w:iCs/>
          </w:rPr>
          <w:t xml:space="preserve"> </w:t>
        </w:r>
        <w:r w:rsidRPr="00FA7562">
          <w:rPr>
            <w:rFonts w:ascii="Courier New" w:hAnsi="Courier New" w:cs="Courier New"/>
            <w:b/>
            <w:iCs/>
          </w:rPr>
          <w:t xml:space="preserve">( </w:t>
        </w:r>
        <w:r w:rsidRPr="00DD3DA3">
          <w:rPr>
            <w:rStyle w:val="bnf"/>
          </w:rPr>
          <w:t>PropertySetParameterList</w:t>
        </w:r>
        <w:r w:rsidRPr="00DD3DA3">
          <w:rPr>
            <w:rFonts w:ascii="Courier New" w:hAnsi="Courier New" w:cs="Courier New"/>
            <w:b/>
            <w:iCs/>
            <w:lang w:val="en-US"/>
          </w:rPr>
          <w:t xml:space="preserve"> )</w:t>
        </w:r>
        <w:r w:rsidRPr="00FA7562">
          <w:rPr>
            <w:rFonts w:ascii="Courier New" w:hAnsi="Courier New" w:cs="Courier New"/>
            <w:b/>
            <w:iCs/>
          </w:rPr>
          <w:t xml:space="preserve"> {</w:t>
        </w:r>
        <w:r>
          <w:rPr>
            <w:iCs/>
          </w:rPr>
          <w:t xml:space="preserve"> </w:t>
        </w:r>
        <w:r w:rsidRPr="00FA7562">
          <w:rPr>
            <w:rStyle w:val="bnf"/>
          </w:rPr>
          <w:t>FunctionBody</w:t>
        </w:r>
        <w:r w:rsidRPr="00FA7562">
          <w:rPr>
            <w:rFonts w:ascii="Courier New" w:hAnsi="Courier New" w:cs="Courier New"/>
            <w:iCs/>
          </w:rPr>
          <w:t xml:space="preserve"> </w:t>
        </w:r>
        <w:r w:rsidRPr="00FA7562">
          <w:rPr>
            <w:rFonts w:ascii="Courier New" w:hAnsi="Courier New" w:cs="Courier New"/>
            <w:b/>
            <w:iCs/>
          </w:rPr>
          <w:t>}</w:t>
        </w:r>
        <w:r w:rsidRPr="00992216">
          <w:t xml:space="preserve"> </w:t>
        </w:r>
        <w:r>
          <w:t>is determined as follows:</w:t>
        </w:r>
      </w:ins>
    </w:p>
    <w:p w14:paraId="7EB23DE4" w14:textId="77777777" w:rsidR="00B53AD1" w:rsidDel="0004618C" w:rsidRDefault="00B53AD1" w:rsidP="00B53AD1">
      <w:pPr>
        <w:pStyle w:val="Alg4"/>
        <w:numPr>
          <w:ilvl w:val="0"/>
          <w:numId w:val="436"/>
        </w:numPr>
        <w:spacing w:after="220"/>
        <w:contextualSpacing/>
        <w:rPr>
          <w:ins w:id="2789" w:author="Allen Wirfs-Brock" w:date="2011-07-07T12:40:00Z"/>
          <w:del w:id="2790" w:author="Allen Wirfs-Brock rev2" w:date="2011-07-22T10:20:00Z"/>
        </w:rPr>
      </w:pPr>
      <w:ins w:id="2791" w:author="Allen Wirfs-Brock" w:date="2011-07-07T12:40:00Z">
        <w:del w:id="2792" w:author="Allen Wirfs-Brock rev2" w:date="2011-07-22T10:20:00Z">
          <w:r w:rsidDel="0004618C">
            <w:delText xml:space="preserve">Let </w:delText>
          </w:r>
          <w:r w:rsidRPr="00D465F1" w:rsidDel="0004618C">
            <w:rPr>
              <w:i/>
            </w:rPr>
            <w:delText xml:space="preserve">propName </w:delText>
          </w:r>
          <w:r w:rsidDel="0004618C">
            <w:delText xml:space="preserve">be </w:delText>
          </w:r>
        </w:del>
        <w:del w:id="2793" w:author="Allen Wirfs-Brock rev2" w:date="2011-07-22T10:19:00Z">
          <w:r w:rsidDel="0004618C">
            <w:delText xml:space="preserve">the result of evaluating </w:delText>
          </w:r>
        </w:del>
        <w:del w:id="2794" w:author="Allen Wirfs-Brock rev2" w:date="2011-07-22T10:20:00Z">
          <w:r w:rsidRPr="00992216" w:rsidDel="0004618C">
            <w:rPr>
              <w:i/>
            </w:rPr>
            <w:delText>PropertyName</w:delText>
          </w:r>
          <w:r w:rsidDel="0004618C">
            <w:delText>.</w:delText>
          </w:r>
        </w:del>
      </w:ins>
    </w:p>
    <w:p w14:paraId="16FD4E30" w14:textId="77777777" w:rsidR="00B53AD1" w:rsidRDefault="00B53AD1" w:rsidP="00B53AD1">
      <w:pPr>
        <w:pStyle w:val="Alg4"/>
        <w:numPr>
          <w:ilvl w:val="0"/>
          <w:numId w:val="436"/>
        </w:numPr>
        <w:spacing w:after="220"/>
        <w:contextualSpacing/>
        <w:rPr>
          <w:ins w:id="2795" w:author="Allen Wirfs-Brock" w:date="2011-07-07T12:40:00Z"/>
        </w:rPr>
      </w:pPr>
      <w:ins w:id="2796" w:author="Allen Wirfs-Brock" w:date="2011-07-07T12:40:00Z">
        <w:r>
          <w:t xml:space="preserve">Return </w:t>
        </w:r>
      </w:ins>
      <w:ins w:id="2797" w:author="Allen Wirfs-Brock rev2" w:date="2011-07-22T10:20:00Z">
        <w:r w:rsidR="0004618C">
          <w:t>the result of</w:t>
        </w:r>
        <w:r w:rsidR="0004618C" w:rsidRPr="0004618C">
          <w:t xml:space="preserve"> </w:t>
        </w:r>
        <w:r w:rsidR="0004618C">
          <w:t>PropName(</w:t>
        </w:r>
        <w:r w:rsidR="0004618C" w:rsidRPr="00992216">
          <w:rPr>
            <w:i/>
          </w:rPr>
          <w:t>PropertyName</w:t>
        </w:r>
        <w:r w:rsidR="0004618C">
          <w:t>)</w:t>
        </w:r>
      </w:ins>
      <w:ins w:id="2798" w:author="Allen Wirfs-Brock" w:date="2011-07-07T12:40:00Z">
        <w:del w:id="2799" w:author="Allen Wirfs-Brock rev2" w:date="2011-07-22T10:20:00Z">
          <w:r w:rsidRPr="00330594" w:rsidDel="0004618C">
            <w:rPr>
              <w:i/>
            </w:rPr>
            <w:delText>propName</w:delText>
          </w:r>
        </w:del>
        <w:r>
          <w:t>.</w:t>
        </w:r>
      </w:ins>
    </w:p>
    <w:p w14:paraId="0EAD52BE" w14:textId="77777777" w:rsidR="004C02EF" w:rsidRPr="00992216" w:rsidRDefault="004C02EF" w:rsidP="004C02EF">
      <w:r>
        <w:t xml:space="preserve">The production  </w:t>
      </w:r>
      <w:r w:rsidRPr="00FA7562">
        <w:rPr>
          <w:rStyle w:val="bnf"/>
        </w:rPr>
        <w:t>PropertyAssignment</w:t>
      </w:r>
      <w:r>
        <w:t xml:space="preserve"> </w:t>
      </w:r>
      <w:r>
        <w:rPr>
          <w:b/>
        </w:rPr>
        <w:t>:</w:t>
      </w:r>
      <w:r>
        <w:t xml:space="preserve"> </w:t>
      </w:r>
      <w:r w:rsidRPr="00FA7562">
        <w:rPr>
          <w:rFonts w:ascii="Courier New" w:hAnsi="Courier New" w:cs="Courier New"/>
          <w:b/>
          <w:iCs/>
        </w:rPr>
        <w:t>set</w:t>
      </w:r>
      <w:r>
        <w:rPr>
          <w:iCs/>
        </w:rPr>
        <w:t xml:space="preserve"> </w:t>
      </w:r>
      <w:r w:rsidRPr="00FA7562">
        <w:rPr>
          <w:rStyle w:val="bnf"/>
        </w:rPr>
        <w:t>PropertyName</w:t>
      </w:r>
      <w:r>
        <w:rPr>
          <w:iCs/>
        </w:rPr>
        <w:t xml:space="preserve"> </w:t>
      </w:r>
      <w:r w:rsidRPr="00FA7562">
        <w:rPr>
          <w:rFonts w:ascii="Courier New" w:hAnsi="Courier New" w:cs="Courier New"/>
          <w:b/>
          <w:iCs/>
        </w:rPr>
        <w:t xml:space="preserve">( </w:t>
      </w:r>
      <w:r w:rsidRPr="00DD3DA3">
        <w:rPr>
          <w:rStyle w:val="bnf"/>
        </w:rPr>
        <w:t>PropertySetParameterList</w:t>
      </w:r>
      <w:r w:rsidRPr="00DD3DA3">
        <w:rPr>
          <w:rFonts w:ascii="Courier New" w:hAnsi="Courier New" w:cs="Courier New"/>
          <w:b/>
          <w:iCs/>
          <w:lang w:val="en-US"/>
        </w:rPr>
        <w:t xml:space="preserve"> )</w:t>
      </w:r>
      <w:r w:rsidRPr="00DD3DA3">
        <w:rPr>
          <w:rFonts w:ascii="Courier New" w:hAnsi="Courier New" w:cs="Courier New"/>
          <w:iCs/>
        </w:rPr>
        <w:t xml:space="preserve"> </w:t>
      </w:r>
      <w:r w:rsidRPr="00DD3DA3">
        <w:rPr>
          <w:rFonts w:ascii="Courier New" w:hAnsi="Courier New" w:cs="Courier New"/>
          <w:b/>
          <w:iCs/>
        </w:rPr>
        <w:t>{</w:t>
      </w:r>
      <w:r w:rsidRPr="00DD3DA3">
        <w:rPr>
          <w:rFonts w:ascii="Courier New" w:hAnsi="Courier New" w:cs="Courier New"/>
          <w:iCs/>
        </w:rPr>
        <w:t xml:space="preserve"> </w:t>
      </w:r>
      <w:r w:rsidRPr="008423A7">
        <w:rPr>
          <w:rStyle w:val="bnf"/>
        </w:rPr>
        <w:t>FunctionBody</w:t>
      </w:r>
      <w:r>
        <w:rPr>
          <w:iCs/>
        </w:rPr>
        <w:t xml:space="preserve"> </w:t>
      </w:r>
      <w:r w:rsidRPr="00DD3DA3">
        <w:rPr>
          <w:rFonts w:ascii="Courier New" w:hAnsi="Courier New" w:cs="Courier New"/>
          <w:b/>
          <w:iCs/>
        </w:rPr>
        <w:t>}</w:t>
      </w:r>
      <w:r w:rsidRPr="00992216">
        <w:t xml:space="preserve"> </w:t>
      </w:r>
      <w:r>
        <w:t>is evaluated as follows:</w:t>
      </w:r>
    </w:p>
    <w:p w14:paraId="2A4C0B8E" w14:textId="77777777" w:rsidR="004C02EF" w:rsidRDefault="004C02EF" w:rsidP="004C02EF">
      <w:pPr>
        <w:pStyle w:val="Alg4"/>
        <w:numPr>
          <w:ilvl w:val="0"/>
          <w:numId w:val="56"/>
        </w:numPr>
        <w:spacing w:after="220"/>
        <w:contextualSpacing/>
      </w:pPr>
      <w:r>
        <w:t xml:space="preserve">Let </w:t>
      </w:r>
      <w:r w:rsidRPr="00D465F1">
        <w:rPr>
          <w:i/>
        </w:rPr>
        <w:t xml:space="preserve">propName </w:t>
      </w:r>
      <w:r>
        <w:t xml:space="preserve">be </w:t>
      </w:r>
      <w:ins w:id="2800" w:author="Allen Wirfs-Brock" w:date="2011-07-07T12:41:00Z">
        <w:r w:rsidR="00B53AD1">
          <w:t>PropName(</w:t>
        </w:r>
      </w:ins>
      <w:del w:id="2801" w:author="Allen Wirfs-Brock" w:date="2011-07-07T12:41:00Z">
        <w:r w:rsidDel="00B53AD1">
          <w:delText xml:space="preserve">the result of evaluating </w:delText>
        </w:r>
      </w:del>
      <w:r w:rsidRPr="00AA29BB">
        <w:rPr>
          <w:i/>
        </w:rPr>
        <w:t>PropertyName</w:t>
      </w:r>
      <w:ins w:id="2802" w:author="Allen Wirfs-Brock" w:date="2011-07-07T12:41:00Z">
        <w:r w:rsidR="00B53AD1">
          <w:t>)</w:t>
        </w:r>
      </w:ins>
      <w:r>
        <w:t>.</w:t>
      </w:r>
    </w:p>
    <w:p w14:paraId="426419D5" w14:textId="77777777" w:rsidR="004C02EF" w:rsidRDefault="004C02EF" w:rsidP="004C02EF">
      <w:pPr>
        <w:pStyle w:val="Alg4"/>
        <w:numPr>
          <w:ilvl w:val="0"/>
          <w:numId w:val="56"/>
        </w:numPr>
        <w:spacing w:after="220"/>
        <w:contextualSpacing/>
      </w:pPr>
      <w:r>
        <w:t xml:space="preserve">Let </w:t>
      </w:r>
      <w:r w:rsidRPr="00CC6CF1">
        <w:rPr>
          <w:i/>
        </w:rPr>
        <w:t>closure</w:t>
      </w:r>
      <w:r>
        <w:t xml:space="preserve"> be the result of creating a new Function object as specified in 13.2 with parameters specified by </w:t>
      </w:r>
      <w:r w:rsidRPr="00AA29BB">
        <w:rPr>
          <w:i/>
        </w:rPr>
        <w:t xml:space="preserve">PropertySetParameterList </w:t>
      </w:r>
      <w:r>
        <w:t xml:space="preserve">and body specified by </w:t>
      </w:r>
      <w:r w:rsidRPr="00AA29BB">
        <w:rPr>
          <w:i/>
        </w:rPr>
        <w:t>FunctionBody</w:t>
      </w:r>
      <w:r>
        <w:t xml:space="preserve">. Pass in the LexicalEnvironment of the running execution context as the </w:t>
      </w:r>
      <w:r w:rsidRPr="00AA29BB">
        <w:rPr>
          <w:i/>
        </w:rPr>
        <w:t>Scope</w:t>
      </w:r>
      <w:r>
        <w:t>.</w:t>
      </w:r>
      <w:r w:rsidRPr="00862041">
        <w:t xml:space="preserve"> </w:t>
      </w:r>
      <w:r w:rsidRPr="008F6B36">
        <w:t xml:space="preserve">Pass in </w:t>
      </w:r>
      <w:r w:rsidRPr="008F6B36">
        <w:rPr>
          <w:b/>
        </w:rPr>
        <w:t>true</w:t>
      </w:r>
      <w:r w:rsidRPr="008F6B36">
        <w:t xml:space="preserve"> as the </w:t>
      </w:r>
      <w:r w:rsidRPr="00241C98">
        <w:rPr>
          <w:i/>
        </w:rPr>
        <w:t>Strict</w:t>
      </w:r>
      <w:r w:rsidRPr="008F6B36">
        <w:t xml:space="preserve"> flag if the </w:t>
      </w:r>
      <w:r w:rsidRPr="00FA7562">
        <w:rPr>
          <w:rStyle w:val="bnf"/>
        </w:rPr>
        <w:t>PropertyAssignment</w:t>
      </w:r>
      <w:r>
        <w:t xml:space="preserve"> </w:t>
      </w:r>
      <w:r w:rsidRPr="008F6B36">
        <w:t xml:space="preserve">is contained in strict code or if its </w:t>
      </w:r>
      <w:r w:rsidRPr="00241C98">
        <w:rPr>
          <w:i/>
        </w:rPr>
        <w:t>FunctionBody</w:t>
      </w:r>
      <w:r w:rsidRPr="008F6B36">
        <w:t xml:space="preserve"> is strict code.</w:t>
      </w:r>
    </w:p>
    <w:p w14:paraId="153FD2A7" w14:textId="77777777" w:rsidR="004C02EF" w:rsidRDefault="004C02EF" w:rsidP="004C02EF">
      <w:pPr>
        <w:pStyle w:val="Alg4"/>
        <w:numPr>
          <w:ilvl w:val="0"/>
          <w:numId w:val="56"/>
        </w:numPr>
        <w:spacing w:after="220"/>
        <w:contextualSpacing/>
      </w:pPr>
      <w:r>
        <w:t xml:space="preserve">Let </w:t>
      </w:r>
      <w:r w:rsidRPr="00592F20">
        <w:rPr>
          <w:i/>
        </w:rPr>
        <w:t>desc</w:t>
      </w:r>
      <w:r>
        <w:t xml:space="preserve"> be the Property Descriptor{[[Set]]: </w:t>
      </w:r>
      <w:r w:rsidRPr="00592F20">
        <w:rPr>
          <w:i/>
        </w:rPr>
        <w:t>closure</w:t>
      </w:r>
      <w:r>
        <w:t xml:space="preserve">, [[Enumerable]]: </w:t>
      </w:r>
      <w:r w:rsidRPr="00AA29BB">
        <w:rPr>
          <w:b/>
        </w:rPr>
        <w:t>true</w:t>
      </w:r>
      <w:r>
        <w:t xml:space="preserve">, [[Configurable]]: </w:t>
      </w:r>
      <w:r w:rsidRPr="00AA29BB">
        <w:rPr>
          <w:b/>
        </w:rPr>
        <w:t>true</w:t>
      </w:r>
      <w:r>
        <w:t>}</w:t>
      </w:r>
    </w:p>
    <w:p w14:paraId="4C811514" w14:textId="77777777" w:rsidR="004C02EF" w:rsidRPr="008311F4" w:rsidRDefault="004C02EF" w:rsidP="004C02EF">
      <w:pPr>
        <w:pStyle w:val="Alg4"/>
        <w:numPr>
          <w:ilvl w:val="0"/>
          <w:numId w:val="56"/>
        </w:numPr>
        <w:spacing w:after="220"/>
        <w:contextualSpacing/>
      </w:pPr>
      <w:r w:rsidRPr="008311F4">
        <w:t>Return Property Identifier (</w:t>
      </w:r>
      <w:r w:rsidRPr="008311F4">
        <w:rPr>
          <w:i/>
        </w:rPr>
        <w:t>propName</w:t>
      </w:r>
      <w:r w:rsidRPr="008311F4">
        <w:t xml:space="preserve">, </w:t>
      </w:r>
      <w:r w:rsidRPr="008311F4">
        <w:rPr>
          <w:i/>
        </w:rPr>
        <w:t>desc</w:t>
      </w:r>
      <w:r w:rsidRPr="008311F4">
        <w:t>).</w:t>
      </w:r>
    </w:p>
    <w:p w14:paraId="0F1273E4" w14:textId="77777777" w:rsidR="00ED2CB1" w:rsidRDefault="00ED2CB1" w:rsidP="00ED2CB1">
      <w:pPr>
        <w:rPr>
          <w:ins w:id="2803" w:author="Allen Wirfs-Brock" w:date="2011-07-07T12:42:00Z"/>
        </w:rPr>
      </w:pPr>
      <w:ins w:id="2804" w:author="Allen Wirfs-Brock" w:date="2011-07-07T12:42:00Z">
        <w:r>
          <w:t xml:space="preserve">The static semantics of the production </w:t>
        </w:r>
      </w:ins>
      <w:ins w:id="2805" w:author="Allen Wirfs-Brock" w:date="2011-07-07T12:52:00Z">
        <w:r w:rsidR="00546CE6" w:rsidRPr="00FA7562">
          <w:rPr>
            <w:rStyle w:val="bnf"/>
          </w:rPr>
          <w:t>PropertyAssignment</w:t>
        </w:r>
        <w:r w:rsidR="00546CE6">
          <w:t xml:space="preserve"> </w:t>
        </w:r>
        <w:r w:rsidR="00546CE6">
          <w:rPr>
            <w:b/>
          </w:rPr>
          <w:t>:</w:t>
        </w:r>
        <w:r w:rsidR="00546CE6">
          <w:t xml:space="preserve"> </w:t>
        </w:r>
        <w:r w:rsidR="00546CE6" w:rsidRPr="00FA7562">
          <w:rPr>
            <w:rFonts w:ascii="Courier New" w:hAnsi="Courier New" w:cs="Courier New"/>
            <w:b/>
            <w:iCs/>
          </w:rPr>
          <w:t>set</w:t>
        </w:r>
        <w:r w:rsidR="00546CE6">
          <w:rPr>
            <w:iCs/>
          </w:rPr>
          <w:t xml:space="preserve"> </w:t>
        </w:r>
        <w:r w:rsidR="00546CE6" w:rsidRPr="00FA7562">
          <w:rPr>
            <w:rStyle w:val="bnf"/>
          </w:rPr>
          <w:t>PropertyName</w:t>
        </w:r>
        <w:r w:rsidR="00546CE6">
          <w:rPr>
            <w:iCs/>
          </w:rPr>
          <w:t xml:space="preserve"> </w:t>
        </w:r>
        <w:r w:rsidR="00546CE6" w:rsidRPr="00FA7562">
          <w:rPr>
            <w:rFonts w:ascii="Courier New" w:hAnsi="Courier New" w:cs="Courier New"/>
            <w:b/>
            <w:iCs/>
          </w:rPr>
          <w:t xml:space="preserve">( </w:t>
        </w:r>
        <w:r w:rsidR="00546CE6" w:rsidRPr="00DD3DA3">
          <w:rPr>
            <w:rStyle w:val="bnf"/>
          </w:rPr>
          <w:t>PropertySetParameterList</w:t>
        </w:r>
        <w:r w:rsidR="00546CE6" w:rsidRPr="00DD3DA3">
          <w:rPr>
            <w:rFonts w:ascii="Courier New" w:hAnsi="Courier New" w:cs="Courier New"/>
            <w:b/>
            <w:iCs/>
            <w:lang w:val="en-US"/>
          </w:rPr>
          <w:t xml:space="preserve"> )</w:t>
        </w:r>
        <w:r w:rsidR="00546CE6" w:rsidRPr="00DD3DA3">
          <w:rPr>
            <w:rFonts w:ascii="Courier New" w:hAnsi="Courier New" w:cs="Courier New"/>
            <w:iCs/>
          </w:rPr>
          <w:t xml:space="preserve"> </w:t>
        </w:r>
        <w:r w:rsidR="00546CE6" w:rsidRPr="00DD3DA3">
          <w:rPr>
            <w:rFonts w:ascii="Courier New" w:hAnsi="Courier New" w:cs="Courier New"/>
            <w:b/>
            <w:iCs/>
          </w:rPr>
          <w:t>{</w:t>
        </w:r>
        <w:r w:rsidR="00546CE6" w:rsidRPr="00DD3DA3">
          <w:rPr>
            <w:rFonts w:ascii="Courier New" w:hAnsi="Courier New" w:cs="Courier New"/>
            <w:iCs/>
          </w:rPr>
          <w:t xml:space="preserve"> </w:t>
        </w:r>
        <w:r w:rsidR="00546CE6" w:rsidRPr="008423A7">
          <w:rPr>
            <w:rStyle w:val="bnf"/>
          </w:rPr>
          <w:t>FunctionBody</w:t>
        </w:r>
        <w:r w:rsidR="00546CE6">
          <w:rPr>
            <w:iCs/>
          </w:rPr>
          <w:t xml:space="preserve"> </w:t>
        </w:r>
        <w:r w:rsidR="00546CE6" w:rsidRPr="00DD3DA3">
          <w:rPr>
            <w:rFonts w:ascii="Courier New" w:hAnsi="Courier New" w:cs="Courier New"/>
            <w:b/>
            <w:iCs/>
          </w:rPr>
          <w:t>}</w:t>
        </w:r>
        <w:r w:rsidR="00546CE6">
          <w:rPr>
            <w:rFonts w:ascii="Courier New" w:hAnsi="Courier New" w:cs="Courier New"/>
            <w:b/>
            <w:iCs/>
          </w:rPr>
          <w:t xml:space="preserve"> </w:t>
        </w:r>
      </w:ins>
      <w:ins w:id="2806" w:author="Allen Wirfs-Brock" w:date="2011-07-07T12:42:00Z">
        <w:r>
          <w:t>are:</w:t>
        </w:r>
      </w:ins>
    </w:p>
    <w:p w14:paraId="51F49A37" w14:textId="77777777" w:rsidR="004C02EF" w:rsidRDefault="004C02EF" w:rsidP="00ED2CB1">
      <w:pPr>
        <w:numPr>
          <w:ilvl w:val="0"/>
          <w:numId w:val="411"/>
        </w:numPr>
      </w:pPr>
      <w:r>
        <w:t xml:space="preserve">It is a </w:t>
      </w:r>
      <w:r w:rsidRPr="00ED2CB1">
        <w:rPr>
          <w:rPrChange w:id="2807" w:author="Allen Wirfs-Brock" w:date="2011-07-07T12:43:00Z">
            <w:rPr>
              <w:b/>
            </w:rPr>
          </w:rPrChange>
        </w:rPr>
        <w:t>Syntax</w:t>
      </w:r>
      <w:ins w:id="2808" w:author="Allen Wirfs-Brock" w:date="2011-07-07T12:43:00Z">
        <w:r w:rsidR="00ED2CB1" w:rsidRPr="00ED2CB1">
          <w:rPr>
            <w:rPrChange w:id="2809" w:author="Allen Wirfs-Brock" w:date="2011-07-07T12:43:00Z">
              <w:rPr>
                <w:b/>
              </w:rPr>
            </w:rPrChange>
          </w:rPr>
          <w:t xml:space="preserve"> </w:t>
        </w:r>
      </w:ins>
      <w:r w:rsidRPr="00ED2CB1">
        <w:rPr>
          <w:rPrChange w:id="2810" w:author="Allen Wirfs-Brock" w:date="2011-07-07T12:43:00Z">
            <w:rPr>
              <w:b/>
            </w:rPr>
          </w:rPrChange>
        </w:rPr>
        <w:t>Error</w:t>
      </w:r>
      <w:r>
        <w:t xml:space="preserve"> if the </w:t>
      </w:r>
      <w:r w:rsidRPr="00241C98">
        <w:rPr>
          <w:rFonts w:ascii="Times New Roman" w:hAnsi="Times New Roman"/>
          <w:i/>
        </w:rPr>
        <w:t>Identifier</w:t>
      </w:r>
      <w:r>
        <w:t xml:space="preserve"> </w:t>
      </w:r>
      <w:r>
        <w:rPr>
          <w:rFonts w:ascii="Courier New" w:hAnsi="Courier New" w:cs="Courier New"/>
          <w:b/>
        </w:rPr>
        <w:t>"eval"</w:t>
      </w:r>
      <w:r>
        <w:t xml:space="preserve"> or the </w:t>
      </w:r>
      <w:r w:rsidRPr="00241C98">
        <w:rPr>
          <w:rFonts w:ascii="Times New Roman" w:hAnsi="Times New Roman"/>
          <w:i/>
        </w:rPr>
        <w:t xml:space="preserve">Identifier </w:t>
      </w:r>
      <w:r>
        <w:rPr>
          <w:rFonts w:ascii="Courier New" w:hAnsi="Courier New" w:cs="Courier New"/>
          <w:b/>
        </w:rPr>
        <w:t>"arguments"</w:t>
      </w:r>
      <w:r>
        <w:t xml:space="preserve"> occurs as the </w:t>
      </w:r>
      <w:r w:rsidRPr="00A53665">
        <w:rPr>
          <w:rFonts w:ascii="Times New Roman" w:hAnsi="Times New Roman"/>
          <w:i/>
        </w:rPr>
        <w:t>Identifier</w:t>
      </w:r>
      <w:r>
        <w:t xml:space="preserve"> in a </w:t>
      </w:r>
      <w:r w:rsidRPr="00DD3DA3">
        <w:rPr>
          <w:rStyle w:val="bnf"/>
        </w:rPr>
        <w:t>PropertySetParameterList</w:t>
      </w:r>
      <w:r w:rsidRPr="00DD3DA3">
        <w:rPr>
          <w:rFonts w:ascii="Courier New" w:hAnsi="Courier New" w:cs="Courier New"/>
          <w:b/>
          <w:iCs/>
          <w:lang w:val="en-US"/>
        </w:rPr>
        <w:t xml:space="preserve"> </w:t>
      </w:r>
      <w:r>
        <w:t>of a</w:t>
      </w:r>
      <w:r w:rsidRPr="008F6B36">
        <w:rPr>
          <w:rFonts w:ascii="Times New Roman" w:hAnsi="Times New Roman"/>
        </w:rPr>
        <w:t xml:space="preserve"> </w:t>
      </w:r>
      <w:r w:rsidRPr="00FA7562">
        <w:rPr>
          <w:rStyle w:val="bnf"/>
        </w:rPr>
        <w:t>PropertyAssignment</w:t>
      </w:r>
      <w:r>
        <w:t xml:space="preserve"> that </w:t>
      </w:r>
      <w:r w:rsidRPr="008F6B36">
        <w:rPr>
          <w:rFonts w:ascii="Times New Roman" w:hAnsi="Times New Roman"/>
        </w:rPr>
        <w:t xml:space="preserve">is </w:t>
      </w:r>
      <w:ins w:id="2811" w:author="Allen Wirfs-Brock" w:date="2011-07-07T12:45:00Z">
        <w:r w:rsidR="00ED2CB1">
          <w:rPr>
            <w:rFonts w:ascii="Times New Roman" w:hAnsi="Times New Roman"/>
          </w:rPr>
          <w:t xml:space="preserve">either </w:t>
        </w:r>
      </w:ins>
      <w:r w:rsidRPr="008F6B36">
        <w:rPr>
          <w:rFonts w:ascii="Times New Roman" w:hAnsi="Times New Roman"/>
        </w:rPr>
        <w:t xml:space="preserve">contained in strict code or </w:t>
      </w:r>
      <w:del w:id="2812" w:author="Allen Wirfs-Brock" w:date="2011-07-07T12:45:00Z">
        <w:r w:rsidRPr="008F6B36" w:rsidDel="00390AEE">
          <w:rPr>
            <w:rFonts w:ascii="Times New Roman" w:hAnsi="Times New Roman"/>
          </w:rPr>
          <w:delText>if its</w:delText>
        </w:r>
      </w:del>
      <w:ins w:id="2813" w:author="Allen Wirfs-Brock" w:date="2011-07-07T12:45:00Z">
        <w:r w:rsidR="00390AEE">
          <w:rPr>
            <w:rFonts w:ascii="Times New Roman" w:hAnsi="Times New Roman"/>
          </w:rPr>
          <w:t>whose</w:t>
        </w:r>
      </w:ins>
      <w:r w:rsidRPr="008F6B36">
        <w:rPr>
          <w:rFonts w:ascii="Times New Roman" w:hAnsi="Times New Roman"/>
        </w:rPr>
        <w:t xml:space="preserve"> </w:t>
      </w:r>
      <w:r w:rsidRPr="00241C98">
        <w:rPr>
          <w:rFonts w:ascii="Times New Roman" w:hAnsi="Times New Roman"/>
          <w:i/>
        </w:rPr>
        <w:t>FunctionBody</w:t>
      </w:r>
      <w:r w:rsidRPr="008F6B36">
        <w:rPr>
          <w:rFonts w:ascii="Times New Roman" w:hAnsi="Times New Roman"/>
        </w:rPr>
        <w:t xml:space="preserve"> is strict code</w:t>
      </w:r>
      <w:r>
        <w:t>.</w:t>
      </w:r>
    </w:p>
    <w:p w14:paraId="2FCD0626" w14:textId="77777777" w:rsidR="004C02EF" w:rsidRDefault="00830E2F" w:rsidP="004C02EF">
      <w:ins w:id="2814" w:author="Allen Wirfs-Brock rev2" w:date="2011-07-22T10:15:00Z">
        <w:r>
          <w:t xml:space="preserve">The </w:t>
        </w:r>
        <w:r w:rsidRPr="004F136A">
          <w:rPr>
            <w:rStyle w:val="bnf"/>
            <w:i w:val="0"/>
          </w:rPr>
          <w:t>PropName</w:t>
        </w:r>
        <w:r>
          <w:t xml:space="preserve"> of the</w:t>
        </w:r>
        <w:r w:rsidRPr="006D7E13">
          <w:t xml:space="preserve"> </w:t>
        </w:r>
      </w:ins>
      <w:del w:id="2815" w:author="Allen Wirfs-Brock rev2" w:date="2011-07-22T10:15:00Z">
        <w:r w:rsidR="004C02EF" w:rsidDel="00830E2F">
          <w:delText xml:space="preserve">The </w:delText>
        </w:r>
      </w:del>
      <w:r w:rsidR="004C02EF">
        <w:t xml:space="preserve">production  </w:t>
      </w:r>
      <w:r w:rsidR="004C02EF" w:rsidRPr="00DD3DA3">
        <w:rPr>
          <w:rStyle w:val="bnf"/>
        </w:rPr>
        <w:t>PropertyName</w:t>
      </w:r>
      <w:r w:rsidR="004C02EF">
        <w:t xml:space="preserve"> </w:t>
      </w:r>
      <w:r w:rsidR="004C02EF">
        <w:rPr>
          <w:b/>
        </w:rPr>
        <w:t xml:space="preserve">: </w:t>
      </w:r>
      <w:r w:rsidR="004C02EF">
        <w:t xml:space="preserve"> </w:t>
      </w:r>
      <w:r w:rsidR="004C02EF" w:rsidRPr="00DD3DA3">
        <w:rPr>
          <w:rStyle w:val="bnf"/>
        </w:rPr>
        <w:t>IdentifierName</w:t>
      </w:r>
      <w:r w:rsidR="004C02EF">
        <w:t xml:space="preserve">  is evaluated as follows:</w:t>
      </w:r>
    </w:p>
    <w:p w14:paraId="6771B54C" w14:textId="77777777" w:rsidR="004C02EF" w:rsidRDefault="004C02EF" w:rsidP="004C02EF">
      <w:pPr>
        <w:pStyle w:val="Alg4"/>
        <w:numPr>
          <w:ilvl w:val="0"/>
          <w:numId w:val="57"/>
        </w:numPr>
        <w:spacing w:after="220"/>
        <w:contextualSpacing/>
      </w:pPr>
      <w:r>
        <w:t xml:space="preserve">Return </w:t>
      </w:r>
      <w:ins w:id="2816" w:author="Allen Wirfs-Brock rev2" w:date="2011-07-22T10:16:00Z">
        <w:r w:rsidR="0004618C">
          <w:t>PropName(</w:t>
        </w:r>
      </w:ins>
      <w:del w:id="2817" w:author="Allen Wirfs-Brock rev2" w:date="2011-07-22T10:16:00Z">
        <w:r w:rsidDel="0004618C">
          <w:delText xml:space="preserve">the String value containing the same sequence of characters as the </w:delText>
        </w:r>
      </w:del>
      <w:r>
        <w:rPr>
          <w:i/>
        </w:rPr>
        <w:t>IdentifierName</w:t>
      </w:r>
      <w:ins w:id="2818" w:author="Allen Wirfs-Brock rev2" w:date="2011-07-22T10:17:00Z">
        <w:r w:rsidR="0004618C">
          <w:t>)</w:t>
        </w:r>
      </w:ins>
      <w:r>
        <w:t>.</w:t>
      </w:r>
    </w:p>
    <w:p w14:paraId="1045081E" w14:textId="77777777" w:rsidR="004C02EF" w:rsidRDefault="0004618C" w:rsidP="004C02EF">
      <w:ins w:id="2819" w:author="Allen Wirfs-Brock rev2" w:date="2011-07-22T10:18:00Z">
        <w:r>
          <w:t xml:space="preserve">The </w:t>
        </w:r>
        <w:r w:rsidRPr="004F136A">
          <w:rPr>
            <w:rStyle w:val="bnf"/>
            <w:i w:val="0"/>
          </w:rPr>
          <w:t>PropName</w:t>
        </w:r>
        <w:r>
          <w:t xml:space="preserve"> of the</w:t>
        </w:r>
        <w:r w:rsidRPr="006D7E13">
          <w:t xml:space="preserve"> </w:t>
        </w:r>
      </w:ins>
      <w:del w:id="2820" w:author="Allen Wirfs-Brock rev2" w:date="2011-07-22T10:18:00Z">
        <w:r w:rsidR="004C02EF" w:rsidDel="0004618C">
          <w:delText xml:space="preserve">The </w:delText>
        </w:r>
      </w:del>
      <w:r w:rsidR="004C02EF">
        <w:t xml:space="preserve">production  </w:t>
      </w:r>
      <w:r w:rsidR="004C02EF" w:rsidRPr="00DD3DA3">
        <w:rPr>
          <w:rStyle w:val="bnf"/>
        </w:rPr>
        <w:t>PropertyName</w:t>
      </w:r>
      <w:r w:rsidR="004C02EF">
        <w:t xml:space="preserve"> </w:t>
      </w:r>
      <w:r w:rsidR="004C02EF">
        <w:rPr>
          <w:b/>
        </w:rPr>
        <w:t xml:space="preserve">: </w:t>
      </w:r>
      <w:r w:rsidR="004C02EF">
        <w:t xml:space="preserve"> </w:t>
      </w:r>
      <w:r w:rsidR="004C02EF" w:rsidRPr="00DD3DA3">
        <w:rPr>
          <w:rStyle w:val="bnf"/>
        </w:rPr>
        <w:t>StringLiteral</w:t>
      </w:r>
      <w:r w:rsidR="004C02EF">
        <w:t xml:space="preserve">  is evaluated as follows:</w:t>
      </w:r>
    </w:p>
    <w:p w14:paraId="435522C4" w14:textId="77777777" w:rsidR="004C02EF" w:rsidRPr="00984A3F" w:rsidRDefault="004C02EF" w:rsidP="004C02EF">
      <w:pPr>
        <w:pStyle w:val="Alg4"/>
        <w:numPr>
          <w:ilvl w:val="0"/>
          <w:numId w:val="58"/>
        </w:numPr>
        <w:spacing w:after="220"/>
        <w:contextualSpacing/>
      </w:pPr>
      <w:r>
        <w:t xml:space="preserve">Return the SV of the </w:t>
      </w:r>
      <w:r>
        <w:rPr>
          <w:i/>
        </w:rPr>
        <w:t>StringLiteral</w:t>
      </w:r>
      <w:r>
        <w:t>.</w:t>
      </w:r>
    </w:p>
    <w:p w14:paraId="34239810" w14:textId="77777777" w:rsidR="004C02EF" w:rsidRDefault="0004618C" w:rsidP="004C02EF">
      <w:ins w:id="2821" w:author="Allen Wirfs-Brock rev2" w:date="2011-07-22T10:18:00Z">
        <w:r>
          <w:t xml:space="preserve">The </w:t>
        </w:r>
        <w:r w:rsidRPr="004F136A">
          <w:rPr>
            <w:rStyle w:val="bnf"/>
            <w:i w:val="0"/>
          </w:rPr>
          <w:t>PropName</w:t>
        </w:r>
        <w:r>
          <w:t xml:space="preserve"> of the</w:t>
        </w:r>
        <w:r w:rsidRPr="006D7E13">
          <w:t xml:space="preserve"> </w:t>
        </w:r>
      </w:ins>
      <w:del w:id="2822" w:author="Allen Wirfs-Brock rev2" w:date="2011-07-22T10:18:00Z">
        <w:r w:rsidR="004C02EF" w:rsidDel="0004618C">
          <w:delText xml:space="preserve">The </w:delText>
        </w:r>
      </w:del>
      <w:r w:rsidR="004C02EF">
        <w:t xml:space="preserve">production  </w:t>
      </w:r>
      <w:r w:rsidR="004C02EF" w:rsidRPr="00DD3DA3">
        <w:rPr>
          <w:rStyle w:val="bnf"/>
        </w:rPr>
        <w:t>PropertyName</w:t>
      </w:r>
      <w:r w:rsidR="004C02EF">
        <w:t xml:space="preserve"> </w:t>
      </w:r>
      <w:r w:rsidR="004C02EF">
        <w:rPr>
          <w:b/>
        </w:rPr>
        <w:t>:</w:t>
      </w:r>
      <w:r w:rsidR="004C02EF">
        <w:t xml:space="preserve"> </w:t>
      </w:r>
      <w:r w:rsidR="004C02EF" w:rsidRPr="00DD3DA3">
        <w:rPr>
          <w:rStyle w:val="bnf"/>
        </w:rPr>
        <w:t>NumericLiteral</w:t>
      </w:r>
      <w:r w:rsidR="004C02EF">
        <w:t xml:space="preserve">  is evaluated as follows:</w:t>
      </w:r>
    </w:p>
    <w:p w14:paraId="548D7601" w14:textId="77777777" w:rsidR="004C02EF" w:rsidRDefault="004C02EF" w:rsidP="004C02EF">
      <w:pPr>
        <w:pStyle w:val="Alg4"/>
        <w:numPr>
          <w:ilvl w:val="0"/>
          <w:numId w:val="59"/>
        </w:numPr>
        <w:spacing w:after="220"/>
        <w:contextualSpacing/>
      </w:pPr>
      <w:r>
        <w:t xml:space="preserve">Let </w:t>
      </w:r>
      <w:r w:rsidRPr="00235CBE">
        <w:rPr>
          <w:i/>
        </w:rPr>
        <w:t xml:space="preserve">nbr </w:t>
      </w:r>
      <w:r>
        <w:t xml:space="preserve">be the result of forming the value of the </w:t>
      </w:r>
      <w:r w:rsidRPr="006E103D">
        <w:rPr>
          <w:i/>
        </w:rPr>
        <w:t>NumericLiteral</w:t>
      </w:r>
      <w:r>
        <w:t>.</w:t>
      </w:r>
    </w:p>
    <w:p w14:paraId="51F4D62F" w14:textId="77777777" w:rsidR="004C02EF" w:rsidRDefault="004C02EF" w:rsidP="004C02EF">
      <w:pPr>
        <w:pStyle w:val="Alg4"/>
        <w:numPr>
          <w:ilvl w:val="0"/>
          <w:numId w:val="59"/>
        </w:numPr>
        <w:spacing w:after="220"/>
        <w:contextualSpacing/>
      </w:pPr>
      <w:r>
        <w:t>Return ToString(</w:t>
      </w:r>
      <w:r w:rsidRPr="00235CBE">
        <w:rPr>
          <w:i/>
        </w:rPr>
        <w:t>nbr</w:t>
      </w:r>
      <w:r>
        <w:t>).</w:t>
      </w:r>
    </w:p>
    <w:p w14:paraId="38C9B067" w14:textId="77777777" w:rsidR="00880B24" w:rsidRDefault="00880B24" w:rsidP="00880B24">
      <w:pPr>
        <w:rPr>
          <w:ins w:id="2823" w:author="Allen Wirfs-Brock rev2" w:date="2011-07-22T10:04:00Z"/>
        </w:rPr>
      </w:pPr>
      <w:bookmarkStart w:id="2824" w:name="_Toc472818820"/>
      <w:bookmarkStart w:id="2825" w:name="_Toc235503394"/>
      <w:bookmarkStart w:id="2826" w:name="_Toc241509169"/>
      <w:bookmarkStart w:id="2827" w:name="_Toc244416656"/>
      <w:bookmarkStart w:id="2828" w:name="_Toc276631020"/>
      <w:bookmarkStart w:id="2829" w:name="_Toc153968409"/>
      <w:ins w:id="2830" w:author="Allen Wirfs-Brock rev2" w:date="2011-07-22T10:04:00Z">
        <w:r>
          <w:t xml:space="preserve">The </w:t>
        </w:r>
        <w:r w:rsidRPr="004F136A">
          <w:rPr>
            <w:rStyle w:val="bnf"/>
            <w:i w:val="0"/>
          </w:rPr>
          <w:t>PropName</w:t>
        </w:r>
        <w:r>
          <w:t xml:space="preserve"> of </w:t>
        </w:r>
      </w:ins>
      <w:ins w:id="2831" w:author="Allen Wirfs-Brock rev2" w:date="2011-07-22T10:14:00Z">
        <w:r w:rsidR="00830E2F">
          <w:t xml:space="preserve">the token </w:t>
        </w:r>
      </w:ins>
      <w:ins w:id="2832" w:author="Allen Wirfs-Brock rev2" w:date="2011-07-22T10:05:00Z">
        <w:r>
          <w:rPr>
            <w:rStyle w:val="bnf"/>
          </w:rPr>
          <w:t>Identifer</w:t>
        </w:r>
      </w:ins>
      <w:ins w:id="2833" w:author="Allen Wirfs-Brock rev2" w:date="2011-07-22T10:04:00Z">
        <w:r w:rsidRPr="00FA7562">
          <w:rPr>
            <w:rStyle w:val="bnf"/>
          </w:rPr>
          <w:t>Name</w:t>
        </w:r>
        <w:r>
          <w:rPr>
            <w:iCs/>
          </w:rPr>
          <w:t xml:space="preserve"> </w:t>
        </w:r>
        <w:r>
          <w:t>is determined as follows:</w:t>
        </w:r>
      </w:ins>
    </w:p>
    <w:p w14:paraId="2C812567" w14:textId="77777777" w:rsidR="00880B24" w:rsidRDefault="00830E2F" w:rsidP="00880B24">
      <w:pPr>
        <w:pStyle w:val="Alg4"/>
        <w:numPr>
          <w:ilvl w:val="0"/>
          <w:numId w:val="469"/>
        </w:numPr>
        <w:spacing w:after="220"/>
        <w:contextualSpacing/>
        <w:rPr>
          <w:ins w:id="2834" w:author="Allen Wirfs-Brock rev2" w:date="2011-07-22T10:04:00Z"/>
        </w:rPr>
      </w:pPr>
      <w:ins w:id="2835" w:author="Allen Wirfs-Brock rev2" w:date="2011-07-22T10:13:00Z">
        <w:r>
          <w:t xml:space="preserve">Return the String value containing the same sequence of characters as </w:t>
        </w:r>
        <w:r>
          <w:rPr>
            <w:i/>
          </w:rPr>
          <w:t>IdentifierName</w:t>
        </w:r>
      </w:ins>
      <w:ins w:id="2836" w:author="Allen Wirfs-Brock rev2" w:date="2011-07-22T10:04:00Z">
        <w:r w:rsidR="00880B24">
          <w:t>.</w:t>
        </w:r>
      </w:ins>
    </w:p>
    <w:p w14:paraId="7184ACEB" w14:textId="77777777" w:rsidR="004C02EF" w:rsidRDefault="004C02EF" w:rsidP="003A4B22">
      <w:pPr>
        <w:pStyle w:val="30"/>
        <w:numPr>
          <w:ilvl w:val="0"/>
          <w:numId w:val="0"/>
        </w:numPr>
      </w:pPr>
      <w:r>
        <w:t>11.1.6</w:t>
      </w:r>
      <w:r>
        <w:tab/>
        <w:t>The Grouping Operato</w:t>
      </w:r>
      <w:bookmarkStart w:id="2837" w:name="_Toc382202826"/>
      <w:bookmarkStart w:id="2838" w:name="_Toc382203046"/>
      <w:bookmarkEnd w:id="2380"/>
      <w:bookmarkEnd w:id="2381"/>
      <w:bookmarkEnd w:id="2382"/>
      <w:bookmarkEnd w:id="2383"/>
      <w:bookmarkEnd w:id="2384"/>
      <w:bookmarkEnd w:id="2385"/>
      <w:bookmarkEnd w:id="2386"/>
      <w:bookmarkEnd w:id="2387"/>
      <w:bookmarkEnd w:id="2388"/>
      <w:bookmarkEnd w:id="2389"/>
      <w:bookmarkEnd w:id="2390"/>
      <w:bookmarkEnd w:id="2837"/>
      <w:bookmarkEnd w:id="2838"/>
      <w:r>
        <w:t>r</w:t>
      </w:r>
      <w:bookmarkEnd w:id="2824"/>
      <w:bookmarkEnd w:id="2825"/>
      <w:bookmarkEnd w:id="2826"/>
      <w:bookmarkEnd w:id="2827"/>
      <w:bookmarkEnd w:id="2828"/>
      <w:bookmarkEnd w:id="2829"/>
    </w:p>
    <w:p w14:paraId="09EA9EAC" w14:textId="77777777" w:rsidR="004C02EF" w:rsidRDefault="004C02EF" w:rsidP="004C02EF">
      <w:r>
        <w:t xml:space="preserve">The production </w:t>
      </w:r>
      <w:r w:rsidRPr="00DD3DA3">
        <w:rPr>
          <w:rStyle w:val="bnf"/>
        </w:rPr>
        <w:t>PrimaryExpression</w:t>
      </w:r>
      <w:r w:rsidRPr="00E91749">
        <w:t xml:space="preserve"> </w:t>
      </w:r>
      <w:r>
        <w:rPr>
          <w:b/>
        </w:rPr>
        <w:t>:</w:t>
      </w:r>
      <w:r>
        <w:rPr>
          <w:i/>
        </w:rPr>
        <w:t xml:space="preserve"> </w:t>
      </w:r>
      <w:r>
        <w:rPr>
          <w:rFonts w:ascii="Courier New" w:hAnsi="Courier New"/>
          <w:b/>
        </w:rPr>
        <w:t>(</w:t>
      </w:r>
      <w:r>
        <w:t xml:space="preserve"> </w:t>
      </w:r>
      <w:r w:rsidRPr="00DD3DA3">
        <w:rPr>
          <w:rStyle w:val="bnf"/>
        </w:rPr>
        <w:t>Expression</w:t>
      </w:r>
      <w:r>
        <w:t xml:space="preserve"> </w:t>
      </w:r>
      <w:r>
        <w:rPr>
          <w:rFonts w:ascii="Courier New" w:hAnsi="Courier New"/>
          <w:b/>
        </w:rPr>
        <w:t>)</w:t>
      </w:r>
      <w:r>
        <w:t xml:space="preserve"> is evaluated as follows:</w:t>
      </w:r>
      <w:bookmarkStart w:id="2839" w:name="_Toc382212442"/>
    </w:p>
    <w:p w14:paraId="08D5E429" w14:textId="77777777" w:rsidR="004C02EF" w:rsidRDefault="004C02EF" w:rsidP="004C02EF">
      <w:pPr>
        <w:pStyle w:val="Alg4"/>
        <w:numPr>
          <w:ilvl w:val="0"/>
          <w:numId w:val="60"/>
        </w:numPr>
        <w:spacing w:after="220"/>
        <w:contextualSpacing/>
      </w:pPr>
      <w:r>
        <w:t xml:space="preserve">Return the result of evaluating </w:t>
      </w:r>
      <w:r>
        <w:rPr>
          <w:i/>
        </w:rPr>
        <w:t>Expression</w:t>
      </w:r>
      <w:r>
        <w:t>. This may be of type Reference</w:t>
      </w:r>
      <w:bookmarkEnd w:id="2839"/>
      <w:r>
        <w:t>.</w:t>
      </w:r>
      <w:bookmarkStart w:id="2840" w:name="_Toc382212443"/>
    </w:p>
    <w:p w14:paraId="109EAACD" w14:textId="77777777" w:rsidR="004C02EF" w:rsidRDefault="004C02EF" w:rsidP="004C02EF">
      <w:pPr>
        <w:pStyle w:val="Note"/>
      </w:pPr>
      <w:bookmarkStart w:id="2841" w:name="_Toc375031167"/>
      <w:bookmarkStart w:id="2842" w:name="_Ref381507044"/>
      <w:bookmarkStart w:id="2843" w:name="_Toc381513681"/>
      <w:bookmarkStart w:id="2844" w:name="_Toc382202827"/>
      <w:bookmarkStart w:id="2845" w:name="_Toc382203047"/>
      <w:bookmarkStart w:id="2846" w:name="_Toc382212203"/>
      <w:bookmarkStart w:id="2847" w:name="_Toc382212444"/>
      <w:bookmarkStart w:id="2848" w:name="_Toc382291548"/>
      <w:bookmarkStart w:id="2849" w:name="_Ref382714615"/>
      <w:bookmarkStart w:id="2850" w:name="_Toc385672187"/>
      <w:bookmarkEnd w:id="2840"/>
      <w:r w:rsidRPr="00DD3DA3">
        <w:t>NOTE</w:t>
      </w:r>
      <w:r w:rsidRPr="00DD3DA3">
        <w:tab/>
        <w:t xml:space="preserve">This algorithm does not apply GetValue to the result of evaluating Expression. The principal motivation for this is so that operators such as </w:t>
      </w:r>
      <w:r w:rsidRPr="00DD3DA3">
        <w:rPr>
          <w:rFonts w:ascii="Courier New" w:hAnsi="Courier New"/>
          <w:b/>
        </w:rPr>
        <w:t>delete</w:t>
      </w:r>
      <w:r w:rsidRPr="00DD3DA3">
        <w:t xml:space="preserve"> and </w:t>
      </w:r>
      <w:r w:rsidRPr="00DD3DA3">
        <w:rPr>
          <w:rFonts w:ascii="Courier New" w:hAnsi="Courier New"/>
          <w:b/>
        </w:rPr>
        <w:t>typeof</w:t>
      </w:r>
      <w:r w:rsidRPr="00DD3DA3">
        <w:t xml:space="preserve"> may be applied to parenthesised expressions.</w:t>
      </w:r>
      <w:bookmarkStart w:id="2851" w:name="_Toc393690282"/>
    </w:p>
    <w:p w14:paraId="320B2CE7" w14:textId="77777777" w:rsidR="004C02EF" w:rsidRDefault="004C02EF" w:rsidP="003A4B22">
      <w:pPr>
        <w:pStyle w:val="20"/>
        <w:numPr>
          <w:ilvl w:val="0"/>
          <w:numId w:val="0"/>
        </w:numPr>
      </w:pPr>
      <w:bookmarkStart w:id="2852" w:name="_Ref449966579"/>
      <w:bookmarkStart w:id="2853" w:name="_Toc472818821"/>
      <w:bookmarkStart w:id="2854" w:name="_Toc235503395"/>
      <w:bookmarkStart w:id="2855" w:name="_Toc241509170"/>
      <w:bookmarkStart w:id="2856" w:name="_Toc244416657"/>
      <w:bookmarkStart w:id="2857" w:name="_Toc276631021"/>
      <w:bookmarkStart w:id="2858" w:name="_Toc153968410"/>
      <w:r>
        <w:t>11.2</w:t>
      </w:r>
      <w:r>
        <w:tab/>
        <w:t>Left-Hand-Side Expression</w:t>
      </w:r>
      <w:bookmarkStart w:id="2859" w:name="_Toc382202828"/>
      <w:bookmarkStart w:id="2860" w:name="_Toc382203048"/>
      <w:bookmarkEnd w:id="2841"/>
      <w:bookmarkEnd w:id="2842"/>
      <w:bookmarkEnd w:id="2843"/>
      <w:bookmarkEnd w:id="2844"/>
      <w:bookmarkEnd w:id="2845"/>
      <w:bookmarkEnd w:id="2846"/>
      <w:bookmarkEnd w:id="2847"/>
      <w:bookmarkEnd w:id="2848"/>
      <w:bookmarkEnd w:id="2849"/>
      <w:bookmarkEnd w:id="2850"/>
      <w:bookmarkEnd w:id="2851"/>
      <w:bookmarkEnd w:id="2859"/>
      <w:bookmarkEnd w:id="2860"/>
      <w:r>
        <w:t>s</w:t>
      </w:r>
      <w:bookmarkEnd w:id="2852"/>
      <w:bookmarkEnd w:id="2853"/>
      <w:bookmarkEnd w:id="2854"/>
      <w:bookmarkEnd w:id="2855"/>
      <w:bookmarkEnd w:id="2856"/>
      <w:bookmarkEnd w:id="2857"/>
      <w:bookmarkEnd w:id="2858"/>
    </w:p>
    <w:p w14:paraId="71C656C2" w14:textId="77777777" w:rsidR="004C02EF" w:rsidRDefault="004C02EF" w:rsidP="004C02EF">
      <w:pPr>
        <w:pStyle w:val="Syntax"/>
      </w:pPr>
      <w:r w:rsidRPr="00361EBD">
        <w:t>Syntax</w:t>
      </w:r>
    </w:p>
    <w:p w14:paraId="60FB3D32" w14:textId="77777777" w:rsidR="004C02EF" w:rsidRPr="00984A3F" w:rsidRDefault="004C02EF" w:rsidP="004C02EF">
      <w:pPr>
        <w:pStyle w:val="SyntaxRule"/>
      </w:pPr>
      <w:r w:rsidRPr="00984A3F">
        <w:t xml:space="preserve">MemberExpression </w:t>
      </w:r>
      <w:r w:rsidRPr="00D04346">
        <w:rPr>
          <w:rFonts w:ascii="Arial" w:hAnsi="Arial" w:cs="Arial"/>
          <w:b/>
          <w:i w:val="0"/>
        </w:rPr>
        <w:t>:</w:t>
      </w:r>
    </w:p>
    <w:p w14:paraId="21679696" w14:textId="77777777" w:rsidR="004C02EF" w:rsidRPr="00984A3F" w:rsidRDefault="004C02EF" w:rsidP="004C02EF">
      <w:pPr>
        <w:pStyle w:val="SyntaxDefinition"/>
      </w:pPr>
      <w:r w:rsidRPr="00984A3F">
        <w:t>PrimaryExpression</w:t>
      </w:r>
      <w:r w:rsidRPr="00984A3F">
        <w:br/>
        <w:t>FunctionExpression</w:t>
      </w:r>
      <w:r w:rsidRPr="00984A3F">
        <w:br/>
        <w:t xml:space="preserve">MemberExpression </w:t>
      </w:r>
      <w:r w:rsidRPr="004431E2">
        <w:rPr>
          <w:rFonts w:ascii="Courier New" w:hAnsi="Courier New"/>
          <w:b/>
          <w:i w:val="0"/>
        </w:rPr>
        <w:t>[</w:t>
      </w:r>
      <w:r w:rsidRPr="00984A3F">
        <w:t xml:space="preserve"> Expression </w:t>
      </w:r>
      <w:r w:rsidRPr="004431E2">
        <w:rPr>
          <w:rFonts w:ascii="Courier New" w:hAnsi="Courier New"/>
          <w:b/>
          <w:i w:val="0"/>
        </w:rPr>
        <w:t>]</w:t>
      </w:r>
      <w:r w:rsidRPr="004431E2">
        <w:rPr>
          <w:rFonts w:ascii="Courier New" w:hAnsi="Courier New"/>
          <w:b/>
          <w:i w:val="0"/>
        </w:rPr>
        <w:br/>
      </w:r>
      <w:r w:rsidRPr="00984A3F">
        <w:t xml:space="preserve">MemberExpression </w:t>
      </w:r>
      <w:r w:rsidRPr="004431E2">
        <w:rPr>
          <w:rFonts w:ascii="Courier New" w:hAnsi="Courier New"/>
          <w:b/>
          <w:i w:val="0"/>
        </w:rPr>
        <w:t>.</w:t>
      </w:r>
      <w:r w:rsidRPr="00984A3F">
        <w:t xml:space="preserve"> IdentifierName</w:t>
      </w:r>
      <w:r w:rsidRPr="00984A3F">
        <w:br/>
      </w:r>
      <w:r w:rsidRPr="004431E2">
        <w:rPr>
          <w:rFonts w:ascii="Courier New" w:hAnsi="Courier New"/>
          <w:b/>
          <w:i w:val="0"/>
        </w:rPr>
        <w:t>new</w:t>
      </w:r>
      <w:r w:rsidRPr="00984A3F">
        <w:t xml:space="preserve"> MemberExpression</w:t>
      </w:r>
      <w:r w:rsidRPr="004431E2">
        <w:rPr>
          <w:rFonts w:ascii="Courier New" w:hAnsi="Courier New"/>
          <w:b/>
          <w:i w:val="0"/>
        </w:rPr>
        <w:t xml:space="preserve"> </w:t>
      </w:r>
      <w:r w:rsidRPr="00984A3F">
        <w:t>Arguments</w:t>
      </w:r>
    </w:p>
    <w:p w14:paraId="1E08AFCB" w14:textId="77777777" w:rsidR="004C02EF" w:rsidRPr="00984A3F" w:rsidRDefault="004C02EF" w:rsidP="004C02EF">
      <w:pPr>
        <w:pStyle w:val="SyntaxRule"/>
      </w:pPr>
      <w:r w:rsidRPr="00984A3F">
        <w:t xml:space="preserve">NewExpression </w:t>
      </w:r>
      <w:r w:rsidRPr="00D04346">
        <w:rPr>
          <w:rFonts w:ascii="Arial" w:hAnsi="Arial"/>
          <w:b/>
          <w:i w:val="0"/>
        </w:rPr>
        <w:t>:</w:t>
      </w:r>
    </w:p>
    <w:p w14:paraId="4E4CB42B" w14:textId="77777777" w:rsidR="004C02EF" w:rsidRPr="00984A3F" w:rsidRDefault="004C02EF" w:rsidP="004C02EF">
      <w:pPr>
        <w:pStyle w:val="SyntaxDefinition"/>
      </w:pPr>
      <w:r w:rsidRPr="00984A3F">
        <w:t>MemberExpression</w:t>
      </w:r>
      <w:r w:rsidRPr="004431E2">
        <w:rPr>
          <w:rFonts w:ascii="Courier New" w:hAnsi="Courier New"/>
          <w:b/>
          <w:i w:val="0"/>
        </w:rPr>
        <w:br/>
        <w:t>new</w:t>
      </w:r>
      <w:r w:rsidRPr="00984A3F">
        <w:t xml:space="preserve"> NewExpression</w:t>
      </w:r>
    </w:p>
    <w:p w14:paraId="6FA8C304" w14:textId="77777777" w:rsidR="004C02EF" w:rsidRPr="00984A3F" w:rsidRDefault="004C02EF" w:rsidP="004C02EF">
      <w:pPr>
        <w:pStyle w:val="SyntaxRule"/>
      </w:pPr>
      <w:r w:rsidRPr="00984A3F">
        <w:t xml:space="preserve">CallExpression </w:t>
      </w:r>
      <w:r w:rsidRPr="00D04346">
        <w:rPr>
          <w:rFonts w:ascii="Arial" w:hAnsi="Arial"/>
          <w:b/>
          <w:i w:val="0"/>
        </w:rPr>
        <w:t>:</w:t>
      </w:r>
    </w:p>
    <w:p w14:paraId="384E51C9" w14:textId="77777777" w:rsidR="004C02EF" w:rsidRPr="00984A3F" w:rsidRDefault="004C02EF" w:rsidP="004C02EF">
      <w:pPr>
        <w:pStyle w:val="SyntaxDefinition"/>
      </w:pPr>
      <w:r w:rsidRPr="00984A3F">
        <w:t>MemberExpression</w:t>
      </w:r>
      <w:r w:rsidRPr="004431E2">
        <w:rPr>
          <w:rFonts w:ascii="Courier New" w:hAnsi="Courier New"/>
          <w:b/>
          <w:i w:val="0"/>
        </w:rPr>
        <w:t xml:space="preserve"> </w:t>
      </w:r>
      <w:r w:rsidRPr="00984A3F">
        <w:t>Arguments</w:t>
      </w:r>
      <w:r w:rsidRPr="004431E2">
        <w:rPr>
          <w:rFonts w:ascii="Courier New" w:hAnsi="Courier New"/>
          <w:b/>
          <w:i w:val="0"/>
        </w:rPr>
        <w:br/>
      </w:r>
      <w:r w:rsidRPr="00984A3F">
        <w:t>CallExpression</w:t>
      </w:r>
      <w:r w:rsidRPr="004431E2">
        <w:rPr>
          <w:rFonts w:ascii="Courier New" w:hAnsi="Courier New"/>
          <w:b/>
          <w:i w:val="0"/>
        </w:rPr>
        <w:t xml:space="preserve"> </w:t>
      </w:r>
      <w:r w:rsidRPr="00984A3F">
        <w:t>Arguments</w:t>
      </w:r>
      <w:r w:rsidRPr="004431E2">
        <w:rPr>
          <w:rFonts w:ascii="Courier New" w:hAnsi="Courier New"/>
          <w:b/>
          <w:i w:val="0"/>
        </w:rPr>
        <w:br/>
      </w:r>
      <w:r w:rsidRPr="00984A3F">
        <w:t xml:space="preserve">CallExpression </w:t>
      </w:r>
      <w:r w:rsidRPr="004431E2">
        <w:rPr>
          <w:rFonts w:ascii="Courier New" w:hAnsi="Courier New"/>
          <w:b/>
          <w:i w:val="0"/>
        </w:rPr>
        <w:t>[</w:t>
      </w:r>
      <w:r w:rsidRPr="00984A3F">
        <w:t xml:space="preserve"> Expression </w:t>
      </w:r>
      <w:r w:rsidRPr="004431E2">
        <w:rPr>
          <w:rFonts w:ascii="Courier New" w:hAnsi="Courier New"/>
          <w:b/>
          <w:i w:val="0"/>
        </w:rPr>
        <w:t>]</w:t>
      </w:r>
      <w:r w:rsidRPr="004431E2">
        <w:rPr>
          <w:rFonts w:ascii="Courier New" w:hAnsi="Courier New"/>
          <w:b/>
          <w:i w:val="0"/>
        </w:rPr>
        <w:br/>
      </w:r>
      <w:r w:rsidRPr="00984A3F">
        <w:t xml:space="preserve">CallExpression </w:t>
      </w:r>
      <w:r w:rsidRPr="004431E2">
        <w:rPr>
          <w:rFonts w:ascii="Courier New" w:hAnsi="Courier New"/>
          <w:b/>
          <w:i w:val="0"/>
        </w:rPr>
        <w:t>.</w:t>
      </w:r>
      <w:r w:rsidRPr="00984A3F">
        <w:t xml:space="preserve"> IdentifierName</w:t>
      </w:r>
    </w:p>
    <w:p w14:paraId="2FA46410" w14:textId="77777777" w:rsidR="004C02EF" w:rsidRPr="00984A3F" w:rsidRDefault="004C02EF" w:rsidP="004C02EF">
      <w:pPr>
        <w:pStyle w:val="SyntaxRule"/>
      </w:pPr>
      <w:r w:rsidRPr="00984A3F">
        <w:t xml:space="preserve">Arguments </w:t>
      </w:r>
      <w:r w:rsidRPr="00D04346">
        <w:rPr>
          <w:rFonts w:ascii="Arial" w:hAnsi="Arial"/>
          <w:b/>
          <w:i w:val="0"/>
        </w:rPr>
        <w:t>:</w:t>
      </w:r>
    </w:p>
    <w:p w14:paraId="509F7DB2" w14:textId="77777777" w:rsidR="004C02EF" w:rsidRPr="00984A3F" w:rsidRDefault="004C02EF" w:rsidP="004C02EF">
      <w:pPr>
        <w:pStyle w:val="SyntaxDefinition"/>
      </w:pPr>
      <w:r w:rsidRPr="004431E2">
        <w:rPr>
          <w:rFonts w:ascii="Courier New" w:hAnsi="Courier New"/>
          <w:b/>
          <w:i w:val="0"/>
        </w:rPr>
        <w:t>(</w:t>
      </w:r>
      <w:r w:rsidRPr="00984A3F">
        <w:t xml:space="preserve"> </w:t>
      </w:r>
      <w:r w:rsidRPr="004431E2">
        <w:rPr>
          <w:rFonts w:ascii="Courier New" w:hAnsi="Courier New"/>
          <w:b/>
          <w:i w:val="0"/>
        </w:rPr>
        <w:t>)</w:t>
      </w:r>
      <w:r w:rsidRPr="004431E2">
        <w:rPr>
          <w:rFonts w:ascii="Courier New" w:hAnsi="Courier New"/>
          <w:b/>
          <w:i w:val="0"/>
        </w:rPr>
        <w:br/>
        <w:t>(</w:t>
      </w:r>
      <w:r w:rsidRPr="00984A3F">
        <w:t xml:space="preserve"> ArgumentList  </w:t>
      </w:r>
      <w:r w:rsidRPr="004431E2">
        <w:rPr>
          <w:rFonts w:ascii="Courier New" w:hAnsi="Courier New"/>
          <w:b/>
          <w:i w:val="0"/>
        </w:rPr>
        <w:t>)</w:t>
      </w:r>
    </w:p>
    <w:p w14:paraId="11A6053C" w14:textId="77777777" w:rsidR="004C02EF" w:rsidRPr="00984A3F" w:rsidRDefault="004C02EF" w:rsidP="004C02EF">
      <w:pPr>
        <w:pStyle w:val="SyntaxRule"/>
      </w:pPr>
      <w:r w:rsidRPr="00984A3F">
        <w:t xml:space="preserve">ArgumentList </w:t>
      </w:r>
      <w:r w:rsidRPr="00D04346">
        <w:rPr>
          <w:rFonts w:ascii="Arial" w:hAnsi="Arial"/>
          <w:b/>
          <w:i w:val="0"/>
        </w:rPr>
        <w:t>:</w:t>
      </w:r>
    </w:p>
    <w:p w14:paraId="29239408" w14:textId="77777777" w:rsidR="004C02EF" w:rsidRPr="00984A3F" w:rsidRDefault="004C02EF" w:rsidP="004C02EF">
      <w:pPr>
        <w:pStyle w:val="SyntaxDefinition"/>
      </w:pPr>
      <w:r w:rsidRPr="00984A3F">
        <w:t>AssignmentExpression</w:t>
      </w:r>
      <w:ins w:id="2861" w:author="Allen Wirfs-Brock" w:date="2011-07-05T10:44:00Z">
        <w:r w:rsidR="001C6F64">
          <w:br/>
        </w:r>
        <w:r w:rsidR="001C6F64" w:rsidRPr="004431E2">
          <w:rPr>
            <w:rFonts w:ascii="Courier New" w:hAnsi="Courier New"/>
            <w:b/>
            <w:i w:val="0"/>
          </w:rPr>
          <w:t>...</w:t>
        </w:r>
        <w:r w:rsidR="001C6F64">
          <w:rPr>
            <w:rFonts w:ascii="Courier New" w:hAnsi="Courier New"/>
            <w:b/>
            <w:i w:val="0"/>
          </w:rPr>
          <w:t xml:space="preserve"> </w:t>
        </w:r>
        <w:r w:rsidR="001C6F64" w:rsidRPr="00984A3F">
          <w:t>AssignmentExpression</w:t>
        </w:r>
        <w:r w:rsidR="001C6F64">
          <w:br/>
        </w:r>
      </w:ins>
      <w:r w:rsidR="001C6F64" w:rsidRPr="00984A3F">
        <w:t xml:space="preserve">ArgumentList </w:t>
      </w:r>
      <w:r w:rsidR="001C6F64" w:rsidRPr="004431E2">
        <w:rPr>
          <w:rFonts w:ascii="Courier New" w:hAnsi="Courier New"/>
          <w:b/>
          <w:i w:val="0"/>
        </w:rPr>
        <w:t>,</w:t>
      </w:r>
      <w:r w:rsidR="001C6F64" w:rsidRPr="00984A3F">
        <w:t xml:space="preserve"> AssignmentExpression</w:t>
      </w:r>
      <w:r w:rsidRPr="00984A3F">
        <w:br/>
        <w:t xml:space="preserve">ArgumentList </w:t>
      </w:r>
      <w:r w:rsidRPr="004431E2">
        <w:rPr>
          <w:rFonts w:ascii="Courier New" w:hAnsi="Courier New"/>
          <w:b/>
          <w:i w:val="0"/>
        </w:rPr>
        <w:t>,</w:t>
      </w:r>
      <w:r w:rsidRPr="00984A3F">
        <w:t xml:space="preserve"> </w:t>
      </w:r>
      <w:ins w:id="2862" w:author="Allen Wirfs-Brock" w:date="2011-07-05T10:45:00Z">
        <w:r w:rsidR="001C6F64" w:rsidRPr="004431E2">
          <w:rPr>
            <w:rFonts w:ascii="Courier New" w:hAnsi="Courier New"/>
            <w:b/>
            <w:i w:val="0"/>
          </w:rPr>
          <w:t>...</w:t>
        </w:r>
        <w:r w:rsidR="001C6F64">
          <w:rPr>
            <w:rFonts w:ascii="Courier New" w:hAnsi="Courier New"/>
            <w:b/>
            <w:i w:val="0"/>
          </w:rPr>
          <w:t xml:space="preserve"> </w:t>
        </w:r>
      </w:ins>
      <w:r w:rsidRPr="00984A3F">
        <w:t>AssignmentExpression</w:t>
      </w:r>
    </w:p>
    <w:p w14:paraId="54F2CA73" w14:textId="77777777" w:rsidR="004C02EF" w:rsidRPr="00984A3F" w:rsidRDefault="004C02EF" w:rsidP="004C02EF">
      <w:pPr>
        <w:pStyle w:val="SyntaxRule"/>
      </w:pPr>
      <w:r w:rsidRPr="00984A3F">
        <w:t xml:space="preserve">LeftHandSideExpression </w:t>
      </w:r>
      <w:r w:rsidRPr="00D04346">
        <w:rPr>
          <w:rFonts w:ascii="Arial" w:hAnsi="Arial"/>
          <w:b/>
          <w:i w:val="0"/>
        </w:rPr>
        <w:t>:</w:t>
      </w:r>
    </w:p>
    <w:p w14:paraId="014D8BED" w14:textId="77777777" w:rsidR="004C02EF" w:rsidRPr="00984A3F" w:rsidRDefault="004C02EF" w:rsidP="004C02EF">
      <w:pPr>
        <w:pStyle w:val="SyntaxDefinition"/>
      </w:pPr>
      <w:r w:rsidRPr="00984A3F">
        <w:t>NewExpression</w:t>
      </w:r>
      <w:r w:rsidRPr="00984A3F">
        <w:br/>
        <w:t>CallExpression</w:t>
      </w:r>
      <w:bookmarkStart w:id="2863" w:name="_Toc375031168"/>
      <w:bookmarkStart w:id="2864" w:name="_Toc381513682"/>
      <w:bookmarkStart w:id="2865" w:name="_Toc382202829"/>
      <w:bookmarkStart w:id="2866" w:name="_Toc382203049"/>
      <w:bookmarkStart w:id="2867" w:name="_Toc382212204"/>
      <w:bookmarkStart w:id="2868" w:name="_Toc382212445"/>
      <w:bookmarkStart w:id="2869" w:name="_Toc382291549"/>
      <w:bookmarkStart w:id="2870" w:name="_Toc385672188"/>
      <w:bookmarkStart w:id="2871" w:name="_Toc393690283"/>
    </w:p>
    <w:p w14:paraId="16FDB707" w14:textId="77777777" w:rsidR="004C02EF" w:rsidRDefault="004C02EF" w:rsidP="003A4B22">
      <w:pPr>
        <w:pStyle w:val="30"/>
        <w:numPr>
          <w:ilvl w:val="0"/>
          <w:numId w:val="0"/>
        </w:numPr>
      </w:pPr>
      <w:bookmarkStart w:id="2872" w:name="_Ref457437585"/>
      <w:bookmarkStart w:id="2873" w:name="_Ref457437586"/>
      <w:bookmarkStart w:id="2874" w:name="_Ref457437587"/>
      <w:bookmarkStart w:id="2875" w:name="_Ref457437588"/>
      <w:bookmarkStart w:id="2876" w:name="_Ref457437589"/>
      <w:bookmarkStart w:id="2877" w:name="_Ref457437593"/>
      <w:bookmarkStart w:id="2878" w:name="_Toc472818822"/>
      <w:bookmarkStart w:id="2879" w:name="_Toc235503396"/>
      <w:bookmarkStart w:id="2880" w:name="_Toc241509171"/>
      <w:bookmarkStart w:id="2881" w:name="_Toc244416658"/>
      <w:bookmarkStart w:id="2882" w:name="_Toc276631022"/>
      <w:bookmarkStart w:id="2883" w:name="_Toc153968411"/>
      <w:r>
        <w:t>11.2.1</w:t>
      </w:r>
      <w:r>
        <w:tab/>
        <w:t>Property Accessor</w:t>
      </w:r>
      <w:bookmarkStart w:id="2884" w:name="_Toc382202830"/>
      <w:bookmarkStart w:id="2885" w:name="_Toc382203050"/>
      <w:bookmarkEnd w:id="2863"/>
      <w:bookmarkEnd w:id="2864"/>
      <w:bookmarkEnd w:id="2865"/>
      <w:bookmarkEnd w:id="2866"/>
      <w:bookmarkEnd w:id="2867"/>
      <w:bookmarkEnd w:id="2868"/>
      <w:bookmarkEnd w:id="2869"/>
      <w:bookmarkEnd w:id="2870"/>
      <w:bookmarkEnd w:id="2871"/>
      <w:bookmarkEnd w:id="2884"/>
      <w:bookmarkEnd w:id="2885"/>
      <w:r>
        <w:t>s</w:t>
      </w:r>
      <w:bookmarkEnd w:id="2872"/>
      <w:bookmarkEnd w:id="2873"/>
      <w:bookmarkEnd w:id="2874"/>
      <w:bookmarkEnd w:id="2875"/>
      <w:bookmarkEnd w:id="2876"/>
      <w:bookmarkEnd w:id="2877"/>
      <w:bookmarkEnd w:id="2878"/>
      <w:bookmarkEnd w:id="2879"/>
      <w:bookmarkEnd w:id="2880"/>
      <w:bookmarkEnd w:id="2881"/>
      <w:bookmarkEnd w:id="2882"/>
      <w:bookmarkEnd w:id="2883"/>
    </w:p>
    <w:p w14:paraId="1E63364D" w14:textId="77777777" w:rsidR="004C02EF" w:rsidRDefault="004C02EF" w:rsidP="004C02EF">
      <w:r>
        <w:t>Properties are accessed by name, using either the dot notation:</w:t>
      </w:r>
    </w:p>
    <w:p w14:paraId="5F26F423" w14:textId="77777777" w:rsidR="004C02EF" w:rsidRPr="00984A3F" w:rsidRDefault="004C02EF" w:rsidP="004C02EF">
      <w:pPr>
        <w:pStyle w:val="SyntaxRule2"/>
        <w:spacing w:after="120"/>
        <w:jc w:val="left"/>
        <w:rPr>
          <w:lang w:val="en-US"/>
        </w:rPr>
      </w:pPr>
      <w:r w:rsidRPr="00984A3F">
        <w:rPr>
          <w:lang w:val="en-US"/>
        </w:rPr>
        <w:t xml:space="preserve">MemberExpression </w:t>
      </w:r>
      <w:r w:rsidRPr="004431E2">
        <w:rPr>
          <w:rFonts w:ascii="Courier New" w:hAnsi="Courier New"/>
          <w:b/>
          <w:i w:val="0"/>
          <w:lang w:val="en-US"/>
        </w:rPr>
        <w:t>.</w:t>
      </w:r>
      <w:r w:rsidRPr="00984A3F">
        <w:rPr>
          <w:lang w:val="en-US"/>
        </w:rPr>
        <w:t xml:space="preserve"> IdentifierName</w:t>
      </w:r>
      <w:r w:rsidRPr="00984A3F">
        <w:rPr>
          <w:lang w:val="en-US"/>
        </w:rPr>
        <w:br/>
        <w:t xml:space="preserve">CallExpression </w:t>
      </w:r>
      <w:r w:rsidRPr="004431E2">
        <w:rPr>
          <w:rFonts w:ascii="Courier New" w:hAnsi="Courier New"/>
          <w:b/>
          <w:i w:val="0"/>
          <w:lang w:val="en-US"/>
        </w:rPr>
        <w:t>.</w:t>
      </w:r>
      <w:r w:rsidRPr="00984A3F">
        <w:rPr>
          <w:lang w:val="en-US"/>
        </w:rPr>
        <w:t xml:space="preserve"> IdentifierName</w:t>
      </w:r>
    </w:p>
    <w:p w14:paraId="7470C1D5" w14:textId="77777777" w:rsidR="004C02EF" w:rsidRDefault="004C02EF" w:rsidP="004C02EF">
      <w:pPr>
        <w:spacing w:after="120"/>
      </w:pPr>
      <w:r>
        <w:t>or the bracket notation:</w:t>
      </w:r>
    </w:p>
    <w:p w14:paraId="24C90C1B" w14:textId="77777777" w:rsidR="004C02EF" w:rsidRPr="00984A3F" w:rsidRDefault="004C02EF" w:rsidP="004C02EF">
      <w:pPr>
        <w:pStyle w:val="SyntaxRule2"/>
        <w:spacing w:after="120"/>
        <w:jc w:val="left"/>
      </w:pPr>
      <w:r w:rsidRPr="00984A3F">
        <w:t xml:space="preserve">MemberExpression </w:t>
      </w:r>
      <w:r w:rsidRPr="004431E2">
        <w:rPr>
          <w:rFonts w:ascii="Courier New" w:hAnsi="Courier New"/>
          <w:b/>
          <w:i w:val="0"/>
        </w:rPr>
        <w:t>[</w:t>
      </w:r>
      <w:r w:rsidRPr="00984A3F">
        <w:t xml:space="preserve"> Expression </w:t>
      </w:r>
      <w:r w:rsidRPr="004431E2">
        <w:rPr>
          <w:rFonts w:ascii="Courier New" w:hAnsi="Courier New"/>
          <w:b/>
          <w:i w:val="0"/>
        </w:rPr>
        <w:t>]</w:t>
      </w:r>
      <w:r w:rsidRPr="00984A3F">
        <w:br/>
        <w:t xml:space="preserve">CallExpression </w:t>
      </w:r>
      <w:r w:rsidRPr="004431E2">
        <w:rPr>
          <w:rFonts w:ascii="Courier New" w:hAnsi="Courier New"/>
          <w:b/>
          <w:i w:val="0"/>
        </w:rPr>
        <w:t>[</w:t>
      </w:r>
      <w:r w:rsidRPr="00984A3F">
        <w:t xml:space="preserve"> Expression </w:t>
      </w:r>
      <w:r w:rsidRPr="004431E2">
        <w:rPr>
          <w:rFonts w:ascii="Courier New" w:hAnsi="Courier New"/>
          <w:b/>
          <w:i w:val="0"/>
        </w:rPr>
        <w:t>]</w:t>
      </w:r>
    </w:p>
    <w:p w14:paraId="4FE227DF" w14:textId="77777777" w:rsidR="004C02EF" w:rsidRDefault="004C02EF" w:rsidP="004C02EF">
      <w:pPr>
        <w:spacing w:after="120"/>
      </w:pPr>
      <w:r>
        <w:t>The dot notation is explained by the following syntactic conversion:</w:t>
      </w:r>
    </w:p>
    <w:p w14:paraId="32207B77" w14:textId="77777777" w:rsidR="004C02EF" w:rsidRPr="00984A3F" w:rsidRDefault="004C02EF" w:rsidP="004C02EF">
      <w:pPr>
        <w:pStyle w:val="SyntaxRule2"/>
        <w:spacing w:after="120"/>
      </w:pPr>
      <w:r w:rsidRPr="00984A3F">
        <w:t xml:space="preserve">MemberExpression </w:t>
      </w:r>
      <w:r w:rsidRPr="004431E2">
        <w:rPr>
          <w:rFonts w:ascii="Courier New" w:hAnsi="Courier New"/>
          <w:b/>
          <w:i w:val="0"/>
        </w:rPr>
        <w:t>.</w:t>
      </w:r>
      <w:r w:rsidRPr="00984A3F">
        <w:t xml:space="preserve"> IdentifierName</w:t>
      </w:r>
    </w:p>
    <w:p w14:paraId="232D5BD3" w14:textId="77777777" w:rsidR="004C02EF" w:rsidRDefault="004C02EF" w:rsidP="004C02EF">
      <w:pPr>
        <w:spacing w:after="120"/>
      </w:pPr>
      <w:r>
        <w:t>is identical in its behaviour to</w:t>
      </w:r>
    </w:p>
    <w:p w14:paraId="1E286E18" w14:textId="77777777" w:rsidR="004C02EF" w:rsidRPr="004431E2" w:rsidRDefault="004C02EF" w:rsidP="004C02EF">
      <w:pPr>
        <w:pStyle w:val="SyntaxRule2"/>
        <w:spacing w:after="120"/>
        <w:rPr>
          <w:rFonts w:ascii="Courier New" w:hAnsi="Courier New"/>
          <w:b/>
          <w:i w:val="0"/>
        </w:rPr>
      </w:pPr>
      <w:r w:rsidRPr="00984A3F">
        <w:t xml:space="preserve">MemberExpression </w:t>
      </w:r>
      <w:r w:rsidRPr="004431E2">
        <w:rPr>
          <w:rFonts w:ascii="Courier New" w:hAnsi="Courier New"/>
          <w:b/>
          <w:i w:val="0"/>
        </w:rPr>
        <w:t>[</w:t>
      </w:r>
      <w:r w:rsidRPr="00984A3F">
        <w:t xml:space="preserve"> &lt;identifier-name-string&gt; </w:t>
      </w:r>
      <w:r w:rsidRPr="004431E2">
        <w:rPr>
          <w:rFonts w:ascii="Courier New" w:hAnsi="Courier New"/>
          <w:b/>
          <w:i w:val="0"/>
        </w:rPr>
        <w:t>]</w:t>
      </w:r>
    </w:p>
    <w:p w14:paraId="10144A4A" w14:textId="77777777" w:rsidR="004C02EF" w:rsidRDefault="004C02EF" w:rsidP="004C02EF">
      <w:pPr>
        <w:spacing w:after="120"/>
      </w:pPr>
      <w:r>
        <w:t>and similarly</w:t>
      </w:r>
    </w:p>
    <w:p w14:paraId="7572BBDE" w14:textId="77777777" w:rsidR="004C02EF" w:rsidRPr="00984A3F" w:rsidRDefault="004C02EF" w:rsidP="004C02EF">
      <w:pPr>
        <w:pStyle w:val="SyntaxRule2"/>
        <w:keepNext w:val="0"/>
        <w:spacing w:after="120"/>
      </w:pPr>
      <w:r w:rsidRPr="00984A3F">
        <w:t xml:space="preserve">CallExpression </w:t>
      </w:r>
      <w:r w:rsidRPr="004431E2">
        <w:rPr>
          <w:rFonts w:ascii="Courier New" w:hAnsi="Courier New"/>
          <w:b/>
          <w:i w:val="0"/>
        </w:rPr>
        <w:t>.</w:t>
      </w:r>
      <w:r w:rsidRPr="00984A3F">
        <w:t xml:space="preserve"> IdentifierName</w:t>
      </w:r>
    </w:p>
    <w:p w14:paraId="4D9E1C53" w14:textId="77777777" w:rsidR="004C02EF" w:rsidRDefault="004C02EF" w:rsidP="004C02EF">
      <w:pPr>
        <w:keepNext/>
        <w:spacing w:after="120"/>
      </w:pPr>
      <w:r>
        <w:t>is identical in its behaviour to</w:t>
      </w:r>
    </w:p>
    <w:p w14:paraId="45B16C8D" w14:textId="77777777" w:rsidR="004C02EF" w:rsidRPr="004431E2" w:rsidRDefault="004C02EF" w:rsidP="004C02EF">
      <w:pPr>
        <w:pStyle w:val="SyntaxRule2"/>
        <w:spacing w:after="120"/>
        <w:rPr>
          <w:rFonts w:ascii="Courier New" w:hAnsi="Courier New"/>
          <w:b/>
          <w:i w:val="0"/>
        </w:rPr>
      </w:pPr>
      <w:r w:rsidRPr="00984A3F">
        <w:t xml:space="preserve">CallExpression </w:t>
      </w:r>
      <w:r w:rsidRPr="004431E2">
        <w:rPr>
          <w:rFonts w:ascii="Courier New" w:hAnsi="Courier New"/>
          <w:b/>
          <w:i w:val="0"/>
        </w:rPr>
        <w:t>[</w:t>
      </w:r>
      <w:r w:rsidRPr="00984A3F">
        <w:t xml:space="preserve"> &lt;identifier-name-string&gt; </w:t>
      </w:r>
      <w:r w:rsidRPr="004431E2">
        <w:rPr>
          <w:rFonts w:ascii="Courier New" w:hAnsi="Courier New"/>
          <w:b/>
          <w:i w:val="0"/>
        </w:rPr>
        <w:t>]</w:t>
      </w:r>
    </w:p>
    <w:p w14:paraId="429E333E" w14:textId="77777777" w:rsidR="004C02EF" w:rsidRDefault="004C02EF" w:rsidP="004C02EF">
      <w:r>
        <w:t xml:space="preserve">where </w:t>
      </w:r>
      <w:r w:rsidRPr="003931A3">
        <w:rPr>
          <w:rStyle w:val="bnf"/>
        </w:rPr>
        <w:t>&lt;identifier-name-string&gt;</w:t>
      </w:r>
      <w:r>
        <w:t xml:space="preserve"> is a string literal containing the same sequence of characters after processing of Unicode escape sequences as the </w:t>
      </w:r>
      <w:r w:rsidRPr="003931A3">
        <w:rPr>
          <w:rStyle w:val="bnf"/>
        </w:rPr>
        <w:t>IdentifierName</w:t>
      </w:r>
      <w:r>
        <w:t>.</w:t>
      </w:r>
    </w:p>
    <w:p w14:paraId="4A209914" w14:textId="77777777" w:rsidR="004C02EF" w:rsidRDefault="004C02EF" w:rsidP="004C02EF">
      <w:r>
        <w:t xml:space="preserve">The production </w:t>
      </w:r>
      <w:r w:rsidRPr="003931A3">
        <w:rPr>
          <w:rStyle w:val="bnf"/>
        </w:rPr>
        <w:t>MemberExpression</w:t>
      </w:r>
      <w:r>
        <w:t xml:space="preserve"> </w:t>
      </w:r>
      <w:r>
        <w:rPr>
          <w:b/>
        </w:rPr>
        <w:t>:</w:t>
      </w:r>
      <w:r>
        <w:t xml:space="preserve"> </w:t>
      </w:r>
      <w:r w:rsidRPr="003931A3">
        <w:rPr>
          <w:rStyle w:val="bnf"/>
        </w:rPr>
        <w:t>MemberExpression</w:t>
      </w:r>
      <w:r>
        <w:t xml:space="preserve"> </w:t>
      </w:r>
      <w:r>
        <w:rPr>
          <w:rFonts w:ascii="Courier New" w:hAnsi="Courier New"/>
          <w:b/>
        </w:rPr>
        <w:t>[</w:t>
      </w:r>
      <w:r>
        <w:t xml:space="preserve"> </w:t>
      </w:r>
      <w:r w:rsidRPr="003931A3">
        <w:rPr>
          <w:rStyle w:val="bnf"/>
        </w:rPr>
        <w:t>Expression</w:t>
      </w:r>
      <w:r>
        <w:t xml:space="preserve"> </w:t>
      </w:r>
      <w:r>
        <w:rPr>
          <w:rFonts w:ascii="Courier New" w:hAnsi="Courier New"/>
          <w:b/>
        </w:rPr>
        <w:t>]</w:t>
      </w:r>
      <w:r>
        <w:t xml:space="preserve"> is evaluated as follows:</w:t>
      </w:r>
      <w:bookmarkStart w:id="2886" w:name="_Toc382212446"/>
    </w:p>
    <w:p w14:paraId="5F9D8003" w14:textId="77777777" w:rsidR="004C02EF" w:rsidRDefault="004C02EF" w:rsidP="004C02EF">
      <w:pPr>
        <w:pStyle w:val="Alg3"/>
        <w:numPr>
          <w:ilvl w:val="0"/>
          <w:numId w:val="61"/>
        </w:numPr>
      </w:pPr>
      <w:r>
        <w:t xml:space="preserve">Let </w:t>
      </w:r>
      <w:r w:rsidRPr="00830F15">
        <w:rPr>
          <w:i/>
        </w:rPr>
        <w:t>baseReference</w:t>
      </w:r>
      <w:r>
        <w:t xml:space="preserve"> be the result of evaluating </w:t>
      </w:r>
      <w:r>
        <w:rPr>
          <w:i/>
        </w:rPr>
        <w:t>MemberExpression</w:t>
      </w:r>
      <w:bookmarkEnd w:id="2886"/>
      <w:r>
        <w:t>.</w:t>
      </w:r>
      <w:bookmarkStart w:id="2887" w:name="_Toc382212447"/>
    </w:p>
    <w:p w14:paraId="3844D493" w14:textId="77777777" w:rsidR="004C02EF" w:rsidRDefault="004C02EF" w:rsidP="004C02EF">
      <w:pPr>
        <w:pStyle w:val="Alg3"/>
        <w:numPr>
          <w:ilvl w:val="0"/>
          <w:numId w:val="61"/>
        </w:numPr>
      </w:pPr>
      <w:r>
        <w:t xml:space="preserve">Let </w:t>
      </w:r>
      <w:r w:rsidRPr="00570900">
        <w:rPr>
          <w:i/>
        </w:rPr>
        <w:t>baseValue</w:t>
      </w:r>
      <w:r>
        <w:t xml:space="preserve"> be GetValue(</w:t>
      </w:r>
      <w:r w:rsidRPr="00570900">
        <w:rPr>
          <w:i/>
        </w:rPr>
        <w:t>baseReference</w:t>
      </w:r>
      <w:r>
        <w:t>)</w:t>
      </w:r>
      <w:bookmarkEnd w:id="2887"/>
      <w:r>
        <w:t>.</w:t>
      </w:r>
      <w:bookmarkStart w:id="2888" w:name="_Toc382212448"/>
    </w:p>
    <w:p w14:paraId="439BCAF1" w14:textId="77777777" w:rsidR="004C02EF" w:rsidRDefault="004C02EF" w:rsidP="004C02EF">
      <w:pPr>
        <w:pStyle w:val="Alg3"/>
        <w:numPr>
          <w:ilvl w:val="0"/>
          <w:numId w:val="61"/>
        </w:numPr>
      </w:pPr>
      <w:r>
        <w:t xml:space="preserve">Let </w:t>
      </w:r>
      <w:r w:rsidRPr="00570900">
        <w:rPr>
          <w:i/>
        </w:rPr>
        <w:t>propertyNameReference</w:t>
      </w:r>
      <w:r>
        <w:t xml:space="preserve"> be the result of evaluating </w:t>
      </w:r>
      <w:r>
        <w:rPr>
          <w:i/>
        </w:rPr>
        <w:t>Expression</w:t>
      </w:r>
      <w:bookmarkEnd w:id="2888"/>
      <w:r>
        <w:t>.</w:t>
      </w:r>
      <w:bookmarkStart w:id="2889" w:name="_Toc382212449"/>
    </w:p>
    <w:p w14:paraId="4AC55A97" w14:textId="77777777" w:rsidR="004C02EF" w:rsidRDefault="004C02EF" w:rsidP="004C02EF">
      <w:pPr>
        <w:pStyle w:val="Alg3"/>
        <w:numPr>
          <w:ilvl w:val="0"/>
          <w:numId w:val="61"/>
        </w:numPr>
      </w:pPr>
      <w:r>
        <w:t xml:space="preserve">Let </w:t>
      </w:r>
      <w:r w:rsidRPr="00570900">
        <w:rPr>
          <w:i/>
        </w:rPr>
        <w:t>propertyNameValue</w:t>
      </w:r>
      <w:r>
        <w:t xml:space="preserve"> be GetValue(</w:t>
      </w:r>
      <w:r w:rsidRPr="00570900">
        <w:rPr>
          <w:i/>
        </w:rPr>
        <w:t>propertyNameReference</w:t>
      </w:r>
      <w:r>
        <w:t>)</w:t>
      </w:r>
      <w:bookmarkEnd w:id="2889"/>
      <w:r>
        <w:t>.</w:t>
      </w:r>
      <w:bookmarkStart w:id="2890" w:name="_Toc382212450"/>
    </w:p>
    <w:p w14:paraId="103120EF" w14:textId="77777777" w:rsidR="004C02EF" w:rsidRDefault="004C02EF" w:rsidP="004C02EF">
      <w:pPr>
        <w:pStyle w:val="Alg3"/>
        <w:numPr>
          <w:ilvl w:val="0"/>
          <w:numId w:val="61"/>
        </w:numPr>
      </w:pPr>
      <w:r>
        <w:t>Call CheckObjectCoercible(</w:t>
      </w:r>
      <w:r w:rsidRPr="00570900">
        <w:rPr>
          <w:i/>
        </w:rPr>
        <w:t>baseValue</w:t>
      </w:r>
      <w:r>
        <w:t>)</w:t>
      </w:r>
      <w:bookmarkEnd w:id="2890"/>
      <w:r>
        <w:t>.</w:t>
      </w:r>
      <w:bookmarkStart w:id="2891" w:name="_Toc382212451"/>
    </w:p>
    <w:p w14:paraId="47C92EA4" w14:textId="77777777" w:rsidR="004C02EF" w:rsidRDefault="004C02EF" w:rsidP="004C02EF">
      <w:pPr>
        <w:pStyle w:val="Alg3"/>
        <w:numPr>
          <w:ilvl w:val="0"/>
          <w:numId w:val="61"/>
        </w:numPr>
      </w:pPr>
      <w:r>
        <w:t xml:space="preserve">Let </w:t>
      </w:r>
      <w:r w:rsidRPr="00570900">
        <w:rPr>
          <w:i/>
        </w:rPr>
        <w:t>propertyNameString</w:t>
      </w:r>
      <w:r>
        <w:t xml:space="preserve"> be ToString(</w:t>
      </w:r>
      <w:r w:rsidRPr="00570900">
        <w:rPr>
          <w:i/>
        </w:rPr>
        <w:t>propertyNameValue</w:t>
      </w:r>
      <w:r>
        <w:t>)</w:t>
      </w:r>
      <w:bookmarkEnd w:id="2891"/>
      <w:r>
        <w:t>.</w:t>
      </w:r>
      <w:bookmarkStart w:id="2892" w:name="_Toc382212452"/>
    </w:p>
    <w:p w14:paraId="0C0F1DCD" w14:textId="77777777" w:rsidR="004C02EF" w:rsidRDefault="004C02EF" w:rsidP="004C02EF">
      <w:pPr>
        <w:pStyle w:val="Alg3"/>
        <w:numPr>
          <w:ilvl w:val="0"/>
          <w:numId w:val="61"/>
        </w:numPr>
      </w:pPr>
      <w:r>
        <w:t xml:space="preserve">If the syntactic production that is being evaluated is contained in strict mode code, let </w:t>
      </w:r>
      <w:r w:rsidRPr="00570900">
        <w:rPr>
          <w:i/>
        </w:rPr>
        <w:t>strict</w:t>
      </w:r>
      <w:r>
        <w:t xml:space="preserve"> be </w:t>
      </w:r>
      <w:r w:rsidRPr="00570900">
        <w:rPr>
          <w:b/>
        </w:rPr>
        <w:t>true</w:t>
      </w:r>
      <w:r>
        <w:t xml:space="preserve">, else let </w:t>
      </w:r>
      <w:r w:rsidRPr="00570900">
        <w:rPr>
          <w:i/>
        </w:rPr>
        <w:t>strict</w:t>
      </w:r>
      <w:r>
        <w:t xml:space="preserve"> be </w:t>
      </w:r>
      <w:r w:rsidRPr="00570900">
        <w:rPr>
          <w:b/>
        </w:rPr>
        <w:t>false</w:t>
      </w:r>
      <w:r>
        <w:t>.</w:t>
      </w:r>
    </w:p>
    <w:p w14:paraId="3AF6FB3E" w14:textId="77777777" w:rsidR="004C02EF" w:rsidRDefault="004C02EF" w:rsidP="004C02EF">
      <w:pPr>
        <w:pStyle w:val="Alg3"/>
        <w:numPr>
          <w:ilvl w:val="0"/>
          <w:numId w:val="61"/>
        </w:numPr>
        <w:spacing w:after="220"/>
      </w:pPr>
      <w:r>
        <w:t xml:space="preserve">Return a value of type Reference whose base value is </w:t>
      </w:r>
      <w:r w:rsidRPr="00570900">
        <w:rPr>
          <w:i/>
        </w:rPr>
        <w:t>base</w:t>
      </w:r>
      <w:r>
        <w:rPr>
          <w:i/>
        </w:rPr>
        <w:t>Value</w:t>
      </w:r>
      <w:r>
        <w:t xml:space="preserve"> and whose referenced name is </w:t>
      </w:r>
      <w:bookmarkEnd w:id="2892"/>
      <w:r w:rsidRPr="00570900">
        <w:rPr>
          <w:i/>
        </w:rPr>
        <w:t>propertyNameString</w:t>
      </w:r>
      <w:r>
        <w:t xml:space="preserve">, and whose strict mode flag is </w:t>
      </w:r>
      <w:r w:rsidRPr="00570900">
        <w:rPr>
          <w:i/>
        </w:rPr>
        <w:t>strict</w:t>
      </w:r>
      <w:r>
        <w:t>.</w:t>
      </w:r>
      <w:bookmarkStart w:id="2893" w:name="_Toc375031170"/>
      <w:bookmarkStart w:id="2894" w:name="_Toc381513684"/>
      <w:bookmarkStart w:id="2895" w:name="_Ref381525416"/>
      <w:bookmarkStart w:id="2896" w:name="_Toc382202834"/>
      <w:bookmarkStart w:id="2897" w:name="_Toc382212206"/>
      <w:bookmarkStart w:id="2898" w:name="_Toc382212460"/>
      <w:bookmarkStart w:id="2899" w:name="_Toc382291551"/>
    </w:p>
    <w:p w14:paraId="30115516" w14:textId="77777777" w:rsidR="004C02EF" w:rsidRDefault="004C02EF" w:rsidP="004C02EF">
      <w:r>
        <w:t xml:space="preserve">The production </w:t>
      </w:r>
      <w:r w:rsidRPr="003931A3">
        <w:rPr>
          <w:rStyle w:val="bnf"/>
        </w:rPr>
        <w:t>CallExpression</w:t>
      </w:r>
      <w:r w:rsidRPr="00E91749">
        <w:t xml:space="preserve"> </w:t>
      </w:r>
      <w:r>
        <w:rPr>
          <w:b/>
        </w:rPr>
        <w:t>:</w:t>
      </w:r>
      <w:r>
        <w:rPr>
          <w:i/>
        </w:rPr>
        <w:t xml:space="preserve"> </w:t>
      </w:r>
      <w:r w:rsidRPr="003931A3">
        <w:rPr>
          <w:rStyle w:val="bnf"/>
        </w:rPr>
        <w:t>CallExpression</w:t>
      </w:r>
      <w:r>
        <w:rPr>
          <w:i/>
        </w:rPr>
        <w:t xml:space="preserve"> </w:t>
      </w:r>
      <w:r>
        <w:rPr>
          <w:rFonts w:ascii="Courier New" w:hAnsi="Courier New"/>
          <w:b/>
        </w:rPr>
        <w:t>[</w:t>
      </w:r>
      <w:r>
        <w:rPr>
          <w:i/>
        </w:rPr>
        <w:t xml:space="preserve"> </w:t>
      </w:r>
      <w:r w:rsidRPr="003931A3">
        <w:rPr>
          <w:rStyle w:val="bnf"/>
        </w:rPr>
        <w:t>Expression</w:t>
      </w:r>
      <w:r>
        <w:rPr>
          <w:i/>
        </w:rPr>
        <w:t xml:space="preserve"> </w:t>
      </w:r>
      <w:r>
        <w:rPr>
          <w:rFonts w:ascii="Courier New" w:hAnsi="Courier New"/>
          <w:b/>
        </w:rPr>
        <w:t>]</w:t>
      </w:r>
      <w:r>
        <w:t xml:space="preserve"> is evaluated in exactly the same manner, except that the contained </w:t>
      </w:r>
      <w:r w:rsidRPr="003931A3">
        <w:rPr>
          <w:rStyle w:val="bnf"/>
        </w:rPr>
        <w:t>CallExpression</w:t>
      </w:r>
      <w:r>
        <w:t xml:space="preserve"> is evaluated in step 1.</w:t>
      </w:r>
      <w:bookmarkStart w:id="2900" w:name="_Toc385672189"/>
      <w:bookmarkStart w:id="2901" w:name="_Toc393690284"/>
    </w:p>
    <w:p w14:paraId="23FA057C" w14:textId="77777777" w:rsidR="004C02EF" w:rsidRDefault="004C02EF" w:rsidP="003A4B22">
      <w:pPr>
        <w:pStyle w:val="30"/>
        <w:numPr>
          <w:ilvl w:val="0"/>
          <w:numId w:val="0"/>
        </w:numPr>
      </w:pPr>
      <w:bookmarkStart w:id="2902" w:name="_Ref455972170"/>
      <w:bookmarkStart w:id="2903" w:name="_Ref456011197"/>
      <w:bookmarkStart w:id="2904" w:name="_Toc472818823"/>
      <w:bookmarkStart w:id="2905" w:name="_Toc235503397"/>
      <w:bookmarkStart w:id="2906" w:name="_Toc241509172"/>
      <w:bookmarkStart w:id="2907" w:name="_Toc244416659"/>
      <w:bookmarkStart w:id="2908" w:name="_Toc276631023"/>
      <w:bookmarkStart w:id="2909" w:name="_Toc153968412"/>
      <w:r>
        <w:t>11.2.2</w:t>
      </w:r>
      <w:r>
        <w:tab/>
        <w:t xml:space="preserve">The </w:t>
      </w:r>
      <w:r>
        <w:rPr>
          <w:rFonts w:ascii="Courier New" w:hAnsi="Courier New"/>
          <w:sz w:val="22"/>
        </w:rPr>
        <w:t>new</w:t>
      </w:r>
      <w:r>
        <w:rPr>
          <w:sz w:val="22"/>
        </w:rPr>
        <w:t xml:space="preserve"> </w:t>
      </w:r>
      <w:r>
        <w:t>Operato</w:t>
      </w:r>
      <w:bookmarkEnd w:id="2893"/>
      <w:bookmarkEnd w:id="2894"/>
      <w:bookmarkEnd w:id="2895"/>
      <w:bookmarkEnd w:id="2896"/>
      <w:bookmarkEnd w:id="2897"/>
      <w:bookmarkEnd w:id="2898"/>
      <w:bookmarkEnd w:id="2899"/>
      <w:bookmarkEnd w:id="2900"/>
      <w:bookmarkEnd w:id="2901"/>
      <w:r>
        <w:t>r</w:t>
      </w:r>
      <w:bookmarkEnd w:id="2902"/>
      <w:bookmarkEnd w:id="2903"/>
      <w:bookmarkEnd w:id="2904"/>
      <w:bookmarkEnd w:id="2905"/>
      <w:bookmarkEnd w:id="2906"/>
      <w:bookmarkEnd w:id="2907"/>
      <w:bookmarkEnd w:id="2908"/>
      <w:bookmarkEnd w:id="2909"/>
    </w:p>
    <w:p w14:paraId="49B12D61" w14:textId="77777777" w:rsidR="004C02EF" w:rsidRDefault="004C02EF" w:rsidP="004C02EF">
      <w:r>
        <w:t xml:space="preserve">The production </w:t>
      </w:r>
      <w:r w:rsidRPr="003931A3">
        <w:rPr>
          <w:rStyle w:val="bnf"/>
        </w:rPr>
        <w:t>NewExpression</w:t>
      </w:r>
      <w:r>
        <w:rPr>
          <w:i/>
        </w:rPr>
        <w:t xml:space="preserve"> </w:t>
      </w:r>
      <w:r>
        <w:rPr>
          <w:b/>
        </w:rPr>
        <w:t>:</w:t>
      </w:r>
      <w:r>
        <w:rPr>
          <w:i/>
        </w:rPr>
        <w:t xml:space="preserve"> </w:t>
      </w:r>
      <w:r>
        <w:rPr>
          <w:rFonts w:ascii="Courier New" w:hAnsi="Courier New"/>
          <w:b/>
        </w:rPr>
        <w:t>new</w:t>
      </w:r>
      <w:r>
        <w:rPr>
          <w:i/>
        </w:rPr>
        <w:t xml:space="preserve"> </w:t>
      </w:r>
      <w:r w:rsidRPr="003931A3">
        <w:rPr>
          <w:rStyle w:val="bnf"/>
        </w:rPr>
        <w:t>NewExpression</w:t>
      </w:r>
      <w:r>
        <w:rPr>
          <w:i/>
        </w:rPr>
        <w:t xml:space="preserve"> </w:t>
      </w:r>
      <w:r>
        <w:t>is evaluated as follows:</w:t>
      </w:r>
      <w:bookmarkStart w:id="2910" w:name="_Toc382212461"/>
    </w:p>
    <w:p w14:paraId="2D26B915" w14:textId="77777777" w:rsidR="004C02EF" w:rsidRDefault="004C02EF" w:rsidP="004C02EF">
      <w:pPr>
        <w:pStyle w:val="Alg3"/>
        <w:numPr>
          <w:ilvl w:val="0"/>
          <w:numId w:val="62"/>
        </w:numPr>
      </w:pPr>
      <w:r>
        <w:t xml:space="preserve">Let </w:t>
      </w:r>
      <w:r w:rsidRPr="00A3571C">
        <w:rPr>
          <w:i/>
        </w:rPr>
        <w:t>ref</w:t>
      </w:r>
      <w:r>
        <w:t xml:space="preserve"> be the result of evaluating </w:t>
      </w:r>
      <w:r>
        <w:rPr>
          <w:i/>
        </w:rPr>
        <w:t>NewExpression</w:t>
      </w:r>
      <w:bookmarkEnd w:id="2910"/>
      <w:r>
        <w:t>.</w:t>
      </w:r>
      <w:bookmarkStart w:id="2911" w:name="_Toc382212462"/>
    </w:p>
    <w:p w14:paraId="4197221C" w14:textId="77777777" w:rsidR="004C02EF" w:rsidRDefault="004C02EF" w:rsidP="004C02EF">
      <w:pPr>
        <w:pStyle w:val="Alg3"/>
        <w:numPr>
          <w:ilvl w:val="0"/>
          <w:numId w:val="62"/>
        </w:numPr>
      </w:pPr>
      <w:r>
        <w:t xml:space="preserve">Let </w:t>
      </w:r>
      <w:r w:rsidRPr="00A3571C">
        <w:rPr>
          <w:i/>
        </w:rPr>
        <w:t>constructor</w:t>
      </w:r>
      <w:r>
        <w:t xml:space="preserve"> be GetValue(</w:t>
      </w:r>
      <w:r w:rsidRPr="00A3571C">
        <w:rPr>
          <w:i/>
        </w:rPr>
        <w:t>ref</w:t>
      </w:r>
      <w:r>
        <w:t>)</w:t>
      </w:r>
      <w:bookmarkEnd w:id="2911"/>
      <w:r>
        <w:t>.</w:t>
      </w:r>
      <w:bookmarkStart w:id="2912" w:name="_Toc382212463"/>
    </w:p>
    <w:p w14:paraId="5E0470F3" w14:textId="77777777" w:rsidR="004C02EF" w:rsidRDefault="004C02EF" w:rsidP="004C02EF">
      <w:pPr>
        <w:pStyle w:val="Alg3"/>
        <w:numPr>
          <w:ilvl w:val="0"/>
          <w:numId w:val="62"/>
        </w:numPr>
      </w:pPr>
      <w:r>
        <w:t>If Type(</w:t>
      </w:r>
      <w:r w:rsidRPr="00A3571C">
        <w:rPr>
          <w:i/>
        </w:rPr>
        <w:t>constructor</w:t>
      </w:r>
      <w:r>
        <w:t xml:space="preserve">) is not Object, </w:t>
      </w:r>
      <w:bookmarkStart w:id="2913" w:name="_Toc382212464"/>
      <w:bookmarkEnd w:id="2912"/>
      <w:r>
        <w:t xml:space="preserve">throw a </w:t>
      </w:r>
      <w:r>
        <w:rPr>
          <w:b/>
        </w:rPr>
        <w:t>TypeError</w:t>
      </w:r>
      <w:r>
        <w:t xml:space="preserve"> exception.</w:t>
      </w:r>
    </w:p>
    <w:p w14:paraId="6B6DFFE1" w14:textId="77777777" w:rsidR="004C02EF" w:rsidRDefault="004C02EF" w:rsidP="004C02EF">
      <w:pPr>
        <w:pStyle w:val="Alg3"/>
        <w:numPr>
          <w:ilvl w:val="0"/>
          <w:numId w:val="62"/>
        </w:numPr>
      </w:pPr>
      <w:r>
        <w:t xml:space="preserve">If </w:t>
      </w:r>
      <w:r w:rsidRPr="00A3571C">
        <w:rPr>
          <w:i/>
        </w:rPr>
        <w:t>constructor</w:t>
      </w:r>
      <w:r>
        <w:t xml:space="preserve"> does not implement the [[Construct]] internal method, </w:t>
      </w:r>
      <w:bookmarkEnd w:id="2913"/>
      <w:r>
        <w:t xml:space="preserve">throw a </w:t>
      </w:r>
      <w:r>
        <w:rPr>
          <w:b/>
        </w:rPr>
        <w:t>TypeError</w:t>
      </w:r>
      <w:r>
        <w:t xml:space="preserve"> exception.</w:t>
      </w:r>
      <w:bookmarkStart w:id="2914" w:name="_Toc382212465"/>
    </w:p>
    <w:p w14:paraId="75FE4043" w14:textId="77777777" w:rsidR="004C02EF" w:rsidRDefault="004C02EF" w:rsidP="004C02EF">
      <w:pPr>
        <w:pStyle w:val="Alg3"/>
        <w:numPr>
          <w:ilvl w:val="0"/>
          <w:numId w:val="62"/>
        </w:numPr>
        <w:spacing w:after="220"/>
      </w:pPr>
      <w:r>
        <w:t xml:space="preserve">Return the result of calling the [[Construct]] internal method on </w:t>
      </w:r>
      <w:r w:rsidRPr="00A3571C">
        <w:rPr>
          <w:i/>
        </w:rPr>
        <w:t>constructor</w:t>
      </w:r>
      <w:r>
        <w:t>, providing no arguments (that is, an empty list of arguments)</w:t>
      </w:r>
      <w:bookmarkEnd w:id="2914"/>
      <w:r>
        <w:t>.</w:t>
      </w:r>
    </w:p>
    <w:p w14:paraId="35F44F57" w14:textId="77777777" w:rsidR="004C02EF" w:rsidRDefault="004C02EF" w:rsidP="004C02EF">
      <w:r>
        <w:t xml:space="preserve">The production </w:t>
      </w:r>
      <w:r w:rsidRPr="003931A3">
        <w:rPr>
          <w:rStyle w:val="bnf"/>
        </w:rPr>
        <w:t>MemberExpression</w:t>
      </w:r>
      <w:r>
        <w:t xml:space="preserve"> </w:t>
      </w:r>
      <w:r>
        <w:rPr>
          <w:b/>
        </w:rPr>
        <w:t>:</w:t>
      </w:r>
      <w:r>
        <w:t xml:space="preserve"> </w:t>
      </w:r>
      <w:r>
        <w:rPr>
          <w:rFonts w:ascii="Courier New" w:hAnsi="Courier New"/>
          <w:b/>
        </w:rPr>
        <w:t>new</w:t>
      </w:r>
      <w:r>
        <w:t xml:space="preserve"> </w:t>
      </w:r>
      <w:r w:rsidRPr="003931A3">
        <w:rPr>
          <w:rStyle w:val="bnf"/>
        </w:rPr>
        <w:t>MemberExpression</w:t>
      </w:r>
      <w:r>
        <w:t xml:space="preserve"> </w:t>
      </w:r>
      <w:r w:rsidRPr="003931A3">
        <w:rPr>
          <w:rStyle w:val="bnf"/>
        </w:rPr>
        <w:t>Arguments</w:t>
      </w:r>
      <w:r>
        <w:t xml:space="preserve"> is evaluated as follows:</w:t>
      </w:r>
      <w:bookmarkStart w:id="2915" w:name="_Toc382212467"/>
    </w:p>
    <w:p w14:paraId="78947FF6" w14:textId="77777777" w:rsidR="004C02EF" w:rsidRDefault="004C02EF" w:rsidP="004C02EF">
      <w:pPr>
        <w:pStyle w:val="Alg3"/>
        <w:numPr>
          <w:ilvl w:val="0"/>
          <w:numId w:val="63"/>
        </w:numPr>
      </w:pPr>
      <w:r>
        <w:t xml:space="preserve">Let </w:t>
      </w:r>
      <w:r w:rsidRPr="00A3571C">
        <w:rPr>
          <w:i/>
        </w:rPr>
        <w:t>ref</w:t>
      </w:r>
      <w:r>
        <w:t xml:space="preserve"> be the result of evaluating </w:t>
      </w:r>
      <w:r>
        <w:rPr>
          <w:i/>
        </w:rPr>
        <w:t>MemberExpression</w:t>
      </w:r>
      <w:bookmarkEnd w:id="2915"/>
      <w:r>
        <w:t>.</w:t>
      </w:r>
      <w:bookmarkStart w:id="2916" w:name="_Toc382212468"/>
    </w:p>
    <w:p w14:paraId="73FE0BE1" w14:textId="77777777" w:rsidR="004C02EF" w:rsidRDefault="004C02EF" w:rsidP="004C02EF">
      <w:pPr>
        <w:pStyle w:val="Alg3"/>
        <w:numPr>
          <w:ilvl w:val="0"/>
          <w:numId w:val="63"/>
        </w:numPr>
        <w:spacing w:after="220"/>
        <w:contextualSpacing/>
      </w:pPr>
      <w:r>
        <w:t xml:space="preserve">Let </w:t>
      </w:r>
      <w:r w:rsidRPr="00A3571C">
        <w:rPr>
          <w:i/>
        </w:rPr>
        <w:t>constructor</w:t>
      </w:r>
      <w:r>
        <w:t xml:space="preserve"> be GetValue(</w:t>
      </w:r>
      <w:r w:rsidRPr="00A3571C">
        <w:rPr>
          <w:i/>
        </w:rPr>
        <w:t>ref</w:t>
      </w:r>
      <w:r>
        <w:t>)</w:t>
      </w:r>
      <w:bookmarkEnd w:id="2916"/>
      <w:r>
        <w:t>.</w:t>
      </w:r>
      <w:bookmarkStart w:id="2917" w:name="_Toc382212469"/>
    </w:p>
    <w:p w14:paraId="741ABF54" w14:textId="77777777" w:rsidR="004C02EF" w:rsidRDefault="004C02EF" w:rsidP="004C02EF">
      <w:pPr>
        <w:pStyle w:val="Alg3"/>
        <w:numPr>
          <w:ilvl w:val="0"/>
          <w:numId w:val="63"/>
        </w:numPr>
      </w:pPr>
      <w:r>
        <w:t xml:space="preserve">Let </w:t>
      </w:r>
      <w:r w:rsidRPr="00A3571C">
        <w:rPr>
          <w:i/>
        </w:rPr>
        <w:t>argList</w:t>
      </w:r>
      <w:r>
        <w:t xml:space="preserve"> be the result of evaluating </w:t>
      </w:r>
      <w:r>
        <w:rPr>
          <w:i/>
        </w:rPr>
        <w:t>Arguments</w:t>
      </w:r>
      <w:r>
        <w:t>, producing an internal list of argument values (11.2.4)</w:t>
      </w:r>
      <w:bookmarkEnd w:id="2917"/>
      <w:r>
        <w:t>.</w:t>
      </w:r>
      <w:bookmarkStart w:id="2918" w:name="_Toc382212470"/>
    </w:p>
    <w:p w14:paraId="412AFED0" w14:textId="77777777" w:rsidR="004C02EF" w:rsidRDefault="004C02EF" w:rsidP="004C02EF">
      <w:pPr>
        <w:pStyle w:val="Alg3"/>
        <w:numPr>
          <w:ilvl w:val="0"/>
          <w:numId w:val="63"/>
        </w:numPr>
      </w:pPr>
      <w:r>
        <w:t>If Type(</w:t>
      </w:r>
      <w:r w:rsidRPr="00A3571C">
        <w:rPr>
          <w:i/>
        </w:rPr>
        <w:t>constructor</w:t>
      </w:r>
      <w:r>
        <w:t xml:space="preserve">) is not Object, </w:t>
      </w:r>
      <w:bookmarkEnd w:id="2918"/>
      <w:r>
        <w:t xml:space="preserve">throw a </w:t>
      </w:r>
      <w:r>
        <w:rPr>
          <w:b/>
        </w:rPr>
        <w:t>TypeError</w:t>
      </w:r>
      <w:r>
        <w:t xml:space="preserve"> exception.</w:t>
      </w:r>
      <w:bookmarkStart w:id="2919" w:name="_Toc382212471"/>
    </w:p>
    <w:p w14:paraId="297E50CC" w14:textId="77777777" w:rsidR="004C02EF" w:rsidRDefault="004C02EF" w:rsidP="004C02EF">
      <w:pPr>
        <w:pStyle w:val="Alg3"/>
        <w:numPr>
          <w:ilvl w:val="0"/>
          <w:numId w:val="63"/>
        </w:numPr>
      </w:pPr>
      <w:r>
        <w:t xml:space="preserve">If </w:t>
      </w:r>
      <w:r w:rsidRPr="00A3571C">
        <w:rPr>
          <w:i/>
        </w:rPr>
        <w:t>constructor</w:t>
      </w:r>
      <w:r>
        <w:t xml:space="preserve"> does not implement the [[Construct]] internal method, </w:t>
      </w:r>
      <w:bookmarkEnd w:id="2919"/>
      <w:r>
        <w:t xml:space="preserve">throw a </w:t>
      </w:r>
      <w:r>
        <w:rPr>
          <w:b/>
        </w:rPr>
        <w:t>TypeError</w:t>
      </w:r>
      <w:r>
        <w:t xml:space="preserve"> exception.</w:t>
      </w:r>
      <w:bookmarkStart w:id="2920" w:name="_Toc382212472"/>
    </w:p>
    <w:p w14:paraId="6DEE76C7" w14:textId="77777777" w:rsidR="004C02EF" w:rsidRDefault="004C02EF" w:rsidP="004C02EF">
      <w:pPr>
        <w:pStyle w:val="Alg3"/>
        <w:numPr>
          <w:ilvl w:val="0"/>
          <w:numId w:val="63"/>
        </w:numPr>
        <w:spacing w:after="220"/>
      </w:pPr>
      <w:r>
        <w:t xml:space="preserve">Return the result of calling the [[Construct]] internal method on </w:t>
      </w:r>
      <w:r w:rsidRPr="00A3571C">
        <w:rPr>
          <w:i/>
        </w:rPr>
        <w:t>constructor</w:t>
      </w:r>
      <w:r>
        <w:t xml:space="preserve">, providing the list </w:t>
      </w:r>
      <w:r w:rsidRPr="00A3571C">
        <w:rPr>
          <w:i/>
        </w:rPr>
        <w:t>argList</w:t>
      </w:r>
      <w:r>
        <w:t xml:space="preserve"> as the argument values</w:t>
      </w:r>
      <w:bookmarkEnd w:id="2920"/>
      <w:r>
        <w:t>.</w:t>
      </w:r>
      <w:bookmarkStart w:id="2921" w:name="_Toc382212473"/>
    </w:p>
    <w:p w14:paraId="704F93DF" w14:textId="77777777" w:rsidR="004C02EF" w:rsidRDefault="004C02EF" w:rsidP="003A4B22">
      <w:pPr>
        <w:pStyle w:val="30"/>
        <w:numPr>
          <w:ilvl w:val="0"/>
          <w:numId w:val="0"/>
        </w:numPr>
      </w:pPr>
      <w:bookmarkStart w:id="2922" w:name="_Toc375031171"/>
      <w:bookmarkStart w:id="2923" w:name="_Ref381180778"/>
      <w:bookmarkStart w:id="2924" w:name="_Toc381513685"/>
      <w:bookmarkStart w:id="2925" w:name="_Toc382202835"/>
      <w:bookmarkStart w:id="2926" w:name="_Toc382212207"/>
      <w:bookmarkStart w:id="2927" w:name="_Toc382212475"/>
      <w:bookmarkStart w:id="2928" w:name="_Toc382291552"/>
      <w:bookmarkStart w:id="2929" w:name="_Toc385672190"/>
      <w:bookmarkStart w:id="2930" w:name="_Toc393690285"/>
      <w:bookmarkStart w:id="2931" w:name="_Ref455972172"/>
      <w:bookmarkStart w:id="2932" w:name="_Ref456011203"/>
      <w:bookmarkStart w:id="2933" w:name="_Toc472818824"/>
      <w:bookmarkStart w:id="2934" w:name="_Toc235503398"/>
      <w:bookmarkStart w:id="2935" w:name="_Toc241509173"/>
      <w:bookmarkStart w:id="2936" w:name="_Toc244416660"/>
      <w:bookmarkStart w:id="2937" w:name="_Toc276631024"/>
      <w:bookmarkStart w:id="2938" w:name="_Toc153968413"/>
      <w:bookmarkEnd w:id="2921"/>
      <w:r>
        <w:t>11.2.3</w:t>
      </w:r>
      <w:r>
        <w:tab/>
        <w:t>Function Call</w:t>
      </w:r>
      <w:bookmarkEnd w:id="2922"/>
      <w:bookmarkEnd w:id="2923"/>
      <w:bookmarkEnd w:id="2924"/>
      <w:bookmarkEnd w:id="2925"/>
      <w:bookmarkEnd w:id="2926"/>
      <w:bookmarkEnd w:id="2927"/>
      <w:bookmarkEnd w:id="2928"/>
      <w:bookmarkEnd w:id="2929"/>
      <w:bookmarkEnd w:id="2930"/>
      <w:r>
        <w:t>s</w:t>
      </w:r>
      <w:bookmarkEnd w:id="2931"/>
      <w:bookmarkEnd w:id="2932"/>
      <w:bookmarkEnd w:id="2933"/>
      <w:bookmarkEnd w:id="2934"/>
      <w:bookmarkEnd w:id="2935"/>
      <w:bookmarkEnd w:id="2936"/>
      <w:bookmarkEnd w:id="2937"/>
      <w:bookmarkEnd w:id="2938"/>
    </w:p>
    <w:p w14:paraId="37E8BB49" w14:textId="77777777" w:rsidR="004C02EF" w:rsidRDefault="004C02EF" w:rsidP="004C02EF">
      <w:r>
        <w:t xml:space="preserve">The production </w:t>
      </w:r>
      <w:r w:rsidRPr="003931A3">
        <w:rPr>
          <w:rStyle w:val="bnf"/>
        </w:rPr>
        <w:t>CallExpression</w:t>
      </w:r>
      <w:r>
        <w:t xml:space="preserve"> </w:t>
      </w:r>
      <w:r>
        <w:rPr>
          <w:b/>
        </w:rPr>
        <w:t>:</w:t>
      </w:r>
      <w:r>
        <w:t xml:space="preserve"> </w:t>
      </w:r>
      <w:r w:rsidRPr="003931A3">
        <w:rPr>
          <w:rStyle w:val="bnf"/>
        </w:rPr>
        <w:t>MemberExpression</w:t>
      </w:r>
      <w:r>
        <w:t xml:space="preserve"> </w:t>
      </w:r>
      <w:r w:rsidRPr="003931A3">
        <w:rPr>
          <w:rStyle w:val="bnf"/>
        </w:rPr>
        <w:t>Arguments</w:t>
      </w:r>
      <w:r>
        <w:t xml:space="preserve"> is evaluated as follows:</w:t>
      </w:r>
      <w:bookmarkStart w:id="2939" w:name="_Toc382212476"/>
    </w:p>
    <w:p w14:paraId="7665C14C" w14:textId="77777777" w:rsidR="004C02EF" w:rsidRDefault="004C02EF" w:rsidP="004C02EF">
      <w:pPr>
        <w:pStyle w:val="Alg3"/>
        <w:numPr>
          <w:ilvl w:val="0"/>
          <w:numId w:val="64"/>
        </w:numPr>
        <w:spacing w:after="220"/>
        <w:contextualSpacing/>
      </w:pPr>
      <w:r>
        <w:t xml:space="preserve">Let </w:t>
      </w:r>
      <w:r w:rsidRPr="00A3571C">
        <w:rPr>
          <w:i/>
        </w:rPr>
        <w:t>ref</w:t>
      </w:r>
      <w:r>
        <w:t xml:space="preserve"> be the result of evaluating </w:t>
      </w:r>
      <w:r>
        <w:rPr>
          <w:i/>
        </w:rPr>
        <w:t>MemberExpression</w:t>
      </w:r>
      <w:bookmarkEnd w:id="2939"/>
      <w:r>
        <w:t>.</w:t>
      </w:r>
      <w:bookmarkStart w:id="2940" w:name="_Toc382212477"/>
    </w:p>
    <w:p w14:paraId="38B58263" w14:textId="77777777" w:rsidR="004C02EF" w:rsidRDefault="004C02EF" w:rsidP="004C02EF">
      <w:pPr>
        <w:pStyle w:val="Alg3"/>
        <w:numPr>
          <w:ilvl w:val="0"/>
          <w:numId w:val="64"/>
        </w:numPr>
      </w:pPr>
      <w:r>
        <w:t xml:space="preserve">Let </w:t>
      </w:r>
      <w:r>
        <w:rPr>
          <w:i/>
        </w:rPr>
        <w:t>func</w:t>
      </w:r>
      <w:r>
        <w:t xml:space="preserve"> be GetValue(</w:t>
      </w:r>
      <w:r w:rsidRPr="00A3571C">
        <w:rPr>
          <w:i/>
        </w:rPr>
        <w:t>ref</w:t>
      </w:r>
      <w:r>
        <w:t>).</w:t>
      </w:r>
    </w:p>
    <w:p w14:paraId="2657DA85" w14:textId="77777777" w:rsidR="004C02EF" w:rsidRDefault="004C02EF" w:rsidP="004C02EF">
      <w:pPr>
        <w:pStyle w:val="Alg3"/>
        <w:numPr>
          <w:ilvl w:val="0"/>
          <w:numId w:val="64"/>
        </w:numPr>
      </w:pPr>
      <w:r>
        <w:t xml:space="preserve">Let </w:t>
      </w:r>
      <w:r w:rsidRPr="00A3571C">
        <w:rPr>
          <w:i/>
        </w:rPr>
        <w:t>argList</w:t>
      </w:r>
      <w:r>
        <w:t xml:space="preserve"> be the result of evaluating </w:t>
      </w:r>
      <w:r>
        <w:rPr>
          <w:i/>
        </w:rPr>
        <w:t>Arguments</w:t>
      </w:r>
      <w:r>
        <w:t>, producing an internal list of argument values (see 11.2.4)</w:t>
      </w:r>
      <w:bookmarkEnd w:id="2940"/>
      <w:r>
        <w:t>.</w:t>
      </w:r>
      <w:bookmarkStart w:id="2941" w:name="_Toc382212478"/>
    </w:p>
    <w:p w14:paraId="1366EFE5" w14:textId="77777777" w:rsidR="004C02EF" w:rsidRDefault="004C02EF" w:rsidP="004C02EF">
      <w:pPr>
        <w:pStyle w:val="Alg3"/>
        <w:numPr>
          <w:ilvl w:val="0"/>
          <w:numId w:val="64"/>
        </w:numPr>
      </w:pPr>
      <w:bookmarkStart w:id="2942" w:name="_Toc382212479"/>
      <w:bookmarkEnd w:id="2941"/>
      <w:r>
        <w:t>If Type(</w:t>
      </w:r>
      <w:r>
        <w:rPr>
          <w:i/>
        </w:rPr>
        <w:t>func</w:t>
      </w:r>
      <w:r>
        <w:t xml:space="preserve">) is not Object, </w:t>
      </w:r>
      <w:bookmarkEnd w:id="2942"/>
      <w:r>
        <w:t xml:space="preserve">throw a </w:t>
      </w:r>
      <w:r>
        <w:rPr>
          <w:b/>
        </w:rPr>
        <w:t>TypeError</w:t>
      </w:r>
      <w:r>
        <w:t xml:space="preserve"> exception.</w:t>
      </w:r>
      <w:bookmarkStart w:id="2943" w:name="_Toc382212480"/>
    </w:p>
    <w:p w14:paraId="6F0DD3EB" w14:textId="77777777" w:rsidR="004C02EF" w:rsidRDefault="004C02EF" w:rsidP="004C02EF">
      <w:pPr>
        <w:pStyle w:val="Alg3"/>
        <w:numPr>
          <w:ilvl w:val="0"/>
          <w:numId w:val="64"/>
        </w:numPr>
      </w:pPr>
      <w:r>
        <w:t>If IsCallable(</w:t>
      </w:r>
      <w:r>
        <w:rPr>
          <w:i/>
        </w:rPr>
        <w:t>func</w:t>
      </w:r>
      <w:r>
        <w:t xml:space="preserve">) is </w:t>
      </w:r>
      <w:r w:rsidRPr="00AF70EA">
        <w:rPr>
          <w:b/>
        </w:rPr>
        <w:t>false</w:t>
      </w:r>
      <w:r>
        <w:t xml:space="preserve">, </w:t>
      </w:r>
      <w:bookmarkEnd w:id="2943"/>
      <w:r>
        <w:t xml:space="preserve">throw a </w:t>
      </w:r>
      <w:r>
        <w:rPr>
          <w:b/>
        </w:rPr>
        <w:t>TypeError</w:t>
      </w:r>
      <w:r>
        <w:t xml:space="preserve"> exception.</w:t>
      </w:r>
      <w:bookmarkStart w:id="2944" w:name="_Toc382212481"/>
    </w:p>
    <w:p w14:paraId="0087D343" w14:textId="77777777" w:rsidR="004C02EF" w:rsidRDefault="004C02EF" w:rsidP="004C02EF">
      <w:pPr>
        <w:pStyle w:val="Alg3"/>
        <w:numPr>
          <w:ilvl w:val="0"/>
          <w:numId w:val="64"/>
        </w:numPr>
      </w:pPr>
      <w:r>
        <w:t>If Type(</w:t>
      </w:r>
      <w:r w:rsidRPr="00A3571C">
        <w:rPr>
          <w:i/>
        </w:rPr>
        <w:t>ref</w:t>
      </w:r>
      <w:r>
        <w:t>) is Reference, then</w:t>
      </w:r>
      <w:bookmarkStart w:id="2945" w:name="_Toc382212482"/>
      <w:bookmarkEnd w:id="2944"/>
    </w:p>
    <w:p w14:paraId="75C07299" w14:textId="77777777" w:rsidR="004C02EF" w:rsidRDefault="004C02EF" w:rsidP="004C02EF">
      <w:pPr>
        <w:pStyle w:val="Alg3"/>
        <w:numPr>
          <w:ilvl w:val="1"/>
          <w:numId w:val="64"/>
        </w:numPr>
      </w:pPr>
      <w:r>
        <w:t>If IsPropertyReference(</w:t>
      </w:r>
      <w:r w:rsidRPr="00A3571C">
        <w:rPr>
          <w:i/>
        </w:rPr>
        <w:t>ref</w:t>
      </w:r>
      <w:r>
        <w:t xml:space="preserve">) is </w:t>
      </w:r>
      <w:r w:rsidRPr="00AF70EA">
        <w:rPr>
          <w:b/>
        </w:rPr>
        <w:t>true</w:t>
      </w:r>
      <w:r>
        <w:t>, then</w:t>
      </w:r>
    </w:p>
    <w:p w14:paraId="72F95FCD" w14:textId="77777777" w:rsidR="004C02EF" w:rsidRDefault="004C02EF" w:rsidP="004C02EF">
      <w:pPr>
        <w:pStyle w:val="Alg3"/>
        <w:numPr>
          <w:ilvl w:val="2"/>
          <w:numId w:val="64"/>
        </w:numPr>
      </w:pPr>
      <w:r>
        <w:t xml:space="preserve">Let </w:t>
      </w:r>
      <w:r w:rsidRPr="00E72ED3">
        <w:rPr>
          <w:i/>
        </w:rPr>
        <w:t>thisValue</w:t>
      </w:r>
      <w:r>
        <w:t xml:space="preserve"> be GetBase(</w:t>
      </w:r>
      <w:r w:rsidRPr="00A3571C">
        <w:rPr>
          <w:i/>
        </w:rPr>
        <w:t>ref</w:t>
      </w:r>
      <w:r>
        <w:t>).</w:t>
      </w:r>
    </w:p>
    <w:p w14:paraId="63DD2964" w14:textId="77777777" w:rsidR="004C02EF" w:rsidRDefault="004C02EF" w:rsidP="004C02EF">
      <w:pPr>
        <w:pStyle w:val="Alg3"/>
        <w:numPr>
          <w:ilvl w:val="1"/>
          <w:numId w:val="64"/>
        </w:numPr>
      </w:pPr>
      <w:r>
        <w:t xml:space="preserve">Else, the base of </w:t>
      </w:r>
      <w:r w:rsidRPr="00087E4B">
        <w:rPr>
          <w:i/>
        </w:rPr>
        <w:t>ref</w:t>
      </w:r>
      <w:r>
        <w:t xml:space="preserve"> is an Environment Record</w:t>
      </w:r>
    </w:p>
    <w:p w14:paraId="3689CD27" w14:textId="77777777" w:rsidR="004C02EF" w:rsidRDefault="004C02EF" w:rsidP="004C02EF">
      <w:pPr>
        <w:pStyle w:val="Alg3"/>
        <w:numPr>
          <w:ilvl w:val="2"/>
          <w:numId w:val="64"/>
        </w:numPr>
      </w:pPr>
      <w:r>
        <w:t xml:space="preserve">Let </w:t>
      </w:r>
      <w:r w:rsidRPr="00087E4B">
        <w:rPr>
          <w:i/>
        </w:rPr>
        <w:t>thisValue</w:t>
      </w:r>
      <w:r>
        <w:t xml:space="preserve"> be the result of calling the ImplicitThisValue concrete method of GetBase(</w:t>
      </w:r>
      <w:r w:rsidRPr="00612C55">
        <w:rPr>
          <w:i/>
        </w:rPr>
        <w:t>ref</w:t>
      </w:r>
      <w:r>
        <w:t>).</w:t>
      </w:r>
    </w:p>
    <w:p w14:paraId="5F901341" w14:textId="77777777" w:rsidR="004C02EF" w:rsidRDefault="004C02EF" w:rsidP="004C02EF">
      <w:pPr>
        <w:pStyle w:val="Alg3"/>
        <w:numPr>
          <w:ilvl w:val="0"/>
          <w:numId w:val="64"/>
        </w:numPr>
      </w:pPr>
      <w:r>
        <w:t>Else, Type(</w:t>
      </w:r>
      <w:r w:rsidRPr="00A3571C">
        <w:rPr>
          <w:i/>
        </w:rPr>
        <w:t>ref</w:t>
      </w:r>
      <w:r>
        <w:t>) is not Reference.</w:t>
      </w:r>
    </w:p>
    <w:p w14:paraId="353F8665" w14:textId="77777777" w:rsidR="004C02EF" w:rsidRDefault="004C02EF" w:rsidP="004C02EF">
      <w:pPr>
        <w:pStyle w:val="Alg3"/>
        <w:numPr>
          <w:ilvl w:val="1"/>
          <w:numId w:val="64"/>
        </w:numPr>
      </w:pPr>
      <w:r>
        <w:t xml:space="preserve">Let </w:t>
      </w:r>
      <w:r w:rsidRPr="00E72ED3">
        <w:rPr>
          <w:i/>
        </w:rPr>
        <w:t>thisValue</w:t>
      </w:r>
      <w:r>
        <w:t xml:space="preserve"> be </w:t>
      </w:r>
      <w:r>
        <w:rPr>
          <w:b/>
        </w:rPr>
        <w:t>undefined</w:t>
      </w:r>
      <w:r>
        <w:t>.</w:t>
      </w:r>
    </w:p>
    <w:p w14:paraId="6113AC1A" w14:textId="77777777" w:rsidR="004C02EF" w:rsidRDefault="004C02EF" w:rsidP="004C02EF">
      <w:pPr>
        <w:pStyle w:val="Alg3"/>
        <w:numPr>
          <w:ilvl w:val="0"/>
          <w:numId w:val="64"/>
        </w:numPr>
        <w:spacing w:after="220"/>
        <w:contextualSpacing/>
      </w:pPr>
      <w:bookmarkStart w:id="2946" w:name="_Toc382212483"/>
      <w:bookmarkEnd w:id="2945"/>
      <w:r>
        <w:t xml:space="preserve">Return the result of calling the [[Call]] internal method on </w:t>
      </w:r>
      <w:r>
        <w:rPr>
          <w:i/>
        </w:rPr>
        <w:t>func</w:t>
      </w:r>
      <w:r>
        <w:t xml:space="preserve">, providing </w:t>
      </w:r>
      <w:r w:rsidRPr="00E72ED3">
        <w:rPr>
          <w:i/>
        </w:rPr>
        <w:t>thisValue</w:t>
      </w:r>
      <w:r>
        <w:t xml:space="preserve"> as the </w:t>
      </w:r>
      <w:r>
        <w:rPr>
          <w:b/>
        </w:rPr>
        <w:t>this</w:t>
      </w:r>
      <w:r>
        <w:t xml:space="preserve"> value and providing the list </w:t>
      </w:r>
      <w:r w:rsidRPr="00A3571C">
        <w:rPr>
          <w:i/>
        </w:rPr>
        <w:t>argList</w:t>
      </w:r>
      <w:r>
        <w:t xml:space="preserve"> as the argument values</w:t>
      </w:r>
      <w:bookmarkEnd w:id="2946"/>
      <w:r>
        <w:t>.</w:t>
      </w:r>
      <w:bookmarkStart w:id="2947" w:name="_Toc382212484"/>
    </w:p>
    <w:bookmarkEnd w:id="2947"/>
    <w:p w14:paraId="4ABE525D" w14:textId="77777777" w:rsidR="004C02EF" w:rsidRDefault="004C02EF" w:rsidP="004C02EF">
      <w:r>
        <w:t xml:space="preserve">The production </w:t>
      </w:r>
      <w:r w:rsidRPr="00AC05C2">
        <w:rPr>
          <w:rStyle w:val="bnf"/>
        </w:rPr>
        <w:t>CallExpression</w:t>
      </w:r>
      <w:r w:rsidRPr="00E91749">
        <w:t xml:space="preserve"> </w:t>
      </w:r>
      <w:r>
        <w:rPr>
          <w:b/>
        </w:rPr>
        <w:t>:</w:t>
      </w:r>
      <w:r w:rsidRPr="00E91749">
        <w:t xml:space="preserve"> </w:t>
      </w:r>
      <w:r w:rsidRPr="00AC05C2">
        <w:rPr>
          <w:rStyle w:val="bnf"/>
        </w:rPr>
        <w:t>CallExpression</w:t>
      </w:r>
      <w:r w:rsidRPr="00E91749">
        <w:t xml:space="preserve"> </w:t>
      </w:r>
      <w:r w:rsidRPr="00AC05C2">
        <w:rPr>
          <w:rStyle w:val="bnf"/>
        </w:rPr>
        <w:t>Arguments</w:t>
      </w:r>
      <w:r w:rsidRPr="00E91749">
        <w:t xml:space="preserve"> </w:t>
      </w:r>
      <w:r>
        <w:t xml:space="preserve"> is evaluated in exactly the same manner, except that the contained </w:t>
      </w:r>
      <w:r w:rsidRPr="00AC05C2">
        <w:rPr>
          <w:rStyle w:val="bnf"/>
        </w:rPr>
        <w:t>CallExpression</w:t>
      </w:r>
      <w:r>
        <w:t xml:space="preserve"> is evaluated in step 1.</w:t>
      </w:r>
    </w:p>
    <w:p w14:paraId="026A895D" w14:textId="77777777" w:rsidR="004C02EF" w:rsidRDefault="004C02EF" w:rsidP="004C02EF">
      <w:pPr>
        <w:pStyle w:val="Note"/>
      </w:pPr>
      <w:r w:rsidRPr="00AC05C2">
        <w:t>NOTE</w:t>
      </w:r>
      <w:r w:rsidRPr="00AC05C2">
        <w:tab/>
        <w:t xml:space="preserve">The returned result will never be of type Reference if </w:t>
      </w:r>
      <w:r w:rsidRPr="00AC05C2">
        <w:rPr>
          <w:rFonts w:ascii="Times New Roman" w:hAnsi="Times New Roman"/>
          <w:i/>
        </w:rPr>
        <w:t>func</w:t>
      </w:r>
      <w:r w:rsidRPr="00AC05C2">
        <w:t xml:space="preserve"> is a native ECMAScript object. Whether calling a host object can return a value of type Reference is implementation-dependent.</w:t>
      </w:r>
      <w:bookmarkStart w:id="2948" w:name="_Ref384027085"/>
      <w:bookmarkStart w:id="2949" w:name="_Toc385672191"/>
      <w:bookmarkStart w:id="2950" w:name="_Toc393690286"/>
      <w:r w:rsidRPr="00AC05C2">
        <w:t xml:space="preserve"> If a value of type Reference is returned, it must be a non-strict Property Reference.</w:t>
      </w:r>
    </w:p>
    <w:p w14:paraId="4C246484" w14:textId="77777777" w:rsidR="004C02EF" w:rsidRDefault="004C02EF" w:rsidP="003A4B22">
      <w:pPr>
        <w:pStyle w:val="30"/>
        <w:numPr>
          <w:ilvl w:val="0"/>
          <w:numId w:val="0"/>
        </w:numPr>
      </w:pPr>
      <w:bookmarkStart w:id="2951" w:name="_Ref424531183"/>
      <w:bookmarkStart w:id="2952" w:name="_Ref424531447"/>
      <w:bookmarkStart w:id="2953" w:name="_Ref424531464"/>
      <w:bookmarkStart w:id="2954" w:name="_Toc472818825"/>
      <w:bookmarkStart w:id="2955" w:name="_Toc235503399"/>
      <w:bookmarkStart w:id="2956" w:name="_Toc241509174"/>
      <w:bookmarkStart w:id="2957" w:name="_Toc244416661"/>
      <w:bookmarkStart w:id="2958" w:name="_Toc276631025"/>
      <w:bookmarkStart w:id="2959" w:name="_Toc153968414"/>
      <w:r>
        <w:t>11.2.4</w:t>
      </w:r>
      <w:r>
        <w:tab/>
        <w:t>Argument List</w:t>
      </w:r>
      <w:bookmarkEnd w:id="2948"/>
      <w:bookmarkEnd w:id="2949"/>
      <w:bookmarkEnd w:id="2950"/>
      <w:r>
        <w:t>s</w:t>
      </w:r>
      <w:bookmarkEnd w:id="2951"/>
      <w:bookmarkEnd w:id="2952"/>
      <w:bookmarkEnd w:id="2953"/>
      <w:bookmarkEnd w:id="2954"/>
      <w:bookmarkEnd w:id="2955"/>
      <w:bookmarkEnd w:id="2956"/>
      <w:bookmarkEnd w:id="2957"/>
      <w:bookmarkEnd w:id="2958"/>
      <w:bookmarkEnd w:id="2959"/>
    </w:p>
    <w:p w14:paraId="2B30EA7B" w14:textId="77777777" w:rsidR="004C02EF" w:rsidRDefault="004C02EF" w:rsidP="004C02EF">
      <w:r>
        <w:t>The evaluation of an argument list produces a List of values (see 8.8).</w:t>
      </w:r>
    </w:p>
    <w:p w14:paraId="0EA048F4" w14:textId="77777777" w:rsidR="004C02EF" w:rsidRDefault="004C02EF" w:rsidP="004C02EF">
      <w:r>
        <w:t xml:space="preserve">The production </w:t>
      </w:r>
      <w:r w:rsidRPr="00E32218">
        <w:rPr>
          <w:rFonts w:ascii="Times New Roman" w:hAnsi="Times New Roman"/>
          <w:i/>
        </w:rPr>
        <w:t xml:space="preserve">Arguments </w:t>
      </w:r>
      <w:r>
        <w:rPr>
          <w:b/>
        </w:rPr>
        <w:t>:</w:t>
      </w:r>
      <w:r w:rsidRPr="00E91749">
        <w:t xml:space="preserve"> </w:t>
      </w:r>
      <w:r>
        <w:rPr>
          <w:rFonts w:ascii="Courier New" w:hAnsi="Courier New"/>
          <w:b/>
        </w:rPr>
        <w:t>( )</w:t>
      </w:r>
      <w:r>
        <w:t xml:space="preserve"> is evaluated as follows:</w:t>
      </w:r>
    </w:p>
    <w:p w14:paraId="361B6B11" w14:textId="77777777" w:rsidR="004C02EF" w:rsidRDefault="004C02EF" w:rsidP="004C02EF">
      <w:pPr>
        <w:pStyle w:val="Alg3"/>
        <w:numPr>
          <w:ilvl w:val="0"/>
          <w:numId w:val="65"/>
        </w:numPr>
        <w:spacing w:after="220"/>
        <w:contextualSpacing/>
      </w:pPr>
      <w:r>
        <w:t>Return an empty List.</w:t>
      </w:r>
    </w:p>
    <w:p w14:paraId="54E74E61" w14:textId="77777777" w:rsidR="004C02EF" w:rsidRDefault="004C02EF" w:rsidP="004C02EF">
      <w:r>
        <w:t xml:space="preserve">The production </w:t>
      </w:r>
      <w:r w:rsidRPr="00AC05C2">
        <w:rPr>
          <w:rStyle w:val="bnf"/>
        </w:rPr>
        <w:t>Arguments</w:t>
      </w:r>
      <w:r>
        <w:rPr>
          <w:i/>
        </w:rPr>
        <w:t xml:space="preserve"> </w:t>
      </w:r>
      <w:r>
        <w:rPr>
          <w:b/>
        </w:rPr>
        <w:t>:</w:t>
      </w:r>
      <w:r>
        <w:rPr>
          <w:i/>
        </w:rPr>
        <w:t xml:space="preserve"> </w:t>
      </w:r>
      <w:r>
        <w:rPr>
          <w:rFonts w:ascii="Courier New" w:hAnsi="Courier New"/>
          <w:b/>
        </w:rPr>
        <w:t xml:space="preserve">( </w:t>
      </w:r>
      <w:r w:rsidRPr="00AC05C2">
        <w:rPr>
          <w:rStyle w:val="bnf"/>
        </w:rPr>
        <w:t>ArgumentList</w:t>
      </w:r>
      <w:r>
        <w:rPr>
          <w:rFonts w:ascii="Courier New" w:hAnsi="Courier New"/>
          <w:b/>
        </w:rPr>
        <w:t xml:space="preserve"> )</w:t>
      </w:r>
      <w:r>
        <w:t xml:space="preserve"> is evaluated as follows:</w:t>
      </w:r>
    </w:p>
    <w:p w14:paraId="48B6CBF6" w14:textId="77777777" w:rsidR="004C02EF" w:rsidRDefault="004C02EF" w:rsidP="004C02EF">
      <w:pPr>
        <w:pStyle w:val="Alg3"/>
        <w:numPr>
          <w:ilvl w:val="0"/>
          <w:numId w:val="66"/>
        </w:numPr>
        <w:spacing w:after="220"/>
        <w:contextualSpacing/>
      </w:pPr>
      <w:r>
        <w:t xml:space="preserve">Return the result of evaluating </w:t>
      </w:r>
      <w:r>
        <w:rPr>
          <w:i/>
        </w:rPr>
        <w:t>ArgumentList</w:t>
      </w:r>
      <w:r>
        <w:t>.</w:t>
      </w:r>
    </w:p>
    <w:p w14:paraId="27BB6559" w14:textId="77777777" w:rsidR="004C02EF" w:rsidRDefault="004C02EF" w:rsidP="004C02EF">
      <w:pPr>
        <w:keepNext/>
      </w:pPr>
      <w:r>
        <w:t xml:space="preserve">The production </w:t>
      </w:r>
      <w:r w:rsidRPr="00AC05C2">
        <w:rPr>
          <w:rStyle w:val="bnf"/>
        </w:rPr>
        <w:t>ArgumentList</w:t>
      </w:r>
      <w:r>
        <w:rPr>
          <w:i/>
        </w:rPr>
        <w:t xml:space="preserve"> </w:t>
      </w:r>
      <w:r>
        <w:rPr>
          <w:b/>
        </w:rPr>
        <w:t>:</w:t>
      </w:r>
      <w:r>
        <w:rPr>
          <w:rFonts w:ascii="Courier New" w:hAnsi="Courier New"/>
          <w:b/>
        </w:rPr>
        <w:t xml:space="preserve"> </w:t>
      </w:r>
      <w:r w:rsidRPr="00AC05C2">
        <w:rPr>
          <w:rStyle w:val="bnf"/>
        </w:rPr>
        <w:t>AssignmentExpression</w:t>
      </w:r>
      <w:r>
        <w:rPr>
          <w:rFonts w:ascii="Courier New" w:hAnsi="Courier New"/>
          <w:b/>
        </w:rPr>
        <w:t xml:space="preserve"> </w:t>
      </w:r>
      <w:r>
        <w:t>is evaluated as follows:</w:t>
      </w:r>
    </w:p>
    <w:p w14:paraId="5B2BDE06" w14:textId="77777777" w:rsidR="004C02EF" w:rsidRDefault="004C02EF" w:rsidP="004C02EF">
      <w:pPr>
        <w:pStyle w:val="Alg3"/>
        <w:numPr>
          <w:ilvl w:val="0"/>
          <w:numId w:val="67"/>
        </w:numPr>
        <w:spacing w:after="220"/>
        <w:contextualSpacing/>
      </w:pPr>
      <w:r>
        <w:t xml:space="preserve">Let </w:t>
      </w:r>
      <w:r w:rsidRPr="00E72ED3">
        <w:rPr>
          <w:i/>
        </w:rPr>
        <w:t>ref</w:t>
      </w:r>
      <w:r>
        <w:t xml:space="preserve"> be the result of evaluating </w:t>
      </w:r>
      <w:r>
        <w:rPr>
          <w:i/>
        </w:rPr>
        <w:t>AssignmentExpression</w:t>
      </w:r>
      <w:r>
        <w:t>.</w:t>
      </w:r>
    </w:p>
    <w:p w14:paraId="3CF16C17" w14:textId="77777777" w:rsidR="004C02EF" w:rsidRDefault="004C02EF" w:rsidP="004C02EF">
      <w:pPr>
        <w:pStyle w:val="Alg3"/>
        <w:numPr>
          <w:ilvl w:val="0"/>
          <w:numId w:val="67"/>
        </w:numPr>
      </w:pPr>
      <w:r>
        <w:t xml:space="preserve">Let </w:t>
      </w:r>
      <w:r w:rsidRPr="00E72ED3">
        <w:rPr>
          <w:i/>
        </w:rPr>
        <w:t>arg</w:t>
      </w:r>
      <w:r>
        <w:t xml:space="preserve"> be GetValue(</w:t>
      </w:r>
      <w:r w:rsidRPr="00E72ED3">
        <w:rPr>
          <w:i/>
        </w:rPr>
        <w:t>ref</w:t>
      </w:r>
      <w:r>
        <w:t>).</w:t>
      </w:r>
    </w:p>
    <w:p w14:paraId="14CC7504" w14:textId="77777777" w:rsidR="004C02EF" w:rsidRDefault="004C02EF" w:rsidP="004C02EF">
      <w:pPr>
        <w:pStyle w:val="Alg3"/>
        <w:numPr>
          <w:ilvl w:val="0"/>
          <w:numId w:val="67"/>
        </w:numPr>
        <w:spacing w:after="220"/>
        <w:contextualSpacing/>
      </w:pPr>
      <w:r>
        <w:t xml:space="preserve">Return a List whose sole item is </w:t>
      </w:r>
      <w:r w:rsidRPr="00E72ED3">
        <w:rPr>
          <w:i/>
        </w:rPr>
        <w:t>arg</w:t>
      </w:r>
      <w:r>
        <w:t>.</w:t>
      </w:r>
    </w:p>
    <w:p w14:paraId="02B1D8F3" w14:textId="77777777" w:rsidR="00144DD7" w:rsidRDefault="00144DD7" w:rsidP="008F79A5">
      <w:pPr>
        <w:contextualSpacing/>
        <w:rPr>
          <w:ins w:id="2960" w:author="Allen Wirfs-Brock" w:date="2011-07-05T10:46:00Z"/>
        </w:rPr>
        <w:pPrChange w:id="2961" w:author="Allen Wirfs-Brock" w:date="2011-07-07T19:02:00Z">
          <w:pPr/>
        </w:pPrChange>
      </w:pPr>
      <w:ins w:id="2962" w:author="Allen Wirfs-Brock" w:date="2011-07-05T10:46:00Z">
        <w:r>
          <w:t xml:space="preserve">The static semantics of the production </w:t>
        </w:r>
        <w:r w:rsidRPr="00AC05C2">
          <w:rPr>
            <w:rStyle w:val="bnf"/>
          </w:rPr>
          <w:t>ArgumentList</w:t>
        </w:r>
        <w:r>
          <w:rPr>
            <w:rStyle w:val="bnf"/>
          </w:rPr>
          <w:t xml:space="preserve"> </w:t>
        </w:r>
        <w:r>
          <w:rPr>
            <w:b/>
          </w:rPr>
          <w:t>:</w:t>
        </w:r>
        <w:r>
          <w:t xml:space="preserve"> </w:t>
        </w:r>
        <w:r>
          <w:rPr>
            <w:rFonts w:ascii="Courier New" w:hAnsi="Courier New" w:cs="Courier New"/>
            <w:b/>
            <w:i/>
          </w:rPr>
          <w:t xml:space="preserve">… </w:t>
        </w:r>
        <w:r w:rsidRPr="00B73791">
          <w:rPr>
            <w:rStyle w:val="bnf"/>
          </w:rPr>
          <w:t>AssignmentExpression</w:t>
        </w:r>
        <w:r>
          <w:t xml:space="preserve"> are:</w:t>
        </w:r>
      </w:ins>
    </w:p>
    <w:p w14:paraId="7BDC821E" w14:textId="77777777" w:rsidR="00144DD7" w:rsidRDefault="00144DD7" w:rsidP="00144DD7">
      <w:pPr>
        <w:numPr>
          <w:ilvl w:val="0"/>
          <w:numId w:val="411"/>
        </w:numPr>
        <w:spacing w:after="220"/>
        <w:rPr>
          <w:ins w:id="2963" w:author="Allen Wirfs-Brock" w:date="2011-07-05T10:46:00Z"/>
        </w:rPr>
      </w:pPr>
      <w:ins w:id="2964" w:author="Allen Wirfs-Brock" w:date="2011-07-05T10:46:00Z">
        <w:r>
          <w:t>It is a Syntax Error if the scource code parsed with this production is not extended code</w:t>
        </w:r>
        <w:r w:rsidRPr="00586549">
          <w:t>.</w:t>
        </w:r>
      </w:ins>
    </w:p>
    <w:p w14:paraId="5578C0AB" w14:textId="77777777" w:rsidR="00144DD7" w:rsidRDefault="00144DD7" w:rsidP="00144DD7">
      <w:pPr>
        <w:rPr>
          <w:ins w:id="2965" w:author="Allen Wirfs-Brock" w:date="2011-07-05T10:46:00Z"/>
        </w:rPr>
      </w:pPr>
      <w:ins w:id="2966" w:author="Allen Wirfs-Brock" w:date="2011-07-05T10:46:00Z">
        <w:r>
          <w:t xml:space="preserve">The production  </w:t>
        </w:r>
        <w:r w:rsidRPr="00AC05C2">
          <w:rPr>
            <w:rStyle w:val="bnf"/>
          </w:rPr>
          <w:t>ArgumentList</w:t>
        </w:r>
        <w:r>
          <w:rPr>
            <w:rStyle w:val="bnf"/>
          </w:rPr>
          <w:t xml:space="preserve"> </w:t>
        </w:r>
        <w:r>
          <w:rPr>
            <w:b/>
          </w:rPr>
          <w:t>:</w:t>
        </w:r>
        <w:r>
          <w:t xml:space="preserve"> </w:t>
        </w:r>
        <w:r>
          <w:rPr>
            <w:rFonts w:ascii="Courier New" w:hAnsi="Courier New" w:cs="Courier New"/>
            <w:b/>
            <w:i/>
          </w:rPr>
          <w:t xml:space="preserve">… </w:t>
        </w:r>
        <w:r w:rsidRPr="00B73791">
          <w:rPr>
            <w:rStyle w:val="bnf"/>
          </w:rPr>
          <w:t>AssignmentExpression</w:t>
        </w:r>
        <w:r>
          <w:t xml:space="preserve">  is evaluated as follows:</w:t>
        </w:r>
      </w:ins>
    </w:p>
    <w:p w14:paraId="14845623" w14:textId="77777777" w:rsidR="00144DD7" w:rsidRDefault="00144DD7" w:rsidP="00144DD7">
      <w:pPr>
        <w:pStyle w:val="Alg4"/>
        <w:numPr>
          <w:ilvl w:val="0"/>
          <w:numId w:val="432"/>
        </w:numPr>
        <w:spacing w:after="220"/>
        <w:contextualSpacing/>
        <w:rPr>
          <w:ins w:id="2967" w:author="Allen Wirfs-Brock" w:date="2011-07-05T10:46:00Z"/>
        </w:rPr>
      </w:pPr>
      <w:ins w:id="2968" w:author="Allen Wirfs-Brock" w:date="2011-07-05T10:46:00Z">
        <w:r>
          <w:t xml:space="preserve">Let </w:t>
        </w:r>
        <w:r>
          <w:rPr>
            <w:i/>
          </w:rPr>
          <w:t>list</w:t>
        </w:r>
        <w:r w:rsidRPr="007F3958">
          <w:rPr>
            <w:i/>
          </w:rPr>
          <w:t xml:space="preserve"> </w:t>
        </w:r>
        <w:r>
          <w:t>be an empty List.</w:t>
        </w:r>
      </w:ins>
    </w:p>
    <w:p w14:paraId="33E9336A" w14:textId="77777777" w:rsidR="00144DD7" w:rsidRDefault="00144DD7" w:rsidP="00144DD7">
      <w:pPr>
        <w:pStyle w:val="Alg4"/>
        <w:numPr>
          <w:ilvl w:val="0"/>
          <w:numId w:val="432"/>
        </w:numPr>
        <w:spacing w:after="220"/>
        <w:contextualSpacing/>
        <w:rPr>
          <w:ins w:id="2969" w:author="Allen Wirfs-Brock" w:date="2011-07-05T10:46:00Z"/>
        </w:rPr>
      </w:pPr>
      <w:ins w:id="2970" w:author="Allen Wirfs-Brock" w:date="2011-07-05T10:46:00Z">
        <w:r>
          <w:t xml:space="preserve">Let </w:t>
        </w:r>
        <w:r>
          <w:rPr>
            <w:i/>
          </w:rPr>
          <w:t>spreadRef</w:t>
        </w:r>
        <w:r w:rsidRPr="007F3958">
          <w:rPr>
            <w:i/>
          </w:rPr>
          <w:t xml:space="preserve"> </w:t>
        </w:r>
        <w:r>
          <w:t xml:space="preserve">be the result of evaluating </w:t>
        </w:r>
        <w:r>
          <w:rPr>
            <w:i/>
          </w:rPr>
          <w:t>AssignmentExpression</w:t>
        </w:r>
        <w:r>
          <w:t>.</w:t>
        </w:r>
      </w:ins>
    </w:p>
    <w:p w14:paraId="146633EA" w14:textId="77777777" w:rsidR="00144DD7" w:rsidRDefault="00144DD7" w:rsidP="00144DD7">
      <w:pPr>
        <w:pStyle w:val="Alg4"/>
        <w:numPr>
          <w:ilvl w:val="0"/>
          <w:numId w:val="432"/>
        </w:numPr>
        <w:spacing w:after="220"/>
        <w:contextualSpacing/>
        <w:rPr>
          <w:ins w:id="2971" w:author="Allen Wirfs-Brock" w:date="2011-07-05T10:46:00Z"/>
        </w:rPr>
      </w:pPr>
      <w:ins w:id="2972" w:author="Allen Wirfs-Brock" w:date="2011-07-05T10:46:00Z">
        <w:r>
          <w:t xml:space="preserve">Let </w:t>
        </w:r>
        <w:r>
          <w:rPr>
            <w:i/>
          </w:rPr>
          <w:t>spread</w:t>
        </w:r>
        <w:r w:rsidRPr="00284005">
          <w:rPr>
            <w:i/>
          </w:rPr>
          <w:t xml:space="preserve">Value </w:t>
        </w:r>
        <w:r>
          <w:t>be GetValue(</w:t>
        </w:r>
        <w:r>
          <w:rPr>
            <w:i/>
          </w:rPr>
          <w:t>spreadRef</w:t>
        </w:r>
        <w:r>
          <w:t>).</w:t>
        </w:r>
      </w:ins>
    </w:p>
    <w:p w14:paraId="2FE259A5" w14:textId="77777777" w:rsidR="00144DD7" w:rsidRDefault="00144DD7" w:rsidP="00144DD7">
      <w:pPr>
        <w:pStyle w:val="Alg4"/>
        <w:numPr>
          <w:ilvl w:val="0"/>
          <w:numId w:val="432"/>
        </w:numPr>
        <w:contextualSpacing/>
        <w:rPr>
          <w:ins w:id="2973" w:author="Allen Wirfs-Brock" w:date="2011-07-05T10:46:00Z"/>
        </w:rPr>
      </w:pPr>
      <w:commentRangeStart w:id="2974"/>
      <w:ins w:id="2975" w:author="Allen Wirfs-Brock" w:date="2011-07-05T10:46:00Z">
        <w:r>
          <w:t xml:space="preserve">Let </w:t>
        </w:r>
        <w:r>
          <w:rPr>
            <w:i/>
          </w:rPr>
          <w:t>spread</w:t>
        </w:r>
        <w:r w:rsidRPr="00173402">
          <w:rPr>
            <w:i/>
          </w:rPr>
          <w:t>Obj</w:t>
        </w:r>
        <w:r>
          <w:t xml:space="preserve"> be ToObject(</w:t>
        </w:r>
        <w:r>
          <w:rPr>
            <w:i/>
          </w:rPr>
          <w:t>spread</w:t>
        </w:r>
        <w:r w:rsidRPr="00284005">
          <w:rPr>
            <w:i/>
          </w:rPr>
          <w:t>Value</w:t>
        </w:r>
        <w:r>
          <w:t>).</w:t>
        </w:r>
        <w:commentRangeEnd w:id="2974"/>
        <w:r>
          <w:rPr>
            <w:rStyle w:val="af4"/>
            <w:rFonts w:ascii="Arial" w:eastAsia="MS Mincho" w:hAnsi="Arial"/>
            <w:spacing w:val="0"/>
            <w:lang w:eastAsia="ja-JP"/>
          </w:rPr>
          <w:commentReference w:id="2974"/>
        </w:r>
      </w:ins>
    </w:p>
    <w:p w14:paraId="1995ED47" w14:textId="77777777" w:rsidR="00144DD7" w:rsidRDefault="00144DD7" w:rsidP="00144DD7">
      <w:pPr>
        <w:pStyle w:val="Alg3"/>
        <w:numPr>
          <w:ilvl w:val="0"/>
          <w:numId w:val="432"/>
        </w:numPr>
        <w:rPr>
          <w:ins w:id="2976" w:author="Allen Wirfs-Brock" w:date="2011-07-05T10:46:00Z"/>
        </w:rPr>
      </w:pPr>
      <w:ins w:id="2977" w:author="Allen Wirfs-Brock" w:date="2011-07-05T10:46:00Z">
        <w:r>
          <w:t xml:space="preserve">Let </w:t>
        </w:r>
        <w:r w:rsidRPr="00EE7398">
          <w:rPr>
            <w:i/>
          </w:rPr>
          <w:t>lenVal</w:t>
        </w:r>
        <w:r>
          <w:t xml:space="preserve"> be the result of calling the [[Get]] internal method of </w:t>
        </w:r>
        <w:r>
          <w:rPr>
            <w:i/>
          </w:rPr>
          <w:t>spread</w:t>
        </w:r>
        <w:r w:rsidRPr="00173402">
          <w:rPr>
            <w:i/>
          </w:rPr>
          <w:t>Obj</w:t>
        </w:r>
        <w:r>
          <w:t xml:space="preserve"> with argument </w:t>
        </w:r>
        <w:r w:rsidRPr="00EE7398">
          <w:rPr>
            <w:rFonts w:ascii="Courier New" w:hAnsi="Courier New" w:cs="Courier New"/>
          </w:rPr>
          <w:t>“</w:t>
        </w:r>
        <w:r w:rsidRPr="00EE7398">
          <w:rPr>
            <w:rFonts w:ascii="Courier New" w:hAnsi="Courier New" w:cs="Courier New"/>
            <w:b/>
          </w:rPr>
          <w:t>length</w:t>
        </w:r>
        <w:r w:rsidRPr="00EE7398">
          <w:rPr>
            <w:rFonts w:ascii="Courier New" w:hAnsi="Courier New" w:cs="Courier New"/>
          </w:rPr>
          <w:t>”.</w:t>
        </w:r>
      </w:ins>
    </w:p>
    <w:p w14:paraId="27BC8A92" w14:textId="77777777" w:rsidR="00144DD7" w:rsidRDefault="00144DD7" w:rsidP="00144DD7">
      <w:pPr>
        <w:pStyle w:val="Alg3"/>
        <w:numPr>
          <w:ilvl w:val="0"/>
          <w:numId w:val="432"/>
        </w:numPr>
        <w:rPr>
          <w:ins w:id="2978" w:author="Allen Wirfs-Brock" w:date="2011-07-05T10:46:00Z"/>
        </w:rPr>
      </w:pPr>
      <w:ins w:id="2979" w:author="Allen Wirfs-Brock" w:date="2011-07-05T10:46:00Z">
        <w:r>
          <w:t xml:space="preserve">Let </w:t>
        </w:r>
        <w:r>
          <w:rPr>
            <w:i/>
          </w:rPr>
          <w:t>spreadLen</w:t>
        </w:r>
        <w:r>
          <w:t xml:space="preserve"> be ToUint32(</w:t>
        </w:r>
        <w:r w:rsidRPr="00EE7398">
          <w:rPr>
            <w:i/>
          </w:rPr>
          <w:t>lenVal</w:t>
        </w:r>
        <w:r>
          <w:t>).</w:t>
        </w:r>
      </w:ins>
    </w:p>
    <w:p w14:paraId="071CCB59" w14:textId="77777777" w:rsidR="00144DD7" w:rsidRDefault="00144DD7" w:rsidP="00144DD7">
      <w:pPr>
        <w:pStyle w:val="Alg3"/>
        <w:numPr>
          <w:ilvl w:val="0"/>
          <w:numId w:val="432"/>
        </w:numPr>
        <w:rPr>
          <w:ins w:id="2980" w:author="Allen Wirfs-Brock" w:date="2011-07-05T10:46:00Z"/>
        </w:rPr>
      </w:pPr>
      <w:ins w:id="2981" w:author="Allen Wirfs-Brock" w:date="2011-07-05T10:46:00Z">
        <w:r>
          <w:t xml:space="preserve">Let </w:t>
        </w:r>
        <w:r>
          <w:rPr>
            <w:i/>
          </w:rPr>
          <w:t xml:space="preserve">n </w:t>
        </w:r>
        <w:r>
          <w:t>= 0.</w:t>
        </w:r>
      </w:ins>
    </w:p>
    <w:p w14:paraId="76B1D3AB" w14:textId="77777777" w:rsidR="00144DD7" w:rsidRDefault="00144DD7" w:rsidP="00144DD7">
      <w:pPr>
        <w:pStyle w:val="Alg3"/>
        <w:numPr>
          <w:ilvl w:val="0"/>
          <w:numId w:val="432"/>
        </w:numPr>
        <w:rPr>
          <w:ins w:id="2982" w:author="Allen Wirfs-Brock" w:date="2011-07-05T10:46:00Z"/>
        </w:rPr>
      </w:pPr>
      <w:ins w:id="2983" w:author="Allen Wirfs-Brock" w:date="2011-07-05T10:46:00Z">
        <w:r>
          <w:t xml:space="preserve">Repeat, while </w:t>
        </w:r>
        <w:r>
          <w:rPr>
            <w:i/>
          </w:rPr>
          <w:t>n</w:t>
        </w:r>
        <w:r>
          <w:t xml:space="preserve"> &lt; </w:t>
        </w:r>
        <w:r>
          <w:rPr>
            <w:i/>
          </w:rPr>
          <w:t>spreadLen</w:t>
        </w:r>
      </w:ins>
    </w:p>
    <w:p w14:paraId="1F124C1F" w14:textId="77777777" w:rsidR="00144DD7" w:rsidRDefault="00144DD7" w:rsidP="00144DD7">
      <w:pPr>
        <w:pStyle w:val="Alg3"/>
        <w:numPr>
          <w:ilvl w:val="1"/>
          <w:numId w:val="433"/>
        </w:numPr>
        <w:tabs>
          <w:tab w:val="left" w:pos="720"/>
        </w:tabs>
        <w:ind w:left="720"/>
        <w:rPr>
          <w:ins w:id="2984" w:author="Allen Wirfs-Brock" w:date="2011-07-05T10:46:00Z"/>
        </w:rPr>
      </w:pPr>
      <w:ins w:id="2985" w:author="Allen Wirfs-Brock" w:date="2011-07-05T10:46:00Z">
        <w:r>
          <w:t xml:space="preserve">Let </w:t>
        </w:r>
        <w:r>
          <w:rPr>
            <w:i/>
          </w:rPr>
          <w:t>nextArg</w:t>
        </w:r>
        <w:r>
          <w:t xml:space="preserve"> be the result of calling the [[Get]] internal method of </w:t>
        </w:r>
        <w:r>
          <w:rPr>
            <w:i/>
          </w:rPr>
          <w:t>spread</w:t>
        </w:r>
        <w:r w:rsidRPr="00173402">
          <w:rPr>
            <w:i/>
          </w:rPr>
          <w:t>Obj</w:t>
        </w:r>
        <w:r>
          <w:t xml:space="preserve"> passing ToString(</w:t>
        </w:r>
        <w:r>
          <w:rPr>
            <w:i/>
          </w:rPr>
          <w:t>n</w:t>
        </w:r>
        <w:r>
          <w:t>) as the argument.</w:t>
        </w:r>
      </w:ins>
    </w:p>
    <w:p w14:paraId="1BFF04A0" w14:textId="77777777" w:rsidR="00144DD7" w:rsidRDefault="00144DD7" w:rsidP="00144DD7">
      <w:pPr>
        <w:pStyle w:val="Alg3"/>
        <w:numPr>
          <w:ilvl w:val="1"/>
          <w:numId w:val="433"/>
        </w:numPr>
        <w:tabs>
          <w:tab w:val="left" w:pos="720"/>
        </w:tabs>
        <w:ind w:left="720"/>
        <w:rPr>
          <w:ins w:id="2986" w:author="Allen Wirfs-Brock" w:date="2011-07-05T10:46:00Z"/>
        </w:rPr>
      </w:pPr>
      <w:ins w:id="2987" w:author="Allen Wirfs-Brock" w:date="2011-07-05T10:46:00Z">
        <w:r>
          <w:t xml:space="preserve">Append </w:t>
        </w:r>
        <w:r w:rsidRPr="007D40F8">
          <w:rPr>
            <w:i/>
          </w:rPr>
          <w:t>nextArg</w:t>
        </w:r>
        <w:r>
          <w:t xml:space="preserve"> as the last element of </w:t>
        </w:r>
        <w:r w:rsidRPr="007D40F8">
          <w:rPr>
            <w:i/>
          </w:rPr>
          <w:t>list</w:t>
        </w:r>
        <w:r>
          <w:t>.</w:t>
        </w:r>
      </w:ins>
    </w:p>
    <w:p w14:paraId="21612CEB" w14:textId="77777777" w:rsidR="00144DD7" w:rsidRDefault="00144DD7" w:rsidP="00144DD7">
      <w:pPr>
        <w:pStyle w:val="Alg3"/>
        <w:numPr>
          <w:ilvl w:val="1"/>
          <w:numId w:val="433"/>
        </w:numPr>
        <w:tabs>
          <w:tab w:val="left" w:pos="720"/>
        </w:tabs>
        <w:ind w:left="720"/>
        <w:rPr>
          <w:ins w:id="2988" w:author="Allen Wirfs-Brock" w:date="2011-07-05T10:46:00Z"/>
        </w:rPr>
      </w:pPr>
      <w:ins w:id="2989" w:author="Allen Wirfs-Brock" w:date="2011-07-05T10:46:00Z">
        <w:r>
          <w:t xml:space="preserve">Let </w:t>
        </w:r>
        <w:r w:rsidRPr="00334FB2">
          <w:rPr>
            <w:i/>
          </w:rPr>
          <w:t>n</w:t>
        </w:r>
        <w:r>
          <w:t xml:space="preserve"> = </w:t>
        </w:r>
        <w:r w:rsidRPr="00334FB2">
          <w:rPr>
            <w:i/>
          </w:rPr>
          <w:t>n</w:t>
        </w:r>
        <w:r>
          <w:t>+1.</w:t>
        </w:r>
      </w:ins>
    </w:p>
    <w:p w14:paraId="2804EF17" w14:textId="77777777" w:rsidR="00144DD7" w:rsidRDefault="00144DD7" w:rsidP="00144DD7">
      <w:pPr>
        <w:pStyle w:val="Alg3"/>
        <w:numPr>
          <w:ilvl w:val="0"/>
          <w:numId w:val="432"/>
        </w:numPr>
        <w:spacing w:after="220"/>
        <w:rPr>
          <w:ins w:id="2990" w:author="Allen Wirfs-Brock" w:date="2011-07-05T10:46:00Z"/>
        </w:rPr>
      </w:pPr>
      <w:ins w:id="2991" w:author="Allen Wirfs-Brock" w:date="2011-07-05T10:46:00Z">
        <w:r>
          <w:t xml:space="preserve">Return </w:t>
        </w:r>
        <w:r>
          <w:rPr>
            <w:i/>
          </w:rPr>
          <w:t>list</w:t>
        </w:r>
        <w:r>
          <w:t>.</w:t>
        </w:r>
      </w:ins>
    </w:p>
    <w:p w14:paraId="60551647" w14:textId="77777777" w:rsidR="004C02EF" w:rsidRDefault="004C02EF" w:rsidP="004C02EF">
      <w:r>
        <w:t xml:space="preserve">The production </w:t>
      </w:r>
      <w:r w:rsidRPr="00AC05C2">
        <w:rPr>
          <w:rStyle w:val="bnf"/>
        </w:rPr>
        <w:t>ArgumentList</w:t>
      </w:r>
      <w:r>
        <w:rPr>
          <w:i/>
        </w:rPr>
        <w:t xml:space="preserve"> </w:t>
      </w:r>
      <w:r>
        <w:rPr>
          <w:b/>
        </w:rPr>
        <w:t>:</w:t>
      </w:r>
      <w:r>
        <w:rPr>
          <w:rFonts w:ascii="Courier New" w:hAnsi="Courier New"/>
          <w:b/>
        </w:rPr>
        <w:t xml:space="preserve"> </w:t>
      </w:r>
      <w:r w:rsidRPr="00AC05C2">
        <w:rPr>
          <w:rStyle w:val="bnf"/>
        </w:rPr>
        <w:t>ArgumentList</w:t>
      </w:r>
      <w:r>
        <w:rPr>
          <w:rFonts w:ascii="Courier New" w:hAnsi="Courier New"/>
          <w:b/>
        </w:rPr>
        <w:t xml:space="preserve"> , </w:t>
      </w:r>
      <w:r w:rsidRPr="00AC05C2">
        <w:rPr>
          <w:rStyle w:val="bnf"/>
        </w:rPr>
        <w:t>AssignmentExpression</w:t>
      </w:r>
      <w:r>
        <w:rPr>
          <w:rFonts w:ascii="Courier New" w:hAnsi="Courier New"/>
          <w:b/>
        </w:rPr>
        <w:t xml:space="preserve"> </w:t>
      </w:r>
      <w:r>
        <w:t>is evaluated as follows:</w:t>
      </w:r>
    </w:p>
    <w:p w14:paraId="3B44823A" w14:textId="77777777" w:rsidR="004C02EF" w:rsidRDefault="004C02EF" w:rsidP="004C02EF">
      <w:pPr>
        <w:pStyle w:val="Alg3"/>
        <w:numPr>
          <w:ilvl w:val="0"/>
          <w:numId w:val="68"/>
        </w:numPr>
        <w:spacing w:after="220"/>
        <w:contextualSpacing/>
      </w:pPr>
      <w:r>
        <w:t xml:space="preserve">Let </w:t>
      </w:r>
      <w:r>
        <w:rPr>
          <w:i/>
        </w:rPr>
        <w:t>precedingArgs</w:t>
      </w:r>
      <w:r>
        <w:t xml:space="preserve"> be the result of evaluating </w:t>
      </w:r>
      <w:r>
        <w:rPr>
          <w:i/>
        </w:rPr>
        <w:t>ArgumentList</w:t>
      </w:r>
      <w:r>
        <w:t>.</w:t>
      </w:r>
    </w:p>
    <w:p w14:paraId="4E44BC24" w14:textId="77777777" w:rsidR="004C02EF" w:rsidRDefault="004C02EF" w:rsidP="004C02EF">
      <w:pPr>
        <w:pStyle w:val="Alg3"/>
        <w:numPr>
          <w:ilvl w:val="0"/>
          <w:numId w:val="68"/>
        </w:numPr>
        <w:spacing w:after="220"/>
        <w:contextualSpacing/>
      </w:pPr>
      <w:r>
        <w:t xml:space="preserve">Let </w:t>
      </w:r>
      <w:r w:rsidRPr="00E72ED3">
        <w:rPr>
          <w:i/>
        </w:rPr>
        <w:t>ref</w:t>
      </w:r>
      <w:r>
        <w:t xml:space="preserve"> be the result of evaluating </w:t>
      </w:r>
      <w:r>
        <w:rPr>
          <w:i/>
        </w:rPr>
        <w:t>AssignmentExpression</w:t>
      </w:r>
      <w:r>
        <w:t>.</w:t>
      </w:r>
    </w:p>
    <w:p w14:paraId="3DF29F73" w14:textId="77777777" w:rsidR="004C02EF" w:rsidRDefault="004C02EF" w:rsidP="004C02EF">
      <w:pPr>
        <w:pStyle w:val="Alg3"/>
        <w:numPr>
          <w:ilvl w:val="0"/>
          <w:numId w:val="68"/>
        </w:numPr>
        <w:spacing w:after="220"/>
        <w:contextualSpacing/>
      </w:pPr>
      <w:r>
        <w:t xml:space="preserve">Let </w:t>
      </w:r>
      <w:r w:rsidRPr="00E72ED3">
        <w:rPr>
          <w:i/>
        </w:rPr>
        <w:t>arg</w:t>
      </w:r>
      <w:r>
        <w:t xml:space="preserve"> be GetValue(</w:t>
      </w:r>
      <w:r w:rsidRPr="00E72ED3">
        <w:rPr>
          <w:i/>
        </w:rPr>
        <w:t>ref</w:t>
      </w:r>
      <w:r>
        <w:t>).</w:t>
      </w:r>
    </w:p>
    <w:p w14:paraId="1FDBC79C" w14:textId="77777777" w:rsidR="004C02EF" w:rsidRDefault="004C02EF" w:rsidP="004C02EF">
      <w:pPr>
        <w:pStyle w:val="Alg3"/>
        <w:numPr>
          <w:ilvl w:val="0"/>
          <w:numId w:val="68"/>
        </w:numPr>
        <w:spacing w:after="220"/>
        <w:contextualSpacing/>
      </w:pPr>
      <w:r>
        <w:t xml:space="preserve">Return a List whose length is one greater than the length of </w:t>
      </w:r>
      <w:r>
        <w:rPr>
          <w:i/>
        </w:rPr>
        <w:t>precedingArgs</w:t>
      </w:r>
      <w:r>
        <w:t xml:space="preserve"> and whose items are the items of </w:t>
      </w:r>
      <w:r>
        <w:rPr>
          <w:i/>
        </w:rPr>
        <w:t>precedingArgs</w:t>
      </w:r>
      <w:r>
        <w:t xml:space="preserve">, in order, followed at the end by </w:t>
      </w:r>
      <w:r w:rsidRPr="00E72ED3">
        <w:rPr>
          <w:i/>
        </w:rPr>
        <w:t>arg</w:t>
      </w:r>
      <w:r>
        <w:t xml:space="preserve"> which is the last item of the new list.</w:t>
      </w:r>
      <w:bookmarkStart w:id="2992" w:name="_Toc385672192"/>
      <w:bookmarkStart w:id="2993" w:name="_Toc393690287"/>
    </w:p>
    <w:p w14:paraId="4D85746D" w14:textId="77777777" w:rsidR="002A29A1" w:rsidRDefault="002A29A1" w:rsidP="002A29A1">
      <w:pPr>
        <w:rPr>
          <w:ins w:id="2994" w:author="Allen Wirfs-Brock" w:date="2011-07-05T10:47:00Z"/>
        </w:rPr>
      </w:pPr>
      <w:bookmarkStart w:id="2995" w:name="_Toc472818826"/>
      <w:bookmarkStart w:id="2996" w:name="_Toc235503400"/>
      <w:bookmarkStart w:id="2997" w:name="_Toc241509175"/>
      <w:bookmarkStart w:id="2998" w:name="_Toc244416662"/>
      <w:bookmarkStart w:id="2999" w:name="_Toc276631026"/>
      <w:bookmarkStart w:id="3000" w:name="_Toc153968415"/>
      <w:ins w:id="3001" w:author="Allen Wirfs-Brock" w:date="2011-07-05T10:47:00Z">
        <w:r>
          <w:t xml:space="preserve">The static semantics of the production </w:t>
        </w:r>
        <w:r w:rsidRPr="00AC05C2">
          <w:rPr>
            <w:rStyle w:val="bnf"/>
          </w:rPr>
          <w:t>ArgumentList</w:t>
        </w:r>
        <w:r>
          <w:rPr>
            <w:rStyle w:val="bnf"/>
          </w:rPr>
          <w:t xml:space="preserve"> </w:t>
        </w:r>
        <w:r>
          <w:rPr>
            <w:b/>
          </w:rPr>
          <w:t>:</w:t>
        </w:r>
        <w:r>
          <w:t xml:space="preserve"> </w:t>
        </w:r>
        <w:r w:rsidRPr="00AC05C2">
          <w:rPr>
            <w:rStyle w:val="bnf"/>
          </w:rPr>
          <w:t>ArgumentList</w:t>
        </w:r>
        <w:r>
          <w:rPr>
            <w:rFonts w:ascii="Courier New" w:hAnsi="Courier New"/>
            <w:b/>
          </w:rPr>
          <w:t xml:space="preserve"> , </w:t>
        </w:r>
        <w:r>
          <w:rPr>
            <w:rFonts w:ascii="Courier New" w:hAnsi="Courier New" w:cs="Courier New"/>
            <w:b/>
            <w:i/>
          </w:rPr>
          <w:t xml:space="preserve">… </w:t>
        </w:r>
        <w:r w:rsidRPr="00B73791">
          <w:rPr>
            <w:rStyle w:val="bnf"/>
          </w:rPr>
          <w:t>AssignmentExpression</w:t>
        </w:r>
        <w:r>
          <w:t xml:space="preserve"> are:</w:t>
        </w:r>
      </w:ins>
    </w:p>
    <w:p w14:paraId="13D061C0" w14:textId="77777777" w:rsidR="002A29A1" w:rsidRDefault="002A29A1" w:rsidP="002A29A1">
      <w:pPr>
        <w:numPr>
          <w:ilvl w:val="0"/>
          <w:numId w:val="411"/>
        </w:numPr>
        <w:spacing w:after="220"/>
        <w:rPr>
          <w:ins w:id="3002" w:author="Allen Wirfs-Brock" w:date="2011-07-05T10:47:00Z"/>
        </w:rPr>
      </w:pPr>
      <w:ins w:id="3003" w:author="Allen Wirfs-Brock" w:date="2011-07-05T10:47:00Z">
        <w:r>
          <w:t>It is a Syntax Error if the scource code parsed with this production is not extended code</w:t>
        </w:r>
        <w:r w:rsidRPr="00586549">
          <w:t>.</w:t>
        </w:r>
      </w:ins>
    </w:p>
    <w:p w14:paraId="3C42C8A9" w14:textId="77777777" w:rsidR="002A29A1" w:rsidRDefault="002A29A1" w:rsidP="002A29A1">
      <w:pPr>
        <w:rPr>
          <w:ins w:id="3004" w:author="Allen Wirfs-Brock" w:date="2011-07-05T10:47:00Z"/>
        </w:rPr>
      </w:pPr>
      <w:ins w:id="3005" w:author="Allen Wirfs-Brock" w:date="2011-07-05T10:47:00Z">
        <w:r>
          <w:t xml:space="preserve">The production  </w:t>
        </w:r>
        <w:r w:rsidRPr="00AC05C2">
          <w:rPr>
            <w:rStyle w:val="bnf"/>
          </w:rPr>
          <w:t>ArgumentList</w:t>
        </w:r>
        <w:r>
          <w:rPr>
            <w:rStyle w:val="bnf"/>
          </w:rPr>
          <w:t xml:space="preserve"> </w:t>
        </w:r>
        <w:r>
          <w:rPr>
            <w:b/>
          </w:rPr>
          <w:t>:</w:t>
        </w:r>
        <w:r>
          <w:t xml:space="preserve"> </w:t>
        </w:r>
        <w:r w:rsidRPr="00AC05C2">
          <w:rPr>
            <w:rStyle w:val="bnf"/>
          </w:rPr>
          <w:t>ArgumentList</w:t>
        </w:r>
        <w:r>
          <w:rPr>
            <w:rFonts w:ascii="Courier New" w:hAnsi="Courier New"/>
            <w:b/>
          </w:rPr>
          <w:t xml:space="preserve"> , </w:t>
        </w:r>
        <w:r>
          <w:rPr>
            <w:rFonts w:ascii="Courier New" w:hAnsi="Courier New" w:cs="Courier New"/>
            <w:b/>
            <w:i/>
          </w:rPr>
          <w:t xml:space="preserve">… </w:t>
        </w:r>
        <w:r w:rsidRPr="00B73791">
          <w:rPr>
            <w:rStyle w:val="bnf"/>
          </w:rPr>
          <w:t>AssignmentExpression</w:t>
        </w:r>
        <w:r>
          <w:t xml:space="preserve">  is evaluated as follows:</w:t>
        </w:r>
      </w:ins>
    </w:p>
    <w:p w14:paraId="6918C0ED" w14:textId="77777777" w:rsidR="002A29A1" w:rsidRDefault="002A29A1" w:rsidP="002A29A1">
      <w:pPr>
        <w:pStyle w:val="Alg4"/>
        <w:numPr>
          <w:ilvl w:val="0"/>
          <w:numId w:val="434"/>
        </w:numPr>
        <w:spacing w:after="220"/>
        <w:contextualSpacing/>
        <w:rPr>
          <w:ins w:id="3006" w:author="Allen Wirfs-Brock" w:date="2011-07-05T10:47:00Z"/>
        </w:rPr>
      </w:pPr>
      <w:ins w:id="3007" w:author="Allen Wirfs-Brock" w:date="2011-07-05T10:47:00Z">
        <w:r>
          <w:t xml:space="preserve">Let </w:t>
        </w:r>
        <w:r>
          <w:rPr>
            <w:i/>
          </w:rPr>
          <w:t>precedingArgs</w:t>
        </w:r>
        <w:r>
          <w:t xml:space="preserve"> be an empty List.</w:t>
        </w:r>
      </w:ins>
    </w:p>
    <w:p w14:paraId="75AE3383" w14:textId="77777777" w:rsidR="002A29A1" w:rsidRDefault="002A29A1" w:rsidP="002A29A1">
      <w:pPr>
        <w:pStyle w:val="Alg4"/>
        <w:numPr>
          <w:ilvl w:val="0"/>
          <w:numId w:val="434"/>
        </w:numPr>
        <w:spacing w:after="220"/>
        <w:contextualSpacing/>
        <w:rPr>
          <w:ins w:id="3008" w:author="Allen Wirfs-Brock" w:date="2011-07-05T10:47:00Z"/>
        </w:rPr>
      </w:pPr>
      <w:ins w:id="3009" w:author="Allen Wirfs-Brock" w:date="2011-07-05T10:47:00Z">
        <w:r>
          <w:t xml:space="preserve">Let </w:t>
        </w:r>
        <w:r>
          <w:rPr>
            <w:i/>
          </w:rPr>
          <w:t>spreadRef</w:t>
        </w:r>
        <w:r w:rsidRPr="007F3958">
          <w:rPr>
            <w:i/>
          </w:rPr>
          <w:t xml:space="preserve"> </w:t>
        </w:r>
        <w:r>
          <w:t xml:space="preserve">be the result of evaluating </w:t>
        </w:r>
        <w:r>
          <w:rPr>
            <w:i/>
          </w:rPr>
          <w:t>AssignmentExpression</w:t>
        </w:r>
        <w:r>
          <w:t>.</w:t>
        </w:r>
      </w:ins>
    </w:p>
    <w:p w14:paraId="36FB2C9D" w14:textId="77777777" w:rsidR="002A29A1" w:rsidRDefault="002A29A1" w:rsidP="002A29A1">
      <w:pPr>
        <w:pStyle w:val="Alg4"/>
        <w:numPr>
          <w:ilvl w:val="0"/>
          <w:numId w:val="434"/>
        </w:numPr>
        <w:spacing w:after="220"/>
        <w:contextualSpacing/>
        <w:rPr>
          <w:ins w:id="3010" w:author="Allen Wirfs-Brock" w:date="2011-07-05T10:47:00Z"/>
        </w:rPr>
      </w:pPr>
      <w:ins w:id="3011" w:author="Allen Wirfs-Brock" w:date="2011-07-05T10:47:00Z">
        <w:r>
          <w:t xml:space="preserve">Let </w:t>
        </w:r>
        <w:r>
          <w:rPr>
            <w:i/>
          </w:rPr>
          <w:t>spread</w:t>
        </w:r>
        <w:r w:rsidRPr="00284005">
          <w:rPr>
            <w:i/>
          </w:rPr>
          <w:t xml:space="preserve">Value </w:t>
        </w:r>
        <w:r>
          <w:t>be GetValue(</w:t>
        </w:r>
        <w:r>
          <w:rPr>
            <w:i/>
          </w:rPr>
          <w:t>spreadRef</w:t>
        </w:r>
        <w:r>
          <w:t>).</w:t>
        </w:r>
      </w:ins>
    </w:p>
    <w:p w14:paraId="5CEB5EF9" w14:textId="77777777" w:rsidR="002A29A1" w:rsidRDefault="002A29A1" w:rsidP="002A29A1">
      <w:pPr>
        <w:pStyle w:val="Alg4"/>
        <w:numPr>
          <w:ilvl w:val="0"/>
          <w:numId w:val="434"/>
        </w:numPr>
        <w:contextualSpacing/>
        <w:rPr>
          <w:ins w:id="3012" w:author="Allen Wirfs-Brock" w:date="2011-07-05T10:47:00Z"/>
        </w:rPr>
      </w:pPr>
      <w:commentRangeStart w:id="3013"/>
      <w:ins w:id="3014" w:author="Allen Wirfs-Brock" w:date="2011-07-05T10:47:00Z">
        <w:r>
          <w:t xml:space="preserve">Let </w:t>
        </w:r>
        <w:r>
          <w:rPr>
            <w:i/>
          </w:rPr>
          <w:t>spread</w:t>
        </w:r>
        <w:r w:rsidRPr="00173402">
          <w:rPr>
            <w:i/>
          </w:rPr>
          <w:t>Obj</w:t>
        </w:r>
        <w:r>
          <w:t xml:space="preserve"> be ToObject(</w:t>
        </w:r>
        <w:r>
          <w:rPr>
            <w:i/>
          </w:rPr>
          <w:t>spread</w:t>
        </w:r>
        <w:r w:rsidRPr="00284005">
          <w:rPr>
            <w:i/>
          </w:rPr>
          <w:t>Value</w:t>
        </w:r>
        <w:r>
          <w:t>).</w:t>
        </w:r>
        <w:commentRangeEnd w:id="3013"/>
        <w:r>
          <w:rPr>
            <w:rStyle w:val="af4"/>
            <w:rFonts w:ascii="Arial" w:eastAsia="MS Mincho" w:hAnsi="Arial"/>
            <w:spacing w:val="0"/>
            <w:lang w:eastAsia="ja-JP"/>
          </w:rPr>
          <w:commentReference w:id="3013"/>
        </w:r>
      </w:ins>
    </w:p>
    <w:p w14:paraId="4CA74B6D" w14:textId="77777777" w:rsidR="002A29A1" w:rsidRDefault="002A29A1" w:rsidP="002A29A1">
      <w:pPr>
        <w:pStyle w:val="Alg3"/>
        <w:numPr>
          <w:ilvl w:val="0"/>
          <w:numId w:val="434"/>
        </w:numPr>
        <w:rPr>
          <w:ins w:id="3015" w:author="Allen Wirfs-Brock" w:date="2011-07-05T10:47:00Z"/>
        </w:rPr>
      </w:pPr>
      <w:ins w:id="3016" w:author="Allen Wirfs-Brock" w:date="2011-07-05T10:47:00Z">
        <w:r>
          <w:t xml:space="preserve">Let </w:t>
        </w:r>
        <w:r w:rsidRPr="00EE7398">
          <w:rPr>
            <w:i/>
          </w:rPr>
          <w:t>lenVal</w:t>
        </w:r>
        <w:r>
          <w:t xml:space="preserve"> be the result of calling the [[Get]] internal method of </w:t>
        </w:r>
        <w:r>
          <w:rPr>
            <w:i/>
          </w:rPr>
          <w:t>spread</w:t>
        </w:r>
        <w:r w:rsidRPr="00173402">
          <w:rPr>
            <w:i/>
          </w:rPr>
          <w:t>Obj</w:t>
        </w:r>
        <w:r>
          <w:t xml:space="preserve"> with argument </w:t>
        </w:r>
        <w:r w:rsidRPr="00EE7398">
          <w:rPr>
            <w:rFonts w:ascii="Courier New" w:hAnsi="Courier New" w:cs="Courier New"/>
          </w:rPr>
          <w:t>“</w:t>
        </w:r>
        <w:r w:rsidRPr="00EE7398">
          <w:rPr>
            <w:rFonts w:ascii="Courier New" w:hAnsi="Courier New" w:cs="Courier New"/>
            <w:b/>
          </w:rPr>
          <w:t>length</w:t>
        </w:r>
        <w:r w:rsidRPr="00EE7398">
          <w:rPr>
            <w:rFonts w:ascii="Courier New" w:hAnsi="Courier New" w:cs="Courier New"/>
          </w:rPr>
          <w:t>”.</w:t>
        </w:r>
      </w:ins>
    </w:p>
    <w:p w14:paraId="49056DB0" w14:textId="77777777" w:rsidR="002A29A1" w:rsidRDefault="002A29A1" w:rsidP="002A29A1">
      <w:pPr>
        <w:pStyle w:val="Alg3"/>
        <w:numPr>
          <w:ilvl w:val="0"/>
          <w:numId w:val="434"/>
        </w:numPr>
        <w:rPr>
          <w:ins w:id="3017" w:author="Allen Wirfs-Brock" w:date="2011-07-05T10:47:00Z"/>
        </w:rPr>
      </w:pPr>
      <w:ins w:id="3018" w:author="Allen Wirfs-Brock" w:date="2011-07-05T10:47:00Z">
        <w:r>
          <w:t xml:space="preserve">Let </w:t>
        </w:r>
        <w:r>
          <w:rPr>
            <w:i/>
          </w:rPr>
          <w:t>spreadLen</w:t>
        </w:r>
        <w:r>
          <w:t xml:space="preserve"> be ToUint32(</w:t>
        </w:r>
        <w:r w:rsidRPr="00EE7398">
          <w:rPr>
            <w:i/>
          </w:rPr>
          <w:t>lenVal</w:t>
        </w:r>
        <w:r>
          <w:t>).</w:t>
        </w:r>
      </w:ins>
    </w:p>
    <w:p w14:paraId="704DD1A6" w14:textId="77777777" w:rsidR="002A29A1" w:rsidRDefault="002A29A1" w:rsidP="002A29A1">
      <w:pPr>
        <w:pStyle w:val="Alg3"/>
        <w:numPr>
          <w:ilvl w:val="0"/>
          <w:numId w:val="434"/>
        </w:numPr>
        <w:rPr>
          <w:ins w:id="3019" w:author="Allen Wirfs-Brock" w:date="2011-07-05T10:47:00Z"/>
        </w:rPr>
      </w:pPr>
      <w:ins w:id="3020" w:author="Allen Wirfs-Brock" w:date="2011-07-05T10:47:00Z">
        <w:r>
          <w:t xml:space="preserve">Let </w:t>
        </w:r>
        <w:r>
          <w:rPr>
            <w:i/>
          </w:rPr>
          <w:t xml:space="preserve">n </w:t>
        </w:r>
        <w:r>
          <w:t>= 0.</w:t>
        </w:r>
      </w:ins>
    </w:p>
    <w:p w14:paraId="7470CFE7" w14:textId="77777777" w:rsidR="002A29A1" w:rsidRDefault="002A29A1" w:rsidP="002A29A1">
      <w:pPr>
        <w:pStyle w:val="Alg3"/>
        <w:numPr>
          <w:ilvl w:val="0"/>
          <w:numId w:val="434"/>
        </w:numPr>
        <w:rPr>
          <w:ins w:id="3021" w:author="Allen Wirfs-Brock" w:date="2011-07-05T10:47:00Z"/>
        </w:rPr>
      </w:pPr>
      <w:ins w:id="3022" w:author="Allen Wirfs-Brock" w:date="2011-07-05T10:47:00Z">
        <w:r>
          <w:t xml:space="preserve">Repeat, while </w:t>
        </w:r>
        <w:r>
          <w:rPr>
            <w:i/>
          </w:rPr>
          <w:t>n</w:t>
        </w:r>
        <w:r>
          <w:t xml:space="preserve"> &lt; </w:t>
        </w:r>
        <w:r>
          <w:rPr>
            <w:i/>
          </w:rPr>
          <w:t>spreadLen</w:t>
        </w:r>
      </w:ins>
    </w:p>
    <w:p w14:paraId="26E4C1D6" w14:textId="77777777" w:rsidR="002A29A1" w:rsidRDefault="002A29A1" w:rsidP="002A29A1">
      <w:pPr>
        <w:pStyle w:val="Alg3"/>
        <w:numPr>
          <w:ilvl w:val="1"/>
          <w:numId w:val="433"/>
        </w:numPr>
        <w:tabs>
          <w:tab w:val="left" w:pos="720"/>
        </w:tabs>
        <w:ind w:left="720"/>
        <w:rPr>
          <w:ins w:id="3023" w:author="Allen Wirfs-Brock" w:date="2011-07-05T10:47:00Z"/>
        </w:rPr>
      </w:pPr>
      <w:ins w:id="3024" w:author="Allen Wirfs-Brock" w:date="2011-07-05T10:47:00Z">
        <w:r>
          <w:t xml:space="preserve">Let </w:t>
        </w:r>
        <w:r>
          <w:rPr>
            <w:i/>
          </w:rPr>
          <w:t>nextArg</w:t>
        </w:r>
        <w:r>
          <w:t xml:space="preserve"> be the result of calling the [[Get]] internal method of </w:t>
        </w:r>
        <w:r>
          <w:rPr>
            <w:i/>
          </w:rPr>
          <w:t>spread</w:t>
        </w:r>
        <w:r w:rsidRPr="00173402">
          <w:rPr>
            <w:i/>
          </w:rPr>
          <w:t>Obj</w:t>
        </w:r>
        <w:r>
          <w:t xml:space="preserve"> passing ToString(</w:t>
        </w:r>
        <w:r>
          <w:rPr>
            <w:i/>
          </w:rPr>
          <w:t>n</w:t>
        </w:r>
        <w:r>
          <w:t>) as the argument.</w:t>
        </w:r>
      </w:ins>
    </w:p>
    <w:p w14:paraId="30ECFE64" w14:textId="77777777" w:rsidR="002A29A1" w:rsidRDefault="002A29A1" w:rsidP="002A29A1">
      <w:pPr>
        <w:pStyle w:val="Alg3"/>
        <w:numPr>
          <w:ilvl w:val="1"/>
          <w:numId w:val="433"/>
        </w:numPr>
        <w:tabs>
          <w:tab w:val="left" w:pos="720"/>
        </w:tabs>
        <w:ind w:left="720"/>
        <w:rPr>
          <w:ins w:id="3025" w:author="Allen Wirfs-Brock" w:date="2011-07-05T10:47:00Z"/>
        </w:rPr>
      </w:pPr>
      <w:ins w:id="3026" w:author="Allen Wirfs-Brock" w:date="2011-07-05T10:47:00Z">
        <w:r>
          <w:t xml:space="preserve">Append </w:t>
        </w:r>
        <w:r w:rsidRPr="007D40F8">
          <w:rPr>
            <w:i/>
          </w:rPr>
          <w:t>nextArg</w:t>
        </w:r>
        <w:r>
          <w:t xml:space="preserve"> as the last element of </w:t>
        </w:r>
        <w:r>
          <w:rPr>
            <w:i/>
          </w:rPr>
          <w:t>precedingArgs</w:t>
        </w:r>
        <w:r>
          <w:t>.</w:t>
        </w:r>
      </w:ins>
    </w:p>
    <w:p w14:paraId="0EE81F64" w14:textId="77777777" w:rsidR="002A29A1" w:rsidRDefault="002A29A1" w:rsidP="002A29A1">
      <w:pPr>
        <w:pStyle w:val="Alg3"/>
        <w:numPr>
          <w:ilvl w:val="1"/>
          <w:numId w:val="433"/>
        </w:numPr>
        <w:tabs>
          <w:tab w:val="left" w:pos="720"/>
        </w:tabs>
        <w:ind w:left="720"/>
        <w:rPr>
          <w:ins w:id="3027" w:author="Allen Wirfs-Brock" w:date="2011-07-05T10:47:00Z"/>
        </w:rPr>
      </w:pPr>
      <w:ins w:id="3028" w:author="Allen Wirfs-Brock" w:date="2011-07-05T10:47:00Z">
        <w:r>
          <w:t xml:space="preserve">Let </w:t>
        </w:r>
        <w:r w:rsidRPr="00334FB2">
          <w:rPr>
            <w:i/>
          </w:rPr>
          <w:t>n</w:t>
        </w:r>
        <w:r>
          <w:t xml:space="preserve"> = </w:t>
        </w:r>
        <w:r w:rsidRPr="00334FB2">
          <w:rPr>
            <w:i/>
          </w:rPr>
          <w:t>n</w:t>
        </w:r>
        <w:r>
          <w:t>+1.</w:t>
        </w:r>
      </w:ins>
    </w:p>
    <w:p w14:paraId="7A0909BB" w14:textId="77777777" w:rsidR="002A29A1" w:rsidRDefault="002A29A1" w:rsidP="002A29A1">
      <w:pPr>
        <w:pStyle w:val="Alg3"/>
        <w:numPr>
          <w:ilvl w:val="0"/>
          <w:numId w:val="434"/>
        </w:numPr>
        <w:spacing w:after="220"/>
        <w:rPr>
          <w:ins w:id="3029" w:author="Allen Wirfs-Brock" w:date="2011-07-05T10:47:00Z"/>
        </w:rPr>
      </w:pPr>
      <w:ins w:id="3030" w:author="Allen Wirfs-Brock" w:date="2011-07-05T10:47:00Z">
        <w:r>
          <w:t xml:space="preserve">Return </w:t>
        </w:r>
        <w:r>
          <w:rPr>
            <w:i/>
          </w:rPr>
          <w:t>precedingArgs</w:t>
        </w:r>
        <w:r>
          <w:t>.</w:t>
        </w:r>
      </w:ins>
    </w:p>
    <w:p w14:paraId="47C732EF" w14:textId="77777777" w:rsidR="004C02EF" w:rsidRDefault="004C02EF" w:rsidP="003A4B22">
      <w:pPr>
        <w:pStyle w:val="30"/>
        <w:numPr>
          <w:ilvl w:val="0"/>
          <w:numId w:val="0"/>
        </w:numPr>
      </w:pPr>
      <w:r>
        <w:t>11.2.5</w:t>
      </w:r>
      <w:r>
        <w:tab/>
        <w:t>Function Expressions</w:t>
      </w:r>
      <w:bookmarkEnd w:id="2995"/>
      <w:bookmarkEnd w:id="2996"/>
      <w:bookmarkEnd w:id="2997"/>
      <w:bookmarkEnd w:id="2998"/>
      <w:bookmarkEnd w:id="2999"/>
      <w:bookmarkEnd w:id="3000"/>
    </w:p>
    <w:p w14:paraId="3FF9D929" w14:textId="77777777" w:rsidR="004C02EF" w:rsidRDefault="004C02EF" w:rsidP="004C02EF">
      <w:r>
        <w:t xml:space="preserve">The production </w:t>
      </w:r>
      <w:r w:rsidRPr="00AC05C2">
        <w:rPr>
          <w:rStyle w:val="bnf"/>
        </w:rPr>
        <w:t>MemberExpression</w:t>
      </w:r>
      <w:r>
        <w:t xml:space="preserve"> </w:t>
      </w:r>
      <w:r>
        <w:rPr>
          <w:b/>
        </w:rPr>
        <w:t>:</w:t>
      </w:r>
      <w:r>
        <w:t xml:space="preserve"> </w:t>
      </w:r>
      <w:r w:rsidRPr="00AC05C2">
        <w:rPr>
          <w:rStyle w:val="bnf"/>
        </w:rPr>
        <w:t>FunctionExpression</w:t>
      </w:r>
      <w:r>
        <w:t xml:space="preserve"> is evaluated as follows:</w:t>
      </w:r>
    </w:p>
    <w:p w14:paraId="6F0CC7AB" w14:textId="77777777" w:rsidR="004C02EF" w:rsidRDefault="004C02EF" w:rsidP="004C02EF">
      <w:pPr>
        <w:pStyle w:val="Alg3"/>
        <w:numPr>
          <w:ilvl w:val="0"/>
          <w:numId w:val="69"/>
        </w:numPr>
        <w:spacing w:after="220"/>
        <w:contextualSpacing/>
      </w:pPr>
      <w:r>
        <w:t xml:space="preserve">Return the result of evaluating </w:t>
      </w:r>
      <w:r>
        <w:rPr>
          <w:i/>
        </w:rPr>
        <w:t>FunctionExpression</w:t>
      </w:r>
      <w:r>
        <w:t>.</w:t>
      </w:r>
    </w:p>
    <w:p w14:paraId="5854D9CA" w14:textId="77777777" w:rsidR="004C02EF" w:rsidRPr="00EA176B" w:rsidRDefault="004C02EF" w:rsidP="003A4B22">
      <w:pPr>
        <w:pStyle w:val="20"/>
        <w:numPr>
          <w:ilvl w:val="0"/>
          <w:numId w:val="0"/>
        </w:numPr>
        <w:rPr>
          <w:lang w:val="en-US"/>
        </w:rPr>
      </w:pPr>
      <w:bookmarkStart w:id="3031" w:name="_Ref457437594"/>
      <w:bookmarkStart w:id="3032" w:name="_Toc472818827"/>
      <w:bookmarkStart w:id="3033" w:name="_Toc235503401"/>
      <w:bookmarkStart w:id="3034" w:name="_Toc241509176"/>
      <w:bookmarkStart w:id="3035" w:name="_Toc244416663"/>
      <w:bookmarkStart w:id="3036" w:name="_Toc276631027"/>
      <w:bookmarkStart w:id="3037" w:name="_Toc153968416"/>
      <w:r w:rsidRPr="00EA176B">
        <w:rPr>
          <w:lang w:val="en-US"/>
        </w:rPr>
        <w:t>11.3</w:t>
      </w:r>
      <w:r w:rsidRPr="00EA176B">
        <w:rPr>
          <w:lang w:val="en-US"/>
        </w:rPr>
        <w:tab/>
        <w:t>Postfix Expression</w:t>
      </w:r>
      <w:bookmarkEnd w:id="2992"/>
      <w:bookmarkEnd w:id="2993"/>
      <w:r w:rsidRPr="00EA176B">
        <w:rPr>
          <w:lang w:val="en-US"/>
        </w:rPr>
        <w:t>s</w:t>
      </w:r>
      <w:bookmarkStart w:id="3038" w:name="_Toc375031172"/>
      <w:bookmarkStart w:id="3039" w:name="_Toc381513686"/>
      <w:bookmarkStart w:id="3040" w:name="_Toc382202836"/>
      <w:bookmarkStart w:id="3041" w:name="_Toc382212208"/>
      <w:bookmarkStart w:id="3042" w:name="_Toc382212485"/>
      <w:bookmarkStart w:id="3043" w:name="_Toc382291553"/>
      <w:bookmarkEnd w:id="3031"/>
      <w:bookmarkEnd w:id="3032"/>
      <w:bookmarkEnd w:id="3033"/>
      <w:bookmarkEnd w:id="3034"/>
      <w:bookmarkEnd w:id="3035"/>
      <w:bookmarkEnd w:id="3036"/>
      <w:bookmarkEnd w:id="3037"/>
    </w:p>
    <w:p w14:paraId="4A33FF29" w14:textId="77777777" w:rsidR="004C02EF" w:rsidRPr="00EA176B" w:rsidRDefault="004C02EF" w:rsidP="004C02EF">
      <w:pPr>
        <w:pStyle w:val="Syntax"/>
        <w:rPr>
          <w:lang w:val="en-US"/>
        </w:rPr>
      </w:pPr>
      <w:r w:rsidRPr="00361EBD">
        <w:t>Syntax</w:t>
      </w:r>
    </w:p>
    <w:p w14:paraId="47D0AD7F" w14:textId="77777777" w:rsidR="004C02EF" w:rsidRPr="00EA176B" w:rsidRDefault="004C02EF" w:rsidP="004C02EF">
      <w:pPr>
        <w:pStyle w:val="SyntaxRule"/>
        <w:rPr>
          <w:lang w:val="en-US"/>
        </w:rPr>
      </w:pPr>
      <w:r w:rsidRPr="00EA176B">
        <w:rPr>
          <w:lang w:val="en-US"/>
        </w:rPr>
        <w:t xml:space="preserve">PostfixExpression </w:t>
      </w:r>
      <w:r w:rsidRPr="00D04346">
        <w:rPr>
          <w:rFonts w:ascii="Arial" w:hAnsi="Arial"/>
          <w:b/>
          <w:i w:val="0"/>
          <w:lang w:val="en-US"/>
        </w:rPr>
        <w:t>:</w:t>
      </w:r>
    </w:p>
    <w:p w14:paraId="2B9CC6AB" w14:textId="77777777" w:rsidR="004C02EF" w:rsidRPr="00984A3F" w:rsidRDefault="004C02EF" w:rsidP="004C02EF">
      <w:pPr>
        <w:pStyle w:val="SyntaxDefinition"/>
      </w:pPr>
      <w:r w:rsidRPr="00984A3F">
        <w:t>LeftHandSideExpression</w:t>
      </w:r>
      <w:r w:rsidRPr="00984A3F">
        <w:br/>
        <w:t>LeftHandSideExpression</w:t>
      </w:r>
      <w:r w:rsidRPr="004431E2">
        <w:rPr>
          <w:rFonts w:ascii="Courier New" w:hAnsi="Courier New"/>
          <w:b/>
          <w:i w:val="0"/>
        </w:rPr>
        <w:t xml:space="preserve"> </w:t>
      </w:r>
      <w:r w:rsidRPr="00C226F6">
        <w:rPr>
          <w:rFonts w:ascii="Arial" w:hAnsi="Arial" w:cs="Arial"/>
          <w:i w:val="0"/>
          <w:sz w:val="16"/>
        </w:rPr>
        <w:t xml:space="preserve">[no </w:t>
      </w:r>
      <w:r w:rsidRPr="00C226F6">
        <w:rPr>
          <w:sz w:val="16"/>
        </w:rPr>
        <w:t>LineTerminator</w:t>
      </w:r>
      <w:r w:rsidRPr="00C226F6">
        <w:rPr>
          <w:rFonts w:ascii="Arial" w:hAnsi="Arial" w:cs="Arial"/>
          <w:i w:val="0"/>
          <w:sz w:val="16"/>
        </w:rPr>
        <w:t xml:space="preserve"> here]</w:t>
      </w:r>
      <w:r w:rsidRPr="004431E2">
        <w:rPr>
          <w:rFonts w:ascii="Courier New" w:hAnsi="Courier New"/>
          <w:b/>
          <w:i w:val="0"/>
        </w:rPr>
        <w:t xml:space="preserve"> ++</w:t>
      </w:r>
      <w:r w:rsidRPr="00984A3F">
        <w:br/>
        <w:t>LeftHandSideExpression</w:t>
      </w:r>
      <w:r w:rsidRPr="004431E2">
        <w:rPr>
          <w:rFonts w:ascii="Courier New" w:hAnsi="Courier New"/>
          <w:b/>
          <w:i w:val="0"/>
        </w:rPr>
        <w:t xml:space="preserve"> </w:t>
      </w:r>
      <w:r w:rsidRPr="00C226F6">
        <w:rPr>
          <w:rFonts w:ascii="Arial" w:hAnsi="Arial" w:cs="Arial"/>
          <w:i w:val="0"/>
          <w:sz w:val="16"/>
        </w:rPr>
        <w:t xml:space="preserve">[no </w:t>
      </w:r>
      <w:r w:rsidRPr="00C226F6">
        <w:rPr>
          <w:sz w:val="16"/>
        </w:rPr>
        <w:t>LineTerminator</w:t>
      </w:r>
      <w:r w:rsidRPr="00C226F6">
        <w:rPr>
          <w:rFonts w:ascii="Arial" w:hAnsi="Arial" w:cs="Arial"/>
          <w:i w:val="0"/>
          <w:sz w:val="16"/>
        </w:rPr>
        <w:t xml:space="preserve"> here]</w:t>
      </w:r>
      <w:r w:rsidRPr="004431E2">
        <w:rPr>
          <w:rFonts w:ascii="Courier New" w:hAnsi="Courier New"/>
          <w:b/>
          <w:i w:val="0"/>
        </w:rPr>
        <w:t xml:space="preserve"> --</w:t>
      </w:r>
      <w:bookmarkStart w:id="3044" w:name="_Toc385672193"/>
      <w:bookmarkStart w:id="3045" w:name="_Toc393690288"/>
    </w:p>
    <w:p w14:paraId="387E4651" w14:textId="77777777" w:rsidR="004C02EF" w:rsidRDefault="004C02EF" w:rsidP="003A4B22">
      <w:pPr>
        <w:pStyle w:val="30"/>
        <w:numPr>
          <w:ilvl w:val="0"/>
          <w:numId w:val="0"/>
        </w:numPr>
      </w:pPr>
      <w:bookmarkStart w:id="3046" w:name="_Ref457707573"/>
      <w:bookmarkStart w:id="3047" w:name="_Toc472818828"/>
      <w:bookmarkStart w:id="3048" w:name="_Toc235503402"/>
      <w:bookmarkStart w:id="3049" w:name="_Toc241509177"/>
      <w:bookmarkStart w:id="3050" w:name="_Toc244416664"/>
      <w:bookmarkStart w:id="3051" w:name="_Toc276631028"/>
      <w:bookmarkStart w:id="3052" w:name="_Toc153968417"/>
      <w:r>
        <w:t>11.3.1</w:t>
      </w:r>
      <w:r>
        <w:tab/>
        <w:t>Postfix Increment Operato</w:t>
      </w:r>
      <w:bookmarkEnd w:id="3044"/>
      <w:bookmarkEnd w:id="3045"/>
      <w:r>
        <w:t>r</w:t>
      </w:r>
      <w:bookmarkEnd w:id="3046"/>
      <w:bookmarkEnd w:id="3047"/>
      <w:bookmarkEnd w:id="3048"/>
      <w:bookmarkEnd w:id="3049"/>
      <w:bookmarkEnd w:id="3050"/>
      <w:bookmarkEnd w:id="3051"/>
      <w:bookmarkEnd w:id="3052"/>
    </w:p>
    <w:p w14:paraId="5F5C741B" w14:textId="77777777" w:rsidR="004C02EF" w:rsidRDefault="004C02EF" w:rsidP="004C02EF">
      <w:r>
        <w:t xml:space="preserve">The production </w:t>
      </w:r>
      <w:r w:rsidRPr="00AC05C2">
        <w:rPr>
          <w:rStyle w:val="bnf"/>
        </w:rPr>
        <w:t>PostfixExpression</w:t>
      </w:r>
      <w:r>
        <w:t xml:space="preserve"> </w:t>
      </w:r>
      <w:r>
        <w:rPr>
          <w:b/>
        </w:rPr>
        <w:t>:</w:t>
      </w:r>
      <w:r w:rsidRPr="00E91749">
        <w:t xml:space="preserve"> </w:t>
      </w:r>
      <w:r w:rsidRPr="00AC05C2">
        <w:rPr>
          <w:rStyle w:val="bnf"/>
        </w:rPr>
        <w:t>LeftHandSideExpression</w:t>
      </w:r>
      <w:r>
        <w:rPr>
          <w:rFonts w:ascii="Courier New" w:hAnsi="Courier New"/>
        </w:rPr>
        <w:t xml:space="preserve"> </w:t>
      </w:r>
      <w:r w:rsidRPr="00AC05C2">
        <w:rPr>
          <w:rFonts w:ascii="Times New Roman" w:hAnsi="Times New Roman"/>
          <w:sz w:val="16"/>
        </w:rPr>
        <w:t xml:space="preserve">[no </w:t>
      </w:r>
      <w:r w:rsidRPr="00AC05C2">
        <w:rPr>
          <w:rFonts w:ascii="Times New Roman" w:hAnsi="Times New Roman"/>
          <w:i/>
          <w:sz w:val="16"/>
        </w:rPr>
        <w:t>LineTerminator</w:t>
      </w:r>
      <w:r w:rsidRPr="00AC05C2">
        <w:rPr>
          <w:rFonts w:ascii="Times New Roman" w:hAnsi="Times New Roman"/>
          <w:sz w:val="16"/>
        </w:rPr>
        <w:t xml:space="preserve"> here]</w:t>
      </w:r>
      <w:r>
        <w:rPr>
          <w:rFonts w:ascii="Courier New" w:hAnsi="Courier New"/>
        </w:rPr>
        <w:t xml:space="preserve"> </w:t>
      </w:r>
      <w:r>
        <w:rPr>
          <w:rFonts w:ascii="Courier New" w:hAnsi="Courier New"/>
          <w:b/>
        </w:rPr>
        <w:t>++</w:t>
      </w:r>
      <w:r w:rsidRPr="00C226F6">
        <w:rPr>
          <w:rFonts w:ascii="Courier New" w:hAnsi="Courier New"/>
          <w:b/>
        </w:rPr>
        <w:t xml:space="preserve"> </w:t>
      </w:r>
      <w:r>
        <w:t>is evaluated as follows:</w:t>
      </w:r>
    </w:p>
    <w:p w14:paraId="78DF121D" w14:textId="77777777" w:rsidR="004C02EF" w:rsidRDefault="004C02EF" w:rsidP="004C02EF">
      <w:pPr>
        <w:pStyle w:val="Alg3"/>
        <w:numPr>
          <w:ilvl w:val="0"/>
          <w:numId w:val="70"/>
        </w:numPr>
        <w:spacing w:after="220"/>
        <w:contextualSpacing/>
      </w:pPr>
      <w:r>
        <w:t xml:space="preserve">Let </w:t>
      </w:r>
      <w:r w:rsidRPr="006735B9">
        <w:rPr>
          <w:i/>
        </w:rPr>
        <w:t>lhs</w:t>
      </w:r>
      <w:r>
        <w:t xml:space="preserve"> be the result of evaluating </w:t>
      </w:r>
      <w:r w:rsidRPr="00DF7C9E">
        <w:rPr>
          <w:i/>
        </w:rPr>
        <w:t>LeftHandSideExpression</w:t>
      </w:r>
      <w:r>
        <w:t>.</w:t>
      </w:r>
    </w:p>
    <w:p w14:paraId="20C6C85D" w14:textId="77777777" w:rsidR="004C02EF" w:rsidRDefault="004C02EF" w:rsidP="004C02EF">
      <w:pPr>
        <w:pStyle w:val="Alg3"/>
        <w:numPr>
          <w:ilvl w:val="0"/>
          <w:numId w:val="70"/>
        </w:numPr>
        <w:spacing w:after="220"/>
        <w:contextualSpacing/>
      </w:pPr>
      <w:r>
        <w:t xml:space="preserve">Throw a </w:t>
      </w:r>
      <w:r w:rsidRPr="00293484">
        <w:rPr>
          <w:b/>
        </w:rPr>
        <w:t>SyntaxError</w:t>
      </w:r>
      <w:r>
        <w:t xml:space="preserve"> exception if the following conditions are all true:</w:t>
      </w:r>
    </w:p>
    <w:p w14:paraId="05016BEF" w14:textId="77777777" w:rsidR="004C02EF" w:rsidRDefault="004C02EF" w:rsidP="004C02EF">
      <w:pPr>
        <w:pStyle w:val="Alg3"/>
        <w:numPr>
          <w:ilvl w:val="0"/>
          <w:numId w:val="71"/>
        </w:numPr>
        <w:ind w:left="720" w:firstLine="0"/>
      </w:pPr>
      <w:r>
        <w:t>Type(</w:t>
      </w:r>
      <w:r w:rsidRPr="006735B9">
        <w:rPr>
          <w:i/>
        </w:rPr>
        <w:t>lhs</w:t>
      </w:r>
      <w:r>
        <w:t xml:space="preserve">) is Reference is </w:t>
      </w:r>
      <w:r w:rsidRPr="00293484">
        <w:rPr>
          <w:b/>
        </w:rPr>
        <w:t>true</w:t>
      </w:r>
    </w:p>
    <w:p w14:paraId="229662A1" w14:textId="77777777" w:rsidR="004C02EF" w:rsidRPr="00293484" w:rsidRDefault="004C02EF" w:rsidP="004C02EF">
      <w:pPr>
        <w:pStyle w:val="Alg3"/>
        <w:numPr>
          <w:ilvl w:val="0"/>
          <w:numId w:val="71"/>
        </w:numPr>
        <w:ind w:left="720" w:firstLine="0"/>
      </w:pPr>
      <w:r w:rsidRPr="007411F9">
        <w:t>IsStrictReference</w:t>
      </w:r>
      <w:r>
        <w:t>(</w:t>
      </w:r>
      <w:r w:rsidRPr="006735B9">
        <w:rPr>
          <w:i/>
        </w:rPr>
        <w:t>lhs</w:t>
      </w:r>
      <w:r>
        <w:t xml:space="preserve">) is </w:t>
      </w:r>
      <w:r w:rsidRPr="00293484">
        <w:rPr>
          <w:b/>
        </w:rPr>
        <w:t>true</w:t>
      </w:r>
    </w:p>
    <w:p w14:paraId="7E5273CE" w14:textId="77777777" w:rsidR="004C02EF" w:rsidRPr="00293484" w:rsidRDefault="004C02EF" w:rsidP="004C02EF">
      <w:pPr>
        <w:pStyle w:val="Alg3"/>
        <w:numPr>
          <w:ilvl w:val="0"/>
          <w:numId w:val="71"/>
        </w:numPr>
        <w:ind w:left="720" w:firstLine="0"/>
      </w:pPr>
      <w:r>
        <w:t>Type(GetBase(</w:t>
      </w:r>
      <w:r w:rsidRPr="006735B9">
        <w:rPr>
          <w:i/>
        </w:rPr>
        <w:t>lhs</w:t>
      </w:r>
      <w:r>
        <w:t>)) is Environment Record</w:t>
      </w:r>
    </w:p>
    <w:p w14:paraId="3C31A451" w14:textId="77777777" w:rsidR="004C02EF" w:rsidRPr="00293484" w:rsidRDefault="004C02EF" w:rsidP="004C02EF">
      <w:pPr>
        <w:pStyle w:val="Alg3"/>
        <w:numPr>
          <w:ilvl w:val="0"/>
          <w:numId w:val="71"/>
        </w:numPr>
        <w:ind w:left="720" w:firstLine="0"/>
      </w:pPr>
      <w:r>
        <w:t>GetReferencedName(</w:t>
      </w:r>
      <w:r w:rsidRPr="006735B9">
        <w:rPr>
          <w:i/>
        </w:rPr>
        <w:t>lhs</w:t>
      </w:r>
      <w:r>
        <w:t xml:space="preserve">) is either </w:t>
      </w:r>
      <w:r w:rsidRPr="00293484">
        <w:rPr>
          <w:rFonts w:ascii="Courier New" w:hAnsi="Courier New" w:cs="Courier New"/>
          <w:b/>
        </w:rPr>
        <w:t>"eval"</w:t>
      </w:r>
      <w:r w:rsidRPr="00E15BAE">
        <w:t xml:space="preserve"> or</w:t>
      </w:r>
      <w:r>
        <w:rPr>
          <w:rFonts w:ascii="Courier New" w:hAnsi="Courier New" w:cs="Courier New"/>
          <w:b/>
        </w:rPr>
        <w:t xml:space="preserve"> </w:t>
      </w:r>
      <w:r w:rsidRPr="00293484">
        <w:rPr>
          <w:rFonts w:ascii="Courier New" w:hAnsi="Courier New" w:cs="Courier New"/>
          <w:b/>
        </w:rPr>
        <w:t>"</w:t>
      </w:r>
      <w:r>
        <w:rPr>
          <w:rFonts w:ascii="Courier New" w:hAnsi="Courier New" w:cs="Courier New"/>
          <w:b/>
        </w:rPr>
        <w:t>arguments</w:t>
      </w:r>
      <w:r w:rsidRPr="00293484">
        <w:rPr>
          <w:rFonts w:ascii="Courier New" w:hAnsi="Courier New" w:cs="Courier New"/>
          <w:b/>
        </w:rPr>
        <w:t>"</w:t>
      </w:r>
    </w:p>
    <w:p w14:paraId="57798247" w14:textId="77777777" w:rsidR="004C02EF" w:rsidRDefault="004C02EF" w:rsidP="004C02EF">
      <w:pPr>
        <w:pStyle w:val="Alg3"/>
        <w:numPr>
          <w:ilvl w:val="0"/>
          <w:numId w:val="70"/>
        </w:numPr>
        <w:spacing w:after="220"/>
        <w:contextualSpacing/>
      </w:pPr>
      <w:r>
        <w:t xml:space="preserve">Let </w:t>
      </w:r>
      <w:r>
        <w:rPr>
          <w:i/>
        </w:rPr>
        <w:t>oldValue</w:t>
      </w:r>
      <w:r>
        <w:t xml:space="preserve"> be ToNumber(GetValue(</w:t>
      </w:r>
      <w:r w:rsidRPr="006735B9">
        <w:rPr>
          <w:i/>
        </w:rPr>
        <w:t>lhs</w:t>
      </w:r>
      <w:r>
        <w:t>)).</w:t>
      </w:r>
    </w:p>
    <w:p w14:paraId="6B87C93D" w14:textId="77777777" w:rsidR="004C02EF" w:rsidRDefault="004C02EF" w:rsidP="004C02EF">
      <w:pPr>
        <w:pStyle w:val="Alg3"/>
        <w:numPr>
          <w:ilvl w:val="0"/>
          <w:numId w:val="70"/>
        </w:numPr>
        <w:spacing w:after="220"/>
        <w:contextualSpacing/>
      </w:pPr>
      <w:r>
        <w:t xml:space="preserve">Let </w:t>
      </w:r>
      <w:r w:rsidRPr="006735B9">
        <w:rPr>
          <w:i/>
        </w:rPr>
        <w:t>newValue</w:t>
      </w:r>
      <w:r>
        <w:t xml:space="preserve"> be the result of adding the value </w:t>
      </w:r>
      <w:r>
        <w:rPr>
          <w:rFonts w:ascii="Courier New" w:hAnsi="Courier New"/>
          <w:b/>
        </w:rPr>
        <w:t>1</w:t>
      </w:r>
      <w:r>
        <w:t xml:space="preserve"> to </w:t>
      </w:r>
      <w:r>
        <w:rPr>
          <w:i/>
        </w:rPr>
        <w:t>oldValue</w:t>
      </w:r>
      <w:r>
        <w:t xml:space="preserve">, using the same rules as for the </w:t>
      </w:r>
      <w:r>
        <w:rPr>
          <w:rFonts w:ascii="Courier New" w:hAnsi="Courier New"/>
          <w:b/>
        </w:rPr>
        <w:t>+</w:t>
      </w:r>
      <w:r>
        <w:t xml:space="preserve"> operator (see 11.6.3).</w:t>
      </w:r>
    </w:p>
    <w:p w14:paraId="53401522" w14:textId="77777777" w:rsidR="004C02EF" w:rsidRDefault="004C02EF" w:rsidP="004C02EF">
      <w:pPr>
        <w:pStyle w:val="Alg3"/>
        <w:numPr>
          <w:ilvl w:val="0"/>
          <w:numId w:val="70"/>
        </w:numPr>
        <w:spacing w:after="220"/>
        <w:contextualSpacing/>
      </w:pPr>
      <w:r>
        <w:t>Call PutValue(</w:t>
      </w:r>
      <w:r w:rsidRPr="006735B9">
        <w:rPr>
          <w:i/>
        </w:rPr>
        <w:t>lhs</w:t>
      </w:r>
      <w:r>
        <w:t xml:space="preserve">, </w:t>
      </w:r>
      <w:r w:rsidRPr="006735B9">
        <w:rPr>
          <w:i/>
        </w:rPr>
        <w:t>newValue</w:t>
      </w:r>
      <w:r>
        <w:t>).</w:t>
      </w:r>
    </w:p>
    <w:p w14:paraId="5C778973" w14:textId="77777777" w:rsidR="004C02EF" w:rsidRDefault="004C02EF" w:rsidP="004C02EF">
      <w:pPr>
        <w:pStyle w:val="Alg3"/>
        <w:numPr>
          <w:ilvl w:val="0"/>
          <w:numId w:val="70"/>
        </w:numPr>
        <w:spacing w:after="220"/>
        <w:contextualSpacing/>
      </w:pPr>
      <w:r>
        <w:t xml:space="preserve">Return </w:t>
      </w:r>
      <w:r>
        <w:rPr>
          <w:i/>
        </w:rPr>
        <w:t>oldValue</w:t>
      </w:r>
      <w:r>
        <w:t>.</w:t>
      </w:r>
      <w:bookmarkStart w:id="3053" w:name="_Toc385672194"/>
      <w:bookmarkStart w:id="3054" w:name="_Toc393690289"/>
    </w:p>
    <w:p w14:paraId="70E0E148" w14:textId="77777777" w:rsidR="004C02EF" w:rsidRDefault="004C02EF" w:rsidP="003A4B22">
      <w:pPr>
        <w:pStyle w:val="30"/>
        <w:numPr>
          <w:ilvl w:val="0"/>
          <w:numId w:val="0"/>
        </w:numPr>
      </w:pPr>
      <w:bookmarkStart w:id="3055" w:name="_Ref457707576"/>
      <w:bookmarkStart w:id="3056" w:name="_Toc472818829"/>
      <w:bookmarkStart w:id="3057" w:name="_Toc235503403"/>
      <w:bookmarkStart w:id="3058" w:name="_Toc241509178"/>
      <w:bookmarkStart w:id="3059" w:name="_Toc244416665"/>
      <w:bookmarkStart w:id="3060" w:name="_Toc276631029"/>
      <w:bookmarkStart w:id="3061" w:name="_Toc153968418"/>
      <w:r>
        <w:t>11.3.2</w:t>
      </w:r>
      <w:r>
        <w:tab/>
        <w:t>Postfix Decrement Operato</w:t>
      </w:r>
      <w:bookmarkEnd w:id="3053"/>
      <w:bookmarkEnd w:id="3054"/>
      <w:r>
        <w:t>r</w:t>
      </w:r>
      <w:bookmarkEnd w:id="3055"/>
      <w:bookmarkEnd w:id="3056"/>
      <w:bookmarkEnd w:id="3057"/>
      <w:bookmarkEnd w:id="3058"/>
      <w:bookmarkEnd w:id="3059"/>
      <w:bookmarkEnd w:id="3060"/>
      <w:bookmarkEnd w:id="3061"/>
    </w:p>
    <w:p w14:paraId="7E2F858F" w14:textId="77777777" w:rsidR="004C02EF" w:rsidRDefault="004C02EF" w:rsidP="004C02EF">
      <w:r>
        <w:t xml:space="preserve">The production </w:t>
      </w:r>
      <w:r w:rsidRPr="005A4DEC">
        <w:rPr>
          <w:rStyle w:val="bnf"/>
        </w:rPr>
        <w:t>PostfixExpression</w:t>
      </w:r>
      <w:r>
        <w:t xml:space="preserve"> </w:t>
      </w:r>
      <w:r>
        <w:rPr>
          <w:b/>
        </w:rPr>
        <w:t>:</w:t>
      </w:r>
      <w:r w:rsidRPr="00E91749">
        <w:t xml:space="preserve"> </w:t>
      </w:r>
      <w:r w:rsidRPr="005A4DEC">
        <w:rPr>
          <w:rStyle w:val="bnf"/>
        </w:rPr>
        <w:t>LeftHandSideExpression</w:t>
      </w:r>
      <w:r>
        <w:rPr>
          <w:rFonts w:ascii="Courier New" w:hAnsi="Courier New"/>
        </w:rPr>
        <w:t xml:space="preserve"> </w:t>
      </w:r>
      <w:r w:rsidRPr="00C226F6">
        <w:rPr>
          <w:rFonts w:cs="Arial"/>
          <w:sz w:val="16"/>
        </w:rPr>
        <w:t>[no</w:t>
      </w:r>
      <w:r w:rsidRPr="00C226F6">
        <w:rPr>
          <w:rFonts w:cs="Arial"/>
          <w:i/>
          <w:sz w:val="16"/>
        </w:rPr>
        <w:t xml:space="preserve"> </w:t>
      </w:r>
      <w:r w:rsidRPr="00C226F6">
        <w:rPr>
          <w:rFonts w:ascii="Times New Roman" w:hAnsi="Times New Roman"/>
          <w:i/>
          <w:sz w:val="16"/>
        </w:rPr>
        <w:t>LineTerminator</w:t>
      </w:r>
      <w:r w:rsidRPr="00C226F6">
        <w:rPr>
          <w:rFonts w:cs="Arial"/>
          <w:i/>
          <w:sz w:val="16"/>
        </w:rPr>
        <w:t xml:space="preserve"> </w:t>
      </w:r>
      <w:r w:rsidRPr="00C226F6">
        <w:rPr>
          <w:rFonts w:cs="Arial"/>
          <w:sz w:val="16"/>
        </w:rPr>
        <w:t>here]</w:t>
      </w:r>
      <w:r>
        <w:rPr>
          <w:rFonts w:ascii="Courier New" w:hAnsi="Courier New"/>
        </w:rPr>
        <w:t xml:space="preserve"> </w:t>
      </w:r>
      <w:r>
        <w:rPr>
          <w:rFonts w:ascii="Courier New" w:hAnsi="Courier New"/>
          <w:b/>
        </w:rPr>
        <w:t>--</w:t>
      </w:r>
      <w:r w:rsidRPr="00C226F6">
        <w:rPr>
          <w:rFonts w:ascii="Courier New" w:hAnsi="Courier New"/>
          <w:b/>
        </w:rPr>
        <w:t xml:space="preserve"> </w:t>
      </w:r>
      <w:r>
        <w:t>is evaluated as follows:</w:t>
      </w:r>
    </w:p>
    <w:p w14:paraId="0023A947" w14:textId="77777777" w:rsidR="004C02EF" w:rsidRDefault="004C02EF" w:rsidP="004C02EF">
      <w:pPr>
        <w:pStyle w:val="Alg3"/>
        <w:numPr>
          <w:ilvl w:val="0"/>
          <w:numId w:val="72"/>
        </w:numPr>
        <w:spacing w:after="220"/>
        <w:contextualSpacing/>
      </w:pPr>
      <w:r>
        <w:t xml:space="preserve">Let </w:t>
      </w:r>
      <w:r w:rsidRPr="006735B9">
        <w:rPr>
          <w:i/>
        </w:rPr>
        <w:t>lhs</w:t>
      </w:r>
      <w:r>
        <w:t xml:space="preserve"> be the result of evaluating </w:t>
      </w:r>
      <w:r w:rsidRPr="00DF7C9E">
        <w:rPr>
          <w:i/>
        </w:rPr>
        <w:t>LeftHandSideExpression</w:t>
      </w:r>
      <w:r>
        <w:t>.</w:t>
      </w:r>
    </w:p>
    <w:p w14:paraId="7321B2AD" w14:textId="77777777" w:rsidR="004C02EF" w:rsidRDefault="004C02EF" w:rsidP="004C02EF">
      <w:pPr>
        <w:pStyle w:val="Alg3"/>
        <w:numPr>
          <w:ilvl w:val="0"/>
          <w:numId w:val="72"/>
        </w:numPr>
        <w:spacing w:after="220"/>
        <w:contextualSpacing/>
      </w:pPr>
      <w:r>
        <w:t xml:space="preserve">Throw a </w:t>
      </w:r>
      <w:r w:rsidRPr="00293484">
        <w:rPr>
          <w:b/>
        </w:rPr>
        <w:t>SyntaxError</w:t>
      </w:r>
      <w:r>
        <w:t xml:space="preserve"> exception if the following conditions are all true:</w:t>
      </w:r>
    </w:p>
    <w:p w14:paraId="6ED0854A" w14:textId="77777777" w:rsidR="004C02EF" w:rsidRDefault="004C02EF" w:rsidP="004C02EF">
      <w:pPr>
        <w:pStyle w:val="Alg3"/>
        <w:numPr>
          <w:ilvl w:val="0"/>
          <w:numId w:val="71"/>
        </w:numPr>
        <w:ind w:left="720" w:firstLine="0"/>
      </w:pPr>
      <w:r>
        <w:t>Type(</w:t>
      </w:r>
      <w:r w:rsidRPr="006735B9">
        <w:rPr>
          <w:i/>
        </w:rPr>
        <w:t>lhs</w:t>
      </w:r>
      <w:r>
        <w:t xml:space="preserve">) is Reference is </w:t>
      </w:r>
      <w:r w:rsidRPr="00293484">
        <w:rPr>
          <w:b/>
        </w:rPr>
        <w:t>true</w:t>
      </w:r>
    </w:p>
    <w:p w14:paraId="50966C6E" w14:textId="77777777" w:rsidR="004C02EF" w:rsidRPr="00293484" w:rsidRDefault="004C02EF" w:rsidP="004C02EF">
      <w:pPr>
        <w:pStyle w:val="Alg3"/>
        <w:numPr>
          <w:ilvl w:val="0"/>
          <w:numId w:val="71"/>
        </w:numPr>
        <w:ind w:left="720" w:firstLine="0"/>
      </w:pPr>
      <w:r w:rsidRPr="007411F9">
        <w:t>IsStrictReference</w:t>
      </w:r>
      <w:r>
        <w:t>(</w:t>
      </w:r>
      <w:r w:rsidRPr="006735B9">
        <w:rPr>
          <w:i/>
        </w:rPr>
        <w:t>lhs</w:t>
      </w:r>
      <w:r>
        <w:t xml:space="preserve">) is </w:t>
      </w:r>
      <w:r w:rsidRPr="00293484">
        <w:rPr>
          <w:b/>
        </w:rPr>
        <w:t>true</w:t>
      </w:r>
    </w:p>
    <w:p w14:paraId="35CA9E3D" w14:textId="77777777" w:rsidR="004C02EF" w:rsidRPr="00293484" w:rsidRDefault="004C02EF" w:rsidP="004C02EF">
      <w:pPr>
        <w:pStyle w:val="Alg3"/>
        <w:numPr>
          <w:ilvl w:val="0"/>
          <w:numId w:val="71"/>
        </w:numPr>
        <w:ind w:left="720" w:firstLine="0"/>
      </w:pPr>
      <w:r>
        <w:t>Type(GetBase(</w:t>
      </w:r>
      <w:r w:rsidRPr="006735B9">
        <w:rPr>
          <w:i/>
        </w:rPr>
        <w:t>lhs</w:t>
      </w:r>
      <w:r>
        <w:t>)) is Environment Record</w:t>
      </w:r>
    </w:p>
    <w:p w14:paraId="392561AD" w14:textId="77777777" w:rsidR="004C02EF" w:rsidRPr="00293484" w:rsidRDefault="004C02EF" w:rsidP="004C02EF">
      <w:pPr>
        <w:pStyle w:val="Alg3"/>
        <w:numPr>
          <w:ilvl w:val="0"/>
          <w:numId w:val="71"/>
        </w:numPr>
        <w:ind w:left="720" w:firstLine="0"/>
      </w:pPr>
      <w:r>
        <w:t>GetReferencedName(</w:t>
      </w:r>
      <w:r w:rsidRPr="006735B9">
        <w:rPr>
          <w:i/>
        </w:rPr>
        <w:t>lhs</w:t>
      </w:r>
      <w:r>
        <w:t xml:space="preserve">) is either </w:t>
      </w:r>
      <w:r w:rsidRPr="00293484">
        <w:rPr>
          <w:rFonts w:ascii="Courier New" w:hAnsi="Courier New" w:cs="Courier New"/>
          <w:b/>
        </w:rPr>
        <w:t>"eval"</w:t>
      </w:r>
      <w:r w:rsidRPr="00E15BAE">
        <w:t xml:space="preserve"> or</w:t>
      </w:r>
      <w:r>
        <w:rPr>
          <w:rFonts w:ascii="Courier New" w:hAnsi="Courier New" w:cs="Courier New"/>
          <w:b/>
        </w:rPr>
        <w:t xml:space="preserve"> </w:t>
      </w:r>
      <w:r w:rsidRPr="00293484">
        <w:rPr>
          <w:rFonts w:ascii="Courier New" w:hAnsi="Courier New" w:cs="Courier New"/>
          <w:b/>
        </w:rPr>
        <w:t>"</w:t>
      </w:r>
      <w:r>
        <w:rPr>
          <w:rFonts w:ascii="Courier New" w:hAnsi="Courier New" w:cs="Courier New"/>
          <w:b/>
        </w:rPr>
        <w:t>arguments</w:t>
      </w:r>
      <w:r w:rsidRPr="00293484">
        <w:rPr>
          <w:rFonts w:ascii="Courier New" w:hAnsi="Courier New" w:cs="Courier New"/>
          <w:b/>
        </w:rPr>
        <w:t>"</w:t>
      </w:r>
    </w:p>
    <w:p w14:paraId="6A2109AE" w14:textId="77777777" w:rsidR="004C02EF" w:rsidRDefault="004C02EF" w:rsidP="004C02EF">
      <w:pPr>
        <w:pStyle w:val="Alg3"/>
        <w:numPr>
          <w:ilvl w:val="0"/>
          <w:numId w:val="72"/>
        </w:numPr>
        <w:spacing w:after="220"/>
        <w:contextualSpacing/>
      </w:pPr>
      <w:r>
        <w:t xml:space="preserve">Let </w:t>
      </w:r>
      <w:r>
        <w:rPr>
          <w:i/>
        </w:rPr>
        <w:t>oldValue</w:t>
      </w:r>
      <w:r>
        <w:t xml:space="preserve"> be ToNumber(GetValue(</w:t>
      </w:r>
      <w:r w:rsidRPr="006735B9">
        <w:rPr>
          <w:i/>
        </w:rPr>
        <w:t>lhs</w:t>
      </w:r>
      <w:r>
        <w:t>)).</w:t>
      </w:r>
    </w:p>
    <w:p w14:paraId="107D3E44" w14:textId="77777777" w:rsidR="004C02EF" w:rsidRDefault="004C02EF" w:rsidP="004C02EF">
      <w:pPr>
        <w:pStyle w:val="Alg3"/>
        <w:numPr>
          <w:ilvl w:val="0"/>
          <w:numId w:val="72"/>
        </w:numPr>
        <w:spacing w:after="220"/>
        <w:contextualSpacing/>
      </w:pPr>
      <w:r>
        <w:t xml:space="preserve">Let </w:t>
      </w:r>
      <w:r w:rsidRPr="006735B9">
        <w:rPr>
          <w:i/>
        </w:rPr>
        <w:t>newValue</w:t>
      </w:r>
      <w:r>
        <w:t xml:space="preserve"> be the result of subtracting the value </w:t>
      </w:r>
      <w:r>
        <w:rPr>
          <w:rFonts w:ascii="Courier New" w:hAnsi="Courier New"/>
          <w:b/>
        </w:rPr>
        <w:t>1</w:t>
      </w:r>
      <w:r>
        <w:t xml:space="preserve"> from </w:t>
      </w:r>
      <w:r>
        <w:rPr>
          <w:i/>
        </w:rPr>
        <w:t>oldValue</w:t>
      </w:r>
      <w:r>
        <w:t xml:space="preserve">, using the same rules as for the </w:t>
      </w:r>
      <w:r>
        <w:rPr>
          <w:rFonts w:ascii="Courier New" w:hAnsi="Courier New"/>
          <w:b/>
        </w:rPr>
        <w:t>-</w:t>
      </w:r>
      <w:r>
        <w:t xml:space="preserve"> operator (11.6.3).</w:t>
      </w:r>
    </w:p>
    <w:p w14:paraId="2FCA7951" w14:textId="77777777" w:rsidR="004C02EF" w:rsidRDefault="004C02EF" w:rsidP="004C02EF">
      <w:pPr>
        <w:pStyle w:val="Alg3"/>
        <w:numPr>
          <w:ilvl w:val="0"/>
          <w:numId w:val="72"/>
        </w:numPr>
        <w:spacing w:after="220"/>
        <w:contextualSpacing/>
      </w:pPr>
      <w:r>
        <w:t>Call PutValue(</w:t>
      </w:r>
      <w:r w:rsidRPr="006735B9">
        <w:rPr>
          <w:i/>
        </w:rPr>
        <w:t>lhs</w:t>
      </w:r>
      <w:r>
        <w:t xml:space="preserve">, </w:t>
      </w:r>
      <w:r w:rsidRPr="006735B9">
        <w:rPr>
          <w:i/>
        </w:rPr>
        <w:t>newValue</w:t>
      </w:r>
      <w:r>
        <w:t>).</w:t>
      </w:r>
    </w:p>
    <w:p w14:paraId="059CDE43" w14:textId="77777777" w:rsidR="004C02EF" w:rsidRDefault="004C02EF" w:rsidP="004C02EF">
      <w:pPr>
        <w:pStyle w:val="Alg3"/>
        <w:numPr>
          <w:ilvl w:val="0"/>
          <w:numId w:val="72"/>
        </w:numPr>
        <w:spacing w:after="220"/>
        <w:contextualSpacing/>
      </w:pPr>
      <w:r>
        <w:t xml:space="preserve">Return </w:t>
      </w:r>
      <w:r>
        <w:rPr>
          <w:i/>
        </w:rPr>
        <w:t>oldValue</w:t>
      </w:r>
      <w:r>
        <w:t>.</w:t>
      </w:r>
      <w:bookmarkStart w:id="3062" w:name="_Toc385672195"/>
      <w:bookmarkStart w:id="3063" w:name="_Toc393690290"/>
    </w:p>
    <w:p w14:paraId="6E076EE7" w14:textId="77777777" w:rsidR="004C02EF" w:rsidRDefault="004C02EF" w:rsidP="003A4B22">
      <w:pPr>
        <w:pStyle w:val="20"/>
        <w:numPr>
          <w:ilvl w:val="0"/>
          <w:numId w:val="0"/>
        </w:numPr>
      </w:pPr>
      <w:bookmarkStart w:id="3064" w:name="_Ref457437595"/>
      <w:bookmarkStart w:id="3065" w:name="_Toc472818830"/>
      <w:bookmarkStart w:id="3066" w:name="_Toc235503404"/>
      <w:bookmarkStart w:id="3067" w:name="_Toc241509179"/>
      <w:bookmarkStart w:id="3068" w:name="_Toc244416666"/>
      <w:bookmarkStart w:id="3069" w:name="_Toc276631030"/>
      <w:bookmarkStart w:id="3070" w:name="_Toc153968419"/>
      <w:r>
        <w:t>11.4</w:t>
      </w:r>
      <w:r>
        <w:tab/>
        <w:t>Unary Operator</w:t>
      </w:r>
      <w:bookmarkStart w:id="3071" w:name="_Toc382202837"/>
      <w:bookmarkEnd w:id="3038"/>
      <w:bookmarkEnd w:id="3039"/>
      <w:bookmarkEnd w:id="3040"/>
      <w:bookmarkEnd w:id="3041"/>
      <w:bookmarkEnd w:id="3042"/>
      <w:bookmarkEnd w:id="3043"/>
      <w:bookmarkEnd w:id="3062"/>
      <w:bookmarkEnd w:id="3063"/>
      <w:bookmarkEnd w:id="3071"/>
      <w:r>
        <w:t>s</w:t>
      </w:r>
      <w:bookmarkEnd w:id="3064"/>
      <w:bookmarkEnd w:id="3065"/>
      <w:bookmarkEnd w:id="3066"/>
      <w:bookmarkEnd w:id="3067"/>
      <w:bookmarkEnd w:id="3068"/>
      <w:bookmarkEnd w:id="3069"/>
      <w:bookmarkEnd w:id="3070"/>
    </w:p>
    <w:p w14:paraId="2E368775" w14:textId="77777777" w:rsidR="004C02EF" w:rsidRDefault="004C02EF" w:rsidP="004C02EF">
      <w:pPr>
        <w:pStyle w:val="Syntax"/>
      </w:pPr>
      <w:r w:rsidRPr="00361EBD">
        <w:t>Syntax</w:t>
      </w:r>
    </w:p>
    <w:p w14:paraId="7CF770F0" w14:textId="77777777" w:rsidR="004C02EF" w:rsidRPr="00984A3F" w:rsidRDefault="004C02EF" w:rsidP="004C02EF">
      <w:pPr>
        <w:pStyle w:val="SyntaxRule"/>
      </w:pPr>
      <w:r w:rsidRPr="00984A3F">
        <w:t xml:space="preserve">UnaryExpression </w:t>
      </w:r>
      <w:r w:rsidRPr="00D04346">
        <w:rPr>
          <w:rFonts w:ascii="Arial" w:hAnsi="Arial"/>
          <w:b/>
          <w:i w:val="0"/>
        </w:rPr>
        <w:t>:</w:t>
      </w:r>
    </w:p>
    <w:p w14:paraId="3BB4946F" w14:textId="77777777" w:rsidR="004C02EF" w:rsidRPr="00984A3F" w:rsidRDefault="004C02EF" w:rsidP="004C02EF">
      <w:pPr>
        <w:pStyle w:val="SyntaxDefinition"/>
      </w:pPr>
      <w:r w:rsidRPr="00984A3F">
        <w:t>PostfixExpression</w:t>
      </w:r>
      <w:r w:rsidRPr="00C226F6">
        <w:rPr>
          <w:rFonts w:ascii="Courier New" w:hAnsi="Courier New"/>
          <w:b/>
          <w:i w:val="0"/>
        </w:rPr>
        <w:br/>
        <w:t xml:space="preserve">delete </w:t>
      </w:r>
      <w:r w:rsidRPr="00984A3F">
        <w:t>UnaryExpression</w:t>
      </w:r>
      <w:r w:rsidRPr="00984A3F">
        <w:br/>
      </w:r>
      <w:r w:rsidRPr="00C226F6">
        <w:rPr>
          <w:rFonts w:ascii="Courier New" w:hAnsi="Courier New"/>
          <w:b/>
          <w:i w:val="0"/>
        </w:rPr>
        <w:t xml:space="preserve">void </w:t>
      </w:r>
      <w:r w:rsidRPr="00984A3F">
        <w:t>UnaryExpression</w:t>
      </w:r>
      <w:r w:rsidRPr="00984A3F">
        <w:br/>
      </w:r>
      <w:r w:rsidRPr="00C226F6">
        <w:rPr>
          <w:rFonts w:ascii="Courier New" w:hAnsi="Courier New"/>
          <w:b/>
          <w:i w:val="0"/>
        </w:rPr>
        <w:t xml:space="preserve">typeof </w:t>
      </w:r>
      <w:r w:rsidRPr="00984A3F">
        <w:t>UnaryExpression</w:t>
      </w:r>
      <w:r w:rsidRPr="00C226F6">
        <w:rPr>
          <w:rFonts w:ascii="Courier New" w:hAnsi="Courier New"/>
          <w:b/>
          <w:i w:val="0"/>
        </w:rPr>
        <w:br/>
        <w:t>++</w:t>
      </w:r>
      <w:r w:rsidRPr="00984A3F">
        <w:t xml:space="preserve"> UnaryExpression</w:t>
      </w:r>
      <w:r w:rsidRPr="00984A3F">
        <w:br/>
      </w:r>
      <w:r w:rsidRPr="00C226F6">
        <w:rPr>
          <w:rFonts w:ascii="Courier New" w:hAnsi="Courier New"/>
          <w:b/>
          <w:i w:val="0"/>
        </w:rPr>
        <w:t>--</w:t>
      </w:r>
      <w:r w:rsidRPr="00984A3F">
        <w:t xml:space="preserve"> UnaryExpression</w:t>
      </w:r>
      <w:r w:rsidRPr="00984A3F">
        <w:br/>
      </w:r>
      <w:r w:rsidRPr="00C226F6">
        <w:rPr>
          <w:rFonts w:ascii="Courier New" w:hAnsi="Courier New"/>
          <w:b/>
          <w:i w:val="0"/>
        </w:rPr>
        <w:t>+</w:t>
      </w:r>
      <w:r w:rsidRPr="00984A3F">
        <w:t xml:space="preserve"> UnaryExpression</w:t>
      </w:r>
      <w:r w:rsidRPr="00984A3F">
        <w:br/>
      </w:r>
      <w:r w:rsidRPr="00C226F6">
        <w:rPr>
          <w:rFonts w:ascii="Courier New" w:hAnsi="Courier New"/>
          <w:b/>
          <w:i w:val="0"/>
        </w:rPr>
        <w:t>-</w:t>
      </w:r>
      <w:r w:rsidRPr="00984A3F">
        <w:t xml:space="preserve"> UnaryExpression</w:t>
      </w:r>
      <w:r w:rsidRPr="00984A3F">
        <w:br/>
      </w:r>
      <w:r w:rsidRPr="00C226F6">
        <w:rPr>
          <w:rFonts w:ascii="Courier New" w:hAnsi="Courier New"/>
          <w:b/>
          <w:i w:val="0"/>
        </w:rPr>
        <w:t>~</w:t>
      </w:r>
      <w:r w:rsidRPr="00984A3F">
        <w:t xml:space="preserve"> UnaryExpression</w:t>
      </w:r>
      <w:r w:rsidRPr="00984A3F">
        <w:br/>
      </w:r>
      <w:r w:rsidRPr="00C226F6">
        <w:rPr>
          <w:rFonts w:ascii="Courier New" w:hAnsi="Courier New"/>
          <w:b/>
          <w:i w:val="0"/>
        </w:rPr>
        <w:t>!</w:t>
      </w:r>
      <w:r w:rsidRPr="00984A3F">
        <w:t xml:space="preserve"> UnaryExpression</w:t>
      </w:r>
      <w:bookmarkStart w:id="3072" w:name="_Ref375019246"/>
      <w:bookmarkStart w:id="3073" w:name="_Toc375031173"/>
      <w:bookmarkStart w:id="3074" w:name="_Toc381513687"/>
      <w:bookmarkStart w:id="3075" w:name="_Toc382202838"/>
      <w:bookmarkStart w:id="3076" w:name="_Toc382212209"/>
      <w:bookmarkStart w:id="3077" w:name="_Toc382212486"/>
      <w:bookmarkStart w:id="3078" w:name="_Toc382291554"/>
      <w:bookmarkStart w:id="3079" w:name="_Toc385672196"/>
      <w:bookmarkStart w:id="3080" w:name="_Toc393690291"/>
    </w:p>
    <w:p w14:paraId="19AF39DF" w14:textId="77777777" w:rsidR="004C02EF" w:rsidRDefault="004C02EF" w:rsidP="003A4B22">
      <w:pPr>
        <w:pStyle w:val="30"/>
        <w:numPr>
          <w:ilvl w:val="0"/>
          <w:numId w:val="0"/>
        </w:numPr>
      </w:pPr>
      <w:bookmarkStart w:id="3081" w:name="_Ref424531014"/>
      <w:bookmarkStart w:id="3082" w:name="_Toc472818831"/>
      <w:bookmarkStart w:id="3083" w:name="_Toc235503405"/>
      <w:bookmarkStart w:id="3084" w:name="_Toc241509180"/>
      <w:bookmarkStart w:id="3085" w:name="_Toc244416667"/>
      <w:bookmarkStart w:id="3086" w:name="_Toc276631031"/>
      <w:bookmarkStart w:id="3087" w:name="_Toc153968420"/>
      <w:r>
        <w:t>11.4.1</w:t>
      </w:r>
      <w:r>
        <w:tab/>
        <w:t xml:space="preserve">The </w:t>
      </w:r>
      <w:r>
        <w:rPr>
          <w:rFonts w:ascii="Courier New" w:hAnsi="Courier New"/>
          <w:sz w:val="22"/>
        </w:rPr>
        <w:t>delete</w:t>
      </w:r>
      <w:r>
        <w:t xml:space="preserve"> Operato</w:t>
      </w:r>
      <w:bookmarkStart w:id="3088" w:name="_Toc382202839"/>
      <w:bookmarkEnd w:id="3072"/>
      <w:bookmarkEnd w:id="3073"/>
      <w:bookmarkEnd w:id="3074"/>
      <w:bookmarkEnd w:id="3075"/>
      <w:bookmarkEnd w:id="3076"/>
      <w:bookmarkEnd w:id="3077"/>
      <w:bookmarkEnd w:id="3078"/>
      <w:bookmarkEnd w:id="3079"/>
      <w:bookmarkEnd w:id="3080"/>
      <w:bookmarkEnd w:id="3088"/>
      <w:r>
        <w:t>r</w:t>
      </w:r>
      <w:bookmarkEnd w:id="3081"/>
      <w:bookmarkEnd w:id="3082"/>
      <w:bookmarkEnd w:id="3083"/>
      <w:bookmarkEnd w:id="3084"/>
      <w:bookmarkEnd w:id="3085"/>
      <w:bookmarkEnd w:id="3086"/>
      <w:bookmarkEnd w:id="3087"/>
    </w:p>
    <w:p w14:paraId="724BE7CA" w14:textId="77777777" w:rsidR="004C02EF" w:rsidRDefault="004C02EF" w:rsidP="004C02EF">
      <w:r>
        <w:t xml:space="preserve">The production </w:t>
      </w:r>
      <w:r w:rsidRPr="005A4DEC">
        <w:rPr>
          <w:rStyle w:val="bnf"/>
        </w:rPr>
        <w:t>UnaryExpression</w:t>
      </w:r>
      <w:r w:rsidRPr="00E91749">
        <w:t xml:space="preserve"> </w:t>
      </w:r>
      <w:r>
        <w:rPr>
          <w:b/>
        </w:rPr>
        <w:t>:</w:t>
      </w:r>
      <w:r w:rsidRPr="00E91749">
        <w:t xml:space="preserve"> </w:t>
      </w:r>
      <w:r>
        <w:rPr>
          <w:rFonts w:ascii="Courier New" w:hAnsi="Courier New"/>
          <w:b/>
        </w:rPr>
        <w:t>delete</w:t>
      </w:r>
      <w:r w:rsidRPr="00E32218">
        <w:rPr>
          <w:rFonts w:ascii="Times New Roman" w:hAnsi="Times New Roman"/>
          <w:i/>
        </w:rPr>
        <w:t xml:space="preserve"> UnaryExpression</w:t>
      </w:r>
      <w:r>
        <w:t xml:space="preserve"> is evaluated as follows:</w:t>
      </w:r>
      <w:bookmarkStart w:id="3089" w:name="_Toc382212487"/>
    </w:p>
    <w:p w14:paraId="65083108" w14:textId="77777777" w:rsidR="004C02EF" w:rsidRDefault="004C02EF" w:rsidP="004C02EF">
      <w:pPr>
        <w:pStyle w:val="Alg3"/>
        <w:numPr>
          <w:ilvl w:val="0"/>
          <w:numId w:val="73"/>
        </w:numPr>
        <w:spacing w:after="220"/>
        <w:contextualSpacing/>
      </w:pPr>
      <w:r>
        <w:t xml:space="preserve">Let </w:t>
      </w:r>
      <w:r w:rsidRPr="003E0428">
        <w:rPr>
          <w:i/>
        </w:rPr>
        <w:t xml:space="preserve">ref </w:t>
      </w:r>
      <w:r>
        <w:t xml:space="preserve">be the result of evaluating </w:t>
      </w:r>
      <w:r w:rsidRPr="00DF7C9E">
        <w:rPr>
          <w:i/>
        </w:rPr>
        <w:t>UnaryExpression</w:t>
      </w:r>
      <w:bookmarkEnd w:id="3089"/>
      <w:r>
        <w:t>.</w:t>
      </w:r>
      <w:bookmarkStart w:id="3090" w:name="_Toc382212488"/>
    </w:p>
    <w:p w14:paraId="064DFB78" w14:textId="77777777" w:rsidR="004C02EF" w:rsidRDefault="004C02EF" w:rsidP="004C02EF">
      <w:pPr>
        <w:pStyle w:val="Alg3"/>
        <w:numPr>
          <w:ilvl w:val="0"/>
          <w:numId w:val="73"/>
        </w:numPr>
        <w:spacing w:after="220"/>
        <w:contextualSpacing/>
      </w:pPr>
      <w:r>
        <w:t>If Type(</w:t>
      </w:r>
      <w:r w:rsidRPr="003E0428">
        <w:rPr>
          <w:i/>
        </w:rPr>
        <w:t>ref</w:t>
      </w:r>
      <w:r>
        <w:t xml:space="preserve">) is not Reference, return </w:t>
      </w:r>
      <w:r>
        <w:rPr>
          <w:b/>
        </w:rPr>
        <w:t>true</w:t>
      </w:r>
      <w:r>
        <w:t>.</w:t>
      </w:r>
    </w:p>
    <w:p w14:paraId="78B4CBDC" w14:textId="77777777" w:rsidR="004C02EF" w:rsidRDefault="004C02EF" w:rsidP="004C02EF">
      <w:pPr>
        <w:pStyle w:val="Alg3"/>
        <w:numPr>
          <w:ilvl w:val="0"/>
          <w:numId w:val="73"/>
        </w:numPr>
        <w:spacing w:after="220"/>
        <w:contextualSpacing/>
      </w:pPr>
      <w:r>
        <w:t>If IsUnresolvableReference(</w:t>
      </w:r>
      <w:r w:rsidRPr="003E0428">
        <w:rPr>
          <w:i/>
        </w:rPr>
        <w:t>ref</w:t>
      </w:r>
      <w:r>
        <w:t>) then,</w:t>
      </w:r>
    </w:p>
    <w:p w14:paraId="4AFDA9A3" w14:textId="77777777" w:rsidR="004C02EF" w:rsidRDefault="004C02EF" w:rsidP="004C02EF">
      <w:pPr>
        <w:pStyle w:val="Alg3"/>
        <w:numPr>
          <w:ilvl w:val="1"/>
          <w:numId w:val="73"/>
        </w:numPr>
        <w:spacing w:after="220"/>
        <w:contextualSpacing/>
      </w:pPr>
      <w:r>
        <w:t>If IsStrictReference(</w:t>
      </w:r>
      <w:r w:rsidRPr="003E0428">
        <w:rPr>
          <w:i/>
        </w:rPr>
        <w:t>ref</w:t>
      </w:r>
      <w:r>
        <w:t xml:space="preserve">) is </w:t>
      </w:r>
      <w:r w:rsidRPr="00D11C46">
        <w:rPr>
          <w:b/>
        </w:rPr>
        <w:t>true</w:t>
      </w:r>
      <w:r>
        <w:t xml:space="preserve">, throw a </w:t>
      </w:r>
      <w:r>
        <w:rPr>
          <w:b/>
        </w:rPr>
        <w:t>Syntax</w:t>
      </w:r>
      <w:r w:rsidRPr="00D11C46">
        <w:rPr>
          <w:b/>
        </w:rPr>
        <w:t>Error</w:t>
      </w:r>
      <w:r>
        <w:t xml:space="preserve"> exception.</w:t>
      </w:r>
    </w:p>
    <w:p w14:paraId="0061AFA8" w14:textId="77777777" w:rsidR="004C02EF" w:rsidRDefault="004C02EF" w:rsidP="004C02EF">
      <w:pPr>
        <w:pStyle w:val="Alg3"/>
        <w:numPr>
          <w:ilvl w:val="1"/>
          <w:numId w:val="73"/>
        </w:numPr>
        <w:spacing w:after="220"/>
        <w:contextualSpacing/>
      </w:pPr>
      <w:r>
        <w:t xml:space="preserve">Else, return </w:t>
      </w:r>
      <w:r w:rsidRPr="00760D98">
        <w:rPr>
          <w:b/>
        </w:rPr>
        <w:t>true</w:t>
      </w:r>
      <w:r>
        <w:t>.</w:t>
      </w:r>
    </w:p>
    <w:p w14:paraId="3E9C608D" w14:textId="77777777" w:rsidR="004C02EF" w:rsidRDefault="004C02EF" w:rsidP="004C02EF">
      <w:pPr>
        <w:pStyle w:val="Alg3"/>
        <w:numPr>
          <w:ilvl w:val="0"/>
          <w:numId w:val="73"/>
        </w:numPr>
        <w:spacing w:after="220"/>
        <w:contextualSpacing/>
      </w:pPr>
      <w:r>
        <w:t>If IsPropertyReference(</w:t>
      </w:r>
      <w:r w:rsidRPr="003E0428">
        <w:rPr>
          <w:i/>
        </w:rPr>
        <w:t>ref</w:t>
      </w:r>
      <w:r>
        <w:t xml:space="preserve">) is </w:t>
      </w:r>
      <w:r w:rsidRPr="00760D98">
        <w:rPr>
          <w:b/>
        </w:rPr>
        <w:t>true</w:t>
      </w:r>
      <w:r>
        <w:t>, then</w:t>
      </w:r>
    </w:p>
    <w:p w14:paraId="1030D49F" w14:textId="77777777" w:rsidR="004C02EF" w:rsidRDefault="004C02EF" w:rsidP="004C02EF">
      <w:pPr>
        <w:pStyle w:val="Alg3"/>
        <w:numPr>
          <w:ilvl w:val="1"/>
          <w:numId w:val="73"/>
        </w:numPr>
        <w:spacing w:after="220"/>
        <w:contextualSpacing/>
      </w:pPr>
      <w:bookmarkStart w:id="3091" w:name="_Toc382212492"/>
      <w:bookmarkStart w:id="3092" w:name="_Ref458400786"/>
      <w:bookmarkEnd w:id="3090"/>
      <w:r>
        <w:t>Return the result of calling the [[Delete]] internal method on ToObject(GetBase(</w:t>
      </w:r>
      <w:r w:rsidRPr="003E0428">
        <w:rPr>
          <w:i/>
        </w:rPr>
        <w:t>ref</w:t>
      </w:r>
      <w:r>
        <w:rPr>
          <w:i/>
        </w:rPr>
        <w:t>)</w:t>
      </w:r>
      <w:r>
        <w:t>) providing GetReferencedName(</w:t>
      </w:r>
      <w:r w:rsidRPr="003E0428">
        <w:rPr>
          <w:i/>
        </w:rPr>
        <w:t>ref</w:t>
      </w:r>
      <w:r>
        <w:t>) and IsStrictReference(</w:t>
      </w:r>
      <w:r w:rsidRPr="003E0428">
        <w:rPr>
          <w:i/>
        </w:rPr>
        <w:t>ref</w:t>
      </w:r>
      <w:r>
        <w:t>) as the arguments</w:t>
      </w:r>
      <w:bookmarkEnd w:id="3091"/>
      <w:r>
        <w:t>.</w:t>
      </w:r>
      <w:bookmarkStart w:id="3093" w:name="_Toc382212493"/>
      <w:bookmarkEnd w:id="3092"/>
    </w:p>
    <w:p w14:paraId="3C599FFE" w14:textId="77777777" w:rsidR="004C02EF" w:rsidRDefault="004C02EF" w:rsidP="004C02EF">
      <w:pPr>
        <w:pStyle w:val="Alg3"/>
        <w:numPr>
          <w:ilvl w:val="0"/>
          <w:numId w:val="73"/>
        </w:numPr>
        <w:spacing w:after="220"/>
        <w:contextualSpacing/>
      </w:pPr>
      <w:r>
        <w:t xml:space="preserve">Else, </w:t>
      </w:r>
      <w:r w:rsidRPr="003E0428">
        <w:rPr>
          <w:i/>
        </w:rPr>
        <w:t>ref</w:t>
      </w:r>
      <w:r w:rsidRPr="00760D98">
        <w:t xml:space="preserve"> is </w:t>
      </w:r>
      <w:r>
        <w:t xml:space="preserve">a Reference to </w:t>
      </w:r>
      <w:r w:rsidRPr="00760D98">
        <w:t xml:space="preserve">an </w:t>
      </w:r>
      <w:r>
        <w:t>E</w:t>
      </w:r>
      <w:r w:rsidRPr="00760D98">
        <w:t xml:space="preserve">nvironment </w:t>
      </w:r>
      <w:r>
        <w:t>R</w:t>
      </w:r>
      <w:r w:rsidRPr="00760D98">
        <w:t xml:space="preserve">ecord </w:t>
      </w:r>
      <w:r>
        <w:t>binding</w:t>
      </w:r>
      <w:r w:rsidRPr="00760D98">
        <w:t>, so</w:t>
      </w:r>
    </w:p>
    <w:p w14:paraId="555BB102" w14:textId="77777777" w:rsidR="004C02EF" w:rsidRDefault="004C02EF" w:rsidP="004C02EF">
      <w:pPr>
        <w:pStyle w:val="Alg3"/>
        <w:numPr>
          <w:ilvl w:val="1"/>
          <w:numId w:val="73"/>
        </w:numPr>
        <w:spacing w:after="220"/>
        <w:contextualSpacing/>
      </w:pPr>
      <w:r>
        <w:t>If IsStrictReference(</w:t>
      </w:r>
      <w:r w:rsidRPr="003E0428">
        <w:rPr>
          <w:i/>
        </w:rPr>
        <w:t>ref</w:t>
      </w:r>
      <w:r>
        <w:t xml:space="preserve">) is </w:t>
      </w:r>
      <w:r w:rsidRPr="00D11C46">
        <w:rPr>
          <w:b/>
        </w:rPr>
        <w:t>true</w:t>
      </w:r>
      <w:r>
        <w:t xml:space="preserve">, throw a </w:t>
      </w:r>
      <w:r>
        <w:rPr>
          <w:b/>
        </w:rPr>
        <w:t>Syntax</w:t>
      </w:r>
      <w:r w:rsidRPr="00D11C46">
        <w:rPr>
          <w:b/>
        </w:rPr>
        <w:t>Error</w:t>
      </w:r>
      <w:r>
        <w:t xml:space="preserve"> exception.</w:t>
      </w:r>
    </w:p>
    <w:p w14:paraId="39A27C7C" w14:textId="77777777" w:rsidR="004C02EF" w:rsidRDefault="004C02EF" w:rsidP="004C02EF">
      <w:pPr>
        <w:pStyle w:val="Alg3"/>
        <w:numPr>
          <w:ilvl w:val="1"/>
          <w:numId w:val="73"/>
        </w:numPr>
        <w:spacing w:after="220"/>
        <w:contextualSpacing/>
      </w:pPr>
      <w:r>
        <w:t xml:space="preserve">Let </w:t>
      </w:r>
      <w:r>
        <w:rPr>
          <w:i/>
        </w:rPr>
        <w:t>bindings</w:t>
      </w:r>
      <w:r>
        <w:t xml:space="preserve"> be</w:t>
      </w:r>
      <w:r w:rsidRPr="00760D98">
        <w:t xml:space="preserve"> GetBase</w:t>
      </w:r>
      <w:r>
        <w:t>(</w:t>
      </w:r>
      <w:r w:rsidRPr="00D11C46">
        <w:rPr>
          <w:i/>
        </w:rPr>
        <w:t>ref</w:t>
      </w:r>
      <w:r w:rsidRPr="00760D98">
        <w:t>).</w:t>
      </w:r>
    </w:p>
    <w:p w14:paraId="298E63F6" w14:textId="77777777" w:rsidR="004C02EF" w:rsidRDefault="004C02EF" w:rsidP="004C02EF">
      <w:pPr>
        <w:pStyle w:val="Alg3"/>
        <w:numPr>
          <w:ilvl w:val="1"/>
          <w:numId w:val="73"/>
        </w:numPr>
        <w:spacing w:after="220"/>
        <w:contextualSpacing/>
      </w:pPr>
      <w:r>
        <w:t>Return the result of calling the DeleteBinding concrete</w:t>
      </w:r>
      <w:r w:rsidRPr="00760D98">
        <w:t xml:space="preserve"> method </w:t>
      </w:r>
      <w:r>
        <w:t>of</w:t>
      </w:r>
      <w:r w:rsidRPr="00760D98">
        <w:t xml:space="preserve"> </w:t>
      </w:r>
      <w:r>
        <w:rPr>
          <w:i/>
        </w:rPr>
        <w:t>bindings</w:t>
      </w:r>
      <w:r w:rsidRPr="00760D98">
        <w:t>, providing GetReferencedName(</w:t>
      </w:r>
      <w:r w:rsidRPr="00D11C46">
        <w:rPr>
          <w:i/>
        </w:rPr>
        <w:t>ref</w:t>
      </w:r>
      <w:r w:rsidRPr="00760D98">
        <w:t>) as the argument.</w:t>
      </w:r>
    </w:p>
    <w:p w14:paraId="569D8FB6" w14:textId="77777777" w:rsidR="004C02EF" w:rsidRPr="00DC3CDB" w:rsidRDefault="004C02EF" w:rsidP="004C02EF">
      <w:pPr>
        <w:pStyle w:val="Note"/>
      </w:pPr>
      <w:bookmarkStart w:id="3094" w:name="_Toc472818832"/>
      <w:bookmarkEnd w:id="3093"/>
      <w:r w:rsidRPr="005A4DEC">
        <w:t>NOTE</w:t>
      </w:r>
      <w:r w:rsidRPr="005A4DEC">
        <w:tab/>
        <w:t xml:space="preserve">When a </w:t>
      </w:r>
      <w:r w:rsidRPr="005A4DEC">
        <w:rPr>
          <w:rFonts w:ascii="Courier New" w:hAnsi="Courier New" w:cs="Courier New"/>
          <w:b/>
        </w:rPr>
        <w:t>delete</w:t>
      </w:r>
      <w:r w:rsidRPr="005A4DEC">
        <w:t xml:space="preserve"> operator occurs within strict mode code, a </w:t>
      </w:r>
      <w:r w:rsidRPr="005A4DEC">
        <w:rPr>
          <w:b/>
        </w:rPr>
        <w:t>SyntaxError</w:t>
      </w:r>
      <w:r w:rsidRPr="005A4DEC">
        <w:t xml:space="preserve"> exception is thrown if its </w:t>
      </w:r>
      <w:r w:rsidRPr="005A4DEC">
        <w:rPr>
          <w:rStyle w:val="bnf"/>
        </w:rPr>
        <w:t>UnaryExpression</w:t>
      </w:r>
      <w:r w:rsidRPr="005A4DEC">
        <w:t xml:space="preserve"> is a direct reference to a variable, function argument, or function name. In addition, if a </w:t>
      </w:r>
      <w:r w:rsidRPr="005A4DEC">
        <w:rPr>
          <w:rFonts w:ascii="Courier New" w:hAnsi="Courier New" w:cs="Courier New"/>
          <w:b/>
        </w:rPr>
        <w:t>delete</w:t>
      </w:r>
      <w:r w:rsidRPr="005A4DEC">
        <w:t xml:space="preserve"> operator occurs within strict mode code and the property to be deleted has the attribute { [[Configurable]]: </w:t>
      </w:r>
      <w:r w:rsidRPr="005A4DEC">
        <w:rPr>
          <w:b/>
        </w:rPr>
        <w:t>false</w:t>
      </w:r>
      <w:r w:rsidRPr="005A4DEC">
        <w:t xml:space="preserve"> }, a </w:t>
      </w:r>
      <w:r w:rsidRPr="005A4DEC">
        <w:rPr>
          <w:b/>
        </w:rPr>
        <w:t xml:space="preserve">TypeError </w:t>
      </w:r>
      <w:r w:rsidRPr="005A4DEC">
        <w:t>exception is thrown.</w:t>
      </w:r>
    </w:p>
    <w:p w14:paraId="759F0D8F" w14:textId="77777777" w:rsidR="004C02EF" w:rsidRDefault="004C02EF" w:rsidP="003A4B22">
      <w:pPr>
        <w:pStyle w:val="30"/>
        <w:numPr>
          <w:ilvl w:val="0"/>
          <w:numId w:val="0"/>
        </w:numPr>
      </w:pPr>
      <w:bookmarkStart w:id="3095" w:name="_Toc235503406"/>
      <w:bookmarkStart w:id="3096" w:name="_Toc241509181"/>
      <w:bookmarkStart w:id="3097" w:name="_Toc244416668"/>
      <w:bookmarkStart w:id="3098" w:name="_Toc276631032"/>
      <w:bookmarkStart w:id="3099" w:name="_Toc153968421"/>
      <w:r>
        <w:t>11.4.2</w:t>
      </w:r>
      <w:r>
        <w:tab/>
        <w:t xml:space="preserve">The </w:t>
      </w:r>
      <w:r>
        <w:rPr>
          <w:rFonts w:ascii="Courier New" w:hAnsi="Courier New"/>
          <w:sz w:val="22"/>
        </w:rPr>
        <w:t>void</w:t>
      </w:r>
      <w:r>
        <w:t xml:space="preserve"> Operato</w:t>
      </w:r>
      <w:bookmarkStart w:id="3100" w:name="_Toc382202841"/>
      <w:bookmarkEnd w:id="3100"/>
      <w:r>
        <w:t>r</w:t>
      </w:r>
      <w:bookmarkEnd w:id="3094"/>
      <w:bookmarkEnd w:id="3095"/>
      <w:bookmarkEnd w:id="3096"/>
      <w:bookmarkEnd w:id="3097"/>
      <w:bookmarkEnd w:id="3098"/>
      <w:bookmarkEnd w:id="3099"/>
    </w:p>
    <w:p w14:paraId="71D81BFC" w14:textId="77777777" w:rsidR="004C02EF" w:rsidRDefault="004C02EF" w:rsidP="004C02EF">
      <w:r>
        <w:t xml:space="preserve">The production </w:t>
      </w:r>
      <w:r w:rsidRPr="00187017">
        <w:rPr>
          <w:rStyle w:val="bnf"/>
        </w:rPr>
        <w:t>UnaryExpression</w:t>
      </w:r>
      <w:r w:rsidRPr="00E91749">
        <w:t xml:space="preserve"> </w:t>
      </w:r>
      <w:r>
        <w:rPr>
          <w:b/>
        </w:rPr>
        <w:t>:</w:t>
      </w:r>
      <w:r w:rsidRPr="00E91749">
        <w:t xml:space="preserve"> </w:t>
      </w:r>
      <w:r>
        <w:rPr>
          <w:rFonts w:ascii="Courier New" w:hAnsi="Courier New"/>
          <w:b/>
        </w:rPr>
        <w:t>void</w:t>
      </w:r>
      <w:r w:rsidRPr="00E91749">
        <w:t xml:space="preserve"> </w:t>
      </w:r>
      <w:r w:rsidRPr="00187017">
        <w:rPr>
          <w:rStyle w:val="bnf"/>
        </w:rPr>
        <w:t>UnaryExpression</w:t>
      </w:r>
      <w:r>
        <w:t xml:space="preserve"> is evaluated as follows:</w:t>
      </w:r>
      <w:bookmarkStart w:id="3101" w:name="_Toc382212498"/>
    </w:p>
    <w:p w14:paraId="0AB68843" w14:textId="77777777" w:rsidR="004C02EF" w:rsidRDefault="004C02EF" w:rsidP="004C02EF">
      <w:pPr>
        <w:pStyle w:val="Alg3"/>
        <w:numPr>
          <w:ilvl w:val="0"/>
          <w:numId w:val="74"/>
        </w:numPr>
        <w:spacing w:after="220"/>
        <w:contextualSpacing/>
      </w:pPr>
      <w:r>
        <w:t xml:space="preserve">Let </w:t>
      </w:r>
      <w:r w:rsidRPr="006735B9">
        <w:rPr>
          <w:i/>
        </w:rPr>
        <w:t>expr</w:t>
      </w:r>
      <w:r>
        <w:t xml:space="preserve"> be the result of evaluating </w:t>
      </w:r>
      <w:r>
        <w:rPr>
          <w:i/>
        </w:rPr>
        <w:t>UnaryExpression</w:t>
      </w:r>
      <w:bookmarkEnd w:id="3101"/>
      <w:r>
        <w:t>.</w:t>
      </w:r>
      <w:bookmarkStart w:id="3102" w:name="_Toc382212499"/>
    </w:p>
    <w:p w14:paraId="1796339B" w14:textId="77777777" w:rsidR="004C02EF" w:rsidRDefault="004C02EF" w:rsidP="004C02EF">
      <w:pPr>
        <w:pStyle w:val="Alg3"/>
        <w:numPr>
          <w:ilvl w:val="0"/>
          <w:numId w:val="74"/>
        </w:numPr>
        <w:spacing w:after="220"/>
        <w:contextualSpacing/>
      </w:pPr>
      <w:r>
        <w:t>Call GetValue(</w:t>
      </w:r>
      <w:r w:rsidRPr="006735B9">
        <w:rPr>
          <w:i/>
        </w:rPr>
        <w:t>expr</w:t>
      </w:r>
      <w:r>
        <w:t>)</w:t>
      </w:r>
      <w:bookmarkEnd w:id="3102"/>
      <w:r>
        <w:t>.</w:t>
      </w:r>
      <w:bookmarkStart w:id="3103" w:name="_Toc382212500"/>
    </w:p>
    <w:p w14:paraId="78467CCC" w14:textId="77777777" w:rsidR="004C02EF" w:rsidRDefault="004C02EF" w:rsidP="004C02EF">
      <w:pPr>
        <w:pStyle w:val="Alg3"/>
        <w:numPr>
          <w:ilvl w:val="0"/>
          <w:numId w:val="74"/>
        </w:numPr>
        <w:spacing w:after="220"/>
        <w:contextualSpacing/>
      </w:pPr>
      <w:r>
        <w:t xml:space="preserve">Return </w:t>
      </w:r>
      <w:r>
        <w:rPr>
          <w:b/>
        </w:rPr>
        <w:t>undefined</w:t>
      </w:r>
      <w:bookmarkEnd w:id="3103"/>
      <w:r>
        <w:t>.</w:t>
      </w:r>
      <w:bookmarkStart w:id="3104" w:name="_Toc375031175"/>
      <w:bookmarkStart w:id="3105" w:name="_Ref379174824"/>
      <w:bookmarkStart w:id="3106" w:name="_Ref379914513"/>
      <w:bookmarkStart w:id="3107" w:name="_Toc381513689"/>
      <w:bookmarkStart w:id="3108" w:name="_Toc382202842"/>
      <w:bookmarkStart w:id="3109" w:name="_Toc382212211"/>
      <w:bookmarkStart w:id="3110" w:name="_Toc382212501"/>
      <w:bookmarkStart w:id="3111" w:name="_Toc382291556"/>
      <w:bookmarkStart w:id="3112" w:name="_Toc385672198"/>
      <w:bookmarkStart w:id="3113" w:name="_Toc393690293"/>
    </w:p>
    <w:p w14:paraId="432EA6DB" w14:textId="77777777" w:rsidR="004C02EF" w:rsidRPr="00DC3CDB" w:rsidRDefault="004C02EF" w:rsidP="004C02EF">
      <w:pPr>
        <w:pStyle w:val="Note"/>
      </w:pPr>
      <w:bookmarkStart w:id="3114" w:name="_Toc472818833"/>
      <w:r w:rsidRPr="00187017">
        <w:t>NOTE</w:t>
      </w:r>
      <w:r w:rsidRPr="00187017">
        <w:tab/>
        <w:t>GetValue must be called even though its value is not used because it may have observable side-effects.</w:t>
      </w:r>
    </w:p>
    <w:p w14:paraId="6FC3E610" w14:textId="77777777" w:rsidR="004C02EF" w:rsidRPr="00640D64" w:rsidRDefault="004C02EF" w:rsidP="003A4B22">
      <w:pPr>
        <w:pStyle w:val="30"/>
        <w:numPr>
          <w:ilvl w:val="0"/>
          <w:numId w:val="0"/>
        </w:numPr>
      </w:pPr>
      <w:bookmarkStart w:id="3115" w:name="_Toc235503407"/>
      <w:bookmarkStart w:id="3116" w:name="_Toc241509182"/>
      <w:bookmarkStart w:id="3117" w:name="_Toc244416669"/>
      <w:bookmarkStart w:id="3118" w:name="_Toc276631033"/>
      <w:bookmarkStart w:id="3119" w:name="_Toc153968422"/>
      <w:r w:rsidRPr="00640D64">
        <w:t>11.4.3</w:t>
      </w:r>
      <w:r w:rsidRPr="00640D64">
        <w:tab/>
        <w:t xml:space="preserve">The </w:t>
      </w:r>
      <w:r w:rsidRPr="00640D64">
        <w:rPr>
          <w:rFonts w:ascii="Courier New" w:hAnsi="Courier New"/>
        </w:rPr>
        <w:t>typeof</w:t>
      </w:r>
      <w:r w:rsidRPr="00640D64">
        <w:t xml:space="preserve"> Operato</w:t>
      </w:r>
      <w:bookmarkEnd w:id="3104"/>
      <w:bookmarkEnd w:id="3105"/>
      <w:bookmarkEnd w:id="3106"/>
      <w:bookmarkEnd w:id="3107"/>
      <w:bookmarkEnd w:id="3108"/>
      <w:bookmarkEnd w:id="3109"/>
      <w:bookmarkEnd w:id="3110"/>
      <w:bookmarkEnd w:id="3111"/>
      <w:bookmarkEnd w:id="3112"/>
      <w:bookmarkEnd w:id="3113"/>
      <w:r w:rsidRPr="00640D64">
        <w:t>r</w:t>
      </w:r>
      <w:bookmarkEnd w:id="3114"/>
      <w:bookmarkEnd w:id="3115"/>
      <w:bookmarkEnd w:id="3116"/>
      <w:bookmarkEnd w:id="3117"/>
      <w:bookmarkEnd w:id="3118"/>
      <w:bookmarkEnd w:id="3119"/>
    </w:p>
    <w:p w14:paraId="495DF118" w14:textId="77777777" w:rsidR="004C02EF" w:rsidRDefault="004C02EF" w:rsidP="004C02EF">
      <w:r>
        <w:t xml:space="preserve">The production </w:t>
      </w:r>
      <w:r w:rsidRPr="00187017">
        <w:rPr>
          <w:rStyle w:val="bnf"/>
        </w:rPr>
        <w:t>UnaryExpression</w:t>
      </w:r>
      <w:r w:rsidRPr="00E91749">
        <w:t xml:space="preserve"> </w:t>
      </w:r>
      <w:r>
        <w:rPr>
          <w:b/>
        </w:rPr>
        <w:t>:</w:t>
      </w:r>
      <w:r w:rsidRPr="00E91749">
        <w:t xml:space="preserve"> </w:t>
      </w:r>
      <w:r>
        <w:rPr>
          <w:rFonts w:ascii="Courier New" w:hAnsi="Courier New"/>
          <w:b/>
        </w:rPr>
        <w:t>typeof</w:t>
      </w:r>
      <w:r>
        <w:rPr>
          <w:i/>
        </w:rPr>
        <w:t xml:space="preserve"> </w:t>
      </w:r>
      <w:r w:rsidRPr="00187017">
        <w:rPr>
          <w:rStyle w:val="bnf"/>
        </w:rPr>
        <w:t>UnaryExpression</w:t>
      </w:r>
      <w:r>
        <w:t xml:space="preserve"> is evaluated as follows:</w:t>
      </w:r>
      <w:bookmarkStart w:id="3120" w:name="_Toc382212502"/>
    </w:p>
    <w:p w14:paraId="33F6F42B" w14:textId="77777777" w:rsidR="004C02EF" w:rsidRDefault="004C02EF" w:rsidP="004C02EF">
      <w:pPr>
        <w:pStyle w:val="Alg3"/>
        <w:numPr>
          <w:ilvl w:val="0"/>
          <w:numId w:val="75"/>
        </w:numPr>
        <w:spacing w:after="220"/>
        <w:contextualSpacing/>
      </w:pPr>
      <w:r>
        <w:t xml:space="preserve">Let </w:t>
      </w:r>
      <w:r w:rsidRPr="004A1A9E">
        <w:rPr>
          <w:i/>
        </w:rPr>
        <w:t xml:space="preserve">val </w:t>
      </w:r>
      <w:r>
        <w:t xml:space="preserve">be the result of evaluating </w:t>
      </w:r>
      <w:r>
        <w:rPr>
          <w:i/>
        </w:rPr>
        <w:t>UnaryExpression</w:t>
      </w:r>
      <w:bookmarkEnd w:id="3120"/>
      <w:r>
        <w:t>.</w:t>
      </w:r>
      <w:bookmarkStart w:id="3121" w:name="_Toc382212503"/>
    </w:p>
    <w:p w14:paraId="2401F648" w14:textId="77777777" w:rsidR="004C02EF" w:rsidRDefault="004C02EF" w:rsidP="004C02EF">
      <w:pPr>
        <w:pStyle w:val="Alg3"/>
        <w:numPr>
          <w:ilvl w:val="0"/>
          <w:numId w:val="75"/>
        </w:numPr>
        <w:spacing w:after="220"/>
        <w:contextualSpacing/>
      </w:pPr>
      <w:r>
        <w:t>If Type(</w:t>
      </w:r>
      <w:r w:rsidRPr="004A1A9E">
        <w:rPr>
          <w:i/>
        </w:rPr>
        <w:t>val</w:t>
      </w:r>
      <w:r>
        <w:t>) is Reference</w:t>
      </w:r>
      <w:bookmarkEnd w:id="3121"/>
      <w:r>
        <w:t xml:space="preserve">, </w:t>
      </w:r>
      <w:bookmarkStart w:id="3122" w:name="_Toc382212504"/>
      <w:r>
        <w:t>then</w:t>
      </w:r>
    </w:p>
    <w:p w14:paraId="7A51E7C4" w14:textId="77777777" w:rsidR="004C02EF" w:rsidRDefault="004C02EF" w:rsidP="004C02EF">
      <w:pPr>
        <w:pStyle w:val="Alg3"/>
        <w:numPr>
          <w:ilvl w:val="1"/>
          <w:numId w:val="75"/>
        </w:numPr>
        <w:spacing w:after="220"/>
        <w:contextualSpacing/>
      </w:pPr>
      <w:r>
        <w:t>If IsUnresolvableReference(</w:t>
      </w:r>
      <w:r w:rsidRPr="004A1A9E">
        <w:rPr>
          <w:i/>
        </w:rPr>
        <w:t>val</w:t>
      </w:r>
      <w:r>
        <w:t xml:space="preserve">) is </w:t>
      </w:r>
      <w:r>
        <w:rPr>
          <w:b/>
        </w:rPr>
        <w:t>true</w:t>
      </w:r>
      <w:r>
        <w:t xml:space="preserve">, return </w:t>
      </w:r>
      <w:r>
        <w:rPr>
          <w:rFonts w:ascii="Courier New" w:hAnsi="Courier New"/>
          <w:b/>
        </w:rPr>
        <w:t>"undefined"</w:t>
      </w:r>
      <w:r>
        <w:t>.</w:t>
      </w:r>
    </w:p>
    <w:p w14:paraId="33355293" w14:textId="77777777" w:rsidR="004C02EF" w:rsidRDefault="004C02EF" w:rsidP="004C02EF">
      <w:pPr>
        <w:pStyle w:val="Alg3"/>
        <w:numPr>
          <w:ilvl w:val="1"/>
          <w:numId w:val="75"/>
        </w:numPr>
        <w:spacing w:after="220"/>
        <w:contextualSpacing/>
      </w:pPr>
      <w:r>
        <w:t xml:space="preserve">Let </w:t>
      </w:r>
      <w:r w:rsidRPr="004A1A9E">
        <w:rPr>
          <w:i/>
        </w:rPr>
        <w:t xml:space="preserve">val </w:t>
      </w:r>
      <w:r>
        <w:t>be GetValue(</w:t>
      </w:r>
      <w:r w:rsidRPr="004A1A9E">
        <w:rPr>
          <w:i/>
        </w:rPr>
        <w:t>val</w:t>
      </w:r>
      <w:r>
        <w:t>)</w:t>
      </w:r>
      <w:bookmarkEnd w:id="3122"/>
      <w:r>
        <w:t>.</w:t>
      </w:r>
      <w:bookmarkStart w:id="3123" w:name="_Toc382212505"/>
    </w:p>
    <w:p w14:paraId="1FAD9B5C" w14:textId="77777777" w:rsidR="004C02EF" w:rsidRDefault="004C02EF" w:rsidP="004C02EF">
      <w:pPr>
        <w:pStyle w:val="Alg3"/>
        <w:numPr>
          <w:ilvl w:val="0"/>
          <w:numId w:val="75"/>
        </w:numPr>
        <w:spacing w:after="220"/>
        <w:contextualSpacing/>
      </w:pPr>
      <w:r>
        <w:t>Return a String determined by Type(</w:t>
      </w:r>
      <w:r w:rsidRPr="004A1A9E">
        <w:rPr>
          <w:i/>
        </w:rPr>
        <w:t>val</w:t>
      </w:r>
      <w:r>
        <w:t xml:space="preserve">) according to </w:t>
      </w:r>
      <w:r w:rsidRPr="00654E44">
        <w:t>Table</w:t>
      </w:r>
      <w:bookmarkEnd w:id="3123"/>
      <w:r w:rsidRPr="00654E44">
        <w:t xml:space="preserve"> </w:t>
      </w:r>
      <w:del w:id="3124" w:author="Allen Wirfs-Brock" w:date="2011-07-02T13:30:00Z">
        <w:r w:rsidRPr="00654E44" w:rsidDel="008962D8">
          <w:delText>20</w:delText>
        </w:r>
      </w:del>
      <w:ins w:id="3125" w:author="Allen Wirfs-Brock" w:date="2011-07-02T13:30:00Z">
        <w:r w:rsidR="008962D8">
          <w:t>21</w:t>
        </w:r>
      </w:ins>
      <w:r>
        <w:t>.</w:t>
      </w:r>
    </w:p>
    <w:p w14:paraId="622DD69C" w14:textId="77777777" w:rsidR="004C02EF" w:rsidRDefault="004C02EF" w:rsidP="004C02EF">
      <w:pPr>
        <w:pStyle w:val="Tabletitle"/>
        <w:widowControl w:val="0"/>
      </w:pPr>
      <w:r w:rsidRPr="00654E44">
        <w:rPr>
          <w:rFonts w:eastAsia="Arial Unicode MS"/>
        </w:rPr>
        <w:t>Table </w:t>
      </w:r>
      <w:del w:id="3126" w:author="Allen Wirfs-Brock" w:date="2011-07-02T13:31:00Z">
        <w:r w:rsidRPr="00654E44" w:rsidDel="008962D8">
          <w:rPr>
            <w:rFonts w:eastAsia="Arial Unicode MS"/>
          </w:rPr>
          <w:delText xml:space="preserve">20 </w:delText>
        </w:r>
      </w:del>
      <w:ins w:id="3127" w:author="Allen Wirfs-Brock" w:date="2011-07-02T13:31:00Z">
        <w:r w:rsidR="008962D8">
          <w:rPr>
            <w:rFonts w:eastAsia="Arial Unicode MS"/>
          </w:rPr>
          <w:t>21</w:t>
        </w:r>
        <w:r w:rsidR="008962D8" w:rsidRPr="00654E44">
          <w:rPr>
            <w:rFonts w:eastAsia="Arial Unicode MS"/>
          </w:rPr>
          <w:t xml:space="preserve"> </w:t>
        </w:r>
      </w:ins>
      <w:r w:rsidRPr="00654E44">
        <w:rPr>
          <w:rFonts w:eastAsia="Arial Unicode MS"/>
        </w:rPr>
        <w:t xml:space="preserve">— </w:t>
      </w:r>
      <w:r>
        <w:rPr>
          <w:rFonts w:eastAsia="Arial Unicode MS"/>
        </w:rPr>
        <w:t>typeof Operator Results</w:t>
      </w:r>
    </w:p>
    <w:tbl>
      <w:tblPr>
        <w:tblW w:w="0" w:type="auto"/>
        <w:jc w:val="center"/>
        <w:tblInd w:w="7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10"/>
        <w:gridCol w:w="3535"/>
      </w:tblGrid>
      <w:tr w:rsidR="004C02EF" w14:paraId="3690B417" w14:textId="77777777" w:rsidTr="003A4B22">
        <w:trPr>
          <w:cantSplit/>
          <w:trHeight w:val="347"/>
          <w:jc w:val="center"/>
        </w:trPr>
        <w:tc>
          <w:tcPr>
            <w:tcW w:w="2610" w:type="dxa"/>
            <w:tcBorders>
              <w:top w:val="single" w:sz="12" w:space="0" w:color="000000"/>
              <w:left w:val="single" w:sz="6" w:space="0" w:color="000000"/>
              <w:bottom w:val="single" w:sz="6" w:space="0" w:color="000000"/>
              <w:right w:val="nil"/>
            </w:tcBorders>
            <w:shd w:val="solid" w:color="C0C0C0" w:fill="FFFFFF"/>
          </w:tcPr>
          <w:p w14:paraId="138F15BC" w14:textId="77777777" w:rsidR="004C02EF" w:rsidRDefault="004C02EF" w:rsidP="003A4B22">
            <w:pPr>
              <w:keepNext/>
              <w:shd w:val="solid" w:color="C0C0C0" w:fill="FFFFFF"/>
              <w:spacing w:after="0"/>
              <w:rPr>
                <w:b/>
                <w:i/>
                <w:shd w:val="solid" w:color="C0C0C0" w:fill="FFFFFF"/>
              </w:rPr>
            </w:pPr>
            <w:bookmarkStart w:id="3128" w:name="_Toc382212506"/>
            <w:r w:rsidRPr="00984A3F">
              <w:rPr>
                <w:b/>
                <w:i/>
                <w:shd w:val="solid" w:color="C0C0C0" w:fill="FFFFFF"/>
              </w:rPr>
              <w:t>Type</w:t>
            </w:r>
            <w:bookmarkEnd w:id="3128"/>
            <w:r>
              <w:rPr>
                <w:b/>
                <w:i/>
                <w:shd w:val="solid" w:color="C0C0C0" w:fill="FFFFFF"/>
              </w:rPr>
              <w:t xml:space="preserve"> of </w:t>
            </w:r>
            <w:r w:rsidRPr="00654E44">
              <w:rPr>
                <w:rFonts w:ascii="Times New Roman" w:hAnsi="Times New Roman"/>
                <w:i/>
                <w:shd w:val="solid" w:color="C0C0C0" w:fill="FFFFFF"/>
              </w:rPr>
              <w:t>val</w:t>
            </w:r>
          </w:p>
        </w:tc>
        <w:tc>
          <w:tcPr>
            <w:tcW w:w="3535" w:type="dxa"/>
            <w:tcBorders>
              <w:top w:val="single" w:sz="12" w:space="0" w:color="000000"/>
              <w:left w:val="nil"/>
              <w:bottom w:val="single" w:sz="6" w:space="0" w:color="000000"/>
              <w:right w:val="single" w:sz="6" w:space="0" w:color="000000"/>
            </w:tcBorders>
            <w:shd w:val="solid" w:color="C0C0C0" w:fill="FFFFFF"/>
          </w:tcPr>
          <w:p w14:paraId="734198D2" w14:textId="77777777" w:rsidR="004C02EF" w:rsidRDefault="004C02EF" w:rsidP="003A4B22">
            <w:pPr>
              <w:keepNext/>
              <w:shd w:val="solid" w:color="C0C0C0" w:fill="FFFFFF"/>
              <w:spacing w:after="0"/>
              <w:rPr>
                <w:b/>
                <w:i/>
                <w:shd w:val="solid" w:color="C0C0C0" w:fill="FFFFFF"/>
              </w:rPr>
            </w:pPr>
            <w:bookmarkStart w:id="3129" w:name="_Toc382212507"/>
            <w:r w:rsidRPr="00984A3F">
              <w:rPr>
                <w:b/>
                <w:i/>
                <w:shd w:val="solid" w:color="C0C0C0" w:fill="FFFFFF"/>
              </w:rPr>
              <w:t>Result</w:t>
            </w:r>
            <w:bookmarkEnd w:id="3129"/>
          </w:p>
        </w:tc>
      </w:tr>
      <w:tr w:rsidR="004C02EF" w14:paraId="5D5291AF" w14:textId="77777777" w:rsidTr="003A4B22">
        <w:trPr>
          <w:cantSplit/>
          <w:jc w:val="center"/>
        </w:trPr>
        <w:tc>
          <w:tcPr>
            <w:tcW w:w="2610" w:type="dxa"/>
            <w:tcBorders>
              <w:top w:val="nil"/>
            </w:tcBorders>
          </w:tcPr>
          <w:p w14:paraId="68599D4F" w14:textId="77777777" w:rsidR="004C02EF" w:rsidRPr="00984A3F" w:rsidRDefault="004C02EF" w:rsidP="003A4B22">
            <w:pPr>
              <w:keepNext/>
              <w:spacing w:after="60"/>
            </w:pPr>
            <w:bookmarkStart w:id="3130" w:name="_Toc382212508"/>
            <w:r w:rsidRPr="00984A3F">
              <w:t>Undefin</w:t>
            </w:r>
            <w:bookmarkEnd w:id="3130"/>
            <w:r w:rsidRPr="00984A3F">
              <w:t>ed</w:t>
            </w:r>
          </w:p>
        </w:tc>
        <w:tc>
          <w:tcPr>
            <w:tcW w:w="3535" w:type="dxa"/>
            <w:tcBorders>
              <w:top w:val="nil"/>
            </w:tcBorders>
          </w:tcPr>
          <w:p w14:paraId="50F4E06D" w14:textId="77777777" w:rsidR="004C02EF" w:rsidRDefault="004C02EF" w:rsidP="003A4B22">
            <w:pPr>
              <w:keepNext/>
              <w:spacing w:after="60"/>
              <w:rPr>
                <w:rFonts w:ascii="Courier" w:hAnsi="Courier"/>
                <w:b/>
              </w:rPr>
            </w:pPr>
            <w:bookmarkStart w:id="3131" w:name="_Toc382212509"/>
            <w:r>
              <w:rPr>
                <w:rFonts w:ascii="Courier New" w:hAnsi="Courier New"/>
                <w:b/>
              </w:rPr>
              <w:t>"undefine</w:t>
            </w:r>
            <w:bookmarkEnd w:id="3131"/>
            <w:r>
              <w:rPr>
                <w:rFonts w:ascii="Courier New" w:hAnsi="Courier New"/>
                <w:b/>
              </w:rPr>
              <w:t>d"</w:t>
            </w:r>
          </w:p>
        </w:tc>
      </w:tr>
      <w:tr w:rsidR="004C02EF" w14:paraId="051AEEE0" w14:textId="77777777" w:rsidTr="003A4B22">
        <w:trPr>
          <w:cantSplit/>
          <w:jc w:val="center"/>
        </w:trPr>
        <w:tc>
          <w:tcPr>
            <w:tcW w:w="2610" w:type="dxa"/>
          </w:tcPr>
          <w:p w14:paraId="43ABC97B" w14:textId="77777777" w:rsidR="004C02EF" w:rsidRPr="00984A3F" w:rsidRDefault="004C02EF" w:rsidP="003A4B22">
            <w:pPr>
              <w:keepNext/>
              <w:spacing w:after="60"/>
            </w:pPr>
            <w:bookmarkStart w:id="3132" w:name="_Toc382212510"/>
            <w:r w:rsidRPr="00984A3F">
              <w:t>Nu</w:t>
            </w:r>
            <w:bookmarkEnd w:id="3132"/>
            <w:r w:rsidRPr="00984A3F">
              <w:t>ll</w:t>
            </w:r>
          </w:p>
        </w:tc>
        <w:tc>
          <w:tcPr>
            <w:tcW w:w="3535" w:type="dxa"/>
          </w:tcPr>
          <w:p w14:paraId="305D4488" w14:textId="77777777" w:rsidR="004C02EF" w:rsidRDefault="004C02EF" w:rsidP="003A4B22">
            <w:pPr>
              <w:keepNext/>
              <w:spacing w:after="60"/>
              <w:rPr>
                <w:rFonts w:ascii="Courier" w:hAnsi="Courier"/>
                <w:b/>
              </w:rPr>
            </w:pPr>
            <w:bookmarkStart w:id="3133" w:name="_Toc382212511"/>
            <w:r>
              <w:rPr>
                <w:rFonts w:ascii="Courier New" w:hAnsi="Courier New"/>
                <w:b/>
              </w:rPr>
              <w:t>"objec</w:t>
            </w:r>
            <w:bookmarkEnd w:id="3133"/>
            <w:r>
              <w:rPr>
                <w:rFonts w:ascii="Courier New" w:hAnsi="Courier New"/>
                <w:b/>
              </w:rPr>
              <w:t>t"</w:t>
            </w:r>
          </w:p>
        </w:tc>
      </w:tr>
      <w:tr w:rsidR="004C02EF" w14:paraId="0F0C8ED2" w14:textId="77777777" w:rsidTr="003A4B22">
        <w:trPr>
          <w:cantSplit/>
          <w:jc w:val="center"/>
        </w:trPr>
        <w:tc>
          <w:tcPr>
            <w:tcW w:w="2610" w:type="dxa"/>
          </w:tcPr>
          <w:p w14:paraId="754AB634" w14:textId="77777777" w:rsidR="004C02EF" w:rsidRPr="00984A3F" w:rsidRDefault="004C02EF" w:rsidP="003A4B22">
            <w:pPr>
              <w:keepNext/>
              <w:spacing w:after="60"/>
            </w:pPr>
            <w:bookmarkStart w:id="3134" w:name="_Toc382212512"/>
            <w:r w:rsidRPr="00984A3F">
              <w:t>Boole</w:t>
            </w:r>
            <w:bookmarkEnd w:id="3134"/>
            <w:r w:rsidRPr="00984A3F">
              <w:t>an</w:t>
            </w:r>
          </w:p>
        </w:tc>
        <w:tc>
          <w:tcPr>
            <w:tcW w:w="3535" w:type="dxa"/>
          </w:tcPr>
          <w:p w14:paraId="4E3CD6E3" w14:textId="77777777" w:rsidR="004C02EF" w:rsidRDefault="004C02EF" w:rsidP="003A4B22">
            <w:pPr>
              <w:keepNext/>
              <w:spacing w:after="60"/>
              <w:rPr>
                <w:rFonts w:ascii="Courier" w:hAnsi="Courier"/>
                <w:b/>
              </w:rPr>
            </w:pPr>
            <w:bookmarkStart w:id="3135" w:name="_Toc382212513"/>
            <w:r>
              <w:rPr>
                <w:rFonts w:ascii="Courier New" w:hAnsi="Courier New"/>
                <w:b/>
              </w:rPr>
              <w:t>"boolea</w:t>
            </w:r>
            <w:bookmarkEnd w:id="3135"/>
            <w:r>
              <w:rPr>
                <w:rFonts w:ascii="Courier New" w:hAnsi="Courier New"/>
                <w:b/>
              </w:rPr>
              <w:t>n"</w:t>
            </w:r>
          </w:p>
        </w:tc>
      </w:tr>
      <w:tr w:rsidR="004C02EF" w14:paraId="262AD4B4" w14:textId="77777777" w:rsidTr="003A4B22">
        <w:trPr>
          <w:cantSplit/>
          <w:jc w:val="center"/>
        </w:trPr>
        <w:tc>
          <w:tcPr>
            <w:tcW w:w="2610" w:type="dxa"/>
          </w:tcPr>
          <w:p w14:paraId="6FCFC549" w14:textId="77777777" w:rsidR="004C02EF" w:rsidRPr="00984A3F" w:rsidRDefault="004C02EF" w:rsidP="003A4B22">
            <w:pPr>
              <w:keepNext/>
              <w:spacing w:after="60"/>
            </w:pPr>
            <w:bookmarkStart w:id="3136" w:name="_Toc382212514"/>
            <w:r w:rsidRPr="00984A3F">
              <w:t>Numb</w:t>
            </w:r>
            <w:bookmarkEnd w:id="3136"/>
            <w:r w:rsidRPr="00984A3F">
              <w:t>er</w:t>
            </w:r>
          </w:p>
        </w:tc>
        <w:tc>
          <w:tcPr>
            <w:tcW w:w="3535" w:type="dxa"/>
          </w:tcPr>
          <w:p w14:paraId="10D067CD" w14:textId="77777777" w:rsidR="004C02EF" w:rsidRDefault="004C02EF" w:rsidP="003A4B22">
            <w:pPr>
              <w:keepNext/>
              <w:spacing w:after="60"/>
              <w:rPr>
                <w:rFonts w:ascii="Courier" w:hAnsi="Courier"/>
                <w:b/>
              </w:rPr>
            </w:pPr>
            <w:bookmarkStart w:id="3137" w:name="_Toc382212515"/>
            <w:r>
              <w:rPr>
                <w:rFonts w:ascii="Courier New" w:hAnsi="Courier New"/>
                <w:b/>
              </w:rPr>
              <w:t>"numbe</w:t>
            </w:r>
            <w:bookmarkEnd w:id="3137"/>
            <w:r>
              <w:rPr>
                <w:rFonts w:ascii="Courier New" w:hAnsi="Courier New"/>
                <w:b/>
              </w:rPr>
              <w:t>r"</w:t>
            </w:r>
          </w:p>
        </w:tc>
      </w:tr>
      <w:tr w:rsidR="004C02EF" w14:paraId="3848E044" w14:textId="77777777" w:rsidTr="003A4B22">
        <w:trPr>
          <w:cantSplit/>
          <w:jc w:val="center"/>
        </w:trPr>
        <w:tc>
          <w:tcPr>
            <w:tcW w:w="2610" w:type="dxa"/>
          </w:tcPr>
          <w:p w14:paraId="542EBDD4" w14:textId="77777777" w:rsidR="004C02EF" w:rsidRPr="00984A3F" w:rsidRDefault="004C02EF" w:rsidP="003A4B22">
            <w:pPr>
              <w:keepNext/>
              <w:spacing w:after="60"/>
            </w:pPr>
            <w:bookmarkStart w:id="3138" w:name="_Toc382212516"/>
            <w:r w:rsidRPr="00984A3F">
              <w:t>Stri</w:t>
            </w:r>
            <w:bookmarkEnd w:id="3138"/>
            <w:r w:rsidRPr="00984A3F">
              <w:t>ng</w:t>
            </w:r>
          </w:p>
        </w:tc>
        <w:tc>
          <w:tcPr>
            <w:tcW w:w="3535" w:type="dxa"/>
          </w:tcPr>
          <w:p w14:paraId="20354FF3" w14:textId="77777777" w:rsidR="004C02EF" w:rsidRDefault="004C02EF" w:rsidP="003A4B22">
            <w:pPr>
              <w:keepNext/>
              <w:spacing w:after="60"/>
              <w:rPr>
                <w:rFonts w:ascii="Courier" w:hAnsi="Courier"/>
                <w:b/>
              </w:rPr>
            </w:pPr>
            <w:bookmarkStart w:id="3139" w:name="_Toc382212517"/>
            <w:r>
              <w:rPr>
                <w:rFonts w:ascii="Courier New" w:hAnsi="Courier New"/>
                <w:b/>
              </w:rPr>
              <w:t>"strin</w:t>
            </w:r>
            <w:bookmarkEnd w:id="3139"/>
            <w:r>
              <w:rPr>
                <w:rFonts w:ascii="Courier New" w:hAnsi="Courier New"/>
                <w:b/>
              </w:rPr>
              <w:t>g"</w:t>
            </w:r>
          </w:p>
        </w:tc>
      </w:tr>
      <w:tr w:rsidR="004C02EF" w14:paraId="1877F158" w14:textId="77777777" w:rsidTr="003A4B22">
        <w:trPr>
          <w:cantSplit/>
          <w:jc w:val="center"/>
        </w:trPr>
        <w:tc>
          <w:tcPr>
            <w:tcW w:w="2610" w:type="dxa"/>
          </w:tcPr>
          <w:p w14:paraId="5ED05303" w14:textId="77777777" w:rsidR="004C02EF" w:rsidRPr="00984A3F" w:rsidRDefault="004C02EF" w:rsidP="003A4B22">
            <w:pPr>
              <w:keepNext/>
              <w:spacing w:after="60"/>
              <w:jc w:val="left"/>
            </w:pPr>
            <w:bookmarkStart w:id="3140" w:name="_Toc382212518"/>
            <w:r w:rsidRPr="00984A3F">
              <w:t>Object (native and does</w:t>
            </w:r>
            <w:r>
              <w:t xml:space="preserve"> </w:t>
            </w:r>
            <w:r w:rsidRPr="00984A3F">
              <w:t>n</w:t>
            </w:r>
            <w:r>
              <w:t>o</w:t>
            </w:r>
            <w:r w:rsidRPr="00984A3F">
              <w:t>t implement [[Call]</w:t>
            </w:r>
            <w:bookmarkEnd w:id="3140"/>
            <w:r w:rsidRPr="00984A3F">
              <w:t>])</w:t>
            </w:r>
          </w:p>
        </w:tc>
        <w:tc>
          <w:tcPr>
            <w:tcW w:w="3535" w:type="dxa"/>
          </w:tcPr>
          <w:p w14:paraId="790D90C6" w14:textId="77777777" w:rsidR="004C02EF" w:rsidRDefault="004C02EF" w:rsidP="003A4B22">
            <w:pPr>
              <w:keepNext/>
              <w:spacing w:after="60"/>
              <w:rPr>
                <w:rFonts w:ascii="Courier" w:hAnsi="Courier"/>
                <w:b/>
              </w:rPr>
            </w:pPr>
            <w:bookmarkStart w:id="3141" w:name="_Toc382212519"/>
            <w:r>
              <w:rPr>
                <w:rFonts w:ascii="Courier New" w:hAnsi="Courier New"/>
                <w:b/>
              </w:rPr>
              <w:t>"objec</w:t>
            </w:r>
            <w:bookmarkEnd w:id="3141"/>
            <w:r>
              <w:rPr>
                <w:rFonts w:ascii="Courier New" w:hAnsi="Courier New"/>
                <w:b/>
              </w:rPr>
              <w:t>t"</w:t>
            </w:r>
          </w:p>
        </w:tc>
      </w:tr>
      <w:tr w:rsidR="004C02EF" w14:paraId="08DF04F6" w14:textId="77777777" w:rsidTr="003A4B22">
        <w:trPr>
          <w:cantSplit/>
          <w:jc w:val="center"/>
        </w:trPr>
        <w:tc>
          <w:tcPr>
            <w:tcW w:w="2610" w:type="dxa"/>
          </w:tcPr>
          <w:p w14:paraId="4C7288B9" w14:textId="77777777" w:rsidR="004C02EF" w:rsidRPr="00984A3F" w:rsidRDefault="004C02EF" w:rsidP="003A4B22">
            <w:pPr>
              <w:spacing w:after="60"/>
            </w:pPr>
            <w:bookmarkStart w:id="3142" w:name="_Toc382212520"/>
            <w:r w:rsidRPr="00984A3F">
              <w:t xml:space="preserve">Object (native or host and </w:t>
            </w:r>
            <w:r>
              <w:t xml:space="preserve">does </w:t>
            </w:r>
            <w:r w:rsidRPr="00984A3F">
              <w:t>implement [[Call]</w:t>
            </w:r>
            <w:bookmarkEnd w:id="3142"/>
            <w:r w:rsidRPr="00984A3F">
              <w:t>])</w:t>
            </w:r>
          </w:p>
        </w:tc>
        <w:tc>
          <w:tcPr>
            <w:tcW w:w="3535" w:type="dxa"/>
          </w:tcPr>
          <w:p w14:paraId="60F3ED2F" w14:textId="77777777" w:rsidR="004C02EF" w:rsidRDefault="004C02EF" w:rsidP="003A4B22">
            <w:pPr>
              <w:spacing w:after="60"/>
              <w:rPr>
                <w:rFonts w:ascii="Courier" w:hAnsi="Courier"/>
                <w:b/>
              </w:rPr>
            </w:pPr>
            <w:bookmarkStart w:id="3143" w:name="_Toc382212521"/>
            <w:r>
              <w:rPr>
                <w:rFonts w:ascii="Courier New" w:hAnsi="Courier New"/>
                <w:b/>
              </w:rPr>
              <w:t>"functio</w:t>
            </w:r>
            <w:bookmarkEnd w:id="3143"/>
            <w:r>
              <w:rPr>
                <w:rFonts w:ascii="Courier New" w:hAnsi="Courier New"/>
                <w:b/>
              </w:rPr>
              <w:t>n"</w:t>
            </w:r>
          </w:p>
        </w:tc>
      </w:tr>
      <w:tr w:rsidR="004C02EF" w:rsidRPr="00984A3F" w14:paraId="2ECA744F" w14:textId="77777777" w:rsidTr="003A4B22">
        <w:trPr>
          <w:cantSplit/>
          <w:jc w:val="center"/>
        </w:trPr>
        <w:tc>
          <w:tcPr>
            <w:tcW w:w="2610" w:type="dxa"/>
          </w:tcPr>
          <w:p w14:paraId="6ECDFF85" w14:textId="77777777" w:rsidR="004C02EF" w:rsidRDefault="004C02EF" w:rsidP="003A4B22">
            <w:pPr>
              <w:spacing w:after="60"/>
            </w:pPr>
            <w:bookmarkStart w:id="3144" w:name="_Toc382212522"/>
            <w:r w:rsidRPr="00984A3F">
              <w:t>Object (hos</w:t>
            </w:r>
            <w:bookmarkEnd w:id="3144"/>
            <w:r w:rsidRPr="00984A3F">
              <w:t>t and does</w:t>
            </w:r>
            <w:r>
              <w:t xml:space="preserve"> </w:t>
            </w:r>
            <w:r w:rsidRPr="00984A3F">
              <w:t>n</w:t>
            </w:r>
            <w:r>
              <w:t>o</w:t>
            </w:r>
            <w:r w:rsidRPr="00984A3F">
              <w:t>t implement [[Call]])</w:t>
            </w:r>
          </w:p>
        </w:tc>
        <w:tc>
          <w:tcPr>
            <w:tcW w:w="3535" w:type="dxa"/>
          </w:tcPr>
          <w:p w14:paraId="6FD08D52" w14:textId="77777777" w:rsidR="004C02EF" w:rsidRPr="005D1EF9" w:rsidRDefault="004C02EF" w:rsidP="003A4B22">
            <w:pPr>
              <w:spacing w:after="60"/>
              <w:jc w:val="left"/>
            </w:pPr>
            <w:bookmarkStart w:id="3145" w:name="_Toc382212523"/>
            <w:r w:rsidRPr="00984A3F">
              <w:t>Implementation-</w:t>
            </w:r>
            <w:bookmarkEnd w:id="3145"/>
            <w:r w:rsidRPr="00984A3F">
              <w:t>defined</w:t>
            </w:r>
            <w:r>
              <w:t xml:space="preserve"> except may not be </w:t>
            </w:r>
            <w:r>
              <w:rPr>
                <w:rFonts w:ascii="Courier New" w:hAnsi="Courier New"/>
                <w:b/>
              </w:rPr>
              <w:t>"undefined"</w:t>
            </w:r>
            <w:r w:rsidRPr="005D1EF9">
              <w:t xml:space="preserve">, </w:t>
            </w:r>
            <w:r>
              <w:rPr>
                <w:rFonts w:ascii="Courier New" w:hAnsi="Courier New"/>
                <w:b/>
              </w:rPr>
              <w:t>"boolean"</w:t>
            </w:r>
            <w:r w:rsidRPr="005D1EF9">
              <w:t xml:space="preserve">, </w:t>
            </w:r>
            <w:r>
              <w:rPr>
                <w:rFonts w:ascii="Courier New" w:hAnsi="Courier New"/>
                <w:b/>
              </w:rPr>
              <w:t>"number</w:t>
            </w:r>
            <w:r w:rsidRPr="005D1EF9">
              <w:t>", or</w:t>
            </w:r>
            <w:r>
              <w:rPr>
                <w:rFonts w:ascii="Courier New" w:hAnsi="Courier New"/>
                <w:b/>
              </w:rPr>
              <w:t xml:space="preserve"> "string".</w:t>
            </w:r>
          </w:p>
        </w:tc>
      </w:tr>
    </w:tbl>
    <w:p w14:paraId="27DCB55F" w14:textId="77777777" w:rsidR="004C02EF" w:rsidRDefault="004C02EF" w:rsidP="003A4B22">
      <w:pPr>
        <w:pStyle w:val="30"/>
        <w:numPr>
          <w:ilvl w:val="0"/>
          <w:numId w:val="0"/>
        </w:numPr>
      </w:pPr>
      <w:bookmarkStart w:id="3146" w:name="_Toc375031176"/>
      <w:bookmarkStart w:id="3147" w:name="_Ref378388513"/>
      <w:bookmarkStart w:id="3148" w:name="_Ref379174898"/>
      <w:bookmarkStart w:id="3149" w:name="_Toc381513690"/>
      <w:bookmarkStart w:id="3150" w:name="_Toc382202843"/>
      <w:bookmarkStart w:id="3151" w:name="_Toc382212212"/>
      <w:bookmarkStart w:id="3152" w:name="_Toc382212524"/>
      <w:bookmarkStart w:id="3153" w:name="_Toc382291557"/>
      <w:bookmarkStart w:id="3154" w:name="_Toc385672199"/>
      <w:bookmarkStart w:id="3155" w:name="_Toc393690294"/>
      <w:bookmarkStart w:id="3156" w:name="_Toc472818834"/>
      <w:bookmarkStart w:id="3157" w:name="_Toc235503408"/>
      <w:bookmarkStart w:id="3158" w:name="_Toc241509183"/>
      <w:bookmarkStart w:id="3159" w:name="_Toc244416670"/>
      <w:bookmarkStart w:id="3160" w:name="_Toc276631034"/>
      <w:bookmarkStart w:id="3161" w:name="_Toc153968423"/>
      <w:r>
        <w:t>11.4.4</w:t>
      </w:r>
      <w:r>
        <w:tab/>
        <w:t>Prefix Increment Operato</w:t>
      </w:r>
      <w:bookmarkEnd w:id="3146"/>
      <w:bookmarkEnd w:id="3147"/>
      <w:bookmarkEnd w:id="3148"/>
      <w:bookmarkEnd w:id="3149"/>
      <w:bookmarkEnd w:id="3150"/>
      <w:bookmarkEnd w:id="3151"/>
      <w:bookmarkEnd w:id="3152"/>
      <w:bookmarkEnd w:id="3153"/>
      <w:bookmarkEnd w:id="3154"/>
      <w:bookmarkEnd w:id="3155"/>
      <w:r>
        <w:t>r</w:t>
      </w:r>
      <w:bookmarkEnd w:id="3156"/>
      <w:bookmarkEnd w:id="3157"/>
      <w:bookmarkEnd w:id="3158"/>
      <w:bookmarkEnd w:id="3159"/>
      <w:bookmarkEnd w:id="3160"/>
      <w:bookmarkEnd w:id="3161"/>
    </w:p>
    <w:p w14:paraId="5926B99A" w14:textId="77777777" w:rsidR="004C02EF" w:rsidRDefault="004C02EF" w:rsidP="004C02EF">
      <w:r>
        <w:t xml:space="preserve">The production </w:t>
      </w:r>
      <w:r w:rsidRPr="00D00D4A">
        <w:rPr>
          <w:rStyle w:val="bnf"/>
        </w:rPr>
        <w:t>UnaryExpression</w:t>
      </w:r>
      <w:r>
        <w:rPr>
          <w:i/>
        </w:rPr>
        <w:t xml:space="preserve"> </w:t>
      </w:r>
      <w:r>
        <w:rPr>
          <w:b/>
        </w:rPr>
        <w:t>:</w:t>
      </w:r>
      <w:r>
        <w:rPr>
          <w:i/>
        </w:rPr>
        <w:t xml:space="preserve"> </w:t>
      </w:r>
      <w:r>
        <w:rPr>
          <w:rFonts w:ascii="Courier New" w:hAnsi="Courier New"/>
          <w:b/>
        </w:rPr>
        <w:t xml:space="preserve">++ </w:t>
      </w:r>
      <w:r w:rsidRPr="00D00D4A">
        <w:rPr>
          <w:rStyle w:val="bnf"/>
        </w:rPr>
        <w:t>UnaryExpression</w:t>
      </w:r>
      <w:r>
        <w:t xml:space="preserve"> is evaluated as follows:</w:t>
      </w:r>
      <w:bookmarkStart w:id="3162" w:name="_Toc382212525"/>
    </w:p>
    <w:p w14:paraId="3DAB3CB6" w14:textId="77777777" w:rsidR="004C02EF" w:rsidRDefault="004C02EF" w:rsidP="004C02EF">
      <w:pPr>
        <w:pStyle w:val="Alg3"/>
        <w:numPr>
          <w:ilvl w:val="0"/>
          <w:numId w:val="76"/>
        </w:numPr>
        <w:spacing w:after="220"/>
        <w:contextualSpacing/>
      </w:pPr>
      <w:r>
        <w:t xml:space="preserve">Let </w:t>
      </w:r>
      <w:r w:rsidRPr="006735B9">
        <w:rPr>
          <w:i/>
        </w:rPr>
        <w:t>expr</w:t>
      </w:r>
      <w:r>
        <w:t xml:space="preserve"> be the result of evaluating UnaryExpression</w:t>
      </w:r>
      <w:bookmarkEnd w:id="3162"/>
      <w:r>
        <w:t>.</w:t>
      </w:r>
      <w:bookmarkStart w:id="3163" w:name="_Toc382212526"/>
    </w:p>
    <w:p w14:paraId="6D44DDF1" w14:textId="77777777" w:rsidR="004C02EF" w:rsidRDefault="004C02EF" w:rsidP="004C02EF">
      <w:pPr>
        <w:pStyle w:val="Alg3"/>
        <w:numPr>
          <w:ilvl w:val="0"/>
          <w:numId w:val="76"/>
        </w:numPr>
        <w:spacing w:after="220"/>
        <w:contextualSpacing/>
      </w:pPr>
      <w:bookmarkStart w:id="3164" w:name="_Toc382212527"/>
      <w:bookmarkEnd w:id="3163"/>
      <w:r>
        <w:t xml:space="preserve">Throw a </w:t>
      </w:r>
      <w:r w:rsidRPr="00293484">
        <w:rPr>
          <w:b/>
        </w:rPr>
        <w:t>SyntaxError</w:t>
      </w:r>
      <w:r>
        <w:t xml:space="preserve"> exception if the following conditions are all true:</w:t>
      </w:r>
    </w:p>
    <w:p w14:paraId="06035FDD" w14:textId="77777777" w:rsidR="004C02EF" w:rsidRDefault="004C02EF" w:rsidP="004C02EF">
      <w:pPr>
        <w:pStyle w:val="Alg3"/>
        <w:numPr>
          <w:ilvl w:val="0"/>
          <w:numId w:val="71"/>
        </w:numPr>
        <w:ind w:left="720" w:firstLine="0"/>
      </w:pPr>
      <w:r>
        <w:t>Type(</w:t>
      </w:r>
      <w:r w:rsidRPr="006735B9">
        <w:rPr>
          <w:i/>
        </w:rPr>
        <w:t>expr</w:t>
      </w:r>
      <w:r>
        <w:t xml:space="preserve">) is Reference is </w:t>
      </w:r>
      <w:r w:rsidRPr="00293484">
        <w:rPr>
          <w:b/>
        </w:rPr>
        <w:t>true</w:t>
      </w:r>
    </w:p>
    <w:p w14:paraId="4A8157C2" w14:textId="77777777" w:rsidR="004C02EF" w:rsidRPr="00293484" w:rsidRDefault="004C02EF" w:rsidP="004C02EF">
      <w:pPr>
        <w:pStyle w:val="Alg3"/>
        <w:numPr>
          <w:ilvl w:val="0"/>
          <w:numId w:val="71"/>
        </w:numPr>
        <w:ind w:left="720" w:firstLine="0"/>
      </w:pPr>
      <w:r w:rsidRPr="007411F9">
        <w:t>IsStrictReference</w:t>
      </w:r>
      <w:r>
        <w:t>(</w:t>
      </w:r>
      <w:r w:rsidRPr="006735B9">
        <w:rPr>
          <w:i/>
        </w:rPr>
        <w:t>expr</w:t>
      </w:r>
      <w:r>
        <w:t xml:space="preserve">) is </w:t>
      </w:r>
      <w:r w:rsidRPr="00293484">
        <w:rPr>
          <w:b/>
        </w:rPr>
        <w:t>true</w:t>
      </w:r>
    </w:p>
    <w:p w14:paraId="5F108956" w14:textId="77777777" w:rsidR="004C02EF" w:rsidRPr="00293484" w:rsidRDefault="004C02EF" w:rsidP="004C02EF">
      <w:pPr>
        <w:pStyle w:val="Alg3"/>
        <w:numPr>
          <w:ilvl w:val="0"/>
          <w:numId w:val="71"/>
        </w:numPr>
        <w:ind w:left="720" w:firstLine="0"/>
      </w:pPr>
      <w:r>
        <w:t>Type(GetBase(</w:t>
      </w:r>
      <w:r w:rsidRPr="006735B9">
        <w:rPr>
          <w:i/>
        </w:rPr>
        <w:t>expr</w:t>
      </w:r>
      <w:r>
        <w:t>)) is Environment Record</w:t>
      </w:r>
    </w:p>
    <w:p w14:paraId="18719C9C" w14:textId="77777777" w:rsidR="004C02EF" w:rsidRPr="00293484" w:rsidRDefault="004C02EF" w:rsidP="004C02EF">
      <w:pPr>
        <w:pStyle w:val="Alg3"/>
        <w:numPr>
          <w:ilvl w:val="0"/>
          <w:numId w:val="71"/>
        </w:numPr>
        <w:ind w:left="720" w:firstLine="0"/>
      </w:pPr>
      <w:r>
        <w:t>GetReferencedName(</w:t>
      </w:r>
      <w:r w:rsidRPr="006735B9">
        <w:rPr>
          <w:i/>
        </w:rPr>
        <w:t>expr</w:t>
      </w:r>
      <w:r>
        <w:t xml:space="preserve">) is either </w:t>
      </w:r>
      <w:r w:rsidRPr="00293484">
        <w:rPr>
          <w:rFonts w:ascii="Courier New" w:hAnsi="Courier New" w:cs="Courier New"/>
          <w:b/>
        </w:rPr>
        <w:t>"eval"</w:t>
      </w:r>
      <w:r w:rsidRPr="00E15BAE">
        <w:t xml:space="preserve"> or</w:t>
      </w:r>
      <w:r>
        <w:rPr>
          <w:rFonts w:ascii="Courier New" w:hAnsi="Courier New" w:cs="Courier New"/>
          <w:b/>
        </w:rPr>
        <w:t xml:space="preserve"> </w:t>
      </w:r>
      <w:r w:rsidRPr="00293484">
        <w:rPr>
          <w:rFonts w:ascii="Courier New" w:hAnsi="Courier New" w:cs="Courier New"/>
          <w:b/>
        </w:rPr>
        <w:t>"</w:t>
      </w:r>
      <w:r>
        <w:rPr>
          <w:rFonts w:ascii="Courier New" w:hAnsi="Courier New" w:cs="Courier New"/>
          <w:b/>
        </w:rPr>
        <w:t>arguments</w:t>
      </w:r>
      <w:r w:rsidRPr="00293484">
        <w:rPr>
          <w:rFonts w:ascii="Courier New" w:hAnsi="Courier New" w:cs="Courier New"/>
          <w:b/>
        </w:rPr>
        <w:t>"</w:t>
      </w:r>
    </w:p>
    <w:p w14:paraId="5991C385" w14:textId="77777777" w:rsidR="004C02EF" w:rsidRDefault="004C02EF" w:rsidP="004C02EF">
      <w:pPr>
        <w:pStyle w:val="Alg3"/>
        <w:numPr>
          <w:ilvl w:val="0"/>
          <w:numId w:val="76"/>
        </w:numPr>
        <w:spacing w:after="220"/>
        <w:contextualSpacing/>
      </w:pPr>
      <w:r>
        <w:t xml:space="preserve">Let </w:t>
      </w:r>
      <w:r>
        <w:rPr>
          <w:i/>
        </w:rPr>
        <w:t>oldValue</w:t>
      </w:r>
      <w:r>
        <w:t xml:space="preserve"> be ToNumber(GetValue(</w:t>
      </w:r>
      <w:r w:rsidRPr="006735B9">
        <w:rPr>
          <w:i/>
        </w:rPr>
        <w:t>expr</w:t>
      </w:r>
      <w:r>
        <w:t>))</w:t>
      </w:r>
      <w:bookmarkEnd w:id="3164"/>
      <w:r>
        <w:t>.</w:t>
      </w:r>
      <w:bookmarkStart w:id="3165" w:name="_Toc382212528"/>
    </w:p>
    <w:p w14:paraId="48069DA8" w14:textId="77777777" w:rsidR="004C02EF" w:rsidRDefault="004C02EF" w:rsidP="004C02EF">
      <w:pPr>
        <w:pStyle w:val="Alg3"/>
        <w:numPr>
          <w:ilvl w:val="0"/>
          <w:numId w:val="76"/>
        </w:numPr>
        <w:spacing w:after="220"/>
        <w:contextualSpacing/>
      </w:pPr>
      <w:r>
        <w:t xml:space="preserve">Let </w:t>
      </w:r>
      <w:r w:rsidRPr="006735B9">
        <w:rPr>
          <w:i/>
        </w:rPr>
        <w:t>newValue</w:t>
      </w:r>
      <w:r>
        <w:t xml:space="preserve"> be the result of adding the value </w:t>
      </w:r>
      <w:r>
        <w:rPr>
          <w:rFonts w:ascii="Courier New" w:hAnsi="Courier New"/>
          <w:b/>
        </w:rPr>
        <w:t>1</w:t>
      </w:r>
      <w:r>
        <w:t xml:space="preserve"> to </w:t>
      </w:r>
      <w:r>
        <w:rPr>
          <w:i/>
        </w:rPr>
        <w:t>oldValue</w:t>
      </w:r>
      <w:r>
        <w:t xml:space="preserve">, using the same rules as for the </w:t>
      </w:r>
      <w:r>
        <w:rPr>
          <w:rFonts w:ascii="Courier New" w:hAnsi="Courier New"/>
          <w:b/>
        </w:rPr>
        <w:t>+</w:t>
      </w:r>
      <w:r>
        <w:t xml:space="preserve"> operator (see 11.6.3).</w:t>
      </w:r>
      <w:bookmarkStart w:id="3166" w:name="_Toc382212529"/>
      <w:bookmarkEnd w:id="3165"/>
    </w:p>
    <w:p w14:paraId="40DB15CA" w14:textId="77777777" w:rsidR="004C02EF" w:rsidRDefault="004C02EF" w:rsidP="004C02EF">
      <w:pPr>
        <w:pStyle w:val="Alg3"/>
        <w:numPr>
          <w:ilvl w:val="0"/>
          <w:numId w:val="76"/>
        </w:numPr>
        <w:spacing w:after="220"/>
        <w:contextualSpacing/>
      </w:pPr>
      <w:r>
        <w:t>Call PutValue(</w:t>
      </w:r>
      <w:r w:rsidRPr="006735B9">
        <w:rPr>
          <w:i/>
        </w:rPr>
        <w:t>expr</w:t>
      </w:r>
      <w:r>
        <w:t xml:space="preserve">, </w:t>
      </w:r>
      <w:r w:rsidRPr="006735B9">
        <w:rPr>
          <w:i/>
        </w:rPr>
        <w:t>newValue</w:t>
      </w:r>
      <w:r>
        <w:t>)</w:t>
      </w:r>
      <w:bookmarkEnd w:id="3166"/>
      <w:r>
        <w:t>.</w:t>
      </w:r>
      <w:bookmarkStart w:id="3167" w:name="_Toc382212530"/>
    </w:p>
    <w:p w14:paraId="2FDFC578" w14:textId="77777777" w:rsidR="004C02EF" w:rsidRDefault="004C02EF" w:rsidP="004C02EF">
      <w:pPr>
        <w:pStyle w:val="Alg3"/>
        <w:numPr>
          <w:ilvl w:val="0"/>
          <w:numId w:val="76"/>
        </w:numPr>
        <w:spacing w:after="220"/>
        <w:contextualSpacing/>
      </w:pPr>
      <w:r>
        <w:t xml:space="preserve">Return </w:t>
      </w:r>
      <w:r w:rsidRPr="006735B9">
        <w:rPr>
          <w:i/>
        </w:rPr>
        <w:t>newValue</w:t>
      </w:r>
      <w:bookmarkEnd w:id="3167"/>
      <w:r>
        <w:t>.</w:t>
      </w:r>
      <w:bookmarkStart w:id="3168" w:name="_Toc385672200"/>
      <w:bookmarkStart w:id="3169" w:name="_Toc393690295"/>
      <w:bookmarkStart w:id="3170" w:name="_Toc375031177"/>
      <w:bookmarkStart w:id="3171" w:name="_Ref378388811"/>
      <w:bookmarkStart w:id="3172" w:name="_Toc381513691"/>
      <w:bookmarkStart w:id="3173" w:name="_Toc382202844"/>
      <w:bookmarkStart w:id="3174" w:name="_Toc382212213"/>
      <w:bookmarkStart w:id="3175" w:name="_Toc382212531"/>
      <w:bookmarkStart w:id="3176" w:name="_Toc382291558"/>
    </w:p>
    <w:p w14:paraId="36A75354" w14:textId="77777777" w:rsidR="004C02EF" w:rsidRDefault="004C02EF" w:rsidP="003A4B22">
      <w:pPr>
        <w:pStyle w:val="30"/>
        <w:numPr>
          <w:ilvl w:val="0"/>
          <w:numId w:val="0"/>
        </w:numPr>
      </w:pPr>
      <w:bookmarkStart w:id="3177" w:name="_Toc472818835"/>
      <w:bookmarkStart w:id="3178" w:name="_Toc235503409"/>
      <w:bookmarkStart w:id="3179" w:name="_Toc241509184"/>
      <w:bookmarkStart w:id="3180" w:name="_Toc244416671"/>
      <w:bookmarkStart w:id="3181" w:name="_Toc276631035"/>
      <w:bookmarkStart w:id="3182" w:name="_Toc153968424"/>
      <w:r>
        <w:t>11.4.5</w:t>
      </w:r>
      <w:r>
        <w:tab/>
        <w:t>Prefix Decrement Operato</w:t>
      </w:r>
      <w:bookmarkEnd w:id="3168"/>
      <w:bookmarkEnd w:id="3169"/>
      <w:r>
        <w:t>r</w:t>
      </w:r>
      <w:bookmarkEnd w:id="3177"/>
      <w:bookmarkEnd w:id="3178"/>
      <w:bookmarkEnd w:id="3179"/>
      <w:bookmarkEnd w:id="3180"/>
      <w:bookmarkEnd w:id="3181"/>
      <w:bookmarkEnd w:id="3182"/>
    </w:p>
    <w:p w14:paraId="4C3482F9" w14:textId="77777777" w:rsidR="004C02EF" w:rsidRDefault="004C02EF" w:rsidP="004C02EF">
      <w:r>
        <w:t xml:space="preserve">The production </w:t>
      </w:r>
      <w:r w:rsidRPr="00D00D4A">
        <w:rPr>
          <w:rStyle w:val="bnf"/>
        </w:rPr>
        <w:t>UnaryExpression</w:t>
      </w:r>
      <w:r>
        <w:rPr>
          <w:i/>
        </w:rPr>
        <w:t xml:space="preserve"> </w:t>
      </w:r>
      <w:r>
        <w:rPr>
          <w:b/>
        </w:rPr>
        <w:t>:</w:t>
      </w:r>
      <w:r>
        <w:rPr>
          <w:i/>
        </w:rPr>
        <w:t xml:space="preserve"> </w:t>
      </w:r>
      <w:r>
        <w:rPr>
          <w:rFonts w:ascii="Courier New" w:hAnsi="Courier New"/>
          <w:b/>
        </w:rPr>
        <w:t xml:space="preserve">-- </w:t>
      </w:r>
      <w:r w:rsidRPr="00D00D4A">
        <w:rPr>
          <w:rStyle w:val="bnf"/>
        </w:rPr>
        <w:t>UnaryExpression</w:t>
      </w:r>
      <w:r>
        <w:t xml:space="preserve"> is evaluated as follows:</w:t>
      </w:r>
    </w:p>
    <w:p w14:paraId="159172E9" w14:textId="77777777" w:rsidR="004C02EF" w:rsidRDefault="004C02EF" w:rsidP="004C02EF">
      <w:pPr>
        <w:pStyle w:val="Alg3"/>
        <w:numPr>
          <w:ilvl w:val="0"/>
          <w:numId w:val="77"/>
        </w:numPr>
        <w:spacing w:after="220"/>
        <w:contextualSpacing/>
      </w:pPr>
      <w:r>
        <w:t xml:space="preserve">Let </w:t>
      </w:r>
      <w:r w:rsidRPr="006735B9">
        <w:rPr>
          <w:i/>
        </w:rPr>
        <w:t>expr</w:t>
      </w:r>
      <w:r>
        <w:t xml:space="preserve"> be the result of evaluating UnaryExpression.</w:t>
      </w:r>
    </w:p>
    <w:p w14:paraId="07F21011" w14:textId="77777777" w:rsidR="004C02EF" w:rsidRDefault="004C02EF" w:rsidP="004C02EF">
      <w:pPr>
        <w:pStyle w:val="Alg3"/>
        <w:numPr>
          <w:ilvl w:val="0"/>
          <w:numId w:val="77"/>
        </w:numPr>
        <w:spacing w:after="220"/>
        <w:contextualSpacing/>
      </w:pPr>
      <w:r>
        <w:t xml:space="preserve">Throw a </w:t>
      </w:r>
      <w:r w:rsidRPr="00293484">
        <w:rPr>
          <w:b/>
        </w:rPr>
        <w:t>SyntaxError</w:t>
      </w:r>
      <w:r>
        <w:t xml:space="preserve"> exception if the following conditions are all true:</w:t>
      </w:r>
    </w:p>
    <w:p w14:paraId="6C5F1139" w14:textId="77777777" w:rsidR="004C02EF" w:rsidRDefault="004C02EF" w:rsidP="004C02EF">
      <w:pPr>
        <w:pStyle w:val="Alg3"/>
        <w:numPr>
          <w:ilvl w:val="0"/>
          <w:numId w:val="71"/>
        </w:numPr>
        <w:ind w:left="720" w:firstLine="0"/>
      </w:pPr>
      <w:r>
        <w:t>Type(</w:t>
      </w:r>
      <w:r w:rsidRPr="006735B9">
        <w:rPr>
          <w:i/>
        </w:rPr>
        <w:t>expr</w:t>
      </w:r>
      <w:r>
        <w:t xml:space="preserve">) is Reference is </w:t>
      </w:r>
      <w:r w:rsidRPr="00293484">
        <w:rPr>
          <w:b/>
        </w:rPr>
        <w:t>true</w:t>
      </w:r>
    </w:p>
    <w:p w14:paraId="1624A8A0" w14:textId="77777777" w:rsidR="004C02EF" w:rsidRPr="00293484" w:rsidRDefault="004C02EF" w:rsidP="004C02EF">
      <w:pPr>
        <w:pStyle w:val="Alg3"/>
        <w:numPr>
          <w:ilvl w:val="0"/>
          <w:numId w:val="71"/>
        </w:numPr>
        <w:ind w:left="720" w:firstLine="0"/>
      </w:pPr>
      <w:r w:rsidRPr="007411F9">
        <w:t>IsStrictReference</w:t>
      </w:r>
      <w:r>
        <w:t>(</w:t>
      </w:r>
      <w:r w:rsidRPr="006735B9">
        <w:rPr>
          <w:i/>
        </w:rPr>
        <w:t>expr</w:t>
      </w:r>
      <w:r>
        <w:t xml:space="preserve">) is </w:t>
      </w:r>
      <w:r w:rsidRPr="00293484">
        <w:rPr>
          <w:b/>
        </w:rPr>
        <w:t>true</w:t>
      </w:r>
    </w:p>
    <w:p w14:paraId="1765D1C7" w14:textId="77777777" w:rsidR="004C02EF" w:rsidRPr="00293484" w:rsidRDefault="004C02EF" w:rsidP="004C02EF">
      <w:pPr>
        <w:pStyle w:val="Alg3"/>
        <w:numPr>
          <w:ilvl w:val="0"/>
          <w:numId w:val="71"/>
        </w:numPr>
        <w:ind w:left="720" w:firstLine="0"/>
      </w:pPr>
      <w:r>
        <w:t>Type(GetBase(</w:t>
      </w:r>
      <w:r w:rsidRPr="006735B9">
        <w:rPr>
          <w:i/>
        </w:rPr>
        <w:t>expr</w:t>
      </w:r>
      <w:r>
        <w:t>)) is Environment Record</w:t>
      </w:r>
    </w:p>
    <w:p w14:paraId="382D75FE" w14:textId="77777777" w:rsidR="004C02EF" w:rsidRPr="00293484" w:rsidRDefault="004C02EF" w:rsidP="004C02EF">
      <w:pPr>
        <w:pStyle w:val="Alg3"/>
        <w:numPr>
          <w:ilvl w:val="0"/>
          <w:numId w:val="71"/>
        </w:numPr>
        <w:ind w:left="720" w:firstLine="0"/>
      </w:pPr>
      <w:r>
        <w:t>GetReferencedName(</w:t>
      </w:r>
      <w:r w:rsidRPr="006735B9">
        <w:rPr>
          <w:i/>
        </w:rPr>
        <w:t>expr</w:t>
      </w:r>
      <w:r>
        <w:t xml:space="preserve">) is either </w:t>
      </w:r>
      <w:r w:rsidRPr="00293484">
        <w:rPr>
          <w:rFonts w:ascii="Courier New" w:hAnsi="Courier New" w:cs="Courier New"/>
          <w:b/>
        </w:rPr>
        <w:t>"eval"</w:t>
      </w:r>
      <w:r w:rsidRPr="00E15BAE">
        <w:t xml:space="preserve"> or</w:t>
      </w:r>
      <w:r>
        <w:rPr>
          <w:rFonts w:ascii="Courier New" w:hAnsi="Courier New" w:cs="Courier New"/>
          <w:b/>
        </w:rPr>
        <w:t xml:space="preserve"> </w:t>
      </w:r>
      <w:r w:rsidRPr="00293484">
        <w:rPr>
          <w:rFonts w:ascii="Courier New" w:hAnsi="Courier New" w:cs="Courier New"/>
          <w:b/>
        </w:rPr>
        <w:t>"</w:t>
      </w:r>
      <w:r>
        <w:rPr>
          <w:rFonts w:ascii="Courier New" w:hAnsi="Courier New" w:cs="Courier New"/>
          <w:b/>
        </w:rPr>
        <w:t>arguments</w:t>
      </w:r>
      <w:r w:rsidRPr="00293484">
        <w:rPr>
          <w:rFonts w:ascii="Courier New" w:hAnsi="Courier New" w:cs="Courier New"/>
          <w:b/>
        </w:rPr>
        <w:t>"</w:t>
      </w:r>
    </w:p>
    <w:p w14:paraId="43145BAD" w14:textId="77777777" w:rsidR="004C02EF" w:rsidRDefault="004C02EF" w:rsidP="004C02EF">
      <w:pPr>
        <w:pStyle w:val="Alg3"/>
        <w:numPr>
          <w:ilvl w:val="0"/>
          <w:numId w:val="77"/>
        </w:numPr>
        <w:spacing w:after="220"/>
        <w:contextualSpacing/>
      </w:pPr>
      <w:r>
        <w:t xml:space="preserve">Let </w:t>
      </w:r>
      <w:r>
        <w:rPr>
          <w:i/>
        </w:rPr>
        <w:t>oldValue</w:t>
      </w:r>
      <w:r>
        <w:t xml:space="preserve"> be ToNumber(GetValue(</w:t>
      </w:r>
      <w:r w:rsidRPr="006735B9">
        <w:rPr>
          <w:i/>
        </w:rPr>
        <w:t>expr</w:t>
      </w:r>
      <w:r>
        <w:t>)).</w:t>
      </w:r>
    </w:p>
    <w:p w14:paraId="7F0DE3D8" w14:textId="77777777" w:rsidR="004C02EF" w:rsidRDefault="004C02EF" w:rsidP="004C02EF">
      <w:pPr>
        <w:pStyle w:val="Alg3"/>
        <w:numPr>
          <w:ilvl w:val="0"/>
          <w:numId w:val="77"/>
        </w:numPr>
        <w:spacing w:after="220"/>
        <w:contextualSpacing/>
      </w:pPr>
      <w:r>
        <w:t xml:space="preserve">Let </w:t>
      </w:r>
      <w:r w:rsidRPr="006735B9">
        <w:rPr>
          <w:i/>
        </w:rPr>
        <w:t>newValue</w:t>
      </w:r>
      <w:r>
        <w:t xml:space="preserve"> be the result of  subtracting</w:t>
      </w:r>
      <w:r w:rsidDel="006735B9">
        <w:t xml:space="preserve"> </w:t>
      </w:r>
      <w:r>
        <w:t xml:space="preserve">the value </w:t>
      </w:r>
      <w:r>
        <w:rPr>
          <w:rFonts w:ascii="Courier New" w:hAnsi="Courier New"/>
          <w:b/>
        </w:rPr>
        <w:t>1</w:t>
      </w:r>
      <w:r>
        <w:t xml:space="preserve"> from </w:t>
      </w:r>
      <w:r>
        <w:rPr>
          <w:i/>
        </w:rPr>
        <w:t>oldValue</w:t>
      </w:r>
      <w:r>
        <w:t xml:space="preserve">, using the same rules as for the </w:t>
      </w:r>
      <w:r>
        <w:rPr>
          <w:rFonts w:ascii="Courier New" w:hAnsi="Courier New"/>
          <w:b/>
        </w:rPr>
        <w:t>-</w:t>
      </w:r>
      <w:r>
        <w:t xml:space="preserve"> operator (see 11.6.3).</w:t>
      </w:r>
    </w:p>
    <w:p w14:paraId="52EADA2A" w14:textId="77777777" w:rsidR="004C02EF" w:rsidRDefault="004C02EF" w:rsidP="004C02EF">
      <w:pPr>
        <w:pStyle w:val="Alg3"/>
        <w:numPr>
          <w:ilvl w:val="0"/>
          <w:numId w:val="77"/>
        </w:numPr>
        <w:spacing w:after="220"/>
        <w:contextualSpacing/>
      </w:pPr>
      <w:r>
        <w:t>Call PutValue(</w:t>
      </w:r>
      <w:r w:rsidRPr="006735B9">
        <w:rPr>
          <w:i/>
        </w:rPr>
        <w:t>expr</w:t>
      </w:r>
      <w:r>
        <w:t xml:space="preserve">, </w:t>
      </w:r>
      <w:r w:rsidRPr="006735B9">
        <w:rPr>
          <w:i/>
        </w:rPr>
        <w:t>newValue</w:t>
      </w:r>
      <w:r>
        <w:t>).</w:t>
      </w:r>
    </w:p>
    <w:p w14:paraId="16C07179" w14:textId="77777777" w:rsidR="004C02EF" w:rsidRDefault="004C02EF" w:rsidP="004C02EF">
      <w:pPr>
        <w:pStyle w:val="Alg3"/>
        <w:numPr>
          <w:ilvl w:val="0"/>
          <w:numId w:val="77"/>
        </w:numPr>
        <w:spacing w:after="220"/>
        <w:contextualSpacing/>
      </w:pPr>
      <w:r>
        <w:t xml:space="preserve">Return </w:t>
      </w:r>
      <w:r w:rsidRPr="006735B9">
        <w:rPr>
          <w:i/>
        </w:rPr>
        <w:t>newValue</w:t>
      </w:r>
      <w:r>
        <w:t>.</w:t>
      </w:r>
      <w:bookmarkStart w:id="3183" w:name="_Toc385672201"/>
      <w:bookmarkStart w:id="3184" w:name="_Toc393690296"/>
    </w:p>
    <w:p w14:paraId="6FCDFE3B" w14:textId="77777777" w:rsidR="004C02EF" w:rsidRDefault="004C02EF" w:rsidP="003A4B22">
      <w:pPr>
        <w:pStyle w:val="30"/>
        <w:numPr>
          <w:ilvl w:val="0"/>
          <w:numId w:val="0"/>
        </w:numPr>
      </w:pPr>
      <w:bookmarkStart w:id="3185" w:name="_Toc472818836"/>
      <w:bookmarkStart w:id="3186" w:name="_Toc235503410"/>
      <w:bookmarkStart w:id="3187" w:name="_Toc241509185"/>
      <w:bookmarkStart w:id="3188" w:name="_Toc244416672"/>
      <w:bookmarkStart w:id="3189" w:name="_Toc276631036"/>
      <w:bookmarkStart w:id="3190" w:name="_Toc153968425"/>
      <w:r>
        <w:t>11.4.6</w:t>
      </w:r>
      <w:r>
        <w:tab/>
        <w:t xml:space="preserve">Unary </w:t>
      </w:r>
      <w:r>
        <w:rPr>
          <w:rFonts w:ascii="Courier New" w:hAnsi="Courier New"/>
          <w:sz w:val="22"/>
        </w:rPr>
        <w:t>+</w:t>
      </w:r>
      <w:r>
        <w:t xml:space="preserve"> Operato</w:t>
      </w:r>
      <w:bookmarkEnd w:id="3170"/>
      <w:bookmarkEnd w:id="3171"/>
      <w:bookmarkEnd w:id="3172"/>
      <w:bookmarkEnd w:id="3173"/>
      <w:bookmarkEnd w:id="3174"/>
      <w:bookmarkEnd w:id="3175"/>
      <w:bookmarkEnd w:id="3176"/>
      <w:bookmarkEnd w:id="3183"/>
      <w:bookmarkEnd w:id="3184"/>
      <w:r>
        <w:t>r</w:t>
      </w:r>
      <w:bookmarkEnd w:id="3185"/>
      <w:bookmarkEnd w:id="3186"/>
      <w:bookmarkEnd w:id="3187"/>
      <w:bookmarkEnd w:id="3188"/>
      <w:bookmarkEnd w:id="3189"/>
      <w:bookmarkEnd w:id="3190"/>
    </w:p>
    <w:p w14:paraId="4C9EFE04" w14:textId="77777777" w:rsidR="004C02EF" w:rsidRDefault="004C02EF" w:rsidP="004C02EF">
      <w:r>
        <w:t>The unary + operator converts its operand to Number type.</w:t>
      </w:r>
    </w:p>
    <w:p w14:paraId="0A83BE8A" w14:textId="77777777" w:rsidR="004C02EF" w:rsidRDefault="004C02EF" w:rsidP="004C02EF">
      <w:r>
        <w:t xml:space="preserve">The production </w:t>
      </w:r>
      <w:r w:rsidRPr="00D00D4A">
        <w:rPr>
          <w:rStyle w:val="bnf"/>
        </w:rPr>
        <w:t>UnaryExpression</w:t>
      </w:r>
      <w:r>
        <w:rPr>
          <w:i/>
        </w:rPr>
        <w:t xml:space="preserve"> </w:t>
      </w:r>
      <w:r>
        <w:rPr>
          <w:b/>
        </w:rPr>
        <w:t>:</w:t>
      </w:r>
      <w:r>
        <w:rPr>
          <w:i/>
        </w:rPr>
        <w:t xml:space="preserve"> </w:t>
      </w:r>
      <w:r>
        <w:rPr>
          <w:rFonts w:ascii="Courier New" w:hAnsi="Courier New"/>
          <w:b/>
        </w:rPr>
        <w:t>+</w:t>
      </w:r>
      <w:r>
        <w:t xml:space="preserve"> </w:t>
      </w:r>
      <w:r w:rsidRPr="00D00D4A">
        <w:rPr>
          <w:rStyle w:val="bnf"/>
        </w:rPr>
        <w:t>UnaryExpression</w:t>
      </w:r>
      <w:r>
        <w:t xml:space="preserve"> is evaluated as follows:</w:t>
      </w:r>
      <w:bookmarkStart w:id="3191" w:name="_Toc382212532"/>
    </w:p>
    <w:p w14:paraId="7B317ADD" w14:textId="77777777" w:rsidR="004C02EF" w:rsidRDefault="004C02EF" w:rsidP="004C02EF">
      <w:pPr>
        <w:pStyle w:val="Alg3"/>
        <w:numPr>
          <w:ilvl w:val="0"/>
          <w:numId w:val="78"/>
        </w:numPr>
        <w:spacing w:after="220"/>
        <w:contextualSpacing/>
      </w:pPr>
      <w:r>
        <w:t xml:space="preserve">Let </w:t>
      </w:r>
      <w:r w:rsidRPr="006735B9">
        <w:rPr>
          <w:i/>
        </w:rPr>
        <w:t>expr</w:t>
      </w:r>
      <w:r>
        <w:t xml:space="preserve"> be the result of evaluating UnaryExpression</w:t>
      </w:r>
      <w:bookmarkEnd w:id="3191"/>
      <w:r>
        <w:t>.</w:t>
      </w:r>
      <w:bookmarkStart w:id="3192" w:name="_Toc382212533"/>
    </w:p>
    <w:p w14:paraId="34435C1C" w14:textId="77777777" w:rsidR="004C02EF" w:rsidRDefault="004C02EF" w:rsidP="004C02EF">
      <w:pPr>
        <w:pStyle w:val="Alg3"/>
        <w:numPr>
          <w:ilvl w:val="0"/>
          <w:numId w:val="78"/>
        </w:numPr>
        <w:spacing w:after="220"/>
        <w:contextualSpacing/>
      </w:pPr>
      <w:bookmarkStart w:id="3193" w:name="_Toc382212534"/>
      <w:bookmarkEnd w:id="3192"/>
      <w:r>
        <w:t>Return ToNumber(GetValue(</w:t>
      </w:r>
      <w:r w:rsidRPr="006735B9">
        <w:rPr>
          <w:i/>
        </w:rPr>
        <w:t>expr</w:t>
      </w:r>
      <w:r>
        <w:t>)).</w:t>
      </w:r>
      <w:bookmarkStart w:id="3194" w:name="_Toc382212535"/>
      <w:bookmarkEnd w:id="3193"/>
    </w:p>
    <w:p w14:paraId="17316056" w14:textId="77777777" w:rsidR="004C02EF" w:rsidRDefault="004C02EF" w:rsidP="003A4B22">
      <w:pPr>
        <w:pStyle w:val="30"/>
        <w:numPr>
          <w:ilvl w:val="0"/>
          <w:numId w:val="0"/>
        </w:numPr>
      </w:pPr>
      <w:bookmarkStart w:id="3195" w:name="_Toc385672202"/>
      <w:bookmarkStart w:id="3196" w:name="_Toc393690297"/>
      <w:bookmarkStart w:id="3197" w:name="_Toc472818837"/>
      <w:bookmarkStart w:id="3198" w:name="_Toc235503411"/>
      <w:bookmarkStart w:id="3199" w:name="_Toc241509186"/>
      <w:bookmarkStart w:id="3200" w:name="_Toc244416673"/>
      <w:bookmarkStart w:id="3201" w:name="_Toc276631037"/>
      <w:bookmarkStart w:id="3202" w:name="_Toc153968426"/>
      <w:bookmarkEnd w:id="3194"/>
      <w:r>
        <w:t>11.4.7</w:t>
      </w:r>
      <w:r>
        <w:tab/>
        <w:t xml:space="preserve">Unary </w:t>
      </w:r>
      <w:r>
        <w:rPr>
          <w:rFonts w:ascii="Courier New" w:hAnsi="Courier New"/>
          <w:sz w:val="22"/>
        </w:rPr>
        <w:t>-</w:t>
      </w:r>
      <w:r>
        <w:t xml:space="preserve"> Operato</w:t>
      </w:r>
      <w:bookmarkEnd w:id="3195"/>
      <w:bookmarkEnd w:id="3196"/>
      <w:r>
        <w:t>r</w:t>
      </w:r>
      <w:bookmarkEnd w:id="3197"/>
      <w:bookmarkEnd w:id="3198"/>
      <w:bookmarkEnd w:id="3199"/>
      <w:bookmarkEnd w:id="3200"/>
      <w:bookmarkEnd w:id="3201"/>
      <w:bookmarkEnd w:id="3202"/>
    </w:p>
    <w:p w14:paraId="5C4985A1" w14:textId="77777777" w:rsidR="004C02EF" w:rsidRDefault="004C02EF" w:rsidP="004C02EF">
      <w:r>
        <w:t xml:space="preserve">The unary </w:t>
      </w:r>
      <w:r>
        <w:rPr>
          <w:rFonts w:ascii="Courier New" w:hAnsi="Courier New"/>
          <w:b/>
        </w:rPr>
        <w:t>-</w:t>
      </w:r>
      <w:r>
        <w:t xml:space="preserve"> operator converts its operand to Number type and then negates it. Note that negating </w:t>
      </w:r>
      <w:r>
        <w:rPr>
          <w:b/>
        </w:rPr>
        <w:t>+0</w:t>
      </w:r>
      <w:r>
        <w:t xml:space="preserve"> produces </w:t>
      </w:r>
      <w:r>
        <w:rPr>
          <w:b/>
        </w:rPr>
        <w:sym w:font="Symbol" w:char="F02D"/>
      </w:r>
      <w:r>
        <w:rPr>
          <w:b/>
        </w:rPr>
        <w:t>0</w:t>
      </w:r>
      <w:r>
        <w:t xml:space="preserve">, and negating </w:t>
      </w:r>
      <w:r>
        <w:rPr>
          <w:b/>
        </w:rPr>
        <w:sym w:font="Symbol" w:char="F02D"/>
      </w:r>
      <w:r>
        <w:rPr>
          <w:b/>
        </w:rPr>
        <w:t>0</w:t>
      </w:r>
      <w:r>
        <w:t xml:space="preserve"> produces </w:t>
      </w:r>
      <w:r>
        <w:rPr>
          <w:b/>
        </w:rPr>
        <w:t>+0</w:t>
      </w:r>
      <w:r>
        <w:t>.</w:t>
      </w:r>
    </w:p>
    <w:p w14:paraId="0B9848C9" w14:textId="77777777" w:rsidR="004C02EF" w:rsidRDefault="004C02EF" w:rsidP="004C02EF">
      <w:r>
        <w:t xml:space="preserve">The production </w:t>
      </w:r>
      <w:r w:rsidRPr="00D00D4A">
        <w:rPr>
          <w:rStyle w:val="bnf"/>
        </w:rPr>
        <w:t>UnaryExpression</w:t>
      </w:r>
      <w:r>
        <w:rPr>
          <w:i/>
        </w:rPr>
        <w:t xml:space="preserve"> </w:t>
      </w:r>
      <w:r>
        <w:rPr>
          <w:b/>
        </w:rPr>
        <w:t>:</w:t>
      </w:r>
      <w:r>
        <w:rPr>
          <w:i/>
        </w:rPr>
        <w:t xml:space="preserve"> </w:t>
      </w:r>
      <w:r>
        <w:rPr>
          <w:rFonts w:ascii="Courier New" w:hAnsi="Courier New"/>
          <w:b/>
        </w:rPr>
        <w:t>-</w:t>
      </w:r>
      <w:r>
        <w:t xml:space="preserve"> </w:t>
      </w:r>
      <w:r w:rsidRPr="00D00D4A">
        <w:rPr>
          <w:rStyle w:val="bnf"/>
        </w:rPr>
        <w:t>UnaryExpression</w:t>
      </w:r>
      <w:r>
        <w:t xml:space="preserve"> is evaluated as follows:</w:t>
      </w:r>
      <w:bookmarkStart w:id="3203" w:name="_Toc382212536"/>
    </w:p>
    <w:p w14:paraId="6C2CEB95" w14:textId="77777777" w:rsidR="004C02EF" w:rsidRDefault="004C02EF" w:rsidP="004C02EF">
      <w:pPr>
        <w:pStyle w:val="Alg3"/>
        <w:numPr>
          <w:ilvl w:val="0"/>
          <w:numId w:val="79"/>
        </w:numPr>
        <w:spacing w:after="220"/>
        <w:contextualSpacing/>
      </w:pPr>
      <w:r>
        <w:t xml:space="preserve">Let </w:t>
      </w:r>
      <w:r w:rsidRPr="006735B9">
        <w:rPr>
          <w:i/>
        </w:rPr>
        <w:t>expr</w:t>
      </w:r>
      <w:r>
        <w:t xml:space="preserve"> be the result of evaluating UnaryExpression</w:t>
      </w:r>
      <w:bookmarkEnd w:id="3203"/>
      <w:r>
        <w:t>.</w:t>
      </w:r>
      <w:bookmarkStart w:id="3204" w:name="_Toc382212537"/>
    </w:p>
    <w:p w14:paraId="1256A58C" w14:textId="77777777" w:rsidR="004C02EF" w:rsidRDefault="004C02EF" w:rsidP="004C02EF">
      <w:pPr>
        <w:pStyle w:val="Alg3"/>
        <w:numPr>
          <w:ilvl w:val="0"/>
          <w:numId w:val="79"/>
        </w:numPr>
        <w:spacing w:after="220"/>
        <w:contextualSpacing/>
      </w:pPr>
      <w:bookmarkStart w:id="3205" w:name="_Toc382212538"/>
      <w:bookmarkEnd w:id="3204"/>
      <w:r>
        <w:t xml:space="preserve">Let </w:t>
      </w:r>
      <w:r w:rsidRPr="006735B9">
        <w:rPr>
          <w:i/>
        </w:rPr>
        <w:t>oldValue</w:t>
      </w:r>
      <w:r>
        <w:t xml:space="preserve"> be ToNumber(GetValue(</w:t>
      </w:r>
      <w:r w:rsidRPr="006735B9">
        <w:rPr>
          <w:i/>
        </w:rPr>
        <w:t>expr</w:t>
      </w:r>
      <w:r>
        <w:t>)).</w:t>
      </w:r>
      <w:bookmarkStart w:id="3206" w:name="_Toc382212539"/>
      <w:bookmarkEnd w:id="3205"/>
    </w:p>
    <w:p w14:paraId="2119AD6D" w14:textId="77777777" w:rsidR="004C02EF" w:rsidRDefault="004C02EF" w:rsidP="004C02EF">
      <w:pPr>
        <w:pStyle w:val="Alg3"/>
        <w:numPr>
          <w:ilvl w:val="0"/>
          <w:numId w:val="79"/>
        </w:numPr>
        <w:spacing w:after="220"/>
        <w:contextualSpacing/>
      </w:pPr>
      <w:r>
        <w:t xml:space="preserve">If </w:t>
      </w:r>
      <w:r w:rsidRPr="006735B9">
        <w:rPr>
          <w:i/>
        </w:rPr>
        <w:t>oldValue</w:t>
      </w:r>
      <w:r>
        <w:t xml:space="preserve"> is </w:t>
      </w:r>
      <w:r>
        <w:rPr>
          <w:b/>
        </w:rPr>
        <w:t>NaN</w:t>
      </w:r>
      <w:r>
        <w:t xml:space="preserve">, return </w:t>
      </w:r>
      <w:bookmarkEnd w:id="3206"/>
      <w:r>
        <w:rPr>
          <w:b/>
        </w:rPr>
        <w:t>NaN</w:t>
      </w:r>
      <w:r>
        <w:t>.</w:t>
      </w:r>
      <w:bookmarkStart w:id="3207" w:name="_Toc382212540"/>
    </w:p>
    <w:p w14:paraId="711EDF99" w14:textId="77777777" w:rsidR="004C02EF" w:rsidRDefault="004C02EF" w:rsidP="004C02EF">
      <w:pPr>
        <w:pStyle w:val="Alg3"/>
        <w:numPr>
          <w:ilvl w:val="0"/>
          <w:numId w:val="79"/>
        </w:numPr>
        <w:spacing w:after="220"/>
        <w:contextualSpacing/>
      </w:pPr>
      <w:r>
        <w:t xml:space="preserve">Return the result of negating </w:t>
      </w:r>
      <w:r w:rsidRPr="006735B9">
        <w:rPr>
          <w:i/>
        </w:rPr>
        <w:t>oldValue</w:t>
      </w:r>
      <w:r>
        <w:t>; that is, compute a Number with the same magnitude but opposite sign</w:t>
      </w:r>
      <w:bookmarkEnd w:id="3207"/>
      <w:r>
        <w:t>.</w:t>
      </w:r>
      <w:bookmarkStart w:id="3208" w:name="_Toc382212541"/>
    </w:p>
    <w:p w14:paraId="4874E8D7" w14:textId="77777777" w:rsidR="004C02EF" w:rsidRDefault="004C02EF" w:rsidP="003A4B22">
      <w:pPr>
        <w:pStyle w:val="30"/>
        <w:numPr>
          <w:ilvl w:val="0"/>
          <w:numId w:val="0"/>
        </w:numPr>
      </w:pPr>
      <w:bookmarkStart w:id="3209" w:name="_Toc375031178"/>
      <w:bookmarkStart w:id="3210" w:name="_Toc381513692"/>
      <w:bookmarkStart w:id="3211" w:name="_Toc382202845"/>
      <w:bookmarkStart w:id="3212" w:name="_Toc382212214"/>
      <w:bookmarkStart w:id="3213" w:name="_Toc382212542"/>
      <w:bookmarkStart w:id="3214" w:name="_Toc382291559"/>
      <w:bookmarkStart w:id="3215" w:name="_Toc385672203"/>
      <w:bookmarkStart w:id="3216" w:name="_Toc393690298"/>
      <w:bookmarkStart w:id="3217" w:name="_Toc472818838"/>
      <w:bookmarkStart w:id="3218" w:name="_Toc235503412"/>
      <w:bookmarkStart w:id="3219" w:name="_Toc241509187"/>
      <w:bookmarkStart w:id="3220" w:name="_Toc244416674"/>
      <w:bookmarkStart w:id="3221" w:name="_Toc276631038"/>
      <w:bookmarkStart w:id="3222" w:name="_Toc153968427"/>
      <w:bookmarkEnd w:id="3208"/>
      <w:r>
        <w:t>11.4.8</w:t>
      </w:r>
      <w:r>
        <w:tab/>
        <w:t xml:space="preserve">Bitwise NOT Operator ( </w:t>
      </w:r>
      <w:r w:rsidRPr="003919D5">
        <w:rPr>
          <w:rFonts w:ascii="Courier New" w:hAnsi="Courier New"/>
        </w:rPr>
        <w:t>~</w:t>
      </w:r>
      <w:r>
        <w:t xml:space="preserve"> </w:t>
      </w:r>
      <w:bookmarkStart w:id="3223" w:name="_Toc382202846"/>
      <w:bookmarkEnd w:id="3209"/>
      <w:bookmarkEnd w:id="3210"/>
      <w:bookmarkEnd w:id="3211"/>
      <w:bookmarkEnd w:id="3212"/>
      <w:bookmarkEnd w:id="3213"/>
      <w:bookmarkEnd w:id="3214"/>
      <w:bookmarkEnd w:id="3215"/>
      <w:bookmarkEnd w:id="3216"/>
      <w:bookmarkEnd w:id="3223"/>
      <w:r>
        <w:t>)</w:t>
      </w:r>
      <w:bookmarkEnd w:id="3217"/>
      <w:bookmarkEnd w:id="3218"/>
      <w:bookmarkEnd w:id="3219"/>
      <w:bookmarkEnd w:id="3220"/>
      <w:bookmarkEnd w:id="3221"/>
      <w:bookmarkEnd w:id="3222"/>
    </w:p>
    <w:p w14:paraId="48156E7A" w14:textId="77777777" w:rsidR="004C02EF" w:rsidRDefault="004C02EF" w:rsidP="004C02EF">
      <w:r>
        <w:t xml:space="preserve">The production </w:t>
      </w:r>
      <w:r w:rsidRPr="00D00D4A">
        <w:rPr>
          <w:rStyle w:val="bnf"/>
        </w:rPr>
        <w:t>UnaryExpression</w:t>
      </w:r>
      <w:r>
        <w:rPr>
          <w:i/>
        </w:rPr>
        <w:t xml:space="preserve"> </w:t>
      </w:r>
      <w:r>
        <w:rPr>
          <w:b/>
        </w:rPr>
        <w:t>:</w:t>
      </w:r>
      <w:r>
        <w:rPr>
          <w:i/>
        </w:rPr>
        <w:t xml:space="preserve"> </w:t>
      </w:r>
      <w:r>
        <w:rPr>
          <w:rFonts w:ascii="Courier New" w:hAnsi="Courier New"/>
          <w:b/>
        </w:rPr>
        <w:t>~</w:t>
      </w:r>
      <w:r>
        <w:t xml:space="preserve"> </w:t>
      </w:r>
      <w:r w:rsidRPr="00D00D4A">
        <w:rPr>
          <w:rStyle w:val="bnf"/>
        </w:rPr>
        <w:t>UnaryExpression</w:t>
      </w:r>
      <w:r>
        <w:t xml:space="preserve"> is evaluated as follows:</w:t>
      </w:r>
      <w:bookmarkStart w:id="3224" w:name="_Toc382212543"/>
    </w:p>
    <w:p w14:paraId="793C0726" w14:textId="77777777" w:rsidR="004C02EF" w:rsidRDefault="004C02EF" w:rsidP="004C02EF">
      <w:pPr>
        <w:pStyle w:val="Alg3"/>
        <w:numPr>
          <w:ilvl w:val="0"/>
          <w:numId w:val="80"/>
        </w:numPr>
        <w:spacing w:after="220"/>
        <w:contextualSpacing/>
      </w:pPr>
      <w:r>
        <w:t xml:space="preserve">Let </w:t>
      </w:r>
      <w:r w:rsidRPr="006735B9">
        <w:rPr>
          <w:i/>
        </w:rPr>
        <w:t>expr</w:t>
      </w:r>
      <w:r>
        <w:t xml:space="preserve"> be the result of evaluating </w:t>
      </w:r>
      <w:r>
        <w:rPr>
          <w:i/>
        </w:rPr>
        <w:t>UnaryExpression</w:t>
      </w:r>
      <w:bookmarkEnd w:id="3224"/>
      <w:r>
        <w:t>.</w:t>
      </w:r>
      <w:bookmarkStart w:id="3225" w:name="_Toc382212544"/>
    </w:p>
    <w:p w14:paraId="0EEB2BED" w14:textId="77777777" w:rsidR="004C02EF" w:rsidRDefault="004C02EF" w:rsidP="004C02EF">
      <w:pPr>
        <w:pStyle w:val="Alg3"/>
        <w:numPr>
          <w:ilvl w:val="0"/>
          <w:numId w:val="80"/>
        </w:numPr>
        <w:spacing w:after="220"/>
        <w:contextualSpacing/>
      </w:pPr>
      <w:bookmarkStart w:id="3226" w:name="_Toc382212545"/>
      <w:bookmarkEnd w:id="3225"/>
      <w:r>
        <w:t xml:space="preserve">Let </w:t>
      </w:r>
      <w:r w:rsidRPr="006735B9">
        <w:rPr>
          <w:i/>
        </w:rPr>
        <w:t>oldValue</w:t>
      </w:r>
      <w:r>
        <w:t xml:space="preserve"> be ToInt32(GetValue(</w:t>
      </w:r>
      <w:r w:rsidRPr="006735B9">
        <w:rPr>
          <w:i/>
        </w:rPr>
        <w:t>expr</w:t>
      </w:r>
      <w:r>
        <w:t>))</w:t>
      </w:r>
      <w:bookmarkEnd w:id="3226"/>
      <w:r>
        <w:t>.</w:t>
      </w:r>
      <w:bookmarkStart w:id="3227" w:name="_Toc382212546"/>
    </w:p>
    <w:p w14:paraId="6F00E4F5" w14:textId="77777777" w:rsidR="004C02EF" w:rsidRDefault="004C02EF" w:rsidP="004C02EF">
      <w:pPr>
        <w:pStyle w:val="Alg3"/>
        <w:numPr>
          <w:ilvl w:val="0"/>
          <w:numId w:val="80"/>
        </w:numPr>
        <w:spacing w:after="220"/>
        <w:contextualSpacing/>
      </w:pPr>
      <w:r>
        <w:t xml:space="preserve">Return the result of applying bitwise complement to </w:t>
      </w:r>
      <w:r w:rsidRPr="006735B9">
        <w:rPr>
          <w:i/>
        </w:rPr>
        <w:t>oldValue</w:t>
      </w:r>
      <w:bookmarkEnd w:id="3227"/>
      <w:r>
        <w:t>. The result is a signed 32-bit integer.</w:t>
      </w:r>
      <w:bookmarkStart w:id="3228" w:name="_Toc382212547"/>
    </w:p>
    <w:p w14:paraId="105C7E3F" w14:textId="77777777" w:rsidR="004C02EF" w:rsidRDefault="004C02EF" w:rsidP="003A4B22">
      <w:pPr>
        <w:pStyle w:val="30"/>
        <w:numPr>
          <w:ilvl w:val="0"/>
          <w:numId w:val="0"/>
        </w:numPr>
      </w:pPr>
      <w:bookmarkStart w:id="3229" w:name="_Toc375031179"/>
      <w:bookmarkStart w:id="3230" w:name="_Toc381513693"/>
      <w:bookmarkStart w:id="3231" w:name="_Toc382202847"/>
      <w:bookmarkStart w:id="3232" w:name="_Toc382212215"/>
      <w:bookmarkStart w:id="3233" w:name="_Toc382212548"/>
      <w:bookmarkStart w:id="3234" w:name="_Toc382291560"/>
      <w:bookmarkStart w:id="3235" w:name="_Toc385672204"/>
      <w:bookmarkStart w:id="3236" w:name="_Toc393690299"/>
      <w:bookmarkStart w:id="3237" w:name="_Toc472818839"/>
      <w:bookmarkStart w:id="3238" w:name="_Toc235503413"/>
      <w:bookmarkStart w:id="3239" w:name="_Toc241509188"/>
      <w:bookmarkStart w:id="3240" w:name="_Toc244416675"/>
      <w:bookmarkStart w:id="3241" w:name="_Toc276631039"/>
      <w:bookmarkStart w:id="3242" w:name="_Toc153968428"/>
      <w:bookmarkEnd w:id="3228"/>
      <w:r>
        <w:t>11.4.9</w:t>
      </w:r>
      <w:r>
        <w:tab/>
        <w:t xml:space="preserve">Logical NOT Operator ( </w:t>
      </w:r>
      <w:r w:rsidRPr="003919D5">
        <w:rPr>
          <w:rFonts w:ascii="Courier New" w:hAnsi="Courier New"/>
        </w:rPr>
        <w:t>!</w:t>
      </w:r>
      <w:r>
        <w:t xml:space="preserve"> </w:t>
      </w:r>
      <w:bookmarkStart w:id="3243" w:name="_Toc382202848"/>
      <w:bookmarkEnd w:id="3229"/>
      <w:bookmarkEnd w:id="3230"/>
      <w:bookmarkEnd w:id="3231"/>
      <w:bookmarkEnd w:id="3232"/>
      <w:bookmarkEnd w:id="3233"/>
      <w:bookmarkEnd w:id="3234"/>
      <w:bookmarkEnd w:id="3235"/>
      <w:bookmarkEnd w:id="3236"/>
      <w:bookmarkEnd w:id="3243"/>
      <w:r>
        <w:t>)</w:t>
      </w:r>
      <w:bookmarkEnd w:id="3237"/>
      <w:bookmarkEnd w:id="3238"/>
      <w:bookmarkEnd w:id="3239"/>
      <w:bookmarkEnd w:id="3240"/>
      <w:bookmarkEnd w:id="3241"/>
      <w:bookmarkEnd w:id="3242"/>
    </w:p>
    <w:p w14:paraId="4763F873" w14:textId="77777777" w:rsidR="004C02EF" w:rsidRDefault="004C02EF" w:rsidP="004C02EF">
      <w:r>
        <w:t xml:space="preserve">The production </w:t>
      </w:r>
      <w:r w:rsidRPr="00D00D4A">
        <w:rPr>
          <w:rStyle w:val="bnf"/>
        </w:rPr>
        <w:t>UnaryExpression</w:t>
      </w:r>
      <w:r>
        <w:rPr>
          <w:i/>
        </w:rPr>
        <w:t xml:space="preserve"> </w:t>
      </w:r>
      <w:r>
        <w:rPr>
          <w:b/>
        </w:rPr>
        <w:t>:</w:t>
      </w:r>
      <w:r>
        <w:rPr>
          <w:i/>
        </w:rPr>
        <w:t xml:space="preserve"> </w:t>
      </w:r>
      <w:r>
        <w:rPr>
          <w:rFonts w:ascii="Courier New" w:hAnsi="Courier New"/>
          <w:b/>
        </w:rPr>
        <w:t>!</w:t>
      </w:r>
      <w:r>
        <w:t xml:space="preserve"> </w:t>
      </w:r>
      <w:r w:rsidRPr="00D00D4A">
        <w:rPr>
          <w:rStyle w:val="bnf"/>
        </w:rPr>
        <w:t>UnaryExpression</w:t>
      </w:r>
      <w:r>
        <w:t xml:space="preserve"> is evaluated as follows:</w:t>
      </w:r>
      <w:bookmarkStart w:id="3244" w:name="_Toc382212549"/>
    </w:p>
    <w:p w14:paraId="613F2B24" w14:textId="77777777" w:rsidR="004C02EF" w:rsidRDefault="004C02EF" w:rsidP="004C02EF">
      <w:pPr>
        <w:pStyle w:val="Alg3"/>
        <w:numPr>
          <w:ilvl w:val="0"/>
          <w:numId w:val="81"/>
        </w:numPr>
        <w:spacing w:after="220"/>
        <w:contextualSpacing/>
      </w:pPr>
      <w:r>
        <w:t xml:space="preserve">Let </w:t>
      </w:r>
      <w:r w:rsidRPr="006735B9">
        <w:rPr>
          <w:i/>
        </w:rPr>
        <w:t>expr</w:t>
      </w:r>
      <w:r>
        <w:t xml:space="preserve"> be the result of evaluating </w:t>
      </w:r>
      <w:r>
        <w:rPr>
          <w:i/>
        </w:rPr>
        <w:t>UnaryExpression</w:t>
      </w:r>
      <w:bookmarkEnd w:id="3244"/>
      <w:r>
        <w:t>.</w:t>
      </w:r>
      <w:bookmarkStart w:id="3245" w:name="_Toc382212550"/>
    </w:p>
    <w:p w14:paraId="4F66FC56" w14:textId="77777777" w:rsidR="004C02EF" w:rsidRDefault="004C02EF" w:rsidP="004C02EF">
      <w:pPr>
        <w:pStyle w:val="Alg3"/>
        <w:numPr>
          <w:ilvl w:val="0"/>
          <w:numId w:val="81"/>
        </w:numPr>
        <w:spacing w:after="220"/>
        <w:contextualSpacing/>
      </w:pPr>
      <w:bookmarkStart w:id="3246" w:name="_Toc382212551"/>
      <w:bookmarkEnd w:id="3245"/>
      <w:r>
        <w:t xml:space="preserve">Let </w:t>
      </w:r>
      <w:r w:rsidRPr="006735B9">
        <w:rPr>
          <w:i/>
        </w:rPr>
        <w:t>oldValue</w:t>
      </w:r>
      <w:r>
        <w:t xml:space="preserve"> be ToBoolean(GetValue(</w:t>
      </w:r>
      <w:r w:rsidRPr="006735B9">
        <w:rPr>
          <w:i/>
        </w:rPr>
        <w:t>expr</w:t>
      </w:r>
      <w:r>
        <w:t>))</w:t>
      </w:r>
      <w:bookmarkEnd w:id="3246"/>
      <w:r>
        <w:t>.</w:t>
      </w:r>
      <w:bookmarkStart w:id="3247" w:name="_Toc382212552"/>
    </w:p>
    <w:p w14:paraId="3CEB5D8A" w14:textId="77777777" w:rsidR="004C02EF" w:rsidRDefault="004C02EF" w:rsidP="004C02EF">
      <w:pPr>
        <w:pStyle w:val="Alg3"/>
        <w:numPr>
          <w:ilvl w:val="0"/>
          <w:numId w:val="81"/>
        </w:numPr>
        <w:spacing w:after="220"/>
        <w:contextualSpacing/>
      </w:pPr>
      <w:r>
        <w:t xml:space="preserve">If </w:t>
      </w:r>
      <w:r w:rsidRPr="006735B9">
        <w:rPr>
          <w:i/>
        </w:rPr>
        <w:t>oldValue</w:t>
      </w:r>
      <w:r>
        <w:t xml:space="preserve"> is </w:t>
      </w:r>
      <w:r>
        <w:rPr>
          <w:b/>
        </w:rPr>
        <w:t>true</w:t>
      </w:r>
      <w:r>
        <w:t xml:space="preserve">, return </w:t>
      </w:r>
      <w:r>
        <w:rPr>
          <w:b/>
        </w:rPr>
        <w:t>false</w:t>
      </w:r>
      <w:bookmarkEnd w:id="3247"/>
      <w:r>
        <w:t>.</w:t>
      </w:r>
      <w:bookmarkStart w:id="3248" w:name="_Toc382212553"/>
    </w:p>
    <w:p w14:paraId="2C7038FF" w14:textId="77777777" w:rsidR="004C02EF" w:rsidRDefault="004C02EF" w:rsidP="004C02EF">
      <w:pPr>
        <w:pStyle w:val="Alg3"/>
        <w:numPr>
          <w:ilvl w:val="0"/>
          <w:numId w:val="81"/>
        </w:numPr>
        <w:spacing w:after="220"/>
        <w:contextualSpacing/>
      </w:pPr>
      <w:r>
        <w:t xml:space="preserve">Return </w:t>
      </w:r>
      <w:r>
        <w:rPr>
          <w:b/>
        </w:rPr>
        <w:t>true</w:t>
      </w:r>
      <w:bookmarkEnd w:id="3248"/>
      <w:r>
        <w:t>.</w:t>
      </w:r>
      <w:bookmarkStart w:id="3249" w:name="_Toc375031180"/>
      <w:bookmarkStart w:id="3250" w:name="_Ref378390263"/>
      <w:bookmarkStart w:id="3251" w:name="_Toc381513694"/>
      <w:bookmarkStart w:id="3252" w:name="_Toc382202849"/>
      <w:bookmarkStart w:id="3253" w:name="_Toc382212216"/>
      <w:bookmarkStart w:id="3254" w:name="_Toc382212554"/>
      <w:bookmarkStart w:id="3255" w:name="_Toc382291561"/>
      <w:bookmarkStart w:id="3256" w:name="_Toc385672205"/>
      <w:bookmarkStart w:id="3257" w:name="_Toc393690300"/>
    </w:p>
    <w:p w14:paraId="68475B83" w14:textId="77777777" w:rsidR="004C02EF" w:rsidRDefault="004C02EF" w:rsidP="003A4B22">
      <w:pPr>
        <w:pStyle w:val="20"/>
        <w:numPr>
          <w:ilvl w:val="0"/>
          <w:numId w:val="0"/>
        </w:numPr>
      </w:pPr>
      <w:bookmarkStart w:id="3258" w:name="_Ref457437596"/>
      <w:bookmarkStart w:id="3259" w:name="_Toc472818840"/>
      <w:bookmarkStart w:id="3260" w:name="_Toc235503414"/>
      <w:bookmarkStart w:id="3261" w:name="_Toc241509189"/>
      <w:bookmarkStart w:id="3262" w:name="_Toc244416676"/>
      <w:bookmarkStart w:id="3263" w:name="_Toc276631040"/>
      <w:bookmarkStart w:id="3264" w:name="_Toc153968429"/>
      <w:r>
        <w:t>11.5</w:t>
      </w:r>
      <w:r>
        <w:tab/>
        <w:t>Multiplicative Operator</w:t>
      </w:r>
      <w:bookmarkEnd w:id="3249"/>
      <w:bookmarkEnd w:id="3250"/>
      <w:bookmarkEnd w:id="3251"/>
      <w:bookmarkEnd w:id="3252"/>
      <w:bookmarkEnd w:id="3253"/>
      <w:bookmarkEnd w:id="3254"/>
      <w:bookmarkEnd w:id="3255"/>
      <w:bookmarkEnd w:id="3256"/>
      <w:bookmarkEnd w:id="3257"/>
      <w:r>
        <w:t>s</w:t>
      </w:r>
      <w:bookmarkEnd w:id="3258"/>
      <w:bookmarkEnd w:id="3259"/>
      <w:bookmarkEnd w:id="3260"/>
      <w:bookmarkEnd w:id="3261"/>
      <w:bookmarkEnd w:id="3262"/>
      <w:bookmarkEnd w:id="3263"/>
      <w:bookmarkEnd w:id="3264"/>
    </w:p>
    <w:p w14:paraId="148E985E" w14:textId="77777777" w:rsidR="004C02EF" w:rsidRDefault="004C02EF" w:rsidP="004C02EF">
      <w:pPr>
        <w:pStyle w:val="Syntax"/>
      </w:pPr>
      <w:r w:rsidRPr="00361EBD">
        <w:t>Syntax</w:t>
      </w:r>
    </w:p>
    <w:p w14:paraId="3D781794" w14:textId="77777777" w:rsidR="004C02EF" w:rsidRPr="00984A3F" w:rsidRDefault="004C02EF" w:rsidP="004C02EF">
      <w:pPr>
        <w:pStyle w:val="SyntaxRule"/>
      </w:pPr>
      <w:r w:rsidRPr="00984A3F">
        <w:t xml:space="preserve">MultiplicativeExpression </w:t>
      </w:r>
      <w:r w:rsidRPr="00D04346">
        <w:rPr>
          <w:rFonts w:ascii="Arial" w:hAnsi="Arial"/>
          <w:b/>
          <w:i w:val="0"/>
        </w:rPr>
        <w:t>:</w:t>
      </w:r>
    </w:p>
    <w:p w14:paraId="432D62E8" w14:textId="77777777" w:rsidR="004C02EF" w:rsidRPr="00984A3F" w:rsidRDefault="004C02EF" w:rsidP="004C02EF">
      <w:pPr>
        <w:pStyle w:val="SyntaxDefinition"/>
      </w:pPr>
      <w:r w:rsidRPr="00984A3F">
        <w:t>UnaryExpression</w:t>
      </w:r>
      <w:r w:rsidRPr="00984A3F">
        <w:br/>
        <w:t xml:space="preserve">MultiplicativeExpression </w:t>
      </w:r>
      <w:r w:rsidRPr="00C226F6">
        <w:rPr>
          <w:rFonts w:ascii="Courier New" w:hAnsi="Courier New"/>
          <w:b/>
          <w:i w:val="0"/>
        </w:rPr>
        <w:t>*</w:t>
      </w:r>
      <w:r w:rsidRPr="00984A3F">
        <w:t xml:space="preserve"> UnaryExpression</w:t>
      </w:r>
      <w:r w:rsidRPr="00984A3F">
        <w:br/>
        <w:t xml:space="preserve">MultiplicativeExpression </w:t>
      </w:r>
      <w:r w:rsidRPr="00C226F6">
        <w:rPr>
          <w:rFonts w:ascii="Courier New" w:hAnsi="Courier New"/>
          <w:b/>
          <w:i w:val="0"/>
        </w:rPr>
        <w:t>/</w:t>
      </w:r>
      <w:r w:rsidRPr="00984A3F">
        <w:t xml:space="preserve"> UnaryExpression</w:t>
      </w:r>
      <w:r w:rsidRPr="00984A3F">
        <w:br/>
        <w:t xml:space="preserve">MultiplicativeExpression </w:t>
      </w:r>
      <w:r w:rsidRPr="00C226F6">
        <w:rPr>
          <w:rFonts w:ascii="Courier New" w:hAnsi="Courier New"/>
          <w:b/>
          <w:i w:val="0"/>
        </w:rPr>
        <w:t>%</w:t>
      </w:r>
      <w:r w:rsidRPr="00984A3F">
        <w:t xml:space="preserve"> UnaryExpression</w:t>
      </w:r>
    </w:p>
    <w:p w14:paraId="3F382577" w14:textId="77777777" w:rsidR="004C02EF" w:rsidRPr="00361EBD" w:rsidRDefault="004C02EF" w:rsidP="004C02EF">
      <w:pPr>
        <w:pStyle w:val="Syntax"/>
      </w:pPr>
      <w:r w:rsidRPr="00361EBD">
        <w:t>Semantics</w:t>
      </w:r>
    </w:p>
    <w:p w14:paraId="68020F22" w14:textId="77777777" w:rsidR="004C02EF" w:rsidRDefault="004C02EF" w:rsidP="004C02EF">
      <w:r>
        <w:t xml:space="preserve">The production </w:t>
      </w:r>
      <w:r w:rsidRPr="00E32218">
        <w:rPr>
          <w:rFonts w:ascii="Times New Roman" w:hAnsi="Times New Roman"/>
          <w:i/>
        </w:rPr>
        <w:t xml:space="preserve">MultiplicativeExpression </w:t>
      </w:r>
      <w:r>
        <w:rPr>
          <w:b/>
        </w:rPr>
        <w:t>:</w:t>
      </w:r>
      <w:r>
        <w:rPr>
          <w:i/>
        </w:rPr>
        <w:t xml:space="preserve"> </w:t>
      </w:r>
      <w:r w:rsidRPr="00E32218">
        <w:rPr>
          <w:rStyle w:val="bnf"/>
        </w:rPr>
        <w:t>MultiplicativeExpression</w:t>
      </w:r>
      <w:r>
        <w:rPr>
          <w:i/>
        </w:rPr>
        <w:t xml:space="preserve"> @ </w:t>
      </w:r>
      <w:r w:rsidRPr="00E32218">
        <w:rPr>
          <w:rStyle w:val="bnf"/>
        </w:rPr>
        <w:t>UnaryExpression</w:t>
      </w:r>
      <w:r>
        <w:t>, where @ stands for one of the operators in the above definitions, is evaluated as follows:</w:t>
      </w:r>
      <w:bookmarkStart w:id="3265" w:name="_Toc382212555"/>
    </w:p>
    <w:p w14:paraId="320B8171" w14:textId="77777777" w:rsidR="004C02EF" w:rsidRDefault="004C02EF" w:rsidP="004C02EF">
      <w:pPr>
        <w:pStyle w:val="Alg3"/>
        <w:numPr>
          <w:ilvl w:val="0"/>
          <w:numId w:val="82"/>
        </w:numPr>
        <w:spacing w:after="220"/>
        <w:contextualSpacing/>
      </w:pPr>
      <w:r>
        <w:t xml:space="preserve">Let </w:t>
      </w:r>
      <w:r w:rsidRPr="00D979A8">
        <w:rPr>
          <w:i/>
        </w:rPr>
        <w:t>left</w:t>
      </w:r>
      <w:r>
        <w:t xml:space="preserve"> be the result of evaluating MultiplicativeExpressio</w:t>
      </w:r>
      <w:bookmarkEnd w:id="3265"/>
      <w:r>
        <w:t>n</w:t>
      </w:r>
      <w:bookmarkStart w:id="3266" w:name="_Toc382212556"/>
      <w:r>
        <w:t>.</w:t>
      </w:r>
    </w:p>
    <w:p w14:paraId="7E7189B7" w14:textId="77777777" w:rsidR="004C02EF" w:rsidRDefault="004C02EF" w:rsidP="004C02EF">
      <w:pPr>
        <w:pStyle w:val="Alg3"/>
        <w:numPr>
          <w:ilvl w:val="0"/>
          <w:numId w:val="82"/>
        </w:numPr>
        <w:contextualSpacing/>
      </w:pPr>
      <w:r>
        <w:t xml:space="preserve">Let </w:t>
      </w:r>
      <w:r w:rsidRPr="00D979A8">
        <w:rPr>
          <w:i/>
        </w:rPr>
        <w:t>leftValue</w:t>
      </w:r>
      <w:r>
        <w:t xml:space="preserve"> be GetValue(</w:t>
      </w:r>
      <w:r w:rsidRPr="00D979A8">
        <w:rPr>
          <w:i/>
        </w:rPr>
        <w:t>left</w:t>
      </w:r>
      <w:bookmarkEnd w:id="3266"/>
      <w:r>
        <w:t>)</w:t>
      </w:r>
      <w:bookmarkStart w:id="3267" w:name="_Toc382212557"/>
      <w:r>
        <w:t>.</w:t>
      </w:r>
    </w:p>
    <w:p w14:paraId="64BD1E20" w14:textId="77777777" w:rsidR="004C02EF" w:rsidRDefault="004C02EF" w:rsidP="004C02EF">
      <w:pPr>
        <w:pStyle w:val="Alg4"/>
        <w:numPr>
          <w:ilvl w:val="0"/>
          <w:numId w:val="82"/>
        </w:numPr>
      </w:pPr>
      <w:r>
        <w:t xml:space="preserve">Let </w:t>
      </w:r>
      <w:r>
        <w:rPr>
          <w:i/>
        </w:rPr>
        <w:t>right</w:t>
      </w:r>
      <w:r>
        <w:t xml:space="preserve"> be the result of evaluating UnaryExpressio</w:t>
      </w:r>
      <w:bookmarkEnd w:id="3267"/>
      <w:r>
        <w:t>n</w:t>
      </w:r>
      <w:bookmarkStart w:id="3268" w:name="_Toc382212558"/>
      <w:r>
        <w:t>.</w:t>
      </w:r>
    </w:p>
    <w:p w14:paraId="46399A26" w14:textId="77777777" w:rsidR="004C02EF" w:rsidRDefault="004C02EF" w:rsidP="004C02EF">
      <w:pPr>
        <w:pStyle w:val="Alg4"/>
        <w:numPr>
          <w:ilvl w:val="0"/>
          <w:numId w:val="82"/>
        </w:numPr>
      </w:pPr>
      <w:r>
        <w:t xml:space="preserve">Let </w:t>
      </w:r>
      <w:r w:rsidRPr="00D979A8">
        <w:rPr>
          <w:i/>
        </w:rPr>
        <w:t>rightValue</w:t>
      </w:r>
      <w:r>
        <w:t xml:space="preserve"> be GetValue(</w:t>
      </w:r>
      <w:r>
        <w:rPr>
          <w:i/>
        </w:rPr>
        <w:t>right</w:t>
      </w:r>
      <w:bookmarkEnd w:id="3268"/>
      <w:r>
        <w:t>)</w:t>
      </w:r>
      <w:bookmarkStart w:id="3269" w:name="_Toc382212559"/>
      <w:r>
        <w:t>.</w:t>
      </w:r>
    </w:p>
    <w:p w14:paraId="2ADB8C8E" w14:textId="77777777" w:rsidR="004C02EF" w:rsidRDefault="004C02EF" w:rsidP="004C02EF">
      <w:pPr>
        <w:pStyle w:val="Alg4"/>
        <w:numPr>
          <w:ilvl w:val="0"/>
          <w:numId w:val="82"/>
        </w:numPr>
      </w:pPr>
      <w:r>
        <w:t xml:space="preserve">Let </w:t>
      </w:r>
      <w:r w:rsidRPr="00D979A8">
        <w:rPr>
          <w:i/>
        </w:rPr>
        <w:t>leftNum</w:t>
      </w:r>
      <w:r>
        <w:t xml:space="preserve"> be ToNumber(</w:t>
      </w:r>
      <w:r w:rsidRPr="00D979A8">
        <w:rPr>
          <w:i/>
        </w:rPr>
        <w:t>leftValue</w:t>
      </w:r>
      <w:bookmarkEnd w:id="3269"/>
      <w:r>
        <w:t>)</w:t>
      </w:r>
      <w:bookmarkStart w:id="3270" w:name="_Toc382212560"/>
      <w:r>
        <w:t>.</w:t>
      </w:r>
    </w:p>
    <w:p w14:paraId="43ABFAE1" w14:textId="77777777" w:rsidR="004C02EF" w:rsidRDefault="004C02EF" w:rsidP="004C02EF">
      <w:pPr>
        <w:pStyle w:val="Alg4"/>
        <w:numPr>
          <w:ilvl w:val="0"/>
          <w:numId w:val="82"/>
        </w:numPr>
      </w:pPr>
      <w:r>
        <w:t xml:space="preserve">Let </w:t>
      </w:r>
      <w:r w:rsidRPr="00D979A8">
        <w:rPr>
          <w:i/>
        </w:rPr>
        <w:t>rightNum</w:t>
      </w:r>
      <w:r>
        <w:t xml:space="preserve"> be ToNumber(</w:t>
      </w:r>
      <w:r w:rsidRPr="00D979A8">
        <w:rPr>
          <w:i/>
        </w:rPr>
        <w:t>rightValue</w:t>
      </w:r>
      <w:bookmarkEnd w:id="3270"/>
      <w:r>
        <w:t>)</w:t>
      </w:r>
      <w:bookmarkStart w:id="3271" w:name="_Toc382212561"/>
      <w:r>
        <w:t>.</w:t>
      </w:r>
    </w:p>
    <w:p w14:paraId="37C454AB" w14:textId="77777777" w:rsidR="004C02EF" w:rsidRDefault="004C02EF" w:rsidP="004C02EF">
      <w:pPr>
        <w:pStyle w:val="Alg4"/>
        <w:numPr>
          <w:ilvl w:val="0"/>
          <w:numId w:val="82"/>
        </w:numPr>
        <w:spacing w:after="220"/>
      </w:pPr>
      <w:r>
        <w:t xml:space="preserve">Return the result of applying the specified operation (*, /, or %) to </w:t>
      </w:r>
      <w:r w:rsidRPr="00D979A8">
        <w:rPr>
          <w:i/>
        </w:rPr>
        <w:t>leftNum</w:t>
      </w:r>
      <w:r>
        <w:t xml:space="preserve"> and </w:t>
      </w:r>
      <w:r w:rsidRPr="00D979A8">
        <w:rPr>
          <w:i/>
        </w:rPr>
        <w:t>rightNum</w:t>
      </w:r>
      <w:r>
        <w:t xml:space="preserve">. See the Notes below 11.5.1, </w:t>
      </w:r>
      <w:bookmarkEnd w:id="3271"/>
      <w:r>
        <w:rPr>
          <w:lang w:val="en-US"/>
        </w:rPr>
        <w:t>11.5.2, 11.5.3</w:t>
      </w:r>
      <w:bookmarkStart w:id="3272" w:name="_Toc382212562"/>
      <w:r>
        <w:t>.</w:t>
      </w:r>
      <w:bookmarkStart w:id="3273" w:name="_Ref382715556"/>
      <w:bookmarkStart w:id="3274" w:name="_Toc385672206"/>
      <w:bookmarkStart w:id="3275" w:name="_Toc393690301"/>
      <w:bookmarkStart w:id="3276" w:name="_Ref424535318"/>
      <w:bookmarkStart w:id="3277" w:name="_Ref424667968"/>
      <w:bookmarkStart w:id="3278" w:name="_Toc472818841"/>
      <w:bookmarkEnd w:id="3272"/>
    </w:p>
    <w:p w14:paraId="01F0F02D" w14:textId="77777777" w:rsidR="004C02EF" w:rsidRDefault="004C02EF" w:rsidP="003A4B22">
      <w:pPr>
        <w:pStyle w:val="30"/>
        <w:numPr>
          <w:ilvl w:val="0"/>
          <w:numId w:val="0"/>
        </w:numPr>
      </w:pPr>
      <w:bookmarkStart w:id="3279" w:name="_Toc235503415"/>
      <w:bookmarkStart w:id="3280" w:name="_Toc241509190"/>
      <w:bookmarkStart w:id="3281" w:name="_Toc244416677"/>
      <w:bookmarkStart w:id="3282" w:name="_Toc276631041"/>
      <w:bookmarkStart w:id="3283" w:name="_Toc153968430"/>
      <w:r>
        <w:t>11.5.1</w:t>
      </w:r>
      <w:r>
        <w:tab/>
        <w:t xml:space="preserve">Applying the </w:t>
      </w:r>
      <w:r>
        <w:rPr>
          <w:rFonts w:ascii="Courier New" w:hAnsi="Courier New"/>
        </w:rPr>
        <w:t>*</w:t>
      </w:r>
      <w:r>
        <w:t xml:space="preserve"> Operato</w:t>
      </w:r>
      <w:bookmarkEnd w:id="3273"/>
      <w:bookmarkEnd w:id="3274"/>
      <w:bookmarkEnd w:id="3275"/>
      <w:r>
        <w:t>r</w:t>
      </w:r>
      <w:bookmarkEnd w:id="3276"/>
      <w:bookmarkEnd w:id="3277"/>
      <w:bookmarkEnd w:id="3278"/>
      <w:bookmarkEnd w:id="3279"/>
      <w:bookmarkEnd w:id="3280"/>
      <w:bookmarkEnd w:id="3281"/>
      <w:bookmarkEnd w:id="3282"/>
      <w:bookmarkEnd w:id="3283"/>
    </w:p>
    <w:p w14:paraId="133AAFD7" w14:textId="77777777" w:rsidR="004C02EF" w:rsidRDefault="004C02EF" w:rsidP="004C02EF">
      <w:r>
        <w:t xml:space="preserve">The </w:t>
      </w:r>
      <w:r>
        <w:rPr>
          <w:rFonts w:ascii="Courier New" w:hAnsi="Courier New"/>
          <w:b/>
        </w:rPr>
        <w:t>*</w:t>
      </w:r>
      <w:r>
        <w:rPr>
          <w:b/>
        </w:rPr>
        <w:t xml:space="preserve"> </w:t>
      </w:r>
      <w:r>
        <w:t>operator performs multiplication, producing the product of its operands. Multiplication is commutative. Multiplication is not always associative in ECMAScript, because of finite precision.</w:t>
      </w:r>
    </w:p>
    <w:p w14:paraId="4D787524" w14:textId="77777777" w:rsidR="004C02EF" w:rsidRDefault="004C02EF" w:rsidP="004C02EF">
      <w:pPr>
        <w:spacing w:after="60"/>
      </w:pPr>
      <w:r>
        <w:t>The result of a floating-point multiplication is governed by the rules of IEEE 754 binary double-precision arithmetic:</w:t>
      </w:r>
    </w:p>
    <w:p w14:paraId="2132D31A"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If either operand is </w:t>
      </w:r>
      <w:r w:rsidRPr="00D00D4A">
        <w:rPr>
          <w:rFonts w:ascii="Arial" w:hAnsi="Arial"/>
          <w:b/>
        </w:rPr>
        <w:t>NaN</w:t>
      </w:r>
      <w:r w:rsidRPr="00D00D4A">
        <w:rPr>
          <w:rFonts w:ascii="Arial" w:hAnsi="Arial"/>
        </w:rPr>
        <w:t xml:space="preserve">, the result is </w:t>
      </w:r>
      <w:r w:rsidRPr="00D00D4A">
        <w:rPr>
          <w:rFonts w:ascii="Arial" w:hAnsi="Arial"/>
          <w:b/>
        </w:rPr>
        <w:t>NaN</w:t>
      </w:r>
      <w:r w:rsidRPr="00D00D4A">
        <w:rPr>
          <w:rFonts w:ascii="Arial" w:hAnsi="Arial"/>
        </w:rPr>
        <w:t>.</w:t>
      </w:r>
    </w:p>
    <w:p w14:paraId="35D94AF0"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The sign of the result is positive if both operands have the same sign, negative if the operands have different signs.</w:t>
      </w:r>
    </w:p>
    <w:p w14:paraId="6C1C9F65"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Multiplication of an infinity by a zero results in </w:t>
      </w:r>
      <w:r w:rsidRPr="00D00D4A">
        <w:rPr>
          <w:rFonts w:ascii="Arial" w:hAnsi="Arial"/>
          <w:b/>
        </w:rPr>
        <w:t>NaN</w:t>
      </w:r>
      <w:r w:rsidRPr="00D00D4A">
        <w:rPr>
          <w:rFonts w:ascii="Arial" w:hAnsi="Arial"/>
        </w:rPr>
        <w:t>.</w:t>
      </w:r>
    </w:p>
    <w:p w14:paraId="211BC71A"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Multiplication of an infinity by an infinity results in an infinity. The sign is determined by the rule already stated above.</w:t>
      </w:r>
    </w:p>
    <w:p w14:paraId="41B1E904"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Multiplication of an infinity by a finite nonzero value results in a signed infinity. The sign is determined by the rule already stated above.</w:t>
      </w:r>
    </w:p>
    <w:p w14:paraId="61451D9C" w14:textId="77777777" w:rsidR="004C02EF" w:rsidRPr="00D00D4A" w:rsidRDefault="004C02EF" w:rsidP="004C02EF">
      <w:pPr>
        <w:pStyle w:val="BulletLast"/>
        <w:numPr>
          <w:ilvl w:val="1"/>
          <w:numId w:val="24"/>
        </w:numPr>
        <w:ind w:left="990" w:hanging="270"/>
        <w:rPr>
          <w:rFonts w:ascii="Arial" w:hAnsi="Arial"/>
        </w:rPr>
      </w:pPr>
      <w:r w:rsidRPr="00D00D4A">
        <w:rPr>
          <w:rFonts w:ascii="Arial" w:hAnsi="Arial"/>
        </w:rPr>
        <w:t>In the remaining cases, where neither an infinity or NaN is involved, the product is computed and rounded to the nearest representable value using IEEE 754 round-to-nearest mode. If the magnitude is too large to represent, the result is then an infinity of appropriate sign. If the magnitude is too small to represent, the result is then a zero of appropriate sign. The ECMAScript language requires support of gradual underflow as defined by IEEE 754.</w:t>
      </w:r>
      <w:bookmarkStart w:id="3284" w:name="_Ref382715602"/>
      <w:bookmarkStart w:id="3285" w:name="_Toc385672207"/>
      <w:bookmarkStart w:id="3286" w:name="_Toc393690302"/>
    </w:p>
    <w:p w14:paraId="338DDDBD" w14:textId="77777777" w:rsidR="004C02EF" w:rsidRDefault="004C02EF" w:rsidP="003A4B22">
      <w:pPr>
        <w:pStyle w:val="30"/>
        <w:numPr>
          <w:ilvl w:val="0"/>
          <w:numId w:val="0"/>
        </w:numPr>
      </w:pPr>
      <w:bookmarkStart w:id="3287" w:name="_Ref424535329"/>
      <w:bookmarkStart w:id="3288" w:name="_Toc472818842"/>
      <w:bookmarkStart w:id="3289" w:name="_Toc235503416"/>
      <w:bookmarkStart w:id="3290" w:name="_Toc241509191"/>
      <w:bookmarkStart w:id="3291" w:name="_Toc244416678"/>
      <w:bookmarkStart w:id="3292" w:name="_Toc276631042"/>
      <w:bookmarkStart w:id="3293" w:name="_Toc153968431"/>
      <w:r>
        <w:t>11.5.2</w:t>
      </w:r>
      <w:r>
        <w:tab/>
        <w:t xml:space="preserve">Applying the </w:t>
      </w:r>
      <w:r>
        <w:rPr>
          <w:rFonts w:ascii="Courier New" w:hAnsi="Courier New"/>
        </w:rPr>
        <w:t>/</w:t>
      </w:r>
      <w:r>
        <w:t xml:space="preserve"> Operato</w:t>
      </w:r>
      <w:bookmarkEnd w:id="3284"/>
      <w:bookmarkEnd w:id="3285"/>
      <w:bookmarkEnd w:id="3286"/>
      <w:r>
        <w:t>r</w:t>
      </w:r>
      <w:bookmarkEnd w:id="3287"/>
      <w:bookmarkEnd w:id="3288"/>
      <w:bookmarkEnd w:id="3289"/>
      <w:bookmarkEnd w:id="3290"/>
      <w:bookmarkEnd w:id="3291"/>
      <w:bookmarkEnd w:id="3292"/>
      <w:bookmarkEnd w:id="3293"/>
    </w:p>
    <w:p w14:paraId="64805CFF" w14:textId="77777777" w:rsidR="004C02EF" w:rsidRDefault="004C02EF" w:rsidP="004C02EF">
      <w:pPr>
        <w:spacing w:after="60"/>
      </w:pPr>
      <w:r>
        <w:t xml:space="preserve">The </w:t>
      </w:r>
      <w:r>
        <w:rPr>
          <w:rFonts w:ascii="Courier New" w:hAnsi="Courier New"/>
          <w:b/>
        </w:rPr>
        <w:t>/</w:t>
      </w:r>
      <w:r>
        <w:t xml:space="preserve"> operator performs division, producing the quotient of its operands. The left operand is the dividend and the right operand is the divisor. ECMAScript does not perform integer division. The operands and result of all division operations are double-precision floating-point numbers. The result of division is determined by the specification of IEEE 754 arithmetic:</w:t>
      </w:r>
    </w:p>
    <w:p w14:paraId="2B7C8B77"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If either operand is </w:t>
      </w:r>
      <w:r w:rsidRPr="00D00D4A">
        <w:rPr>
          <w:rFonts w:ascii="Arial" w:hAnsi="Arial"/>
          <w:b/>
        </w:rPr>
        <w:t>NaN</w:t>
      </w:r>
      <w:r w:rsidRPr="00D00D4A">
        <w:rPr>
          <w:rFonts w:ascii="Arial" w:hAnsi="Arial"/>
        </w:rPr>
        <w:t xml:space="preserve">, the result is </w:t>
      </w:r>
      <w:r w:rsidRPr="00D00D4A">
        <w:rPr>
          <w:rFonts w:ascii="Arial" w:hAnsi="Arial"/>
          <w:b/>
        </w:rPr>
        <w:t>NaN</w:t>
      </w:r>
      <w:r w:rsidRPr="00D00D4A">
        <w:rPr>
          <w:rFonts w:ascii="Arial" w:hAnsi="Arial"/>
        </w:rPr>
        <w:t>.</w:t>
      </w:r>
    </w:p>
    <w:p w14:paraId="63FF0C20"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The sign of the result is positive if both operands have the same sign, negative if the operands have different signs.</w:t>
      </w:r>
    </w:p>
    <w:p w14:paraId="4A8114CC"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Division of an infinity by an infinity results in </w:t>
      </w:r>
      <w:r w:rsidRPr="00D00D4A">
        <w:rPr>
          <w:rFonts w:ascii="Arial" w:hAnsi="Arial"/>
          <w:b/>
        </w:rPr>
        <w:t>NaN</w:t>
      </w:r>
      <w:r w:rsidRPr="00D00D4A">
        <w:rPr>
          <w:rFonts w:ascii="Arial" w:hAnsi="Arial"/>
        </w:rPr>
        <w:t>.</w:t>
      </w:r>
    </w:p>
    <w:p w14:paraId="5507A289"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Division of an infinity by a zero results in an infinity. The sign is determined by the rule already stated above.</w:t>
      </w:r>
    </w:p>
    <w:p w14:paraId="20F3461A"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Division of an infinity by a nonzero finite value results in a signed infinity. The sign is determined by the rule already stated above.</w:t>
      </w:r>
    </w:p>
    <w:p w14:paraId="2FD50F3D"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Division of a finite value by an infinity results in zero. The sign is determined by the rule already stated above.</w:t>
      </w:r>
    </w:p>
    <w:p w14:paraId="1BB66F0E"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Division of a zero by a zero results in </w:t>
      </w:r>
      <w:r w:rsidRPr="00D00D4A">
        <w:rPr>
          <w:rFonts w:ascii="Arial" w:hAnsi="Arial"/>
          <w:b/>
        </w:rPr>
        <w:t>NaN</w:t>
      </w:r>
      <w:r w:rsidRPr="00D00D4A">
        <w:rPr>
          <w:rFonts w:ascii="Arial" w:hAnsi="Arial"/>
        </w:rPr>
        <w:t>; division of zero by any other finite value results in zero, with the sign determined by the rule already stated above.</w:t>
      </w:r>
    </w:p>
    <w:p w14:paraId="40CF2209"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Division of a nonzero finite value by a zero results in a signed infinity. The sign is determined by the rule already stated above.</w:t>
      </w:r>
    </w:p>
    <w:p w14:paraId="655984B7"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In the remaining cases, where neither an infinity, nor a zero, nor </w:t>
      </w:r>
      <w:r w:rsidRPr="00D00D4A">
        <w:rPr>
          <w:rFonts w:ascii="Arial" w:hAnsi="Arial"/>
          <w:b/>
        </w:rPr>
        <w:t>NaN</w:t>
      </w:r>
      <w:r w:rsidRPr="00D00D4A">
        <w:rPr>
          <w:rFonts w:ascii="Arial" w:hAnsi="Arial"/>
        </w:rPr>
        <w:t xml:space="preserve"> is involved, the quotient is computed and rounded to the nearest representable value using IEEE 754 round-to-nearest mode. If the magnitude is too large to represent, the operation overflows; the result is then an infinity of appropriate sign. If the magnitude is too small to represent, the operation underflows and the result is a zero of the appropriate sign. The ECMAScript language requires support of gradual underflow as defined by IEEE 754.</w:t>
      </w:r>
      <w:bookmarkStart w:id="3294" w:name="_Ref382715606"/>
      <w:bookmarkStart w:id="3295" w:name="_Toc385672208"/>
      <w:bookmarkStart w:id="3296" w:name="_Toc393690303"/>
    </w:p>
    <w:p w14:paraId="36454B54" w14:textId="77777777" w:rsidR="004C02EF" w:rsidRDefault="004C02EF" w:rsidP="003A4B22">
      <w:pPr>
        <w:pStyle w:val="30"/>
        <w:numPr>
          <w:ilvl w:val="0"/>
          <w:numId w:val="0"/>
        </w:numPr>
      </w:pPr>
      <w:bookmarkStart w:id="3297" w:name="_Ref424535339"/>
      <w:bookmarkStart w:id="3298" w:name="_Toc472818843"/>
      <w:bookmarkStart w:id="3299" w:name="_Toc235503417"/>
      <w:bookmarkStart w:id="3300" w:name="_Toc241509192"/>
      <w:bookmarkStart w:id="3301" w:name="_Toc244416679"/>
      <w:bookmarkStart w:id="3302" w:name="_Toc276631043"/>
      <w:bookmarkStart w:id="3303" w:name="_Toc153968432"/>
      <w:r>
        <w:t>11.5.3</w:t>
      </w:r>
      <w:r>
        <w:tab/>
        <w:t xml:space="preserve">Applying the </w:t>
      </w:r>
      <w:r>
        <w:rPr>
          <w:rFonts w:ascii="Courier New" w:hAnsi="Courier New"/>
        </w:rPr>
        <w:t>%</w:t>
      </w:r>
      <w:r>
        <w:t xml:space="preserve"> Operato</w:t>
      </w:r>
      <w:bookmarkEnd w:id="3294"/>
      <w:bookmarkEnd w:id="3295"/>
      <w:bookmarkEnd w:id="3296"/>
      <w:r>
        <w:t>r</w:t>
      </w:r>
      <w:bookmarkEnd w:id="3297"/>
      <w:bookmarkEnd w:id="3298"/>
      <w:bookmarkEnd w:id="3299"/>
      <w:bookmarkEnd w:id="3300"/>
      <w:bookmarkEnd w:id="3301"/>
      <w:bookmarkEnd w:id="3302"/>
      <w:bookmarkEnd w:id="3303"/>
    </w:p>
    <w:p w14:paraId="1B67B01B" w14:textId="77777777" w:rsidR="004C02EF" w:rsidRDefault="004C02EF" w:rsidP="004C02EF">
      <w:r>
        <w:t xml:space="preserve">The </w:t>
      </w:r>
      <w:r>
        <w:rPr>
          <w:rFonts w:ascii="Courier New" w:hAnsi="Courier New"/>
          <w:b/>
        </w:rPr>
        <w:t>%</w:t>
      </w:r>
      <w:r>
        <w:t xml:space="preserve"> operator yields the remainder of its operands from an implied division; the left operand is the dividend and the right operand is the divisor.</w:t>
      </w:r>
    </w:p>
    <w:p w14:paraId="73DBC66F" w14:textId="77777777" w:rsidR="004C02EF" w:rsidRDefault="004C02EF" w:rsidP="004C02EF">
      <w:pPr>
        <w:pStyle w:val="Note"/>
      </w:pPr>
      <w:r w:rsidRPr="00D00D4A">
        <w:t>NOTE</w:t>
      </w:r>
      <w:r w:rsidRPr="00D00D4A">
        <w:tab/>
        <w:t>In C and C++, the remainder operator accepts only integral operands; in ECMAScript, it also accepts floating-point operands.</w:t>
      </w:r>
    </w:p>
    <w:p w14:paraId="51588D3B" w14:textId="77777777" w:rsidR="004C02EF" w:rsidRDefault="004C02EF" w:rsidP="004C02EF">
      <w:r>
        <w:t xml:space="preserve">The result of a floating-point remainder operation as computed by the </w:t>
      </w:r>
      <w:r>
        <w:rPr>
          <w:rFonts w:ascii="Courier New" w:hAnsi="Courier New"/>
          <w:b/>
        </w:rPr>
        <w:t>%</w:t>
      </w:r>
      <w:r>
        <w:t xml:space="preserve"> operator is not the same as the “remainder” operation defined by IEEE 754. The IEEE 754 “remainder” operation computes the remainder from a rounding division, not a truncating division, and so its behaviour is not analogous to that of the usual integer remainder operator. Instead the ECMAScript language defines </w:t>
      </w:r>
      <w:r>
        <w:rPr>
          <w:rFonts w:ascii="Courier New" w:hAnsi="Courier New"/>
          <w:b/>
        </w:rPr>
        <w:t>%</w:t>
      </w:r>
      <w:r>
        <w:t xml:space="preserve"> on floating-point operations to behave in a manner analogous to that of the Java integer remainder operator; this may be compared with the C library function fmod.</w:t>
      </w:r>
    </w:p>
    <w:p w14:paraId="4D2EE27B" w14:textId="77777777" w:rsidR="004C02EF" w:rsidRDefault="004C02EF" w:rsidP="004C02EF">
      <w:pPr>
        <w:spacing w:after="60"/>
      </w:pPr>
      <w:r>
        <w:t>The result of an ECMAScript floating-point remainder operation is determined by the rules of IEEE arithmetic:</w:t>
      </w:r>
    </w:p>
    <w:p w14:paraId="1AB35E8E"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If either operand is </w:t>
      </w:r>
      <w:r w:rsidRPr="00D00D4A">
        <w:rPr>
          <w:rFonts w:ascii="Arial" w:hAnsi="Arial"/>
          <w:b/>
        </w:rPr>
        <w:t>NaN</w:t>
      </w:r>
      <w:r w:rsidRPr="00D00D4A">
        <w:rPr>
          <w:rFonts w:ascii="Arial" w:hAnsi="Arial"/>
        </w:rPr>
        <w:t xml:space="preserve">, the result is </w:t>
      </w:r>
      <w:r w:rsidRPr="00D00D4A">
        <w:rPr>
          <w:rFonts w:ascii="Arial" w:hAnsi="Arial"/>
          <w:b/>
        </w:rPr>
        <w:t>NaN</w:t>
      </w:r>
      <w:r w:rsidRPr="00D00D4A">
        <w:rPr>
          <w:rFonts w:ascii="Arial" w:hAnsi="Arial"/>
        </w:rPr>
        <w:t>.</w:t>
      </w:r>
    </w:p>
    <w:p w14:paraId="6E3F2734" w14:textId="77777777" w:rsidR="004C02EF" w:rsidRPr="00D00D4A" w:rsidRDefault="004C02EF" w:rsidP="004C02EF">
      <w:pPr>
        <w:pStyle w:val="BulletNotlast"/>
        <w:numPr>
          <w:ilvl w:val="2"/>
          <w:numId w:val="25"/>
        </w:numPr>
        <w:ind w:left="990" w:hanging="270"/>
        <w:rPr>
          <w:rFonts w:ascii="Arial" w:hAnsi="Arial"/>
        </w:rPr>
      </w:pPr>
      <w:r w:rsidRPr="00D00D4A">
        <w:rPr>
          <w:rFonts w:ascii="Arial" w:hAnsi="Arial"/>
        </w:rPr>
        <w:t>The sign of the result equals the sign of the dividend.</w:t>
      </w:r>
    </w:p>
    <w:p w14:paraId="07CFE9E2" w14:textId="77777777" w:rsidR="004C02EF" w:rsidRPr="00D00D4A" w:rsidRDefault="004C02EF" w:rsidP="004C02EF">
      <w:pPr>
        <w:pStyle w:val="BulletNotlast"/>
        <w:numPr>
          <w:ilvl w:val="2"/>
          <w:numId w:val="25"/>
        </w:numPr>
        <w:ind w:left="990" w:hanging="270"/>
        <w:rPr>
          <w:rFonts w:ascii="Arial" w:hAnsi="Arial"/>
        </w:rPr>
      </w:pPr>
      <w:r w:rsidRPr="00D00D4A">
        <w:rPr>
          <w:rFonts w:ascii="Arial" w:hAnsi="Arial"/>
        </w:rPr>
        <w:t xml:space="preserve">If the dividend is an infinity, or the divisor is a zero, or both, the result is </w:t>
      </w:r>
      <w:r w:rsidRPr="00D00D4A">
        <w:rPr>
          <w:rFonts w:ascii="Arial" w:hAnsi="Arial"/>
          <w:b/>
        </w:rPr>
        <w:t>NaN</w:t>
      </w:r>
      <w:r w:rsidRPr="00D00D4A">
        <w:rPr>
          <w:rFonts w:ascii="Arial" w:hAnsi="Arial"/>
        </w:rPr>
        <w:t>.</w:t>
      </w:r>
    </w:p>
    <w:p w14:paraId="4E4C3D78" w14:textId="77777777" w:rsidR="004C02EF" w:rsidRPr="00D00D4A" w:rsidRDefault="004C02EF" w:rsidP="004C02EF">
      <w:pPr>
        <w:pStyle w:val="BulletNotlast"/>
        <w:numPr>
          <w:ilvl w:val="2"/>
          <w:numId w:val="25"/>
        </w:numPr>
        <w:ind w:left="990" w:hanging="270"/>
        <w:rPr>
          <w:rFonts w:ascii="Arial" w:hAnsi="Arial"/>
        </w:rPr>
      </w:pPr>
      <w:r w:rsidRPr="00D00D4A">
        <w:rPr>
          <w:rFonts w:ascii="Arial" w:hAnsi="Arial"/>
        </w:rPr>
        <w:t>If the dividend is finite and the divisor is an infinity, the result equals the dividend.</w:t>
      </w:r>
    </w:p>
    <w:p w14:paraId="5DDF118A" w14:textId="77777777" w:rsidR="004C02EF" w:rsidRPr="00D00D4A" w:rsidRDefault="004C02EF" w:rsidP="004C02EF">
      <w:pPr>
        <w:pStyle w:val="BulletNotlast"/>
        <w:numPr>
          <w:ilvl w:val="2"/>
          <w:numId w:val="25"/>
        </w:numPr>
        <w:ind w:left="990" w:hanging="270"/>
        <w:rPr>
          <w:rFonts w:ascii="Arial" w:hAnsi="Arial"/>
        </w:rPr>
      </w:pPr>
      <w:r w:rsidRPr="00D00D4A">
        <w:rPr>
          <w:rFonts w:ascii="Arial" w:hAnsi="Arial"/>
        </w:rPr>
        <w:t xml:space="preserve">If the dividend is a zero and the divisor is </w:t>
      </w:r>
      <w:r>
        <w:rPr>
          <w:rFonts w:ascii="Arial" w:hAnsi="Arial"/>
        </w:rPr>
        <w:t xml:space="preserve">nonzero and </w:t>
      </w:r>
      <w:r w:rsidRPr="00D00D4A">
        <w:rPr>
          <w:rFonts w:ascii="Arial" w:hAnsi="Arial"/>
        </w:rPr>
        <w:t>finite, the result is the same as the dividend.</w:t>
      </w:r>
    </w:p>
    <w:p w14:paraId="51B0B904" w14:textId="77777777" w:rsidR="004C02EF" w:rsidRPr="00D00D4A" w:rsidRDefault="004C02EF" w:rsidP="004C02EF">
      <w:pPr>
        <w:pStyle w:val="BulletLast"/>
        <w:numPr>
          <w:ilvl w:val="2"/>
          <w:numId w:val="25"/>
        </w:numPr>
        <w:ind w:left="990" w:hanging="270"/>
        <w:rPr>
          <w:rFonts w:ascii="Arial" w:hAnsi="Arial"/>
        </w:rPr>
      </w:pPr>
      <w:r w:rsidRPr="00D00D4A">
        <w:rPr>
          <w:rFonts w:ascii="Arial" w:hAnsi="Arial"/>
        </w:rPr>
        <w:t xml:space="preserve">In the remaining cases, where neither an infinity, nor a zero, nor </w:t>
      </w:r>
      <w:r w:rsidRPr="00D00D4A">
        <w:rPr>
          <w:rFonts w:ascii="Arial" w:hAnsi="Arial"/>
          <w:b/>
        </w:rPr>
        <w:t>NaN</w:t>
      </w:r>
      <w:r w:rsidRPr="00D00D4A">
        <w:rPr>
          <w:rFonts w:ascii="Arial" w:hAnsi="Arial"/>
        </w:rPr>
        <w:t xml:space="preserve"> is involved, the floating-point remainder r from a dividend n and a divisor d is defined by the mathematical relation r = n </w:t>
      </w:r>
      <w:r w:rsidRPr="00D00D4A">
        <w:rPr>
          <w:rFonts w:ascii="Arial" w:hAnsi="Arial"/>
        </w:rPr>
        <w:sym w:font="Symbol" w:char="F02D"/>
      </w:r>
      <w:r w:rsidRPr="00D00D4A">
        <w:rPr>
          <w:rFonts w:ascii="Arial" w:hAnsi="Arial"/>
        </w:rPr>
        <w:t xml:space="preserve"> (d </w:t>
      </w:r>
      <w:r w:rsidRPr="00BB68EA">
        <w:sym w:font="Symbol" w:char="F0B4"/>
      </w:r>
      <w:r w:rsidRPr="00D00D4A">
        <w:rPr>
          <w:rFonts w:ascii="Arial" w:hAnsi="Arial"/>
        </w:rPr>
        <w:t xml:space="preserve"> q) where q is an integer that is negative only if n/d is negative and positive only if n/d is positive, and whose magnitude is as large as possible without exceeding the magnitude of the true mathematical quotient of n and d.</w:t>
      </w:r>
      <w:r>
        <w:rPr>
          <w:rFonts w:ascii="Arial" w:hAnsi="Arial"/>
        </w:rPr>
        <w:t xml:space="preserve"> </w:t>
      </w:r>
      <w:r w:rsidRPr="00D00D4A">
        <w:rPr>
          <w:rFonts w:ascii="Arial" w:hAnsi="Arial"/>
        </w:rPr>
        <w:t>r is computed and rounded to the nearest representable value using IEEE 754 round-to-nearest mode.</w:t>
      </w:r>
    </w:p>
    <w:p w14:paraId="03B6BF26" w14:textId="77777777" w:rsidR="004C02EF" w:rsidRDefault="004C02EF" w:rsidP="003A4B22">
      <w:pPr>
        <w:pStyle w:val="20"/>
        <w:numPr>
          <w:ilvl w:val="0"/>
          <w:numId w:val="0"/>
        </w:numPr>
      </w:pPr>
      <w:bookmarkStart w:id="3304" w:name="_Hlt457723851"/>
      <w:bookmarkStart w:id="3305" w:name="_Ref457437597"/>
      <w:bookmarkStart w:id="3306" w:name="_Toc472818844"/>
      <w:bookmarkStart w:id="3307" w:name="_Toc235503418"/>
      <w:bookmarkStart w:id="3308" w:name="_Toc241509193"/>
      <w:bookmarkStart w:id="3309" w:name="_Toc244416680"/>
      <w:bookmarkStart w:id="3310" w:name="_Toc276631044"/>
      <w:bookmarkStart w:id="3311" w:name="_Toc153968433"/>
      <w:bookmarkEnd w:id="3304"/>
      <w:r>
        <w:t>11.6</w:t>
      </w:r>
      <w:r>
        <w:tab/>
        <w:t>Additive Operators</w:t>
      </w:r>
      <w:bookmarkEnd w:id="3305"/>
      <w:bookmarkEnd w:id="3306"/>
      <w:bookmarkEnd w:id="3307"/>
      <w:bookmarkEnd w:id="3308"/>
      <w:bookmarkEnd w:id="3309"/>
      <w:bookmarkEnd w:id="3310"/>
      <w:bookmarkEnd w:id="3311"/>
    </w:p>
    <w:p w14:paraId="14CFCF7A" w14:textId="77777777" w:rsidR="004C02EF" w:rsidRDefault="004C02EF" w:rsidP="004C02EF">
      <w:pPr>
        <w:pStyle w:val="Syntax"/>
      </w:pPr>
      <w:r w:rsidRPr="00361EBD">
        <w:t>Syntax</w:t>
      </w:r>
    </w:p>
    <w:p w14:paraId="0357376B" w14:textId="77777777" w:rsidR="004C02EF" w:rsidRPr="00E91749" w:rsidRDefault="004C02EF" w:rsidP="004C02EF">
      <w:pPr>
        <w:pStyle w:val="SyntaxRule"/>
        <w:rPr>
          <w:rFonts w:ascii="Arial" w:hAnsi="Arial"/>
        </w:rPr>
      </w:pPr>
      <w:r w:rsidRPr="00ED79C2">
        <w:t>AdditiveExpression</w:t>
      </w:r>
      <w:r w:rsidRPr="00E91749">
        <w:rPr>
          <w:rFonts w:ascii="Arial" w:hAnsi="Arial"/>
        </w:rPr>
        <w:t xml:space="preserve"> </w:t>
      </w:r>
      <w:r w:rsidRPr="00D04346">
        <w:rPr>
          <w:rFonts w:ascii="Arial" w:hAnsi="Arial"/>
          <w:b/>
          <w:i w:val="0"/>
        </w:rPr>
        <w:t>:</w:t>
      </w:r>
    </w:p>
    <w:p w14:paraId="43F5AAE9" w14:textId="77777777" w:rsidR="004C02EF" w:rsidRPr="00D00D4A" w:rsidRDefault="004C02EF" w:rsidP="004C02EF">
      <w:pPr>
        <w:pStyle w:val="SyntaxDefinition"/>
        <w:rPr>
          <w:rFonts w:ascii="Arial" w:hAnsi="Arial"/>
        </w:rPr>
      </w:pPr>
      <w:r w:rsidRPr="00ED79C2">
        <w:t>MultiplicativeExpression</w:t>
      </w:r>
      <w:r w:rsidRPr="00D00D4A">
        <w:rPr>
          <w:rFonts w:ascii="Arial" w:hAnsi="Arial"/>
        </w:rPr>
        <w:br/>
      </w:r>
      <w:r w:rsidRPr="00ED79C2">
        <w:t>AdditiveExpression</w:t>
      </w:r>
      <w:r w:rsidRPr="00D00D4A">
        <w:rPr>
          <w:rFonts w:ascii="Arial" w:hAnsi="Arial"/>
        </w:rPr>
        <w:t xml:space="preserve"> </w:t>
      </w:r>
      <w:r w:rsidRPr="00C226F6">
        <w:rPr>
          <w:rFonts w:ascii="Courier New" w:hAnsi="Courier New"/>
          <w:b/>
          <w:i w:val="0"/>
        </w:rPr>
        <w:t>+</w:t>
      </w:r>
      <w:r w:rsidRPr="00D00D4A">
        <w:rPr>
          <w:rFonts w:ascii="Arial" w:hAnsi="Arial"/>
        </w:rPr>
        <w:t xml:space="preserve"> </w:t>
      </w:r>
      <w:r w:rsidRPr="00ED79C2">
        <w:t>MultiplicativeExpression</w:t>
      </w:r>
      <w:r w:rsidRPr="00D00D4A">
        <w:rPr>
          <w:rFonts w:ascii="Arial" w:hAnsi="Arial"/>
        </w:rPr>
        <w:br/>
      </w:r>
      <w:r w:rsidRPr="00ED79C2">
        <w:t>AdditiveExpression</w:t>
      </w:r>
      <w:r w:rsidRPr="00D00D4A">
        <w:rPr>
          <w:rFonts w:ascii="Arial" w:hAnsi="Arial"/>
        </w:rPr>
        <w:t xml:space="preserve"> </w:t>
      </w:r>
      <w:r w:rsidRPr="00C226F6">
        <w:rPr>
          <w:rFonts w:ascii="Courier New" w:hAnsi="Courier New"/>
          <w:b/>
          <w:i w:val="0"/>
        </w:rPr>
        <w:t>-</w:t>
      </w:r>
      <w:r w:rsidRPr="00D00D4A">
        <w:rPr>
          <w:rFonts w:ascii="Arial" w:hAnsi="Arial"/>
        </w:rPr>
        <w:t xml:space="preserve"> </w:t>
      </w:r>
      <w:r w:rsidRPr="00ED79C2">
        <w:t>MultiplicativeExpression</w:t>
      </w:r>
      <w:bookmarkStart w:id="3312" w:name="_Toc375031182"/>
      <w:bookmarkStart w:id="3313" w:name="_Ref383834802"/>
      <w:bookmarkStart w:id="3314" w:name="_Ref384028360"/>
      <w:bookmarkStart w:id="3315" w:name="_Toc385672210"/>
      <w:bookmarkStart w:id="3316" w:name="_Toc393690305"/>
    </w:p>
    <w:p w14:paraId="42AA7879" w14:textId="77777777" w:rsidR="004C02EF" w:rsidRDefault="004C02EF" w:rsidP="003A4B22">
      <w:pPr>
        <w:pStyle w:val="30"/>
        <w:numPr>
          <w:ilvl w:val="0"/>
          <w:numId w:val="0"/>
        </w:numPr>
      </w:pPr>
      <w:bookmarkStart w:id="3317" w:name="_Toc472818845"/>
      <w:bookmarkStart w:id="3318" w:name="_Toc235503419"/>
      <w:bookmarkStart w:id="3319" w:name="_Toc241509194"/>
      <w:bookmarkStart w:id="3320" w:name="_Toc244416681"/>
      <w:bookmarkStart w:id="3321" w:name="_Toc276631045"/>
      <w:bookmarkStart w:id="3322" w:name="_Toc153968434"/>
      <w:r>
        <w:t>11.6.1</w:t>
      </w:r>
      <w:r>
        <w:tab/>
        <w:t xml:space="preserve">The Addition operator ( </w:t>
      </w:r>
      <w:r>
        <w:rPr>
          <w:rFonts w:ascii="Courier New" w:hAnsi="Courier New"/>
        </w:rPr>
        <w:t>+</w:t>
      </w:r>
      <w:r>
        <w:t xml:space="preserve"> </w:t>
      </w:r>
      <w:bookmarkEnd w:id="3312"/>
      <w:bookmarkEnd w:id="3313"/>
      <w:bookmarkEnd w:id="3314"/>
      <w:bookmarkEnd w:id="3315"/>
      <w:bookmarkEnd w:id="3316"/>
      <w:r>
        <w:t>)</w:t>
      </w:r>
      <w:bookmarkEnd w:id="3317"/>
      <w:bookmarkEnd w:id="3318"/>
      <w:bookmarkEnd w:id="3319"/>
      <w:bookmarkEnd w:id="3320"/>
      <w:bookmarkEnd w:id="3321"/>
      <w:bookmarkEnd w:id="3322"/>
    </w:p>
    <w:p w14:paraId="20DC8CE8" w14:textId="77777777" w:rsidR="004C02EF" w:rsidRDefault="004C02EF" w:rsidP="004C02EF">
      <w:r>
        <w:t>The addition operator either performs string concatenation or numeric addition.</w:t>
      </w:r>
    </w:p>
    <w:p w14:paraId="481656AE" w14:textId="77777777" w:rsidR="004C02EF" w:rsidRDefault="004C02EF" w:rsidP="004C02EF">
      <w:pPr>
        <w:keepNext/>
      </w:pPr>
      <w:r>
        <w:t xml:space="preserve">The production </w:t>
      </w:r>
      <w:r w:rsidRPr="00D00D4A">
        <w:rPr>
          <w:rStyle w:val="bnf"/>
        </w:rPr>
        <w:t>AdditiveExpression</w:t>
      </w:r>
      <w:r>
        <w:t xml:space="preserve"> </w:t>
      </w:r>
      <w:r>
        <w:rPr>
          <w:b/>
        </w:rPr>
        <w:t>:</w:t>
      </w:r>
      <w:r>
        <w:t xml:space="preserve"> </w:t>
      </w:r>
      <w:r w:rsidRPr="00D00D4A">
        <w:rPr>
          <w:rStyle w:val="bnf"/>
        </w:rPr>
        <w:t>AdditiveExpression</w:t>
      </w:r>
      <w:r>
        <w:t xml:space="preserve"> </w:t>
      </w:r>
      <w:r>
        <w:rPr>
          <w:rFonts w:ascii="Courier New" w:hAnsi="Courier New"/>
          <w:b/>
        </w:rPr>
        <w:t>+</w:t>
      </w:r>
      <w:r>
        <w:t xml:space="preserve"> </w:t>
      </w:r>
      <w:r w:rsidRPr="00D00D4A">
        <w:rPr>
          <w:rStyle w:val="bnf"/>
        </w:rPr>
        <w:t>MultiplicativeExpression</w:t>
      </w:r>
      <w:r>
        <w:t xml:space="preserve"> is evaluated as follows:</w:t>
      </w:r>
      <w:bookmarkStart w:id="3323" w:name="_Toc382212564"/>
    </w:p>
    <w:p w14:paraId="1C08261B" w14:textId="77777777" w:rsidR="004C02EF" w:rsidRPr="008D4496" w:rsidRDefault="004C02EF" w:rsidP="004C02EF">
      <w:pPr>
        <w:pStyle w:val="Alg4"/>
        <w:numPr>
          <w:ilvl w:val="0"/>
          <w:numId w:val="83"/>
        </w:numPr>
      </w:pPr>
      <w:r w:rsidRPr="008D4496">
        <w:t xml:space="preserve">Let </w:t>
      </w:r>
      <w:r w:rsidRPr="008D4496">
        <w:rPr>
          <w:i/>
        </w:rPr>
        <w:t>lref</w:t>
      </w:r>
      <w:r w:rsidRPr="008D4496">
        <w:t xml:space="preserve"> be the result of evaluating AdditiveExpression</w:t>
      </w:r>
      <w:bookmarkEnd w:id="3323"/>
      <w:r w:rsidRPr="008D4496">
        <w:t>.</w:t>
      </w:r>
      <w:bookmarkStart w:id="3324" w:name="_Toc382212565"/>
    </w:p>
    <w:p w14:paraId="7FAAABED" w14:textId="77777777" w:rsidR="004C02EF" w:rsidRPr="008D4496" w:rsidRDefault="004C02EF" w:rsidP="004C02EF">
      <w:pPr>
        <w:pStyle w:val="Alg4"/>
        <w:numPr>
          <w:ilvl w:val="0"/>
          <w:numId w:val="83"/>
        </w:numPr>
      </w:pPr>
      <w:r w:rsidRPr="008D4496">
        <w:t xml:space="preserve">Let </w:t>
      </w:r>
      <w:r w:rsidRPr="008D4496">
        <w:rPr>
          <w:i/>
        </w:rPr>
        <w:t>lval</w:t>
      </w:r>
      <w:r w:rsidRPr="008D4496">
        <w:t xml:space="preserve"> be GetValue(</w:t>
      </w:r>
      <w:r w:rsidRPr="008D4496">
        <w:rPr>
          <w:i/>
        </w:rPr>
        <w:t>lref</w:t>
      </w:r>
      <w:r w:rsidRPr="008D4496">
        <w:t>)</w:t>
      </w:r>
      <w:bookmarkEnd w:id="3324"/>
      <w:r w:rsidRPr="008D4496">
        <w:t>.</w:t>
      </w:r>
      <w:bookmarkStart w:id="3325" w:name="_Toc382212566"/>
    </w:p>
    <w:p w14:paraId="5192A64C" w14:textId="77777777" w:rsidR="004C02EF" w:rsidRPr="008D4496" w:rsidRDefault="004C02EF" w:rsidP="004C02EF">
      <w:pPr>
        <w:pStyle w:val="Alg4"/>
        <w:numPr>
          <w:ilvl w:val="0"/>
          <w:numId w:val="83"/>
        </w:numPr>
      </w:pPr>
      <w:r w:rsidRPr="008D4496">
        <w:t xml:space="preserve">Let </w:t>
      </w:r>
      <w:r w:rsidRPr="008D4496">
        <w:rPr>
          <w:i/>
        </w:rPr>
        <w:t>rref</w:t>
      </w:r>
      <w:r w:rsidRPr="008D4496">
        <w:t xml:space="preserve"> be the result of evaluating MultiplicativeExpression</w:t>
      </w:r>
      <w:bookmarkEnd w:id="3325"/>
      <w:r w:rsidRPr="008D4496">
        <w:t>.</w:t>
      </w:r>
      <w:bookmarkStart w:id="3326" w:name="_Toc382212567"/>
    </w:p>
    <w:p w14:paraId="02028D8D" w14:textId="77777777" w:rsidR="004C02EF" w:rsidRPr="008D4496" w:rsidRDefault="004C02EF" w:rsidP="004C02EF">
      <w:pPr>
        <w:pStyle w:val="Alg4"/>
        <w:numPr>
          <w:ilvl w:val="0"/>
          <w:numId w:val="83"/>
        </w:numPr>
      </w:pPr>
      <w:r w:rsidRPr="008D4496">
        <w:t xml:space="preserve">Let </w:t>
      </w:r>
      <w:r w:rsidRPr="008D4496">
        <w:rPr>
          <w:i/>
        </w:rPr>
        <w:t>rval</w:t>
      </w:r>
      <w:r w:rsidRPr="008D4496">
        <w:t xml:space="preserve"> be GetValue(</w:t>
      </w:r>
      <w:r w:rsidRPr="008D4496">
        <w:rPr>
          <w:i/>
        </w:rPr>
        <w:t>rref</w:t>
      </w:r>
      <w:r w:rsidRPr="008D4496">
        <w:t>)</w:t>
      </w:r>
      <w:bookmarkEnd w:id="3326"/>
      <w:r w:rsidRPr="008D4496">
        <w:t>.</w:t>
      </w:r>
      <w:bookmarkStart w:id="3327" w:name="_Toc382212568"/>
    </w:p>
    <w:p w14:paraId="36FD08D4" w14:textId="77777777" w:rsidR="004C02EF" w:rsidRPr="008D4496" w:rsidRDefault="004C02EF" w:rsidP="004C02EF">
      <w:pPr>
        <w:pStyle w:val="Alg4"/>
        <w:numPr>
          <w:ilvl w:val="0"/>
          <w:numId w:val="83"/>
        </w:numPr>
      </w:pPr>
      <w:r w:rsidRPr="008D4496">
        <w:t xml:space="preserve">Let </w:t>
      </w:r>
      <w:r w:rsidRPr="008D4496">
        <w:rPr>
          <w:i/>
        </w:rPr>
        <w:t>lprim</w:t>
      </w:r>
      <w:r w:rsidRPr="008D4496">
        <w:t xml:space="preserve"> be ToPrimitive(</w:t>
      </w:r>
      <w:r w:rsidRPr="008D4496">
        <w:rPr>
          <w:i/>
        </w:rPr>
        <w:t>lval</w:t>
      </w:r>
      <w:r w:rsidRPr="008D4496">
        <w:t>)</w:t>
      </w:r>
      <w:bookmarkEnd w:id="3327"/>
      <w:r w:rsidRPr="008D4496">
        <w:t>.</w:t>
      </w:r>
      <w:bookmarkStart w:id="3328" w:name="_Toc382212569"/>
    </w:p>
    <w:p w14:paraId="2448861C" w14:textId="77777777" w:rsidR="004C02EF" w:rsidRPr="008D4496" w:rsidRDefault="004C02EF" w:rsidP="004C02EF">
      <w:pPr>
        <w:pStyle w:val="Alg4"/>
        <w:numPr>
          <w:ilvl w:val="0"/>
          <w:numId w:val="83"/>
        </w:numPr>
      </w:pPr>
      <w:r w:rsidRPr="008D4496">
        <w:t xml:space="preserve">Let </w:t>
      </w:r>
      <w:r w:rsidRPr="0004143C">
        <w:rPr>
          <w:i/>
        </w:rPr>
        <w:t>r</w:t>
      </w:r>
      <w:r w:rsidRPr="008D4496">
        <w:rPr>
          <w:i/>
        </w:rPr>
        <w:t>prim</w:t>
      </w:r>
      <w:r w:rsidRPr="008D4496">
        <w:t xml:space="preserve"> be ToPrimitive(</w:t>
      </w:r>
      <w:r w:rsidRPr="008D4496">
        <w:rPr>
          <w:i/>
        </w:rPr>
        <w:t>rval</w:t>
      </w:r>
      <w:r w:rsidRPr="008D4496">
        <w:t>)</w:t>
      </w:r>
      <w:bookmarkEnd w:id="3328"/>
      <w:r w:rsidRPr="008D4496">
        <w:t>.</w:t>
      </w:r>
      <w:bookmarkStart w:id="3329" w:name="_Toc382212570"/>
    </w:p>
    <w:p w14:paraId="0D4DA988" w14:textId="77777777" w:rsidR="004C02EF" w:rsidRPr="008D4496" w:rsidRDefault="004C02EF" w:rsidP="004C02EF">
      <w:pPr>
        <w:pStyle w:val="Alg4"/>
        <w:numPr>
          <w:ilvl w:val="0"/>
          <w:numId w:val="83"/>
        </w:numPr>
      </w:pPr>
      <w:r w:rsidRPr="008D4496">
        <w:t>If Type(</w:t>
      </w:r>
      <w:r w:rsidRPr="008D4496">
        <w:rPr>
          <w:i/>
        </w:rPr>
        <w:t>lprim</w:t>
      </w:r>
      <w:r w:rsidRPr="008D4496">
        <w:t>) is String or Type(</w:t>
      </w:r>
      <w:r w:rsidRPr="008D4496">
        <w:rPr>
          <w:i/>
        </w:rPr>
        <w:t>rprim</w:t>
      </w:r>
      <w:r w:rsidRPr="008D4496">
        <w:t xml:space="preserve">) is String, </w:t>
      </w:r>
      <w:bookmarkEnd w:id="3329"/>
      <w:r w:rsidRPr="008D4496">
        <w:t xml:space="preserve">then </w:t>
      </w:r>
      <w:bookmarkStart w:id="3330" w:name="_Toc382212571"/>
    </w:p>
    <w:p w14:paraId="776D7336" w14:textId="77777777" w:rsidR="004C02EF" w:rsidRPr="008D4496" w:rsidRDefault="004C02EF" w:rsidP="004C02EF">
      <w:pPr>
        <w:pStyle w:val="Alg4"/>
        <w:numPr>
          <w:ilvl w:val="1"/>
          <w:numId w:val="83"/>
        </w:numPr>
      </w:pPr>
      <w:r w:rsidRPr="008D4496">
        <w:t>Return the String that is the result of concatenating ToString(</w:t>
      </w:r>
      <w:r w:rsidRPr="008D4496">
        <w:rPr>
          <w:i/>
        </w:rPr>
        <w:t>lprim</w:t>
      </w:r>
      <w:r w:rsidRPr="008D4496">
        <w:t>) followed by ToString(</w:t>
      </w:r>
      <w:r w:rsidRPr="008D4496">
        <w:rPr>
          <w:i/>
        </w:rPr>
        <w:t>rprim</w:t>
      </w:r>
      <w:r w:rsidRPr="008D4496">
        <w:t>)</w:t>
      </w:r>
    </w:p>
    <w:p w14:paraId="3CE9D049" w14:textId="77777777" w:rsidR="004C02EF" w:rsidRPr="008D4496" w:rsidRDefault="004C02EF" w:rsidP="004C02EF">
      <w:pPr>
        <w:pStyle w:val="Alg4"/>
        <w:numPr>
          <w:ilvl w:val="0"/>
          <w:numId w:val="83"/>
        </w:numPr>
        <w:spacing w:after="120"/>
      </w:pPr>
      <w:bookmarkStart w:id="3331" w:name="_Toc382212574"/>
      <w:bookmarkEnd w:id="3330"/>
      <w:r w:rsidRPr="008D4496">
        <w:t>Return the result of applying the addition operation to ToNumber(</w:t>
      </w:r>
      <w:r w:rsidRPr="008D4496">
        <w:rPr>
          <w:i/>
        </w:rPr>
        <w:t>lprim</w:t>
      </w:r>
      <w:r w:rsidRPr="008D4496">
        <w:t>) and ToNumber(</w:t>
      </w:r>
      <w:r w:rsidRPr="008D4496">
        <w:rPr>
          <w:i/>
        </w:rPr>
        <w:t>rprim</w:t>
      </w:r>
      <w:r w:rsidRPr="008D4496">
        <w:t>). See the Note below 11.6.3</w:t>
      </w:r>
      <w:bookmarkEnd w:id="3331"/>
      <w:r w:rsidRPr="008D4496">
        <w:t>.</w:t>
      </w:r>
      <w:bookmarkStart w:id="3332" w:name="_Toc382212575"/>
    </w:p>
    <w:bookmarkEnd w:id="3332"/>
    <w:p w14:paraId="70E8491F" w14:textId="77777777" w:rsidR="004C02EF" w:rsidRDefault="004C02EF" w:rsidP="004C02EF">
      <w:pPr>
        <w:pStyle w:val="Note"/>
      </w:pPr>
      <w:r w:rsidRPr="002A4604">
        <w:t>NOTE 1</w:t>
      </w:r>
      <w:r w:rsidRPr="002A4604">
        <w:tab/>
        <w:t>No hint is provided in the calls to ToPrimitive in steps 5 and 6. All native ECMAScript objects except Date objects handle the absence of a hint as if the hint Number were given; Date objects handle the absence of a hint as if the hint String were given. Host objects may handle the absence of a hint in some other manner.</w:t>
      </w:r>
      <w:bookmarkStart w:id="3333" w:name="_Toc375031183"/>
      <w:bookmarkStart w:id="3334" w:name="_Toc381513696"/>
      <w:bookmarkStart w:id="3335" w:name="_Toc382202851"/>
      <w:bookmarkStart w:id="3336" w:name="_Toc382212218"/>
      <w:bookmarkStart w:id="3337" w:name="_Toc382212580"/>
      <w:bookmarkStart w:id="3338" w:name="_Toc382291563"/>
      <w:bookmarkStart w:id="3339" w:name="_Toc385672211"/>
      <w:bookmarkStart w:id="3340" w:name="_Toc393690306"/>
    </w:p>
    <w:p w14:paraId="1A4A2AD7" w14:textId="77777777" w:rsidR="004C02EF" w:rsidRPr="00AA2529" w:rsidRDefault="004C02EF" w:rsidP="004C02EF">
      <w:pPr>
        <w:pStyle w:val="Note"/>
      </w:pPr>
      <w:r>
        <w:t>NOTE 2</w:t>
      </w:r>
      <w:r>
        <w:tab/>
      </w:r>
      <w:r w:rsidRPr="00AA2529">
        <w:t>Step 7</w:t>
      </w:r>
      <w:r>
        <w:t xml:space="preserve"> </w:t>
      </w:r>
      <w:r w:rsidRPr="00D00D4A">
        <w:t>differs</w:t>
      </w:r>
      <w:r w:rsidRPr="00AA2529">
        <w:t xml:space="preserve"> from step 3 </w:t>
      </w:r>
      <w:r>
        <w:t>of</w:t>
      </w:r>
      <w:r w:rsidRPr="00AA2529">
        <w:t xml:space="preserve"> the comparison algorithm for the relational operators</w:t>
      </w:r>
      <w:r>
        <w:t xml:space="preserve"> (11.8.5)</w:t>
      </w:r>
      <w:r w:rsidRPr="00AA2529">
        <w:t xml:space="preserve">, by using </w:t>
      </w:r>
      <w:r>
        <w:t>the logical-</w:t>
      </w:r>
      <w:r w:rsidRPr="00AA2529">
        <w:t xml:space="preserve">or </w:t>
      </w:r>
      <w:r>
        <w:t xml:space="preserve">operation </w:t>
      </w:r>
      <w:r w:rsidRPr="00AA2529">
        <w:t xml:space="preserve">instead of </w:t>
      </w:r>
      <w:r>
        <w:t>the logical-</w:t>
      </w:r>
      <w:r w:rsidRPr="00AA2529">
        <w:t>and</w:t>
      </w:r>
      <w:r>
        <w:t xml:space="preserve"> operation</w:t>
      </w:r>
      <w:r w:rsidRPr="00AA2529">
        <w:t>.</w:t>
      </w:r>
    </w:p>
    <w:p w14:paraId="2A5A4842" w14:textId="77777777" w:rsidR="004C02EF" w:rsidRDefault="004C02EF" w:rsidP="003A4B22">
      <w:pPr>
        <w:pStyle w:val="30"/>
        <w:numPr>
          <w:ilvl w:val="0"/>
          <w:numId w:val="0"/>
        </w:numPr>
      </w:pPr>
      <w:bookmarkStart w:id="3341" w:name="_Toc472818846"/>
      <w:bookmarkStart w:id="3342" w:name="_Toc235503420"/>
      <w:bookmarkStart w:id="3343" w:name="_Toc241509195"/>
      <w:bookmarkStart w:id="3344" w:name="_Toc244416682"/>
      <w:bookmarkStart w:id="3345" w:name="_Toc276631046"/>
      <w:bookmarkStart w:id="3346" w:name="_Toc153968435"/>
      <w:r>
        <w:t>11.6.2</w:t>
      </w:r>
      <w:r>
        <w:tab/>
        <w:t xml:space="preserve">The Subtraction Operator ( </w:t>
      </w:r>
      <w:r>
        <w:rPr>
          <w:rFonts w:ascii="Courier New" w:hAnsi="Courier New"/>
        </w:rPr>
        <w:t>-</w:t>
      </w:r>
      <w:r>
        <w:t xml:space="preserve"> </w:t>
      </w:r>
      <w:bookmarkStart w:id="3347" w:name="_Toc382202852"/>
      <w:bookmarkEnd w:id="3333"/>
      <w:bookmarkEnd w:id="3334"/>
      <w:bookmarkEnd w:id="3335"/>
      <w:bookmarkEnd w:id="3336"/>
      <w:bookmarkEnd w:id="3337"/>
      <w:bookmarkEnd w:id="3338"/>
      <w:bookmarkEnd w:id="3339"/>
      <w:bookmarkEnd w:id="3340"/>
      <w:bookmarkEnd w:id="3347"/>
      <w:r>
        <w:t>)</w:t>
      </w:r>
      <w:bookmarkEnd w:id="3341"/>
      <w:bookmarkEnd w:id="3342"/>
      <w:bookmarkEnd w:id="3343"/>
      <w:bookmarkEnd w:id="3344"/>
      <w:bookmarkEnd w:id="3345"/>
      <w:bookmarkEnd w:id="3346"/>
    </w:p>
    <w:p w14:paraId="6492D0C2" w14:textId="77777777" w:rsidR="004C02EF" w:rsidRDefault="004C02EF" w:rsidP="004C02EF">
      <w:r>
        <w:t xml:space="preserve">The production </w:t>
      </w:r>
      <w:r w:rsidRPr="002A4604">
        <w:rPr>
          <w:rStyle w:val="bnf"/>
        </w:rPr>
        <w:t>AdditiveExpression</w:t>
      </w:r>
      <w:r>
        <w:t xml:space="preserve"> </w:t>
      </w:r>
      <w:r>
        <w:rPr>
          <w:b/>
        </w:rPr>
        <w:t>:</w:t>
      </w:r>
      <w:r>
        <w:t xml:space="preserve"> </w:t>
      </w:r>
      <w:r w:rsidRPr="002A4604">
        <w:rPr>
          <w:rStyle w:val="bnf"/>
        </w:rPr>
        <w:t>AdditiveExpression</w:t>
      </w:r>
      <w:r>
        <w:t xml:space="preserve"> </w:t>
      </w:r>
      <w:r>
        <w:rPr>
          <w:rFonts w:ascii="Courier New" w:hAnsi="Courier New"/>
          <w:b/>
        </w:rPr>
        <w:t>-</w:t>
      </w:r>
      <w:r>
        <w:t xml:space="preserve"> </w:t>
      </w:r>
      <w:r w:rsidRPr="002A4604">
        <w:rPr>
          <w:rStyle w:val="bnf"/>
        </w:rPr>
        <w:t>MultiplicativeExpression</w:t>
      </w:r>
      <w:r>
        <w:t xml:space="preserve"> is evaluated as follows:</w:t>
      </w:r>
      <w:bookmarkStart w:id="3348" w:name="_Toc382212581"/>
    </w:p>
    <w:p w14:paraId="6F5F98F0" w14:textId="77777777" w:rsidR="004C02EF" w:rsidRPr="008D4496" w:rsidRDefault="004C02EF" w:rsidP="004C02EF">
      <w:pPr>
        <w:pStyle w:val="Alg4"/>
        <w:numPr>
          <w:ilvl w:val="0"/>
          <w:numId w:val="84"/>
        </w:numPr>
      </w:pPr>
      <w:r w:rsidRPr="008D4496">
        <w:t xml:space="preserve">Let </w:t>
      </w:r>
      <w:r w:rsidRPr="008D4496">
        <w:rPr>
          <w:i/>
        </w:rPr>
        <w:t>lref</w:t>
      </w:r>
      <w:r w:rsidRPr="008D4496">
        <w:t xml:space="preserve"> be the result of evaluating AdditiveExpression</w:t>
      </w:r>
      <w:bookmarkEnd w:id="3348"/>
      <w:r w:rsidRPr="008D4496">
        <w:t>.</w:t>
      </w:r>
      <w:bookmarkStart w:id="3349" w:name="_Toc382212582"/>
    </w:p>
    <w:p w14:paraId="417B0FB2" w14:textId="77777777" w:rsidR="004C02EF" w:rsidRPr="008D4496" w:rsidRDefault="004C02EF" w:rsidP="004C02EF">
      <w:pPr>
        <w:pStyle w:val="Alg4"/>
        <w:numPr>
          <w:ilvl w:val="0"/>
          <w:numId w:val="84"/>
        </w:numPr>
      </w:pPr>
      <w:r w:rsidRPr="008D4496">
        <w:t xml:space="preserve">Let </w:t>
      </w:r>
      <w:r w:rsidRPr="008D4496">
        <w:rPr>
          <w:i/>
        </w:rPr>
        <w:t>lval</w:t>
      </w:r>
      <w:r w:rsidRPr="008D4496">
        <w:t xml:space="preserve"> be GetValue(</w:t>
      </w:r>
      <w:r w:rsidRPr="008D4496">
        <w:rPr>
          <w:i/>
        </w:rPr>
        <w:t>lref</w:t>
      </w:r>
      <w:r w:rsidRPr="008D4496">
        <w:t>).</w:t>
      </w:r>
      <w:bookmarkStart w:id="3350" w:name="_Toc382212583"/>
      <w:bookmarkEnd w:id="3349"/>
    </w:p>
    <w:p w14:paraId="2915F7B5" w14:textId="77777777" w:rsidR="004C02EF" w:rsidRPr="008D4496" w:rsidRDefault="004C02EF" w:rsidP="004C02EF">
      <w:pPr>
        <w:pStyle w:val="Alg4"/>
        <w:numPr>
          <w:ilvl w:val="0"/>
          <w:numId w:val="84"/>
        </w:numPr>
      </w:pPr>
      <w:r w:rsidRPr="008D4496">
        <w:t xml:space="preserve">Let </w:t>
      </w:r>
      <w:r w:rsidRPr="008D4496">
        <w:rPr>
          <w:i/>
        </w:rPr>
        <w:t>rref</w:t>
      </w:r>
      <w:r w:rsidRPr="008D4496">
        <w:t xml:space="preserve"> be the result of evaluating MultiplicativeExpression</w:t>
      </w:r>
      <w:bookmarkEnd w:id="3350"/>
      <w:r w:rsidRPr="008D4496">
        <w:t>.</w:t>
      </w:r>
      <w:bookmarkStart w:id="3351" w:name="_Toc382212584"/>
    </w:p>
    <w:p w14:paraId="4ACC9EA3" w14:textId="77777777" w:rsidR="004C02EF" w:rsidRPr="008D4496" w:rsidRDefault="004C02EF" w:rsidP="004C02EF">
      <w:pPr>
        <w:pStyle w:val="Alg4"/>
        <w:numPr>
          <w:ilvl w:val="0"/>
          <w:numId w:val="84"/>
        </w:numPr>
      </w:pPr>
      <w:r w:rsidRPr="008D4496">
        <w:t xml:space="preserve">Let </w:t>
      </w:r>
      <w:r w:rsidRPr="008D4496">
        <w:rPr>
          <w:i/>
        </w:rPr>
        <w:t>rval</w:t>
      </w:r>
      <w:r w:rsidRPr="008D4496">
        <w:t xml:space="preserve"> be GetValue(</w:t>
      </w:r>
      <w:r w:rsidRPr="008D4496">
        <w:rPr>
          <w:i/>
        </w:rPr>
        <w:t>rref</w:t>
      </w:r>
      <w:r w:rsidRPr="008D4496">
        <w:t>)</w:t>
      </w:r>
      <w:bookmarkEnd w:id="3351"/>
      <w:r w:rsidRPr="008D4496">
        <w:t>.</w:t>
      </w:r>
      <w:bookmarkStart w:id="3352" w:name="_Toc382212585"/>
    </w:p>
    <w:p w14:paraId="26EEC2C9" w14:textId="77777777" w:rsidR="004C02EF" w:rsidRPr="008D4496" w:rsidRDefault="004C02EF" w:rsidP="004C02EF">
      <w:pPr>
        <w:pStyle w:val="Alg4"/>
        <w:numPr>
          <w:ilvl w:val="0"/>
          <w:numId w:val="84"/>
        </w:numPr>
      </w:pPr>
      <w:r w:rsidRPr="008D4496">
        <w:t xml:space="preserve">Let </w:t>
      </w:r>
      <w:r w:rsidRPr="008D4496">
        <w:rPr>
          <w:i/>
        </w:rPr>
        <w:t>lnum</w:t>
      </w:r>
      <w:r w:rsidRPr="008D4496">
        <w:t xml:space="preserve"> be ToNumber(</w:t>
      </w:r>
      <w:r w:rsidRPr="008D4496">
        <w:rPr>
          <w:i/>
        </w:rPr>
        <w:t>lval</w:t>
      </w:r>
      <w:r w:rsidRPr="008D4496">
        <w:t>)</w:t>
      </w:r>
      <w:bookmarkEnd w:id="3352"/>
      <w:r w:rsidRPr="008D4496">
        <w:t>.</w:t>
      </w:r>
      <w:bookmarkStart w:id="3353" w:name="_Toc382212586"/>
    </w:p>
    <w:p w14:paraId="30B35E41" w14:textId="77777777" w:rsidR="004C02EF" w:rsidRPr="008D4496" w:rsidRDefault="004C02EF" w:rsidP="004C02EF">
      <w:pPr>
        <w:pStyle w:val="Alg4"/>
        <w:numPr>
          <w:ilvl w:val="0"/>
          <w:numId w:val="84"/>
        </w:numPr>
      </w:pPr>
      <w:r w:rsidRPr="008D4496">
        <w:t xml:space="preserve">Let </w:t>
      </w:r>
      <w:r w:rsidRPr="008D4496">
        <w:rPr>
          <w:i/>
        </w:rPr>
        <w:t>rnum</w:t>
      </w:r>
      <w:r w:rsidRPr="008D4496">
        <w:t xml:space="preserve"> be ToNumber(</w:t>
      </w:r>
      <w:r w:rsidRPr="008D4496">
        <w:rPr>
          <w:i/>
        </w:rPr>
        <w:t>rval</w:t>
      </w:r>
      <w:r w:rsidRPr="008D4496">
        <w:t>).</w:t>
      </w:r>
      <w:bookmarkStart w:id="3354" w:name="_Toc382212587"/>
      <w:bookmarkEnd w:id="3353"/>
    </w:p>
    <w:p w14:paraId="6C33B728" w14:textId="77777777" w:rsidR="004C02EF" w:rsidRPr="008D4496" w:rsidRDefault="004C02EF" w:rsidP="004C02EF">
      <w:pPr>
        <w:pStyle w:val="Alg4"/>
        <w:numPr>
          <w:ilvl w:val="0"/>
          <w:numId w:val="84"/>
        </w:numPr>
        <w:spacing w:after="220"/>
      </w:pPr>
      <w:r w:rsidRPr="008D4496">
        <w:t xml:space="preserve">Return the result of applying the subtraction operation to </w:t>
      </w:r>
      <w:r w:rsidRPr="008D4496">
        <w:rPr>
          <w:i/>
        </w:rPr>
        <w:t>lnum</w:t>
      </w:r>
      <w:r w:rsidRPr="008D4496">
        <w:t xml:space="preserve"> and </w:t>
      </w:r>
      <w:r w:rsidRPr="00612C55">
        <w:rPr>
          <w:i/>
        </w:rPr>
        <w:t>r</w:t>
      </w:r>
      <w:r w:rsidRPr="008D4496">
        <w:rPr>
          <w:i/>
        </w:rPr>
        <w:t>num</w:t>
      </w:r>
      <w:r w:rsidRPr="008D4496">
        <w:t>. See the note below 11.6.3</w:t>
      </w:r>
      <w:bookmarkEnd w:id="3354"/>
      <w:r w:rsidRPr="008D4496">
        <w:t>.</w:t>
      </w:r>
      <w:bookmarkStart w:id="3355" w:name="_Toc382212588"/>
    </w:p>
    <w:p w14:paraId="170667AE" w14:textId="77777777" w:rsidR="004C02EF" w:rsidRPr="002A4604" w:rsidRDefault="004C02EF" w:rsidP="003A4B22">
      <w:pPr>
        <w:pStyle w:val="30"/>
        <w:numPr>
          <w:ilvl w:val="0"/>
          <w:numId w:val="0"/>
        </w:numPr>
      </w:pPr>
      <w:bookmarkStart w:id="3356" w:name="_Ref383593633"/>
      <w:bookmarkStart w:id="3357" w:name="_Toc385672212"/>
      <w:bookmarkStart w:id="3358" w:name="_Toc393690307"/>
      <w:bookmarkStart w:id="3359" w:name="_Ref424533048"/>
      <w:bookmarkStart w:id="3360" w:name="_Ref424533073"/>
      <w:bookmarkStart w:id="3361" w:name="_Ref424533092"/>
      <w:bookmarkStart w:id="3362" w:name="_Ref424535393"/>
      <w:bookmarkStart w:id="3363" w:name="_Ref424535434"/>
      <w:bookmarkStart w:id="3364" w:name="_Ref424667869"/>
      <w:bookmarkStart w:id="3365" w:name="_Ref424667882"/>
      <w:bookmarkStart w:id="3366" w:name="_Ref424667915"/>
      <w:bookmarkStart w:id="3367" w:name="_Ref424667925"/>
      <w:bookmarkStart w:id="3368" w:name="_Ref424668007"/>
      <w:bookmarkStart w:id="3369" w:name="_Ref424668017"/>
      <w:bookmarkStart w:id="3370" w:name="_Toc472818847"/>
      <w:bookmarkStart w:id="3371" w:name="_Toc235503421"/>
      <w:bookmarkStart w:id="3372" w:name="_Toc241509196"/>
      <w:bookmarkStart w:id="3373" w:name="_Toc244416683"/>
      <w:bookmarkStart w:id="3374" w:name="_Toc276631047"/>
      <w:bookmarkStart w:id="3375" w:name="_Toc153968436"/>
      <w:bookmarkEnd w:id="3355"/>
      <w:r>
        <w:t>11.6.3</w:t>
      </w:r>
      <w:r>
        <w:tab/>
        <w:t>Applying the Additive Operators to Number</w:t>
      </w:r>
      <w:bookmarkEnd w:id="3356"/>
      <w:bookmarkEnd w:id="3357"/>
      <w:bookmarkEnd w:id="3358"/>
      <w:r>
        <w:t>s</w:t>
      </w:r>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p>
    <w:p w14:paraId="6BC43249" w14:textId="77777777" w:rsidR="004C02EF" w:rsidRDefault="004C02EF" w:rsidP="004C02EF">
      <w:r>
        <w:t xml:space="preserve">The </w:t>
      </w:r>
      <w:r>
        <w:rPr>
          <w:rFonts w:ascii="Courier New" w:hAnsi="Courier New"/>
          <w:b/>
        </w:rPr>
        <w:t>+</w:t>
      </w:r>
      <w:r>
        <w:t xml:space="preserve"> operator performs addition when applied to two operands of numeric type, producing the sum of the operands. The </w:t>
      </w:r>
      <w:r>
        <w:rPr>
          <w:rFonts w:ascii="Courier New" w:hAnsi="Courier New"/>
          <w:b/>
        </w:rPr>
        <w:t>-</w:t>
      </w:r>
      <w:r>
        <w:t xml:space="preserve"> operator performs subtraction, producing the difference of two numeric operands.</w:t>
      </w:r>
    </w:p>
    <w:p w14:paraId="60C9FD93" w14:textId="77777777" w:rsidR="004C02EF" w:rsidRDefault="004C02EF" w:rsidP="004C02EF">
      <w:r>
        <w:t>Addition is a commutative operation, but not always associative.</w:t>
      </w:r>
    </w:p>
    <w:p w14:paraId="4011CF56" w14:textId="77777777" w:rsidR="004C02EF" w:rsidRDefault="004C02EF" w:rsidP="004C02EF">
      <w:pPr>
        <w:spacing w:after="60"/>
      </w:pPr>
      <w:r>
        <w:t>The result of an addition is determined using the rules of IEEE 754 binary double-precision arithmetic:</w:t>
      </w:r>
    </w:p>
    <w:p w14:paraId="064BF568"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If either operand is </w:t>
      </w:r>
      <w:r w:rsidRPr="00D00D4A">
        <w:rPr>
          <w:rFonts w:ascii="Arial" w:hAnsi="Arial"/>
          <w:b/>
        </w:rPr>
        <w:t>NaN</w:t>
      </w:r>
      <w:r w:rsidRPr="00D00D4A">
        <w:rPr>
          <w:rFonts w:ascii="Arial" w:hAnsi="Arial"/>
        </w:rPr>
        <w:t xml:space="preserve">, the result is </w:t>
      </w:r>
      <w:r w:rsidRPr="00D00D4A">
        <w:rPr>
          <w:rFonts w:ascii="Arial" w:hAnsi="Arial"/>
          <w:b/>
        </w:rPr>
        <w:t>NaN</w:t>
      </w:r>
      <w:r w:rsidRPr="00D00D4A">
        <w:rPr>
          <w:rFonts w:ascii="Arial" w:hAnsi="Arial"/>
        </w:rPr>
        <w:t>.</w:t>
      </w:r>
    </w:p>
    <w:p w14:paraId="2B123E1F"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The sum of two infinities of opposite sign is </w:t>
      </w:r>
      <w:r w:rsidRPr="00D00D4A">
        <w:rPr>
          <w:rFonts w:ascii="Arial" w:hAnsi="Arial"/>
          <w:b/>
        </w:rPr>
        <w:t>NaN</w:t>
      </w:r>
      <w:r w:rsidRPr="00D00D4A">
        <w:rPr>
          <w:rFonts w:ascii="Arial" w:hAnsi="Arial"/>
        </w:rPr>
        <w:t>.</w:t>
      </w:r>
    </w:p>
    <w:p w14:paraId="75E5EC99"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The sum of two infinities of the same sign is the infinity of that sign.</w:t>
      </w:r>
    </w:p>
    <w:p w14:paraId="10B29269"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The sum of an infinity and a finite value is equal to the infinite operand.</w:t>
      </w:r>
    </w:p>
    <w:p w14:paraId="2DA77E1E"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The sum of two negative zero</w:t>
      </w:r>
      <w:r>
        <w:rPr>
          <w:rFonts w:ascii="Arial" w:hAnsi="Arial"/>
        </w:rPr>
        <w:t>e</w:t>
      </w:r>
      <w:r w:rsidRPr="00D00D4A">
        <w:rPr>
          <w:rFonts w:ascii="Arial" w:hAnsi="Arial"/>
        </w:rPr>
        <w:t xml:space="preserve">s is </w:t>
      </w:r>
      <w:r w:rsidRPr="00D00D4A">
        <w:rPr>
          <w:rFonts w:ascii="Arial" w:hAnsi="Arial"/>
          <w:b/>
        </w:rPr>
        <w:sym w:font="Symbol" w:char="F02D"/>
      </w:r>
      <w:r w:rsidRPr="00D00D4A">
        <w:rPr>
          <w:rFonts w:ascii="Arial" w:hAnsi="Arial"/>
          <w:b/>
        </w:rPr>
        <w:t>0</w:t>
      </w:r>
      <w:r w:rsidRPr="00D00D4A">
        <w:rPr>
          <w:rFonts w:ascii="Arial" w:hAnsi="Arial"/>
        </w:rPr>
        <w:t>. The sum of two positive zero</w:t>
      </w:r>
      <w:r>
        <w:rPr>
          <w:rFonts w:ascii="Arial" w:hAnsi="Arial"/>
        </w:rPr>
        <w:t>e</w:t>
      </w:r>
      <w:r w:rsidRPr="00D00D4A">
        <w:rPr>
          <w:rFonts w:ascii="Arial" w:hAnsi="Arial"/>
        </w:rPr>
        <w:t>s, or of two zero</w:t>
      </w:r>
      <w:r>
        <w:rPr>
          <w:rFonts w:ascii="Arial" w:hAnsi="Arial"/>
        </w:rPr>
        <w:t>e</w:t>
      </w:r>
      <w:r w:rsidRPr="00D00D4A">
        <w:rPr>
          <w:rFonts w:ascii="Arial" w:hAnsi="Arial"/>
        </w:rPr>
        <w:t xml:space="preserve">s of opposite sign, is </w:t>
      </w:r>
      <w:r w:rsidRPr="00D00D4A">
        <w:rPr>
          <w:rFonts w:ascii="Arial" w:hAnsi="Arial"/>
          <w:b/>
        </w:rPr>
        <w:t>+0</w:t>
      </w:r>
      <w:r w:rsidRPr="00D00D4A">
        <w:rPr>
          <w:rFonts w:ascii="Arial" w:hAnsi="Arial"/>
        </w:rPr>
        <w:t>.</w:t>
      </w:r>
    </w:p>
    <w:p w14:paraId="0D9E12AD"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The sum of a zero and a nonzero finite value is equal to the nonzero operand.</w:t>
      </w:r>
    </w:p>
    <w:p w14:paraId="043F3F28"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The sum of two nonzero finite values of the same magnitude and opposite sign is </w:t>
      </w:r>
      <w:r w:rsidRPr="00D00D4A">
        <w:rPr>
          <w:rFonts w:ascii="Arial" w:hAnsi="Arial"/>
          <w:b/>
        </w:rPr>
        <w:t>+0</w:t>
      </w:r>
      <w:r w:rsidRPr="00D00D4A">
        <w:rPr>
          <w:rFonts w:ascii="Arial" w:hAnsi="Arial"/>
        </w:rPr>
        <w:t>.</w:t>
      </w:r>
    </w:p>
    <w:p w14:paraId="09669FE0" w14:textId="77777777" w:rsidR="004C02EF" w:rsidRPr="00D00D4A" w:rsidRDefault="004C02EF" w:rsidP="004C02EF">
      <w:pPr>
        <w:pStyle w:val="BulletNotlast"/>
        <w:numPr>
          <w:ilvl w:val="1"/>
          <w:numId w:val="24"/>
        </w:numPr>
        <w:spacing w:after="240"/>
        <w:ind w:left="990" w:hanging="274"/>
        <w:rPr>
          <w:rFonts w:ascii="Arial" w:hAnsi="Arial"/>
        </w:rPr>
      </w:pPr>
      <w:r w:rsidRPr="00D00D4A">
        <w:rPr>
          <w:rFonts w:ascii="Arial" w:hAnsi="Arial"/>
        </w:rPr>
        <w:t>In the remaining cases, where neither an infinity, nor a zero, nor NaN is involved, and the operands have the same sign or have different magnitudes, the sum is computed and rounded to the nearest representable value using IEEE 754 round-to-nearest mode. If the magnitude is too large to represent, the operation overflows and the result is then an infinity of appropriate sign. The ECMAScript language requires support of gradual underflow as defined by IEEE 754.</w:t>
      </w:r>
    </w:p>
    <w:p w14:paraId="41100CA5" w14:textId="77777777" w:rsidR="004C02EF" w:rsidRDefault="004C02EF" w:rsidP="004C02EF">
      <w:r>
        <w:t xml:space="preserve">The </w:t>
      </w:r>
      <w:r>
        <w:rPr>
          <w:rFonts w:ascii="Courier New" w:hAnsi="Courier New"/>
          <w:b/>
        </w:rPr>
        <w:t>-</w:t>
      </w:r>
      <w:r>
        <w:t xml:space="preserve"> operator performs subtraction when applied to two operands of numeric type, producing the difference of its operands; the left operand is the minuend and the right operand is the subtrahend. Given numeric operands </w:t>
      </w:r>
      <w:r w:rsidRPr="00E32218">
        <w:rPr>
          <w:rFonts w:ascii="Times New Roman" w:hAnsi="Times New Roman"/>
          <w:i/>
        </w:rPr>
        <w:t>a</w:t>
      </w:r>
      <w:r>
        <w:t xml:space="preserve"> and </w:t>
      </w:r>
      <w:r w:rsidRPr="00E32218">
        <w:rPr>
          <w:rFonts w:ascii="Times New Roman" w:hAnsi="Times New Roman"/>
          <w:i/>
        </w:rPr>
        <w:t>b</w:t>
      </w:r>
      <w:r>
        <w:t xml:space="preserve">, it is always the case that </w:t>
      </w:r>
      <w:r w:rsidRPr="00E32218">
        <w:rPr>
          <w:rFonts w:ascii="Times New Roman" w:hAnsi="Times New Roman"/>
          <w:i/>
        </w:rPr>
        <w:t>a</w:t>
      </w:r>
      <w:r>
        <w:rPr>
          <w:rFonts w:ascii="Courier New" w:hAnsi="Courier New"/>
          <w:i/>
        </w:rPr>
        <w:t>–</w:t>
      </w:r>
      <w:r w:rsidRPr="00E32218">
        <w:rPr>
          <w:rFonts w:ascii="Times New Roman" w:hAnsi="Times New Roman"/>
          <w:i/>
        </w:rPr>
        <w:t>b</w:t>
      </w:r>
      <w:r>
        <w:t xml:space="preserve"> produces the same result as </w:t>
      </w:r>
      <w:r w:rsidRPr="00E32218">
        <w:rPr>
          <w:rFonts w:ascii="Times New Roman" w:hAnsi="Times New Roman"/>
          <w:i/>
        </w:rPr>
        <w:t xml:space="preserve">a </w:t>
      </w:r>
      <w:r>
        <w:rPr>
          <w:rFonts w:ascii="Courier New" w:hAnsi="Courier New"/>
          <w:i/>
        </w:rPr>
        <w:t>+(–</w:t>
      </w:r>
      <w:r w:rsidRPr="00E32218">
        <w:rPr>
          <w:rFonts w:ascii="Times New Roman" w:hAnsi="Times New Roman"/>
          <w:i/>
        </w:rPr>
        <w:t>b</w:t>
      </w:r>
      <w:r>
        <w:rPr>
          <w:rFonts w:ascii="Courier New" w:hAnsi="Courier New"/>
          <w:i/>
        </w:rPr>
        <w:t>)</w:t>
      </w:r>
      <w:bookmarkStart w:id="3376" w:name="_Toc375031184"/>
      <w:bookmarkStart w:id="3377" w:name="_Ref381183061"/>
      <w:bookmarkStart w:id="3378" w:name="_Toc381513697"/>
      <w:bookmarkStart w:id="3379" w:name="_Toc382202853"/>
      <w:bookmarkStart w:id="3380" w:name="_Toc382212219"/>
      <w:bookmarkStart w:id="3381" w:name="_Toc382212589"/>
      <w:bookmarkStart w:id="3382" w:name="_Toc382291564"/>
      <w:bookmarkStart w:id="3383" w:name="_Toc385672213"/>
      <w:bookmarkStart w:id="3384" w:name="_Toc393690308"/>
      <w:r>
        <w:t>.</w:t>
      </w:r>
    </w:p>
    <w:p w14:paraId="1FC1FF98" w14:textId="77777777" w:rsidR="004C02EF" w:rsidRDefault="004C02EF" w:rsidP="003A4B22">
      <w:pPr>
        <w:pStyle w:val="20"/>
        <w:numPr>
          <w:ilvl w:val="0"/>
          <w:numId w:val="0"/>
        </w:numPr>
      </w:pPr>
      <w:bookmarkStart w:id="3385" w:name="_Ref457437603"/>
      <w:bookmarkStart w:id="3386" w:name="_Ref457449400"/>
      <w:bookmarkStart w:id="3387" w:name="_Toc472818848"/>
      <w:bookmarkStart w:id="3388" w:name="_Toc235503422"/>
      <w:bookmarkStart w:id="3389" w:name="_Toc241509197"/>
      <w:bookmarkStart w:id="3390" w:name="_Toc244416684"/>
      <w:bookmarkStart w:id="3391" w:name="_Toc276631048"/>
      <w:bookmarkStart w:id="3392" w:name="_Toc153968437"/>
      <w:r>
        <w:t>11.7</w:t>
      </w:r>
      <w:r>
        <w:tab/>
        <w:t>Bitwise Shift Operator</w:t>
      </w:r>
      <w:bookmarkStart w:id="3393" w:name="_Toc382202854"/>
      <w:bookmarkEnd w:id="3376"/>
      <w:bookmarkEnd w:id="3377"/>
      <w:bookmarkEnd w:id="3378"/>
      <w:bookmarkEnd w:id="3379"/>
      <w:bookmarkEnd w:id="3380"/>
      <w:bookmarkEnd w:id="3381"/>
      <w:bookmarkEnd w:id="3382"/>
      <w:bookmarkEnd w:id="3383"/>
      <w:bookmarkEnd w:id="3384"/>
      <w:bookmarkEnd w:id="3393"/>
      <w:r>
        <w:t>s</w:t>
      </w:r>
      <w:bookmarkEnd w:id="3385"/>
      <w:bookmarkEnd w:id="3386"/>
      <w:bookmarkEnd w:id="3387"/>
      <w:bookmarkEnd w:id="3388"/>
      <w:bookmarkEnd w:id="3389"/>
      <w:bookmarkEnd w:id="3390"/>
      <w:bookmarkEnd w:id="3391"/>
      <w:bookmarkEnd w:id="3392"/>
    </w:p>
    <w:p w14:paraId="7077220A" w14:textId="77777777" w:rsidR="004C02EF" w:rsidRDefault="004C02EF" w:rsidP="004C02EF">
      <w:pPr>
        <w:pStyle w:val="Syntax"/>
      </w:pPr>
      <w:r w:rsidRPr="0091359B">
        <w:t>Syntax</w:t>
      </w:r>
    </w:p>
    <w:p w14:paraId="2561BFD6" w14:textId="77777777" w:rsidR="004C02EF" w:rsidRPr="00D00D4A" w:rsidRDefault="004C02EF" w:rsidP="004C02EF">
      <w:pPr>
        <w:pStyle w:val="SyntaxRule"/>
        <w:rPr>
          <w:rFonts w:ascii="Arial" w:hAnsi="Arial"/>
        </w:rPr>
      </w:pPr>
      <w:r w:rsidRPr="00ED79C2">
        <w:t>ShiftExpression</w:t>
      </w:r>
      <w:r w:rsidRPr="00D00D4A">
        <w:rPr>
          <w:rFonts w:ascii="Arial" w:hAnsi="Arial"/>
        </w:rPr>
        <w:t xml:space="preserve"> </w:t>
      </w:r>
      <w:r w:rsidRPr="00D04346">
        <w:rPr>
          <w:rFonts w:ascii="Arial" w:hAnsi="Arial"/>
          <w:b/>
          <w:i w:val="0"/>
        </w:rPr>
        <w:t>:</w:t>
      </w:r>
    </w:p>
    <w:p w14:paraId="3209454B" w14:textId="77777777" w:rsidR="004C02EF" w:rsidRPr="00D00D4A" w:rsidRDefault="004C02EF" w:rsidP="004C02EF">
      <w:pPr>
        <w:pStyle w:val="SyntaxDefinition"/>
        <w:rPr>
          <w:rFonts w:ascii="Arial" w:hAnsi="Arial"/>
        </w:rPr>
      </w:pPr>
      <w:r w:rsidRPr="00ED79C2">
        <w:t>AdditiveExpression</w:t>
      </w:r>
      <w:r w:rsidRPr="00D00D4A">
        <w:rPr>
          <w:rFonts w:ascii="Arial" w:hAnsi="Arial"/>
        </w:rPr>
        <w:br/>
      </w:r>
      <w:r w:rsidRPr="00ED79C2">
        <w:t>ShiftExpression</w:t>
      </w:r>
      <w:r w:rsidRPr="00D00D4A">
        <w:rPr>
          <w:rFonts w:ascii="Arial" w:hAnsi="Arial"/>
        </w:rPr>
        <w:t xml:space="preserve"> </w:t>
      </w:r>
      <w:r w:rsidRPr="00C226F6">
        <w:rPr>
          <w:rFonts w:ascii="Courier New" w:hAnsi="Courier New"/>
          <w:b/>
          <w:i w:val="0"/>
        </w:rPr>
        <w:t>&lt;&lt;</w:t>
      </w:r>
      <w:r w:rsidRPr="00D00D4A">
        <w:rPr>
          <w:rFonts w:ascii="Arial" w:hAnsi="Arial"/>
        </w:rPr>
        <w:t xml:space="preserve"> </w:t>
      </w:r>
      <w:r w:rsidRPr="00ED79C2">
        <w:t>AdditiveExpression</w:t>
      </w:r>
      <w:r w:rsidRPr="00D00D4A">
        <w:rPr>
          <w:rFonts w:ascii="Arial" w:hAnsi="Arial"/>
        </w:rPr>
        <w:br/>
      </w:r>
      <w:r w:rsidRPr="00ED79C2">
        <w:t>ShiftExpression</w:t>
      </w:r>
      <w:r w:rsidRPr="00D00D4A">
        <w:rPr>
          <w:rFonts w:ascii="Arial" w:hAnsi="Arial"/>
        </w:rPr>
        <w:t xml:space="preserve"> </w:t>
      </w:r>
      <w:r w:rsidRPr="00C226F6">
        <w:rPr>
          <w:rFonts w:ascii="Courier New" w:hAnsi="Courier New"/>
          <w:b/>
          <w:i w:val="0"/>
        </w:rPr>
        <w:t>&gt;&gt;</w:t>
      </w:r>
      <w:r w:rsidRPr="00D00D4A">
        <w:rPr>
          <w:rFonts w:ascii="Arial" w:hAnsi="Arial"/>
        </w:rPr>
        <w:t xml:space="preserve"> </w:t>
      </w:r>
      <w:r w:rsidRPr="00ED79C2">
        <w:t>AdditiveExpression</w:t>
      </w:r>
      <w:r w:rsidRPr="00D00D4A">
        <w:rPr>
          <w:rFonts w:ascii="Arial" w:hAnsi="Arial"/>
        </w:rPr>
        <w:br/>
      </w:r>
      <w:r w:rsidRPr="00ED79C2">
        <w:t>ShiftExpression</w:t>
      </w:r>
      <w:r w:rsidRPr="00D00D4A">
        <w:rPr>
          <w:rFonts w:ascii="Arial" w:hAnsi="Arial"/>
        </w:rPr>
        <w:t xml:space="preserve"> </w:t>
      </w:r>
      <w:r w:rsidRPr="00C226F6">
        <w:rPr>
          <w:rFonts w:ascii="Courier New" w:hAnsi="Courier New"/>
          <w:b/>
          <w:i w:val="0"/>
        </w:rPr>
        <w:t>&gt;&gt;&gt;</w:t>
      </w:r>
      <w:r w:rsidRPr="00D00D4A">
        <w:rPr>
          <w:rFonts w:ascii="Arial" w:hAnsi="Arial"/>
        </w:rPr>
        <w:t xml:space="preserve"> </w:t>
      </w:r>
      <w:r w:rsidRPr="00ED79C2">
        <w:t>AdditiveExpression</w:t>
      </w:r>
      <w:bookmarkStart w:id="3394" w:name="_Toc375031185"/>
      <w:bookmarkStart w:id="3395" w:name="_Ref378391230"/>
      <w:bookmarkStart w:id="3396" w:name="_Toc381513698"/>
      <w:bookmarkStart w:id="3397" w:name="_Toc382202855"/>
      <w:bookmarkStart w:id="3398" w:name="_Toc382212220"/>
      <w:bookmarkStart w:id="3399" w:name="_Toc382212590"/>
      <w:bookmarkStart w:id="3400" w:name="_Toc382291565"/>
      <w:bookmarkStart w:id="3401" w:name="_Toc385672214"/>
      <w:bookmarkStart w:id="3402" w:name="_Toc393690309"/>
    </w:p>
    <w:p w14:paraId="28B40BD7" w14:textId="77777777" w:rsidR="004C02EF" w:rsidRDefault="004C02EF" w:rsidP="003A4B22">
      <w:pPr>
        <w:pStyle w:val="30"/>
        <w:numPr>
          <w:ilvl w:val="0"/>
          <w:numId w:val="0"/>
        </w:numPr>
      </w:pPr>
      <w:bookmarkStart w:id="3403" w:name="_Toc472818849"/>
      <w:bookmarkStart w:id="3404" w:name="_Toc235503423"/>
      <w:bookmarkStart w:id="3405" w:name="_Toc241509198"/>
      <w:bookmarkStart w:id="3406" w:name="_Toc244416685"/>
      <w:bookmarkStart w:id="3407" w:name="_Toc276631049"/>
      <w:bookmarkStart w:id="3408" w:name="_Toc153968438"/>
      <w:r>
        <w:t>11.7.1</w:t>
      </w:r>
      <w:r>
        <w:tab/>
        <w:t xml:space="preserve">The Left Shift Operator ( </w:t>
      </w:r>
      <w:r>
        <w:rPr>
          <w:rFonts w:ascii="Courier New" w:hAnsi="Courier New"/>
        </w:rPr>
        <w:t>&lt;&lt;</w:t>
      </w:r>
      <w:r>
        <w:t xml:space="preserve"> </w:t>
      </w:r>
      <w:bookmarkStart w:id="3409" w:name="_Toc382202856"/>
      <w:bookmarkEnd w:id="3394"/>
      <w:bookmarkEnd w:id="3395"/>
      <w:bookmarkEnd w:id="3396"/>
      <w:bookmarkEnd w:id="3397"/>
      <w:bookmarkEnd w:id="3398"/>
      <w:bookmarkEnd w:id="3399"/>
      <w:bookmarkEnd w:id="3400"/>
      <w:bookmarkEnd w:id="3401"/>
      <w:bookmarkEnd w:id="3402"/>
      <w:bookmarkEnd w:id="3409"/>
      <w:r>
        <w:t>)</w:t>
      </w:r>
      <w:bookmarkEnd w:id="3403"/>
      <w:bookmarkEnd w:id="3404"/>
      <w:bookmarkEnd w:id="3405"/>
      <w:bookmarkEnd w:id="3406"/>
      <w:bookmarkEnd w:id="3407"/>
      <w:bookmarkEnd w:id="3408"/>
    </w:p>
    <w:p w14:paraId="1E36F66C" w14:textId="77777777" w:rsidR="004C02EF" w:rsidRDefault="004C02EF" w:rsidP="004C02EF">
      <w:r>
        <w:t>Performs a bitwise left shift operation on the left operand by the amount specified by the right operand.</w:t>
      </w:r>
    </w:p>
    <w:p w14:paraId="3D98535E" w14:textId="77777777" w:rsidR="004C02EF" w:rsidRDefault="004C02EF" w:rsidP="004C02EF">
      <w:r>
        <w:t xml:space="preserve">The production </w:t>
      </w:r>
      <w:r w:rsidRPr="002A4604">
        <w:rPr>
          <w:rStyle w:val="bnf"/>
        </w:rPr>
        <w:t>ShiftExpression</w:t>
      </w:r>
      <w:r>
        <w:t xml:space="preserve"> </w:t>
      </w:r>
      <w:r>
        <w:rPr>
          <w:b/>
        </w:rPr>
        <w:t>:</w:t>
      </w:r>
      <w:r>
        <w:t xml:space="preserve"> </w:t>
      </w:r>
      <w:r w:rsidRPr="002A4604">
        <w:rPr>
          <w:rStyle w:val="bnf"/>
        </w:rPr>
        <w:t>ShiftExpression</w:t>
      </w:r>
      <w:r>
        <w:t xml:space="preserve"> </w:t>
      </w:r>
      <w:r>
        <w:rPr>
          <w:rFonts w:ascii="Courier New" w:hAnsi="Courier New"/>
          <w:b/>
        </w:rPr>
        <w:t>&lt;&lt;</w:t>
      </w:r>
      <w:r>
        <w:t xml:space="preserve"> </w:t>
      </w:r>
      <w:r w:rsidRPr="002A4604">
        <w:rPr>
          <w:rStyle w:val="bnf"/>
        </w:rPr>
        <w:t>AdditiveExpression</w:t>
      </w:r>
      <w:r>
        <w:t xml:space="preserve"> is evaluated as follows:</w:t>
      </w:r>
      <w:bookmarkStart w:id="3410" w:name="_Toc382212591"/>
    </w:p>
    <w:p w14:paraId="17C31797" w14:textId="77777777" w:rsidR="004C02EF" w:rsidRPr="008D4496" w:rsidRDefault="004C02EF" w:rsidP="004C02EF">
      <w:pPr>
        <w:pStyle w:val="Alg4"/>
        <w:numPr>
          <w:ilvl w:val="0"/>
          <w:numId w:val="85"/>
        </w:numPr>
      </w:pPr>
      <w:r w:rsidRPr="008D4496">
        <w:t xml:space="preserve">Let </w:t>
      </w:r>
      <w:r w:rsidRPr="008D4496">
        <w:rPr>
          <w:i/>
        </w:rPr>
        <w:t>lref</w:t>
      </w:r>
      <w:r w:rsidRPr="008D4496">
        <w:t xml:space="preserve"> be the result of evaluating </w:t>
      </w:r>
      <w:r w:rsidRPr="008D4496">
        <w:rPr>
          <w:i/>
        </w:rPr>
        <w:t>ShiftExpression</w:t>
      </w:r>
      <w:bookmarkEnd w:id="3410"/>
      <w:r w:rsidRPr="008D4496">
        <w:t>.</w:t>
      </w:r>
      <w:bookmarkStart w:id="3411" w:name="_Toc382212592"/>
    </w:p>
    <w:p w14:paraId="326CB88C" w14:textId="77777777" w:rsidR="004C02EF" w:rsidRPr="008D4496" w:rsidRDefault="004C02EF" w:rsidP="004C02EF">
      <w:pPr>
        <w:pStyle w:val="Alg4"/>
        <w:numPr>
          <w:ilvl w:val="0"/>
          <w:numId w:val="85"/>
        </w:numPr>
      </w:pPr>
      <w:r w:rsidRPr="008D4496">
        <w:t xml:space="preserve">Let </w:t>
      </w:r>
      <w:r w:rsidRPr="008D4496">
        <w:rPr>
          <w:i/>
        </w:rPr>
        <w:t>lval</w:t>
      </w:r>
      <w:r w:rsidRPr="008D4496">
        <w:t xml:space="preserve"> be GetValue(</w:t>
      </w:r>
      <w:r w:rsidRPr="008D4496">
        <w:rPr>
          <w:i/>
        </w:rPr>
        <w:t>lref</w:t>
      </w:r>
      <w:r w:rsidRPr="008D4496">
        <w:t>)</w:t>
      </w:r>
      <w:bookmarkEnd w:id="3411"/>
      <w:r w:rsidRPr="008D4496">
        <w:t>.</w:t>
      </w:r>
      <w:bookmarkStart w:id="3412" w:name="_Toc382212593"/>
    </w:p>
    <w:p w14:paraId="0FF0B1A6" w14:textId="77777777" w:rsidR="004C02EF" w:rsidRPr="008D4496" w:rsidRDefault="004C02EF" w:rsidP="004C02EF">
      <w:pPr>
        <w:pStyle w:val="Alg4"/>
        <w:numPr>
          <w:ilvl w:val="0"/>
          <w:numId w:val="85"/>
        </w:numPr>
      </w:pPr>
      <w:r w:rsidRPr="008D4496">
        <w:t xml:space="preserve">Let </w:t>
      </w:r>
      <w:r w:rsidRPr="008D4496">
        <w:rPr>
          <w:i/>
        </w:rPr>
        <w:t>rref</w:t>
      </w:r>
      <w:r w:rsidRPr="008D4496">
        <w:t xml:space="preserve"> be the result of evaluating </w:t>
      </w:r>
      <w:r w:rsidRPr="008D4496">
        <w:rPr>
          <w:i/>
        </w:rPr>
        <w:t>AdditiveExpression</w:t>
      </w:r>
      <w:bookmarkEnd w:id="3412"/>
      <w:r w:rsidRPr="008D4496">
        <w:t>.</w:t>
      </w:r>
      <w:bookmarkStart w:id="3413" w:name="_Toc382212594"/>
    </w:p>
    <w:p w14:paraId="1FDBD82A" w14:textId="77777777" w:rsidR="004C02EF" w:rsidRPr="008D4496" w:rsidRDefault="004C02EF" w:rsidP="004C02EF">
      <w:pPr>
        <w:pStyle w:val="Alg4"/>
        <w:numPr>
          <w:ilvl w:val="0"/>
          <w:numId w:val="85"/>
        </w:numPr>
      </w:pPr>
      <w:r w:rsidRPr="008D4496">
        <w:t xml:space="preserve">Let </w:t>
      </w:r>
      <w:r w:rsidRPr="008D4496">
        <w:rPr>
          <w:i/>
        </w:rPr>
        <w:t>rval</w:t>
      </w:r>
      <w:r w:rsidRPr="008D4496">
        <w:t xml:space="preserve"> be GetValue(</w:t>
      </w:r>
      <w:r w:rsidRPr="008D4496">
        <w:rPr>
          <w:i/>
        </w:rPr>
        <w:t>rref</w:t>
      </w:r>
      <w:r w:rsidRPr="008D4496">
        <w:t>).</w:t>
      </w:r>
      <w:bookmarkStart w:id="3414" w:name="_Toc382212595"/>
      <w:bookmarkEnd w:id="3413"/>
    </w:p>
    <w:p w14:paraId="50009933" w14:textId="77777777" w:rsidR="004C02EF" w:rsidRPr="008D4496" w:rsidRDefault="004C02EF" w:rsidP="004C02EF">
      <w:pPr>
        <w:pStyle w:val="Alg4"/>
        <w:numPr>
          <w:ilvl w:val="0"/>
          <w:numId w:val="85"/>
        </w:numPr>
      </w:pPr>
      <w:r w:rsidRPr="008D4496">
        <w:t xml:space="preserve">Let </w:t>
      </w:r>
      <w:r w:rsidRPr="008D4496">
        <w:rPr>
          <w:i/>
        </w:rPr>
        <w:t>lnum</w:t>
      </w:r>
      <w:r w:rsidRPr="008D4496">
        <w:t xml:space="preserve"> be ToInt32(</w:t>
      </w:r>
      <w:r w:rsidRPr="008D4496">
        <w:rPr>
          <w:i/>
        </w:rPr>
        <w:t>lval</w:t>
      </w:r>
      <w:r w:rsidRPr="008D4496">
        <w:t>)</w:t>
      </w:r>
      <w:bookmarkEnd w:id="3414"/>
      <w:r w:rsidRPr="008D4496">
        <w:t>.</w:t>
      </w:r>
      <w:bookmarkStart w:id="3415" w:name="_Toc382212596"/>
    </w:p>
    <w:p w14:paraId="4202207B" w14:textId="77777777" w:rsidR="004C02EF" w:rsidRPr="008D4496" w:rsidRDefault="004C02EF" w:rsidP="004C02EF">
      <w:pPr>
        <w:pStyle w:val="Alg4"/>
        <w:numPr>
          <w:ilvl w:val="0"/>
          <w:numId w:val="85"/>
        </w:numPr>
      </w:pPr>
      <w:r w:rsidRPr="008D4496">
        <w:t xml:space="preserve">Let </w:t>
      </w:r>
      <w:r w:rsidRPr="008D4496">
        <w:rPr>
          <w:i/>
        </w:rPr>
        <w:t>rnum</w:t>
      </w:r>
      <w:r w:rsidRPr="008D4496">
        <w:t xml:space="preserve"> be ToUint32(</w:t>
      </w:r>
      <w:r w:rsidRPr="008D4496">
        <w:rPr>
          <w:i/>
        </w:rPr>
        <w:t>rval</w:t>
      </w:r>
      <w:r w:rsidRPr="008D4496">
        <w:t>)</w:t>
      </w:r>
      <w:bookmarkEnd w:id="3415"/>
      <w:r w:rsidRPr="008D4496">
        <w:t>.</w:t>
      </w:r>
      <w:bookmarkStart w:id="3416" w:name="_Toc382212597"/>
    </w:p>
    <w:p w14:paraId="66A4D830" w14:textId="77777777" w:rsidR="004C02EF" w:rsidRPr="008D4496" w:rsidRDefault="004C02EF" w:rsidP="004C02EF">
      <w:pPr>
        <w:pStyle w:val="Alg4"/>
        <w:numPr>
          <w:ilvl w:val="0"/>
          <w:numId w:val="85"/>
        </w:numPr>
      </w:pPr>
      <w:r w:rsidRPr="008D4496">
        <w:t xml:space="preserve">Let </w:t>
      </w:r>
      <w:r w:rsidRPr="008D4496">
        <w:rPr>
          <w:i/>
        </w:rPr>
        <w:t>shiftCount</w:t>
      </w:r>
      <w:r w:rsidRPr="008D4496">
        <w:t xml:space="preserve"> be the result of masking out all but the least significant 5 bits of </w:t>
      </w:r>
      <w:r w:rsidRPr="008D4496">
        <w:rPr>
          <w:i/>
        </w:rPr>
        <w:t>rnum</w:t>
      </w:r>
      <w:r w:rsidRPr="008D4496">
        <w:t xml:space="preserve">, that is, compute </w:t>
      </w:r>
      <w:r w:rsidRPr="008D4496">
        <w:rPr>
          <w:i/>
        </w:rPr>
        <w:t>rnum</w:t>
      </w:r>
      <w:r w:rsidRPr="008D4496">
        <w:t xml:space="preserve"> &amp; 0x1F</w:t>
      </w:r>
      <w:bookmarkEnd w:id="3416"/>
      <w:r w:rsidRPr="008D4496">
        <w:t>.</w:t>
      </w:r>
      <w:bookmarkStart w:id="3417" w:name="_Toc382212598"/>
    </w:p>
    <w:p w14:paraId="5D068A8B" w14:textId="77777777" w:rsidR="004C02EF" w:rsidRPr="008D4496" w:rsidRDefault="004C02EF" w:rsidP="004C02EF">
      <w:pPr>
        <w:pStyle w:val="Alg4"/>
        <w:numPr>
          <w:ilvl w:val="0"/>
          <w:numId w:val="85"/>
        </w:numPr>
        <w:spacing w:after="240"/>
      </w:pPr>
      <w:r w:rsidRPr="008D4496">
        <w:t xml:space="preserve">Return the result of left shifting </w:t>
      </w:r>
      <w:r w:rsidRPr="008D4496">
        <w:rPr>
          <w:i/>
        </w:rPr>
        <w:t>lnum</w:t>
      </w:r>
      <w:r w:rsidRPr="008D4496">
        <w:t xml:space="preserve"> by </w:t>
      </w:r>
      <w:r w:rsidRPr="008D4496">
        <w:rPr>
          <w:i/>
        </w:rPr>
        <w:t>shiftCount</w:t>
      </w:r>
      <w:r w:rsidRPr="008D4496">
        <w:t xml:space="preserve"> bits. The result is a signed 32</w:t>
      </w:r>
      <w:r>
        <w:t>-</w:t>
      </w:r>
      <w:r w:rsidRPr="008D4496">
        <w:t>bit integer</w:t>
      </w:r>
      <w:bookmarkEnd w:id="3417"/>
      <w:r w:rsidRPr="008D4496">
        <w:t>.</w:t>
      </w:r>
      <w:bookmarkStart w:id="3418" w:name="_Toc382212599"/>
    </w:p>
    <w:p w14:paraId="5EFDDFEB" w14:textId="77777777" w:rsidR="004C02EF" w:rsidRDefault="004C02EF" w:rsidP="003A4B22">
      <w:pPr>
        <w:pStyle w:val="30"/>
        <w:numPr>
          <w:ilvl w:val="0"/>
          <w:numId w:val="0"/>
        </w:numPr>
      </w:pPr>
      <w:bookmarkStart w:id="3419" w:name="_Toc375031186"/>
      <w:bookmarkStart w:id="3420" w:name="_Toc381513699"/>
      <w:bookmarkStart w:id="3421" w:name="_Toc382202857"/>
      <w:bookmarkStart w:id="3422" w:name="_Toc382212221"/>
      <w:bookmarkStart w:id="3423" w:name="_Toc382212600"/>
      <w:bookmarkStart w:id="3424" w:name="_Toc382291566"/>
      <w:bookmarkStart w:id="3425" w:name="_Toc385672215"/>
      <w:bookmarkStart w:id="3426" w:name="_Toc393690310"/>
      <w:bookmarkStart w:id="3427" w:name="_Toc472818850"/>
      <w:bookmarkStart w:id="3428" w:name="_Toc235503424"/>
      <w:bookmarkStart w:id="3429" w:name="_Toc241509199"/>
      <w:bookmarkStart w:id="3430" w:name="_Toc244416686"/>
      <w:bookmarkStart w:id="3431" w:name="_Toc276631050"/>
      <w:bookmarkStart w:id="3432" w:name="_Toc153968439"/>
      <w:bookmarkEnd w:id="3418"/>
      <w:r>
        <w:t>11.7.2</w:t>
      </w:r>
      <w:r>
        <w:tab/>
        <w:t xml:space="preserve">The Signed Right Shift Operator ( </w:t>
      </w:r>
      <w:r>
        <w:rPr>
          <w:rFonts w:ascii="Courier New" w:hAnsi="Courier New"/>
        </w:rPr>
        <w:t>&gt;&gt;</w:t>
      </w:r>
      <w:r>
        <w:t xml:space="preserve"> </w:t>
      </w:r>
      <w:bookmarkStart w:id="3433" w:name="_Toc382202858"/>
      <w:bookmarkEnd w:id="3419"/>
      <w:bookmarkEnd w:id="3420"/>
      <w:bookmarkEnd w:id="3421"/>
      <w:bookmarkEnd w:id="3422"/>
      <w:bookmarkEnd w:id="3423"/>
      <w:bookmarkEnd w:id="3424"/>
      <w:bookmarkEnd w:id="3425"/>
      <w:bookmarkEnd w:id="3426"/>
      <w:bookmarkEnd w:id="3433"/>
      <w:r>
        <w:t>)</w:t>
      </w:r>
      <w:bookmarkEnd w:id="3427"/>
      <w:bookmarkEnd w:id="3428"/>
      <w:bookmarkEnd w:id="3429"/>
      <w:bookmarkEnd w:id="3430"/>
      <w:bookmarkEnd w:id="3431"/>
      <w:bookmarkEnd w:id="3432"/>
    </w:p>
    <w:p w14:paraId="4C842A04" w14:textId="77777777" w:rsidR="004C02EF" w:rsidRDefault="004C02EF" w:rsidP="004C02EF">
      <w:r>
        <w:t>Performs a sign-filling bitwise right shift operation on the left operand by the amount specified by the right operand.</w:t>
      </w:r>
    </w:p>
    <w:p w14:paraId="054CA7A9" w14:textId="77777777" w:rsidR="004C02EF" w:rsidRDefault="004C02EF" w:rsidP="004C02EF">
      <w:r>
        <w:t xml:space="preserve">The production </w:t>
      </w:r>
      <w:r w:rsidRPr="008D4496">
        <w:rPr>
          <w:rStyle w:val="bnf"/>
        </w:rPr>
        <w:t>ShiftExpression</w:t>
      </w:r>
      <w:r>
        <w:t xml:space="preserve"> </w:t>
      </w:r>
      <w:r>
        <w:rPr>
          <w:b/>
        </w:rPr>
        <w:t>:</w:t>
      </w:r>
      <w:r>
        <w:t xml:space="preserve"> </w:t>
      </w:r>
      <w:r w:rsidRPr="008D4496">
        <w:rPr>
          <w:rStyle w:val="bnf"/>
        </w:rPr>
        <w:t>ShiftExpression</w:t>
      </w:r>
      <w:r>
        <w:t xml:space="preserve"> </w:t>
      </w:r>
      <w:r>
        <w:rPr>
          <w:rFonts w:ascii="Courier New" w:hAnsi="Courier New"/>
          <w:b/>
        </w:rPr>
        <w:t>&gt;&gt;</w:t>
      </w:r>
      <w:r>
        <w:t xml:space="preserve"> </w:t>
      </w:r>
      <w:r w:rsidRPr="008D4496">
        <w:rPr>
          <w:rStyle w:val="bnf"/>
        </w:rPr>
        <w:t>AdditiveExpression</w:t>
      </w:r>
      <w:r>
        <w:t xml:space="preserve"> is evaluated as follows:</w:t>
      </w:r>
      <w:bookmarkStart w:id="3434" w:name="_Toc382212601"/>
    </w:p>
    <w:p w14:paraId="68C8A774" w14:textId="77777777" w:rsidR="004C02EF" w:rsidRPr="008D4496" w:rsidRDefault="004C02EF" w:rsidP="004C02EF">
      <w:pPr>
        <w:pStyle w:val="Alg4"/>
        <w:numPr>
          <w:ilvl w:val="0"/>
          <w:numId w:val="86"/>
        </w:numPr>
      </w:pPr>
      <w:r w:rsidRPr="008D4496">
        <w:t xml:space="preserve">Let </w:t>
      </w:r>
      <w:r w:rsidRPr="008D4496">
        <w:rPr>
          <w:i/>
        </w:rPr>
        <w:t>lref</w:t>
      </w:r>
      <w:r w:rsidRPr="008D4496">
        <w:t xml:space="preserve"> be the result of evaluating </w:t>
      </w:r>
      <w:r w:rsidRPr="008D4496">
        <w:rPr>
          <w:i/>
        </w:rPr>
        <w:t>ShiftExpression</w:t>
      </w:r>
      <w:bookmarkEnd w:id="3434"/>
      <w:r w:rsidRPr="008D4496">
        <w:t>.</w:t>
      </w:r>
      <w:bookmarkStart w:id="3435" w:name="_Toc382212602"/>
    </w:p>
    <w:p w14:paraId="74CCFBA8" w14:textId="77777777" w:rsidR="004C02EF" w:rsidRPr="008D4496" w:rsidRDefault="004C02EF" w:rsidP="004C02EF">
      <w:pPr>
        <w:pStyle w:val="Alg4"/>
        <w:numPr>
          <w:ilvl w:val="0"/>
          <w:numId w:val="86"/>
        </w:numPr>
      </w:pPr>
      <w:r w:rsidRPr="008D4496">
        <w:t xml:space="preserve">Let </w:t>
      </w:r>
      <w:r w:rsidRPr="008D4496">
        <w:rPr>
          <w:i/>
        </w:rPr>
        <w:t>lval</w:t>
      </w:r>
      <w:r w:rsidRPr="008D4496">
        <w:t xml:space="preserve"> be GetValue(</w:t>
      </w:r>
      <w:r w:rsidRPr="008D4496">
        <w:rPr>
          <w:i/>
        </w:rPr>
        <w:t>lref</w:t>
      </w:r>
      <w:r w:rsidRPr="008D4496">
        <w:t>).</w:t>
      </w:r>
      <w:bookmarkStart w:id="3436" w:name="_Toc382212603"/>
      <w:bookmarkEnd w:id="3435"/>
    </w:p>
    <w:p w14:paraId="76DF5929" w14:textId="77777777" w:rsidR="004C02EF" w:rsidRPr="008D4496" w:rsidRDefault="004C02EF" w:rsidP="004C02EF">
      <w:pPr>
        <w:pStyle w:val="Alg4"/>
        <w:numPr>
          <w:ilvl w:val="0"/>
          <w:numId w:val="86"/>
        </w:numPr>
      </w:pPr>
      <w:r w:rsidRPr="008D4496">
        <w:t xml:space="preserve">Let </w:t>
      </w:r>
      <w:r w:rsidRPr="008D4496">
        <w:rPr>
          <w:i/>
        </w:rPr>
        <w:t>rref</w:t>
      </w:r>
      <w:r w:rsidRPr="008D4496">
        <w:t xml:space="preserve"> be the result of evaluating </w:t>
      </w:r>
      <w:r w:rsidRPr="008D4496">
        <w:rPr>
          <w:i/>
        </w:rPr>
        <w:t>AdditiveExpression</w:t>
      </w:r>
      <w:bookmarkEnd w:id="3436"/>
      <w:r w:rsidRPr="008D4496">
        <w:t>.</w:t>
      </w:r>
      <w:bookmarkStart w:id="3437" w:name="_Toc382212604"/>
    </w:p>
    <w:p w14:paraId="716C60EB" w14:textId="77777777" w:rsidR="004C02EF" w:rsidRPr="008D4496" w:rsidRDefault="004C02EF" w:rsidP="004C02EF">
      <w:pPr>
        <w:pStyle w:val="Alg4"/>
        <w:numPr>
          <w:ilvl w:val="0"/>
          <w:numId w:val="86"/>
        </w:numPr>
      </w:pPr>
      <w:r w:rsidRPr="008D4496">
        <w:t xml:space="preserve">Let </w:t>
      </w:r>
      <w:r w:rsidRPr="008D4496">
        <w:rPr>
          <w:i/>
        </w:rPr>
        <w:t>rval</w:t>
      </w:r>
      <w:r w:rsidRPr="008D4496">
        <w:t xml:space="preserve"> be GetValue(</w:t>
      </w:r>
      <w:r w:rsidRPr="008D4496">
        <w:rPr>
          <w:i/>
        </w:rPr>
        <w:t>rref</w:t>
      </w:r>
      <w:r w:rsidRPr="008D4496">
        <w:t>).</w:t>
      </w:r>
      <w:bookmarkStart w:id="3438" w:name="_Toc382212605"/>
      <w:bookmarkEnd w:id="3437"/>
    </w:p>
    <w:p w14:paraId="65CF0E48" w14:textId="77777777" w:rsidR="004C02EF" w:rsidRPr="008D4496" w:rsidRDefault="004C02EF" w:rsidP="004C02EF">
      <w:pPr>
        <w:pStyle w:val="Alg4"/>
        <w:numPr>
          <w:ilvl w:val="0"/>
          <w:numId w:val="86"/>
        </w:numPr>
      </w:pPr>
      <w:r w:rsidRPr="008D4496">
        <w:t xml:space="preserve">Let </w:t>
      </w:r>
      <w:r w:rsidRPr="008D4496">
        <w:rPr>
          <w:i/>
        </w:rPr>
        <w:t>lnum</w:t>
      </w:r>
      <w:r w:rsidRPr="008D4496">
        <w:t xml:space="preserve"> be ToInt32(</w:t>
      </w:r>
      <w:r w:rsidRPr="008D4496">
        <w:rPr>
          <w:i/>
        </w:rPr>
        <w:t>lval</w:t>
      </w:r>
      <w:r w:rsidRPr="008D4496">
        <w:t>).</w:t>
      </w:r>
      <w:bookmarkStart w:id="3439" w:name="_Toc382212606"/>
      <w:bookmarkEnd w:id="3438"/>
    </w:p>
    <w:p w14:paraId="5363C42F" w14:textId="77777777" w:rsidR="004C02EF" w:rsidRPr="008D4496" w:rsidRDefault="004C02EF" w:rsidP="004C02EF">
      <w:pPr>
        <w:pStyle w:val="Alg4"/>
        <w:numPr>
          <w:ilvl w:val="0"/>
          <w:numId w:val="86"/>
        </w:numPr>
      </w:pPr>
      <w:r w:rsidRPr="008D4496">
        <w:t xml:space="preserve">Let </w:t>
      </w:r>
      <w:r w:rsidRPr="008D4496">
        <w:rPr>
          <w:i/>
        </w:rPr>
        <w:t>rnum</w:t>
      </w:r>
      <w:r w:rsidRPr="008D4496">
        <w:t xml:space="preserve"> be ToUint32(</w:t>
      </w:r>
      <w:r w:rsidRPr="008D4496">
        <w:rPr>
          <w:i/>
        </w:rPr>
        <w:t>rval</w:t>
      </w:r>
      <w:r w:rsidRPr="008D4496">
        <w:t>).</w:t>
      </w:r>
      <w:bookmarkStart w:id="3440" w:name="_Toc382212607"/>
      <w:bookmarkEnd w:id="3439"/>
    </w:p>
    <w:p w14:paraId="356A2BB9" w14:textId="77777777" w:rsidR="004C02EF" w:rsidRPr="008D4496" w:rsidRDefault="004C02EF" w:rsidP="004C02EF">
      <w:pPr>
        <w:pStyle w:val="Alg4"/>
        <w:numPr>
          <w:ilvl w:val="0"/>
          <w:numId w:val="86"/>
        </w:numPr>
      </w:pPr>
      <w:r w:rsidRPr="008D4496">
        <w:t xml:space="preserve">Let </w:t>
      </w:r>
      <w:r w:rsidRPr="008D4496">
        <w:rPr>
          <w:i/>
        </w:rPr>
        <w:t>shiftCount</w:t>
      </w:r>
      <w:r w:rsidRPr="008D4496">
        <w:t xml:space="preserve"> be the result of masking out all but the least significant 5 bits of </w:t>
      </w:r>
      <w:r w:rsidRPr="008D4496">
        <w:rPr>
          <w:i/>
        </w:rPr>
        <w:t>rnum</w:t>
      </w:r>
      <w:r w:rsidRPr="008D4496">
        <w:t xml:space="preserve">, that is, compute </w:t>
      </w:r>
      <w:r w:rsidRPr="008D4496">
        <w:rPr>
          <w:i/>
        </w:rPr>
        <w:t>rnum</w:t>
      </w:r>
      <w:r w:rsidRPr="008D4496">
        <w:t xml:space="preserve"> &amp; 0x1F.</w:t>
      </w:r>
    </w:p>
    <w:p w14:paraId="451C1A38" w14:textId="77777777" w:rsidR="004C02EF" w:rsidRPr="008D4496" w:rsidRDefault="004C02EF" w:rsidP="004C02EF">
      <w:pPr>
        <w:pStyle w:val="Alg4"/>
        <w:numPr>
          <w:ilvl w:val="0"/>
          <w:numId w:val="86"/>
        </w:numPr>
        <w:spacing w:after="240"/>
      </w:pPr>
      <w:bookmarkStart w:id="3441" w:name="_Toc382212608"/>
      <w:bookmarkEnd w:id="3440"/>
      <w:r w:rsidRPr="008D4496">
        <w:t xml:space="preserve">Return the result of performing a sign-extending right shift of </w:t>
      </w:r>
      <w:r w:rsidRPr="008D4496">
        <w:rPr>
          <w:i/>
        </w:rPr>
        <w:t>lnum</w:t>
      </w:r>
      <w:r w:rsidRPr="008D4496">
        <w:t xml:space="preserve"> by </w:t>
      </w:r>
      <w:r w:rsidRPr="008D4496">
        <w:rPr>
          <w:i/>
        </w:rPr>
        <w:t>shiftCount</w:t>
      </w:r>
      <w:r w:rsidRPr="008D4496">
        <w:t xml:space="preserve"> bits. The most significant bit is propagated. The result is a signed 32</w:t>
      </w:r>
      <w:r>
        <w:t>-</w:t>
      </w:r>
      <w:r w:rsidRPr="008D4496">
        <w:t>bit integer</w:t>
      </w:r>
      <w:bookmarkEnd w:id="3441"/>
      <w:r w:rsidRPr="008D4496">
        <w:t>.</w:t>
      </w:r>
      <w:bookmarkStart w:id="3442" w:name="_Toc382212609"/>
    </w:p>
    <w:p w14:paraId="6226B128" w14:textId="77777777" w:rsidR="004C02EF" w:rsidRDefault="004C02EF" w:rsidP="003A4B22">
      <w:pPr>
        <w:pStyle w:val="30"/>
        <w:numPr>
          <w:ilvl w:val="0"/>
          <w:numId w:val="0"/>
        </w:numPr>
      </w:pPr>
      <w:bookmarkStart w:id="3443" w:name="_Toc375031187"/>
      <w:bookmarkStart w:id="3444" w:name="_Toc381513700"/>
      <w:bookmarkStart w:id="3445" w:name="_Toc382202859"/>
      <w:bookmarkStart w:id="3446" w:name="_Toc382212222"/>
      <w:bookmarkStart w:id="3447" w:name="_Toc382212610"/>
      <w:bookmarkStart w:id="3448" w:name="_Toc382291567"/>
      <w:bookmarkStart w:id="3449" w:name="_Toc385672216"/>
      <w:bookmarkStart w:id="3450" w:name="_Toc393690311"/>
      <w:bookmarkStart w:id="3451" w:name="_Toc472818851"/>
      <w:bookmarkStart w:id="3452" w:name="_Toc235503425"/>
      <w:bookmarkStart w:id="3453" w:name="_Toc241509200"/>
      <w:bookmarkStart w:id="3454" w:name="_Toc244416687"/>
      <w:bookmarkStart w:id="3455" w:name="_Toc276631051"/>
      <w:bookmarkStart w:id="3456" w:name="_Toc153968440"/>
      <w:bookmarkEnd w:id="3442"/>
      <w:r>
        <w:t>11.7.3</w:t>
      </w:r>
      <w:r>
        <w:tab/>
        <w:t xml:space="preserve">The Unsigned Right Shift Operator ( </w:t>
      </w:r>
      <w:r>
        <w:rPr>
          <w:rFonts w:ascii="Courier New" w:hAnsi="Courier New"/>
        </w:rPr>
        <w:t>&gt;&gt;&gt;</w:t>
      </w:r>
      <w:r>
        <w:t xml:space="preserve"> </w:t>
      </w:r>
      <w:bookmarkStart w:id="3457" w:name="_Toc382202860"/>
      <w:bookmarkEnd w:id="3443"/>
      <w:bookmarkEnd w:id="3444"/>
      <w:bookmarkEnd w:id="3445"/>
      <w:bookmarkEnd w:id="3446"/>
      <w:bookmarkEnd w:id="3447"/>
      <w:bookmarkEnd w:id="3448"/>
      <w:bookmarkEnd w:id="3449"/>
      <w:bookmarkEnd w:id="3450"/>
      <w:bookmarkEnd w:id="3457"/>
      <w:r>
        <w:t>)</w:t>
      </w:r>
      <w:bookmarkEnd w:id="3451"/>
      <w:bookmarkEnd w:id="3452"/>
      <w:bookmarkEnd w:id="3453"/>
      <w:bookmarkEnd w:id="3454"/>
      <w:bookmarkEnd w:id="3455"/>
      <w:bookmarkEnd w:id="3456"/>
    </w:p>
    <w:p w14:paraId="01672B12" w14:textId="77777777" w:rsidR="004C02EF" w:rsidRDefault="004C02EF" w:rsidP="004C02EF">
      <w:r>
        <w:t>Performs a zero-filling bitwise right shift operation on the left operand by the amount specified by the right operand.</w:t>
      </w:r>
    </w:p>
    <w:p w14:paraId="6DEBF55A" w14:textId="77777777" w:rsidR="004C02EF" w:rsidRDefault="004C02EF" w:rsidP="004C02EF">
      <w:r>
        <w:t xml:space="preserve">The production </w:t>
      </w:r>
      <w:r w:rsidRPr="008D4496">
        <w:rPr>
          <w:rStyle w:val="bnf"/>
        </w:rPr>
        <w:t>ShiftExpression</w:t>
      </w:r>
      <w:r>
        <w:t xml:space="preserve"> </w:t>
      </w:r>
      <w:r>
        <w:rPr>
          <w:b/>
        </w:rPr>
        <w:t>:</w:t>
      </w:r>
      <w:r>
        <w:t xml:space="preserve"> </w:t>
      </w:r>
      <w:r w:rsidRPr="008D4496">
        <w:rPr>
          <w:rStyle w:val="bnf"/>
        </w:rPr>
        <w:t>ShiftExpression</w:t>
      </w:r>
      <w:r>
        <w:t xml:space="preserve"> </w:t>
      </w:r>
      <w:r>
        <w:rPr>
          <w:rFonts w:ascii="Courier New" w:hAnsi="Courier New"/>
          <w:b/>
        </w:rPr>
        <w:t>&gt;&gt;&gt;</w:t>
      </w:r>
      <w:r>
        <w:t xml:space="preserve"> </w:t>
      </w:r>
      <w:r w:rsidRPr="008D4496">
        <w:rPr>
          <w:rStyle w:val="bnf"/>
        </w:rPr>
        <w:t>AdditiveExpression</w:t>
      </w:r>
      <w:r>
        <w:t xml:space="preserve"> is evaluated as follows:</w:t>
      </w:r>
      <w:bookmarkStart w:id="3458" w:name="_Toc382212611"/>
    </w:p>
    <w:p w14:paraId="10307729" w14:textId="77777777" w:rsidR="004C02EF" w:rsidRPr="008D4496" w:rsidRDefault="004C02EF" w:rsidP="004C02EF">
      <w:pPr>
        <w:pStyle w:val="Alg4"/>
        <w:numPr>
          <w:ilvl w:val="0"/>
          <w:numId w:val="87"/>
        </w:numPr>
      </w:pPr>
      <w:r w:rsidRPr="008D4496">
        <w:t xml:space="preserve">Let </w:t>
      </w:r>
      <w:r w:rsidRPr="008D4496">
        <w:rPr>
          <w:i/>
        </w:rPr>
        <w:t>lref</w:t>
      </w:r>
      <w:r w:rsidRPr="008D4496">
        <w:t xml:space="preserve"> be the result of evaluating </w:t>
      </w:r>
      <w:r w:rsidRPr="008D4496">
        <w:rPr>
          <w:i/>
        </w:rPr>
        <w:t>ShiftExpression</w:t>
      </w:r>
      <w:bookmarkEnd w:id="3458"/>
      <w:r w:rsidRPr="008D4496">
        <w:t>.</w:t>
      </w:r>
      <w:bookmarkStart w:id="3459" w:name="_Toc382212612"/>
    </w:p>
    <w:p w14:paraId="2E58097B" w14:textId="77777777" w:rsidR="004C02EF" w:rsidRPr="008D4496" w:rsidRDefault="004C02EF" w:rsidP="004C02EF">
      <w:pPr>
        <w:pStyle w:val="Alg4"/>
        <w:numPr>
          <w:ilvl w:val="0"/>
          <w:numId w:val="87"/>
        </w:numPr>
      </w:pPr>
      <w:r w:rsidRPr="008D4496">
        <w:t xml:space="preserve">Let </w:t>
      </w:r>
      <w:r w:rsidRPr="008D4496">
        <w:rPr>
          <w:i/>
        </w:rPr>
        <w:t>lval</w:t>
      </w:r>
      <w:r w:rsidRPr="008D4496">
        <w:t xml:space="preserve"> be GetValue(</w:t>
      </w:r>
      <w:r w:rsidRPr="008D4496">
        <w:rPr>
          <w:i/>
        </w:rPr>
        <w:t>lref</w:t>
      </w:r>
      <w:r w:rsidRPr="008D4496">
        <w:t>).</w:t>
      </w:r>
      <w:bookmarkStart w:id="3460" w:name="_Toc382212613"/>
      <w:bookmarkEnd w:id="3459"/>
    </w:p>
    <w:p w14:paraId="02708642" w14:textId="77777777" w:rsidR="004C02EF" w:rsidRPr="008D4496" w:rsidRDefault="004C02EF" w:rsidP="004C02EF">
      <w:pPr>
        <w:pStyle w:val="Alg4"/>
        <w:numPr>
          <w:ilvl w:val="0"/>
          <w:numId w:val="87"/>
        </w:numPr>
      </w:pPr>
      <w:r w:rsidRPr="008D4496">
        <w:t xml:space="preserve">Let </w:t>
      </w:r>
      <w:r w:rsidRPr="008D4496">
        <w:rPr>
          <w:i/>
        </w:rPr>
        <w:t>rref</w:t>
      </w:r>
      <w:r w:rsidRPr="008D4496">
        <w:t xml:space="preserve"> be the result of evaluating </w:t>
      </w:r>
      <w:r w:rsidRPr="008D4496">
        <w:rPr>
          <w:i/>
        </w:rPr>
        <w:t>AdditiveExpression</w:t>
      </w:r>
      <w:bookmarkEnd w:id="3460"/>
      <w:r w:rsidRPr="008D4496">
        <w:t>.</w:t>
      </w:r>
      <w:bookmarkStart w:id="3461" w:name="_Toc382212614"/>
    </w:p>
    <w:p w14:paraId="31DB4BE6" w14:textId="77777777" w:rsidR="004C02EF" w:rsidRPr="008D4496" w:rsidRDefault="004C02EF" w:rsidP="004C02EF">
      <w:pPr>
        <w:pStyle w:val="Alg4"/>
        <w:numPr>
          <w:ilvl w:val="0"/>
          <w:numId w:val="87"/>
        </w:numPr>
      </w:pPr>
      <w:r w:rsidRPr="008D4496">
        <w:t xml:space="preserve">Let </w:t>
      </w:r>
      <w:r w:rsidRPr="008D4496">
        <w:rPr>
          <w:i/>
        </w:rPr>
        <w:t>rval</w:t>
      </w:r>
      <w:r w:rsidRPr="008D4496">
        <w:t xml:space="preserve"> be GetValue(</w:t>
      </w:r>
      <w:r w:rsidRPr="008D4496">
        <w:rPr>
          <w:i/>
        </w:rPr>
        <w:t>rref</w:t>
      </w:r>
      <w:r w:rsidRPr="008D4496">
        <w:t>).</w:t>
      </w:r>
      <w:bookmarkStart w:id="3462" w:name="_Toc382212615"/>
      <w:bookmarkEnd w:id="3461"/>
    </w:p>
    <w:p w14:paraId="44FB79B1" w14:textId="77777777" w:rsidR="004C02EF" w:rsidRPr="008D4496" w:rsidRDefault="004C02EF" w:rsidP="004C02EF">
      <w:pPr>
        <w:pStyle w:val="Alg4"/>
        <w:numPr>
          <w:ilvl w:val="0"/>
          <w:numId w:val="87"/>
        </w:numPr>
      </w:pPr>
      <w:r w:rsidRPr="008D4496">
        <w:t xml:space="preserve">Let </w:t>
      </w:r>
      <w:r w:rsidRPr="008D4496">
        <w:rPr>
          <w:i/>
        </w:rPr>
        <w:t>lnum</w:t>
      </w:r>
      <w:r w:rsidRPr="008D4496">
        <w:t xml:space="preserve"> be ToUint32(</w:t>
      </w:r>
      <w:r w:rsidRPr="008D4496">
        <w:rPr>
          <w:i/>
        </w:rPr>
        <w:t>lval</w:t>
      </w:r>
      <w:r w:rsidRPr="008D4496">
        <w:t>).</w:t>
      </w:r>
      <w:bookmarkStart w:id="3463" w:name="_Toc382212616"/>
      <w:bookmarkEnd w:id="3462"/>
    </w:p>
    <w:p w14:paraId="7E78628C" w14:textId="77777777" w:rsidR="004C02EF" w:rsidRPr="008D4496" w:rsidRDefault="004C02EF" w:rsidP="004C02EF">
      <w:pPr>
        <w:pStyle w:val="Alg4"/>
        <w:numPr>
          <w:ilvl w:val="0"/>
          <w:numId w:val="87"/>
        </w:numPr>
      </w:pPr>
      <w:r w:rsidRPr="008D4496">
        <w:t xml:space="preserve">Let </w:t>
      </w:r>
      <w:r w:rsidRPr="008D4496">
        <w:rPr>
          <w:i/>
        </w:rPr>
        <w:t>rnum</w:t>
      </w:r>
      <w:r w:rsidRPr="008D4496">
        <w:t xml:space="preserve"> be ToUint32(</w:t>
      </w:r>
      <w:r w:rsidRPr="008D4496">
        <w:rPr>
          <w:i/>
        </w:rPr>
        <w:t>rval</w:t>
      </w:r>
      <w:r w:rsidRPr="008D4496">
        <w:t>).</w:t>
      </w:r>
      <w:bookmarkStart w:id="3464" w:name="_Toc382212617"/>
      <w:bookmarkEnd w:id="3463"/>
    </w:p>
    <w:p w14:paraId="6B69A099" w14:textId="77777777" w:rsidR="004C02EF" w:rsidRPr="008D4496" w:rsidRDefault="004C02EF" w:rsidP="004C02EF">
      <w:pPr>
        <w:pStyle w:val="Alg4"/>
        <w:numPr>
          <w:ilvl w:val="0"/>
          <w:numId w:val="87"/>
        </w:numPr>
      </w:pPr>
      <w:r w:rsidRPr="008D4496">
        <w:t xml:space="preserve">Let </w:t>
      </w:r>
      <w:r w:rsidRPr="008D4496">
        <w:rPr>
          <w:i/>
        </w:rPr>
        <w:t>shiftCount</w:t>
      </w:r>
      <w:r w:rsidRPr="008D4496">
        <w:t xml:space="preserve"> be the result of masking out all but the least significant 5 bits of </w:t>
      </w:r>
      <w:r w:rsidRPr="008D4496">
        <w:rPr>
          <w:i/>
        </w:rPr>
        <w:t>rnum</w:t>
      </w:r>
      <w:r w:rsidRPr="008D4496">
        <w:t xml:space="preserve">, that is, compute </w:t>
      </w:r>
      <w:r w:rsidRPr="008D4496">
        <w:rPr>
          <w:i/>
        </w:rPr>
        <w:t>rnum</w:t>
      </w:r>
      <w:r w:rsidRPr="008D4496">
        <w:t xml:space="preserve"> &amp; 0x1F.</w:t>
      </w:r>
      <w:bookmarkStart w:id="3465" w:name="_Toc382212618"/>
      <w:bookmarkEnd w:id="3464"/>
    </w:p>
    <w:p w14:paraId="4E4304A4" w14:textId="77777777" w:rsidR="004C02EF" w:rsidRPr="008D4496" w:rsidRDefault="004C02EF" w:rsidP="004C02EF">
      <w:pPr>
        <w:pStyle w:val="Alg4"/>
        <w:numPr>
          <w:ilvl w:val="0"/>
          <w:numId w:val="87"/>
        </w:numPr>
        <w:spacing w:after="240"/>
      </w:pPr>
      <w:r w:rsidRPr="008D4496">
        <w:t xml:space="preserve">Return the result of performing a zero-filling right shift of </w:t>
      </w:r>
      <w:r w:rsidRPr="008D4496">
        <w:rPr>
          <w:i/>
        </w:rPr>
        <w:t>lnum</w:t>
      </w:r>
      <w:r w:rsidRPr="008D4496">
        <w:t xml:space="preserve"> by </w:t>
      </w:r>
      <w:r w:rsidRPr="008D4496">
        <w:rPr>
          <w:i/>
        </w:rPr>
        <w:t>shiftCount</w:t>
      </w:r>
      <w:r w:rsidRPr="008D4496">
        <w:t xml:space="preserve"> bits. Vacated bits are filled with zero. The result is an unsigned 32</w:t>
      </w:r>
      <w:r>
        <w:t>-</w:t>
      </w:r>
      <w:r w:rsidRPr="008D4496">
        <w:t>bit integer</w:t>
      </w:r>
      <w:bookmarkEnd w:id="3465"/>
      <w:r w:rsidRPr="008D4496">
        <w:t>.</w:t>
      </w:r>
      <w:bookmarkStart w:id="3466" w:name="_Toc382212619"/>
    </w:p>
    <w:p w14:paraId="7C15F98A" w14:textId="77777777" w:rsidR="004C02EF" w:rsidRDefault="004C02EF" w:rsidP="003A4B22">
      <w:pPr>
        <w:pStyle w:val="20"/>
        <w:numPr>
          <w:ilvl w:val="0"/>
          <w:numId w:val="0"/>
        </w:numPr>
      </w:pPr>
      <w:bookmarkStart w:id="3467" w:name="_Toc382202861"/>
      <w:bookmarkStart w:id="3468" w:name="_Toc382212223"/>
      <w:bookmarkStart w:id="3469" w:name="_Toc382212620"/>
      <w:bookmarkStart w:id="3470" w:name="_Toc382291568"/>
      <w:bookmarkStart w:id="3471" w:name="_Toc385672217"/>
      <w:bookmarkStart w:id="3472" w:name="_Toc393690312"/>
      <w:bookmarkStart w:id="3473" w:name="_Ref440438334"/>
      <w:bookmarkStart w:id="3474" w:name="_Toc472818852"/>
      <w:bookmarkStart w:id="3475" w:name="_Toc235503426"/>
      <w:bookmarkStart w:id="3476" w:name="_Toc241509201"/>
      <w:bookmarkStart w:id="3477" w:name="_Toc244416688"/>
      <w:bookmarkStart w:id="3478" w:name="_Toc276631052"/>
      <w:bookmarkStart w:id="3479" w:name="_Toc153968441"/>
      <w:bookmarkEnd w:id="3466"/>
      <w:r>
        <w:t>11.8</w:t>
      </w:r>
      <w:r>
        <w:tab/>
        <w:t>Relational Operator</w:t>
      </w:r>
      <w:bookmarkStart w:id="3480" w:name="_Toc382202862"/>
      <w:bookmarkEnd w:id="3467"/>
      <w:bookmarkEnd w:id="3468"/>
      <w:bookmarkEnd w:id="3469"/>
      <w:bookmarkEnd w:id="3470"/>
      <w:bookmarkEnd w:id="3471"/>
      <w:bookmarkEnd w:id="3472"/>
      <w:bookmarkEnd w:id="3480"/>
      <w:r>
        <w:t>s</w:t>
      </w:r>
      <w:bookmarkEnd w:id="3473"/>
      <w:bookmarkEnd w:id="3474"/>
      <w:bookmarkEnd w:id="3475"/>
      <w:bookmarkEnd w:id="3476"/>
      <w:bookmarkEnd w:id="3477"/>
      <w:bookmarkEnd w:id="3478"/>
      <w:bookmarkEnd w:id="3479"/>
    </w:p>
    <w:p w14:paraId="72132DE6" w14:textId="77777777" w:rsidR="004C02EF" w:rsidRDefault="004C02EF" w:rsidP="004C02EF">
      <w:pPr>
        <w:pStyle w:val="Syntax"/>
      </w:pPr>
      <w:r w:rsidRPr="0091359B">
        <w:t>Syntax</w:t>
      </w:r>
    </w:p>
    <w:p w14:paraId="64D4B9AD" w14:textId="77777777" w:rsidR="004C02EF" w:rsidRPr="00D00D4A" w:rsidRDefault="004C02EF" w:rsidP="004C02EF">
      <w:pPr>
        <w:pStyle w:val="SyntaxRule"/>
        <w:rPr>
          <w:rFonts w:ascii="Arial" w:hAnsi="Arial"/>
        </w:rPr>
      </w:pPr>
      <w:r w:rsidRPr="00ED79C2">
        <w:t>RelationalExpression</w:t>
      </w:r>
      <w:r w:rsidRPr="00D00D4A">
        <w:rPr>
          <w:rFonts w:ascii="Arial" w:hAnsi="Arial"/>
        </w:rPr>
        <w:t xml:space="preserve"> </w:t>
      </w:r>
      <w:r w:rsidRPr="00D04346">
        <w:rPr>
          <w:rFonts w:ascii="Arial" w:hAnsi="Arial"/>
          <w:b/>
          <w:i w:val="0"/>
        </w:rPr>
        <w:t>:</w:t>
      </w:r>
    </w:p>
    <w:p w14:paraId="4FE41C0E" w14:textId="77777777" w:rsidR="004C02EF" w:rsidRPr="00D00D4A" w:rsidRDefault="004C02EF" w:rsidP="004C02EF">
      <w:pPr>
        <w:pStyle w:val="SyntaxDefinition"/>
        <w:rPr>
          <w:rFonts w:ascii="Arial" w:hAnsi="Arial"/>
        </w:rPr>
      </w:pPr>
      <w:r w:rsidRPr="00ED79C2">
        <w:t>ShiftExpression</w:t>
      </w:r>
      <w:r w:rsidRPr="00D00D4A">
        <w:rPr>
          <w:rFonts w:ascii="Arial" w:hAnsi="Arial"/>
        </w:rPr>
        <w:br/>
      </w:r>
      <w:r w:rsidRPr="00ED79C2">
        <w:t>RelationalExpression</w:t>
      </w:r>
      <w:r w:rsidRPr="00D00D4A">
        <w:rPr>
          <w:rFonts w:ascii="Arial" w:hAnsi="Arial"/>
        </w:rPr>
        <w:t xml:space="preserve"> </w:t>
      </w:r>
      <w:r w:rsidRPr="00C226F6">
        <w:rPr>
          <w:rFonts w:ascii="Courier New" w:hAnsi="Courier New"/>
          <w:b/>
          <w:i w:val="0"/>
        </w:rPr>
        <w:t>&lt;</w:t>
      </w:r>
      <w:r w:rsidRPr="00D00D4A">
        <w:rPr>
          <w:rFonts w:ascii="Arial" w:hAnsi="Arial"/>
        </w:rPr>
        <w:t xml:space="preserve"> </w:t>
      </w:r>
      <w:r w:rsidRPr="00ED79C2">
        <w:t>ShiftExpression</w:t>
      </w:r>
      <w:r w:rsidRPr="00D00D4A">
        <w:rPr>
          <w:rFonts w:ascii="Arial" w:hAnsi="Arial"/>
        </w:rPr>
        <w:br/>
      </w:r>
      <w:r w:rsidRPr="00ED79C2">
        <w:t>RelationalExpression</w:t>
      </w:r>
      <w:r w:rsidRPr="00D00D4A">
        <w:rPr>
          <w:rFonts w:ascii="Arial" w:hAnsi="Arial"/>
        </w:rPr>
        <w:t xml:space="preserve"> </w:t>
      </w:r>
      <w:r w:rsidRPr="00C226F6">
        <w:rPr>
          <w:rFonts w:ascii="Courier New" w:hAnsi="Courier New"/>
          <w:b/>
          <w:i w:val="0"/>
        </w:rPr>
        <w:t>&gt;</w:t>
      </w:r>
      <w:r w:rsidRPr="00D00D4A">
        <w:rPr>
          <w:rFonts w:ascii="Arial" w:hAnsi="Arial"/>
        </w:rPr>
        <w:t xml:space="preserve"> </w:t>
      </w:r>
      <w:r w:rsidRPr="00ED79C2">
        <w:t>ShiftExpression</w:t>
      </w:r>
      <w:r w:rsidRPr="00D00D4A">
        <w:rPr>
          <w:rFonts w:ascii="Arial" w:hAnsi="Arial"/>
        </w:rPr>
        <w:br/>
      </w:r>
      <w:r w:rsidRPr="00ED79C2">
        <w:t>RelationalExpression</w:t>
      </w:r>
      <w:r w:rsidRPr="00D00D4A">
        <w:rPr>
          <w:rFonts w:ascii="Arial" w:hAnsi="Arial"/>
        </w:rPr>
        <w:t xml:space="preserve"> </w:t>
      </w:r>
      <w:r w:rsidRPr="00C226F6">
        <w:rPr>
          <w:rFonts w:ascii="Courier New" w:hAnsi="Courier New"/>
          <w:b/>
          <w:i w:val="0"/>
        </w:rPr>
        <w:t>&lt;=</w:t>
      </w:r>
      <w:r w:rsidRPr="00D00D4A">
        <w:rPr>
          <w:rFonts w:ascii="Arial" w:hAnsi="Arial"/>
        </w:rPr>
        <w:t xml:space="preserve"> </w:t>
      </w:r>
      <w:r w:rsidRPr="00ED79C2">
        <w:t>ShiftExpression</w:t>
      </w:r>
      <w:r w:rsidRPr="00D00D4A">
        <w:rPr>
          <w:rFonts w:ascii="Arial" w:hAnsi="Arial"/>
        </w:rPr>
        <w:br/>
      </w:r>
      <w:r w:rsidRPr="00ED79C2">
        <w:t>RelationalExpression</w:t>
      </w:r>
      <w:r w:rsidRPr="00D00D4A">
        <w:rPr>
          <w:rFonts w:ascii="Arial" w:hAnsi="Arial"/>
        </w:rPr>
        <w:t xml:space="preserve"> </w:t>
      </w:r>
      <w:r w:rsidRPr="00C226F6">
        <w:rPr>
          <w:rFonts w:ascii="Courier New" w:hAnsi="Courier New"/>
          <w:b/>
          <w:i w:val="0"/>
        </w:rPr>
        <w:t>&gt;=</w:t>
      </w:r>
      <w:r w:rsidRPr="00D00D4A">
        <w:rPr>
          <w:rFonts w:ascii="Arial" w:hAnsi="Arial"/>
        </w:rPr>
        <w:t xml:space="preserve"> </w:t>
      </w:r>
      <w:r w:rsidRPr="00ED79C2">
        <w:t>ShiftExpression</w:t>
      </w:r>
      <w:r w:rsidRPr="00D00D4A">
        <w:rPr>
          <w:rFonts w:ascii="Arial" w:hAnsi="Arial"/>
        </w:rPr>
        <w:br/>
      </w:r>
      <w:r w:rsidRPr="00ED79C2">
        <w:t>RelationalExpression</w:t>
      </w:r>
      <w:r w:rsidRPr="00D00D4A">
        <w:rPr>
          <w:rFonts w:ascii="Arial" w:hAnsi="Arial"/>
        </w:rPr>
        <w:t xml:space="preserve"> </w:t>
      </w:r>
      <w:r w:rsidRPr="00C226F6">
        <w:rPr>
          <w:rFonts w:ascii="Courier New" w:hAnsi="Courier New"/>
          <w:b/>
          <w:i w:val="0"/>
        </w:rPr>
        <w:t>instanceof</w:t>
      </w:r>
      <w:r w:rsidRPr="00D00D4A">
        <w:rPr>
          <w:rFonts w:ascii="Arial" w:hAnsi="Arial"/>
        </w:rPr>
        <w:t xml:space="preserve"> </w:t>
      </w:r>
      <w:r w:rsidRPr="00ED79C2">
        <w:t>ShiftExpression</w:t>
      </w:r>
      <w:r w:rsidRPr="00D00D4A">
        <w:rPr>
          <w:rFonts w:ascii="Arial" w:hAnsi="Arial"/>
        </w:rPr>
        <w:br/>
      </w:r>
      <w:r w:rsidRPr="00ED79C2">
        <w:t>RelationalExpression</w:t>
      </w:r>
      <w:r w:rsidRPr="00D00D4A">
        <w:rPr>
          <w:rFonts w:ascii="Arial" w:hAnsi="Arial"/>
        </w:rPr>
        <w:t xml:space="preserve"> </w:t>
      </w:r>
      <w:r w:rsidRPr="00C226F6">
        <w:rPr>
          <w:rFonts w:ascii="Courier New" w:hAnsi="Courier New"/>
          <w:b/>
          <w:i w:val="0"/>
        </w:rPr>
        <w:t>in</w:t>
      </w:r>
      <w:r w:rsidRPr="00D00D4A">
        <w:rPr>
          <w:rFonts w:ascii="Arial" w:hAnsi="Arial"/>
        </w:rPr>
        <w:t xml:space="preserve"> </w:t>
      </w:r>
      <w:r w:rsidRPr="00ED79C2">
        <w:t>ShiftExpression</w:t>
      </w:r>
    </w:p>
    <w:p w14:paraId="7D1528BD" w14:textId="77777777" w:rsidR="004C02EF" w:rsidRPr="00E32218" w:rsidRDefault="004C02EF" w:rsidP="004C02EF">
      <w:pPr>
        <w:pStyle w:val="SyntaxRule"/>
      </w:pPr>
      <w:r w:rsidRPr="00ED79C2">
        <w:t>RelationalExpressionNoIn</w:t>
      </w:r>
      <w:r w:rsidRPr="00E32218">
        <w:t xml:space="preserve"> </w:t>
      </w:r>
      <w:r w:rsidRPr="00D04346">
        <w:rPr>
          <w:rFonts w:ascii="Arial" w:hAnsi="Arial"/>
          <w:b/>
          <w:i w:val="0"/>
        </w:rPr>
        <w:t>:</w:t>
      </w:r>
    </w:p>
    <w:p w14:paraId="2FC8CAD4" w14:textId="77777777" w:rsidR="004C02EF" w:rsidRPr="00E32218" w:rsidRDefault="004C02EF" w:rsidP="004C02EF">
      <w:pPr>
        <w:pStyle w:val="SyntaxDefinition"/>
      </w:pPr>
      <w:r w:rsidRPr="00ED79C2">
        <w:t>ShiftExpression</w:t>
      </w:r>
      <w:r w:rsidRPr="00E32218">
        <w:br/>
      </w:r>
      <w:r w:rsidRPr="00ED79C2">
        <w:t>RelationalExpressionNoIn</w:t>
      </w:r>
      <w:r w:rsidRPr="00E32218">
        <w:t xml:space="preserve"> </w:t>
      </w:r>
      <w:r w:rsidRPr="00C226F6">
        <w:rPr>
          <w:rFonts w:ascii="Courier New" w:hAnsi="Courier New"/>
          <w:b/>
          <w:i w:val="0"/>
        </w:rPr>
        <w:t>&lt;</w:t>
      </w:r>
      <w:r w:rsidRPr="00E32218">
        <w:t xml:space="preserve"> </w:t>
      </w:r>
      <w:r w:rsidRPr="00ED79C2">
        <w:t>ShiftExpression</w:t>
      </w:r>
      <w:r w:rsidRPr="00E32218">
        <w:br/>
      </w:r>
      <w:r w:rsidRPr="00ED79C2">
        <w:t>RelationalExpressionNoIn</w:t>
      </w:r>
      <w:r w:rsidRPr="00E32218">
        <w:t xml:space="preserve"> </w:t>
      </w:r>
      <w:r w:rsidRPr="00C226F6">
        <w:rPr>
          <w:rFonts w:ascii="Courier New" w:hAnsi="Courier New"/>
          <w:b/>
          <w:i w:val="0"/>
        </w:rPr>
        <w:t>&gt;</w:t>
      </w:r>
      <w:r w:rsidRPr="00E32218">
        <w:t xml:space="preserve"> </w:t>
      </w:r>
      <w:r w:rsidRPr="00ED79C2">
        <w:t>ShiftExpression</w:t>
      </w:r>
      <w:r w:rsidRPr="00E32218">
        <w:br/>
      </w:r>
      <w:r w:rsidRPr="00ED79C2">
        <w:t>RelationalExpressionNoIn</w:t>
      </w:r>
      <w:r w:rsidRPr="00E32218">
        <w:t xml:space="preserve"> </w:t>
      </w:r>
      <w:r w:rsidRPr="00C226F6">
        <w:rPr>
          <w:rFonts w:ascii="Courier New" w:hAnsi="Courier New"/>
          <w:b/>
          <w:i w:val="0"/>
        </w:rPr>
        <w:t>&lt;=</w:t>
      </w:r>
      <w:r w:rsidRPr="00E32218">
        <w:t xml:space="preserve"> </w:t>
      </w:r>
      <w:r w:rsidRPr="00ED79C2">
        <w:t>ShiftExpression</w:t>
      </w:r>
      <w:r w:rsidRPr="00E32218">
        <w:br/>
      </w:r>
      <w:r w:rsidRPr="00ED79C2">
        <w:t>RelationalExpressionNoIn</w:t>
      </w:r>
      <w:r w:rsidRPr="00E32218">
        <w:t xml:space="preserve"> </w:t>
      </w:r>
      <w:r w:rsidRPr="00C226F6">
        <w:rPr>
          <w:rFonts w:ascii="Courier New" w:hAnsi="Courier New"/>
          <w:b/>
          <w:i w:val="0"/>
        </w:rPr>
        <w:t>&gt;=</w:t>
      </w:r>
      <w:r w:rsidRPr="00E32218">
        <w:t xml:space="preserve"> </w:t>
      </w:r>
      <w:r w:rsidRPr="00ED79C2">
        <w:t>ShiftExpression</w:t>
      </w:r>
      <w:r w:rsidRPr="00E32218">
        <w:br/>
      </w:r>
      <w:r w:rsidRPr="00ED79C2">
        <w:t>RelationalExpressionNoIn</w:t>
      </w:r>
      <w:r w:rsidRPr="00E32218">
        <w:t xml:space="preserve"> </w:t>
      </w:r>
      <w:r w:rsidRPr="00C226F6">
        <w:rPr>
          <w:rFonts w:ascii="Courier New" w:hAnsi="Courier New"/>
          <w:b/>
          <w:i w:val="0"/>
        </w:rPr>
        <w:t>instanceof</w:t>
      </w:r>
      <w:r w:rsidRPr="00E32218">
        <w:t xml:space="preserve"> </w:t>
      </w:r>
      <w:r w:rsidRPr="00ED79C2">
        <w:t>ShiftExpression</w:t>
      </w:r>
    </w:p>
    <w:p w14:paraId="4519FDB5" w14:textId="77777777" w:rsidR="004C02EF" w:rsidRDefault="004C02EF" w:rsidP="004C02EF">
      <w:pPr>
        <w:pStyle w:val="Note"/>
      </w:pPr>
      <w:r w:rsidRPr="006E7D54">
        <w:t>NOTE</w:t>
      </w:r>
      <w:r w:rsidRPr="006E7D54">
        <w:tab/>
        <w:t xml:space="preserve">The “NoIn” variants are needed to avoid confusing the </w:t>
      </w:r>
      <w:r w:rsidRPr="006E7D54">
        <w:rPr>
          <w:rFonts w:ascii="Courier New" w:hAnsi="Courier New"/>
        </w:rPr>
        <w:t>in</w:t>
      </w:r>
      <w:r w:rsidRPr="006E7D54">
        <w:t xml:space="preserve"> operator in a relational expression with the </w:t>
      </w:r>
      <w:r w:rsidRPr="006E7D54">
        <w:rPr>
          <w:rFonts w:ascii="Courier New" w:hAnsi="Courier New"/>
        </w:rPr>
        <w:t>in</w:t>
      </w:r>
      <w:r w:rsidRPr="006E7D54">
        <w:t xml:space="preserve"> operator in a </w:t>
      </w:r>
      <w:r w:rsidRPr="006E7D54">
        <w:rPr>
          <w:rFonts w:ascii="Courier New" w:hAnsi="Courier New"/>
        </w:rPr>
        <w:t>for</w:t>
      </w:r>
      <w:r w:rsidRPr="006E7D54">
        <w:t xml:space="preserve"> statement.</w:t>
      </w:r>
    </w:p>
    <w:p w14:paraId="1126E8AA" w14:textId="77777777" w:rsidR="004C02EF" w:rsidRPr="0091359B" w:rsidRDefault="004C02EF" w:rsidP="004C02EF">
      <w:pPr>
        <w:pStyle w:val="Syntax"/>
      </w:pPr>
      <w:r w:rsidRPr="0091359B">
        <w:t>Semantics</w:t>
      </w:r>
    </w:p>
    <w:p w14:paraId="1CB8886B" w14:textId="77777777" w:rsidR="004C02EF" w:rsidRDefault="004C02EF" w:rsidP="004C02EF">
      <w:r>
        <w:t>The result of evaluating a relational operator is always of type Boolean, reflecting whether the relationship named by the operator holds between its two operands.</w:t>
      </w:r>
      <w:bookmarkStart w:id="3481" w:name="_Toc393690313"/>
    </w:p>
    <w:p w14:paraId="6E562F5C" w14:textId="77777777" w:rsidR="004C02EF" w:rsidRDefault="004C02EF" w:rsidP="004C02EF">
      <w:bookmarkStart w:id="3482" w:name="_Ref440425001"/>
      <w:r>
        <w:t xml:space="preserve">The </w:t>
      </w:r>
      <w:r w:rsidRPr="006E7D54">
        <w:rPr>
          <w:rStyle w:val="bnf"/>
        </w:rPr>
        <w:t>RelationalExpressionNoIn</w:t>
      </w:r>
      <w:r>
        <w:t xml:space="preserve"> productions are evaluated in the same manner as the </w:t>
      </w:r>
      <w:r w:rsidRPr="006E7D54">
        <w:rPr>
          <w:rStyle w:val="bnf"/>
        </w:rPr>
        <w:t>RelationalExpression</w:t>
      </w:r>
      <w:r>
        <w:t xml:space="preserve"> productions except that the contained </w:t>
      </w:r>
      <w:r w:rsidRPr="006E7D54">
        <w:rPr>
          <w:rStyle w:val="bnf"/>
        </w:rPr>
        <w:t>RelationalExpressionNoIn</w:t>
      </w:r>
      <w:r>
        <w:t xml:space="preserve"> is evaluated instead of the contained </w:t>
      </w:r>
      <w:r w:rsidRPr="006E7D54">
        <w:rPr>
          <w:rStyle w:val="bnf"/>
        </w:rPr>
        <w:t>RelationalExpression</w:t>
      </w:r>
      <w:r>
        <w:t>.</w:t>
      </w:r>
    </w:p>
    <w:p w14:paraId="7B63C8FD" w14:textId="77777777" w:rsidR="004C02EF" w:rsidRDefault="004C02EF" w:rsidP="003A4B22">
      <w:pPr>
        <w:pStyle w:val="30"/>
        <w:numPr>
          <w:ilvl w:val="0"/>
          <w:numId w:val="0"/>
        </w:numPr>
      </w:pPr>
      <w:bookmarkStart w:id="3483" w:name="_Toc472818853"/>
      <w:bookmarkStart w:id="3484" w:name="_Toc235503427"/>
      <w:bookmarkStart w:id="3485" w:name="_Toc241509202"/>
      <w:bookmarkStart w:id="3486" w:name="_Toc244416689"/>
      <w:bookmarkStart w:id="3487" w:name="_Toc276631053"/>
      <w:bookmarkStart w:id="3488" w:name="_Toc153968442"/>
      <w:r>
        <w:t>11.8.1</w:t>
      </w:r>
      <w:r>
        <w:tab/>
        <w:t xml:space="preserve">The Less-than Operator ( </w:t>
      </w:r>
      <w:r>
        <w:rPr>
          <w:rFonts w:ascii="Courier New" w:hAnsi="Courier New"/>
        </w:rPr>
        <w:t>&lt;</w:t>
      </w:r>
      <w:r>
        <w:t xml:space="preserve"> </w:t>
      </w:r>
      <w:bookmarkEnd w:id="3481"/>
      <w:r>
        <w:t>)</w:t>
      </w:r>
      <w:bookmarkEnd w:id="3482"/>
      <w:bookmarkEnd w:id="3483"/>
      <w:bookmarkEnd w:id="3484"/>
      <w:bookmarkEnd w:id="3485"/>
      <w:bookmarkEnd w:id="3486"/>
      <w:bookmarkEnd w:id="3487"/>
      <w:bookmarkEnd w:id="3488"/>
    </w:p>
    <w:p w14:paraId="3E2299C1" w14:textId="77777777" w:rsidR="004C02EF" w:rsidRDefault="004C02EF" w:rsidP="004C02EF">
      <w:r>
        <w:t xml:space="preserve">The production </w:t>
      </w:r>
      <w:r w:rsidRPr="006E7D54">
        <w:rPr>
          <w:rStyle w:val="bnf"/>
        </w:rPr>
        <w:t>RelationalExpression</w:t>
      </w:r>
      <w:r>
        <w:t xml:space="preserve"> </w:t>
      </w:r>
      <w:r>
        <w:rPr>
          <w:b/>
        </w:rPr>
        <w:t>:</w:t>
      </w:r>
      <w:r>
        <w:t xml:space="preserve"> </w:t>
      </w:r>
      <w:r w:rsidRPr="006E7D54">
        <w:rPr>
          <w:rStyle w:val="bnf"/>
        </w:rPr>
        <w:t>RelationalExpression</w:t>
      </w:r>
      <w:r>
        <w:t xml:space="preserve"> </w:t>
      </w:r>
      <w:r>
        <w:rPr>
          <w:rFonts w:ascii="Courier New" w:hAnsi="Courier New"/>
          <w:b/>
        </w:rPr>
        <w:t>&lt;</w:t>
      </w:r>
      <w:r>
        <w:t xml:space="preserve"> </w:t>
      </w:r>
      <w:r w:rsidRPr="006E7D54">
        <w:rPr>
          <w:rStyle w:val="bnf"/>
        </w:rPr>
        <w:t>ShiftExpression</w:t>
      </w:r>
      <w:r>
        <w:t xml:space="preserve"> is evaluated as follows:</w:t>
      </w:r>
    </w:p>
    <w:p w14:paraId="50716717" w14:textId="77777777" w:rsidR="004C02EF" w:rsidRPr="008D4496" w:rsidRDefault="004C02EF" w:rsidP="004C02EF">
      <w:pPr>
        <w:pStyle w:val="Alg4"/>
        <w:numPr>
          <w:ilvl w:val="0"/>
          <w:numId w:val="88"/>
        </w:numPr>
      </w:pPr>
      <w:r w:rsidRPr="008D4496">
        <w:t xml:space="preserve">Let </w:t>
      </w:r>
      <w:r w:rsidRPr="008D4496">
        <w:rPr>
          <w:i/>
        </w:rPr>
        <w:t>lref</w:t>
      </w:r>
      <w:r w:rsidRPr="008D4496">
        <w:t xml:space="preserve"> be the result of evaluating </w:t>
      </w:r>
      <w:r w:rsidRPr="009079B0">
        <w:rPr>
          <w:rStyle w:val="bnf"/>
        </w:rPr>
        <w:t>RelationalExpression</w:t>
      </w:r>
      <w:r w:rsidRPr="008D4496">
        <w:t>.</w:t>
      </w:r>
    </w:p>
    <w:p w14:paraId="298CBF5D" w14:textId="77777777" w:rsidR="004C02EF" w:rsidRPr="008D4496" w:rsidRDefault="004C02EF" w:rsidP="004C02EF">
      <w:pPr>
        <w:pStyle w:val="Alg4"/>
        <w:numPr>
          <w:ilvl w:val="0"/>
          <w:numId w:val="88"/>
        </w:numPr>
      </w:pPr>
      <w:r w:rsidRPr="008D4496">
        <w:t xml:space="preserve">Let </w:t>
      </w:r>
      <w:r w:rsidRPr="008D4496">
        <w:rPr>
          <w:i/>
        </w:rPr>
        <w:t>lval</w:t>
      </w:r>
      <w:r w:rsidRPr="008D4496">
        <w:t xml:space="preserve"> be GetValue(</w:t>
      </w:r>
      <w:r w:rsidRPr="008D4496">
        <w:rPr>
          <w:i/>
        </w:rPr>
        <w:t>lref</w:t>
      </w:r>
      <w:r w:rsidRPr="008D4496">
        <w:t>).</w:t>
      </w:r>
    </w:p>
    <w:p w14:paraId="17961CBE" w14:textId="77777777" w:rsidR="004C02EF" w:rsidRPr="008D4496" w:rsidRDefault="004C02EF" w:rsidP="004C02EF">
      <w:pPr>
        <w:pStyle w:val="Alg4"/>
        <w:numPr>
          <w:ilvl w:val="0"/>
          <w:numId w:val="88"/>
        </w:numPr>
      </w:pPr>
      <w:r w:rsidRPr="008D4496">
        <w:t xml:space="preserve">Let </w:t>
      </w:r>
      <w:r w:rsidRPr="008D4496">
        <w:rPr>
          <w:i/>
        </w:rPr>
        <w:t>rref</w:t>
      </w:r>
      <w:r w:rsidRPr="008D4496">
        <w:t xml:space="preserve"> be the result of evaluating </w:t>
      </w:r>
      <w:r w:rsidRPr="009079B0">
        <w:rPr>
          <w:rStyle w:val="bnf"/>
        </w:rPr>
        <w:t>ShiftExpression</w:t>
      </w:r>
      <w:r w:rsidRPr="008D4496">
        <w:t>.</w:t>
      </w:r>
    </w:p>
    <w:p w14:paraId="74D96336" w14:textId="77777777" w:rsidR="004C02EF" w:rsidRPr="008D4496" w:rsidRDefault="004C02EF" w:rsidP="004C02EF">
      <w:pPr>
        <w:pStyle w:val="Alg4"/>
        <w:numPr>
          <w:ilvl w:val="0"/>
          <w:numId w:val="88"/>
        </w:numPr>
      </w:pPr>
      <w:r w:rsidRPr="008D4496">
        <w:t xml:space="preserve">Let </w:t>
      </w:r>
      <w:r w:rsidRPr="008D4496">
        <w:rPr>
          <w:i/>
        </w:rPr>
        <w:t>rval</w:t>
      </w:r>
      <w:r w:rsidRPr="008D4496">
        <w:t xml:space="preserve"> be GetValue(</w:t>
      </w:r>
      <w:r w:rsidRPr="008D4496">
        <w:rPr>
          <w:i/>
        </w:rPr>
        <w:t>rref</w:t>
      </w:r>
      <w:r w:rsidRPr="008D4496">
        <w:t>).</w:t>
      </w:r>
    </w:p>
    <w:p w14:paraId="52C005AD" w14:textId="77777777" w:rsidR="004C02EF" w:rsidRPr="008D4496" w:rsidRDefault="004C02EF" w:rsidP="004C02EF">
      <w:pPr>
        <w:pStyle w:val="Alg4"/>
        <w:numPr>
          <w:ilvl w:val="0"/>
          <w:numId w:val="88"/>
        </w:numPr>
      </w:pPr>
      <w:r w:rsidRPr="008D4496">
        <w:t xml:space="preserve">Let </w:t>
      </w:r>
      <w:r w:rsidRPr="008D4496">
        <w:rPr>
          <w:i/>
        </w:rPr>
        <w:t>r</w:t>
      </w:r>
      <w:r w:rsidRPr="008D4496">
        <w:t xml:space="preserve"> be the result of performing abstract relational comparison </w:t>
      </w:r>
      <w:r w:rsidRPr="008D4496">
        <w:rPr>
          <w:i/>
        </w:rPr>
        <w:t>lval</w:t>
      </w:r>
      <w:r w:rsidRPr="008D4496">
        <w:t xml:space="preserve"> &lt; </w:t>
      </w:r>
      <w:r w:rsidRPr="008D4496">
        <w:rPr>
          <w:i/>
        </w:rPr>
        <w:t>rval</w:t>
      </w:r>
      <w:r w:rsidRPr="008D4496">
        <w:t>. (see 11.8.5)</w:t>
      </w:r>
    </w:p>
    <w:p w14:paraId="2BA6AFD1" w14:textId="77777777" w:rsidR="004C02EF" w:rsidRPr="008D4496" w:rsidRDefault="004C02EF" w:rsidP="004C02EF">
      <w:pPr>
        <w:pStyle w:val="Alg4"/>
        <w:numPr>
          <w:ilvl w:val="0"/>
          <w:numId w:val="88"/>
        </w:numPr>
        <w:spacing w:after="240"/>
      </w:pPr>
      <w:r w:rsidRPr="008D4496">
        <w:t xml:space="preserve">If </w:t>
      </w:r>
      <w:r w:rsidRPr="008D4496">
        <w:rPr>
          <w:i/>
        </w:rPr>
        <w:t>r</w:t>
      </w:r>
      <w:r w:rsidRPr="008D4496">
        <w:t xml:space="preserve"> is </w:t>
      </w:r>
      <w:r w:rsidRPr="008D4496">
        <w:rPr>
          <w:b/>
        </w:rPr>
        <w:t>undefined</w:t>
      </w:r>
      <w:r w:rsidRPr="008D4496">
        <w:t xml:space="preserve">, return </w:t>
      </w:r>
      <w:r w:rsidRPr="008D4496">
        <w:rPr>
          <w:b/>
        </w:rPr>
        <w:t>false</w:t>
      </w:r>
      <w:r w:rsidRPr="008D4496">
        <w:t xml:space="preserve">. Otherwise, return </w:t>
      </w:r>
      <w:r w:rsidRPr="008D4496">
        <w:rPr>
          <w:i/>
        </w:rPr>
        <w:t>r</w:t>
      </w:r>
      <w:bookmarkStart w:id="3489" w:name="_Toc393690314"/>
      <w:r w:rsidRPr="008D4496">
        <w:t>.</w:t>
      </w:r>
    </w:p>
    <w:p w14:paraId="34B3A2F8" w14:textId="77777777" w:rsidR="004C02EF" w:rsidRDefault="004C02EF" w:rsidP="003A4B22">
      <w:pPr>
        <w:pStyle w:val="30"/>
        <w:numPr>
          <w:ilvl w:val="0"/>
          <w:numId w:val="0"/>
        </w:numPr>
      </w:pPr>
      <w:bookmarkStart w:id="3490" w:name="_Ref440425018"/>
      <w:bookmarkStart w:id="3491" w:name="_Toc472818854"/>
      <w:bookmarkStart w:id="3492" w:name="_Toc235503428"/>
      <w:bookmarkStart w:id="3493" w:name="_Toc241509203"/>
      <w:bookmarkStart w:id="3494" w:name="_Toc244416690"/>
      <w:bookmarkStart w:id="3495" w:name="_Toc276631054"/>
      <w:bookmarkStart w:id="3496" w:name="_Toc153968443"/>
      <w:r>
        <w:t>11.8.2</w:t>
      </w:r>
      <w:r>
        <w:tab/>
        <w:t xml:space="preserve">The Greater-than Operator ( </w:t>
      </w:r>
      <w:r>
        <w:rPr>
          <w:rFonts w:ascii="Courier New" w:hAnsi="Courier New"/>
        </w:rPr>
        <w:t>&gt;</w:t>
      </w:r>
      <w:r>
        <w:t xml:space="preserve"> </w:t>
      </w:r>
      <w:bookmarkEnd w:id="3489"/>
      <w:r>
        <w:t>)</w:t>
      </w:r>
      <w:bookmarkEnd w:id="3490"/>
      <w:bookmarkEnd w:id="3491"/>
      <w:bookmarkEnd w:id="3492"/>
      <w:bookmarkEnd w:id="3493"/>
      <w:bookmarkEnd w:id="3494"/>
      <w:bookmarkEnd w:id="3495"/>
      <w:bookmarkEnd w:id="3496"/>
    </w:p>
    <w:p w14:paraId="6A7FC6DA" w14:textId="77777777" w:rsidR="004C02EF" w:rsidRDefault="004C02EF" w:rsidP="004C02EF">
      <w:r>
        <w:t xml:space="preserve">The production RelationalExpression </w:t>
      </w:r>
      <w:r>
        <w:rPr>
          <w:b/>
        </w:rPr>
        <w:t>:</w:t>
      </w:r>
      <w:r>
        <w:t xml:space="preserve"> </w:t>
      </w:r>
      <w:r w:rsidRPr="009079B0">
        <w:rPr>
          <w:rStyle w:val="bnf"/>
        </w:rPr>
        <w:t>RelationalExpression</w:t>
      </w:r>
      <w:r>
        <w:t xml:space="preserve"> </w:t>
      </w:r>
      <w:r>
        <w:rPr>
          <w:rFonts w:ascii="Courier New" w:hAnsi="Courier New"/>
          <w:b/>
        </w:rPr>
        <w:t>&gt;</w:t>
      </w:r>
      <w:r>
        <w:t xml:space="preserve"> </w:t>
      </w:r>
      <w:r w:rsidRPr="009079B0">
        <w:rPr>
          <w:rStyle w:val="bnf"/>
        </w:rPr>
        <w:t>ShiftExpression</w:t>
      </w:r>
      <w:r>
        <w:t xml:space="preserve"> is evaluated as follows:</w:t>
      </w:r>
    </w:p>
    <w:p w14:paraId="42FC9354" w14:textId="77777777" w:rsidR="004C02EF" w:rsidRPr="008D4496" w:rsidRDefault="004C02EF" w:rsidP="004C02EF">
      <w:pPr>
        <w:pStyle w:val="Alg4"/>
        <w:numPr>
          <w:ilvl w:val="0"/>
          <w:numId w:val="89"/>
        </w:numPr>
      </w:pPr>
      <w:r w:rsidRPr="008D4496">
        <w:t xml:space="preserve">Let </w:t>
      </w:r>
      <w:r w:rsidRPr="008D4496">
        <w:rPr>
          <w:i/>
        </w:rPr>
        <w:t>lref</w:t>
      </w:r>
      <w:r w:rsidRPr="008D4496">
        <w:t xml:space="preserve"> be the result of evaluating </w:t>
      </w:r>
      <w:r w:rsidRPr="009079B0">
        <w:rPr>
          <w:rStyle w:val="bnf"/>
        </w:rPr>
        <w:t>RelationalExpression</w:t>
      </w:r>
      <w:r w:rsidRPr="008D4496">
        <w:t>.</w:t>
      </w:r>
    </w:p>
    <w:p w14:paraId="6EACDA33" w14:textId="77777777" w:rsidR="004C02EF" w:rsidRPr="008D4496" w:rsidRDefault="004C02EF" w:rsidP="004C02EF">
      <w:pPr>
        <w:pStyle w:val="Alg4"/>
        <w:numPr>
          <w:ilvl w:val="0"/>
          <w:numId w:val="89"/>
        </w:numPr>
      </w:pPr>
      <w:r w:rsidRPr="008D4496">
        <w:t xml:space="preserve">Let </w:t>
      </w:r>
      <w:r w:rsidRPr="008D4496">
        <w:rPr>
          <w:i/>
        </w:rPr>
        <w:t>lval</w:t>
      </w:r>
      <w:r w:rsidRPr="008D4496">
        <w:t xml:space="preserve"> be GetValue(</w:t>
      </w:r>
      <w:r w:rsidRPr="008D4496">
        <w:rPr>
          <w:i/>
        </w:rPr>
        <w:t>lref</w:t>
      </w:r>
      <w:r w:rsidRPr="008D4496">
        <w:t>).</w:t>
      </w:r>
    </w:p>
    <w:p w14:paraId="783BCAD0" w14:textId="77777777" w:rsidR="004C02EF" w:rsidRPr="008D4496" w:rsidRDefault="004C02EF" w:rsidP="004C02EF">
      <w:pPr>
        <w:pStyle w:val="Alg4"/>
        <w:numPr>
          <w:ilvl w:val="0"/>
          <w:numId w:val="89"/>
        </w:numPr>
      </w:pPr>
      <w:r w:rsidRPr="008D4496">
        <w:t xml:space="preserve">Let </w:t>
      </w:r>
      <w:r w:rsidRPr="008D4496">
        <w:rPr>
          <w:i/>
        </w:rPr>
        <w:t>rref</w:t>
      </w:r>
      <w:r w:rsidRPr="008D4496">
        <w:t xml:space="preserve"> be the result of evaluating </w:t>
      </w:r>
      <w:r w:rsidRPr="009079B0">
        <w:rPr>
          <w:rStyle w:val="bnf"/>
        </w:rPr>
        <w:t>ShiftExpression</w:t>
      </w:r>
      <w:r w:rsidRPr="008D4496">
        <w:t>.</w:t>
      </w:r>
    </w:p>
    <w:p w14:paraId="28E08A2C" w14:textId="77777777" w:rsidR="004C02EF" w:rsidRPr="008D4496" w:rsidRDefault="004C02EF" w:rsidP="004C02EF">
      <w:pPr>
        <w:pStyle w:val="Alg4"/>
        <w:numPr>
          <w:ilvl w:val="0"/>
          <w:numId w:val="89"/>
        </w:numPr>
      </w:pPr>
      <w:r w:rsidRPr="008D4496">
        <w:t xml:space="preserve">Let </w:t>
      </w:r>
      <w:r w:rsidRPr="008D4496">
        <w:rPr>
          <w:i/>
        </w:rPr>
        <w:t>rval</w:t>
      </w:r>
      <w:r w:rsidRPr="008D4496">
        <w:t xml:space="preserve"> be GetValue(</w:t>
      </w:r>
      <w:r w:rsidRPr="008D4496">
        <w:rPr>
          <w:i/>
        </w:rPr>
        <w:t>rref</w:t>
      </w:r>
      <w:r w:rsidRPr="008D4496">
        <w:t>).</w:t>
      </w:r>
    </w:p>
    <w:p w14:paraId="49217028" w14:textId="77777777" w:rsidR="004C02EF" w:rsidRPr="008D4496" w:rsidRDefault="004C02EF" w:rsidP="004C02EF">
      <w:pPr>
        <w:pStyle w:val="Alg4"/>
        <w:numPr>
          <w:ilvl w:val="0"/>
          <w:numId w:val="89"/>
        </w:numPr>
      </w:pPr>
      <w:r w:rsidRPr="008D4496">
        <w:t xml:space="preserve">Let </w:t>
      </w:r>
      <w:r w:rsidRPr="008D4496">
        <w:rPr>
          <w:i/>
        </w:rPr>
        <w:t>r</w:t>
      </w:r>
      <w:r w:rsidRPr="008D4496">
        <w:t xml:space="preserve"> be the result of performing abstract relational comparison </w:t>
      </w:r>
      <w:r w:rsidRPr="008D4496">
        <w:rPr>
          <w:i/>
        </w:rPr>
        <w:t>rval</w:t>
      </w:r>
      <w:r w:rsidRPr="008D4496">
        <w:t xml:space="preserve"> &lt; </w:t>
      </w:r>
      <w:r w:rsidRPr="008D4496">
        <w:rPr>
          <w:i/>
        </w:rPr>
        <w:t>lval</w:t>
      </w:r>
      <w:r w:rsidRPr="008D4496">
        <w:t xml:space="preserve"> with </w:t>
      </w:r>
      <w:r w:rsidRPr="008D4496">
        <w:rPr>
          <w:i/>
        </w:rPr>
        <w:t>LeftFirst</w:t>
      </w:r>
      <w:r w:rsidRPr="008D4496">
        <w:t xml:space="preserve"> equal to </w:t>
      </w:r>
      <w:r w:rsidRPr="008D4496">
        <w:rPr>
          <w:b/>
        </w:rPr>
        <w:t>false</w:t>
      </w:r>
      <w:r w:rsidRPr="008D4496">
        <w:t>. (see 11.8.5).</w:t>
      </w:r>
    </w:p>
    <w:p w14:paraId="22D894E3" w14:textId="77777777" w:rsidR="004C02EF" w:rsidRPr="008D4496" w:rsidRDefault="004C02EF" w:rsidP="004C02EF">
      <w:pPr>
        <w:pStyle w:val="Alg4"/>
        <w:numPr>
          <w:ilvl w:val="0"/>
          <w:numId w:val="89"/>
        </w:numPr>
        <w:spacing w:after="240"/>
      </w:pPr>
      <w:r w:rsidRPr="008D4496">
        <w:t xml:space="preserve">If </w:t>
      </w:r>
      <w:r w:rsidRPr="008D4496">
        <w:rPr>
          <w:i/>
        </w:rPr>
        <w:t>r</w:t>
      </w:r>
      <w:r w:rsidRPr="008D4496">
        <w:t xml:space="preserve"> is </w:t>
      </w:r>
      <w:r w:rsidRPr="008D4496">
        <w:rPr>
          <w:b/>
        </w:rPr>
        <w:t>undefined</w:t>
      </w:r>
      <w:r w:rsidRPr="008D4496">
        <w:t xml:space="preserve">, return </w:t>
      </w:r>
      <w:r w:rsidRPr="008D4496">
        <w:rPr>
          <w:b/>
        </w:rPr>
        <w:t>false</w:t>
      </w:r>
      <w:r w:rsidRPr="008D4496">
        <w:t xml:space="preserve">. Otherwise, return </w:t>
      </w:r>
      <w:r w:rsidRPr="008D4496">
        <w:rPr>
          <w:i/>
        </w:rPr>
        <w:t>r</w:t>
      </w:r>
      <w:r w:rsidRPr="008D4496">
        <w:t>.</w:t>
      </w:r>
      <w:bookmarkStart w:id="3497" w:name="_Toc393690315"/>
    </w:p>
    <w:p w14:paraId="69D48095" w14:textId="77777777" w:rsidR="004C02EF" w:rsidRDefault="004C02EF" w:rsidP="003A4B22">
      <w:pPr>
        <w:pStyle w:val="30"/>
        <w:numPr>
          <w:ilvl w:val="0"/>
          <w:numId w:val="0"/>
        </w:numPr>
      </w:pPr>
      <w:bookmarkStart w:id="3498" w:name="_Ref440425032"/>
      <w:bookmarkStart w:id="3499" w:name="_Toc472818855"/>
      <w:bookmarkStart w:id="3500" w:name="_Toc235503429"/>
      <w:bookmarkStart w:id="3501" w:name="_Toc241509204"/>
      <w:bookmarkStart w:id="3502" w:name="_Toc244416691"/>
      <w:bookmarkStart w:id="3503" w:name="_Toc276631055"/>
      <w:bookmarkStart w:id="3504" w:name="_Toc153968444"/>
      <w:r>
        <w:t>11.8.3</w:t>
      </w:r>
      <w:r>
        <w:tab/>
        <w:t xml:space="preserve">The Less-than-or-equal Operator ( </w:t>
      </w:r>
      <w:r>
        <w:rPr>
          <w:rFonts w:ascii="Courier New" w:hAnsi="Courier New"/>
        </w:rPr>
        <w:t>&lt;=</w:t>
      </w:r>
      <w:r>
        <w:t xml:space="preserve"> </w:t>
      </w:r>
      <w:bookmarkEnd w:id="3497"/>
      <w:r>
        <w:t>)</w:t>
      </w:r>
      <w:bookmarkEnd w:id="3498"/>
      <w:bookmarkEnd w:id="3499"/>
      <w:bookmarkEnd w:id="3500"/>
      <w:bookmarkEnd w:id="3501"/>
      <w:bookmarkEnd w:id="3502"/>
      <w:bookmarkEnd w:id="3503"/>
      <w:bookmarkEnd w:id="3504"/>
    </w:p>
    <w:p w14:paraId="1855D635" w14:textId="77777777" w:rsidR="004C02EF" w:rsidRDefault="004C02EF" w:rsidP="004C02EF">
      <w:r>
        <w:t xml:space="preserve">The production RelationalExpression </w:t>
      </w:r>
      <w:r>
        <w:rPr>
          <w:b/>
        </w:rPr>
        <w:t>:</w:t>
      </w:r>
      <w:r>
        <w:t xml:space="preserve"> </w:t>
      </w:r>
      <w:r w:rsidRPr="009079B0">
        <w:rPr>
          <w:rStyle w:val="bnf"/>
        </w:rPr>
        <w:t>RelationalExpression</w:t>
      </w:r>
      <w:r>
        <w:t xml:space="preserve"> </w:t>
      </w:r>
      <w:r>
        <w:rPr>
          <w:rFonts w:ascii="Courier New" w:hAnsi="Courier New"/>
          <w:b/>
        </w:rPr>
        <w:t>&lt;=</w:t>
      </w:r>
      <w:r>
        <w:t xml:space="preserve"> </w:t>
      </w:r>
      <w:r w:rsidRPr="009079B0">
        <w:rPr>
          <w:rStyle w:val="bnf"/>
        </w:rPr>
        <w:t>ShiftExpression</w:t>
      </w:r>
      <w:r>
        <w:t xml:space="preserve"> is evaluated as follows:</w:t>
      </w:r>
    </w:p>
    <w:p w14:paraId="30076F52" w14:textId="77777777" w:rsidR="004C02EF" w:rsidRPr="008D4496" w:rsidRDefault="004C02EF" w:rsidP="004C02EF">
      <w:pPr>
        <w:pStyle w:val="Alg4"/>
        <w:numPr>
          <w:ilvl w:val="0"/>
          <w:numId w:val="90"/>
        </w:numPr>
      </w:pPr>
      <w:r w:rsidRPr="008D4496">
        <w:t xml:space="preserve">Let </w:t>
      </w:r>
      <w:r w:rsidRPr="008D4496">
        <w:rPr>
          <w:i/>
        </w:rPr>
        <w:t>lref</w:t>
      </w:r>
      <w:r w:rsidRPr="008D4496">
        <w:t xml:space="preserve"> be the result of evaluating </w:t>
      </w:r>
      <w:r w:rsidRPr="009079B0">
        <w:rPr>
          <w:rStyle w:val="bnf"/>
        </w:rPr>
        <w:t>RelationalExpression</w:t>
      </w:r>
      <w:r w:rsidRPr="008D4496">
        <w:t>.</w:t>
      </w:r>
    </w:p>
    <w:p w14:paraId="28465BE1" w14:textId="77777777" w:rsidR="004C02EF" w:rsidRPr="008D4496" w:rsidRDefault="004C02EF" w:rsidP="004C02EF">
      <w:pPr>
        <w:pStyle w:val="Alg4"/>
        <w:numPr>
          <w:ilvl w:val="0"/>
          <w:numId w:val="90"/>
        </w:numPr>
      </w:pPr>
      <w:r w:rsidRPr="008D4496">
        <w:t xml:space="preserve">Let </w:t>
      </w:r>
      <w:r w:rsidRPr="008D4496">
        <w:rPr>
          <w:i/>
        </w:rPr>
        <w:t>lval</w:t>
      </w:r>
      <w:r w:rsidRPr="008D4496">
        <w:t xml:space="preserve"> be GetValue(</w:t>
      </w:r>
      <w:r w:rsidRPr="008D4496">
        <w:rPr>
          <w:i/>
        </w:rPr>
        <w:t>lref</w:t>
      </w:r>
      <w:r w:rsidRPr="008D4496">
        <w:t>).</w:t>
      </w:r>
    </w:p>
    <w:p w14:paraId="2E3F9E55" w14:textId="77777777" w:rsidR="004C02EF" w:rsidRPr="008D4496" w:rsidRDefault="004C02EF" w:rsidP="004C02EF">
      <w:pPr>
        <w:pStyle w:val="Alg4"/>
        <w:numPr>
          <w:ilvl w:val="0"/>
          <w:numId w:val="90"/>
        </w:numPr>
      </w:pPr>
      <w:r w:rsidRPr="008D4496">
        <w:t xml:space="preserve">Let </w:t>
      </w:r>
      <w:r w:rsidRPr="008D4496">
        <w:rPr>
          <w:i/>
        </w:rPr>
        <w:t>rref</w:t>
      </w:r>
      <w:r w:rsidRPr="008D4496">
        <w:t xml:space="preserve"> be the result of evaluating </w:t>
      </w:r>
      <w:r w:rsidRPr="009079B0">
        <w:rPr>
          <w:rStyle w:val="bnf"/>
        </w:rPr>
        <w:t>ShiftExpression</w:t>
      </w:r>
      <w:r w:rsidRPr="008D4496">
        <w:t>.</w:t>
      </w:r>
    </w:p>
    <w:p w14:paraId="59A9E351" w14:textId="77777777" w:rsidR="004C02EF" w:rsidRPr="008D4496" w:rsidRDefault="004C02EF" w:rsidP="004C02EF">
      <w:pPr>
        <w:pStyle w:val="Alg4"/>
        <w:numPr>
          <w:ilvl w:val="0"/>
          <w:numId w:val="90"/>
        </w:numPr>
      </w:pPr>
      <w:r w:rsidRPr="008D4496">
        <w:t xml:space="preserve">Let </w:t>
      </w:r>
      <w:r w:rsidRPr="008D4496">
        <w:rPr>
          <w:i/>
        </w:rPr>
        <w:t>rval</w:t>
      </w:r>
      <w:r w:rsidRPr="008D4496">
        <w:t xml:space="preserve"> be GetValue(</w:t>
      </w:r>
      <w:r w:rsidRPr="008D4496">
        <w:rPr>
          <w:i/>
        </w:rPr>
        <w:t>rref</w:t>
      </w:r>
      <w:r w:rsidRPr="008D4496">
        <w:t>).</w:t>
      </w:r>
    </w:p>
    <w:p w14:paraId="65827C5B" w14:textId="77777777" w:rsidR="004C02EF" w:rsidRPr="008D4496" w:rsidRDefault="004C02EF" w:rsidP="004C02EF">
      <w:pPr>
        <w:pStyle w:val="Alg4"/>
        <w:numPr>
          <w:ilvl w:val="0"/>
          <w:numId w:val="90"/>
        </w:numPr>
      </w:pPr>
      <w:r w:rsidRPr="008D4496">
        <w:t xml:space="preserve">Let </w:t>
      </w:r>
      <w:r w:rsidRPr="008D4496">
        <w:rPr>
          <w:i/>
        </w:rPr>
        <w:t>r</w:t>
      </w:r>
      <w:r w:rsidRPr="008D4496">
        <w:t xml:space="preserve"> be the result of performing abstract relational comparison </w:t>
      </w:r>
      <w:r w:rsidRPr="008D4496">
        <w:rPr>
          <w:i/>
        </w:rPr>
        <w:t>rval</w:t>
      </w:r>
      <w:r w:rsidRPr="008D4496">
        <w:t xml:space="preserve"> &lt; </w:t>
      </w:r>
      <w:r w:rsidRPr="008D4496">
        <w:rPr>
          <w:i/>
        </w:rPr>
        <w:t>lval</w:t>
      </w:r>
      <w:r w:rsidRPr="008D4496">
        <w:t xml:space="preserve">  with </w:t>
      </w:r>
      <w:r w:rsidRPr="008D4496">
        <w:rPr>
          <w:i/>
        </w:rPr>
        <w:t>LeftFirst</w:t>
      </w:r>
      <w:r w:rsidRPr="008D4496">
        <w:t xml:space="preserve"> equal to </w:t>
      </w:r>
      <w:r w:rsidRPr="008D4496">
        <w:rPr>
          <w:b/>
        </w:rPr>
        <w:t>false</w:t>
      </w:r>
      <w:r w:rsidRPr="008D4496">
        <w:t>. (see 11.8.5).</w:t>
      </w:r>
    </w:p>
    <w:p w14:paraId="59E99868" w14:textId="77777777" w:rsidR="004C02EF" w:rsidRPr="008D4496" w:rsidRDefault="004C02EF" w:rsidP="004C02EF">
      <w:pPr>
        <w:pStyle w:val="Alg4"/>
        <w:numPr>
          <w:ilvl w:val="0"/>
          <w:numId w:val="90"/>
        </w:numPr>
        <w:spacing w:after="240"/>
      </w:pPr>
      <w:r w:rsidRPr="008D4496">
        <w:t xml:space="preserve">If </w:t>
      </w:r>
      <w:r w:rsidRPr="008D4496">
        <w:rPr>
          <w:i/>
        </w:rPr>
        <w:t>r</w:t>
      </w:r>
      <w:r w:rsidRPr="008D4496">
        <w:t xml:space="preserve"> is </w:t>
      </w:r>
      <w:r w:rsidRPr="008D4496">
        <w:rPr>
          <w:b/>
        </w:rPr>
        <w:t xml:space="preserve">true </w:t>
      </w:r>
      <w:r w:rsidRPr="008D4496">
        <w:t>or</w:t>
      </w:r>
      <w:r w:rsidRPr="008D4496">
        <w:rPr>
          <w:b/>
        </w:rPr>
        <w:t xml:space="preserve"> undefined</w:t>
      </w:r>
      <w:r w:rsidRPr="008D4496">
        <w:t xml:space="preserve">, return </w:t>
      </w:r>
      <w:r w:rsidRPr="008D4496">
        <w:rPr>
          <w:b/>
        </w:rPr>
        <w:t>false</w:t>
      </w:r>
      <w:r w:rsidRPr="008D4496">
        <w:t xml:space="preserve">. Otherwise, return </w:t>
      </w:r>
      <w:r w:rsidRPr="008D4496">
        <w:rPr>
          <w:b/>
        </w:rPr>
        <w:t>true</w:t>
      </w:r>
      <w:bookmarkStart w:id="3505" w:name="_Toc393690316"/>
      <w:r w:rsidRPr="008D4496">
        <w:t>.</w:t>
      </w:r>
    </w:p>
    <w:p w14:paraId="7188B674" w14:textId="77777777" w:rsidR="004C02EF" w:rsidRDefault="004C02EF" w:rsidP="003A4B22">
      <w:pPr>
        <w:pStyle w:val="30"/>
        <w:numPr>
          <w:ilvl w:val="0"/>
          <w:numId w:val="0"/>
        </w:numPr>
      </w:pPr>
      <w:bookmarkStart w:id="3506" w:name="_Ref440425047"/>
      <w:bookmarkStart w:id="3507" w:name="_Toc472818856"/>
      <w:bookmarkStart w:id="3508" w:name="_Toc235503430"/>
      <w:bookmarkStart w:id="3509" w:name="_Toc241509205"/>
      <w:bookmarkStart w:id="3510" w:name="_Toc244416692"/>
      <w:bookmarkStart w:id="3511" w:name="_Toc276631056"/>
      <w:bookmarkStart w:id="3512" w:name="_Toc153968445"/>
      <w:r>
        <w:t>11.8.4</w:t>
      </w:r>
      <w:r>
        <w:tab/>
        <w:t xml:space="preserve">The Greater-than-or-equal Operator ( </w:t>
      </w:r>
      <w:r>
        <w:rPr>
          <w:rFonts w:ascii="Courier New" w:hAnsi="Courier New"/>
        </w:rPr>
        <w:t>&gt;=</w:t>
      </w:r>
      <w:r>
        <w:t xml:space="preserve"> </w:t>
      </w:r>
      <w:bookmarkEnd w:id="3505"/>
      <w:r>
        <w:t>)</w:t>
      </w:r>
      <w:bookmarkEnd w:id="3506"/>
      <w:bookmarkEnd w:id="3507"/>
      <w:bookmarkEnd w:id="3508"/>
      <w:bookmarkEnd w:id="3509"/>
      <w:bookmarkEnd w:id="3510"/>
      <w:bookmarkEnd w:id="3511"/>
      <w:bookmarkEnd w:id="3512"/>
    </w:p>
    <w:p w14:paraId="24CC76D4" w14:textId="77777777" w:rsidR="004C02EF" w:rsidRDefault="004C02EF" w:rsidP="004C02EF">
      <w:r>
        <w:t xml:space="preserve">The production RelationalExpression </w:t>
      </w:r>
      <w:r>
        <w:rPr>
          <w:b/>
        </w:rPr>
        <w:t>:</w:t>
      </w:r>
      <w:r>
        <w:t xml:space="preserve"> </w:t>
      </w:r>
      <w:r w:rsidRPr="009079B0">
        <w:rPr>
          <w:rStyle w:val="bnf"/>
        </w:rPr>
        <w:t>RelationalExpression</w:t>
      </w:r>
      <w:r>
        <w:t xml:space="preserve"> </w:t>
      </w:r>
      <w:r>
        <w:rPr>
          <w:rFonts w:ascii="Courier New" w:hAnsi="Courier New"/>
          <w:b/>
        </w:rPr>
        <w:t>&gt;=</w:t>
      </w:r>
      <w:r>
        <w:t xml:space="preserve"> </w:t>
      </w:r>
      <w:r w:rsidRPr="009079B0">
        <w:rPr>
          <w:rStyle w:val="bnf"/>
        </w:rPr>
        <w:t>ShiftExpression</w:t>
      </w:r>
      <w:r>
        <w:t xml:space="preserve"> is evaluated as follows:</w:t>
      </w:r>
    </w:p>
    <w:p w14:paraId="52F77210" w14:textId="77777777" w:rsidR="004C02EF" w:rsidRPr="008D4496" w:rsidRDefault="004C02EF" w:rsidP="004C02EF">
      <w:pPr>
        <w:pStyle w:val="Alg4"/>
        <w:numPr>
          <w:ilvl w:val="0"/>
          <w:numId w:val="91"/>
        </w:numPr>
      </w:pPr>
      <w:r w:rsidRPr="008D4496">
        <w:t xml:space="preserve">Let </w:t>
      </w:r>
      <w:r w:rsidRPr="008D4496">
        <w:rPr>
          <w:i/>
        </w:rPr>
        <w:t>lref</w:t>
      </w:r>
      <w:r w:rsidRPr="008D4496">
        <w:t xml:space="preserve"> be the result of evaluating </w:t>
      </w:r>
      <w:r w:rsidRPr="009079B0">
        <w:rPr>
          <w:rStyle w:val="bnf"/>
        </w:rPr>
        <w:t>RelationalExpression</w:t>
      </w:r>
      <w:r w:rsidRPr="008D4496">
        <w:t>.</w:t>
      </w:r>
    </w:p>
    <w:p w14:paraId="79DFC1DA" w14:textId="77777777" w:rsidR="004C02EF" w:rsidRPr="008D4496" w:rsidRDefault="004C02EF" w:rsidP="004C02EF">
      <w:pPr>
        <w:pStyle w:val="Alg4"/>
        <w:numPr>
          <w:ilvl w:val="0"/>
          <w:numId w:val="91"/>
        </w:numPr>
      </w:pPr>
      <w:r w:rsidRPr="008D4496">
        <w:t xml:space="preserve">Let </w:t>
      </w:r>
      <w:r w:rsidRPr="008D4496">
        <w:rPr>
          <w:i/>
        </w:rPr>
        <w:t>lval</w:t>
      </w:r>
      <w:r w:rsidRPr="008D4496">
        <w:t xml:space="preserve"> be GetValue(</w:t>
      </w:r>
      <w:r w:rsidRPr="008D4496">
        <w:rPr>
          <w:i/>
        </w:rPr>
        <w:t>lref</w:t>
      </w:r>
      <w:r w:rsidRPr="008D4496">
        <w:t>).</w:t>
      </w:r>
    </w:p>
    <w:p w14:paraId="181CB392" w14:textId="77777777" w:rsidR="004C02EF" w:rsidRPr="008D4496" w:rsidRDefault="004C02EF" w:rsidP="004C02EF">
      <w:pPr>
        <w:pStyle w:val="Alg4"/>
        <w:numPr>
          <w:ilvl w:val="0"/>
          <w:numId w:val="91"/>
        </w:numPr>
      </w:pPr>
      <w:r w:rsidRPr="008D4496">
        <w:t xml:space="preserve">Let </w:t>
      </w:r>
      <w:r w:rsidRPr="008D4496">
        <w:rPr>
          <w:i/>
        </w:rPr>
        <w:t>rref</w:t>
      </w:r>
      <w:r w:rsidRPr="008D4496">
        <w:t xml:space="preserve"> be the result of evaluating </w:t>
      </w:r>
      <w:r w:rsidRPr="009079B0">
        <w:rPr>
          <w:rStyle w:val="bnf"/>
        </w:rPr>
        <w:t>ShiftExpression</w:t>
      </w:r>
      <w:r w:rsidRPr="008D4496">
        <w:t>.</w:t>
      </w:r>
    </w:p>
    <w:p w14:paraId="2021A6C2" w14:textId="77777777" w:rsidR="004C02EF" w:rsidRPr="008D4496" w:rsidRDefault="004C02EF" w:rsidP="004C02EF">
      <w:pPr>
        <w:pStyle w:val="Alg4"/>
        <w:numPr>
          <w:ilvl w:val="0"/>
          <w:numId w:val="91"/>
        </w:numPr>
      </w:pPr>
      <w:r w:rsidRPr="008D4496">
        <w:t xml:space="preserve">Let </w:t>
      </w:r>
      <w:r w:rsidRPr="008D4496">
        <w:rPr>
          <w:i/>
        </w:rPr>
        <w:t>rval</w:t>
      </w:r>
      <w:r w:rsidRPr="008D4496">
        <w:t xml:space="preserve"> be GetValue(</w:t>
      </w:r>
      <w:r w:rsidRPr="008D4496">
        <w:rPr>
          <w:i/>
        </w:rPr>
        <w:t>rref</w:t>
      </w:r>
      <w:r w:rsidRPr="008D4496">
        <w:t>).</w:t>
      </w:r>
    </w:p>
    <w:p w14:paraId="4607153A" w14:textId="77777777" w:rsidR="004C02EF" w:rsidRPr="008D4496" w:rsidRDefault="004C02EF" w:rsidP="004C02EF">
      <w:pPr>
        <w:pStyle w:val="Alg4"/>
        <w:numPr>
          <w:ilvl w:val="0"/>
          <w:numId w:val="91"/>
        </w:numPr>
      </w:pPr>
      <w:r w:rsidRPr="008D4496">
        <w:t xml:space="preserve">Let </w:t>
      </w:r>
      <w:r w:rsidRPr="008D4496">
        <w:rPr>
          <w:i/>
        </w:rPr>
        <w:t>r</w:t>
      </w:r>
      <w:r w:rsidRPr="008D4496">
        <w:t xml:space="preserve"> be the result of performing abstract relational comparison </w:t>
      </w:r>
      <w:r w:rsidRPr="008D4496">
        <w:rPr>
          <w:i/>
        </w:rPr>
        <w:t>lval</w:t>
      </w:r>
      <w:r w:rsidRPr="008D4496">
        <w:t xml:space="preserve"> &lt; </w:t>
      </w:r>
      <w:r w:rsidRPr="008D4496">
        <w:rPr>
          <w:i/>
        </w:rPr>
        <w:t>rval</w:t>
      </w:r>
      <w:r w:rsidRPr="008D4496">
        <w:t>. (see 11.8.5)</w:t>
      </w:r>
    </w:p>
    <w:p w14:paraId="18C6271E" w14:textId="77777777" w:rsidR="004C02EF" w:rsidRPr="008D4496" w:rsidRDefault="004C02EF" w:rsidP="004C02EF">
      <w:pPr>
        <w:pStyle w:val="Alg4"/>
        <w:numPr>
          <w:ilvl w:val="0"/>
          <w:numId w:val="91"/>
        </w:numPr>
        <w:spacing w:after="240"/>
      </w:pPr>
      <w:r w:rsidRPr="008D4496">
        <w:t xml:space="preserve">If </w:t>
      </w:r>
      <w:r w:rsidRPr="008D4496">
        <w:rPr>
          <w:i/>
        </w:rPr>
        <w:t>r</w:t>
      </w:r>
      <w:r w:rsidRPr="008D4496">
        <w:t xml:space="preserve"> is </w:t>
      </w:r>
      <w:r w:rsidRPr="008D4496">
        <w:rPr>
          <w:b/>
        </w:rPr>
        <w:t xml:space="preserve">true </w:t>
      </w:r>
      <w:r w:rsidRPr="008D4496">
        <w:t>or</w:t>
      </w:r>
      <w:r w:rsidRPr="008D4496">
        <w:rPr>
          <w:b/>
        </w:rPr>
        <w:t xml:space="preserve"> undefined</w:t>
      </w:r>
      <w:r w:rsidRPr="008D4496">
        <w:t xml:space="preserve">, return </w:t>
      </w:r>
      <w:r w:rsidRPr="008D4496">
        <w:rPr>
          <w:b/>
        </w:rPr>
        <w:t>false</w:t>
      </w:r>
      <w:r w:rsidRPr="008D4496">
        <w:t xml:space="preserve">. Otherwise, return </w:t>
      </w:r>
      <w:r w:rsidRPr="008D4496">
        <w:rPr>
          <w:b/>
        </w:rPr>
        <w:t>true</w:t>
      </w:r>
      <w:bookmarkStart w:id="3513" w:name="_Ref393523057"/>
      <w:bookmarkStart w:id="3514" w:name="_Toc393690317"/>
      <w:r w:rsidRPr="008D4496">
        <w:t>.</w:t>
      </w:r>
      <w:bookmarkStart w:id="3515" w:name="_Ref424533139"/>
    </w:p>
    <w:p w14:paraId="04D76399" w14:textId="77777777" w:rsidR="004C02EF" w:rsidRDefault="004C02EF" w:rsidP="003A4B22">
      <w:pPr>
        <w:pStyle w:val="30"/>
        <w:numPr>
          <w:ilvl w:val="0"/>
          <w:numId w:val="0"/>
        </w:numPr>
      </w:pPr>
      <w:bookmarkStart w:id="3516" w:name="_Ref424668059"/>
      <w:bookmarkStart w:id="3517" w:name="_Toc472818857"/>
      <w:bookmarkStart w:id="3518" w:name="_Toc235503431"/>
      <w:bookmarkStart w:id="3519" w:name="_Toc241509206"/>
      <w:bookmarkStart w:id="3520" w:name="_Toc244416693"/>
      <w:bookmarkStart w:id="3521" w:name="_Toc276631057"/>
      <w:bookmarkStart w:id="3522" w:name="_Toc153968446"/>
      <w:r>
        <w:t>11.8.5</w:t>
      </w:r>
      <w:r>
        <w:tab/>
        <w:t>The Abstract Relational Comparison Algorith</w:t>
      </w:r>
      <w:bookmarkEnd w:id="3513"/>
      <w:bookmarkEnd w:id="3514"/>
      <w:r>
        <w:t>m</w:t>
      </w:r>
      <w:bookmarkEnd w:id="3515"/>
      <w:bookmarkEnd w:id="3516"/>
      <w:bookmarkEnd w:id="3517"/>
      <w:bookmarkEnd w:id="3518"/>
      <w:bookmarkEnd w:id="3519"/>
      <w:bookmarkEnd w:id="3520"/>
      <w:bookmarkEnd w:id="3521"/>
      <w:bookmarkEnd w:id="3522"/>
    </w:p>
    <w:p w14:paraId="561492D0" w14:textId="77777777" w:rsidR="004C02EF" w:rsidRDefault="004C02EF" w:rsidP="004C02EF">
      <w:r>
        <w:t xml:space="preserve">The comparison </w:t>
      </w:r>
      <w:r w:rsidRPr="00E32218">
        <w:rPr>
          <w:rFonts w:ascii="Times New Roman" w:hAnsi="Times New Roman"/>
          <w:i/>
        </w:rPr>
        <w:t>x</w:t>
      </w:r>
      <w:r>
        <w:t xml:space="preserve"> &lt; </w:t>
      </w:r>
      <w:r w:rsidRPr="00E32218">
        <w:rPr>
          <w:rFonts w:ascii="Times New Roman" w:hAnsi="Times New Roman"/>
          <w:i/>
        </w:rPr>
        <w:t>y</w:t>
      </w:r>
      <w:r>
        <w:t xml:space="preserve">, where </w:t>
      </w:r>
      <w:r w:rsidRPr="00E32218">
        <w:rPr>
          <w:rFonts w:ascii="Times New Roman" w:hAnsi="Times New Roman"/>
          <w:i/>
        </w:rPr>
        <w:t>x</w:t>
      </w:r>
      <w:r>
        <w:t xml:space="preserve"> and </w:t>
      </w:r>
      <w:r w:rsidRPr="00E32218">
        <w:rPr>
          <w:rFonts w:ascii="Times New Roman" w:hAnsi="Times New Roman"/>
          <w:i/>
        </w:rPr>
        <w:t>y</w:t>
      </w:r>
      <w:r>
        <w:t xml:space="preserve"> are values, produces </w:t>
      </w:r>
      <w:r>
        <w:rPr>
          <w:b/>
        </w:rPr>
        <w:t>true</w:t>
      </w:r>
      <w:r>
        <w:t xml:space="preserve">, </w:t>
      </w:r>
      <w:r>
        <w:rPr>
          <w:b/>
        </w:rPr>
        <w:t>false</w:t>
      </w:r>
      <w:r>
        <w:t xml:space="preserve">, or </w:t>
      </w:r>
      <w:r>
        <w:rPr>
          <w:b/>
        </w:rPr>
        <w:t>undefined</w:t>
      </w:r>
      <w:r>
        <w:t xml:space="preserve"> (which indicates that at least one operand is </w:t>
      </w:r>
      <w:r>
        <w:rPr>
          <w:b/>
        </w:rPr>
        <w:t>NaN</w:t>
      </w:r>
      <w:r>
        <w:t xml:space="preserve">). In addition to </w:t>
      </w:r>
      <w:r w:rsidRPr="00E32218">
        <w:rPr>
          <w:rFonts w:ascii="Times New Roman" w:hAnsi="Times New Roman"/>
          <w:i/>
        </w:rPr>
        <w:t>x</w:t>
      </w:r>
      <w:r>
        <w:t xml:space="preserve"> and </w:t>
      </w:r>
      <w:r w:rsidRPr="00E32218">
        <w:rPr>
          <w:rFonts w:ascii="Times New Roman" w:hAnsi="Times New Roman"/>
          <w:i/>
        </w:rPr>
        <w:t>y</w:t>
      </w:r>
      <w:r>
        <w:t xml:space="preserve"> the algorithm takes a Boolean flag named </w:t>
      </w:r>
      <w:r w:rsidRPr="00E32218">
        <w:rPr>
          <w:rFonts w:ascii="Times New Roman" w:hAnsi="Times New Roman"/>
          <w:i/>
        </w:rPr>
        <w:t>LeftFirst</w:t>
      </w:r>
      <w:r>
        <w:t xml:space="preserve"> as a parameter. The flag is used to control the order in which operations with potentially visible side-effects are performed upon </w:t>
      </w:r>
      <w:r w:rsidRPr="00E32218">
        <w:rPr>
          <w:rFonts w:ascii="Times New Roman" w:hAnsi="Times New Roman"/>
          <w:i/>
        </w:rPr>
        <w:t xml:space="preserve">x </w:t>
      </w:r>
      <w:r>
        <w:t xml:space="preserve">and </w:t>
      </w:r>
      <w:r w:rsidRPr="00E32218">
        <w:rPr>
          <w:rFonts w:ascii="Times New Roman" w:hAnsi="Times New Roman"/>
          <w:i/>
        </w:rPr>
        <w:t>y</w:t>
      </w:r>
      <w:r>
        <w:t xml:space="preserve">. It is necessary because ECMAScript specifies left to right evaluation of expressions. The default value of </w:t>
      </w:r>
      <w:r w:rsidRPr="00E32218">
        <w:rPr>
          <w:rFonts w:ascii="Times New Roman" w:hAnsi="Times New Roman"/>
          <w:i/>
        </w:rPr>
        <w:t>LeftFirst</w:t>
      </w:r>
      <w:r>
        <w:t xml:space="preserve"> is </w:t>
      </w:r>
      <w:r w:rsidRPr="006C2ED0">
        <w:rPr>
          <w:b/>
        </w:rPr>
        <w:t>true</w:t>
      </w:r>
      <w:r>
        <w:t xml:space="preserve"> and indicates that the </w:t>
      </w:r>
      <w:r w:rsidRPr="00E32218">
        <w:rPr>
          <w:rFonts w:ascii="Times New Roman" w:hAnsi="Times New Roman"/>
          <w:i/>
        </w:rPr>
        <w:t>x</w:t>
      </w:r>
      <w:r>
        <w:t xml:space="preserve"> parameter corresponds to an expression that occurs to the left of the </w:t>
      </w:r>
      <w:r w:rsidRPr="00E32218">
        <w:rPr>
          <w:rFonts w:ascii="Times New Roman" w:hAnsi="Times New Roman"/>
          <w:i/>
        </w:rPr>
        <w:t>y</w:t>
      </w:r>
      <w:r>
        <w:t xml:space="preserve"> parameter’s corresponding expression. If </w:t>
      </w:r>
      <w:r w:rsidRPr="00E32218">
        <w:rPr>
          <w:rFonts w:ascii="Times New Roman" w:hAnsi="Times New Roman"/>
          <w:i/>
        </w:rPr>
        <w:t xml:space="preserve">LeftFirst </w:t>
      </w:r>
      <w:r>
        <w:t xml:space="preserve">is </w:t>
      </w:r>
      <w:r w:rsidRPr="006C2ED0">
        <w:rPr>
          <w:b/>
        </w:rPr>
        <w:t>false</w:t>
      </w:r>
      <w:r>
        <w:t xml:space="preserve">, the reverse is the case and operations must be performed upon </w:t>
      </w:r>
      <w:r w:rsidRPr="00E32218">
        <w:rPr>
          <w:rFonts w:ascii="Times New Roman" w:hAnsi="Times New Roman"/>
          <w:i/>
        </w:rPr>
        <w:t xml:space="preserve">y </w:t>
      </w:r>
      <w:r>
        <w:t xml:space="preserve">before </w:t>
      </w:r>
      <w:r w:rsidRPr="00E32218">
        <w:rPr>
          <w:rFonts w:ascii="Times New Roman" w:hAnsi="Times New Roman"/>
          <w:i/>
        </w:rPr>
        <w:t>x</w:t>
      </w:r>
      <w:r>
        <w:t>. Such a comparison is performed as follows</w:t>
      </w:r>
      <w:bookmarkStart w:id="3523" w:name="_Toc382212625"/>
      <w:r>
        <w:t>:</w:t>
      </w:r>
    </w:p>
    <w:p w14:paraId="6E51122C" w14:textId="77777777" w:rsidR="004C02EF" w:rsidRPr="008D4496" w:rsidRDefault="004C02EF" w:rsidP="004C02EF">
      <w:pPr>
        <w:pStyle w:val="Alg4"/>
        <w:numPr>
          <w:ilvl w:val="0"/>
          <w:numId w:val="92"/>
        </w:numPr>
      </w:pPr>
      <w:r w:rsidRPr="008D4496">
        <w:t xml:space="preserve">If the </w:t>
      </w:r>
      <w:r w:rsidRPr="008D4496">
        <w:rPr>
          <w:i/>
        </w:rPr>
        <w:t xml:space="preserve">LeftFirst </w:t>
      </w:r>
      <w:r w:rsidRPr="008D4496">
        <w:t xml:space="preserve">flag is </w:t>
      </w:r>
      <w:r w:rsidRPr="006E7CAC">
        <w:rPr>
          <w:b/>
        </w:rPr>
        <w:t>true</w:t>
      </w:r>
      <w:r w:rsidRPr="008D4496">
        <w:t>, then</w:t>
      </w:r>
    </w:p>
    <w:p w14:paraId="37330F4E" w14:textId="77777777" w:rsidR="004C02EF" w:rsidRPr="008D4496" w:rsidRDefault="004C02EF" w:rsidP="004C02EF">
      <w:pPr>
        <w:pStyle w:val="Alg4"/>
        <w:numPr>
          <w:ilvl w:val="1"/>
          <w:numId w:val="92"/>
        </w:numPr>
      </w:pPr>
      <w:r w:rsidRPr="008D4496">
        <w:t xml:space="preserve">Let </w:t>
      </w:r>
      <w:r w:rsidRPr="008D4496">
        <w:rPr>
          <w:i/>
        </w:rPr>
        <w:t xml:space="preserve">px </w:t>
      </w:r>
      <w:r w:rsidRPr="008D4496">
        <w:t>be the result of calling ToPrimitive(</w:t>
      </w:r>
      <w:r w:rsidRPr="008D4496">
        <w:rPr>
          <w:i/>
        </w:rPr>
        <w:t>x</w:t>
      </w:r>
      <w:r w:rsidRPr="008D4496">
        <w:t>, hint Number)</w:t>
      </w:r>
      <w:bookmarkEnd w:id="3523"/>
      <w:r w:rsidRPr="008D4496">
        <w:t>.</w:t>
      </w:r>
      <w:bookmarkStart w:id="3524" w:name="_Toc382212626"/>
    </w:p>
    <w:p w14:paraId="3CDEFDC6" w14:textId="77777777" w:rsidR="004C02EF" w:rsidRPr="008D4496" w:rsidRDefault="004C02EF" w:rsidP="004C02EF">
      <w:pPr>
        <w:pStyle w:val="Alg4"/>
        <w:numPr>
          <w:ilvl w:val="1"/>
          <w:numId w:val="92"/>
        </w:numPr>
      </w:pPr>
      <w:r w:rsidRPr="008D4496">
        <w:t xml:space="preserve">Let </w:t>
      </w:r>
      <w:r w:rsidRPr="008D4496">
        <w:rPr>
          <w:i/>
        </w:rPr>
        <w:t xml:space="preserve">py </w:t>
      </w:r>
      <w:r w:rsidRPr="008D4496">
        <w:t>be the result of calling ToPrimitive(</w:t>
      </w:r>
      <w:r w:rsidRPr="008D4496">
        <w:rPr>
          <w:i/>
        </w:rPr>
        <w:t>y</w:t>
      </w:r>
      <w:r w:rsidRPr="008D4496">
        <w:t>, hint Number)</w:t>
      </w:r>
      <w:bookmarkEnd w:id="3524"/>
      <w:r w:rsidRPr="008D4496">
        <w:t>.</w:t>
      </w:r>
      <w:bookmarkStart w:id="3525" w:name="_Toc382212627"/>
    </w:p>
    <w:p w14:paraId="51BA77FC" w14:textId="77777777" w:rsidR="004C02EF" w:rsidRPr="008D4496" w:rsidRDefault="004C02EF" w:rsidP="004C02EF">
      <w:pPr>
        <w:pStyle w:val="Alg4"/>
        <w:numPr>
          <w:ilvl w:val="0"/>
          <w:numId w:val="92"/>
        </w:numPr>
      </w:pPr>
      <w:r w:rsidRPr="008D4496">
        <w:t>Else the order of evaluation needs to be reversed to preserve left to right evaluation</w:t>
      </w:r>
    </w:p>
    <w:p w14:paraId="7999DD54" w14:textId="77777777" w:rsidR="004C02EF" w:rsidRPr="008D4496" w:rsidRDefault="004C02EF" w:rsidP="004C02EF">
      <w:pPr>
        <w:pStyle w:val="Alg4"/>
        <w:numPr>
          <w:ilvl w:val="1"/>
          <w:numId w:val="92"/>
        </w:numPr>
      </w:pPr>
      <w:r w:rsidRPr="008D4496">
        <w:t xml:space="preserve">Let </w:t>
      </w:r>
      <w:r w:rsidRPr="008D4496">
        <w:rPr>
          <w:i/>
        </w:rPr>
        <w:t xml:space="preserve">py </w:t>
      </w:r>
      <w:r w:rsidRPr="008D4496">
        <w:t>be the result of calling ToPrimitive(</w:t>
      </w:r>
      <w:r w:rsidRPr="008D4496">
        <w:rPr>
          <w:i/>
        </w:rPr>
        <w:t>y</w:t>
      </w:r>
      <w:r w:rsidRPr="008D4496">
        <w:t>, hint Number).</w:t>
      </w:r>
    </w:p>
    <w:p w14:paraId="1ECCD71B" w14:textId="77777777" w:rsidR="004C02EF" w:rsidRPr="008D4496" w:rsidRDefault="004C02EF" w:rsidP="004C02EF">
      <w:pPr>
        <w:pStyle w:val="Alg4"/>
        <w:numPr>
          <w:ilvl w:val="1"/>
          <w:numId w:val="92"/>
        </w:numPr>
      </w:pPr>
      <w:r w:rsidRPr="008D4496">
        <w:t xml:space="preserve">Let </w:t>
      </w:r>
      <w:r w:rsidRPr="008D4496">
        <w:rPr>
          <w:i/>
        </w:rPr>
        <w:t xml:space="preserve">px </w:t>
      </w:r>
      <w:r w:rsidRPr="008D4496">
        <w:t>be the result of calling ToPrimitive(</w:t>
      </w:r>
      <w:r w:rsidRPr="008D4496">
        <w:rPr>
          <w:i/>
        </w:rPr>
        <w:t>x</w:t>
      </w:r>
      <w:r w:rsidRPr="008D4496">
        <w:t>, hint Number).</w:t>
      </w:r>
    </w:p>
    <w:p w14:paraId="3364D664" w14:textId="77777777" w:rsidR="004C02EF" w:rsidRPr="008D4496" w:rsidRDefault="004C02EF" w:rsidP="004C02EF">
      <w:pPr>
        <w:pStyle w:val="Alg4"/>
        <w:numPr>
          <w:ilvl w:val="0"/>
          <w:numId w:val="92"/>
        </w:numPr>
      </w:pPr>
      <w:r w:rsidRPr="008D4496">
        <w:t>If it is not the case that both Type(</w:t>
      </w:r>
      <w:r w:rsidRPr="008D4496">
        <w:rPr>
          <w:i/>
        </w:rPr>
        <w:t>px</w:t>
      </w:r>
      <w:r w:rsidRPr="008D4496">
        <w:t>) is String and Type(</w:t>
      </w:r>
      <w:r w:rsidRPr="008D4496">
        <w:rPr>
          <w:i/>
        </w:rPr>
        <w:t>py</w:t>
      </w:r>
      <w:r w:rsidRPr="008D4496">
        <w:t xml:space="preserve">) is String, </w:t>
      </w:r>
      <w:bookmarkEnd w:id="3525"/>
      <w:r w:rsidRPr="008D4496">
        <w:t xml:space="preserve">then </w:t>
      </w:r>
      <w:bookmarkStart w:id="3526" w:name="_Toc382212628"/>
    </w:p>
    <w:p w14:paraId="3E817AEB" w14:textId="77777777" w:rsidR="004C02EF" w:rsidRPr="008D4496" w:rsidRDefault="004C02EF" w:rsidP="004C02EF">
      <w:pPr>
        <w:pStyle w:val="Alg4"/>
        <w:numPr>
          <w:ilvl w:val="1"/>
          <w:numId w:val="92"/>
        </w:numPr>
      </w:pPr>
      <w:r w:rsidRPr="008D4496">
        <w:t xml:space="preserve">Let </w:t>
      </w:r>
      <w:r w:rsidRPr="008D4496">
        <w:rPr>
          <w:i/>
        </w:rPr>
        <w:t xml:space="preserve">nx </w:t>
      </w:r>
      <w:r w:rsidRPr="008D4496">
        <w:t>be the result of calling ToNumber(</w:t>
      </w:r>
      <w:r w:rsidRPr="008D4496">
        <w:rPr>
          <w:i/>
        </w:rPr>
        <w:t>px</w:t>
      </w:r>
      <w:r w:rsidRPr="008D4496">
        <w:t>)</w:t>
      </w:r>
      <w:bookmarkEnd w:id="3526"/>
      <w:r w:rsidRPr="008D4496">
        <w:t>.</w:t>
      </w:r>
      <w:bookmarkStart w:id="3527" w:name="_Toc382212629"/>
      <w:r w:rsidRPr="008D4496">
        <w:t xml:space="preserve"> Because </w:t>
      </w:r>
      <w:r w:rsidRPr="008D4496">
        <w:rPr>
          <w:i/>
        </w:rPr>
        <w:t xml:space="preserve">px </w:t>
      </w:r>
      <w:r w:rsidRPr="008D4496">
        <w:t xml:space="preserve">and </w:t>
      </w:r>
      <w:r w:rsidRPr="008D4496">
        <w:rPr>
          <w:i/>
        </w:rPr>
        <w:t xml:space="preserve">py </w:t>
      </w:r>
      <w:r w:rsidRPr="008D4496">
        <w:t>are primitive values evaluation order is not important.</w:t>
      </w:r>
    </w:p>
    <w:p w14:paraId="085552E1" w14:textId="77777777" w:rsidR="004C02EF" w:rsidRPr="008D4496" w:rsidRDefault="004C02EF" w:rsidP="004C02EF">
      <w:pPr>
        <w:pStyle w:val="Alg4"/>
        <w:numPr>
          <w:ilvl w:val="1"/>
          <w:numId w:val="92"/>
        </w:numPr>
      </w:pPr>
      <w:r w:rsidRPr="008D4496">
        <w:t xml:space="preserve">Let </w:t>
      </w:r>
      <w:r w:rsidRPr="008D4496">
        <w:rPr>
          <w:i/>
        </w:rPr>
        <w:t>ny</w:t>
      </w:r>
      <w:r w:rsidRPr="008D4496">
        <w:t xml:space="preserve"> be the result of calling ToNumber(</w:t>
      </w:r>
      <w:r w:rsidRPr="008D4496">
        <w:rPr>
          <w:i/>
        </w:rPr>
        <w:t>py</w:t>
      </w:r>
      <w:r w:rsidRPr="008D4496">
        <w:t>)</w:t>
      </w:r>
      <w:bookmarkEnd w:id="3527"/>
      <w:r w:rsidRPr="008D4496">
        <w:t>.</w:t>
      </w:r>
      <w:bookmarkStart w:id="3528" w:name="_Toc382212634"/>
    </w:p>
    <w:p w14:paraId="4C593C7B" w14:textId="77777777" w:rsidR="004C02EF" w:rsidRPr="008D4496" w:rsidRDefault="004C02EF" w:rsidP="004C02EF">
      <w:pPr>
        <w:pStyle w:val="Alg4"/>
        <w:numPr>
          <w:ilvl w:val="1"/>
          <w:numId w:val="92"/>
        </w:numPr>
      </w:pPr>
      <w:r w:rsidRPr="008D4496">
        <w:t xml:space="preserve">If </w:t>
      </w:r>
      <w:r w:rsidRPr="008D4496">
        <w:rPr>
          <w:i/>
        </w:rPr>
        <w:t xml:space="preserve">nx </w:t>
      </w:r>
      <w:r w:rsidRPr="008D4496">
        <w:t xml:space="preserve">is </w:t>
      </w:r>
      <w:r w:rsidRPr="008D4496">
        <w:rPr>
          <w:b/>
        </w:rPr>
        <w:t>NaN</w:t>
      </w:r>
      <w:r w:rsidRPr="008D4496">
        <w:t xml:space="preserve">, return </w:t>
      </w:r>
      <w:r w:rsidRPr="008D4496">
        <w:rPr>
          <w:b/>
        </w:rPr>
        <w:t>undefined</w:t>
      </w:r>
      <w:r w:rsidRPr="008D4496">
        <w:t>.</w:t>
      </w:r>
    </w:p>
    <w:p w14:paraId="1672241C" w14:textId="77777777" w:rsidR="004C02EF" w:rsidRPr="008D4496" w:rsidRDefault="004C02EF" w:rsidP="004C02EF">
      <w:pPr>
        <w:pStyle w:val="Alg4"/>
        <w:numPr>
          <w:ilvl w:val="1"/>
          <w:numId w:val="92"/>
        </w:numPr>
      </w:pPr>
      <w:r w:rsidRPr="008D4496">
        <w:t xml:space="preserve">If </w:t>
      </w:r>
      <w:r w:rsidRPr="008D4496">
        <w:rPr>
          <w:i/>
        </w:rPr>
        <w:t xml:space="preserve">ny </w:t>
      </w:r>
      <w:r w:rsidRPr="008D4496">
        <w:t xml:space="preserve">is </w:t>
      </w:r>
      <w:r w:rsidRPr="008D4496">
        <w:rPr>
          <w:b/>
        </w:rPr>
        <w:t>NaN</w:t>
      </w:r>
      <w:r w:rsidRPr="008D4496">
        <w:t xml:space="preserve">, return </w:t>
      </w:r>
      <w:r w:rsidRPr="008D4496">
        <w:rPr>
          <w:b/>
        </w:rPr>
        <w:t>undefined</w:t>
      </w:r>
      <w:r w:rsidRPr="008D4496">
        <w:t>.</w:t>
      </w:r>
    </w:p>
    <w:p w14:paraId="33E00F74" w14:textId="77777777" w:rsidR="004C02EF" w:rsidRPr="008D4496" w:rsidRDefault="004C02EF" w:rsidP="004C02EF">
      <w:pPr>
        <w:pStyle w:val="Alg4"/>
        <w:numPr>
          <w:ilvl w:val="1"/>
          <w:numId w:val="92"/>
        </w:numPr>
      </w:pPr>
      <w:r w:rsidRPr="008D4496">
        <w:t xml:space="preserve">If </w:t>
      </w:r>
      <w:r w:rsidRPr="008D4496">
        <w:rPr>
          <w:i/>
        </w:rPr>
        <w:t>nx</w:t>
      </w:r>
      <w:r w:rsidRPr="008D4496">
        <w:t xml:space="preserve"> and </w:t>
      </w:r>
      <w:r w:rsidRPr="008D4496">
        <w:rPr>
          <w:i/>
        </w:rPr>
        <w:t>ny</w:t>
      </w:r>
      <w:r w:rsidRPr="008D4496">
        <w:t xml:space="preserve"> are the same </w:t>
      </w:r>
      <w:r>
        <w:t>Number</w:t>
      </w:r>
      <w:r w:rsidRPr="008D4496">
        <w:t xml:space="preserve"> value, return </w:t>
      </w:r>
      <w:r w:rsidRPr="008D4496">
        <w:rPr>
          <w:b/>
        </w:rPr>
        <w:t>false</w:t>
      </w:r>
      <w:r w:rsidRPr="008D4496">
        <w:t>.</w:t>
      </w:r>
    </w:p>
    <w:p w14:paraId="35BDA158" w14:textId="77777777" w:rsidR="004C02EF" w:rsidRPr="008D4496" w:rsidRDefault="004C02EF" w:rsidP="004C02EF">
      <w:pPr>
        <w:pStyle w:val="Alg4"/>
        <w:numPr>
          <w:ilvl w:val="1"/>
          <w:numId w:val="92"/>
        </w:numPr>
      </w:pPr>
      <w:r w:rsidRPr="008D4496">
        <w:t xml:space="preserve">If </w:t>
      </w:r>
      <w:r w:rsidRPr="008D4496">
        <w:rPr>
          <w:i/>
        </w:rPr>
        <w:t>nx</w:t>
      </w:r>
      <w:r w:rsidRPr="008D4496">
        <w:t xml:space="preserve"> is </w:t>
      </w:r>
      <w:r w:rsidRPr="008D4496">
        <w:rPr>
          <w:b/>
        </w:rPr>
        <w:t>+0</w:t>
      </w:r>
      <w:r w:rsidRPr="008D4496">
        <w:t xml:space="preserve"> and </w:t>
      </w:r>
      <w:r w:rsidRPr="008D4496">
        <w:rPr>
          <w:i/>
        </w:rPr>
        <w:t>ny</w:t>
      </w:r>
      <w:r w:rsidRPr="008D4496">
        <w:t xml:space="preserve"> is </w:t>
      </w:r>
      <w:r w:rsidRPr="008D4496">
        <w:rPr>
          <w:b/>
        </w:rPr>
        <w:sym w:font="Symbol" w:char="F02D"/>
      </w:r>
      <w:r w:rsidRPr="008D4496">
        <w:rPr>
          <w:b/>
        </w:rPr>
        <w:t>0</w:t>
      </w:r>
      <w:r w:rsidRPr="008D4496">
        <w:t xml:space="preserve">, return </w:t>
      </w:r>
      <w:r w:rsidRPr="008D4496">
        <w:rPr>
          <w:b/>
        </w:rPr>
        <w:t>false</w:t>
      </w:r>
      <w:r w:rsidRPr="008D4496">
        <w:t>.</w:t>
      </w:r>
    </w:p>
    <w:p w14:paraId="46E37C65" w14:textId="77777777" w:rsidR="004C02EF" w:rsidRPr="008D4496" w:rsidRDefault="004C02EF" w:rsidP="004C02EF">
      <w:pPr>
        <w:pStyle w:val="Alg4"/>
        <w:numPr>
          <w:ilvl w:val="1"/>
          <w:numId w:val="92"/>
        </w:numPr>
      </w:pPr>
      <w:r w:rsidRPr="008D4496">
        <w:t xml:space="preserve">If </w:t>
      </w:r>
      <w:r w:rsidRPr="008D4496">
        <w:rPr>
          <w:i/>
        </w:rPr>
        <w:t>nx</w:t>
      </w:r>
      <w:r w:rsidRPr="008D4496">
        <w:t xml:space="preserve"> is </w:t>
      </w:r>
      <w:r w:rsidRPr="008D4496">
        <w:rPr>
          <w:b/>
        </w:rPr>
        <w:sym w:font="Symbol" w:char="F02D"/>
      </w:r>
      <w:r w:rsidRPr="008D4496">
        <w:rPr>
          <w:b/>
        </w:rPr>
        <w:t>0</w:t>
      </w:r>
      <w:r w:rsidRPr="008D4496">
        <w:t xml:space="preserve"> and </w:t>
      </w:r>
      <w:r w:rsidRPr="008D4496">
        <w:rPr>
          <w:i/>
        </w:rPr>
        <w:t>ny</w:t>
      </w:r>
      <w:r w:rsidRPr="008D4496">
        <w:t xml:space="preserve"> is </w:t>
      </w:r>
      <w:r w:rsidRPr="008D4496">
        <w:rPr>
          <w:b/>
        </w:rPr>
        <w:t>+0</w:t>
      </w:r>
      <w:r w:rsidRPr="008D4496">
        <w:t xml:space="preserve">, return </w:t>
      </w:r>
      <w:r w:rsidRPr="008D4496">
        <w:rPr>
          <w:b/>
        </w:rPr>
        <w:t>false</w:t>
      </w:r>
      <w:r w:rsidRPr="008D4496">
        <w:t>.</w:t>
      </w:r>
    </w:p>
    <w:p w14:paraId="2027F6DA" w14:textId="77777777" w:rsidR="004C02EF" w:rsidRPr="008D4496" w:rsidRDefault="004C02EF" w:rsidP="004C02EF">
      <w:pPr>
        <w:pStyle w:val="Alg4"/>
        <w:numPr>
          <w:ilvl w:val="1"/>
          <w:numId w:val="92"/>
        </w:numPr>
      </w:pPr>
      <w:r w:rsidRPr="008D4496">
        <w:t xml:space="preserve">If </w:t>
      </w:r>
      <w:r w:rsidRPr="008D4496">
        <w:rPr>
          <w:i/>
        </w:rPr>
        <w:t>nx</w:t>
      </w:r>
      <w:r w:rsidRPr="008D4496">
        <w:t xml:space="preserve"> is </w:t>
      </w:r>
      <w:r w:rsidRPr="008D4496">
        <w:rPr>
          <w:b/>
        </w:rPr>
        <w:t>+</w:t>
      </w:r>
      <w:r w:rsidRPr="008D4496">
        <w:rPr>
          <w:b/>
        </w:rPr>
        <w:sym w:font="Symbol" w:char="F0A5"/>
      </w:r>
      <w:r w:rsidRPr="008D4496">
        <w:t xml:space="preserve">, return </w:t>
      </w:r>
      <w:r w:rsidRPr="008D4496">
        <w:rPr>
          <w:b/>
        </w:rPr>
        <w:t>false</w:t>
      </w:r>
      <w:r w:rsidRPr="008D4496">
        <w:t>.</w:t>
      </w:r>
    </w:p>
    <w:p w14:paraId="3835B99A" w14:textId="77777777" w:rsidR="004C02EF" w:rsidRPr="008D4496" w:rsidRDefault="004C02EF" w:rsidP="004C02EF">
      <w:pPr>
        <w:pStyle w:val="Alg4"/>
        <w:numPr>
          <w:ilvl w:val="1"/>
          <w:numId w:val="92"/>
        </w:numPr>
      </w:pPr>
      <w:r w:rsidRPr="008D4496">
        <w:t xml:space="preserve">If </w:t>
      </w:r>
      <w:r w:rsidRPr="008D4496">
        <w:rPr>
          <w:i/>
        </w:rPr>
        <w:t>ny</w:t>
      </w:r>
      <w:r w:rsidRPr="008D4496">
        <w:t xml:space="preserve"> is </w:t>
      </w:r>
      <w:r w:rsidRPr="008D4496">
        <w:rPr>
          <w:b/>
        </w:rPr>
        <w:t>+</w:t>
      </w:r>
      <w:r w:rsidRPr="008D4496">
        <w:rPr>
          <w:b/>
        </w:rPr>
        <w:sym w:font="Symbol" w:char="F0A5"/>
      </w:r>
      <w:r w:rsidRPr="008D4496">
        <w:t xml:space="preserve">, return </w:t>
      </w:r>
      <w:r w:rsidRPr="008D4496">
        <w:rPr>
          <w:b/>
        </w:rPr>
        <w:t>true</w:t>
      </w:r>
      <w:r w:rsidRPr="008D4496">
        <w:t>.</w:t>
      </w:r>
    </w:p>
    <w:p w14:paraId="001E0976" w14:textId="77777777" w:rsidR="004C02EF" w:rsidRPr="008D4496" w:rsidRDefault="004C02EF" w:rsidP="004C02EF">
      <w:pPr>
        <w:pStyle w:val="Alg4"/>
        <w:numPr>
          <w:ilvl w:val="1"/>
          <w:numId w:val="92"/>
        </w:numPr>
      </w:pPr>
      <w:r w:rsidRPr="008D4496">
        <w:t xml:space="preserve">If </w:t>
      </w:r>
      <w:r w:rsidRPr="008D4496">
        <w:rPr>
          <w:i/>
        </w:rPr>
        <w:t>ny</w:t>
      </w:r>
      <w:r w:rsidRPr="008D4496">
        <w:t xml:space="preserve"> is </w:t>
      </w:r>
      <w:r w:rsidRPr="008D4496">
        <w:rPr>
          <w:b/>
        </w:rPr>
        <w:sym w:font="Symbol" w:char="F02D"/>
      </w:r>
      <w:r w:rsidRPr="008D4496">
        <w:rPr>
          <w:b/>
        </w:rPr>
        <w:sym w:font="Symbol" w:char="F0A5"/>
      </w:r>
      <w:r w:rsidRPr="008D4496">
        <w:t xml:space="preserve">, return </w:t>
      </w:r>
      <w:r w:rsidRPr="008D4496">
        <w:rPr>
          <w:b/>
        </w:rPr>
        <w:t>false</w:t>
      </w:r>
      <w:r w:rsidRPr="008D4496">
        <w:t>.</w:t>
      </w:r>
    </w:p>
    <w:p w14:paraId="1B5DB668" w14:textId="77777777" w:rsidR="004C02EF" w:rsidRPr="008D4496" w:rsidRDefault="004C02EF" w:rsidP="004C02EF">
      <w:pPr>
        <w:pStyle w:val="Alg4"/>
        <w:numPr>
          <w:ilvl w:val="1"/>
          <w:numId w:val="92"/>
        </w:numPr>
      </w:pPr>
      <w:r w:rsidRPr="008D4496">
        <w:t xml:space="preserve">If </w:t>
      </w:r>
      <w:r w:rsidRPr="008D4496">
        <w:rPr>
          <w:i/>
        </w:rPr>
        <w:t>nx</w:t>
      </w:r>
      <w:r w:rsidRPr="008D4496">
        <w:t xml:space="preserve"> is </w:t>
      </w:r>
      <w:r w:rsidRPr="008D4496">
        <w:rPr>
          <w:b/>
        </w:rPr>
        <w:sym w:font="Symbol" w:char="F02D"/>
      </w:r>
      <w:r w:rsidRPr="008D4496">
        <w:rPr>
          <w:b/>
        </w:rPr>
        <w:sym w:font="Symbol" w:char="F0A5"/>
      </w:r>
      <w:r w:rsidRPr="008D4496">
        <w:t xml:space="preserve">, return </w:t>
      </w:r>
      <w:r w:rsidRPr="008D4496">
        <w:rPr>
          <w:b/>
        </w:rPr>
        <w:t>true</w:t>
      </w:r>
      <w:r w:rsidRPr="008D4496">
        <w:t>.</w:t>
      </w:r>
    </w:p>
    <w:p w14:paraId="752B72A5" w14:textId="77777777" w:rsidR="004C02EF" w:rsidRPr="008D4496" w:rsidRDefault="004C02EF" w:rsidP="004C02EF">
      <w:pPr>
        <w:pStyle w:val="Alg4"/>
        <w:numPr>
          <w:ilvl w:val="1"/>
          <w:numId w:val="92"/>
        </w:numPr>
      </w:pPr>
      <w:r w:rsidRPr="008D4496">
        <w:t xml:space="preserve">If the mathematical value of </w:t>
      </w:r>
      <w:r w:rsidRPr="008D4496">
        <w:rPr>
          <w:i/>
        </w:rPr>
        <w:t>nx</w:t>
      </w:r>
      <w:r w:rsidRPr="008D4496">
        <w:t xml:space="preserve"> is less than the mathematical value of </w:t>
      </w:r>
      <w:r w:rsidRPr="008D4496">
        <w:rPr>
          <w:i/>
        </w:rPr>
        <w:t>ny</w:t>
      </w:r>
      <w:r w:rsidRPr="008D4496" w:rsidDel="00214A24">
        <w:t xml:space="preserve"> </w:t>
      </w:r>
      <w:r w:rsidRPr="008D4496">
        <w:t xml:space="preserve">—note that these mathematical values are both finite and not both zero—return </w:t>
      </w:r>
      <w:r w:rsidRPr="008D4496">
        <w:rPr>
          <w:b/>
        </w:rPr>
        <w:t>true</w:t>
      </w:r>
      <w:r w:rsidRPr="008D4496">
        <w:t xml:space="preserve">. Otherwise, return </w:t>
      </w:r>
      <w:r w:rsidRPr="008D4496">
        <w:rPr>
          <w:b/>
        </w:rPr>
        <w:t>false</w:t>
      </w:r>
      <w:r w:rsidRPr="008D4496">
        <w:t>.</w:t>
      </w:r>
      <w:bookmarkStart w:id="3529" w:name="_Toc375031189"/>
      <w:bookmarkStart w:id="3530" w:name="_Toc381513702"/>
      <w:bookmarkStart w:id="3531" w:name="_Ref381523787"/>
      <w:bookmarkStart w:id="3532" w:name="_Toc382202863"/>
      <w:bookmarkStart w:id="3533" w:name="_Toc382212224"/>
      <w:bookmarkStart w:id="3534" w:name="_Toc382212636"/>
      <w:bookmarkStart w:id="3535" w:name="_Toc382291569"/>
      <w:bookmarkEnd w:id="3528"/>
    </w:p>
    <w:p w14:paraId="1EDA1B61" w14:textId="77777777" w:rsidR="004C02EF" w:rsidRPr="008D4496" w:rsidRDefault="004C02EF" w:rsidP="004C02EF">
      <w:pPr>
        <w:pStyle w:val="Alg4"/>
        <w:numPr>
          <w:ilvl w:val="0"/>
          <w:numId w:val="92"/>
        </w:numPr>
      </w:pPr>
      <w:r w:rsidRPr="008D4496">
        <w:t xml:space="preserve">Else, both </w:t>
      </w:r>
      <w:r w:rsidRPr="008D4496">
        <w:rPr>
          <w:i/>
        </w:rPr>
        <w:t xml:space="preserve">px </w:t>
      </w:r>
      <w:r w:rsidRPr="008D4496">
        <w:t xml:space="preserve">and </w:t>
      </w:r>
      <w:r w:rsidRPr="008D4496">
        <w:rPr>
          <w:i/>
        </w:rPr>
        <w:t xml:space="preserve">py </w:t>
      </w:r>
      <w:r w:rsidRPr="008D4496">
        <w:t>are Strings</w:t>
      </w:r>
    </w:p>
    <w:p w14:paraId="30592065" w14:textId="77777777" w:rsidR="004C02EF" w:rsidRPr="008D4496" w:rsidRDefault="004C02EF" w:rsidP="004C02EF">
      <w:pPr>
        <w:pStyle w:val="Alg4"/>
        <w:numPr>
          <w:ilvl w:val="1"/>
          <w:numId w:val="92"/>
        </w:numPr>
      </w:pPr>
      <w:r w:rsidRPr="008D4496">
        <w:t xml:space="preserve">If </w:t>
      </w:r>
      <w:r w:rsidRPr="008D4496">
        <w:rPr>
          <w:i/>
        </w:rPr>
        <w:t>py</w:t>
      </w:r>
      <w:r w:rsidRPr="008D4496">
        <w:t xml:space="preserve"> is a prefix of </w:t>
      </w:r>
      <w:r w:rsidRPr="008D4496">
        <w:rPr>
          <w:i/>
        </w:rPr>
        <w:t>px</w:t>
      </w:r>
      <w:r w:rsidRPr="008D4496">
        <w:t xml:space="preserve">, return </w:t>
      </w:r>
      <w:r w:rsidRPr="008D4496">
        <w:rPr>
          <w:b/>
        </w:rPr>
        <w:t>false</w:t>
      </w:r>
      <w:r w:rsidRPr="008D4496">
        <w:t xml:space="preserve">. (A </w:t>
      </w:r>
      <w:r>
        <w:t>String</w:t>
      </w:r>
      <w:r w:rsidRPr="008D4496">
        <w:t xml:space="preserve"> value </w:t>
      </w:r>
      <w:r w:rsidRPr="008D4496">
        <w:rPr>
          <w:i/>
        </w:rPr>
        <w:t>p</w:t>
      </w:r>
      <w:r w:rsidRPr="008D4496">
        <w:t xml:space="preserve"> is a prefix of </w:t>
      </w:r>
      <w:r>
        <w:t>String</w:t>
      </w:r>
      <w:r w:rsidRPr="008D4496">
        <w:t xml:space="preserve"> value </w:t>
      </w:r>
      <w:r w:rsidRPr="008D4496">
        <w:rPr>
          <w:i/>
        </w:rPr>
        <w:t>q</w:t>
      </w:r>
      <w:r w:rsidRPr="008D4496">
        <w:t xml:space="preserve"> if </w:t>
      </w:r>
      <w:r w:rsidRPr="008D4496">
        <w:rPr>
          <w:i/>
        </w:rPr>
        <w:t>q</w:t>
      </w:r>
      <w:r w:rsidRPr="008D4496">
        <w:t xml:space="preserve"> can be the result of concatenating </w:t>
      </w:r>
      <w:r w:rsidRPr="008D4496">
        <w:rPr>
          <w:i/>
        </w:rPr>
        <w:t>p</w:t>
      </w:r>
      <w:r w:rsidRPr="008D4496">
        <w:t xml:space="preserve"> and some other </w:t>
      </w:r>
      <w:r>
        <w:t>String</w:t>
      </w:r>
      <w:r w:rsidRPr="008D4496">
        <w:t xml:space="preserve"> </w:t>
      </w:r>
      <w:r w:rsidRPr="008D4496">
        <w:rPr>
          <w:i/>
        </w:rPr>
        <w:t>r</w:t>
      </w:r>
      <w:r w:rsidRPr="008D4496">
        <w:t xml:space="preserve">. Note that any </w:t>
      </w:r>
      <w:r>
        <w:t>String</w:t>
      </w:r>
      <w:r w:rsidRPr="008D4496">
        <w:t xml:space="preserve"> is a prefix of itself, because </w:t>
      </w:r>
      <w:r w:rsidRPr="0004143C">
        <w:rPr>
          <w:i/>
        </w:rPr>
        <w:t>r</w:t>
      </w:r>
      <w:r w:rsidRPr="008D4496">
        <w:t xml:space="preserve"> may be the empty </w:t>
      </w:r>
      <w:r>
        <w:t>String</w:t>
      </w:r>
      <w:r w:rsidRPr="008D4496">
        <w:t>.)</w:t>
      </w:r>
    </w:p>
    <w:p w14:paraId="663C9975" w14:textId="77777777" w:rsidR="004C02EF" w:rsidRPr="008D4496" w:rsidRDefault="004C02EF" w:rsidP="004C02EF">
      <w:pPr>
        <w:pStyle w:val="Alg4"/>
        <w:numPr>
          <w:ilvl w:val="1"/>
          <w:numId w:val="92"/>
        </w:numPr>
      </w:pPr>
      <w:r w:rsidRPr="008D4496">
        <w:t xml:space="preserve">If </w:t>
      </w:r>
      <w:r w:rsidRPr="008D4496">
        <w:rPr>
          <w:i/>
        </w:rPr>
        <w:t>px</w:t>
      </w:r>
      <w:r w:rsidRPr="008D4496">
        <w:t xml:space="preserve"> is a prefix of </w:t>
      </w:r>
      <w:r w:rsidRPr="008D4496">
        <w:rPr>
          <w:i/>
        </w:rPr>
        <w:t>py</w:t>
      </w:r>
      <w:r w:rsidRPr="008D4496">
        <w:t xml:space="preserve">, return </w:t>
      </w:r>
      <w:r w:rsidRPr="008D4496">
        <w:rPr>
          <w:b/>
        </w:rPr>
        <w:t>true</w:t>
      </w:r>
      <w:r w:rsidRPr="008D4496">
        <w:t>.</w:t>
      </w:r>
    </w:p>
    <w:p w14:paraId="3DD80462" w14:textId="77777777" w:rsidR="004C02EF" w:rsidRPr="008D4496" w:rsidRDefault="004C02EF" w:rsidP="004C02EF">
      <w:pPr>
        <w:pStyle w:val="Alg4"/>
        <w:numPr>
          <w:ilvl w:val="1"/>
          <w:numId w:val="92"/>
        </w:numPr>
      </w:pPr>
      <w:r w:rsidRPr="008D4496">
        <w:t xml:space="preserve">Let </w:t>
      </w:r>
      <w:r w:rsidRPr="008D4496">
        <w:rPr>
          <w:i/>
        </w:rPr>
        <w:t>k</w:t>
      </w:r>
      <w:r w:rsidRPr="008D4496">
        <w:t xml:space="preserve"> be the smallest nonnegative integer such that the character at position </w:t>
      </w:r>
      <w:r w:rsidRPr="008D4496">
        <w:rPr>
          <w:i/>
        </w:rPr>
        <w:t>k</w:t>
      </w:r>
      <w:r w:rsidRPr="008D4496">
        <w:t xml:space="preserve"> within </w:t>
      </w:r>
      <w:r w:rsidRPr="008D4496">
        <w:rPr>
          <w:i/>
        </w:rPr>
        <w:t>px</w:t>
      </w:r>
      <w:r w:rsidRPr="008D4496">
        <w:t xml:space="preserve"> is different from the character at position </w:t>
      </w:r>
      <w:r w:rsidRPr="008D4496">
        <w:rPr>
          <w:i/>
        </w:rPr>
        <w:t>k</w:t>
      </w:r>
      <w:r w:rsidRPr="008D4496">
        <w:t xml:space="preserve"> within </w:t>
      </w:r>
      <w:r w:rsidRPr="008D4496">
        <w:rPr>
          <w:i/>
        </w:rPr>
        <w:t>py</w:t>
      </w:r>
      <w:r w:rsidRPr="008D4496">
        <w:t xml:space="preserve">. (There must be such a </w:t>
      </w:r>
      <w:r w:rsidRPr="008D4496">
        <w:rPr>
          <w:i/>
        </w:rPr>
        <w:t>k</w:t>
      </w:r>
      <w:r w:rsidRPr="008D4496">
        <w:t xml:space="preserve">, for neither </w:t>
      </w:r>
      <w:r>
        <w:t>String</w:t>
      </w:r>
      <w:r w:rsidRPr="008D4496">
        <w:t xml:space="preserve"> is a prefix of the other.)</w:t>
      </w:r>
    </w:p>
    <w:p w14:paraId="232CE624" w14:textId="77777777" w:rsidR="004C02EF" w:rsidRPr="008D4496" w:rsidRDefault="004C02EF" w:rsidP="004C02EF">
      <w:pPr>
        <w:pStyle w:val="Alg4"/>
        <w:numPr>
          <w:ilvl w:val="1"/>
          <w:numId w:val="92"/>
        </w:numPr>
      </w:pPr>
      <w:r w:rsidRPr="008D4496">
        <w:t xml:space="preserve">Let </w:t>
      </w:r>
      <w:r w:rsidRPr="008D4496">
        <w:rPr>
          <w:i/>
        </w:rPr>
        <w:t>m</w:t>
      </w:r>
      <w:r w:rsidRPr="008D4496">
        <w:t xml:space="preserve"> be the integer that is the code unit value for the character at position </w:t>
      </w:r>
      <w:r w:rsidRPr="008D4496">
        <w:rPr>
          <w:i/>
        </w:rPr>
        <w:t>k</w:t>
      </w:r>
      <w:r w:rsidRPr="008D4496">
        <w:t xml:space="preserve"> within </w:t>
      </w:r>
      <w:r w:rsidRPr="008D4496">
        <w:rPr>
          <w:i/>
        </w:rPr>
        <w:t>px</w:t>
      </w:r>
      <w:r w:rsidRPr="008D4496">
        <w:t>.</w:t>
      </w:r>
    </w:p>
    <w:p w14:paraId="0C85B1F2" w14:textId="77777777" w:rsidR="004C02EF" w:rsidRPr="008D4496" w:rsidRDefault="004C02EF" w:rsidP="004C02EF">
      <w:pPr>
        <w:pStyle w:val="Alg4"/>
        <w:numPr>
          <w:ilvl w:val="1"/>
          <w:numId w:val="92"/>
        </w:numPr>
      </w:pPr>
      <w:r w:rsidRPr="008D4496">
        <w:t xml:space="preserve">Let </w:t>
      </w:r>
      <w:r w:rsidRPr="008D4496">
        <w:rPr>
          <w:i/>
        </w:rPr>
        <w:t>n</w:t>
      </w:r>
      <w:r w:rsidRPr="008D4496">
        <w:t xml:space="preserve"> be the integer that is the code unit value for the character at position </w:t>
      </w:r>
      <w:r w:rsidRPr="008D4496">
        <w:rPr>
          <w:i/>
        </w:rPr>
        <w:t>k</w:t>
      </w:r>
      <w:r w:rsidRPr="008D4496">
        <w:t xml:space="preserve"> within </w:t>
      </w:r>
      <w:r w:rsidRPr="008D4496">
        <w:rPr>
          <w:i/>
        </w:rPr>
        <w:t>py</w:t>
      </w:r>
      <w:r w:rsidRPr="008D4496">
        <w:t>.</w:t>
      </w:r>
    </w:p>
    <w:p w14:paraId="0008539B" w14:textId="77777777" w:rsidR="004C02EF" w:rsidRPr="008D4496" w:rsidRDefault="004C02EF" w:rsidP="004C02EF">
      <w:pPr>
        <w:pStyle w:val="Alg4"/>
        <w:numPr>
          <w:ilvl w:val="1"/>
          <w:numId w:val="92"/>
        </w:numPr>
        <w:spacing w:after="240"/>
      </w:pPr>
      <w:r w:rsidRPr="008D4496">
        <w:t xml:space="preserve">If </w:t>
      </w:r>
      <w:r w:rsidRPr="008D4496">
        <w:rPr>
          <w:i/>
        </w:rPr>
        <w:t>m</w:t>
      </w:r>
      <w:r w:rsidRPr="008D4496">
        <w:t xml:space="preserve"> &lt; </w:t>
      </w:r>
      <w:r w:rsidRPr="008D4496">
        <w:rPr>
          <w:i/>
        </w:rPr>
        <w:t>n</w:t>
      </w:r>
      <w:r w:rsidRPr="008D4496">
        <w:t xml:space="preserve">, return </w:t>
      </w:r>
      <w:r w:rsidRPr="008D4496">
        <w:rPr>
          <w:b/>
        </w:rPr>
        <w:t>true</w:t>
      </w:r>
      <w:r w:rsidRPr="008D4496">
        <w:t xml:space="preserve">. Otherwise, return </w:t>
      </w:r>
      <w:r w:rsidRPr="008D4496">
        <w:rPr>
          <w:b/>
        </w:rPr>
        <w:t>fals</w:t>
      </w:r>
      <w:bookmarkStart w:id="3536" w:name="_Toc385672218"/>
      <w:r w:rsidRPr="008D4496">
        <w:rPr>
          <w:b/>
        </w:rPr>
        <w:t>e</w:t>
      </w:r>
      <w:r w:rsidRPr="008D4496">
        <w:t>.</w:t>
      </w:r>
    </w:p>
    <w:p w14:paraId="5A7C07BF" w14:textId="77777777" w:rsidR="004C02EF" w:rsidRPr="000F4A7D" w:rsidRDefault="004C02EF" w:rsidP="004C02EF">
      <w:pPr>
        <w:pStyle w:val="Note"/>
      </w:pPr>
      <w:r w:rsidRPr="009079B0">
        <w:t>NOTE</w:t>
      </w:r>
      <w:r>
        <w:t xml:space="preserve"> 1</w:t>
      </w:r>
      <w:r w:rsidRPr="009079B0">
        <w:tab/>
        <w:t xml:space="preserve">Step 3 differs from step 7 in the algorithm for the addition operator </w:t>
      </w:r>
      <w:r w:rsidRPr="009079B0">
        <w:rPr>
          <w:rFonts w:ascii="Courier New" w:hAnsi="Courier New"/>
          <w:b/>
        </w:rPr>
        <w:t>+</w:t>
      </w:r>
      <w:r w:rsidRPr="009079B0">
        <w:t xml:space="preserve"> (11.6.1) in using and instead of or.</w:t>
      </w:r>
    </w:p>
    <w:p w14:paraId="63420B32" w14:textId="77777777" w:rsidR="004C02EF" w:rsidRPr="009079B0" w:rsidRDefault="004C02EF" w:rsidP="004C02EF">
      <w:pPr>
        <w:pStyle w:val="Note"/>
      </w:pPr>
      <w:r w:rsidRPr="009079B0">
        <w:t xml:space="preserve">NOTE </w:t>
      </w:r>
      <w:r>
        <w:t>2</w:t>
      </w:r>
      <w:r w:rsidRPr="009079B0">
        <w:tab/>
        <w:t xml:space="preserve">The comparison of </w:t>
      </w:r>
      <w:r>
        <w:t>Strings</w:t>
      </w:r>
      <w:r w:rsidRPr="009079B0">
        <w:t xml:space="preserve"> uses a simple lexicographic ordering on sequences of code unit values. There is no attempt to use the more complex, semantically oriented definitions of character or string equality and collating order defined in the Unicode specification.</w:t>
      </w:r>
      <w:bookmarkStart w:id="3537" w:name="_Toc393690318"/>
      <w:r w:rsidRPr="009079B0">
        <w:t xml:space="preserve"> Therefore </w:t>
      </w:r>
      <w:r>
        <w:t>String values</w:t>
      </w:r>
      <w:r w:rsidRPr="009079B0">
        <w:t xml:space="preserve"> that are canonically equal according to the Unicode standard could test as unequal. In effect this algorithm assumes that both </w:t>
      </w:r>
      <w:r>
        <w:t>Strings</w:t>
      </w:r>
      <w:r w:rsidRPr="009079B0">
        <w:t xml:space="preserve"> are already in normalised form.</w:t>
      </w:r>
      <w:r w:rsidRPr="00B11955">
        <w:rPr>
          <w:lang w:val="en-US"/>
        </w:rPr>
        <w:t xml:space="preserve"> </w:t>
      </w:r>
      <w:r w:rsidRPr="003B4F7B">
        <w:rPr>
          <w:lang w:val="en-US"/>
        </w:rPr>
        <w:t>Also, note that for strings containing supplementary characters,</w:t>
      </w:r>
      <w:r>
        <w:rPr>
          <w:lang w:val="en-US"/>
        </w:rPr>
        <w:t xml:space="preserve"> </w:t>
      </w:r>
      <w:r w:rsidRPr="003B4F7B">
        <w:rPr>
          <w:lang w:val="en-US"/>
        </w:rPr>
        <w:t>lexicographic ordering on sequences of UTF-16 code unit values</w:t>
      </w:r>
      <w:r>
        <w:rPr>
          <w:lang w:val="en-US"/>
        </w:rPr>
        <w:t xml:space="preserve"> </w:t>
      </w:r>
      <w:r w:rsidRPr="003B4F7B">
        <w:rPr>
          <w:lang w:val="en-US"/>
        </w:rPr>
        <w:t>differs from that on sequences of code point values.</w:t>
      </w:r>
    </w:p>
    <w:p w14:paraId="77B45859" w14:textId="77777777" w:rsidR="004C02EF" w:rsidRDefault="004C02EF" w:rsidP="003A4B22">
      <w:pPr>
        <w:pStyle w:val="30"/>
        <w:numPr>
          <w:ilvl w:val="0"/>
          <w:numId w:val="0"/>
        </w:numPr>
      </w:pPr>
      <w:bookmarkStart w:id="3538" w:name="_Ref440443297"/>
      <w:bookmarkStart w:id="3539" w:name="_Toc472818858"/>
      <w:bookmarkStart w:id="3540" w:name="_Toc235503432"/>
      <w:bookmarkStart w:id="3541" w:name="_Toc241509207"/>
      <w:bookmarkStart w:id="3542" w:name="_Toc244416694"/>
      <w:bookmarkStart w:id="3543" w:name="_Toc276631058"/>
      <w:bookmarkStart w:id="3544" w:name="_Toc153968447"/>
      <w:r>
        <w:t>11.8.6</w:t>
      </w:r>
      <w:r>
        <w:tab/>
        <w:t>The instanceof operator</w:t>
      </w:r>
      <w:bookmarkEnd w:id="3538"/>
      <w:bookmarkEnd w:id="3539"/>
      <w:bookmarkEnd w:id="3540"/>
      <w:bookmarkEnd w:id="3541"/>
      <w:bookmarkEnd w:id="3542"/>
      <w:bookmarkEnd w:id="3543"/>
      <w:bookmarkEnd w:id="3544"/>
    </w:p>
    <w:p w14:paraId="5CAE50B5" w14:textId="77777777" w:rsidR="004C02EF" w:rsidRDefault="004C02EF" w:rsidP="004C02EF">
      <w:r>
        <w:t xml:space="preserve">The production </w:t>
      </w:r>
      <w:r w:rsidRPr="008D60AC">
        <w:rPr>
          <w:rStyle w:val="bnf"/>
        </w:rPr>
        <w:t>RelationalExpression</w:t>
      </w:r>
      <w:r>
        <w:rPr>
          <w:b/>
        </w:rPr>
        <w:t>:</w:t>
      </w:r>
      <w:r>
        <w:t xml:space="preserve"> </w:t>
      </w:r>
      <w:r w:rsidRPr="008D60AC">
        <w:rPr>
          <w:rStyle w:val="bnf"/>
        </w:rPr>
        <w:t>RelationalExpression</w:t>
      </w:r>
      <w:r>
        <w:t xml:space="preserve"> </w:t>
      </w:r>
      <w:r>
        <w:rPr>
          <w:rFonts w:ascii="Courier New" w:hAnsi="Courier New"/>
          <w:b/>
        </w:rPr>
        <w:t>instanceof</w:t>
      </w:r>
      <w:r>
        <w:t xml:space="preserve"> </w:t>
      </w:r>
      <w:r w:rsidRPr="008D60AC">
        <w:rPr>
          <w:rStyle w:val="bnf"/>
        </w:rPr>
        <w:t>ShiftExpression</w:t>
      </w:r>
      <w:r>
        <w:t xml:space="preserve"> is evaluated as follows:</w:t>
      </w:r>
    </w:p>
    <w:p w14:paraId="265B0BB1" w14:textId="77777777" w:rsidR="004C02EF" w:rsidRPr="008D4496" w:rsidRDefault="004C02EF" w:rsidP="004C02EF">
      <w:pPr>
        <w:pStyle w:val="Alg3"/>
        <w:numPr>
          <w:ilvl w:val="0"/>
          <w:numId w:val="93"/>
        </w:numPr>
      </w:pPr>
      <w:r w:rsidRPr="008D4496">
        <w:t xml:space="preserve">Let </w:t>
      </w:r>
      <w:r w:rsidRPr="008D4496">
        <w:rPr>
          <w:i/>
        </w:rPr>
        <w:t>lref</w:t>
      </w:r>
      <w:r w:rsidRPr="008D4496">
        <w:t xml:space="preserve"> be the result of evaluating </w:t>
      </w:r>
      <w:r w:rsidRPr="008D4496">
        <w:rPr>
          <w:i/>
        </w:rPr>
        <w:t>RelationalExpression</w:t>
      </w:r>
      <w:r w:rsidRPr="008D4496">
        <w:t>.</w:t>
      </w:r>
    </w:p>
    <w:p w14:paraId="0DDC5A46" w14:textId="77777777" w:rsidR="004C02EF" w:rsidRPr="008D4496" w:rsidRDefault="004C02EF" w:rsidP="004C02EF">
      <w:pPr>
        <w:pStyle w:val="Alg3"/>
        <w:numPr>
          <w:ilvl w:val="0"/>
          <w:numId w:val="93"/>
        </w:numPr>
      </w:pPr>
      <w:r w:rsidRPr="008D4496">
        <w:t xml:space="preserve">Let </w:t>
      </w:r>
      <w:r w:rsidRPr="008D4496">
        <w:rPr>
          <w:i/>
        </w:rPr>
        <w:t>lval</w:t>
      </w:r>
      <w:r w:rsidRPr="008D4496">
        <w:t xml:space="preserve"> be GetValue(</w:t>
      </w:r>
      <w:r w:rsidRPr="008D4496">
        <w:rPr>
          <w:i/>
        </w:rPr>
        <w:t>lref</w:t>
      </w:r>
      <w:r w:rsidRPr="008D4496">
        <w:t>).</w:t>
      </w:r>
    </w:p>
    <w:p w14:paraId="597FE228" w14:textId="77777777" w:rsidR="004C02EF" w:rsidRPr="008D4496" w:rsidRDefault="004C02EF" w:rsidP="004C02EF">
      <w:pPr>
        <w:pStyle w:val="Alg3"/>
        <w:numPr>
          <w:ilvl w:val="0"/>
          <w:numId w:val="93"/>
        </w:numPr>
      </w:pPr>
      <w:r w:rsidRPr="008D4496">
        <w:t xml:space="preserve">Let </w:t>
      </w:r>
      <w:r w:rsidRPr="008D4496">
        <w:rPr>
          <w:i/>
        </w:rPr>
        <w:t>rref</w:t>
      </w:r>
      <w:r w:rsidRPr="008D4496">
        <w:t xml:space="preserve"> be the result of evaluating </w:t>
      </w:r>
      <w:r w:rsidRPr="008D4496">
        <w:rPr>
          <w:i/>
        </w:rPr>
        <w:t>ShiftExpression</w:t>
      </w:r>
      <w:r w:rsidRPr="008D4496">
        <w:t>.</w:t>
      </w:r>
    </w:p>
    <w:p w14:paraId="1A13F140" w14:textId="77777777" w:rsidR="004C02EF" w:rsidRPr="008D4496" w:rsidRDefault="004C02EF" w:rsidP="004C02EF">
      <w:pPr>
        <w:pStyle w:val="Alg3"/>
        <w:numPr>
          <w:ilvl w:val="0"/>
          <w:numId w:val="93"/>
        </w:numPr>
      </w:pPr>
      <w:r w:rsidRPr="008D4496">
        <w:t xml:space="preserve">Let </w:t>
      </w:r>
      <w:r w:rsidRPr="008D4496">
        <w:rPr>
          <w:i/>
        </w:rPr>
        <w:t>rval</w:t>
      </w:r>
      <w:r w:rsidRPr="008D4496">
        <w:t xml:space="preserve"> be GetValue(</w:t>
      </w:r>
      <w:r w:rsidRPr="008D4496">
        <w:rPr>
          <w:i/>
        </w:rPr>
        <w:t>rref</w:t>
      </w:r>
      <w:r w:rsidRPr="008D4496">
        <w:t>).</w:t>
      </w:r>
    </w:p>
    <w:p w14:paraId="0A1ADA21" w14:textId="77777777" w:rsidR="004C02EF" w:rsidRPr="008D4496" w:rsidRDefault="004C02EF" w:rsidP="004C02EF">
      <w:pPr>
        <w:pStyle w:val="Alg3"/>
        <w:numPr>
          <w:ilvl w:val="0"/>
          <w:numId w:val="93"/>
        </w:numPr>
      </w:pPr>
      <w:r w:rsidRPr="008D4496">
        <w:t>If Type(</w:t>
      </w:r>
      <w:r w:rsidRPr="008D4496">
        <w:rPr>
          <w:i/>
        </w:rPr>
        <w:t>rval</w:t>
      </w:r>
      <w:r w:rsidRPr="008D4496">
        <w:t xml:space="preserve">) is not Object, throw a </w:t>
      </w:r>
      <w:r w:rsidRPr="008D4496">
        <w:rPr>
          <w:b/>
        </w:rPr>
        <w:t>TypeError</w:t>
      </w:r>
      <w:r w:rsidRPr="008D4496">
        <w:t xml:space="preserve"> exception.</w:t>
      </w:r>
    </w:p>
    <w:p w14:paraId="432EC81B" w14:textId="77777777" w:rsidR="004C02EF" w:rsidRPr="008D4496" w:rsidRDefault="004C02EF" w:rsidP="004C02EF">
      <w:pPr>
        <w:pStyle w:val="Alg3"/>
        <w:numPr>
          <w:ilvl w:val="0"/>
          <w:numId w:val="93"/>
        </w:numPr>
      </w:pPr>
      <w:r w:rsidRPr="008D4496">
        <w:t xml:space="preserve">If </w:t>
      </w:r>
      <w:r w:rsidRPr="008D4496">
        <w:rPr>
          <w:i/>
        </w:rPr>
        <w:t>rval</w:t>
      </w:r>
      <w:r w:rsidRPr="008D4496">
        <w:t xml:space="preserve"> does not have a [[HasInstance]] internal method, throw a </w:t>
      </w:r>
      <w:r w:rsidRPr="008D4496">
        <w:rPr>
          <w:b/>
        </w:rPr>
        <w:t>TypeError</w:t>
      </w:r>
      <w:r w:rsidRPr="008D4496">
        <w:t xml:space="preserve"> exception.</w:t>
      </w:r>
    </w:p>
    <w:p w14:paraId="74BF7C69" w14:textId="77777777" w:rsidR="004C02EF" w:rsidRPr="008D4496" w:rsidRDefault="004C02EF" w:rsidP="004C02EF">
      <w:pPr>
        <w:pStyle w:val="Alg3"/>
        <w:numPr>
          <w:ilvl w:val="0"/>
          <w:numId w:val="93"/>
        </w:numPr>
        <w:spacing w:after="220"/>
      </w:pPr>
      <w:r>
        <w:t>Return the result of calling</w:t>
      </w:r>
      <w:r w:rsidRPr="008D4496">
        <w:t xml:space="preserve"> the [[HasInstance]] internal method of </w:t>
      </w:r>
      <w:r w:rsidRPr="008D4496">
        <w:rPr>
          <w:i/>
        </w:rPr>
        <w:t>rval</w:t>
      </w:r>
      <w:r w:rsidRPr="008D4496">
        <w:t xml:space="preserve"> with argument </w:t>
      </w:r>
      <w:r w:rsidRPr="008D4496">
        <w:rPr>
          <w:i/>
        </w:rPr>
        <w:t>lval</w:t>
      </w:r>
      <w:r w:rsidRPr="008D4496">
        <w:t>.</w:t>
      </w:r>
    </w:p>
    <w:p w14:paraId="7114C8B8" w14:textId="77777777" w:rsidR="004C02EF" w:rsidRDefault="004C02EF" w:rsidP="003A4B22">
      <w:pPr>
        <w:pStyle w:val="30"/>
        <w:numPr>
          <w:ilvl w:val="0"/>
          <w:numId w:val="0"/>
        </w:numPr>
      </w:pPr>
      <w:bookmarkStart w:id="3545" w:name="_Ref440443312"/>
      <w:bookmarkStart w:id="3546" w:name="_Toc472818859"/>
      <w:bookmarkStart w:id="3547" w:name="_Toc235503433"/>
      <w:bookmarkStart w:id="3548" w:name="_Toc241509208"/>
      <w:bookmarkStart w:id="3549" w:name="_Toc244416695"/>
      <w:bookmarkStart w:id="3550" w:name="_Toc276631059"/>
      <w:bookmarkStart w:id="3551" w:name="_Toc153968448"/>
      <w:r>
        <w:t>11.8.7</w:t>
      </w:r>
      <w:r>
        <w:tab/>
        <w:t>The in operator</w:t>
      </w:r>
      <w:bookmarkEnd w:id="3545"/>
      <w:bookmarkEnd w:id="3546"/>
      <w:bookmarkEnd w:id="3547"/>
      <w:bookmarkEnd w:id="3548"/>
      <w:bookmarkEnd w:id="3549"/>
      <w:bookmarkEnd w:id="3550"/>
      <w:bookmarkEnd w:id="3551"/>
    </w:p>
    <w:p w14:paraId="45652F5B" w14:textId="77777777" w:rsidR="004C02EF" w:rsidRDefault="004C02EF" w:rsidP="004C02EF">
      <w:r>
        <w:t xml:space="preserve">The production </w:t>
      </w:r>
      <w:r w:rsidRPr="008D60AC">
        <w:rPr>
          <w:rStyle w:val="bnf"/>
        </w:rPr>
        <w:t>RelationalExpression</w:t>
      </w:r>
      <w:r>
        <w:t xml:space="preserve"> </w:t>
      </w:r>
      <w:r>
        <w:rPr>
          <w:b/>
        </w:rPr>
        <w:t>:</w:t>
      </w:r>
      <w:r>
        <w:t xml:space="preserve"> </w:t>
      </w:r>
      <w:r w:rsidRPr="008D60AC">
        <w:rPr>
          <w:rStyle w:val="bnf"/>
        </w:rPr>
        <w:t>RelationalExpression</w:t>
      </w:r>
      <w:r>
        <w:t xml:space="preserve"> </w:t>
      </w:r>
      <w:r>
        <w:rPr>
          <w:rFonts w:ascii="Courier New" w:hAnsi="Courier New"/>
          <w:b/>
        </w:rPr>
        <w:t>in</w:t>
      </w:r>
      <w:r>
        <w:t xml:space="preserve"> </w:t>
      </w:r>
      <w:r w:rsidRPr="008D60AC">
        <w:rPr>
          <w:rStyle w:val="bnf"/>
        </w:rPr>
        <w:t>ShiftExpression</w:t>
      </w:r>
      <w:r>
        <w:t xml:space="preserve"> is evaluated as follows:</w:t>
      </w:r>
    </w:p>
    <w:p w14:paraId="55D6A148" w14:textId="77777777" w:rsidR="004C02EF" w:rsidRPr="008D4496" w:rsidRDefault="004C02EF" w:rsidP="004C02EF">
      <w:pPr>
        <w:pStyle w:val="Alg3"/>
        <w:numPr>
          <w:ilvl w:val="0"/>
          <w:numId w:val="94"/>
        </w:numPr>
      </w:pPr>
      <w:r w:rsidRPr="008D4496">
        <w:t xml:space="preserve">Let </w:t>
      </w:r>
      <w:r w:rsidRPr="008D4496">
        <w:rPr>
          <w:i/>
        </w:rPr>
        <w:t>lref</w:t>
      </w:r>
      <w:r w:rsidRPr="008D4496">
        <w:t xml:space="preserve"> be the result of evaluating </w:t>
      </w:r>
      <w:r w:rsidRPr="008D4496">
        <w:rPr>
          <w:i/>
        </w:rPr>
        <w:t>RelationalExpression</w:t>
      </w:r>
      <w:r w:rsidRPr="008D4496">
        <w:t>.</w:t>
      </w:r>
    </w:p>
    <w:p w14:paraId="25F61E3A" w14:textId="77777777" w:rsidR="004C02EF" w:rsidRPr="008D4496" w:rsidRDefault="004C02EF" w:rsidP="004C02EF">
      <w:pPr>
        <w:pStyle w:val="Alg3"/>
        <w:numPr>
          <w:ilvl w:val="0"/>
          <w:numId w:val="94"/>
        </w:numPr>
      </w:pPr>
      <w:r w:rsidRPr="008D4496">
        <w:t xml:space="preserve">Let </w:t>
      </w:r>
      <w:r w:rsidRPr="008D4496">
        <w:rPr>
          <w:i/>
        </w:rPr>
        <w:t>lval</w:t>
      </w:r>
      <w:r w:rsidRPr="008D4496">
        <w:t xml:space="preserve"> be GetValue(</w:t>
      </w:r>
      <w:r w:rsidRPr="008D4496">
        <w:rPr>
          <w:i/>
        </w:rPr>
        <w:t>lref</w:t>
      </w:r>
      <w:r w:rsidRPr="008D4496">
        <w:t>).</w:t>
      </w:r>
    </w:p>
    <w:p w14:paraId="6DF24D17" w14:textId="77777777" w:rsidR="004C02EF" w:rsidRPr="008D4496" w:rsidRDefault="004C02EF" w:rsidP="004C02EF">
      <w:pPr>
        <w:pStyle w:val="Alg3"/>
        <w:numPr>
          <w:ilvl w:val="0"/>
          <w:numId w:val="94"/>
        </w:numPr>
      </w:pPr>
      <w:r w:rsidRPr="008D4496">
        <w:t xml:space="preserve">Let </w:t>
      </w:r>
      <w:r w:rsidRPr="008D4496">
        <w:rPr>
          <w:i/>
        </w:rPr>
        <w:t>rref</w:t>
      </w:r>
      <w:r w:rsidRPr="008D4496">
        <w:t xml:space="preserve"> be the result of evaluating </w:t>
      </w:r>
      <w:r w:rsidRPr="008D4496">
        <w:rPr>
          <w:i/>
        </w:rPr>
        <w:t>ShiftExpression</w:t>
      </w:r>
      <w:r w:rsidRPr="008D4496">
        <w:t>.</w:t>
      </w:r>
    </w:p>
    <w:p w14:paraId="03846A23" w14:textId="77777777" w:rsidR="004C02EF" w:rsidRPr="008D4496" w:rsidRDefault="004C02EF" w:rsidP="004C02EF">
      <w:pPr>
        <w:pStyle w:val="Alg3"/>
        <w:numPr>
          <w:ilvl w:val="0"/>
          <w:numId w:val="94"/>
        </w:numPr>
      </w:pPr>
      <w:r w:rsidRPr="008D4496">
        <w:t xml:space="preserve">Let </w:t>
      </w:r>
      <w:r w:rsidRPr="008D4496">
        <w:rPr>
          <w:i/>
        </w:rPr>
        <w:t>rval</w:t>
      </w:r>
      <w:r w:rsidRPr="008D4496">
        <w:t xml:space="preserve"> be GetValue(</w:t>
      </w:r>
      <w:r w:rsidRPr="008D4496">
        <w:rPr>
          <w:i/>
        </w:rPr>
        <w:t>rref</w:t>
      </w:r>
      <w:r w:rsidRPr="008D4496">
        <w:t>).</w:t>
      </w:r>
    </w:p>
    <w:p w14:paraId="09E88115" w14:textId="77777777" w:rsidR="004C02EF" w:rsidRPr="008D4496" w:rsidRDefault="004C02EF" w:rsidP="004C02EF">
      <w:pPr>
        <w:pStyle w:val="Alg3"/>
        <w:numPr>
          <w:ilvl w:val="0"/>
          <w:numId w:val="94"/>
        </w:numPr>
      </w:pPr>
      <w:r w:rsidRPr="008D4496">
        <w:t>If Type(</w:t>
      </w:r>
      <w:r w:rsidRPr="008D4496">
        <w:rPr>
          <w:i/>
        </w:rPr>
        <w:t>rval</w:t>
      </w:r>
      <w:r w:rsidRPr="008D4496">
        <w:t xml:space="preserve">) is not Object, throw a </w:t>
      </w:r>
      <w:r w:rsidRPr="008D4496">
        <w:rPr>
          <w:b/>
        </w:rPr>
        <w:t>TypeError</w:t>
      </w:r>
      <w:r w:rsidRPr="008D4496">
        <w:t xml:space="preserve"> exception.</w:t>
      </w:r>
    </w:p>
    <w:p w14:paraId="37ACB73B" w14:textId="77777777" w:rsidR="004C02EF" w:rsidRPr="008D4496" w:rsidRDefault="004C02EF" w:rsidP="004C02EF">
      <w:pPr>
        <w:pStyle w:val="Alg3"/>
        <w:numPr>
          <w:ilvl w:val="0"/>
          <w:numId w:val="94"/>
        </w:numPr>
        <w:spacing w:after="220"/>
      </w:pPr>
      <w:r>
        <w:t>Return the result of calling</w:t>
      </w:r>
      <w:r w:rsidRPr="008D4496">
        <w:t xml:space="preserve"> the [[HasProperty]] internal method of </w:t>
      </w:r>
      <w:r w:rsidRPr="008D4496">
        <w:rPr>
          <w:i/>
        </w:rPr>
        <w:t>rval</w:t>
      </w:r>
      <w:r w:rsidRPr="008D4496">
        <w:t xml:space="preserve"> with argument ToString(</w:t>
      </w:r>
      <w:r w:rsidRPr="008D4496">
        <w:rPr>
          <w:i/>
        </w:rPr>
        <w:t>lval</w:t>
      </w:r>
      <w:r w:rsidRPr="008D4496">
        <w:t>).</w:t>
      </w:r>
    </w:p>
    <w:p w14:paraId="77FE198A" w14:textId="77777777" w:rsidR="004C02EF" w:rsidRDefault="004C02EF" w:rsidP="003A4B22">
      <w:pPr>
        <w:pStyle w:val="20"/>
        <w:numPr>
          <w:ilvl w:val="0"/>
          <w:numId w:val="0"/>
        </w:numPr>
      </w:pPr>
      <w:bookmarkStart w:id="3552" w:name="_Ref440445008"/>
      <w:bookmarkStart w:id="3553" w:name="_Toc472818860"/>
      <w:bookmarkStart w:id="3554" w:name="_Toc235503434"/>
      <w:bookmarkStart w:id="3555" w:name="_Toc241509209"/>
      <w:bookmarkStart w:id="3556" w:name="_Toc244416696"/>
      <w:bookmarkStart w:id="3557" w:name="_Toc276631060"/>
      <w:bookmarkStart w:id="3558" w:name="_Toc153968449"/>
      <w:r>
        <w:t>11.9</w:t>
      </w:r>
      <w:r>
        <w:tab/>
        <w:t>Equality Operator</w:t>
      </w:r>
      <w:bookmarkStart w:id="3559" w:name="_Toc382202864"/>
      <w:bookmarkEnd w:id="3529"/>
      <w:bookmarkEnd w:id="3530"/>
      <w:bookmarkEnd w:id="3531"/>
      <w:bookmarkEnd w:id="3532"/>
      <w:bookmarkEnd w:id="3533"/>
      <w:bookmarkEnd w:id="3534"/>
      <w:bookmarkEnd w:id="3535"/>
      <w:bookmarkEnd w:id="3536"/>
      <w:bookmarkEnd w:id="3537"/>
      <w:bookmarkEnd w:id="3559"/>
      <w:r>
        <w:t>s</w:t>
      </w:r>
      <w:bookmarkEnd w:id="3552"/>
      <w:bookmarkEnd w:id="3553"/>
      <w:bookmarkEnd w:id="3554"/>
      <w:bookmarkEnd w:id="3555"/>
      <w:bookmarkEnd w:id="3556"/>
      <w:bookmarkEnd w:id="3557"/>
      <w:bookmarkEnd w:id="3558"/>
    </w:p>
    <w:p w14:paraId="6A26AB6E" w14:textId="77777777" w:rsidR="004C02EF" w:rsidRDefault="004C02EF" w:rsidP="004C02EF">
      <w:pPr>
        <w:pStyle w:val="Syntax"/>
      </w:pPr>
      <w:r w:rsidRPr="0091359B">
        <w:t>Syntax</w:t>
      </w:r>
    </w:p>
    <w:p w14:paraId="688B952B" w14:textId="77777777" w:rsidR="004C02EF" w:rsidRPr="00E32218" w:rsidRDefault="004C02EF" w:rsidP="004C02EF">
      <w:pPr>
        <w:pStyle w:val="SyntaxRule"/>
      </w:pPr>
      <w:r w:rsidRPr="00ED79C2">
        <w:t>EqualityExpression</w:t>
      </w:r>
      <w:r w:rsidRPr="00E32218">
        <w:t xml:space="preserve"> </w:t>
      </w:r>
      <w:r w:rsidRPr="00D04346">
        <w:rPr>
          <w:rFonts w:ascii="Arial" w:hAnsi="Arial"/>
          <w:b/>
          <w:i w:val="0"/>
        </w:rPr>
        <w:t>:</w:t>
      </w:r>
    </w:p>
    <w:p w14:paraId="4DE67646" w14:textId="77777777" w:rsidR="004C02EF" w:rsidRPr="00E32218" w:rsidRDefault="004C02EF" w:rsidP="004C02EF">
      <w:pPr>
        <w:pStyle w:val="SyntaxDefinition"/>
      </w:pPr>
      <w:r w:rsidRPr="00ED79C2">
        <w:t>RelationalExpression</w:t>
      </w:r>
      <w:r w:rsidRPr="00E32218">
        <w:br/>
      </w:r>
      <w:r w:rsidRPr="00ED79C2">
        <w:t>EqualityExpression</w:t>
      </w:r>
      <w:r w:rsidRPr="00E32218">
        <w:t xml:space="preserve"> </w:t>
      </w:r>
      <w:r w:rsidRPr="00C226F6">
        <w:rPr>
          <w:rFonts w:ascii="Courier New" w:hAnsi="Courier New"/>
          <w:b/>
          <w:i w:val="0"/>
        </w:rPr>
        <w:t>==</w:t>
      </w:r>
      <w:r w:rsidRPr="00E32218">
        <w:t xml:space="preserve"> </w:t>
      </w:r>
      <w:r w:rsidRPr="00ED79C2">
        <w:t>RelationalExpression</w:t>
      </w:r>
      <w:r w:rsidRPr="00E32218">
        <w:br/>
      </w:r>
      <w:r w:rsidRPr="00ED79C2">
        <w:t>EqualityExpression</w:t>
      </w:r>
      <w:r w:rsidRPr="00E32218">
        <w:t xml:space="preserve"> </w:t>
      </w:r>
      <w:r w:rsidRPr="00C226F6">
        <w:rPr>
          <w:rFonts w:ascii="Courier New" w:hAnsi="Courier New"/>
          <w:b/>
          <w:i w:val="0"/>
        </w:rPr>
        <w:t>!=</w:t>
      </w:r>
      <w:r w:rsidRPr="00E32218">
        <w:t xml:space="preserve"> </w:t>
      </w:r>
      <w:r w:rsidRPr="00ED79C2">
        <w:t>RelationalExpression</w:t>
      </w:r>
      <w:r w:rsidRPr="00E32218">
        <w:br/>
      </w:r>
      <w:r w:rsidRPr="00ED79C2">
        <w:t>EqualityExpression</w:t>
      </w:r>
      <w:r w:rsidRPr="00E32218">
        <w:t xml:space="preserve"> </w:t>
      </w:r>
      <w:r w:rsidRPr="00C226F6">
        <w:rPr>
          <w:rFonts w:ascii="Courier New" w:hAnsi="Courier New"/>
          <w:b/>
          <w:i w:val="0"/>
        </w:rPr>
        <w:t>===</w:t>
      </w:r>
      <w:r w:rsidRPr="00E32218">
        <w:t xml:space="preserve"> </w:t>
      </w:r>
      <w:r w:rsidRPr="00ED79C2">
        <w:t>RelationalExpression</w:t>
      </w:r>
      <w:r w:rsidRPr="00E32218">
        <w:br/>
      </w:r>
      <w:r w:rsidRPr="00ED79C2">
        <w:t>EqualityExpression</w:t>
      </w:r>
      <w:r w:rsidRPr="00E32218">
        <w:t xml:space="preserve"> </w:t>
      </w:r>
      <w:r w:rsidRPr="00C226F6">
        <w:rPr>
          <w:rFonts w:ascii="Courier New" w:hAnsi="Courier New"/>
          <w:b/>
          <w:i w:val="0"/>
        </w:rPr>
        <w:t>!==</w:t>
      </w:r>
      <w:r w:rsidRPr="00E32218">
        <w:t xml:space="preserve"> </w:t>
      </w:r>
      <w:r w:rsidRPr="00ED79C2">
        <w:t>RelationalExpression</w:t>
      </w:r>
    </w:p>
    <w:p w14:paraId="1D544B9A" w14:textId="77777777" w:rsidR="004C02EF" w:rsidRPr="00E32218" w:rsidRDefault="004C02EF" w:rsidP="004C02EF">
      <w:pPr>
        <w:pStyle w:val="SyntaxRule"/>
      </w:pPr>
      <w:r w:rsidRPr="00ED79C2">
        <w:t>EqualityExpressionNoIn</w:t>
      </w:r>
      <w:r w:rsidRPr="00E32218">
        <w:t xml:space="preserve"> </w:t>
      </w:r>
      <w:r w:rsidRPr="00D04346">
        <w:rPr>
          <w:rFonts w:ascii="Arial" w:hAnsi="Arial"/>
          <w:b/>
          <w:i w:val="0"/>
        </w:rPr>
        <w:t>:</w:t>
      </w:r>
    </w:p>
    <w:p w14:paraId="45E50333" w14:textId="77777777" w:rsidR="004C02EF" w:rsidRPr="00E32218" w:rsidRDefault="004C02EF" w:rsidP="004C02EF">
      <w:pPr>
        <w:pStyle w:val="SyntaxDefinition"/>
      </w:pPr>
      <w:r w:rsidRPr="005C773A">
        <w:t>RelationalExpressionNoIn</w:t>
      </w:r>
      <w:r w:rsidRPr="005C773A">
        <w:br/>
        <w:t xml:space="preserve">EqualityExpressionNoIn </w:t>
      </w:r>
      <w:r w:rsidRPr="005C773A">
        <w:rPr>
          <w:rFonts w:ascii="Courier New" w:hAnsi="Courier New"/>
          <w:b/>
          <w:i w:val="0"/>
        </w:rPr>
        <w:t>==</w:t>
      </w:r>
      <w:r w:rsidRPr="005C773A">
        <w:t xml:space="preserve"> RelationalExpressionNoIn</w:t>
      </w:r>
      <w:r w:rsidRPr="005C773A">
        <w:br/>
        <w:t xml:space="preserve">EqualityExpressionNoIn </w:t>
      </w:r>
      <w:r w:rsidRPr="005C773A">
        <w:rPr>
          <w:rFonts w:ascii="Courier New" w:hAnsi="Courier New"/>
          <w:b/>
          <w:i w:val="0"/>
        </w:rPr>
        <w:t>!=</w:t>
      </w:r>
      <w:r w:rsidRPr="005C773A">
        <w:t xml:space="preserve"> RelationalExpressionNoIn</w:t>
      </w:r>
      <w:r w:rsidRPr="005C773A">
        <w:br/>
        <w:t xml:space="preserve">EqualityExpressionNoIn </w:t>
      </w:r>
      <w:r w:rsidRPr="005C773A">
        <w:rPr>
          <w:rFonts w:ascii="Courier New" w:hAnsi="Courier New"/>
          <w:b/>
          <w:i w:val="0"/>
        </w:rPr>
        <w:t>===</w:t>
      </w:r>
      <w:r w:rsidRPr="005C773A">
        <w:t xml:space="preserve"> RelationalExpressionNoIn</w:t>
      </w:r>
      <w:r w:rsidRPr="005C773A">
        <w:br/>
        <w:t xml:space="preserve">EqualityExpressionNoIn </w:t>
      </w:r>
      <w:r w:rsidRPr="005C773A">
        <w:rPr>
          <w:rFonts w:ascii="Courier New" w:hAnsi="Courier New"/>
          <w:b/>
          <w:i w:val="0"/>
        </w:rPr>
        <w:t>!==</w:t>
      </w:r>
      <w:r w:rsidRPr="005C773A">
        <w:t xml:space="preserve"> </w:t>
      </w:r>
      <w:r w:rsidRPr="00ED79C2">
        <w:t>RelationalExpressionNoIn</w:t>
      </w:r>
    </w:p>
    <w:p w14:paraId="7DB89477" w14:textId="77777777" w:rsidR="004C02EF" w:rsidRPr="0091359B" w:rsidRDefault="004C02EF" w:rsidP="004C02EF">
      <w:pPr>
        <w:pStyle w:val="Syntax"/>
      </w:pPr>
      <w:r w:rsidRPr="0091359B">
        <w:t>Semantics</w:t>
      </w:r>
    </w:p>
    <w:p w14:paraId="2D248A60" w14:textId="77777777" w:rsidR="004C02EF" w:rsidRDefault="004C02EF" w:rsidP="004C02EF">
      <w:r>
        <w:t>The result of evaluating an equality operator is always of type Boolean, reflecting whether the relationship named by the operator holds between its two operands.</w:t>
      </w:r>
      <w:bookmarkStart w:id="3560" w:name="_Toc393690319"/>
    </w:p>
    <w:p w14:paraId="6DDD4323" w14:textId="77777777" w:rsidR="004C02EF" w:rsidRDefault="004C02EF" w:rsidP="004C02EF">
      <w:r>
        <w:t xml:space="preserve">The </w:t>
      </w:r>
      <w:r w:rsidRPr="008D60AC">
        <w:rPr>
          <w:rStyle w:val="bnf"/>
        </w:rPr>
        <w:t>EqualityExpressionNoIn</w:t>
      </w:r>
      <w:r>
        <w:t xml:space="preserve"> productions are evaluated in the same manner as the </w:t>
      </w:r>
      <w:r w:rsidRPr="008D60AC">
        <w:rPr>
          <w:rStyle w:val="bnf"/>
        </w:rPr>
        <w:t>EqualityExpression</w:t>
      </w:r>
      <w:r>
        <w:t xml:space="preserve"> productions except that the contained </w:t>
      </w:r>
      <w:r w:rsidRPr="008D60AC">
        <w:rPr>
          <w:rStyle w:val="bnf"/>
        </w:rPr>
        <w:t>EqualityExpressionNoIn</w:t>
      </w:r>
      <w:r>
        <w:t xml:space="preserve"> and </w:t>
      </w:r>
      <w:r w:rsidRPr="008D60AC">
        <w:rPr>
          <w:rStyle w:val="bnf"/>
        </w:rPr>
        <w:t>RelationalExpressionNoIn</w:t>
      </w:r>
      <w:r>
        <w:t xml:space="preserve"> are evaluated instead of the contained </w:t>
      </w:r>
      <w:r w:rsidRPr="008D60AC">
        <w:rPr>
          <w:rStyle w:val="bnf"/>
        </w:rPr>
        <w:t>EqualityExpression</w:t>
      </w:r>
      <w:r>
        <w:t xml:space="preserve"> and </w:t>
      </w:r>
      <w:r w:rsidRPr="008D60AC">
        <w:rPr>
          <w:rStyle w:val="bnf"/>
        </w:rPr>
        <w:t>RelationalExpression</w:t>
      </w:r>
      <w:r>
        <w:t>, respectively.</w:t>
      </w:r>
    </w:p>
    <w:p w14:paraId="5C6593BE" w14:textId="77777777" w:rsidR="004C02EF" w:rsidRDefault="004C02EF" w:rsidP="003A4B22">
      <w:pPr>
        <w:pStyle w:val="30"/>
        <w:numPr>
          <w:ilvl w:val="0"/>
          <w:numId w:val="0"/>
        </w:numPr>
      </w:pPr>
      <w:bookmarkStart w:id="3561" w:name="_Toc472818861"/>
      <w:bookmarkStart w:id="3562" w:name="_Toc235503435"/>
      <w:bookmarkStart w:id="3563" w:name="_Toc241509210"/>
      <w:bookmarkStart w:id="3564" w:name="_Toc244416697"/>
      <w:bookmarkStart w:id="3565" w:name="_Toc276631061"/>
      <w:bookmarkStart w:id="3566" w:name="_Toc153968450"/>
      <w:r>
        <w:t>11.9.1</w:t>
      </w:r>
      <w:r>
        <w:tab/>
        <w:t xml:space="preserve">The Equals Operator ( </w:t>
      </w:r>
      <w:r>
        <w:rPr>
          <w:rFonts w:ascii="Courier New" w:hAnsi="Courier New"/>
        </w:rPr>
        <w:t>==</w:t>
      </w:r>
      <w:r>
        <w:t xml:space="preserve"> </w:t>
      </w:r>
      <w:bookmarkEnd w:id="3560"/>
      <w:r>
        <w:t>)</w:t>
      </w:r>
      <w:bookmarkEnd w:id="3561"/>
      <w:bookmarkEnd w:id="3562"/>
      <w:bookmarkEnd w:id="3563"/>
      <w:bookmarkEnd w:id="3564"/>
      <w:bookmarkEnd w:id="3565"/>
      <w:bookmarkEnd w:id="3566"/>
    </w:p>
    <w:p w14:paraId="3FE1CDF2" w14:textId="77777777" w:rsidR="004C02EF" w:rsidRDefault="004C02EF" w:rsidP="004C02EF">
      <w:r>
        <w:t xml:space="preserve">The production EqualityExpression : </w:t>
      </w:r>
      <w:r w:rsidRPr="008D60AC">
        <w:rPr>
          <w:rStyle w:val="bnf"/>
        </w:rPr>
        <w:t>EqualityExpression</w:t>
      </w:r>
      <w:r>
        <w:t xml:space="preserve"> </w:t>
      </w:r>
      <w:r>
        <w:rPr>
          <w:rFonts w:ascii="Courier New" w:hAnsi="Courier New"/>
          <w:b/>
        </w:rPr>
        <w:t>==</w:t>
      </w:r>
      <w:r>
        <w:t xml:space="preserve"> </w:t>
      </w:r>
      <w:r w:rsidRPr="008D60AC">
        <w:rPr>
          <w:rStyle w:val="bnf"/>
        </w:rPr>
        <w:t>RelationalExpression</w:t>
      </w:r>
      <w:r>
        <w:t xml:space="preserve"> is evaluated as follows:</w:t>
      </w:r>
    </w:p>
    <w:p w14:paraId="54A6824C" w14:textId="77777777" w:rsidR="004C02EF" w:rsidRPr="008D4496" w:rsidRDefault="004C02EF" w:rsidP="004C02EF">
      <w:pPr>
        <w:pStyle w:val="Alg3"/>
        <w:numPr>
          <w:ilvl w:val="0"/>
          <w:numId w:val="95"/>
        </w:numPr>
      </w:pPr>
      <w:r w:rsidRPr="008D4496">
        <w:t xml:space="preserve">Let </w:t>
      </w:r>
      <w:r w:rsidRPr="008D4496">
        <w:rPr>
          <w:i/>
        </w:rPr>
        <w:t>lref</w:t>
      </w:r>
      <w:r w:rsidRPr="008D4496">
        <w:t xml:space="preserve"> be the result of evaluating </w:t>
      </w:r>
      <w:r w:rsidRPr="008D4496">
        <w:rPr>
          <w:i/>
        </w:rPr>
        <w:t>EqualityExpression</w:t>
      </w:r>
      <w:r w:rsidRPr="008D4496">
        <w:t>.</w:t>
      </w:r>
    </w:p>
    <w:p w14:paraId="12E17F18" w14:textId="77777777" w:rsidR="004C02EF" w:rsidRPr="008D4496" w:rsidRDefault="004C02EF" w:rsidP="004C02EF">
      <w:pPr>
        <w:pStyle w:val="Alg3"/>
        <w:numPr>
          <w:ilvl w:val="0"/>
          <w:numId w:val="95"/>
        </w:numPr>
      </w:pPr>
      <w:r w:rsidRPr="008D4496">
        <w:t xml:space="preserve">Let </w:t>
      </w:r>
      <w:r w:rsidRPr="008D4496">
        <w:rPr>
          <w:i/>
        </w:rPr>
        <w:t>lval</w:t>
      </w:r>
      <w:r w:rsidRPr="008D4496">
        <w:t xml:space="preserve"> be GetValue(</w:t>
      </w:r>
      <w:r w:rsidRPr="008D4496">
        <w:rPr>
          <w:i/>
        </w:rPr>
        <w:t>lref</w:t>
      </w:r>
      <w:r w:rsidRPr="008D4496">
        <w:t>).</w:t>
      </w:r>
    </w:p>
    <w:p w14:paraId="6FD57B41" w14:textId="77777777" w:rsidR="004C02EF" w:rsidRPr="008D4496" w:rsidRDefault="004C02EF" w:rsidP="004C02EF">
      <w:pPr>
        <w:pStyle w:val="Alg3"/>
        <w:numPr>
          <w:ilvl w:val="0"/>
          <w:numId w:val="95"/>
        </w:numPr>
      </w:pPr>
      <w:r w:rsidRPr="008D4496">
        <w:t xml:space="preserve">Let </w:t>
      </w:r>
      <w:r w:rsidRPr="008D4496">
        <w:rPr>
          <w:i/>
        </w:rPr>
        <w:t>rref</w:t>
      </w:r>
      <w:r w:rsidRPr="008D4496">
        <w:t xml:space="preserve"> be the result of evaluating </w:t>
      </w:r>
      <w:r w:rsidRPr="008D4496">
        <w:rPr>
          <w:i/>
        </w:rPr>
        <w:t>RelationalExpression</w:t>
      </w:r>
      <w:r w:rsidRPr="008D4496">
        <w:t>.</w:t>
      </w:r>
    </w:p>
    <w:p w14:paraId="6BE66E03" w14:textId="77777777" w:rsidR="004C02EF" w:rsidRPr="008D4496" w:rsidRDefault="004C02EF" w:rsidP="004C02EF">
      <w:pPr>
        <w:pStyle w:val="Alg3"/>
        <w:numPr>
          <w:ilvl w:val="0"/>
          <w:numId w:val="95"/>
        </w:numPr>
      </w:pPr>
      <w:r w:rsidRPr="008D4496">
        <w:t xml:space="preserve">Let </w:t>
      </w:r>
      <w:r w:rsidRPr="008D4496">
        <w:rPr>
          <w:i/>
        </w:rPr>
        <w:t>rval</w:t>
      </w:r>
      <w:r w:rsidRPr="008D4496">
        <w:t xml:space="preserve"> be GetValue(</w:t>
      </w:r>
      <w:r w:rsidRPr="008D4496">
        <w:rPr>
          <w:i/>
        </w:rPr>
        <w:t>rref</w:t>
      </w:r>
      <w:r w:rsidRPr="008D4496">
        <w:t>).</w:t>
      </w:r>
    </w:p>
    <w:p w14:paraId="02175D9C" w14:textId="77777777" w:rsidR="004C02EF" w:rsidRPr="008D4496" w:rsidRDefault="004C02EF" w:rsidP="004C02EF">
      <w:pPr>
        <w:pStyle w:val="Alg3"/>
        <w:numPr>
          <w:ilvl w:val="0"/>
          <w:numId w:val="95"/>
        </w:numPr>
        <w:spacing w:after="220"/>
      </w:pPr>
      <w:r w:rsidRPr="008D4496">
        <w:t xml:space="preserve">Return the result of performing abstract equality comparison </w:t>
      </w:r>
      <w:r w:rsidRPr="008D4496">
        <w:rPr>
          <w:i/>
        </w:rPr>
        <w:t>rval</w:t>
      </w:r>
      <w:r w:rsidRPr="008D4496">
        <w:t xml:space="preserve"> == </w:t>
      </w:r>
      <w:r w:rsidRPr="008D4496">
        <w:rPr>
          <w:i/>
        </w:rPr>
        <w:t>lval</w:t>
      </w:r>
      <w:r w:rsidRPr="008D4496">
        <w:t>. (see 11.9.3).</w:t>
      </w:r>
    </w:p>
    <w:p w14:paraId="556EC82B" w14:textId="77777777" w:rsidR="004C02EF" w:rsidRDefault="004C02EF" w:rsidP="003A4B22">
      <w:pPr>
        <w:pStyle w:val="30"/>
        <w:numPr>
          <w:ilvl w:val="0"/>
          <w:numId w:val="0"/>
        </w:numPr>
      </w:pPr>
      <w:bookmarkStart w:id="3567" w:name="_Toc393690320"/>
      <w:bookmarkStart w:id="3568" w:name="_Toc472818862"/>
      <w:bookmarkStart w:id="3569" w:name="_Toc235503436"/>
      <w:bookmarkStart w:id="3570" w:name="_Toc241509211"/>
      <w:bookmarkStart w:id="3571" w:name="_Toc244416698"/>
      <w:bookmarkStart w:id="3572" w:name="_Toc276631062"/>
      <w:bookmarkStart w:id="3573" w:name="_Toc153968451"/>
      <w:r>
        <w:t>11.9.2</w:t>
      </w:r>
      <w:r>
        <w:tab/>
        <w:t xml:space="preserve">The Does-not-equals Operator ( </w:t>
      </w:r>
      <w:r>
        <w:rPr>
          <w:rFonts w:ascii="Courier New" w:hAnsi="Courier New"/>
        </w:rPr>
        <w:t>!=</w:t>
      </w:r>
      <w:r>
        <w:t xml:space="preserve"> </w:t>
      </w:r>
      <w:bookmarkEnd w:id="3567"/>
      <w:r>
        <w:t>)</w:t>
      </w:r>
      <w:bookmarkEnd w:id="3568"/>
      <w:bookmarkEnd w:id="3569"/>
      <w:bookmarkEnd w:id="3570"/>
      <w:bookmarkEnd w:id="3571"/>
      <w:bookmarkEnd w:id="3572"/>
      <w:bookmarkEnd w:id="3573"/>
    </w:p>
    <w:p w14:paraId="1601F0B1" w14:textId="77777777" w:rsidR="004C02EF" w:rsidRDefault="004C02EF" w:rsidP="004C02EF">
      <w:r>
        <w:t xml:space="preserve">The production EqualityExpression </w:t>
      </w:r>
      <w:r>
        <w:rPr>
          <w:b/>
        </w:rPr>
        <w:t>:</w:t>
      </w:r>
      <w:r>
        <w:t xml:space="preserve"> </w:t>
      </w:r>
      <w:r w:rsidRPr="008D60AC">
        <w:rPr>
          <w:rStyle w:val="bnf"/>
        </w:rPr>
        <w:t>EqualityExpression</w:t>
      </w:r>
      <w:r>
        <w:t xml:space="preserve"> </w:t>
      </w:r>
      <w:r>
        <w:rPr>
          <w:rFonts w:ascii="Courier New" w:hAnsi="Courier New"/>
          <w:b/>
        </w:rPr>
        <w:t>!=</w:t>
      </w:r>
      <w:r>
        <w:t xml:space="preserve"> </w:t>
      </w:r>
      <w:r w:rsidRPr="008D60AC">
        <w:rPr>
          <w:rStyle w:val="bnf"/>
        </w:rPr>
        <w:t>RelationalExpression</w:t>
      </w:r>
      <w:r>
        <w:t xml:space="preserve"> is evaluated as follows:</w:t>
      </w:r>
    </w:p>
    <w:p w14:paraId="637B8353" w14:textId="77777777" w:rsidR="004C02EF" w:rsidRPr="008D4496" w:rsidRDefault="004C02EF" w:rsidP="004C02EF">
      <w:pPr>
        <w:pStyle w:val="Alg3"/>
        <w:numPr>
          <w:ilvl w:val="0"/>
          <w:numId w:val="96"/>
        </w:numPr>
      </w:pPr>
      <w:r w:rsidRPr="008D4496">
        <w:t xml:space="preserve">Let </w:t>
      </w:r>
      <w:r w:rsidRPr="008D4496">
        <w:rPr>
          <w:i/>
        </w:rPr>
        <w:t>lref</w:t>
      </w:r>
      <w:r w:rsidRPr="008D4496">
        <w:t xml:space="preserve"> be the result of evaluating </w:t>
      </w:r>
      <w:r w:rsidRPr="008D4496">
        <w:rPr>
          <w:i/>
        </w:rPr>
        <w:t>EqualityExpression</w:t>
      </w:r>
      <w:r w:rsidRPr="008D4496">
        <w:t>.</w:t>
      </w:r>
    </w:p>
    <w:p w14:paraId="1469FCDE" w14:textId="77777777" w:rsidR="004C02EF" w:rsidRPr="008D4496" w:rsidRDefault="004C02EF" w:rsidP="004C02EF">
      <w:pPr>
        <w:pStyle w:val="Alg3"/>
        <w:numPr>
          <w:ilvl w:val="0"/>
          <w:numId w:val="96"/>
        </w:numPr>
      </w:pPr>
      <w:r w:rsidRPr="008D4496">
        <w:t xml:space="preserve">Let </w:t>
      </w:r>
      <w:r w:rsidRPr="008D4496">
        <w:rPr>
          <w:i/>
        </w:rPr>
        <w:t>lval</w:t>
      </w:r>
      <w:r w:rsidRPr="008D4496">
        <w:t xml:space="preserve"> be GetValue(</w:t>
      </w:r>
      <w:r w:rsidRPr="008D4496">
        <w:rPr>
          <w:i/>
        </w:rPr>
        <w:t>lref</w:t>
      </w:r>
      <w:r w:rsidRPr="008D4496">
        <w:t>).</w:t>
      </w:r>
    </w:p>
    <w:p w14:paraId="411691D6" w14:textId="77777777" w:rsidR="004C02EF" w:rsidRPr="008D4496" w:rsidRDefault="004C02EF" w:rsidP="004C02EF">
      <w:pPr>
        <w:pStyle w:val="Alg3"/>
        <w:numPr>
          <w:ilvl w:val="0"/>
          <w:numId w:val="96"/>
        </w:numPr>
      </w:pPr>
      <w:r w:rsidRPr="008D4496">
        <w:t xml:space="preserve">Let </w:t>
      </w:r>
      <w:r w:rsidRPr="008D4496">
        <w:rPr>
          <w:i/>
        </w:rPr>
        <w:t>rref</w:t>
      </w:r>
      <w:r w:rsidRPr="008D4496">
        <w:t xml:space="preserve"> be the result of evaluating </w:t>
      </w:r>
      <w:r w:rsidRPr="008D4496">
        <w:rPr>
          <w:i/>
        </w:rPr>
        <w:t>RelationalExpression</w:t>
      </w:r>
      <w:r w:rsidRPr="008D4496">
        <w:t>.</w:t>
      </w:r>
    </w:p>
    <w:p w14:paraId="19E599A2" w14:textId="77777777" w:rsidR="004C02EF" w:rsidRPr="008D4496" w:rsidRDefault="004C02EF" w:rsidP="004C02EF">
      <w:pPr>
        <w:pStyle w:val="Alg3"/>
        <w:numPr>
          <w:ilvl w:val="0"/>
          <w:numId w:val="96"/>
        </w:numPr>
      </w:pPr>
      <w:r w:rsidRPr="008D4496">
        <w:t xml:space="preserve">Let </w:t>
      </w:r>
      <w:r w:rsidRPr="008D4496">
        <w:rPr>
          <w:i/>
        </w:rPr>
        <w:t>rval</w:t>
      </w:r>
      <w:r w:rsidRPr="008D4496">
        <w:t xml:space="preserve"> be GetValue(</w:t>
      </w:r>
      <w:r w:rsidRPr="008D4496">
        <w:rPr>
          <w:i/>
        </w:rPr>
        <w:t>rref</w:t>
      </w:r>
      <w:r w:rsidRPr="008D4496">
        <w:t>).</w:t>
      </w:r>
    </w:p>
    <w:p w14:paraId="18439BFE" w14:textId="77777777" w:rsidR="004C02EF" w:rsidRPr="008D4496" w:rsidRDefault="004C02EF" w:rsidP="004C02EF">
      <w:pPr>
        <w:pStyle w:val="Alg3"/>
        <w:numPr>
          <w:ilvl w:val="0"/>
          <w:numId w:val="96"/>
        </w:numPr>
      </w:pPr>
      <w:r w:rsidRPr="008D4496">
        <w:t xml:space="preserve">Let </w:t>
      </w:r>
      <w:r w:rsidRPr="008D4496">
        <w:rPr>
          <w:i/>
        </w:rPr>
        <w:t>r</w:t>
      </w:r>
      <w:r w:rsidRPr="008D4496">
        <w:t xml:space="preserve"> be the result of performing abstract equality comparison </w:t>
      </w:r>
      <w:r w:rsidRPr="008D4496">
        <w:rPr>
          <w:i/>
        </w:rPr>
        <w:t>rval</w:t>
      </w:r>
      <w:r w:rsidRPr="008D4496">
        <w:t xml:space="preserve"> == </w:t>
      </w:r>
      <w:r w:rsidRPr="008D4496">
        <w:rPr>
          <w:i/>
        </w:rPr>
        <w:t>lval</w:t>
      </w:r>
      <w:r w:rsidRPr="008D4496">
        <w:t>. (see 11.9.3).</w:t>
      </w:r>
    </w:p>
    <w:p w14:paraId="74C42554" w14:textId="77777777" w:rsidR="004C02EF" w:rsidRPr="008D4496" w:rsidRDefault="004C02EF" w:rsidP="004C02EF">
      <w:pPr>
        <w:pStyle w:val="Alg3"/>
        <w:numPr>
          <w:ilvl w:val="0"/>
          <w:numId w:val="96"/>
        </w:numPr>
        <w:spacing w:after="220"/>
      </w:pPr>
      <w:r w:rsidRPr="008D4496">
        <w:t xml:space="preserve">If </w:t>
      </w:r>
      <w:r w:rsidRPr="008D4496">
        <w:rPr>
          <w:i/>
        </w:rPr>
        <w:t>r</w:t>
      </w:r>
      <w:r w:rsidRPr="008D4496">
        <w:t xml:space="preserve"> is </w:t>
      </w:r>
      <w:r w:rsidRPr="008D4496">
        <w:rPr>
          <w:b/>
        </w:rPr>
        <w:t>true</w:t>
      </w:r>
      <w:r w:rsidRPr="008D4496">
        <w:t xml:space="preserve">, return </w:t>
      </w:r>
      <w:r w:rsidRPr="008D4496">
        <w:rPr>
          <w:b/>
        </w:rPr>
        <w:t>false</w:t>
      </w:r>
      <w:r w:rsidRPr="008D4496">
        <w:t xml:space="preserve">. Otherwise, return </w:t>
      </w:r>
      <w:r w:rsidRPr="008D4496">
        <w:rPr>
          <w:b/>
        </w:rPr>
        <w:t>true</w:t>
      </w:r>
      <w:bookmarkStart w:id="3574" w:name="_Ref393523209"/>
      <w:bookmarkStart w:id="3575" w:name="_Toc393690321"/>
      <w:r w:rsidRPr="008D4496">
        <w:t>.</w:t>
      </w:r>
      <w:bookmarkStart w:id="3576" w:name="_Ref424533194"/>
    </w:p>
    <w:p w14:paraId="23D9015A" w14:textId="77777777" w:rsidR="004C02EF" w:rsidRDefault="004C02EF" w:rsidP="003A4B22">
      <w:pPr>
        <w:pStyle w:val="30"/>
        <w:numPr>
          <w:ilvl w:val="0"/>
          <w:numId w:val="0"/>
        </w:numPr>
      </w:pPr>
      <w:bookmarkStart w:id="3577" w:name="_Ref424668141"/>
      <w:bookmarkStart w:id="3578" w:name="_Toc472818863"/>
      <w:bookmarkStart w:id="3579" w:name="_Toc235503437"/>
      <w:bookmarkStart w:id="3580" w:name="_Toc241509212"/>
      <w:bookmarkStart w:id="3581" w:name="_Toc244416699"/>
      <w:bookmarkStart w:id="3582" w:name="_Toc276631063"/>
      <w:bookmarkStart w:id="3583" w:name="_Toc153968452"/>
      <w:r>
        <w:t>11.9.3</w:t>
      </w:r>
      <w:r>
        <w:tab/>
        <w:t>The Abstract Equality Comparison Algorith</w:t>
      </w:r>
      <w:bookmarkEnd w:id="3574"/>
      <w:bookmarkEnd w:id="3575"/>
      <w:r>
        <w:t>m</w:t>
      </w:r>
      <w:bookmarkEnd w:id="3576"/>
      <w:bookmarkEnd w:id="3577"/>
      <w:bookmarkEnd w:id="3578"/>
      <w:bookmarkEnd w:id="3579"/>
      <w:bookmarkEnd w:id="3580"/>
      <w:bookmarkEnd w:id="3581"/>
      <w:bookmarkEnd w:id="3582"/>
      <w:bookmarkEnd w:id="3583"/>
    </w:p>
    <w:p w14:paraId="57159AA8" w14:textId="77777777" w:rsidR="004C02EF" w:rsidRDefault="004C02EF" w:rsidP="004C02EF">
      <w:r>
        <w:t xml:space="preserve">The comparison </w:t>
      </w:r>
      <w:r w:rsidRPr="00E32218">
        <w:rPr>
          <w:rFonts w:ascii="Times New Roman" w:hAnsi="Times New Roman"/>
          <w:i/>
        </w:rPr>
        <w:t>x</w:t>
      </w:r>
      <w:r>
        <w:t xml:space="preserve"> == </w:t>
      </w:r>
      <w:r w:rsidRPr="00E32218">
        <w:rPr>
          <w:rFonts w:ascii="Times New Roman" w:hAnsi="Times New Roman"/>
          <w:i/>
        </w:rPr>
        <w:t>y</w:t>
      </w:r>
      <w:r>
        <w:t xml:space="preserve">, where </w:t>
      </w:r>
      <w:r w:rsidRPr="00E32218">
        <w:rPr>
          <w:rFonts w:ascii="Times New Roman" w:hAnsi="Times New Roman"/>
          <w:i/>
        </w:rPr>
        <w:t>x</w:t>
      </w:r>
      <w:r>
        <w:t xml:space="preserve"> and </w:t>
      </w:r>
      <w:r w:rsidRPr="00E32218">
        <w:rPr>
          <w:rFonts w:ascii="Times New Roman" w:hAnsi="Times New Roman"/>
          <w:i/>
        </w:rPr>
        <w:t>y</w:t>
      </w:r>
      <w:r>
        <w:t xml:space="preserve"> are values, produces </w:t>
      </w:r>
      <w:r>
        <w:rPr>
          <w:b/>
        </w:rPr>
        <w:t>true</w:t>
      </w:r>
      <w:r>
        <w:t xml:space="preserve"> or </w:t>
      </w:r>
      <w:r>
        <w:rPr>
          <w:b/>
        </w:rPr>
        <w:t>false</w:t>
      </w:r>
      <w:r>
        <w:t>. Such a comparison is performed as follows:</w:t>
      </w:r>
      <w:bookmarkStart w:id="3584" w:name="_Toc382212641"/>
    </w:p>
    <w:p w14:paraId="72DB0B60" w14:textId="77777777" w:rsidR="004C02EF" w:rsidRPr="008D4496" w:rsidRDefault="004C02EF" w:rsidP="004C02EF">
      <w:pPr>
        <w:pStyle w:val="Alg4"/>
        <w:numPr>
          <w:ilvl w:val="0"/>
          <w:numId w:val="97"/>
        </w:numPr>
      </w:pPr>
      <w:r w:rsidRPr="008D4496">
        <w:t>If Type(</w:t>
      </w:r>
      <w:r w:rsidRPr="008D4496">
        <w:rPr>
          <w:i/>
        </w:rPr>
        <w:t>x</w:t>
      </w:r>
      <w:r w:rsidRPr="008D4496">
        <w:t>) is the same as Type(</w:t>
      </w:r>
      <w:r w:rsidRPr="008D4496">
        <w:rPr>
          <w:i/>
        </w:rPr>
        <w:t>y</w:t>
      </w:r>
      <w:r w:rsidRPr="008D4496">
        <w:t xml:space="preserve">), </w:t>
      </w:r>
      <w:bookmarkStart w:id="3585" w:name="_Toc382212642"/>
      <w:bookmarkEnd w:id="3584"/>
      <w:r w:rsidRPr="008D4496">
        <w:t>then</w:t>
      </w:r>
    </w:p>
    <w:p w14:paraId="585054BD" w14:textId="77777777" w:rsidR="004C02EF" w:rsidRPr="008D4496" w:rsidRDefault="004C02EF" w:rsidP="004C02EF">
      <w:pPr>
        <w:pStyle w:val="Alg4"/>
        <w:numPr>
          <w:ilvl w:val="1"/>
          <w:numId w:val="97"/>
        </w:numPr>
      </w:pPr>
      <w:r>
        <w:tab/>
      </w:r>
      <w:r w:rsidRPr="008D4496">
        <w:t>If Type(</w:t>
      </w:r>
      <w:r w:rsidRPr="008D4496">
        <w:rPr>
          <w:i/>
        </w:rPr>
        <w:t>x</w:t>
      </w:r>
      <w:r w:rsidRPr="008D4496">
        <w:t xml:space="preserve">) is Undefined, return </w:t>
      </w:r>
      <w:r w:rsidRPr="008D4496">
        <w:rPr>
          <w:b/>
        </w:rPr>
        <w:t>true</w:t>
      </w:r>
      <w:bookmarkEnd w:id="3585"/>
      <w:r w:rsidRPr="008D4496">
        <w:t>.</w:t>
      </w:r>
      <w:bookmarkStart w:id="3586" w:name="_Toc382212643"/>
    </w:p>
    <w:p w14:paraId="1CCFC209" w14:textId="77777777" w:rsidR="004C02EF" w:rsidRPr="008D4496" w:rsidRDefault="004C02EF" w:rsidP="004C02EF">
      <w:pPr>
        <w:pStyle w:val="Alg4"/>
        <w:numPr>
          <w:ilvl w:val="1"/>
          <w:numId w:val="97"/>
        </w:numPr>
      </w:pPr>
      <w:r w:rsidRPr="008D4496">
        <w:t>If Type(</w:t>
      </w:r>
      <w:r w:rsidRPr="008D4496">
        <w:rPr>
          <w:i/>
        </w:rPr>
        <w:t>x</w:t>
      </w:r>
      <w:r w:rsidRPr="008D4496">
        <w:t xml:space="preserve">) is Null, return </w:t>
      </w:r>
      <w:r w:rsidRPr="008D4496">
        <w:rPr>
          <w:b/>
        </w:rPr>
        <w:t>true</w:t>
      </w:r>
      <w:bookmarkEnd w:id="3586"/>
      <w:r w:rsidRPr="008D4496">
        <w:t>.</w:t>
      </w:r>
      <w:bookmarkStart w:id="3587" w:name="_Toc382212644"/>
    </w:p>
    <w:p w14:paraId="695391E8" w14:textId="77777777" w:rsidR="004C02EF" w:rsidRPr="008D4496" w:rsidRDefault="004C02EF" w:rsidP="004C02EF">
      <w:pPr>
        <w:pStyle w:val="Alg4"/>
        <w:numPr>
          <w:ilvl w:val="1"/>
          <w:numId w:val="97"/>
        </w:numPr>
      </w:pPr>
      <w:r>
        <w:tab/>
      </w:r>
      <w:r w:rsidRPr="008D4496">
        <w:t>If Type(</w:t>
      </w:r>
      <w:r w:rsidRPr="008D4496">
        <w:rPr>
          <w:i/>
        </w:rPr>
        <w:t>x</w:t>
      </w:r>
      <w:r w:rsidRPr="008D4496">
        <w:t xml:space="preserve">) is Number, </w:t>
      </w:r>
      <w:bookmarkEnd w:id="3587"/>
      <w:r w:rsidRPr="008D4496">
        <w:t>then</w:t>
      </w:r>
    </w:p>
    <w:p w14:paraId="46116BCA" w14:textId="77777777" w:rsidR="004C02EF" w:rsidRPr="008D4496" w:rsidRDefault="004C02EF" w:rsidP="004C02EF">
      <w:pPr>
        <w:pStyle w:val="Alg4"/>
        <w:numPr>
          <w:ilvl w:val="2"/>
          <w:numId w:val="97"/>
        </w:numPr>
      </w:pPr>
      <w:r w:rsidRPr="008D4496">
        <w:t xml:space="preserve">If </w:t>
      </w:r>
      <w:r w:rsidRPr="008D4496">
        <w:rPr>
          <w:i/>
        </w:rPr>
        <w:t>x</w:t>
      </w:r>
      <w:r w:rsidRPr="008D4496">
        <w:t xml:space="preserve"> is </w:t>
      </w:r>
      <w:r w:rsidRPr="008D4496">
        <w:rPr>
          <w:b/>
        </w:rPr>
        <w:t>NaN</w:t>
      </w:r>
      <w:r w:rsidRPr="008D4496">
        <w:t xml:space="preserve">, return </w:t>
      </w:r>
      <w:r w:rsidRPr="008D4496">
        <w:rPr>
          <w:b/>
        </w:rPr>
        <w:t>false</w:t>
      </w:r>
      <w:r w:rsidRPr="008D4496">
        <w:t>.</w:t>
      </w:r>
    </w:p>
    <w:p w14:paraId="2560FD8D" w14:textId="77777777" w:rsidR="004C02EF" w:rsidRPr="008D4496" w:rsidRDefault="004C02EF" w:rsidP="004C02EF">
      <w:pPr>
        <w:pStyle w:val="Alg4"/>
        <w:numPr>
          <w:ilvl w:val="2"/>
          <w:numId w:val="97"/>
        </w:numPr>
      </w:pPr>
      <w:r w:rsidRPr="008D4496">
        <w:t xml:space="preserve">If </w:t>
      </w:r>
      <w:r w:rsidRPr="008D4496">
        <w:rPr>
          <w:i/>
        </w:rPr>
        <w:t>y</w:t>
      </w:r>
      <w:r w:rsidRPr="008D4496">
        <w:t xml:space="preserve"> is </w:t>
      </w:r>
      <w:r w:rsidRPr="008D4496">
        <w:rPr>
          <w:b/>
        </w:rPr>
        <w:t>NaN</w:t>
      </w:r>
      <w:r w:rsidRPr="008D4496">
        <w:t xml:space="preserve">, return </w:t>
      </w:r>
      <w:r w:rsidRPr="008D4496">
        <w:rPr>
          <w:b/>
        </w:rPr>
        <w:t>false</w:t>
      </w:r>
      <w:r w:rsidRPr="008D4496">
        <w:t>.</w:t>
      </w:r>
    </w:p>
    <w:p w14:paraId="14EBC38C" w14:textId="77777777" w:rsidR="004C02EF" w:rsidRPr="008D4496" w:rsidRDefault="004C02EF" w:rsidP="004C02EF">
      <w:pPr>
        <w:pStyle w:val="Alg4"/>
        <w:numPr>
          <w:ilvl w:val="2"/>
          <w:numId w:val="97"/>
        </w:numPr>
      </w:pPr>
      <w:r w:rsidRPr="008D4496">
        <w:t xml:space="preserve">If </w:t>
      </w:r>
      <w:r w:rsidRPr="008D4496">
        <w:rPr>
          <w:i/>
        </w:rPr>
        <w:t>x</w:t>
      </w:r>
      <w:r w:rsidRPr="008D4496">
        <w:t xml:space="preserve"> is the same </w:t>
      </w:r>
      <w:r>
        <w:t>Number</w:t>
      </w:r>
      <w:r w:rsidRPr="008D4496">
        <w:t xml:space="preserve"> value as </w:t>
      </w:r>
      <w:r w:rsidRPr="008D4496">
        <w:rPr>
          <w:i/>
        </w:rPr>
        <w:t>y</w:t>
      </w:r>
      <w:r w:rsidRPr="008D4496">
        <w:t xml:space="preserve">, return </w:t>
      </w:r>
      <w:r w:rsidRPr="008D4496">
        <w:rPr>
          <w:b/>
        </w:rPr>
        <w:t>true</w:t>
      </w:r>
      <w:r w:rsidRPr="008D4496">
        <w:t>.</w:t>
      </w:r>
    </w:p>
    <w:p w14:paraId="33B9839D" w14:textId="77777777" w:rsidR="004C02EF" w:rsidRPr="008D4496" w:rsidRDefault="004C02EF" w:rsidP="004C02EF">
      <w:pPr>
        <w:pStyle w:val="Alg4"/>
        <w:numPr>
          <w:ilvl w:val="2"/>
          <w:numId w:val="97"/>
        </w:numPr>
      </w:pPr>
      <w:r w:rsidRPr="008D4496">
        <w:t xml:space="preserve">If </w:t>
      </w:r>
      <w:r w:rsidRPr="008D4496">
        <w:rPr>
          <w:i/>
        </w:rPr>
        <w:t>x</w:t>
      </w:r>
      <w:r w:rsidRPr="008D4496">
        <w:t xml:space="preserve"> is </w:t>
      </w:r>
      <w:r w:rsidRPr="008D4496">
        <w:rPr>
          <w:b/>
        </w:rPr>
        <w:t>+0</w:t>
      </w:r>
      <w:r w:rsidRPr="008D4496">
        <w:t xml:space="preserve"> and </w:t>
      </w:r>
      <w:r w:rsidRPr="008D4496">
        <w:rPr>
          <w:i/>
        </w:rPr>
        <w:t xml:space="preserve">y </w:t>
      </w:r>
      <w:r w:rsidRPr="008D4496">
        <w:t xml:space="preserve">is </w:t>
      </w:r>
      <w:r w:rsidRPr="008D4496">
        <w:rPr>
          <w:b/>
        </w:rPr>
        <w:sym w:font="Symbol" w:char="F02D"/>
      </w:r>
      <w:r w:rsidRPr="008D4496">
        <w:rPr>
          <w:b/>
        </w:rPr>
        <w:t>0</w:t>
      </w:r>
      <w:r w:rsidRPr="008D4496">
        <w:t xml:space="preserve">, return </w:t>
      </w:r>
      <w:r w:rsidRPr="008D4496">
        <w:rPr>
          <w:b/>
        </w:rPr>
        <w:t>true</w:t>
      </w:r>
      <w:r w:rsidRPr="008D4496">
        <w:t>.</w:t>
      </w:r>
    </w:p>
    <w:p w14:paraId="6EFAE8E3" w14:textId="77777777" w:rsidR="004C02EF" w:rsidRPr="008D4496" w:rsidRDefault="004C02EF" w:rsidP="004C02EF">
      <w:pPr>
        <w:pStyle w:val="Alg4"/>
        <w:numPr>
          <w:ilvl w:val="2"/>
          <w:numId w:val="97"/>
        </w:numPr>
      </w:pPr>
      <w:r w:rsidRPr="008D4496">
        <w:t xml:space="preserve">If </w:t>
      </w:r>
      <w:r w:rsidRPr="008D4496">
        <w:rPr>
          <w:i/>
        </w:rPr>
        <w:t>x</w:t>
      </w:r>
      <w:r w:rsidRPr="008D4496">
        <w:t xml:space="preserve"> is </w:t>
      </w:r>
      <w:r w:rsidRPr="008D4496">
        <w:rPr>
          <w:b/>
        </w:rPr>
        <w:sym w:font="Symbol" w:char="F02D"/>
      </w:r>
      <w:r w:rsidRPr="008D4496">
        <w:rPr>
          <w:b/>
        </w:rPr>
        <w:t>0</w:t>
      </w:r>
      <w:r w:rsidRPr="008D4496">
        <w:t xml:space="preserve"> and </w:t>
      </w:r>
      <w:r w:rsidRPr="008D4496">
        <w:rPr>
          <w:i/>
        </w:rPr>
        <w:t xml:space="preserve">y </w:t>
      </w:r>
      <w:r w:rsidRPr="008D4496">
        <w:t xml:space="preserve">is </w:t>
      </w:r>
      <w:r w:rsidRPr="008D4496">
        <w:rPr>
          <w:b/>
        </w:rPr>
        <w:t>+0</w:t>
      </w:r>
      <w:r w:rsidRPr="008D4496">
        <w:t xml:space="preserve">, return </w:t>
      </w:r>
      <w:r w:rsidRPr="008D4496">
        <w:rPr>
          <w:b/>
        </w:rPr>
        <w:t>true</w:t>
      </w:r>
      <w:r w:rsidRPr="008D4496">
        <w:t>.</w:t>
      </w:r>
    </w:p>
    <w:p w14:paraId="2AC537EA" w14:textId="77777777" w:rsidR="004C02EF" w:rsidRPr="008D4496" w:rsidRDefault="004C02EF" w:rsidP="004C02EF">
      <w:pPr>
        <w:pStyle w:val="Alg4"/>
        <w:numPr>
          <w:ilvl w:val="2"/>
          <w:numId w:val="97"/>
        </w:numPr>
      </w:pPr>
      <w:r w:rsidRPr="008D4496">
        <w:t xml:space="preserve">Return </w:t>
      </w:r>
      <w:r w:rsidRPr="008D4496">
        <w:rPr>
          <w:b/>
        </w:rPr>
        <w:t>false</w:t>
      </w:r>
      <w:r w:rsidRPr="008D4496">
        <w:t>.</w:t>
      </w:r>
      <w:bookmarkStart w:id="3588" w:name="_Toc382212645"/>
    </w:p>
    <w:p w14:paraId="6AFED1C4" w14:textId="77777777" w:rsidR="004C02EF" w:rsidRPr="008D4496" w:rsidRDefault="004C02EF" w:rsidP="004C02EF">
      <w:pPr>
        <w:pStyle w:val="Alg4"/>
        <w:numPr>
          <w:ilvl w:val="1"/>
          <w:numId w:val="97"/>
        </w:numPr>
      </w:pPr>
      <w:r w:rsidRPr="008D4496">
        <w:t>If Type(</w:t>
      </w:r>
      <w:r w:rsidRPr="008D4496">
        <w:rPr>
          <w:i/>
        </w:rPr>
        <w:t>x</w:t>
      </w:r>
      <w:r w:rsidRPr="008D4496">
        <w:t xml:space="preserve">) is String, then return </w:t>
      </w:r>
      <w:r w:rsidRPr="008D4496">
        <w:rPr>
          <w:b/>
        </w:rPr>
        <w:t>true</w:t>
      </w:r>
      <w:r w:rsidRPr="008D4496">
        <w:t xml:space="preserve"> if </w:t>
      </w:r>
      <w:r w:rsidRPr="008D4496">
        <w:rPr>
          <w:i/>
        </w:rPr>
        <w:t>x</w:t>
      </w:r>
      <w:r w:rsidRPr="008D4496">
        <w:t xml:space="preserve"> and </w:t>
      </w:r>
      <w:r w:rsidRPr="008D4496">
        <w:rPr>
          <w:i/>
        </w:rPr>
        <w:t>y</w:t>
      </w:r>
      <w:r w:rsidRPr="008D4496">
        <w:t xml:space="preserve"> are exactly the same sequence of characters (same length and same characters in corresponding positions). Otherwise, return </w:t>
      </w:r>
      <w:r w:rsidRPr="008D4496">
        <w:rPr>
          <w:b/>
        </w:rPr>
        <w:t>false</w:t>
      </w:r>
      <w:r w:rsidRPr="008D4496">
        <w:t>.</w:t>
      </w:r>
      <w:bookmarkStart w:id="3589" w:name="_Toc382212646"/>
      <w:bookmarkEnd w:id="3588"/>
    </w:p>
    <w:p w14:paraId="4CC22A2A" w14:textId="77777777" w:rsidR="004C02EF" w:rsidRPr="008D4496" w:rsidRDefault="004C02EF" w:rsidP="004C02EF">
      <w:pPr>
        <w:pStyle w:val="Alg4"/>
        <w:numPr>
          <w:ilvl w:val="1"/>
          <w:numId w:val="97"/>
        </w:numPr>
      </w:pPr>
      <w:r w:rsidRPr="008D4496">
        <w:t>If Type(</w:t>
      </w:r>
      <w:r w:rsidRPr="008D4496">
        <w:rPr>
          <w:i/>
        </w:rPr>
        <w:t>x</w:t>
      </w:r>
      <w:r w:rsidRPr="008D4496">
        <w:t xml:space="preserve">) is Boolean, return </w:t>
      </w:r>
      <w:r w:rsidRPr="008D4496">
        <w:rPr>
          <w:b/>
        </w:rPr>
        <w:t>true</w:t>
      </w:r>
      <w:r w:rsidRPr="008D4496">
        <w:t xml:space="preserve"> if </w:t>
      </w:r>
      <w:r w:rsidRPr="008D4496">
        <w:rPr>
          <w:i/>
        </w:rPr>
        <w:t>x</w:t>
      </w:r>
      <w:r w:rsidRPr="008D4496">
        <w:t xml:space="preserve"> and </w:t>
      </w:r>
      <w:r w:rsidRPr="008D4496">
        <w:rPr>
          <w:i/>
        </w:rPr>
        <w:t xml:space="preserve">y </w:t>
      </w:r>
      <w:r w:rsidRPr="008D4496">
        <w:t xml:space="preserve">are both </w:t>
      </w:r>
      <w:r w:rsidRPr="008D4496">
        <w:rPr>
          <w:b/>
        </w:rPr>
        <w:t>true</w:t>
      </w:r>
      <w:r w:rsidRPr="008D4496">
        <w:t xml:space="preserve"> or both </w:t>
      </w:r>
      <w:r w:rsidRPr="008D4496">
        <w:rPr>
          <w:b/>
        </w:rPr>
        <w:t>false</w:t>
      </w:r>
      <w:r w:rsidRPr="008D4496">
        <w:t xml:space="preserve">. Otherwise, return </w:t>
      </w:r>
      <w:r w:rsidRPr="008D4496">
        <w:rPr>
          <w:b/>
        </w:rPr>
        <w:t>false</w:t>
      </w:r>
      <w:bookmarkEnd w:id="3589"/>
      <w:r w:rsidRPr="008D4496">
        <w:t>.</w:t>
      </w:r>
      <w:bookmarkStart w:id="3590" w:name="_Toc382212647"/>
    </w:p>
    <w:p w14:paraId="4FD85EB4" w14:textId="77777777" w:rsidR="004C02EF" w:rsidRPr="008D4496" w:rsidRDefault="004C02EF" w:rsidP="004C02EF">
      <w:pPr>
        <w:pStyle w:val="Alg4"/>
        <w:numPr>
          <w:ilvl w:val="1"/>
          <w:numId w:val="97"/>
        </w:numPr>
      </w:pPr>
      <w:r w:rsidRPr="008D4496">
        <w:t xml:space="preserve">Return </w:t>
      </w:r>
      <w:r w:rsidRPr="008D4496">
        <w:rPr>
          <w:b/>
        </w:rPr>
        <w:t>true</w:t>
      </w:r>
      <w:r w:rsidRPr="008D4496">
        <w:t xml:space="preserve"> if </w:t>
      </w:r>
      <w:r w:rsidRPr="008D4496">
        <w:rPr>
          <w:i/>
        </w:rPr>
        <w:t>x</w:t>
      </w:r>
      <w:r w:rsidRPr="008D4496">
        <w:t xml:space="preserve"> and </w:t>
      </w:r>
      <w:r w:rsidRPr="008D4496">
        <w:rPr>
          <w:i/>
        </w:rPr>
        <w:t xml:space="preserve">y </w:t>
      </w:r>
      <w:r w:rsidRPr="008D4496">
        <w:t xml:space="preserve">refer to the same object. Otherwise, return </w:t>
      </w:r>
      <w:r w:rsidRPr="008D4496">
        <w:rPr>
          <w:b/>
        </w:rPr>
        <w:t>false</w:t>
      </w:r>
      <w:bookmarkEnd w:id="3590"/>
      <w:r w:rsidRPr="008D4496">
        <w:t>.</w:t>
      </w:r>
      <w:bookmarkStart w:id="3591" w:name="_Toc382212648"/>
    </w:p>
    <w:p w14:paraId="3AB60A3D" w14:textId="77777777" w:rsidR="004C02EF" w:rsidRPr="008D4496" w:rsidRDefault="004C02EF" w:rsidP="004C02EF">
      <w:pPr>
        <w:pStyle w:val="Alg4"/>
        <w:numPr>
          <w:ilvl w:val="0"/>
          <w:numId w:val="97"/>
        </w:numPr>
      </w:pPr>
      <w:r w:rsidRPr="008D4496">
        <w:t xml:space="preserve">If </w:t>
      </w:r>
      <w:r w:rsidRPr="008D4496">
        <w:rPr>
          <w:i/>
        </w:rPr>
        <w:t>x</w:t>
      </w:r>
      <w:r w:rsidRPr="008D4496">
        <w:t xml:space="preserve"> is </w:t>
      </w:r>
      <w:r w:rsidRPr="008D4496">
        <w:rPr>
          <w:b/>
        </w:rPr>
        <w:t>null</w:t>
      </w:r>
      <w:r w:rsidRPr="008D4496">
        <w:t xml:space="preserve"> and </w:t>
      </w:r>
      <w:r w:rsidRPr="008D4496">
        <w:rPr>
          <w:i/>
        </w:rPr>
        <w:t xml:space="preserve">y </w:t>
      </w:r>
      <w:r w:rsidRPr="008D4496">
        <w:t xml:space="preserve">is </w:t>
      </w:r>
      <w:r w:rsidRPr="008D4496">
        <w:rPr>
          <w:b/>
        </w:rPr>
        <w:t>undefined</w:t>
      </w:r>
      <w:r w:rsidRPr="008D4496">
        <w:t xml:space="preserve">, return </w:t>
      </w:r>
      <w:r w:rsidRPr="008D4496">
        <w:rPr>
          <w:b/>
        </w:rPr>
        <w:t>true</w:t>
      </w:r>
      <w:bookmarkEnd w:id="3591"/>
      <w:r w:rsidRPr="008D4496">
        <w:t>.</w:t>
      </w:r>
      <w:bookmarkStart w:id="3592" w:name="_Toc382212649"/>
    </w:p>
    <w:p w14:paraId="74B3A0BF" w14:textId="77777777" w:rsidR="004C02EF" w:rsidRPr="008D4496" w:rsidRDefault="004C02EF" w:rsidP="004C02EF">
      <w:pPr>
        <w:pStyle w:val="Alg4"/>
        <w:numPr>
          <w:ilvl w:val="0"/>
          <w:numId w:val="97"/>
        </w:numPr>
      </w:pPr>
      <w:r w:rsidRPr="008D4496">
        <w:t xml:space="preserve">If </w:t>
      </w:r>
      <w:r w:rsidRPr="008D4496">
        <w:rPr>
          <w:i/>
        </w:rPr>
        <w:t>x</w:t>
      </w:r>
      <w:r w:rsidRPr="008D4496">
        <w:t xml:space="preserve"> is </w:t>
      </w:r>
      <w:r w:rsidRPr="008D4496">
        <w:rPr>
          <w:b/>
        </w:rPr>
        <w:t>undefined</w:t>
      </w:r>
      <w:r w:rsidRPr="008D4496">
        <w:t xml:space="preserve"> and </w:t>
      </w:r>
      <w:r w:rsidRPr="008D4496">
        <w:rPr>
          <w:i/>
        </w:rPr>
        <w:t xml:space="preserve">y </w:t>
      </w:r>
      <w:r w:rsidRPr="008D4496">
        <w:t xml:space="preserve">is </w:t>
      </w:r>
      <w:r w:rsidRPr="008D4496">
        <w:rPr>
          <w:b/>
        </w:rPr>
        <w:t>null</w:t>
      </w:r>
      <w:r w:rsidRPr="008D4496">
        <w:t xml:space="preserve">, return </w:t>
      </w:r>
      <w:r w:rsidRPr="008D4496">
        <w:rPr>
          <w:b/>
        </w:rPr>
        <w:t>true</w:t>
      </w:r>
      <w:bookmarkEnd w:id="3592"/>
      <w:r w:rsidRPr="008D4496">
        <w:t>.</w:t>
      </w:r>
      <w:bookmarkStart w:id="3593" w:name="_Toc382212650"/>
    </w:p>
    <w:p w14:paraId="2A2AB061" w14:textId="77777777" w:rsidR="004C02EF" w:rsidRPr="008D4496" w:rsidRDefault="004C02EF" w:rsidP="004C02EF">
      <w:pPr>
        <w:pStyle w:val="Alg4"/>
        <w:numPr>
          <w:ilvl w:val="0"/>
          <w:numId w:val="97"/>
        </w:numPr>
      </w:pPr>
      <w:r w:rsidRPr="008D4496">
        <w:t>If Type(</w:t>
      </w:r>
      <w:r w:rsidRPr="008D4496">
        <w:rPr>
          <w:i/>
        </w:rPr>
        <w:t>x</w:t>
      </w:r>
      <w:r w:rsidRPr="008D4496">
        <w:t>) is Number and Type(</w:t>
      </w:r>
      <w:r w:rsidRPr="008D4496">
        <w:rPr>
          <w:i/>
        </w:rPr>
        <w:t>y</w:t>
      </w:r>
      <w:r w:rsidRPr="008D4496">
        <w:t>) is String,</w:t>
      </w:r>
      <w:r w:rsidRPr="008D4496">
        <w:br/>
        <w:t>return the result of the compariso</w:t>
      </w:r>
      <w:bookmarkEnd w:id="3593"/>
      <w:r w:rsidRPr="008D4496">
        <w:t>n</w:t>
      </w:r>
      <w:r w:rsidRPr="008D4496">
        <w:rPr>
          <w:i/>
        </w:rPr>
        <w:t xml:space="preserve"> x</w:t>
      </w:r>
      <w:r w:rsidRPr="008D4496">
        <w:t xml:space="preserve"> == ToNumber(</w:t>
      </w:r>
      <w:r w:rsidRPr="008D4496">
        <w:rPr>
          <w:i/>
        </w:rPr>
        <w:t>y</w:t>
      </w:r>
      <w:r w:rsidRPr="008D4496">
        <w:t>).</w:t>
      </w:r>
      <w:bookmarkStart w:id="3594" w:name="_Toc382212651"/>
    </w:p>
    <w:p w14:paraId="42BD4FC8" w14:textId="77777777" w:rsidR="004C02EF" w:rsidRPr="008D4496" w:rsidRDefault="004C02EF" w:rsidP="004C02EF">
      <w:pPr>
        <w:pStyle w:val="Alg4"/>
        <w:numPr>
          <w:ilvl w:val="0"/>
          <w:numId w:val="97"/>
        </w:numPr>
      </w:pPr>
      <w:r w:rsidRPr="008D4496">
        <w:t>If Type(</w:t>
      </w:r>
      <w:r w:rsidRPr="008D4496">
        <w:rPr>
          <w:i/>
        </w:rPr>
        <w:t>x</w:t>
      </w:r>
      <w:r w:rsidRPr="008D4496">
        <w:t>) is String and Type(</w:t>
      </w:r>
      <w:r w:rsidRPr="008D4496">
        <w:rPr>
          <w:i/>
        </w:rPr>
        <w:t>y</w:t>
      </w:r>
      <w:r w:rsidRPr="008D4496">
        <w:t>) is Number,</w:t>
      </w:r>
      <w:r w:rsidRPr="008D4496">
        <w:br/>
        <w:t>return the result of the compariso</w:t>
      </w:r>
      <w:bookmarkEnd w:id="3594"/>
      <w:r w:rsidRPr="008D4496">
        <w:t>n ToNumber(</w:t>
      </w:r>
      <w:r w:rsidRPr="008D4496">
        <w:rPr>
          <w:i/>
        </w:rPr>
        <w:t>x</w:t>
      </w:r>
      <w:r w:rsidRPr="008D4496">
        <w:t xml:space="preserve">) == </w:t>
      </w:r>
      <w:r w:rsidRPr="008D4496">
        <w:rPr>
          <w:i/>
        </w:rPr>
        <w:t>y</w:t>
      </w:r>
      <w:r w:rsidRPr="008D4496">
        <w:t>.</w:t>
      </w:r>
    </w:p>
    <w:p w14:paraId="73AA7DA0" w14:textId="77777777" w:rsidR="004C02EF" w:rsidRPr="008D4496" w:rsidRDefault="004C02EF" w:rsidP="004C02EF">
      <w:pPr>
        <w:pStyle w:val="Alg4"/>
        <w:numPr>
          <w:ilvl w:val="0"/>
          <w:numId w:val="97"/>
        </w:numPr>
      </w:pPr>
      <w:r w:rsidRPr="008D4496">
        <w:t>If Type(</w:t>
      </w:r>
      <w:r w:rsidRPr="008D4496">
        <w:rPr>
          <w:i/>
        </w:rPr>
        <w:t>x</w:t>
      </w:r>
      <w:r w:rsidRPr="008D4496">
        <w:t>) is Boolean, return the result of the comparison ToNumber(</w:t>
      </w:r>
      <w:r w:rsidRPr="008D4496">
        <w:rPr>
          <w:i/>
        </w:rPr>
        <w:t>x</w:t>
      </w:r>
      <w:r w:rsidRPr="008D4496">
        <w:t xml:space="preserve">) == </w:t>
      </w:r>
      <w:r w:rsidRPr="008D4496">
        <w:rPr>
          <w:i/>
        </w:rPr>
        <w:t>y</w:t>
      </w:r>
      <w:r w:rsidRPr="008D4496">
        <w:t>.</w:t>
      </w:r>
    </w:p>
    <w:p w14:paraId="6EA25863" w14:textId="77777777" w:rsidR="004C02EF" w:rsidRPr="008D4496" w:rsidRDefault="004C02EF" w:rsidP="004C02EF">
      <w:pPr>
        <w:pStyle w:val="Alg4"/>
        <w:numPr>
          <w:ilvl w:val="0"/>
          <w:numId w:val="97"/>
        </w:numPr>
      </w:pPr>
      <w:r w:rsidRPr="008D4496">
        <w:t>If Type(</w:t>
      </w:r>
      <w:r w:rsidRPr="008D4496">
        <w:rPr>
          <w:i/>
        </w:rPr>
        <w:t>y</w:t>
      </w:r>
      <w:r w:rsidRPr="008D4496">
        <w:t>) is Boolean, return the result of the comparison</w:t>
      </w:r>
      <w:r w:rsidRPr="008D4496">
        <w:rPr>
          <w:i/>
        </w:rPr>
        <w:t xml:space="preserve"> x</w:t>
      </w:r>
      <w:r w:rsidRPr="008D4496">
        <w:t xml:space="preserve"> == ToNumber(</w:t>
      </w:r>
      <w:r w:rsidRPr="008D4496">
        <w:rPr>
          <w:i/>
        </w:rPr>
        <w:t>y</w:t>
      </w:r>
      <w:r w:rsidRPr="008D4496">
        <w:t>).</w:t>
      </w:r>
    </w:p>
    <w:p w14:paraId="6525B224" w14:textId="77777777" w:rsidR="004C02EF" w:rsidRPr="008D4496" w:rsidRDefault="004C02EF" w:rsidP="004C02EF">
      <w:pPr>
        <w:pStyle w:val="Alg4"/>
        <w:numPr>
          <w:ilvl w:val="0"/>
          <w:numId w:val="97"/>
        </w:numPr>
      </w:pPr>
      <w:r w:rsidRPr="008D4496">
        <w:t>If Type(</w:t>
      </w:r>
      <w:r w:rsidRPr="008D4496">
        <w:rPr>
          <w:i/>
        </w:rPr>
        <w:t>x</w:t>
      </w:r>
      <w:r w:rsidRPr="008D4496">
        <w:t>) is either String or Number and Type(</w:t>
      </w:r>
      <w:r w:rsidRPr="008D4496">
        <w:rPr>
          <w:i/>
        </w:rPr>
        <w:t>y</w:t>
      </w:r>
      <w:r w:rsidRPr="008D4496">
        <w:t>) is Object,</w:t>
      </w:r>
      <w:r w:rsidRPr="008D4496">
        <w:br/>
        <w:t xml:space="preserve">return the result of the comparison </w:t>
      </w:r>
      <w:r w:rsidRPr="008D4496">
        <w:rPr>
          <w:i/>
        </w:rPr>
        <w:t>x</w:t>
      </w:r>
      <w:r w:rsidRPr="008D4496">
        <w:t xml:space="preserve"> == ToPrimitive(</w:t>
      </w:r>
      <w:r w:rsidRPr="008D4496">
        <w:rPr>
          <w:i/>
        </w:rPr>
        <w:t>y</w:t>
      </w:r>
      <w:r w:rsidRPr="008D4496">
        <w:t>).</w:t>
      </w:r>
    </w:p>
    <w:p w14:paraId="723009BC" w14:textId="77777777" w:rsidR="004C02EF" w:rsidRPr="008D4496" w:rsidRDefault="004C02EF" w:rsidP="004C02EF">
      <w:pPr>
        <w:pStyle w:val="Alg4"/>
        <w:numPr>
          <w:ilvl w:val="0"/>
          <w:numId w:val="97"/>
        </w:numPr>
      </w:pPr>
      <w:r w:rsidRPr="008D4496">
        <w:t>If Type(</w:t>
      </w:r>
      <w:r w:rsidRPr="008D4496">
        <w:rPr>
          <w:i/>
        </w:rPr>
        <w:t>x</w:t>
      </w:r>
      <w:r w:rsidRPr="008D4496">
        <w:t>) is Object and Type(</w:t>
      </w:r>
      <w:r w:rsidRPr="008D4496">
        <w:rPr>
          <w:i/>
        </w:rPr>
        <w:t>y</w:t>
      </w:r>
      <w:r w:rsidRPr="008D4496">
        <w:t>) is either String or Number,</w:t>
      </w:r>
      <w:r w:rsidRPr="008D4496">
        <w:br/>
        <w:t>return the result of the comparison ToPrimitive(</w:t>
      </w:r>
      <w:r w:rsidRPr="008D4496">
        <w:rPr>
          <w:i/>
        </w:rPr>
        <w:t>x</w:t>
      </w:r>
      <w:r w:rsidRPr="008D4496">
        <w:t xml:space="preserve">) == </w:t>
      </w:r>
      <w:r w:rsidRPr="008D4496">
        <w:rPr>
          <w:i/>
        </w:rPr>
        <w:t>y</w:t>
      </w:r>
      <w:r w:rsidRPr="008D4496">
        <w:t>.</w:t>
      </w:r>
    </w:p>
    <w:p w14:paraId="37F25866" w14:textId="77777777" w:rsidR="004C02EF" w:rsidRPr="008D4496" w:rsidRDefault="004C02EF" w:rsidP="004C02EF">
      <w:pPr>
        <w:pStyle w:val="Alg4"/>
        <w:numPr>
          <w:ilvl w:val="0"/>
          <w:numId w:val="97"/>
        </w:numPr>
        <w:spacing w:after="240"/>
      </w:pPr>
      <w:r w:rsidRPr="008D4496">
        <w:t xml:space="preserve">Return </w:t>
      </w:r>
      <w:r w:rsidRPr="008D4496">
        <w:rPr>
          <w:b/>
        </w:rPr>
        <w:t>false</w:t>
      </w:r>
      <w:r w:rsidRPr="008D4496">
        <w:t>.</w:t>
      </w:r>
    </w:p>
    <w:p w14:paraId="6736187E" w14:textId="77777777" w:rsidR="004C02EF" w:rsidRPr="000D0128" w:rsidRDefault="004C02EF" w:rsidP="004C02EF">
      <w:pPr>
        <w:pStyle w:val="Note"/>
        <w:spacing w:after="60"/>
        <w:rPr>
          <w:szCs w:val="18"/>
        </w:rPr>
      </w:pPr>
      <w:r w:rsidRPr="000D0128">
        <w:rPr>
          <w:szCs w:val="18"/>
        </w:rPr>
        <w:t>NOTE 1</w:t>
      </w:r>
      <w:r w:rsidRPr="000D0128">
        <w:rPr>
          <w:szCs w:val="18"/>
        </w:rPr>
        <w:tab/>
        <w:t>Given the above definition of equality:</w:t>
      </w:r>
    </w:p>
    <w:p w14:paraId="21569901" w14:textId="77777777" w:rsidR="004C02EF" w:rsidRPr="000D0128" w:rsidRDefault="004C02EF" w:rsidP="004C02EF">
      <w:pPr>
        <w:pStyle w:val="BulletNotlast"/>
        <w:numPr>
          <w:ilvl w:val="1"/>
          <w:numId w:val="24"/>
        </w:numPr>
        <w:ind w:left="990" w:hanging="270"/>
        <w:rPr>
          <w:sz w:val="18"/>
          <w:szCs w:val="18"/>
        </w:rPr>
      </w:pPr>
      <w:r w:rsidRPr="000D0128">
        <w:rPr>
          <w:rFonts w:ascii="Arial" w:hAnsi="Arial" w:cs="Arial"/>
          <w:sz w:val="18"/>
          <w:szCs w:val="18"/>
        </w:rPr>
        <w:t>String comparison can be forced by:</w:t>
      </w:r>
      <w:r w:rsidRPr="000D0128">
        <w:rPr>
          <w:sz w:val="18"/>
          <w:szCs w:val="18"/>
        </w:rPr>
        <w:t xml:space="preserve"> </w:t>
      </w:r>
      <w:r w:rsidRPr="000D0128">
        <w:rPr>
          <w:rFonts w:ascii="Courier New" w:hAnsi="Courier New"/>
          <w:b/>
          <w:sz w:val="18"/>
          <w:szCs w:val="18"/>
        </w:rPr>
        <w:t>"" + a == "" + b</w:t>
      </w:r>
      <w:r w:rsidRPr="000D0128">
        <w:rPr>
          <w:sz w:val="18"/>
          <w:szCs w:val="18"/>
        </w:rPr>
        <w:t>.</w:t>
      </w:r>
    </w:p>
    <w:p w14:paraId="12387F2D" w14:textId="77777777" w:rsidR="004C02EF" w:rsidRPr="000D0128" w:rsidRDefault="004C02EF" w:rsidP="004C02EF">
      <w:pPr>
        <w:pStyle w:val="BulletNotlast"/>
        <w:numPr>
          <w:ilvl w:val="1"/>
          <w:numId w:val="24"/>
        </w:numPr>
        <w:ind w:left="990" w:hanging="270"/>
        <w:rPr>
          <w:sz w:val="18"/>
          <w:szCs w:val="18"/>
        </w:rPr>
      </w:pPr>
      <w:r w:rsidRPr="000D0128">
        <w:rPr>
          <w:rFonts w:ascii="Arial" w:hAnsi="Arial" w:cs="Arial"/>
          <w:sz w:val="18"/>
          <w:szCs w:val="18"/>
        </w:rPr>
        <w:t>Numeric comparison can be forced by:</w:t>
      </w:r>
      <w:r w:rsidRPr="000D0128">
        <w:rPr>
          <w:sz w:val="18"/>
          <w:szCs w:val="18"/>
        </w:rPr>
        <w:t xml:space="preserve"> </w:t>
      </w:r>
      <w:r w:rsidRPr="000D0128">
        <w:rPr>
          <w:rFonts w:ascii="Courier New" w:hAnsi="Courier New"/>
          <w:b/>
          <w:sz w:val="18"/>
          <w:szCs w:val="18"/>
        </w:rPr>
        <w:t>+a == +b</w:t>
      </w:r>
      <w:r w:rsidRPr="000D0128">
        <w:rPr>
          <w:sz w:val="18"/>
          <w:szCs w:val="18"/>
        </w:rPr>
        <w:t>.</w:t>
      </w:r>
    </w:p>
    <w:p w14:paraId="1C73A396" w14:textId="77777777" w:rsidR="004C02EF" w:rsidRPr="000D0128" w:rsidRDefault="004C02EF" w:rsidP="004C02EF">
      <w:pPr>
        <w:pStyle w:val="BulletNotlast"/>
        <w:numPr>
          <w:ilvl w:val="1"/>
          <w:numId w:val="24"/>
        </w:numPr>
        <w:spacing w:after="240"/>
        <w:ind w:left="994" w:hanging="274"/>
        <w:rPr>
          <w:sz w:val="18"/>
          <w:szCs w:val="18"/>
        </w:rPr>
      </w:pPr>
      <w:r w:rsidRPr="000D0128">
        <w:rPr>
          <w:rFonts w:ascii="Arial" w:hAnsi="Arial" w:cs="Arial"/>
          <w:sz w:val="18"/>
          <w:szCs w:val="18"/>
        </w:rPr>
        <w:t>Boolean comparison can be forced by:</w:t>
      </w:r>
      <w:r w:rsidRPr="000D0128">
        <w:rPr>
          <w:sz w:val="18"/>
          <w:szCs w:val="18"/>
        </w:rPr>
        <w:t xml:space="preserve"> </w:t>
      </w:r>
      <w:r w:rsidRPr="000D0128">
        <w:rPr>
          <w:rFonts w:ascii="Courier New" w:hAnsi="Courier New"/>
          <w:b/>
          <w:sz w:val="18"/>
          <w:szCs w:val="18"/>
        </w:rPr>
        <w:t>!a == !b</w:t>
      </w:r>
      <w:r w:rsidRPr="000D0128">
        <w:rPr>
          <w:sz w:val="18"/>
          <w:szCs w:val="18"/>
        </w:rPr>
        <w:t>.</w:t>
      </w:r>
    </w:p>
    <w:p w14:paraId="1B577AD9" w14:textId="77777777" w:rsidR="004C02EF" w:rsidRPr="000D0128" w:rsidRDefault="004C02EF" w:rsidP="004C02EF">
      <w:pPr>
        <w:pStyle w:val="Note"/>
        <w:spacing w:after="60"/>
        <w:contextualSpacing/>
        <w:rPr>
          <w:szCs w:val="18"/>
        </w:rPr>
      </w:pPr>
      <w:r w:rsidRPr="000D0128">
        <w:rPr>
          <w:szCs w:val="18"/>
        </w:rPr>
        <w:t>NOTE 2</w:t>
      </w:r>
      <w:r w:rsidRPr="000D0128">
        <w:rPr>
          <w:szCs w:val="18"/>
        </w:rPr>
        <w:tab/>
        <w:t>The equality operators maintain the following invariants:</w:t>
      </w:r>
    </w:p>
    <w:p w14:paraId="0610AA02" w14:textId="77777777" w:rsidR="004C02EF" w:rsidRPr="000D0128" w:rsidRDefault="004C02EF" w:rsidP="004C02EF">
      <w:pPr>
        <w:pStyle w:val="BulletNotlast"/>
        <w:numPr>
          <w:ilvl w:val="1"/>
          <w:numId w:val="24"/>
        </w:numPr>
        <w:spacing w:after="120"/>
        <w:ind w:left="994" w:hanging="274"/>
        <w:contextualSpacing/>
        <w:rPr>
          <w:sz w:val="18"/>
          <w:szCs w:val="18"/>
        </w:rPr>
      </w:pPr>
      <w:r w:rsidRPr="000D0128">
        <w:rPr>
          <w:rFonts w:ascii="Courier New" w:hAnsi="Courier New"/>
          <w:b/>
          <w:sz w:val="18"/>
          <w:szCs w:val="18"/>
        </w:rPr>
        <w:t>A</w:t>
      </w:r>
      <w:r w:rsidRPr="000D0128">
        <w:rPr>
          <w:sz w:val="18"/>
          <w:szCs w:val="18"/>
        </w:rPr>
        <w:t xml:space="preserve"> </w:t>
      </w:r>
      <w:r w:rsidRPr="000D0128">
        <w:rPr>
          <w:rFonts w:ascii="Courier New" w:hAnsi="Courier New"/>
          <w:b/>
          <w:sz w:val="18"/>
          <w:szCs w:val="18"/>
        </w:rPr>
        <w:t>!=</w:t>
      </w:r>
      <w:r w:rsidRPr="000D0128">
        <w:rPr>
          <w:sz w:val="18"/>
          <w:szCs w:val="18"/>
        </w:rPr>
        <w:t xml:space="preserve"> </w:t>
      </w:r>
      <w:r w:rsidRPr="000D0128">
        <w:rPr>
          <w:rFonts w:ascii="Courier New" w:hAnsi="Courier New"/>
          <w:b/>
          <w:sz w:val="18"/>
          <w:szCs w:val="18"/>
        </w:rPr>
        <w:t>B</w:t>
      </w:r>
      <w:r w:rsidRPr="000D0128">
        <w:rPr>
          <w:sz w:val="18"/>
          <w:szCs w:val="18"/>
        </w:rPr>
        <w:t xml:space="preserve"> </w:t>
      </w:r>
      <w:r w:rsidRPr="000D0128">
        <w:rPr>
          <w:rFonts w:ascii="Arial" w:hAnsi="Arial" w:cs="Arial"/>
          <w:sz w:val="18"/>
          <w:szCs w:val="18"/>
        </w:rPr>
        <w:t>is equivalent</w:t>
      </w:r>
      <w:r w:rsidRPr="000D0128">
        <w:rPr>
          <w:sz w:val="18"/>
          <w:szCs w:val="18"/>
        </w:rPr>
        <w:t xml:space="preserve"> </w:t>
      </w:r>
      <w:r w:rsidRPr="000D0128">
        <w:rPr>
          <w:rFonts w:ascii="Arial" w:hAnsi="Arial" w:cs="Arial"/>
          <w:sz w:val="18"/>
          <w:szCs w:val="18"/>
        </w:rPr>
        <w:t xml:space="preserve">to </w:t>
      </w:r>
      <w:r w:rsidRPr="000D0128">
        <w:rPr>
          <w:rFonts w:ascii="Courier New" w:hAnsi="Courier New"/>
          <w:b/>
          <w:sz w:val="18"/>
          <w:szCs w:val="18"/>
        </w:rPr>
        <w:t>!(A</w:t>
      </w:r>
      <w:r w:rsidRPr="000D0128">
        <w:rPr>
          <w:sz w:val="18"/>
          <w:szCs w:val="18"/>
        </w:rPr>
        <w:t xml:space="preserve"> </w:t>
      </w:r>
      <w:r w:rsidRPr="000D0128">
        <w:rPr>
          <w:rFonts w:ascii="Courier New" w:hAnsi="Courier New"/>
          <w:b/>
          <w:sz w:val="18"/>
          <w:szCs w:val="18"/>
        </w:rPr>
        <w:t>==</w:t>
      </w:r>
      <w:r w:rsidRPr="000D0128">
        <w:rPr>
          <w:sz w:val="18"/>
          <w:szCs w:val="18"/>
        </w:rPr>
        <w:t xml:space="preserve"> </w:t>
      </w:r>
      <w:r w:rsidRPr="000D0128">
        <w:rPr>
          <w:rFonts w:ascii="Courier New" w:hAnsi="Courier New"/>
          <w:b/>
          <w:sz w:val="18"/>
          <w:szCs w:val="18"/>
        </w:rPr>
        <w:t>B)</w:t>
      </w:r>
      <w:r w:rsidRPr="000D0128">
        <w:rPr>
          <w:sz w:val="18"/>
          <w:szCs w:val="18"/>
        </w:rPr>
        <w:t>.</w:t>
      </w:r>
    </w:p>
    <w:p w14:paraId="4856B3AB" w14:textId="77777777" w:rsidR="004C02EF" w:rsidRPr="000D0128" w:rsidRDefault="004C02EF" w:rsidP="004C02EF">
      <w:pPr>
        <w:pStyle w:val="BulletNotlast"/>
        <w:numPr>
          <w:ilvl w:val="1"/>
          <w:numId w:val="24"/>
        </w:numPr>
        <w:spacing w:after="240"/>
        <w:ind w:left="994" w:hanging="274"/>
        <w:rPr>
          <w:sz w:val="18"/>
          <w:szCs w:val="18"/>
        </w:rPr>
      </w:pPr>
      <w:r w:rsidRPr="000D0128">
        <w:rPr>
          <w:rFonts w:ascii="Courier New" w:hAnsi="Courier New"/>
          <w:b/>
          <w:sz w:val="18"/>
          <w:szCs w:val="18"/>
        </w:rPr>
        <w:t>A</w:t>
      </w:r>
      <w:r w:rsidRPr="000D0128">
        <w:rPr>
          <w:b/>
          <w:sz w:val="18"/>
          <w:szCs w:val="18"/>
        </w:rPr>
        <w:t xml:space="preserve"> </w:t>
      </w:r>
      <w:r w:rsidRPr="000D0128">
        <w:rPr>
          <w:rFonts w:ascii="Courier New" w:hAnsi="Courier New"/>
          <w:b/>
          <w:sz w:val="18"/>
          <w:szCs w:val="18"/>
        </w:rPr>
        <w:t>==</w:t>
      </w:r>
      <w:r w:rsidRPr="000D0128">
        <w:rPr>
          <w:b/>
          <w:sz w:val="18"/>
          <w:szCs w:val="18"/>
        </w:rPr>
        <w:t xml:space="preserve"> </w:t>
      </w:r>
      <w:r w:rsidRPr="000D0128">
        <w:rPr>
          <w:rFonts w:ascii="Courier New" w:hAnsi="Courier New"/>
          <w:b/>
          <w:sz w:val="18"/>
          <w:szCs w:val="18"/>
        </w:rPr>
        <w:t>B</w:t>
      </w:r>
      <w:r w:rsidRPr="000D0128">
        <w:rPr>
          <w:sz w:val="18"/>
          <w:szCs w:val="18"/>
        </w:rPr>
        <w:t xml:space="preserve"> </w:t>
      </w:r>
      <w:r w:rsidRPr="000D0128">
        <w:rPr>
          <w:rFonts w:ascii="Arial" w:hAnsi="Arial" w:cs="Arial"/>
          <w:sz w:val="18"/>
          <w:szCs w:val="18"/>
        </w:rPr>
        <w:t>is equivalent to</w:t>
      </w:r>
      <w:r w:rsidRPr="000D0128">
        <w:rPr>
          <w:sz w:val="18"/>
          <w:szCs w:val="18"/>
        </w:rPr>
        <w:t xml:space="preserve"> </w:t>
      </w:r>
      <w:r w:rsidRPr="000D0128">
        <w:rPr>
          <w:rFonts w:ascii="Courier New" w:hAnsi="Courier New"/>
          <w:b/>
          <w:sz w:val="18"/>
          <w:szCs w:val="18"/>
        </w:rPr>
        <w:t>B</w:t>
      </w:r>
      <w:r w:rsidRPr="000D0128">
        <w:rPr>
          <w:b/>
          <w:sz w:val="18"/>
          <w:szCs w:val="18"/>
        </w:rPr>
        <w:t xml:space="preserve"> </w:t>
      </w:r>
      <w:r w:rsidRPr="000D0128">
        <w:rPr>
          <w:rFonts w:ascii="Courier New" w:hAnsi="Courier New"/>
          <w:b/>
          <w:sz w:val="18"/>
          <w:szCs w:val="18"/>
        </w:rPr>
        <w:t>==</w:t>
      </w:r>
      <w:r w:rsidRPr="000D0128">
        <w:rPr>
          <w:b/>
          <w:sz w:val="18"/>
          <w:szCs w:val="18"/>
        </w:rPr>
        <w:t xml:space="preserve"> </w:t>
      </w:r>
      <w:r w:rsidRPr="000D0128">
        <w:rPr>
          <w:rFonts w:ascii="Courier New" w:hAnsi="Courier New"/>
          <w:b/>
          <w:sz w:val="18"/>
          <w:szCs w:val="18"/>
        </w:rPr>
        <w:t>A</w:t>
      </w:r>
      <w:r w:rsidRPr="000D0128">
        <w:rPr>
          <w:rFonts w:ascii="Arial" w:hAnsi="Arial" w:cs="Arial"/>
          <w:sz w:val="18"/>
          <w:szCs w:val="18"/>
        </w:rPr>
        <w:t>, except in the order of evaluation of</w:t>
      </w:r>
      <w:r w:rsidRPr="000D0128">
        <w:rPr>
          <w:sz w:val="18"/>
          <w:szCs w:val="18"/>
        </w:rPr>
        <w:t xml:space="preserve"> </w:t>
      </w:r>
      <w:r w:rsidRPr="000D0128">
        <w:rPr>
          <w:rFonts w:ascii="Courier New" w:hAnsi="Courier New"/>
          <w:b/>
          <w:sz w:val="18"/>
          <w:szCs w:val="18"/>
        </w:rPr>
        <w:t>A</w:t>
      </w:r>
      <w:r w:rsidRPr="000D0128">
        <w:rPr>
          <w:sz w:val="18"/>
          <w:szCs w:val="18"/>
        </w:rPr>
        <w:t xml:space="preserve"> </w:t>
      </w:r>
      <w:r w:rsidRPr="000D0128">
        <w:rPr>
          <w:rFonts w:ascii="Arial" w:hAnsi="Arial" w:cs="Arial"/>
          <w:sz w:val="18"/>
          <w:szCs w:val="18"/>
        </w:rPr>
        <w:t>and</w:t>
      </w:r>
      <w:r w:rsidRPr="000D0128">
        <w:rPr>
          <w:sz w:val="18"/>
          <w:szCs w:val="18"/>
        </w:rPr>
        <w:t xml:space="preserve"> </w:t>
      </w:r>
      <w:r w:rsidRPr="000D0128">
        <w:rPr>
          <w:rFonts w:ascii="Courier New" w:hAnsi="Courier New"/>
          <w:b/>
          <w:sz w:val="18"/>
          <w:szCs w:val="18"/>
        </w:rPr>
        <w:t>B</w:t>
      </w:r>
      <w:r w:rsidRPr="000D0128">
        <w:rPr>
          <w:sz w:val="18"/>
          <w:szCs w:val="18"/>
        </w:rPr>
        <w:t>.</w:t>
      </w:r>
    </w:p>
    <w:p w14:paraId="41376FA7" w14:textId="77777777" w:rsidR="004C02EF" w:rsidRDefault="004C02EF" w:rsidP="004C02EF">
      <w:pPr>
        <w:pStyle w:val="Note"/>
        <w:spacing w:after="60"/>
      </w:pPr>
      <w:r w:rsidRPr="000D0128">
        <w:t>NOTE 3</w:t>
      </w:r>
      <w:r w:rsidRPr="000D0128">
        <w:tab/>
        <w:t xml:space="preserve">The equality operator is not always transitive. For example, there might be two distinct String objects, each representing the same String value; each String object would be considered equal to the String value by the </w:t>
      </w:r>
      <w:r w:rsidRPr="00052C9B">
        <w:rPr>
          <w:rFonts w:ascii="Courier New" w:hAnsi="Courier New" w:cs="Courier New"/>
          <w:b/>
        </w:rPr>
        <w:t>==</w:t>
      </w:r>
      <w:r w:rsidRPr="000D0128">
        <w:t xml:space="preserve"> operator, but the two String objects would not be equal to each other</w:t>
      </w:r>
      <w:bookmarkStart w:id="3595" w:name="_Toc375031190"/>
      <w:bookmarkStart w:id="3596" w:name="_Ref378391680"/>
      <w:bookmarkStart w:id="3597" w:name="_Toc381513703"/>
      <w:bookmarkStart w:id="3598" w:name="_Toc382202865"/>
      <w:bookmarkStart w:id="3599" w:name="_Toc382212225"/>
      <w:bookmarkStart w:id="3600" w:name="_Toc382212654"/>
      <w:bookmarkStart w:id="3601" w:name="_Toc382291570"/>
      <w:bookmarkStart w:id="3602" w:name="_Toc385672219"/>
      <w:r w:rsidRPr="000D0128">
        <w:t>.</w:t>
      </w:r>
      <w:r>
        <w:t xml:space="preserve"> For Example:</w:t>
      </w:r>
    </w:p>
    <w:p w14:paraId="06C32CEB" w14:textId="77777777" w:rsidR="004C02EF" w:rsidRPr="000D0128" w:rsidRDefault="004C02EF" w:rsidP="004C02EF">
      <w:pPr>
        <w:pStyle w:val="BulletNotlast"/>
        <w:numPr>
          <w:ilvl w:val="1"/>
          <w:numId w:val="24"/>
        </w:numPr>
        <w:spacing w:after="120"/>
        <w:ind w:left="994" w:hanging="274"/>
        <w:contextualSpacing/>
        <w:rPr>
          <w:sz w:val="18"/>
          <w:szCs w:val="18"/>
        </w:rPr>
      </w:pPr>
      <w:r>
        <w:rPr>
          <w:rFonts w:ascii="Courier New" w:hAnsi="Courier New"/>
          <w:b/>
          <w:sz w:val="18"/>
          <w:szCs w:val="18"/>
        </w:rPr>
        <w:t>new String(</w:t>
      </w:r>
      <w:r w:rsidRPr="000D0128">
        <w:rPr>
          <w:rFonts w:ascii="Courier New" w:hAnsi="Courier New"/>
          <w:b/>
          <w:sz w:val="18"/>
          <w:szCs w:val="18"/>
        </w:rPr>
        <w:t>"</w:t>
      </w:r>
      <w:r>
        <w:rPr>
          <w:rFonts w:ascii="Courier New" w:hAnsi="Courier New"/>
          <w:b/>
          <w:sz w:val="18"/>
          <w:szCs w:val="18"/>
        </w:rPr>
        <w:t>a</w:t>
      </w:r>
      <w:r w:rsidRPr="000D0128">
        <w:rPr>
          <w:rFonts w:ascii="Courier New" w:hAnsi="Courier New"/>
          <w:b/>
          <w:sz w:val="18"/>
          <w:szCs w:val="18"/>
        </w:rPr>
        <w:t>"</w:t>
      </w:r>
      <w:r>
        <w:rPr>
          <w:rFonts w:ascii="Courier New" w:hAnsi="Courier New"/>
          <w:b/>
          <w:sz w:val="18"/>
          <w:szCs w:val="18"/>
        </w:rPr>
        <w:t>)</w:t>
      </w:r>
      <w:r w:rsidRPr="000D0128">
        <w:rPr>
          <w:sz w:val="18"/>
          <w:szCs w:val="18"/>
        </w:rPr>
        <w:t xml:space="preserve"> </w:t>
      </w:r>
      <w:r>
        <w:rPr>
          <w:rFonts w:ascii="Courier New" w:hAnsi="Courier New"/>
          <w:b/>
          <w:sz w:val="18"/>
          <w:szCs w:val="18"/>
        </w:rPr>
        <w:t>=</w:t>
      </w:r>
      <w:r w:rsidRPr="000D0128">
        <w:rPr>
          <w:rFonts w:ascii="Courier New" w:hAnsi="Courier New"/>
          <w:b/>
          <w:sz w:val="18"/>
          <w:szCs w:val="18"/>
        </w:rPr>
        <w:t>=</w:t>
      </w:r>
      <w:r w:rsidRPr="000D0128">
        <w:rPr>
          <w:sz w:val="18"/>
          <w:szCs w:val="18"/>
        </w:rPr>
        <w:t xml:space="preserve"> </w:t>
      </w:r>
      <w:r w:rsidRPr="000D0128">
        <w:rPr>
          <w:rFonts w:ascii="Courier New" w:hAnsi="Courier New"/>
          <w:b/>
          <w:sz w:val="18"/>
          <w:szCs w:val="18"/>
        </w:rPr>
        <w:t>"</w:t>
      </w:r>
      <w:r>
        <w:rPr>
          <w:rFonts w:ascii="Courier New" w:hAnsi="Courier New"/>
          <w:b/>
          <w:sz w:val="18"/>
          <w:szCs w:val="18"/>
        </w:rPr>
        <w:t>a</w:t>
      </w:r>
      <w:r w:rsidRPr="000D0128">
        <w:rPr>
          <w:rFonts w:ascii="Courier New" w:hAnsi="Courier New"/>
          <w:b/>
          <w:sz w:val="18"/>
          <w:szCs w:val="18"/>
        </w:rPr>
        <w:t>"</w:t>
      </w:r>
      <w:r w:rsidRPr="000D0128">
        <w:rPr>
          <w:sz w:val="18"/>
          <w:szCs w:val="18"/>
        </w:rPr>
        <w:t xml:space="preserve"> </w:t>
      </w:r>
      <w:r>
        <w:rPr>
          <w:rFonts w:ascii="Arial" w:hAnsi="Arial" w:cs="Arial"/>
          <w:sz w:val="18"/>
          <w:szCs w:val="18"/>
        </w:rPr>
        <w:t xml:space="preserve">and </w:t>
      </w:r>
      <w:r w:rsidRPr="000D0128">
        <w:rPr>
          <w:rFonts w:ascii="Courier New" w:hAnsi="Courier New"/>
          <w:b/>
          <w:sz w:val="18"/>
          <w:szCs w:val="18"/>
        </w:rPr>
        <w:t>"</w:t>
      </w:r>
      <w:r>
        <w:rPr>
          <w:rFonts w:ascii="Courier New" w:hAnsi="Courier New"/>
          <w:b/>
          <w:sz w:val="18"/>
          <w:szCs w:val="18"/>
        </w:rPr>
        <w:t>a</w:t>
      </w:r>
      <w:r w:rsidRPr="000D0128">
        <w:rPr>
          <w:rFonts w:ascii="Courier New" w:hAnsi="Courier New"/>
          <w:b/>
          <w:sz w:val="18"/>
          <w:szCs w:val="18"/>
        </w:rPr>
        <w:t>"</w:t>
      </w:r>
      <w:r w:rsidRPr="000D0128">
        <w:rPr>
          <w:sz w:val="18"/>
          <w:szCs w:val="18"/>
        </w:rPr>
        <w:t xml:space="preserve"> </w:t>
      </w:r>
      <w:r>
        <w:rPr>
          <w:rFonts w:ascii="Courier New" w:hAnsi="Courier New"/>
          <w:b/>
          <w:sz w:val="18"/>
          <w:szCs w:val="18"/>
        </w:rPr>
        <w:t>=</w:t>
      </w:r>
      <w:r w:rsidRPr="000D0128">
        <w:rPr>
          <w:rFonts w:ascii="Courier New" w:hAnsi="Courier New"/>
          <w:b/>
          <w:sz w:val="18"/>
          <w:szCs w:val="18"/>
        </w:rPr>
        <w:t>=</w:t>
      </w:r>
      <w:r w:rsidRPr="000D0128">
        <w:rPr>
          <w:sz w:val="18"/>
          <w:szCs w:val="18"/>
        </w:rPr>
        <w:t xml:space="preserve"> </w:t>
      </w:r>
      <w:r w:rsidRPr="000D0128">
        <w:rPr>
          <w:rFonts w:ascii="Arial" w:hAnsi="Arial" w:cs="Arial"/>
          <w:sz w:val="18"/>
          <w:szCs w:val="18"/>
        </w:rPr>
        <w:t xml:space="preserve"> </w:t>
      </w:r>
      <w:r>
        <w:rPr>
          <w:rFonts w:ascii="Courier New" w:hAnsi="Courier New"/>
          <w:b/>
          <w:sz w:val="18"/>
          <w:szCs w:val="18"/>
        </w:rPr>
        <w:t>new String(</w:t>
      </w:r>
      <w:r w:rsidRPr="000D0128">
        <w:rPr>
          <w:rFonts w:ascii="Courier New" w:hAnsi="Courier New"/>
          <w:b/>
          <w:sz w:val="18"/>
          <w:szCs w:val="18"/>
        </w:rPr>
        <w:t>"</w:t>
      </w:r>
      <w:r>
        <w:rPr>
          <w:rFonts w:ascii="Courier New" w:hAnsi="Courier New"/>
          <w:b/>
          <w:sz w:val="18"/>
          <w:szCs w:val="18"/>
        </w:rPr>
        <w:t>a</w:t>
      </w:r>
      <w:r w:rsidRPr="000D0128">
        <w:rPr>
          <w:rFonts w:ascii="Courier New" w:hAnsi="Courier New"/>
          <w:b/>
          <w:sz w:val="18"/>
          <w:szCs w:val="18"/>
        </w:rPr>
        <w:t>"</w:t>
      </w:r>
      <w:r>
        <w:rPr>
          <w:rFonts w:ascii="Courier New" w:hAnsi="Courier New"/>
          <w:b/>
          <w:sz w:val="18"/>
          <w:szCs w:val="18"/>
        </w:rPr>
        <w:t>)</w:t>
      </w:r>
      <w:r>
        <w:rPr>
          <w:rFonts w:ascii="Arial" w:hAnsi="Arial" w:cs="Arial"/>
          <w:sz w:val="18"/>
          <w:szCs w:val="18"/>
        </w:rPr>
        <w:t xml:space="preserve">are both </w:t>
      </w:r>
      <w:r w:rsidRPr="00612C55">
        <w:rPr>
          <w:rFonts w:ascii="Arial" w:hAnsi="Arial" w:cs="Arial"/>
          <w:b/>
          <w:sz w:val="18"/>
          <w:szCs w:val="18"/>
        </w:rPr>
        <w:t>true</w:t>
      </w:r>
      <w:r>
        <w:rPr>
          <w:rFonts w:ascii="Arial" w:hAnsi="Arial" w:cs="Arial"/>
          <w:sz w:val="18"/>
          <w:szCs w:val="18"/>
        </w:rPr>
        <w:t>.</w:t>
      </w:r>
      <w:r w:rsidRPr="000D0128">
        <w:rPr>
          <w:sz w:val="18"/>
          <w:szCs w:val="18"/>
        </w:rPr>
        <w:t xml:space="preserve"> </w:t>
      </w:r>
    </w:p>
    <w:p w14:paraId="089EDF48" w14:textId="77777777" w:rsidR="004C02EF" w:rsidRPr="002132B7" w:rsidRDefault="004C02EF" w:rsidP="004C02EF">
      <w:pPr>
        <w:pStyle w:val="BulletNotlast"/>
        <w:numPr>
          <w:ilvl w:val="1"/>
          <w:numId w:val="24"/>
        </w:numPr>
        <w:spacing w:after="240"/>
        <w:ind w:left="994" w:hanging="274"/>
        <w:rPr>
          <w:sz w:val="18"/>
          <w:szCs w:val="18"/>
        </w:rPr>
      </w:pPr>
      <w:r>
        <w:rPr>
          <w:rFonts w:ascii="Courier New" w:hAnsi="Courier New"/>
          <w:b/>
          <w:sz w:val="18"/>
          <w:szCs w:val="18"/>
        </w:rPr>
        <w:t>new String(</w:t>
      </w:r>
      <w:r w:rsidRPr="000D0128">
        <w:rPr>
          <w:rFonts w:ascii="Courier New" w:hAnsi="Courier New"/>
          <w:b/>
          <w:sz w:val="18"/>
          <w:szCs w:val="18"/>
        </w:rPr>
        <w:t>"</w:t>
      </w:r>
      <w:r>
        <w:rPr>
          <w:rFonts w:ascii="Courier New" w:hAnsi="Courier New"/>
          <w:b/>
          <w:sz w:val="18"/>
          <w:szCs w:val="18"/>
        </w:rPr>
        <w:t>a</w:t>
      </w:r>
      <w:r w:rsidRPr="000D0128">
        <w:rPr>
          <w:rFonts w:ascii="Courier New" w:hAnsi="Courier New"/>
          <w:b/>
          <w:sz w:val="18"/>
          <w:szCs w:val="18"/>
        </w:rPr>
        <w:t>"</w:t>
      </w:r>
      <w:r>
        <w:rPr>
          <w:rFonts w:ascii="Courier New" w:hAnsi="Courier New"/>
          <w:b/>
          <w:sz w:val="18"/>
          <w:szCs w:val="18"/>
        </w:rPr>
        <w:t>)</w:t>
      </w:r>
      <w:r w:rsidRPr="000D0128">
        <w:rPr>
          <w:sz w:val="18"/>
          <w:szCs w:val="18"/>
        </w:rPr>
        <w:t xml:space="preserve"> </w:t>
      </w:r>
      <w:r>
        <w:rPr>
          <w:rFonts w:ascii="Courier New" w:hAnsi="Courier New"/>
          <w:b/>
          <w:sz w:val="18"/>
          <w:szCs w:val="18"/>
        </w:rPr>
        <w:t>=</w:t>
      </w:r>
      <w:r w:rsidRPr="000D0128">
        <w:rPr>
          <w:rFonts w:ascii="Courier New" w:hAnsi="Courier New"/>
          <w:b/>
          <w:sz w:val="18"/>
          <w:szCs w:val="18"/>
        </w:rPr>
        <w:t>=</w:t>
      </w:r>
      <w:r w:rsidRPr="000D0128">
        <w:rPr>
          <w:sz w:val="18"/>
          <w:szCs w:val="18"/>
        </w:rPr>
        <w:t xml:space="preserve"> </w:t>
      </w:r>
      <w:r>
        <w:rPr>
          <w:rFonts w:ascii="Courier New" w:hAnsi="Courier New"/>
          <w:b/>
          <w:sz w:val="18"/>
          <w:szCs w:val="18"/>
        </w:rPr>
        <w:t>new String(</w:t>
      </w:r>
      <w:r w:rsidRPr="000D0128">
        <w:rPr>
          <w:rFonts w:ascii="Courier New" w:hAnsi="Courier New"/>
          <w:b/>
          <w:sz w:val="18"/>
          <w:szCs w:val="18"/>
        </w:rPr>
        <w:t>"</w:t>
      </w:r>
      <w:r>
        <w:rPr>
          <w:rFonts w:ascii="Courier New" w:hAnsi="Courier New"/>
          <w:b/>
          <w:sz w:val="18"/>
          <w:szCs w:val="18"/>
        </w:rPr>
        <w:t>a</w:t>
      </w:r>
      <w:r w:rsidRPr="000D0128">
        <w:rPr>
          <w:rFonts w:ascii="Courier New" w:hAnsi="Courier New"/>
          <w:b/>
          <w:sz w:val="18"/>
          <w:szCs w:val="18"/>
        </w:rPr>
        <w:t>"</w:t>
      </w:r>
      <w:r>
        <w:rPr>
          <w:rFonts w:ascii="Courier New" w:hAnsi="Courier New"/>
          <w:b/>
          <w:sz w:val="18"/>
          <w:szCs w:val="18"/>
        </w:rPr>
        <w:t>)</w:t>
      </w:r>
      <w:r>
        <w:rPr>
          <w:rFonts w:ascii="Arial" w:hAnsi="Arial" w:cs="Arial"/>
          <w:sz w:val="18"/>
          <w:szCs w:val="18"/>
        </w:rPr>
        <w:t xml:space="preserve"> is </w:t>
      </w:r>
      <w:r>
        <w:rPr>
          <w:rFonts w:ascii="Arial" w:hAnsi="Arial" w:cs="Arial"/>
          <w:b/>
          <w:sz w:val="18"/>
          <w:szCs w:val="18"/>
        </w:rPr>
        <w:t>false</w:t>
      </w:r>
      <w:r>
        <w:rPr>
          <w:rFonts w:ascii="Arial" w:hAnsi="Arial" w:cs="Arial"/>
          <w:sz w:val="18"/>
          <w:szCs w:val="18"/>
        </w:rPr>
        <w:t>.</w:t>
      </w:r>
    </w:p>
    <w:p w14:paraId="51E89191" w14:textId="77777777" w:rsidR="004C02EF" w:rsidRPr="000D0128" w:rsidRDefault="004C02EF" w:rsidP="004C02EF">
      <w:pPr>
        <w:pStyle w:val="Note"/>
      </w:pPr>
      <w:r w:rsidRPr="000D0128">
        <w:t>NOTE 4</w:t>
      </w:r>
      <w:r w:rsidRPr="000D0128">
        <w:tab/>
        <w:t>Comparison of Strings uses a simple equality test on sequences of code unit values. There is no attempt to use the more complex, semantically oriented definitions of character or string equality and collating order defined in the Unicode specification.</w:t>
      </w:r>
      <w:bookmarkStart w:id="3603" w:name="_Toc393690322"/>
      <w:r w:rsidRPr="000D0128">
        <w:t xml:space="preserve"> Therefore Strings values that are canonically equal according to the Unicode standard could test as unequal. In effect this algorithm assumes that both Strings are already in normalised form.</w:t>
      </w:r>
    </w:p>
    <w:p w14:paraId="62253B4B" w14:textId="77777777" w:rsidR="004C02EF" w:rsidRDefault="004C02EF" w:rsidP="003A4B22">
      <w:pPr>
        <w:pStyle w:val="30"/>
        <w:numPr>
          <w:ilvl w:val="0"/>
          <w:numId w:val="0"/>
        </w:numPr>
      </w:pPr>
      <w:bookmarkStart w:id="3604" w:name="_Toc417706204"/>
      <w:bookmarkStart w:id="3605" w:name="_Toc472818864"/>
      <w:bookmarkStart w:id="3606" w:name="_Toc398440770"/>
      <w:bookmarkStart w:id="3607" w:name="_Toc403317150"/>
      <w:bookmarkStart w:id="3608" w:name="_Toc403362705"/>
      <w:bookmarkStart w:id="3609" w:name="_Toc235503438"/>
      <w:bookmarkStart w:id="3610" w:name="_Toc241509213"/>
      <w:bookmarkStart w:id="3611" w:name="_Toc244416700"/>
      <w:bookmarkStart w:id="3612" w:name="_Toc276631064"/>
      <w:bookmarkStart w:id="3613" w:name="_Toc153968453"/>
      <w:r>
        <w:t>11.9.4</w:t>
      </w:r>
      <w:r>
        <w:tab/>
        <w:t xml:space="preserve">The Strict Equals Operator ( </w:t>
      </w:r>
      <w:r>
        <w:rPr>
          <w:rFonts w:ascii="Courier New" w:hAnsi="Courier New"/>
        </w:rPr>
        <w:t>===</w:t>
      </w:r>
      <w:r>
        <w:t xml:space="preserve"> )</w:t>
      </w:r>
      <w:bookmarkEnd w:id="3604"/>
      <w:bookmarkEnd w:id="3605"/>
      <w:bookmarkEnd w:id="3609"/>
      <w:bookmarkEnd w:id="3610"/>
      <w:bookmarkEnd w:id="3611"/>
      <w:bookmarkEnd w:id="3612"/>
      <w:bookmarkEnd w:id="3613"/>
    </w:p>
    <w:p w14:paraId="4960A15C" w14:textId="77777777" w:rsidR="004C02EF" w:rsidRDefault="004C02EF" w:rsidP="004C02EF">
      <w:r>
        <w:t>The production EqualityExpression</w:t>
      </w:r>
      <w:r>
        <w:rPr>
          <w:b/>
        </w:rPr>
        <w:t xml:space="preserve"> :</w:t>
      </w:r>
      <w:r>
        <w:t xml:space="preserve"> </w:t>
      </w:r>
      <w:r w:rsidRPr="0036067C">
        <w:rPr>
          <w:rStyle w:val="bnf"/>
        </w:rPr>
        <w:t>EqualityExpression</w:t>
      </w:r>
      <w:r>
        <w:t xml:space="preserve"> </w:t>
      </w:r>
      <w:r>
        <w:rPr>
          <w:rFonts w:ascii="Courier New" w:hAnsi="Courier New"/>
          <w:b/>
        </w:rPr>
        <w:t>===</w:t>
      </w:r>
      <w:r>
        <w:t xml:space="preserve"> </w:t>
      </w:r>
      <w:r w:rsidRPr="0036067C">
        <w:rPr>
          <w:rStyle w:val="bnf"/>
        </w:rPr>
        <w:t>RelationalExpression</w:t>
      </w:r>
      <w:r>
        <w:t xml:space="preserve"> is evaluated as follows:</w:t>
      </w:r>
    </w:p>
    <w:p w14:paraId="1B1B1C98" w14:textId="77777777" w:rsidR="004C02EF" w:rsidRPr="008D4496" w:rsidRDefault="004C02EF" w:rsidP="004C02EF">
      <w:pPr>
        <w:pStyle w:val="Alg3"/>
        <w:numPr>
          <w:ilvl w:val="0"/>
          <w:numId w:val="98"/>
        </w:numPr>
      </w:pPr>
      <w:r w:rsidRPr="008D4496">
        <w:t xml:space="preserve">Let </w:t>
      </w:r>
      <w:r w:rsidRPr="008D4496">
        <w:rPr>
          <w:i/>
        </w:rPr>
        <w:t>lref</w:t>
      </w:r>
      <w:r w:rsidRPr="008D4496">
        <w:t xml:space="preserve"> be the result of evaluating </w:t>
      </w:r>
      <w:r w:rsidRPr="008D4496">
        <w:rPr>
          <w:i/>
        </w:rPr>
        <w:t>EqualityExpression</w:t>
      </w:r>
      <w:r w:rsidRPr="008D4496">
        <w:t>.</w:t>
      </w:r>
    </w:p>
    <w:p w14:paraId="7A24A258" w14:textId="77777777" w:rsidR="004C02EF" w:rsidRPr="008D4496" w:rsidRDefault="004C02EF" w:rsidP="004C02EF">
      <w:pPr>
        <w:pStyle w:val="Alg3"/>
        <w:numPr>
          <w:ilvl w:val="0"/>
          <w:numId w:val="98"/>
        </w:numPr>
      </w:pPr>
      <w:r w:rsidRPr="008D4496">
        <w:t xml:space="preserve">Let </w:t>
      </w:r>
      <w:r w:rsidRPr="008D4496">
        <w:rPr>
          <w:i/>
        </w:rPr>
        <w:t>lval</w:t>
      </w:r>
      <w:r w:rsidRPr="008D4496">
        <w:t xml:space="preserve"> be GetValue(</w:t>
      </w:r>
      <w:r w:rsidRPr="008D4496">
        <w:rPr>
          <w:i/>
        </w:rPr>
        <w:t>lref</w:t>
      </w:r>
      <w:r w:rsidRPr="008D4496">
        <w:t>).</w:t>
      </w:r>
    </w:p>
    <w:p w14:paraId="6A7513D6" w14:textId="77777777" w:rsidR="004C02EF" w:rsidRPr="008D4496" w:rsidRDefault="004C02EF" w:rsidP="004C02EF">
      <w:pPr>
        <w:pStyle w:val="Alg3"/>
        <w:numPr>
          <w:ilvl w:val="0"/>
          <w:numId w:val="98"/>
        </w:numPr>
      </w:pPr>
      <w:r w:rsidRPr="008D4496">
        <w:t xml:space="preserve">Let </w:t>
      </w:r>
      <w:r w:rsidRPr="008D4496">
        <w:rPr>
          <w:i/>
        </w:rPr>
        <w:t>rref</w:t>
      </w:r>
      <w:r w:rsidRPr="008D4496">
        <w:t xml:space="preserve"> be the result of evaluating </w:t>
      </w:r>
      <w:r w:rsidRPr="008D4496">
        <w:rPr>
          <w:i/>
        </w:rPr>
        <w:t>RelationalExpression</w:t>
      </w:r>
      <w:r w:rsidRPr="008D4496">
        <w:t>.</w:t>
      </w:r>
    </w:p>
    <w:p w14:paraId="2886DAFA" w14:textId="77777777" w:rsidR="004C02EF" w:rsidRPr="008D4496" w:rsidRDefault="004C02EF" w:rsidP="004C02EF">
      <w:pPr>
        <w:pStyle w:val="Alg3"/>
        <w:numPr>
          <w:ilvl w:val="0"/>
          <w:numId w:val="98"/>
        </w:numPr>
      </w:pPr>
      <w:r w:rsidRPr="008D4496">
        <w:t xml:space="preserve">Let </w:t>
      </w:r>
      <w:r w:rsidRPr="008D4496">
        <w:rPr>
          <w:i/>
        </w:rPr>
        <w:t>rval</w:t>
      </w:r>
      <w:r w:rsidRPr="008D4496">
        <w:t xml:space="preserve"> be GetValue(</w:t>
      </w:r>
      <w:r w:rsidRPr="008D4496">
        <w:rPr>
          <w:i/>
        </w:rPr>
        <w:t>rref</w:t>
      </w:r>
      <w:r w:rsidRPr="008D4496">
        <w:t>).</w:t>
      </w:r>
    </w:p>
    <w:p w14:paraId="588B6151" w14:textId="77777777" w:rsidR="004C02EF" w:rsidRPr="008D4496" w:rsidRDefault="004C02EF" w:rsidP="004C02EF">
      <w:pPr>
        <w:pStyle w:val="Alg3"/>
        <w:numPr>
          <w:ilvl w:val="0"/>
          <w:numId w:val="98"/>
        </w:numPr>
        <w:spacing w:after="220"/>
      </w:pPr>
      <w:r w:rsidRPr="008D4496">
        <w:t xml:space="preserve">Return the result of performing the strict equality comparison </w:t>
      </w:r>
      <w:r w:rsidRPr="008D4496">
        <w:rPr>
          <w:i/>
        </w:rPr>
        <w:t>rval</w:t>
      </w:r>
      <w:r w:rsidRPr="008D4496">
        <w:t xml:space="preserve"> === </w:t>
      </w:r>
      <w:r w:rsidRPr="008D4496">
        <w:rPr>
          <w:i/>
        </w:rPr>
        <w:t>lval</w:t>
      </w:r>
      <w:r w:rsidRPr="008D4496">
        <w:t>. (See 11.9.6)</w:t>
      </w:r>
    </w:p>
    <w:p w14:paraId="7621389D" w14:textId="77777777" w:rsidR="004C02EF" w:rsidRDefault="004C02EF" w:rsidP="003A4B22">
      <w:pPr>
        <w:pStyle w:val="30"/>
        <w:numPr>
          <w:ilvl w:val="0"/>
          <w:numId w:val="0"/>
        </w:numPr>
      </w:pPr>
      <w:bookmarkStart w:id="3614" w:name="_Toc417706205"/>
      <w:bookmarkStart w:id="3615" w:name="_Toc472818865"/>
      <w:bookmarkStart w:id="3616" w:name="_Toc235503439"/>
      <w:bookmarkStart w:id="3617" w:name="_Toc241509214"/>
      <w:bookmarkStart w:id="3618" w:name="_Toc244416701"/>
      <w:bookmarkStart w:id="3619" w:name="_Toc276631065"/>
      <w:bookmarkStart w:id="3620" w:name="_Toc153968454"/>
      <w:r>
        <w:t>11.9.5</w:t>
      </w:r>
      <w:r>
        <w:tab/>
        <w:t xml:space="preserve">The Strict Does-not-equal Operator ( </w:t>
      </w:r>
      <w:r>
        <w:rPr>
          <w:rFonts w:ascii="Courier New" w:hAnsi="Courier New"/>
        </w:rPr>
        <w:t>!==</w:t>
      </w:r>
      <w:r>
        <w:t xml:space="preserve"> )</w:t>
      </w:r>
      <w:bookmarkEnd w:id="3614"/>
      <w:bookmarkEnd w:id="3615"/>
      <w:bookmarkEnd w:id="3616"/>
      <w:bookmarkEnd w:id="3617"/>
      <w:bookmarkEnd w:id="3618"/>
      <w:bookmarkEnd w:id="3619"/>
      <w:bookmarkEnd w:id="3620"/>
    </w:p>
    <w:p w14:paraId="7385D738" w14:textId="77777777" w:rsidR="004C02EF" w:rsidRDefault="004C02EF" w:rsidP="004C02EF">
      <w:r>
        <w:t xml:space="preserve">The production EqualityExpression </w:t>
      </w:r>
      <w:r>
        <w:rPr>
          <w:b/>
        </w:rPr>
        <w:t>:</w:t>
      </w:r>
      <w:r>
        <w:t xml:space="preserve"> </w:t>
      </w:r>
      <w:r w:rsidRPr="0036067C">
        <w:rPr>
          <w:rStyle w:val="bnf"/>
        </w:rPr>
        <w:t>EqualityExpression</w:t>
      </w:r>
      <w:r>
        <w:t xml:space="preserve"> </w:t>
      </w:r>
      <w:r>
        <w:rPr>
          <w:rFonts w:ascii="Courier New" w:hAnsi="Courier New"/>
          <w:b/>
        </w:rPr>
        <w:t>!==</w:t>
      </w:r>
      <w:r>
        <w:t xml:space="preserve"> </w:t>
      </w:r>
      <w:r w:rsidRPr="0036067C">
        <w:rPr>
          <w:rStyle w:val="bnf"/>
        </w:rPr>
        <w:t>RelationalExpression</w:t>
      </w:r>
      <w:r>
        <w:t xml:space="preserve"> is evaluated as follows:</w:t>
      </w:r>
    </w:p>
    <w:p w14:paraId="709E66AB" w14:textId="77777777" w:rsidR="004C02EF" w:rsidRPr="008D4496" w:rsidRDefault="004C02EF" w:rsidP="004C02EF">
      <w:pPr>
        <w:pStyle w:val="Alg3"/>
        <w:numPr>
          <w:ilvl w:val="0"/>
          <w:numId w:val="100"/>
        </w:numPr>
      </w:pPr>
      <w:r w:rsidRPr="008D4496">
        <w:t xml:space="preserve">Let </w:t>
      </w:r>
      <w:r w:rsidRPr="008D4496">
        <w:rPr>
          <w:i/>
        </w:rPr>
        <w:t>lref</w:t>
      </w:r>
      <w:r w:rsidRPr="008D4496">
        <w:t xml:space="preserve"> be the result of evaluating </w:t>
      </w:r>
      <w:r w:rsidRPr="008D4496">
        <w:rPr>
          <w:i/>
        </w:rPr>
        <w:t>EqualityExpression</w:t>
      </w:r>
      <w:r w:rsidRPr="008D4496">
        <w:t>.</w:t>
      </w:r>
    </w:p>
    <w:p w14:paraId="07D59A8C" w14:textId="77777777" w:rsidR="004C02EF" w:rsidRPr="008D4496" w:rsidRDefault="004C02EF" w:rsidP="004C02EF">
      <w:pPr>
        <w:pStyle w:val="Alg3"/>
        <w:numPr>
          <w:ilvl w:val="0"/>
          <w:numId w:val="100"/>
        </w:numPr>
      </w:pPr>
      <w:r w:rsidRPr="008D4496">
        <w:t xml:space="preserve">Let </w:t>
      </w:r>
      <w:r w:rsidRPr="008D4496">
        <w:rPr>
          <w:i/>
        </w:rPr>
        <w:t>lval</w:t>
      </w:r>
      <w:r w:rsidRPr="008D4496">
        <w:t xml:space="preserve"> be GetValue(</w:t>
      </w:r>
      <w:r w:rsidRPr="008D4496">
        <w:rPr>
          <w:i/>
        </w:rPr>
        <w:t>lref</w:t>
      </w:r>
      <w:r w:rsidRPr="008D4496">
        <w:t>).</w:t>
      </w:r>
    </w:p>
    <w:p w14:paraId="28969A0B" w14:textId="77777777" w:rsidR="004C02EF" w:rsidRPr="008D4496" w:rsidRDefault="004C02EF" w:rsidP="004C02EF">
      <w:pPr>
        <w:pStyle w:val="Alg3"/>
        <w:numPr>
          <w:ilvl w:val="0"/>
          <w:numId w:val="100"/>
        </w:numPr>
      </w:pPr>
      <w:r w:rsidRPr="008D4496">
        <w:t xml:space="preserve">Let </w:t>
      </w:r>
      <w:r w:rsidRPr="008D4496">
        <w:rPr>
          <w:i/>
        </w:rPr>
        <w:t>rref</w:t>
      </w:r>
      <w:r w:rsidRPr="008D4496">
        <w:t xml:space="preserve"> be the result of evaluating </w:t>
      </w:r>
      <w:r w:rsidRPr="008D4496">
        <w:rPr>
          <w:i/>
        </w:rPr>
        <w:t>RelationalExpression</w:t>
      </w:r>
      <w:r w:rsidRPr="008D4496">
        <w:t>.</w:t>
      </w:r>
    </w:p>
    <w:p w14:paraId="34A05FC7" w14:textId="77777777" w:rsidR="004C02EF" w:rsidRPr="008D4496" w:rsidRDefault="004C02EF" w:rsidP="004C02EF">
      <w:pPr>
        <w:pStyle w:val="Alg3"/>
        <w:numPr>
          <w:ilvl w:val="0"/>
          <w:numId w:val="100"/>
        </w:numPr>
      </w:pPr>
      <w:r w:rsidRPr="008D4496">
        <w:t xml:space="preserve">Let </w:t>
      </w:r>
      <w:r w:rsidRPr="008D4496">
        <w:rPr>
          <w:i/>
        </w:rPr>
        <w:t>rval</w:t>
      </w:r>
      <w:r w:rsidRPr="008D4496">
        <w:t xml:space="preserve"> be GetValue(</w:t>
      </w:r>
      <w:r w:rsidRPr="008D4496">
        <w:rPr>
          <w:i/>
        </w:rPr>
        <w:t>rref</w:t>
      </w:r>
      <w:r w:rsidRPr="008D4496">
        <w:t>).</w:t>
      </w:r>
    </w:p>
    <w:p w14:paraId="07872F96" w14:textId="77777777" w:rsidR="004C02EF" w:rsidRPr="008D4496" w:rsidRDefault="004C02EF" w:rsidP="004C02EF">
      <w:pPr>
        <w:pStyle w:val="Alg3"/>
        <w:numPr>
          <w:ilvl w:val="0"/>
          <w:numId w:val="100"/>
        </w:numPr>
      </w:pPr>
      <w:r w:rsidRPr="008D4496">
        <w:t xml:space="preserve">Let </w:t>
      </w:r>
      <w:r w:rsidRPr="008D4496">
        <w:rPr>
          <w:i/>
        </w:rPr>
        <w:t>r</w:t>
      </w:r>
      <w:r w:rsidRPr="008D4496">
        <w:t xml:space="preserve"> be the result of performing strict equality comparison </w:t>
      </w:r>
      <w:r w:rsidRPr="008D4496">
        <w:rPr>
          <w:i/>
        </w:rPr>
        <w:t>rval</w:t>
      </w:r>
      <w:r w:rsidRPr="008D4496">
        <w:t xml:space="preserve"> === </w:t>
      </w:r>
      <w:r w:rsidRPr="008D4496">
        <w:rPr>
          <w:i/>
        </w:rPr>
        <w:t>lval</w:t>
      </w:r>
      <w:r w:rsidRPr="008D4496">
        <w:t>. (See 11.9.6)</w:t>
      </w:r>
    </w:p>
    <w:p w14:paraId="68393C3F" w14:textId="77777777" w:rsidR="004C02EF" w:rsidRPr="008D4496" w:rsidRDefault="004C02EF" w:rsidP="004C02EF">
      <w:pPr>
        <w:pStyle w:val="Alg3"/>
        <w:numPr>
          <w:ilvl w:val="0"/>
          <w:numId w:val="100"/>
        </w:numPr>
        <w:spacing w:after="220"/>
      </w:pPr>
      <w:r w:rsidRPr="008D4496">
        <w:t xml:space="preserve">If </w:t>
      </w:r>
      <w:r w:rsidRPr="008D4496">
        <w:rPr>
          <w:i/>
        </w:rPr>
        <w:t>r</w:t>
      </w:r>
      <w:r w:rsidRPr="008D4496">
        <w:t xml:space="preserve"> is </w:t>
      </w:r>
      <w:r w:rsidRPr="008D4496">
        <w:rPr>
          <w:b/>
        </w:rPr>
        <w:t>true</w:t>
      </w:r>
      <w:r w:rsidRPr="008D4496">
        <w:t xml:space="preserve">, return </w:t>
      </w:r>
      <w:r w:rsidRPr="008D4496">
        <w:rPr>
          <w:b/>
        </w:rPr>
        <w:t>false</w:t>
      </w:r>
      <w:r w:rsidRPr="008D4496">
        <w:t xml:space="preserve">. Otherwise, return </w:t>
      </w:r>
      <w:r w:rsidRPr="008D4496">
        <w:rPr>
          <w:b/>
        </w:rPr>
        <w:t>true</w:t>
      </w:r>
      <w:r w:rsidRPr="008D4496">
        <w:t>.</w:t>
      </w:r>
    </w:p>
    <w:p w14:paraId="76C923E9" w14:textId="77777777" w:rsidR="004C02EF" w:rsidRDefault="004C02EF" w:rsidP="003A4B22">
      <w:pPr>
        <w:pStyle w:val="30"/>
        <w:numPr>
          <w:ilvl w:val="0"/>
          <w:numId w:val="0"/>
        </w:numPr>
      </w:pPr>
      <w:bookmarkStart w:id="3621" w:name="_Toc417706206"/>
      <w:bookmarkStart w:id="3622" w:name="_Ref440445132"/>
      <w:bookmarkStart w:id="3623" w:name="_Toc472818866"/>
      <w:bookmarkStart w:id="3624" w:name="_Toc235503440"/>
      <w:bookmarkStart w:id="3625" w:name="_Toc241509215"/>
      <w:bookmarkStart w:id="3626" w:name="_Toc244416702"/>
      <w:bookmarkStart w:id="3627" w:name="_Toc276631066"/>
      <w:bookmarkStart w:id="3628" w:name="_Toc153968455"/>
      <w:r>
        <w:t>11.9.6</w:t>
      </w:r>
      <w:r>
        <w:tab/>
        <w:t>The Strict Equality Comparison Algorithm</w:t>
      </w:r>
      <w:bookmarkEnd w:id="3621"/>
      <w:bookmarkEnd w:id="3622"/>
      <w:bookmarkEnd w:id="3623"/>
      <w:bookmarkEnd w:id="3624"/>
      <w:bookmarkEnd w:id="3625"/>
      <w:bookmarkEnd w:id="3626"/>
      <w:bookmarkEnd w:id="3627"/>
      <w:bookmarkEnd w:id="3628"/>
    </w:p>
    <w:p w14:paraId="1D73987C" w14:textId="77777777" w:rsidR="004C02EF" w:rsidRDefault="004C02EF" w:rsidP="004C02EF">
      <w:r>
        <w:t xml:space="preserve">The comparison </w:t>
      </w:r>
      <w:r w:rsidRPr="00E32218">
        <w:rPr>
          <w:rFonts w:ascii="Times New Roman" w:hAnsi="Times New Roman"/>
          <w:i/>
        </w:rPr>
        <w:t>x</w:t>
      </w:r>
      <w:r>
        <w:t xml:space="preserve"> === </w:t>
      </w:r>
      <w:r w:rsidRPr="00E32218">
        <w:rPr>
          <w:rFonts w:ascii="Times New Roman" w:hAnsi="Times New Roman"/>
          <w:i/>
        </w:rPr>
        <w:t>y</w:t>
      </w:r>
      <w:r>
        <w:t xml:space="preserve">, where </w:t>
      </w:r>
      <w:r w:rsidRPr="00E32218">
        <w:rPr>
          <w:rFonts w:ascii="Times New Roman" w:hAnsi="Times New Roman"/>
          <w:i/>
        </w:rPr>
        <w:t>x</w:t>
      </w:r>
      <w:r>
        <w:t xml:space="preserve"> and </w:t>
      </w:r>
      <w:r w:rsidRPr="00E32218">
        <w:rPr>
          <w:rFonts w:ascii="Times New Roman" w:hAnsi="Times New Roman"/>
          <w:i/>
        </w:rPr>
        <w:t>y</w:t>
      </w:r>
      <w:r>
        <w:t xml:space="preserve"> are values, produces </w:t>
      </w:r>
      <w:r>
        <w:rPr>
          <w:b/>
        </w:rPr>
        <w:t>true</w:t>
      </w:r>
      <w:r>
        <w:t xml:space="preserve"> or </w:t>
      </w:r>
      <w:r>
        <w:rPr>
          <w:b/>
        </w:rPr>
        <w:t>false</w:t>
      </w:r>
      <w:r>
        <w:t>. Such a comparison is performed as follows:</w:t>
      </w:r>
    </w:p>
    <w:p w14:paraId="76AD83D1" w14:textId="77777777" w:rsidR="004C02EF" w:rsidRPr="008D4496" w:rsidRDefault="004C02EF" w:rsidP="004C02EF">
      <w:pPr>
        <w:pStyle w:val="Alg4"/>
        <w:numPr>
          <w:ilvl w:val="0"/>
          <w:numId w:val="99"/>
        </w:numPr>
      </w:pPr>
      <w:r w:rsidRPr="008D4496">
        <w:t>If Type(</w:t>
      </w:r>
      <w:r w:rsidRPr="008D4496">
        <w:rPr>
          <w:i/>
        </w:rPr>
        <w:t>x</w:t>
      </w:r>
      <w:r w:rsidRPr="008D4496">
        <w:t>) is different from Type(</w:t>
      </w:r>
      <w:r w:rsidRPr="008D4496">
        <w:rPr>
          <w:i/>
        </w:rPr>
        <w:t>y</w:t>
      </w:r>
      <w:r w:rsidRPr="008D4496">
        <w:t xml:space="preserve">), return </w:t>
      </w:r>
      <w:r w:rsidRPr="008D4496">
        <w:rPr>
          <w:b/>
        </w:rPr>
        <w:t>false</w:t>
      </w:r>
      <w:r w:rsidRPr="008D4496">
        <w:t>.</w:t>
      </w:r>
    </w:p>
    <w:p w14:paraId="79A6E0A8" w14:textId="77777777" w:rsidR="004C02EF" w:rsidRPr="008D4496" w:rsidRDefault="004C02EF" w:rsidP="004C02EF">
      <w:pPr>
        <w:pStyle w:val="Alg4"/>
        <w:numPr>
          <w:ilvl w:val="0"/>
          <w:numId w:val="99"/>
        </w:numPr>
      </w:pPr>
      <w:r w:rsidRPr="008D4496">
        <w:t>If Type(</w:t>
      </w:r>
      <w:r w:rsidRPr="008D4496">
        <w:rPr>
          <w:i/>
        </w:rPr>
        <w:t>x</w:t>
      </w:r>
      <w:r w:rsidRPr="008D4496">
        <w:t xml:space="preserve">) is Undefined, return </w:t>
      </w:r>
      <w:r w:rsidRPr="008D4496">
        <w:rPr>
          <w:b/>
        </w:rPr>
        <w:t>true</w:t>
      </w:r>
      <w:r w:rsidRPr="008D4496">
        <w:t>.</w:t>
      </w:r>
    </w:p>
    <w:p w14:paraId="1205976D" w14:textId="77777777" w:rsidR="004C02EF" w:rsidRPr="008D4496" w:rsidRDefault="004C02EF" w:rsidP="004C02EF">
      <w:pPr>
        <w:pStyle w:val="Alg4"/>
        <w:numPr>
          <w:ilvl w:val="0"/>
          <w:numId w:val="99"/>
        </w:numPr>
      </w:pPr>
      <w:r w:rsidRPr="008D4496">
        <w:t>If Type(</w:t>
      </w:r>
      <w:r w:rsidRPr="008D4496">
        <w:rPr>
          <w:i/>
        </w:rPr>
        <w:t>x</w:t>
      </w:r>
      <w:r w:rsidRPr="008D4496">
        <w:t xml:space="preserve">) is Null, return </w:t>
      </w:r>
      <w:r w:rsidRPr="008D4496">
        <w:rPr>
          <w:b/>
        </w:rPr>
        <w:t>true</w:t>
      </w:r>
      <w:r w:rsidRPr="008D4496">
        <w:t>.</w:t>
      </w:r>
    </w:p>
    <w:p w14:paraId="7B8EF6F4" w14:textId="77777777" w:rsidR="004C02EF" w:rsidRPr="008D4496" w:rsidRDefault="004C02EF" w:rsidP="004C02EF">
      <w:pPr>
        <w:pStyle w:val="Alg4"/>
        <w:numPr>
          <w:ilvl w:val="0"/>
          <w:numId w:val="99"/>
        </w:numPr>
      </w:pPr>
      <w:r w:rsidRPr="008D4496">
        <w:t>If Type(</w:t>
      </w:r>
      <w:r w:rsidRPr="008D4496">
        <w:rPr>
          <w:i/>
        </w:rPr>
        <w:t>x</w:t>
      </w:r>
      <w:r w:rsidRPr="008D4496">
        <w:t>) is Number, then</w:t>
      </w:r>
    </w:p>
    <w:p w14:paraId="36A4DDFC" w14:textId="77777777" w:rsidR="004C02EF" w:rsidRPr="008D4496" w:rsidRDefault="004C02EF" w:rsidP="004C02EF">
      <w:pPr>
        <w:pStyle w:val="Alg4"/>
        <w:numPr>
          <w:ilvl w:val="1"/>
          <w:numId w:val="99"/>
        </w:numPr>
      </w:pPr>
      <w:r w:rsidRPr="008D4496">
        <w:t xml:space="preserve">If </w:t>
      </w:r>
      <w:r w:rsidRPr="008D4496">
        <w:rPr>
          <w:i/>
        </w:rPr>
        <w:t>x</w:t>
      </w:r>
      <w:r w:rsidRPr="008D4496">
        <w:t xml:space="preserve"> is </w:t>
      </w:r>
      <w:r w:rsidRPr="008D4496">
        <w:rPr>
          <w:b/>
        </w:rPr>
        <w:t>NaN</w:t>
      </w:r>
      <w:r w:rsidRPr="008D4496">
        <w:t xml:space="preserve">, return </w:t>
      </w:r>
      <w:r w:rsidRPr="008D4496">
        <w:rPr>
          <w:b/>
        </w:rPr>
        <w:t>false</w:t>
      </w:r>
      <w:r w:rsidRPr="008D4496">
        <w:t>.</w:t>
      </w:r>
    </w:p>
    <w:p w14:paraId="6DE4E363" w14:textId="77777777" w:rsidR="004C02EF" w:rsidRPr="008D4496" w:rsidRDefault="004C02EF" w:rsidP="004C02EF">
      <w:pPr>
        <w:pStyle w:val="Alg4"/>
        <w:numPr>
          <w:ilvl w:val="1"/>
          <w:numId w:val="99"/>
        </w:numPr>
      </w:pPr>
      <w:r w:rsidRPr="008D4496">
        <w:t xml:space="preserve">If </w:t>
      </w:r>
      <w:r w:rsidRPr="008D4496">
        <w:rPr>
          <w:i/>
        </w:rPr>
        <w:t>y</w:t>
      </w:r>
      <w:r w:rsidRPr="008D4496">
        <w:t xml:space="preserve"> is </w:t>
      </w:r>
      <w:r w:rsidRPr="008D4496">
        <w:rPr>
          <w:b/>
        </w:rPr>
        <w:t>NaN</w:t>
      </w:r>
      <w:r w:rsidRPr="008D4496">
        <w:t xml:space="preserve">, return </w:t>
      </w:r>
      <w:r w:rsidRPr="008D4496">
        <w:rPr>
          <w:b/>
        </w:rPr>
        <w:t>false</w:t>
      </w:r>
      <w:r w:rsidRPr="008D4496">
        <w:t>.</w:t>
      </w:r>
    </w:p>
    <w:p w14:paraId="00F43AD0" w14:textId="77777777" w:rsidR="004C02EF" w:rsidRPr="008D4496" w:rsidRDefault="004C02EF" w:rsidP="004C02EF">
      <w:pPr>
        <w:pStyle w:val="Alg4"/>
        <w:numPr>
          <w:ilvl w:val="1"/>
          <w:numId w:val="99"/>
        </w:numPr>
      </w:pPr>
      <w:r w:rsidRPr="008D4496">
        <w:t xml:space="preserve">If </w:t>
      </w:r>
      <w:r w:rsidRPr="008D4496">
        <w:rPr>
          <w:i/>
        </w:rPr>
        <w:t>x</w:t>
      </w:r>
      <w:r w:rsidRPr="008D4496">
        <w:t xml:space="preserve"> is the same </w:t>
      </w:r>
      <w:r>
        <w:t>Number</w:t>
      </w:r>
      <w:r w:rsidRPr="008D4496">
        <w:t xml:space="preserve"> value as </w:t>
      </w:r>
      <w:r w:rsidRPr="008D4496">
        <w:rPr>
          <w:i/>
        </w:rPr>
        <w:t>y</w:t>
      </w:r>
      <w:r w:rsidRPr="008D4496">
        <w:t xml:space="preserve">, return </w:t>
      </w:r>
      <w:r w:rsidRPr="008D4496">
        <w:rPr>
          <w:b/>
        </w:rPr>
        <w:t>true</w:t>
      </w:r>
      <w:r w:rsidRPr="008D4496">
        <w:t>.</w:t>
      </w:r>
    </w:p>
    <w:p w14:paraId="3480FC21" w14:textId="77777777" w:rsidR="004C02EF" w:rsidRPr="008D4496" w:rsidRDefault="004C02EF" w:rsidP="004C02EF">
      <w:pPr>
        <w:pStyle w:val="Alg4"/>
        <w:numPr>
          <w:ilvl w:val="1"/>
          <w:numId w:val="99"/>
        </w:numPr>
      </w:pPr>
      <w:r w:rsidRPr="008D4496">
        <w:t xml:space="preserve">If </w:t>
      </w:r>
      <w:r w:rsidRPr="008D4496">
        <w:rPr>
          <w:i/>
        </w:rPr>
        <w:t>x</w:t>
      </w:r>
      <w:r w:rsidRPr="008D4496">
        <w:t xml:space="preserve"> is </w:t>
      </w:r>
      <w:r w:rsidRPr="008D4496">
        <w:rPr>
          <w:b/>
        </w:rPr>
        <w:t>+0</w:t>
      </w:r>
      <w:r w:rsidRPr="008D4496">
        <w:t xml:space="preserve"> and </w:t>
      </w:r>
      <w:r w:rsidRPr="008D4496">
        <w:rPr>
          <w:i/>
        </w:rPr>
        <w:t>y</w:t>
      </w:r>
      <w:r w:rsidRPr="008D4496">
        <w:t xml:space="preserve"> is </w:t>
      </w:r>
      <w:r w:rsidRPr="008D4496">
        <w:rPr>
          <w:b/>
        </w:rPr>
        <w:sym w:font="Symbol" w:char="F02D"/>
      </w:r>
      <w:r w:rsidRPr="008D4496">
        <w:rPr>
          <w:b/>
        </w:rPr>
        <w:t>0</w:t>
      </w:r>
      <w:r w:rsidRPr="008D4496">
        <w:t xml:space="preserve">, return </w:t>
      </w:r>
      <w:r w:rsidRPr="008D4496">
        <w:rPr>
          <w:b/>
        </w:rPr>
        <w:t>true</w:t>
      </w:r>
      <w:r w:rsidRPr="008D4496">
        <w:t>.</w:t>
      </w:r>
    </w:p>
    <w:p w14:paraId="53554B2A" w14:textId="77777777" w:rsidR="004C02EF" w:rsidRPr="008D4496" w:rsidRDefault="004C02EF" w:rsidP="004C02EF">
      <w:pPr>
        <w:pStyle w:val="Alg4"/>
        <w:numPr>
          <w:ilvl w:val="1"/>
          <w:numId w:val="99"/>
        </w:numPr>
      </w:pPr>
      <w:r w:rsidRPr="008D4496">
        <w:t xml:space="preserve">If </w:t>
      </w:r>
      <w:r w:rsidRPr="008D4496">
        <w:rPr>
          <w:i/>
        </w:rPr>
        <w:t>x</w:t>
      </w:r>
      <w:r w:rsidRPr="008D4496">
        <w:t xml:space="preserve"> is </w:t>
      </w:r>
      <w:r w:rsidRPr="008D4496">
        <w:rPr>
          <w:b/>
        </w:rPr>
        <w:sym w:font="Symbol" w:char="F02D"/>
      </w:r>
      <w:r w:rsidRPr="008D4496">
        <w:rPr>
          <w:b/>
        </w:rPr>
        <w:t>0</w:t>
      </w:r>
      <w:r w:rsidRPr="008D4496">
        <w:t xml:space="preserve"> and </w:t>
      </w:r>
      <w:r w:rsidRPr="008D4496">
        <w:rPr>
          <w:i/>
        </w:rPr>
        <w:t>y</w:t>
      </w:r>
      <w:r w:rsidRPr="008D4496">
        <w:t xml:space="preserve"> is </w:t>
      </w:r>
      <w:r w:rsidRPr="008D4496">
        <w:rPr>
          <w:b/>
        </w:rPr>
        <w:t>+0</w:t>
      </w:r>
      <w:r w:rsidRPr="008D4496">
        <w:t xml:space="preserve">, return </w:t>
      </w:r>
      <w:r w:rsidRPr="008D4496">
        <w:rPr>
          <w:b/>
        </w:rPr>
        <w:t>true</w:t>
      </w:r>
      <w:r w:rsidRPr="008D4496">
        <w:t>.</w:t>
      </w:r>
    </w:p>
    <w:p w14:paraId="0A31730C" w14:textId="77777777" w:rsidR="004C02EF" w:rsidRPr="008D4496" w:rsidRDefault="004C02EF" w:rsidP="004C02EF">
      <w:pPr>
        <w:pStyle w:val="Alg4"/>
        <w:numPr>
          <w:ilvl w:val="1"/>
          <w:numId w:val="99"/>
        </w:numPr>
      </w:pPr>
      <w:r w:rsidRPr="008D4496">
        <w:t xml:space="preserve">Return </w:t>
      </w:r>
      <w:r w:rsidRPr="008D4496">
        <w:rPr>
          <w:b/>
        </w:rPr>
        <w:t>false</w:t>
      </w:r>
      <w:r w:rsidRPr="008D4496">
        <w:t>.</w:t>
      </w:r>
    </w:p>
    <w:p w14:paraId="26175AFE" w14:textId="77777777" w:rsidR="004C02EF" w:rsidRPr="008D4496" w:rsidRDefault="004C02EF" w:rsidP="004C02EF">
      <w:pPr>
        <w:pStyle w:val="Alg4"/>
        <w:numPr>
          <w:ilvl w:val="0"/>
          <w:numId w:val="99"/>
        </w:numPr>
      </w:pPr>
      <w:r w:rsidRPr="008D4496">
        <w:t>If Type(</w:t>
      </w:r>
      <w:r w:rsidRPr="008D4496">
        <w:rPr>
          <w:i/>
        </w:rPr>
        <w:t>x</w:t>
      </w:r>
      <w:r w:rsidRPr="008D4496">
        <w:t xml:space="preserve">) is String, then return </w:t>
      </w:r>
      <w:r w:rsidRPr="008D4496">
        <w:rPr>
          <w:b/>
        </w:rPr>
        <w:t>true</w:t>
      </w:r>
      <w:r w:rsidRPr="008D4496">
        <w:t xml:space="preserve"> if </w:t>
      </w:r>
      <w:r w:rsidRPr="008D4496">
        <w:rPr>
          <w:i/>
        </w:rPr>
        <w:t>x</w:t>
      </w:r>
      <w:r w:rsidRPr="008D4496">
        <w:t xml:space="preserve"> and </w:t>
      </w:r>
      <w:r w:rsidRPr="008D4496">
        <w:rPr>
          <w:i/>
        </w:rPr>
        <w:t>y</w:t>
      </w:r>
      <w:r w:rsidRPr="008D4496">
        <w:t xml:space="preserve"> are exactly the same sequence of characters (same length and same characters in corresponding positions); otherwise, return </w:t>
      </w:r>
      <w:r w:rsidRPr="008D4496">
        <w:rPr>
          <w:b/>
        </w:rPr>
        <w:t>false</w:t>
      </w:r>
      <w:r w:rsidRPr="008D4496">
        <w:t>.</w:t>
      </w:r>
    </w:p>
    <w:p w14:paraId="690A8EA0" w14:textId="77777777" w:rsidR="004C02EF" w:rsidRPr="008D4496" w:rsidRDefault="004C02EF" w:rsidP="004C02EF">
      <w:pPr>
        <w:pStyle w:val="Alg4"/>
        <w:numPr>
          <w:ilvl w:val="0"/>
          <w:numId w:val="99"/>
        </w:numPr>
      </w:pPr>
      <w:r w:rsidRPr="008D4496">
        <w:t>If Type(</w:t>
      </w:r>
      <w:r w:rsidRPr="008D4496">
        <w:rPr>
          <w:i/>
        </w:rPr>
        <w:t>x</w:t>
      </w:r>
      <w:r w:rsidRPr="008D4496">
        <w:t xml:space="preserve">) is Boolean, return </w:t>
      </w:r>
      <w:r w:rsidRPr="008D4496">
        <w:rPr>
          <w:b/>
        </w:rPr>
        <w:t>true</w:t>
      </w:r>
      <w:r w:rsidRPr="008D4496">
        <w:t xml:space="preserve"> if </w:t>
      </w:r>
      <w:r w:rsidRPr="008D4496">
        <w:rPr>
          <w:i/>
        </w:rPr>
        <w:t>x</w:t>
      </w:r>
      <w:r w:rsidRPr="008D4496">
        <w:t xml:space="preserve"> and </w:t>
      </w:r>
      <w:r w:rsidRPr="008D4496">
        <w:rPr>
          <w:i/>
        </w:rPr>
        <w:t>y</w:t>
      </w:r>
      <w:r w:rsidRPr="008D4496">
        <w:t xml:space="preserve"> are both </w:t>
      </w:r>
      <w:r w:rsidRPr="008D4496">
        <w:rPr>
          <w:b/>
        </w:rPr>
        <w:t>true</w:t>
      </w:r>
      <w:r w:rsidRPr="008D4496">
        <w:t xml:space="preserve"> or both </w:t>
      </w:r>
      <w:r w:rsidRPr="008D4496">
        <w:rPr>
          <w:b/>
        </w:rPr>
        <w:t>false</w:t>
      </w:r>
      <w:r w:rsidRPr="008D4496">
        <w:t xml:space="preserve">; otherwise, return </w:t>
      </w:r>
      <w:r w:rsidRPr="008D4496">
        <w:rPr>
          <w:b/>
        </w:rPr>
        <w:t>false</w:t>
      </w:r>
      <w:r w:rsidRPr="008D4496">
        <w:t>.</w:t>
      </w:r>
    </w:p>
    <w:p w14:paraId="550E6D7C" w14:textId="77777777" w:rsidR="004C02EF" w:rsidRPr="008D4496" w:rsidRDefault="004C02EF" w:rsidP="004C02EF">
      <w:pPr>
        <w:pStyle w:val="Alg4"/>
        <w:numPr>
          <w:ilvl w:val="0"/>
          <w:numId w:val="99"/>
        </w:numPr>
        <w:spacing w:after="120"/>
      </w:pPr>
      <w:r w:rsidRPr="008D4496">
        <w:t xml:space="preserve">Return </w:t>
      </w:r>
      <w:r w:rsidRPr="008D4496">
        <w:rPr>
          <w:b/>
        </w:rPr>
        <w:t>true</w:t>
      </w:r>
      <w:r w:rsidRPr="008D4496">
        <w:t xml:space="preserve"> if </w:t>
      </w:r>
      <w:r w:rsidRPr="008D4496">
        <w:rPr>
          <w:i/>
        </w:rPr>
        <w:t>x</w:t>
      </w:r>
      <w:r w:rsidRPr="008D4496">
        <w:t xml:space="preserve"> and </w:t>
      </w:r>
      <w:r w:rsidRPr="008D4496">
        <w:rPr>
          <w:i/>
        </w:rPr>
        <w:t>y</w:t>
      </w:r>
      <w:r w:rsidRPr="008D4496">
        <w:t xml:space="preserve"> refer to the same object. Otherwise, return </w:t>
      </w:r>
      <w:r w:rsidRPr="008D4496">
        <w:rPr>
          <w:b/>
        </w:rPr>
        <w:t>false</w:t>
      </w:r>
      <w:r w:rsidRPr="008D4496">
        <w:t>.</w:t>
      </w:r>
    </w:p>
    <w:p w14:paraId="258B1453" w14:textId="77777777" w:rsidR="004C02EF" w:rsidRPr="00CC6A7D" w:rsidRDefault="004C02EF" w:rsidP="004C02EF">
      <w:pPr>
        <w:pStyle w:val="Note"/>
      </w:pPr>
      <w:r w:rsidRPr="0036067C">
        <w:t>NOTE</w:t>
      </w:r>
      <w:r w:rsidRPr="0036067C">
        <w:tab/>
        <w:t>This algorithm differs from the SameValue Algorithm (9.12) in its treatment of signed zeroes and NaNs.</w:t>
      </w:r>
    </w:p>
    <w:p w14:paraId="63978BAB" w14:textId="77777777" w:rsidR="004C02EF" w:rsidRDefault="004C02EF" w:rsidP="003A4B22">
      <w:pPr>
        <w:pStyle w:val="20"/>
        <w:numPr>
          <w:ilvl w:val="0"/>
          <w:numId w:val="0"/>
        </w:numPr>
      </w:pPr>
      <w:bookmarkStart w:id="3629" w:name="_Ref440445026"/>
      <w:bookmarkStart w:id="3630" w:name="_Toc472818867"/>
      <w:bookmarkStart w:id="3631" w:name="_Toc235503441"/>
      <w:bookmarkStart w:id="3632" w:name="_Toc241509216"/>
      <w:bookmarkStart w:id="3633" w:name="_Toc244416703"/>
      <w:bookmarkStart w:id="3634" w:name="_Toc276631067"/>
      <w:bookmarkStart w:id="3635" w:name="_Toc153968456"/>
      <w:bookmarkEnd w:id="3595"/>
      <w:bookmarkEnd w:id="3596"/>
      <w:bookmarkEnd w:id="3597"/>
      <w:bookmarkEnd w:id="3598"/>
      <w:bookmarkEnd w:id="3599"/>
      <w:bookmarkEnd w:id="3600"/>
      <w:bookmarkEnd w:id="3601"/>
      <w:bookmarkEnd w:id="3602"/>
      <w:bookmarkEnd w:id="3603"/>
      <w:bookmarkEnd w:id="3606"/>
      <w:bookmarkEnd w:id="3607"/>
      <w:bookmarkEnd w:id="3608"/>
      <w:r>
        <w:t>11.10</w:t>
      </w:r>
      <w:r>
        <w:tab/>
        <w:t>Binary Bitwise Operator</w:t>
      </w:r>
      <w:bookmarkStart w:id="3636" w:name="_Toc382202866"/>
      <w:bookmarkEnd w:id="3636"/>
      <w:r>
        <w:t>s</w:t>
      </w:r>
      <w:bookmarkEnd w:id="3629"/>
      <w:bookmarkEnd w:id="3630"/>
      <w:bookmarkEnd w:id="3631"/>
      <w:bookmarkEnd w:id="3632"/>
      <w:bookmarkEnd w:id="3633"/>
      <w:bookmarkEnd w:id="3634"/>
      <w:bookmarkEnd w:id="3635"/>
    </w:p>
    <w:p w14:paraId="47D5FEF4" w14:textId="77777777" w:rsidR="004C02EF" w:rsidRDefault="004C02EF" w:rsidP="004C02EF">
      <w:pPr>
        <w:pStyle w:val="Syntax"/>
      </w:pPr>
      <w:r w:rsidRPr="002912E1">
        <w:t>Syntax</w:t>
      </w:r>
    </w:p>
    <w:p w14:paraId="77A2BCB1" w14:textId="77777777" w:rsidR="004C02EF" w:rsidRPr="00E32218" w:rsidRDefault="004C02EF" w:rsidP="004C02EF">
      <w:pPr>
        <w:pStyle w:val="SyntaxRule"/>
      </w:pPr>
      <w:r w:rsidRPr="00ED79C2">
        <w:t>BitwiseANDExpression</w:t>
      </w:r>
      <w:r w:rsidRPr="00E32218">
        <w:t xml:space="preserve"> </w:t>
      </w:r>
      <w:r w:rsidRPr="00D04346">
        <w:rPr>
          <w:rFonts w:ascii="Arial" w:hAnsi="Arial"/>
          <w:b/>
          <w:i w:val="0"/>
        </w:rPr>
        <w:t>:</w:t>
      </w:r>
    </w:p>
    <w:p w14:paraId="392DBB47" w14:textId="77777777" w:rsidR="004C02EF" w:rsidRPr="00E32218" w:rsidRDefault="004C02EF" w:rsidP="004C02EF">
      <w:pPr>
        <w:pStyle w:val="SyntaxDefinition"/>
      </w:pPr>
      <w:r w:rsidRPr="00ED79C2">
        <w:t>EqualityExpression</w:t>
      </w:r>
      <w:r w:rsidRPr="00E32218">
        <w:br/>
      </w:r>
      <w:r w:rsidRPr="00ED79C2">
        <w:t>BitwiseANDExpression</w:t>
      </w:r>
      <w:r w:rsidRPr="00E32218">
        <w:t xml:space="preserve"> </w:t>
      </w:r>
      <w:r w:rsidRPr="00C226F6">
        <w:rPr>
          <w:rFonts w:ascii="Courier New" w:hAnsi="Courier New"/>
          <w:b/>
          <w:i w:val="0"/>
        </w:rPr>
        <w:t>&amp;</w:t>
      </w:r>
      <w:r w:rsidRPr="00E32218">
        <w:t xml:space="preserve"> </w:t>
      </w:r>
      <w:r w:rsidRPr="00ED79C2">
        <w:t>EqualityExpression</w:t>
      </w:r>
    </w:p>
    <w:p w14:paraId="2A7658B4" w14:textId="77777777" w:rsidR="004C02EF" w:rsidRPr="00E32218" w:rsidRDefault="004C02EF" w:rsidP="004C02EF">
      <w:pPr>
        <w:pStyle w:val="SyntaxRule"/>
      </w:pPr>
      <w:r w:rsidRPr="00ED79C2">
        <w:t>BitwiseANDExpressionNoIn</w:t>
      </w:r>
      <w:r w:rsidRPr="00E32218">
        <w:t xml:space="preserve"> </w:t>
      </w:r>
      <w:r w:rsidRPr="00D04346">
        <w:rPr>
          <w:rFonts w:ascii="Arial" w:hAnsi="Arial"/>
          <w:b/>
          <w:i w:val="0"/>
        </w:rPr>
        <w:t>:</w:t>
      </w:r>
    </w:p>
    <w:p w14:paraId="1935B6ED" w14:textId="77777777" w:rsidR="004C02EF" w:rsidRPr="00E32218" w:rsidRDefault="004C02EF" w:rsidP="004C02EF">
      <w:pPr>
        <w:pStyle w:val="SyntaxDefinition"/>
      </w:pPr>
      <w:r w:rsidRPr="00ED79C2">
        <w:t>EqualityExpressionNoIn</w:t>
      </w:r>
      <w:r w:rsidRPr="00E32218">
        <w:br/>
      </w:r>
      <w:r w:rsidRPr="00ED79C2">
        <w:t>BitwiseANDExpressionNoIn</w:t>
      </w:r>
      <w:r w:rsidRPr="00E32218">
        <w:t xml:space="preserve"> </w:t>
      </w:r>
      <w:r w:rsidRPr="00C226F6">
        <w:rPr>
          <w:rFonts w:ascii="Courier New" w:hAnsi="Courier New"/>
          <w:b/>
          <w:i w:val="0"/>
        </w:rPr>
        <w:t>&amp;</w:t>
      </w:r>
      <w:r w:rsidRPr="00E32218">
        <w:t xml:space="preserve"> </w:t>
      </w:r>
      <w:r w:rsidRPr="00ED79C2">
        <w:t>EqualityExpressionNoIn</w:t>
      </w:r>
    </w:p>
    <w:p w14:paraId="3CB76B27" w14:textId="77777777" w:rsidR="004C02EF" w:rsidRPr="00E32218" w:rsidRDefault="004C02EF" w:rsidP="004C02EF">
      <w:pPr>
        <w:pStyle w:val="SyntaxRule"/>
      </w:pPr>
      <w:r w:rsidRPr="00ED79C2">
        <w:t>BitwiseXORExpression</w:t>
      </w:r>
      <w:r w:rsidRPr="00E32218">
        <w:t xml:space="preserve"> </w:t>
      </w:r>
      <w:r w:rsidRPr="00D04346">
        <w:rPr>
          <w:rFonts w:ascii="Arial" w:hAnsi="Arial"/>
          <w:b/>
          <w:i w:val="0"/>
        </w:rPr>
        <w:t>:</w:t>
      </w:r>
    </w:p>
    <w:p w14:paraId="639694D4" w14:textId="77777777" w:rsidR="004C02EF" w:rsidRPr="00E32218" w:rsidRDefault="004C02EF" w:rsidP="004C02EF">
      <w:pPr>
        <w:pStyle w:val="SyntaxDefinition"/>
      </w:pPr>
      <w:r w:rsidRPr="00ED79C2">
        <w:t>BitwiseANDExpression</w:t>
      </w:r>
      <w:r w:rsidRPr="00E32218">
        <w:br/>
      </w:r>
      <w:r w:rsidRPr="00ED79C2">
        <w:t>BitwiseXORExpression</w:t>
      </w:r>
      <w:r w:rsidRPr="00E32218">
        <w:t xml:space="preserve"> </w:t>
      </w:r>
      <w:r w:rsidRPr="00C226F6">
        <w:rPr>
          <w:rFonts w:ascii="Courier New" w:hAnsi="Courier New"/>
          <w:b/>
          <w:i w:val="0"/>
        </w:rPr>
        <w:t>^</w:t>
      </w:r>
      <w:r w:rsidRPr="00E32218">
        <w:t xml:space="preserve"> </w:t>
      </w:r>
      <w:r w:rsidRPr="00ED79C2">
        <w:t>BitwiseANDExpression</w:t>
      </w:r>
    </w:p>
    <w:p w14:paraId="22D864CE" w14:textId="77777777" w:rsidR="004C02EF" w:rsidRPr="00E32218" w:rsidRDefault="004C02EF" w:rsidP="004C02EF">
      <w:pPr>
        <w:pStyle w:val="SyntaxRule"/>
      </w:pPr>
      <w:r w:rsidRPr="00ED79C2">
        <w:t>BitwiseXORExpressionNoIn</w:t>
      </w:r>
      <w:r w:rsidRPr="00E32218">
        <w:t xml:space="preserve"> </w:t>
      </w:r>
      <w:r w:rsidRPr="00D04346">
        <w:rPr>
          <w:rFonts w:ascii="Arial" w:hAnsi="Arial"/>
          <w:b/>
          <w:i w:val="0"/>
        </w:rPr>
        <w:t>:</w:t>
      </w:r>
    </w:p>
    <w:p w14:paraId="629FF9DE" w14:textId="77777777" w:rsidR="004C02EF" w:rsidRPr="00E32218" w:rsidRDefault="004C02EF" w:rsidP="004C02EF">
      <w:pPr>
        <w:pStyle w:val="SyntaxDefinition"/>
      </w:pPr>
      <w:r w:rsidRPr="00ED79C2">
        <w:t>BitwiseANDExpressionNoIn</w:t>
      </w:r>
      <w:r w:rsidRPr="00E32218">
        <w:br/>
      </w:r>
      <w:r w:rsidRPr="00ED79C2">
        <w:t>BitwiseXORExpressionNoIn</w:t>
      </w:r>
      <w:r w:rsidRPr="00E32218">
        <w:t xml:space="preserve"> </w:t>
      </w:r>
      <w:r w:rsidRPr="00C226F6">
        <w:rPr>
          <w:rFonts w:ascii="Courier New" w:hAnsi="Courier New"/>
          <w:b/>
          <w:i w:val="0"/>
        </w:rPr>
        <w:t>^</w:t>
      </w:r>
      <w:r w:rsidRPr="00E32218">
        <w:t xml:space="preserve"> </w:t>
      </w:r>
      <w:r w:rsidRPr="00ED79C2">
        <w:t>BitwiseANDExpressionNoIn</w:t>
      </w:r>
    </w:p>
    <w:p w14:paraId="2E419AFB" w14:textId="77777777" w:rsidR="004C02EF" w:rsidRPr="00E32218" w:rsidRDefault="004C02EF" w:rsidP="004C02EF">
      <w:pPr>
        <w:pStyle w:val="SyntaxRule"/>
      </w:pPr>
      <w:r w:rsidRPr="00ED79C2">
        <w:t>BitwiseORExpression</w:t>
      </w:r>
      <w:r w:rsidRPr="00E32218">
        <w:t xml:space="preserve"> </w:t>
      </w:r>
      <w:r w:rsidRPr="00D04346">
        <w:rPr>
          <w:rFonts w:ascii="Arial" w:hAnsi="Arial"/>
          <w:b/>
          <w:i w:val="0"/>
        </w:rPr>
        <w:t>:</w:t>
      </w:r>
    </w:p>
    <w:p w14:paraId="25E36727" w14:textId="77777777" w:rsidR="004C02EF" w:rsidRPr="00E32218" w:rsidRDefault="004C02EF" w:rsidP="004C02EF">
      <w:pPr>
        <w:pStyle w:val="SyntaxDefinition"/>
      </w:pPr>
      <w:r w:rsidRPr="00ED79C2">
        <w:t>BitwiseXORExpression</w:t>
      </w:r>
      <w:r w:rsidRPr="00E32218">
        <w:br/>
      </w:r>
      <w:r w:rsidRPr="00ED79C2">
        <w:t>BitwiseORExpression</w:t>
      </w:r>
      <w:r w:rsidRPr="00E32218">
        <w:t xml:space="preserve"> </w:t>
      </w:r>
      <w:r w:rsidRPr="00C226F6">
        <w:rPr>
          <w:rFonts w:ascii="Courier New" w:hAnsi="Courier New"/>
          <w:b/>
          <w:i w:val="0"/>
        </w:rPr>
        <w:t>|</w:t>
      </w:r>
      <w:r w:rsidRPr="00E32218">
        <w:t xml:space="preserve"> </w:t>
      </w:r>
      <w:r w:rsidRPr="00ED79C2">
        <w:t>BitwiseXORExpression</w:t>
      </w:r>
    </w:p>
    <w:p w14:paraId="1FF90016" w14:textId="77777777" w:rsidR="004C02EF" w:rsidRPr="00E32218" w:rsidRDefault="004C02EF" w:rsidP="004C02EF">
      <w:pPr>
        <w:pStyle w:val="SyntaxRule"/>
      </w:pPr>
      <w:r w:rsidRPr="00ED79C2">
        <w:t>BitwiseORExpressionNoIn</w:t>
      </w:r>
      <w:r w:rsidRPr="00E32218">
        <w:t xml:space="preserve"> </w:t>
      </w:r>
      <w:r w:rsidRPr="00D04346">
        <w:rPr>
          <w:rFonts w:ascii="Arial" w:hAnsi="Arial"/>
          <w:b/>
          <w:i w:val="0"/>
        </w:rPr>
        <w:t>:</w:t>
      </w:r>
    </w:p>
    <w:p w14:paraId="2E851952" w14:textId="77777777" w:rsidR="004C02EF" w:rsidRPr="00E32218" w:rsidRDefault="004C02EF" w:rsidP="004C02EF">
      <w:pPr>
        <w:pStyle w:val="SyntaxDefinition"/>
      </w:pPr>
      <w:r w:rsidRPr="00ED79C2">
        <w:t>BitwiseXORExpressionNoIn</w:t>
      </w:r>
      <w:r w:rsidRPr="00E32218">
        <w:br/>
      </w:r>
      <w:r w:rsidRPr="00ED79C2">
        <w:t>BitwiseORExpressionNoIn</w:t>
      </w:r>
      <w:r w:rsidRPr="00E32218">
        <w:t xml:space="preserve"> </w:t>
      </w:r>
      <w:r w:rsidRPr="00C226F6">
        <w:rPr>
          <w:rFonts w:ascii="Courier New" w:hAnsi="Courier New"/>
          <w:b/>
          <w:i w:val="0"/>
        </w:rPr>
        <w:t>|</w:t>
      </w:r>
      <w:r w:rsidRPr="00E32218">
        <w:t xml:space="preserve"> </w:t>
      </w:r>
      <w:r w:rsidRPr="00ED79C2">
        <w:t>BitwiseXORExpressionNoIn</w:t>
      </w:r>
    </w:p>
    <w:p w14:paraId="432923A6" w14:textId="77777777" w:rsidR="004C02EF" w:rsidRPr="002912E1" w:rsidRDefault="004C02EF" w:rsidP="004C02EF">
      <w:pPr>
        <w:pStyle w:val="Syntax"/>
      </w:pPr>
      <w:r w:rsidRPr="002912E1">
        <w:t>Semantics</w:t>
      </w:r>
    </w:p>
    <w:p w14:paraId="1C496E60" w14:textId="77777777" w:rsidR="004C02EF" w:rsidRDefault="004C02EF" w:rsidP="004C02EF">
      <w:r>
        <w:t xml:space="preserve">The production </w:t>
      </w:r>
      <w:r w:rsidRPr="00E32218">
        <w:rPr>
          <w:rFonts w:ascii="Times New Roman" w:hAnsi="Times New Roman"/>
          <w:i/>
        </w:rPr>
        <w:t xml:space="preserve">A </w:t>
      </w:r>
      <w:r>
        <w:rPr>
          <w:b/>
        </w:rPr>
        <w:t>:</w:t>
      </w:r>
      <w:r>
        <w:rPr>
          <w:i/>
        </w:rPr>
        <w:t xml:space="preserve"> </w:t>
      </w:r>
      <w:r w:rsidRPr="00E32218">
        <w:rPr>
          <w:rStyle w:val="bnf"/>
        </w:rPr>
        <w:t>A</w:t>
      </w:r>
      <w:r>
        <w:rPr>
          <w:i/>
        </w:rPr>
        <w:t xml:space="preserve"> @ </w:t>
      </w:r>
      <w:r w:rsidRPr="00E32218">
        <w:rPr>
          <w:rStyle w:val="bnf"/>
        </w:rPr>
        <w:t>B</w:t>
      </w:r>
      <w:r>
        <w:t>, where @ is one of the bitwise operators in the productions above, is evaluated as follows:</w:t>
      </w:r>
      <w:bookmarkStart w:id="3637" w:name="_Toc382212655"/>
    </w:p>
    <w:p w14:paraId="481C0EE6" w14:textId="77777777" w:rsidR="004C02EF" w:rsidRPr="008D4496" w:rsidRDefault="004C02EF" w:rsidP="004C02EF">
      <w:pPr>
        <w:pStyle w:val="Alg2"/>
        <w:numPr>
          <w:ilvl w:val="0"/>
          <w:numId w:val="101"/>
        </w:numPr>
      </w:pPr>
      <w:r w:rsidRPr="008D4496">
        <w:t xml:space="preserve">Let </w:t>
      </w:r>
      <w:r w:rsidRPr="008D4496">
        <w:rPr>
          <w:i/>
        </w:rPr>
        <w:t>lref</w:t>
      </w:r>
      <w:r w:rsidRPr="008D4496">
        <w:t xml:space="preserve"> be the result of evaluating </w:t>
      </w:r>
      <w:r w:rsidRPr="008D4496">
        <w:rPr>
          <w:i/>
        </w:rPr>
        <w:t>A</w:t>
      </w:r>
      <w:bookmarkEnd w:id="3637"/>
      <w:r w:rsidRPr="008D4496">
        <w:t>.</w:t>
      </w:r>
      <w:bookmarkStart w:id="3638" w:name="_Toc382212656"/>
    </w:p>
    <w:p w14:paraId="777465F8" w14:textId="77777777" w:rsidR="004C02EF" w:rsidRPr="008D4496" w:rsidRDefault="004C02EF" w:rsidP="004C02EF">
      <w:pPr>
        <w:pStyle w:val="Alg2"/>
        <w:numPr>
          <w:ilvl w:val="0"/>
          <w:numId w:val="101"/>
        </w:numPr>
      </w:pPr>
      <w:r w:rsidRPr="008D4496">
        <w:t xml:space="preserve">Let </w:t>
      </w:r>
      <w:r w:rsidRPr="008D4496">
        <w:rPr>
          <w:i/>
        </w:rPr>
        <w:t>lval</w:t>
      </w:r>
      <w:r w:rsidRPr="008D4496">
        <w:t xml:space="preserve"> be GetValue(</w:t>
      </w:r>
      <w:r w:rsidRPr="008D4496">
        <w:rPr>
          <w:i/>
        </w:rPr>
        <w:t>lref</w:t>
      </w:r>
      <w:r w:rsidRPr="008D4496">
        <w:t>).</w:t>
      </w:r>
      <w:bookmarkStart w:id="3639" w:name="_Toc382212657"/>
      <w:bookmarkEnd w:id="3638"/>
    </w:p>
    <w:p w14:paraId="4778C1D2" w14:textId="77777777" w:rsidR="004C02EF" w:rsidRPr="008D4496" w:rsidRDefault="004C02EF" w:rsidP="004C02EF">
      <w:pPr>
        <w:pStyle w:val="Alg2"/>
        <w:numPr>
          <w:ilvl w:val="0"/>
          <w:numId w:val="101"/>
        </w:numPr>
      </w:pPr>
      <w:r w:rsidRPr="008D4496">
        <w:t xml:space="preserve">Let </w:t>
      </w:r>
      <w:r w:rsidRPr="008D4496">
        <w:rPr>
          <w:i/>
        </w:rPr>
        <w:t>rref</w:t>
      </w:r>
      <w:r w:rsidRPr="008D4496">
        <w:t xml:space="preserve"> be the result of evaluating </w:t>
      </w:r>
      <w:r w:rsidRPr="008D4496">
        <w:rPr>
          <w:i/>
        </w:rPr>
        <w:t>B</w:t>
      </w:r>
      <w:bookmarkEnd w:id="3639"/>
      <w:r w:rsidRPr="008D4496">
        <w:t>.</w:t>
      </w:r>
      <w:bookmarkStart w:id="3640" w:name="_Toc382212658"/>
    </w:p>
    <w:p w14:paraId="7EB07053" w14:textId="77777777" w:rsidR="004C02EF" w:rsidRPr="008D4496" w:rsidRDefault="004C02EF" w:rsidP="004C02EF">
      <w:pPr>
        <w:pStyle w:val="Alg2"/>
        <w:numPr>
          <w:ilvl w:val="0"/>
          <w:numId w:val="101"/>
        </w:numPr>
      </w:pPr>
      <w:r w:rsidRPr="008D4496">
        <w:t xml:space="preserve">Let </w:t>
      </w:r>
      <w:r w:rsidRPr="008D4496">
        <w:rPr>
          <w:i/>
        </w:rPr>
        <w:t>rval</w:t>
      </w:r>
      <w:r w:rsidRPr="008D4496">
        <w:t xml:space="preserve"> be GetValue(</w:t>
      </w:r>
      <w:r w:rsidRPr="008D4496">
        <w:rPr>
          <w:i/>
        </w:rPr>
        <w:t>rref</w:t>
      </w:r>
      <w:r w:rsidRPr="008D4496">
        <w:t>).</w:t>
      </w:r>
      <w:bookmarkStart w:id="3641" w:name="_Toc382212659"/>
      <w:bookmarkEnd w:id="3640"/>
    </w:p>
    <w:p w14:paraId="51D21497" w14:textId="77777777" w:rsidR="004C02EF" w:rsidRPr="008D4496" w:rsidRDefault="004C02EF" w:rsidP="004C02EF">
      <w:pPr>
        <w:pStyle w:val="Alg2"/>
        <w:numPr>
          <w:ilvl w:val="0"/>
          <w:numId w:val="101"/>
        </w:numPr>
      </w:pPr>
      <w:r w:rsidRPr="008D4496">
        <w:t xml:space="preserve">Let </w:t>
      </w:r>
      <w:r w:rsidRPr="008D4496">
        <w:rPr>
          <w:i/>
        </w:rPr>
        <w:t>lnum</w:t>
      </w:r>
      <w:r w:rsidRPr="008D4496">
        <w:t xml:space="preserve"> be ToInt32(</w:t>
      </w:r>
      <w:r w:rsidRPr="008D4496">
        <w:rPr>
          <w:i/>
        </w:rPr>
        <w:t>lval</w:t>
      </w:r>
      <w:r w:rsidRPr="008D4496">
        <w:t>).</w:t>
      </w:r>
      <w:bookmarkStart w:id="3642" w:name="_Toc382212660"/>
      <w:bookmarkEnd w:id="3641"/>
    </w:p>
    <w:p w14:paraId="036CC930" w14:textId="77777777" w:rsidR="004C02EF" w:rsidRPr="008D4496" w:rsidRDefault="004C02EF" w:rsidP="004C02EF">
      <w:pPr>
        <w:pStyle w:val="Alg2"/>
        <w:numPr>
          <w:ilvl w:val="0"/>
          <w:numId w:val="101"/>
        </w:numPr>
      </w:pPr>
      <w:r w:rsidRPr="008D4496">
        <w:t xml:space="preserve">Let </w:t>
      </w:r>
      <w:r w:rsidRPr="008D4496">
        <w:rPr>
          <w:i/>
        </w:rPr>
        <w:t>rnum</w:t>
      </w:r>
      <w:r w:rsidRPr="008D4496">
        <w:t xml:space="preserve"> be ToInt32(</w:t>
      </w:r>
      <w:r w:rsidRPr="008D4496">
        <w:rPr>
          <w:i/>
        </w:rPr>
        <w:t>rval</w:t>
      </w:r>
      <w:r w:rsidRPr="008D4496">
        <w:t>).</w:t>
      </w:r>
      <w:bookmarkStart w:id="3643" w:name="_Toc382212661"/>
      <w:bookmarkEnd w:id="3642"/>
    </w:p>
    <w:p w14:paraId="7F6EF23A" w14:textId="77777777" w:rsidR="004C02EF" w:rsidRPr="008D4496" w:rsidRDefault="004C02EF" w:rsidP="004C02EF">
      <w:pPr>
        <w:pStyle w:val="Alg2"/>
        <w:numPr>
          <w:ilvl w:val="0"/>
          <w:numId w:val="101"/>
        </w:numPr>
        <w:spacing w:after="220"/>
      </w:pPr>
      <w:r w:rsidRPr="008D4496">
        <w:t xml:space="preserve">Return the result of applying the bitwise operator @ to </w:t>
      </w:r>
      <w:r w:rsidRPr="008D4496">
        <w:rPr>
          <w:i/>
        </w:rPr>
        <w:t>lnum</w:t>
      </w:r>
      <w:r w:rsidRPr="008D4496">
        <w:t xml:space="preserve"> and </w:t>
      </w:r>
      <w:r w:rsidRPr="008D4496">
        <w:rPr>
          <w:i/>
        </w:rPr>
        <w:t>rnum</w:t>
      </w:r>
      <w:r w:rsidRPr="008D4496">
        <w:t>. The result is a signed 32 bit integer</w:t>
      </w:r>
      <w:bookmarkEnd w:id="3643"/>
      <w:r w:rsidRPr="008D4496">
        <w:t>.</w:t>
      </w:r>
      <w:bookmarkStart w:id="3644" w:name="_Toc382212662"/>
    </w:p>
    <w:p w14:paraId="5E4F9953" w14:textId="77777777" w:rsidR="004C02EF" w:rsidRDefault="004C02EF" w:rsidP="003A4B22">
      <w:pPr>
        <w:pStyle w:val="20"/>
        <w:numPr>
          <w:ilvl w:val="0"/>
          <w:numId w:val="0"/>
        </w:numPr>
      </w:pPr>
      <w:bookmarkStart w:id="3645" w:name="_Toc375031191"/>
      <w:bookmarkStart w:id="3646" w:name="_Ref381090012"/>
      <w:bookmarkStart w:id="3647" w:name="_Toc381513704"/>
      <w:bookmarkStart w:id="3648" w:name="_Toc382202867"/>
      <w:bookmarkStart w:id="3649" w:name="_Toc382212226"/>
      <w:bookmarkStart w:id="3650" w:name="_Toc382212663"/>
      <w:bookmarkStart w:id="3651" w:name="_Toc382291571"/>
      <w:bookmarkStart w:id="3652" w:name="_Toc385672220"/>
      <w:bookmarkStart w:id="3653" w:name="_Toc393690323"/>
      <w:bookmarkStart w:id="3654" w:name="_Ref440445041"/>
      <w:bookmarkStart w:id="3655" w:name="_Toc472818868"/>
      <w:bookmarkStart w:id="3656" w:name="_Toc235503442"/>
      <w:bookmarkStart w:id="3657" w:name="_Toc241509217"/>
      <w:bookmarkStart w:id="3658" w:name="_Toc244416704"/>
      <w:bookmarkStart w:id="3659" w:name="_Toc276631068"/>
      <w:bookmarkStart w:id="3660" w:name="_Toc153968457"/>
      <w:bookmarkEnd w:id="3644"/>
      <w:r>
        <w:t>11.11</w:t>
      </w:r>
      <w:r>
        <w:tab/>
        <w:t>Binary Logical Operator</w:t>
      </w:r>
      <w:bookmarkStart w:id="3661" w:name="_Toc382202868"/>
      <w:bookmarkEnd w:id="3645"/>
      <w:bookmarkEnd w:id="3646"/>
      <w:bookmarkEnd w:id="3647"/>
      <w:bookmarkEnd w:id="3648"/>
      <w:bookmarkEnd w:id="3649"/>
      <w:bookmarkEnd w:id="3650"/>
      <w:bookmarkEnd w:id="3651"/>
      <w:bookmarkEnd w:id="3652"/>
      <w:bookmarkEnd w:id="3653"/>
      <w:bookmarkEnd w:id="3661"/>
      <w:r>
        <w:t>s</w:t>
      </w:r>
      <w:bookmarkEnd w:id="3654"/>
      <w:bookmarkEnd w:id="3655"/>
      <w:bookmarkEnd w:id="3656"/>
      <w:bookmarkEnd w:id="3657"/>
      <w:bookmarkEnd w:id="3658"/>
      <w:bookmarkEnd w:id="3659"/>
      <w:bookmarkEnd w:id="3660"/>
    </w:p>
    <w:p w14:paraId="2EB9E18A" w14:textId="77777777" w:rsidR="004C02EF" w:rsidRDefault="004C02EF" w:rsidP="004C02EF">
      <w:pPr>
        <w:pStyle w:val="Syntax"/>
      </w:pPr>
      <w:r w:rsidRPr="002912E1">
        <w:t>Syntax</w:t>
      </w:r>
    </w:p>
    <w:p w14:paraId="2C0E438D" w14:textId="77777777" w:rsidR="004C02EF" w:rsidRPr="00D00D4A" w:rsidRDefault="004C02EF" w:rsidP="004C02EF">
      <w:pPr>
        <w:pStyle w:val="SyntaxRule"/>
        <w:rPr>
          <w:rFonts w:ascii="Arial" w:hAnsi="Arial"/>
        </w:rPr>
      </w:pPr>
      <w:r w:rsidRPr="00ED79C2">
        <w:t>LogicalANDExpression</w:t>
      </w:r>
      <w:r w:rsidRPr="00D00D4A">
        <w:rPr>
          <w:rFonts w:ascii="Arial" w:hAnsi="Arial"/>
        </w:rPr>
        <w:t xml:space="preserve"> </w:t>
      </w:r>
      <w:r w:rsidRPr="00D04346">
        <w:rPr>
          <w:rFonts w:ascii="Arial" w:hAnsi="Arial"/>
          <w:b/>
          <w:i w:val="0"/>
        </w:rPr>
        <w:t>:</w:t>
      </w:r>
    </w:p>
    <w:p w14:paraId="3A423896" w14:textId="77777777" w:rsidR="004C02EF" w:rsidRPr="00D00D4A" w:rsidRDefault="004C02EF" w:rsidP="004C02EF">
      <w:pPr>
        <w:pStyle w:val="SyntaxDefinition"/>
        <w:rPr>
          <w:rFonts w:ascii="Arial" w:hAnsi="Arial"/>
        </w:rPr>
      </w:pPr>
      <w:r w:rsidRPr="00ED79C2">
        <w:t>BitwiseORExpression</w:t>
      </w:r>
      <w:r w:rsidRPr="00D00D4A">
        <w:rPr>
          <w:rFonts w:ascii="Arial" w:hAnsi="Arial"/>
        </w:rPr>
        <w:br/>
      </w:r>
      <w:r w:rsidRPr="00ED79C2">
        <w:t>LogicalANDExpression</w:t>
      </w:r>
      <w:r w:rsidRPr="00D00D4A">
        <w:rPr>
          <w:rFonts w:ascii="Arial" w:hAnsi="Arial"/>
        </w:rPr>
        <w:t xml:space="preserve"> </w:t>
      </w:r>
      <w:r w:rsidRPr="00C226F6">
        <w:rPr>
          <w:rFonts w:ascii="Courier New" w:hAnsi="Courier New"/>
          <w:b/>
          <w:i w:val="0"/>
        </w:rPr>
        <w:t>&amp;&amp;</w:t>
      </w:r>
      <w:r w:rsidRPr="00D00D4A">
        <w:rPr>
          <w:rFonts w:ascii="Arial" w:hAnsi="Arial"/>
        </w:rPr>
        <w:t xml:space="preserve"> </w:t>
      </w:r>
      <w:r w:rsidRPr="00ED79C2">
        <w:t>BitwiseORExpression</w:t>
      </w:r>
    </w:p>
    <w:p w14:paraId="1981AD75" w14:textId="77777777" w:rsidR="004C02EF" w:rsidRPr="00D00D4A" w:rsidRDefault="004C02EF" w:rsidP="004C02EF">
      <w:pPr>
        <w:pStyle w:val="SyntaxRule"/>
        <w:rPr>
          <w:rFonts w:ascii="Arial" w:hAnsi="Arial"/>
        </w:rPr>
      </w:pPr>
      <w:r w:rsidRPr="00ED79C2">
        <w:t>LogicalANDExpressionNoIn</w:t>
      </w:r>
      <w:r w:rsidRPr="00D00D4A">
        <w:rPr>
          <w:rFonts w:ascii="Arial" w:hAnsi="Arial"/>
        </w:rPr>
        <w:t xml:space="preserve"> </w:t>
      </w:r>
      <w:r w:rsidRPr="00D04346">
        <w:rPr>
          <w:rFonts w:ascii="Arial" w:hAnsi="Arial"/>
          <w:b/>
          <w:i w:val="0"/>
        </w:rPr>
        <w:t>:</w:t>
      </w:r>
    </w:p>
    <w:p w14:paraId="1EE8289D" w14:textId="77777777" w:rsidR="004C02EF" w:rsidRPr="00D00D4A" w:rsidRDefault="004C02EF" w:rsidP="004C02EF">
      <w:pPr>
        <w:pStyle w:val="SyntaxDefinition"/>
        <w:rPr>
          <w:rFonts w:ascii="Arial" w:hAnsi="Arial"/>
        </w:rPr>
      </w:pPr>
      <w:r w:rsidRPr="00ED79C2">
        <w:t>BitwiseORExpressionNoIn</w:t>
      </w:r>
      <w:r w:rsidRPr="00D00D4A">
        <w:rPr>
          <w:rFonts w:ascii="Arial" w:hAnsi="Arial"/>
        </w:rPr>
        <w:br/>
      </w:r>
      <w:r w:rsidRPr="00ED79C2">
        <w:t>LogicalANDExpressionNoIn</w:t>
      </w:r>
      <w:r w:rsidRPr="00D00D4A">
        <w:rPr>
          <w:rFonts w:ascii="Arial" w:hAnsi="Arial"/>
        </w:rPr>
        <w:t xml:space="preserve"> </w:t>
      </w:r>
      <w:r w:rsidRPr="00C226F6">
        <w:rPr>
          <w:rFonts w:ascii="Courier New" w:hAnsi="Courier New"/>
          <w:b/>
          <w:i w:val="0"/>
        </w:rPr>
        <w:t>&amp;&amp;</w:t>
      </w:r>
      <w:r w:rsidRPr="00D00D4A">
        <w:rPr>
          <w:rFonts w:ascii="Arial" w:hAnsi="Arial"/>
        </w:rPr>
        <w:t xml:space="preserve"> </w:t>
      </w:r>
      <w:r w:rsidRPr="00ED79C2">
        <w:t>BitwiseORExpressionNoIn</w:t>
      </w:r>
    </w:p>
    <w:p w14:paraId="4B6AD0F9" w14:textId="77777777" w:rsidR="004C02EF" w:rsidRPr="00D00D4A" w:rsidRDefault="004C02EF" w:rsidP="004C02EF">
      <w:pPr>
        <w:pStyle w:val="SyntaxRule"/>
        <w:rPr>
          <w:rFonts w:ascii="Arial" w:hAnsi="Arial"/>
        </w:rPr>
      </w:pPr>
      <w:r w:rsidRPr="00ED79C2">
        <w:t>LogicalORExpression</w:t>
      </w:r>
      <w:r w:rsidRPr="00D00D4A">
        <w:rPr>
          <w:rFonts w:ascii="Arial" w:hAnsi="Arial"/>
        </w:rPr>
        <w:t xml:space="preserve"> </w:t>
      </w:r>
      <w:r w:rsidRPr="00D04346">
        <w:rPr>
          <w:rFonts w:ascii="Arial" w:hAnsi="Arial"/>
          <w:b/>
          <w:i w:val="0"/>
        </w:rPr>
        <w:t>:</w:t>
      </w:r>
    </w:p>
    <w:p w14:paraId="5BDFB44D" w14:textId="77777777" w:rsidR="004C02EF" w:rsidRPr="00D00D4A" w:rsidRDefault="004C02EF" w:rsidP="004C02EF">
      <w:pPr>
        <w:pStyle w:val="SyntaxDefinition"/>
        <w:rPr>
          <w:rFonts w:ascii="Arial" w:hAnsi="Arial"/>
        </w:rPr>
      </w:pPr>
      <w:r w:rsidRPr="00ED79C2">
        <w:t>LogicalANDExpression</w:t>
      </w:r>
      <w:r w:rsidRPr="00D00D4A">
        <w:rPr>
          <w:rFonts w:ascii="Arial" w:hAnsi="Arial"/>
        </w:rPr>
        <w:br/>
      </w:r>
      <w:r w:rsidRPr="00ED79C2">
        <w:t>LogicalORExpression</w:t>
      </w:r>
      <w:r w:rsidRPr="00D00D4A">
        <w:rPr>
          <w:rFonts w:ascii="Arial" w:hAnsi="Arial"/>
        </w:rPr>
        <w:t xml:space="preserve"> </w:t>
      </w:r>
      <w:r w:rsidRPr="00C226F6">
        <w:rPr>
          <w:rFonts w:ascii="Courier New" w:hAnsi="Courier New"/>
          <w:b/>
          <w:i w:val="0"/>
        </w:rPr>
        <w:t>||</w:t>
      </w:r>
      <w:r w:rsidRPr="00D00D4A">
        <w:rPr>
          <w:rFonts w:ascii="Arial" w:hAnsi="Arial"/>
        </w:rPr>
        <w:t xml:space="preserve"> </w:t>
      </w:r>
      <w:r w:rsidRPr="00ED79C2">
        <w:t>LogicalANDExpression</w:t>
      </w:r>
    </w:p>
    <w:p w14:paraId="3014D1A1" w14:textId="77777777" w:rsidR="004C02EF" w:rsidRPr="00D00D4A" w:rsidRDefault="004C02EF" w:rsidP="004C02EF">
      <w:pPr>
        <w:pStyle w:val="SyntaxRule"/>
        <w:rPr>
          <w:rFonts w:ascii="Arial" w:hAnsi="Arial"/>
        </w:rPr>
      </w:pPr>
      <w:r w:rsidRPr="00ED79C2">
        <w:t>LogicalORExpressionNoIn</w:t>
      </w:r>
      <w:r w:rsidRPr="00D00D4A">
        <w:rPr>
          <w:rFonts w:ascii="Arial" w:hAnsi="Arial"/>
        </w:rPr>
        <w:t xml:space="preserve"> </w:t>
      </w:r>
      <w:r w:rsidRPr="00D04346">
        <w:rPr>
          <w:rFonts w:ascii="Arial" w:hAnsi="Arial"/>
          <w:b/>
          <w:i w:val="0"/>
        </w:rPr>
        <w:t>:</w:t>
      </w:r>
    </w:p>
    <w:p w14:paraId="29BAD74B" w14:textId="77777777" w:rsidR="004C02EF" w:rsidRPr="00D00D4A" w:rsidRDefault="004C02EF" w:rsidP="004C02EF">
      <w:pPr>
        <w:pStyle w:val="SyntaxDefinition"/>
        <w:rPr>
          <w:rFonts w:ascii="Arial" w:hAnsi="Arial"/>
        </w:rPr>
      </w:pPr>
      <w:r w:rsidRPr="00ED79C2">
        <w:t>LogicalANDExpressionNoIn</w:t>
      </w:r>
      <w:r w:rsidRPr="00D00D4A">
        <w:rPr>
          <w:rFonts w:ascii="Arial" w:hAnsi="Arial"/>
        </w:rPr>
        <w:br/>
      </w:r>
      <w:r w:rsidRPr="00ED79C2">
        <w:t>LogicalORExpressionNoIn</w:t>
      </w:r>
      <w:r w:rsidRPr="00D00D4A">
        <w:rPr>
          <w:rFonts w:ascii="Arial" w:hAnsi="Arial"/>
        </w:rPr>
        <w:t xml:space="preserve"> </w:t>
      </w:r>
      <w:r w:rsidRPr="00C226F6">
        <w:rPr>
          <w:rFonts w:ascii="Courier New" w:hAnsi="Courier New"/>
          <w:b/>
          <w:i w:val="0"/>
        </w:rPr>
        <w:t>||</w:t>
      </w:r>
      <w:r w:rsidRPr="00D00D4A">
        <w:rPr>
          <w:rFonts w:ascii="Arial" w:hAnsi="Arial"/>
        </w:rPr>
        <w:t xml:space="preserve"> </w:t>
      </w:r>
      <w:r w:rsidRPr="00ED79C2">
        <w:t>LogicalANDExpressionNoIn</w:t>
      </w:r>
    </w:p>
    <w:p w14:paraId="7FE22EDC" w14:textId="77777777" w:rsidR="004C02EF" w:rsidRPr="002912E1" w:rsidRDefault="004C02EF" w:rsidP="004C02EF">
      <w:pPr>
        <w:pStyle w:val="Syntax"/>
      </w:pPr>
      <w:r w:rsidRPr="002912E1">
        <w:t>Semantics</w:t>
      </w:r>
    </w:p>
    <w:p w14:paraId="232CAD3A" w14:textId="77777777" w:rsidR="004C02EF" w:rsidRDefault="004C02EF" w:rsidP="004C02EF">
      <w:r>
        <w:t xml:space="preserve">The production </w:t>
      </w:r>
      <w:r w:rsidRPr="0036067C">
        <w:rPr>
          <w:rStyle w:val="bnf"/>
        </w:rPr>
        <w:t>LogicalANDExpression</w:t>
      </w:r>
      <w:r>
        <w:t xml:space="preserve"> </w:t>
      </w:r>
      <w:r>
        <w:rPr>
          <w:b/>
        </w:rPr>
        <w:t>:</w:t>
      </w:r>
      <w:r>
        <w:t xml:space="preserve"> </w:t>
      </w:r>
      <w:r w:rsidRPr="0036067C">
        <w:rPr>
          <w:rStyle w:val="bnf"/>
        </w:rPr>
        <w:t>LogicalANDExpression</w:t>
      </w:r>
      <w:r>
        <w:t xml:space="preserve"> </w:t>
      </w:r>
      <w:r>
        <w:rPr>
          <w:rFonts w:ascii="Courier New" w:hAnsi="Courier New"/>
          <w:b/>
        </w:rPr>
        <w:t>&amp;&amp;</w:t>
      </w:r>
      <w:r>
        <w:t xml:space="preserve"> </w:t>
      </w:r>
      <w:r w:rsidRPr="0036067C">
        <w:rPr>
          <w:rStyle w:val="bnf"/>
        </w:rPr>
        <w:t>BitwiseORExpression</w:t>
      </w:r>
      <w:r>
        <w:t xml:space="preserve"> is evaluated as follows:</w:t>
      </w:r>
      <w:bookmarkStart w:id="3662" w:name="_Toc382212664"/>
    </w:p>
    <w:p w14:paraId="03FE54ED" w14:textId="77777777" w:rsidR="004C02EF" w:rsidRPr="008D4496" w:rsidRDefault="004C02EF" w:rsidP="004C02EF">
      <w:pPr>
        <w:pStyle w:val="Alg2"/>
        <w:numPr>
          <w:ilvl w:val="0"/>
          <w:numId w:val="102"/>
        </w:numPr>
      </w:pPr>
      <w:r w:rsidRPr="008D4496">
        <w:t xml:space="preserve">Let </w:t>
      </w:r>
      <w:r w:rsidRPr="008D4496">
        <w:rPr>
          <w:i/>
        </w:rPr>
        <w:t>lref</w:t>
      </w:r>
      <w:r w:rsidRPr="008D4496">
        <w:t xml:space="preserve"> be the result of evaluating </w:t>
      </w:r>
      <w:r w:rsidRPr="008D4496">
        <w:rPr>
          <w:i/>
        </w:rPr>
        <w:t>LogicalANDExpression</w:t>
      </w:r>
      <w:bookmarkEnd w:id="3662"/>
      <w:r w:rsidRPr="008D4496">
        <w:t>.</w:t>
      </w:r>
      <w:bookmarkStart w:id="3663" w:name="_Toc382212665"/>
    </w:p>
    <w:p w14:paraId="4F0CCD2E" w14:textId="77777777" w:rsidR="004C02EF" w:rsidRPr="008D4496" w:rsidRDefault="004C02EF" w:rsidP="004C02EF">
      <w:pPr>
        <w:pStyle w:val="Alg2"/>
        <w:numPr>
          <w:ilvl w:val="0"/>
          <w:numId w:val="102"/>
        </w:numPr>
      </w:pPr>
      <w:r w:rsidRPr="008D4496">
        <w:t xml:space="preserve">Let </w:t>
      </w:r>
      <w:r w:rsidRPr="008D4496">
        <w:rPr>
          <w:i/>
        </w:rPr>
        <w:t>lval</w:t>
      </w:r>
      <w:r w:rsidRPr="008D4496">
        <w:t xml:space="preserve"> be GetValue(</w:t>
      </w:r>
      <w:r w:rsidRPr="008D4496">
        <w:rPr>
          <w:i/>
        </w:rPr>
        <w:t>lref</w:t>
      </w:r>
      <w:r w:rsidRPr="008D4496">
        <w:t>).</w:t>
      </w:r>
      <w:bookmarkStart w:id="3664" w:name="_Toc382212666"/>
      <w:bookmarkEnd w:id="3663"/>
    </w:p>
    <w:p w14:paraId="392849AF" w14:textId="77777777" w:rsidR="004C02EF" w:rsidRPr="008D4496" w:rsidRDefault="004C02EF" w:rsidP="004C02EF">
      <w:pPr>
        <w:pStyle w:val="Alg2"/>
        <w:numPr>
          <w:ilvl w:val="0"/>
          <w:numId w:val="102"/>
        </w:numPr>
      </w:pPr>
      <w:bookmarkStart w:id="3665" w:name="_Toc382212667"/>
      <w:bookmarkEnd w:id="3664"/>
      <w:r w:rsidRPr="008D4496">
        <w:t>If ToBoolean(</w:t>
      </w:r>
      <w:r w:rsidRPr="008D4496">
        <w:rPr>
          <w:i/>
        </w:rPr>
        <w:t>lval</w:t>
      </w:r>
      <w:r w:rsidRPr="008D4496">
        <w:t xml:space="preserve">) is </w:t>
      </w:r>
      <w:r w:rsidRPr="008D4496">
        <w:rPr>
          <w:b/>
        </w:rPr>
        <w:t>false</w:t>
      </w:r>
      <w:r w:rsidRPr="008D4496">
        <w:t xml:space="preserve">, return </w:t>
      </w:r>
      <w:r w:rsidRPr="008D4496">
        <w:rPr>
          <w:i/>
        </w:rPr>
        <w:t>lval</w:t>
      </w:r>
      <w:bookmarkEnd w:id="3665"/>
      <w:r w:rsidRPr="008D4496">
        <w:t>.</w:t>
      </w:r>
      <w:bookmarkStart w:id="3666" w:name="_Toc382212668"/>
    </w:p>
    <w:p w14:paraId="599F8E99" w14:textId="77777777" w:rsidR="004C02EF" w:rsidRPr="008D4496" w:rsidRDefault="004C02EF" w:rsidP="004C02EF">
      <w:pPr>
        <w:pStyle w:val="Alg2"/>
        <w:numPr>
          <w:ilvl w:val="0"/>
          <w:numId w:val="102"/>
        </w:numPr>
      </w:pPr>
      <w:r w:rsidRPr="008D4496">
        <w:t xml:space="preserve">Let </w:t>
      </w:r>
      <w:r w:rsidRPr="008D4496">
        <w:rPr>
          <w:i/>
        </w:rPr>
        <w:t>rref</w:t>
      </w:r>
      <w:r w:rsidRPr="008D4496">
        <w:t xml:space="preserve"> be the result of evaluating </w:t>
      </w:r>
      <w:r w:rsidRPr="008D4496">
        <w:rPr>
          <w:i/>
        </w:rPr>
        <w:t>BitwiseORExpression</w:t>
      </w:r>
      <w:bookmarkEnd w:id="3666"/>
      <w:r w:rsidRPr="008D4496">
        <w:t>.</w:t>
      </w:r>
      <w:bookmarkStart w:id="3667" w:name="_Toc382212669"/>
    </w:p>
    <w:bookmarkEnd w:id="3667"/>
    <w:p w14:paraId="592E5D1F" w14:textId="77777777" w:rsidR="004C02EF" w:rsidRPr="008D4496" w:rsidRDefault="004C02EF" w:rsidP="004C02EF">
      <w:pPr>
        <w:pStyle w:val="Alg2"/>
        <w:numPr>
          <w:ilvl w:val="0"/>
          <w:numId w:val="102"/>
        </w:numPr>
        <w:spacing w:after="220"/>
      </w:pPr>
      <w:r w:rsidRPr="008D4496">
        <w:t>Return GetValue(</w:t>
      </w:r>
      <w:r w:rsidRPr="008D4496">
        <w:rPr>
          <w:i/>
        </w:rPr>
        <w:t>rref</w:t>
      </w:r>
      <w:r w:rsidRPr="008D4496">
        <w:t>).</w:t>
      </w:r>
    </w:p>
    <w:p w14:paraId="62B74A6C" w14:textId="77777777" w:rsidR="004C02EF" w:rsidRDefault="004C02EF" w:rsidP="004C02EF">
      <w:r>
        <w:t xml:space="preserve">The production </w:t>
      </w:r>
      <w:r w:rsidRPr="0036067C">
        <w:rPr>
          <w:rStyle w:val="bnf"/>
        </w:rPr>
        <w:t>LogicalORExpression</w:t>
      </w:r>
      <w:r>
        <w:t xml:space="preserve"> </w:t>
      </w:r>
      <w:r>
        <w:rPr>
          <w:b/>
        </w:rPr>
        <w:t>:</w:t>
      </w:r>
      <w:r>
        <w:t xml:space="preserve"> </w:t>
      </w:r>
      <w:r w:rsidRPr="0036067C">
        <w:rPr>
          <w:rStyle w:val="bnf"/>
        </w:rPr>
        <w:t>LogicalORExpression</w:t>
      </w:r>
      <w:r>
        <w:t xml:space="preserve"> </w:t>
      </w:r>
      <w:r>
        <w:rPr>
          <w:rFonts w:ascii="Courier New" w:hAnsi="Courier New"/>
          <w:b/>
        </w:rPr>
        <w:t>||</w:t>
      </w:r>
      <w:r>
        <w:t xml:space="preserve"> </w:t>
      </w:r>
      <w:r w:rsidRPr="0036067C">
        <w:rPr>
          <w:rStyle w:val="bnf"/>
        </w:rPr>
        <w:t>LogicalANDExpression</w:t>
      </w:r>
      <w:r>
        <w:t xml:space="preserve"> is evaluated as follows:</w:t>
      </w:r>
      <w:bookmarkStart w:id="3668" w:name="_Toc382212670"/>
    </w:p>
    <w:p w14:paraId="2CAEFB1C" w14:textId="77777777" w:rsidR="004C02EF" w:rsidRPr="008D4496" w:rsidRDefault="004C02EF" w:rsidP="004C02EF">
      <w:pPr>
        <w:pStyle w:val="Alg2"/>
        <w:numPr>
          <w:ilvl w:val="0"/>
          <w:numId w:val="103"/>
        </w:numPr>
      </w:pPr>
      <w:r w:rsidRPr="008D4496">
        <w:t xml:space="preserve">Let </w:t>
      </w:r>
      <w:r w:rsidRPr="008D4496">
        <w:rPr>
          <w:i/>
        </w:rPr>
        <w:t>lref</w:t>
      </w:r>
      <w:r w:rsidRPr="008D4496">
        <w:t xml:space="preserve"> be the result of evaluating </w:t>
      </w:r>
      <w:r w:rsidRPr="008D4496">
        <w:rPr>
          <w:i/>
        </w:rPr>
        <w:t>LogicalORExpression</w:t>
      </w:r>
      <w:bookmarkEnd w:id="3668"/>
      <w:r w:rsidRPr="008D4496">
        <w:t>.</w:t>
      </w:r>
      <w:bookmarkStart w:id="3669" w:name="_Toc382212671"/>
    </w:p>
    <w:p w14:paraId="4FE42DE6" w14:textId="77777777" w:rsidR="004C02EF" w:rsidRPr="008D4496" w:rsidRDefault="004C02EF" w:rsidP="004C02EF">
      <w:pPr>
        <w:pStyle w:val="Alg2"/>
        <w:numPr>
          <w:ilvl w:val="0"/>
          <w:numId w:val="103"/>
        </w:numPr>
      </w:pPr>
      <w:r w:rsidRPr="008D4496">
        <w:t xml:space="preserve">Let </w:t>
      </w:r>
      <w:r w:rsidRPr="008D4496">
        <w:rPr>
          <w:i/>
        </w:rPr>
        <w:t>lval</w:t>
      </w:r>
      <w:r w:rsidRPr="008D4496">
        <w:t xml:space="preserve"> be GetValue(</w:t>
      </w:r>
      <w:r w:rsidRPr="008D4496">
        <w:rPr>
          <w:i/>
        </w:rPr>
        <w:t>lref</w:t>
      </w:r>
      <w:r w:rsidRPr="008D4496">
        <w:t>).</w:t>
      </w:r>
      <w:bookmarkStart w:id="3670" w:name="_Toc382212672"/>
      <w:bookmarkEnd w:id="3669"/>
    </w:p>
    <w:p w14:paraId="7FC1AA64" w14:textId="77777777" w:rsidR="004C02EF" w:rsidRPr="008D4496" w:rsidRDefault="004C02EF" w:rsidP="004C02EF">
      <w:pPr>
        <w:pStyle w:val="Alg2"/>
        <w:numPr>
          <w:ilvl w:val="0"/>
          <w:numId w:val="103"/>
        </w:numPr>
      </w:pPr>
      <w:bookmarkStart w:id="3671" w:name="_Toc382212673"/>
      <w:bookmarkEnd w:id="3670"/>
      <w:r w:rsidRPr="008D4496">
        <w:t>If ToBoolean(</w:t>
      </w:r>
      <w:r w:rsidRPr="008D4496">
        <w:rPr>
          <w:i/>
        </w:rPr>
        <w:t>lval</w:t>
      </w:r>
      <w:r w:rsidRPr="008D4496">
        <w:t xml:space="preserve">) is </w:t>
      </w:r>
      <w:r w:rsidRPr="008D4496">
        <w:rPr>
          <w:b/>
        </w:rPr>
        <w:t>true</w:t>
      </w:r>
      <w:r w:rsidRPr="008D4496">
        <w:t xml:space="preserve">, return </w:t>
      </w:r>
      <w:r w:rsidRPr="008D4496">
        <w:rPr>
          <w:i/>
        </w:rPr>
        <w:t>lval</w:t>
      </w:r>
      <w:bookmarkEnd w:id="3671"/>
      <w:r w:rsidRPr="008D4496">
        <w:t>.</w:t>
      </w:r>
      <w:bookmarkStart w:id="3672" w:name="_Toc382212674"/>
    </w:p>
    <w:p w14:paraId="43B2B65D" w14:textId="77777777" w:rsidR="004C02EF" w:rsidRPr="008D4496" w:rsidRDefault="004C02EF" w:rsidP="004C02EF">
      <w:pPr>
        <w:pStyle w:val="Alg2"/>
        <w:numPr>
          <w:ilvl w:val="0"/>
          <w:numId w:val="103"/>
        </w:numPr>
      </w:pPr>
      <w:r w:rsidRPr="008D4496">
        <w:t xml:space="preserve">Let </w:t>
      </w:r>
      <w:r w:rsidRPr="008D4496">
        <w:rPr>
          <w:i/>
        </w:rPr>
        <w:t>rref</w:t>
      </w:r>
      <w:r w:rsidRPr="008D4496">
        <w:t xml:space="preserve"> be the result of evaluating </w:t>
      </w:r>
      <w:r w:rsidRPr="008D4496">
        <w:rPr>
          <w:i/>
        </w:rPr>
        <w:t>LogicalANDExpression</w:t>
      </w:r>
      <w:bookmarkEnd w:id="3672"/>
      <w:r w:rsidRPr="008D4496">
        <w:t>.</w:t>
      </w:r>
      <w:bookmarkStart w:id="3673" w:name="_Toc382212675"/>
    </w:p>
    <w:p w14:paraId="3A0AE753" w14:textId="77777777" w:rsidR="004C02EF" w:rsidRPr="008D4496" w:rsidRDefault="004C02EF" w:rsidP="004C02EF">
      <w:pPr>
        <w:pStyle w:val="Alg2"/>
        <w:numPr>
          <w:ilvl w:val="0"/>
          <w:numId w:val="103"/>
        </w:numPr>
        <w:spacing w:after="220"/>
      </w:pPr>
      <w:bookmarkStart w:id="3674" w:name="_Toc382212676"/>
      <w:bookmarkEnd w:id="3673"/>
      <w:r w:rsidRPr="008D4496">
        <w:t>Return GetValue(</w:t>
      </w:r>
      <w:r w:rsidRPr="008D4496">
        <w:rPr>
          <w:i/>
        </w:rPr>
        <w:t>rref</w:t>
      </w:r>
      <w:r w:rsidRPr="008D4496">
        <w:t>)</w:t>
      </w:r>
      <w:bookmarkEnd w:id="3674"/>
      <w:r w:rsidRPr="008D4496">
        <w:t>.</w:t>
      </w:r>
      <w:bookmarkStart w:id="3675" w:name="_Toc375031192"/>
      <w:bookmarkStart w:id="3676" w:name="_Ref378391886"/>
      <w:bookmarkStart w:id="3677" w:name="_Ref379915204"/>
      <w:bookmarkStart w:id="3678" w:name="_Toc381513705"/>
      <w:bookmarkStart w:id="3679" w:name="_Toc382202869"/>
      <w:bookmarkStart w:id="3680" w:name="_Toc382212227"/>
      <w:bookmarkStart w:id="3681" w:name="_Toc382212677"/>
      <w:bookmarkStart w:id="3682" w:name="_Toc382291572"/>
      <w:bookmarkStart w:id="3683" w:name="_Toc385672221"/>
    </w:p>
    <w:p w14:paraId="4F593750" w14:textId="77777777" w:rsidR="004C02EF" w:rsidRDefault="004C02EF" w:rsidP="004C02EF">
      <w:r>
        <w:t xml:space="preserve">The </w:t>
      </w:r>
      <w:r w:rsidRPr="0036067C">
        <w:rPr>
          <w:rStyle w:val="bnf"/>
        </w:rPr>
        <w:t>LogicalANDExpressionNoIn</w:t>
      </w:r>
      <w:r>
        <w:t xml:space="preserve"> and </w:t>
      </w:r>
      <w:r w:rsidRPr="0036067C">
        <w:rPr>
          <w:rStyle w:val="bnf"/>
        </w:rPr>
        <w:t>LogicalORExpressionNoIn</w:t>
      </w:r>
      <w:r>
        <w:t xml:space="preserve"> productions are evaluated in the same manner as the </w:t>
      </w:r>
      <w:r w:rsidRPr="0036067C">
        <w:rPr>
          <w:rStyle w:val="bnf"/>
        </w:rPr>
        <w:t>LogicalANDExpression</w:t>
      </w:r>
      <w:r>
        <w:t xml:space="preserve"> and </w:t>
      </w:r>
      <w:r w:rsidRPr="0036067C">
        <w:rPr>
          <w:rStyle w:val="bnf"/>
        </w:rPr>
        <w:t>LogicalORExpression</w:t>
      </w:r>
      <w:r>
        <w:t xml:space="preserve"> productions except that the contained </w:t>
      </w:r>
      <w:r w:rsidRPr="0036067C">
        <w:rPr>
          <w:rStyle w:val="bnf"/>
        </w:rPr>
        <w:t>LogicalANDExpressionNoIn</w:t>
      </w:r>
      <w:r>
        <w:t xml:space="preserve">, </w:t>
      </w:r>
      <w:r w:rsidRPr="0036067C">
        <w:rPr>
          <w:rStyle w:val="bnf"/>
        </w:rPr>
        <w:t>BitwiseORExpressionNoIn</w:t>
      </w:r>
      <w:r>
        <w:t xml:space="preserve"> and </w:t>
      </w:r>
      <w:r w:rsidRPr="0036067C">
        <w:rPr>
          <w:rStyle w:val="bnf"/>
        </w:rPr>
        <w:t>LogicalORExpressionNoIn</w:t>
      </w:r>
      <w:r>
        <w:t xml:space="preserve"> are evaluated instead of the contained </w:t>
      </w:r>
      <w:r w:rsidRPr="0036067C">
        <w:rPr>
          <w:rStyle w:val="bnf"/>
        </w:rPr>
        <w:t>LogicalANDExpression</w:t>
      </w:r>
      <w:r>
        <w:t xml:space="preserve">, </w:t>
      </w:r>
      <w:r w:rsidRPr="0036067C">
        <w:rPr>
          <w:rStyle w:val="bnf"/>
        </w:rPr>
        <w:t>BitwiseORExpression</w:t>
      </w:r>
      <w:r>
        <w:t xml:space="preserve"> and </w:t>
      </w:r>
      <w:r w:rsidRPr="0036067C">
        <w:rPr>
          <w:rStyle w:val="bnf"/>
        </w:rPr>
        <w:t>LogicalORExpression</w:t>
      </w:r>
      <w:r>
        <w:t>, respectively.</w:t>
      </w:r>
    </w:p>
    <w:p w14:paraId="2CABE1F0" w14:textId="77777777" w:rsidR="004C02EF" w:rsidRDefault="004C02EF" w:rsidP="004C02EF">
      <w:pPr>
        <w:pStyle w:val="Note"/>
      </w:pPr>
      <w:r w:rsidRPr="0036067C">
        <w:t>NOTE</w:t>
      </w:r>
      <w:r w:rsidRPr="0036067C">
        <w:tab/>
        <w:t xml:space="preserve">The value produced by a </w:t>
      </w:r>
      <w:r w:rsidRPr="0036067C">
        <w:rPr>
          <w:rFonts w:ascii="Courier New" w:hAnsi="Courier New"/>
          <w:b/>
        </w:rPr>
        <w:t>&amp;&amp;</w:t>
      </w:r>
      <w:r w:rsidRPr="0036067C">
        <w:t xml:space="preserve"> or </w:t>
      </w:r>
      <w:r w:rsidRPr="0036067C">
        <w:rPr>
          <w:rFonts w:ascii="Courier New" w:hAnsi="Courier New"/>
          <w:b/>
        </w:rPr>
        <w:t>||</w:t>
      </w:r>
      <w:r w:rsidRPr="0036067C">
        <w:t xml:space="preserve"> operator is not necessarily of type Boolean. The value produced will always be the value of one of the two operand expressions.</w:t>
      </w:r>
      <w:bookmarkStart w:id="3684" w:name="_Toc393690324"/>
    </w:p>
    <w:p w14:paraId="590780EA" w14:textId="77777777" w:rsidR="004C02EF" w:rsidRPr="00DE655B" w:rsidRDefault="004C02EF" w:rsidP="003A4B22">
      <w:pPr>
        <w:pStyle w:val="20"/>
        <w:numPr>
          <w:ilvl w:val="0"/>
          <w:numId w:val="0"/>
        </w:numPr>
        <w:rPr>
          <w:lang w:val="fr-CH"/>
        </w:rPr>
      </w:pPr>
      <w:bookmarkStart w:id="3685" w:name="_Ref440445056"/>
      <w:bookmarkStart w:id="3686" w:name="_Toc472818869"/>
      <w:bookmarkStart w:id="3687" w:name="_Toc235503443"/>
      <w:bookmarkStart w:id="3688" w:name="_Toc241509218"/>
      <w:bookmarkStart w:id="3689" w:name="_Toc244416705"/>
      <w:bookmarkStart w:id="3690" w:name="_Toc276631069"/>
      <w:bookmarkStart w:id="3691" w:name="_Toc153968458"/>
      <w:r w:rsidRPr="00DE655B">
        <w:rPr>
          <w:lang w:val="fr-CH"/>
        </w:rPr>
        <w:t>11.12</w:t>
      </w:r>
      <w:r w:rsidRPr="00DE655B">
        <w:rPr>
          <w:lang w:val="fr-CH"/>
        </w:rPr>
        <w:tab/>
        <w:t>Conditional Operator (</w:t>
      </w:r>
      <w:r w:rsidRPr="00DE655B">
        <w:rPr>
          <w:rFonts w:ascii="Courier New" w:hAnsi="Courier New"/>
          <w:smallCaps/>
          <w:lang w:val="fr-CH"/>
        </w:rPr>
        <w:t xml:space="preserve"> ? : )</w:t>
      </w:r>
      <w:bookmarkStart w:id="3692" w:name="_Toc382202870"/>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p>
    <w:p w14:paraId="0FE96ADA" w14:textId="77777777" w:rsidR="004C02EF" w:rsidRPr="00DE655B" w:rsidRDefault="004C02EF" w:rsidP="004C02EF">
      <w:pPr>
        <w:pStyle w:val="Syntax"/>
        <w:rPr>
          <w:lang w:val="fr-CH"/>
        </w:rPr>
      </w:pPr>
      <w:r w:rsidRPr="00DE655B">
        <w:rPr>
          <w:lang w:val="fr-CH"/>
        </w:rPr>
        <w:t>Syntax</w:t>
      </w:r>
    </w:p>
    <w:p w14:paraId="08B4D882" w14:textId="77777777" w:rsidR="004C02EF" w:rsidRPr="00DE655B" w:rsidRDefault="004C02EF" w:rsidP="004C02EF">
      <w:pPr>
        <w:pStyle w:val="SyntaxRule"/>
        <w:rPr>
          <w:rFonts w:ascii="Arial" w:hAnsi="Arial"/>
          <w:lang w:val="fr-CH"/>
        </w:rPr>
      </w:pPr>
      <w:r w:rsidRPr="00DE655B">
        <w:rPr>
          <w:lang w:val="fr-CH"/>
        </w:rPr>
        <w:t>ConditionalExpression</w:t>
      </w:r>
      <w:r w:rsidRPr="00DE655B">
        <w:rPr>
          <w:rFonts w:ascii="Arial" w:hAnsi="Arial"/>
          <w:lang w:val="fr-CH"/>
        </w:rPr>
        <w:t xml:space="preserve"> </w:t>
      </w:r>
      <w:r w:rsidRPr="00DE655B">
        <w:rPr>
          <w:rFonts w:ascii="Arial" w:hAnsi="Arial"/>
          <w:b/>
          <w:i w:val="0"/>
          <w:lang w:val="fr-CH"/>
        </w:rPr>
        <w:t>:</w:t>
      </w:r>
    </w:p>
    <w:p w14:paraId="1CE2A641" w14:textId="77777777" w:rsidR="004C02EF" w:rsidRPr="00DE655B" w:rsidRDefault="004C02EF" w:rsidP="004C02EF">
      <w:pPr>
        <w:pStyle w:val="SyntaxDefinition"/>
        <w:rPr>
          <w:rFonts w:ascii="Arial" w:hAnsi="Arial"/>
          <w:lang w:val="fr-CH"/>
        </w:rPr>
      </w:pPr>
      <w:r w:rsidRPr="00DE655B">
        <w:rPr>
          <w:lang w:val="fr-CH"/>
        </w:rPr>
        <w:t>LogicalORExpression</w:t>
      </w:r>
      <w:r w:rsidRPr="00DE655B">
        <w:rPr>
          <w:lang w:val="fr-CH"/>
        </w:rPr>
        <w:br/>
        <w:t>LogicalORExpression</w:t>
      </w:r>
      <w:r w:rsidRPr="00DE655B">
        <w:rPr>
          <w:rFonts w:ascii="Courier New" w:hAnsi="Courier New"/>
          <w:b/>
          <w:i w:val="0"/>
          <w:lang w:val="fr-CH"/>
        </w:rPr>
        <w:t xml:space="preserve"> ?</w:t>
      </w:r>
      <w:r w:rsidRPr="00DE655B">
        <w:rPr>
          <w:rFonts w:ascii="Arial" w:hAnsi="Arial"/>
          <w:lang w:val="fr-CH"/>
        </w:rPr>
        <w:t xml:space="preserve"> </w:t>
      </w:r>
      <w:r w:rsidRPr="00DE655B">
        <w:rPr>
          <w:lang w:val="fr-CH"/>
        </w:rPr>
        <w:t>AssignmentExpression</w:t>
      </w:r>
      <w:r w:rsidRPr="00DE655B">
        <w:rPr>
          <w:rFonts w:ascii="Arial" w:hAnsi="Arial"/>
          <w:lang w:val="fr-CH"/>
        </w:rPr>
        <w:t xml:space="preserve"> </w:t>
      </w:r>
      <w:r w:rsidRPr="00DE655B">
        <w:rPr>
          <w:rFonts w:ascii="Courier New" w:hAnsi="Courier New"/>
          <w:b/>
          <w:i w:val="0"/>
          <w:lang w:val="fr-CH"/>
        </w:rPr>
        <w:t>:</w:t>
      </w:r>
      <w:r w:rsidRPr="00DE655B">
        <w:rPr>
          <w:rFonts w:ascii="Arial" w:hAnsi="Arial"/>
          <w:lang w:val="fr-CH"/>
        </w:rPr>
        <w:t xml:space="preserve"> </w:t>
      </w:r>
      <w:r w:rsidRPr="00DE655B">
        <w:rPr>
          <w:lang w:val="fr-CH"/>
        </w:rPr>
        <w:t>AssignmentExpression</w:t>
      </w:r>
    </w:p>
    <w:p w14:paraId="3E10D9D7" w14:textId="77777777" w:rsidR="004C02EF" w:rsidRPr="00DE655B" w:rsidRDefault="004C02EF" w:rsidP="004C02EF">
      <w:pPr>
        <w:pStyle w:val="SyntaxRule"/>
        <w:rPr>
          <w:rFonts w:ascii="Arial" w:hAnsi="Arial"/>
          <w:lang w:val="fr-CH"/>
        </w:rPr>
      </w:pPr>
      <w:r w:rsidRPr="00DE655B">
        <w:rPr>
          <w:lang w:val="fr-CH"/>
        </w:rPr>
        <w:t>ConditionalExpressionNoIn</w:t>
      </w:r>
      <w:r w:rsidRPr="00DE655B">
        <w:rPr>
          <w:rFonts w:ascii="Arial" w:hAnsi="Arial"/>
          <w:lang w:val="fr-CH"/>
        </w:rPr>
        <w:t xml:space="preserve"> </w:t>
      </w:r>
      <w:r w:rsidRPr="00DE655B">
        <w:rPr>
          <w:rFonts w:ascii="Arial" w:hAnsi="Arial"/>
          <w:b/>
          <w:i w:val="0"/>
          <w:lang w:val="fr-CH"/>
        </w:rPr>
        <w:t>:</w:t>
      </w:r>
    </w:p>
    <w:p w14:paraId="2781D8DC" w14:textId="77777777" w:rsidR="004C02EF" w:rsidRPr="00DE655B" w:rsidRDefault="004C02EF" w:rsidP="004C02EF">
      <w:pPr>
        <w:pStyle w:val="SyntaxDefinition"/>
        <w:rPr>
          <w:rFonts w:ascii="Arial" w:hAnsi="Arial"/>
          <w:lang w:val="fr-CH"/>
        </w:rPr>
      </w:pPr>
      <w:r w:rsidRPr="00DE655B">
        <w:rPr>
          <w:lang w:val="fr-CH"/>
        </w:rPr>
        <w:t>LogicalORExpressionNoIn</w:t>
      </w:r>
      <w:r w:rsidRPr="00DE655B">
        <w:rPr>
          <w:lang w:val="fr-CH"/>
        </w:rPr>
        <w:br/>
        <w:t>LogicalORExpressionNoIn</w:t>
      </w:r>
      <w:r w:rsidRPr="00DE655B">
        <w:rPr>
          <w:rFonts w:ascii="Courier New" w:hAnsi="Courier New"/>
          <w:b/>
          <w:i w:val="0"/>
          <w:lang w:val="fr-CH"/>
        </w:rPr>
        <w:t xml:space="preserve"> ?</w:t>
      </w:r>
      <w:r w:rsidRPr="00DE655B">
        <w:rPr>
          <w:rFonts w:ascii="Arial" w:hAnsi="Arial"/>
          <w:lang w:val="fr-CH"/>
        </w:rPr>
        <w:t xml:space="preserve"> </w:t>
      </w:r>
      <w:r w:rsidRPr="00DE655B">
        <w:rPr>
          <w:lang w:val="fr-CH"/>
        </w:rPr>
        <w:t>AssignmentExpression</w:t>
      </w:r>
      <w:r w:rsidRPr="00DE655B">
        <w:rPr>
          <w:rFonts w:ascii="Arial" w:hAnsi="Arial"/>
          <w:lang w:val="fr-CH"/>
        </w:rPr>
        <w:t xml:space="preserve"> </w:t>
      </w:r>
      <w:r w:rsidRPr="00DE655B">
        <w:rPr>
          <w:rFonts w:ascii="Courier New" w:hAnsi="Courier New"/>
          <w:b/>
          <w:i w:val="0"/>
          <w:lang w:val="fr-CH"/>
        </w:rPr>
        <w:t>:</w:t>
      </w:r>
      <w:r w:rsidRPr="00DE655B">
        <w:rPr>
          <w:rFonts w:ascii="Arial" w:hAnsi="Arial"/>
          <w:lang w:val="fr-CH"/>
        </w:rPr>
        <w:t xml:space="preserve"> </w:t>
      </w:r>
      <w:r w:rsidRPr="00DE655B">
        <w:rPr>
          <w:lang w:val="fr-CH"/>
        </w:rPr>
        <w:t>AssignmentExpressionNoIn</w:t>
      </w:r>
    </w:p>
    <w:p w14:paraId="3B693BE6" w14:textId="77777777" w:rsidR="004C02EF" w:rsidRPr="00DE655B" w:rsidRDefault="004C02EF" w:rsidP="004C02EF">
      <w:pPr>
        <w:pStyle w:val="Syntax"/>
        <w:rPr>
          <w:lang w:val="fr-CH"/>
        </w:rPr>
      </w:pPr>
      <w:r w:rsidRPr="00DE655B">
        <w:rPr>
          <w:lang w:val="fr-CH"/>
        </w:rPr>
        <w:t>Semantics</w:t>
      </w:r>
    </w:p>
    <w:p w14:paraId="4F2BC770" w14:textId="77777777" w:rsidR="004C02EF" w:rsidRDefault="004C02EF" w:rsidP="004C02EF">
      <w:pPr>
        <w:jc w:val="left"/>
      </w:pPr>
      <w:r w:rsidRPr="005C773A">
        <w:rPr>
          <w:lang w:val="fr-CH"/>
        </w:rPr>
        <w:t xml:space="preserve">The production </w:t>
      </w:r>
      <w:r w:rsidRPr="005C773A">
        <w:rPr>
          <w:rStyle w:val="bnf"/>
          <w:lang w:val="fr-CH"/>
        </w:rPr>
        <w:t>ConditionalExpression</w:t>
      </w:r>
      <w:r w:rsidRPr="005C773A">
        <w:rPr>
          <w:lang w:val="fr-CH"/>
        </w:rPr>
        <w:t xml:space="preserve"> </w:t>
      </w:r>
      <w:r w:rsidRPr="005C773A">
        <w:rPr>
          <w:b/>
          <w:lang w:val="fr-CH"/>
        </w:rPr>
        <w:t>:</w:t>
      </w:r>
      <w:r w:rsidRPr="005C773A">
        <w:rPr>
          <w:lang w:val="fr-CH"/>
        </w:rPr>
        <w:t xml:space="preserve"> </w:t>
      </w:r>
      <w:r w:rsidRPr="005C773A">
        <w:rPr>
          <w:rStyle w:val="bnf"/>
          <w:lang w:val="fr-CH"/>
        </w:rPr>
        <w:t>LogicalORExpression</w:t>
      </w:r>
      <w:r w:rsidRPr="005C773A">
        <w:rPr>
          <w:lang w:val="fr-CH"/>
        </w:rPr>
        <w:t xml:space="preserve"> </w:t>
      </w:r>
      <w:r w:rsidRPr="005C773A">
        <w:rPr>
          <w:rFonts w:ascii="Courier New" w:hAnsi="Courier New"/>
          <w:b/>
          <w:lang w:val="fr-CH"/>
        </w:rPr>
        <w:t>?</w:t>
      </w:r>
      <w:r w:rsidRPr="005C773A">
        <w:rPr>
          <w:lang w:val="fr-CH"/>
        </w:rPr>
        <w:t xml:space="preserve"> </w:t>
      </w:r>
      <w:r w:rsidRPr="0036067C">
        <w:rPr>
          <w:rStyle w:val="bnf"/>
        </w:rPr>
        <w:t>AssignmentExpression</w:t>
      </w:r>
      <w:r>
        <w:t xml:space="preserve"> </w:t>
      </w:r>
      <w:r>
        <w:rPr>
          <w:rFonts w:ascii="Courier New" w:hAnsi="Courier New"/>
          <w:b/>
        </w:rPr>
        <w:t>:</w:t>
      </w:r>
      <w:r>
        <w:t xml:space="preserve"> </w:t>
      </w:r>
      <w:r w:rsidRPr="0036067C">
        <w:rPr>
          <w:rStyle w:val="bnf"/>
        </w:rPr>
        <w:t>AssignmentExpression</w:t>
      </w:r>
      <w:r>
        <w:t xml:space="preserve"> is evaluated as follows:</w:t>
      </w:r>
    </w:p>
    <w:p w14:paraId="5D8EE835" w14:textId="77777777" w:rsidR="004C02EF" w:rsidRPr="008D4496" w:rsidRDefault="004C02EF" w:rsidP="004C02EF">
      <w:pPr>
        <w:pStyle w:val="Alg2"/>
        <w:numPr>
          <w:ilvl w:val="0"/>
          <w:numId w:val="104"/>
        </w:numPr>
      </w:pPr>
      <w:r w:rsidRPr="008D4496">
        <w:t xml:space="preserve">Let </w:t>
      </w:r>
      <w:r w:rsidRPr="008D4496">
        <w:rPr>
          <w:i/>
        </w:rPr>
        <w:t>lref</w:t>
      </w:r>
      <w:r w:rsidRPr="008D4496">
        <w:t xml:space="preserve"> be the result of evaluating </w:t>
      </w:r>
      <w:r w:rsidRPr="008D4496">
        <w:rPr>
          <w:i/>
        </w:rPr>
        <w:t>LogicalORExpression</w:t>
      </w:r>
      <w:r w:rsidRPr="008D4496">
        <w:t>.</w:t>
      </w:r>
    </w:p>
    <w:p w14:paraId="4E6F0EE5" w14:textId="77777777" w:rsidR="004C02EF" w:rsidRPr="008D4496" w:rsidRDefault="004C02EF" w:rsidP="004C02EF">
      <w:pPr>
        <w:pStyle w:val="Alg2"/>
        <w:numPr>
          <w:ilvl w:val="0"/>
          <w:numId w:val="104"/>
        </w:numPr>
      </w:pPr>
      <w:r w:rsidRPr="008D4496">
        <w:t>If ToBoolean(GetValue(</w:t>
      </w:r>
      <w:r w:rsidRPr="008D4496">
        <w:rPr>
          <w:i/>
        </w:rPr>
        <w:t>lref</w:t>
      </w:r>
      <w:r w:rsidRPr="008D4496">
        <w:t xml:space="preserve">)) is </w:t>
      </w:r>
      <w:r w:rsidRPr="008D4496">
        <w:rPr>
          <w:b/>
        </w:rPr>
        <w:t>true</w:t>
      </w:r>
      <w:r w:rsidRPr="008D4496">
        <w:t>, then</w:t>
      </w:r>
    </w:p>
    <w:p w14:paraId="159B58A3" w14:textId="77777777" w:rsidR="004C02EF" w:rsidRPr="008D4496" w:rsidRDefault="004C02EF" w:rsidP="004C02EF">
      <w:pPr>
        <w:pStyle w:val="Alg2"/>
        <w:numPr>
          <w:ilvl w:val="1"/>
          <w:numId w:val="104"/>
        </w:numPr>
      </w:pPr>
      <w:r w:rsidRPr="008D4496">
        <w:t xml:space="preserve">Let </w:t>
      </w:r>
      <w:r w:rsidRPr="008D4496">
        <w:rPr>
          <w:i/>
        </w:rPr>
        <w:t>trueRef</w:t>
      </w:r>
      <w:r w:rsidRPr="008D4496">
        <w:t xml:space="preserve"> be the result of evaluating</w:t>
      </w:r>
      <w:r w:rsidRPr="008D4496" w:rsidDel="00862F49">
        <w:t xml:space="preserve"> </w:t>
      </w:r>
      <w:r w:rsidRPr="008D4496">
        <w:t xml:space="preserve">the first </w:t>
      </w:r>
      <w:r w:rsidRPr="008D4496">
        <w:rPr>
          <w:i/>
        </w:rPr>
        <w:t>AssignmentExpression</w:t>
      </w:r>
      <w:r w:rsidRPr="008D4496">
        <w:t>.</w:t>
      </w:r>
    </w:p>
    <w:p w14:paraId="03A418D8" w14:textId="77777777" w:rsidR="004C02EF" w:rsidRPr="008D4496" w:rsidRDefault="004C02EF" w:rsidP="004C02EF">
      <w:pPr>
        <w:pStyle w:val="Alg2"/>
        <w:numPr>
          <w:ilvl w:val="1"/>
          <w:numId w:val="104"/>
        </w:numPr>
      </w:pPr>
      <w:r w:rsidRPr="008D4496">
        <w:t>Return GetValue(</w:t>
      </w:r>
      <w:r w:rsidRPr="008D4496">
        <w:rPr>
          <w:i/>
        </w:rPr>
        <w:t>trueRef</w:t>
      </w:r>
      <w:r w:rsidRPr="008D4496">
        <w:t>).</w:t>
      </w:r>
    </w:p>
    <w:p w14:paraId="4959CFB7" w14:textId="77777777" w:rsidR="004C02EF" w:rsidRPr="008D4496" w:rsidRDefault="004C02EF" w:rsidP="004C02EF">
      <w:pPr>
        <w:pStyle w:val="Alg2"/>
        <w:numPr>
          <w:ilvl w:val="0"/>
          <w:numId w:val="104"/>
        </w:numPr>
      </w:pPr>
      <w:r w:rsidRPr="008D4496">
        <w:t>Else</w:t>
      </w:r>
    </w:p>
    <w:p w14:paraId="158270A1" w14:textId="77777777" w:rsidR="004C02EF" w:rsidRPr="008D4496" w:rsidRDefault="004C02EF" w:rsidP="004C02EF">
      <w:pPr>
        <w:pStyle w:val="Alg2"/>
        <w:numPr>
          <w:ilvl w:val="1"/>
          <w:numId w:val="104"/>
        </w:numPr>
      </w:pPr>
      <w:r w:rsidRPr="008D4496">
        <w:t xml:space="preserve">Let </w:t>
      </w:r>
      <w:r w:rsidRPr="008D4496">
        <w:rPr>
          <w:i/>
        </w:rPr>
        <w:t>falseRef</w:t>
      </w:r>
      <w:r w:rsidRPr="008D4496">
        <w:t xml:space="preserve"> be the result of evaluating</w:t>
      </w:r>
      <w:r w:rsidRPr="008D4496" w:rsidDel="00862F49">
        <w:t xml:space="preserve"> </w:t>
      </w:r>
      <w:r w:rsidRPr="008D4496">
        <w:t xml:space="preserve">the second </w:t>
      </w:r>
      <w:r w:rsidRPr="008D4496">
        <w:rPr>
          <w:i/>
        </w:rPr>
        <w:t>AssignmentExpression</w:t>
      </w:r>
      <w:r w:rsidRPr="008D4496">
        <w:t>.</w:t>
      </w:r>
    </w:p>
    <w:p w14:paraId="48279F76" w14:textId="77777777" w:rsidR="004C02EF" w:rsidRPr="008D4496" w:rsidRDefault="004C02EF" w:rsidP="004C02EF">
      <w:pPr>
        <w:pStyle w:val="Alg2"/>
        <w:numPr>
          <w:ilvl w:val="1"/>
          <w:numId w:val="104"/>
        </w:numPr>
        <w:spacing w:after="220"/>
      </w:pPr>
      <w:r w:rsidRPr="008D4496">
        <w:t>Return GetValue(</w:t>
      </w:r>
      <w:r w:rsidRPr="008D4496">
        <w:rPr>
          <w:i/>
        </w:rPr>
        <w:t>falseRef</w:t>
      </w:r>
      <w:r w:rsidRPr="008D4496">
        <w:t>).</w:t>
      </w:r>
    </w:p>
    <w:p w14:paraId="331D5CF1" w14:textId="77777777" w:rsidR="004C02EF" w:rsidRDefault="004C02EF" w:rsidP="004C02EF">
      <w:r>
        <w:t xml:space="preserve">The </w:t>
      </w:r>
      <w:r w:rsidRPr="0036067C">
        <w:rPr>
          <w:rStyle w:val="bnf"/>
        </w:rPr>
        <w:t>ConditionalExpressionNoIn</w:t>
      </w:r>
      <w:r>
        <w:t xml:space="preserve"> production is evaluated in the same manner as the </w:t>
      </w:r>
      <w:r w:rsidRPr="0036067C">
        <w:rPr>
          <w:rStyle w:val="bnf"/>
        </w:rPr>
        <w:t>ConditionalExpression</w:t>
      </w:r>
      <w:r>
        <w:t xml:space="preserve"> production except that the contained </w:t>
      </w:r>
      <w:r w:rsidRPr="0036067C">
        <w:rPr>
          <w:rStyle w:val="bnf"/>
        </w:rPr>
        <w:t>LogicalORExpressionNoIn</w:t>
      </w:r>
      <w:r>
        <w:t xml:space="preserve">, </w:t>
      </w:r>
      <w:r w:rsidRPr="0036067C">
        <w:rPr>
          <w:rStyle w:val="bnf"/>
        </w:rPr>
        <w:t>AssignmentExpression</w:t>
      </w:r>
      <w:r>
        <w:t xml:space="preserve"> and </w:t>
      </w:r>
      <w:r w:rsidRPr="0036067C">
        <w:rPr>
          <w:rStyle w:val="bnf"/>
        </w:rPr>
        <w:t>AssignmentExpressionNoIn</w:t>
      </w:r>
      <w:r>
        <w:t xml:space="preserve"> are evaluated instead of the contained </w:t>
      </w:r>
      <w:r w:rsidRPr="0036067C">
        <w:rPr>
          <w:rStyle w:val="bnf"/>
        </w:rPr>
        <w:t>LogicalORExpression</w:t>
      </w:r>
      <w:r>
        <w:t xml:space="preserve">, first </w:t>
      </w:r>
      <w:r w:rsidRPr="0036067C">
        <w:rPr>
          <w:rStyle w:val="bnf"/>
        </w:rPr>
        <w:t>AssignmentExpression</w:t>
      </w:r>
      <w:r>
        <w:t xml:space="preserve"> and second </w:t>
      </w:r>
      <w:r w:rsidRPr="0036067C">
        <w:rPr>
          <w:rStyle w:val="bnf"/>
        </w:rPr>
        <w:t>AssignmentExpression</w:t>
      </w:r>
      <w:r>
        <w:t>, respectively.</w:t>
      </w:r>
    </w:p>
    <w:p w14:paraId="088352AF" w14:textId="77777777" w:rsidR="004C02EF" w:rsidRDefault="004C02EF" w:rsidP="004C02EF">
      <w:pPr>
        <w:pStyle w:val="Note"/>
      </w:pPr>
      <w:r w:rsidRPr="00586549">
        <w:t>NOTE</w:t>
      </w:r>
      <w:r w:rsidRPr="00586549">
        <w:tab/>
        <w:t>The grammar for a ConditionalExpression in ECMAScript is a little bit different from that in C and Java, which each allow the second subexpression to be an Expression but restrict the third expression to be a ConditionalExpression. The motivation for this difference in ECMAScript is to allow an assignment expression to be governed by either arm of a conditional and to eliminate the confusing and fairly useless case of a comma expression as the centre expression.</w:t>
      </w:r>
      <w:bookmarkStart w:id="3693" w:name="_Toc375031193"/>
      <w:bookmarkStart w:id="3694" w:name="_Ref381183204"/>
      <w:bookmarkStart w:id="3695" w:name="_Toc381513706"/>
      <w:bookmarkStart w:id="3696" w:name="_Toc382202871"/>
      <w:bookmarkStart w:id="3697" w:name="_Toc382212228"/>
      <w:bookmarkStart w:id="3698" w:name="_Toc382212688"/>
      <w:bookmarkStart w:id="3699" w:name="_Toc382291573"/>
      <w:bookmarkStart w:id="3700" w:name="_Ref382717195"/>
      <w:bookmarkStart w:id="3701" w:name="_Toc385672222"/>
      <w:bookmarkStart w:id="3702" w:name="_Toc393690325"/>
    </w:p>
    <w:p w14:paraId="3107C1D7" w14:textId="77777777" w:rsidR="004C02EF" w:rsidRDefault="004C02EF" w:rsidP="003A4B22">
      <w:pPr>
        <w:pStyle w:val="20"/>
        <w:numPr>
          <w:ilvl w:val="0"/>
          <w:numId w:val="0"/>
        </w:numPr>
      </w:pPr>
      <w:bookmarkStart w:id="3703" w:name="_Hlt457449446"/>
      <w:bookmarkStart w:id="3704" w:name="_Ref440445075"/>
      <w:bookmarkStart w:id="3705" w:name="_Toc472818870"/>
      <w:bookmarkStart w:id="3706" w:name="_Toc235503444"/>
      <w:bookmarkStart w:id="3707" w:name="_Toc241509219"/>
      <w:bookmarkStart w:id="3708" w:name="_Toc244416706"/>
      <w:bookmarkStart w:id="3709" w:name="_Toc276631070"/>
      <w:bookmarkStart w:id="3710" w:name="_Toc153968459"/>
      <w:bookmarkEnd w:id="3703"/>
      <w:r>
        <w:t>11.13</w:t>
      </w:r>
      <w:r>
        <w:tab/>
        <w:t>Assignment Operator</w:t>
      </w:r>
      <w:bookmarkStart w:id="3711" w:name="_Toc382202872"/>
      <w:bookmarkEnd w:id="3693"/>
      <w:bookmarkEnd w:id="3694"/>
      <w:bookmarkEnd w:id="3695"/>
      <w:bookmarkEnd w:id="3696"/>
      <w:bookmarkEnd w:id="3697"/>
      <w:bookmarkEnd w:id="3698"/>
      <w:bookmarkEnd w:id="3699"/>
      <w:bookmarkEnd w:id="3700"/>
      <w:bookmarkEnd w:id="3701"/>
      <w:bookmarkEnd w:id="3702"/>
      <w:bookmarkEnd w:id="3711"/>
      <w:r>
        <w:t>s</w:t>
      </w:r>
      <w:bookmarkEnd w:id="3704"/>
      <w:bookmarkEnd w:id="3705"/>
      <w:bookmarkEnd w:id="3706"/>
      <w:bookmarkEnd w:id="3707"/>
      <w:bookmarkEnd w:id="3708"/>
      <w:bookmarkEnd w:id="3709"/>
      <w:bookmarkEnd w:id="3710"/>
    </w:p>
    <w:p w14:paraId="11A42CC6" w14:textId="77777777" w:rsidR="004C02EF" w:rsidRDefault="004C02EF" w:rsidP="004C02EF">
      <w:pPr>
        <w:pStyle w:val="Syntax"/>
      </w:pPr>
      <w:r w:rsidRPr="002912E1">
        <w:t>Syntax</w:t>
      </w:r>
    </w:p>
    <w:p w14:paraId="62566F56" w14:textId="77777777" w:rsidR="004C02EF" w:rsidRPr="00586549" w:rsidRDefault="004C02EF" w:rsidP="004C02EF">
      <w:pPr>
        <w:pStyle w:val="SyntaxRule"/>
        <w:rPr>
          <w:rFonts w:ascii="Arial" w:hAnsi="Arial"/>
        </w:rPr>
      </w:pPr>
      <w:r w:rsidRPr="00586549">
        <w:t>AssignmentExpression</w:t>
      </w:r>
      <w:r w:rsidRPr="00586549">
        <w:rPr>
          <w:rFonts w:ascii="Arial" w:hAnsi="Arial"/>
        </w:rPr>
        <w:t xml:space="preserve"> </w:t>
      </w:r>
      <w:r w:rsidRPr="00D04346">
        <w:rPr>
          <w:rFonts w:ascii="Arial" w:hAnsi="Arial"/>
          <w:b/>
          <w:i w:val="0"/>
        </w:rPr>
        <w:t>:</w:t>
      </w:r>
    </w:p>
    <w:p w14:paraId="28FA140E" w14:textId="77777777" w:rsidR="004C02EF" w:rsidRPr="00586549" w:rsidRDefault="004C02EF" w:rsidP="004C02EF">
      <w:pPr>
        <w:pStyle w:val="SyntaxDefinition"/>
      </w:pPr>
      <w:r w:rsidRPr="00586549">
        <w:t>ConditionalExpression</w:t>
      </w:r>
      <w:r w:rsidRPr="00586549">
        <w:br/>
        <w:t xml:space="preserve">LeftHandSideExpression </w:t>
      </w:r>
      <w:r w:rsidRPr="008B0D5C">
        <w:rPr>
          <w:rFonts w:ascii="Courier New" w:hAnsi="Courier New" w:cs="Courier New"/>
          <w:b/>
          <w:i w:val="0"/>
        </w:rPr>
        <w:t>=</w:t>
      </w:r>
      <w:r>
        <w:t xml:space="preserve"> </w:t>
      </w:r>
      <w:r w:rsidRPr="00586549">
        <w:t xml:space="preserve">AssignmentExpression </w:t>
      </w:r>
      <w:r>
        <w:br/>
      </w:r>
      <w:r w:rsidRPr="00586549">
        <w:t>LeftHandSideExpression AssignmentOperator AssignmentExpression</w:t>
      </w:r>
    </w:p>
    <w:p w14:paraId="1CE02073" w14:textId="77777777" w:rsidR="004C02EF" w:rsidRPr="00586549" w:rsidRDefault="004C02EF" w:rsidP="004C02EF">
      <w:pPr>
        <w:pStyle w:val="SyntaxRule"/>
        <w:rPr>
          <w:rFonts w:ascii="Arial" w:hAnsi="Arial"/>
        </w:rPr>
      </w:pPr>
      <w:r w:rsidRPr="00586549">
        <w:t>AssignmentExpressionNoIn</w:t>
      </w:r>
      <w:r w:rsidRPr="00586549">
        <w:rPr>
          <w:rFonts w:ascii="Arial" w:hAnsi="Arial"/>
        </w:rPr>
        <w:t xml:space="preserve"> </w:t>
      </w:r>
      <w:r w:rsidRPr="00D04346">
        <w:rPr>
          <w:rFonts w:ascii="Arial" w:hAnsi="Arial"/>
          <w:b/>
          <w:i w:val="0"/>
        </w:rPr>
        <w:t>:</w:t>
      </w:r>
    </w:p>
    <w:p w14:paraId="5D499A91" w14:textId="77777777" w:rsidR="004C02EF" w:rsidRPr="00ED79C2" w:rsidRDefault="004C02EF" w:rsidP="004C02EF">
      <w:pPr>
        <w:pStyle w:val="SyntaxDefinition"/>
      </w:pPr>
      <w:r w:rsidRPr="00ED79C2">
        <w:t>ConditionalExpressionNoIn</w:t>
      </w:r>
      <w:r w:rsidRPr="00ED79C2">
        <w:br/>
      </w:r>
      <w:r w:rsidRPr="00586549">
        <w:t xml:space="preserve">LeftHandSideExpression </w:t>
      </w:r>
      <w:r w:rsidRPr="008B0D5C">
        <w:rPr>
          <w:rFonts w:ascii="Courier New" w:hAnsi="Courier New" w:cs="Courier New"/>
          <w:b/>
          <w:i w:val="0"/>
        </w:rPr>
        <w:t>=</w:t>
      </w:r>
      <w:r>
        <w:t xml:space="preserve"> </w:t>
      </w:r>
      <w:r w:rsidRPr="00ED79C2">
        <w:t>AssignmentExpressionNoIn</w:t>
      </w:r>
      <w:r>
        <w:br/>
      </w:r>
      <w:r w:rsidRPr="00ED79C2">
        <w:t>LeftHandSideExpression AssignmentOperator AssignmentExpressionNoIn</w:t>
      </w:r>
    </w:p>
    <w:p w14:paraId="6BBB8EC1" w14:textId="77777777" w:rsidR="004C02EF" w:rsidRPr="00ED79C2" w:rsidRDefault="004C02EF" w:rsidP="004C02EF">
      <w:pPr>
        <w:pStyle w:val="SyntaxRule"/>
      </w:pPr>
      <w:r w:rsidRPr="00ED79C2">
        <w:t xml:space="preserve">AssignmentOperator </w:t>
      </w:r>
      <w:r w:rsidRPr="00D04346">
        <w:rPr>
          <w:rFonts w:ascii="Arial" w:hAnsi="Arial" w:cs="Arial"/>
          <w:b/>
          <w:i w:val="0"/>
        </w:rPr>
        <w:t>:</w:t>
      </w:r>
      <w:r w:rsidRPr="008311F4">
        <w:rPr>
          <w:rFonts w:ascii="Arial" w:hAnsi="Arial" w:cs="Arial"/>
          <w:b/>
        </w:rPr>
        <w:t xml:space="preserve"> </w:t>
      </w:r>
      <w:r w:rsidRPr="007A29B2">
        <w:rPr>
          <w:rFonts w:ascii="Arial" w:hAnsi="Arial" w:cs="Arial"/>
          <w:b/>
          <w:i w:val="0"/>
        </w:rPr>
        <w:t>one of</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4C02EF" w:rsidRPr="00984A3F" w14:paraId="3A57BC3A" w14:textId="77777777" w:rsidTr="003A4B22">
        <w:trPr>
          <w:trHeight w:hRule="exact" w:val="240"/>
        </w:trPr>
        <w:tc>
          <w:tcPr>
            <w:tcW w:w="648" w:type="dxa"/>
          </w:tcPr>
          <w:p w14:paraId="15607967" w14:textId="77777777" w:rsidR="004C02EF" w:rsidRDefault="004C02EF" w:rsidP="003A4B22">
            <w:pPr>
              <w:pStyle w:val="SyntaxOneOf"/>
            </w:pPr>
            <w:r>
              <w:t>*=</w:t>
            </w:r>
          </w:p>
        </w:tc>
        <w:tc>
          <w:tcPr>
            <w:tcW w:w="648" w:type="dxa"/>
          </w:tcPr>
          <w:p w14:paraId="311E1E7D" w14:textId="77777777" w:rsidR="004C02EF" w:rsidRDefault="004C02EF" w:rsidP="003A4B22">
            <w:pPr>
              <w:pStyle w:val="SyntaxOneOf"/>
            </w:pPr>
            <w:r>
              <w:t>/=</w:t>
            </w:r>
          </w:p>
        </w:tc>
        <w:tc>
          <w:tcPr>
            <w:tcW w:w="648" w:type="dxa"/>
          </w:tcPr>
          <w:p w14:paraId="6B84727B" w14:textId="77777777" w:rsidR="004C02EF" w:rsidRDefault="004C02EF" w:rsidP="003A4B22">
            <w:pPr>
              <w:pStyle w:val="SyntaxOneOf"/>
            </w:pPr>
            <w:r>
              <w:t>%=</w:t>
            </w:r>
          </w:p>
        </w:tc>
        <w:tc>
          <w:tcPr>
            <w:tcW w:w="648" w:type="dxa"/>
          </w:tcPr>
          <w:p w14:paraId="5328C70D" w14:textId="77777777" w:rsidR="004C02EF" w:rsidRDefault="004C02EF" w:rsidP="003A4B22">
            <w:pPr>
              <w:pStyle w:val="SyntaxOneOf"/>
            </w:pPr>
            <w:r>
              <w:t>+=</w:t>
            </w:r>
          </w:p>
        </w:tc>
        <w:tc>
          <w:tcPr>
            <w:tcW w:w="648" w:type="dxa"/>
          </w:tcPr>
          <w:p w14:paraId="5E692CFD" w14:textId="77777777" w:rsidR="004C02EF" w:rsidRDefault="004C02EF" w:rsidP="003A4B22">
            <w:pPr>
              <w:pStyle w:val="SyntaxOneOf"/>
            </w:pPr>
            <w:r>
              <w:t>-=</w:t>
            </w:r>
          </w:p>
        </w:tc>
        <w:tc>
          <w:tcPr>
            <w:tcW w:w="648" w:type="dxa"/>
          </w:tcPr>
          <w:p w14:paraId="03EFDC00" w14:textId="77777777" w:rsidR="004C02EF" w:rsidRDefault="004C02EF" w:rsidP="003A4B22">
            <w:pPr>
              <w:pStyle w:val="SyntaxOneOf"/>
            </w:pPr>
            <w:r>
              <w:t>&lt;&lt;=</w:t>
            </w:r>
          </w:p>
        </w:tc>
        <w:tc>
          <w:tcPr>
            <w:tcW w:w="648" w:type="dxa"/>
          </w:tcPr>
          <w:p w14:paraId="23D7A9AB" w14:textId="77777777" w:rsidR="004C02EF" w:rsidRDefault="004C02EF" w:rsidP="003A4B22">
            <w:pPr>
              <w:pStyle w:val="SyntaxOneOf"/>
            </w:pPr>
            <w:r>
              <w:t>&gt;&gt;=</w:t>
            </w:r>
          </w:p>
        </w:tc>
        <w:tc>
          <w:tcPr>
            <w:tcW w:w="648" w:type="dxa"/>
          </w:tcPr>
          <w:p w14:paraId="2394CB68" w14:textId="77777777" w:rsidR="004C02EF" w:rsidRDefault="004C02EF" w:rsidP="003A4B22">
            <w:pPr>
              <w:pStyle w:val="SyntaxOneOf"/>
            </w:pPr>
            <w:r>
              <w:t>&gt;&gt;&gt;=</w:t>
            </w:r>
          </w:p>
        </w:tc>
        <w:tc>
          <w:tcPr>
            <w:tcW w:w="648" w:type="dxa"/>
          </w:tcPr>
          <w:p w14:paraId="1E4C16CC" w14:textId="77777777" w:rsidR="004C02EF" w:rsidRDefault="004C02EF" w:rsidP="003A4B22">
            <w:pPr>
              <w:pStyle w:val="SyntaxOneOf"/>
            </w:pPr>
            <w:r>
              <w:t>&amp;=</w:t>
            </w:r>
          </w:p>
        </w:tc>
        <w:tc>
          <w:tcPr>
            <w:tcW w:w="648" w:type="dxa"/>
          </w:tcPr>
          <w:p w14:paraId="6813448F" w14:textId="77777777" w:rsidR="004C02EF" w:rsidRDefault="004C02EF" w:rsidP="003A4B22">
            <w:pPr>
              <w:pStyle w:val="SyntaxOneOf"/>
            </w:pPr>
            <w:r>
              <w:t>^=</w:t>
            </w:r>
          </w:p>
        </w:tc>
        <w:tc>
          <w:tcPr>
            <w:tcW w:w="648" w:type="dxa"/>
          </w:tcPr>
          <w:p w14:paraId="463A017C" w14:textId="77777777" w:rsidR="004C02EF" w:rsidRDefault="004C02EF" w:rsidP="003A4B22">
            <w:pPr>
              <w:pStyle w:val="SyntaxOneOf"/>
            </w:pPr>
            <w:r>
              <w:t>|=</w:t>
            </w:r>
          </w:p>
        </w:tc>
      </w:tr>
    </w:tbl>
    <w:p w14:paraId="52DCD02A" w14:textId="77777777" w:rsidR="008D4C49" w:rsidRDefault="008D4C49" w:rsidP="004C4800">
      <w:pPr>
        <w:pStyle w:val="Syntax"/>
        <w:rPr>
          <w:ins w:id="3712" w:author="Allen Wirfs-Brock" w:date="2011-07-01T15:44:00Z"/>
        </w:rPr>
      </w:pPr>
      <w:bookmarkStart w:id="3713" w:name="_Toc375031194"/>
      <w:bookmarkStart w:id="3714" w:name="_Ref378392063"/>
      <w:bookmarkStart w:id="3715" w:name="_Toc381513707"/>
      <w:bookmarkStart w:id="3716" w:name="_Toc382202873"/>
      <w:bookmarkStart w:id="3717" w:name="_Toc382212229"/>
      <w:bookmarkStart w:id="3718" w:name="_Toc382212689"/>
      <w:bookmarkStart w:id="3719" w:name="_Toc382291574"/>
      <w:bookmarkStart w:id="3720" w:name="_Toc385672223"/>
      <w:bookmarkStart w:id="3721" w:name="_Toc393690326"/>
      <w:ins w:id="3722" w:author="Allen Wirfs-Brock" w:date="2011-07-01T14:52:00Z">
        <w:r>
          <w:t xml:space="preserve">Supplemental </w:t>
        </w:r>
        <w:r w:rsidRPr="002912E1">
          <w:t>Syntax</w:t>
        </w:r>
      </w:ins>
    </w:p>
    <w:p w14:paraId="7C2AC5F4" w14:textId="77777777" w:rsidR="004C4800" w:rsidRPr="004C4800" w:rsidRDefault="004C4800" w:rsidP="004C4800">
      <w:pPr>
        <w:rPr>
          <w:ins w:id="3723" w:author="Allen Wirfs-Brock" w:date="2011-07-01T14:52:00Z"/>
        </w:rPr>
      </w:pPr>
      <w:ins w:id="3724" w:author="Allen Wirfs-Brock" w:date="2011-07-01T15:44:00Z">
        <w:r>
          <w:t xml:space="preserve">In certain circumstances when processing the production </w:t>
        </w:r>
        <w:r w:rsidRPr="00586549">
          <w:rPr>
            <w:rStyle w:val="bnf"/>
          </w:rPr>
          <w:t>AssignmentExpression</w:t>
        </w:r>
        <w:r>
          <w:t xml:space="preserve"> </w:t>
        </w:r>
        <w:r>
          <w:rPr>
            <w:b/>
          </w:rPr>
          <w:t>:</w:t>
        </w:r>
        <w:r>
          <w:t xml:space="preserve"> </w:t>
        </w:r>
        <w:r w:rsidRPr="00586549">
          <w:rPr>
            <w:rStyle w:val="bnf"/>
          </w:rPr>
          <w:t>LeftHandSideExpression</w:t>
        </w:r>
        <w:r>
          <w:t xml:space="preserve"> </w:t>
        </w:r>
        <w:r>
          <w:rPr>
            <w:rFonts w:ascii="Courier New" w:hAnsi="Courier New"/>
            <w:b/>
          </w:rPr>
          <w:t>=</w:t>
        </w:r>
        <w:r>
          <w:t xml:space="preserve"> </w:t>
        </w:r>
        <w:r w:rsidRPr="00586549">
          <w:rPr>
            <w:rStyle w:val="bnf"/>
          </w:rPr>
          <w:t>AssignmentExpression</w:t>
        </w:r>
        <w:r>
          <w:t xml:space="preserve"> the following grammar is used to refine the interpretation of  </w:t>
        </w:r>
        <w:r w:rsidRPr="00586549">
          <w:rPr>
            <w:rStyle w:val="bnf"/>
          </w:rPr>
          <w:t>LeftHandSideExpression</w:t>
        </w:r>
        <w:r>
          <w:t>.</w:t>
        </w:r>
      </w:ins>
    </w:p>
    <w:p w14:paraId="0FF914A9" w14:textId="77777777" w:rsidR="008D4C49" w:rsidRPr="00586549" w:rsidRDefault="008D4C49" w:rsidP="004C4800">
      <w:pPr>
        <w:pStyle w:val="SyntaxRule"/>
        <w:rPr>
          <w:ins w:id="3725" w:author="Allen Wirfs-Brock" w:date="2011-07-01T14:52:00Z"/>
          <w:rFonts w:ascii="Arial" w:hAnsi="Arial"/>
        </w:rPr>
      </w:pPr>
      <w:ins w:id="3726" w:author="Allen Wirfs-Brock" w:date="2011-07-01T14:52:00Z">
        <w:r w:rsidRPr="00586549">
          <w:t>Assignment</w:t>
        </w:r>
        <w:r>
          <w:t xml:space="preserve">Pattern </w:t>
        </w:r>
        <w:r w:rsidRPr="00D04346">
          <w:rPr>
            <w:rFonts w:ascii="Arial" w:hAnsi="Arial"/>
            <w:b/>
            <w:i w:val="0"/>
          </w:rPr>
          <w:t>:</w:t>
        </w:r>
      </w:ins>
    </w:p>
    <w:p w14:paraId="619A43FA" w14:textId="77777777" w:rsidR="008D4C49" w:rsidRDefault="008D4C49" w:rsidP="008D4C49">
      <w:pPr>
        <w:pStyle w:val="SyntaxDefinition"/>
        <w:rPr>
          <w:ins w:id="3727" w:author="Allen Wirfs-Brock" w:date="2011-07-01T14:52:00Z"/>
          <w:rFonts w:ascii="Courier New" w:hAnsi="Courier New" w:cs="Courier New"/>
          <w:b/>
          <w:i w:val="0"/>
        </w:rPr>
      </w:pPr>
      <w:ins w:id="3728" w:author="Allen Wirfs-Brock" w:date="2011-07-01T14:52:00Z">
        <w:r>
          <w:t>ObjectAssignmentPattern</w:t>
        </w:r>
        <w:r>
          <w:br/>
          <w:t>ArrayAssignmentPattern</w:t>
        </w:r>
        <w:r>
          <w:rPr>
            <w:rFonts w:ascii="Courier New" w:hAnsi="Courier New" w:cs="Courier New"/>
            <w:b/>
            <w:i w:val="0"/>
          </w:rPr>
          <w:t xml:space="preserve"> </w:t>
        </w:r>
      </w:ins>
    </w:p>
    <w:p w14:paraId="762EAA94" w14:textId="77777777" w:rsidR="008D4C49" w:rsidRPr="00586549" w:rsidRDefault="008D4C49" w:rsidP="004C4800">
      <w:pPr>
        <w:pStyle w:val="SyntaxRule"/>
        <w:rPr>
          <w:ins w:id="3729" w:author="Allen Wirfs-Brock" w:date="2011-07-01T14:52:00Z"/>
          <w:rFonts w:ascii="Arial" w:hAnsi="Arial"/>
        </w:rPr>
      </w:pPr>
      <w:ins w:id="3730" w:author="Allen Wirfs-Brock" w:date="2011-07-01T14:52:00Z">
        <w:r>
          <w:t>Object</w:t>
        </w:r>
        <w:r w:rsidRPr="00586549">
          <w:t>Assignment</w:t>
        </w:r>
        <w:r>
          <w:t xml:space="preserve">Pattern </w:t>
        </w:r>
        <w:r w:rsidRPr="00D04346">
          <w:rPr>
            <w:rFonts w:ascii="Arial" w:hAnsi="Arial"/>
            <w:b/>
            <w:i w:val="0"/>
          </w:rPr>
          <w:t>:</w:t>
        </w:r>
      </w:ins>
    </w:p>
    <w:p w14:paraId="7752EB05" w14:textId="77777777" w:rsidR="008D4C49" w:rsidRDefault="008D4C49" w:rsidP="008D4C49">
      <w:pPr>
        <w:pStyle w:val="SyntaxDefinition"/>
        <w:rPr>
          <w:ins w:id="3731" w:author="Allen Wirfs-Brock" w:date="2011-07-01T14:52:00Z"/>
          <w:rFonts w:ascii="Courier New" w:hAnsi="Courier New" w:cs="Courier New"/>
          <w:b/>
          <w:i w:val="0"/>
        </w:rPr>
      </w:pPr>
      <w:ins w:id="3732" w:author="Allen Wirfs-Brock" w:date="2011-07-01T14:52:00Z">
        <w:r>
          <w:rPr>
            <w:rFonts w:ascii="Courier New" w:hAnsi="Courier New" w:cs="Courier New"/>
            <w:b/>
            <w:i w:val="0"/>
          </w:rPr>
          <w:t>{ }</w:t>
        </w:r>
        <w:r>
          <w:rPr>
            <w:rFonts w:ascii="Courier New" w:hAnsi="Courier New" w:cs="Courier New"/>
            <w:b/>
            <w:i w:val="0"/>
          </w:rPr>
          <w:br/>
          <w:t xml:space="preserve">{ </w:t>
        </w:r>
        <w:r>
          <w:t>AssignmentPropertyList</w:t>
        </w:r>
        <w:r>
          <w:rPr>
            <w:rFonts w:ascii="Courier New" w:hAnsi="Courier New" w:cs="Courier New"/>
            <w:b/>
            <w:i w:val="0"/>
          </w:rPr>
          <w:t xml:space="preserve"> }</w:t>
        </w:r>
        <w:r>
          <w:rPr>
            <w:rFonts w:ascii="Courier New" w:hAnsi="Courier New" w:cs="Courier New"/>
            <w:b/>
            <w:i w:val="0"/>
          </w:rPr>
          <w:br/>
          <w:t xml:space="preserve">{ </w:t>
        </w:r>
        <w:r>
          <w:t>AssignmentPropertyList</w:t>
        </w:r>
        <w:r>
          <w:rPr>
            <w:rFonts w:ascii="Courier New" w:hAnsi="Courier New" w:cs="Courier New"/>
            <w:b/>
            <w:i w:val="0"/>
          </w:rPr>
          <w:t xml:space="preserve"> , }</w:t>
        </w:r>
      </w:ins>
    </w:p>
    <w:p w14:paraId="430F1760" w14:textId="77777777" w:rsidR="008D4C49" w:rsidRPr="00586549" w:rsidRDefault="008D4C49" w:rsidP="004C4800">
      <w:pPr>
        <w:pStyle w:val="SyntaxRule"/>
        <w:rPr>
          <w:ins w:id="3733" w:author="Allen Wirfs-Brock" w:date="2011-07-01T14:52:00Z"/>
          <w:rFonts w:ascii="Arial" w:hAnsi="Arial"/>
        </w:rPr>
      </w:pPr>
      <w:commentRangeStart w:id="3734"/>
      <w:ins w:id="3735" w:author="Allen Wirfs-Brock" w:date="2011-07-01T14:52:00Z">
        <w:r>
          <w:t>Array</w:t>
        </w:r>
        <w:r w:rsidRPr="00586549">
          <w:t>Assignment</w:t>
        </w:r>
        <w:r>
          <w:t xml:space="preserve">Pattern </w:t>
        </w:r>
        <w:r w:rsidRPr="00D04346">
          <w:rPr>
            <w:rFonts w:ascii="Arial" w:hAnsi="Arial"/>
            <w:b/>
            <w:i w:val="0"/>
          </w:rPr>
          <w:t>:</w:t>
        </w:r>
        <w:commentRangeEnd w:id="3734"/>
        <w:r>
          <w:rPr>
            <w:rStyle w:val="af4"/>
            <w:rFonts w:ascii="Arial" w:eastAsia="MS Mincho" w:hAnsi="Arial"/>
            <w:i w:val="0"/>
            <w:lang w:eastAsia="ja-JP"/>
          </w:rPr>
          <w:commentReference w:id="3734"/>
        </w:r>
      </w:ins>
    </w:p>
    <w:p w14:paraId="3500A1C1" w14:textId="77777777" w:rsidR="008D4C49" w:rsidRDefault="008D4C49" w:rsidP="008D4C49">
      <w:pPr>
        <w:pStyle w:val="SyntaxDefinition"/>
        <w:rPr>
          <w:ins w:id="3736" w:author="Allen Wirfs-Brock" w:date="2011-07-01T14:52:00Z"/>
          <w:rFonts w:ascii="Courier New" w:hAnsi="Courier New" w:cs="Courier New"/>
          <w:b/>
          <w:i w:val="0"/>
        </w:rPr>
      </w:pPr>
      <w:ins w:id="3737" w:author="Allen Wirfs-Brock" w:date="2011-07-01T14:52:00Z">
        <w:r>
          <w:rPr>
            <w:rFonts w:ascii="Courier New" w:hAnsi="Courier New" w:cs="Courier New"/>
            <w:b/>
            <w:i w:val="0"/>
          </w:rPr>
          <w:t xml:space="preserve">[ </w:t>
        </w:r>
        <w:r w:rsidRPr="00984A3F">
          <w:t>Elision</w:t>
        </w:r>
        <w:r w:rsidRPr="005E74B3">
          <w:rPr>
            <w:rFonts w:ascii="Arial" w:hAnsi="Arial" w:cs="Arial"/>
            <w:i w:val="0"/>
            <w:vertAlign w:val="subscript"/>
          </w:rPr>
          <w:t>opt</w:t>
        </w:r>
        <w:r>
          <w:rPr>
            <w:rFonts w:ascii="Courier New" w:hAnsi="Courier New" w:cs="Courier New"/>
            <w:b/>
            <w:i w:val="0"/>
          </w:rPr>
          <w:t xml:space="preserve"> </w:t>
        </w:r>
        <w:r>
          <w:t>AssignmentRestElement</w:t>
        </w:r>
        <w:r w:rsidRPr="005E74B3">
          <w:rPr>
            <w:rFonts w:ascii="Arial" w:hAnsi="Arial" w:cs="Arial"/>
            <w:i w:val="0"/>
            <w:vertAlign w:val="subscript"/>
          </w:rPr>
          <w:t>opt</w:t>
        </w:r>
        <w:r>
          <w:rPr>
            <w:rFonts w:ascii="Arial" w:hAnsi="Arial" w:cs="Arial"/>
            <w:i w:val="0"/>
            <w:vertAlign w:val="subscript"/>
          </w:rPr>
          <w:t xml:space="preserve"> </w:t>
        </w:r>
        <w:r>
          <w:rPr>
            <w:rFonts w:ascii="Courier New" w:hAnsi="Courier New" w:cs="Courier New"/>
            <w:b/>
            <w:i w:val="0"/>
          </w:rPr>
          <w:t>]</w:t>
        </w:r>
        <w:r>
          <w:rPr>
            <w:rFonts w:ascii="Courier New" w:hAnsi="Courier New" w:cs="Courier New"/>
            <w:b/>
            <w:i w:val="0"/>
          </w:rPr>
          <w:br/>
          <w:t xml:space="preserve">[ </w:t>
        </w:r>
        <w:r>
          <w:t>AssignmentElementList</w:t>
        </w:r>
        <w:r>
          <w:rPr>
            <w:rFonts w:ascii="Courier New" w:hAnsi="Courier New" w:cs="Courier New"/>
            <w:b/>
            <w:i w:val="0"/>
          </w:rPr>
          <w:t xml:space="preserve"> , </w:t>
        </w:r>
        <w:r w:rsidRPr="00984A3F">
          <w:t>Elision</w:t>
        </w:r>
        <w:r w:rsidRPr="005E74B3">
          <w:rPr>
            <w:rFonts w:ascii="Arial" w:hAnsi="Arial" w:cs="Arial"/>
            <w:i w:val="0"/>
            <w:vertAlign w:val="subscript"/>
          </w:rPr>
          <w:t>opt</w:t>
        </w:r>
        <w:r>
          <w:rPr>
            <w:rFonts w:ascii="Courier New" w:hAnsi="Courier New" w:cs="Courier New"/>
            <w:b/>
            <w:i w:val="0"/>
          </w:rPr>
          <w:t xml:space="preserve"> </w:t>
        </w:r>
        <w:r>
          <w:t>AssignmentRestElement</w:t>
        </w:r>
        <w:r w:rsidRPr="005E74B3">
          <w:rPr>
            <w:rFonts w:ascii="Arial" w:hAnsi="Arial" w:cs="Arial"/>
            <w:i w:val="0"/>
            <w:vertAlign w:val="subscript"/>
          </w:rPr>
          <w:t>opt</w:t>
        </w:r>
        <w:r>
          <w:rPr>
            <w:rFonts w:ascii="Arial" w:hAnsi="Arial" w:cs="Arial"/>
            <w:i w:val="0"/>
            <w:vertAlign w:val="subscript"/>
          </w:rPr>
          <w:t xml:space="preserve"> </w:t>
        </w:r>
        <w:r>
          <w:rPr>
            <w:rFonts w:ascii="Courier New" w:hAnsi="Courier New" w:cs="Courier New"/>
            <w:b/>
            <w:i w:val="0"/>
          </w:rPr>
          <w:t>]</w:t>
        </w:r>
      </w:ins>
    </w:p>
    <w:p w14:paraId="744A47D2" w14:textId="77777777" w:rsidR="008D4C49" w:rsidRPr="00586549" w:rsidRDefault="008D4C49" w:rsidP="004C4800">
      <w:pPr>
        <w:pStyle w:val="SyntaxRule"/>
        <w:rPr>
          <w:ins w:id="3738" w:author="Allen Wirfs-Brock" w:date="2011-07-01T14:52:00Z"/>
          <w:rFonts w:ascii="Arial" w:hAnsi="Arial"/>
        </w:rPr>
      </w:pPr>
      <w:ins w:id="3739" w:author="Allen Wirfs-Brock" w:date="2011-07-01T14:52:00Z">
        <w:r w:rsidRPr="00586549">
          <w:t>Assignment</w:t>
        </w:r>
        <w:r>
          <w:t xml:space="preserve">PropertyList </w:t>
        </w:r>
        <w:r w:rsidRPr="00D04346">
          <w:rPr>
            <w:rFonts w:ascii="Arial" w:hAnsi="Arial"/>
            <w:b/>
            <w:i w:val="0"/>
          </w:rPr>
          <w:t>:</w:t>
        </w:r>
      </w:ins>
    </w:p>
    <w:p w14:paraId="60B233E8" w14:textId="77777777" w:rsidR="008D4C49" w:rsidRPr="00ED79C2" w:rsidRDefault="008D4C49" w:rsidP="008D4C49">
      <w:pPr>
        <w:pStyle w:val="SyntaxDefinition"/>
        <w:rPr>
          <w:ins w:id="3740" w:author="Allen Wirfs-Brock" w:date="2011-07-01T14:52:00Z"/>
        </w:rPr>
      </w:pPr>
      <w:ins w:id="3741" w:author="Allen Wirfs-Brock" w:date="2011-07-01T14:52:00Z">
        <w:r>
          <w:t>AssignmentProperty</w:t>
        </w:r>
        <w:r w:rsidRPr="00ED79C2">
          <w:br/>
        </w:r>
        <w:r>
          <w:t xml:space="preserve">AssignmentPropertyList </w:t>
        </w:r>
        <w:r>
          <w:rPr>
            <w:rFonts w:ascii="Courier New" w:hAnsi="Courier New" w:cs="Courier New"/>
            <w:b/>
            <w:i w:val="0"/>
          </w:rPr>
          <w:t>,</w:t>
        </w:r>
        <w:r>
          <w:t xml:space="preserve"> AssignmentProperty</w:t>
        </w:r>
      </w:ins>
    </w:p>
    <w:p w14:paraId="2F7E256C" w14:textId="77777777" w:rsidR="008D4C49" w:rsidRPr="00586549" w:rsidRDefault="008D4C49" w:rsidP="004C4800">
      <w:pPr>
        <w:pStyle w:val="SyntaxRule"/>
        <w:rPr>
          <w:ins w:id="3742" w:author="Allen Wirfs-Brock" w:date="2011-07-01T14:52:00Z"/>
          <w:rFonts w:ascii="Arial" w:hAnsi="Arial"/>
        </w:rPr>
      </w:pPr>
      <w:ins w:id="3743" w:author="Allen Wirfs-Brock" w:date="2011-07-01T14:52:00Z">
        <w:r w:rsidRPr="00586549">
          <w:t>Assignment</w:t>
        </w:r>
        <w:r>
          <w:t>ElementList</w:t>
        </w:r>
        <w:r w:rsidRPr="00586549">
          <w:rPr>
            <w:rFonts w:ascii="Arial" w:hAnsi="Arial"/>
          </w:rPr>
          <w:t xml:space="preserve"> </w:t>
        </w:r>
        <w:r w:rsidRPr="00D04346">
          <w:rPr>
            <w:rFonts w:ascii="Arial" w:hAnsi="Arial"/>
            <w:b/>
            <w:i w:val="0"/>
          </w:rPr>
          <w:t>:</w:t>
        </w:r>
      </w:ins>
    </w:p>
    <w:p w14:paraId="156E676B" w14:textId="77777777" w:rsidR="008D4C49" w:rsidRPr="00ED79C2" w:rsidRDefault="008D4C49" w:rsidP="008D4C49">
      <w:pPr>
        <w:pStyle w:val="SyntaxDefinition"/>
        <w:rPr>
          <w:ins w:id="3744" w:author="Allen Wirfs-Brock" w:date="2011-07-01T14:52:00Z"/>
        </w:rPr>
      </w:pPr>
      <w:ins w:id="3745" w:author="Allen Wirfs-Brock" w:date="2011-07-01T14:52:00Z">
        <w:r w:rsidRPr="00984A3F">
          <w:t>Elision</w:t>
        </w:r>
        <w:r w:rsidRPr="005E74B3">
          <w:rPr>
            <w:rFonts w:ascii="Arial" w:hAnsi="Arial" w:cs="Arial"/>
            <w:i w:val="0"/>
            <w:vertAlign w:val="subscript"/>
          </w:rPr>
          <w:t>opt</w:t>
        </w:r>
        <w:r>
          <w:t xml:space="preserve">  AssignmentElement</w:t>
        </w:r>
        <w:r w:rsidRPr="00ED79C2">
          <w:t xml:space="preserve"> </w:t>
        </w:r>
        <w:r w:rsidRPr="00ED79C2">
          <w:br/>
        </w:r>
        <w:r>
          <w:t xml:space="preserve">AssignmentElementList </w:t>
        </w:r>
        <w:r>
          <w:rPr>
            <w:rFonts w:ascii="Courier New" w:hAnsi="Courier New" w:cs="Courier New"/>
            <w:b/>
            <w:i w:val="0"/>
          </w:rPr>
          <w:t>,</w:t>
        </w:r>
        <w:r w:rsidRPr="00ED1701">
          <w:t xml:space="preserve"> </w:t>
        </w:r>
        <w:r w:rsidRPr="00984A3F">
          <w:t>Elision</w:t>
        </w:r>
        <w:r w:rsidRPr="005E74B3">
          <w:rPr>
            <w:rFonts w:ascii="Arial" w:hAnsi="Arial" w:cs="Arial"/>
            <w:i w:val="0"/>
            <w:vertAlign w:val="subscript"/>
          </w:rPr>
          <w:t>opt</w:t>
        </w:r>
        <w:r>
          <w:rPr>
            <w:rFonts w:ascii="Arial" w:hAnsi="Arial" w:cs="Arial"/>
            <w:i w:val="0"/>
            <w:vertAlign w:val="subscript"/>
          </w:rPr>
          <w:t xml:space="preserve"> </w:t>
        </w:r>
        <w:r>
          <w:t xml:space="preserve"> AssignmentElement</w:t>
        </w:r>
      </w:ins>
    </w:p>
    <w:p w14:paraId="47823CC7" w14:textId="77777777" w:rsidR="008D4C49" w:rsidRPr="00586549" w:rsidRDefault="008D4C49" w:rsidP="004C4800">
      <w:pPr>
        <w:pStyle w:val="SyntaxRule"/>
        <w:rPr>
          <w:ins w:id="3746" w:author="Allen Wirfs-Brock" w:date="2011-07-01T14:52:00Z"/>
          <w:rFonts w:ascii="Arial" w:hAnsi="Arial"/>
        </w:rPr>
      </w:pPr>
      <w:ins w:id="3747" w:author="Allen Wirfs-Brock" w:date="2011-07-01T14:52:00Z">
        <w:r w:rsidRPr="00586549">
          <w:t>Assignment</w:t>
        </w:r>
        <w:r>
          <w:t xml:space="preserve">Property </w:t>
        </w:r>
        <w:r w:rsidRPr="00D04346">
          <w:rPr>
            <w:rFonts w:ascii="Arial" w:hAnsi="Arial"/>
            <w:b/>
            <w:i w:val="0"/>
          </w:rPr>
          <w:t>:</w:t>
        </w:r>
      </w:ins>
    </w:p>
    <w:p w14:paraId="6A626E04" w14:textId="77777777" w:rsidR="008D4C49" w:rsidRPr="00ED79C2" w:rsidRDefault="008D4C49" w:rsidP="008D4C49">
      <w:pPr>
        <w:pStyle w:val="SyntaxDefinition"/>
        <w:rPr>
          <w:ins w:id="3748" w:author="Allen Wirfs-Brock" w:date="2011-07-01T14:52:00Z"/>
        </w:rPr>
      </w:pPr>
      <w:commentRangeStart w:id="3749"/>
      <w:ins w:id="3750" w:author="Allen Wirfs-Brock" w:date="2011-07-01T14:52:00Z">
        <w:r>
          <w:t>Identifier</w:t>
        </w:r>
      </w:ins>
      <w:commentRangeEnd w:id="3749"/>
      <w:ins w:id="3751" w:author="Allen Wirfs-Brock" w:date="2011-07-12T08:54:00Z">
        <w:r w:rsidR="00A83EF2">
          <w:rPr>
            <w:rStyle w:val="af4"/>
            <w:rFonts w:ascii="Arial" w:eastAsia="MS Mincho" w:hAnsi="Arial"/>
            <w:i w:val="0"/>
            <w:lang w:eastAsia="ja-JP"/>
          </w:rPr>
          <w:commentReference w:id="3749"/>
        </w:r>
      </w:ins>
      <w:ins w:id="3753" w:author="Allen Wirfs-Brock" w:date="2011-07-01T14:52:00Z">
        <w:r>
          <w:br/>
          <w:t>PropertyName</w:t>
        </w:r>
        <w:r>
          <w:rPr>
            <w:rFonts w:ascii="Courier New" w:hAnsi="Courier New" w:cs="Courier New"/>
            <w:b/>
            <w:i w:val="0"/>
          </w:rPr>
          <w:t xml:space="preserve"> : </w:t>
        </w:r>
        <w:r>
          <w:t>LeftHandSideExpression</w:t>
        </w:r>
      </w:ins>
    </w:p>
    <w:p w14:paraId="5D23737B" w14:textId="77777777" w:rsidR="008D4C49" w:rsidRPr="00586549" w:rsidRDefault="008D4C49" w:rsidP="004C4800">
      <w:pPr>
        <w:pStyle w:val="SyntaxRule"/>
        <w:rPr>
          <w:ins w:id="3754" w:author="Allen Wirfs-Brock" w:date="2011-07-01T14:52:00Z"/>
          <w:rFonts w:ascii="Arial" w:hAnsi="Arial"/>
        </w:rPr>
      </w:pPr>
      <w:ins w:id="3755" w:author="Allen Wirfs-Brock" w:date="2011-07-01T14:52:00Z">
        <w:r w:rsidRPr="00586549">
          <w:t>Assignment</w:t>
        </w:r>
        <w:r>
          <w:t xml:space="preserve">Element </w:t>
        </w:r>
        <w:r w:rsidRPr="00D04346">
          <w:rPr>
            <w:rFonts w:ascii="Arial" w:hAnsi="Arial"/>
            <w:b/>
            <w:i w:val="0"/>
          </w:rPr>
          <w:t>:</w:t>
        </w:r>
      </w:ins>
    </w:p>
    <w:p w14:paraId="34122255" w14:textId="77777777" w:rsidR="008D4C49" w:rsidRPr="00ED79C2" w:rsidRDefault="008D4C49" w:rsidP="004C4800">
      <w:pPr>
        <w:pStyle w:val="SyntaxDefinition"/>
        <w:rPr>
          <w:ins w:id="3756" w:author="Allen Wirfs-Brock" w:date="2011-07-01T14:52:00Z"/>
        </w:rPr>
      </w:pPr>
      <w:ins w:id="3757" w:author="Allen Wirfs-Brock" w:date="2011-07-01T14:52:00Z">
        <w:r w:rsidRPr="004431E2">
          <w:rPr>
            <w:rFonts w:ascii="Arial" w:hAnsi="Arial" w:cs="Arial"/>
            <w:i w:val="0"/>
            <w:sz w:val="16"/>
            <w:szCs w:val="16"/>
          </w:rPr>
          <w:t xml:space="preserve"> </w:t>
        </w:r>
        <w:r>
          <w:t>LeftHandSideExpression</w:t>
        </w:r>
      </w:ins>
    </w:p>
    <w:p w14:paraId="36BBD8E4" w14:textId="77777777" w:rsidR="008D4C49" w:rsidRPr="00586549" w:rsidRDefault="008D4C49" w:rsidP="004C4800">
      <w:pPr>
        <w:pStyle w:val="SyntaxRule"/>
        <w:rPr>
          <w:ins w:id="3758" w:author="Allen Wirfs-Brock" w:date="2011-07-01T14:52:00Z"/>
          <w:rFonts w:ascii="Arial" w:hAnsi="Arial"/>
        </w:rPr>
      </w:pPr>
      <w:ins w:id="3759" w:author="Allen Wirfs-Brock" w:date="2011-07-01T14:52:00Z">
        <w:r w:rsidRPr="00586549">
          <w:t>Assignment</w:t>
        </w:r>
        <w:r>
          <w:t xml:space="preserve">RestElement </w:t>
        </w:r>
        <w:r w:rsidRPr="00D04346">
          <w:rPr>
            <w:rFonts w:ascii="Arial" w:hAnsi="Arial"/>
            <w:b/>
            <w:i w:val="0"/>
          </w:rPr>
          <w:t>:</w:t>
        </w:r>
      </w:ins>
    </w:p>
    <w:p w14:paraId="5F7C7DA4" w14:textId="77777777" w:rsidR="004C02EF" w:rsidRDefault="008D4C49" w:rsidP="004C0865">
      <w:pPr>
        <w:pStyle w:val="SyntaxDefinition"/>
      </w:pPr>
      <w:ins w:id="3760" w:author="Allen Wirfs-Brock" w:date="2011-07-01T14:52:00Z">
        <w:r w:rsidRPr="004431E2">
          <w:rPr>
            <w:rFonts w:ascii="Arial" w:hAnsi="Arial" w:cs="Arial"/>
            <w:i w:val="0"/>
            <w:sz w:val="16"/>
            <w:szCs w:val="16"/>
          </w:rPr>
          <w:t xml:space="preserve"> </w:t>
        </w:r>
        <w:r w:rsidRPr="00BF06DE">
          <w:rPr>
            <w:rFonts w:ascii="Courier New" w:hAnsi="Courier New" w:cs="Courier New"/>
            <w:b/>
            <w:i w:val="0"/>
          </w:rPr>
          <w:t>…</w:t>
        </w:r>
        <w:r>
          <w:rPr>
            <w:rFonts w:ascii="Arial" w:hAnsi="Arial" w:cs="Arial"/>
            <w:i w:val="0"/>
            <w:sz w:val="16"/>
            <w:szCs w:val="16"/>
          </w:rPr>
          <w:t xml:space="preserve"> </w:t>
        </w:r>
        <w:r>
          <w:t>LeftHandSideExpression</w:t>
        </w:r>
      </w:ins>
    </w:p>
    <w:p w14:paraId="45ECDC1D" w14:textId="77777777" w:rsidR="004C02EF" w:rsidRPr="002912E1" w:rsidRDefault="004C02EF" w:rsidP="004C02EF">
      <w:pPr>
        <w:pStyle w:val="Syntax"/>
      </w:pPr>
      <w:r w:rsidRPr="002912E1">
        <w:t>Semantics</w:t>
      </w:r>
    </w:p>
    <w:p w14:paraId="2AC50EB7" w14:textId="77777777" w:rsidR="004C02EF" w:rsidRDefault="004C02EF" w:rsidP="004C02EF">
      <w:r>
        <w:t xml:space="preserve">The </w:t>
      </w:r>
      <w:r w:rsidRPr="00E32218">
        <w:rPr>
          <w:rFonts w:ascii="Times New Roman" w:hAnsi="Times New Roman"/>
          <w:i/>
        </w:rPr>
        <w:t>AssignmentExpressionNoIn</w:t>
      </w:r>
      <w:r>
        <w:t xml:space="preserve"> productions are evaluated in the same manner as the </w:t>
      </w:r>
      <w:r w:rsidRPr="00E32218">
        <w:rPr>
          <w:rFonts w:ascii="Times New Roman" w:hAnsi="Times New Roman"/>
          <w:i/>
        </w:rPr>
        <w:t>AssignmentExpression</w:t>
      </w:r>
      <w:r>
        <w:t xml:space="preserve"> productions except that the contained </w:t>
      </w:r>
      <w:r w:rsidRPr="00E32218">
        <w:rPr>
          <w:rStyle w:val="bnf"/>
        </w:rPr>
        <w:t>ConditionalExpressionNoIn</w:t>
      </w:r>
      <w:r>
        <w:rPr>
          <w:i/>
        </w:rPr>
        <w:t xml:space="preserve"> </w:t>
      </w:r>
      <w:r w:rsidRPr="00E32218">
        <w:t>and</w:t>
      </w:r>
      <w:r w:rsidRPr="00E32218">
        <w:rPr>
          <w:rFonts w:ascii="Times New Roman" w:hAnsi="Times New Roman"/>
          <w:i/>
        </w:rPr>
        <w:t xml:space="preserve"> AssignmentExpressionNoIn</w:t>
      </w:r>
      <w:r>
        <w:t xml:space="preserve"> are evaluated instead of the contained </w:t>
      </w:r>
      <w:r w:rsidRPr="00E32218">
        <w:rPr>
          <w:rFonts w:ascii="Times New Roman" w:hAnsi="Times New Roman"/>
          <w:i/>
        </w:rPr>
        <w:t>ConditionalExpression</w:t>
      </w:r>
      <w:r>
        <w:t xml:space="preserve"> and </w:t>
      </w:r>
      <w:r w:rsidRPr="00E32218">
        <w:rPr>
          <w:rFonts w:ascii="Times New Roman" w:hAnsi="Times New Roman"/>
          <w:i/>
        </w:rPr>
        <w:t>AssignmentExpression</w:t>
      </w:r>
      <w:r>
        <w:t>, respectively.</w:t>
      </w:r>
    </w:p>
    <w:p w14:paraId="64D25593" w14:textId="77777777" w:rsidR="004C02EF" w:rsidRDefault="004C02EF" w:rsidP="003A4B22">
      <w:pPr>
        <w:pStyle w:val="30"/>
        <w:numPr>
          <w:ilvl w:val="0"/>
          <w:numId w:val="0"/>
        </w:numPr>
      </w:pPr>
      <w:bookmarkStart w:id="3761" w:name="_Toc472818871"/>
      <w:bookmarkStart w:id="3762" w:name="_Toc235503445"/>
      <w:bookmarkStart w:id="3763" w:name="_Toc241509220"/>
      <w:bookmarkStart w:id="3764" w:name="_Toc244416707"/>
      <w:bookmarkStart w:id="3765" w:name="_Toc276631071"/>
      <w:bookmarkStart w:id="3766" w:name="_Toc153968460"/>
      <w:r>
        <w:t>11.13.1</w:t>
      </w:r>
      <w:r>
        <w:tab/>
        <w:t xml:space="preserve">Simple Assignment ( </w:t>
      </w:r>
      <w:r>
        <w:rPr>
          <w:rFonts w:ascii="Courier New" w:hAnsi="Courier New"/>
        </w:rPr>
        <w:t>=</w:t>
      </w:r>
      <w:r>
        <w:t xml:space="preserve"> </w:t>
      </w:r>
      <w:bookmarkEnd w:id="3713"/>
      <w:bookmarkEnd w:id="3714"/>
      <w:bookmarkEnd w:id="3715"/>
      <w:bookmarkEnd w:id="3716"/>
      <w:bookmarkEnd w:id="3717"/>
      <w:bookmarkEnd w:id="3718"/>
      <w:bookmarkEnd w:id="3719"/>
      <w:bookmarkEnd w:id="3720"/>
      <w:bookmarkEnd w:id="3721"/>
      <w:r>
        <w:t>)</w:t>
      </w:r>
      <w:bookmarkEnd w:id="3761"/>
      <w:bookmarkEnd w:id="3762"/>
      <w:bookmarkEnd w:id="3763"/>
      <w:bookmarkEnd w:id="3764"/>
      <w:bookmarkEnd w:id="3765"/>
      <w:bookmarkEnd w:id="3766"/>
    </w:p>
    <w:p w14:paraId="7429D319" w14:textId="77777777" w:rsidR="004C0865" w:rsidRDefault="004C0865" w:rsidP="004C4800">
      <w:pPr>
        <w:rPr>
          <w:ins w:id="3767" w:author="Allen Wirfs-Brock" w:date="2011-07-01T14:54:00Z"/>
        </w:rPr>
      </w:pPr>
      <w:ins w:id="3768" w:author="Allen Wirfs-Brock" w:date="2011-07-01T14:54:00Z">
        <w:r>
          <w:t xml:space="preserve">The static semantics of </w:t>
        </w:r>
        <w:r w:rsidRPr="00586549">
          <w:rPr>
            <w:rStyle w:val="bnf"/>
          </w:rPr>
          <w:t>AssignmentExpression</w:t>
        </w:r>
        <w:r>
          <w:t xml:space="preserve"> </w:t>
        </w:r>
        <w:r>
          <w:rPr>
            <w:b/>
          </w:rPr>
          <w:t>:</w:t>
        </w:r>
        <w:r>
          <w:t xml:space="preserve"> </w:t>
        </w:r>
        <w:r w:rsidRPr="00586549">
          <w:rPr>
            <w:rStyle w:val="bnf"/>
          </w:rPr>
          <w:t>LeftHandSideExpression</w:t>
        </w:r>
        <w:r>
          <w:t xml:space="preserve"> </w:t>
        </w:r>
        <w:r>
          <w:rPr>
            <w:rFonts w:ascii="Courier New" w:hAnsi="Courier New"/>
            <w:b/>
          </w:rPr>
          <w:t>=</w:t>
        </w:r>
        <w:r>
          <w:t xml:space="preserve"> </w:t>
        </w:r>
        <w:r w:rsidRPr="00586549">
          <w:rPr>
            <w:rStyle w:val="bnf"/>
          </w:rPr>
          <w:t>AssignmentExpression</w:t>
        </w:r>
        <w:r>
          <w:rPr>
            <w:rStyle w:val="bnf"/>
          </w:rPr>
          <w:t xml:space="preserve"> </w:t>
        </w:r>
        <w:r>
          <w:t>are:</w:t>
        </w:r>
      </w:ins>
    </w:p>
    <w:p w14:paraId="0394591A" w14:textId="77777777" w:rsidR="004C0865" w:rsidRDefault="004C0865" w:rsidP="004C4800">
      <w:pPr>
        <w:numPr>
          <w:ilvl w:val="0"/>
          <w:numId w:val="411"/>
        </w:numPr>
        <w:spacing w:after="0"/>
        <w:rPr>
          <w:ins w:id="3769" w:author="Allen Wirfs-Brock" w:date="2011-07-01T14:54:00Z"/>
        </w:rPr>
      </w:pPr>
      <w:ins w:id="3770" w:author="Allen Wirfs-Brock" w:date="2011-07-01T14:54:00Z">
        <w:r>
          <w:t xml:space="preserve">It is a Syntax Error if the </w:t>
        </w:r>
        <w:r w:rsidRPr="00586549">
          <w:rPr>
            <w:rStyle w:val="bnf"/>
          </w:rPr>
          <w:t>AssignmentExpression</w:t>
        </w:r>
        <w:r>
          <w:t xml:space="preserve"> is contained in strict code and </w:t>
        </w:r>
        <w:r w:rsidRPr="00586549">
          <w:rPr>
            <w:rStyle w:val="bnf"/>
          </w:rPr>
          <w:t>LeftHandSideExpression</w:t>
        </w:r>
        <w:r>
          <w:t xml:space="preserve"> is the </w:t>
        </w:r>
        <w:r>
          <w:rPr>
            <w:rStyle w:val="bnf"/>
          </w:rPr>
          <w:t>Identifer</w:t>
        </w:r>
        <w:r>
          <w:t xml:space="preserve"> </w:t>
        </w:r>
        <w:r w:rsidRPr="00293484">
          <w:rPr>
            <w:rFonts w:ascii="Courier New" w:hAnsi="Courier New" w:cs="Courier New"/>
            <w:b/>
          </w:rPr>
          <w:t>eval</w:t>
        </w:r>
        <w:r>
          <w:t xml:space="preserve"> or the </w:t>
        </w:r>
        <w:r>
          <w:rPr>
            <w:rStyle w:val="bnf"/>
          </w:rPr>
          <w:t xml:space="preserve">Identifer </w:t>
        </w:r>
        <w:r>
          <w:rPr>
            <w:rFonts w:ascii="Courier New" w:hAnsi="Courier New" w:cs="Courier New"/>
            <w:b/>
          </w:rPr>
          <w:t>arguments</w:t>
        </w:r>
        <w:r w:rsidRPr="00586549">
          <w:t>.</w:t>
        </w:r>
      </w:ins>
    </w:p>
    <w:p w14:paraId="6D2AE706" w14:textId="77777777" w:rsidR="004C0865" w:rsidDel="006B46BE" w:rsidRDefault="004C0865" w:rsidP="004F530F">
      <w:pPr>
        <w:numPr>
          <w:ilvl w:val="0"/>
          <w:numId w:val="411"/>
        </w:numPr>
        <w:spacing w:after="0"/>
        <w:rPr>
          <w:ins w:id="3771" w:author="Allen Wirfs-Brock" w:date="2011-07-01T14:54:00Z"/>
          <w:del w:id="3772" w:author="Allen Wirfs-Brock rev2" w:date="2011-07-12T15:34:00Z"/>
        </w:rPr>
      </w:pPr>
      <w:ins w:id="3773" w:author="Allen Wirfs-Brock" w:date="2011-07-01T14:54:00Z">
        <w:del w:id="3774" w:author="Allen Wirfs-Brock rev2" w:date="2011-07-12T15:34:00Z">
          <w:r w:rsidDel="006B46BE">
            <w:delText xml:space="preserve">It is a Syntax Error if the </w:delText>
          </w:r>
          <w:r w:rsidRPr="00586549" w:rsidDel="006B46BE">
            <w:rPr>
              <w:rStyle w:val="bnf"/>
            </w:rPr>
            <w:delText>AssignmentExpression</w:delText>
          </w:r>
          <w:r w:rsidDel="006B46BE">
            <w:delText xml:space="preserve"> is contained in extended code and the </w:delText>
          </w:r>
          <w:r w:rsidRPr="002F627B" w:rsidDel="006B46BE">
            <w:rPr>
              <w:rStyle w:val="bnf"/>
            </w:rPr>
            <w:delText>LeftHandSideExpression</w:delText>
          </w:r>
          <w:r w:rsidDel="006B46BE">
            <w:delText xml:space="preserve"> is</w:delText>
          </w:r>
          <w:r w:rsidRPr="00EF05B8" w:rsidDel="006B46BE">
            <w:delText xml:space="preserve"> </w:delText>
          </w:r>
          <w:r w:rsidDel="006B46BE">
            <w:delText xml:space="preserve">the </w:delText>
          </w:r>
          <w:r w:rsidDel="006B46BE">
            <w:rPr>
              <w:rStyle w:val="bnf"/>
            </w:rPr>
            <w:delText>Identifier</w:delText>
          </w:r>
          <w:r w:rsidDel="006B46BE">
            <w:delText xml:space="preserve"> </w:delText>
          </w:r>
          <w:r w:rsidDel="006B46BE">
            <w:rPr>
              <w:rFonts w:ascii="Courier New" w:hAnsi="Courier New" w:cs="Courier New"/>
              <w:b/>
            </w:rPr>
            <w:delText>this</w:delText>
          </w:r>
          <w:r w:rsidDel="006B46BE">
            <w:delText xml:space="preserve"> or the </w:delText>
          </w:r>
          <w:r w:rsidDel="006B46BE">
            <w:rPr>
              <w:rStyle w:val="bnf"/>
            </w:rPr>
            <w:delText xml:space="preserve">Identifer </w:delText>
          </w:r>
          <w:r w:rsidDel="006B46BE">
            <w:rPr>
              <w:rFonts w:ascii="Courier New" w:hAnsi="Courier New" w:cs="Courier New"/>
              <w:b/>
            </w:rPr>
            <w:delText>super</w:delText>
          </w:r>
          <w:r w:rsidRPr="00586549" w:rsidDel="006B46BE">
            <w:delText>.</w:delText>
          </w:r>
        </w:del>
      </w:ins>
    </w:p>
    <w:p w14:paraId="21EDD44E" w14:textId="77777777" w:rsidR="004C0865" w:rsidRDefault="004C0865" w:rsidP="000C19AD">
      <w:pPr>
        <w:numPr>
          <w:ilvl w:val="0"/>
          <w:numId w:val="411"/>
        </w:numPr>
        <w:spacing w:after="0"/>
        <w:rPr>
          <w:ins w:id="3775" w:author="Allen Wirfs-Brock" w:date="2011-07-01T14:54:00Z"/>
        </w:rPr>
      </w:pPr>
      <w:ins w:id="3776" w:author="Allen Wirfs-Brock" w:date="2011-07-01T14:54:00Z">
        <w:r>
          <w:t xml:space="preserve">It is a Syntax Error if the </w:t>
        </w:r>
        <w:r w:rsidRPr="00586549">
          <w:rPr>
            <w:rStyle w:val="bnf"/>
          </w:rPr>
          <w:t>AssignmentExpression</w:t>
        </w:r>
        <w:r>
          <w:t xml:space="preserve"> is contained in extended code and the </w:t>
        </w:r>
        <w:r w:rsidRPr="002F627B">
          <w:rPr>
            <w:rStyle w:val="bnf"/>
          </w:rPr>
          <w:t>LeftHandSideExpression</w:t>
        </w:r>
        <w:r>
          <w:t xml:space="preserve"> is</w:t>
        </w:r>
        <w:r w:rsidRPr="00EF05B8">
          <w:t xml:space="preserve"> </w:t>
        </w:r>
        <w:r>
          <w:t xml:space="preserve">a </w:t>
        </w:r>
        <w:r>
          <w:rPr>
            <w:rStyle w:val="bnf"/>
          </w:rPr>
          <w:t xml:space="preserve">Literal </w:t>
        </w:r>
        <w:r>
          <w:t xml:space="preserve">or a </w:t>
        </w:r>
        <w:r>
          <w:rPr>
            <w:rStyle w:val="bnf"/>
          </w:rPr>
          <w:t>Function</w:t>
        </w:r>
        <w:r w:rsidRPr="00586549">
          <w:rPr>
            <w:rStyle w:val="bnf"/>
          </w:rPr>
          <w:t>Expression</w:t>
        </w:r>
        <w:r w:rsidRPr="00586549">
          <w:t>.</w:t>
        </w:r>
      </w:ins>
    </w:p>
    <w:p w14:paraId="3BF68961" w14:textId="77777777" w:rsidR="004C0865" w:rsidRDefault="004C0865" w:rsidP="00BD1F77">
      <w:pPr>
        <w:numPr>
          <w:ilvl w:val="0"/>
          <w:numId w:val="411"/>
        </w:numPr>
        <w:spacing w:after="0"/>
        <w:rPr>
          <w:ins w:id="3777" w:author="Allen Wirfs-Brock" w:date="2011-07-01T14:54:00Z"/>
        </w:rPr>
      </w:pPr>
      <w:ins w:id="3778" w:author="Allen Wirfs-Brock" w:date="2011-07-01T14:54:00Z">
        <w:r>
          <w:t xml:space="preserve">It is a Syntax Error if the </w:t>
        </w:r>
        <w:r w:rsidRPr="00586549">
          <w:rPr>
            <w:rStyle w:val="bnf"/>
          </w:rPr>
          <w:t>AssignmentExpression</w:t>
        </w:r>
        <w:r>
          <w:t xml:space="preserve"> is contained in extended code and the </w:t>
        </w:r>
        <w:r w:rsidRPr="00586549">
          <w:rPr>
            <w:rStyle w:val="bnf"/>
          </w:rPr>
          <w:t>LeftHandSideExpression</w:t>
        </w:r>
        <w:r>
          <w:t xml:space="preserve"> is an </w:t>
        </w:r>
        <w:r>
          <w:rPr>
            <w:rStyle w:val="bnf"/>
          </w:rPr>
          <w:t xml:space="preserve">Identifier </w:t>
        </w:r>
        <w:r>
          <w:rPr>
            <w:rStyle w:val="bnf"/>
            <w:i w:val="0"/>
          </w:rPr>
          <w:t>that does not statically resolve to a declarative environment record binding or if the resolved binding an immutable binding.</w:t>
        </w:r>
      </w:ins>
    </w:p>
    <w:p w14:paraId="7C012E4B" w14:textId="77777777" w:rsidR="004C0865" w:rsidRDefault="004C0865" w:rsidP="006B134A">
      <w:pPr>
        <w:numPr>
          <w:ilvl w:val="0"/>
          <w:numId w:val="411"/>
        </w:numPr>
        <w:spacing w:after="0"/>
        <w:rPr>
          <w:ins w:id="3779" w:author="Allen Wirfs-Brock" w:date="2011-07-01T14:54:00Z"/>
        </w:rPr>
      </w:pPr>
      <w:ins w:id="3780" w:author="Allen Wirfs-Brock" w:date="2011-07-01T14:54:00Z">
        <w:r>
          <w:t xml:space="preserve">It is a Syntax Error if the </w:t>
        </w:r>
        <w:r w:rsidRPr="00586549">
          <w:rPr>
            <w:rStyle w:val="bnf"/>
          </w:rPr>
          <w:t>LeftHandSideExpression</w:t>
        </w:r>
        <w:r>
          <w:t xml:space="preserve"> is </w:t>
        </w:r>
        <w:r>
          <w:rPr>
            <w:rStyle w:val="bnf"/>
          </w:rPr>
          <w:t xml:space="preserve">PrimaryExpression </w:t>
        </w:r>
        <w:r>
          <w:rPr>
            <w:rStyle w:val="bnf"/>
            <w:i w:val="0"/>
          </w:rPr>
          <w:t xml:space="preserve">: </w:t>
        </w:r>
        <w:r w:rsidRPr="002F627B">
          <w:rPr>
            <w:rStyle w:val="bnf"/>
            <w:rFonts w:ascii="Courier New" w:hAnsi="Courier New" w:cs="Courier New"/>
            <w:b/>
            <w:i w:val="0"/>
          </w:rPr>
          <w:t>(</w:t>
        </w:r>
        <w:r>
          <w:rPr>
            <w:rStyle w:val="bnf"/>
          </w:rPr>
          <w:t xml:space="preserve"> Expression</w:t>
        </w:r>
        <w:r>
          <w:rPr>
            <w:rFonts w:ascii="Courier New" w:hAnsi="Courier New" w:cs="Courier New"/>
            <w:b/>
          </w:rPr>
          <w:t xml:space="preserve"> </w:t>
        </w:r>
        <w:r w:rsidRPr="00D90384">
          <w:rPr>
            <w:rFonts w:ascii="Courier New" w:hAnsi="Courier New" w:cs="Courier New"/>
            <w:b/>
          </w:rPr>
          <w:t>)</w:t>
        </w:r>
        <w:r>
          <w:rPr>
            <w:rFonts w:ascii="Courier New" w:hAnsi="Courier New" w:cs="Courier New"/>
            <w:b/>
          </w:rPr>
          <w:t xml:space="preserve"> </w:t>
        </w:r>
        <w:r>
          <w:t xml:space="preserve">and </w:t>
        </w:r>
        <w:r>
          <w:rPr>
            <w:rStyle w:val="bnf"/>
          </w:rPr>
          <w:t>Expression</w:t>
        </w:r>
        <w:r>
          <w:t xml:space="preserve"> derived a production that would produce a Syntax Error according to these rules. This rule is recursively applied.</w:t>
        </w:r>
      </w:ins>
    </w:p>
    <w:p w14:paraId="5459EE34" w14:textId="77777777" w:rsidR="004C0865" w:rsidRDefault="004C0865" w:rsidP="00B20723">
      <w:pPr>
        <w:numPr>
          <w:ilvl w:val="0"/>
          <w:numId w:val="411"/>
        </w:numPr>
        <w:rPr>
          <w:ins w:id="3781" w:author="Allen Wirfs-Brock" w:date="2011-07-01T14:54:00Z"/>
        </w:rPr>
      </w:pPr>
      <w:ins w:id="3782" w:author="Allen Wirfs-Brock" w:date="2011-07-01T14:54:00Z">
        <w:r>
          <w:t xml:space="preserve">It is a Syntax Error if the </w:t>
        </w:r>
        <w:r w:rsidRPr="00586549">
          <w:rPr>
            <w:rStyle w:val="bnf"/>
          </w:rPr>
          <w:t>AssignmentExpression</w:t>
        </w:r>
        <w:r>
          <w:t xml:space="preserve"> is contained in extended code and the </w:t>
        </w:r>
        <w:r w:rsidRPr="002F627B">
          <w:rPr>
            <w:rStyle w:val="bnf"/>
          </w:rPr>
          <w:t>LeftHandSideExpression</w:t>
        </w:r>
        <w:r>
          <w:t xml:space="preserve"> is an </w:t>
        </w:r>
        <w:r w:rsidRPr="002F627B">
          <w:rPr>
            <w:rStyle w:val="bnf"/>
          </w:rPr>
          <w:t>ObjectLiteral</w:t>
        </w:r>
        <w:r>
          <w:t xml:space="preserve"> or an</w:t>
        </w:r>
        <w:r w:rsidRPr="007837FF">
          <w:rPr>
            <w:i/>
          </w:rPr>
          <w:t xml:space="preserve"> </w:t>
        </w:r>
        <w:r w:rsidRPr="002F627B">
          <w:rPr>
            <w:rStyle w:val="bnf"/>
          </w:rPr>
          <w:t>ArrayLiteral</w:t>
        </w:r>
        <w:r>
          <w:rPr>
            <w:i/>
          </w:rPr>
          <w:t xml:space="preserve"> </w:t>
        </w:r>
        <w:r>
          <w:t xml:space="preserve">and the source code corresponding to </w:t>
        </w:r>
        <w:r w:rsidRPr="002F627B">
          <w:rPr>
            <w:rStyle w:val="bnf"/>
          </w:rPr>
          <w:t>LeftHandSideExp</w:t>
        </w:r>
      </w:ins>
      <w:ins w:id="3783" w:author="Allen Wirfs-Brock rev2" w:date="2011-07-20T13:35:00Z">
        <w:r w:rsidR="00920F94">
          <w:rPr>
            <w:rStyle w:val="bnf"/>
          </w:rPr>
          <w:t>r</w:t>
        </w:r>
      </w:ins>
      <w:ins w:id="3784" w:author="Allen Wirfs-Brock" w:date="2011-07-01T14:54:00Z">
        <w:r w:rsidRPr="002F627B">
          <w:rPr>
            <w:rStyle w:val="bnf"/>
          </w:rPr>
          <w:t>esson</w:t>
        </w:r>
        <w:r>
          <w:t xml:space="preserve"> cannot be parsed using </w:t>
        </w:r>
        <w:r w:rsidRPr="002F627B">
          <w:rPr>
            <w:rStyle w:val="bnf"/>
          </w:rPr>
          <w:t>AssignmentPattern</w:t>
        </w:r>
        <w:r>
          <w:t xml:space="preserve"> as the goal symbol.</w:t>
        </w:r>
      </w:ins>
    </w:p>
    <w:p w14:paraId="19141D94" w14:textId="77777777" w:rsidR="004C02EF" w:rsidRDefault="004C02EF" w:rsidP="004C02EF">
      <w:r>
        <w:t xml:space="preserve">The production </w:t>
      </w:r>
      <w:r w:rsidRPr="00586549">
        <w:rPr>
          <w:rStyle w:val="bnf"/>
        </w:rPr>
        <w:t>AssignmentExpression</w:t>
      </w:r>
      <w:r>
        <w:t xml:space="preserve"> </w:t>
      </w:r>
      <w:r>
        <w:rPr>
          <w:b/>
        </w:rPr>
        <w:t>:</w:t>
      </w:r>
      <w:r>
        <w:t xml:space="preserve"> </w:t>
      </w:r>
      <w:r w:rsidRPr="00586549">
        <w:rPr>
          <w:rStyle w:val="bnf"/>
        </w:rPr>
        <w:t>LeftHandSideExpression</w:t>
      </w:r>
      <w:r>
        <w:t xml:space="preserve"> </w:t>
      </w:r>
      <w:r>
        <w:rPr>
          <w:rFonts w:ascii="Courier New" w:hAnsi="Courier New"/>
          <w:b/>
        </w:rPr>
        <w:t>=</w:t>
      </w:r>
      <w:r>
        <w:t xml:space="preserve"> </w:t>
      </w:r>
      <w:r w:rsidRPr="00586549">
        <w:rPr>
          <w:rStyle w:val="bnf"/>
        </w:rPr>
        <w:t>AssignmentExpression</w:t>
      </w:r>
      <w:r>
        <w:t xml:space="preserve"> is evaluated as follows:</w:t>
      </w:r>
      <w:bookmarkStart w:id="3785" w:name="_Toc382212690"/>
    </w:p>
    <w:p w14:paraId="33BF84B1" w14:textId="77777777" w:rsidR="004C0865" w:rsidRDefault="004C0865" w:rsidP="004C0865">
      <w:pPr>
        <w:pStyle w:val="Alg3"/>
        <w:numPr>
          <w:ilvl w:val="0"/>
          <w:numId w:val="105"/>
        </w:numPr>
        <w:rPr>
          <w:ins w:id="3786" w:author="Allen Wirfs-Brock" w:date="2011-07-01T14:57:00Z"/>
        </w:rPr>
      </w:pPr>
      <w:ins w:id="3787" w:author="Allen Wirfs-Brock" w:date="2011-07-01T14:57:00Z">
        <w:r>
          <w:t xml:space="preserve">If </w:t>
        </w:r>
        <w:r w:rsidRPr="008D4496">
          <w:rPr>
            <w:i/>
          </w:rPr>
          <w:t>LeftHandSideExpression</w:t>
        </w:r>
        <w:r>
          <w:t xml:space="preserve"> is neither an </w:t>
        </w:r>
        <w:r>
          <w:rPr>
            <w:i/>
          </w:rPr>
          <w:t>ObjectLiteral</w:t>
        </w:r>
        <w:r>
          <w:t xml:space="preserve"> nor an</w:t>
        </w:r>
        <w:r w:rsidRPr="007837FF">
          <w:rPr>
            <w:i/>
          </w:rPr>
          <w:t xml:space="preserve"> </w:t>
        </w:r>
        <w:r>
          <w:rPr>
            <w:i/>
          </w:rPr>
          <w:t xml:space="preserve">ArrayLiteral  </w:t>
        </w:r>
        <w:r>
          <w:t>then</w:t>
        </w:r>
      </w:ins>
    </w:p>
    <w:p w14:paraId="5552508B" w14:textId="77777777" w:rsidR="004C02EF" w:rsidRPr="008D4496" w:rsidRDefault="004C02EF" w:rsidP="00C707BD">
      <w:pPr>
        <w:pStyle w:val="Alg3"/>
        <w:numPr>
          <w:ilvl w:val="1"/>
          <w:numId w:val="105"/>
        </w:numPr>
        <w:pPrChange w:id="3788" w:author="Allen Wirfs-Brock" w:date="2011-07-01T15:03:00Z">
          <w:pPr>
            <w:pStyle w:val="Alg3"/>
            <w:numPr>
              <w:numId w:val="105"/>
            </w:numPr>
          </w:pPr>
        </w:pPrChange>
      </w:pPr>
      <w:r w:rsidRPr="008D4496">
        <w:t xml:space="preserve">Let </w:t>
      </w:r>
      <w:r w:rsidRPr="008D4496">
        <w:rPr>
          <w:i/>
        </w:rPr>
        <w:t>lref</w:t>
      </w:r>
      <w:r w:rsidRPr="008D4496">
        <w:t xml:space="preserve"> be the result of evaluating </w:t>
      </w:r>
      <w:r w:rsidRPr="008D4496">
        <w:rPr>
          <w:i/>
        </w:rPr>
        <w:t>LeftHandSideExpression</w:t>
      </w:r>
      <w:bookmarkEnd w:id="3785"/>
      <w:r w:rsidRPr="008D4496">
        <w:t>.</w:t>
      </w:r>
      <w:bookmarkStart w:id="3789" w:name="_Toc382212691"/>
    </w:p>
    <w:p w14:paraId="51E8C0F5" w14:textId="77777777" w:rsidR="004C02EF" w:rsidRPr="008D4496" w:rsidRDefault="004C02EF" w:rsidP="00C707BD">
      <w:pPr>
        <w:pStyle w:val="Alg3"/>
        <w:numPr>
          <w:ilvl w:val="1"/>
          <w:numId w:val="105"/>
        </w:numPr>
        <w:pPrChange w:id="3790" w:author="Allen Wirfs-Brock" w:date="2011-07-01T15:03:00Z">
          <w:pPr>
            <w:pStyle w:val="Alg3"/>
            <w:numPr>
              <w:numId w:val="105"/>
            </w:numPr>
          </w:pPr>
        </w:pPrChange>
      </w:pPr>
      <w:r w:rsidRPr="008D4496">
        <w:t xml:space="preserve">Let </w:t>
      </w:r>
      <w:r w:rsidRPr="008D4496">
        <w:rPr>
          <w:i/>
        </w:rPr>
        <w:t>rref</w:t>
      </w:r>
      <w:r w:rsidRPr="008D4496">
        <w:t xml:space="preserve"> be the result of evaluating </w:t>
      </w:r>
      <w:r w:rsidRPr="008D4496">
        <w:rPr>
          <w:i/>
        </w:rPr>
        <w:t>AssignmentExpression</w:t>
      </w:r>
      <w:bookmarkEnd w:id="3789"/>
      <w:r w:rsidRPr="008D4496">
        <w:t>.</w:t>
      </w:r>
      <w:bookmarkStart w:id="3791" w:name="_Toc382212692"/>
    </w:p>
    <w:p w14:paraId="693F5663" w14:textId="77777777" w:rsidR="004C02EF" w:rsidRPr="008D4496" w:rsidRDefault="004C02EF" w:rsidP="00C707BD">
      <w:pPr>
        <w:pStyle w:val="Alg3"/>
        <w:numPr>
          <w:ilvl w:val="1"/>
          <w:numId w:val="105"/>
        </w:numPr>
        <w:pPrChange w:id="3792" w:author="Allen Wirfs-Brock" w:date="2011-07-01T15:03:00Z">
          <w:pPr>
            <w:pStyle w:val="Alg3"/>
            <w:numPr>
              <w:numId w:val="105"/>
            </w:numPr>
          </w:pPr>
        </w:pPrChange>
      </w:pPr>
      <w:r w:rsidRPr="008D4496">
        <w:t xml:space="preserve">Let </w:t>
      </w:r>
      <w:r w:rsidRPr="008D4496">
        <w:rPr>
          <w:i/>
        </w:rPr>
        <w:t>rval</w:t>
      </w:r>
      <w:r w:rsidRPr="008D4496">
        <w:t xml:space="preserve"> be GetValue(</w:t>
      </w:r>
      <w:r w:rsidRPr="008D4496">
        <w:rPr>
          <w:i/>
        </w:rPr>
        <w:t>rref</w:t>
      </w:r>
      <w:r w:rsidRPr="008D4496">
        <w:t>)</w:t>
      </w:r>
      <w:bookmarkEnd w:id="3791"/>
      <w:r w:rsidRPr="008D4496">
        <w:t>.</w:t>
      </w:r>
      <w:bookmarkStart w:id="3793" w:name="_Toc382212693"/>
    </w:p>
    <w:p w14:paraId="3DE1F692" w14:textId="77777777" w:rsidR="004C02EF" w:rsidRPr="008D4496" w:rsidDel="00C707BD" w:rsidRDefault="004C02EF" w:rsidP="00C707BD">
      <w:pPr>
        <w:pStyle w:val="Alg3"/>
        <w:numPr>
          <w:ilvl w:val="1"/>
          <w:numId w:val="105"/>
        </w:numPr>
        <w:rPr>
          <w:del w:id="3794" w:author="Allen Wirfs-Brock" w:date="2011-07-01T15:02:00Z"/>
        </w:rPr>
        <w:pPrChange w:id="3795" w:author="Allen Wirfs-Brock" w:date="2011-07-01T15:03:00Z">
          <w:pPr>
            <w:pStyle w:val="Alg3"/>
            <w:numPr>
              <w:numId w:val="105"/>
            </w:numPr>
          </w:pPr>
        </w:pPrChange>
      </w:pPr>
      <w:del w:id="3796" w:author="Allen Wirfs-Brock" w:date="2011-07-01T15:02:00Z">
        <w:r w:rsidRPr="008D4496" w:rsidDel="00C707BD">
          <w:delText xml:space="preserve">Throw a </w:delText>
        </w:r>
        <w:r w:rsidRPr="008D4496" w:rsidDel="00C707BD">
          <w:rPr>
            <w:b/>
          </w:rPr>
          <w:delText>SyntaxError</w:delText>
        </w:r>
        <w:r w:rsidRPr="008D4496" w:rsidDel="00C707BD">
          <w:delText xml:space="preserve"> exception if the following conditions are all true:</w:delText>
        </w:r>
      </w:del>
    </w:p>
    <w:p w14:paraId="20BD1A61" w14:textId="77777777" w:rsidR="004C02EF" w:rsidRPr="008D4496" w:rsidDel="00C707BD" w:rsidRDefault="004C02EF" w:rsidP="00C707BD">
      <w:pPr>
        <w:pStyle w:val="Alg3"/>
        <w:numPr>
          <w:ilvl w:val="1"/>
          <w:numId w:val="105"/>
        </w:numPr>
        <w:rPr>
          <w:del w:id="3797" w:author="Allen Wirfs-Brock" w:date="2011-07-01T15:02:00Z"/>
        </w:rPr>
        <w:pPrChange w:id="3798" w:author="Allen Wirfs-Brock" w:date="2011-07-01T15:03:00Z">
          <w:pPr>
            <w:pStyle w:val="Alg3"/>
            <w:numPr>
              <w:numId w:val="71"/>
            </w:numPr>
            <w:tabs>
              <w:tab w:val="clear" w:pos="360"/>
            </w:tabs>
            <w:ind w:left="720" w:firstLine="0"/>
          </w:pPr>
        </w:pPrChange>
      </w:pPr>
      <w:del w:id="3799" w:author="Allen Wirfs-Brock" w:date="2011-07-01T15:02:00Z">
        <w:r w:rsidDel="00C707BD">
          <w:delText xml:space="preserve"> </w:delText>
        </w:r>
        <w:r w:rsidRPr="008D4496" w:rsidDel="00C707BD">
          <w:delText>Type(</w:delText>
        </w:r>
        <w:r w:rsidRPr="00A905E2" w:rsidDel="00C707BD">
          <w:rPr>
            <w:i/>
          </w:rPr>
          <w:delText>lref</w:delText>
        </w:r>
        <w:r w:rsidRPr="008D4496" w:rsidDel="00C707BD">
          <w:delText xml:space="preserve">) is Reference is </w:delText>
        </w:r>
        <w:r w:rsidRPr="00A905E2" w:rsidDel="00C707BD">
          <w:rPr>
            <w:b/>
          </w:rPr>
          <w:delText>true</w:delText>
        </w:r>
      </w:del>
    </w:p>
    <w:p w14:paraId="11A9BED4" w14:textId="77777777" w:rsidR="004C02EF" w:rsidRPr="008D4496" w:rsidDel="00C707BD" w:rsidRDefault="004C02EF" w:rsidP="00C707BD">
      <w:pPr>
        <w:pStyle w:val="Alg3"/>
        <w:numPr>
          <w:ilvl w:val="1"/>
          <w:numId w:val="105"/>
        </w:numPr>
        <w:rPr>
          <w:del w:id="3800" w:author="Allen Wirfs-Brock" w:date="2011-07-01T15:02:00Z"/>
        </w:rPr>
        <w:pPrChange w:id="3801" w:author="Allen Wirfs-Brock" w:date="2011-07-01T15:03:00Z">
          <w:pPr>
            <w:pStyle w:val="Alg3"/>
            <w:numPr>
              <w:numId w:val="71"/>
            </w:numPr>
            <w:tabs>
              <w:tab w:val="clear" w:pos="360"/>
            </w:tabs>
            <w:ind w:left="720" w:firstLine="0"/>
          </w:pPr>
        </w:pPrChange>
      </w:pPr>
      <w:del w:id="3802" w:author="Allen Wirfs-Brock" w:date="2011-07-01T15:02:00Z">
        <w:r w:rsidDel="00C707BD">
          <w:delText xml:space="preserve"> </w:delText>
        </w:r>
        <w:r w:rsidRPr="008D4496" w:rsidDel="00C707BD">
          <w:delText>IsStrictReference(</w:delText>
        </w:r>
        <w:r w:rsidRPr="008D4496" w:rsidDel="00C707BD">
          <w:rPr>
            <w:i/>
          </w:rPr>
          <w:delText>lref</w:delText>
        </w:r>
        <w:r w:rsidRPr="008D4496" w:rsidDel="00C707BD">
          <w:delText xml:space="preserve">) is </w:delText>
        </w:r>
        <w:r w:rsidRPr="008D4496" w:rsidDel="00C707BD">
          <w:rPr>
            <w:b/>
          </w:rPr>
          <w:delText>true</w:delText>
        </w:r>
      </w:del>
    </w:p>
    <w:p w14:paraId="380A7859" w14:textId="77777777" w:rsidR="004C02EF" w:rsidRPr="008D4496" w:rsidDel="00C707BD" w:rsidRDefault="004C02EF" w:rsidP="00C707BD">
      <w:pPr>
        <w:pStyle w:val="Alg3"/>
        <w:numPr>
          <w:ilvl w:val="1"/>
          <w:numId w:val="105"/>
        </w:numPr>
        <w:rPr>
          <w:del w:id="3803" w:author="Allen Wirfs-Brock" w:date="2011-07-01T15:02:00Z"/>
        </w:rPr>
        <w:pPrChange w:id="3804" w:author="Allen Wirfs-Brock" w:date="2011-07-01T15:03:00Z">
          <w:pPr>
            <w:pStyle w:val="Alg3"/>
            <w:numPr>
              <w:numId w:val="71"/>
            </w:numPr>
            <w:tabs>
              <w:tab w:val="clear" w:pos="360"/>
            </w:tabs>
            <w:ind w:left="720" w:firstLine="0"/>
          </w:pPr>
        </w:pPrChange>
      </w:pPr>
      <w:del w:id="3805" w:author="Allen Wirfs-Brock" w:date="2011-07-01T15:02:00Z">
        <w:r w:rsidDel="00C707BD">
          <w:delText xml:space="preserve"> </w:delText>
        </w:r>
        <w:r w:rsidRPr="008D4496" w:rsidDel="00C707BD">
          <w:delText>Type(GetBase(</w:delText>
        </w:r>
        <w:r w:rsidRPr="008D4496" w:rsidDel="00C707BD">
          <w:rPr>
            <w:i/>
          </w:rPr>
          <w:delText>lref</w:delText>
        </w:r>
        <w:r w:rsidRPr="008D4496" w:rsidDel="00C707BD">
          <w:delText>)) is E</w:delText>
        </w:r>
        <w:r w:rsidDel="00C707BD">
          <w:delText>nv</w:delText>
        </w:r>
        <w:r w:rsidRPr="008D4496" w:rsidDel="00C707BD">
          <w:delText>iro</w:delText>
        </w:r>
        <w:r w:rsidDel="00C707BD">
          <w:delText>n</w:delText>
        </w:r>
        <w:r w:rsidRPr="008D4496" w:rsidDel="00C707BD">
          <w:delText>ment Record</w:delText>
        </w:r>
      </w:del>
    </w:p>
    <w:p w14:paraId="04B7C40E" w14:textId="77777777" w:rsidR="004C02EF" w:rsidRPr="008D4496" w:rsidDel="00C707BD" w:rsidRDefault="004C02EF" w:rsidP="00C707BD">
      <w:pPr>
        <w:pStyle w:val="Alg3"/>
        <w:numPr>
          <w:ilvl w:val="1"/>
          <w:numId w:val="105"/>
        </w:numPr>
        <w:rPr>
          <w:del w:id="3806" w:author="Allen Wirfs-Brock" w:date="2011-07-01T15:02:00Z"/>
        </w:rPr>
        <w:pPrChange w:id="3807" w:author="Allen Wirfs-Brock" w:date="2011-07-01T15:03:00Z">
          <w:pPr>
            <w:pStyle w:val="Alg3"/>
            <w:numPr>
              <w:numId w:val="71"/>
            </w:numPr>
            <w:tabs>
              <w:tab w:val="clear" w:pos="360"/>
            </w:tabs>
            <w:ind w:left="720" w:firstLine="0"/>
          </w:pPr>
        </w:pPrChange>
      </w:pPr>
      <w:del w:id="3808" w:author="Allen Wirfs-Brock" w:date="2011-07-01T15:02:00Z">
        <w:r w:rsidDel="00C707BD">
          <w:delText xml:space="preserve"> </w:delText>
        </w:r>
        <w:r w:rsidRPr="008D4496" w:rsidDel="00C707BD">
          <w:delText>GetReferencedName(</w:delText>
        </w:r>
        <w:r w:rsidRPr="008D4496" w:rsidDel="00C707BD">
          <w:rPr>
            <w:i/>
          </w:rPr>
          <w:delText>lref</w:delText>
        </w:r>
        <w:r w:rsidRPr="008D4496" w:rsidDel="00C707BD">
          <w:delText xml:space="preserve">) is </w:delText>
        </w:r>
        <w:r w:rsidDel="00C707BD">
          <w:delText xml:space="preserve">either </w:delText>
        </w:r>
        <w:r w:rsidRPr="00293484" w:rsidDel="00C707BD">
          <w:rPr>
            <w:rFonts w:ascii="Courier New" w:hAnsi="Courier New" w:cs="Courier New"/>
            <w:b/>
          </w:rPr>
          <w:delText>"eval"</w:delText>
        </w:r>
        <w:r w:rsidRPr="00E15BAE" w:rsidDel="00C707BD">
          <w:delText xml:space="preserve"> or</w:delText>
        </w:r>
        <w:r w:rsidDel="00C707BD">
          <w:rPr>
            <w:rFonts w:ascii="Courier New" w:hAnsi="Courier New" w:cs="Courier New"/>
            <w:b/>
          </w:rPr>
          <w:delText xml:space="preserve"> </w:delText>
        </w:r>
        <w:r w:rsidRPr="00293484" w:rsidDel="00C707BD">
          <w:rPr>
            <w:rFonts w:ascii="Courier New" w:hAnsi="Courier New" w:cs="Courier New"/>
            <w:b/>
          </w:rPr>
          <w:delText>"</w:delText>
        </w:r>
        <w:r w:rsidDel="00C707BD">
          <w:rPr>
            <w:rFonts w:ascii="Courier New" w:hAnsi="Courier New" w:cs="Courier New"/>
            <w:b/>
          </w:rPr>
          <w:delText>arguments</w:delText>
        </w:r>
        <w:r w:rsidRPr="00293484" w:rsidDel="00C707BD">
          <w:rPr>
            <w:rFonts w:ascii="Courier New" w:hAnsi="Courier New" w:cs="Courier New"/>
            <w:b/>
          </w:rPr>
          <w:delText>"</w:delText>
        </w:r>
      </w:del>
    </w:p>
    <w:p w14:paraId="18E8F8C6" w14:textId="77777777" w:rsidR="004C02EF" w:rsidRPr="008D4496" w:rsidRDefault="004C02EF" w:rsidP="00C707BD">
      <w:pPr>
        <w:pStyle w:val="Alg3"/>
        <w:numPr>
          <w:ilvl w:val="1"/>
          <w:numId w:val="105"/>
        </w:numPr>
        <w:pPrChange w:id="3809" w:author="Allen Wirfs-Brock" w:date="2011-07-01T15:03:00Z">
          <w:pPr>
            <w:pStyle w:val="Alg3"/>
            <w:numPr>
              <w:numId w:val="105"/>
            </w:numPr>
          </w:pPr>
        </w:pPrChange>
      </w:pPr>
      <w:r w:rsidRPr="008D4496">
        <w:t>Call PutValue(</w:t>
      </w:r>
      <w:r w:rsidRPr="008D4496">
        <w:rPr>
          <w:i/>
        </w:rPr>
        <w:t>lref</w:t>
      </w:r>
      <w:r w:rsidRPr="008D4496">
        <w:t xml:space="preserve">, </w:t>
      </w:r>
      <w:r w:rsidRPr="008D4496">
        <w:rPr>
          <w:i/>
        </w:rPr>
        <w:t>rval</w:t>
      </w:r>
      <w:r w:rsidRPr="008D4496">
        <w:t>)</w:t>
      </w:r>
      <w:bookmarkEnd w:id="3793"/>
      <w:r w:rsidRPr="008D4496">
        <w:t>.</w:t>
      </w:r>
      <w:bookmarkStart w:id="3810" w:name="_Toc382212694"/>
    </w:p>
    <w:p w14:paraId="3C9C736F" w14:textId="77777777" w:rsidR="004C0865" w:rsidRDefault="004C0865" w:rsidP="00C707BD">
      <w:pPr>
        <w:pStyle w:val="Alg3"/>
        <w:numPr>
          <w:ilvl w:val="1"/>
          <w:numId w:val="105"/>
        </w:numPr>
        <w:rPr>
          <w:ins w:id="3811" w:author="Allen Wirfs-Brock" w:date="2011-07-01T14:59:00Z"/>
        </w:rPr>
      </w:pPr>
      <w:ins w:id="3812" w:author="Allen Wirfs-Brock" w:date="2011-07-01T14:59:00Z">
        <w:r w:rsidRPr="008D4496">
          <w:t xml:space="preserve">Return </w:t>
        </w:r>
        <w:r w:rsidRPr="008D4496">
          <w:rPr>
            <w:i/>
          </w:rPr>
          <w:t>rval</w:t>
        </w:r>
        <w:r w:rsidRPr="008D4496">
          <w:t>.</w:t>
        </w:r>
      </w:ins>
    </w:p>
    <w:p w14:paraId="5905494E" w14:textId="77777777" w:rsidR="00C707BD" w:rsidRPr="00C70552" w:rsidRDefault="00C707BD" w:rsidP="00C707BD">
      <w:pPr>
        <w:pStyle w:val="Alg3"/>
        <w:numPr>
          <w:ilvl w:val="0"/>
          <w:numId w:val="105"/>
        </w:numPr>
        <w:rPr>
          <w:ins w:id="3813" w:author="Allen Wirfs-Brock" w:date="2011-07-01T15:04:00Z"/>
        </w:rPr>
      </w:pPr>
      <w:ins w:id="3814" w:author="Allen Wirfs-Brock" w:date="2011-07-01T15:04:00Z">
        <w:r>
          <w:t xml:space="preserve">If this is not extended code, throw a </w:t>
        </w:r>
        <w:r w:rsidRPr="00CD7A72">
          <w:rPr>
            <w:b/>
            <w:rPrChange w:id="3815" w:author="Allen Wirfs-Brock rev2" w:date="2011-07-20T13:32:00Z">
              <w:rPr/>
            </w:rPrChange>
          </w:rPr>
          <w:t>ReferenceError</w:t>
        </w:r>
        <w:r>
          <w:t xml:space="preserve"> exception.</w:t>
        </w:r>
      </w:ins>
    </w:p>
    <w:p w14:paraId="3ADA2953" w14:textId="77777777" w:rsidR="00C707BD" w:rsidRDefault="00C707BD" w:rsidP="00C707BD">
      <w:pPr>
        <w:pStyle w:val="Alg3"/>
        <w:numPr>
          <w:ilvl w:val="0"/>
          <w:numId w:val="105"/>
        </w:numPr>
        <w:rPr>
          <w:ins w:id="3816" w:author="Allen Wirfs-Brock" w:date="2011-07-01T15:04:00Z"/>
        </w:rPr>
      </w:pPr>
      <w:ins w:id="3817" w:author="Allen Wirfs-Brock" w:date="2011-07-01T15:04:00Z">
        <w:r>
          <w:t xml:space="preserve">Let </w:t>
        </w:r>
        <w:r w:rsidRPr="002F627B">
          <w:rPr>
            <w:i/>
          </w:rPr>
          <w:t>AssignmentPattern</w:t>
        </w:r>
        <w:r>
          <w:t xml:space="preserve"> be the parse of the source code corresponding to </w:t>
        </w:r>
        <w:r w:rsidRPr="002F627B">
          <w:rPr>
            <w:i/>
          </w:rPr>
          <w:t>LeftHandSideExp</w:t>
        </w:r>
      </w:ins>
      <w:ins w:id="3818" w:author="Allen Wirfs-Brock rev2" w:date="2011-07-20T13:34:00Z">
        <w:r w:rsidR="00CD7A72">
          <w:rPr>
            <w:i/>
          </w:rPr>
          <w:t>r</w:t>
        </w:r>
      </w:ins>
      <w:ins w:id="3819" w:author="Allen Wirfs-Brock" w:date="2011-07-01T15:04:00Z">
        <w:r w:rsidRPr="002F627B">
          <w:rPr>
            <w:i/>
          </w:rPr>
          <w:t>esson</w:t>
        </w:r>
        <w:r>
          <w:t xml:space="preserve"> using </w:t>
        </w:r>
        <w:r w:rsidRPr="002F627B">
          <w:rPr>
            <w:i/>
          </w:rPr>
          <w:t>AssignmentPattern</w:t>
        </w:r>
        <w:r>
          <w:t xml:space="preserve"> as the goal symbol.</w:t>
        </w:r>
      </w:ins>
    </w:p>
    <w:p w14:paraId="5E7035E2" w14:textId="77777777" w:rsidR="00C707BD" w:rsidRPr="00AF6314" w:rsidRDefault="00C707BD" w:rsidP="00C707BD">
      <w:pPr>
        <w:pStyle w:val="Alg3"/>
        <w:numPr>
          <w:ilvl w:val="0"/>
          <w:numId w:val="105"/>
        </w:numPr>
        <w:rPr>
          <w:ins w:id="3820" w:author="Allen Wirfs-Brock" w:date="2011-07-01T15:04:00Z"/>
        </w:rPr>
      </w:pPr>
      <w:ins w:id="3821" w:author="Allen Wirfs-Brock" w:date="2011-07-01T15:04:00Z">
        <w:r w:rsidRPr="008D4496">
          <w:t xml:space="preserve">Let </w:t>
        </w:r>
        <w:r w:rsidRPr="008D4496">
          <w:rPr>
            <w:i/>
          </w:rPr>
          <w:t>rref</w:t>
        </w:r>
        <w:r w:rsidRPr="008D4496">
          <w:t xml:space="preserve"> be the result of evaluating </w:t>
        </w:r>
        <w:r w:rsidRPr="008D4496">
          <w:rPr>
            <w:i/>
          </w:rPr>
          <w:t>AssignmentExpression</w:t>
        </w:r>
        <w:r w:rsidRPr="008D4496">
          <w:t>.</w:t>
        </w:r>
      </w:ins>
    </w:p>
    <w:p w14:paraId="11D00C0D" w14:textId="77777777" w:rsidR="00C707BD" w:rsidRDefault="00C707BD" w:rsidP="00C707BD">
      <w:pPr>
        <w:pStyle w:val="Alg3"/>
        <w:numPr>
          <w:ilvl w:val="0"/>
          <w:numId w:val="105"/>
        </w:numPr>
        <w:rPr>
          <w:ins w:id="3822" w:author="Allen Wirfs-Brock" w:date="2011-07-01T15:04:00Z"/>
        </w:rPr>
      </w:pPr>
      <w:ins w:id="3823" w:author="Allen Wirfs-Brock" w:date="2011-07-01T15:04:00Z">
        <w:r w:rsidRPr="008D4496">
          <w:t xml:space="preserve">Let </w:t>
        </w:r>
        <w:r w:rsidRPr="008D4496">
          <w:rPr>
            <w:i/>
          </w:rPr>
          <w:t>rval</w:t>
        </w:r>
        <w:r w:rsidRPr="008D4496">
          <w:t xml:space="preserve"> be </w:t>
        </w:r>
        <w:r>
          <w:t>ToObject(</w:t>
        </w:r>
        <w:r w:rsidRPr="008D4496">
          <w:t>GetValue(</w:t>
        </w:r>
        <w:r w:rsidRPr="008D4496">
          <w:rPr>
            <w:i/>
          </w:rPr>
          <w:t>rref</w:t>
        </w:r>
        <w:r w:rsidRPr="008D4496">
          <w:t>)</w:t>
        </w:r>
        <w:r>
          <w:t>)</w:t>
        </w:r>
        <w:r w:rsidRPr="008D4496">
          <w:t>.</w:t>
        </w:r>
      </w:ins>
    </w:p>
    <w:p w14:paraId="756B063E" w14:textId="77777777" w:rsidR="00C707BD" w:rsidRDefault="00C707BD" w:rsidP="00C707BD">
      <w:pPr>
        <w:pStyle w:val="Alg3"/>
        <w:numPr>
          <w:ilvl w:val="0"/>
          <w:numId w:val="105"/>
        </w:numPr>
        <w:rPr>
          <w:ins w:id="3824" w:author="Allen Wirfs-Brock" w:date="2011-07-01T15:04:00Z"/>
        </w:rPr>
      </w:pPr>
      <w:ins w:id="3825" w:author="Allen Wirfs-Brock" w:date="2011-07-01T15:04:00Z">
        <w:r>
          <w:t xml:space="preserve">Evaluate </w:t>
        </w:r>
        <w:r w:rsidRPr="002F627B">
          <w:rPr>
            <w:i/>
          </w:rPr>
          <w:t>AssignmentPattern</w:t>
        </w:r>
        <w:r>
          <w:t xml:space="preserve"> using </w:t>
        </w:r>
        <w:r w:rsidRPr="002F627B">
          <w:rPr>
            <w:i/>
          </w:rPr>
          <w:t>rval</w:t>
        </w:r>
        <w:r>
          <w:t xml:space="preserve"> as the </w:t>
        </w:r>
        <w:r>
          <w:rPr>
            <w:rStyle w:val="bnf"/>
          </w:rPr>
          <w:t>obj</w:t>
        </w:r>
        <w:r w:rsidRPr="00E32218">
          <w:rPr>
            <w:i/>
          </w:rPr>
          <w:t xml:space="preserve"> </w:t>
        </w:r>
        <w:r>
          <w:t>parameter.</w:t>
        </w:r>
      </w:ins>
    </w:p>
    <w:p w14:paraId="25DB6938" w14:textId="77777777" w:rsidR="004C0865" w:rsidRPr="004C0865" w:rsidRDefault="004C02EF" w:rsidP="004C0865">
      <w:pPr>
        <w:pStyle w:val="Alg3"/>
        <w:numPr>
          <w:ilvl w:val="0"/>
          <w:numId w:val="105"/>
        </w:numPr>
        <w:spacing w:after="220"/>
      </w:pPr>
      <w:r w:rsidRPr="008D4496">
        <w:t xml:space="preserve">Return </w:t>
      </w:r>
      <w:r w:rsidRPr="008D4496">
        <w:rPr>
          <w:i/>
        </w:rPr>
        <w:t>rval</w:t>
      </w:r>
      <w:bookmarkEnd w:id="3810"/>
      <w:r w:rsidRPr="008D4496">
        <w:t>.</w:t>
      </w:r>
      <w:bookmarkStart w:id="3826" w:name="_Toc375031195"/>
      <w:bookmarkStart w:id="3827" w:name="_Toc381513708"/>
      <w:bookmarkStart w:id="3828" w:name="_Toc382202874"/>
      <w:bookmarkStart w:id="3829" w:name="_Toc382212230"/>
      <w:bookmarkStart w:id="3830" w:name="_Toc382212695"/>
      <w:bookmarkStart w:id="3831" w:name="_Toc382291575"/>
      <w:bookmarkStart w:id="3832" w:name="_Toc385672224"/>
      <w:bookmarkStart w:id="3833" w:name="_Toc393690327"/>
    </w:p>
    <w:p w14:paraId="6D604403" w14:textId="77777777" w:rsidR="004C02EF" w:rsidRDefault="004C02EF" w:rsidP="004C02EF">
      <w:pPr>
        <w:pStyle w:val="Note"/>
        <w:rPr>
          <w:ins w:id="3834" w:author="Allen Wirfs-Brock" w:date="2011-07-01T15:12:00Z"/>
        </w:rPr>
      </w:pPr>
      <w:bookmarkStart w:id="3835" w:name="_Toc472818872"/>
      <w:r w:rsidRPr="00586549">
        <w:t>NOTE</w:t>
      </w:r>
      <w:r w:rsidRPr="00586549">
        <w:tab/>
        <w:t xml:space="preserve">When an assignment occurs within strict mode code, </w:t>
      </w:r>
      <w:del w:id="3836" w:author="Allen Wirfs-Brock" w:date="2011-07-01T15:09:00Z">
        <w:r w:rsidRPr="00C707BD" w:rsidDel="00C707BD">
          <w:rPr>
            <w:rFonts w:ascii="Times New Roman" w:hAnsi="Times New Roman"/>
            <w:i/>
          </w:rPr>
          <w:delText xml:space="preserve">its </w:delText>
        </w:r>
        <w:r w:rsidRPr="00C707BD" w:rsidDel="00C707BD">
          <w:rPr>
            <w:rStyle w:val="bnf"/>
          </w:rPr>
          <w:delText>LeftHandSide</w:delText>
        </w:r>
        <w:r w:rsidRPr="00C707BD" w:rsidDel="00C707BD">
          <w:rPr>
            <w:rFonts w:ascii="Times New Roman" w:hAnsi="Times New Roman"/>
            <w:i/>
          </w:rPr>
          <w:delText xml:space="preserve"> must not evaluate to an</w:delText>
        </w:r>
      </w:del>
      <w:ins w:id="3837" w:author="Allen Wirfs-Brock" w:date="2011-07-01T15:09:00Z">
        <w:r w:rsidR="00C707BD" w:rsidRPr="00C707BD">
          <w:rPr>
            <w:rFonts w:ascii="Times New Roman" w:hAnsi="Times New Roman"/>
            <w:i/>
          </w:rPr>
          <w:t>lref</w:t>
        </w:r>
        <w:r w:rsidR="00C707BD">
          <w:t xml:space="preserve"> in step 1.d must not be an</w:t>
        </w:r>
      </w:ins>
      <w:r w:rsidRPr="00586549">
        <w:t xml:space="preserve"> unresolvable reference. If it </w:t>
      </w:r>
      <w:del w:id="3838" w:author="Allen Wirfs-Brock" w:date="2011-07-01T15:10:00Z">
        <w:r w:rsidRPr="00586549" w:rsidDel="00C707BD">
          <w:delText xml:space="preserve">does </w:delText>
        </w:r>
      </w:del>
      <w:ins w:id="3839" w:author="Allen Wirfs-Brock" w:date="2011-07-01T15:10:00Z">
        <w:r w:rsidR="00C707BD">
          <w:t>is,</w:t>
        </w:r>
        <w:r w:rsidR="00C707BD" w:rsidRPr="00586549">
          <w:t xml:space="preserve"> </w:t>
        </w:r>
      </w:ins>
      <w:r w:rsidRPr="00586549">
        <w:t xml:space="preserve">a </w:t>
      </w:r>
      <w:r w:rsidRPr="00586549">
        <w:rPr>
          <w:b/>
        </w:rPr>
        <w:t>ReferenceError</w:t>
      </w:r>
      <w:r w:rsidRPr="00586549">
        <w:t xml:space="preserve"> exception is thrown upon assignment. The </w:t>
      </w:r>
      <w:r w:rsidRPr="00586549">
        <w:rPr>
          <w:rStyle w:val="bnf"/>
        </w:rPr>
        <w:t>LeftHandSide</w:t>
      </w:r>
      <w:r w:rsidRPr="00586549">
        <w:t xml:space="preserve"> also may not be a reference to a data property with the attribute value </w:t>
      </w:r>
      <w:r w:rsidRPr="00E91749">
        <w:rPr>
          <w:rFonts w:ascii="Times New Roman" w:hAnsi="Times New Roman"/>
        </w:rPr>
        <w:t>{[[Writable]]:</w:t>
      </w:r>
      <w:r w:rsidRPr="00E91749">
        <w:rPr>
          <w:rFonts w:ascii="Times New Roman" w:hAnsi="Times New Roman"/>
          <w:b/>
        </w:rPr>
        <w:t>false</w:t>
      </w:r>
      <w:r w:rsidRPr="00E91749">
        <w:rPr>
          <w:rFonts w:ascii="Times New Roman" w:hAnsi="Times New Roman"/>
        </w:rPr>
        <w:t>}</w:t>
      </w:r>
      <w:r w:rsidRPr="00586549">
        <w:t xml:space="preserve">, to an accessor property with the attribute value </w:t>
      </w:r>
      <w:r w:rsidRPr="00E91749">
        <w:rPr>
          <w:rFonts w:ascii="Times New Roman" w:hAnsi="Times New Roman"/>
        </w:rPr>
        <w:t>{[[</w:t>
      </w:r>
      <w:r>
        <w:rPr>
          <w:rFonts w:ascii="Times New Roman" w:hAnsi="Times New Roman"/>
        </w:rPr>
        <w:t>Se</w:t>
      </w:r>
      <w:r w:rsidRPr="00E91749">
        <w:rPr>
          <w:rFonts w:ascii="Times New Roman" w:hAnsi="Times New Roman"/>
        </w:rPr>
        <w:t>t]]:</w:t>
      </w:r>
      <w:r w:rsidRPr="00E91749">
        <w:rPr>
          <w:rFonts w:ascii="Times New Roman" w:hAnsi="Times New Roman"/>
          <w:b/>
        </w:rPr>
        <w:t>undefined</w:t>
      </w:r>
      <w:r w:rsidRPr="00E91749">
        <w:rPr>
          <w:rFonts w:ascii="Times New Roman" w:hAnsi="Times New Roman"/>
        </w:rPr>
        <w:t>}</w:t>
      </w:r>
      <w:r w:rsidRPr="00586549">
        <w:t>,</w:t>
      </w:r>
      <w:r w:rsidRPr="00586549">
        <w:rPr>
          <w:b/>
        </w:rPr>
        <w:t xml:space="preserve"> </w:t>
      </w:r>
      <w:r w:rsidRPr="00586549">
        <w:t xml:space="preserve">nor to a non-existent property of an object whose [[Extensible]] internal property has the value </w:t>
      </w:r>
      <w:r w:rsidRPr="00586549">
        <w:rPr>
          <w:b/>
        </w:rPr>
        <w:t>false</w:t>
      </w:r>
      <w:r w:rsidRPr="00586549">
        <w:t xml:space="preserve">. In these cases a </w:t>
      </w:r>
      <w:r w:rsidRPr="00586549">
        <w:rPr>
          <w:b/>
        </w:rPr>
        <w:t>TypeError</w:t>
      </w:r>
      <w:r w:rsidRPr="00586549">
        <w:t xml:space="preserve"> exception is thrown.</w:t>
      </w:r>
    </w:p>
    <w:p w14:paraId="211E098C" w14:textId="77777777" w:rsidR="00C707BD" w:rsidRDefault="00C707BD" w:rsidP="004F530F">
      <w:pPr>
        <w:pStyle w:val="40"/>
        <w:numPr>
          <w:ilvl w:val="0"/>
          <w:numId w:val="0"/>
        </w:numPr>
        <w:rPr>
          <w:ins w:id="3840" w:author="Allen Wirfs-Brock" w:date="2011-07-01T15:12:00Z"/>
        </w:rPr>
      </w:pPr>
      <w:ins w:id="3841" w:author="Allen Wirfs-Brock" w:date="2011-07-01T15:12:00Z">
        <w:r>
          <w:t>11.13.1.1 Destructuring Assignment</w:t>
        </w:r>
      </w:ins>
    </w:p>
    <w:p w14:paraId="18610D6A" w14:textId="77777777" w:rsidR="00C707BD" w:rsidRDefault="00C707BD" w:rsidP="000C19AD">
      <w:pPr>
        <w:rPr>
          <w:ins w:id="3842" w:author="Allen Wirfs-Brock" w:date="2011-07-01T15:12:00Z"/>
        </w:rPr>
      </w:pPr>
      <w:ins w:id="3843" w:author="Allen Wirfs-Brock" w:date="2011-07-01T15:12:00Z">
        <w:r>
          <w:t xml:space="preserve">The </w:t>
        </w:r>
      </w:ins>
      <w:ins w:id="3844" w:author="Allen Wirfs-Brock" w:date="2011-07-01T15:13:00Z">
        <w:r w:rsidR="00697CC4">
          <w:t xml:space="preserve">supplemental </w:t>
        </w:r>
      </w:ins>
      <w:ins w:id="3845" w:author="Allen Wirfs-Brock" w:date="2011-07-01T15:12:00Z">
        <w:r>
          <w:t xml:space="preserve">production </w:t>
        </w:r>
        <w:r w:rsidRPr="005404D8">
          <w:rPr>
            <w:rStyle w:val="bnf"/>
          </w:rPr>
          <w:t>AssignmentPattern</w:t>
        </w:r>
        <w:r>
          <w:rPr>
            <w:rStyle w:val="bnf"/>
          </w:rPr>
          <w:t xml:space="preserve"> </w:t>
        </w:r>
        <w:r>
          <w:rPr>
            <w:b/>
          </w:rPr>
          <w:t xml:space="preserve">: </w:t>
        </w:r>
        <w:r>
          <w:rPr>
            <w:rStyle w:val="bnf"/>
          </w:rPr>
          <w:t>ObjectAssignment</w:t>
        </w:r>
        <w:r w:rsidRPr="005404D8">
          <w:rPr>
            <w:rStyle w:val="bnf"/>
          </w:rPr>
          <w:t>Pattern</w:t>
        </w:r>
        <w:r>
          <w:t xml:space="preserve"> is evaluated with the parameter </w:t>
        </w:r>
        <w:r>
          <w:rPr>
            <w:rStyle w:val="bnf"/>
          </w:rPr>
          <w:t>obj</w:t>
        </w:r>
        <w:r>
          <w:t xml:space="preserve"> as follows:</w:t>
        </w:r>
      </w:ins>
    </w:p>
    <w:p w14:paraId="5E4C4EE8" w14:textId="77777777" w:rsidR="00C707BD" w:rsidRDefault="00C707BD" w:rsidP="00C707BD">
      <w:pPr>
        <w:pStyle w:val="Alg3"/>
        <w:numPr>
          <w:ilvl w:val="0"/>
          <w:numId w:val="412"/>
        </w:numPr>
        <w:rPr>
          <w:ins w:id="3846" w:author="Allen Wirfs-Brock" w:date="2011-07-01T15:12:00Z"/>
        </w:rPr>
      </w:pPr>
      <w:ins w:id="3847" w:author="Allen Wirfs-Brock" w:date="2011-07-01T15:12:00Z">
        <w:r>
          <w:t xml:space="preserve">Evaluate </w:t>
        </w:r>
        <w:r>
          <w:rPr>
            <w:rStyle w:val="bnf"/>
          </w:rPr>
          <w:t>ObjectAssignment</w:t>
        </w:r>
        <w:r w:rsidRPr="005404D8">
          <w:rPr>
            <w:rStyle w:val="bnf"/>
          </w:rPr>
          <w:t>Pattern</w:t>
        </w:r>
        <w:r>
          <w:t xml:space="preserve"> using </w:t>
        </w:r>
        <w:r>
          <w:rPr>
            <w:i/>
          </w:rPr>
          <w:t>obj</w:t>
        </w:r>
        <w:r>
          <w:t xml:space="preserve"> as the </w:t>
        </w:r>
        <w:r>
          <w:rPr>
            <w:i/>
          </w:rPr>
          <w:t>obj</w:t>
        </w:r>
        <w:r>
          <w:t xml:space="preserve"> parameter.</w:t>
        </w:r>
      </w:ins>
    </w:p>
    <w:p w14:paraId="307C0B59" w14:textId="77777777" w:rsidR="00C707BD" w:rsidRDefault="00C707BD" w:rsidP="00C707BD">
      <w:pPr>
        <w:rPr>
          <w:ins w:id="3848" w:author="Allen Wirfs-Brock" w:date="2011-07-01T15:12:00Z"/>
        </w:rPr>
      </w:pPr>
    </w:p>
    <w:p w14:paraId="21CC32D8" w14:textId="77777777" w:rsidR="00C707BD" w:rsidRDefault="00C707BD" w:rsidP="000C19AD">
      <w:pPr>
        <w:rPr>
          <w:ins w:id="3849" w:author="Allen Wirfs-Brock" w:date="2011-07-01T15:12:00Z"/>
        </w:rPr>
      </w:pPr>
      <w:ins w:id="3850" w:author="Allen Wirfs-Brock" w:date="2011-07-01T15:12:00Z">
        <w:r>
          <w:t xml:space="preserve">The </w:t>
        </w:r>
      </w:ins>
      <w:ins w:id="3851" w:author="Allen Wirfs-Brock" w:date="2011-07-01T15:13:00Z">
        <w:r w:rsidR="00697CC4">
          <w:t xml:space="preserve">supplemental </w:t>
        </w:r>
      </w:ins>
      <w:ins w:id="3852" w:author="Allen Wirfs-Brock" w:date="2011-07-01T15:12:00Z">
        <w:r>
          <w:t xml:space="preserve">production </w:t>
        </w:r>
        <w:r w:rsidRPr="005404D8">
          <w:rPr>
            <w:rStyle w:val="bnf"/>
          </w:rPr>
          <w:t>AssignmentPattern</w:t>
        </w:r>
        <w:r>
          <w:rPr>
            <w:rStyle w:val="bnf"/>
          </w:rPr>
          <w:t xml:space="preserve"> </w:t>
        </w:r>
        <w:r>
          <w:rPr>
            <w:b/>
          </w:rPr>
          <w:t xml:space="preserve">: </w:t>
        </w:r>
        <w:r>
          <w:rPr>
            <w:rStyle w:val="bnf"/>
          </w:rPr>
          <w:t>ArrayAssignment</w:t>
        </w:r>
        <w:r w:rsidRPr="005404D8">
          <w:rPr>
            <w:rStyle w:val="bnf"/>
          </w:rPr>
          <w:t>Pattern</w:t>
        </w:r>
        <w:r>
          <w:t xml:space="preserve"> is evaluated with the parameter </w:t>
        </w:r>
        <w:r>
          <w:rPr>
            <w:rStyle w:val="bnf"/>
          </w:rPr>
          <w:t>obj</w:t>
        </w:r>
        <w:r>
          <w:t xml:space="preserve"> as follows:</w:t>
        </w:r>
      </w:ins>
    </w:p>
    <w:p w14:paraId="31C75652" w14:textId="77777777" w:rsidR="00C707BD" w:rsidRDefault="00C707BD" w:rsidP="00C707BD">
      <w:pPr>
        <w:pStyle w:val="Alg3"/>
        <w:numPr>
          <w:ilvl w:val="0"/>
          <w:numId w:val="413"/>
        </w:numPr>
        <w:rPr>
          <w:ins w:id="3853" w:author="Allen Wirfs-Brock" w:date="2011-07-01T15:12:00Z"/>
        </w:rPr>
      </w:pPr>
      <w:ins w:id="3854" w:author="Allen Wirfs-Brock" w:date="2011-07-01T15:12:00Z">
        <w:r>
          <w:t xml:space="preserve">Evaluate </w:t>
        </w:r>
        <w:r>
          <w:rPr>
            <w:rStyle w:val="bnf"/>
          </w:rPr>
          <w:t>ArrayAssignment</w:t>
        </w:r>
        <w:r w:rsidRPr="005404D8">
          <w:rPr>
            <w:rStyle w:val="bnf"/>
          </w:rPr>
          <w:t>Pattern</w:t>
        </w:r>
        <w:r>
          <w:t xml:space="preserve"> using </w:t>
        </w:r>
        <w:r>
          <w:rPr>
            <w:i/>
          </w:rPr>
          <w:t>obj</w:t>
        </w:r>
        <w:r>
          <w:t xml:space="preserve"> as the </w:t>
        </w:r>
        <w:r>
          <w:rPr>
            <w:i/>
          </w:rPr>
          <w:t>obj</w:t>
        </w:r>
        <w:r>
          <w:t xml:space="preserve"> parameter.</w:t>
        </w:r>
      </w:ins>
    </w:p>
    <w:p w14:paraId="47475710" w14:textId="77777777" w:rsidR="00C707BD" w:rsidRPr="00616E08" w:rsidRDefault="00C707BD" w:rsidP="00C707BD">
      <w:pPr>
        <w:rPr>
          <w:ins w:id="3855" w:author="Allen Wirfs-Brock" w:date="2011-07-01T15:12:00Z"/>
        </w:rPr>
      </w:pPr>
    </w:p>
    <w:p w14:paraId="16E3E166" w14:textId="77777777" w:rsidR="00C707BD" w:rsidRDefault="00C707BD" w:rsidP="004F530F">
      <w:pPr>
        <w:rPr>
          <w:ins w:id="3856" w:author="Allen Wirfs-Brock" w:date="2011-07-01T15:12:00Z"/>
        </w:rPr>
      </w:pPr>
      <w:ins w:id="3857" w:author="Allen Wirfs-Brock" w:date="2011-07-01T15:12:00Z">
        <w:r>
          <w:t xml:space="preserve">The </w:t>
        </w:r>
      </w:ins>
      <w:ins w:id="3858" w:author="Allen Wirfs-Brock" w:date="2011-07-01T15:13:00Z">
        <w:r w:rsidR="00697CC4">
          <w:t xml:space="preserve">supplemental </w:t>
        </w:r>
      </w:ins>
      <w:ins w:id="3859" w:author="Allen Wirfs-Brock" w:date="2011-07-01T15:12:00Z">
        <w:r>
          <w:t xml:space="preserve">production </w:t>
        </w:r>
        <w:r>
          <w:rPr>
            <w:rStyle w:val="bnf"/>
          </w:rPr>
          <w:t>ObjectAssignment</w:t>
        </w:r>
        <w:r w:rsidRPr="005404D8">
          <w:rPr>
            <w:rStyle w:val="bnf"/>
          </w:rPr>
          <w:t>Pattern</w:t>
        </w:r>
        <w:r>
          <w:rPr>
            <w:rStyle w:val="bnf"/>
          </w:rPr>
          <w:t xml:space="preserve"> </w:t>
        </w:r>
        <w:r>
          <w:rPr>
            <w:b/>
          </w:rPr>
          <w:t xml:space="preserve">: </w:t>
        </w:r>
        <w:r w:rsidRPr="00E6758C">
          <w:rPr>
            <w:rFonts w:ascii="Courier New" w:hAnsi="Courier New" w:cs="Courier New"/>
            <w:b/>
          </w:rPr>
          <w:t>{ }</w:t>
        </w:r>
        <w:r>
          <w:t xml:space="preserve"> ,the production </w:t>
        </w:r>
        <w:r>
          <w:rPr>
            <w:rStyle w:val="bnf"/>
          </w:rPr>
          <w:t>ArrayAssignment</w:t>
        </w:r>
        <w:r w:rsidRPr="005404D8">
          <w:rPr>
            <w:rStyle w:val="bnf"/>
          </w:rPr>
          <w:t>Pattern</w:t>
        </w:r>
        <w:r>
          <w:rPr>
            <w:rStyle w:val="bnf"/>
          </w:rPr>
          <w:t xml:space="preserve"> </w:t>
        </w:r>
        <w:r>
          <w:rPr>
            <w:b/>
          </w:rPr>
          <w:t xml:space="preserve">: </w:t>
        </w:r>
        <w:r>
          <w:rPr>
            <w:rFonts w:ascii="Courier New" w:hAnsi="Courier New" w:cs="Courier New"/>
            <w:b/>
          </w:rPr>
          <w:t>[</w:t>
        </w:r>
        <w:r w:rsidRPr="00121716">
          <w:rPr>
            <w:rFonts w:ascii="Courier New" w:hAnsi="Courier New" w:cs="Courier New"/>
            <w:b/>
          </w:rPr>
          <w:t xml:space="preserve"> </w:t>
        </w:r>
        <w:r>
          <w:rPr>
            <w:rFonts w:ascii="Courier New" w:hAnsi="Courier New" w:cs="Courier New"/>
            <w:b/>
          </w:rPr>
          <w:t>]</w:t>
        </w:r>
        <w:r>
          <w:t xml:space="preserve"> and the production </w:t>
        </w:r>
        <w:r>
          <w:rPr>
            <w:rStyle w:val="bnf"/>
          </w:rPr>
          <w:t>ArrayAssignment</w:t>
        </w:r>
        <w:r w:rsidRPr="005404D8">
          <w:rPr>
            <w:rStyle w:val="bnf"/>
          </w:rPr>
          <w:t>Pattern</w:t>
        </w:r>
        <w:r>
          <w:rPr>
            <w:rStyle w:val="bnf"/>
          </w:rPr>
          <w:t xml:space="preserve"> </w:t>
        </w:r>
        <w:r>
          <w:rPr>
            <w:b/>
          </w:rPr>
          <w:t xml:space="preserve">: </w:t>
        </w:r>
        <w:r>
          <w:rPr>
            <w:rFonts w:ascii="Courier New" w:hAnsi="Courier New" w:cs="Courier New"/>
            <w:b/>
          </w:rPr>
          <w:t xml:space="preserve">[ </w:t>
        </w:r>
        <w:r w:rsidRPr="004D42A4">
          <w:rPr>
            <w:rStyle w:val="bnf"/>
          </w:rPr>
          <w:t>Elision</w:t>
        </w:r>
        <w:r w:rsidRPr="00121716">
          <w:rPr>
            <w:rFonts w:ascii="Courier New" w:hAnsi="Courier New" w:cs="Courier New"/>
            <w:b/>
          </w:rPr>
          <w:t xml:space="preserve"> </w:t>
        </w:r>
        <w:r>
          <w:rPr>
            <w:rFonts w:ascii="Courier New" w:hAnsi="Courier New" w:cs="Courier New"/>
            <w:b/>
          </w:rPr>
          <w:t>]</w:t>
        </w:r>
        <w:r>
          <w:t xml:space="preserve"> when evaluated with the parameter </w:t>
        </w:r>
        <w:r>
          <w:rPr>
            <w:rStyle w:val="bnf"/>
          </w:rPr>
          <w:t>obj</w:t>
        </w:r>
        <w:r>
          <w:t xml:space="preserve"> do nothing.</w:t>
        </w:r>
      </w:ins>
    </w:p>
    <w:p w14:paraId="3F4ABEB3" w14:textId="77777777" w:rsidR="00C707BD" w:rsidRDefault="00C707BD" w:rsidP="000C19AD">
      <w:pPr>
        <w:jc w:val="left"/>
        <w:rPr>
          <w:ins w:id="3860" w:author="Allen Wirfs-Brock" w:date="2011-07-01T15:12:00Z"/>
        </w:rPr>
      </w:pPr>
      <w:ins w:id="3861" w:author="Allen Wirfs-Brock" w:date="2011-07-01T15:12:00Z">
        <w:r>
          <w:t xml:space="preserve">The </w:t>
        </w:r>
      </w:ins>
      <w:ins w:id="3862" w:author="Allen Wirfs-Brock" w:date="2011-07-01T15:13:00Z">
        <w:r w:rsidR="00697CC4">
          <w:t xml:space="preserve">supplemental </w:t>
        </w:r>
      </w:ins>
      <w:ins w:id="3863" w:author="Allen Wirfs-Brock" w:date="2011-07-01T15:12:00Z">
        <w:r>
          <w:t xml:space="preserve">productions </w:t>
        </w:r>
        <w:r>
          <w:rPr>
            <w:rStyle w:val="bnf"/>
          </w:rPr>
          <w:t>ObjectAssignment</w:t>
        </w:r>
        <w:r w:rsidRPr="005404D8">
          <w:rPr>
            <w:rStyle w:val="bnf"/>
          </w:rPr>
          <w:t>Pattern</w:t>
        </w:r>
        <w:r>
          <w:rPr>
            <w:rStyle w:val="bnf"/>
          </w:rPr>
          <w:t xml:space="preserve"> </w:t>
        </w:r>
        <w:r>
          <w:rPr>
            <w:b/>
          </w:rPr>
          <w:t xml:space="preserve">: </w:t>
        </w:r>
        <w:r w:rsidRPr="00121716">
          <w:rPr>
            <w:rFonts w:ascii="Courier New" w:hAnsi="Courier New" w:cs="Courier New"/>
            <w:b/>
          </w:rPr>
          <w:t>{</w:t>
        </w:r>
        <w:r>
          <w:rPr>
            <w:rFonts w:ascii="Courier New" w:hAnsi="Courier New" w:cs="Courier New"/>
            <w:b/>
          </w:rPr>
          <w:t xml:space="preserve"> </w:t>
        </w:r>
        <w:r w:rsidRPr="00E6758C">
          <w:rPr>
            <w:rStyle w:val="bnf"/>
          </w:rPr>
          <w:t>AssignmentPropertyList</w:t>
        </w:r>
        <w:r w:rsidRPr="00121716">
          <w:rPr>
            <w:rFonts w:ascii="Courier New" w:hAnsi="Courier New" w:cs="Courier New"/>
            <w:b/>
          </w:rPr>
          <w:t xml:space="preserve"> }</w:t>
        </w:r>
        <w:r>
          <w:rPr>
            <w:rFonts w:ascii="Courier New" w:hAnsi="Courier New" w:cs="Courier New"/>
            <w:b/>
          </w:rPr>
          <w:t xml:space="preserve"> </w:t>
        </w:r>
        <w:r w:rsidRPr="00E6758C">
          <w:t>and</w:t>
        </w:r>
        <w:r>
          <w:rPr>
            <w:rFonts w:ascii="Courier New" w:hAnsi="Courier New" w:cs="Courier New"/>
            <w:b/>
          </w:rPr>
          <w:t xml:space="preserve"> </w:t>
        </w:r>
        <w:r>
          <w:rPr>
            <w:rStyle w:val="bnf"/>
          </w:rPr>
          <w:t>ObjectAssignment</w:t>
        </w:r>
        <w:r w:rsidRPr="005404D8">
          <w:rPr>
            <w:rStyle w:val="bnf"/>
          </w:rPr>
          <w:t>Pattern</w:t>
        </w:r>
        <w:r>
          <w:rPr>
            <w:rStyle w:val="bnf"/>
          </w:rPr>
          <w:t xml:space="preserve"> </w:t>
        </w:r>
        <w:r>
          <w:rPr>
            <w:b/>
          </w:rPr>
          <w:t xml:space="preserve">: </w:t>
        </w:r>
        <w:r w:rsidRPr="00121716">
          <w:rPr>
            <w:rFonts w:ascii="Courier New" w:hAnsi="Courier New" w:cs="Courier New"/>
            <w:b/>
          </w:rPr>
          <w:t>{</w:t>
        </w:r>
        <w:r>
          <w:rPr>
            <w:rFonts w:ascii="Courier New" w:hAnsi="Courier New" w:cs="Courier New"/>
            <w:b/>
          </w:rPr>
          <w:t xml:space="preserve"> </w:t>
        </w:r>
        <w:r w:rsidRPr="00121716">
          <w:rPr>
            <w:rStyle w:val="bnf"/>
          </w:rPr>
          <w:t>AssignmentPropertyList</w:t>
        </w:r>
        <w:r w:rsidRPr="00121716">
          <w:rPr>
            <w:rFonts w:ascii="Courier New" w:hAnsi="Courier New" w:cs="Courier New"/>
            <w:b/>
          </w:rPr>
          <w:t xml:space="preserve"> </w:t>
        </w:r>
        <w:r>
          <w:rPr>
            <w:rFonts w:ascii="Courier New" w:hAnsi="Courier New" w:cs="Courier New"/>
            <w:b/>
          </w:rPr>
          <w:t xml:space="preserve">, </w:t>
        </w:r>
        <w:r w:rsidRPr="00121716">
          <w:rPr>
            <w:rFonts w:ascii="Courier New" w:hAnsi="Courier New" w:cs="Courier New"/>
            <w:b/>
          </w:rPr>
          <w:t>}</w:t>
        </w:r>
        <w:r>
          <w:rPr>
            <w:rFonts w:ascii="Courier New" w:hAnsi="Courier New" w:cs="Courier New"/>
            <w:b/>
          </w:rPr>
          <w:t xml:space="preserve"> </w:t>
        </w:r>
        <w:r>
          <w:t xml:space="preserve">are evaluated with the parameter </w:t>
        </w:r>
        <w:r>
          <w:rPr>
            <w:rStyle w:val="bnf"/>
          </w:rPr>
          <w:t>obj</w:t>
        </w:r>
        <w:r>
          <w:t xml:space="preserve"> as follows:</w:t>
        </w:r>
      </w:ins>
    </w:p>
    <w:p w14:paraId="3182BF28" w14:textId="77777777" w:rsidR="00C707BD" w:rsidRDefault="00C707BD" w:rsidP="00C707BD">
      <w:pPr>
        <w:pStyle w:val="Alg3"/>
        <w:numPr>
          <w:ilvl w:val="0"/>
          <w:numId w:val="414"/>
        </w:numPr>
        <w:rPr>
          <w:ins w:id="3864" w:author="Allen Wirfs-Brock" w:date="2011-07-01T15:12:00Z"/>
        </w:rPr>
      </w:pPr>
      <w:ins w:id="3865" w:author="Allen Wirfs-Brock" w:date="2011-07-01T15:12:00Z">
        <w:r>
          <w:t xml:space="preserve">Evaluate </w:t>
        </w:r>
        <w:r w:rsidRPr="00121716">
          <w:rPr>
            <w:rStyle w:val="bnf"/>
          </w:rPr>
          <w:t>AssignmentPropertyList</w:t>
        </w:r>
        <w:r w:rsidRPr="00121716">
          <w:rPr>
            <w:rFonts w:ascii="Courier New" w:hAnsi="Courier New" w:cs="Courier New"/>
            <w:b/>
          </w:rPr>
          <w:t xml:space="preserve"> </w:t>
        </w:r>
        <w:r>
          <w:t xml:space="preserve">using </w:t>
        </w:r>
        <w:r>
          <w:rPr>
            <w:i/>
          </w:rPr>
          <w:t>obj</w:t>
        </w:r>
        <w:r>
          <w:t xml:space="preserve"> as the </w:t>
        </w:r>
        <w:r>
          <w:rPr>
            <w:i/>
          </w:rPr>
          <w:t>obj</w:t>
        </w:r>
        <w:r>
          <w:t xml:space="preserve"> parameter.</w:t>
        </w:r>
      </w:ins>
    </w:p>
    <w:p w14:paraId="7FEC2B1B" w14:textId="77777777" w:rsidR="00C707BD" w:rsidRDefault="00C707BD" w:rsidP="00C707BD">
      <w:pPr>
        <w:rPr>
          <w:ins w:id="3866" w:author="Allen Wirfs-Brock" w:date="2011-07-01T15:12:00Z"/>
        </w:rPr>
      </w:pPr>
    </w:p>
    <w:p w14:paraId="223EB940" w14:textId="77777777" w:rsidR="00C707BD" w:rsidRDefault="00C707BD" w:rsidP="000C19AD">
      <w:pPr>
        <w:rPr>
          <w:ins w:id="3867" w:author="Allen Wirfs-Brock" w:date="2011-07-01T15:12:00Z"/>
        </w:rPr>
      </w:pPr>
      <w:ins w:id="3868" w:author="Allen Wirfs-Brock" w:date="2011-07-01T15:12:00Z">
        <w:r>
          <w:t xml:space="preserve">The </w:t>
        </w:r>
      </w:ins>
      <w:ins w:id="3869" w:author="Allen Wirfs-Brock" w:date="2011-07-01T15:14:00Z">
        <w:r w:rsidR="00697CC4">
          <w:t xml:space="preserve">supplemental </w:t>
        </w:r>
      </w:ins>
      <w:ins w:id="3870" w:author="Allen Wirfs-Brock" w:date="2011-07-01T15:12:00Z">
        <w:r>
          <w:t xml:space="preserve">production </w:t>
        </w:r>
        <w:r w:rsidRPr="005404D8">
          <w:rPr>
            <w:rStyle w:val="bnf"/>
          </w:rPr>
          <w:t>Assignment</w:t>
        </w:r>
        <w:r>
          <w:rPr>
            <w:rStyle w:val="bnf"/>
          </w:rPr>
          <w:t xml:space="preserve">PropertyList </w:t>
        </w:r>
        <w:r>
          <w:rPr>
            <w:b/>
          </w:rPr>
          <w:t xml:space="preserve">: </w:t>
        </w:r>
        <w:r>
          <w:rPr>
            <w:rStyle w:val="bnf"/>
          </w:rPr>
          <w:t>AssignmentProperty</w:t>
        </w:r>
        <w:r>
          <w:t xml:space="preserve"> is evaluated with the parameter </w:t>
        </w:r>
        <w:r>
          <w:rPr>
            <w:rStyle w:val="bnf"/>
          </w:rPr>
          <w:t>obj</w:t>
        </w:r>
        <w:r>
          <w:t xml:space="preserve"> as follows:</w:t>
        </w:r>
      </w:ins>
    </w:p>
    <w:p w14:paraId="5B558B43" w14:textId="77777777" w:rsidR="00C707BD" w:rsidRDefault="00C707BD" w:rsidP="00C707BD">
      <w:pPr>
        <w:pStyle w:val="Alg3"/>
        <w:numPr>
          <w:ilvl w:val="0"/>
          <w:numId w:val="415"/>
        </w:numPr>
        <w:rPr>
          <w:ins w:id="3871" w:author="Allen Wirfs-Brock" w:date="2011-07-01T15:12:00Z"/>
        </w:rPr>
      </w:pPr>
      <w:ins w:id="3872" w:author="Allen Wirfs-Brock" w:date="2011-07-01T15:12:00Z">
        <w:r>
          <w:t xml:space="preserve">Evaluate </w:t>
        </w:r>
        <w:r>
          <w:rPr>
            <w:rStyle w:val="bnf"/>
          </w:rPr>
          <w:t>AssignmentProperty</w:t>
        </w:r>
        <w:r>
          <w:t xml:space="preserve"> using </w:t>
        </w:r>
        <w:r>
          <w:rPr>
            <w:i/>
          </w:rPr>
          <w:t>obj</w:t>
        </w:r>
        <w:r>
          <w:t xml:space="preserve"> as the </w:t>
        </w:r>
        <w:r>
          <w:rPr>
            <w:i/>
          </w:rPr>
          <w:t>obj</w:t>
        </w:r>
        <w:r>
          <w:t xml:space="preserve"> parameter.</w:t>
        </w:r>
      </w:ins>
    </w:p>
    <w:p w14:paraId="7BCC8053" w14:textId="77777777" w:rsidR="00C707BD" w:rsidRPr="00616E08" w:rsidRDefault="00C707BD" w:rsidP="00C707BD">
      <w:pPr>
        <w:rPr>
          <w:ins w:id="3873" w:author="Allen Wirfs-Brock" w:date="2011-07-01T15:12:00Z"/>
        </w:rPr>
      </w:pPr>
    </w:p>
    <w:p w14:paraId="6F63DB13" w14:textId="77777777" w:rsidR="00C707BD" w:rsidRDefault="00C707BD" w:rsidP="00C707BD">
      <w:pPr>
        <w:rPr>
          <w:ins w:id="3874" w:author="Allen Wirfs-Brock" w:date="2011-07-01T15:12:00Z"/>
        </w:rPr>
      </w:pPr>
      <w:ins w:id="3875" w:author="Allen Wirfs-Brock" w:date="2011-07-01T15:12:00Z">
        <w:r>
          <w:t xml:space="preserve">The </w:t>
        </w:r>
      </w:ins>
      <w:ins w:id="3876" w:author="Allen Wirfs-Brock" w:date="2011-07-01T15:14:00Z">
        <w:r w:rsidR="00697CC4">
          <w:t xml:space="preserve">supplemental </w:t>
        </w:r>
      </w:ins>
      <w:ins w:id="3877" w:author="Allen Wirfs-Brock" w:date="2011-07-01T15:12:00Z">
        <w:r>
          <w:t xml:space="preserve">production </w:t>
        </w:r>
        <w:r w:rsidRPr="005404D8">
          <w:rPr>
            <w:rStyle w:val="bnf"/>
          </w:rPr>
          <w:t>Assignment</w:t>
        </w:r>
        <w:r>
          <w:rPr>
            <w:rStyle w:val="bnf"/>
          </w:rPr>
          <w:t xml:space="preserve">PropertyList </w:t>
        </w:r>
        <w:r>
          <w:rPr>
            <w:b/>
          </w:rPr>
          <w:t xml:space="preserve">: </w:t>
        </w:r>
        <w:r>
          <w:rPr>
            <w:rStyle w:val="bnf"/>
          </w:rPr>
          <w:t>AssignmentPropertyList</w:t>
        </w:r>
        <w:r>
          <w:t xml:space="preserve"> </w:t>
        </w:r>
        <w:r>
          <w:rPr>
            <w:rFonts w:ascii="Courier New" w:hAnsi="Courier New" w:cs="Courier New"/>
            <w:b/>
          </w:rPr>
          <w:t>,</w:t>
        </w:r>
        <w:r>
          <w:t xml:space="preserve"> </w:t>
        </w:r>
        <w:r w:rsidRPr="00121716">
          <w:rPr>
            <w:rStyle w:val="bnf"/>
          </w:rPr>
          <w:t>AssignmentProperty</w:t>
        </w:r>
        <w:r w:rsidRPr="00121716">
          <w:rPr>
            <w:rFonts w:ascii="Courier New" w:hAnsi="Courier New" w:cs="Courier New"/>
            <w:b/>
          </w:rPr>
          <w:t xml:space="preserve"> </w:t>
        </w:r>
        <w:r>
          <w:t xml:space="preserve">is evaluated with the parameter </w:t>
        </w:r>
        <w:r>
          <w:rPr>
            <w:rStyle w:val="bnf"/>
          </w:rPr>
          <w:t>obj</w:t>
        </w:r>
        <w:r>
          <w:t xml:space="preserve"> as follows:</w:t>
        </w:r>
      </w:ins>
    </w:p>
    <w:p w14:paraId="64D84988" w14:textId="77777777" w:rsidR="00C707BD" w:rsidRDefault="00C707BD" w:rsidP="00C707BD">
      <w:pPr>
        <w:pStyle w:val="Alg3"/>
        <w:numPr>
          <w:ilvl w:val="0"/>
          <w:numId w:val="416"/>
        </w:numPr>
        <w:rPr>
          <w:ins w:id="3878" w:author="Allen Wirfs-Brock" w:date="2011-07-01T15:12:00Z"/>
        </w:rPr>
      </w:pPr>
      <w:ins w:id="3879" w:author="Allen Wirfs-Brock" w:date="2011-07-01T15:12:00Z">
        <w:r>
          <w:t xml:space="preserve">Evaluate </w:t>
        </w:r>
        <w:r>
          <w:rPr>
            <w:rStyle w:val="bnf"/>
          </w:rPr>
          <w:t>AssignmentPropertyList</w:t>
        </w:r>
        <w:r>
          <w:t xml:space="preserve"> using </w:t>
        </w:r>
        <w:r>
          <w:rPr>
            <w:i/>
          </w:rPr>
          <w:t>obj</w:t>
        </w:r>
        <w:r>
          <w:t xml:space="preserve"> as the </w:t>
        </w:r>
        <w:r>
          <w:rPr>
            <w:i/>
          </w:rPr>
          <w:t>obj</w:t>
        </w:r>
        <w:r>
          <w:t xml:space="preserve"> parameter.</w:t>
        </w:r>
      </w:ins>
    </w:p>
    <w:p w14:paraId="5889DA52" w14:textId="77777777" w:rsidR="00C707BD" w:rsidRDefault="00C707BD" w:rsidP="00C707BD">
      <w:pPr>
        <w:pStyle w:val="Alg3"/>
        <w:numPr>
          <w:ilvl w:val="0"/>
          <w:numId w:val="416"/>
        </w:numPr>
        <w:rPr>
          <w:ins w:id="3880" w:author="Allen Wirfs-Brock" w:date="2011-07-01T15:12:00Z"/>
        </w:rPr>
      </w:pPr>
      <w:ins w:id="3881" w:author="Allen Wirfs-Brock" w:date="2011-07-01T15:12:00Z">
        <w:r>
          <w:t xml:space="preserve">Evaluate </w:t>
        </w:r>
        <w:r>
          <w:rPr>
            <w:rStyle w:val="bnf"/>
          </w:rPr>
          <w:t>AssignmentProperty</w:t>
        </w:r>
        <w:r>
          <w:t xml:space="preserve"> using </w:t>
        </w:r>
        <w:r>
          <w:rPr>
            <w:i/>
          </w:rPr>
          <w:t>obj</w:t>
        </w:r>
        <w:r>
          <w:t xml:space="preserve"> as the </w:t>
        </w:r>
        <w:r>
          <w:rPr>
            <w:i/>
          </w:rPr>
          <w:t>obj</w:t>
        </w:r>
        <w:r>
          <w:t xml:space="preserve"> parameter.</w:t>
        </w:r>
      </w:ins>
    </w:p>
    <w:p w14:paraId="3B89558E" w14:textId="77777777" w:rsidR="00C707BD" w:rsidRDefault="00C707BD" w:rsidP="00C707BD">
      <w:pPr>
        <w:pStyle w:val="Alg3"/>
        <w:tabs>
          <w:tab w:val="clear" w:pos="360"/>
        </w:tabs>
        <w:ind w:left="0" w:firstLine="0"/>
        <w:rPr>
          <w:ins w:id="3882" w:author="Allen Wirfs-Brock" w:date="2011-07-01T15:12:00Z"/>
        </w:rPr>
      </w:pPr>
    </w:p>
    <w:p w14:paraId="1EA3F34B" w14:textId="77777777" w:rsidR="00C707BD" w:rsidRDefault="00C707BD" w:rsidP="000C19AD">
      <w:pPr>
        <w:rPr>
          <w:ins w:id="3883" w:author="Allen Wirfs-Brock" w:date="2011-07-01T15:12:00Z"/>
        </w:rPr>
      </w:pPr>
      <w:ins w:id="3884" w:author="Allen Wirfs-Brock" w:date="2011-07-01T15:12:00Z">
        <w:r>
          <w:t xml:space="preserve">The </w:t>
        </w:r>
      </w:ins>
      <w:ins w:id="3885" w:author="Allen Wirfs-Brock" w:date="2011-07-01T15:14:00Z">
        <w:r w:rsidR="00697CC4">
          <w:t xml:space="preserve">supplemental </w:t>
        </w:r>
      </w:ins>
      <w:ins w:id="3886" w:author="Allen Wirfs-Brock" w:date="2011-07-01T15:12:00Z">
        <w:r>
          <w:t xml:space="preserve">production </w:t>
        </w:r>
        <w:r>
          <w:rPr>
            <w:rStyle w:val="bnf"/>
          </w:rPr>
          <w:t xml:space="preserve">AssignmentProperty </w:t>
        </w:r>
        <w:r>
          <w:rPr>
            <w:b/>
          </w:rPr>
          <w:t xml:space="preserve">: </w:t>
        </w:r>
        <w:r>
          <w:rPr>
            <w:rStyle w:val="bnf"/>
          </w:rPr>
          <w:t>Identifier</w:t>
        </w:r>
        <w:r>
          <w:t xml:space="preserve"> is evaluated with the parameter </w:t>
        </w:r>
        <w:r>
          <w:rPr>
            <w:rStyle w:val="bnf"/>
          </w:rPr>
          <w:t>obj</w:t>
        </w:r>
        <w:r>
          <w:t xml:space="preserve"> as follows:</w:t>
        </w:r>
      </w:ins>
    </w:p>
    <w:p w14:paraId="12B93B65" w14:textId="77777777" w:rsidR="00C707BD" w:rsidRDefault="00C707BD" w:rsidP="00C707BD">
      <w:pPr>
        <w:pStyle w:val="Alg3"/>
        <w:numPr>
          <w:ilvl w:val="0"/>
          <w:numId w:val="417"/>
        </w:numPr>
        <w:rPr>
          <w:ins w:id="3887" w:author="Allen Wirfs-Brock" w:date="2011-07-01T15:12:00Z"/>
        </w:rPr>
      </w:pPr>
      <w:ins w:id="3888" w:author="Allen Wirfs-Brock" w:date="2011-07-01T15:12:00Z">
        <w:r>
          <w:t xml:space="preserve">Let </w:t>
        </w:r>
        <w:r w:rsidRPr="00714F47">
          <w:rPr>
            <w:i/>
          </w:rPr>
          <w:t>v</w:t>
        </w:r>
        <w:r>
          <w:t xml:space="preserve"> be the result of calling the [[Get]] internal method of </w:t>
        </w:r>
        <w:r w:rsidRPr="00714F47">
          <w:rPr>
            <w:i/>
          </w:rPr>
          <w:t>obj</w:t>
        </w:r>
        <w:r>
          <w:t xml:space="preserve"> passing the </w:t>
        </w:r>
        <w:r w:rsidRPr="00714F47">
          <w:rPr>
            <w:i/>
          </w:rPr>
          <w:t>Identifier</w:t>
        </w:r>
        <w:r>
          <w:t xml:space="preserve"> string as the argument.</w:t>
        </w:r>
      </w:ins>
    </w:p>
    <w:p w14:paraId="67285F8A" w14:textId="77777777" w:rsidR="00C707BD" w:rsidRDefault="00C707BD" w:rsidP="00C707BD">
      <w:pPr>
        <w:pStyle w:val="Alg3"/>
        <w:numPr>
          <w:ilvl w:val="0"/>
          <w:numId w:val="417"/>
        </w:numPr>
        <w:rPr>
          <w:ins w:id="3889" w:author="Allen Wirfs-Brock" w:date="2011-07-01T15:12:00Z"/>
        </w:rPr>
      </w:pPr>
      <w:ins w:id="3890" w:author="Allen Wirfs-Brock" w:date="2011-07-01T15:12:00Z">
        <w:r>
          <w:t xml:space="preserve">Let </w:t>
        </w:r>
        <w:r w:rsidRPr="0022596B">
          <w:rPr>
            <w:i/>
          </w:rPr>
          <w:t>lref</w:t>
        </w:r>
        <w:r>
          <w:t xml:space="preserve"> be the result of performing Identifier Resolution(10.3.1) using</w:t>
        </w:r>
      </w:ins>
      <w:ins w:id="3891" w:author="Allen Wirfs-Brock rev2" w:date="2011-07-22T10:40:00Z">
        <w:r w:rsidR="00D91572" w:rsidRPr="00D91572">
          <w:t xml:space="preserve"> </w:t>
        </w:r>
        <w:r w:rsidR="00D91572">
          <w:t xml:space="preserve">the </w:t>
        </w:r>
        <w:r w:rsidR="00D91572" w:rsidRPr="00DF5EB3">
          <w:rPr>
            <w:rStyle w:val="bnf"/>
          </w:rPr>
          <w:t>Identifier</w:t>
        </w:r>
        <w:r w:rsidR="00D91572">
          <w:rPr>
            <w:rStyle w:val="bnf"/>
          </w:rPr>
          <w:t>Name</w:t>
        </w:r>
        <w:r w:rsidR="00D91572">
          <w:t xml:space="preserve"> corresponding to</w:t>
        </w:r>
      </w:ins>
      <w:ins w:id="3892" w:author="Allen Wirfs-Brock" w:date="2011-07-01T15:12:00Z">
        <w:r>
          <w:t xml:space="preserve"> </w:t>
        </w:r>
        <w:r w:rsidRPr="0022596B">
          <w:rPr>
            <w:i/>
          </w:rPr>
          <w:t>Identifier</w:t>
        </w:r>
        <w:r>
          <w:t>.</w:t>
        </w:r>
      </w:ins>
    </w:p>
    <w:p w14:paraId="12E626C6" w14:textId="77777777" w:rsidR="00C707BD" w:rsidRPr="00332BA0" w:rsidRDefault="00C707BD" w:rsidP="00C707BD">
      <w:pPr>
        <w:pStyle w:val="Alg3"/>
        <w:numPr>
          <w:ilvl w:val="0"/>
          <w:numId w:val="417"/>
        </w:numPr>
        <w:rPr>
          <w:ins w:id="3893" w:author="Allen Wirfs-Brock" w:date="2011-07-01T15:12:00Z"/>
        </w:rPr>
      </w:pPr>
      <w:ins w:id="3894" w:author="Allen Wirfs-Brock" w:date="2011-07-01T15:12:00Z">
        <w:r>
          <w:t>Call PutValue(</w:t>
        </w:r>
        <w:r w:rsidRPr="0022596B">
          <w:rPr>
            <w:i/>
          </w:rPr>
          <w:t>lref</w:t>
        </w:r>
        <w:r>
          <w:t>,</w:t>
        </w:r>
        <w:r w:rsidRPr="0022596B">
          <w:rPr>
            <w:i/>
          </w:rPr>
          <w:t>v</w:t>
        </w:r>
        <w:r>
          <w:t>).</w:t>
        </w:r>
      </w:ins>
    </w:p>
    <w:p w14:paraId="226A3427" w14:textId="77777777" w:rsidR="00C707BD" w:rsidRDefault="00C707BD" w:rsidP="00C707BD">
      <w:pPr>
        <w:rPr>
          <w:ins w:id="3895" w:author="Allen Wirfs-Brock" w:date="2011-07-01T15:12:00Z"/>
        </w:rPr>
      </w:pPr>
    </w:p>
    <w:p w14:paraId="5F5F74D0" w14:textId="77777777" w:rsidR="00C707BD" w:rsidRDefault="00C707BD" w:rsidP="004F530F">
      <w:pPr>
        <w:jc w:val="left"/>
        <w:rPr>
          <w:ins w:id="3896" w:author="Allen Wirfs-Brock" w:date="2011-07-01T15:12:00Z"/>
        </w:rPr>
        <w:pPrChange w:id="3897" w:author="Allen Wirfs-Brock" w:date="2011-07-01T15:54:00Z">
          <w:pPr/>
        </w:pPrChange>
      </w:pPr>
      <w:ins w:id="3898" w:author="Allen Wirfs-Brock" w:date="2011-07-01T15:12:00Z">
        <w:r>
          <w:t xml:space="preserve">The static semantics of the </w:t>
        </w:r>
      </w:ins>
      <w:ins w:id="3899" w:author="Allen Wirfs-Brock" w:date="2011-07-01T15:14:00Z">
        <w:r w:rsidR="00697CC4">
          <w:t xml:space="preserve">supplemental </w:t>
        </w:r>
      </w:ins>
      <w:ins w:id="3900" w:author="Allen Wirfs-Brock" w:date="2011-07-01T15:12:00Z">
        <w:r>
          <w:t>production</w:t>
        </w:r>
      </w:ins>
      <w:ins w:id="3901" w:author="Allen Wirfs-Brock" w:date="2011-07-01T15:17:00Z">
        <w:r w:rsidR="00697CC4">
          <w:br/>
        </w:r>
      </w:ins>
      <w:ins w:id="3902" w:author="Allen Wirfs-Brock" w:date="2011-07-01T15:12:00Z">
        <w:r>
          <w:rPr>
            <w:rStyle w:val="bnf"/>
          </w:rPr>
          <w:t xml:space="preserve">AssignmentProperty </w:t>
        </w:r>
        <w:r w:rsidRPr="00E768D0">
          <w:t>:</w:t>
        </w:r>
        <w:r>
          <w:rPr>
            <w:b/>
          </w:rPr>
          <w:t xml:space="preserve"> </w:t>
        </w:r>
        <w:r>
          <w:rPr>
            <w:rStyle w:val="bnf"/>
          </w:rPr>
          <w:t xml:space="preserve">PropertyName </w:t>
        </w:r>
        <w:r w:rsidRPr="00E768D0">
          <w:rPr>
            <w:rStyle w:val="bnf"/>
            <w:b/>
            <w:i w:val="0"/>
          </w:rPr>
          <w:t>:</w:t>
        </w:r>
        <w:r>
          <w:rPr>
            <w:rStyle w:val="bnf"/>
          </w:rPr>
          <w:t xml:space="preserve"> LeftHandSideExpression </w:t>
        </w:r>
        <w:r>
          <w:t xml:space="preserve">the </w:t>
        </w:r>
      </w:ins>
      <w:ins w:id="3903" w:author="Allen Wirfs-Brock" w:date="2011-07-01T15:14:00Z">
        <w:r w:rsidR="00697CC4">
          <w:t xml:space="preserve">supplemental </w:t>
        </w:r>
      </w:ins>
      <w:ins w:id="3904" w:author="Allen Wirfs-Brock" w:date="2011-07-01T15:12:00Z">
        <w:r>
          <w:t>production</w:t>
        </w:r>
      </w:ins>
      <w:ins w:id="3905" w:author="Allen Wirfs-Brock" w:date="2011-07-01T15:18:00Z">
        <w:r w:rsidR="00697CC4">
          <w:br/>
        </w:r>
      </w:ins>
      <w:ins w:id="3906" w:author="Allen Wirfs-Brock" w:date="2011-07-01T15:12:00Z">
        <w:r>
          <w:rPr>
            <w:rStyle w:val="bnf"/>
          </w:rPr>
          <w:t xml:space="preserve">AssignmentElement </w:t>
        </w:r>
        <w:r w:rsidRPr="00E768D0">
          <w:t>:</w:t>
        </w:r>
        <w:r>
          <w:rPr>
            <w:b/>
          </w:rPr>
          <w:t xml:space="preserve"> </w:t>
        </w:r>
        <w:r>
          <w:rPr>
            <w:rStyle w:val="bnf"/>
          </w:rPr>
          <w:t>LeftHandSideExpression</w:t>
        </w:r>
        <w:r>
          <w:t xml:space="preserve"> and the </w:t>
        </w:r>
      </w:ins>
      <w:ins w:id="3907" w:author="Allen Wirfs-Brock" w:date="2011-07-01T15:15:00Z">
        <w:r w:rsidR="00697CC4">
          <w:t xml:space="preserve">supplemental </w:t>
        </w:r>
      </w:ins>
      <w:ins w:id="3908" w:author="Allen Wirfs-Brock" w:date="2011-07-01T15:12:00Z">
        <w:r>
          <w:t>production</w:t>
        </w:r>
      </w:ins>
      <w:ins w:id="3909" w:author="Allen Wirfs-Brock" w:date="2011-07-01T15:18:00Z">
        <w:r w:rsidR="00697CC4">
          <w:br/>
        </w:r>
      </w:ins>
      <w:ins w:id="3910" w:author="Allen Wirfs-Brock" w:date="2011-07-01T15:12:00Z">
        <w:r w:rsidRPr="00121716">
          <w:rPr>
            <w:rStyle w:val="bnf"/>
          </w:rPr>
          <w:t>Assignment</w:t>
        </w:r>
        <w:r>
          <w:rPr>
            <w:rStyle w:val="bnf"/>
          </w:rPr>
          <w:t xml:space="preserve">RestElement </w:t>
        </w:r>
        <w:r w:rsidRPr="00E768D0">
          <w:t>:</w:t>
        </w:r>
        <w:r>
          <w:t xml:space="preserve"> </w:t>
        </w:r>
        <w:r w:rsidRPr="009D0E93">
          <w:rPr>
            <w:b/>
          </w:rPr>
          <w:t>…</w:t>
        </w:r>
        <w:r>
          <w:t xml:space="preserve"> </w:t>
        </w:r>
        <w:r>
          <w:rPr>
            <w:b/>
          </w:rPr>
          <w:t xml:space="preserve"> </w:t>
        </w:r>
        <w:r>
          <w:rPr>
            <w:rStyle w:val="bnf"/>
          </w:rPr>
          <w:t>LeftHandSideExpression</w:t>
        </w:r>
        <w:r>
          <w:t xml:space="preserve"> are:</w:t>
        </w:r>
      </w:ins>
    </w:p>
    <w:p w14:paraId="6C1135B0" w14:textId="77777777" w:rsidR="00C707BD" w:rsidRDefault="00C707BD" w:rsidP="00C707BD">
      <w:pPr>
        <w:numPr>
          <w:ilvl w:val="0"/>
          <w:numId w:val="411"/>
        </w:numPr>
        <w:spacing w:after="0"/>
        <w:rPr>
          <w:ins w:id="3911" w:author="Allen Wirfs-Brock" w:date="2011-07-01T15:12:00Z"/>
        </w:rPr>
      </w:pPr>
      <w:ins w:id="3912" w:author="Allen Wirfs-Brock" w:date="2011-07-01T15:12:00Z">
        <w:r>
          <w:t xml:space="preserve">It is a Syntax Error if </w:t>
        </w:r>
        <w:r>
          <w:rPr>
            <w:rStyle w:val="bnf"/>
          </w:rPr>
          <w:t xml:space="preserve">LeftHandSideExpression </w:t>
        </w:r>
        <w:r>
          <w:t xml:space="preserve">is the </w:t>
        </w:r>
        <w:r>
          <w:rPr>
            <w:rStyle w:val="bnf"/>
          </w:rPr>
          <w:t>Identifer</w:t>
        </w:r>
        <w:r>
          <w:t xml:space="preserve"> </w:t>
        </w:r>
        <w:r w:rsidRPr="00293484">
          <w:rPr>
            <w:rFonts w:ascii="Courier New" w:hAnsi="Courier New" w:cs="Courier New"/>
            <w:b/>
          </w:rPr>
          <w:t>eval</w:t>
        </w:r>
        <w:r>
          <w:t xml:space="preserve"> or the </w:t>
        </w:r>
        <w:r>
          <w:rPr>
            <w:rStyle w:val="bnf"/>
          </w:rPr>
          <w:t xml:space="preserve">Identifier </w:t>
        </w:r>
        <w:r>
          <w:rPr>
            <w:rFonts w:ascii="Courier New" w:hAnsi="Courier New" w:cs="Courier New"/>
            <w:b/>
          </w:rPr>
          <w:t>arguments</w:t>
        </w:r>
        <w:r w:rsidRPr="00586549">
          <w:t>.</w:t>
        </w:r>
      </w:ins>
    </w:p>
    <w:p w14:paraId="6B4590E1" w14:textId="77777777" w:rsidR="00C707BD" w:rsidRDefault="00C707BD" w:rsidP="00C707BD">
      <w:pPr>
        <w:numPr>
          <w:ilvl w:val="0"/>
          <w:numId w:val="411"/>
        </w:numPr>
        <w:spacing w:after="0"/>
        <w:rPr>
          <w:ins w:id="3913" w:author="Allen Wirfs-Brock" w:date="2011-07-01T15:12:00Z"/>
        </w:rPr>
      </w:pPr>
      <w:ins w:id="3914" w:author="Allen Wirfs-Brock" w:date="2011-07-01T15:12:00Z">
        <w:r>
          <w:t xml:space="preserve">It is a Syntax Error if </w:t>
        </w:r>
        <w:r>
          <w:rPr>
            <w:rStyle w:val="bnf"/>
          </w:rPr>
          <w:t xml:space="preserve">LeftHandSideExpression </w:t>
        </w:r>
        <w:r>
          <w:t>is</w:t>
        </w:r>
        <w:r w:rsidRPr="00EF05B8">
          <w:t xml:space="preserve"> </w:t>
        </w:r>
        <w:r>
          <w:t xml:space="preserve">the </w:t>
        </w:r>
        <w:r>
          <w:rPr>
            <w:rStyle w:val="bnf"/>
          </w:rPr>
          <w:t>Identifer</w:t>
        </w:r>
        <w:r>
          <w:t xml:space="preserve"> </w:t>
        </w:r>
        <w:r>
          <w:rPr>
            <w:rFonts w:ascii="Courier New" w:hAnsi="Courier New" w:cs="Courier New"/>
            <w:b/>
          </w:rPr>
          <w:t>this</w:t>
        </w:r>
        <w:r>
          <w:t xml:space="preserve"> or the </w:t>
        </w:r>
        <w:r>
          <w:rPr>
            <w:rStyle w:val="bnf"/>
          </w:rPr>
          <w:t xml:space="preserve">Identifier </w:t>
        </w:r>
        <w:r>
          <w:rPr>
            <w:rFonts w:ascii="Courier New" w:hAnsi="Courier New" w:cs="Courier New"/>
            <w:b/>
          </w:rPr>
          <w:t>super</w:t>
        </w:r>
        <w:r w:rsidRPr="00586549">
          <w:t>.</w:t>
        </w:r>
      </w:ins>
    </w:p>
    <w:p w14:paraId="66D3EFF6" w14:textId="77777777" w:rsidR="00C707BD" w:rsidRDefault="00C707BD" w:rsidP="00C707BD">
      <w:pPr>
        <w:numPr>
          <w:ilvl w:val="0"/>
          <w:numId w:val="411"/>
        </w:numPr>
        <w:spacing w:after="0"/>
        <w:rPr>
          <w:ins w:id="3915" w:author="Allen Wirfs-Brock" w:date="2011-07-01T15:12:00Z"/>
        </w:rPr>
      </w:pPr>
      <w:ins w:id="3916" w:author="Allen Wirfs-Brock" w:date="2011-07-01T15:12:00Z">
        <w:r>
          <w:t xml:space="preserve">It is a Syntax Error if the </w:t>
        </w:r>
        <w:r>
          <w:rPr>
            <w:rStyle w:val="bnf"/>
          </w:rPr>
          <w:t xml:space="preserve">LeftHandSideExpression </w:t>
        </w:r>
        <w:r>
          <w:t>is</w:t>
        </w:r>
        <w:r w:rsidRPr="00EF05B8">
          <w:t xml:space="preserve"> </w:t>
        </w:r>
        <w:r>
          <w:t xml:space="preserve">a </w:t>
        </w:r>
        <w:r>
          <w:rPr>
            <w:rStyle w:val="bnf"/>
          </w:rPr>
          <w:t>Literal</w:t>
        </w:r>
        <w:r>
          <w:t xml:space="preserve">, a </w:t>
        </w:r>
        <w:r>
          <w:rPr>
            <w:rStyle w:val="bnf"/>
          </w:rPr>
          <w:t>Function</w:t>
        </w:r>
        <w:r w:rsidRPr="00586549">
          <w:rPr>
            <w:rStyle w:val="bnf"/>
          </w:rPr>
          <w:t>Expression</w:t>
        </w:r>
        <w:r w:rsidRPr="005C745E">
          <w:rPr>
            <w:rStyle w:val="bnf"/>
            <w:i w:val="0"/>
          </w:rPr>
          <w:t xml:space="preserve"> </w:t>
        </w:r>
        <w:r>
          <w:rPr>
            <w:rStyle w:val="bnf"/>
            <w:i w:val="0"/>
          </w:rPr>
          <w:t xml:space="preserve">or a </w:t>
        </w:r>
        <w:r w:rsidRPr="005C745E">
          <w:rPr>
            <w:rStyle w:val="bnf"/>
          </w:rPr>
          <w:t>ClassExpression</w:t>
        </w:r>
        <w:r w:rsidRPr="00586549">
          <w:t>.</w:t>
        </w:r>
      </w:ins>
    </w:p>
    <w:p w14:paraId="6BA9A3AE" w14:textId="77777777" w:rsidR="00C707BD" w:rsidRDefault="00C707BD" w:rsidP="00C707BD">
      <w:pPr>
        <w:numPr>
          <w:ilvl w:val="0"/>
          <w:numId w:val="411"/>
        </w:numPr>
        <w:spacing w:after="0"/>
        <w:rPr>
          <w:ins w:id="3917" w:author="Allen Wirfs-Brock" w:date="2011-07-01T15:12:00Z"/>
        </w:rPr>
      </w:pPr>
      <w:ins w:id="3918" w:author="Allen Wirfs-Brock" w:date="2011-07-01T15:12:00Z">
        <w:r>
          <w:t xml:space="preserve">It is a Syntax Error if the </w:t>
        </w:r>
        <w:r>
          <w:rPr>
            <w:rStyle w:val="bnf"/>
          </w:rPr>
          <w:t xml:space="preserve">LeftHandSideExpression </w:t>
        </w:r>
        <w:r>
          <w:t xml:space="preserve">is an </w:t>
        </w:r>
        <w:r w:rsidRPr="00697CC4">
          <w:rPr>
            <w:rStyle w:val="bnf"/>
          </w:rPr>
          <w:t>Identifier</w:t>
        </w:r>
        <w:r w:rsidRPr="00697CC4">
          <w:rPr>
            <w:rStyle w:val="bnf"/>
            <w:rFonts w:ascii="Arial" w:hAnsi="Arial" w:cs="Arial"/>
          </w:rPr>
          <w:t xml:space="preserve"> </w:t>
        </w:r>
        <w:r w:rsidRPr="00697CC4">
          <w:rPr>
            <w:rStyle w:val="bnf"/>
            <w:rFonts w:ascii="Arial" w:hAnsi="Arial" w:cs="Arial"/>
            <w:i w:val="0"/>
          </w:rPr>
          <w:t xml:space="preserve">that </w:t>
        </w:r>
        <w:commentRangeStart w:id="3919"/>
        <w:r w:rsidRPr="00697CC4">
          <w:rPr>
            <w:rStyle w:val="bnf"/>
            <w:rFonts w:ascii="Arial" w:hAnsi="Arial" w:cs="Arial"/>
            <w:i w:val="0"/>
          </w:rPr>
          <w:t xml:space="preserve">does not statically resolve to a declarative environment record binding or </w:t>
        </w:r>
        <w:commentRangeEnd w:id="3919"/>
        <w:r w:rsidRPr="00697CC4">
          <w:rPr>
            <w:rStyle w:val="af4"/>
            <w:rFonts w:cs="Arial"/>
          </w:rPr>
          <w:commentReference w:id="3919"/>
        </w:r>
        <w:r w:rsidRPr="00697CC4">
          <w:rPr>
            <w:rStyle w:val="bnf"/>
            <w:rFonts w:ascii="Arial" w:hAnsi="Arial" w:cs="Arial"/>
            <w:i w:val="0"/>
          </w:rPr>
          <w:t>if the resolved binding an immutable binding</w:t>
        </w:r>
        <w:r>
          <w:rPr>
            <w:rStyle w:val="bnf"/>
            <w:i w:val="0"/>
          </w:rPr>
          <w:t>.</w:t>
        </w:r>
      </w:ins>
    </w:p>
    <w:p w14:paraId="65F938F4" w14:textId="77777777" w:rsidR="00C707BD" w:rsidRDefault="00C707BD" w:rsidP="00C707BD">
      <w:pPr>
        <w:numPr>
          <w:ilvl w:val="0"/>
          <w:numId w:val="411"/>
        </w:numPr>
        <w:spacing w:after="0"/>
        <w:rPr>
          <w:ins w:id="3920" w:author="Allen Wirfs-Brock" w:date="2011-07-01T15:12:00Z"/>
        </w:rPr>
      </w:pPr>
      <w:ins w:id="3921" w:author="Allen Wirfs-Brock" w:date="2011-07-01T15:12:00Z">
        <w:r>
          <w:t xml:space="preserve">It is a Syntax Error if the </w:t>
        </w:r>
        <w:r>
          <w:rPr>
            <w:rStyle w:val="bnf"/>
          </w:rPr>
          <w:t xml:space="preserve">LeftHandSideExpression </w:t>
        </w:r>
        <w:r>
          <w:t xml:space="preserve">is an </w:t>
        </w:r>
        <w:r w:rsidRPr="001650F4">
          <w:rPr>
            <w:rStyle w:val="bnf"/>
          </w:rPr>
          <w:t>ObjectLiteral</w:t>
        </w:r>
        <w:r>
          <w:t xml:space="preserve"> or an</w:t>
        </w:r>
        <w:r w:rsidRPr="007837FF">
          <w:rPr>
            <w:i/>
          </w:rPr>
          <w:t xml:space="preserve"> </w:t>
        </w:r>
        <w:r w:rsidRPr="001650F4">
          <w:rPr>
            <w:rStyle w:val="bnf"/>
          </w:rPr>
          <w:t>ArrayLiteral</w:t>
        </w:r>
        <w:r>
          <w:rPr>
            <w:i/>
          </w:rPr>
          <w:t xml:space="preserve"> </w:t>
        </w:r>
        <w:r>
          <w:t xml:space="preserve">and the source code corresponding to </w:t>
        </w:r>
        <w:r w:rsidRPr="001650F4">
          <w:rPr>
            <w:rStyle w:val="bnf"/>
          </w:rPr>
          <w:t>LeftHandSideExp</w:t>
        </w:r>
      </w:ins>
      <w:ins w:id="3922" w:author="Allen Wirfs-Brock rev2" w:date="2011-07-20T13:36:00Z">
        <w:r w:rsidR="00920F94">
          <w:rPr>
            <w:rStyle w:val="bnf"/>
          </w:rPr>
          <w:t>r</w:t>
        </w:r>
      </w:ins>
      <w:ins w:id="3923" w:author="Allen Wirfs-Brock" w:date="2011-07-01T15:12:00Z">
        <w:r w:rsidRPr="001650F4">
          <w:rPr>
            <w:rStyle w:val="bnf"/>
          </w:rPr>
          <w:t>esson</w:t>
        </w:r>
        <w:r>
          <w:t xml:space="preserve"> using cannot be parsed using </w:t>
        </w:r>
        <w:r w:rsidRPr="001650F4">
          <w:rPr>
            <w:rStyle w:val="bnf"/>
          </w:rPr>
          <w:t>AssignmentPattern</w:t>
        </w:r>
        <w:r>
          <w:t xml:space="preserve"> as the goal symbol.</w:t>
        </w:r>
      </w:ins>
    </w:p>
    <w:p w14:paraId="250AD477" w14:textId="77777777" w:rsidR="00C707BD" w:rsidRDefault="00C707BD" w:rsidP="00C707BD">
      <w:pPr>
        <w:numPr>
          <w:ilvl w:val="0"/>
          <w:numId w:val="411"/>
        </w:numPr>
        <w:rPr>
          <w:ins w:id="3924" w:author="Allen Wirfs-Brock" w:date="2011-07-01T15:12:00Z"/>
        </w:rPr>
      </w:pPr>
      <w:ins w:id="3925" w:author="Allen Wirfs-Brock" w:date="2011-07-01T15:12:00Z">
        <w:r>
          <w:t xml:space="preserve">It is a Syntax Error if the </w:t>
        </w:r>
        <w:r w:rsidRPr="00586549">
          <w:rPr>
            <w:rStyle w:val="bnf"/>
          </w:rPr>
          <w:t>LeftHandSideExpression</w:t>
        </w:r>
        <w:r>
          <w:t xml:space="preserve"> is </w:t>
        </w:r>
        <w:r>
          <w:rPr>
            <w:rStyle w:val="bnf"/>
          </w:rPr>
          <w:t xml:space="preserve">PrimaryExpression </w:t>
        </w:r>
        <w:r>
          <w:rPr>
            <w:rStyle w:val="bnf"/>
            <w:i w:val="0"/>
          </w:rPr>
          <w:t xml:space="preserve">: </w:t>
        </w:r>
        <w:r w:rsidRPr="001650F4">
          <w:rPr>
            <w:rStyle w:val="bnf"/>
            <w:rFonts w:ascii="Courier New" w:hAnsi="Courier New" w:cs="Courier New"/>
            <w:b/>
            <w:i w:val="0"/>
          </w:rPr>
          <w:t>(</w:t>
        </w:r>
        <w:r>
          <w:rPr>
            <w:rStyle w:val="bnf"/>
          </w:rPr>
          <w:t xml:space="preserve"> Expression</w:t>
        </w:r>
        <w:r>
          <w:rPr>
            <w:rFonts w:ascii="Courier New" w:hAnsi="Courier New" w:cs="Courier New"/>
            <w:b/>
          </w:rPr>
          <w:t xml:space="preserve"> </w:t>
        </w:r>
        <w:r w:rsidRPr="00D90384">
          <w:rPr>
            <w:rFonts w:ascii="Courier New" w:hAnsi="Courier New" w:cs="Courier New"/>
            <w:b/>
          </w:rPr>
          <w:t>)</w:t>
        </w:r>
        <w:r>
          <w:rPr>
            <w:rFonts w:ascii="Courier New" w:hAnsi="Courier New" w:cs="Courier New"/>
            <w:b/>
          </w:rPr>
          <w:t xml:space="preserve"> </w:t>
        </w:r>
        <w:r>
          <w:t xml:space="preserve">and </w:t>
        </w:r>
        <w:r>
          <w:rPr>
            <w:rStyle w:val="bnf"/>
          </w:rPr>
          <w:t>Expression</w:t>
        </w:r>
        <w:r>
          <w:t xml:space="preserve"> derived a production that would produce a Syntax Error according to these rules. This rule is recursively applied.</w:t>
        </w:r>
      </w:ins>
    </w:p>
    <w:p w14:paraId="2B859B52" w14:textId="77777777" w:rsidR="00C707BD" w:rsidRDefault="00C707BD" w:rsidP="00C707BD">
      <w:pPr>
        <w:rPr>
          <w:ins w:id="3926" w:author="Allen Wirfs-Brock" w:date="2011-07-01T15:12:00Z"/>
        </w:rPr>
      </w:pPr>
      <w:ins w:id="3927" w:author="Allen Wirfs-Brock" w:date="2011-07-01T15:12:00Z">
        <w:r>
          <w:t xml:space="preserve">The </w:t>
        </w:r>
      </w:ins>
      <w:ins w:id="3928" w:author="Allen Wirfs-Brock" w:date="2011-07-01T15:15:00Z">
        <w:r w:rsidR="00697CC4">
          <w:t xml:space="preserve">supplemental </w:t>
        </w:r>
      </w:ins>
      <w:ins w:id="3929" w:author="Allen Wirfs-Brock" w:date="2011-07-01T15:12:00Z">
        <w:r>
          <w:t xml:space="preserve">production </w:t>
        </w:r>
        <w:r>
          <w:rPr>
            <w:rStyle w:val="bnf"/>
          </w:rPr>
          <w:t xml:space="preserve">AssignmentProperty </w:t>
        </w:r>
        <w:r w:rsidRPr="00E768D0">
          <w:t>:</w:t>
        </w:r>
        <w:r>
          <w:rPr>
            <w:b/>
          </w:rPr>
          <w:t xml:space="preserve"> </w:t>
        </w:r>
        <w:r>
          <w:rPr>
            <w:rStyle w:val="bnf"/>
          </w:rPr>
          <w:t xml:space="preserve">PropertyName </w:t>
        </w:r>
        <w:r w:rsidRPr="00E768D0">
          <w:rPr>
            <w:rStyle w:val="bnf"/>
            <w:b/>
            <w:i w:val="0"/>
          </w:rPr>
          <w:t>:</w:t>
        </w:r>
        <w:r>
          <w:rPr>
            <w:rStyle w:val="bnf"/>
          </w:rPr>
          <w:t xml:space="preserve"> LeftHandSideExpression</w:t>
        </w:r>
        <w:r>
          <w:t xml:space="preserve"> is evaluated with the parameter </w:t>
        </w:r>
        <w:r>
          <w:rPr>
            <w:rStyle w:val="bnf"/>
          </w:rPr>
          <w:t>obj</w:t>
        </w:r>
        <w:r>
          <w:t xml:space="preserve"> as follows:</w:t>
        </w:r>
      </w:ins>
    </w:p>
    <w:p w14:paraId="3FA45435" w14:textId="77777777" w:rsidR="00C707BD" w:rsidRDefault="00C707BD" w:rsidP="00C707BD">
      <w:pPr>
        <w:pStyle w:val="Alg3"/>
        <w:numPr>
          <w:ilvl w:val="0"/>
          <w:numId w:val="418"/>
        </w:numPr>
        <w:rPr>
          <w:ins w:id="3930" w:author="Allen Wirfs-Brock" w:date="2011-07-01T15:12:00Z"/>
        </w:rPr>
      </w:pPr>
      <w:ins w:id="3931" w:author="Allen Wirfs-Brock" w:date="2011-07-01T15:12:00Z">
        <w:r>
          <w:t xml:space="preserve">Let </w:t>
        </w:r>
        <w:r w:rsidRPr="005C4D8C">
          <w:rPr>
            <w:i/>
          </w:rPr>
          <w:t>name</w:t>
        </w:r>
        <w:r>
          <w:t xml:space="preserve"> be the result of evaluating </w:t>
        </w:r>
        <w:r>
          <w:rPr>
            <w:rStyle w:val="bnf"/>
          </w:rPr>
          <w:t>PropertyName</w:t>
        </w:r>
        <w:r>
          <w:t>.</w:t>
        </w:r>
      </w:ins>
    </w:p>
    <w:p w14:paraId="1E3F50AB" w14:textId="77777777" w:rsidR="00C707BD" w:rsidRDefault="00C707BD" w:rsidP="00C707BD">
      <w:pPr>
        <w:pStyle w:val="Alg3"/>
        <w:numPr>
          <w:ilvl w:val="0"/>
          <w:numId w:val="418"/>
        </w:numPr>
        <w:rPr>
          <w:ins w:id="3932" w:author="Allen Wirfs-Brock" w:date="2011-07-01T15:12:00Z"/>
        </w:rPr>
      </w:pPr>
      <w:ins w:id="3933" w:author="Allen Wirfs-Brock" w:date="2011-07-01T15:12:00Z">
        <w:r>
          <w:t xml:space="preserve">Let </w:t>
        </w:r>
        <w:r w:rsidRPr="00714F47">
          <w:rPr>
            <w:i/>
          </w:rPr>
          <w:t>v</w:t>
        </w:r>
        <w:r>
          <w:t xml:space="preserve"> be the result of calling the [[Get]] internal method of </w:t>
        </w:r>
        <w:r w:rsidRPr="00714F47">
          <w:rPr>
            <w:i/>
          </w:rPr>
          <w:t>obj</w:t>
        </w:r>
        <w:r>
          <w:t xml:space="preserve"> passing </w:t>
        </w:r>
        <w:r w:rsidRPr="005C4D8C">
          <w:rPr>
            <w:i/>
          </w:rPr>
          <w:t>name</w:t>
        </w:r>
        <w:r>
          <w:t xml:space="preserve"> as the argument.</w:t>
        </w:r>
      </w:ins>
    </w:p>
    <w:p w14:paraId="7E067AAC" w14:textId="77777777" w:rsidR="00C707BD" w:rsidRDefault="00C707BD" w:rsidP="00C707BD">
      <w:pPr>
        <w:pStyle w:val="Alg3"/>
        <w:numPr>
          <w:ilvl w:val="0"/>
          <w:numId w:val="418"/>
        </w:numPr>
        <w:rPr>
          <w:ins w:id="3934" w:author="Allen Wirfs-Brock" w:date="2011-07-01T15:12:00Z"/>
        </w:rPr>
      </w:pPr>
      <w:ins w:id="3935" w:author="Allen Wirfs-Brock" w:date="2011-07-01T15:12:00Z">
        <w:r>
          <w:t xml:space="preserve">If </w:t>
        </w:r>
        <w:r w:rsidRPr="00586549">
          <w:rPr>
            <w:rStyle w:val="bnf"/>
          </w:rPr>
          <w:t>LeftHandSideExpression</w:t>
        </w:r>
        <w:r>
          <w:t xml:space="preserve"> is an </w:t>
        </w:r>
        <w:r>
          <w:rPr>
            <w:rStyle w:val="bnf"/>
          </w:rPr>
          <w:t xml:space="preserve">ObjectLiteral </w:t>
        </w:r>
        <w:r w:rsidRPr="005C4D8C">
          <w:rPr>
            <w:rStyle w:val="bnf"/>
            <w:i w:val="0"/>
          </w:rPr>
          <w:t>or an</w:t>
        </w:r>
        <w:r>
          <w:rPr>
            <w:rStyle w:val="bnf"/>
          </w:rPr>
          <w:t xml:space="preserve"> </w:t>
        </w:r>
        <w:r w:rsidRPr="001650F4">
          <w:rPr>
            <w:rStyle w:val="bnf"/>
          </w:rPr>
          <w:t>ArrayLiteral</w:t>
        </w:r>
        <w:r>
          <w:rPr>
            <w:i/>
          </w:rPr>
          <w:t xml:space="preserve"> </w:t>
        </w:r>
        <w:r>
          <w:t>then</w:t>
        </w:r>
      </w:ins>
    </w:p>
    <w:p w14:paraId="599D0E6C" w14:textId="77777777" w:rsidR="00C707BD" w:rsidRDefault="00C707BD" w:rsidP="00C707BD">
      <w:pPr>
        <w:pStyle w:val="Alg3"/>
        <w:numPr>
          <w:ilvl w:val="1"/>
          <w:numId w:val="418"/>
        </w:numPr>
        <w:rPr>
          <w:ins w:id="3936" w:author="Allen Wirfs-Brock" w:date="2011-07-01T15:12:00Z"/>
        </w:rPr>
      </w:pPr>
      <w:ins w:id="3937" w:author="Allen Wirfs-Brock" w:date="2011-07-01T15:12:00Z">
        <w:r>
          <w:t xml:space="preserve">Let </w:t>
        </w:r>
        <w:r w:rsidRPr="001650F4">
          <w:rPr>
            <w:i/>
          </w:rPr>
          <w:t>AssignmentPattern</w:t>
        </w:r>
        <w:r>
          <w:t xml:space="preserve"> be the parse of the source code corresponding to </w:t>
        </w:r>
        <w:r w:rsidRPr="001650F4">
          <w:rPr>
            <w:i/>
          </w:rPr>
          <w:t>LeftHandSideExp</w:t>
        </w:r>
      </w:ins>
      <w:ins w:id="3938" w:author="Allen Wirfs-Brock rev2" w:date="2011-07-20T13:34:00Z">
        <w:r w:rsidR="00CD7A72">
          <w:rPr>
            <w:i/>
          </w:rPr>
          <w:t>r</w:t>
        </w:r>
      </w:ins>
      <w:ins w:id="3939" w:author="Allen Wirfs-Brock" w:date="2011-07-01T15:12:00Z">
        <w:r w:rsidRPr="001650F4">
          <w:rPr>
            <w:i/>
          </w:rPr>
          <w:t>esson</w:t>
        </w:r>
        <w:r>
          <w:t xml:space="preserve"> using </w:t>
        </w:r>
        <w:r w:rsidRPr="001650F4">
          <w:rPr>
            <w:i/>
          </w:rPr>
          <w:t>AssignmentPattern</w:t>
        </w:r>
        <w:r>
          <w:t xml:space="preserve"> as the goal symbol</w:t>
        </w:r>
      </w:ins>
    </w:p>
    <w:p w14:paraId="793F1B79" w14:textId="77777777" w:rsidR="00C707BD" w:rsidRDefault="00C707BD" w:rsidP="00C707BD">
      <w:pPr>
        <w:pStyle w:val="Alg3"/>
        <w:numPr>
          <w:ilvl w:val="1"/>
          <w:numId w:val="418"/>
        </w:numPr>
        <w:rPr>
          <w:ins w:id="3940" w:author="Allen Wirfs-Brock" w:date="2011-07-01T15:12:00Z"/>
        </w:rPr>
      </w:pPr>
      <w:ins w:id="3941" w:author="Allen Wirfs-Brock" w:date="2011-07-01T15:12:00Z">
        <w:r>
          <w:t xml:space="preserve">Let </w:t>
        </w:r>
        <w:r w:rsidRPr="005C4D8C">
          <w:rPr>
            <w:i/>
          </w:rPr>
          <w:t>vObj</w:t>
        </w:r>
        <w:r>
          <w:t xml:space="preserve"> be ToObject(</w:t>
        </w:r>
        <w:r w:rsidRPr="005C4D8C">
          <w:rPr>
            <w:i/>
          </w:rPr>
          <w:t>v</w:t>
        </w:r>
        <w:r>
          <w:t>).</w:t>
        </w:r>
      </w:ins>
    </w:p>
    <w:p w14:paraId="050DF3C9" w14:textId="77777777" w:rsidR="00C707BD" w:rsidRDefault="00C707BD" w:rsidP="00C707BD">
      <w:pPr>
        <w:pStyle w:val="Alg3"/>
        <w:numPr>
          <w:ilvl w:val="1"/>
          <w:numId w:val="418"/>
        </w:numPr>
        <w:rPr>
          <w:ins w:id="3942" w:author="Allen Wirfs-Brock" w:date="2011-07-01T15:12:00Z"/>
        </w:rPr>
      </w:pPr>
      <w:ins w:id="3943" w:author="Allen Wirfs-Brock" w:date="2011-07-01T15:12:00Z">
        <w:r>
          <w:t xml:space="preserve">Evaluate </w:t>
        </w:r>
        <w:r w:rsidRPr="001650F4">
          <w:rPr>
            <w:i/>
          </w:rPr>
          <w:t>AssignmentPattern</w:t>
        </w:r>
        <w:r>
          <w:t xml:space="preserve"> using </w:t>
        </w:r>
        <w:r w:rsidRPr="001650F4">
          <w:rPr>
            <w:i/>
          </w:rPr>
          <w:t>vObj</w:t>
        </w:r>
        <w:r>
          <w:t xml:space="preserve"> as the </w:t>
        </w:r>
        <w:r>
          <w:rPr>
            <w:rStyle w:val="bnf"/>
          </w:rPr>
          <w:t>obj</w:t>
        </w:r>
        <w:r w:rsidRPr="00E32218">
          <w:rPr>
            <w:i/>
          </w:rPr>
          <w:t xml:space="preserve"> </w:t>
        </w:r>
        <w:r>
          <w:t>parameter.</w:t>
        </w:r>
      </w:ins>
    </w:p>
    <w:p w14:paraId="034E1F32" w14:textId="77777777" w:rsidR="00C707BD" w:rsidRPr="00540E80" w:rsidRDefault="00C707BD" w:rsidP="00C707BD">
      <w:pPr>
        <w:pStyle w:val="Alg3"/>
        <w:numPr>
          <w:ilvl w:val="1"/>
          <w:numId w:val="418"/>
        </w:numPr>
        <w:rPr>
          <w:ins w:id="3944" w:author="Allen Wirfs-Brock" w:date="2011-07-01T15:12:00Z"/>
        </w:rPr>
      </w:pPr>
      <w:ins w:id="3945" w:author="Allen Wirfs-Brock" w:date="2011-07-01T15:12:00Z">
        <w:r>
          <w:t>Return.</w:t>
        </w:r>
      </w:ins>
    </w:p>
    <w:p w14:paraId="670F64FA" w14:textId="77777777" w:rsidR="00C707BD" w:rsidRDefault="00C707BD" w:rsidP="00C707BD">
      <w:pPr>
        <w:pStyle w:val="Alg3"/>
        <w:numPr>
          <w:ilvl w:val="0"/>
          <w:numId w:val="418"/>
        </w:numPr>
        <w:rPr>
          <w:ins w:id="3946" w:author="Allen Wirfs-Brock" w:date="2011-07-01T15:12:00Z"/>
        </w:rPr>
      </w:pPr>
      <w:ins w:id="3947" w:author="Allen Wirfs-Brock" w:date="2011-07-01T15:12:00Z">
        <w:r w:rsidRPr="008D4496">
          <w:t xml:space="preserve">Let </w:t>
        </w:r>
        <w:r w:rsidRPr="008D4496">
          <w:rPr>
            <w:i/>
          </w:rPr>
          <w:t>lref</w:t>
        </w:r>
        <w:r w:rsidRPr="008D4496">
          <w:t xml:space="preserve"> be the result of evaluating </w:t>
        </w:r>
        <w:r w:rsidRPr="008D4496">
          <w:rPr>
            <w:i/>
          </w:rPr>
          <w:t>LeftHandSideExpression</w:t>
        </w:r>
        <w:r>
          <w:t>.</w:t>
        </w:r>
      </w:ins>
    </w:p>
    <w:p w14:paraId="54A1C448" w14:textId="77777777" w:rsidR="00C707BD" w:rsidRPr="00332BA0" w:rsidRDefault="00C707BD" w:rsidP="00C707BD">
      <w:pPr>
        <w:pStyle w:val="Alg3"/>
        <w:numPr>
          <w:ilvl w:val="0"/>
          <w:numId w:val="418"/>
        </w:numPr>
        <w:rPr>
          <w:ins w:id="3948" w:author="Allen Wirfs-Brock" w:date="2011-07-01T15:12:00Z"/>
        </w:rPr>
      </w:pPr>
      <w:ins w:id="3949" w:author="Allen Wirfs-Brock" w:date="2011-07-01T15:12:00Z">
        <w:r>
          <w:t>Call PutValue(</w:t>
        </w:r>
        <w:r w:rsidRPr="0022596B">
          <w:rPr>
            <w:i/>
          </w:rPr>
          <w:t>lref</w:t>
        </w:r>
        <w:r>
          <w:t>,</w:t>
        </w:r>
        <w:r w:rsidRPr="0022596B">
          <w:rPr>
            <w:i/>
          </w:rPr>
          <w:t>v</w:t>
        </w:r>
        <w:r>
          <w:t>).</w:t>
        </w:r>
      </w:ins>
    </w:p>
    <w:p w14:paraId="5CF3D97E" w14:textId="77777777" w:rsidR="00C707BD" w:rsidRDefault="00C707BD" w:rsidP="00C707BD">
      <w:pPr>
        <w:rPr>
          <w:ins w:id="3950" w:author="Allen Wirfs-Brock" w:date="2011-07-01T15:12:00Z"/>
        </w:rPr>
      </w:pPr>
    </w:p>
    <w:p w14:paraId="11EBA0BA" w14:textId="77777777" w:rsidR="00C707BD" w:rsidRDefault="00C707BD" w:rsidP="00C707BD">
      <w:pPr>
        <w:rPr>
          <w:ins w:id="3951" w:author="Allen Wirfs-Brock" w:date="2011-07-01T15:12:00Z"/>
        </w:rPr>
      </w:pPr>
      <w:ins w:id="3952" w:author="Allen Wirfs-Brock" w:date="2011-07-01T15:12:00Z">
        <w:r>
          <w:t xml:space="preserve">The </w:t>
        </w:r>
      </w:ins>
      <w:ins w:id="3953" w:author="Allen Wirfs-Brock" w:date="2011-07-01T15:15:00Z">
        <w:r w:rsidR="00697CC4">
          <w:t xml:space="preserve">supplemental </w:t>
        </w:r>
      </w:ins>
      <w:ins w:id="3954" w:author="Allen Wirfs-Brock" w:date="2011-07-01T15:12:00Z">
        <w:r>
          <w:t xml:space="preserve">production </w:t>
        </w:r>
        <w:r>
          <w:rPr>
            <w:rStyle w:val="bnf"/>
          </w:rPr>
          <w:t>ArrayAssignment</w:t>
        </w:r>
        <w:r w:rsidRPr="005404D8">
          <w:rPr>
            <w:rStyle w:val="bnf"/>
          </w:rPr>
          <w:t>Pattern</w:t>
        </w:r>
        <w:r>
          <w:t xml:space="preserve"> : </w:t>
        </w:r>
        <w:r w:rsidRPr="00BF06DE">
          <w:rPr>
            <w:rFonts w:ascii="Courier New" w:hAnsi="Courier New" w:cs="Courier New"/>
            <w:b/>
          </w:rPr>
          <w:t>[</w:t>
        </w:r>
        <w:r>
          <w:t xml:space="preserve"> </w:t>
        </w:r>
        <w:r w:rsidRPr="00BF06DE">
          <w:rPr>
            <w:rStyle w:val="bnf"/>
          </w:rPr>
          <w:t>AssignmentRestElement</w:t>
        </w:r>
        <w:r>
          <w:rPr>
            <w:rFonts w:cs="Arial"/>
            <w:i/>
            <w:vertAlign w:val="subscript"/>
          </w:rPr>
          <w:t xml:space="preserve"> </w:t>
        </w:r>
        <w:r w:rsidRPr="00BF06DE">
          <w:rPr>
            <w:rFonts w:ascii="Courier New" w:hAnsi="Courier New" w:cs="Courier New"/>
            <w:b/>
          </w:rPr>
          <w:t>]</w:t>
        </w:r>
        <w:r>
          <w:rPr>
            <w:rFonts w:ascii="Courier New" w:hAnsi="Courier New" w:cs="Courier New"/>
            <w:b/>
          </w:rPr>
          <w:t xml:space="preserve"> </w:t>
        </w:r>
        <w:r>
          <w:t xml:space="preserve">is evaluated with the parameter </w:t>
        </w:r>
        <w:r>
          <w:rPr>
            <w:rStyle w:val="bnf"/>
          </w:rPr>
          <w:t>obj</w:t>
        </w:r>
        <w:r>
          <w:t xml:space="preserve"> as follows:</w:t>
        </w:r>
      </w:ins>
    </w:p>
    <w:p w14:paraId="1781ACE8" w14:textId="77777777" w:rsidR="00C707BD" w:rsidRDefault="00C707BD" w:rsidP="00C707BD">
      <w:pPr>
        <w:pStyle w:val="Alg3"/>
        <w:numPr>
          <w:ilvl w:val="0"/>
          <w:numId w:val="419"/>
        </w:numPr>
        <w:rPr>
          <w:ins w:id="3955" w:author="Allen Wirfs-Brock" w:date="2011-07-01T15:12:00Z"/>
        </w:rPr>
      </w:pPr>
      <w:ins w:id="3956" w:author="Allen Wirfs-Brock" w:date="2011-07-01T15:12:00Z">
        <w:r>
          <w:t xml:space="preserve">Evaluate </w:t>
        </w:r>
        <w:r w:rsidRPr="00121716">
          <w:rPr>
            <w:rStyle w:val="bnf"/>
          </w:rPr>
          <w:t>Assignment</w:t>
        </w:r>
        <w:r>
          <w:rPr>
            <w:rStyle w:val="bnf"/>
          </w:rPr>
          <w:t>RestElement</w:t>
        </w:r>
        <w:r w:rsidRPr="00121716">
          <w:rPr>
            <w:rFonts w:ascii="Courier New" w:hAnsi="Courier New" w:cs="Courier New"/>
            <w:b/>
          </w:rPr>
          <w:t xml:space="preserve"> </w:t>
        </w:r>
        <w:r>
          <w:t xml:space="preserve">using </w:t>
        </w:r>
        <w:r>
          <w:rPr>
            <w:i/>
          </w:rPr>
          <w:t>obj</w:t>
        </w:r>
        <w:r>
          <w:t xml:space="preserve"> as the </w:t>
        </w:r>
        <w:r>
          <w:rPr>
            <w:i/>
          </w:rPr>
          <w:t>obj</w:t>
        </w:r>
        <w:r>
          <w:t xml:space="preserve"> parameter and 0 as the </w:t>
        </w:r>
        <w:r w:rsidRPr="006427EB">
          <w:rPr>
            <w:i/>
          </w:rPr>
          <w:t>index</w:t>
        </w:r>
        <w:r>
          <w:t xml:space="preserve"> parameter.</w:t>
        </w:r>
      </w:ins>
    </w:p>
    <w:p w14:paraId="64D2EFA2" w14:textId="77777777" w:rsidR="00C707BD" w:rsidRDefault="00C707BD" w:rsidP="00C707BD">
      <w:pPr>
        <w:rPr>
          <w:ins w:id="3957" w:author="Allen Wirfs-Brock" w:date="2011-07-01T15:12:00Z"/>
        </w:rPr>
      </w:pPr>
    </w:p>
    <w:p w14:paraId="0B401244" w14:textId="77777777" w:rsidR="00C707BD" w:rsidRDefault="00C707BD" w:rsidP="00697CC4">
      <w:pPr>
        <w:jc w:val="left"/>
        <w:rPr>
          <w:ins w:id="3958" w:author="Allen Wirfs-Brock" w:date="2011-07-01T15:12:00Z"/>
        </w:rPr>
        <w:pPrChange w:id="3959" w:author="Allen Wirfs-Brock" w:date="2011-07-01T15:17:00Z">
          <w:pPr/>
        </w:pPrChange>
      </w:pPr>
      <w:ins w:id="3960" w:author="Allen Wirfs-Brock" w:date="2011-07-01T15:12:00Z">
        <w:r>
          <w:t xml:space="preserve">The </w:t>
        </w:r>
      </w:ins>
      <w:ins w:id="3961" w:author="Allen Wirfs-Brock" w:date="2011-07-01T15:15:00Z">
        <w:r w:rsidR="00697CC4">
          <w:t xml:space="preserve">supplemental </w:t>
        </w:r>
      </w:ins>
      <w:ins w:id="3962" w:author="Allen Wirfs-Brock" w:date="2011-07-01T15:12:00Z">
        <w:r>
          <w:t>production</w:t>
        </w:r>
      </w:ins>
      <w:ins w:id="3963" w:author="Allen Wirfs-Brock" w:date="2011-07-01T15:16:00Z">
        <w:r w:rsidR="00697CC4">
          <w:br/>
        </w:r>
      </w:ins>
      <w:ins w:id="3964" w:author="Allen Wirfs-Brock" w:date="2011-07-01T15:12:00Z">
        <w:r>
          <w:t xml:space="preserve"> </w:t>
        </w:r>
        <w:r w:rsidRPr="005404D8">
          <w:rPr>
            <w:rStyle w:val="bnf"/>
          </w:rPr>
          <w:t>Assignment</w:t>
        </w:r>
        <w:r>
          <w:rPr>
            <w:rStyle w:val="bnf"/>
          </w:rPr>
          <w:t xml:space="preserve">PropertyList </w:t>
        </w:r>
        <w:r>
          <w:rPr>
            <w:b/>
          </w:rPr>
          <w:t xml:space="preserve">: </w:t>
        </w:r>
        <w:r w:rsidRPr="00BF06DE">
          <w:rPr>
            <w:rFonts w:ascii="Courier New" w:hAnsi="Courier New" w:cs="Courier New"/>
            <w:b/>
          </w:rPr>
          <w:t>[</w:t>
        </w:r>
        <w:r>
          <w:t xml:space="preserve"> </w:t>
        </w:r>
        <w:r w:rsidRPr="006427EB">
          <w:rPr>
            <w:rStyle w:val="bnf"/>
          </w:rPr>
          <w:t>AssignmentElementList</w:t>
        </w:r>
        <w:r>
          <w:rPr>
            <w:rFonts w:ascii="Courier New" w:hAnsi="Courier New" w:cs="Courier New"/>
            <w:b/>
            <w:i/>
          </w:rPr>
          <w:t xml:space="preserve"> </w:t>
        </w:r>
        <w:r w:rsidRPr="006427EB">
          <w:rPr>
            <w:rFonts w:ascii="Courier New" w:hAnsi="Courier New" w:cs="Courier New"/>
            <w:b/>
          </w:rPr>
          <w:t>,</w:t>
        </w:r>
        <w:r>
          <w:rPr>
            <w:rFonts w:ascii="Courier New" w:hAnsi="Courier New" w:cs="Courier New"/>
            <w:b/>
            <w:i/>
          </w:rPr>
          <w:t xml:space="preserve"> </w:t>
        </w:r>
        <w:r w:rsidRPr="006427EB">
          <w:rPr>
            <w:rStyle w:val="bnf"/>
          </w:rPr>
          <w:t>Elision</w:t>
        </w:r>
        <w:r w:rsidRPr="006427EB">
          <w:rPr>
            <w:rFonts w:cs="Arial"/>
            <w:vertAlign w:val="subscript"/>
          </w:rPr>
          <w:t>opt</w:t>
        </w:r>
        <w:r>
          <w:rPr>
            <w:rFonts w:ascii="Courier New" w:hAnsi="Courier New" w:cs="Courier New"/>
            <w:b/>
            <w:i/>
          </w:rPr>
          <w:t xml:space="preserve"> </w:t>
        </w:r>
        <w:r w:rsidRPr="00BF06DE">
          <w:rPr>
            <w:rStyle w:val="bnf"/>
          </w:rPr>
          <w:t>AssignmentRestElement</w:t>
        </w:r>
        <w:r>
          <w:rPr>
            <w:rStyle w:val="bnf"/>
            <w:rFonts w:ascii="Arial" w:hAnsi="Arial" w:cs="Arial"/>
            <w:i w:val="0"/>
            <w:vertAlign w:val="subscript"/>
          </w:rPr>
          <w:t>opt</w:t>
        </w:r>
        <w:r>
          <w:rPr>
            <w:rFonts w:cs="Arial"/>
            <w:i/>
            <w:vertAlign w:val="subscript"/>
          </w:rPr>
          <w:t xml:space="preserve"> </w:t>
        </w:r>
        <w:r w:rsidRPr="00BF06DE">
          <w:rPr>
            <w:rFonts w:ascii="Courier New" w:hAnsi="Courier New" w:cs="Courier New"/>
            <w:b/>
          </w:rPr>
          <w:t>]</w:t>
        </w:r>
      </w:ins>
      <w:ins w:id="3965" w:author="Allen Wirfs-Brock" w:date="2011-07-01T15:17:00Z">
        <w:r w:rsidR="00697CC4">
          <w:br/>
        </w:r>
      </w:ins>
      <w:ins w:id="3966" w:author="Allen Wirfs-Brock" w:date="2011-07-01T15:12:00Z">
        <w:r>
          <w:t xml:space="preserve">is evaluated with the parameter </w:t>
        </w:r>
        <w:r>
          <w:rPr>
            <w:rStyle w:val="bnf"/>
          </w:rPr>
          <w:t>obj</w:t>
        </w:r>
        <w:r>
          <w:t xml:space="preserve"> as follows:</w:t>
        </w:r>
      </w:ins>
    </w:p>
    <w:p w14:paraId="34096A35" w14:textId="77777777" w:rsidR="00C707BD" w:rsidRDefault="00C707BD" w:rsidP="00C707BD">
      <w:pPr>
        <w:pStyle w:val="Alg3"/>
        <w:numPr>
          <w:ilvl w:val="0"/>
          <w:numId w:val="420"/>
        </w:numPr>
        <w:rPr>
          <w:ins w:id="3967" w:author="Allen Wirfs-Brock" w:date="2011-07-01T15:12:00Z"/>
        </w:rPr>
      </w:pPr>
      <w:ins w:id="3968" w:author="Allen Wirfs-Brock" w:date="2011-07-01T15:12:00Z">
        <w:r>
          <w:t xml:space="preserve">Let </w:t>
        </w:r>
        <w:r w:rsidRPr="00DE64DC">
          <w:rPr>
            <w:i/>
          </w:rPr>
          <w:t>index</w:t>
        </w:r>
        <w:r>
          <w:t xml:space="preserve"> be the result of evaluating </w:t>
        </w:r>
        <w:r w:rsidRPr="00121716">
          <w:rPr>
            <w:rStyle w:val="bnf"/>
          </w:rPr>
          <w:t>Assignment</w:t>
        </w:r>
        <w:r>
          <w:rPr>
            <w:rStyle w:val="bnf"/>
          </w:rPr>
          <w:t>ElementList</w:t>
        </w:r>
        <w:r w:rsidRPr="00121716">
          <w:rPr>
            <w:rFonts w:ascii="Courier New" w:hAnsi="Courier New" w:cs="Courier New"/>
            <w:b/>
          </w:rPr>
          <w:t xml:space="preserve"> </w:t>
        </w:r>
        <w:r>
          <w:t xml:space="preserve">using </w:t>
        </w:r>
        <w:r>
          <w:rPr>
            <w:i/>
          </w:rPr>
          <w:t>obj</w:t>
        </w:r>
        <w:r>
          <w:t xml:space="preserve"> as the </w:t>
        </w:r>
        <w:r>
          <w:rPr>
            <w:i/>
          </w:rPr>
          <w:t>obj</w:t>
        </w:r>
        <w:r>
          <w:t xml:space="preserve"> parameter and 0 as the </w:t>
        </w:r>
        <w:r w:rsidRPr="001650F4">
          <w:rPr>
            <w:i/>
          </w:rPr>
          <w:t>index</w:t>
        </w:r>
        <w:r>
          <w:t xml:space="preserve"> parameter.</w:t>
        </w:r>
      </w:ins>
    </w:p>
    <w:p w14:paraId="683C533C" w14:textId="77777777" w:rsidR="00C707BD" w:rsidRDefault="00C707BD" w:rsidP="00C707BD">
      <w:pPr>
        <w:pStyle w:val="Alg3"/>
        <w:numPr>
          <w:ilvl w:val="0"/>
          <w:numId w:val="420"/>
        </w:numPr>
        <w:rPr>
          <w:ins w:id="3969" w:author="Allen Wirfs-Brock" w:date="2011-07-01T15:12:00Z"/>
        </w:rPr>
      </w:pPr>
      <w:ins w:id="3970" w:author="Allen Wirfs-Brock" w:date="2011-07-01T15:12:00Z">
        <w:r>
          <w:t xml:space="preserve">If </w:t>
        </w:r>
        <w:r w:rsidRPr="00DE64DC">
          <w:rPr>
            <w:i/>
          </w:rPr>
          <w:t>Elision</w:t>
        </w:r>
        <w:r>
          <w:t xml:space="preserve"> is present, then let </w:t>
        </w:r>
        <w:r w:rsidRPr="00DE64DC">
          <w:rPr>
            <w:i/>
          </w:rPr>
          <w:t>skip</w:t>
        </w:r>
        <w:r>
          <w:t xml:space="preserve"> be the result of evaluating </w:t>
        </w:r>
        <w:r w:rsidRPr="00217172">
          <w:rPr>
            <w:i/>
          </w:rPr>
          <w:t>Elision</w:t>
        </w:r>
        <w:r>
          <w:t xml:space="preserve">, otherwise let </w:t>
        </w:r>
        <w:r w:rsidRPr="00217172">
          <w:rPr>
            <w:i/>
          </w:rPr>
          <w:t>skip</w:t>
        </w:r>
        <w:r>
          <w:t xml:space="preserve"> be 0.</w:t>
        </w:r>
      </w:ins>
    </w:p>
    <w:p w14:paraId="6D5218C9" w14:textId="77777777" w:rsidR="00C707BD" w:rsidRDefault="00C707BD" w:rsidP="00C707BD">
      <w:pPr>
        <w:pStyle w:val="Alg3"/>
        <w:numPr>
          <w:ilvl w:val="0"/>
          <w:numId w:val="420"/>
        </w:numPr>
        <w:rPr>
          <w:ins w:id="3971" w:author="Allen Wirfs-Brock" w:date="2011-07-01T15:12:00Z"/>
        </w:rPr>
      </w:pPr>
      <w:ins w:id="3972" w:author="Allen Wirfs-Brock" w:date="2011-07-01T15:12:00Z">
        <w:r>
          <w:t xml:space="preserve">If </w:t>
        </w:r>
        <w:r w:rsidRPr="00121716">
          <w:rPr>
            <w:rStyle w:val="bnf"/>
          </w:rPr>
          <w:t>Assignment</w:t>
        </w:r>
        <w:r>
          <w:rPr>
            <w:rStyle w:val="bnf"/>
          </w:rPr>
          <w:t>RestElement</w:t>
        </w:r>
        <w:r>
          <w:t xml:space="preserve"> is present, then evaluate </w:t>
        </w:r>
        <w:r w:rsidRPr="00121716">
          <w:rPr>
            <w:rStyle w:val="bnf"/>
          </w:rPr>
          <w:t>Assignment</w:t>
        </w:r>
        <w:r>
          <w:rPr>
            <w:rStyle w:val="bnf"/>
          </w:rPr>
          <w:t>RestElement</w:t>
        </w:r>
        <w:r w:rsidRPr="00121716">
          <w:rPr>
            <w:rFonts w:ascii="Courier New" w:hAnsi="Courier New" w:cs="Courier New"/>
            <w:b/>
          </w:rPr>
          <w:t xml:space="preserve"> </w:t>
        </w:r>
        <w:r>
          <w:t xml:space="preserve">using </w:t>
        </w:r>
        <w:r>
          <w:rPr>
            <w:i/>
          </w:rPr>
          <w:t>obj</w:t>
        </w:r>
        <w:r>
          <w:t xml:space="preserve"> as the </w:t>
        </w:r>
        <w:r>
          <w:rPr>
            <w:i/>
          </w:rPr>
          <w:t>obj</w:t>
        </w:r>
        <w:r>
          <w:t xml:space="preserve"> parameter and </w:t>
        </w:r>
        <w:r w:rsidRPr="00DE64DC">
          <w:rPr>
            <w:i/>
          </w:rPr>
          <w:t>index</w:t>
        </w:r>
        <w:r>
          <w:t>+</w:t>
        </w:r>
        <w:r w:rsidRPr="00DE64DC">
          <w:rPr>
            <w:i/>
          </w:rPr>
          <w:t>skip</w:t>
        </w:r>
        <w:r>
          <w:t xml:space="preserve"> as the </w:t>
        </w:r>
        <w:r w:rsidRPr="006427EB">
          <w:rPr>
            <w:i/>
          </w:rPr>
          <w:t>index</w:t>
        </w:r>
        <w:r>
          <w:t xml:space="preserve"> parameter.</w:t>
        </w:r>
      </w:ins>
    </w:p>
    <w:p w14:paraId="018DB7C2" w14:textId="77777777" w:rsidR="00C707BD" w:rsidRDefault="00C707BD" w:rsidP="00C707BD">
      <w:pPr>
        <w:rPr>
          <w:ins w:id="3973" w:author="Allen Wirfs-Brock" w:date="2011-07-01T15:12:00Z"/>
        </w:rPr>
      </w:pPr>
    </w:p>
    <w:p w14:paraId="34CF2DC6" w14:textId="77777777" w:rsidR="00C707BD" w:rsidRDefault="00C707BD" w:rsidP="00C707BD">
      <w:pPr>
        <w:rPr>
          <w:ins w:id="3974" w:author="Allen Wirfs-Brock" w:date="2011-07-01T15:12:00Z"/>
        </w:rPr>
      </w:pPr>
      <w:ins w:id="3975" w:author="Allen Wirfs-Brock" w:date="2011-07-01T15:12:00Z">
        <w:r>
          <w:t xml:space="preserve">The </w:t>
        </w:r>
      </w:ins>
      <w:ins w:id="3976" w:author="Allen Wirfs-Brock" w:date="2011-07-01T15:16:00Z">
        <w:r w:rsidR="00697CC4">
          <w:t xml:space="preserve">supplemental </w:t>
        </w:r>
      </w:ins>
      <w:ins w:id="3977" w:author="Allen Wirfs-Brock" w:date="2011-07-01T15:12:00Z">
        <w:r>
          <w:t xml:space="preserve">production </w:t>
        </w:r>
        <w:r w:rsidRPr="006427EB">
          <w:rPr>
            <w:rStyle w:val="bnf"/>
          </w:rPr>
          <w:t>AssignmentElementList</w:t>
        </w:r>
        <w:r>
          <w:rPr>
            <w:rStyle w:val="bnf"/>
          </w:rPr>
          <w:t xml:space="preserve"> </w:t>
        </w:r>
        <w:r>
          <w:rPr>
            <w:b/>
          </w:rPr>
          <w:t xml:space="preserve">: </w:t>
        </w:r>
        <w:r w:rsidRPr="006427EB">
          <w:rPr>
            <w:rStyle w:val="bnf"/>
          </w:rPr>
          <w:t>Elision</w:t>
        </w:r>
        <w:r w:rsidRPr="006427EB">
          <w:rPr>
            <w:rFonts w:cs="Arial"/>
            <w:vertAlign w:val="subscript"/>
          </w:rPr>
          <w:t>opt</w:t>
        </w:r>
        <w:r>
          <w:rPr>
            <w:rFonts w:ascii="Courier New" w:hAnsi="Courier New" w:cs="Courier New"/>
            <w:b/>
            <w:i/>
          </w:rPr>
          <w:t xml:space="preserve"> </w:t>
        </w:r>
        <w:r w:rsidRPr="00BF06DE">
          <w:rPr>
            <w:rStyle w:val="bnf"/>
          </w:rPr>
          <w:t>AssignmentElement</w:t>
        </w:r>
        <w:r>
          <w:rPr>
            <w:rFonts w:cs="Arial"/>
            <w:i/>
            <w:vertAlign w:val="subscript"/>
          </w:rPr>
          <w:t xml:space="preserve"> </w:t>
        </w:r>
        <w:r>
          <w:t xml:space="preserve"> is evaluated with the parameters </w:t>
        </w:r>
        <w:r>
          <w:rPr>
            <w:rStyle w:val="bnf"/>
          </w:rPr>
          <w:t>obj</w:t>
        </w:r>
        <w:r>
          <w:t xml:space="preserve"> and </w:t>
        </w:r>
        <w:r w:rsidRPr="00DE64DC">
          <w:rPr>
            <w:rStyle w:val="bnf"/>
          </w:rPr>
          <w:t>index</w:t>
        </w:r>
        <w:r>
          <w:t xml:space="preserve"> as follows:</w:t>
        </w:r>
      </w:ins>
    </w:p>
    <w:p w14:paraId="0B1BC36D" w14:textId="77777777" w:rsidR="00C707BD" w:rsidRDefault="00C707BD" w:rsidP="00C707BD">
      <w:pPr>
        <w:pStyle w:val="Alg3"/>
        <w:numPr>
          <w:ilvl w:val="0"/>
          <w:numId w:val="421"/>
        </w:numPr>
        <w:rPr>
          <w:ins w:id="3978" w:author="Allen Wirfs-Brock" w:date="2011-07-01T15:12:00Z"/>
        </w:rPr>
      </w:pPr>
      <w:ins w:id="3979" w:author="Allen Wirfs-Brock" w:date="2011-07-01T15:12:00Z">
        <w:r>
          <w:t xml:space="preserve">If </w:t>
        </w:r>
        <w:r w:rsidRPr="00DE64DC">
          <w:rPr>
            <w:i/>
          </w:rPr>
          <w:t>Elision</w:t>
        </w:r>
        <w:r>
          <w:t xml:space="preserve"> is present, then let </w:t>
        </w:r>
        <w:r w:rsidRPr="00DE64DC">
          <w:rPr>
            <w:i/>
          </w:rPr>
          <w:t>skip</w:t>
        </w:r>
        <w:r>
          <w:t xml:space="preserve"> be the result of evaluating </w:t>
        </w:r>
        <w:r w:rsidRPr="00217172">
          <w:rPr>
            <w:i/>
          </w:rPr>
          <w:t>Elision</w:t>
        </w:r>
        <w:r>
          <w:t xml:space="preserve">, otherwise let </w:t>
        </w:r>
        <w:r w:rsidRPr="001650F4">
          <w:rPr>
            <w:i/>
          </w:rPr>
          <w:t>skip</w:t>
        </w:r>
        <w:r>
          <w:t xml:space="preserve"> be 0.</w:t>
        </w:r>
      </w:ins>
    </w:p>
    <w:p w14:paraId="4324D7F2" w14:textId="77777777" w:rsidR="00C707BD" w:rsidRDefault="00C707BD" w:rsidP="00C707BD">
      <w:pPr>
        <w:pStyle w:val="Alg3"/>
        <w:numPr>
          <w:ilvl w:val="0"/>
          <w:numId w:val="421"/>
        </w:numPr>
        <w:rPr>
          <w:ins w:id="3980" w:author="Allen Wirfs-Brock" w:date="2011-07-01T15:12:00Z"/>
        </w:rPr>
      </w:pPr>
      <w:ins w:id="3981" w:author="Allen Wirfs-Brock" w:date="2011-07-01T15:12:00Z">
        <w:r>
          <w:t xml:space="preserve">Let </w:t>
        </w:r>
        <w:r w:rsidRPr="00DE64DC">
          <w:rPr>
            <w:i/>
          </w:rPr>
          <w:t>index</w:t>
        </w:r>
        <w:r>
          <w:t xml:space="preserve"> be the result of evaluating </w:t>
        </w:r>
        <w:r w:rsidRPr="00121716">
          <w:rPr>
            <w:rStyle w:val="bnf"/>
          </w:rPr>
          <w:t>Assignment</w:t>
        </w:r>
        <w:r>
          <w:rPr>
            <w:rStyle w:val="bnf"/>
          </w:rPr>
          <w:t>Element</w:t>
        </w:r>
        <w:r w:rsidRPr="00121716">
          <w:rPr>
            <w:rFonts w:ascii="Courier New" w:hAnsi="Courier New" w:cs="Courier New"/>
            <w:b/>
          </w:rPr>
          <w:t xml:space="preserve"> </w:t>
        </w:r>
        <w:r>
          <w:t xml:space="preserve">using </w:t>
        </w:r>
        <w:r>
          <w:rPr>
            <w:i/>
          </w:rPr>
          <w:t>obj</w:t>
        </w:r>
        <w:r>
          <w:t xml:space="preserve"> as the </w:t>
        </w:r>
        <w:r>
          <w:rPr>
            <w:i/>
          </w:rPr>
          <w:t>obj</w:t>
        </w:r>
        <w:r>
          <w:t xml:space="preserve"> parameter and </w:t>
        </w:r>
        <w:r w:rsidRPr="00217172">
          <w:rPr>
            <w:i/>
          </w:rPr>
          <w:t>index</w:t>
        </w:r>
        <w:r>
          <w:t>+</w:t>
        </w:r>
        <w:r w:rsidRPr="00217172">
          <w:rPr>
            <w:i/>
          </w:rPr>
          <w:t>skip</w:t>
        </w:r>
        <w:r>
          <w:t xml:space="preserve"> as the </w:t>
        </w:r>
        <w:r w:rsidRPr="001650F4">
          <w:rPr>
            <w:i/>
          </w:rPr>
          <w:t>index</w:t>
        </w:r>
        <w:r>
          <w:t xml:space="preserve"> parameter.</w:t>
        </w:r>
      </w:ins>
    </w:p>
    <w:p w14:paraId="777D289A" w14:textId="77777777" w:rsidR="00C707BD" w:rsidRDefault="00C707BD" w:rsidP="00C707BD">
      <w:pPr>
        <w:pStyle w:val="Alg3"/>
        <w:numPr>
          <w:ilvl w:val="0"/>
          <w:numId w:val="421"/>
        </w:numPr>
        <w:rPr>
          <w:ins w:id="3982" w:author="Allen Wirfs-Brock" w:date="2011-07-01T15:12:00Z"/>
        </w:rPr>
      </w:pPr>
      <w:ins w:id="3983" w:author="Allen Wirfs-Brock" w:date="2011-07-01T15:12:00Z">
        <w:r>
          <w:t xml:space="preserve">Return </w:t>
        </w:r>
        <w:r w:rsidRPr="00217172">
          <w:rPr>
            <w:i/>
          </w:rPr>
          <w:t>index</w:t>
        </w:r>
        <w:r>
          <w:t>+</w:t>
        </w:r>
        <w:r w:rsidRPr="00217172">
          <w:rPr>
            <w:i/>
          </w:rPr>
          <w:t>skip</w:t>
        </w:r>
        <w:r>
          <w:t>.</w:t>
        </w:r>
      </w:ins>
    </w:p>
    <w:p w14:paraId="178BA19F" w14:textId="77777777" w:rsidR="00C707BD" w:rsidRDefault="00C707BD" w:rsidP="00C707BD">
      <w:pPr>
        <w:rPr>
          <w:ins w:id="3984" w:author="Allen Wirfs-Brock" w:date="2011-07-01T15:12:00Z"/>
        </w:rPr>
      </w:pPr>
    </w:p>
    <w:p w14:paraId="62C40609" w14:textId="77777777" w:rsidR="00C707BD" w:rsidRDefault="00C707BD" w:rsidP="00C707BD">
      <w:pPr>
        <w:rPr>
          <w:ins w:id="3985" w:author="Allen Wirfs-Brock" w:date="2011-07-01T15:12:00Z"/>
        </w:rPr>
      </w:pPr>
      <w:ins w:id="3986" w:author="Allen Wirfs-Brock" w:date="2011-07-01T15:12:00Z">
        <w:r>
          <w:t xml:space="preserve">The </w:t>
        </w:r>
      </w:ins>
      <w:ins w:id="3987" w:author="Allen Wirfs-Brock" w:date="2011-07-01T15:16:00Z">
        <w:r w:rsidR="00697CC4">
          <w:t xml:space="preserve">supplemental </w:t>
        </w:r>
      </w:ins>
      <w:ins w:id="3988" w:author="Allen Wirfs-Brock" w:date="2011-07-01T15:12:00Z">
        <w:r>
          <w:t xml:space="preserve">production </w:t>
        </w:r>
        <w:r w:rsidRPr="006427EB">
          <w:rPr>
            <w:rStyle w:val="bnf"/>
          </w:rPr>
          <w:t>AssignmentElementList</w:t>
        </w:r>
        <w:r>
          <w:rPr>
            <w:rStyle w:val="bnf"/>
          </w:rPr>
          <w:t xml:space="preserve"> </w:t>
        </w:r>
        <w:r>
          <w:rPr>
            <w:b/>
          </w:rPr>
          <w:t xml:space="preserve">: </w:t>
        </w:r>
        <w:r w:rsidRPr="006427EB">
          <w:rPr>
            <w:rStyle w:val="bnf"/>
          </w:rPr>
          <w:t xml:space="preserve">AssignmentElementList </w:t>
        </w:r>
        <w:r>
          <w:rPr>
            <w:rStyle w:val="bnf"/>
          </w:rPr>
          <w:t xml:space="preserve"> </w:t>
        </w:r>
        <w:r w:rsidRPr="006427EB">
          <w:rPr>
            <w:rStyle w:val="bnf"/>
          </w:rPr>
          <w:t>Elision</w:t>
        </w:r>
        <w:r w:rsidRPr="006427EB">
          <w:rPr>
            <w:rFonts w:cs="Arial"/>
            <w:vertAlign w:val="subscript"/>
          </w:rPr>
          <w:t>opt</w:t>
        </w:r>
        <w:r>
          <w:rPr>
            <w:rFonts w:ascii="Courier New" w:hAnsi="Courier New" w:cs="Courier New"/>
            <w:b/>
            <w:i/>
          </w:rPr>
          <w:t xml:space="preserve"> </w:t>
        </w:r>
        <w:r w:rsidRPr="00BF06DE">
          <w:rPr>
            <w:rStyle w:val="bnf"/>
          </w:rPr>
          <w:t>AssignmentElement</w:t>
        </w:r>
        <w:r>
          <w:rPr>
            <w:rFonts w:cs="Arial"/>
            <w:i/>
            <w:vertAlign w:val="subscript"/>
          </w:rPr>
          <w:t xml:space="preserve"> </w:t>
        </w:r>
        <w:r>
          <w:t xml:space="preserve"> is evaluated with the parameters </w:t>
        </w:r>
        <w:r>
          <w:rPr>
            <w:rStyle w:val="bnf"/>
          </w:rPr>
          <w:t>obj</w:t>
        </w:r>
        <w:r>
          <w:t xml:space="preserve"> and </w:t>
        </w:r>
        <w:r w:rsidRPr="00DE64DC">
          <w:rPr>
            <w:rStyle w:val="bnf"/>
          </w:rPr>
          <w:t>index</w:t>
        </w:r>
        <w:r>
          <w:t xml:space="preserve"> as follows:</w:t>
        </w:r>
      </w:ins>
    </w:p>
    <w:p w14:paraId="152866BB" w14:textId="77777777" w:rsidR="00C707BD" w:rsidRDefault="00C707BD" w:rsidP="00C707BD">
      <w:pPr>
        <w:pStyle w:val="Alg3"/>
        <w:numPr>
          <w:ilvl w:val="0"/>
          <w:numId w:val="422"/>
        </w:numPr>
        <w:rPr>
          <w:ins w:id="3989" w:author="Allen Wirfs-Brock" w:date="2011-07-01T15:12:00Z"/>
        </w:rPr>
      </w:pPr>
      <w:ins w:id="3990" w:author="Allen Wirfs-Brock" w:date="2011-07-01T15:12:00Z">
        <w:r>
          <w:t xml:space="preserve">Let </w:t>
        </w:r>
        <w:r w:rsidRPr="00217172">
          <w:rPr>
            <w:i/>
          </w:rPr>
          <w:t>end</w:t>
        </w:r>
        <w:r>
          <w:t xml:space="preserve"> be the result of evaluating </w:t>
        </w:r>
        <w:r w:rsidRPr="00121716">
          <w:rPr>
            <w:rStyle w:val="bnf"/>
          </w:rPr>
          <w:t>Assignment</w:t>
        </w:r>
        <w:r>
          <w:rPr>
            <w:rStyle w:val="bnf"/>
          </w:rPr>
          <w:t>RestElement</w:t>
        </w:r>
        <w:r w:rsidRPr="00121716">
          <w:rPr>
            <w:rFonts w:ascii="Courier New" w:hAnsi="Courier New" w:cs="Courier New"/>
            <w:b/>
          </w:rPr>
          <w:t xml:space="preserve"> </w:t>
        </w:r>
        <w:r>
          <w:t xml:space="preserve">using </w:t>
        </w:r>
        <w:r>
          <w:rPr>
            <w:i/>
          </w:rPr>
          <w:t>obj</w:t>
        </w:r>
        <w:r>
          <w:t xml:space="preserve"> as the </w:t>
        </w:r>
        <w:r>
          <w:rPr>
            <w:i/>
          </w:rPr>
          <w:t>obj</w:t>
        </w:r>
        <w:r>
          <w:t xml:space="preserve"> parameter and </w:t>
        </w:r>
        <w:r w:rsidRPr="00DE64DC">
          <w:rPr>
            <w:i/>
          </w:rPr>
          <w:t>index</w:t>
        </w:r>
        <w:r>
          <w:t xml:space="preserve"> as the </w:t>
        </w:r>
        <w:r w:rsidRPr="006427EB">
          <w:rPr>
            <w:i/>
          </w:rPr>
          <w:t>index</w:t>
        </w:r>
        <w:r>
          <w:t xml:space="preserve"> parameter</w:t>
        </w:r>
      </w:ins>
    </w:p>
    <w:p w14:paraId="49F9D725" w14:textId="77777777" w:rsidR="00C707BD" w:rsidRDefault="00C707BD" w:rsidP="00C707BD">
      <w:pPr>
        <w:pStyle w:val="Alg3"/>
        <w:numPr>
          <w:ilvl w:val="0"/>
          <w:numId w:val="422"/>
        </w:numPr>
        <w:rPr>
          <w:ins w:id="3991" w:author="Allen Wirfs-Brock" w:date="2011-07-01T15:12:00Z"/>
        </w:rPr>
      </w:pPr>
      <w:ins w:id="3992" w:author="Allen Wirfs-Brock" w:date="2011-07-01T15:12:00Z">
        <w:r>
          <w:t xml:space="preserve">If </w:t>
        </w:r>
        <w:r w:rsidRPr="00DE64DC">
          <w:rPr>
            <w:i/>
          </w:rPr>
          <w:t>Elision</w:t>
        </w:r>
        <w:r>
          <w:t xml:space="preserve"> is present, then let </w:t>
        </w:r>
        <w:r w:rsidRPr="00DE64DC">
          <w:rPr>
            <w:i/>
          </w:rPr>
          <w:t>skip</w:t>
        </w:r>
        <w:r>
          <w:t xml:space="preserve"> be the result of evaluating </w:t>
        </w:r>
        <w:r w:rsidRPr="00217172">
          <w:rPr>
            <w:i/>
          </w:rPr>
          <w:t>Elision</w:t>
        </w:r>
        <w:r>
          <w:t xml:space="preserve">, otherwise let </w:t>
        </w:r>
        <w:r w:rsidRPr="001650F4">
          <w:rPr>
            <w:i/>
          </w:rPr>
          <w:t>skip</w:t>
        </w:r>
        <w:r>
          <w:t xml:space="preserve"> be 0.</w:t>
        </w:r>
      </w:ins>
    </w:p>
    <w:p w14:paraId="10BF7DA9" w14:textId="77777777" w:rsidR="00C707BD" w:rsidRDefault="00C707BD" w:rsidP="00C707BD">
      <w:pPr>
        <w:pStyle w:val="Alg3"/>
        <w:numPr>
          <w:ilvl w:val="0"/>
          <w:numId w:val="422"/>
        </w:numPr>
        <w:rPr>
          <w:ins w:id="3993" w:author="Allen Wirfs-Brock" w:date="2011-07-01T15:12:00Z"/>
        </w:rPr>
      </w:pPr>
      <w:ins w:id="3994" w:author="Allen Wirfs-Brock" w:date="2011-07-01T15:12:00Z">
        <w:r>
          <w:t xml:space="preserve">Let </w:t>
        </w:r>
        <w:r w:rsidRPr="00DE64DC">
          <w:rPr>
            <w:i/>
          </w:rPr>
          <w:t>index</w:t>
        </w:r>
        <w:r>
          <w:t xml:space="preserve"> be the result of evaluating </w:t>
        </w:r>
        <w:r w:rsidRPr="00121716">
          <w:rPr>
            <w:rStyle w:val="bnf"/>
          </w:rPr>
          <w:t>Assignment</w:t>
        </w:r>
        <w:r>
          <w:rPr>
            <w:rStyle w:val="bnf"/>
          </w:rPr>
          <w:t>Element</w:t>
        </w:r>
        <w:r w:rsidRPr="00121716">
          <w:rPr>
            <w:rFonts w:ascii="Courier New" w:hAnsi="Courier New" w:cs="Courier New"/>
            <w:b/>
          </w:rPr>
          <w:t xml:space="preserve"> </w:t>
        </w:r>
        <w:r>
          <w:t xml:space="preserve">using </w:t>
        </w:r>
        <w:r>
          <w:rPr>
            <w:i/>
          </w:rPr>
          <w:t>obj</w:t>
        </w:r>
        <w:r>
          <w:t xml:space="preserve"> as the </w:t>
        </w:r>
        <w:r>
          <w:rPr>
            <w:i/>
          </w:rPr>
          <w:t>obj</w:t>
        </w:r>
        <w:r>
          <w:t xml:space="preserve"> parameter and </w:t>
        </w:r>
        <w:r>
          <w:rPr>
            <w:i/>
          </w:rPr>
          <w:t>end</w:t>
        </w:r>
        <w:r>
          <w:t>+</w:t>
        </w:r>
        <w:r w:rsidRPr="00217172">
          <w:rPr>
            <w:i/>
          </w:rPr>
          <w:t>skip</w:t>
        </w:r>
        <w:r>
          <w:t xml:space="preserve"> as the </w:t>
        </w:r>
        <w:r w:rsidRPr="001650F4">
          <w:rPr>
            <w:i/>
          </w:rPr>
          <w:t>index</w:t>
        </w:r>
        <w:r>
          <w:t xml:space="preserve"> parameter.</w:t>
        </w:r>
      </w:ins>
    </w:p>
    <w:p w14:paraId="1D44805B" w14:textId="77777777" w:rsidR="00C707BD" w:rsidRDefault="00C707BD" w:rsidP="00C707BD">
      <w:pPr>
        <w:pStyle w:val="Alg3"/>
        <w:numPr>
          <w:ilvl w:val="0"/>
          <w:numId w:val="422"/>
        </w:numPr>
        <w:rPr>
          <w:ins w:id="3995" w:author="Allen Wirfs-Brock" w:date="2011-07-01T15:12:00Z"/>
        </w:rPr>
      </w:pPr>
      <w:ins w:id="3996" w:author="Allen Wirfs-Brock" w:date="2011-07-01T15:12:00Z">
        <w:r>
          <w:t xml:space="preserve">Return </w:t>
        </w:r>
        <w:r w:rsidRPr="00217172">
          <w:rPr>
            <w:i/>
          </w:rPr>
          <w:t>index</w:t>
        </w:r>
        <w:r>
          <w:t>+</w:t>
        </w:r>
        <w:r w:rsidRPr="00217172">
          <w:rPr>
            <w:i/>
          </w:rPr>
          <w:t>skip</w:t>
        </w:r>
        <w:r>
          <w:rPr>
            <w:i/>
          </w:rPr>
          <w:t>+</w:t>
        </w:r>
        <w:r w:rsidRPr="009D0E93">
          <w:t>1</w:t>
        </w:r>
        <w:r>
          <w:t>.</w:t>
        </w:r>
      </w:ins>
    </w:p>
    <w:p w14:paraId="67FCF33B" w14:textId="77777777" w:rsidR="00C707BD" w:rsidRDefault="00C707BD" w:rsidP="00C707BD">
      <w:pPr>
        <w:rPr>
          <w:ins w:id="3997" w:author="Allen Wirfs-Brock" w:date="2011-07-01T15:12:00Z"/>
        </w:rPr>
      </w:pPr>
    </w:p>
    <w:p w14:paraId="6E0C05E8" w14:textId="77777777" w:rsidR="00C707BD" w:rsidRDefault="00C707BD" w:rsidP="00C707BD">
      <w:pPr>
        <w:rPr>
          <w:ins w:id="3998" w:author="Allen Wirfs-Brock" w:date="2011-07-01T15:12:00Z"/>
        </w:rPr>
      </w:pPr>
      <w:ins w:id="3999" w:author="Allen Wirfs-Brock" w:date="2011-07-01T15:12:00Z">
        <w:r>
          <w:t xml:space="preserve">The </w:t>
        </w:r>
      </w:ins>
      <w:ins w:id="4000" w:author="Allen Wirfs-Brock" w:date="2011-07-01T15:16:00Z">
        <w:r w:rsidR="00697CC4">
          <w:t xml:space="preserve">supplemental </w:t>
        </w:r>
      </w:ins>
      <w:ins w:id="4001" w:author="Allen Wirfs-Brock" w:date="2011-07-01T15:12:00Z">
        <w:r>
          <w:t xml:space="preserve">production </w:t>
        </w:r>
        <w:r>
          <w:rPr>
            <w:rStyle w:val="bnf"/>
          </w:rPr>
          <w:t xml:space="preserve">AssignmentElement </w:t>
        </w:r>
        <w:r w:rsidRPr="00E768D0">
          <w:t>:</w:t>
        </w:r>
        <w:r>
          <w:rPr>
            <w:b/>
          </w:rPr>
          <w:t xml:space="preserve"> </w:t>
        </w:r>
        <w:r>
          <w:rPr>
            <w:rStyle w:val="bnf"/>
          </w:rPr>
          <w:t>LeftHandSideExpression</w:t>
        </w:r>
        <w:r>
          <w:t xml:space="preserve"> is evaluated with the parameters </w:t>
        </w:r>
        <w:r>
          <w:rPr>
            <w:rStyle w:val="bnf"/>
          </w:rPr>
          <w:t>obj</w:t>
        </w:r>
        <w:r>
          <w:t xml:space="preserve"> and </w:t>
        </w:r>
        <w:r w:rsidRPr="00DE64DC">
          <w:rPr>
            <w:rStyle w:val="bnf"/>
          </w:rPr>
          <w:t>index</w:t>
        </w:r>
        <w:r>
          <w:t xml:space="preserve"> as follows:</w:t>
        </w:r>
      </w:ins>
    </w:p>
    <w:p w14:paraId="5E4B8F90" w14:textId="77777777" w:rsidR="00C707BD" w:rsidRDefault="00C707BD" w:rsidP="00C707BD">
      <w:pPr>
        <w:pStyle w:val="Alg3"/>
        <w:numPr>
          <w:ilvl w:val="0"/>
          <w:numId w:val="423"/>
        </w:numPr>
        <w:rPr>
          <w:ins w:id="4002" w:author="Allen Wirfs-Brock" w:date="2011-07-01T15:12:00Z"/>
        </w:rPr>
      </w:pPr>
      <w:ins w:id="4003" w:author="Allen Wirfs-Brock" w:date="2011-07-01T15:12:00Z">
        <w:r>
          <w:t xml:space="preserve">Let </w:t>
        </w:r>
        <w:r w:rsidRPr="005C4D8C">
          <w:rPr>
            <w:i/>
          </w:rPr>
          <w:t>name</w:t>
        </w:r>
        <w:r>
          <w:t xml:space="preserve"> be ToString(</w:t>
        </w:r>
        <w:r w:rsidRPr="005D609D">
          <w:rPr>
            <w:i/>
          </w:rPr>
          <w:t>index</w:t>
        </w:r>
        <w:r>
          <w:t>).</w:t>
        </w:r>
      </w:ins>
    </w:p>
    <w:p w14:paraId="13CF71F0" w14:textId="77777777" w:rsidR="00C707BD" w:rsidRDefault="00C707BD" w:rsidP="00C707BD">
      <w:pPr>
        <w:pStyle w:val="Alg3"/>
        <w:numPr>
          <w:ilvl w:val="0"/>
          <w:numId w:val="423"/>
        </w:numPr>
        <w:rPr>
          <w:ins w:id="4004" w:author="Allen Wirfs-Brock" w:date="2011-07-01T15:12:00Z"/>
        </w:rPr>
      </w:pPr>
      <w:ins w:id="4005" w:author="Allen Wirfs-Brock" w:date="2011-07-01T15:12:00Z">
        <w:r>
          <w:t xml:space="preserve">Let </w:t>
        </w:r>
        <w:r w:rsidRPr="00714F47">
          <w:rPr>
            <w:i/>
          </w:rPr>
          <w:t>v</w:t>
        </w:r>
        <w:r>
          <w:t xml:space="preserve"> be the result of calling the [[Get]] internal method of </w:t>
        </w:r>
        <w:r w:rsidRPr="00714F47">
          <w:rPr>
            <w:i/>
          </w:rPr>
          <w:t>obj</w:t>
        </w:r>
        <w:r>
          <w:t xml:space="preserve"> passing </w:t>
        </w:r>
        <w:r w:rsidRPr="005D609D">
          <w:rPr>
            <w:i/>
          </w:rPr>
          <w:t>name</w:t>
        </w:r>
        <w:r>
          <w:t xml:space="preserve"> as the argument.</w:t>
        </w:r>
      </w:ins>
    </w:p>
    <w:p w14:paraId="1852C9E0" w14:textId="77777777" w:rsidR="00C707BD" w:rsidRDefault="00C707BD" w:rsidP="00C707BD">
      <w:pPr>
        <w:pStyle w:val="Alg3"/>
        <w:numPr>
          <w:ilvl w:val="0"/>
          <w:numId w:val="423"/>
        </w:numPr>
        <w:rPr>
          <w:ins w:id="4006" w:author="Allen Wirfs-Brock" w:date="2011-07-01T15:12:00Z"/>
        </w:rPr>
      </w:pPr>
      <w:ins w:id="4007" w:author="Allen Wirfs-Brock" w:date="2011-07-01T15:12:00Z">
        <w:r>
          <w:t xml:space="preserve">If </w:t>
        </w:r>
        <w:r w:rsidRPr="00586549">
          <w:rPr>
            <w:rStyle w:val="bnf"/>
          </w:rPr>
          <w:t>LeftHandSideExpression</w:t>
        </w:r>
        <w:r>
          <w:t xml:space="preserve"> is an </w:t>
        </w:r>
        <w:r>
          <w:rPr>
            <w:rStyle w:val="bnf"/>
          </w:rPr>
          <w:t xml:space="preserve">ObjectLiteral </w:t>
        </w:r>
        <w:r w:rsidRPr="005C4D8C">
          <w:rPr>
            <w:rStyle w:val="bnf"/>
            <w:i w:val="0"/>
          </w:rPr>
          <w:t>or an</w:t>
        </w:r>
        <w:r>
          <w:rPr>
            <w:rStyle w:val="bnf"/>
          </w:rPr>
          <w:t xml:space="preserve"> </w:t>
        </w:r>
        <w:r w:rsidRPr="001650F4">
          <w:rPr>
            <w:rStyle w:val="bnf"/>
          </w:rPr>
          <w:t>ArrayLiteral</w:t>
        </w:r>
        <w:r>
          <w:rPr>
            <w:i/>
          </w:rPr>
          <w:t xml:space="preserve"> </w:t>
        </w:r>
        <w:r>
          <w:t>then</w:t>
        </w:r>
      </w:ins>
    </w:p>
    <w:p w14:paraId="3B174701" w14:textId="77777777" w:rsidR="00C707BD" w:rsidRDefault="00C707BD" w:rsidP="00C707BD">
      <w:pPr>
        <w:pStyle w:val="Alg3"/>
        <w:numPr>
          <w:ilvl w:val="1"/>
          <w:numId w:val="423"/>
        </w:numPr>
        <w:rPr>
          <w:ins w:id="4008" w:author="Allen Wirfs-Brock" w:date="2011-07-01T15:12:00Z"/>
        </w:rPr>
      </w:pPr>
      <w:ins w:id="4009" w:author="Allen Wirfs-Brock" w:date="2011-07-01T15:12:00Z">
        <w:r>
          <w:t xml:space="preserve">Let </w:t>
        </w:r>
        <w:r w:rsidRPr="001650F4">
          <w:rPr>
            <w:i/>
          </w:rPr>
          <w:t>AssignmentPattern</w:t>
        </w:r>
        <w:r>
          <w:t xml:space="preserve"> be the parse of the source code corresponding to </w:t>
        </w:r>
        <w:r w:rsidRPr="001650F4">
          <w:rPr>
            <w:i/>
          </w:rPr>
          <w:t>LeftHandSideExp</w:t>
        </w:r>
      </w:ins>
      <w:ins w:id="4010" w:author="Allen Wirfs-Brock rev2" w:date="2011-07-20T13:34:00Z">
        <w:r w:rsidR="00CD7A72">
          <w:rPr>
            <w:i/>
          </w:rPr>
          <w:t>r</w:t>
        </w:r>
      </w:ins>
      <w:ins w:id="4011" w:author="Allen Wirfs-Brock" w:date="2011-07-01T15:12:00Z">
        <w:r w:rsidRPr="001650F4">
          <w:rPr>
            <w:i/>
          </w:rPr>
          <w:t>esson</w:t>
        </w:r>
        <w:r>
          <w:t xml:space="preserve"> using </w:t>
        </w:r>
        <w:r w:rsidRPr="001650F4">
          <w:rPr>
            <w:i/>
          </w:rPr>
          <w:t>AssignmentPattern</w:t>
        </w:r>
        <w:r>
          <w:t xml:space="preserve"> as the goal symbol</w:t>
        </w:r>
      </w:ins>
    </w:p>
    <w:p w14:paraId="070BC6C9" w14:textId="77777777" w:rsidR="00C707BD" w:rsidRDefault="00C707BD" w:rsidP="00C707BD">
      <w:pPr>
        <w:pStyle w:val="Alg3"/>
        <w:numPr>
          <w:ilvl w:val="1"/>
          <w:numId w:val="423"/>
        </w:numPr>
        <w:rPr>
          <w:ins w:id="4012" w:author="Allen Wirfs-Brock" w:date="2011-07-01T15:12:00Z"/>
        </w:rPr>
      </w:pPr>
      <w:ins w:id="4013" w:author="Allen Wirfs-Brock" w:date="2011-07-01T15:12:00Z">
        <w:r>
          <w:t xml:space="preserve">Let </w:t>
        </w:r>
        <w:r w:rsidRPr="005C4D8C">
          <w:rPr>
            <w:i/>
          </w:rPr>
          <w:t>vObj</w:t>
        </w:r>
        <w:r>
          <w:t xml:space="preserve"> be ToObject(</w:t>
        </w:r>
        <w:r w:rsidRPr="005C4D8C">
          <w:rPr>
            <w:i/>
          </w:rPr>
          <w:t>v</w:t>
        </w:r>
        <w:r>
          <w:t>).</w:t>
        </w:r>
      </w:ins>
    </w:p>
    <w:p w14:paraId="69D5C331" w14:textId="77777777" w:rsidR="00C707BD" w:rsidRDefault="00C707BD" w:rsidP="00C707BD">
      <w:pPr>
        <w:pStyle w:val="Alg3"/>
        <w:numPr>
          <w:ilvl w:val="1"/>
          <w:numId w:val="423"/>
        </w:numPr>
        <w:rPr>
          <w:ins w:id="4014" w:author="Allen Wirfs-Brock" w:date="2011-07-01T15:12:00Z"/>
        </w:rPr>
      </w:pPr>
      <w:ins w:id="4015" w:author="Allen Wirfs-Brock" w:date="2011-07-01T15:12:00Z">
        <w:r>
          <w:t xml:space="preserve">Evaluate </w:t>
        </w:r>
        <w:r w:rsidRPr="001650F4">
          <w:rPr>
            <w:i/>
          </w:rPr>
          <w:t>AssignmentPattern</w:t>
        </w:r>
        <w:r>
          <w:t xml:space="preserve"> using </w:t>
        </w:r>
        <w:r w:rsidRPr="001650F4">
          <w:rPr>
            <w:i/>
          </w:rPr>
          <w:t>vObj</w:t>
        </w:r>
        <w:r>
          <w:t xml:space="preserve"> as the </w:t>
        </w:r>
        <w:r>
          <w:rPr>
            <w:rStyle w:val="bnf"/>
          </w:rPr>
          <w:t>obj</w:t>
        </w:r>
        <w:r w:rsidRPr="00E32218">
          <w:rPr>
            <w:i/>
          </w:rPr>
          <w:t xml:space="preserve"> </w:t>
        </w:r>
        <w:r>
          <w:t>parameter.</w:t>
        </w:r>
      </w:ins>
    </w:p>
    <w:p w14:paraId="48AE1527" w14:textId="77777777" w:rsidR="00C707BD" w:rsidRPr="00540E80" w:rsidRDefault="00C707BD" w:rsidP="00C707BD">
      <w:pPr>
        <w:pStyle w:val="Alg3"/>
        <w:numPr>
          <w:ilvl w:val="1"/>
          <w:numId w:val="423"/>
        </w:numPr>
        <w:rPr>
          <w:ins w:id="4016" w:author="Allen Wirfs-Brock" w:date="2011-07-01T15:12:00Z"/>
        </w:rPr>
      </w:pPr>
      <w:ins w:id="4017" w:author="Allen Wirfs-Brock" w:date="2011-07-01T15:12:00Z">
        <w:r>
          <w:t>Return.</w:t>
        </w:r>
      </w:ins>
    </w:p>
    <w:p w14:paraId="596E57A7" w14:textId="77777777" w:rsidR="00C707BD" w:rsidRDefault="00C707BD" w:rsidP="00C707BD">
      <w:pPr>
        <w:pStyle w:val="Alg3"/>
        <w:numPr>
          <w:ilvl w:val="0"/>
          <w:numId w:val="423"/>
        </w:numPr>
        <w:rPr>
          <w:ins w:id="4018" w:author="Allen Wirfs-Brock" w:date="2011-07-01T15:12:00Z"/>
        </w:rPr>
      </w:pPr>
      <w:ins w:id="4019" w:author="Allen Wirfs-Brock" w:date="2011-07-01T15:12:00Z">
        <w:r w:rsidRPr="008D4496">
          <w:t xml:space="preserve">Let </w:t>
        </w:r>
        <w:r w:rsidRPr="008D4496">
          <w:rPr>
            <w:i/>
          </w:rPr>
          <w:t>lref</w:t>
        </w:r>
        <w:r w:rsidRPr="008D4496">
          <w:t xml:space="preserve"> be the result of evaluating </w:t>
        </w:r>
        <w:r w:rsidRPr="008D4496">
          <w:rPr>
            <w:i/>
          </w:rPr>
          <w:t>LeftHandSideExpression</w:t>
        </w:r>
        <w:r>
          <w:t>.</w:t>
        </w:r>
      </w:ins>
    </w:p>
    <w:p w14:paraId="79257D61" w14:textId="77777777" w:rsidR="00C707BD" w:rsidRDefault="00C707BD" w:rsidP="00C707BD">
      <w:pPr>
        <w:pStyle w:val="Alg3"/>
        <w:numPr>
          <w:ilvl w:val="0"/>
          <w:numId w:val="423"/>
        </w:numPr>
        <w:rPr>
          <w:ins w:id="4020" w:author="Allen Wirfs-Brock" w:date="2011-07-01T15:12:00Z"/>
        </w:rPr>
      </w:pPr>
      <w:ins w:id="4021" w:author="Allen Wirfs-Brock" w:date="2011-07-01T15:12:00Z">
        <w:r>
          <w:t>Call PutValue(</w:t>
        </w:r>
        <w:r w:rsidRPr="0022596B">
          <w:rPr>
            <w:i/>
          </w:rPr>
          <w:t>lref</w:t>
        </w:r>
        <w:r>
          <w:t>,</w:t>
        </w:r>
        <w:r w:rsidRPr="0022596B">
          <w:rPr>
            <w:i/>
          </w:rPr>
          <w:t>v</w:t>
        </w:r>
        <w:r>
          <w:t>).</w:t>
        </w:r>
      </w:ins>
    </w:p>
    <w:p w14:paraId="2E47D8AB" w14:textId="77777777" w:rsidR="00C707BD" w:rsidRDefault="00C707BD" w:rsidP="00C707BD">
      <w:pPr>
        <w:rPr>
          <w:ins w:id="4022" w:author="Allen Wirfs-Brock" w:date="2011-07-01T15:12:00Z"/>
        </w:rPr>
      </w:pPr>
    </w:p>
    <w:p w14:paraId="154FD74A" w14:textId="77777777" w:rsidR="00C707BD" w:rsidRDefault="00C707BD" w:rsidP="000C19AD">
      <w:pPr>
        <w:rPr>
          <w:ins w:id="4023" w:author="Allen Wirfs-Brock" w:date="2011-07-01T15:12:00Z"/>
        </w:rPr>
      </w:pPr>
      <w:ins w:id="4024" w:author="Allen Wirfs-Brock" w:date="2011-07-01T15:12:00Z">
        <w:r>
          <w:t xml:space="preserve">The static semantics of the </w:t>
        </w:r>
      </w:ins>
      <w:ins w:id="4025" w:author="Allen Wirfs-Brock" w:date="2011-07-01T15:16:00Z">
        <w:r w:rsidR="00697CC4">
          <w:t xml:space="preserve">supplemental </w:t>
        </w:r>
      </w:ins>
      <w:ins w:id="4026" w:author="Allen Wirfs-Brock" w:date="2011-07-01T15:12:00Z">
        <w:r>
          <w:t xml:space="preserve">production </w:t>
        </w:r>
        <w:r w:rsidRPr="00121716">
          <w:rPr>
            <w:rStyle w:val="bnf"/>
          </w:rPr>
          <w:t>Assignment</w:t>
        </w:r>
        <w:r>
          <w:rPr>
            <w:rStyle w:val="bnf"/>
          </w:rPr>
          <w:t xml:space="preserve">RestElement </w:t>
        </w:r>
        <w:r w:rsidRPr="00E768D0">
          <w:t>:</w:t>
        </w:r>
        <w:r>
          <w:t xml:space="preserve"> </w:t>
        </w:r>
        <w:r w:rsidRPr="009D0E93">
          <w:rPr>
            <w:b/>
          </w:rPr>
          <w:t>…</w:t>
        </w:r>
        <w:r>
          <w:t xml:space="preserve"> </w:t>
        </w:r>
        <w:r>
          <w:rPr>
            <w:b/>
          </w:rPr>
          <w:t xml:space="preserve"> </w:t>
        </w:r>
        <w:r>
          <w:rPr>
            <w:rStyle w:val="bnf"/>
          </w:rPr>
          <w:t>LeftHandSideExpression</w:t>
        </w:r>
        <w:r>
          <w:t xml:space="preserve"> are:</w:t>
        </w:r>
      </w:ins>
    </w:p>
    <w:p w14:paraId="3302EA15" w14:textId="77777777" w:rsidR="00C707BD" w:rsidRDefault="00C707BD" w:rsidP="00C707BD">
      <w:pPr>
        <w:numPr>
          <w:ilvl w:val="0"/>
          <w:numId w:val="411"/>
        </w:numPr>
        <w:spacing w:after="0"/>
        <w:rPr>
          <w:ins w:id="4027" w:author="Allen Wirfs-Brock" w:date="2011-07-01T15:12:00Z"/>
        </w:rPr>
      </w:pPr>
      <w:ins w:id="4028" w:author="Allen Wirfs-Brock" w:date="2011-07-01T15:12:00Z">
        <w:r>
          <w:t xml:space="preserve">It is a Syntax Error if </w:t>
        </w:r>
        <w:r>
          <w:rPr>
            <w:rStyle w:val="bnf"/>
          </w:rPr>
          <w:t xml:space="preserve">LeftHandSideExpression </w:t>
        </w:r>
        <w:r>
          <w:t xml:space="preserve">is the </w:t>
        </w:r>
        <w:r>
          <w:rPr>
            <w:rStyle w:val="bnf"/>
          </w:rPr>
          <w:t>Identifer</w:t>
        </w:r>
        <w:r>
          <w:t xml:space="preserve"> </w:t>
        </w:r>
        <w:r w:rsidRPr="00293484">
          <w:rPr>
            <w:rFonts w:ascii="Courier New" w:hAnsi="Courier New" w:cs="Courier New"/>
            <w:b/>
          </w:rPr>
          <w:t>eval</w:t>
        </w:r>
        <w:r>
          <w:t xml:space="preserve"> or the </w:t>
        </w:r>
        <w:r>
          <w:rPr>
            <w:rStyle w:val="bnf"/>
          </w:rPr>
          <w:t xml:space="preserve">Identifier </w:t>
        </w:r>
        <w:r>
          <w:rPr>
            <w:rFonts w:ascii="Courier New" w:hAnsi="Courier New" w:cs="Courier New"/>
            <w:b/>
          </w:rPr>
          <w:t>arguments</w:t>
        </w:r>
        <w:r w:rsidRPr="00586549">
          <w:t>.</w:t>
        </w:r>
      </w:ins>
    </w:p>
    <w:p w14:paraId="11DAE3F3" w14:textId="77777777" w:rsidR="00C707BD" w:rsidRDefault="00C707BD" w:rsidP="00C707BD">
      <w:pPr>
        <w:numPr>
          <w:ilvl w:val="0"/>
          <w:numId w:val="411"/>
        </w:numPr>
        <w:spacing w:after="0"/>
        <w:rPr>
          <w:ins w:id="4029" w:author="Allen Wirfs-Brock" w:date="2011-07-01T15:12:00Z"/>
        </w:rPr>
      </w:pPr>
      <w:ins w:id="4030" w:author="Allen Wirfs-Brock" w:date="2011-07-01T15:12:00Z">
        <w:r>
          <w:t xml:space="preserve">It is a Syntax Error if </w:t>
        </w:r>
        <w:r>
          <w:rPr>
            <w:rStyle w:val="bnf"/>
          </w:rPr>
          <w:t xml:space="preserve">LeftHandSideExpression </w:t>
        </w:r>
        <w:r>
          <w:t>is</w:t>
        </w:r>
        <w:r w:rsidRPr="00EF05B8">
          <w:t xml:space="preserve"> </w:t>
        </w:r>
        <w:r>
          <w:t xml:space="preserve">the </w:t>
        </w:r>
        <w:r>
          <w:rPr>
            <w:rStyle w:val="bnf"/>
          </w:rPr>
          <w:t>Identifer</w:t>
        </w:r>
        <w:r>
          <w:t xml:space="preserve"> </w:t>
        </w:r>
        <w:r>
          <w:rPr>
            <w:rFonts w:ascii="Courier New" w:hAnsi="Courier New" w:cs="Courier New"/>
            <w:b/>
          </w:rPr>
          <w:t>this</w:t>
        </w:r>
        <w:r>
          <w:t xml:space="preserve"> or the </w:t>
        </w:r>
        <w:r>
          <w:rPr>
            <w:rStyle w:val="bnf"/>
          </w:rPr>
          <w:t xml:space="preserve">Identifier </w:t>
        </w:r>
        <w:r>
          <w:rPr>
            <w:rFonts w:ascii="Courier New" w:hAnsi="Courier New" w:cs="Courier New"/>
            <w:b/>
          </w:rPr>
          <w:t>super</w:t>
        </w:r>
        <w:r w:rsidRPr="00586549">
          <w:t>.</w:t>
        </w:r>
      </w:ins>
    </w:p>
    <w:p w14:paraId="15679D39" w14:textId="77777777" w:rsidR="00C707BD" w:rsidRDefault="00C707BD" w:rsidP="00C707BD">
      <w:pPr>
        <w:numPr>
          <w:ilvl w:val="0"/>
          <w:numId w:val="411"/>
        </w:numPr>
        <w:spacing w:after="0"/>
        <w:rPr>
          <w:ins w:id="4031" w:author="Allen Wirfs-Brock" w:date="2011-07-01T15:12:00Z"/>
        </w:rPr>
      </w:pPr>
      <w:ins w:id="4032" w:author="Allen Wirfs-Brock" w:date="2011-07-01T15:12:00Z">
        <w:r>
          <w:t xml:space="preserve">It is a Syntax Error if the </w:t>
        </w:r>
        <w:r>
          <w:rPr>
            <w:rStyle w:val="bnf"/>
          </w:rPr>
          <w:t xml:space="preserve">LeftHandSideExpression </w:t>
        </w:r>
        <w:r>
          <w:t>is</w:t>
        </w:r>
        <w:r w:rsidRPr="00EF05B8">
          <w:t xml:space="preserve"> </w:t>
        </w:r>
        <w:r>
          <w:t xml:space="preserve">a </w:t>
        </w:r>
        <w:r>
          <w:rPr>
            <w:rStyle w:val="bnf"/>
          </w:rPr>
          <w:t>Literal</w:t>
        </w:r>
        <w:r>
          <w:rPr>
            <w:rStyle w:val="bnf"/>
            <w:i w:val="0"/>
          </w:rPr>
          <w:t xml:space="preserve">, an </w:t>
        </w:r>
        <w:r w:rsidRPr="005C745E">
          <w:rPr>
            <w:rStyle w:val="bnf"/>
          </w:rPr>
          <w:t>ObjectLiteral</w:t>
        </w:r>
        <w:r>
          <w:rPr>
            <w:rStyle w:val="bnf"/>
            <w:i w:val="0"/>
          </w:rPr>
          <w:t xml:space="preserve">, an </w:t>
        </w:r>
        <w:r w:rsidRPr="005C745E">
          <w:rPr>
            <w:rStyle w:val="bnf"/>
          </w:rPr>
          <w:t>ArrayLiteral</w:t>
        </w:r>
        <w:r>
          <w:rPr>
            <w:rStyle w:val="bnf"/>
            <w:i w:val="0"/>
          </w:rPr>
          <w:t>,</w:t>
        </w:r>
        <w:r>
          <w:rPr>
            <w:rStyle w:val="bnf"/>
          </w:rPr>
          <w:t xml:space="preserve"> </w:t>
        </w:r>
        <w:r>
          <w:t xml:space="preserve">a </w:t>
        </w:r>
        <w:r>
          <w:rPr>
            <w:rStyle w:val="bnf"/>
          </w:rPr>
          <w:t>Function</w:t>
        </w:r>
        <w:r w:rsidRPr="00586549">
          <w:rPr>
            <w:rStyle w:val="bnf"/>
          </w:rPr>
          <w:t>Expression</w:t>
        </w:r>
        <w:r>
          <w:rPr>
            <w:rStyle w:val="bnf"/>
            <w:i w:val="0"/>
          </w:rPr>
          <w:t xml:space="preserve">, or a </w:t>
        </w:r>
        <w:r w:rsidRPr="005C745E">
          <w:rPr>
            <w:rStyle w:val="bnf"/>
          </w:rPr>
          <w:t>ClassExpression</w:t>
        </w:r>
        <w:r w:rsidRPr="00586549">
          <w:t>.</w:t>
        </w:r>
      </w:ins>
    </w:p>
    <w:p w14:paraId="4307532C" w14:textId="77777777" w:rsidR="00C707BD" w:rsidRDefault="00C707BD" w:rsidP="00C707BD">
      <w:pPr>
        <w:numPr>
          <w:ilvl w:val="0"/>
          <w:numId w:val="411"/>
        </w:numPr>
        <w:spacing w:after="0"/>
        <w:rPr>
          <w:ins w:id="4033" w:author="Allen Wirfs-Brock" w:date="2011-07-01T15:12:00Z"/>
        </w:rPr>
      </w:pPr>
      <w:ins w:id="4034" w:author="Allen Wirfs-Brock" w:date="2011-07-01T15:12:00Z">
        <w:r>
          <w:t xml:space="preserve">It is a Syntax Error if the </w:t>
        </w:r>
        <w:r>
          <w:rPr>
            <w:rStyle w:val="bnf"/>
          </w:rPr>
          <w:t xml:space="preserve">LeftHandSideExpression </w:t>
        </w:r>
        <w:r>
          <w:t xml:space="preserve">is an </w:t>
        </w:r>
        <w:r>
          <w:rPr>
            <w:rStyle w:val="bnf"/>
          </w:rPr>
          <w:t xml:space="preserve">Identifier </w:t>
        </w:r>
        <w:r>
          <w:rPr>
            <w:rStyle w:val="bnf"/>
            <w:i w:val="0"/>
          </w:rPr>
          <w:t>that does not statically resolve to a declarative environment record binding or if the resolved binding an immutable binding.</w:t>
        </w:r>
      </w:ins>
    </w:p>
    <w:p w14:paraId="0B0E930F" w14:textId="77777777" w:rsidR="00C707BD" w:rsidRDefault="00C707BD" w:rsidP="00C707BD">
      <w:pPr>
        <w:numPr>
          <w:ilvl w:val="0"/>
          <w:numId w:val="411"/>
        </w:numPr>
        <w:rPr>
          <w:ins w:id="4035" w:author="Allen Wirfs-Brock" w:date="2011-07-01T15:12:00Z"/>
        </w:rPr>
      </w:pPr>
      <w:ins w:id="4036" w:author="Allen Wirfs-Brock" w:date="2011-07-01T15:12:00Z">
        <w:r>
          <w:t xml:space="preserve">It is a Syntax Error if the </w:t>
        </w:r>
        <w:r w:rsidRPr="00586549">
          <w:rPr>
            <w:rStyle w:val="bnf"/>
          </w:rPr>
          <w:t>LeftHandSideExpression</w:t>
        </w:r>
        <w:r>
          <w:t xml:space="preserve"> is </w:t>
        </w:r>
        <w:r>
          <w:rPr>
            <w:rStyle w:val="bnf"/>
          </w:rPr>
          <w:t xml:space="preserve">PrimaryExpression </w:t>
        </w:r>
        <w:r>
          <w:rPr>
            <w:rStyle w:val="bnf"/>
            <w:i w:val="0"/>
          </w:rPr>
          <w:t xml:space="preserve">: </w:t>
        </w:r>
        <w:r w:rsidRPr="001650F4">
          <w:rPr>
            <w:rStyle w:val="bnf"/>
            <w:rFonts w:ascii="Courier New" w:hAnsi="Courier New" w:cs="Courier New"/>
            <w:b/>
            <w:i w:val="0"/>
          </w:rPr>
          <w:t>(</w:t>
        </w:r>
        <w:r>
          <w:rPr>
            <w:rStyle w:val="bnf"/>
          </w:rPr>
          <w:t xml:space="preserve"> Expression</w:t>
        </w:r>
        <w:r>
          <w:rPr>
            <w:rFonts w:ascii="Courier New" w:hAnsi="Courier New" w:cs="Courier New"/>
            <w:b/>
          </w:rPr>
          <w:t xml:space="preserve"> </w:t>
        </w:r>
        <w:r w:rsidRPr="00D90384">
          <w:rPr>
            <w:rFonts w:ascii="Courier New" w:hAnsi="Courier New" w:cs="Courier New"/>
            <w:b/>
          </w:rPr>
          <w:t>)</w:t>
        </w:r>
        <w:r>
          <w:rPr>
            <w:rFonts w:ascii="Courier New" w:hAnsi="Courier New" w:cs="Courier New"/>
            <w:b/>
          </w:rPr>
          <w:t xml:space="preserve"> </w:t>
        </w:r>
        <w:r>
          <w:t xml:space="preserve">and </w:t>
        </w:r>
        <w:r>
          <w:rPr>
            <w:rStyle w:val="bnf"/>
          </w:rPr>
          <w:t>Expression</w:t>
        </w:r>
        <w:r>
          <w:t xml:space="preserve"> derived a production that would produce a Syntax Error according to these rules. This rule is recursively applied.</w:t>
        </w:r>
      </w:ins>
    </w:p>
    <w:p w14:paraId="492C5248" w14:textId="77777777" w:rsidR="00C707BD" w:rsidRDefault="00C707BD" w:rsidP="00C707BD">
      <w:pPr>
        <w:rPr>
          <w:ins w:id="4037" w:author="Allen Wirfs-Brock" w:date="2011-07-01T15:12:00Z"/>
        </w:rPr>
      </w:pPr>
      <w:ins w:id="4038" w:author="Allen Wirfs-Brock" w:date="2011-07-01T15:12:00Z">
        <w:r>
          <w:t xml:space="preserve">The </w:t>
        </w:r>
      </w:ins>
      <w:ins w:id="4039" w:author="Allen Wirfs-Brock" w:date="2011-07-01T15:16:00Z">
        <w:r w:rsidR="00697CC4">
          <w:t xml:space="preserve">supplemental </w:t>
        </w:r>
      </w:ins>
      <w:ins w:id="4040" w:author="Allen Wirfs-Brock" w:date="2011-07-01T15:12:00Z">
        <w:r>
          <w:t xml:space="preserve">production </w:t>
        </w:r>
        <w:r w:rsidRPr="00121716">
          <w:rPr>
            <w:rStyle w:val="bnf"/>
          </w:rPr>
          <w:t>Assignment</w:t>
        </w:r>
        <w:r>
          <w:rPr>
            <w:rStyle w:val="bnf"/>
          </w:rPr>
          <w:t xml:space="preserve">RestElement </w:t>
        </w:r>
        <w:r w:rsidRPr="00E768D0">
          <w:t>:</w:t>
        </w:r>
        <w:r>
          <w:t xml:space="preserve"> </w:t>
        </w:r>
        <w:r w:rsidRPr="00EE7398">
          <w:rPr>
            <w:b/>
          </w:rPr>
          <w:t>…</w:t>
        </w:r>
        <w:r>
          <w:rPr>
            <w:b/>
          </w:rPr>
          <w:t xml:space="preserve"> </w:t>
        </w:r>
        <w:r>
          <w:rPr>
            <w:rStyle w:val="bnf"/>
          </w:rPr>
          <w:t>LeftHandSideExpression</w:t>
        </w:r>
        <w:r>
          <w:t xml:space="preserve"> is evaluated with the parameters </w:t>
        </w:r>
        <w:r>
          <w:rPr>
            <w:rStyle w:val="bnf"/>
          </w:rPr>
          <w:t>obj</w:t>
        </w:r>
        <w:r>
          <w:t xml:space="preserve"> and </w:t>
        </w:r>
        <w:r w:rsidRPr="00DE64DC">
          <w:rPr>
            <w:rStyle w:val="bnf"/>
          </w:rPr>
          <w:t>index</w:t>
        </w:r>
        <w:r>
          <w:t xml:space="preserve"> as follows:</w:t>
        </w:r>
      </w:ins>
    </w:p>
    <w:p w14:paraId="445D77F6" w14:textId="77777777" w:rsidR="00C707BD" w:rsidRPr="00334FB2" w:rsidRDefault="00C707BD" w:rsidP="00C707BD">
      <w:pPr>
        <w:pStyle w:val="Alg3"/>
        <w:numPr>
          <w:ilvl w:val="0"/>
          <w:numId w:val="424"/>
        </w:numPr>
        <w:rPr>
          <w:ins w:id="4041" w:author="Allen Wirfs-Brock" w:date="2011-07-01T15:12:00Z"/>
        </w:rPr>
      </w:pPr>
      <w:ins w:id="4042" w:author="Allen Wirfs-Brock" w:date="2011-07-01T15:12:00Z">
        <w:r w:rsidRPr="008D4496">
          <w:t xml:space="preserve">Let </w:t>
        </w:r>
        <w:r w:rsidRPr="008D4496">
          <w:rPr>
            <w:i/>
          </w:rPr>
          <w:t>lref</w:t>
        </w:r>
        <w:r w:rsidRPr="008D4496">
          <w:t xml:space="preserve"> be the result of evaluating </w:t>
        </w:r>
        <w:r w:rsidRPr="008D4496">
          <w:rPr>
            <w:i/>
          </w:rPr>
          <w:t>LeftHandSideExpression</w:t>
        </w:r>
        <w:r>
          <w:t>.</w:t>
        </w:r>
      </w:ins>
    </w:p>
    <w:p w14:paraId="50CFF01C" w14:textId="77777777" w:rsidR="00C707BD" w:rsidRDefault="00C707BD" w:rsidP="00C707BD">
      <w:pPr>
        <w:pStyle w:val="Alg3"/>
        <w:numPr>
          <w:ilvl w:val="0"/>
          <w:numId w:val="424"/>
        </w:numPr>
        <w:rPr>
          <w:ins w:id="4043" w:author="Allen Wirfs-Brock" w:date="2011-07-01T15:12:00Z"/>
        </w:rPr>
      </w:pPr>
      <w:ins w:id="4044" w:author="Allen Wirfs-Brock" w:date="2011-07-01T15:12:00Z">
        <w:r>
          <w:t xml:space="preserve">Let </w:t>
        </w:r>
        <w:r w:rsidRPr="00EE7398">
          <w:rPr>
            <w:i/>
          </w:rPr>
          <w:t>lenVal</w:t>
        </w:r>
        <w:r>
          <w:t xml:space="preserve"> be the result of calling the [[Get]] internal method of </w:t>
        </w:r>
        <w:r w:rsidRPr="00EE7398">
          <w:rPr>
            <w:i/>
          </w:rPr>
          <w:t>obj</w:t>
        </w:r>
        <w:r>
          <w:t xml:space="preserve"> with argument </w:t>
        </w:r>
        <w:r w:rsidRPr="00EE7398">
          <w:rPr>
            <w:rFonts w:ascii="Courier New" w:hAnsi="Courier New" w:cs="Courier New"/>
          </w:rPr>
          <w:t>“</w:t>
        </w:r>
        <w:r w:rsidRPr="00EE7398">
          <w:rPr>
            <w:rFonts w:ascii="Courier New" w:hAnsi="Courier New" w:cs="Courier New"/>
            <w:b/>
          </w:rPr>
          <w:t>length</w:t>
        </w:r>
        <w:r w:rsidRPr="00EE7398">
          <w:rPr>
            <w:rFonts w:ascii="Courier New" w:hAnsi="Courier New" w:cs="Courier New"/>
          </w:rPr>
          <w:t>”.</w:t>
        </w:r>
      </w:ins>
    </w:p>
    <w:p w14:paraId="543B308C" w14:textId="77777777" w:rsidR="00C707BD" w:rsidRDefault="00C707BD" w:rsidP="00C707BD">
      <w:pPr>
        <w:pStyle w:val="Alg3"/>
        <w:numPr>
          <w:ilvl w:val="0"/>
          <w:numId w:val="424"/>
        </w:numPr>
        <w:rPr>
          <w:ins w:id="4045" w:author="Allen Wirfs-Brock" w:date="2011-07-01T15:12:00Z"/>
        </w:rPr>
      </w:pPr>
      <w:ins w:id="4046" w:author="Allen Wirfs-Brock" w:date="2011-07-01T15:12:00Z">
        <w:r>
          <w:t xml:space="preserve">Let </w:t>
        </w:r>
        <w:r w:rsidRPr="00EE7398">
          <w:rPr>
            <w:i/>
          </w:rPr>
          <w:t>len</w:t>
        </w:r>
        <w:r>
          <w:t xml:space="preserve"> be </w:t>
        </w:r>
        <w:del w:id="4047" w:author="Allen Wirfs-Brock rev2" w:date="2011-07-20T13:38:00Z">
          <w:r w:rsidDel="00920F94">
            <w:delText>t</w:delText>
          </w:r>
        </w:del>
      </w:ins>
      <w:ins w:id="4048" w:author="Allen Wirfs-Brock rev2" w:date="2011-07-20T13:38:00Z">
        <w:r w:rsidR="00920F94">
          <w:t>T</w:t>
        </w:r>
      </w:ins>
      <w:ins w:id="4049" w:author="Allen Wirfs-Brock" w:date="2011-07-01T15:12:00Z">
        <w:r>
          <w:t>oUint32(</w:t>
        </w:r>
        <w:r w:rsidRPr="00EE7398">
          <w:rPr>
            <w:i/>
          </w:rPr>
          <w:t>lenVal</w:t>
        </w:r>
        <w:r>
          <w:t>).</w:t>
        </w:r>
      </w:ins>
    </w:p>
    <w:p w14:paraId="7DC2448C" w14:textId="77777777" w:rsidR="00C707BD" w:rsidRDefault="00C707BD" w:rsidP="00C707BD">
      <w:pPr>
        <w:pStyle w:val="Alg3"/>
        <w:numPr>
          <w:ilvl w:val="0"/>
          <w:numId w:val="424"/>
        </w:numPr>
        <w:rPr>
          <w:ins w:id="4050" w:author="Allen Wirfs-Brock" w:date="2011-07-01T15:12:00Z"/>
        </w:rPr>
      </w:pPr>
      <w:ins w:id="4051" w:author="Allen Wirfs-Brock" w:date="2011-07-01T15:12:00Z">
        <w:r>
          <w:t xml:space="preserve">Let </w:t>
        </w:r>
        <w:r w:rsidRPr="00334FB2">
          <w:rPr>
            <w:i/>
          </w:rPr>
          <w:t>A</w:t>
        </w:r>
        <w:r>
          <w:t xml:space="preserve"> be a new array object created as if by the expression </w:t>
        </w:r>
        <w:r w:rsidRPr="00334FB2">
          <w:rPr>
            <w:rFonts w:ascii="Courier New" w:hAnsi="Courier New" w:cs="Courier New"/>
            <w:b/>
          </w:rPr>
          <w:t>new Array()</w:t>
        </w:r>
        <w:r>
          <w:t xml:space="preserve"> where </w:t>
        </w:r>
        <w:r w:rsidRPr="00334FB2">
          <w:rPr>
            <w:rFonts w:ascii="Courier New" w:hAnsi="Courier New" w:cs="Courier New"/>
            <w:b/>
          </w:rPr>
          <w:t>Array</w:t>
        </w:r>
        <w:r>
          <w:t xml:space="preserve"> is the standard built-in constructor with that name.</w:t>
        </w:r>
      </w:ins>
    </w:p>
    <w:p w14:paraId="20CC98F6" w14:textId="77777777" w:rsidR="00C707BD" w:rsidRDefault="00C707BD" w:rsidP="00C707BD">
      <w:pPr>
        <w:pStyle w:val="Alg3"/>
        <w:numPr>
          <w:ilvl w:val="0"/>
          <w:numId w:val="424"/>
        </w:numPr>
        <w:rPr>
          <w:ins w:id="4052" w:author="Allen Wirfs-Brock" w:date="2011-07-01T15:12:00Z"/>
        </w:rPr>
      </w:pPr>
      <w:ins w:id="4053" w:author="Allen Wirfs-Brock" w:date="2011-07-01T15:12:00Z">
        <w:r>
          <w:t xml:space="preserve">Let </w:t>
        </w:r>
        <w:r w:rsidRPr="00334FB2">
          <w:rPr>
            <w:i/>
          </w:rPr>
          <w:t>n</w:t>
        </w:r>
        <w:r>
          <w:t>=0;</w:t>
        </w:r>
      </w:ins>
    </w:p>
    <w:p w14:paraId="6414D0A2" w14:textId="77777777" w:rsidR="00C707BD" w:rsidRDefault="00C707BD" w:rsidP="00C707BD">
      <w:pPr>
        <w:pStyle w:val="Alg3"/>
        <w:numPr>
          <w:ilvl w:val="0"/>
          <w:numId w:val="424"/>
        </w:numPr>
        <w:rPr>
          <w:ins w:id="4054" w:author="Allen Wirfs-Brock" w:date="2011-07-01T15:12:00Z"/>
        </w:rPr>
      </w:pPr>
      <w:ins w:id="4055" w:author="Allen Wirfs-Brock" w:date="2011-07-01T15:12:00Z">
        <w:r>
          <w:t xml:space="preserve">Repeat, while </w:t>
        </w:r>
        <w:r w:rsidRPr="00334FB2">
          <w:rPr>
            <w:i/>
          </w:rPr>
          <w:t>index</w:t>
        </w:r>
        <w:r>
          <w:t xml:space="preserve"> &lt; </w:t>
        </w:r>
        <w:r w:rsidRPr="00334FB2">
          <w:rPr>
            <w:i/>
          </w:rPr>
          <w:t>len</w:t>
        </w:r>
      </w:ins>
    </w:p>
    <w:p w14:paraId="0D94CAB2" w14:textId="77777777" w:rsidR="00C707BD" w:rsidRDefault="00C707BD" w:rsidP="00C707BD">
      <w:pPr>
        <w:pStyle w:val="Alg3"/>
        <w:numPr>
          <w:ilvl w:val="1"/>
          <w:numId w:val="424"/>
        </w:numPr>
        <w:rPr>
          <w:ins w:id="4056" w:author="Allen Wirfs-Brock" w:date="2011-07-01T15:12:00Z"/>
        </w:rPr>
      </w:pPr>
      <w:ins w:id="4057" w:author="Allen Wirfs-Brock" w:date="2011-07-01T15:12:00Z">
        <w:r>
          <w:t xml:space="preserve">Let </w:t>
        </w:r>
        <w:r w:rsidRPr="00714F47">
          <w:rPr>
            <w:i/>
          </w:rPr>
          <w:t>v</w:t>
        </w:r>
        <w:r>
          <w:t xml:space="preserve"> be the result of calling the [[Get]] internal method of </w:t>
        </w:r>
        <w:r w:rsidRPr="00714F47">
          <w:rPr>
            <w:i/>
          </w:rPr>
          <w:t>obj</w:t>
        </w:r>
        <w:r>
          <w:t xml:space="preserve"> passing ToString(</w:t>
        </w:r>
        <w:r w:rsidRPr="005D609D">
          <w:rPr>
            <w:i/>
          </w:rPr>
          <w:t>index</w:t>
        </w:r>
        <w:r>
          <w:t>)as the argument.</w:t>
        </w:r>
      </w:ins>
    </w:p>
    <w:p w14:paraId="2030BB19" w14:textId="77777777" w:rsidR="00C707BD" w:rsidRDefault="00C707BD" w:rsidP="00C707BD">
      <w:pPr>
        <w:pStyle w:val="Alg3"/>
        <w:numPr>
          <w:ilvl w:val="1"/>
          <w:numId w:val="424"/>
        </w:numPr>
        <w:rPr>
          <w:ins w:id="4058" w:author="Allen Wirfs-Brock" w:date="2011-07-01T15:12:00Z"/>
        </w:rPr>
      </w:pPr>
      <w:ins w:id="4059" w:author="Allen Wirfs-Brock" w:date="2011-07-01T15:12:00Z">
        <w:r w:rsidRPr="00AA0E90">
          <w:t xml:space="preserve">Call the [[DefineOwnProperty]] internal method of </w:t>
        </w:r>
        <w:r w:rsidRPr="00AA0E90">
          <w:rPr>
            <w:i/>
          </w:rPr>
          <w:t>A</w:t>
        </w:r>
        <w:r w:rsidRPr="00AA0E90">
          <w:t xml:space="preserve"> with arguments ToString(</w:t>
        </w:r>
        <w:r w:rsidRPr="00AA0E90">
          <w:rPr>
            <w:i/>
          </w:rPr>
          <w:t>n</w:t>
        </w:r>
        <w:r w:rsidRPr="00AA0E90">
          <w:t xml:space="preserve">), Property Descriptor {[[Value]]: </w:t>
        </w:r>
        <w:r>
          <w:rPr>
            <w:i/>
          </w:rPr>
          <w:t>v</w:t>
        </w:r>
        <w:r w:rsidRPr="00AA0E90">
          <w:t xml:space="preserve">, [[Writable]]: </w:t>
        </w:r>
        <w:r w:rsidRPr="00AA0E90">
          <w:rPr>
            <w:b/>
          </w:rPr>
          <w:t>true</w:t>
        </w:r>
        <w:r w:rsidRPr="00AA0E90">
          <w:t xml:space="preserve">, [[Enumerable]]: </w:t>
        </w:r>
        <w:r w:rsidRPr="00AA0E90">
          <w:rPr>
            <w:b/>
          </w:rPr>
          <w:t>true</w:t>
        </w:r>
        <w:r w:rsidRPr="00AA0E90">
          <w:t xml:space="preserve">, [[Configurable]]: </w:t>
        </w:r>
        <w:r w:rsidRPr="00AA0E90">
          <w:rPr>
            <w:b/>
          </w:rPr>
          <w:t>true</w:t>
        </w:r>
        <w:r w:rsidRPr="00AA0E90">
          <w:t xml:space="preserve">}, and </w:t>
        </w:r>
        <w:r w:rsidRPr="00AA0E90">
          <w:rPr>
            <w:b/>
          </w:rPr>
          <w:t>false</w:t>
        </w:r>
        <w:r w:rsidRPr="00AA0E90">
          <w:t>.</w:t>
        </w:r>
      </w:ins>
    </w:p>
    <w:p w14:paraId="08867CE9" w14:textId="77777777" w:rsidR="00C707BD" w:rsidRDefault="00C707BD" w:rsidP="00C707BD">
      <w:pPr>
        <w:pStyle w:val="Alg3"/>
        <w:numPr>
          <w:ilvl w:val="1"/>
          <w:numId w:val="424"/>
        </w:numPr>
        <w:rPr>
          <w:ins w:id="4060" w:author="Allen Wirfs-Brock" w:date="2011-07-01T15:12:00Z"/>
        </w:rPr>
      </w:pPr>
      <w:ins w:id="4061" w:author="Allen Wirfs-Brock" w:date="2011-07-01T15:12:00Z">
        <w:r>
          <w:t xml:space="preserve">Let </w:t>
        </w:r>
        <w:r w:rsidRPr="00334FB2">
          <w:rPr>
            <w:i/>
          </w:rPr>
          <w:t>n</w:t>
        </w:r>
        <w:r>
          <w:t xml:space="preserve"> = </w:t>
        </w:r>
        <w:r w:rsidRPr="00334FB2">
          <w:rPr>
            <w:i/>
          </w:rPr>
          <w:t>n</w:t>
        </w:r>
        <w:r>
          <w:t>+1.</w:t>
        </w:r>
      </w:ins>
    </w:p>
    <w:p w14:paraId="2A72AD6B" w14:textId="77777777" w:rsidR="00C707BD" w:rsidRDefault="00C707BD" w:rsidP="00C707BD">
      <w:pPr>
        <w:pStyle w:val="Alg3"/>
        <w:numPr>
          <w:ilvl w:val="1"/>
          <w:numId w:val="424"/>
        </w:numPr>
        <w:rPr>
          <w:ins w:id="4062" w:author="Allen Wirfs-Brock" w:date="2011-07-01T15:12:00Z"/>
        </w:rPr>
      </w:pPr>
      <w:ins w:id="4063" w:author="Allen Wirfs-Brock" w:date="2011-07-01T15:12:00Z">
        <w:r>
          <w:t xml:space="preserve">Let </w:t>
        </w:r>
        <w:r w:rsidRPr="00334FB2">
          <w:rPr>
            <w:i/>
          </w:rPr>
          <w:t>index</w:t>
        </w:r>
        <w:r>
          <w:t xml:space="preserve"> = </w:t>
        </w:r>
        <w:r w:rsidRPr="00334FB2">
          <w:rPr>
            <w:i/>
          </w:rPr>
          <w:t>index</w:t>
        </w:r>
        <w:r>
          <w:t>+1.</w:t>
        </w:r>
      </w:ins>
    </w:p>
    <w:p w14:paraId="0C73B33F" w14:textId="77777777" w:rsidR="00C707BD" w:rsidRDefault="00C707BD" w:rsidP="00C707BD">
      <w:pPr>
        <w:pStyle w:val="Alg3"/>
        <w:numPr>
          <w:ilvl w:val="0"/>
          <w:numId w:val="424"/>
        </w:numPr>
        <w:rPr>
          <w:ins w:id="4064" w:author="Allen Wirfs-Brock" w:date="2011-07-01T15:12:00Z"/>
        </w:rPr>
      </w:pPr>
      <w:ins w:id="4065" w:author="Allen Wirfs-Brock" w:date="2011-07-01T15:12:00Z">
        <w:r>
          <w:t>Call PutValue(</w:t>
        </w:r>
        <w:r w:rsidRPr="0022596B">
          <w:rPr>
            <w:i/>
          </w:rPr>
          <w:t>lref</w:t>
        </w:r>
        <w:r>
          <w:t>,</w:t>
        </w:r>
        <w:r>
          <w:rPr>
            <w:i/>
          </w:rPr>
          <w:t>A</w:t>
        </w:r>
        <w:r>
          <w:t>).</w:t>
        </w:r>
      </w:ins>
    </w:p>
    <w:p w14:paraId="4DB03567" w14:textId="77777777" w:rsidR="00C707BD" w:rsidRPr="00332BA0" w:rsidRDefault="00C707BD" w:rsidP="00C707BD">
      <w:pPr>
        <w:rPr>
          <w:ins w:id="4066" w:author="Allen Wirfs-Brock" w:date="2011-07-01T15:12:00Z"/>
        </w:rPr>
      </w:pPr>
    </w:p>
    <w:p w14:paraId="7BFD8F20" w14:textId="77777777" w:rsidR="00C707BD" w:rsidRPr="00C707BD" w:rsidRDefault="00C707BD" w:rsidP="00C707BD"/>
    <w:p w14:paraId="4968AF3E" w14:textId="77777777" w:rsidR="004C02EF" w:rsidRDefault="004C02EF" w:rsidP="003A4B22">
      <w:pPr>
        <w:pStyle w:val="30"/>
        <w:numPr>
          <w:ilvl w:val="0"/>
          <w:numId w:val="0"/>
        </w:numPr>
      </w:pPr>
      <w:bookmarkStart w:id="4067" w:name="_Toc235503446"/>
      <w:bookmarkStart w:id="4068" w:name="_Toc241509221"/>
      <w:bookmarkStart w:id="4069" w:name="_Toc244416708"/>
      <w:bookmarkStart w:id="4070" w:name="_Toc276631072"/>
      <w:bookmarkStart w:id="4071" w:name="_Toc153968461"/>
      <w:r>
        <w:t>11.13.2</w:t>
      </w:r>
      <w:r>
        <w:tab/>
        <w:t xml:space="preserve">Compound Assignment ( </w:t>
      </w:r>
      <w:r>
        <w:rPr>
          <w:rFonts w:ascii="Courier New" w:hAnsi="Courier New"/>
        </w:rPr>
        <w:t>op=</w:t>
      </w:r>
      <w:r>
        <w:t xml:space="preserve"> </w:t>
      </w:r>
      <w:bookmarkStart w:id="4072" w:name="_Toc382202875"/>
      <w:bookmarkEnd w:id="3826"/>
      <w:bookmarkEnd w:id="3827"/>
      <w:bookmarkEnd w:id="3828"/>
      <w:bookmarkEnd w:id="3829"/>
      <w:bookmarkEnd w:id="3830"/>
      <w:bookmarkEnd w:id="3831"/>
      <w:bookmarkEnd w:id="3832"/>
      <w:bookmarkEnd w:id="3833"/>
      <w:bookmarkEnd w:id="4072"/>
      <w:r>
        <w:t>)</w:t>
      </w:r>
      <w:bookmarkEnd w:id="3835"/>
      <w:bookmarkEnd w:id="4067"/>
      <w:bookmarkEnd w:id="4068"/>
      <w:bookmarkEnd w:id="4069"/>
      <w:bookmarkEnd w:id="4070"/>
      <w:bookmarkEnd w:id="4071"/>
    </w:p>
    <w:p w14:paraId="5017B7A9" w14:textId="77777777" w:rsidR="004C02EF" w:rsidRDefault="004C02EF" w:rsidP="004C02EF">
      <w:r>
        <w:t xml:space="preserve">The production </w:t>
      </w:r>
      <w:r w:rsidRPr="00586549">
        <w:rPr>
          <w:rStyle w:val="bnf"/>
        </w:rPr>
        <w:t>AssignmentExpression</w:t>
      </w:r>
      <w:r w:rsidRPr="00E32218">
        <w:rPr>
          <w:rFonts w:ascii="Times New Roman" w:hAnsi="Times New Roman"/>
          <w:i/>
        </w:rPr>
        <w:t xml:space="preserve"> </w:t>
      </w:r>
      <w:r>
        <w:rPr>
          <w:b/>
        </w:rPr>
        <w:t>:</w:t>
      </w:r>
      <w:r w:rsidRPr="00E32218">
        <w:rPr>
          <w:rFonts w:ascii="Times New Roman" w:hAnsi="Times New Roman"/>
          <w:i/>
        </w:rPr>
        <w:t xml:space="preserve"> </w:t>
      </w:r>
      <w:r w:rsidRPr="00586549">
        <w:rPr>
          <w:rStyle w:val="bnf"/>
        </w:rPr>
        <w:t>LeftHandSideExpression</w:t>
      </w:r>
      <w:r>
        <w:rPr>
          <w:i/>
        </w:rPr>
        <w:t xml:space="preserve"> </w:t>
      </w:r>
      <w:r w:rsidRPr="00612C55">
        <w:rPr>
          <w:rStyle w:val="bnf"/>
        </w:rPr>
        <w:t>AssignmentOperator</w:t>
      </w:r>
      <w:r w:rsidRPr="00E32218">
        <w:rPr>
          <w:rFonts w:ascii="Times New Roman" w:hAnsi="Times New Roman"/>
          <w:i/>
        </w:rPr>
        <w:t xml:space="preserve"> </w:t>
      </w:r>
      <w:r w:rsidRPr="00586549">
        <w:rPr>
          <w:rStyle w:val="bnf"/>
        </w:rPr>
        <w:t>AssignmentExpression</w:t>
      </w:r>
      <w:r>
        <w:t xml:space="preserve">, where </w:t>
      </w:r>
      <w:r w:rsidRPr="008D6D90">
        <w:rPr>
          <w:rStyle w:val="bnf"/>
        </w:rPr>
        <w:t>AssignmentOperator</w:t>
      </w:r>
      <w:r>
        <w:t xml:space="preserve"> is @</w:t>
      </w:r>
      <w:r w:rsidRPr="00612C55">
        <w:rPr>
          <w:rFonts w:ascii="Courier New" w:hAnsi="Courier New" w:cs="Courier New"/>
          <w:b/>
        </w:rPr>
        <w:t>=</w:t>
      </w:r>
      <w:r>
        <w:t xml:space="preserve"> and @ represents one of the operators indicated above, is evaluated as follows:</w:t>
      </w:r>
      <w:bookmarkStart w:id="4073" w:name="_Toc382212696"/>
    </w:p>
    <w:p w14:paraId="38EDBBF1" w14:textId="77777777" w:rsidR="004C02EF" w:rsidRPr="008D4496" w:rsidRDefault="004C02EF" w:rsidP="004C02EF">
      <w:pPr>
        <w:pStyle w:val="Alg3"/>
        <w:keepNext/>
        <w:numPr>
          <w:ilvl w:val="0"/>
          <w:numId w:val="106"/>
        </w:numPr>
      </w:pPr>
      <w:r w:rsidRPr="008D4496">
        <w:t xml:space="preserve">Let </w:t>
      </w:r>
      <w:r w:rsidRPr="008D4496">
        <w:rPr>
          <w:i/>
        </w:rPr>
        <w:t>lref</w:t>
      </w:r>
      <w:r w:rsidRPr="008D4496">
        <w:t xml:space="preserve"> be the result of evaluating </w:t>
      </w:r>
      <w:r w:rsidRPr="008D4496">
        <w:rPr>
          <w:i/>
        </w:rPr>
        <w:t>LeftHandSideExpression</w:t>
      </w:r>
      <w:bookmarkEnd w:id="4073"/>
      <w:r w:rsidRPr="008D4496">
        <w:t>.</w:t>
      </w:r>
      <w:bookmarkStart w:id="4074" w:name="_Toc382212697"/>
    </w:p>
    <w:p w14:paraId="134FD576" w14:textId="77777777" w:rsidR="004C02EF" w:rsidRPr="008D4496" w:rsidRDefault="004C02EF" w:rsidP="004C02EF">
      <w:pPr>
        <w:pStyle w:val="Alg3"/>
        <w:numPr>
          <w:ilvl w:val="0"/>
          <w:numId w:val="106"/>
        </w:numPr>
      </w:pPr>
      <w:r w:rsidRPr="008D4496">
        <w:t xml:space="preserve">Let </w:t>
      </w:r>
      <w:r w:rsidRPr="008D4496">
        <w:rPr>
          <w:i/>
        </w:rPr>
        <w:t>lval</w:t>
      </w:r>
      <w:r w:rsidRPr="008D4496">
        <w:t xml:space="preserve"> be GetValue(</w:t>
      </w:r>
      <w:r w:rsidRPr="008D4496">
        <w:rPr>
          <w:i/>
        </w:rPr>
        <w:t>lref</w:t>
      </w:r>
      <w:r w:rsidRPr="008D4496">
        <w:t>).</w:t>
      </w:r>
      <w:bookmarkStart w:id="4075" w:name="_Toc382212698"/>
      <w:bookmarkEnd w:id="4074"/>
    </w:p>
    <w:p w14:paraId="78BCB939" w14:textId="77777777" w:rsidR="004C02EF" w:rsidRPr="008D4496" w:rsidRDefault="004C02EF" w:rsidP="004C02EF">
      <w:pPr>
        <w:pStyle w:val="Alg3"/>
        <w:numPr>
          <w:ilvl w:val="0"/>
          <w:numId w:val="106"/>
        </w:numPr>
      </w:pPr>
      <w:r w:rsidRPr="008D4496">
        <w:t xml:space="preserve">Let </w:t>
      </w:r>
      <w:r w:rsidRPr="008D4496">
        <w:rPr>
          <w:i/>
        </w:rPr>
        <w:t>rref</w:t>
      </w:r>
      <w:r w:rsidRPr="008D4496">
        <w:t xml:space="preserve"> be the result of evaluating </w:t>
      </w:r>
      <w:r w:rsidRPr="008D4496">
        <w:rPr>
          <w:i/>
        </w:rPr>
        <w:t>AssignmentExpression</w:t>
      </w:r>
      <w:bookmarkEnd w:id="4075"/>
      <w:r w:rsidRPr="008D4496">
        <w:t>.</w:t>
      </w:r>
      <w:bookmarkStart w:id="4076" w:name="_Toc382212699"/>
    </w:p>
    <w:p w14:paraId="7B1ACA19" w14:textId="77777777" w:rsidR="004C02EF" w:rsidRPr="008D4496" w:rsidRDefault="004C02EF" w:rsidP="004C02EF">
      <w:pPr>
        <w:pStyle w:val="Alg3"/>
        <w:numPr>
          <w:ilvl w:val="0"/>
          <w:numId w:val="106"/>
        </w:numPr>
      </w:pPr>
      <w:r w:rsidRPr="008D4496">
        <w:t xml:space="preserve">Let </w:t>
      </w:r>
      <w:r w:rsidRPr="008D4496">
        <w:rPr>
          <w:i/>
        </w:rPr>
        <w:t>rval</w:t>
      </w:r>
      <w:r w:rsidRPr="008D4496">
        <w:t xml:space="preserve"> be GetValue(</w:t>
      </w:r>
      <w:r w:rsidRPr="008D4496">
        <w:rPr>
          <w:i/>
        </w:rPr>
        <w:t>rref</w:t>
      </w:r>
      <w:r w:rsidRPr="008D4496">
        <w:t>).</w:t>
      </w:r>
      <w:bookmarkStart w:id="4077" w:name="_Toc382212700"/>
      <w:bookmarkEnd w:id="4076"/>
    </w:p>
    <w:p w14:paraId="4DC80DCD" w14:textId="77777777" w:rsidR="004C02EF" w:rsidRPr="008D4496" w:rsidRDefault="004C02EF" w:rsidP="004C02EF">
      <w:pPr>
        <w:pStyle w:val="Alg3"/>
        <w:numPr>
          <w:ilvl w:val="0"/>
          <w:numId w:val="106"/>
        </w:numPr>
      </w:pPr>
      <w:r w:rsidRPr="008D4496">
        <w:t xml:space="preserve">Let </w:t>
      </w:r>
      <w:r w:rsidRPr="008D4496">
        <w:rPr>
          <w:i/>
        </w:rPr>
        <w:t>r</w:t>
      </w:r>
      <w:r w:rsidRPr="008D4496">
        <w:t xml:space="preserve"> be the result of applying operator @ to </w:t>
      </w:r>
      <w:r w:rsidRPr="008D4496">
        <w:rPr>
          <w:i/>
        </w:rPr>
        <w:t>lval</w:t>
      </w:r>
      <w:r w:rsidRPr="008D4496">
        <w:t xml:space="preserve"> and </w:t>
      </w:r>
      <w:r w:rsidRPr="008D4496">
        <w:rPr>
          <w:i/>
        </w:rPr>
        <w:t>rval</w:t>
      </w:r>
      <w:bookmarkEnd w:id="4077"/>
      <w:r w:rsidRPr="008D4496">
        <w:t>.</w:t>
      </w:r>
      <w:bookmarkStart w:id="4078" w:name="_Toc382212701"/>
    </w:p>
    <w:p w14:paraId="0EC660E5" w14:textId="77777777" w:rsidR="004C02EF" w:rsidRPr="008D4496" w:rsidRDefault="004C02EF" w:rsidP="004C02EF">
      <w:pPr>
        <w:pStyle w:val="Alg3"/>
        <w:numPr>
          <w:ilvl w:val="0"/>
          <w:numId w:val="106"/>
        </w:numPr>
      </w:pPr>
      <w:r w:rsidRPr="008D4496">
        <w:t xml:space="preserve">Throw a </w:t>
      </w:r>
      <w:r w:rsidRPr="008D4496">
        <w:rPr>
          <w:b/>
        </w:rPr>
        <w:t>SyntaxError</w:t>
      </w:r>
      <w:r w:rsidRPr="008D4496">
        <w:t xml:space="preserve"> exception if the following conditions are all true:</w:t>
      </w:r>
    </w:p>
    <w:p w14:paraId="6B7FE87C" w14:textId="77777777" w:rsidR="004C02EF" w:rsidRPr="008D4496" w:rsidRDefault="004C02EF" w:rsidP="004C02EF">
      <w:pPr>
        <w:pStyle w:val="Alg3"/>
        <w:numPr>
          <w:ilvl w:val="0"/>
          <w:numId w:val="71"/>
        </w:numPr>
        <w:ind w:left="720" w:firstLine="0"/>
      </w:pPr>
      <w:r>
        <w:t xml:space="preserve"> </w:t>
      </w:r>
      <w:r w:rsidRPr="008D4496">
        <w:t>Type(</w:t>
      </w:r>
      <w:r w:rsidRPr="008D4496">
        <w:rPr>
          <w:i/>
        </w:rPr>
        <w:t>lref</w:t>
      </w:r>
      <w:r w:rsidRPr="008D4496">
        <w:t xml:space="preserve">) is Reference is </w:t>
      </w:r>
      <w:r w:rsidRPr="008D4496">
        <w:rPr>
          <w:b/>
        </w:rPr>
        <w:t>true</w:t>
      </w:r>
    </w:p>
    <w:p w14:paraId="2506DF33" w14:textId="77777777" w:rsidR="004C02EF" w:rsidRPr="008D4496" w:rsidRDefault="004C02EF" w:rsidP="004C02EF">
      <w:pPr>
        <w:pStyle w:val="Alg3"/>
        <w:numPr>
          <w:ilvl w:val="0"/>
          <w:numId w:val="71"/>
        </w:numPr>
        <w:ind w:left="720" w:firstLine="0"/>
      </w:pPr>
      <w:r>
        <w:t xml:space="preserve"> </w:t>
      </w:r>
      <w:r w:rsidRPr="008D4496">
        <w:t>IsStrictReference(</w:t>
      </w:r>
      <w:r w:rsidRPr="008D4496">
        <w:rPr>
          <w:i/>
        </w:rPr>
        <w:t>lref</w:t>
      </w:r>
      <w:r w:rsidRPr="008D4496">
        <w:t xml:space="preserve">) is </w:t>
      </w:r>
      <w:r w:rsidRPr="008D4496">
        <w:rPr>
          <w:b/>
        </w:rPr>
        <w:t>true</w:t>
      </w:r>
    </w:p>
    <w:p w14:paraId="13AD6EA3" w14:textId="77777777" w:rsidR="004C02EF" w:rsidRPr="008D4496" w:rsidRDefault="004C02EF" w:rsidP="004C02EF">
      <w:pPr>
        <w:pStyle w:val="Alg3"/>
        <w:numPr>
          <w:ilvl w:val="0"/>
          <w:numId w:val="71"/>
        </w:numPr>
        <w:ind w:left="720" w:firstLine="0"/>
      </w:pPr>
      <w:r>
        <w:t xml:space="preserve"> </w:t>
      </w:r>
      <w:r w:rsidRPr="008D4496">
        <w:t>Type(GetBase(</w:t>
      </w:r>
      <w:r w:rsidRPr="008D4496">
        <w:rPr>
          <w:i/>
        </w:rPr>
        <w:t>lref</w:t>
      </w:r>
      <w:r w:rsidRPr="008D4496">
        <w:t>)) is E</w:t>
      </w:r>
      <w:r>
        <w:t>nv</w:t>
      </w:r>
      <w:r w:rsidRPr="008D4496">
        <w:t>iro</w:t>
      </w:r>
      <w:r>
        <w:t>n</w:t>
      </w:r>
      <w:r w:rsidRPr="008D4496">
        <w:t>ment Record</w:t>
      </w:r>
    </w:p>
    <w:p w14:paraId="7F7A2526" w14:textId="77777777" w:rsidR="004C02EF" w:rsidRPr="008D4496" w:rsidRDefault="004C02EF" w:rsidP="004C02EF">
      <w:pPr>
        <w:pStyle w:val="Alg3"/>
        <w:numPr>
          <w:ilvl w:val="0"/>
          <w:numId w:val="71"/>
        </w:numPr>
        <w:ind w:left="720" w:firstLine="0"/>
      </w:pPr>
      <w:r>
        <w:t xml:space="preserve"> </w:t>
      </w:r>
      <w:r w:rsidRPr="008D4496">
        <w:t xml:space="preserve">GetReferencedName(lref) is </w:t>
      </w:r>
      <w:r>
        <w:t xml:space="preserve">either </w:t>
      </w:r>
      <w:r w:rsidRPr="00293484">
        <w:rPr>
          <w:rFonts w:ascii="Courier New" w:hAnsi="Courier New" w:cs="Courier New"/>
          <w:b/>
        </w:rPr>
        <w:t>"eval"</w:t>
      </w:r>
      <w:r w:rsidRPr="00E15BAE">
        <w:t xml:space="preserve"> or</w:t>
      </w:r>
      <w:r>
        <w:rPr>
          <w:rFonts w:ascii="Courier New" w:hAnsi="Courier New" w:cs="Courier New"/>
          <w:b/>
        </w:rPr>
        <w:t xml:space="preserve"> </w:t>
      </w:r>
      <w:r w:rsidRPr="00293484">
        <w:rPr>
          <w:rFonts w:ascii="Courier New" w:hAnsi="Courier New" w:cs="Courier New"/>
          <w:b/>
        </w:rPr>
        <w:t>"</w:t>
      </w:r>
      <w:r>
        <w:rPr>
          <w:rFonts w:ascii="Courier New" w:hAnsi="Courier New" w:cs="Courier New"/>
          <w:b/>
        </w:rPr>
        <w:t>arguments</w:t>
      </w:r>
      <w:r w:rsidRPr="00293484">
        <w:rPr>
          <w:rFonts w:ascii="Courier New" w:hAnsi="Courier New" w:cs="Courier New"/>
          <w:b/>
        </w:rPr>
        <w:t>"</w:t>
      </w:r>
    </w:p>
    <w:p w14:paraId="0BF01D04" w14:textId="77777777" w:rsidR="004C02EF" w:rsidRPr="008D4496" w:rsidRDefault="004C02EF" w:rsidP="004C02EF">
      <w:pPr>
        <w:pStyle w:val="Alg3"/>
        <w:numPr>
          <w:ilvl w:val="0"/>
          <w:numId w:val="106"/>
        </w:numPr>
      </w:pPr>
      <w:r w:rsidRPr="008D4496">
        <w:t>Call PutValue(</w:t>
      </w:r>
      <w:r w:rsidRPr="008D4496">
        <w:rPr>
          <w:i/>
        </w:rPr>
        <w:t>lref</w:t>
      </w:r>
      <w:r w:rsidRPr="008D4496">
        <w:t xml:space="preserve">, </w:t>
      </w:r>
      <w:r w:rsidRPr="008D4496">
        <w:rPr>
          <w:i/>
        </w:rPr>
        <w:t>r</w:t>
      </w:r>
      <w:r w:rsidRPr="008D4496">
        <w:t>).</w:t>
      </w:r>
    </w:p>
    <w:p w14:paraId="1595DFD3" w14:textId="77777777" w:rsidR="004C02EF" w:rsidRPr="008D4496" w:rsidRDefault="004C02EF" w:rsidP="004C02EF">
      <w:pPr>
        <w:pStyle w:val="Alg3"/>
        <w:numPr>
          <w:ilvl w:val="0"/>
          <w:numId w:val="106"/>
        </w:numPr>
        <w:spacing w:after="220"/>
      </w:pPr>
      <w:bookmarkStart w:id="4079" w:name="_Toc382212702"/>
      <w:bookmarkEnd w:id="4078"/>
      <w:r w:rsidRPr="008D4496">
        <w:t xml:space="preserve">Return </w:t>
      </w:r>
      <w:r w:rsidRPr="008D4496">
        <w:rPr>
          <w:i/>
        </w:rPr>
        <w:t>r</w:t>
      </w:r>
      <w:r w:rsidRPr="008D4496">
        <w:t>.</w:t>
      </w:r>
      <w:bookmarkStart w:id="4080" w:name="_Toc375031196"/>
      <w:bookmarkStart w:id="4081" w:name="_Toc381513709"/>
      <w:bookmarkStart w:id="4082" w:name="_Toc382202876"/>
      <w:bookmarkStart w:id="4083" w:name="_Toc382212231"/>
      <w:bookmarkStart w:id="4084" w:name="_Toc382212703"/>
      <w:bookmarkStart w:id="4085" w:name="_Toc382291576"/>
      <w:bookmarkStart w:id="4086" w:name="_Toc385672225"/>
      <w:bookmarkStart w:id="4087" w:name="_Toc393690328"/>
      <w:bookmarkEnd w:id="4079"/>
    </w:p>
    <w:p w14:paraId="31B84C10" w14:textId="77777777" w:rsidR="004C02EF" w:rsidRPr="00024655" w:rsidRDefault="004C02EF" w:rsidP="004C02EF">
      <w:pPr>
        <w:pStyle w:val="Note"/>
      </w:pPr>
      <w:r w:rsidRPr="00586549">
        <w:t>NOTE</w:t>
      </w:r>
      <w:r w:rsidRPr="00586549">
        <w:tab/>
        <w:t>See NOTE 11.13.1.</w:t>
      </w:r>
    </w:p>
    <w:p w14:paraId="064AD450" w14:textId="77777777" w:rsidR="004C02EF" w:rsidRDefault="004C02EF" w:rsidP="003A4B22">
      <w:pPr>
        <w:pStyle w:val="20"/>
        <w:numPr>
          <w:ilvl w:val="0"/>
          <w:numId w:val="0"/>
        </w:numPr>
      </w:pPr>
      <w:bookmarkStart w:id="4088" w:name="_Ref440445088"/>
      <w:bookmarkStart w:id="4089" w:name="_Toc472818873"/>
      <w:bookmarkStart w:id="4090" w:name="_Toc235503447"/>
      <w:bookmarkStart w:id="4091" w:name="_Toc241509222"/>
      <w:bookmarkStart w:id="4092" w:name="_Toc244416709"/>
      <w:bookmarkStart w:id="4093" w:name="_Toc276631073"/>
      <w:bookmarkStart w:id="4094" w:name="_Toc153968462"/>
      <w:r w:rsidRPr="00872692">
        <w:t>11.14</w:t>
      </w:r>
      <w:r w:rsidRPr="00872692">
        <w:tab/>
        <w:t>Comma Operator (</w:t>
      </w:r>
      <w:r w:rsidRPr="00872692">
        <w:rPr>
          <w:rFonts w:ascii="Courier New" w:hAnsi="Courier New"/>
          <w:smallCaps/>
        </w:rPr>
        <w:t xml:space="preserve"> , )</w:t>
      </w:r>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p>
    <w:p w14:paraId="7FBFB403" w14:textId="77777777" w:rsidR="004C02EF" w:rsidRPr="009F344E" w:rsidRDefault="004C02EF" w:rsidP="004C02EF">
      <w:pPr>
        <w:pStyle w:val="Syntax"/>
      </w:pPr>
      <w:r w:rsidRPr="002912E1">
        <w:t>Syntax</w:t>
      </w:r>
    </w:p>
    <w:p w14:paraId="7869C4B5" w14:textId="77777777" w:rsidR="004C02EF" w:rsidRPr="00E32218" w:rsidRDefault="004C02EF" w:rsidP="004C02EF">
      <w:pPr>
        <w:pStyle w:val="SyntaxRule"/>
      </w:pPr>
      <w:r w:rsidRPr="00586549">
        <w:rPr>
          <w:rStyle w:val="bnf"/>
          <w:i/>
        </w:rPr>
        <w:t>Expression</w:t>
      </w:r>
      <w:r w:rsidRPr="00E32218">
        <w:t xml:space="preserve"> </w:t>
      </w:r>
      <w:r w:rsidRPr="00D04346">
        <w:rPr>
          <w:rFonts w:ascii="Arial" w:hAnsi="Arial"/>
          <w:b/>
          <w:i w:val="0"/>
        </w:rPr>
        <w:t>:</w:t>
      </w:r>
    </w:p>
    <w:p w14:paraId="0CAC4A12" w14:textId="77777777" w:rsidR="004C02EF" w:rsidRPr="00E32218" w:rsidRDefault="004C02EF" w:rsidP="004C02EF">
      <w:pPr>
        <w:pStyle w:val="SyntaxDefinition"/>
      </w:pPr>
      <w:r w:rsidRPr="00586549">
        <w:rPr>
          <w:rStyle w:val="bnf"/>
          <w:i/>
        </w:rPr>
        <w:t>AssignmentExpression</w:t>
      </w:r>
      <w:r w:rsidRPr="00E32218">
        <w:br/>
      </w:r>
      <w:r w:rsidRPr="00586549">
        <w:t>Expression</w:t>
      </w:r>
      <w:r w:rsidRPr="00E32218">
        <w:t xml:space="preserve"> </w:t>
      </w:r>
      <w:r w:rsidRPr="00C226F6">
        <w:rPr>
          <w:rFonts w:ascii="Courier New" w:hAnsi="Courier New"/>
          <w:b/>
          <w:i w:val="0"/>
        </w:rPr>
        <w:t>,</w:t>
      </w:r>
      <w:r w:rsidRPr="00E32218">
        <w:t xml:space="preserve"> </w:t>
      </w:r>
      <w:r w:rsidRPr="00586549">
        <w:t>AssignmentExpression</w:t>
      </w:r>
    </w:p>
    <w:p w14:paraId="48A240D2" w14:textId="77777777" w:rsidR="004C02EF" w:rsidRPr="00E32218" w:rsidRDefault="004C02EF" w:rsidP="004C02EF">
      <w:pPr>
        <w:pStyle w:val="SyntaxRule"/>
      </w:pPr>
      <w:r w:rsidRPr="00586549">
        <w:t>ExpressionNoIn</w:t>
      </w:r>
      <w:r w:rsidRPr="00E32218">
        <w:t xml:space="preserve"> </w:t>
      </w:r>
      <w:r w:rsidRPr="00D04346">
        <w:rPr>
          <w:rFonts w:ascii="Arial" w:hAnsi="Arial"/>
          <w:b/>
          <w:i w:val="0"/>
        </w:rPr>
        <w:t>:</w:t>
      </w:r>
    </w:p>
    <w:p w14:paraId="139D9F8B" w14:textId="77777777" w:rsidR="004C02EF" w:rsidRPr="00E32218" w:rsidRDefault="004C02EF" w:rsidP="004C02EF">
      <w:pPr>
        <w:pStyle w:val="SyntaxDefinition"/>
      </w:pPr>
      <w:r w:rsidRPr="00586549">
        <w:t>AssignmentExpressionNoIn</w:t>
      </w:r>
      <w:r w:rsidRPr="00E32218">
        <w:br/>
      </w:r>
      <w:r w:rsidRPr="00586549">
        <w:t>ExpressionNoIn</w:t>
      </w:r>
      <w:r w:rsidRPr="00E32218">
        <w:t xml:space="preserve"> </w:t>
      </w:r>
      <w:r w:rsidRPr="00C226F6">
        <w:rPr>
          <w:rFonts w:ascii="Courier New" w:hAnsi="Courier New"/>
          <w:b/>
          <w:i w:val="0"/>
        </w:rPr>
        <w:t>,</w:t>
      </w:r>
      <w:r w:rsidRPr="00E32218">
        <w:t xml:space="preserve"> </w:t>
      </w:r>
      <w:r w:rsidRPr="00586549">
        <w:t>AssignmentExpressionNoIn</w:t>
      </w:r>
    </w:p>
    <w:p w14:paraId="20FE5683" w14:textId="77777777" w:rsidR="004C02EF" w:rsidRPr="002912E1" w:rsidRDefault="004C02EF" w:rsidP="004C02EF">
      <w:pPr>
        <w:pStyle w:val="Syntax"/>
      </w:pPr>
      <w:r w:rsidRPr="002912E1">
        <w:t>Semantics</w:t>
      </w:r>
    </w:p>
    <w:p w14:paraId="5849B036" w14:textId="77777777" w:rsidR="004C02EF" w:rsidRDefault="004C02EF" w:rsidP="004C02EF">
      <w:r>
        <w:t xml:space="preserve">The production </w:t>
      </w:r>
      <w:r w:rsidRPr="00586549">
        <w:rPr>
          <w:rStyle w:val="bnf"/>
        </w:rPr>
        <w:t>Expression</w:t>
      </w:r>
      <w:r>
        <w:t xml:space="preserve"> </w:t>
      </w:r>
      <w:r>
        <w:rPr>
          <w:b/>
        </w:rPr>
        <w:t>:</w:t>
      </w:r>
      <w:r>
        <w:t xml:space="preserve"> </w:t>
      </w:r>
      <w:r w:rsidRPr="00586549">
        <w:rPr>
          <w:rStyle w:val="bnf"/>
        </w:rPr>
        <w:t>Expression</w:t>
      </w:r>
      <w:r>
        <w:t xml:space="preserve"> </w:t>
      </w:r>
      <w:r>
        <w:rPr>
          <w:rFonts w:ascii="Courier New" w:hAnsi="Courier New"/>
          <w:b/>
        </w:rPr>
        <w:t>,</w:t>
      </w:r>
      <w:r>
        <w:t xml:space="preserve"> </w:t>
      </w:r>
      <w:r w:rsidRPr="00586549">
        <w:rPr>
          <w:rStyle w:val="bnf"/>
        </w:rPr>
        <w:t>AssignmentExpression</w:t>
      </w:r>
      <w:r>
        <w:t xml:space="preserve"> is evaluated as follows:</w:t>
      </w:r>
      <w:bookmarkStart w:id="4095" w:name="_Toc382212704"/>
    </w:p>
    <w:p w14:paraId="1DF9F28B" w14:textId="77777777" w:rsidR="004C02EF" w:rsidRPr="008D4496" w:rsidRDefault="004C02EF" w:rsidP="004C02EF">
      <w:pPr>
        <w:pStyle w:val="Alg2"/>
        <w:numPr>
          <w:ilvl w:val="0"/>
          <w:numId w:val="107"/>
        </w:numPr>
      </w:pPr>
      <w:r w:rsidRPr="008D4496">
        <w:t xml:space="preserve">Let </w:t>
      </w:r>
      <w:r w:rsidRPr="008D4496">
        <w:rPr>
          <w:i/>
        </w:rPr>
        <w:t>lref</w:t>
      </w:r>
      <w:r w:rsidRPr="008D4496">
        <w:t xml:space="preserve"> be the result of evaluating </w:t>
      </w:r>
      <w:r w:rsidRPr="008D4496">
        <w:rPr>
          <w:i/>
        </w:rPr>
        <w:t>Expression</w:t>
      </w:r>
      <w:bookmarkEnd w:id="4095"/>
      <w:r w:rsidRPr="008D4496">
        <w:t>.</w:t>
      </w:r>
      <w:bookmarkStart w:id="4096" w:name="_Toc382212705"/>
    </w:p>
    <w:p w14:paraId="18DA79B1" w14:textId="77777777" w:rsidR="004C02EF" w:rsidRPr="008D4496" w:rsidRDefault="004C02EF" w:rsidP="004C02EF">
      <w:pPr>
        <w:pStyle w:val="Alg2"/>
        <w:numPr>
          <w:ilvl w:val="0"/>
          <w:numId w:val="107"/>
        </w:numPr>
      </w:pPr>
      <w:r w:rsidRPr="008D4496">
        <w:t>Call GetValue(</w:t>
      </w:r>
      <w:r w:rsidRPr="008D4496">
        <w:rPr>
          <w:i/>
        </w:rPr>
        <w:t>lref</w:t>
      </w:r>
      <w:r w:rsidRPr="008D4496">
        <w:t>)</w:t>
      </w:r>
      <w:bookmarkEnd w:id="4096"/>
      <w:r w:rsidRPr="008D4496">
        <w:t>.</w:t>
      </w:r>
      <w:bookmarkStart w:id="4097" w:name="_Toc382212706"/>
    </w:p>
    <w:p w14:paraId="107B41D0" w14:textId="77777777" w:rsidR="004C02EF" w:rsidRPr="008D4496" w:rsidRDefault="004C02EF" w:rsidP="004C02EF">
      <w:pPr>
        <w:pStyle w:val="Alg2"/>
        <w:numPr>
          <w:ilvl w:val="0"/>
          <w:numId w:val="107"/>
        </w:numPr>
      </w:pPr>
      <w:r w:rsidRPr="008D4496">
        <w:t xml:space="preserve">Let </w:t>
      </w:r>
      <w:r w:rsidRPr="008D4496">
        <w:rPr>
          <w:i/>
        </w:rPr>
        <w:t>rref</w:t>
      </w:r>
      <w:r w:rsidRPr="008D4496">
        <w:t xml:space="preserve"> be the result of evaluating </w:t>
      </w:r>
      <w:r w:rsidRPr="008D4496">
        <w:rPr>
          <w:i/>
        </w:rPr>
        <w:t>AssignmentExpression</w:t>
      </w:r>
      <w:bookmarkEnd w:id="4097"/>
      <w:r w:rsidRPr="008D4496">
        <w:t>.</w:t>
      </w:r>
      <w:bookmarkStart w:id="4098" w:name="_Toc382212707"/>
    </w:p>
    <w:p w14:paraId="6398791D" w14:textId="77777777" w:rsidR="004C02EF" w:rsidRPr="008D4496" w:rsidRDefault="004C02EF" w:rsidP="004C02EF">
      <w:pPr>
        <w:pStyle w:val="Alg2"/>
        <w:numPr>
          <w:ilvl w:val="0"/>
          <w:numId w:val="107"/>
        </w:numPr>
        <w:spacing w:after="220"/>
      </w:pPr>
      <w:r w:rsidRPr="008D4496">
        <w:t>Return GetValue(</w:t>
      </w:r>
      <w:r w:rsidRPr="008D4496">
        <w:rPr>
          <w:i/>
        </w:rPr>
        <w:t>rref</w:t>
      </w:r>
      <w:r w:rsidRPr="008D4496">
        <w:t>).</w:t>
      </w:r>
      <w:bookmarkStart w:id="4099" w:name="_Toc382212708"/>
      <w:bookmarkEnd w:id="4098"/>
    </w:p>
    <w:p w14:paraId="6B6B4259" w14:textId="77777777" w:rsidR="004C02EF" w:rsidRDefault="004C02EF" w:rsidP="004C02EF">
      <w:bookmarkStart w:id="4100" w:name="_Toc375031197"/>
      <w:bookmarkStart w:id="4101" w:name="_Ref379923281"/>
      <w:bookmarkStart w:id="4102" w:name="_Toc381513710"/>
      <w:bookmarkStart w:id="4103" w:name="_Toc382212232"/>
      <w:bookmarkStart w:id="4104" w:name="_Toc382212709"/>
      <w:bookmarkStart w:id="4105" w:name="_Toc382291577"/>
      <w:bookmarkStart w:id="4106" w:name="_Toc385672226"/>
      <w:bookmarkStart w:id="4107" w:name="_Ref386878652"/>
      <w:bookmarkStart w:id="4108" w:name="_Toc393690329"/>
      <w:bookmarkEnd w:id="4099"/>
      <w:r>
        <w:t xml:space="preserve">The </w:t>
      </w:r>
      <w:r w:rsidRPr="00476556">
        <w:rPr>
          <w:rStyle w:val="bnf"/>
        </w:rPr>
        <w:t>ExpressionNoIn</w:t>
      </w:r>
      <w:r>
        <w:t xml:space="preserve"> production is evaluated in the same manner as the </w:t>
      </w:r>
      <w:r w:rsidRPr="00476556">
        <w:rPr>
          <w:rStyle w:val="bnf"/>
        </w:rPr>
        <w:t>Expression</w:t>
      </w:r>
      <w:r>
        <w:t xml:space="preserve"> production except that the contained </w:t>
      </w:r>
      <w:r w:rsidRPr="00476556">
        <w:rPr>
          <w:rStyle w:val="bnf"/>
        </w:rPr>
        <w:t>ExpressionNoIn</w:t>
      </w:r>
      <w:r>
        <w:t xml:space="preserve"> and </w:t>
      </w:r>
      <w:r w:rsidRPr="00476556">
        <w:rPr>
          <w:rStyle w:val="bnf"/>
        </w:rPr>
        <w:t>AssignmentExpressionNoIn</w:t>
      </w:r>
      <w:r>
        <w:t xml:space="preserve"> are evaluated instead of the contained </w:t>
      </w:r>
      <w:r w:rsidRPr="00476556">
        <w:rPr>
          <w:rStyle w:val="bnf"/>
        </w:rPr>
        <w:t>Expression</w:t>
      </w:r>
      <w:r>
        <w:t xml:space="preserve"> and </w:t>
      </w:r>
      <w:r w:rsidRPr="00476556">
        <w:rPr>
          <w:rStyle w:val="bnf"/>
        </w:rPr>
        <w:t>AssignmentExpression</w:t>
      </w:r>
      <w:r>
        <w:t>, respectively.</w:t>
      </w:r>
    </w:p>
    <w:p w14:paraId="0CDD30FE" w14:textId="77777777" w:rsidR="004C02EF" w:rsidRPr="00DC3CDB" w:rsidRDefault="004C02EF" w:rsidP="004C02EF">
      <w:pPr>
        <w:pStyle w:val="Note"/>
      </w:pPr>
      <w:bookmarkStart w:id="4109" w:name="_Ref424532497"/>
      <w:r w:rsidRPr="00476556">
        <w:t>NOTE</w:t>
      </w:r>
      <w:r w:rsidRPr="00476556">
        <w:tab/>
        <w:t>GetValue must be called even though its value is not used because it may have observable side-effects.</w:t>
      </w:r>
    </w:p>
    <w:p w14:paraId="1CAD400A" w14:textId="77777777" w:rsidR="004C02EF" w:rsidRDefault="004C02EF" w:rsidP="004C02EF">
      <w:pPr>
        <w:pStyle w:val="1"/>
        <w:numPr>
          <w:ilvl w:val="0"/>
          <w:numId w:val="0"/>
        </w:numPr>
      </w:pPr>
      <w:bookmarkStart w:id="4110" w:name="_Ref457437637"/>
      <w:bookmarkStart w:id="4111" w:name="_Toc472818874"/>
      <w:bookmarkStart w:id="4112" w:name="_Toc235503448"/>
      <w:bookmarkStart w:id="4113" w:name="_Toc241509223"/>
      <w:bookmarkStart w:id="4114" w:name="_Toc244416710"/>
      <w:bookmarkStart w:id="4115" w:name="_Toc276631074"/>
      <w:bookmarkStart w:id="4116" w:name="_Toc153968463"/>
      <w:r w:rsidRPr="00A47121">
        <w:t>12</w:t>
      </w:r>
      <w:r w:rsidRPr="00A47121">
        <w:tab/>
        <w:t>Statement</w:t>
      </w:r>
      <w:bookmarkEnd w:id="4100"/>
      <w:bookmarkEnd w:id="4101"/>
      <w:bookmarkEnd w:id="4102"/>
      <w:bookmarkEnd w:id="4103"/>
      <w:bookmarkEnd w:id="4104"/>
      <w:bookmarkEnd w:id="4105"/>
      <w:bookmarkEnd w:id="4106"/>
      <w:bookmarkEnd w:id="4107"/>
      <w:bookmarkEnd w:id="4108"/>
      <w:r w:rsidRPr="00A47121">
        <w:t>s</w:t>
      </w:r>
      <w:bookmarkEnd w:id="4109"/>
      <w:bookmarkEnd w:id="4110"/>
      <w:bookmarkEnd w:id="4111"/>
      <w:bookmarkEnd w:id="4112"/>
      <w:bookmarkEnd w:id="4113"/>
      <w:bookmarkEnd w:id="4114"/>
      <w:bookmarkEnd w:id="4115"/>
      <w:bookmarkEnd w:id="4116"/>
    </w:p>
    <w:p w14:paraId="3D7E8936" w14:textId="77777777" w:rsidR="004C02EF" w:rsidRDefault="004C02EF" w:rsidP="004C02EF">
      <w:pPr>
        <w:pStyle w:val="Syntax"/>
      </w:pPr>
      <w:r w:rsidRPr="002912E1">
        <w:t>Syntax</w:t>
      </w:r>
    </w:p>
    <w:p w14:paraId="3A62C4B1" w14:textId="77777777" w:rsidR="004C02EF" w:rsidRPr="00E641FE" w:rsidRDefault="004C02EF" w:rsidP="004C02EF">
      <w:pPr>
        <w:pStyle w:val="SyntaxRule"/>
      </w:pPr>
      <w:r w:rsidRPr="00E641FE">
        <w:t xml:space="preserve">Statement </w:t>
      </w:r>
      <w:r w:rsidRPr="00D04346">
        <w:rPr>
          <w:rFonts w:ascii="Arial" w:hAnsi="Arial"/>
          <w:b/>
          <w:i w:val="0"/>
        </w:rPr>
        <w:t>:</w:t>
      </w:r>
    </w:p>
    <w:p w14:paraId="7A209F9A" w14:textId="77777777" w:rsidR="004C02EF" w:rsidRPr="00E641FE" w:rsidRDefault="004C02EF" w:rsidP="004C02EF">
      <w:pPr>
        <w:pStyle w:val="SyntaxDefinition"/>
      </w:pPr>
      <w:r w:rsidRPr="00E641FE">
        <w:t>Block</w:t>
      </w:r>
      <w:r w:rsidRPr="00E641FE">
        <w:br/>
        <w:t>VariableStatement</w:t>
      </w:r>
      <w:r w:rsidRPr="00E641FE">
        <w:br/>
        <w:t>EmptyStatement</w:t>
      </w:r>
      <w:r w:rsidRPr="00E641FE">
        <w:br/>
        <w:t>ExpressionStatement</w:t>
      </w:r>
      <w:r w:rsidRPr="00E641FE">
        <w:br/>
        <w:t>IfStatement</w:t>
      </w:r>
      <w:r w:rsidRPr="00E641FE">
        <w:br/>
        <w:t>IterationStatement</w:t>
      </w:r>
      <w:r w:rsidRPr="00E641FE">
        <w:br/>
        <w:t>ContinueStatement</w:t>
      </w:r>
      <w:r w:rsidRPr="00E641FE">
        <w:br/>
        <w:t>BreakStatement</w:t>
      </w:r>
      <w:r w:rsidRPr="00E641FE">
        <w:br/>
        <w:t>ReturnStatement</w:t>
      </w:r>
      <w:r w:rsidRPr="00E641FE">
        <w:br/>
        <w:t>WithStatement</w:t>
      </w:r>
      <w:bookmarkStart w:id="4117" w:name="_Toc393690330"/>
      <w:r w:rsidRPr="00E641FE">
        <w:br/>
        <w:t>LabelledStatement</w:t>
      </w:r>
      <w:r w:rsidRPr="00E641FE">
        <w:br/>
        <w:t>SwitchStatement</w:t>
      </w:r>
      <w:r w:rsidRPr="00E641FE">
        <w:br/>
        <w:t>ThrowStatement</w:t>
      </w:r>
      <w:r w:rsidRPr="00E641FE">
        <w:br/>
        <w:t>TryStatement</w:t>
      </w:r>
      <w:r>
        <w:br/>
      </w:r>
      <w:r w:rsidRPr="00E641FE">
        <w:t>DebuggerStatement</w:t>
      </w:r>
    </w:p>
    <w:p w14:paraId="5097C6F6" w14:textId="77777777" w:rsidR="004C02EF" w:rsidRPr="002912E1" w:rsidRDefault="004C02EF" w:rsidP="004C02EF">
      <w:pPr>
        <w:pStyle w:val="Syntax"/>
      </w:pPr>
      <w:r w:rsidRPr="002912E1">
        <w:t>Semantics</w:t>
      </w:r>
    </w:p>
    <w:p w14:paraId="69B8BA7C" w14:textId="77777777" w:rsidR="004C02EF" w:rsidRDefault="004C02EF" w:rsidP="004C02EF">
      <w:r>
        <w:t xml:space="preserve">A </w:t>
      </w:r>
      <w:r w:rsidRPr="00E641FE">
        <w:rPr>
          <w:rFonts w:ascii="Times New Roman" w:hAnsi="Times New Roman"/>
          <w:i/>
        </w:rPr>
        <w:t>Statement</w:t>
      </w:r>
      <w:r>
        <w:t xml:space="preserve"> can be part of a </w:t>
      </w:r>
      <w:r w:rsidRPr="00E641FE">
        <w:rPr>
          <w:rFonts w:ascii="Times New Roman" w:hAnsi="Times New Roman"/>
          <w:i/>
        </w:rPr>
        <w:t>LabelledStatement</w:t>
      </w:r>
      <w:r>
        <w:t xml:space="preserve">, which itself can be part of a </w:t>
      </w:r>
      <w:r w:rsidRPr="00E641FE">
        <w:rPr>
          <w:rFonts w:ascii="Times New Roman" w:hAnsi="Times New Roman"/>
          <w:i/>
        </w:rPr>
        <w:t>LabelledStatement</w:t>
      </w:r>
      <w:r>
        <w:t xml:space="preserve">, and so on. The labels introduced this way are collectively referred to as the “current label set” when describing the semantics of individual statements. A </w:t>
      </w:r>
      <w:r w:rsidRPr="00E641FE">
        <w:rPr>
          <w:rFonts w:ascii="Times New Roman" w:hAnsi="Times New Roman"/>
          <w:i/>
        </w:rPr>
        <w:t>LabelledStatement</w:t>
      </w:r>
      <w:r>
        <w:t xml:space="preserve"> has no semantic meaning other than the introduction of a label to a </w:t>
      </w:r>
      <w:r>
        <w:rPr>
          <w:i/>
        </w:rPr>
        <w:t>label set</w:t>
      </w:r>
      <w:r>
        <w:t xml:space="preserve">. The label set of an </w:t>
      </w:r>
      <w:r w:rsidRPr="00E641FE">
        <w:rPr>
          <w:rFonts w:ascii="Times New Roman" w:hAnsi="Times New Roman"/>
          <w:i/>
        </w:rPr>
        <w:t>IterationStatement</w:t>
      </w:r>
      <w:r>
        <w:t xml:space="preserve"> or a</w:t>
      </w:r>
      <w:r w:rsidRPr="00E641FE">
        <w:rPr>
          <w:rFonts w:ascii="Times New Roman" w:hAnsi="Times New Roman"/>
          <w:i/>
        </w:rPr>
        <w:t xml:space="preserve"> SwitchStatement</w:t>
      </w:r>
      <w:r>
        <w:t xml:space="preserve"> initially contains the single element </w:t>
      </w:r>
      <w:r>
        <w:rPr>
          <w:b/>
        </w:rPr>
        <w:t>empty</w:t>
      </w:r>
      <w:r>
        <w:t>. The label set of any other statement is initially empty.</w:t>
      </w:r>
    </w:p>
    <w:p w14:paraId="6ED70F32" w14:textId="77777777" w:rsidR="004C02EF" w:rsidRDefault="004C02EF" w:rsidP="004C02EF">
      <w:r>
        <w:t xml:space="preserve">The result of evaluating a </w:t>
      </w:r>
      <w:r w:rsidRPr="00F52E38">
        <w:rPr>
          <w:rFonts w:ascii="Times New Roman" w:hAnsi="Times New Roman"/>
          <w:i/>
        </w:rPr>
        <w:t>Statement</w:t>
      </w:r>
      <w:r>
        <w:t xml:space="preserve"> is always a Completion value.</w:t>
      </w:r>
    </w:p>
    <w:p w14:paraId="4B6EDD6F" w14:textId="77777777" w:rsidR="004C02EF" w:rsidRPr="003F2DBA" w:rsidRDefault="004C02EF" w:rsidP="004C02EF">
      <w:pPr>
        <w:pStyle w:val="Note"/>
      </w:pPr>
      <w:r w:rsidRPr="00C14EAC">
        <w:t>NOTE</w:t>
      </w:r>
      <w:r w:rsidRPr="00C14EAC">
        <w:tab/>
        <w:t xml:space="preserve">Several widely used implementations of ECMAScript are known to support the use of </w:t>
      </w:r>
      <w:r w:rsidRPr="00C14EAC">
        <w:rPr>
          <w:rFonts w:ascii="Times New Roman" w:hAnsi="Times New Roman"/>
        </w:rPr>
        <w:t>FunctionDeclaration</w:t>
      </w:r>
      <w:r w:rsidRPr="00C14EAC">
        <w:t xml:space="preserve"> as a </w:t>
      </w:r>
      <w:r w:rsidRPr="00C14EAC">
        <w:rPr>
          <w:rFonts w:ascii="Times New Roman" w:hAnsi="Times New Roman"/>
        </w:rPr>
        <w:t>Statement</w:t>
      </w:r>
      <w:r w:rsidRPr="00C14EAC">
        <w:t xml:space="preserve">. However there are significant and irreconcilable variations among the implementations in the semantics applied to such </w:t>
      </w:r>
      <w:r w:rsidRPr="00C14EAC">
        <w:rPr>
          <w:rStyle w:val="bnf"/>
        </w:rPr>
        <w:t>FunctionDeclarations</w:t>
      </w:r>
      <w:r w:rsidRPr="00C14EAC">
        <w:t>. Because of these irreconcilable difference</w:t>
      </w:r>
      <w:r>
        <w:t>s</w:t>
      </w:r>
      <w:r w:rsidRPr="00C14EAC">
        <w:t xml:space="preserve">, the use of a </w:t>
      </w:r>
      <w:r w:rsidRPr="00C14EAC">
        <w:rPr>
          <w:rStyle w:val="bnf"/>
        </w:rPr>
        <w:t>FunctionDeclaration</w:t>
      </w:r>
      <w:r w:rsidRPr="00C14EAC">
        <w:t xml:space="preserve"> as a </w:t>
      </w:r>
      <w:r w:rsidRPr="00C14EAC">
        <w:rPr>
          <w:rStyle w:val="bnf"/>
        </w:rPr>
        <w:t>Statement</w:t>
      </w:r>
      <w:r w:rsidRPr="00C14EAC">
        <w:t xml:space="preserve"> results in code that is not reliably portable among implementations. It is recommended that ECMAScript implementations either disallow this usage of </w:t>
      </w:r>
      <w:r w:rsidRPr="00C14EAC">
        <w:rPr>
          <w:rStyle w:val="bnf"/>
        </w:rPr>
        <w:t>FunctionDeclaration</w:t>
      </w:r>
      <w:r w:rsidRPr="00C14EAC">
        <w:t xml:space="preserve"> or issue a warning when such a usage is encountered. Future editions of ECMAScript may define alternative portable means for declaring functions in a </w:t>
      </w:r>
      <w:r w:rsidRPr="00C14EAC">
        <w:rPr>
          <w:rStyle w:val="bnf"/>
        </w:rPr>
        <w:t>Statement</w:t>
      </w:r>
      <w:r w:rsidRPr="00C14EAC">
        <w:t xml:space="preserve"> context.</w:t>
      </w:r>
    </w:p>
    <w:p w14:paraId="7731D74B" w14:textId="77777777" w:rsidR="004C02EF" w:rsidRDefault="004C02EF" w:rsidP="003A4B22">
      <w:pPr>
        <w:pStyle w:val="20"/>
        <w:numPr>
          <w:ilvl w:val="0"/>
          <w:numId w:val="0"/>
        </w:numPr>
      </w:pPr>
      <w:bookmarkStart w:id="4118" w:name="_Ref440445201"/>
      <w:bookmarkStart w:id="4119" w:name="_Toc472818875"/>
      <w:bookmarkStart w:id="4120" w:name="_Toc235503449"/>
      <w:bookmarkStart w:id="4121" w:name="_Toc241509224"/>
      <w:bookmarkStart w:id="4122" w:name="_Toc244416711"/>
      <w:bookmarkStart w:id="4123" w:name="_Toc276631075"/>
      <w:bookmarkStart w:id="4124" w:name="_Toc153968464"/>
      <w:r>
        <w:t>12.1</w:t>
      </w:r>
      <w:r>
        <w:tab/>
        <w:t>Bloc</w:t>
      </w:r>
      <w:bookmarkEnd w:id="4117"/>
      <w:r>
        <w:t>k</w:t>
      </w:r>
      <w:bookmarkEnd w:id="4118"/>
      <w:bookmarkEnd w:id="4119"/>
      <w:bookmarkEnd w:id="4120"/>
      <w:bookmarkEnd w:id="4121"/>
      <w:bookmarkEnd w:id="4122"/>
      <w:bookmarkEnd w:id="4123"/>
      <w:bookmarkEnd w:id="4124"/>
    </w:p>
    <w:p w14:paraId="4E1D4EA2" w14:textId="77777777" w:rsidR="004C02EF" w:rsidRDefault="004C02EF" w:rsidP="004C02EF">
      <w:pPr>
        <w:pStyle w:val="Syntax"/>
      </w:pPr>
      <w:r w:rsidRPr="002912E1">
        <w:t>Syntax</w:t>
      </w:r>
    </w:p>
    <w:p w14:paraId="555E7664" w14:textId="77777777" w:rsidR="004C02EF" w:rsidRPr="00E641FE" w:rsidRDefault="004C02EF" w:rsidP="004C02EF">
      <w:pPr>
        <w:pStyle w:val="SyntaxRule"/>
      </w:pPr>
      <w:r w:rsidRPr="00E641FE">
        <w:t xml:space="preserve">Block </w:t>
      </w:r>
      <w:r w:rsidRPr="00D04346">
        <w:rPr>
          <w:rFonts w:ascii="Arial" w:hAnsi="Arial"/>
          <w:b/>
          <w:i w:val="0"/>
        </w:rPr>
        <w:t>:</w:t>
      </w:r>
    </w:p>
    <w:p w14:paraId="23F0B67E" w14:textId="77777777" w:rsidR="004C02EF" w:rsidRPr="00E641FE" w:rsidRDefault="004C02EF" w:rsidP="004C02EF">
      <w:pPr>
        <w:pStyle w:val="SyntaxDefinition"/>
      </w:pPr>
      <w:r w:rsidRPr="00C226F6">
        <w:rPr>
          <w:rFonts w:ascii="Courier New" w:hAnsi="Courier New"/>
          <w:b/>
          <w:i w:val="0"/>
        </w:rPr>
        <w:t>{</w:t>
      </w:r>
      <w:r w:rsidRPr="00E641FE">
        <w:t xml:space="preserve"> StatementList</w:t>
      </w:r>
      <w:r w:rsidRPr="005E74B3">
        <w:rPr>
          <w:rFonts w:ascii="Arial" w:hAnsi="Arial"/>
          <w:i w:val="0"/>
          <w:vertAlign w:val="subscript"/>
        </w:rPr>
        <w:t>opt</w:t>
      </w:r>
      <w:r w:rsidRPr="00E641FE">
        <w:t xml:space="preserve"> </w:t>
      </w:r>
      <w:r w:rsidRPr="00C226F6">
        <w:rPr>
          <w:rFonts w:ascii="Courier New" w:hAnsi="Courier New"/>
          <w:b/>
          <w:i w:val="0"/>
        </w:rPr>
        <w:t>}</w:t>
      </w:r>
    </w:p>
    <w:p w14:paraId="6495C348" w14:textId="77777777" w:rsidR="004C02EF" w:rsidRPr="00E641FE" w:rsidRDefault="004C02EF" w:rsidP="004C02EF">
      <w:pPr>
        <w:pStyle w:val="SyntaxRule"/>
      </w:pPr>
      <w:r w:rsidRPr="00E641FE">
        <w:t xml:space="preserve">StatementList </w:t>
      </w:r>
      <w:r w:rsidRPr="00D04346">
        <w:rPr>
          <w:rFonts w:ascii="Arial" w:hAnsi="Arial"/>
          <w:b/>
          <w:i w:val="0"/>
        </w:rPr>
        <w:t>:</w:t>
      </w:r>
    </w:p>
    <w:p w14:paraId="6071943F" w14:textId="77777777" w:rsidR="004C02EF" w:rsidRPr="00E641FE" w:rsidRDefault="004C02EF" w:rsidP="004C02EF">
      <w:pPr>
        <w:pStyle w:val="SyntaxDefinition"/>
      </w:pPr>
      <w:r w:rsidRPr="00E641FE">
        <w:t>Statement</w:t>
      </w:r>
      <w:r w:rsidRPr="00E641FE">
        <w:br/>
        <w:t>StatementList Statement</w:t>
      </w:r>
    </w:p>
    <w:p w14:paraId="00510EBB" w14:textId="77777777" w:rsidR="004C02EF" w:rsidRPr="002912E1" w:rsidRDefault="004C02EF" w:rsidP="004C02EF">
      <w:pPr>
        <w:pStyle w:val="Syntax"/>
      </w:pPr>
      <w:r w:rsidRPr="002912E1">
        <w:t>Semantics</w:t>
      </w:r>
    </w:p>
    <w:p w14:paraId="40AEC73E" w14:textId="77777777" w:rsidR="004C02EF" w:rsidRDefault="004C02EF" w:rsidP="004C02EF">
      <w:r>
        <w:t xml:space="preserve">The production </w:t>
      </w:r>
      <w:r w:rsidRPr="00E641FE">
        <w:rPr>
          <w:rFonts w:ascii="Times New Roman" w:hAnsi="Times New Roman"/>
          <w:i/>
        </w:rPr>
        <w:t xml:space="preserve">Block </w:t>
      </w:r>
      <w:r>
        <w:rPr>
          <w:b/>
        </w:rPr>
        <w:t>:</w:t>
      </w:r>
      <w:r w:rsidRPr="00E641FE">
        <w:rPr>
          <w:rFonts w:ascii="Times New Roman" w:hAnsi="Times New Roman"/>
          <w:i/>
        </w:rPr>
        <w:t xml:space="preserve"> </w:t>
      </w:r>
      <w:r>
        <w:rPr>
          <w:rFonts w:ascii="Courier New" w:hAnsi="Courier New"/>
          <w:b/>
        </w:rPr>
        <w:t>{</w:t>
      </w:r>
      <w:r>
        <w:t xml:space="preserve"> </w:t>
      </w:r>
      <w:r>
        <w:rPr>
          <w:rFonts w:ascii="Courier New" w:hAnsi="Courier New"/>
          <w:b/>
        </w:rPr>
        <w:t>}</w:t>
      </w:r>
      <w:r>
        <w:rPr>
          <w:b/>
        </w:rPr>
        <w:t xml:space="preserve"> </w:t>
      </w:r>
      <w:r>
        <w:t>is evaluated as follows:</w:t>
      </w:r>
    </w:p>
    <w:p w14:paraId="0C1E6EEB" w14:textId="77777777" w:rsidR="004C02EF" w:rsidRPr="00D828E7" w:rsidRDefault="004C02EF" w:rsidP="004C02EF">
      <w:pPr>
        <w:pStyle w:val="Alg2"/>
        <w:numPr>
          <w:ilvl w:val="0"/>
          <w:numId w:val="108"/>
        </w:numPr>
        <w:spacing w:after="220"/>
      </w:pPr>
      <w:r w:rsidRPr="00D828E7">
        <w:t>Return (</w:t>
      </w:r>
      <w:r w:rsidRPr="00D828E7">
        <w:rPr>
          <w:b/>
        </w:rPr>
        <w:t>normal</w:t>
      </w:r>
      <w:r w:rsidRPr="00D828E7">
        <w:t xml:space="preserve">, </w:t>
      </w:r>
      <w:r w:rsidRPr="00D828E7">
        <w:rPr>
          <w:b/>
        </w:rPr>
        <w:t>empty</w:t>
      </w:r>
      <w:r w:rsidRPr="00D828E7">
        <w:t xml:space="preserve">, </w:t>
      </w:r>
      <w:r w:rsidRPr="00D828E7">
        <w:rPr>
          <w:b/>
        </w:rPr>
        <w:t>empty</w:t>
      </w:r>
      <w:r w:rsidRPr="00D828E7">
        <w:t>).</w:t>
      </w:r>
    </w:p>
    <w:p w14:paraId="0691E39F" w14:textId="77777777" w:rsidR="004C02EF" w:rsidRDefault="004C02EF" w:rsidP="004C02EF">
      <w:r>
        <w:t xml:space="preserve">The production </w:t>
      </w:r>
      <w:r w:rsidRPr="00E641FE">
        <w:rPr>
          <w:rFonts w:ascii="Times New Roman" w:hAnsi="Times New Roman"/>
          <w:i/>
        </w:rPr>
        <w:t xml:space="preserve">Block </w:t>
      </w:r>
      <w:r>
        <w:rPr>
          <w:b/>
        </w:rPr>
        <w:t>:</w:t>
      </w:r>
      <w:r w:rsidRPr="00E641FE">
        <w:rPr>
          <w:rFonts w:ascii="Times New Roman" w:hAnsi="Times New Roman"/>
          <w:i/>
        </w:rPr>
        <w:t xml:space="preserve"> </w:t>
      </w:r>
      <w:r>
        <w:rPr>
          <w:rFonts w:ascii="Courier New" w:hAnsi="Courier New"/>
          <w:b/>
        </w:rPr>
        <w:t>{</w:t>
      </w:r>
      <w:r>
        <w:t xml:space="preserve"> </w:t>
      </w:r>
      <w:r w:rsidRPr="00E641FE">
        <w:rPr>
          <w:rFonts w:ascii="Times New Roman" w:hAnsi="Times New Roman"/>
          <w:i/>
        </w:rPr>
        <w:t>StatementList</w:t>
      </w:r>
      <w:r>
        <w:t xml:space="preserve"> </w:t>
      </w:r>
      <w:r>
        <w:rPr>
          <w:rFonts w:ascii="Courier New" w:hAnsi="Courier New"/>
          <w:b/>
        </w:rPr>
        <w:t>}</w:t>
      </w:r>
      <w:r>
        <w:t>is evaluated as follows:</w:t>
      </w:r>
    </w:p>
    <w:p w14:paraId="25D611B9" w14:textId="77777777" w:rsidR="004C02EF" w:rsidRPr="00D828E7" w:rsidRDefault="004C02EF" w:rsidP="004C02EF">
      <w:pPr>
        <w:pStyle w:val="Alg2"/>
        <w:numPr>
          <w:ilvl w:val="0"/>
          <w:numId w:val="109"/>
        </w:numPr>
        <w:spacing w:after="220"/>
      </w:pPr>
      <w:r w:rsidRPr="00D828E7">
        <w:t xml:space="preserve">Return the result of evaluating </w:t>
      </w:r>
      <w:r w:rsidRPr="00E641FE">
        <w:rPr>
          <w:i/>
        </w:rPr>
        <w:t>StatementList</w:t>
      </w:r>
      <w:r w:rsidRPr="00D828E7">
        <w:t>.</w:t>
      </w:r>
    </w:p>
    <w:p w14:paraId="20729A36" w14:textId="77777777" w:rsidR="004C02EF" w:rsidRDefault="004C02EF" w:rsidP="004C02EF">
      <w:r>
        <w:t xml:space="preserve">The production </w:t>
      </w:r>
      <w:r w:rsidRPr="00E641FE">
        <w:rPr>
          <w:rFonts w:ascii="Times New Roman" w:hAnsi="Times New Roman"/>
          <w:i/>
        </w:rPr>
        <w:t xml:space="preserve">StatementList </w:t>
      </w:r>
      <w:r>
        <w:rPr>
          <w:b/>
        </w:rPr>
        <w:t>:</w:t>
      </w:r>
      <w:r w:rsidRPr="00E641FE">
        <w:rPr>
          <w:rFonts w:ascii="Times New Roman" w:hAnsi="Times New Roman"/>
          <w:i/>
        </w:rPr>
        <w:t xml:space="preserve"> Statement</w:t>
      </w:r>
      <w:r>
        <w:t xml:space="preserve"> is evaluated as follows:</w:t>
      </w:r>
    </w:p>
    <w:p w14:paraId="6792BF57" w14:textId="77777777" w:rsidR="004C02EF" w:rsidRPr="00D828E7" w:rsidRDefault="004C02EF" w:rsidP="004C02EF">
      <w:pPr>
        <w:pStyle w:val="Alg2"/>
        <w:keepNext/>
        <w:numPr>
          <w:ilvl w:val="0"/>
          <w:numId w:val="110"/>
        </w:numPr>
      </w:pPr>
      <w:r w:rsidRPr="00D828E7">
        <w:t xml:space="preserve">Let </w:t>
      </w:r>
      <w:r w:rsidRPr="00E32218">
        <w:rPr>
          <w:i/>
        </w:rPr>
        <w:t>s</w:t>
      </w:r>
      <w:r w:rsidRPr="00D828E7">
        <w:t xml:space="preserve"> be the result of evaluating </w:t>
      </w:r>
      <w:r w:rsidRPr="00E641FE">
        <w:rPr>
          <w:i/>
        </w:rPr>
        <w:t>Statement</w:t>
      </w:r>
      <w:r w:rsidRPr="00D828E7">
        <w:t>.</w:t>
      </w:r>
    </w:p>
    <w:p w14:paraId="03C34F84" w14:textId="77777777" w:rsidR="004C02EF" w:rsidRPr="00D828E7" w:rsidRDefault="004C02EF" w:rsidP="004C02EF">
      <w:pPr>
        <w:pStyle w:val="Alg2"/>
        <w:numPr>
          <w:ilvl w:val="0"/>
          <w:numId w:val="110"/>
        </w:numPr>
      </w:pPr>
      <w:commentRangeStart w:id="4125"/>
      <w:r w:rsidRPr="00D828E7">
        <w:t>If an exception was thrown</w:t>
      </w:r>
      <w:commentRangeEnd w:id="4125"/>
      <w:r w:rsidR="00744C74">
        <w:rPr>
          <w:rStyle w:val="af4"/>
          <w:rFonts w:ascii="Arial" w:eastAsia="MS Mincho" w:hAnsi="Arial"/>
          <w:spacing w:val="0"/>
          <w:lang w:eastAsia="ja-JP"/>
        </w:rPr>
        <w:commentReference w:id="4125"/>
      </w:r>
      <w:r w:rsidRPr="00D828E7">
        <w:t>, return (</w:t>
      </w:r>
      <w:r w:rsidRPr="00D828E7">
        <w:rPr>
          <w:rFonts w:ascii="Arial" w:hAnsi="Arial" w:cs="Arial"/>
        </w:rPr>
        <w:t>throw</w:t>
      </w:r>
      <w:r w:rsidRPr="00D828E7">
        <w:t xml:space="preserve">, </w:t>
      </w:r>
      <w:r w:rsidRPr="00E32218">
        <w:rPr>
          <w:i/>
        </w:rPr>
        <w:t>V</w:t>
      </w:r>
      <w:r w:rsidRPr="00D828E7">
        <w:t xml:space="preserve">, </w:t>
      </w:r>
      <w:r w:rsidRPr="00D828E7">
        <w:rPr>
          <w:rFonts w:ascii="Arial" w:hAnsi="Arial" w:cs="Arial"/>
        </w:rPr>
        <w:t>empty</w:t>
      </w:r>
      <w:r w:rsidRPr="00D828E7">
        <w:t xml:space="preserve">) where </w:t>
      </w:r>
      <w:r w:rsidRPr="00E32218">
        <w:rPr>
          <w:i/>
        </w:rPr>
        <w:t>V</w:t>
      </w:r>
      <w:r w:rsidRPr="00D828E7">
        <w:t xml:space="preserve"> is the exception. (Execution now proceeds as if no exception were thrown.)</w:t>
      </w:r>
    </w:p>
    <w:p w14:paraId="76CE256F" w14:textId="77777777" w:rsidR="004C02EF" w:rsidRPr="00D828E7" w:rsidRDefault="004C02EF" w:rsidP="004C02EF">
      <w:pPr>
        <w:pStyle w:val="Alg2"/>
        <w:numPr>
          <w:ilvl w:val="0"/>
          <w:numId w:val="110"/>
        </w:numPr>
        <w:spacing w:after="220"/>
      </w:pPr>
      <w:r w:rsidRPr="00D828E7">
        <w:t xml:space="preserve">Return </w:t>
      </w:r>
      <w:r w:rsidRPr="00E32218">
        <w:rPr>
          <w:i/>
        </w:rPr>
        <w:t>s</w:t>
      </w:r>
      <w:r w:rsidRPr="00D828E7">
        <w:t>.</w:t>
      </w:r>
    </w:p>
    <w:p w14:paraId="5D7F1327" w14:textId="77777777" w:rsidR="004C02EF" w:rsidRDefault="004C02EF" w:rsidP="004C02EF">
      <w:r>
        <w:t xml:space="preserve">The production </w:t>
      </w:r>
      <w:r w:rsidRPr="00E641FE">
        <w:rPr>
          <w:rFonts w:ascii="Times New Roman" w:hAnsi="Times New Roman"/>
          <w:i/>
        </w:rPr>
        <w:t xml:space="preserve">StatementList </w:t>
      </w:r>
      <w:r>
        <w:rPr>
          <w:b/>
        </w:rPr>
        <w:t>:</w:t>
      </w:r>
      <w:r w:rsidRPr="00E641FE">
        <w:rPr>
          <w:rFonts w:ascii="Times New Roman" w:hAnsi="Times New Roman"/>
          <w:i/>
        </w:rPr>
        <w:t xml:space="preserve"> StatementList Statement</w:t>
      </w:r>
      <w:r>
        <w:t xml:space="preserve"> is evaluated as follows:</w:t>
      </w:r>
      <w:bookmarkStart w:id="4126" w:name="_Toc382212710"/>
    </w:p>
    <w:p w14:paraId="6F0E9482" w14:textId="77777777" w:rsidR="004C02EF" w:rsidRPr="00D828E7" w:rsidRDefault="004C02EF" w:rsidP="004C02EF">
      <w:pPr>
        <w:pStyle w:val="Alg2"/>
        <w:numPr>
          <w:ilvl w:val="0"/>
          <w:numId w:val="111"/>
        </w:numPr>
      </w:pPr>
      <w:r w:rsidRPr="00D828E7">
        <w:t xml:space="preserve">Let </w:t>
      </w:r>
      <w:r w:rsidRPr="00E32218">
        <w:rPr>
          <w:i/>
        </w:rPr>
        <w:t>sl</w:t>
      </w:r>
      <w:r w:rsidRPr="00D828E7">
        <w:t xml:space="preserve"> be the result of evaluating</w:t>
      </w:r>
      <w:r w:rsidRPr="00D828E7" w:rsidDel="00862F49">
        <w:t xml:space="preserve"> </w:t>
      </w:r>
      <w:r w:rsidRPr="00E641FE">
        <w:rPr>
          <w:i/>
        </w:rPr>
        <w:t>StatementList</w:t>
      </w:r>
      <w:bookmarkEnd w:id="4126"/>
      <w:r w:rsidRPr="00D828E7">
        <w:t>.</w:t>
      </w:r>
    </w:p>
    <w:p w14:paraId="1D643B29" w14:textId="77777777" w:rsidR="004C02EF" w:rsidRPr="00D828E7" w:rsidRDefault="004C02EF" w:rsidP="004C02EF">
      <w:pPr>
        <w:pStyle w:val="Alg2"/>
        <w:numPr>
          <w:ilvl w:val="0"/>
          <w:numId w:val="111"/>
        </w:numPr>
      </w:pPr>
      <w:r w:rsidRPr="00D828E7">
        <w:t xml:space="preserve">If </w:t>
      </w:r>
      <w:r w:rsidRPr="00E32218">
        <w:rPr>
          <w:i/>
        </w:rPr>
        <w:t>sl</w:t>
      </w:r>
      <w:r w:rsidRPr="00D828E7">
        <w:t xml:space="preserve"> is an abrupt completion, return </w:t>
      </w:r>
      <w:r w:rsidRPr="00E32218">
        <w:rPr>
          <w:i/>
        </w:rPr>
        <w:t>sl</w:t>
      </w:r>
      <w:r w:rsidRPr="00D828E7">
        <w:t>.</w:t>
      </w:r>
      <w:bookmarkStart w:id="4127" w:name="_Toc382212711"/>
    </w:p>
    <w:p w14:paraId="293E5828" w14:textId="77777777" w:rsidR="004C02EF" w:rsidRPr="00D828E7" w:rsidRDefault="004C02EF" w:rsidP="004C02EF">
      <w:pPr>
        <w:pStyle w:val="Alg2"/>
        <w:numPr>
          <w:ilvl w:val="0"/>
          <w:numId w:val="111"/>
        </w:numPr>
      </w:pPr>
      <w:r w:rsidRPr="00D828E7">
        <w:t xml:space="preserve">Let </w:t>
      </w:r>
      <w:r w:rsidRPr="00D828E7">
        <w:rPr>
          <w:i/>
        </w:rPr>
        <w:t>s</w:t>
      </w:r>
      <w:r w:rsidRPr="00D828E7">
        <w:t xml:space="preserve"> be the result of evaluating </w:t>
      </w:r>
      <w:r w:rsidRPr="00E641FE">
        <w:rPr>
          <w:i/>
        </w:rPr>
        <w:t>Statement</w:t>
      </w:r>
      <w:bookmarkEnd w:id="4127"/>
      <w:r w:rsidRPr="00D828E7">
        <w:t>.</w:t>
      </w:r>
    </w:p>
    <w:p w14:paraId="57C8BC37" w14:textId="77777777" w:rsidR="004C02EF" w:rsidRPr="00D828E7" w:rsidRDefault="004C02EF" w:rsidP="004C02EF">
      <w:pPr>
        <w:pStyle w:val="Alg2"/>
        <w:numPr>
          <w:ilvl w:val="0"/>
          <w:numId w:val="111"/>
        </w:numPr>
      </w:pPr>
      <w:r w:rsidRPr="00D828E7">
        <w:t>If an exception was thrown, return (</w:t>
      </w:r>
      <w:r w:rsidRPr="00D828E7">
        <w:rPr>
          <w:rFonts w:ascii="Arial" w:hAnsi="Arial" w:cs="Arial"/>
        </w:rPr>
        <w:t>throw</w:t>
      </w:r>
      <w:r w:rsidRPr="00D828E7">
        <w:t xml:space="preserve">, </w:t>
      </w:r>
      <w:r w:rsidRPr="00D828E7">
        <w:rPr>
          <w:i/>
        </w:rPr>
        <w:t>V</w:t>
      </w:r>
      <w:r w:rsidRPr="00D828E7">
        <w:t xml:space="preserve">, </w:t>
      </w:r>
      <w:r w:rsidRPr="00D828E7">
        <w:rPr>
          <w:rFonts w:ascii="Arial" w:hAnsi="Arial" w:cs="Arial"/>
        </w:rPr>
        <w:t>empty</w:t>
      </w:r>
      <w:r w:rsidRPr="00D828E7">
        <w:t xml:space="preserve">) where </w:t>
      </w:r>
      <w:r w:rsidRPr="00D828E7">
        <w:rPr>
          <w:i/>
        </w:rPr>
        <w:t>V</w:t>
      </w:r>
      <w:r w:rsidRPr="00D828E7">
        <w:t xml:space="preserve"> is the exception. (Execution now proceeds as if no exception were thrown.)</w:t>
      </w:r>
    </w:p>
    <w:p w14:paraId="4AE960F9" w14:textId="77777777" w:rsidR="004C02EF" w:rsidRPr="00D828E7" w:rsidRDefault="004C02EF" w:rsidP="004C02EF">
      <w:pPr>
        <w:pStyle w:val="Alg2"/>
        <w:numPr>
          <w:ilvl w:val="0"/>
          <w:numId w:val="111"/>
        </w:numPr>
      </w:pPr>
      <w:r w:rsidRPr="00D828E7">
        <w:t xml:space="preserve">If </w:t>
      </w:r>
      <w:r w:rsidRPr="00D828E7">
        <w:rPr>
          <w:i/>
        </w:rPr>
        <w:t>s</w:t>
      </w:r>
      <w:r w:rsidRPr="00D828E7">
        <w:t xml:space="preserve">.value is </w:t>
      </w:r>
      <w:r w:rsidRPr="00D828E7">
        <w:rPr>
          <w:rFonts w:ascii="Arial" w:hAnsi="Arial" w:cs="Arial"/>
        </w:rPr>
        <w:t>empty</w:t>
      </w:r>
      <w:r w:rsidRPr="00D828E7">
        <w:t xml:space="preserve">, let </w:t>
      </w:r>
      <w:r w:rsidRPr="00D828E7">
        <w:rPr>
          <w:i/>
        </w:rPr>
        <w:t>V</w:t>
      </w:r>
      <w:r w:rsidRPr="00D828E7">
        <w:t xml:space="preserve"> = </w:t>
      </w:r>
      <w:r w:rsidRPr="00D828E7">
        <w:rPr>
          <w:i/>
        </w:rPr>
        <w:t>sl</w:t>
      </w:r>
      <w:r w:rsidRPr="00D828E7">
        <w:t xml:space="preserve">.value, otherwise let </w:t>
      </w:r>
      <w:r w:rsidRPr="00D828E7">
        <w:rPr>
          <w:i/>
        </w:rPr>
        <w:t>V</w:t>
      </w:r>
      <w:r w:rsidRPr="00D828E7">
        <w:t xml:space="preserve"> = </w:t>
      </w:r>
      <w:r w:rsidRPr="00D828E7">
        <w:rPr>
          <w:i/>
        </w:rPr>
        <w:t>s</w:t>
      </w:r>
      <w:r w:rsidRPr="00D828E7">
        <w:t>.value.</w:t>
      </w:r>
    </w:p>
    <w:p w14:paraId="763A05DF" w14:textId="77777777" w:rsidR="004C02EF" w:rsidRPr="00D828E7" w:rsidRDefault="004C02EF" w:rsidP="004C02EF">
      <w:pPr>
        <w:pStyle w:val="Alg2"/>
        <w:numPr>
          <w:ilvl w:val="0"/>
          <w:numId w:val="111"/>
        </w:numPr>
        <w:spacing w:after="220"/>
      </w:pPr>
      <w:r w:rsidRPr="00D828E7">
        <w:t>Return (</w:t>
      </w:r>
      <w:r w:rsidRPr="00D828E7">
        <w:rPr>
          <w:i/>
        </w:rPr>
        <w:t>s</w:t>
      </w:r>
      <w:r w:rsidRPr="00D828E7">
        <w:t xml:space="preserve">.type, </w:t>
      </w:r>
      <w:r w:rsidRPr="00D828E7">
        <w:rPr>
          <w:i/>
        </w:rPr>
        <w:t>V</w:t>
      </w:r>
      <w:r w:rsidRPr="00D828E7">
        <w:t xml:space="preserve">, </w:t>
      </w:r>
      <w:r w:rsidRPr="00D828E7">
        <w:rPr>
          <w:i/>
        </w:rPr>
        <w:t>s</w:t>
      </w:r>
      <w:r w:rsidRPr="00D828E7">
        <w:t>.target).</w:t>
      </w:r>
    </w:p>
    <w:p w14:paraId="2B003EEA" w14:textId="77777777" w:rsidR="004C02EF" w:rsidRDefault="004C02EF" w:rsidP="004C02EF">
      <w:pPr>
        <w:pStyle w:val="Note"/>
        <w:spacing w:after="60"/>
      </w:pPr>
      <w:bookmarkStart w:id="4128" w:name="_Toc417706216"/>
      <w:bookmarkStart w:id="4129" w:name="_Ref440445249"/>
      <w:bookmarkStart w:id="4130" w:name="_Ref457437644"/>
      <w:bookmarkStart w:id="4131" w:name="_Ref457437645"/>
      <w:bookmarkStart w:id="4132" w:name="_Ref457437646"/>
      <w:bookmarkStart w:id="4133" w:name="_Ref457437647"/>
      <w:bookmarkStart w:id="4134" w:name="_Ref457437648"/>
      <w:bookmarkStart w:id="4135" w:name="_Ref457437652"/>
      <w:bookmarkStart w:id="4136" w:name="_Ref457437653"/>
      <w:bookmarkStart w:id="4137" w:name="_Ref457708381"/>
      <w:bookmarkStart w:id="4138" w:name="_Ref457792811"/>
      <w:bookmarkStart w:id="4139" w:name="_Toc472818876"/>
      <w:bookmarkStart w:id="4140" w:name="_Toc235503450"/>
      <w:bookmarkStart w:id="4141" w:name="_Toc241509225"/>
      <w:bookmarkStart w:id="4142" w:name="_Toc244416712"/>
      <w:r w:rsidRPr="00C14EAC">
        <w:t>NOTE</w:t>
      </w:r>
      <w:r w:rsidRPr="00C14EAC">
        <w:tab/>
      </w:r>
      <w:r>
        <w:t xml:space="preserve">Steps 5 and 6 of the above algoritm ensure that the value of a </w:t>
      </w:r>
      <w:r w:rsidRPr="00E641FE">
        <w:rPr>
          <w:rFonts w:ascii="Times New Roman" w:hAnsi="Times New Roman"/>
          <w:i/>
        </w:rPr>
        <w:t xml:space="preserve">StatementList </w:t>
      </w:r>
      <w:r>
        <w:t xml:space="preserve">is the value of the last value producing </w:t>
      </w:r>
      <w:r w:rsidRPr="00E641FE">
        <w:rPr>
          <w:i/>
        </w:rPr>
        <w:t>Statement</w:t>
      </w:r>
      <w:r>
        <w:t xml:space="preserve"> in the </w:t>
      </w:r>
      <w:r w:rsidRPr="00E641FE">
        <w:rPr>
          <w:rFonts w:ascii="Times New Roman" w:hAnsi="Times New Roman"/>
          <w:i/>
        </w:rPr>
        <w:t>StatementList</w:t>
      </w:r>
      <w:r>
        <w:t xml:space="preserve">.  For example, the following calls to the </w:t>
      </w:r>
      <w:r w:rsidRPr="001233D1">
        <w:rPr>
          <w:rFonts w:ascii="Courier New" w:hAnsi="Courier New" w:cs="Courier New"/>
          <w:b/>
        </w:rPr>
        <w:t>eval</w:t>
      </w:r>
      <w:r>
        <w:t xml:space="preserve"> function all return the value 1:</w:t>
      </w:r>
    </w:p>
    <w:p w14:paraId="437A5712" w14:textId="77777777" w:rsidR="004C02EF" w:rsidRPr="00C1174B" w:rsidRDefault="004C02EF" w:rsidP="004C02EF">
      <w:pPr>
        <w:ind w:left="720"/>
        <w:contextualSpacing/>
        <w:rPr>
          <w:rFonts w:ascii="Courier New" w:hAnsi="Courier New" w:cs="Courier New"/>
          <w:b/>
          <w:sz w:val="18"/>
          <w:szCs w:val="18"/>
        </w:rPr>
      </w:pPr>
      <w:r w:rsidRPr="00C1174B">
        <w:rPr>
          <w:rFonts w:ascii="Courier New" w:hAnsi="Courier New" w:cs="Courier New"/>
          <w:b/>
          <w:sz w:val="18"/>
          <w:szCs w:val="18"/>
        </w:rPr>
        <w:t>eval("1;;;;;")</w:t>
      </w:r>
    </w:p>
    <w:p w14:paraId="476B32FE" w14:textId="77777777" w:rsidR="004C02EF" w:rsidRPr="00C1174B" w:rsidRDefault="004C02EF" w:rsidP="004C02EF">
      <w:pPr>
        <w:ind w:left="720"/>
        <w:contextualSpacing/>
        <w:rPr>
          <w:rFonts w:ascii="Courier New" w:hAnsi="Courier New" w:cs="Courier New"/>
          <w:b/>
          <w:sz w:val="18"/>
          <w:szCs w:val="18"/>
        </w:rPr>
      </w:pPr>
      <w:r w:rsidRPr="00C1174B">
        <w:rPr>
          <w:rFonts w:ascii="Courier New" w:hAnsi="Courier New" w:cs="Courier New"/>
          <w:b/>
          <w:sz w:val="18"/>
          <w:szCs w:val="18"/>
        </w:rPr>
        <w:t>eval("1;{}")</w:t>
      </w:r>
    </w:p>
    <w:p w14:paraId="769011DD" w14:textId="77777777" w:rsidR="004C02EF" w:rsidRPr="00C1174B" w:rsidRDefault="004C02EF" w:rsidP="004C02EF">
      <w:pPr>
        <w:ind w:left="720"/>
        <w:rPr>
          <w:rFonts w:ascii="Courier New" w:hAnsi="Courier New" w:cs="Courier New"/>
          <w:b/>
          <w:sz w:val="18"/>
          <w:szCs w:val="18"/>
        </w:rPr>
      </w:pPr>
      <w:r w:rsidRPr="00C1174B">
        <w:rPr>
          <w:rFonts w:ascii="Courier New" w:hAnsi="Courier New" w:cs="Courier New"/>
          <w:b/>
          <w:sz w:val="18"/>
          <w:szCs w:val="18"/>
        </w:rPr>
        <w:t>eval("1;var a;")</w:t>
      </w:r>
    </w:p>
    <w:p w14:paraId="100A3217" w14:textId="77777777" w:rsidR="004C02EF" w:rsidRDefault="004C02EF" w:rsidP="003A4B22">
      <w:pPr>
        <w:pStyle w:val="20"/>
        <w:numPr>
          <w:ilvl w:val="0"/>
          <w:numId w:val="0"/>
        </w:numPr>
      </w:pPr>
      <w:bookmarkStart w:id="4143" w:name="_Toc276631076"/>
      <w:bookmarkStart w:id="4144" w:name="_Toc153968465"/>
      <w:r>
        <w:t>12.2</w:t>
      </w:r>
      <w:r>
        <w:tab/>
        <w:t xml:space="preserve">Variable </w:t>
      </w:r>
      <w:bookmarkEnd w:id="4128"/>
      <w:bookmarkEnd w:id="4129"/>
      <w:bookmarkEnd w:id="4130"/>
      <w:bookmarkEnd w:id="4131"/>
      <w:bookmarkEnd w:id="4132"/>
      <w:bookmarkEnd w:id="4133"/>
      <w:bookmarkEnd w:id="4134"/>
      <w:bookmarkEnd w:id="4135"/>
      <w:bookmarkEnd w:id="4136"/>
      <w:bookmarkEnd w:id="4137"/>
      <w:bookmarkEnd w:id="4138"/>
      <w:bookmarkEnd w:id="4139"/>
      <w:bookmarkEnd w:id="4140"/>
      <w:r>
        <w:t>Statement</w:t>
      </w:r>
      <w:bookmarkEnd w:id="4141"/>
      <w:bookmarkEnd w:id="4142"/>
      <w:bookmarkEnd w:id="4143"/>
      <w:bookmarkEnd w:id="4144"/>
    </w:p>
    <w:p w14:paraId="723057EC" w14:textId="77777777" w:rsidR="004C02EF" w:rsidRDefault="004C02EF" w:rsidP="004C02EF">
      <w:pPr>
        <w:pStyle w:val="Syntax"/>
      </w:pPr>
      <w:r w:rsidRPr="002912E1">
        <w:t>Syntax</w:t>
      </w:r>
    </w:p>
    <w:p w14:paraId="43A9E215" w14:textId="77777777" w:rsidR="004C02EF" w:rsidRPr="00E641FE" w:rsidRDefault="004C02EF" w:rsidP="004C02EF">
      <w:pPr>
        <w:pStyle w:val="SyntaxRule"/>
      </w:pPr>
      <w:r w:rsidRPr="00E641FE">
        <w:t xml:space="preserve">VariableStatement </w:t>
      </w:r>
      <w:r w:rsidRPr="00D04346">
        <w:rPr>
          <w:rFonts w:ascii="Arial" w:hAnsi="Arial"/>
          <w:b/>
          <w:i w:val="0"/>
        </w:rPr>
        <w:t>:</w:t>
      </w:r>
    </w:p>
    <w:p w14:paraId="67532874" w14:textId="77777777" w:rsidR="004C02EF" w:rsidRPr="00E641FE" w:rsidRDefault="004C02EF" w:rsidP="004C02EF">
      <w:pPr>
        <w:pStyle w:val="SyntaxDefinition"/>
      </w:pPr>
      <w:r w:rsidRPr="00C226F6">
        <w:rPr>
          <w:rFonts w:ascii="Courier New" w:hAnsi="Courier New"/>
          <w:b/>
          <w:i w:val="0"/>
        </w:rPr>
        <w:t>var</w:t>
      </w:r>
      <w:r w:rsidRPr="00E641FE">
        <w:t xml:space="preserve"> VariableDeclarationList </w:t>
      </w:r>
      <w:r w:rsidRPr="00C226F6">
        <w:rPr>
          <w:rFonts w:ascii="Courier New" w:hAnsi="Courier New"/>
          <w:b/>
          <w:i w:val="0"/>
        </w:rPr>
        <w:t>;</w:t>
      </w:r>
    </w:p>
    <w:p w14:paraId="7C43C866" w14:textId="77777777" w:rsidR="004C02EF" w:rsidRPr="00E641FE" w:rsidRDefault="004C02EF" w:rsidP="004C02EF">
      <w:pPr>
        <w:pStyle w:val="SyntaxRule"/>
      </w:pPr>
      <w:r w:rsidRPr="00E641FE">
        <w:t xml:space="preserve">VariableDeclarationList </w:t>
      </w:r>
      <w:r w:rsidRPr="00D04346">
        <w:rPr>
          <w:rFonts w:ascii="Arial" w:hAnsi="Arial"/>
          <w:b/>
          <w:i w:val="0"/>
        </w:rPr>
        <w:t>:</w:t>
      </w:r>
    </w:p>
    <w:p w14:paraId="4F6BDE39" w14:textId="77777777" w:rsidR="004C02EF" w:rsidRPr="00E641FE" w:rsidRDefault="004C02EF" w:rsidP="004C02EF">
      <w:pPr>
        <w:pStyle w:val="SyntaxDefinition"/>
      </w:pPr>
      <w:r w:rsidRPr="00E641FE">
        <w:t>VariableDeclaration</w:t>
      </w:r>
      <w:r w:rsidRPr="00E641FE">
        <w:br/>
        <w:t xml:space="preserve">VariableDeclarationList </w:t>
      </w:r>
      <w:r w:rsidRPr="00C226F6">
        <w:rPr>
          <w:rFonts w:ascii="Courier New" w:hAnsi="Courier New"/>
          <w:b/>
          <w:i w:val="0"/>
        </w:rPr>
        <w:t>,</w:t>
      </w:r>
      <w:r w:rsidRPr="00E641FE">
        <w:t xml:space="preserve"> VariableDeclaration</w:t>
      </w:r>
    </w:p>
    <w:p w14:paraId="78392392" w14:textId="77777777" w:rsidR="004C02EF" w:rsidRPr="00E641FE" w:rsidRDefault="004C02EF" w:rsidP="004C02EF">
      <w:pPr>
        <w:pStyle w:val="SyntaxRule"/>
      </w:pPr>
      <w:r w:rsidRPr="00E641FE">
        <w:t xml:space="preserve">VariableDeclarationListNoIn </w:t>
      </w:r>
      <w:r w:rsidRPr="00D04346">
        <w:rPr>
          <w:rFonts w:ascii="Arial" w:hAnsi="Arial"/>
          <w:b/>
          <w:i w:val="0"/>
        </w:rPr>
        <w:t>:</w:t>
      </w:r>
    </w:p>
    <w:p w14:paraId="43168356" w14:textId="77777777" w:rsidR="004C02EF" w:rsidRPr="00E641FE" w:rsidRDefault="004C02EF" w:rsidP="004C02EF">
      <w:pPr>
        <w:pStyle w:val="SyntaxDefinition"/>
      </w:pPr>
      <w:r w:rsidRPr="00E641FE">
        <w:t>VariableDeclarationNoIn</w:t>
      </w:r>
      <w:r w:rsidRPr="00E641FE">
        <w:br/>
        <w:t xml:space="preserve">VariableDeclarationListNoIn </w:t>
      </w:r>
      <w:r w:rsidRPr="00C226F6">
        <w:rPr>
          <w:rFonts w:ascii="Courier New" w:hAnsi="Courier New"/>
          <w:b/>
          <w:i w:val="0"/>
        </w:rPr>
        <w:t>,</w:t>
      </w:r>
      <w:r w:rsidRPr="00E641FE">
        <w:t xml:space="preserve"> VariableDeclarationNoIn</w:t>
      </w:r>
    </w:p>
    <w:p w14:paraId="51B95847" w14:textId="77777777" w:rsidR="004C02EF" w:rsidRPr="00E641FE" w:rsidRDefault="004C02EF" w:rsidP="004C02EF">
      <w:pPr>
        <w:pStyle w:val="SyntaxRule"/>
      </w:pPr>
      <w:r w:rsidRPr="00E641FE">
        <w:t xml:space="preserve">VariableDeclaration </w:t>
      </w:r>
      <w:r w:rsidRPr="00D04346">
        <w:rPr>
          <w:rFonts w:ascii="Arial" w:hAnsi="Arial"/>
          <w:b/>
          <w:i w:val="0"/>
        </w:rPr>
        <w:t>:</w:t>
      </w:r>
    </w:p>
    <w:p w14:paraId="4E7C740F" w14:textId="77777777" w:rsidR="004C02EF" w:rsidRPr="00E641FE" w:rsidRDefault="004C02EF" w:rsidP="004C02EF">
      <w:pPr>
        <w:pStyle w:val="SyntaxDefinition"/>
      </w:pPr>
      <w:r w:rsidRPr="00E641FE">
        <w:t>Identifier Initialiser</w:t>
      </w:r>
      <w:r w:rsidRPr="005E74B3">
        <w:rPr>
          <w:rFonts w:ascii="Arial" w:hAnsi="Arial" w:cs="Arial"/>
          <w:i w:val="0"/>
          <w:vertAlign w:val="subscript"/>
        </w:rPr>
        <w:t>opt</w:t>
      </w:r>
    </w:p>
    <w:p w14:paraId="177D3C3E" w14:textId="77777777" w:rsidR="004C02EF" w:rsidRPr="00E641FE" w:rsidRDefault="004C02EF" w:rsidP="004C02EF">
      <w:pPr>
        <w:pStyle w:val="SyntaxRule"/>
      </w:pPr>
      <w:r w:rsidRPr="00E641FE">
        <w:t xml:space="preserve">VariableDeclarationNoIn </w:t>
      </w:r>
      <w:r w:rsidRPr="00D04346">
        <w:rPr>
          <w:rFonts w:ascii="Arial" w:hAnsi="Arial"/>
          <w:b/>
          <w:i w:val="0"/>
        </w:rPr>
        <w:t>:</w:t>
      </w:r>
    </w:p>
    <w:p w14:paraId="3A7CD35E" w14:textId="77777777" w:rsidR="004C02EF" w:rsidRPr="00E641FE" w:rsidRDefault="004C02EF" w:rsidP="004C02EF">
      <w:pPr>
        <w:pStyle w:val="SyntaxDefinition"/>
      </w:pPr>
      <w:r w:rsidRPr="00E641FE">
        <w:t>Identifier InitialiserNoIn</w:t>
      </w:r>
      <w:r w:rsidRPr="005E74B3">
        <w:rPr>
          <w:rFonts w:ascii="Arial" w:hAnsi="Arial" w:cs="Arial"/>
          <w:i w:val="0"/>
          <w:vertAlign w:val="subscript"/>
        </w:rPr>
        <w:t>opt</w:t>
      </w:r>
    </w:p>
    <w:p w14:paraId="61C58381" w14:textId="77777777" w:rsidR="004C02EF" w:rsidRPr="00E641FE" w:rsidRDefault="004C02EF" w:rsidP="004C02EF">
      <w:pPr>
        <w:pStyle w:val="SyntaxRule"/>
      </w:pPr>
      <w:r w:rsidRPr="00E641FE">
        <w:t xml:space="preserve">Initialiser </w:t>
      </w:r>
      <w:r w:rsidRPr="00D04346">
        <w:rPr>
          <w:rFonts w:ascii="Arial" w:hAnsi="Arial"/>
          <w:b/>
          <w:i w:val="0"/>
        </w:rPr>
        <w:t>:</w:t>
      </w:r>
    </w:p>
    <w:p w14:paraId="7152DB34" w14:textId="77777777" w:rsidR="004C02EF" w:rsidRPr="00E641FE" w:rsidRDefault="004C02EF" w:rsidP="004C02EF">
      <w:pPr>
        <w:pStyle w:val="SyntaxDefinition"/>
      </w:pPr>
      <w:r w:rsidRPr="00C226F6">
        <w:rPr>
          <w:rFonts w:ascii="Courier New" w:hAnsi="Courier New"/>
          <w:b/>
          <w:i w:val="0"/>
        </w:rPr>
        <w:t>=</w:t>
      </w:r>
      <w:r w:rsidRPr="00E641FE">
        <w:t xml:space="preserve"> AssignmentExpression</w:t>
      </w:r>
    </w:p>
    <w:p w14:paraId="12B056F3" w14:textId="77777777" w:rsidR="004C02EF" w:rsidRPr="00E641FE" w:rsidRDefault="004C02EF" w:rsidP="004C02EF">
      <w:pPr>
        <w:pStyle w:val="SyntaxRule"/>
      </w:pPr>
      <w:r w:rsidRPr="00E641FE">
        <w:t xml:space="preserve">InitialiserNoIn </w:t>
      </w:r>
      <w:r w:rsidRPr="00D04346">
        <w:rPr>
          <w:rFonts w:ascii="Arial" w:hAnsi="Arial"/>
          <w:b/>
          <w:i w:val="0"/>
        </w:rPr>
        <w:t>:</w:t>
      </w:r>
    </w:p>
    <w:p w14:paraId="120461E6" w14:textId="77777777" w:rsidR="00473B27" w:rsidRPr="00E641FE" w:rsidRDefault="004C02EF" w:rsidP="00473B27">
      <w:pPr>
        <w:pStyle w:val="SyntaxDefinition"/>
      </w:pPr>
      <w:r w:rsidRPr="00C226F6">
        <w:rPr>
          <w:rFonts w:ascii="Courier New" w:hAnsi="Courier New"/>
          <w:b/>
          <w:i w:val="0"/>
        </w:rPr>
        <w:t>=</w:t>
      </w:r>
      <w:r w:rsidRPr="00E641FE">
        <w:t xml:space="preserve"> AssignmentExpressionNoIn</w:t>
      </w:r>
    </w:p>
    <w:p w14:paraId="4D2C822E" w14:textId="77777777" w:rsidR="00542957" w:rsidRPr="00586549" w:rsidRDefault="00542957" w:rsidP="00542957">
      <w:pPr>
        <w:pStyle w:val="SyntaxRule"/>
        <w:rPr>
          <w:ins w:id="4145" w:author="Allen Wirfs-Brock" w:date="2011-07-11T10:33:00Z"/>
          <w:rFonts w:ascii="Arial" w:hAnsi="Arial"/>
        </w:rPr>
      </w:pPr>
      <w:ins w:id="4146" w:author="Allen Wirfs-Brock" w:date="2011-07-11T10:34:00Z">
        <w:r>
          <w:t>Binding</w:t>
        </w:r>
      </w:ins>
      <w:ins w:id="4147" w:author="Allen Wirfs-Brock" w:date="2011-07-11T10:33:00Z">
        <w:r>
          <w:t xml:space="preserve">Pattern </w:t>
        </w:r>
        <w:r w:rsidRPr="00D04346">
          <w:rPr>
            <w:rFonts w:ascii="Arial" w:hAnsi="Arial"/>
            <w:b/>
            <w:i w:val="0"/>
          </w:rPr>
          <w:t>:</w:t>
        </w:r>
      </w:ins>
    </w:p>
    <w:p w14:paraId="3F8AFF72" w14:textId="77777777" w:rsidR="00542957" w:rsidRDefault="00542957" w:rsidP="00542957">
      <w:pPr>
        <w:pStyle w:val="SyntaxDefinition"/>
        <w:rPr>
          <w:ins w:id="4148" w:author="Allen Wirfs-Brock" w:date="2011-07-11T10:33:00Z"/>
          <w:rFonts w:ascii="Courier New" w:hAnsi="Courier New" w:cs="Courier New"/>
          <w:b/>
          <w:i w:val="0"/>
        </w:rPr>
      </w:pPr>
      <w:ins w:id="4149" w:author="Allen Wirfs-Brock" w:date="2011-07-11T10:33:00Z">
        <w:r>
          <w:t>Object</w:t>
        </w:r>
      </w:ins>
      <w:ins w:id="4150" w:author="Allen Wirfs-Brock" w:date="2011-07-11T10:34:00Z">
        <w:r>
          <w:t>Binding</w:t>
        </w:r>
      </w:ins>
      <w:ins w:id="4151" w:author="Allen Wirfs-Brock" w:date="2011-07-11T10:33:00Z">
        <w:r>
          <w:t>Pattern</w:t>
        </w:r>
        <w:r>
          <w:br/>
          <w:t>Array</w:t>
        </w:r>
      </w:ins>
      <w:ins w:id="4152" w:author="Allen Wirfs-Brock" w:date="2011-07-11T10:34:00Z">
        <w:r>
          <w:t>Binding</w:t>
        </w:r>
      </w:ins>
      <w:ins w:id="4153" w:author="Allen Wirfs-Brock" w:date="2011-07-11T10:33:00Z">
        <w:r>
          <w:t>Pattern</w:t>
        </w:r>
        <w:r>
          <w:rPr>
            <w:rFonts w:ascii="Courier New" w:hAnsi="Courier New" w:cs="Courier New"/>
            <w:b/>
            <w:i w:val="0"/>
          </w:rPr>
          <w:t xml:space="preserve"> </w:t>
        </w:r>
      </w:ins>
    </w:p>
    <w:p w14:paraId="52767EFF" w14:textId="77777777" w:rsidR="00542957" w:rsidRPr="00586549" w:rsidRDefault="00542957" w:rsidP="00542957">
      <w:pPr>
        <w:pStyle w:val="SyntaxRule"/>
        <w:rPr>
          <w:ins w:id="4154" w:author="Allen Wirfs-Brock" w:date="2011-07-11T10:33:00Z"/>
          <w:rFonts w:ascii="Arial" w:hAnsi="Arial"/>
        </w:rPr>
      </w:pPr>
      <w:ins w:id="4155" w:author="Allen Wirfs-Brock" w:date="2011-07-11T10:33:00Z">
        <w:r>
          <w:t>Object</w:t>
        </w:r>
      </w:ins>
      <w:ins w:id="4156" w:author="Allen Wirfs-Brock" w:date="2011-07-11T10:34:00Z">
        <w:r>
          <w:t>Binding</w:t>
        </w:r>
      </w:ins>
      <w:ins w:id="4157" w:author="Allen Wirfs-Brock" w:date="2011-07-11T10:33:00Z">
        <w:r>
          <w:t xml:space="preserve">Pattern </w:t>
        </w:r>
        <w:r w:rsidRPr="00D04346">
          <w:rPr>
            <w:rFonts w:ascii="Arial" w:hAnsi="Arial"/>
            <w:b/>
            <w:i w:val="0"/>
          </w:rPr>
          <w:t>:</w:t>
        </w:r>
      </w:ins>
    </w:p>
    <w:p w14:paraId="26F2DA86" w14:textId="77777777" w:rsidR="00542957" w:rsidRDefault="00542957" w:rsidP="00542957">
      <w:pPr>
        <w:pStyle w:val="SyntaxDefinition"/>
        <w:rPr>
          <w:ins w:id="4158" w:author="Allen Wirfs-Brock" w:date="2011-07-11T10:33:00Z"/>
          <w:rFonts w:ascii="Courier New" w:hAnsi="Courier New" w:cs="Courier New"/>
          <w:b/>
          <w:i w:val="0"/>
        </w:rPr>
      </w:pPr>
      <w:commentRangeStart w:id="4159"/>
      <w:ins w:id="4160" w:author="Allen Wirfs-Brock" w:date="2011-07-11T10:33:00Z">
        <w:r>
          <w:rPr>
            <w:rFonts w:ascii="Courier New" w:hAnsi="Courier New" w:cs="Courier New"/>
            <w:b/>
            <w:i w:val="0"/>
          </w:rPr>
          <w:t>{ }</w:t>
        </w:r>
        <w:r>
          <w:rPr>
            <w:rFonts w:ascii="Courier New" w:hAnsi="Courier New" w:cs="Courier New"/>
            <w:b/>
            <w:i w:val="0"/>
          </w:rPr>
          <w:br/>
        </w:r>
      </w:ins>
      <w:commentRangeEnd w:id="4159"/>
      <w:ins w:id="4161" w:author="Allen Wirfs-Brock" w:date="2011-07-11T14:53:00Z">
        <w:r w:rsidR="007B4F56">
          <w:rPr>
            <w:rStyle w:val="af4"/>
            <w:rFonts w:ascii="Arial" w:eastAsia="MS Mincho" w:hAnsi="Arial"/>
            <w:i w:val="0"/>
            <w:lang w:eastAsia="ja-JP"/>
          </w:rPr>
          <w:commentReference w:id="4159"/>
        </w:r>
      </w:ins>
      <w:ins w:id="4163" w:author="Allen Wirfs-Brock" w:date="2011-07-11T10:33:00Z">
        <w:r>
          <w:rPr>
            <w:rFonts w:ascii="Courier New" w:hAnsi="Courier New" w:cs="Courier New"/>
            <w:b/>
            <w:i w:val="0"/>
          </w:rPr>
          <w:t xml:space="preserve">{ </w:t>
        </w:r>
      </w:ins>
      <w:ins w:id="4164" w:author="Allen Wirfs-Brock" w:date="2011-07-11T10:36:00Z">
        <w:r>
          <w:t>Binding</w:t>
        </w:r>
      </w:ins>
      <w:ins w:id="4165" w:author="Allen Wirfs-Brock" w:date="2011-07-11T10:33:00Z">
        <w:r>
          <w:t>PropertyList</w:t>
        </w:r>
        <w:r>
          <w:rPr>
            <w:rFonts w:ascii="Courier New" w:hAnsi="Courier New" w:cs="Courier New"/>
            <w:b/>
            <w:i w:val="0"/>
          </w:rPr>
          <w:t xml:space="preserve"> }</w:t>
        </w:r>
        <w:r>
          <w:rPr>
            <w:rFonts w:ascii="Courier New" w:hAnsi="Courier New" w:cs="Courier New"/>
            <w:b/>
            <w:i w:val="0"/>
          </w:rPr>
          <w:br/>
          <w:t xml:space="preserve">{ </w:t>
        </w:r>
      </w:ins>
      <w:ins w:id="4166" w:author="Allen Wirfs-Brock" w:date="2011-07-11T10:36:00Z">
        <w:r>
          <w:t>Binding</w:t>
        </w:r>
      </w:ins>
      <w:ins w:id="4167" w:author="Allen Wirfs-Brock" w:date="2011-07-11T10:33:00Z">
        <w:r>
          <w:t>PropertyList</w:t>
        </w:r>
        <w:r>
          <w:rPr>
            <w:rFonts w:ascii="Courier New" w:hAnsi="Courier New" w:cs="Courier New"/>
            <w:b/>
            <w:i w:val="0"/>
          </w:rPr>
          <w:t xml:space="preserve"> , }</w:t>
        </w:r>
      </w:ins>
    </w:p>
    <w:p w14:paraId="4DB61102" w14:textId="77777777" w:rsidR="00542957" w:rsidRPr="00586549" w:rsidRDefault="00542957" w:rsidP="00542957">
      <w:pPr>
        <w:pStyle w:val="SyntaxRule"/>
        <w:rPr>
          <w:ins w:id="4168" w:author="Allen Wirfs-Brock" w:date="2011-07-11T10:33:00Z"/>
          <w:rFonts w:ascii="Arial" w:hAnsi="Arial"/>
        </w:rPr>
      </w:pPr>
      <w:ins w:id="4169" w:author="Allen Wirfs-Brock" w:date="2011-07-11T10:33:00Z">
        <w:r>
          <w:t>Array</w:t>
        </w:r>
      </w:ins>
      <w:ins w:id="4170" w:author="Allen Wirfs-Brock" w:date="2011-07-11T10:38:00Z">
        <w:r>
          <w:t>Binding</w:t>
        </w:r>
      </w:ins>
      <w:ins w:id="4171" w:author="Allen Wirfs-Brock" w:date="2011-07-11T10:33:00Z">
        <w:r>
          <w:t xml:space="preserve">Pattern </w:t>
        </w:r>
        <w:r w:rsidRPr="00D04346">
          <w:rPr>
            <w:rFonts w:ascii="Arial" w:hAnsi="Arial"/>
            <w:b/>
            <w:i w:val="0"/>
          </w:rPr>
          <w:t>:</w:t>
        </w:r>
      </w:ins>
    </w:p>
    <w:p w14:paraId="5CB75AC2" w14:textId="77777777" w:rsidR="00542957" w:rsidRDefault="00542957" w:rsidP="00542957">
      <w:pPr>
        <w:pStyle w:val="SyntaxDefinition"/>
        <w:rPr>
          <w:ins w:id="4172" w:author="Allen Wirfs-Brock" w:date="2011-07-11T10:33:00Z"/>
          <w:rFonts w:ascii="Courier New" w:hAnsi="Courier New" w:cs="Courier New"/>
          <w:b/>
          <w:i w:val="0"/>
        </w:rPr>
      </w:pPr>
      <w:ins w:id="4173" w:author="Allen Wirfs-Brock" w:date="2011-07-11T10:33:00Z">
        <w:r>
          <w:rPr>
            <w:rFonts w:ascii="Courier New" w:hAnsi="Courier New" w:cs="Courier New"/>
            <w:b/>
            <w:i w:val="0"/>
          </w:rPr>
          <w:t xml:space="preserve">[ </w:t>
        </w:r>
        <w:commentRangeStart w:id="4174"/>
        <w:r w:rsidRPr="00984A3F">
          <w:t>Elision</w:t>
        </w:r>
        <w:r w:rsidRPr="005E74B3">
          <w:rPr>
            <w:rFonts w:ascii="Arial" w:hAnsi="Arial" w:cs="Arial"/>
            <w:i w:val="0"/>
            <w:vertAlign w:val="subscript"/>
          </w:rPr>
          <w:t>opt</w:t>
        </w:r>
        <w:r>
          <w:rPr>
            <w:rFonts w:ascii="Courier New" w:hAnsi="Courier New" w:cs="Courier New"/>
            <w:b/>
            <w:i w:val="0"/>
          </w:rPr>
          <w:t xml:space="preserve"> </w:t>
        </w:r>
      </w:ins>
      <w:ins w:id="4175" w:author="Allen Wirfs-Brock" w:date="2011-07-11T10:38:00Z">
        <w:r>
          <w:t>Binding</w:t>
        </w:r>
      </w:ins>
      <w:ins w:id="4176" w:author="Allen Wirfs-Brock" w:date="2011-07-11T10:33:00Z">
        <w:r>
          <w:t>RestElement</w:t>
        </w:r>
        <w:r w:rsidRPr="005E74B3">
          <w:rPr>
            <w:rFonts w:ascii="Arial" w:hAnsi="Arial" w:cs="Arial"/>
            <w:i w:val="0"/>
            <w:vertAlign w:val="subscript"/>
          </w:rPr>
          <w:t>opt</w:t>
        </w:r>
        <w:r>
          <w:rPr>
            <w:rFonts w:ascii="Arial" w:hAnsi="Arial" w:cs="Arial"/>
            <w:i w:val="0"/>
            <w:vertAlign w:val="subscript"/>
          </w:rPr>
          <w:t xml:space="preserve"> </w:t>
        </w:r>
      </w:ins>
      <w:commentRangeEnd w:id="4174"/>
      <w:ins w:id="4177" w:author="Allen Wirfs-Brock" w:date="2011-07-11T14:55:00Z">
        <w:r w:rsidR="007B4F56">
          <w:rPr>
            <w:rStyle w:val="af4"/>
            <w:rFonts w:ascii="Arial" w:eastAsia="MS Mincho" w:hAnsi="Arial"/>
            <w:i w:val="0"/>
            <w:lang w:eastAsia="ja-JP"/>
          </w:rPr>
          <w:commentReference w:id="4174"/>
        </w:r>
      </w:ins>
      <w:ins w:id="4179" w:author="Allen Wirfs-Brock" w:date="2011-07-11T10:33:00Z">
        <w:r>
          <w:rPr>
            <w:rFonts w:ascii="Courier New" w:hAnsi="Courier New" w:cs="Courier New"/>
            <w:b/>
            <w:i w:val="0"/>
          </w:rPr>
          <w:t>]</w:t>
        </w:r>
        <w:r>
          <w:rPr>
            <w:rFonts w:ascii="Courier New" w:hAnsi="Courier New" w:cs="Courier New"/>
            <w:b/>
            <w:i w:val="0"/>
          </w:rPr>
          <w:br/>
          <w:t>[</w:t>
        </w:r>
      </w:ins>
      <w:ins w:id="4180" w:author="Allen Wirfs-Brock" w:date="2011-07-11T10:38:00Z">
        <w:r>
          <w:t>Binding</w:t>
        </w:r>
      </w:ins>
      <w:ins w:id="4181" w:author="Allen Wirfs-Brock" w:date="2011-07-11T10:33:00Z">
        <w:r>
          <w:t>ElementList</w:t>
        </w:r>
        <w:r>
          <w:rPr>
            <w:rFonts w:ascii="Courier New" w:hAnsi="Courier New" w:cs="Courier New"/>
            <w:b/>
            <w:i w:val="0"/>
          </w:rPr>
          <w:t xml:space="preserve"> , </w:t>
        </w:r>
        <w:r w:rsidRPr="00984A3F">
          <w:t>Elision</w:t>
        </w:r>
        <w:r w:rsidRPr="005E74B3">
          <w:rPr>
            <w:rFonts w:ascii="Arial" w:hAnsi="Arial" w:cs="Arial"/>
            <w:i w:val="0"/>
            <w:vertAlign w:val="subscript"/>
          </w:rPr>
          <w:t>opt</w:t>
        </w:r>
        <w:r>
          <w:rPr>
            <w:rFonts w:ascii="Courier New" w:hAnsi="Courier New" w:cs="Courier New"/>
            <w:b/>
            <w:i w:val="0"/>
          </w:rPr>
          <w:t xml:space="preserve"> </w:t>
        </w:r>
      </w:ins>
      <w:ins w:id="4182" w:author="Allen Wirfs-Brock" w:date="2011-07-11T10:38:00Z">
        <w:r>
          <w:t>Binding</w:t>
        </w:r>
      </w:ins>
      <w:ins w:id="4183" w:author="Allen Wirfs-Brock" w:date="2011-07-11T10:33:00Z">
        <w:r>
          <w:t>RestElement</w:t>
        </w:r>
        <w:r w:rsidRPr="005E74B3">
          <w:rPr>
            <w:rFonts w:ascii="Arial" w:hAnsi="Arial" w:cs="Arial"/>
            <w:i w:val="0"/>
            <w:vertAlign w:val="subscript"/>
          </w:rPr>
          <w:t>opt</w:t>
        </w:r>
        <w:r>
          <w:rPr>
            <w:rFonts w:ascii="Arial" w:hAnsi="Arial" w:cs="Arial"/>
            <w:i w:val="0"/>
            <w:vertAlign w:val="subscript"/>
          </w:rPr>
          <w:t xml:space="preserve"> </w:t>
        </w:r>
        <w:r>
          <w:rPr>
            <w:rFonts w:ascii="Courier New" w:hAnsi="Courier New" w:cs="Courier New"/>
            <w:b/>
            <w:i w:val="0"/>
          </w:rPr>
          <w:t>]</w:t>
        </w:r>
      </w:ins>
    </w:p>
    <w:p w14:paraId="0121A6F0" w14:textId="77777777" w:rsidR="00542957" w:rsidRPr="00586549" w:rsidRDefault="00542957" w:rsidP="00542957">
      <w:pPr>
        <w:pStyle w:val="SyntaxRule"/>
        <w:rPr>
          <w:ins w:id="4184" w:author="Allen Wirfs-Brock" w:date="2011-07-11T10:33:00Z"/>
          <w:rFonts w:ascii="Arial" w:hAnsi="Arial"/>
        </w:rPr>
      </w:pPr>
      <w:ins w:id="4185" w:author="Allen Wirfs-Brock" w:date="2011-07-11T10:37:00Z">
        <w:r>
          <w:t>Binding</w:t>
        </w:r>
      </w:ins>
      <w:ins w:id="4186" w:author="Allen Wirfs-Brock" w:date="2011-07-11T10:33:00Z">
        <w:r>
          <w:t xml:space="preserve">PropertyList </w:t>
        </w:r>
        <w:r w:rsidRPr="00D04346">
          <w:rPr>
            <w:rFonts w:ascii="Arial" w:hAnsi="Arial"/>
            <w:b/>
            <w:i w:val="0"/>
          </w:rPr>
          <w:t>:</w:t>
        </w:r>
      </w:ins>
    </w:p>
    <w:p w14:paraId="030DEC3B" w14:textId="77777777" w:rsidR="00542957" w:rsidRPr="00ED79C2" w:rsidRDefault="00542957" w:rsidP="00542957">
      <w:pPr>
        <w:pStyle w:val="SyntaxDefinition"/>
        <w:rPr>
          <w:ins w:id="4187" w:author="Allen Wirfs-Brock" w:date="2011-07-11T10:33:00Z"/>
        </w:rPr>
      </w:pPr>
      <w:ins w:id="4188" w:author="Allen Wirfs-Brock" w:date="2011-07-11T10:37:00Z">
        <w:r>
          <w:t>Binding</w:t>
        </w:r>
      </w:ins>
      <w:ins w:id="4189" w:author="Allen Wirfs-Brock" w:date="2011-07-11T10:33:00Z">
        <w:r>
          <w:t>Property</w:t>
        </w:r>
        <w:r w:rsidRPr="00ED79C2">
          <w:br/>
        </w:r>
      </w:ins>
      <w:ins w:id="4190" w:author="Allen Wirfs-Brock" w:date="2011-07-11T10:37:00Z">
        <w:r>
          <w:t>Binding</w:t>
        </w:r>
      </w:ins>
      <w:ins w:id="4191" w:author="Allen Wirfs-Brock" w:date="2011-07-11T10:33:00Z">
        <w:r>
          <w:t xml:space="preserve">PropertyList </w:t>
        </w:r>
        <w:r>
          <w:rPr>
            <w:rFonts w:ascii="Courier New" w:hAnsi="Courier New" w:cs="Courier New"/>
            <w:b/>
            <w:i w:val="0"/>
          </w:rPr>
          <w:t>,</w:t>
        </w:r>
        <w:r>
          <w:t xml:space="preserve"> </w:t>
        </w:r>
      </w:ins>
      <w:ins w:id="4192" w:author="Allen Wirfs-Brock" w:date="2011-07-11T10:37:00Z">
        <w:r>
          <w:t>Binding</w:t>
        </w:r>
      </w:ins>
      <w:ins w:id="4193" w:author="Allen Wirfs-Brock" w:date="2011-07-11T10:33:00Z">
        <w:r>
          <w:t>Property</w:t>
        </w:r>
      </w:ins>
    </w:p>
    <w:p w14:paraId="482C38E6" w14:textId="77777777" w:rsidR="00542957" w:rsidRPr="00586549" w:rsidRDefault="00542957" w:rsidP="00542957">
      <w:pPr>
        <w:pStyle w:val="SyntaxRule"/>
        <w:rPr>
          <w:ins w:id="4194" w:author="Allen Wirfs-Brock" w:date="2011-07-11T10:33:00Z"/>
          <w:rFonts w:ascii="Arial" w:hAnsi="Arial"/>
        </w:rPr>
      </w:pPr>
      <w:ins w:id="4195" w:author="Allen Wirfs-Brock" w:date="2011-07-11T10:39:00Z">
        <w:r>
          <w:t>Binding</w:t>
        </w:r>
      </w:ins>
      <w:ins w:id="4196" w:author="Allen Wirfs-Brock" w:date="2011-07-11T10:33:00Z">
        <w:r>
          <w:t>ElementList</w:t>
        </w:r>
        <w:r w:rsidRPr="00586549">
          <w:rPr>
            <w:rFonts w:ascii="Arial" w:hAnsi="Arial"/>
          </w:rPr>
          <w:t xml:space="preserve"> </w:t>
        </w:r>
        <w:r w:rsidRPr="00D04346">
          <w:rPr>
            <w:rFonts w:ascii="Arial" w:hAnsi="Arial"/>
            <w:b/>
            <w:i w:val="0"/>
          </w:rPr>
          <w:t>:</w:t>
        </w:r>
      </w:ins>
    </w:p>
    <w:p w14:paraId="638FADFF" w14:textId="77777777" w:rsidR="00542957" w:rsidRPr="00ED79C2" w:rsidRDefault="00542957" w:rsidP="00542957">
      <w:pPr>
        <w:pStyle w:val="SyntaxDefinition"/>
        <w:rPr>
          <w:ins w:id="4197" w:author="Allen Wirfs-Brock" w:date="2011-07-11T10:33:00Z"/>
        </w:rPr>
      </w:pPr>
      <w:ins w:id="4198" w:author="Allen Wirfs-Brock" w:date="2011-07-11T10:33:00Z">
        <w:r w:rsidRPr="00984A3F">
          <w:t>Elision</w:t>
        </w:r>
        <w:r w:rsidRPr="005E74B3">
          <w:rPr>
            <w:rFonts w:ascii="Arial" w:hAnsi="Arial" w:cs="Arial"/>
            <w:i w:val="0"/>
            <w:vertAlign w:val="subscript"/>
          </w:rPr>
          <w:t>opt</w:t>
        </w:r>
        <w:r>
          <w:t xml:space="preserve">  </w:t>
        </w:r>
      </w:ins>
      <w:ins w:id="4199" w:author="Allen Wirfs-Brock" w:date="2011-07-11T10:39:00Z">
        <w:r>
          <w:t>Binding</w:t>
        </w:r>
      </w:ins>
      <w:ins w:id="4200" w:author="Allen Wirfs-Brock" w:date="2011-07-11T10:33:00Z">
        <w:r>
          <w:t>Element</w:t>
        </w:r>
        <w:r w:rsidRPr="00ED79C2">
          <w:t xml:space="preserve"> </w:t>
        </w:r>
        <w:r w:rsidRPr="00ED79C2">
          <w:br/>
        </w:r>
      </w:ins>
      <w:ins w:id="4201" w:author="Allen Wirfs-Brock" w:date="2011-07-11T10:39:00Z">
        <w:r>
          <w:t>Binding</w:t>
        </w:r>
      </w:ins>
      <w:ins w:id="4202" w:author="Allen Wirfs-Brock" w:date="2011-07-11T10:33:00Z">
        <w:r>
          <w:t xml:space="preserve">ElementList </w:t>
        </w:r>
        <w:r>
          <w:rPr>
            <w:rFonts w:ascii="Courier New" w:hAnsi="Courier New" w:cs="Courier New"/>
            <w:b/>
            <w:i w:val="0"/>
          </w:rPr>
          <w:t>,</w:t>
        </w:r>
        <w:r w:rsidRPr="00ED1701">
          <w:t xml:space="preserve"> </w:t>
        </w:r>
        <w:r w:rsidRPr="00984A3F">
          <w:t>Elision</w:t>
        </w:r>
        <w:r w:rsidRPr="005E74B3">
          <w:rPr>
            <w:rFonts w:ascii="Arial" w:hAnsi="Arial" w:cs="Arial"/>
            <w:i w:val="0"/>
            <w:vertAlign w:val="subscript"/>
          </w:rPr>
          <w:t>opt</w:t>
        </w:r>
        <w:r>
          <w:rPr>
            <w:rFonts w:ascii="Arial" w:hAnsi="Arial" w:cs="Arial"/>
            <w:i w:val="0"/>
            <w:vertAlign w:val="subscript"/>
          </w:rPr>
          <w:t xml:space="preserve"> </w:t>
        </w:r>
        <w:r>
          <w:t xml:space="preserve"> </w:t>
        </w:r>
      </w:ins>
      <w:ins w:id="4203" w:author="Allen Wirfs-Brock" w:date="2011-07-11T10:39:00Z">
        <w:r>
          <w:t>Binding</w:t>
        </w:r>
      </w:ins>
      <w:ins w:id="4204" w:author="Allen Wirfs-Brock" w:date="2011-07-11T10:33:00Z">
        <w:r>
          <w:t>Element</w:t>
        </w:r>
      </w:ins>
    </w:p>
    <w:p w14:paraId="1A130A72" w14:textId="77777777" w:rsidR="00542957" w:rsidRPr="00586549" w:rsidRDefault="00542957" w:rsidP="00542957">
      <w:pPr>
        <w:pStyle w:val="SyntaxRule"/>
        <w:rPr>
          <w:ins w:id="4205" w:author="Allen Wirfs-Brock" w:date="2011-07-11T10:33:00Z"/>
          <w:rFonts w:ascii="Arial" w:hAnsi="Arial"/>
        </w:rPr>
      </w:pPr>
      <w:ins w:id="4206" w:author="Allen Wirfs-Brock" w:date="2011-07-11T10:37:00Z">
        <w:r>
          <w:t>Binding</w:t>
        </w:r>
      </w:ins>
      <w:ins w:id="4207" w:author="Allen Wirfs-Brock" w:date="2011-07-11T10:33:00Z">
        <w:r>
          <w:t xml:space="preserve">Property </w:t>
        </w:r>
        <w:r w:rsidRPr="00D04346">
          <w:rPr>
            <w:rFonts w:ascii="Arial" w:hAnsi="Arial"/>
            <w:b/>
            <w:i w:val="0"/>
          </w:rPr>
          <w:t>:</w:t>
        </w:r>
      </w:ins>
    </w:p>
    <w:p w14:paraId="67848616" w14:textId="77777777" w:rsidR="00542957" w:rsidRPr="00ED79C2" w:rsidRDefault="00542957" w:rsidP="00542957">
      <w:pPr>
        <w:pStyle w:val="SyntaxDefinition"/>
        <w:rPr>
          <w:ins w:id="4208" w:author="Allen Wirfs-Brock" w:date="2011-07-11T10:33:00Z"/>
        </w:rPr>
      </w:pPr>
      <w:ins w:id="4209" w:author="Allen Wirfs-Brock" w:date="2011-07-11T10:33:00Z">
        <w:r>
          <w:t>Identifier</w:t>
        </w:r>
        <w:r>
          <w:br/>
          <w:t>PropertyName</w:t>
        </w:r>
        <w:r>
          <w:rPr>
            <w:rFonts w:ascii="Courier New" w:hAnsi="Courier New" w:cs="Courier New"/>
            <w:b/>
            <w:i w:val="0"/>
          </w:rPr>
          <w:t xml:space="preserve"> : </w:t>
        </w:r>
      </w:ins>
      <w:ins w:id="4210" w:author="Allen Wirfs-Brock" w:date="2011-07-11T10:43:00Z">
        <w:r w:rsidR="00950128">
          <w:t>Binding</w:t>
        </w:r>
      </w:ins>
      <w:ins w:id="4211" w:author="Allen Wirfs-Brock" w:date="2011-07-11T15:40:00Z">
        <w:r w:rsidR="00AA404C">
          <w:t>Pattern</w:t>
        </w:r>
      </w:ins>
    </w:p>
    <w:p w14:paraId="6218EF8E" w14:textId="77777777" w:rsidR="00542957" w:rsidRPr="00586549" w:rsidRDefault="00542957" w:rsidP="00542957">
      <w:pPr>
        <w:pStyle w:val="SyntaxRule"/>
        <w:rPr>
          <w:ins w:id="4212" w:author="Allen Wirfs-Brock" w:date="2011-07-11T10:33:00Z"/>
          <w:rFonts w:ascii="Arial" w:hAnsi="Arial"/>
        </w:rPr>
      </w:pPr>
      <w:ins w:id="4213" w:author="Allen Wirfs-Brock" w:date="2011-07-11T10:39:00Z">
        <w:r>
          <w:t>Binding</w:t>
        </w:r>
      </w:ins>
      <w:ins w:id="4214" w:author="Allen Wirfs-Brock" w:date="2011-07-11T10:33:00Z">
        <w:r>
          <w:t xml:space="preserve">Element </w:t>
        </w:r>
        <w:r w:rsidRPr="00D04346">
          <w:rPr>
            <w:rFonts w:ascii="Arial" w:hAnsi="Arial"/>
            <w:b/>
            <w:i w:val="0"/>
          </w:rPr>
          <w:t>:</w:t>
        </w:r>
      </w:ins>
    </w:p>
    <w:p w14:paraId="71AAF433" w14:textId="77777777" w:rsidR="00542957" w:rsidRPr="00ED79C2" w:rsidRDefault="00542957" w:rsidP="00542957">
      <w:pPr>
        <w:pStyle w:val="SyntaxDefinition"/>
        <w:rPr>
          <w:ins w:id="4215" w:author="Allen Wirfs-Brock" w:date="2011-07-11T10:33:00Z"/>
        </w:rPr>
      </w:pPr>
      <w:ins w:id="4216" w:author="Allen Wirfs-Brock" w:date="2011-07-11T10:33:00Z">
        <w:r w:rsidRPr="004431E2">
          <w:rPr>
            <w:rFonts w:ascii="Arial" w:hAnsi="Arial" w:cs="Arial"/>
            <w:i w:val="0"/>
            <w:sz w:val="16"/>
            <w:szCs w:val="16"/>
          </w:rPr>
          <w:t xml:space="preserve"> </w:t>
        </w:r>
      </w:ins>
      <w:ins w:id="4217" w:author="Allen Wirfs-Brock" w:date="2011-07-11T10:44:00Z">
        <w:r w:rsidR="00950128">
          <w:t>Identifier</w:t>
        </w:r>
      </w:ins>
      <w:ins w:id="4218" w:author="Allen Wirfs-Brock" w:date="2011-07-11T10:43:00Z">
        <w:r w:rsidR="00950128">
          <w:br/>
        </w:r>
      </w:ins>
      <w:ins w:id="4219" w:author="Allen Wirfs-Brock" w:date="2011-07-11T10:44:00Z">
        <w:r w:rsidR="00950128">
          <w:t>BindingPattern</w:t>
        </w:r>
      </w:ins>
    </w:p>
    <w:p w14:paraId="46672BA8" w14:textId="77777777" w:rsidR="00542957" w:rsidRPr="00586549" w:rsidRDefault="00542957" w:rsidP="00542957">
      <w:pPr>
        <w:pStyle w:val="SyntaxRule"/>
        <w:rPr>
          <w:ins w:id="4220" w:author="Allen Wirfs-Brock" w:date="2011-07-11T10:33:00Z"/>
          <w:rFonts w:ascii="Arial" w:hAnsi="Arial"/>
        </w:rPr>
      </w:pPr>
      <w:ins w:id="4221" w:author="Allen Wirfs-Brock" w:date="2011-07-11T10:39:00Z">
        <w:r>
          <w:t>Binding</w:t>
        </w:r>
      </w:ins>
      <w:ins w:id="4222" w:author="Allen Wirfs-Brock" w:date="2011-07-11T10:33:00Z">
        <w:r>
          <w:t xml:space="preserve">RestElement </w:t>
        </w:r>
        <w:r w:rsidRPr="00D04346">
          <w:rPr>
            <w:rFonts w:ascii="Arial" w:hAnsi="Arial"/>
            <w:b/>
            <w:i w:val="0"/>
          </w:rPr>
          <w:t>:</w:t>
        </w:r>
      </w:ins>
    </w:p>
    <w:p w14:paraId="7F02B1DB" w14:textId="77777777" w:rsidR="00542957" w:rsidRDefault="00542957" w:rsidP="00542957">
      <w:pPr>
        <w:pStyle w:val="SyntaxDefinition"/>
        <w:rPr>
          <w:ins w:id="4223" w:author="Allen Wirfs-Brock" w:date="2011-07-11T10:33:00Z"/>
        </w:rPr>
      </w:pPr>
      <w:ins w:id="4224" w:author="Allen Wirfs-Brock" w:date="2011-07-11T10:33:00Z">
        <w:r w:rsidRPr="004431E2">
          <w:rPr>
            <w:rFonts w:ascii="Arial" w:hAnsi="Arial" w:cs="Arial"/>
            <w:i w:val="0"/>
            <w:sz w:val="16"/>
            <w:szCs w:val="16"/>
          </w:rPr>
          <w:t xml:space="preserve"> </w:t>
        </w:r>
        <w:r w:rsidRPr="00BF06DE">
          <w:rPr>
            <w:rFonts w:ascii="Courier New" w:hAnsi="Courier New" w:cs="Courier New"/>
            <w:b/>
            <w:i w:val="0"/>
          </w:rPr>
          <w:t>…</w:t>
        </w:r>
        <w:r>
          <w:rPr>
            <w:rFonts w:ascii="Arial" w:hAnsi="Arial" w:cs="Arial"/>
            <w:i w:val="0"/>
            <w:sz w:val="16"/>
            <w:szCs w:val="16"/>
          </w:rPr>
          <w:t xml:space="preserve"> </w:t>
        </w:r>
      </w:ins>
      <w:ins w:id="4225" w:author="Allen Wirfs-Brock" w:date="2011-07-11T10:43:00Z">
        <w:r w:rsidR="00950128">
          <w:t>Identifier</w:t>
        </w:r>
      </w:ins>
    </w:p>
    <w:p w14:paraId="256E18FE" w14:textId="77777777" w:rsidR="004C02EF" w:rsidRDefault="004C02EF" w:rsidP="004C02EF">
      <w:r>
        <w:t xml:space="preserve">A variable statement declares variables that are created as defined in 10.5. Variables are initialised to </w:t>
      </w:r>
      <w:r>
        <w:rPr>
          <w:b/>
        </w:rPr>
        <w:t>undefined</w:t>
      </w:r>
      <w:r>
        <w:t xml:space="preserve"> when created. A variable with an </w:t>
      </w:r>
      <w:r w:rsidRPr="00E641FE">
        <w:rPr>
          <w:rFonts w:ascii="Times New Roman" w:hAnsi="Times New Roman"/>
          <w:i/>
        </w:rPr>
        <w:t>Initialiser</w:t>
      </w:r>
      <w:r>
        <w:t xml:space="preserve"> is assigned the value of its </w:t>
      </w:r>
      <w:r w:rsidRPr="00E641FE">
        <w:rPr>
          <w:rFonts w:ascii="Times New Roman" w:hAnsi="Times New Roman"/>
          <w:i/>
        </w:rPr>
        <w:t>AssignmentExpression</w:t>
      </w:r>
      <w:r>
        <w:t xml:space="preserve"> when the </w:t>
      </w:r>
      <w:r w:rsidRPr="00E641FE">
        <w:rPr>
          <w:rFonts w:ascii="Times New Roman" w:hAnsi="Times New Roman"/>
          <w:i/>
        </w:rPr>
        <w:t>VariableStatement</w:t>
      </w:r>
      <w:r>
        <w:t xml:space="preserve"> is executed, not when the variable is created.</w:t>
      </w:r>
    </w:p>
    <w:p w14:paraId="0BC19AA0" w14:textId="77777777" w:rsidR="004C02EF" w:rsidRPr="002912E1" w:rsidRDefault="004C02EF" w:rsidP="004C02EF">
      <w:pPr>
        <w:pStyle w:val="Syntax"/>
      </w:pPr>
      <w:r w:rsidRPr="002912E1">
        <w:t>Semantics</w:t>
      </w:r>
    </w:p>
    <w:p w14:paraId="1D559124" w14:textId="77777777" w:rsidR="004C02EF" w:rsidRDefault="004C02EF" w:rsidP="004C02EF">
      <w:r>
        <w:t xml:space="preserve">The production </w:t>
      </w:r>
      <w:r w:rsidRPr="00E641FE">
        <w:rPr>
          <w:rFonts w:ascii="Times New Roman" w:hAnsi="Times New Roman"/>
          <w:i/>
        </w:rPr>
        <w:t xml:space="preserve">VariableStatement </w:t>
      </w:r>
      <w:r>
        <w:rPr>
          <w:b/>
        </w:rPr>
        <w:t>:</w:t>
      </w:r>
      <w:r w:rsidRPr="00E641FE">
        <w:rPr>
          <w:rFonts w:ascii="Times New Roman" w:hAnsi="Times New Roman"/>
          <w:i/>
        </w:rPr>
        <w:t xml:space="preserve"> </w:t>
      </w:r>
      <w:r>
        <w:rPr>
          <w:rFonts w:ascii="Courier New" w:hAnsi="Courier New"/>
          <w:b/>
        </w:rPr>
        <w:t>var</w:t>
      </w:r>
      <w:r w:rsidRPr="00E641FE">
        <w:rPr>
          <w:rFonts w:ascii="Times New Roman" w:hAnsi="Times New Roman"/>
          <w:i/>
        </w:rPr>
        <w:t xml:space="preserve"> VariableDeclarationList </w:t>
      </w:r>
      <w:r>
        <w:rPr>
          <w:rFonts w:ascii="Courier New" w:hAnsi="Courier New"/>
          <w:b/>
        </w:rPr>
        <w:t>;</w:t>
      </w:r>
      <w:r>
        <w:t xml:space="preserve"> is evaluated as follows:</w:t>
      </w:r>
      <w:bookmarkStart w:id="4226" w:name="_Toc382212713"/>
    </w:p>
    <w:p w14:paraId="76ADE193" w14:textId="77777777" w:rsidR="004C02EF" w:rsidRPr="00D828E7" w:rsidRDefault="004C02EF" w:rsidP="004C02EF">
      <w:pPr>
        <w:pStyle w:val="Alg2"/>
        <w:numPr>
          <w:ilvl w:val="0"/>
          <w:numId w:val="112"/>
        </w:numPr>
      </w:pPr>
      <w:r w:rsidRPr="00D828E7">
        <w:t xml:space="preserve">Evaluate </w:t>
      </w:r>
      <w:r w:rsidRPr="00E641FE">
        <w:rPr>
          <w:i/>
        </w:rPr>
        <w:t>VariableDeclarationList</w:t>
      </w:r>
      <w:bookmarkEnd w:id="4226"/>
      <w:r w:rsidRPr="00D828E7">
        <w:t>.</w:t>
      </w:r>
    </w:p>
    <w:p w14:paraId="07B3B9E5" w14:textId="77777777" w:rsidR="004C02EF" w:rsidRPr="00D828E7" w:rsidRDefault="004C02EF" w:rsidP="004C02EF">
      <w:pPr>
        <w:pStyle w:val="Alg2"/>
        <w:numPr>
          <w:ilvl w:val="0"/>
          <w:numId w:val="112"/>
        </w:numPr>
        <w:spacing w:after="220"/>
      </w:pPr>
      <w:r w:rsidRPr="00D828E7">
        <w:t>Return (</w:t>
      </w:r>
      <w:r w:rsidRPr="00D828E7">
        <w:rPr>
          <w:rFonts w:ascii="Arial" w:hAnsi="Arial" w:cs="Arial"/>
        </w:rPr>
        <w:t>normal</w:t>
      </w:r>
      <w:r w:rsidRPr="00D828E7">
        <w:t xml:space="preserve">, </w:t>
      </w:r>
      <w:r w:rsidRPr="00D828E7">
        <w:rPr>
          <w:rFonts w:ascii="Arial" w:hAnsi="Arial" w:cs="Arial"/>
        </w:rPr>
        <w:t>empty</w:t>
      </w:r>
      <w:r w:rsidRPr="00D828E7">
        <w:t xml:space="preserve">, </w:t>
      </w:r>
      <w:r w:rsidRPr="00D828E7">
        <w:rPr>
          <w:rFonts w:ascii="Arial" w:hAnsi="Arial" w:cs="Arial"/>
        </w:rPr>
        <w:t>empty</w:t>
      </w:r>
      <w:r w:rsidRPr="00D828E7">
        <w:t>).</w:t>
      </w:r>
    </w:p>
    <w:p w14:paraId="14EF327A" w14:textId="77777777" w:rsidR="004C02EF" w:rsidRDefault="004C02EF" w:rsidP="004C02EF">
      <w:r>
        <w:t xml:space="preserve">The production </w:t>
      </w:r>
      <w:r w:rsidRPr="00C241AC">
        <w:rPr>
          <w:rStyle w:val="bnf"/>
        </w:rPr>
        <w:t>VariableDeclarationList</w:t>
      </w:r>
      <w:r>
        <w:t xml:space="preserve"> </w:t>
      </w:r>
      <w:r>
        <w:rPr>
          <w:b/>
        </w:rPr>
        <w:t>:</w:t>
      </w:r>
      <w:r w:rsidRPr="00C241AC">
        <w:rPr>
          <w:rStyle w:val="bnf"/>
        </w:rPr>
        <w:t>VariableDeclaration</w:t>
      </w:r>
      <w:r>
        <w:t xml:space="preserve"> is evaluated as follows:</w:t>
      </w:r>
    </w:p>
    <w:p w14:paraId="37703336" w14:textId="77777777" w:rsidR="004C02EF" w:rsidRPr="00D828E7" w:rsidRDefault="004C02EF" w:rsidP="004C02EF">
      <w:pPr>
        <w:pStyle w:val="Alg2"/>
        <w:numPr>
          <w:ilvl w:val="0"/>
          <w:numId w:val="113"/>
        </w:numPr>
        <w:spacing w:after="220"/>
      </w:pPr>
      <w:r w:rsidRPr="00D828E7">
        <w:t xml:space="preserve">Evaluate </w:t>
      </w:r>
      <w:r w:rsidRPr="00E641FE">
        <w:rPr>
          <w:i/>
        </w:rPr>
        <w:t>VariableDeclaration</w:t>
      </w:r>
      <w:r w:rsidRPr="00D828E7">
        <w:t>.</w:t>
      </w:r>
    </w:p>
    <w:p w14:paraId="66695DA1" w14:textId="77777777" w:rsidR="004C02EF" w:rsidRDefault="004C02EF" w:rsidP="004C02EF">
      <w:r>
        <w:t xml:space="preserve">The production </w:t>
      </w:r>
      <w:r w:rsidRPr="00C241AC">
        <w:rPr>
          <w:rStyle w:val="bnf"/>
        </w:rPr>
        <w:t>VariableDeclarationList</w:t>
      </w:r>
      <w:r>
        <w:t xml:space="preserve"> </w:t>
      </w:r>
      <w:r>
        <w:rPr>
          <w:b/>
        </w:rPr>
        <w:t>:</w:t>
      </w:r>
      <w:r>
        <w:t xml:space="preserve"> </w:t>
      </w:r>
      <w:r w:rsidRPr="00C241AC">
        <w:rPr>
          <w:rStyle w:val="bnf"/>
        </w:rPr>
        <w:t>VariableDeclarationList</w:t>
      </w:r>
      <w:r>
        <w:t xml:space="preserve"> </w:t>
      </w:r>
      <w:r>
        <w:rPr>
          <w:rFonts w:ascii="Courier New" w:hAnsi="Courier New"/>
          <w:b/>
        </w:rPr>
        <w:t>,</w:t>
      </w:r>
      <w:r>
        <w:t xml:space="preserve"> </w:t>
      </w:r>
      <w:r w:rsidRPr="00C241AC">
        <w:rPr>
          <w:rStyle w:val="bnf"/>
        </w:rPr>
        <w:t>VariableDeclaration</w:t>
      </w:r>
      <w:r>
        <w:t xml:space="preserve"> is evaluated as follows:</w:t>
      </w:r>
      <w:bookmarkStart w:id="4227" w:name="_Toc382212714"/>
    </w:p>
    <w:p w14:paraId="7339E079" w14:textId="77777777" w:rsidR="004C02EF" w:rsidRPr="00D828E7" w:rsidRDefault="004C02EF" w:rsidP="004C02EF">
      <w:pPr>
        <w:pStyle w:val="Alg2"/>
        <w:keepNext/>
        <w:numPr>
          <w:ilvl w:val="0"/>
          <w:numId w:val="114"/>
        </w:numPr>
      </w:pPr>
      <w:r w:rsidRPr="00D828E7">
        <w:t xml:space="preserve">Evaluate </w:t>
      </w:r>
      <w:r w:rsidRPr="00E641FE">
        <w:rPr>
          <w:i/>
        </w:rPr>
        <w:t>VariableDeclarationList</w:t>
      </w:r>
      <w:bookmarkEnd w:id="4227"/>
      <w:r w:rsidRPr="00D828E7">
        <w:t>.</w:t>
      </w:r>
      <w:bookmarkStart w:id="4228" w:name="_Toc382212715"/>
    </w:p>
    <w:p w14:paraId="0E656CE2" w14:textId="77777777" w:rsidR="004C02EF" w:rsidRPr="00D828E7" w:rsidRDefault="004C02EF" w:rsidP="004C02EF">
      <w:pPr>
        <w:pStyle w:val="Alg2"/>
        <w:numPr>
          <w:ilvl w:val="0"/>
          <w:numId w:val="114"/>
        </w:numPr>
        <w:spacing w:after="220"/>
      </w:pPr>
      <w:r w:rsidRPr="00D828E7">
        <w:t xml:space="preserve">Evaluate </w:t>
      </w:r>
      <w:r w:rsidRPr="00E641FE">
        <w:rPr>
          <w:i/>
        </w:rPr>
        <w:t>VariableDeclaration</w:t>
      </w:r>
      <w:bookmarkEnd w:id="4228"/>
      <w:r w:rsidRPr="00D828E7">
        <w:t>.</w:t>
      </w:r>
    </w:p>
    <w:p w14:paraId="640ED55E" w14:textId="77777777" w:rsidR="004C02EF" w:rsidRDefault="004C02EF" w:rsidP="004C02EF">
      <w:r>
        <w:t xml:space="preserve">The production </w:t>
      </w:r>
      <w:r w:rsidRPr="00473B27">
        <w:rPr>
          <w:rFonts w:ascii="Times New Roman" w:hAnsi="Times New Roman"/>
          <w:i/>
        </w:rPr>
        <w:t>VariableDeclaration</w:t>
      </w:r>
      <w:r w:rsidRPr="00E641FE">
        <w:rPr>
          <w:rFonts w:ascii="Times New Roman" w:hAnsi="Times New Roman"/>
          <w:i/>
        </w:rPr>
        <w:t xml:space="preserve"> </w:t>
      </w:r>
      <w:r>
        <w:rPr>
          <w:b/>
        </w:rPr>
        <w:t>:</w:t>
      </w:r>
      <w:r w:rsidRPr="00E641FE">
        <w:rPr>
          <w:rFonts w:ascii="Times New Roman" w:hAnsi="Times New Roman"/>
          <w:i/>
        </w:rPr>
        <w:t xml:space="preserve"> Identifier</w:t>
      </w:r>
      <w:r>
        <w:t xml:space="preserve"> is evaluated as follows:</w:t>
      </w:r>
    </w:p>
    <w:p w14:paraId="281C6AFD" w14:textId="77777777" w:rsidR="004C02EF" w:rsidRPr="00D828E7" w:rsidRDefault="004C02EF" w:rsidP="004C02EF">
      <w:pPr>
        <w:pStyle w:val="Alg2"/>
        <w:numPr>
          <w:ilvl w:val="0"/>
          <w:numId w:val="115"/>
        </w:numPr>
        <w:spacing w:after="220"/>
      </w:pPr>
      <w:r w:rsidRPr="00D828E7">
        <w:t xml:space="preserve">Return a </w:t>
      </w:r>
      <w:r>
        <w:t>String</w:t>
      </w:r>
      <w:r w:rsidRPr="00D828E7">
        <w:t xml:space="preserve"> value containing the same sequence of characters as in the </w:t>
      </w:r>
      <w:r w:rsidRPr="00E641FE">
        <w:rPr>
          <w:i/>
        </w:rPr>
        <w:t>Identifier</w:t>
      </w:r>
      <w:r w:rsidRPr="00D828E7">
        <w:t>.</w:t>
      </w:r>
    </w:p>
    <w:p w14:paraId="65413EB4" w14:textId="77777777" w:rsidR="004C02EF" w:rsidRDefault="004C02EF" w:rsidP="004C02EF">
      <w:r>
        <w:t xml:space="preserve">The production </w:t>
      </w:r>
      <w:r w:rsidRPr="00E641FE">
        <w:rPr>
          <w:rFonts w:ascii="Times New Roman" w:hAnsi="Times New Roman"/>
          <w:i/>
        </w:rPr>
        <w:t>VariableDeclaration</w:t>
      </w:r>
      <w:r>
        <w:t xml:space="preserve"> </w:t>
      </w:r>
      <w:r>
        <w:rPr>
          <w:b/>
        </w:rPr>
        <w:t>:</w:t>
      </w:r>
      <w:r>
        <w:t xml:space="preserve"> </w:t>
      </w:r>
      <w:r w:rsidRPr="00E641FE">
        <w:rPr>
          <w:rFonts w:ascii="Times New Roman" w:hAnsi="Times New Roman"/>
          <w:i/>
        </w:rPr>
        <w:t>Identifier Initialiser</w:t>
      </w:r>
      <w:r>
        <w:t xml:space="preserve"> is evaluated as follows:</w:t>
      </w:r>
      <w:bookmarkStart w:id="4229" w:name="_Toc382212716"/>
    </w:p>
    <w:p w14:paraId="130F7495" w14:textId="77777777" w:rsidR="004C02EF" w:rsidRPr="00D828E7" w:rsidRDefault="004C02EF" w:rsidP="004C02EF">
      <w:pPr>
        <w:pStyle w:val="Alg2"/>
        <w:numPr>
          <w:ilvl w:val="0"/>
          <w:numId w:val="116"/>
        </w:numPr>
      </w:pPr>
      <w:r w:rsidRPr="00D828E7">
        <w:t xml:space="preserve">Let </w:t>
      </w:r>
      <w:r w:rsidRPr="00D828E7">
        <w:rPr>
          <w:i/>
        </w:rPr>
        <w:t>lhs</w:t>
      </w:r>
      <w:r w:rsidRPr="00D828E7">
        <w:t xml:space="preserve"> be the result of evaluating </w:t>
      </w:r>
      <w:r w:rsidRPr="00E641FE">
        <w:rPr>
          <w:i/>
        </w:rPr>
        <w:t>Identifie</w:t>
      </w:r>
      <w:bookmarkEnd w:id="4229"/>
      <w:r w:rsidRPr="00E641FE">
        <w:rPr>
          <w:i/>
        </w:rPr>
        <w:t>r</w:t>
      </w:r>
      <w:r w:rsidRPr="00D828E7">
        <w:t xml:space="preserve"> as described in 11.1.2.</w:t>
      </w:r>
      <w:bookmarkStart w:id="4230" w:name="_Toc382212717"/>
    </w:p>
    <w:p w14:paraId="52F82EE7" w14:textId="77777777" w:rsidR="004C02EF" w:rsidRPr="00D828E7" w:rsidRDefault="004C02EF" w:rsidP="004C02EF">
      <w:pPr>
        <w:pStyle w:val="Alg2"/>
        <w:numPr>
          <w:ilvl w:val="0"/>
          <w:numId w:val="116"/>
        </w:numPr>
      </w:pPr>
      <w:r w:rsidRPr="00D828E7">
        <w:t xml:space="preserve">Let </w:t>
      </w:r>
      <w:r w:rsidRPr="00D828E7">
        <w:rPr>
          <w:i/>
        </w:rPr>
        <w:t xml:space="preserve">rhs </w:t>
      </w:r>
      <w:r w:rsidRPr="00D828E7">
        <w:t xml:space="preserve">be the result of evaluating </w:t>
      </w:r>
      <w:r w:rsidRPr="00E641FE">
        <w:rPr>
          <w:i/>
        </w:rPr>
        <w:t>Initialiser</w:t>
      </w:r>
      <w:bookmarkEnd w:id="4230"/>
      <w:r w:rsidRPr="00D828E7">
        <w:t>.</w:t>
      </w:r>
      <w:bookmarkStart w:id="4231" w:name="_Toc382212718"/>
    </w:p>
    <w:p w14:paraId="162C254B" w14:textId="77777777" w:rsidR="004C02EF" w:rsidRPr="00D828E7" w:rsidRDefault="004C02EF" w:rsidP="004C02EF">
      <w:pPr>
        <w:pStyle w:val="Alg2"/>
        <w:numPr>
          <w:ilvl w:val="0"/>
          <w:numId w:val="116"/>
        </w:numPr>
      </w:pPr>
      <w:r w:rsidRPr="00D828E7">
        <w:t xml:space="preserve">Let </w:t>
      </w:r>
      <w:r w:rsidRPr="00D828E7">
        <w:rPr>
          <w:i/>
        </w:rPr>
        <w:t xml:space="preserve">value </w:t>
      </w:r>
      <w:r w:rsidRPr="00D828E7">
        <w:t>be GetValue(</w:t>
      </w:r>
      <w:r w:rsidRPr="00D828E7">
        <w:rPr>
          <w:i/>
        </w:rPr>
        <w:t>rhs</w:t>
      </w:r>
      <w:r w:rsidRPr="00D828E7">
        <w:t>)</w:t>
      </w:r>
      <w:bookmarkEnd w:id="4231"/>
      <w:r w:rsidRPr="00D828E7">
        <w:t>.</w:t>
      </w:r>
      <w:bookmarkStart w:id="4232" w:name="_Toc382212719"/>
    </w:p>
    <w:p w14:paraId="369F6BC3" w14:textId="77777777" w:rsidR="004C02EF" w:rsidRPr="00D828E7" w:rsidRDefault="004C02EF" w:rsidP="004C02EF">
      <w:pPr>
        <w:pStyle w:val="Alg2"/>
        <w:numPr>
          <w:ilvl w:val="0"/>
          <w:numId w:val="116"/>
        </w:numPr>
        <w:jc w:val="left"/>
      </w:pPr>
      <w:r w:rsidRPr="00D828E7">
        <w:t>Call PutValue(</w:t>
      </w:r>
      <w:r w:rsidRPr="00D828E7">
        <w:rPr>
          <w:i/>
        </w:rPr>
        <w:t>lhs</w:t>
      </w:r>
      <w:r w:rsidRPr="00D828E7">
        <w:t xml:space="preserve">, </w:t>
      </w:r>
      <w:r w:rsidRPr="00D828E7">
        <w:rPr>
          <w:i/>
        </w:rPr>
        <w:t>value</w:t>
      </w:r>
      <w:r w:rsidRPr="00D828E7">
        <w:t>).</w:t>
      </w:r>
    </w:p>
    <w:bookmarkEnd w:id="4232"/>
    <w:p w14:paraId="1CF5F68D" w14:textId="77777777" w:rsidR="004C02EF" w:rsidRPr="00D828E7" w:rsidRDefault="004C02EF" w:rsidP="004C02EF">
      <w:pPr>
        <w:pStyle w:val="Alg2"/>
        <w:numPr>
          <w:ilvl w:val="0"/>
          <w:numId w:val="116"/>
        </w:numPr>
        <w:spacing w:after="220"/>
      </w:pPr>
      <w:r w:rsidRPr="00D828E7">
        <w:t xml:space="preserve">Return a </w:t>
      </w:r>
      <w:r>
        <w:t>String</w:t>
      </w:r>
      <w:r w:rsidRPr="00D828E7">
        <w:t xml:space="preserve"> value containing the same sequence of characters as in the </w:t>
      </w:r>
      <w:r w:rsidRPr="00E641FE">
        <w:rPr>
          <w:i/>
        </w:rPr>
        <w:t>Identifier</w:t>
      </w:r>
      <w:r w:rsidRPr="00D828E7">
        <w:t>.</w:t>
      </w:r>
      <w:bookmarkStart w:id="4233" w:name="_Ref381185764"/>
      <w:bookmarkStart w:id="4234" w:name="_Toc381513712"/>
      <w:bookmarkStart w:id="4235" w:name="_Toc375031199"/>
      <w:bookmarkStart w:id="4236" w:name="_Ref381175098"/>
    </w:p>
    <w:p w14:paraId="2300497B" w14:textId="77777777" w:rsidR="004C02EF" w:rsidRDefault="004C02EF" w:rsidP="004C02EF">
      <w:pPr>
        <w:pStyle w:val="Note"/>
      </w:pPr>
      <w:r w:rsidRPr="00C14EAC">
        <w:t>NOTE</w:t>
      </w:r>
      <w:ins w:id="4237" w:author="Allen Wirfs-Brock rev2" w:date="2011-07-20T13:44:00Z">
        <w:r w:rsidR="00920F94">
          <w:t xml:space="preserve"> 1</w:t>
        </w:r>
      </w:ins>
      <w:r w:rsidRPr="00C14EAC">
        <w:tab/>
        <w:t xml:space="preserve">The </w:t>
      </w:r>
      <w:r>
        <w:t>String</w:t>
      </w:r>
      <w:r w:rsidRPr="00C14EAC">
        <w:t xml:space="preserve"> value of a </w:t>
      </w:r>
      <w:r w:rsidRPr="00C14EAC">
        <w:rPr>
          <w:rStyle w:val="bnf"/>
        </w:rPr>
        <w:t>VariableDeclaration</w:t>
      </w:r>
      <w:r w:rsidRPr="00C14EAC">
        <w:t xml:space="preserve"> is used in the evaluation of for-in statements (12.6.4).</w:t>
      </w:r>
    </w:p>
    <w:p w14:paraId="5D0FA762" w14:textId="77777777" w:rsidR="00473B27" w:rsidRPr="00920F94" w:rsidRDefault="00920F94" w:rsidP="00920F94">
      <w:pPr>
        <w:pStyle w:val="Note"/>
        <w:rPr>
          <w:szCs w:val="18"/>
        </w:rPr>
        <w:pPrChange w:id="4238" w:author="Allen Wirfs-Brock rev2" w:date="2011-07-20T13:45:00Z">
          <w:pPr>
            <w:pStyle w:val="Alg3"/>
            <w:numPr>
              <w:numId w:val="426"/>
            </w:numPr>
            <w:spacing w:after="220"/>
          </w:pPr>
        </w:pPrChange>
      </w:pPr>
      <w:ins w:id="4239" w:author="Allen Wirfs-Brock rev2" w:date="2011-07-20T13:45:00Z">
        <w:r w:rsidRPr="00C14EAC">
          <w:t>NOTE</w:t>
        </w:r>
        <w:r>
          <w:t xml:space="preserve"> 2</w:t>
        </w:r>
        <w:r>
          <w:rPr>
            <w:szCs w:val="18"/>
          </w:rPr>
          <w:tab/>
        </w:r>
      </w:ins>
      <w:r w:rsidR="004C02EF" w:rsidRPr="00920F94">
        <w:rPr>
          <w:szCs w:val="18"/>
        </w:rPr>
        <w:t xml:space="preserve">If a </w:t>
      </w:r>
      <w:r w:rsidR="004C02EF" w:rsidRPr="00920F94">
        <w:rPr>
          <w:rStyle w:val="bnf"/>
          <w:szCs w:val="18"/>
        </w:rPr>
        <w:t>VariableDeclaration</w:t>
      </w:r>
      <w:r w:rsidR="004C02EF" w:rsidRPr="00920F94">
        <w:rPr>
          <w:szCs w:val="18"/>
        </w:rPr>
        <w:t xml:space="preserve"> is </w:t>
      </w:r>
      <w:r w:rsidR="004C02EF" w:rsidRPr="00920F94">
        <w:t>nested</w:t>
      </w:r>
      <w:r w:rsidR="004C02EF" w:rsidRPr="00920F94">
        <w:rPr>
          <w:szCs w:val="18"/>
        </w:rPr>
        <w:t xml:space="preserve"> within a with statement and the </w:t>
      </w:r>
      <w:r w:rsidR="004C02EF" w:rsidRPr="00920F94">
        <w:rPr>
          <w:i/>
          <w:szCs w:val="18"/>
          <w:rPrChange w:id="4240" w:author="Allen Wirfs-Brock rev2" w:date="2011-07-20T13:43:00Z">
            <w:rPr/>
          </w:rPrChange>
        </w:rPr>
        <w:t>Identifier</w:t>
      </w:r>
      <w:r w:rsidR="004C02EF" w:rsidRPr="00920F94">
        <w:rPr>
          <w:szCs w:val="18"/>
        </w:rPr>
        <w:t xml:space="preserve"> in the </w:t>
      </w:r>
      <w:r w:rsidR="004C02EF" w:rsidRPr="00920F94">
        <w:rPr>
          <w:rStyle w:val="bnf"/>
          <w:szCs w:val="18"/>
        </w:rPr>
        <w:t>VariableDeclaration</w:t>
      </w:r>
      <w:r w:rsidR="004C02EF" w:rsidRPr="00920F94">
        <w:rPr>
          <w:szCs w:val="18"/>
        </w:rPr>
        <w:t xml:space="preserve"> is the same as a property name of the binding object of the with statement’s object environment record, then step 4 will assign value to the property instead of to the VariableEnvironment binding of the </w:t>
      </w:r>
      <w:r w:rsidR="004C02EF" w:rsidRPr="00920F94">
        <w:rPr>
          <w:rStyle w:val="bnf"/>
          <w:szCs w:val="18"/>
        </w:rPr>
        <w:t>Identifier</w:t>
      </w:r>
      <w:r w:rsidR="004C02EF" w:rsidRPr="00920F94">
        <w:rPr>
          <w:szCs w:val="18"/>
        </w:rPr>
        <w:t>.</w:t>
      </w:r>
    </w:p>
    <w:p w14:paraId="3C95412E" w14:textId="77777777" w:rsidR="004C02EF" w:rsidRDefault="004C02EF" w:rsidP="004C02EF">
      <w:r>
        <w:t xml:space="preserve">The production </w:t>
      </w:r>
      <w:r w:rsidRPr="00E641FE">
        <w:rPr>
          <w:rFonts w:ascii="Times New Roman" w:hAnsi="Times New Roman"/>
          <w:i/>
        </w:rPr>
        <w:t xml:space="preserve">Initialiser </w:t>
      </w:r>
      <w:r>
        <w:rPr>
          <w:b/>
        </w:rPr>
        <w:t>:</w:t>
      </w:r>
      <w:r w:rsidRPr="00E641FE">
        <w:rPr>
          <w:rFonts w:ascii="Times New Roman" w:hAnsi="Times New Roman"/>
          <w:i/>
        </w:rPr>
        <w:t xml:space="preserve"> </w:t>
      </w:r>
      <w:r>
        <w:rPr>
          <w:rFonts w:ascii="Courier New" w:hAnsi="Courier New"/>
          <w:b/>
        </w:rPr>
        <w:t>=</w:t>
      </w:r>
      <w:r w:rsidRPr="00E641FE">
        <w:rPr>
          <w:rFonts w:ascii="Times New Roman" w:hAnsi="Times New Roman"/>
          <w:i/>
        </w:rPr>
        <w:t xml:space="preserve"> AssignmentExpression</w:t>
      </w:r>
      <w:r>
        <w:t xml:space="preserve"> is evaluated as follows:</w:t>
      </w:r>
    </w:p>
    <w:p w14:paraId="44F24EBD" w14:textId="77777777" w:rsidR="004C02EF" w:rsidRPr="00D00D4A" w:rsidRDefault="004C02EF" w:rsidP="004C02EF">
      <w:pPr>
        <w:pStyle w:val="Alg2"/>
        <w:numPr>
          <w:ilvl w:val="0"/>
          <w:numId w:val="117"/>
        </w:numPr>
        <w:spacing w:after="220"/>
        <w:rPr>
          <w:rFonts w:ascii="Arial" w:hAnsi="Arial"/>
        </w:rPr>
      </w:pPr>
      <w:r w:rsidRPr="00D828E7">
        <w:t xml:space="preserve">Return the result of evaluating </w:t>
      </w:r>
      <w:r w:rsidRPr="00E641FE">
        <w:rPr>
          <w:i/>
        </w:rPr>
        <w:t>AssignmentExpression</w:t>
      </w:r>
      <w:r w:rsidRPr="00D00D4A">
        <w:rPr>
          <w:rFonts w:ascii="Arial" w:hAnsi="Arial"/>
        </w:rPr>
        <w:t>.</w:t>
      </w:r>
    </w:p>
    <w:p w14:paraId="1EC37803" w14:textId="77777777" w:rsidR="004C02EF" w:rsidRDefault="004C02EF" w:rsidP="004C02EF">
      <w:bookmarkStart w:id="4241" w:name="_Toc382212234"/>
      <w:bookmarkStart w:id="4242" w:name="_Toc382212721"/>
      <w:bookmarkStart w:id="4243" w:name="_Toc382291579"/>
      <w:bookmarkStart w:id="4244" w:name="_Toc385672228"/>
      <w:bookmarkStart w:id="4245" w:name="_Toc393690332"/>
      <w:r>
        <w:t xml:space="preserve">The </w:t>
      </w:r>
      <w:r w:rsidRPr="00C241AC">
        <w:rPr>
          <w:rStyle w:val="bnf"/>
        </w:rPr>
        <w:t>VariableDeclarationListNoIn</w:t>
      </w:r>
      <w:r>
        <w:t xml:space="preserve">, </w:t>
      </w:r>
      <w:r w:rsidRPr="00C241AC">
        <w:rPr>
          <w:rStyle w:val="bnf"/>
        </w:rPr>
        <w:t>VariableDeclarationNoIn</w:t>
      </w:r>
      <w:r>
        <w:t xml:space="preserve"> and </w:t>
      </w:r>
      <w:r w:rsidRPr="00C241AC">
        <w:rPr>
          <w:rStyle w:val="bnf"/>
        </w:rPr>
        <w:t>InitialiserNoIn</w:t>
      </w:r>
      <w:r>
        <w:t xml:space="preserve"> productions are evaluated in the same manner as the </w:t>
      </w:r>
      <w:r w:rsidRPr="00C241AC">
        <w:rPr>
          <w:rStyle w:val="bnf"/>
        </w:rPr>
        <w:t>VariableDeclarationList</w:t>
      </w:r>
      <w:r>
        <w:t xml:space="preserve">, </w:t>
      </w:r>
      <w:r w:rsidRPr="00C241AC">
        <w:rPr>
          <w:rStyle w:val="bnf"/>
        </w:rPr>
        <w:t>VariableDeclaration</w:t>
      </w:r>
      <w:r>
        <w:t xml:space="preserve"> and </w:t>
      </w:r>
      <w:r w:rsidRPr="00C241AC">
        <w:rPr>
          <w:rStyle w:val="bnf"/>
        </w:rPr>
        <w:t>Initialiser</w:t>
      </w:r>
      <w:r>
        <w:t xml:space="preserve"> productions except that the contained </w:t>
      </w:r>
      <w:r w:rsidRPr="00C241AC">
        <w:rPr>
          <w:rStyle w:val="bnf"/>
        </w:rPr>
        <w:t>VariableDeclarationListNoIn</w:t>
      </w:r>
      <w:r>
        <w:t xml:space="preserve">, </w:t>
      </w:r>
      <w:r w:rsidRPr="00C241AC">
        <w:rPr>
          <w:rStyle w:val="bnf"/>
        </w:rPr>
        <w:t>VariableDeclarationNoIn</w:t>
      </w:r>
      <w:r>
        <w:t xml:space="preserve">, </w:t>
      </w:r>
      <w:r w:rsidRPr="00C241AC">
        <w:rPr>
          <w:rStyle w:val="bnf"/>
        </w:rPr>
        <w:t>InitialiserNoIn</w:t>
      </w:r>
      <w:r>
        <w:t xml:space="preserve"> and </w:t>
      </w:r>
      <w:r w:rsidRPr="00C241AC">
        <w:rPr>
          <w:rStyle w:val="bnf"/>
        </w:rPr>
        <w:t>AssignmentExpressionNoIn</w:t>
      </w:r>
      <w:r>
        <w:t xml:space="preserve"> are evaluated instead of the contained </w:t>
      </w:r>
      <w:r w:rsidRPr="00C241AC">
        <w:rPr>
          <w:rStyle w:val="bnf"/>
        </w:rPr>
        <w:t>VariableDeclarationList</w:t>
      </w:r>
      <w:r>
        <w:t xml:space="preserve">, </w:t>
      </w:r>
      <w:r w:rsidRPr="00C241AC">
        <w:rPr>
          <w:rStyle w:val="bnf"/>
        </w:rPr>
        <w:t>VariableDeclaration</w:t>
      </w:r>
      <w:r>
        <w:t xml:space="preserve">, </w:t>
      </w:r>
      <w:r w:rsidRPr="00C241AC">
        <w:rPr>
          <w:rStyle w:val="bnf"/>
        </w:rPr>
        <w:t>Initialiser</w:t>
      </w:r>
      <w:r>
        <w:t xml:space="preserve"> and </w:t>
      </w:r>
      <w:r w:rsidRPr="00C241AC">
        <w:rPr>
          <w:rStyle w:val="bnf"/>
        </w:rPr>
        <w:t>AssignmentExpression</w:t>
      </w:r>
      <w:r>
        <w:t>, respectively.</w:t>
      </w:r>
    </w:p>
    <w:p w14:paraId="4BDFCC47" w14:textId="77777777" w:rsidR="00C8445E" w:rsidRDefault="00C8445E" w:rsidP="00C8445E">
      <w:pPr>
        <w:rPr>
          <w:ins w:id="4246" w:author="Allen Wirfs-Brock" w:date="2011-07-11T14:47:00Z"/>
        </w:rPr>
      </w:pPr>
      <w:bookmarkStart w:id="4247" w:name="_Ref457437654"/>
      <w:bookmarkStart w:id="4248" w:name="_Toc472818877"/>
      <w:bookmarkStart w:id="4249" w:name="_Toc235503451"/>
      <w:bookmarkStart w:id="4250" w:name="_Toc241509226"/>
      <w:bookmarkStart w:id="4251" w:name="_Toc244416713"/>
      <w:bookmarkStart w:id="4252" w:name="_Toc276631077"/>
      <w:bookmarkStart w:id="4253" w:name="_Toc153968466"/>
      <w:ins w:id="4254" w:author="Allen Wirfs-Brock" w:date="2011-07-11T14:47: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ins>
      <w:ins w:id="4255" w:author="Allen Wirfs-Brock" w:date="2011-07-11T14:48:00Z">
        <w:r>
          <w:rPr>
            <w:rStyle w:val="bnf"/>
          </w:rPr>
          <w:t xml:space="preserve">BindingPattern  </w:t>
        </w:r>
      </w:ins>
      <w:ins w:id="4256" w:author="Allen Wirfs-Brock" w:date="2011-07-11T14:47:00Z">
        <w:r>
          <w:rPr>
            <w:b/>
          </w:rPr>
          <w:t>:</w:t>
        </w:r>
        <w:r>
          <w:t xml:space="preserve"> </w:t>
        </w:r>
      </w:ins>
      <w:ins w:id="4257" w:author="Allen Wirfs-Brock" w:date="2011-07-11T14:48:00Z">
        <w:r w:rsidRPr="00C8445E">
          <w:rPr>
            <w:rStyle w:val="bnf"/>
          </w:rPr>
          <w:t>ObjectBindingPattern</w:t>
        </w:r>
      </w:ins>
      <w:ins w:id="4258" w:author="Allen Wirfs-Brock" w:date="2011-07-11T14:47:00Z">
        <w:r w:rsidRPr="00992216">
          <w:t xml:space="preserve"> </w:t>
        </w:r>
        <w:r>
          <w:t>is determined as follows:</w:t>
        </w:r>
      </w:ins>
    </w:p>
    <w:p w14:paraId="63AC9AAE" w14:textId="77777777" w:rsidR="00C8445E" w:rsidRDefault="00C8445E" w:rsidP="00C8445E">
      <w:pPr>
        <w:pStyle w:val="Alg4"/>
        <w:numPr>
          <w:ilvl w:val="0"/>
          <w:numId w:val="444"/>
        </w:numPr>
        <w:spacing w:after="220"/>
        <w:contextualSpacing/>
        <w:rPr>
          <w:ins w:id="4259" w:author="Allen Wirfs-Brock" w:date="2011-07-11T14:47:00Z"/>
        </w:rPr>
      </w:pPr>
      <w:ins w:id="4260" w:author="Allen Wirfs-Brock" w:date="2011-07-11T14:47:00Z">
        <w:r>
          <w:t xml:space="preserve">Return BoundNames of </w:t>
        </w:r>
      </w:ins>
      <w:ins w:id="4261" w:author="Allen Wirfs-Brock" w:date="2011-07-11T14:49:00Z">
        <w:r w:rsidRPr="00C8445E">
          <w:rPr>
            <w:rStyle w:val="bnf"/>
          </w:rPr>
          <w:t>ObjectBindingPattern</w:t>
        </w:r>
      </w:ins>
      <w:ins w:id="4262" w:author="Allen Wirfs-Brock" w:date="2011-07-11T14:47:00Z">
        <w:r>
          <w:t>.</w:t>
        </w:r>
      </w:ins>
    </w:p>
    <w:p w14:paraId="6FB6EBB6" w14:textId="77777777" w:rsidR="00C8445E" w:rsidRDefault="00C8445E" w:rsidP="00C8445E">
      <w:pPr>
        <w:rPr>
          <w:ins w:id="4263" w:author="Allen Wirfs-Brock" w:date="2011-07-11T14:49:00Z"/>
        </w:rPr>
      </w:pPr>
      <w:ins w:id="4264" w:author="Allen Wirfs-Brock" w:date="2011-07-11T14:4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Pr>
            <w:rStyle w:val="bnf"/>
          </w:rPr>
          <w:t xml:space="preserve">BindingPattern  </w:t>
        </w:r>
        <w:r>
          <w:rPr>
            <w:b/>
          </w:rPr>
          <w:t>:</w:t>
        </w:r>
        <w:r>
          <w:t xml:space="preserve"> </w:t>
        </w:r>
        <w:r>
          <w:rPr>
            <w:rStyle w:val="bnf"/>
          </w:rPr>
          <w:t>Array</w:t>
        </w:r>
        <w:r w:rsidRPr="00C8445E">
          <w:rPr>
            <w:rStyle w:val="bnf"/>
          </w:rPr>
          <w:t>BindingPattern</w:t>
        </w:r>
        <w:r w:rsidRPr="00992216">
          <w:t xml:space="preserve"> </w:t>
        </w:r>
        <w:r>
          <w:t>is determined as follows:</w:t>
        </w:r>
      </w:ins>
    </w:p>
    <w:p w14:paraId="577D918A" w14:textId="77777777" w:rsidR="00C8445E" w:rsidRDefault="00C8445E" w:rsidP="007B4F56">
      <w:pPr>
        <w:pStyle w:val="Alg4"/>
        <w:numPr>
          <w:ilvl w:val="0"/>
          <w:numId w:val="453"/>
        </w:numPr>
        <w:spacing w:after="220"/>
        <w:contextualSpacing/>
        <w:rPr>
          <w:ins w:id="4265" w:author="Allen Wirfs-Brock" w:date="2011-07-11T14:49:00Z"/>
        </w:rPr>
      </w:pPr>
      <w:ins w:id="4266" w:author="Allen Wirfs-Brock" w:date="2011-07-11T14:49:00Z">
        <w:r>
          <w:t xml:space="preserve">Return BoundNames of </w:t>
        </w:r>
        <w:r>
          <w:rPr>
            <w:rStyle w:val="bnf"/>
          </w:rPr>
          <w:t>Array</w:t>
        </w:r>
        <w:r w:rsidRPr="00C8445E">
          <w:rPr>
            <w:rStyle w:val="bnf"/>
          </w:rPr>
          <w:t>BindingPattern</w:t>
        </w:r>
        <w:r>
          <w:t>.</w:t>
        </w:r>
      </w:ins>
    </w:p>
    <w:p w14:paraId="07452EAF" w14:textId="77777777" w:rsidR="007B4F56" w:rsidRDefault="007B4F56" w:rsidP="007B4F56">
      <w:pPr>
        <w:rPr>
          <w:ins w:id="4267" w:author="Allen Wirfs-Brock" w:date="2011-07-11T14:56:00Z"/>
        </w:rPr>
      </w:pPr>
      <w:ins w:id="4268" w:author="Allen Wirfs-Brock" w:date="2011-07-11T14:56: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C8445E">
          <w:rPr>
            <w:rStyle w:val="bnf"/>
          </w:rPr>
          <w:t>ObjectBindingPattern</w:t>
        </w:r>
        <w:r>
          <w:rPr>
            <w:b/>
          </w:rPr>
          <w:t>:</w:t>
        </w:r>
        <w:r>
          <w:t xml:space="preserve"> </w:t>
        </w:r>
      </w:ins>
      <w:ins w:id="4269" w:author="Allen Wirfs-Brock" w:date="2011-07-11T14:57:00Z">
        <w:r w:rsidRPr="007B4F56">
          <w:rPr>
            <w:rStyle w:val="bnf"/>
            <w:rFonts w:ascii="Courier New" w:hAnsi="Courier New" w:cs="Courier New"/>
            <w:b/>
            <w:i w:val="0"/>
          </w:rPr>
          <w:t>{ }</w:t>
        </w:r>
      </w:ins>
      <w:ins w:id="4270" w:author="Allen Wirfs-Brock" w:date="2011-07-11T14:56:00Z">
        <w:r w:rsidRPr="00992216">
          <w:t xml:space="preserve"> </w:t>
        </w:r>
        <w:r>
          <w:t>is determined as follows:</w:t>
        </w:r>
      </w:ins>
    </w:p>
    <w:p w14:paraId="041C90FF" w14:textId="77777777" w:rsidR="007B4F56" w:rsidRDefault="007B4F56" w:rsidP="009F05FF">
      <w:pPr>
        <w:pStyle w:val="Alg4"/>
        <w:numPr>
          <w:ilvl w:val="0"/>
          <w:numId w:val="454"/>
        </w:numPr>
        <w:spacing w:after="220"/>
        <w:contextualSpacing/>
        <w:rPr>
          <w:ins w:id="4271" w:author="Allen Wirfs-Brock" w:date="2011-07-11T14:56:00Z"/>
        </w:rPr>
      </w:pPr>
      <w:ins w:id="4272" w:author="Allen Wirfs-Brock" w:date="2011-07-11T14:56:00Z">
        <w:r>
          <w:t xml:space="preserve">Return </w:t>
        </w:r>
      </w:ins>
      <w:ins w:id="4273" w:author="Allen Wirfs-Brock" w:date="2011-07-11T14:57:00Z">
        <w:r>
          <w:t>an empty List</w:t>
        </w:r>
      </w:ins>
      <w:ins w:id="4274" w:author="Allen Wirfs-Brock" w:date="2011-07-11T14:56:00Z">
        <w:r>
          <w:t>.</w:t>
        </w:r>
      </w:ins>
    </w:p>
    <w:p w14:paraId="56F33A90" w14:textId="77777777" w:rsidR="007B4F56" w:rsidRDefault="007B4F56" w:rsidP="007B4F56">
      <w:pPr>
        <w:rPr>
          <w:ins w:id="4275" w:author="Allen Wirfs-Brock" w:date="2011-07-11T14:58:00Z"/>
        </w:rPr>
      </w:pPr>
      <w:ins w:id="4276" w:author="Allen Wirfs-Brock" w:date="2011-07-11T14:58: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productions  </w:t>
        </w:r>
        <w:r w:rsidRPr="00C8445E">
          <w:rPr>
            <w:rStyle w:val="bnf"/>
          </w:rPr>
          <w:t>ObjectBindingPattern</w:t>
        </w:r>
        <w:r>
          <w:rPr>
            <w:b/>
          </w:rPr>
          <w:t>:</w:t>
        </w:r>
        <w:r>
          <w:t xml:space="preserve"> </w:t>
        </w:r>
        <w:r w:rsidRPr="007B4F56">
          <w:rPr>
            <w:rStyle w:val="bnf"/>
            <w:rFonts w:ascii="Courier New" w:hAnsi="Courier New" w:cs="Courier New"/>
            <w:b/>
            <w:i w:val="0"/>
          </w:rPr>
          <w:t>{</w:t>
        </w:r>
      </w:ins>
      <w:ins w:id="4277" w:author="Allen Wirfs-Brock" w:date="2011-07-11T14:59:00Z">
        <w:r>
          <w:rPr>
            <w:rStyle w:val="bnf"/>
            <w:rFonts w:ascii="Courier New" w:hAnsi="Courier New" w:cs="Courier New"/>
            <w:b/>
            <w:i w:val="0"/>
          </w:rPr>
          <w:t xml:space="preserve"> </w:t>
        </w:r>
        <w:r w:rsidRPr="009F05FF">
          <w:rPr>
            <w:rStyle w:val="bnf"/>
          </w:rPr>
          <w:t>BindingPropertyList</w:t>
        </w:r>
      </w:ins>
      <w:ins w:id="4278" w:author="Allen Wirfs-Brock" w:date="2011-07-11T14:58:00Z">
        <w:r w:rsidRPr="007B4F56">
          <w:rPr>
            <w:rStyle w:val="bnf"/>
            <w:rFonts w:ascii="Courier New" w:hAnsi="Courier New" w:cs="Courier New"/>
            <w:b/>
            <w:i w:val="0"/>
          </w:rPr>
          <w:t xml:space="preserve"> }</w:t>
        </w:r>
        <w:r w:rsidRPr="00992216">
          <w:t xml:space="preserve"> </w:t>
        </w:r>
      </w:ins>
      <w:ins w:id="4279" w:author="Allen Wirfs-Brock" w:date="2011-07-11T14:59:00Z">
        <w:r>
          <w:t xml:space="preserve">and </w:t>
        </w:r>
        <w:r w:rsidRPr="00C8445E">
          <w:rPr>
            <w:rStyle w:val="bnf"/>
          </w:rPr>
          <w:t>ObjectBindingPattern</w:t>
        </w:r>
      </w:ins>
      <w:ins w:id="4280" w:author="Allen Wirfs-Brock" w:date="2011-07-11T15:07:00Z">
        <w:r w:rsidR="009F05FF">
          <w:rPr>
            <w:rStyle w:val="bnf"/>
          </w:rPr>
          <w:t xml:space="preserve"> </w:t>
        </w:r>
      </w:ins>
      <w:ins w:id="4281" w:author="Allen Wirfs-Brock" w:date="2011-07-11T14:59:00Z">
        <w:r>
          <w:rPr>
            <w:b/>
          </w:rPr>
          <w:t>:</w:t>
        </w:r>
        <w:r>
          <w:t xml:space="preserve"> </w:t>
        </w:r>
        <w:r w:rsidRPr="007B4F56">
          <w:rPr>
            <w:rStyle w:val="bnf"/>
            <w:rFonts w:ascii="Courier New" w:hAnsi="Courier New" w:cs="Courier New"/>
            <w:b/>
            <w:i w:val="0"/>
          </w:rPr>
          <w:t>{</w:t>
        </w:r>
        <w:r>
          <w:rPr>
            <w:rStyle w:val="bnf"/>
            <w:rFonts w:ascii="Courier New" w:hAnsi="Courier New" w:cs="Courier New"/>
            <w:b/>
            <w:i w:val="0"/>
          </w:rPr>
          <w:t xml:space="preserve"> </w:t>
        </w:r>
        <w:r w:rsidRPr="007E28AE">
          <w:rPr>
            <w:rStyle w:val="bnf"/>
          </w:rPr>
          <w:t>BindingPropertyList</w:t>
        </w:r>
        <w:r w:rsidRPr="007B4F56">
          <w:rPr>
            <w:rStyle w:val="bnf"/>
            <w:rFonts w:ascii="Courier New" w:hAnsi="Courier New" w:cs="Courier New"/>
            <w:b/>
            <w:i w:val="0"/>
          </w:rPr>
          <w:t xml:space="preserve"> </w:t>
        </w:r>
        <w:r>
          <w:rPr>
            <w:rStyle w:val="bnf"/>
            <w:rFonts w:ascii="Courier New" w:hAnsi="Courier New" w:cs="Courier New"/>
            <w:b/>
            <w:i w:val="0"/>
          </w:rPr>
          <w:t xml:space="preserve">, </w:t>
        </w:r>
        <w:r w:rsidRPr="007B4F56">
          <w:rPr>
            <w:rStyle w:val="bnf"/>
            <w:rFonts w:ascii="Courier New" w:hAnsi="Courier New" w:cs="Courier New"/>
            <w:b/>
            <w:i w:val="0"/>
          </w:rPr>
          <w:t>}</w:t>
        </w:r>
        <w:r>
          <w:rPr>
            <w:rStyle w:val="bnf"/>
            <w:rFonts w:ascii="Courier New" w:hAnsi="Courier New" w:cs="Courier New"/>
            <w:b/>
            <w:i w:val="0"/>
          </w:rPr>
          <w:t xml:space="preserve"> </w:t>
        </w:r>
      </w:ins>
      <w:ins w:id="4282" w:author="Allen Wirfs-Brock" w:date="2011-07-11T14:58:00Z">
        <w:r>
          <w:t>is determined as follows:</w:t>
        </w:r>
      </w:ins>
    </w:p>
    <w:p w14:paraId="4C1A7B6E" w14:textId="77777777" w:rsidR="007B4F56" w:rsidRDefault="007B4F56" w:rsidP="009F05FF">
      <w:pPr>
        <w:pStyle w:val="Alg4"/>
        <w:numPr>
          <w:ilvl w:val="0"/>
          <w:numId w:val="455"/>
        </w:numPr>
        <w:spacing w:after="220"/>
        <w:contextualSpacing/>
        <w:rPr>
          <w:ins w:id="4283" w:author="Allen Wirfs-Brock" w:date="2011-07-11T14:58:00Z"/>
        </w:rPr>
      </w:pPr>
      <w:ins w:id="4284" w:author="Allen Wirfs-Brock" w:date="2011-07-11T14:58:00Z">
        <w:r>
          <w:t xml:space="preserve">Return </w:t>
        </w:r>
      </w:ins>
      <w:ins w:id="4285" w:author="Allen Wirfs-Brock" w:date="2011-07-11T15:00:00Z">
        <w:r w:rsidR="00607D92">
          <w:t xml:space="preserve">the </w:t>
        </w:r>
      </w:ins>
      <w:ins w:id="4286" w:author="Allen Wirfs-Brock" w:date="2011-07-11T15:01:00Z">
        <w:r w:rsidR="00607D92">
          <w:t xml:space="preserve">BoundNames of </w:t>
        </w:r>
        <w:r w:rsidR="00607D92" w:rsidRPr="007E28AE">
          <w:rPr>
            <w:rStyle w:val="bnf"/>
          </w:rPr>
          <w:t>BindingPropertyList</w:t>
        </w:r>
      </w:ins>
      <w:ins w:id="4287" w:author="Allen Wirfs-Brock" w:date="2011-07-11T14:58:00Z">
        <w:r>
          <w:t>.</w:t>
        </w:r>
      </w:ins>
    </w:p>
    <w:p w14:paraId="2EFE11FD" w14:textId="77777777" w:rsidR="009F05FF" w:rsidRDefault="009F05FF" w:rsidP="009F05FF">
      <w:pPr>
        <w:rPr>
          <w:ins w:id="4288" w:author="Allen Wirfs-Brock" w:date="2011-07-11T15:07:00Z"/>
        </w:rPr>
      </w:pPr>
      <w:ins w:id="4289" w:author="Allen Wirfs-Brock" w:date="2011-07-11T15:07: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ins>
      <w:ins w:id="4290" w:author="Allen Wirfs-Brock" w:date="2011-07-11T15:08:00Z">
        <w:r>
          <w:rPr>
            <w:rStyle w:val="bnf"/>
          </w:rPr>
          <w:t>Array</w:t>
        </w:r>
        <w:r w:rsidRPr="00C8445E">
          <w:rPr>
            <w:rStyle w:val="bnf"/>
          </w:rPr>
          <w:t>BindingPattern</w:t>
        </w:r>
        <w:r>
          <w:rPr>
            <w:rStyle w:val="bnf"/>
          </w:rPr>
          <w:t xml:space="preserve"> </w:t>
        </w:r>
      </w:ins>
      <w:ins w:id="4291" w:author="Allen Wirfs-Brock" w:date="2011-07-11T15:07:00Z">
        <w:r>
          <w:rPr>
            <w:b/>
          </w:rPr>
          <w:t>:</w:t>
        </w:r>
        <w:r>
          <w:t xml:space="preserve"> </w:t>
        </w:r>
      </w:ins>
      <w:ins w:id="4292" w:author="Allen Wirfs-Brock" w:date="2011-07-11T15:08:00Z">
        <w:r w:rsidRPr="00A817DB">
          <w:rPr>
            <w:rFonts w:ascii="Courier New" w:hAnsi="Courier New" w:cs="Courier New"/>
            <w:b/>
          </w:rPr>
          <w:t>[</w:t>
        </w:r>
        <w:r>
          <w:rPr>
            <w:rFonts w:ascii="Courier New" w:hAnsi="Courier New" w:cs="Courier New"/>
            <w:b/>
            <w:i/>
          </w:rPr>
          <w:t xml:space="preserve"> </w:t>
        </w:r>
        <w:r w:rsidRPr="00A817DB">
          <w:rPr>
            <w:rFonts w:ascii="Times New Roman" w:hAnsi="Times New Roman"/>
            <w:i/>
          </w:rPr>
          <w:t>Elision</w:t>
        </w:r>
        <w:r w:rsidRPr="00A817DB">
          <w:rPr>
            <w:rFonts w:cs="Arial"/>
            <w:vertAlign w:val="subscript"/>
          </w:rPr>
          <w:t>opt</w:t>
        </w:r>
      </w:ins>
      <w:ins w:id="4293" w:author="Allen Wirfs-Brock" w:date="2011-07-11T15:11:00Z">
        <w:r w:rsidR="00A817DB">
          <w:rPr>
            <w:rStyle w:val="bnf"/>
          </w:rPr>
          <w:t xml:space="preserve"> </w:t>
        </w:r>
      </w:ins>
      <w:ins w:id="4294" w:author="Allen Wirfs-Brock" w:date="2011-07-11T15:08:00Z">
        <w:r w:rsidRPr="00A817DB">
          <w:rPr>
            <w:rFonts w:ascii="Courier New" w:hAnsi="Courier New" w:cs="Courier New"/>
            <w:b/>
          </w:rPr>
          <w:t>]</w:t>
        </w:r>
      </w:ins>
      <w:ins w:id="4295" w:author="Allen Wirfs-Brock" w:date="2011-07-11T15:07:00Z">
        <w:r w:rsidRPr="00992216">
          <w:t xml:space="preserve"> </w:t>
        </w:r>
        <w:r>
          <w:t>is determined as follows:</w:t>
        </w:r>
      </w:ins>
    </w:p>
    <w:p w14:paraId="6404E762" w14:textId="77777777" w:rsidR="009F05FF" w:rsidRDefault="00A817DB" w:rsidP="00A817DB">
      <w:pPr>
        <w:pStyle w:val="Alg4"/>
        <w:numPr>
          <w:ilvl w:val="0"/>
          <w:numId w:val="457"/>
        </w:numPr>
        <w:spacing w:after="220"/>
        <w:contextualSpacing/>
        <w:rPr>
          <w:ins w:id="4296" w:author="Allen Wirfs-Brock" w:date="2011-07-11T15:07:00Z"/>
        </w:rPr>
      </w:pPr>
      <w:ins w:id="4297" w:author="Allen Wirfs-Brock" w:date="2011-07-11T15:11:00Z">
        <w:r>
          <w:t>Return an empty List</w:t>
        </w:r>
      </w:ins>
      <w:ins w:id="4298" w:author="Allen Wirfs-Brock" w:date="2011-07-11T15:07:00Z">
        <w:r w:rsidR="009F05FF">
          <w:t>.</w:t>
        </w:r>
      </w:ins>
    </w:p>
    <w:p w14:paraId="2B2D7797" w14:textId="77777777" w:rsidR="00A817DB" w:rsidRDefault="00A817DB" w:rsidP="00A817DB">
      <w:pPr>
        <w:rPr>
          <w:ins w:id="4299" w:author="Allen Wirfs-Brock" w:date="2011-07-11T15:11:00Z"/>
        </w:rPr>
      </w:pPr>
      <w:ins w:id="4300" w:author="Allen Wirfs-Brock" w:date="2011-07-11T15:11:00Z">
        <w:r>
          <w:t xml:space="preserve">The </w:t>
        </w:r>
        <w:r>
          <w:rPr>
            <w:rFonts w:ascii="Times New Roman" w:eastAsia="Times New Roman" w:hAnsi="Times New Roman"/>
            <w:spacing w:val="6"/>
            <w:lang w:eastAsia="en-US"/>
          </w:rPr>
          <w:t xml:space="preserve">BoundNames </w:t>
        </w:r>
        <w:r>
          <w:t>of the</w:t>
        </w:r>
        <w:r w:rsidRPr="006D7E13">
          <w:t xml:space="preserve"> </w:t>
        </w:r>
        <w:r>
          <w:t>production</w:t>
        </w:r>
      </w:ins>
      <w:ins w:id="4301" w:author="Allen Wirfs-Brock" w:date="2011-07-11T15:16:00Z">
        <w:r w:rsidR="006C4F91">
          <w:t xml:space="preserve">s </w:t>
        </w:r>
      </w:ins>
      <w:ins w:id="4302" w:author="Allen Wirfs-Brock" w:date="2011-07-11T15:11:00Z">
        <w:r>
          <w:t xml:space="preserve">  </w:t>
        </w:r>
        <w:r>
          <w:rPr>
            <w:rStyle w:val="bnf"/>
          </w:rPr>
          <w:t>Array</w:t>
        </w:r>
        <w:r w:rsidRPr="00C8445E">
          <w:rPr>
            <w:rStyle w:val="bnf"/>
          </w:rPr>
          <w:t>BindingPattern</w:t>
        </w:r>
        <w:r>
          <w:rPr>
            <w:rStyle w:val="bnf"/>
          </w:rPr>
          <w:t xml:space="preserve"> </w:t>
        </w:r>
        <w:r>
          <w:rPr>
            <w:b/>
          </w:rPr>
          <w:t>:</w:t>
        </w:r>
        <w:r>
          <w:t xml:space="preserve"> </w:t>
        </w:r>
        <w:r w:rsidRPr="00A817DB">
          <w:rPr>
            <w:rFonts w:ascii="Courier New" w:hAnsi="Courier New" w:cs="Courier New"/>
            <w:b/>
          </w:rPr>
          <w:t>[</w:t>
        </w:r>
        <w:r>
          <w:rPr>
            <w:rFonts w:ascii="Courier New" w:hAnsi="Courier New" w:cs="Courier New"/>
            <w:b/>
            <w:i/>
          </w:rPr>
          <w:t xml:space="preserve"> </w:t>
        </w:r>
        <w:r w:rsidRPr="00A817DB">
          <w:rPr>
            <w:rFonts w:ascii="Times New Roman" w:hAnsi="Times New Roman"/>
            <w:i/>
          </w:rPr>
          <w:t>Elision</w:t>
        </w:r>
        <w:r w:rsidRPr="00A817DB">
          <w:rPr>
            <w:rFonts w:cs="Arial"/>
            <w:vertAlign w:val="subscript"/>
          </w:rPr>
          <w:t>opt</w:t>
        </w:r>
        <w:r>
          <w:rPr>
            <w:rFonts w:ascii="Courier New" w:hAnsi="Courier New" w:cs="Courier New"/>
            <w:b/>
            <w:i/>
          </w:rPr>
          <w:t xml:space="preserve"> </w:t>
        </w:r>
        <w:r w:rsidRPr="00A817DB">
          <w:rPr>
            <w:rStyle w:val="bnf"/>
          </w:rPr>
          <w:t>BindingRestElement</w:t>
        </w:r>
      </w:ins>
      <w:ins w:id="4303" w:author="Allen Wirfs-Brock" w:date="2011-07-11T15:12:00Z">
        <w:r>
          <w:rPr>
            <w:rStyle w:val="bnf"/>
          </w:rPr>
          <w:t xml:space="preserve"> </w:t>
        </w:r>
      </w:ins>
      <w:ins w:id="4304" w:author="Allen Wirfs-Brock" w:date="2011-07-11T15:11:00Z">
        <w:r>
          <w:rPr>
            <w:rFonts w:cs="Arial"/>
            <w:i/>
            <w:vertAlign w:val="subscript"/>
          </w:rPr>
          <w:t xml:space="preserve"> </w:t>
        </w:r>
        <w:r w:rsidRPr="00A817DB">
          <w:rPr>
            <w:rFonts w:ascii="Courier New" w:hAnsi="Courier New" w:cs="Courier New"/>
            <w:b/>
          </w:rPr>
          <w:t>]</w:t>
        </w:r>
        <w:r w:rsidRPr="00992216">
          <w:t xml:space="preserve"> </w:t>
        </w:r>
      </w:ins>
      <w:ins w:id="4305" w:author="Allen Wirfs-Brock" w:date="2011-07-11T15:16:00Z">
        <w:r w:rsidR="006C4F91">
          <w:t xml:space="preserve">and </w:t>
        </w:r>
      </w:ins>
      <w:ins w:id="4306" w:author="Allen Wirfs-Brock" w:date="2011-07-11T15:17:00Z">
        <w:r w:rsidR="006C4F91">
          <w:rPr>
            <w:rStyle w:val="bnf"/>
          </w:rPr>
          <w:t>Array</w:t>
        </w:r>
        <w:r w:rsidR="006C4F91" w:rsidRPr="00C8445E">
          <w:rPr>
            <w:rStyle w:val="bnf"/>
          </w:rPr>
          <w:t>BindingPattern</w:t>
        </w:r>
        <w:r w:rsidR="006C4F91">
          <w:rPr>
            <w:rStyle w:val="bnf"/>
          </w:rPr>
          <w:t xml:space="preserve"> </w:t>
        </w:r>
        <w:r w:rsidR="006C4F91">
          <w:rPr>
            <w:b/>
          </w:rPr>
          <w:t>:</w:t>
        </w:r>
        <w:r w:rsidR="006C4F91">
          <w:t xml:space="preserve"> </w:t>
        </w:r>
        <w:r w:rsidR="006C4F91" w:rsidRPr="00A817DB">
          <w:rPr>
            <w:rFonts w:ascii="Courier New" w:hAnsi="Courier New" w:cs="Courier New"/>
            <w:b/>
          </w:rPr>
          <w:t>[</w:t>
        </w:r>
        <w:r w:rsidR="006C4F91">
          <w:rPr>
            <w:rStyle w:val="bnf"/>
          </w:rPr>
          <w:t>Binding</w:t>
        </w:r>
        <w:r w:rsidR="006C4F91" w:rsidRPr="00A817DB">
          <w:rPr>
            <w:rStyle w:val="bnf"/>
          </w:rPr>
          <w:t>Element</w:t>
        </w:r>
        <w:r w:rsidR="006C4F91">
          <w:rPr>
            <w:rStyle w:val="bnf"/>
          </w:rPr>
          <w:t>List</w:t>
        </w:r>
        <w:r w:rsidR="006C4F91">
          <w:rPr>
            <w:rFonts w:cs="Arial"/>
            <w:i/>
            <w:vertAlign w:val="subscript"/>
          </w:rPr>
          <w:t xml:space="preserve"> </w:t>
        </w:r>
        <w:r w:rsidR="006C4F91">
          <w:rPr>
            <w:rStyle w:val="bnf"/>
            <w:rFonts w:ascii="Courier New" w:hAnsi="Courier New" w:cs="Courier New"/>
            <w:b/>
            <w:i w:val="0"/>
          </w:rPr>
          <w:t xml:space="preserve">, </w:t>
        </w:r>
        <w:r w:rsidR="006C4F91" w:rsidRPr="00A817DB">
          <w:rPr>
            <w:rFonts w:ascii="Times New Roman" w:hAnsi="Times New Roman"/>
            <w:i/>
          </w:rPr>
          <w:t>Elision</w:t>
        </w:r>
        <w:r w:rsidR="006C4F91" w:rsidRPr="00A817DB">
          <w:rPr>
            <w:rFonts w:cs="Arial"/>
            <w:vertAlign w:val="subscript"/>
          </w:rPr>
          <w:t>opt</w:t>
        </w:r>
        <w:r w:rsidR="006C4F91">
          <w:rPr>
            <w:rStyle w:val="bnf"/>
          </w:rPr>
          <w:t xml:space="preserve"> </w:t>
        </w:r>
        <w:r w:rsidR="006C4F91" w:rsidRPr="00A817DB">
          <w:rPr>
            <w:rFonts w:ascii="Courier New" w:hAnsi="Courier New" w:cs="Courier New"/>
            <w:b/>
          </w:rPr>
          <w:t>]</w:t>
        </w:r>
      </w:ins>
      <w:ins w:id="4307" w:author="Allen Wirfs-Brock" w:date="2011-07-11T15:16:00Z">
        <w:r w:rsidR="006C4F91">
          <w:t xml:space="preserve"> </w:t>
        </w:r>
      </w:ins>
      <w:ins w:id="4308" w:author="Allen Wirfs-Brock" w:date="2011-07-11T15:11:00Z">
        <w:r>
          <w:t>is determined as follows:</w:t>
        </w:r>
      </w:ins>
    </w:p>
    <w:p w14:paraId="0A519F4B" w14:textId="77777777" w:rsidR="00A817DB" w:rsidRDefault="00A817DB" w:rsidP="00A817DB">
      <w:pPr>
        <w:pStyle w:val="Alg4"/>
        <w:numPr>
          <w:ilvl w:val="0"/>
          <w:numId w:val="458"/>
        </w:numPr>
        <w:spacing w:after="220"/>
        <w:contextualSpacing/>
        <w:rPr>
          <w:ins w:id="4309" w:author="Allen Wirfs-Brock" w:date="2011-07-11T15:11:00Z"/>
        </w:rPr>
      </w:pPr>
      <w:ins w:id="4310" w:author="Allen Wirfs-Brock" w:date="2011-07-11T15:11:00Z">
        <w:r>
          <w:t xml:space="preserve">Return </w:t>
        </w:r>
      </w:ins>
      <w:ins w:id="4311" w:author="Allen Wirfs-Brock" w:date="2011-07-11T15:12:00Z">
        <w:r>
          <w:t xml:space="preserve">the BoundNames of </w:t>
        </w:r>
        <w:r w:rsidRPr="00A817DB">
          <w:rPr>
            <w:rStyle w:val="bnf"/>
          </w:rPr>
          <w:t>BindingElement</w:t>
        </w:r>
      </w:ins>
      <w:ins w:id="4312" w:author="Allen Wirfs-Brock" w:date="2011-07-11T15:18:00Z">
        <w:r w:rsidR="006C4F91">
          <w:rPr>
            <w:rStyle w:val="bnf"/>
          </w:rPr>
          <w:t>List</w:t>
        </w:r>
      </w:ins>
      <w:ins w:id="4313" w:author="Allen Wirfs-Brock" w:date="2011-07-11T15:11:00Z">
        <w:r>
          <w:t>.</w:t>
        </w:r>
      </w:ins>
    </w:p>
    <w:p w14:paraId="7858C600" w14:textId="77777777" w:rsidR="006C4F91" w:rsidRDefault="006C4F91" w:rsidP="006C4F91">
      <w:pPr>
        <w:rPr>
          <w:ins w:id="4314" w:author="Allen Wirfs-Brock" w:date="2011-07-11T15:16:00Z"/>
        </w:rPr>
      </w:pPr>
      <w:ins w:id="4315" w:author="Allen Wirfs-Brock" w:date="2011-07-11T15:16: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Pr>
            <w:rStyle w:val="bnf"/>
          </w:rPr>
          <w:t>Array</w:t>
        </w:r>
        <w:r w:rsidRPr="00C8445E">
          <w:rPr>
            <w:rStyle w:val="bnf"/>
          </w:rPr>
          <w:t>BindingPattern</w:t>
        </w:r>
        <w:r>
          <w:rPr>
            <w:rStyle w:val="bnf"/>
          </w:rPr>
          <w:t xml:space="preserve"> </w:t>
        </w:r>
        <w:r>
          <w:rPr>
            <w:b/>
          </w:rPr>
          <w:t>:</w:t>
        </w:r>
        <w:r>
          <w:t xml:space="preserve"> </w:t>
        </w:r>
        <w:r w:rsidRPr="00A817DB">
          <w:rPr>
            <w:rFonts w:ascii="Courier New" w:hAnsi="Courier New" w:cs="Courier New"/>
            <w:b/>
          </w:rPr>
          <w:t>[</w:t>
        </w:r>
      </w:ins>
      <w:ins w:id="4316" w:author="Allen Wirfs-Brock" w:date="2011-07-11T15:19:00Z">
        <w:r w:rsidR="006F2444">
          <w:rPr>
            <w:rFonts w:ascii="Courier New" w:hAnsi="Courier New" w:cs="Courier New"/>
            <w:b/>
          </w:rPr>
          <w:t xml:space="preserve"> </w:t>
        </w:r>
      </w:ins>
      <w:ins w:id="4317" w:author="Allen Wirfs-Brock" w:date="2011-07-11T15:16:00Z">
        <w:r>
          <w:rPr>
            <w:rStyle w:val="bnf"/>
          </w:rPr>
          <w:t>Binding</w:t>
        </w:r>
        <w:r w:rsidRPr="00A817DB">
          <w:rPr>
            <w:rStyle w:val="bnf"/>
          </w:rPr>
          <w:t>Element</w:t>
        </w:r>
        <w:r>
          <w:rPr>
            <w:rStyle w:val="bnf"/>
          </w:rPr>
          <w:t>List</w:t>
        </w:r>
        <w:r>
          <w:rPr>
            <w:rFonts w:cs="Arial"/>
            <w:i/>
            <w:vertAlign w:val="subscript"/>
          </w:rPr>
          <w:t xml:space="preserve"> </w:t>
        </w:r>
        <w:r>
          <w:rPr>
            <w:rStyle w:val="bnf"/>
            <w:rFonts w:ascii="Courier New" w:hAnsi="Courier New" w:cs="Courier New"/>
            <w:b/>
            <w:i w:val="0"/>
          </w:rPr>
          <w:t xml:space="preserve">, </w:t>
        </w:r>
        <w:r w:rsidRPr="00A817DB">
          <w:rPr>
            <w:rFonts w:ascii="Times New Roman" w:hAnsi="Times New Roman"/>
            <w:i/>
          </w:rPr>
          <w:t>Elision</w:t>
        </w:r>
        <w:r w:rsidRPr="00A817DB">
          <w:rPr>
            <w:rFonts w:cs="Arial"/>
            <w:vertAlign w:val="subscript"/>
          </w:rPr>
          <w:t>opt</w:t>
        </w:r>
        <w:r>
          <w:rPr>
            <w:rFonts w:ascii="Courier New" w:hAnsi="Courier New" w:cs="Courier New"/>
            <w:b/>
            <w:i/>
          </w:rPr>
          <w:t xml:space="preserve"> </w:t>
        </w:r>
        <w:r w:rsidRPr="00A817DB">
          <w:rPr>
            <w:rStyle w:val="bnf"/>
          </w:rPr>
          <w:t>BindingRestElement</w:t>
        </w:r>
        <w:r>
          <w:rPr>
            <w:rStyle w:val="bnf"/>
          </w:rPr>
          <w:t xml:space="preserve"> </w:t>
        </w:r>
        <w:r>
          <w:rPr>
            <w:rFonts w:cs="Arial"/>
            <w:i/>
            <w:vertAlign w:val="subscript"/>
          </w:rPr>
          <w:t xml:space="preserve"> </w:t>
        </w:r>
        <w:r w:rsidRPr="00A817DB">
          <w:rPr>
            <w:rFonts w:ascii="Courier New" w:hAnsi="Courier New" w:cs="Courier New"/>
            <w:b/>
          </w:rPr>
          <w:t>]</w:t>
        </w:r>
        <w:r w:rsidRPr="00992216">
          <w:t xml:space="preserve"> </w:t>
        </w:r>
        <w:r>
          <w:t>is determined as follows:</w:t>
        </w:r>
      </w:ins>
    </w:p>
    <w:p w14:paraId="00B0F254" w14:textId="77777777" w:rsidR="006F2444" w:rsidRDefault="006F2444" w:rsidP="006F2444">
      <w:pPr>
        <w:pStyle w:val="Alg4"/>
        <w:numPr>
          <w:ilvl w:val="0"/>
          <w:numId w:val="459"/>
        </w:numPr>
        <w:spacing w:after="220"/>
        <w:contextualSpacing/>
        <w:rPr>
          <w:ins w:id="4318" w:author="Allen Wirfs-Brock" w:date="2011-07-11T15:19:00Z"/>
        </w:rPr>
      </w:pPr>
      <w:ins w:id="4319" w:author="Allen Wirfs-Brock" w:date="2011-07-11T15:19:00Z">
        <w:r>
          <w:t xml:space="preserve">Let </w:t>
        </w:r>
        <w:r>
          <w:rPr>
            <w:i/>
          </w:rPr>
          <w:t>names</w:t>
        </w:r>
        <w:r w:rsidRPr="00D465F1">
          <w:rPr>
            <w:i/>
          </w:rPr>
          <w:t xml:space="preserve"> </w:t>
        </w:r>
        <w:r>
          <w:t xml:space="preserve">be BoundNames of </w:t>
        </w:r>
      </w:ins>
      <w:ins w:id="4320" w:author="Allen Wirfs-Brock" w:date="2011-07-11T15:20:00Z">
        <w:r>
          <w:rPr>
            <w:rStyle w:val="bnf"/>
          </w:rPr>
          <w:t>Binding</w:t>
        </w:r>
        <w:r w:rsidRPr="00A817DB">
          <w:rPr>
            <w:rStyle w:val="bnf"/>
          </w:rPr>
          <w:t>Element</w:t>
        </w:r>
        <w:r>
          <w:rPr>
            <w:rStyle w:val="bnf"/>
          </w:rPr>
          <w:t>List</w:t>
        </w:r>
      </w:ins>
      <w:ins w:id="4321" w:author="Allen Wirfs-Brock" w:date="2011-07-11T15:19:00Z">
        <w:r>
          <w:t>.</w:t>
        </w:r>
      </w:ins>
    </w:p>
    <w:p w14:paraId="1F4D2B9A" w14:textId="77777777" w:rsidR="006F2444" w:rsidRPr="006F2444" w:rsidRDefault="006F2444" w:rsidP="006F2444">
      <w:pPr>
        <w:pStyle w:val="Alg4"/>
        <w:numPr>
          <w:ilvl w:val="0"/>
          <w:numId w:val="459"/>
        </w:numPr>
        <w:spacing w:after="220"/>
        <w:contextualSpacing/>
        <w:rPr>
          <w:ins w:id="4322" w:author="Allen Wirfs-Brock" w:date="2011-07-11T15:20:00Z"/>
          <w:rStyle w:val="bnf"/>
          <w:i w:val="0"/>
        </w:rPr>
      </w:pPr>
      <w:ins w:id="4323" w:author="Allen Wirfs-Brock" w:date="2011-07-11T15:19:00Z">
        <w:r>
          <w:t xml:space="preserve">Append to </w:t>
        </w:r>
        <w:r w:rsidRPr="00653F1B">
          <w:rPr>
            <w:i/>
          </w:rPr>
          <w:t>names</w:t>
        </w:r>
        <w:r>
          <w:t xml:space="preserve"> the elements of BoundNames of </w:t>
        </w:r>
      </w:ins>
      <w:ins w:id="4324" w:author="Allen Wirfs-Brock" w:date="2011-07-11T15:20:00Z">
        <w:r w:rsidRPr="00A817DB">
          <w:rPr>
            <w:rStyle w:val="bnf"/>
          </w:rPr>
          <w:t>BindingRestElement</w:t>
        </w:r>
      </w:ins>
      <w:ins w:id="4325" w:author="Allen Wirfs-Brock" w:date="2011-07-11T15:19:00Z">
        <w:r>
          <w:rPr>
            <w:rStyle w:val="bnf"/>
          </w:rPr>
          <w:t>.</w:t>
        </w:r>
      </w:ins>
    </w:p>
    <w:p w14:paraId="6E8E776E" w14:textId="77777777" w:rsidR="006C4F91" w:rsidRDefault="006C4F91" w:rsidP="006F2444">
      <w:pPr>
        <w:pStyle w:val="Alg4"/>
        <w:numPr>
          <w:ilvl w:val="0"/>
          <w:numId w:val="459"/>
        </w:numPr>
        <w:spacing w:after="220"/>
        <w:contextualSpacing/>
        <w:rPr>
          <w:ins w:id="4326" w:author="Allen Wirfs-Brock" w:date="2011-07-11T15:16:00Z"/>
        </w:rPr>
      </w:pPr>
      <w:ins w:id="4327" w:author="Allen Wirfs-Brock" w:date="2011-07-11T15:16:00Z">
        <w:r>
          <w:t xml:space="preserve">Return </w:t>
        </w:r>
      </w:ins>
      <w:ins w:id="4328" w:author="Allen Wirfs-Brock" w:date="2011-07-11T15:21:00Z">
        <w:r w:rsidR="000B57C8">
          <w:rPr>
            <w:rStyle w:val="bnf"/>
          </w:rPr>
          <w:t>names</w:t>
        </w:r>
      </w:ins>
      <w:ins w:id="4329" w:author="Allen Wirfs-Brock" w:date="2011-07-11T15:16:00Z">
        <w:r>
          <w:t>.</w:t>
        </w:r>
      </w:ins>
    </w:p>
    <w:p w14:paraId="6A889D0C" w14:textId="77777777" w:rsidR="000B57C8" w:rsidRDefault="000B57C8" w:rsidP="000B57C8">
      <w:pPr>
        <w:rPr>
          <w:ins w:id="4330" w:author="Allen Wirfs-Brock" w:date="2011-07-11T15:21:00Z"/>
        </w:rPr>
      </w:pPr>
      <w:ins w:id="4331" w:author="Allen Wirfs-Brock" w:date="2011-07-11T15:21: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ins>
      <w:ins w:id="4332" w:author="Allen Wirfs-Brock" w:date="2011-07-11T15:22:00Z">
        <w:r w:rsidRPr="009F05FF">
          <w:rPr>
            <w:rStyle w:val="bnf"/>
          </w:rPr>
          <w:t>BindingPropertyList</w:t>
        </w:r>
        <w:r>
          <w:rPr>
            <w:rStyle w:val="bnf"/>
          </w:rPr>
          <w:t xml:space="preserve"> </w:t>
        </w:r>
      </w:ins>
      <w:ins w:id="4333" w:author="Allen Wirfs-Brock" w:date="2011-07-11T15:21:00Z">
        <w:r>
          <w:rPr>
            <w:b/>
          </w:rPr>
          <w:t>:</w:t>
        </w:r>
        <w:r>
          <w:t xml:space="preserve"> </w:t>
        </w:r>
      </w:ins>
      <w:ins w:id="4334" w:author="Allen Wirfs-Brock" w:date="2011-07-11T15:22:00Z">
        <w:r w:rsidRPr="009F05FF">
          <w:rPr>
            <w:rStyle w:val="bnf"/>
          </w:rPr>
          <w:t>BindingProperty</w:t>
        </w:r>
        <w:r w:rsidRPr="007B4F56">
          <w:rPr>
            <w:rStyle w:val="bnf"/>
            <w:rFonts w:ascii="Courier New" w:hAnsi="Courier New" w:cs="Courier New"/>
            <w:b/>
            <w:i w:val="0"/>
          </w:rPr>
          <w:t xml:space="preserve"> </w:t>
        </w:r>
      </w:ins>
      <w:ins w:id="4335" w:author="Allen Wirfs-Brock" w:date="2011-07-11T15:21:00Z">
        <w:r>
          <w:t>is determined as follows:</w:t>
        </w:r>
      </w:ins>
    </w:p>
    <w:p w14:paraId="15FDD51D" w14:textId="77777777" w:rsidR="000B57C8" w:rsidRDefault="000B57C8" w:rsidP="00726A79">
      <w:pPr>
        <w:pStyle w:val="Alg4"/>
        <w:numPr>
          <w:ilvl w:val="0"/>
          <w:numId w:val="460"/>
        </w:numPr>
        <w:spacing w:after="220"/>
        <w:contextualSpacing/>
        <w:rPr>
          <w:ins w:id="4336" w:author="Allen Wirfs-Brock" w:date="2011-07-11T15:21:00Z"/>
        </w:rPr>
      </w:pPr>
      <w:ins w:id="4337" w:author="Allen Wirfs-Brock" w:date="2011-07-11T15:21:00Z">
        <w:r>
          <w:t xml:space="preserve">Return BoundNames of </w:t>
        </w:r>
      </w:ins>
      <w:ins w:id="4338" w:author="Allen Wirfs-Brock" w:date="2011-07-11T15:22:00Z">
        <w:r w:rsidRPr="009F05FF">
          <w:rPr>
            <w:rStyle w:val="bnf"/>
          </w:rPr>
          <w:t>BindingProperty</w:t>
        </w:r>
      </w:ins>
      <w:ins w:id="4339" w:author="Allen Wirfs-Brock" w:date="2011-07-11T15:21:00Z">
        <w:r>
          <w:t>.</w:t>
        </w:r>
      </w:ins>
    </w:p>
    <w:p w14:paraId="45E587C3" w14:textId="77777777" w:rsidR="00726A79" w:rsidRDefault="00726A79" w:rsidP="00726A79">
      <w:pPr>
        <w:rPr>
          <w:ins w:id="4340" w:author="Allen Wirfs-Brock" w:date="2011-07-11T15:23:00Z"/>
        </w:rPr>
      </w:pPr>
      <w:ins w:id="4341" w:author="Allen Wirfs-Brock" w:date="2011-07-11T15:23: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9F05FF">
          <w:rPr>
            <w:rStyle w:val="bnf"/>
          </w:rPr>
          <w:t>BindingPropertyList</w:t>
        </w:r>
        <w:r>
          <w:rPr>
            <w:rStyle w:val="bnf"/>
          </w:rPr>
          <w:t xml:space="preserve"> </w:t>
        </w:r>
        <w:r>
          <w:rPr>
            <w:b/>
          </w:rPr>
          <w:t>:</w:t>
        </w:r>
        <w:r>
          <w:t xml:space="preserve"> </w:t>
        </w:r>
      </w:ins>
      <w:ins w:id="4342" w:author="Allen Wirfs-Brock" w:date="2011-07-11T15:24:00Z">
        <w:r w:rsidRPr="009F05FF">
          <w:rPr>
            <w:rStyle w:val="bnf"/>
          </w:rPr>
          <w:t>BindingPropertyList</w:t>
        </w:r>
      </w:ins>
      <w:ins w:id="4343" w:author="Allen Wirfs-Brock" w:date="2011-07-11T15:25:00Z">
        <w:r>
          <w:rPr>
            <w:rStyle w:val="bnf"/>
          </w:rPr>
          <w:t xml:space="preserve"> </w:t>
        </w:r>
        <w:r>
          <w:rPr>
            <w:rStyle w:val="bnf"/>
            <w:rFonts w:ascii="Courier New" w:hAnsi="Courier New" w:cs="Courier New"/>
            <w:b/>
            <w:i w:val="0"/>
          </w:rPr>
          <w:t>,</w:t>
        </w:r>
      </w:ins>
      <w:ins w:id="4344" w:author="Allen Wirfs-Brock" w:date="2011-07-11T15:24:00Z">
        <w:r>
          <w:rPr>
            <w:rStyle w:val="bnf"/>
          </w:rPr>
          <w:t xml:space="preserve"> </w:t>
        </w:r>
      </w:ins>
      <w:ins w:id="4345" w:author="Allen Wirfs-Brock" w:date="2011-07-11T15:23:00Z">
        <w:r w:rsidRPr="009F05FF">
          <w:rPr>
            <w:rStyle w:val="bnf"/>
          </w:rPr>
          <w:t>BindingProperty</w:t>
        </w:r>
        <w:r w:rsidRPr="007B4F56">
          <w:rPr>
            <w:rStyle w:val="bnf"/>
            <w:rFonts w:ascii="Courier New" w:hAnsi="Courier New" w:cs="Courier New"/>
            <w:b/>
            <w:i w:val="0"/>
          </w:rPr>
          <w:t xml:space="preserve"> </w:t>
        </w:r>
        <w:r>
          <w:t>is determined as follows:</w:t>
        </w:r>
      </w:ins>
    </w:p>
    <w:p w14:paraId="11960F98" w14:textId="77777777" w:rsidR="00726A79" w:rsidRDefault="00726A79" w:rsidP="00726A79">
      <w:pPr>
        <w:pStyle w:val="Alg4"/>
        <w:numPr>
          <w:ilvl w:val="0"/>
          <w:numId w:val="461"/>
        </w:numPr>
        <w:spacing w:after="220"/>
        <w:contextualSpacing/>
        <w:rPr>
          <w:ins w:id="4346" w:author="Allen Wirfs-Brock" w:date="2011-07-11T15:24:00Z"/>
        </w:rPr>
      </w:pPr>
      <w:ins w:id="4347" w:author="Allen Wirfs-Brock" w:date="2011-07-11T15:24:00Z">
        <w:r>
          <w:t xml:space="preserve">Let </w:t>
        </w:r>
        <w:r>
          <w:rPr>
            <w:i/>
          </w:rPr>
          <w:t>names</w:t>
        </w:r>
        <w:r w:rsidRPr="00D465F1">
          <w:rPr>
            <w:i/>
          </w:rPr>
          <w:t xml:space="preserve"> </w:t>
        </w:r>
        <w:r>
          <w:t xml:space="preserve">be BoundNames of </w:t>
        </w:r>
      </w:ins>
      <w:ins w:id="4348" w:author="Allen Wirfs-Brock" w:date="2011-07-11T15:25:00Z">
        <w:r w:rsidRPr="009F05FF">
          <w:rPr>
            <w:rStyle w:val="bnf"/>
          </w:rPr>
          <w:t>BindingPropertyList</w:t>
        </w:r>
      </w:ins>
      <w:ins w:id="4349" w:author="Allen Wirfs-Brock" w:date="2011-07-11T15:24:00Z">
        <w:r>
          <w:t>.</w:t>
        </w:r>
      </w:ins>
    </w:p>
    <w:p w14:paraId="44E10632" w14:textId="77777777" w:rsidR="00726A79" w:rsidRPr="006F2444" w:rsidRDefault="00726A79" w:rsidP="00726A79">
      <w:pPr>
        <w:pStyle w:val="Alg4"/>
        <w:numPr>
          <w:ilvl w:val="0"/>
          <w:numId w:val="461"/>
        </w:numPr>
        <w:spacing w:after="220"/>
        <w:contextualSpacing/>
        <w:rPr>
          <w:ins w:id="4350" w:author="Allen Wirfs-Brock" w:date="2011-07-11T15:24:00Z"/>
          <w:rStyle w:val="bnf"/>
          <w:i w:val="0"/>
        </w:rPr>
      </w:pPr>
      <w:ins w:id="4351" w:author="Allen Wirfs-Brock" w:date="2011-07-11T15:24:00Z">
        <w:r>
          <w:t xml:space="preserve">Append to </w:t>
        </w:r>
        <w:r w:rsidRPr="00653F1B">
          <w:rPr>
            <w:i/>
          </w:rPr>
          <w:t>names</w:t>
        </w:r>
        <w:r>
          <w:t xml:space="preserve"> the elements of BoundNames of </w:t>
        </w:r>
      </w:ins>
      <w:ins w:id="4352" w:author="Allen Wirfs-Brock" w:date="2011-07-11T15:25:00Z">
        <w:r w:rsidRPr="009F05FF">
          <w:rPr>
            <w:rStyle w:val="bnf"/>
          </w:rPr>
          <w:t>BindingProperty</w:t>
        </w:r>
      </w:ins>
      <w:ins w:id="4353" w:author="Allen Wirfs-Brock" w:date="2011-07-11T15:24:00Z">
        <w:r>
          <w:rPr>
            <w:rStyle w:val="bnf"/>
          </w:rPr>
          <w:t>.</w:t>
        </w:r>
      </w:ins>
    </w:p>
    <w:p w14:paraId="07B78D0D" w14:textId="77777777" w:rsidR="00726A79" w:rsidRDefault="00726A79" w:rsidP="00726A79">
      <w:pPr>
        <w:pStyle w:val="Alg4"/>
        <w:numPr>
          <w:ilvl w:val="0"/>
          <w:numId w:val="461"/>
        </w:numPr>
        <w:spacing w:after="220"/>
        <w:contextualSpacing/>
        <w:rPr>
          <w:ins w:id="4354" w:author="Allen Wirfs-Brock" w:date="2011-07-11T15:24:00Z"/>
        </w:rPr>
      </w:pPr>
      <w:ins w:id="4355" w:author="Allen Wirfs-Brock" w:date="2011-07-11T15:24:00Z">
        <w:r>
          <w:t xml:space="preserve">Return </w:t>
        </w:r>
        <w:r>
          <w:rPr>
            <w:rStyle w:val="bnf"/>
          </w:rPr>
          <w:t>names</w:t>
        </w:r>
        <w:r>
          <w:t>.</w:t>
        </w:r>
      </w:ins>
    </w:p>
    <w:p w14:paraId="27AAD9E1" w14:textId="77777777" w:rsidR="00726A79" w:rsidRDefault="00726A79" w:rsidP="00726A79">
      <w:pPr>
        <w:rPr>
          <w:ins w:id="4356" w:author="Allen Wirfs-Brock" w:date="2011-07-11T15:26:00Z"/>
        </w:rPr>
      </w:pPr>
      <w:ins w:id="4357" w:author="Allen Wirfs-Brock" w:date="2011-07-11T15:26: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ins>
      <w:ins w:id="4358" w:author="Allen Wirfs-Brock" w:date="2011-07-11T15:27:00Z">
        <w:r>
          <w:rPr>
            <w:rStyle w:val="bnf"/>
          </w:rPr>
          <w:t>Binding</w:t>
        </w:r>
        <w:r w:rsidRPr="00A817DB">
          <w:rPr>
            <w:rStyle w:val="bnf"/>
          </w:rPr>
          <w:t>Element</w:t>
        </w:r>
        <w:r>
          <w:rPr>
            <w:rStyle w:val="bnf"/>
          </w:rPr>
          <w:t xml:space="preserve">List </w:t>
        </w:r>
      </w:ins>
      <w:ins w:id="4359" w:author="Allen Wirfs-Brock" w:date="2011-07-11T15:26:00Z">
        <w:r>
          <w:rPr>
            <w:b/>
          </w:rPr>
          <w:t>:</w:t>
        </w:r>
        <w:r>
          <w:t xml:space="preserve"> </w:t>
        </w:r>
      </w:ins>
      <w:ins w:id="4360" w:author="Allen Wirfs-Brock" w:date="2011-07-11T15:28:00Z">
        <w:r w:rsidRPr="00A817DB">
          <w:rPr>
            <w:rFonts w:ascii="Times New Roman" w:hAnsi="Times New Roman"/>
            <w:i/>
          </w:rPr>
          <w:t>Elision</w:t>
        </w:r>
        <w:r w:rsidRPr="00A817DB">
          <w:rPr>
            <w:rFonts w:cs="Arial"/>
            <w:vertAlign w:val="subscript"/>
          </w:rPr>
          <w:t>opt</w:t>
        </w:r>
        <w:r w:rsidRPr="009F05FF">
          <w:rPr>
            <w:rStyle w:val="bnf"/>
          </w:rPr>
          <w:t xml:space="preserve"> </w:t>
        </w:r>
        <w:r>
          <w:rPr>
            <w:rStyle w:val="bnf"/>
          </w:rPr>
          <w:t xml:space="preserve"> </w:t>
        </w:r>
      </w:ins>
      <w:ins w:id="4361" w:author="Allen Wirfs-Brock" w:date="2011-07-11T15:26:00Z">
        <w:r w:rsidRPr="009F05FF">
          <w:rPr>
            <w:rStyle w:val="bnf"/>
          </w:rPr>
          <w:t>Binding</w:t>
        </w:r>
      </w:ins>
      <w:ins w:id="4362" w:author="Allen Wirfs-Brock" w:date="2011-07-11T15:28:00Z">
        <w:r>
          <w:rPr>
            <w:rStyle w:val="bnf"/>
          </w:rPr>
          <w:t>Element</w:t>
        </w:r>
      </w:ins>
      <w:ins w:id="4363" w:author="Allen Wirfs-Brock" w:date="2011-07-11T15:26:00Z">
        <w:r w:rsidRPr="007B4F56">
          <w:rPr>
            <w:rStyle w:val="bnf"/>
            <w:rFonts w:ascii="Courier New" w:hAnsi="Courier New" w:cs="Courier New"/>
            <w:b/>
            <w:i w:val="0"/>
          </w:rPr>
          <w:t xml:space="preserve"> </w:t>
        </w:r>
        <w:r>
          <w:t>is determined as follows:</w:t>
        </w:r>
      </w:ins>
    </w:p>
    <w:p w14:paraId="60756261" w14:textId="77777777" w:rsidR="00726A79" w:rsidRDefault="00726A79" w:rsidP="00726A79">
      <w:pPr>
        <w:pStyle w:val="Alg4"/>
        <w:numPr>
          <w:ilvl w:val="0"/>
          <w:numId w:val="462"/>
        </w:numPr>
        <w:spacing w:after="220"/>
        <w:contextualSpacing/>
        <w:rPr>
          <w:ins w:id="4364" w:author="Allen Wirfs-Brock" w:date="2011-07-11T15:26:00Z"/>
        </w:rPr>
      </w:pPr>
      <w:ins w:id="4365" w:author="Allen Wirfs-Brock" w:date="2011-07-11T15:26:00Z">
        <w:r>
          <w:t xml:space="preserve">Return BoundNames of </w:t>
        </w:r>
      </w:ins>
      <w:ins w:id="4366" w:author="Allen Wirfs-Brock" w:date="2011-07-11T15:29:00Z">
        <w:r w:rsidRPr="009F05FF">
          <w:rPr>
            <w:rStyle w:val="bnf"/>
          </w:rPr>
          <w:t>Binding</w:t>
        </w:r>
        <w:r>
          <w:rPr>
            <w:rStyle w:val="bnf"/>
          </w:rPr>
          <w:t>Element</w:t>
        </w:r>
      </w:ins>
      <w:ins w:id="4367" w:author="Allen Wirfs-Brock" w:date="2011-07-11T15:26:00Z">
        <w:r>
          <w:t>.</w:t>
        </w:r>
      </w:ins>
    </w:p>
    <w:p w14:paraId="124C14AF" w14:textId="77777777" w:rsidR="00726A79" w:rsidRDefault="00726A79" w:rsidP="00726A79">
      <w:pPr>
        <w:rPr>
          <w:ins w:id="4368" w:author="Allen Wirfs-Brock" w:date="2011-07-11T15:29:00Z"/>
        </w:rPr>
      </w:pPr>
      <w:ins w:id="4369" w:author="Allen Wirfs-Brock" w:date="2011-07-11T15:2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Pr>
            <w:rStyle w:val="bnf"/>
          </w:rPr>
          <w:t>Binding</w:t>
        </w:r>
        <w:r w:rsidRPr="00A817DB">
          <w:rPr>
            <w:rStyle w:val="bnf"/>
          </w:rPr>
          <w:t>Element</w:t>
        </w:r>
        <w:r>
          <w:rPr>
            <w:rStyle w:val="bnf"/>
          </w:rPr>
          <w:t xml:space="preserve">List </w:t>
        </w:r>
        <w:r>
          <w:rPr>
            <w:b/>
          </w:rPr>
          <w:t>:</w:t>
        </w:r>
        <w:r>
          <w:t xml:space="preserve"> </w:t>
        </w:r>
      </w:ins>
      <w:ins w:id="4370" w:author="Allen Wirfs-Brock" w:date="2011-07-11T15:30:00Z">
        <w:r>
          <w:rPr>
            <w:rStyle w:val="bnf"/>
          </w:rPr>
          <w:t>Binding</w:t>
        </w:r>
        <w:r w:rsidRPr="00A817DB">
          <w:rPr>
            <w:rStyle w:val="bnf"/>
          </w:rPr>
          <w:t>Element</w:t>
        </w:r>
        <w:r>
          <w:rPr>
            <w:rStyle w:val="bnf"/>
          </w:rPr>
          <w:t xml:space="preserve">List </w:t>
        </w:r>
      </w:ins>
      <w:ins w:id="4371" w:author="Allen Wirfs-Brock" w:date="2011-07-11T15:29:00Z">
        <w:r>
          <w:rPr>
            <w:rStyle w:val="bnf"/>
            <w:rFonts w:ascii="Courier New" w:hAnsi="Courier New" w:cs="Courier New"/>
            <w:b/>
            <w:i w:val="0"/>
          </w:rPr>
          <w:t>,</w:t>
        </w:r>
        <w:r>
          <w:rPr>
            <w:rStyle w:val="bnf"/>
          </w:rPr>
          <w:t xml:space="preserve"> </w:t>
        </w:r>
      </w:ins>
      <w:ins w:id="4372" w:author="Allen Wirfs-Brock" w:date="2011-07-11T15:30:00Z">
        <w:r w:rsidRPr="00A817DB">
          <w:rPr>
            <w:rFonts w:ascii="Times New Roman" w:hAnsi="Times New Roman"/>
            <w:i/>
          </w:rPr>
          <w:t>Elision</w:t>
        </w:r>
        <w:r w:rsidRPr="00A817DB">
          <w:rPr>
            <w:rFonts w:cs="Arial"/>
            <w:vertAlign w:val="subscript"/>
          </w:rPr>
          <w:t>opt</w:t>
        </w:r>
        <w:r w:rsidRPr="009F05FF">
          <w:rPr>
            <w:rStyle w:val="bnf"/>
          </w:rPr>
          <w:t xml:space="preserve"> </w:t>
        </w:r>
        <w:r>
          <w:rPr>
            <w:rStyle w:val="bnf"/>
          </w:rPr>
          <w:t xml:space="preserve"> </w:t>
        </w:r>
        <w:r w:rsidRPr="009F05FF">
          <w:rPr>
            <w:rStyle w:val="bnf"/>
          </w:rPr>
          <w:t>Binding</w:t>
        </w:r>
        <w:r>
          <w:rPr>
            <w:rStyle w:val="bnf"/>
          </w:rPr>
          <w:t>Element</w:t>
        </w:r>
        <w:r>
          <w:t xml:space="preserve"> </w:t>
        </w:r>
      </w:ins>
      <w:ins w:id="4373" w:author="Allen Wirfs-Brock" w:date="2011-07-11T15:29:00Z">
        <w:r>
          <w:t>is determined as follows:</w:t>
        </w:r>
      </w:ins>
    </w:p>
    <w:p w14:paraId="0BC23134" w14:textId="77777777" w:rsidR="00726A79" w:rsidRDefault="00726A79" w:rsidP="00726A79">
      <w:pPr>
        <w:pStyle w:val="Alg4"/>
        <w:numPr>
          <w:ilvl w:val="0"/>
          <w:numId w:val="463"/>
        </w:numPr>
        <w:spacing w:after="220"/>
        <w:contextualSpacing/>
        <w:rPr>
          <w:ins w:id="4374" w:author="Allen Wirfs-Brock" w:date="2011-07-11T15:29:00Z"/>
        </w:rPr>
      </w:pPr>
      <w:ins w:id="4375" w:author="Allen Wirfs-Brock" w:date="2011-07-11T15:29:00Z">
        <w:r>
          <w:t xml:space="preserve">Let </w:t>
        </w:r>
        <w:r>
          <w:rPr>
            <w:i/>
          </w:rPr>
          <w:t>names</w:t>
        </w:r>
        <w:r w:rsidRPr="00D465F1">
          <w:rPr>
            <w:i/>
          </w:rPr>
          <w:t xml:space="preserve"> </w:t>
        </w:r>
        <w:r>
          <w:t xml:space="preserve">be BoundNames of </w:t>
        </w:r>
      </w:ins>
      <w:ins w:id="4376" w:author="Allen Wirfs-Brock" w:date="2011-07-11T15:30:00Z">
        <w:r>
          <w:rPr>
            <w:rStyle w:val="bnf"/>
          </w:rPr>
          <w:t>Binding</w:t>
        </w:r>
        <w:r w:rsidRPr="00A817DB">
          <w:rPr>
            <w:rStyle w:val="bnf"/>
          </w:rPr>
          <w:t>Element</w:t>
        </w:r>
        <w:r>
          <w:rPr>
            <w:rStyle w:val="bnf"/>
          </w:rPr>
          <w:t>List</w:t>
        </w:r>
      </w:ins>
      <w:ins w:id="4377" w:author="Allen Wirfs-Brock" w:date="2011-07-11T15:29:00Z">
        <w:r>
          <w:t>.</w:t>
        </w:r>
      </w:ins>
    </w:p>
    <w:p w14:paraId="33E65123" w14:textId="77777777" w:rsidR="00726A79" w:rsidRPr="006F2444" w:rsidRDefault="00726A79" w:rsidP="00726A79">
      <w:pPr>
        <w:pStyle w:val="Alg4"/>
        <w:numPr>
          <w:ilvl w:val="0"/>
          <w:numId w:val="463"/>
        </w:numPr>
        <w:spacing w:after="220"/>
        <w:contextualSpacing/>
        <w:rPr>
          <w:ins w:id="4378" w:author="Allen Wirfs-Brock" w:date="2011-07-11T15:29:00Z"/>
          <w:rStyle w:val="bnf"/>
          <w:i w:val="0"/>
        </w:rPr>
      </w:pPr>
      <w:ins w:id="4379" w:author="Allen Wirfs-Brock" w:date="2011-07-11T15:29:00Z">
        <w:r>
          <w:t xml:space="preserve">Append to </w:t>
        </w:r>
        <w:r w:rsidRPr="00653F1B">
          <w:rPr>
            <w:i/>
          </w:rPr>
          <w:t>names</w:t>
        </w:r>
        <w:r>
          <w:t xml:space="preserve"> the elements of BoundNames of </w:t>
        </w:r>
      </w:ins>
      <w:ins w:id="4380" w:author="Allen Wirfs-Brock" w:date="2011-07-11T15:30:00Z">
        <w:r w:rsidRPr="009F05FF">
          <w:rPr>
            <w:rStyle w:val="bnf"/>
          </w:rPr>
          <w:t>Binding</w:t>
        </w:r>
        <w:r>
          <w:rPr>
            <w:rStyle w:val="bnf"/>
          </w:rPr>
          <w:t>Element</w:t>
        </w:r>
      </w:ins>
      <w:ins w:id="4381" w:author="Allen Wirfs-Brock" w:date="2011-07-11T15:29:00Z">
        <w:r>
          <w:rPr>
            <w:rStyle w:val="bnf"/>
          </w:rPr>
          <w:t>.</w:t>
        </w:r>
      </w:ins>
    </w:p>
    <w:p w14:paraId="25C37CDD" w14:textId="77777777" w:rsidR="00726A79" w:rsidRDefault="00726A79" w:rsidP="00726A79">
      <w:pPr>
        <w:pStyle w:val="Alg4"/>
        <w:numPr>
          <w:ilvl w:val="0"/>
          <w:numId w:val="463"/>
        </w:numPr>
        <w:spacing w:after="220"/>
        <w:contextualSpacing/>
        <w:rPr>
          <w:ins w:id="4382" w:author="Allen Wirfs-Brock" w:date="2011-07-11T15:29:00Z"/>
        </w:rPr>
      </w:pPr>
      <w:ins w:id="4383" w:author="Allen Wirfs-Brock" w:date="2011-07-11T15:29:00Z">
        <w:r>
          <w:t xml:space="preserve">Return </w:t>
        </w:r>
        <w:r>
          <w:rPr>
            <w:rStyle w:val="bnf"/>
          </w:rPr>
          <w:t>names</w:t>
        </w:r>
        <w:r>
          <w:t>.</w:t>
        </w:r>
      </w:ins>
    </w:p>
    <w:p w14:paraId="5799F942" w14:textId="77777777" w:rsidR="00B24B13" w:rsidRDefault="00B24B13" w:rsidP="00B24B13">
      <w:pPr>
        <w:rPr>
          <w:ins w:id="4384" w:author="Allen Wirfs-Brock" w:date="2011-07-11T15:33:00Z"/>
        </w:rPr>
      </w:pPr>
      <w:ins w:id="4385" w:author="Allen Wirfs-Brock" w:date="2011-07-11T15:33: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productions  </w:t>
        </w:r>
      </w:ins>
      <w:commentRangeStart w:id="4386"/>
      <w:ins w:id="4387" w:author="Allen Wirfs-Brock" w:date="2011-07-11T15:34:00Z">
        <w:r>
          <w:rPr>
            <w:rStyle w:val="bnf"/>
          </w:rPr>
          <w:t xml:space="preserve">BindingProperty </w:t>
        </w:r>
      </w:ins>
      <w:ins w:id="4388" w:author="Allen Wirfs-Brock" w:date="2011-07-11T15:33:00Z">
        <w:r>
          <w:rPr>
            <w:b/>
          </w:rPr>
          <w:t>:</w:t>
        </w:r>
        <w:r>
          <w:t xml:space="preserve"> </w:t>
        </w:r>
      </w:ins>
      <w:ins w:id="4389" w:author="Allen Wirfs-Brock" w:date="2011-07-11T15:34:00Z">
        <w:r>
          <w:rPr>
            <w:rStyle w:val="bnf"/>
          </w:rPr>
          <w:t>Identifier</w:t>
        </w:r>
      </w:ins>
      <w:commentRangeEnd w:id="4386"/>
      <w:ins w:id="4390" w:author="Allen Wirfs-Brock" w:date="2011-07-11T15:35:00Z">
        <w:r>
          <w:rPr>
            <w:rStyle w:val="af4"/>
          </w:rPr>
          <w:commentReference w:id="4386"/>
        </w:r>
      </w:ins>
      <w:ins w:id="4392" w:author="Allen Wirfs-Brock" w:date="2011-07-11T15:33:00Z">
        <w:r w:rsidRPr="00992216">
          <w:t xml:space="preserve"> </w:t>
        </w:r>
        <w:r>
          <w:t xml:space="preserve">and </w:t>
        </w:r>
      </w:ins>
      <w:ins w:id="4393" w:author="Allen Wirfs-Brock" w:date="2011-07-11T15:34:00Z">
        <w:r w:rsidRPr="009F05FF">
          <w:rPr>
            <w:rStyle w:val="bnf"/>
          </w:rPr>
          <w:t>Binding</w:t>
        </w:r>
        <w:r>
          <w:rPr>
            <w:rStyle w:val="bnf"/>
          </w:rPr>
          <w:t>Element</w:t>
        </w:r>
      </w:ins>
      <w:ins w:id="4394" w:author="Allen Wirfs-Brock" w:date="2011-07-11T15:37:00Z">
        <w:r>
          <w:rPr>
            <w:rStyle w:val="bnf"/>
          </w:rPr>
          <w:t xml:space="preserve"> </w:t>
        </w:r>
      </w:ins>
      <w:ins w:id="4395" w:author="Allen Wirfs-Brock" w:date="2011-07-11T15:33:00Z">
        <w:r>
          <w:rPr>
            <w:b/>
          </w:rPr>
          <w:t>:</w:t>
        </w:r>
        <w:r>
          <w:t xml:space="preserve"> </w:t>
        </w:r>
      </w:ins>
      <w:ins w:id="4396" w:author="Allen Wirfs-Brock" w:date="2011-07-11T15:35:00Z">
        <w:r>
          <w:rPr>
            <w:rStyle w:val="bnf"/>
          </w:rPr>
          <w:t>Identifier</w:t>
        </w:r>
      </w:ins>
      <w:ins w:id="4397" w:author="Allen Wirfs-Brock" w:date="2011-07-11T15:33:00Z">
        <w:r>
          <w:rPr>
            <w:rStyle w:val="bnf"/>
            <w:rFonts w:ascii="Courier New" w:hAnsi="Courier New" w:cs="Courier New"/>
            <w:b/>
            <w:i w:val="0"/>
          </w:rPr>
          <w:t xml:space="preserve"> </w:t>
        </w:r>
        <w:r>
          <w:t>is determined as follows:</w:t>
        </w:r>
      </w:ins>
    </w:p>
    <w:p w14:paraId="48FC440D" w14:textId="77777777" w:rsidR="00B24B13" w:rsidRDefault="00B24B13" w:rsidP="00B24B13">
      <w:pPr>
        <w:pStyle w:val="Alg4"/>
        <w:numPr>
          <w:ilvl w:val="0"/>
          <w:numId w:val="464"/>
        </w:numPr>
        <w:spacing w:after="220"/>
        <w:contextualSpacing/>
        <w:rPr>
          <w:ins w:id="4398" w:author="Allen Wirfs-Brock" w:date="2011-07-11T15:33:00Z"/>
        </w:rPr>
      </w:pPr>
      <w:ins w:id="4399" w:author="Allen Wirfs-Brock" w:date="2011-07-11T15:33:00Z">
        <w:r>
          <w:t xml:space="preserve">Return the BoundNames of </w:t>
        </w:r>
      </w:ins>
      <w:ins w:id="4400" w:author="Allen Wirfs-Brock" w:date="2011-07-11T15:35:00Z">
        <w:r>
          <w:rPr>
            <w:rStyle w:val="bnf"/>
          </w:rPr>
          <w:t>Identifier</w:t>
        </w:r>
      </w:ins>
      <w:ins w:id="4401" w:author="Allen Wirfs-Brock" w:date="2011-07-11T15:33:00Z">
        <w:r>
          <w:t>.</w:t>
        </w:r>
      </w:ins>
    </w:p>
    <w:p w14:paraId="10CB6FDB" w14:textId="77777777" w:rsidR="00AA404C" w:rsidRDefault="00AA404C" w:rsidP="00AA404C">
      <w:pPr>
        <w:rPr>
          <w:ins w:id="4402" w:author="Allen Wirfs-Brock" w:date="2011-07-11T15:40:00Z"/>
        </w:rPr>
      </w:pPr>
      <w:ins w:id="4403" w:author="Allen Wirfs-Brock" w:date="2011-07-11T15:40: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productions  </w:t>
        </w:r>
        <w:r>
          <w:rPr>
            <w:rStyle w:val="bnf"/>
          </w:rPr>
          <w:t xml:space="preserve">BindingProperty </w:t>
        </w:r>
        <w:r>
          <w:rPr>
            <w:b/>
          </w:rPr>
          <w:t>:</w:t>
        </w:r>
        <w:r>
          <w:t xml:space="preserve"> </w:t>
        </w:r>
      </w:ins>
      <w:ins w:id="4404" w:author="Allen Wirfs-Brock" w:date="2011-07-11T15:41:00Z">
        <w:r w:rsidR="005451AB" w:rsidRPr="005451AB">
          <w:rPr>
            <w:rStyle w:val="bnf"/>
          </w:rPr>
          <w:t>PropertyName</w:t>
        </w:r>
        <w:r w:rsidR="005451AB">
          <w:t xml:space="preserve"> </w:t>
        </w:r>
      </w:ins>
      <w:ins w:id="4405" w:author="Allen Wirfs-Brock" w:date="2011-07-11T15:42:00Z">
        <w:r w:rsidR="005451AB" w:rsidRPr="005451AB">
          <w:rPr>
            <w:rFonts w:ascii="Courier New" w:hAnsi="Courier New" w:cs="Courier New"/>
            <w:b/>
          </w:rPr>
          <w:t>:</w:t>
        </w:r>
      </w:ins>
      <w:ins w:id="4406" w:author="Allen Wirfs-Brock" w:date="2011-07-11T15:41:00Z">
        <w:r w:rsidR="005451AB">
          <w:t xml:space="preserve"> </w:t>
        </w:r>
        <w:r>
          <w:rPr>
            <w:rStyle w:val="bnf"/>
          </w:rPr>
          <w:t>BindingPattern</w:t>
        </w:r>
      </w:ins>
      <w:ins w:id="4407" w:author="Allen Wirfs-Brock" w:date="2011-07-11T15:40:00Z">
        <w:r w:rsidRPr="00992216">
          <w:t xml:space="preserve"> </w:t>
        </w:r>
        <w:r>
          <w:t xml:space="preserve">and </w:t>
        </w:r>
        <w:r w:rsidRPr="009F05FF">
          <w:rPr>
            <w:rStyle w:val="bnf"/>
          </w:rPr>
          <w:t>Binding</w:t>
        </w:r>
        <w:r>
          <w:rPr>
            <w:rStyle w:val="bnf"/>
          </w:rPr>
          <w:t xml:space="preserve">Element </w:t>
        </w:r>
        <w:r>
          <w:rPr>
            <w:b/>
          </w:rPr>
          <w:t>:</w:t>
        </w:r>
        <w:r>
          <w:t xml:space="preserve"> </w:t>
        </w:r>
      </w:ins>
      <w:ins w:id="4408" w:author="Allen Wirfs-Brock" w:date="2011-07-11T15:43:00Z">
        <w:r w:rsidR="005451AB">
          <w:rPr>
            <w:rStyle w:val="bnf"/>
          </w:rPr>
          <w:t>BindingPattern</w:t>
        </w:r>
        <w:r w:rsidR="005451AB" w:rsidRPr="00992216">
          <w:t xml:space="preserve"> </w:t>
        </w:r>
      </w:ins>
      <w:ins w:id="4409" w:author="Allen Wirfs-Brock" w:date="2011-07-11T15:40:00Z">
        <w:r>
          <w:t>is determined as follows:</w:t>
        </w:r>
      </w:ins>
    </w:p>
    <w:p w14:paraId="678EE2D2" w14:textId="77777777" w:rsidR="00AA404C" w:rsidRDefault="00AA404C" w:rsidP="005451AB">
      <w:pPr>
        <w:pStyle w:val="Alg4"/>
        <w:numPr>
          <w:ilvl w:val="0"/>
          <w:numId w:val="465"/>
        </w:numPr>
        <w:spacing w:after="220"/>
        <w:contextualSpacing/>
        <w:rPr>
          <w:ins w:id="4410" w:author="Allen Wirfs-Brock" w:date="2011-07-11T15:40:00Z"/>
        </w:rPr>
      </w:pPr>
      <w:ins w:id="4411" w:author="Allen Wirfs-Brock" w:date="2011-07-11T15:40:00Z">
        <w:r>
          <w:t xml:space="preserve">Return the BoundNames of </w:t>
        </w:r>
      </w:ins>
      <w:ins w:id="4412" w:author="Allen Wirfs-Brock" w:date="2011-07-11T15:43:00Z">
        <w:r w:rsidR="005451AB">
          <w:rPr>
            <w:rStyle w:val="bnf"/>
          </w:rPr>
          <w:t>BindingPattern</w:t>
        </w:r>
      </w:ins>
      <w:ins w:id="4413" w:author="Allen Wirfs-Brock" w:date="2011-07-11T15:40:00Z">
        <w:r>
          <w:t>.</w:t>
        </w:r>
      </w:ins>
    </w:p>
    <w:p w14:paraId="6FA09051" w14:textId="77777777" w:rsidR="00AA404C" w:rsidRDefault="00AA404C" w:rsidP="00AA404C">
      <w:pPr>
        <w:rPr>
          <w:ins w:id="4414" w:author="Allen Wirfs-Brock" w:date="2011-07-11T15:39:00Z"/>
        </w:rPr>
      </w:pPr>
      <w:ins w:id="4415" w:author="Allen Wirfs-Brock" w:date="2011-07-11T15:3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ins>
      <w:ins w:id="4416" w:author="Allen Wirfs-Brock" w:date="2011-07-11T15:44:00Z">
        <w:r w:rsidR="005451AB" w:rsidRPr="00A817DB">
          <w:rPr>
            <w:rStyle w:val="bnf"/>
          </w:rPr>
          <w:t>BindingRestElement</w:t>
        </w:r>
        <w:r w:rsidR="005451AB">
          <w:rPr>
            <w:rStyle w:val="bnf"/>
          </w:rPr>
          <w:t xml:space="preserve"> </w:t>
        </w:r>
        <w:r w:rsidR="005451AB">
          <w:rPr>
            <w:rFonts w:cs="Arial"/>
            <w:i/>
            <w:vertAlign w:val="subscript"/>
          </w:rPr>
          <w:t xml:space="preserve"> </w:t>
        </w:r>
      </w:ins>
      <w:ins w:id="4417" w:author="Allen Wirfs-Brock" w:date="2011-07-11T15:39:00Z">
        <w:r>
          <w:rPr>
            <w:b/>
          </w:rPr>
          <w:t>:</w:t>
        </w:r>
        <w:r>
          <w:t xml:space="preserve"> </w:t>
        </w:r>
      </w:ins>
      <w:ins w:id="4418" w:author="Allen Wirfs-Brock" w:date="2011-07-11T15:45:00Z">
        <w:r w:rsidR="005451AB">
          <w:t xml:space="preserve"> </w:t>
        </w:r>
        <w:r w:rsidR="005451AB">
          <w:rPr>
            <w:rFonts w:ascii="Courier New" w:hAnsi="Courier New" w:cs="Courier New"/>
            <w:b/>
          </w:rPr>
          <w:t>...</w:t>
        </w:r>
      </w:ins>
      <w:ins w:id="4419" w:author="Allen Wirfs-Brock" w:date="2011-07-11T15:39:00Z">
        <w:r w:rsidRPr="009F05FF">
          <w:rPr>
            <w:rStyle w:val="bnf"/>
          </w:rPr>
          <w:t xml:space="preserve"> </w:t>
        </w:r>
        <w:r>
          <w:rPr>
            <w:rStyle w:val="bnf"/>
          </w:rPr>
          <w:t xml:space="preserve"> </w:t>
        </w:r>
      </w:ins>
      <w:ins w:id="4420" w:author="Allen Wirfs-Brock" w:date="2011-07-11T15:44:00Z">
        <w:r w:rsidR="005451AB">
          <w:rPr>
            <w:rStyle w:val="bnf"/>
          </w:rPr>
          <w:t>Identifier</w:t>
        </w:r>
        <w:r w:rsidR="005451AB">
          <w:t xml:space="preserve"> </w:t>
        </w:r>
      </w:ins>
      <w:ins w:id="4421" w:author="Allen Wirfs-Brock" w:date="2011-07-11T15:39:00Z">
        <w:r>
          <w:t>is determined as follows:</w:t>
        </w:r>
      </w:ins>
    </w:p>
    <w:p w14:paraId="7DCD6131" w14:textId="77777777" w:rsidR="00AA404C" w:rsidRDefault="00AA404C" w:rsidP="009B0DF6">
      <w:pPr>
        <w:pStyle w:val="Alg4"/>
        <w:numPr>
          <w:ilvl w:val="0"/>
          <w:numId w:val="466"/>
        </w:numPr>
        <w:spacing w:after="220"/>
        <w:contextualSpacing/>
        <w:rPr>
          <w:ins w:id="4422" w:author="Allen Wirfs-Brock" w:date="2011-07-11T15:39:00Z"/>
        </w:rPr>
      </w:pPr>
      <w:ins w:id="4423" w:author="Allen Wirfs-Brock" w:date="2011-07-11T15:39:00Z">
        <w:r>
          <w:t xml:space="preserve">Return BoundNames of </w:t>
        </w:r>
        <w:r w:rsidRPr="009F05FF">
          <w:rPr>
            <w:rStyle w:val="bnf"/>
          </w:rPr>
          <w:t>Binding</w:t>
        </w:r>
        <w:r>
          <w:rPr>
            <w:rStyle w:val="bnf"/>
          </w:rPr>
          <w:t>Element</w:t>
        </w:r>
        <w:r>
          <w:t>.</w:t>
        </w:r>
      </w:ins>
    </w:p>
    <w:p w14:paraId="4B16990D" w14:textId="77777777" w:rsidR="004C02EF" w:rsidRDefault="004C02EF" w:rsidP="003A4B22">
      <w:pPr>
        <w:pStyle w:val="30"/>
        <w:numPr>
          <w:ilvl w:val="0"/>
          <w:numId w:val="0"/>
        </w:numPr>
      </w:pPr>
      <w:r>
        <w:t>12.2.1</w:t>
      </w:r>
      <w:r>
        <w:tab/>
        <w:t>Strict Mode Restrictions</w:t>
      </w:r>
      <w:bookmarkEnd w:id="4249"/>
      <w:bookmarkEnd w:id="4250"/>
      <w:bookmarkEnd w:id="4251"/>
      <w:bookmarkEnd w:id="4252"/>
      <w:bookmarkEnd w:id="4253"/>
    </w:p>
    <w:p w14:paraId="3CFA5221" w14:textId="77777777" w:rsidR="004C02EF" w:rsidRDefault="004C02EF" w:rsidP="004C02EF">
      <w:r>
        <w:t xml:space="preserve">It is a </w:t>
      </w:r>
      <w:r>
        <w:rPr>
          <w:b/>
        </w:rPr>
        <w:t>SyntaxError</w:t>
      </w:r>
      <w:r>
        <w:t xml:space="preserve"> if a </w:t>
      </w:r>
      <w:r w:rsidRPr="00E641FE">
        <w:rPr>
          <w:rFonts w:ascii="Times New Roman" w:hAnsi="Times New Roman"/>
          <w:i/>
        </w:rPr>
        <w:t>VariableDeclaration</w:t>
      </w:r>
      <w:r>
        <w:t xml:space="preserve"> or </w:t>
      </w:r>
      <w:r w:rsidRPr="00E641FE">
        <w:rPr>
          <w:rFonts w:ascii="Times New Roman" w:hAnsi="Times New Roman"/>
          <w:i/>
        </w:rPr>
        <w:t>VariableDeclarationNoIn</w:t>
      </w:r>
      <w:r>
        <w:t xml:space="preserve"> occurs within strict code and its </w:t>
      </w:r>
      <w:r w:rsidRPr="00E641FE">
        <w:rPr>
          <w:rFonts w:ascii="Times New Roman" w:hAnsi="Times New Roman"/>
          <w:i/>
        </w:rPr>
        <w:t>Identifier</w:t>
      </w:r>
      <w:r>
        <w:t xml:space="preserve"> is either </w:t>
      </w:r>
      <w:r>
        <w:rPr>
          <w:rFonts w:ascii="Courier New" w:hAnsi="Courier New" w:cs="Courier New"/>
          <w:b/>
        </w:rPr>
        <w:t>"eval"</w:t>
      </w:r>
      <w:r w:rsidRPr="00287A3C">
        <w:rPr>
          <w:b/>
        </w:rPr>
        <w:t xml:space="preserve"> </w:t>
      </w:r>
      <w:r>
        <w:rPr>
          <w:b/>
        </w:rPr>
        <w:t xml:space="preserve">or </w:t>
      </w:r>
      <w:r>
        <w:rPr>
          <w:rFonts w:ascii="Courier New" w:hAnsi="Courier New" w:cs="Courier New"/>
          <w:b/>
        </w:rPr>
        <w:t>"arguments"</w:t>
      </w:r>
      <w:r>
        <w:t>.</w:t>
      </w:r>
    </w:p>
    <w:p w14:paraId="6A2D7DA0" w14:textId="77777777" w:rsidR="004C02EF" w:rsidRDefault="004C02EF" w:rsidP="003A4B22">
      <w:pPr>
        <w:pStyle w:val="20"/>
        <w:numPr>
          <w:ilvl w:val="0"/>
          <w:numId w:val="0"/>
        </w:numPr>
      </w:pPr>
      <w:bookmarkStart w:id="4424" w:name="_Toc235503452"/>
      <w:bookmarkStart w:id="4425" w:name="_Toc241509227"/>
      <w:bookmarkStart w:id="4426" w:name="_Toc244416714"/>
      <w:bookmarkStart w:id="4427" w:name="_Toc276631078"/>
      <w:bookmarkStart w:id="4428" w:name="_Toc153968467"/>
      <w:r>
        <w:t>12.3</w:t>
      </w:r>
      <w:r>
        <w:tab/>
        <w:t>Empty Statemen</w:t>
      </w:r>
      <w:bookmarkEnd w:id="4233"/>
      <w:bookmarkEnd w:id="4234"/>
      <w:bookmarkEnd w:id="4241"/>
      <w:bookmarkEnd w:id="4242"/>
      <w:bookmarkEnd w:id="4243"/>
      <w:bookmarkEnd w:id="4244"/>
      <w:bookmarkEnd w:id="4245"/>
      <w:r>
        <w:t>t</w:t>
      </w:r>
      <w:bookmarkEnd w:id="4247"/>
      <w:bookmarkEnd w:id="4248"/>
      <w:bookmarkEnd w:id="4424"/>
      <w:bookmarkEnd w:id="4425"/>
      <w:bookmarkEnd w:id="4426"/>
      <w:bookmarkEnd w:id="4427"/>
      <w:bookmarkEnd w:id="4428"/>
    </w:p>
    <w:p w14:paraId="6E394175" w14:textId="77777777" w:rsidR="004C02EF" w:rsidRDefault="004C02EF" w:rsidP="004C02EF">
      <w:pPr>
        <w:pStyle w:val="Syntax"/>
      </w:pPr>
      <w:r w:rsidRPr="002912E1">
        <w:t>Syntax</w:t>
      </w:r>
    </w:p>
    <w:p w14:paraId="259119A5" w14:textId="77777777" w:rsidR="004C02EF" w:rsidRPr="00E641FE" w:rsidRDefault="004C02EF" w:rsidP="004C02EF">
      <w:pPr>
        <w:pStyle w:val="SyntaxRule"/>
      </w:pPr>
      <w:r w:rsidRPr="00E641FE">
        <w:t xml:space="preserve">EmptyStatement </w:t>
      </w:r>
      <w:r w:rsidRPr="00D04346">
        <w:rPr>
          <w:rFonts w:ascii="Arial" w:hAnsi="Arial"/>
          <w:b/>
          <w:i w:val="0"/>
        </w:rPr>
        <w:t>:</w:t>
      </w:r>
    </w:p>
    <w:p w14:paraId="4A919766" w14:textId="77777777" w:rsidR="004C02EF" w:rsidRPr="00612C55" w:rsidRDefault="004C02EF" w:rsidP="004C02EF">
      <w:pPr>
        <w:pStyle w:val="SyntaxDefinition"/>
        <w:rPr>
          <w:rFonts w:ascii="Courier New" w:hAnsi="Courier New" w:cs="Courier New"/>
          <w:b/>
          <w:i w:val="0"/>
        </w:rPr>
      </w:pPr>
      <w:r w:rsidRPr="00E23419">
        <w:rPr>
          <w:rFonts w:ascii="Courier New" w:hAnsi="Courier New" w:cs="Courier New"/>
          <w:b/>
          <w:i w:val="0"/>
        </w:rPr>
        <w:t>;</w:t>
      </w:r>
    </w:p>
    <w:p w14:paraId="4E69F055" w14:textId="77777777" w:rsidR="004C02EF" w:rsidRPr="002912E1" w:rsidRDefault="004C02EF" w:rsidP="004C02EF">
      <w:pPr>
        <w:pStyle w:val="Syntax"/>
      </w:pPr>
      <w:r w:rsidRPr="002912E1">
        <w:t>Semantics</w:t>
      </w:r>
    </w:p>
    <w:p w14:paraId="5135C345" w14:textId="77777777" w:rsidR="004C02EF" w:rsidRDefault="004C02EF" w:rsidP="004C02EF">
      <w:r>
        <w:t xml:space="preserve">The production </w:t>
      </w:r>
      <w:r w:rsidRPr="00E641FE">
        <w:rPr>
          <w:rFonts w:ascii="Times New Roman" w:hAnsi="Times New Roman"/>
          <w:i/>
        </w:rPr>
        <w:t xml:space="preserve">EmptyStatement </w:t>
      </w:r>
      <w:r>
        <w:rPr>
          <w:b/>
        </w:rPr>
        <w:t>:</w:t>
      </w:r>
      <w:r w:rsidRPr="00E641FE">
        <w:rPr>
          <w:rFonts w:ascii="Times New Roman" w:hAnsi="Times New Roman"/>
          <w:i/>
        </w:rPr>
        <w:t xml:space="preserve"> </w:t>
      </w:r>
      <w:r>
        <w:rPr>
          <w:rFonts w:ascii="Courier New" w:hAnsi="Courier New"/>
          <w:b/>
        </w:rPr>
        <w:t>;</w:t>
      </w:r>
      <w:r>
        <w:t xml:space="preserve"> is evaluated as follows:</w:t>
      </w:r>
      <w:bookmarkStart w:id="4429" w:name="_Toc381513713"/>
    </w:p>
    <w:p w14:paraId="16911878" w14:textId="77777777" w:rsidR="004C02EF" w:rsidRPr="00D00D4A" w:rsidRDefault="004C02EF" w:rsidP="004C02EF">
      <w:pPr>
        <w:pStyle w:val="Alg2"/>
        <w:numPr>
          <w:ilvl w:val="0"/>
          <w:numId w:val="118"/>
        </w:numPr>
        <w:spacing w:after="220"/>
        <w:rPr>
          <w:rFonts w:ascii="Arial" w:hAnsi="Arial"/>
        </w:rPr>
      </w:pPr>
      <w:r w:rsidRPr="00D828E7">
        <w:t>Return</w:t>
      </w:r>
      <w:r w:rsidRPr="00D00D4A">
        <w:rPr>
          <w:rFonts w:ascii="Arial" w:hAnsi="Arial"/>
        </w:rPr>
        <w:t xml:space="preserve"> </w:t>
      </w:r>
      <w:r w:rsidRPr="00D828E7">
        <w:t>(</w:t>
      </w:r>
      <w:r w:rsidRPr="00D828E7">
        <w:rPr>
          <w:rFonts w:ascii="Arial" w:hAnsi="Arial"/>
        </w:rPr>
        <w:t>normal</w:t>
      </w:r>
      <w:r w:rsidRPr="00D828E7">
        <w:t>,</w:t>
      </w:r>
      <w:r w:rsidRPr="00D00D4A">
        <w:rPr>
          <w:rFonts w:ascii="Arial" w:hAnsi="Arial"/>
        </w:rPr>
        <w:t xml:space="preserve"> </w:t>
      </w:r>
      <w:r w:rsidRPr="00D828E7">
        <w:rPr>
          <w:rFonts w:ascii="Arial" w:hAnsi="Arial"/>
        </w:rPr>
        <w:t>empty</w:t>
      </w:r>
      <w:r w:rsidRPr="00D828E7">
        <w:t>,</w:t>
      </w:r>
      <w:r w:rsidRPr="00D00D4A">
        <w:rPr>
          <w:rFonts w:ascii="Arial" w:hAnsi="Arial"/>
        </w:rPr>
        <w:t xml:space="preserve"> </w:t>
      </w:r>
      <w:r w:rsidRPr="00D828E7">
        <w:rPr>
          <w:rFonts w:ascii="Arial" w:hAnsi="Arial"/>
        </w:rPr>
        <w:t>empty</w:t>
      </w:r>
      <w:r w:rsidRPr="00D828E7">
        <w:t>)</w:t>
      </w:r>
      <w:r w:rsidRPr="00D00D4A">
        <w:rPr>
          <w:rFonts w:ascii="Arial" w:hAnsi="Arial"/>
        </w:rPr>
        <w:t>.</w:t>
      </w:r>
    </w:p>
    <w:p w14:paraId="5764645F" w14:textId="77777777" w:rsidR="004C02EF" w:rsidRDefault="004C02EF" w:rsidP="003A4B22">
      <w:pPr>
        <w:pStyle w:val="20"/>
        <w:numPr>
          <w:ilvl w:val="0"/>
          <w:numId w:val="0"/>
        </w:numPr>
      </w:pPr>
      <w:bookmarkStart w:id="4430" w:name="_Toc382212235"/>
      <w:bookmarkStart w:id="4431" w:name="_Toc382212722"/>
      <w:bookmarkStart w:id="4432" w:name="_Toc382291580"/>
      <w:bookmarkStart w:id="4433" w:name="_Toc385672229"/>
      <w:bookmarkStart w:id="4434" w:name="_Toc393690333"/>
      <w:bookmarkStart w:id="4435" w:name="_Ref456010696"/>
      <w:bookmarkStart w:id="4436" w:name="_Toc472818878"/>
      <w:bookmarkStart w:id="4437" w:name="_Toc235503453"/>
      <w:bookmarkStart w:id="4438" w:name="_Toc241509228"/>
      <w:bookmarkStart w:id="4439" w:name="_Toc244416715"/>
      <w:bookmarkStart w:id="4440" w:name="_Toc276631079"/>
      <w:bookmarkStart w:id="4441" w:name="_Toc153968468"/>
      <w:bookmarkEnd w:id="4235"/>
      <w:bookmarkEnd w:id="4236"/>
      <w:bookmarkEnd w:id="4429"/>
      <w:r>
        <w:t>12.4</w:t>
      </w:r>
      <w:r>
        <w:tab/>
        <w:t>Expression Statemen</w:t>
      </w:r>
      <w:bookmarkEnd w:id="4430"/>
      <w:bookmarkEnd w:id="4431"/>
      <w:bookmarkEnd w:id="4432"/>
      <w:bookmarkEnd w:id="4433"/>
      <w:bookmarkEnd w:id="4434"/>
      <w:r>
        <w:t>t</w:t>
      </w:r>
      <w:bookmarkEnd w:id="4435"/>
      <w:bookmarkEnd w:id="4436"/>
      <w:bookmarkEnd w:id="4437"/>
      <w:bookmarkEnd w:id="4438"/>
      <w:bookmarkEnd w:id="4439"/>
      <w:bookmarkEnd w:id="4440"/>
      <w:bookmarkEnd w:id="4441"/>
    </w:p>
    <w:p w14:paraId="416B73DE" w14:textId="77777777" w:rsidR="004C02EF" w:rsidRDefault="004C02EF" w:rsidP="004C02EF">
      <w:pPr>
        <w:pStyle w:val="Syntax"/>
      </w:pPr>
      <w:r w:rsidRPr="002912E1">
        <w:t>Syntax</w:t>
      </w:r>
    </w:p>
    <w:p w14:paraId="5248DFF1" w14:textId="77777777" w:rsidR="004C02EF" w:rsidRPr="00E641FE" w:rsidRDefault="004C02EF" w:rsidP="004C02EF">
      <w:pPr>
        <w:pStyle w:val="SyntaxRule"/>
      </w:pPr>
      <w:r w:rsidRPr="00E641FE">
        <w:t xml:space="preserve">ExpressionStatement </w:t>
      </w:r>
      <w:r w:rsidRPr="00D04346">
        <w:rPr>
          <w:rFonts w:ascii="Arial" w:hAnsi="Arial"/>
          <w:b/>
          <w:i w:val="0"/>
        </w:rPr>
        <w:t>:</w:t>
      </w:r>
    </w:p>
    <w:p w14:paraId="50C407A7" w14:textId="77777777" w:rsidR="004C02EF" w:rsidRPr="00E641FE" w:rsidRDefault="004C02EF" w:rsidP="004C02EF">
      <w:pPr>
        <w:pStyle w:val="SyntaxDefinition"/>
      </w:pPr>
      <w:r w:rsidRPr="00C226F6">
        <w:rPr>
          <w:rFonts w:ascii="Arial" w:hAnsi="Arial" w:cs="Arial"/>
          <w:i w:val="0"/>
          <w:sz w:val="16"/>
          <w:szCs w:val="16"/>
        </w:rPr>
        <w:t xml:space="preserve">[lookahead </w:t>
      </w:r>
      <w:r w:rsidRPr="00C226F6">
        <w:rPr>
          <w:rFonts w:ascii="Arial" w:hAnsi="Arial" w:cs="Arial"/>
          <w:i w:val="0"/>
          <w:sz w:val="16"/>
          <w:szCs w:val="16"/>
        </w:rPr>
        <w:sym w:font="Symbol" w:char="F0CF"/>
      </w:r>
      <w:r w:rsidRPr="00C226F6">
        <w:rPr>
          <w:rFonts w:ascii="Arial" w:hAnsi="Arial" w:cs="Arial"/>
          <w:i w:val="0"/>
          <w:sz w:val="16"/>
          <w:szCs w:val="16"/>
        </w:rPr>
        <w:t xml:space="preserve"> {</w:t>
      </w:r>
      <w:r w:rsidRPr="00C226F6">
        <w:rPr>
          <w:rFonts w:ascii="Courier New" w:hAnsi="Courier New"/>
          <w:b/>
          <w:i w:val="0"/>
        </w:rPr>
        <w:t>{</w:t>
      </w:r>
      <w:r w:rsidRPr="00C226F6">
        <w:rPr>
          <w:rFonts w:ascii="Arial" w:hAnsi="Arial" w:cs="Arial"/>
          <w:i w:val="0"/>
          <w:sz w:val="16"/>
          <w:szCs w:val="16"/>
        </w:rPr>
        <w:t>,</w:t>
      </w:r>
      <w:r w:rsidRPr="00C226F6">
        <w:rPr>
          <w:rFonts w:ascii="Courier New" w:hAnsi="Courier New"/>
          <w:b/>
          <w:i w:val="0"/>
          <w:sz w:val="16"/>
          <w:szCs w:val="16"/>
        </w:rPr>
        <w:t xml:space="preserve"> function</w:t>
      </w:r>
      <w:r w:rsidRPr="00C226F6">
        <w:rPr>
          <w:i w:val="0"/>
          <w:sz w:val="16"/>
          <w:szCs w:val="16"/>
        </w:rPr>
        <w:t>}]</w:t>
      </w:r>
      <w:r w:rsidRPr="00D00D4A">
        <w:t xml:space="preserve"> </w:t>
      </w:r>
      <w:r w:rsidRPr="00E641FE">
        <w:t xml:space="preserve">Expression </w:t>
      </w:r>
      <w:r w:rsidRPr="00C226F6">
        <w:rPr>
          <w:rFonts w:ascii="Courier New" w:hAnsi="Courier New"/>
          <w:b/>
          <w:i w:val="0"/>
        </w:rPr>
        <w:t>;</w:t>
      </w:r>
    </w:p>
    <w:p w14:paraId="0B66691D" w14:textId="77777777" w:rsidR="004C02EF" w:rsidRPr="00875C4E" w:rsidRDefault="004C02EF" w:rsidP="004C02EF">
      <w:pPr>
        <w:pStyle w:val="Note"/>
      </w:pPr>
      <w:r w:rsidRPr="00C14EAC">
        <w:t>NOTE</w:t>
      </w:r>
      <w:r w:rsidRPr="00C14EAC">
        <w:tab/>
        <w:t xml:space="preserve">An </w:t>
      </w:r>
      <w:r w:rsidRPr="00C14EAC">
        <w:rPr>
          <w:rStyle w:val="bnf"/>
        </w:rPr>
        <w:t>ExpressionStatement</w:t>
      </w:r>
      <w:r w:rsidRPr="00C14EAC">
        <w:t xml:space="preserve"> cannot start with an opening curly brace because that might make it ambiguous with a </w:t>
      </w:r>
      <w:r w:rsidRPr="00C14EAC">
        <w:rPr>
          <w:rStyle w:val="bnf"/>
        </w:rPr>
        <w:t>Block</w:t>
      </w:r>
      <w:r w:rsidRPr="00C14EAC">
        <w:t xml:space="preserve">. Also, an </w:t>
      </w:r>
      <w:r w:rsidRPr="00C14EAC">
        <w:rPr>
          <w:rStyle w:val="bnf"/>
        </w:rPr>
        <w:t>ExpressionStatement</w:t>
      </w:r>
      <w:r w:rsidRPr="00C14EAC">
        <w:t xml:space="preserve"> cannot start with the </w:t>
      </w:r>
      <w:r w:rsidRPr="00C14EAC">
        <w:rPr>
          <w:rFonts w:ascii="Courier New" w:hAnsi="Courier New"/>
          <w:b/>
        </w:rPr>
        <w:t>function</w:t>
      </w:r>
      <w:r w:rsidRPr="00C14EAC">
        <w:t xml:space="preserve"> keyword because that might make it ambiguous with a </w:t>
      </w:r>
      <w:r w:rsidRPr="00C14EAC">
        <w:rPr>
          <w:rStyle w:val="bnf"/>
        </w:rPr>
        <w:t>FunctionDeclaration</w:t>
      </w:r>
      <w:r w:rsidRPr="00C14EAC">
        <w:t>.</w:t>
      </w:r>
    </w:p>
    <w:p w14:paraId="72DB3009" w14:textId="77777777" w:rsidR="004C02EF" w:rsidRPr="002912E1" w:rsidRDefault="004C02EF" w:rsidP="004C02EF">
      <w:pPr>
        <w:pStyle w:val="Syntax"/>
      </w:pPr>
      <w:r w:rsidRPr="002912E1">
        <w:t>Semantics</w:t>
      </w:r>
    </w:p>
    <w:p w14:paraId="5DCEB371" w14:textId="77777777" w:rsidR="004C02EF" w:rsidRDefault="004C02EF" w:rsidP="004C02EF">
      <w:r>
        <w:t xml:space="preserve">The production </w:t>
      </w:r>
      <w:r w:rsidRPr="00E641FE">
        <w:rPr>
          <w:rFonts w:ascii="Times New Roman" w:hAnsi="Times New Roman"/>
          <w:i/>
        </w:rPr>
        <w:t xml:space="preserve">ExpressionStatement </w:t>
      </w:r>
      <w:r>
        <w:rPr>
          <w:b/>
        </w:rPr>
        <w:t>:</w:t>
      </w:r>
      <w:r w:rsidRPr="00E641FE">
        <w:rPr>
          <w:rFonts w:ascii="Times New Roman" w:hAnsi="Times New Roman"/>
          <w:i/>
        </w:rPr>
        <w:t xml:space="preserve"> </w:t>
      </w:r>
      <w:r>
        <w:rPr>
          <w:sz w:val="16"/>
        </w:rPr>
        <w:t xml:space="preserve">[lookahead </w:t>
      </w:r>
      <w:r>
        <w:rPr>
          <w:sz w:val="16"/>
        </w:rPr>
        <w:sym w:font="Symbol" w:char="F0CF"/>
      </w:r>
      <w:r>
        <w:rPr>
          <w:sz w:val="16"/>
        </w:rPr>
        <w:t xml:space="preserve"> {</w:t>
      </w:r>
      <w:r>
        <w:rPr>
          <w:rFonts w:ascii="Courier New" w:hAnsi="Courier New"/>
          <w:b/>
          <w:sz w:val="16"/>
        </w:rPr>
        <w:t>{</w:t>
      </w:r>
      <w:r w:rsidRPr="00C241AC">
        <w:rPr>
          <w:rFonts w:cs="Arial"/>
          <w:b/>
          <w:sz w:val="16"/>
        </w:rPr>
        <w:t>,</w:t>
      </w:r>
      <w:r>
        <w:rPr>
          <w:rFonts w:ascii="Courier New" w:hAnsi="Courier New"/>
          <w:b/>
          <w:sz w:val="16"/>
        </w:rPr>
        <w:t xml:space="preserve"> function</w:t>
      </w:r>
      <w:r>
        <w:rPr>
          <w:sz w:val="16"/>
        </w:rPr>
        <w:t>}]</w:t>
      </w:r>
      <w:r w:rsidRPr="00E641FE">
        <w:rPr>
          <w:rFonts w:ascii="Times New Roman" w:hAnsi="Times New Roman"/>
          <w:i/>
        </w:rPr>
        <w:t xml:space="preserve"> Expression</w:t>
      </w:r>
      <w:r>
        <w:rPr>
          <w:rFonts w:ascii="Courier New" w:hAnsi="Courier New"/>
          <w:b/>
        </w:rPr>
        <w:t>;</w:t>
      </w:r>
      <w:r>
        <w:t xml:space="preserve"> is evaluated as follows:</w:t>
      </w:r>
      <w:bookmarkStart w:id="4442" w:name="_Toc382212723"/>
    </w:p>
    <w:p w14:paraId="5DC6DEB9" w14:textId="77777777" w:rsidR="004C02EF" w:rsidRPr="00D828E7" w:rsidRDefault="004C02EF" w:rsidP="004C02EF">
      <w:pPr>
        <w:pStyle w:val="Alg2"/>
        <w:numPr>
          <w:ilvl w:val="0"/>
          <w:numId w:val="119"/>
        </w:numPr>
      </w:pPr>
      <w:r w:rsidRPr="00D828E7">
        <w:t xml:space="preserve">Let </w:t>
      </w:r>
      <w:r w:rsidRPr="00D828E7">
        <w:rPr>
          <w:i/>
        </w:rPr>
        <w:t>exprRef</w:t>
      </w:r>
      <w:r w:rsidRPr="00D828E7">
        <w:t xml:space="preserve"> be the result of evaluating </w:t>
      </w:r>
      <w:r w:rsidRPr="00E641FE">
        <w:rPr>
          <w:i/>
        </w:rPr>
        <w:t>Expression</w:t>
      </w:r>
      <w:bookmarkEnd w:id="4442"/>
      <w:r w:rsidRPr="00D828E7">
        <w:t>.</w:t>
      </w:r>
      <w:bookmarkStart w:id="4443" w:name="_Toc382212724"/>
    </w:p>
    <w:bookmarkEnd w:id="4443"/>
    <w:p w14:paraId="315B55E5" w14:textId="77777777" w:rsidR="004C02EF" w:rsidRPr="00D828E7" w:rsidRDefault="004C02EF" w:rsidP="004C02EF">
      <w:pPr>
        <w:pStyle w:val="Alg2"/>
        <w:numPr>
          <w:ilvl w:val="0"/>
          <w:numId w:val="119"/>
        </w:numPr>
        <w:spacing w:after="220"/>
      </w:pPr>
      <w:r w:rsidRPr="00D828E7">
        <w:t>Return (</w:t>
      </w:r>
      <w:r w:rsidRPr="00D828E7">
        <w:rPr>
          <w:rFonts w:ascii="Arial" w:hAnsi="Arial" w:cs="Arial"/>
        </w:rPr>
        <w:t>normal</w:t>
      </w:r>
      <w:r w:rsidRPr="00D828E7">
        <w:t>, GetValue(</w:t>
      </w:r>
      <w:r w:rsidRPr="00D828E7">
        <w:rPr>
          <w:i/>
        </w:rPr>
        <w:t>exprRef</w:t>
      </w:r>
      <w:r w:rsidRPr="00D828E7">
        <w:t xml:space="preserve">), </w:t>
      </w:r>
      <w:r w:rsidRPr="00D828E7">
        <w:rPr>
          <w:rFonts w:ascii="Arial" w:hAnsi="Arial" w:cs="Arial"/>
        </w:rPr>
        <w:t>empty</w:t>
      </w:r>
      <w:r w:rsidRPr="00D828E7">
        <w:t>).</w:t>
      </w:r>
    </w:p>
    <w:p w14:paraId="17FB013E" w14:textId="77777777" w:rsidR="004C02EF" w:rsidRDefault="004C02EF" w:rsidP="003A4B22">
      <w:pPr>
        <w:pStyle w:val="20"/>
        <w:numPr>
          <w:ilvl w:val="0"/>
          <w:numId w:val="0"/>
        </w:numPr>
      </w:pPr>
      <w:bookmarkStart w:id="4444" w:name="_Toc375031200"/>
      <w:bookmarkStart w:id="4445" w:name="_Toc381513714"/>
      <w:bookmarkStart w:id="4446" w:name="_Toc382212236"/>
      <w:bookmarkStart w:id="4447" w:name="_Toc382212725"/>
      <w:bookmarkStart w:id="4448" w:name="_Toc382291581"/>
      <w:bookmarkStart w:id="4449" w:name="_Toc385672230"/>
      <w:bookmarkStart w:id="4450" w:name="_Toc393690334"/>
      <w:bookmarkStart w:id="4451" w:name="_Ref457437655"/>
      <w:bookmarkStart w:id="4452" w:name="_Toc472818879"/>
      <w:bookmarkStart w:id="4453" w:name="_Toc235503454"/>
      <w:bookmarkStart w:id="4454" w:name="_Toc241509229"/>
      <w:bookmarkStart w:id="4455" w:name="_Toc244416716"/>
      <w:bookmarkStart w:id="4456" w:name="_Toc276631080"/>
      <w:bookmarkStart w:id="4457" w:name="_Toc153968469"/>
      <w:r>
        <w:t>12.5</w:t>
      </w:r>
      <w:r>
        <w:tab/>
        <w:t xml:space="preserve">The </w:t>
      </w:r>
      <w:r>
        <w:rPr>
          <w:rFonts w:ascii="Courier New" w:hAnsi="Courier New"/>
        </w:rPr>
        <w:t>if</w:t>
      </w:r>
      <w:r>
        <w:t xml:space="preserve"> Statemen</w:t>
      </w:r>
      <w:bookmarkEnd w:id="4444"/>
      <w:bookmarkEnd w:id="4445"/>
      <w:bookmarkEnd w:id="4446"/>
      <w:bookmarkEnd w:id="4447"/>
      <w:bookmarkEnd w:id="4448"/>
      <w:bookmarkEnd w:id="4449"/>
      <w:bookmarkEnd w:id="4450"/>
      <w:r>
        <w:t>t</w:t>
      </w:r>
      <w:bookmarkEnd w:id="4451"/>
      <w:bookmarkEnd w:id="4452"/>
      <w:bookmarkEnd w:id="4453"/>
      <w:bookmarkEnd w:id="4454"/>
      <w:bookmarkEnd w:id="4455"/>
      <w:bookmarkEnd w:id="4456"/>
      <w:bookmarkEnd w:id="4457"/>
    </w:p>
    <w:p w14:paraId="136B7334" w14:textId="77777777" w:rsidR="004C02EF" w:rsidRDefault="004C02EF" w:rsidP="004C02EF">
      <w:pPr>
        <w:pStyle w:val="Syntax"/>
      </w:pPr>
      <w:r w:rsidRPr="002912E1">
        <w:t>Syntax</w:t>
      </w:r>
    </w:p>
    <w:p w14:paraId="1C2F56E7" w14:textId="77777777" w:rsidR="004C02EF" w:rsidRPr="00E641FE" w:rsidRDefault="004C02EF" w:rsidP="004C02EF">
      <w:pPr>
        <w:pStyle w:val="SyntaxRule"/>
      </w:pPr>
      <w:r w:rsidRPr="00E641FE">
        <w:t xml:space="preserve">IfStatement </w:t>
      </w:r>
      <w:r w:rsidRPr="00D04346">
        <w:rPr>
          <w:rFonts w:ascii="Arial" w:hAnsi="Arial"/>
          <w:b/>
          <w:i w:val="0"/>
        </w:rPr>
        <w:t>:</w:t>
      </w:r>
    </w:p>
    <w:p w14:paraId="5F259A8E" w14:textId="77777777" w:rsidR="004C02EF" w:rsidRPr="00E641FE" w:rsidRDefault="004C02EF" w:rsidP="004C02EF">
      <w:pPr>
        <w:pStyle w:val="SyntaxDefinition"/>
      </w:pPr>
      <w:r w:rsidRPr="00C226F6">
        <w:rPr>
          <w:rFonts w:ascii="Courier New" w:hAnsi="Courier New"/>
          <w:b/>
          <w:i w:val="0"/>
        </w:rPr>
        <w:t>if</w:t>
      </w:r>
      <w:r w:rsidRPr="00E641FE">
        <w:t xml:space="preserve"> </w:t>
      </w:r>
      <w:r w:rsidRPr="00C226F6">
        <w:rPr>
          <w:rFonts w:ascii="Courier New" w:hAnsi="Courier New"/>
          <w:b/>
          <w:i w:val="0"/>
        </w:rPr>
        <w:t>(</w:t>
      </w:r>
      <w:r w:rsidRPr="00E641FE">
        <w:t xml:space="preserve"> Expression </w:t>
      </w:r>
      <w:r w:rsidRPr="00C226F6">
        <w:rPr>
          <w:rFonts w:ascii="Courier New" w:hAnsi="Courier New"/>
          <w:b/>
          <w:i w:val="0"/>
        </w:rPr>
        <w:t>)</w:t>
      </w:r>
      <w:r w:rsidRPr="00E641FE">
        <w:t xml:space="preserve"> Statement  </w:t>
      </w:r>
      <w:r w:rsidRPr="00C226F6">
        <w:rPr>
          <w:rFonts w:ascii="Courier New" w:hAnsi="Courier New"/>
          <w:b/>
          <w:i w:val="0"/>
        </w:rPr>
        <w:t>else</w:t>
      </w:r>
      <w:r w:rsidRPr="00E641FE">
        <w:t xml:space="preserve"> Statement</w:t>
      </w:r>
      <w:r w:rsidRPr="00E641FE">
        <w:br/>
      </w:r>
      <w:r w:rsidRPr="00C226F6">
        <w:rPr>
          <w:rFonts w:ascii="Courier New" w:hAnsi="Courier New"/>
          <w:b/>
          <w:i w:val="0"/>
        </w:rPr>
        <w:t>if</w:t>
      </w:r>
      <w:r w:rsidRPr="00E641FE">
        <w:t xml:space="preserve"> </w:t>
      </w:r>
      <w:r w:rsidRPr="00C226F6">
        <w:rPr>
          <w:rFonts w:ascii="Courier New" w:hAnsi="Courier New"/>
          <w:b/>
          <w:i w:val="0"/>
        </w:rPr>
        <w:t>(</w:t>
      </w:r>
      <w:r w:rsidRPr="00E641FE">
        <w:t xml:space="preserve"> Expression </w:t>
      </w:r>
      <w:r w:rsidRPr="00C226F6">
        <w:rPr>
          <w:rFonts w:ascii="Courier New" w:hAnsi="Courier New"/>
          <w:b/>
          <w:i w:val="0"/>
        </w:rPr>
        <w:t>)</w:t>
      </w:r>
      <w:r w:rsidRPr="00E641FE">
        <w:t xml:space="preserve"> Statement</w:t>
      </w:r>
    </w:p>
    <w:p w14:paraId="40A73418" w14:textId="77777777" w:rsidR="004C02EF" w:rsidRDefault="004C02EF" w:rsidP="004C02EF">
      <w:r>
        <w:t xml:space="preserve">Each </w:t>
      </w:r>
      <w:r>
        <w:rPr>
          <w:rFonts w:ascii="Courier New" w:hAnsi="Courier New"/>
          <w:b/>
        </w:rPr>
        <w:t>else</w:t>
      </w:r>
      <w:r>
        <w:t xml:space="preserve"> for which the choice of associated </w:t>
      </w:r>
      <w:r>
        <w:rPr>
          <w:rFonts w:ascii="Courier New" w:hAnsi="Courier New"/>
          <w:b/>
        </w:rPr>
        <w:t>if</w:t>
      </w:r>
      <w:r>
        <w:t xml:space="preserve"> is ambiguous shall be associated with the nearest possible </w:t>
      </w:r>
      <w:r>
        <w:rPr>
          <w:b/>
        </w:rPr>
        <w:t>if</w:t>
      </w:r>
      <w:r>
        <w:t xml:space="preserve"> that would otherwise have no corresponding </w:t>
      </w:r>
      <w:r>
        <w:rPr>
          <w:rFonts w:ascii="Courier New" w:hAnsi="Courier New"/>
          <w:b/>
        </w:rPr>
        <w:t>else</w:t>
      </w:r>
      <w:r>
        <w:t>.</w:t>
      </w:r>
    </w:p>
    <w:p w14:paraId="698655E2" w14:textId="77777777" w:rsidR="004C02EF" w:rsidRPr="002912E1" w:rsidRDefault="004C02EF" w:rsidP="004C02EF">
      <w:pPr>
        <w:pStyle w:val="Syntax"/>
      </w:pPr>
      <w:r w:rsidRPr="002912E1">
        <w:t>Semantics</w:t>
      </w:r>
    </w:p>
    <w:p w14:paraId="61999EC9" w14:textId="77777777" w:rsidR="004C02EF" w:rsidRDefault="004C02EF" w:rsidP="004C02EF">
      <w:r>
        <w:t xml:space="preserve">The production </w:t>
      </w:r>
      <w:r w:rsidRPr="00E641FE">
        <w:rPr>
          <w:rFonts w:ascii="Times New Roman" w:hAnsi="Times New Roman"/>
          <w:i/>
        </w:rPr>
        <w:t xml:space="preserve">IfStatement </w:t>
      </w:r>
      <w:r>
        <w:rPr>
          <w:b/>
        </w:rPr>
        <w:t>:</w:t>
      </w:r>
      <w:r w:rsidRPr="00E641FE">
        <w:rPr>
          <w:rFonts w:ascii="Times New Roman" w:hAnsi="Times New Roman"/>
          <w:i/>
        </w:rPr>
        <w:t xml:space="preserve"> </w:t>
      </w:r>
      <w:r>
        <w:rPr>
          <w:rFonts w:ascii="Courier New" w:hAnsi="Courier New"/>
          <w:b/>
        </w:rPr>
        <w:t>if</w:t>
      </w:r>
      <w:r w:rsidRPr="00E641FE">
        <w:rPr>
          <w:rFonts w:ascii="Times New Roman" w:hAnsi="Times New Roman"/>
          <w:i/>
        </w:rPr>
        <w:t xml:space="preserve"> </w:t>
      </w:r>
      <w:r>
        <w:rPr>
          <w:rFonts w:ascii="Courier New" w:hAnsi="Courier New"/>
          <w:b/>
        </w:rPr>
        <w:t>(</w:t>
      </w:r>
      <w:r w:rsidRPr="00E641FE">
        <w:rPr>
          <w:rFonts w:ascii="Times New Roman" w:hAnsi="Times New Roman"/>
          <w:i/>
        </w:rPr>
        <w:t xml:space="preserve"> Expression </w:t>
      </w:r>
      <w:r>
        <w:rPr>
          <w:rFonts w:ascii="Courier New" w:hAnsi="Courier New"/>
          <w:b/>
        </w:rPr>
        <w:t>)</w:t>
      </w:r>
      <w:r w:rsidRPr="00E641FE">
        <w:rPr>
          <w:rFonts w:ascii="Times New Roman" w:hAnsi="Times New Roman"/>
          <w:i/>
        </w:rPr>
        <w:t xml:space="preserve"> Statement </w:t>
      </w:r>
      <w:r>
        <w:rPr>
          <w:rFonts w:ascii="Courier New" w:hAnsi="Courier New"/>
          <w:b/>
        </w:rPr>
        <w:t>else</w:t>
      </w:r>
      <w:r w:rsidRPr="00E641FE">
        <w:rPr>
          <w:rFonts w:ascii="Times New Roman" w:hAnsi="Times New Roman"/>
          <w:i/>
        </w:rPr>
        <w:t xml:space="preserve"> Statement</w:t>
      </w:r>
      <w:r>
        <w:t xml:space="preserve"> is evaluated as follows:</w:t>
      </w:r>
      <w:bookmarkStart w:id="4458" w:name="_Toc382212726"/>
    </w:p>
    <w:p w14:paraId="5D6D5D22" w14:textId="77777777" w:rsidR="004C02EF" w:rsidRPr="00D828E7" w:rsidRDefault="004C02EF" w:rsidP="004C02EF">
      <w:pPr>
        <w:pStyle w:val="Alg2"/>
        <w:numPr>
          <w:ilvl w:val="0"/>
          <w:numId w:val="120"/>
        </w:numPr>
      </w:pPr>
      <w:r w:rsidRPr="00D828E7">
        <w:t xml:space="preserve">Let </w:t>
      </w:r>
      <w:r w:rsidRPr="00D828E7">
        <w:rPr>
          <w:i/>
        </w:rPr>
        <w:t>exprRef</w:t>
      </w:r>
      <w:r w:rsidRPr="00D828E7">
        <w:t xml:space="preserve"> be the result of evaluating </w:t>
      </w:r>
      <w:r w:rsidRPr="00E641FE">
        <w:rPr>
          <w:i/>
        </w:rPr>
        <w:t>Expression</w:t>
      </w:r>
      <w:bookmarkEnd w:id="4458"/>
      <w:r w:rsidRPr="00D828E7">
        <w:t>.</w:t>
      </w:r>
      <w:bookmarkStart w:id="4459" w:name="_Toc382212727"/>
    </w:p>
    <w:p w14:paraId="479AD291" w14:textId="77777777" w:rsidR="004C02EF" w:rsidRPr="00D828E7" w:rsidRDefault="004C02EF" w:rsidP="004C02EF">
      <w:pPr>
        <w:pStyle w:val="Alg2"/>
        <w:numPr>
          <w:ilvl w:val="0"/>
          <w:numId w:val="120"/>
        </w:numPr>
      </w:pPr>
      <w:bookmarkStart w:id="4460" w:name="_Toc382212729"/>
      <w:bookmarkEnd w:id="4459"/>
      <w:r w:rsidRPr="00D828E7">
        <w:t>If ToBoolean(GetValue(</w:t>
      </w:r>
      <w:r w:rsidRPr="00D828E7">
        <w:rPr>
          <w:i/>
        </w:rPr>
        <w:t>exprRef</w:t>
      </w:r>
      <w:r w:rsidRPr="00D828E7">
        <w:t xml:space="preserve">)) is </w:t>
      </w:r>
      <w:r w:rsidRPr="00D828E7">
        <w:rPr>
          <w:b/>
        </w:rPr>
        <w:t>true</w:t>
      </w:r>
      <w:r w:rsidRPr="00D828E7">
        <w:t xml:space="preserve">, </w:t>
      </w:r>
      <w:bookmarkStart w:id="4461" w:name="_Toc382212730"/>
      <w:bookmarkEnd w:id="4460"/>
      <w:r w:rsidRPr="00D828E7">
        <w:t>then</w:t>
      </w:r>
    </w:p>
    <w:p w14:paraId="198CF020" w14:textId="77777777" w:rsidR="004C02EF" w:rsidRPr="00D828E7" w:rsidRDefault="004C02EF" w:rsidP="004C02EF">
      <w:pPr>
        <w:pStyle w:val="Alg2"/>
        <w:numPr>
          <w:ilvl w:val="1"/>
          <w:numId w:val="120"/>
        </w:numPr>
        <w:tabs>
          <w:tab w:val="left" w:pos="1620"/>
        </w:tabs>
      </w:pPr>
      <w:r w:rsidRPr="00D828E7">
        <w:t xml:space="preserve">Return the result of evaluating the first </w:t>
      </w:r>
      <w:r w:rsidRPr="00E641FE">
        <w:rPr>
          <w:i/>
        </w:rPr>
        <w:t>Statement</w:t>
      </w:r>
      <w:bookmarkEnd w:id="4461"/>
      <w:r w:rsidRPr="00D828E7">
        <w:t>.</w:t>
      </w:r>
      <w:bookmarkStart w:id="4462" w:name="_Toc382212731"/>
    </w:p>
    <w:bookmarkEnd w:id="4462"/>
    <w:p w14:paraId="4EE4C13C" w14:textId="77777777" w:rsidR="004C02EF" w:rsidRPr="00D828E7" w:rsidRDefault="004C02EF" w:rsidP="004C02EF">
      <w:pPr>
        <w:pStyle w:val="Alg2"/>
        <w:numPr>
          <w:ilvl w:val="0"/>
          <w:numId w:val="120"/>
        </w:numPr>
      </w:pPr>
      <w:r w:rsidRPr="00D828E7">
        <w:t>Else,</w:t>
      </w:r>
      <w:bookmarkStart w:id="4463" w:name="_Toc382212732"/>
    </w:p>
    <w:p w14:paraId="38D5EAD2" w14:textId="77777777" w:rsidR="004C02EF" w:rsidRPr="00D828E7" w:rsidRDefault="004C02EF" w:rsidP="004C02EF">
      <w:pPr>
        <w:pStyle w:val="Alg2"/>
        <w:numPr>
          <w:ilvl w:val="1"/>
          <w:numId w:val="120"/>
        </w:numPr>
        <w:tabs>
          <w:tab w:val="left" w:pos="1620"/>
        </w:tabs>
        <w:spacing w:after="220"/>
      </w:pPr>
      <w:bookmarkStart w:id="4464" w:name="_Toc382212733"/>
      <w:bookmarkEnd w:id="4463"/>
      <w:r w:rsidRPr="00D828E7">
        <w:t xml:space="preserve">Return the result of evaluating the second </w:t>
      </w:r>
      <w:r w:rsidRPr="00E641FE">
        <w:rPr>
          <w:i/>
        </w:rPr>
        <w:t>Statement</w:t>
      </w:r>
      <w:bookmarkEnd w:id="4464"/>
      <w:r w:rsidRPr="00D828E7">
        <w:t>.</w:t>
      </w:r>
    </w:p>
    <w:p w14:paraId="019E53D5" w14:textId="77777777" w:rsidR="004C02EF" w:rsidRDefault="004C02EF" w:rsidP="004C02EF">
      <w:r>
        <w:t xml:space="preserve">The production </w:t>
      </w:r>
      <w:r w:rsidRPr="00E641FE">
        <w:rPr>
          <w:rFonts w:ascii="Times New Roman" w:hAnsi="Times New Roman"/>
          <w:i/>
        </w:rPr>
        <w:t xml:space="preserve">IfStatement </w:t>
      </w:r>
      <w:r>
        <w:rPr>
          <w:b/>
        </w:rPr>
        <w:t>:</w:t>
      </w:r>
      <w:r w:rsidRPr="00E641FE">
        <w:rPr>
          <w:rFonts w:ascii="Times New Roman" w:hAnsi="Times New Roman"/>
          <w:i/>
        </w:rPr>
        <w:t xml:space="preserve"> </w:t>
      </w:r>
      <w:r>
        <w:rPr>
          <w:rFonts w:ascii="Courier New" w:hAnsi="Courier New"/>
          <w:b/>
        </w:rPr>
        <w:t>if</w:t>
      </w:r>
      <w:r w:rsidRPr="00E641FE">
        <w:rPr>
          <w:rFonts w:ascii="Times New Roman" w:hAnsi="Times New Roman"/>
          <w:i/>
        </w:rPr>
        <w:t xml:space="preserve"> </w:t>
      </w:r>
      <w:r>
        <w:rPr>
          <w:rFonts w:ascii="Courier New" w:hAnsi="Courier New"/>
          <w:b/>
        </w:rPr>
        <w:t>(</w:t>
      </w:r>
      <w:r w:rsidRPr="00E641FE">
        <w:rPr>
          <w:rFonts w:ascii="Times New Roman" w:hAnsi="Times New Roman"/>
          <w:i/>
        </w:rPr>
        <w:t xml:space="preserve"> Expression </w:t>
      </w:r>
      <w:r>
        <w:rPr>
          <w:rFonts w:ascii="Courier New" w:hAnsi="Courier New"/>
          <w:b/>
        </w:rPr>
        <w:t>)</w:t>
      </w:r>
      <w:r w:rsidRPr="00E641FE">
        <w:rPr>
          <w:rFonts w:ascii="Times New Roman" w:hAnsi="Times New Roman"/>
          <w:i/>
        </w:rPr>
        <w:t xml:space="preserve"> Statement</w:t>
      </w:r>
      <w:r>
        <w:t xml:space="preserve"> is evaluated as follows:</w:t>
      </w:r>
      <w:bookmarkStart w:id="4465" w:name="_Toc382212734"/>
    </w:p>
    <w:p w14:paraId="3202C82E" w14:textId="77777777" w:rsidR="004C02EF" w:rsidRPr="00D828E7" w:rsidRDefault="004C02EF" w:rsidP="004C02EF">
      <w:pPr>
        <w:pStyle w:val="Alg2"/>
        <w:numPr>
          <w:ilvl w:val="0"/>
          <w:numId w:val="406"/>
        </w:numPr>
      </w:pPr>
      <w:bookmarkStart w:id="4466" w:name="_Ref375016587"/>
      <w:bookmarkStart w:id="4467" w:name="_Ref375016604"/>
      <w:bookmarkStart w:id="4468" w:name="_Ref375016635"/>
      <w:bookmarkStart w:id="4469" w:name="_Toc375031201"/>
      <w:bookmarkStart w:id="4470" w:name="_Toc381513715"/>
      <w:bookmarkStart w:id="4471" w:name="_Toc382212237"/>
      <w:bookmarkStart w:id="4472" w:name="_Toc382212740"/>
      <w:bookmarkStart w:id="4473" w:name="_Toc382291582"/>
      <w:bookmarkStart w:id="4474" w:name="_Toc385672231"/>
      <w:bookmarkStart w:id="4475" w:name="_Toc393690335"/>
      <w:bookmarkStart w:id="4476" w:name="_Ref432004073"/>
      <w:bookmarkStart w:id="4477" w:name="_Toc472818880"/>
      <w:bookmarkStart w:id="4478" w:name="_Toc235503455"/>
      <w:bookmarkStart w:id="4479" w:name="_Toc241509230"/>
      <w:bookmarkStart w:id="4480" w:name="_Toc244416717"/>
      <w:bookmarkEnd w:id="4465"/>
      <w:r w:rsidRPr="00D828E7">
        <w:t xml:space="preserve">Let </w:t>
      </w:r>
      <w:r w:rsidRPr="00D828E7">
        <w:rPr>
          <w:i/>
        </w:rPr>
        <w:t>exprRef</w:t>
      </w:r>
      <w:r w:rsidRPr="00D828E7">
        <w:t xml:space="preserve"> be the result of evaluating </w:t>
      </w:r>
      <w:r w:rsidRPr="00E641FE">
        <w:rPr>
          <w:i/>
        </w:rPr>
        <w:t>Expression</w:t>
      </w:r>
      <w:r w:rsidRPr="00D828E7">
        <w:t>.</w:t>
      </w:r>
      <w:bookmarkStart w:id="4481" w:name="_Toc382212735"/>
    </w:p>
    <w:p w14:paraId="2FC65039" w14:textId="77777777" w:rsidR="004C02EF" w:rsidRPr="00D828E7" w:rsidRDefault="004C02EF" w:rsidP="004C02EF">
      <w:pPr>
        <w:pStyle w:val="Alg2"/>
        <w:numPr>
          <w:ilvl w:val="0"/>
          <w:numId w:val="406"/>
        </w:numPr>
      </w:pPr>
      <w:bookmarkStart w:id="4482" w:name="_Toc382212737"/>
      <w:bookmarkEnd w:id="4481"/>
      <w:r w:rsidRPr="00D828E7">
        <w:t>If ToBoolean(GetValue(</w:t>
      </w:r>
      <w:r w:rsidRPr="00D828E7">
        <w:rPr>
          <w:i/>
        </w:rPr>
        <w:t>exprRef</w:t>
      </w:r>
      <w:r w:rsidRPr="00D828E7">
        <w:t xml:space="preserve">)) is </w:t>
      </w:r>
      <w:r w:rsidRPr="00D828E7">
        <w:rPr>
          <w:b/>
        </w:rPr>
        <w:t>false</w:t>
      </w:r>
      <w:r w:rsidRPr="00D828E7">
        <w:t>, return (</w:t>
      </w:r>
      <w:r w:rsidRPr="00D828E7">
        <w:rPr>
          <w:rFonts w:ascii="Arial" w:hAnsi="Arial" w:cs="Arial"/>
        </w:rPr>
        <w:t>normal</w:t>
      </w:r>
      <w:r w:rsidRPr="00D828E7">
        <w:t xml:space="preserve">, </w:t>
      </w:r>
      <w:r w:rsidRPr="00D828E7">
        <w:rPr>
          <w:rFonts w:ascii="Arial" w:hAnsi="Arial" w:cs="Arial"/>
        </w:rPr>
        <w:t>empty</w:t>
      </w:r>
      <w:r w:rsidRPr="00D828E7">
        <w:t xml:space="preserve">, </w:t>
      </w:r>
      <w:r w:rsidRPr="00D828E7">
        <w:rPr>
          <w:rFonts w:ascii="Arial" w:hAnsi="Arial" w:cs="Arial"/>
        </w:rPr>
        <w:t>empty</w:t>
      </w:r>
      <w:r w:rsidRPr="00D828E7">
        <w:t>).</w:t>
      </w:r>
      <w:bookmarkStart w:id="4483" w:name="_Toc382212738"/>
      <w:bookmarkEnd w:id="4482"/>
    </w:p>
    <w:p w14:paraId="660072EF" w14:textId="77777777" w:rsidR="004C02EF" w:rsidRPr="00D00D4A" w:rsidRDefault="004C02EF" w:rsidP="004C02EF">
      <w:pPr>
        <w:pStyle w:val="Alg2"/>
        <w:numPr>
          <w:ilvl w:val="0"/>
          <w:numId w:val="406"/>
        </w:numPr>
        <w:spacing w:after="120"/>
        <w:rPr>
          <w:rFonts w:ascii="Arial" w:hAnsi="Arial"/>
        </w:rPr>
      </w:pPr>
      <w:bookmarkStart w:id="4484" w:name="_Toc382212739"/>
      <w:bookmarkEnd w:id="4483"/>
      <w:r w:rsidRPr="00D828E7">
        <w:t xml:space="preserve">Return the result of evaluating </w:t>
      </w:r>
      <w:r w:rsidRPr="00E641FE">
        <w:rPr>
          <w:i/>
        </w:rPr>
        <w:t>Statement</w:t>
      </w:r>
      <w:bookmarkEnd w:id="4484"/>
      <w:r w:rsidRPr="00D00D4A">
        <w:rPr>
          <w:rFonts w:ascii="Arial" w:hAnsi="Arial"/>
        </w:rPr>
        <w:t>.</w:t>
      </w:r>
    </w:p>
    <w:p w14:paraId="3A462350" w14:textId="77777777" w:rsidR="004C02EF" w:rsidRDefault="004C02EF" w:rsidP="003A4B22">
      <w:pPr>
        <w:pStyle w:val="20"/>
        <w:numPr>
          <w:ilvl w:val="0"/>
          <w:numId w:val="0"/>
        </w:numPr>
      </w:pPr>
      <w:bookmarkStart w:id="4485" w:name="_Toc276631081"/>
      <w:bookmarkStart w:id="4486" w:name="_Toc153968470"/>
      <w:r>
        <w:t>12.6</w:t>
      </w:r>
      <w:r>
        <w:tab/>
        <w:t>Iteration Statement</w:t>
      </w:r>
      <w:bookmarkEnd w:id="4466"/>
      <w:bookmarkEnd w:id="4467"/>
      <w:bookmarkEnd w:id="4468"/>
      <w:bookmarkEnd w:id="4469"/>
      <w:bookmarkEnd w:id="4470"/>
      <w:bookmarkEnd w:id="4471"/>
      <w:bookmarkEnd w:id="4472"/>
      <w:bookmarkEnd w:id="4473"/>
      <w:bookmarkEnd w:id="4474"/>
      <w:bookmarkEnd w:id="4475"/>
      <w:r>
        <w:t>s</w:t>
      </w:r>
      <w:bookmarkEnd w:id="4476"/>
      <w:bookmarkEnd w:id="4477"/>
      <w:bookmarkEnd w:id="4478"/>
      <w:bookmarkEnd w:id="4479"/>
      <w:bookmarkEnd w:id="4480"/>
      <w:bookmarkEnd w:id="4485"/>
      <w:bookmarkEnd w:id="4486"/>
    </w:p>
    <w:p w14:paraId="2FC5862F" w14:textId="77777777" w:rsidR="004C02EF" w:rsidRDefault="004C02EF" w:rsidP="004C02EF">
      <w:pPr>
        <w:pStyle w:val="Syntax"/>
      </w:pPr>
      <w:r w:rsidRPr="002912E1">
        <w:t>Syntax</w:t>
      </w:r>
    </w:p>
    <w:p w14:paraId="47B995E9" w14:textId="77777777" w:rsidR="004C02EF" w:rsidRPr="00131EFA" w:rsidRDefault="004C02EF" w:rsidP="004C02EF">
      <w:pPr>
        <w:pStyle w:val="SyntaxRule"/>
      </w:pPr>
      <w:r w:rsidRPr="00131EFA">
        <w:t xml:space="preserve">IterationStatement </w:t>
      </w:r>
      <w:r w:rsidRPr="00D04346">
        <w:rPr>
          <w:rFonts w:ascii="Arial" w:hAnsi="Arial"/>
          <w:b/>
          <w:i w:val="0"/>
        </w:rPr>
        <w:t>:</w:t>
      </w:r>
    </w:p>
    <w:p w14:paraId="35B8E782" w14:textId="77777777" w:rsidR="004C02EF" w:rsidRPr="00131EFA" w:rsidRDefault="004C02EF" w:rsidP="004C02EF">
      <w:pPr>
        <w:pStyle w:val="SyntaxDefinition"/>
      </w:pPr>
      <w:r w:rsidRPr="00C226F6">
        <w:rPr>
          <w:rFonts w:ascii="Courier New" w:hAnsi="Courier New"/>
          <w:b/>
          <w:i w:val="0"/>
        </w:rPr>
        <w:t xml:space="preserve">do </w:t>
      </w:r>
      <w:r w:rsidRPr="00131EFA">
        <w:t>Statement</w:t>
      </w:r>
      <w:r w:rsidRPr="00C226F6">
        <w:rPr>
          <w:rFonts w:ascii="Courier New" w:hAnsi="Courier New"/>
          <w:b/>
          <w:i w:val="0"/>
        </w:rPr>
        <w:t xml:space="preserve"> while</w:t>
      </w:r>
      <w:r w:rsidRPr="00131EFA">
        <w:t xml:space="preserve"> </w:t>
      </w:r>
      <w:r w:rsidRPr="00C226F6">
        <w:rPr>
          <w:rFonts w:ascii="Courier New" w:hAnsi="Courier New"/>
          <w:b/>
          <w:i w:val="0"/>
        </w:rPr>
        <w:t>(</w:t>
      </w:r>
      <w:r w:rsidRPr="00131EFA">
        <w:t xml:space="preserve"> Expression </w:t>
      </w:r>
      <w:r w:rsidRPr="00C226F6">
        <w:rPr>
          <w:rFonts w:ascii="Courier New" w:hAnsi="Courier New"/>
          <w:b/>
          <w:i w:val="0"/>
        </w:rPr>
        <w:t>);</w:t>
      </w:r>
      <w:r w:rsidRPr="00131EFA">
        <w:br/>
      </w:r>
      <w:r w:rsidRPr="00C226F6">
        <w:rPr>
          <w:rFonts w:ascii="Courier New" w:hAnsi="Courier New"/>
          <w:b/>
          <w:i w:val="0"/>
        </w:rPr>
        <w:t>while</w:t>
      </w:r>
      <w:r w:rsidRPr="00131EFA">
        <w:t xml:space="preserve"> </w:t>
      </w:r>
      <w:r w:rsidRPr="00C226F6">
        <w:rPr>
          <w:rFonts w:ascii="Courier New" w:hAnsi="Courier New"/>
          <w:b/>
          <w:i w:val="0"/>
        </w:rPr>
        <w:t>(</w:t>
      </w:r>
      <w:r w:rsidRPr="00131EFA">
        <w:t xml:space="preserve"> Expression </w:t>
      </w:r>
      <w:r w:rsidRPr="00C226F6">
        <w:rPr>
          <w:rFonts w:ascii="Courier New" w:hAnsi="Courier New"/>
          <w:b/>
          <w:i w:val="0"/>
        </w:rPr>
        <w:t>)</w:t>
      </w:r>
      <w:r w:rsidRPr="00131EFA">
        <w:t xml:space="preserve"> Statement</w:t>
      </w:r>
      <w:r w:rsidRPr="00131EFA">
        <w:br/>
      </w:r>
      <w:r w:rsidRPr="00C226F6">
        <w:rPr>
          <w:rFonts w:ascii="Courier New" w:hAnsi="Courier New"/>
          <w:b/>
          <w:i w:val="0"/>
        </w:rPr>
        <w:t>for</w:t>
      </w:r>
      <w:r w:rsidRPr="00131EFA">
        <w:t xml:space="preserve"> </w:t>
      </w:r>
      <w:r w:rsidRPr="00C226F6">
        <w:rPr>
          <w:rFonts w:ascii="Courier New" w:hAnsi="Courier New"/>
          <w:b/>
          <w:i w:val="0"/>
        </w:rPr>
        <w:t>(</w:t>
      </w:r>
      <w:r w:rsidRPr="00131EFA">
        <w:t>ExpressionNoIn</w:t>
      </w:r>
      <w:r w:rsidRPr="005E74B3">
        <w:rPr>
          <w:rFonts w:ascii="Arial" w:hAnsi="Arial" w:cs="Arial"/>
          <w:i w:val="0"/>
          <w:vertAlign w:val="subscript"/>
        </w:rPr>
        <w:t>opt</w:t>
      </w:r>
      <w:r w:rsidRPr="00C226F6">
        <w:rPr>
          <w:rFonts w:ascii="Courier New" w:hAnsi="Courier New"/>
          <w:b/>
          <w:i w:val="0"/>
        </w:rPr>
        <w:t>;</w:t>
      </w:r>
      <w:r w:rsidRPr="00131EFA">
        <w:t xml:space="preserve"> Expression</w:t>
      </w:r>
      <w:r w:rsidRPr="005E74B3">
        <w:rPr>
          <w:rFonts w:ascii="Arial" w:hAnsi="Arial" w:cs="Arial"/>
          <w:i w:val="0"/>
          <w:vertAlign w:val="subscript"/>
        </w:rPr>
        <w:t>opt</w:t>
      </w:r>
      <w:r w:rsidRPr="00131EFA">
        <w:t xml:space="preserve"> </w:t>
      </w:r>
      <w:r w:rsidRPr="00C226F6">
        <w:rPr>
          <w:rFonts w:ascii="Courier New" w:hAnsi="Courier New"/>
          <w:b/>
          <w:i w:val="0"/>
        </w:rPr>
        <w:t>;</w:t>
      </w:r>
      <w:r w:rsidRPr="00131EFA">
        <w:t xml:space="preserve"> Expression</w:t>
      </w:r>
      <w:r w:rsidRPr="005E74B3">
        <w:rPr>
          <w:rFonts w:ascii="Arial" w:hAnsi="Arial" w:cs="Arial"/>
          <w:i w:val="0"/>
          <w:vertAlign w:val="subscript"/>
        </w:rPr>
        <w:t>opt</w:t>
      </w:r>
      <w:r w:rsidRPr="00131EFA">
        <w:t xml:space="preserve"> </w:t>
      </w:r>
      <w:r w:rsidRPr="00C226F6">
        <w:rPr>
          <w:rFonts w:ascii="Courier New" w:hAnsi="Courier New"/>
          <w:b/>
          <w:i w:val="0"/>
        </w:rPr>
        <w:t>)</w:t>
      </w:r>
      <w:r w:rsidRPr="00131EFA">
        <w:t xml:space="preserve"> Statement</w:t>
      </w:r>
      <w:r w:rsidRPr="00131EFA">
        <w:br/>
      </w:r>
      <w:r w:rsidRPr="00C226F6">
        <w:rPr>
          <w:rFonts w:ascii="Courier New" w:hAnsi="Courier New"/>
          <w:b/>
          <w:i w:val="0"/>
        </w:rPr>
        <w:t>for</w:t>
      </w:r>
      <w:r w:rsidRPr="00131EFA">
        <w:t xml:space="preserve"> </w:t>
      </w:r>
      <w:r w:rsidRPr="00C226F6">
        <w:rPr>
          <w:rFonts w:ascii="Courier New" w:hAnsi="Courier New"/>
          <w:b/>
          <w:i w:val="0"/>
        </w:rPr>
        <w:t>(</w:t>
      </w:r>
      <w:r w:rsidRPr="00131EFA">
        <w:t xml:space="preserve"> </w:t>
      </w:r>
      <w:r w:rsidRPr="00C226F6">
        <w:rPr>
          <w:rFonts w:ascii="Courier New" w:hAnsi="Courier New"/>
          <w:b/>
          <w:i w:val="0"/>
        </w:rPr>
        <w:t>var</w:t>
      </w:r>
      <w:r w:rsidRPr="00131EFA">
        <w:t xml:space="preserve"> VariableDeclarationListNoIn</w:t>
      </w:r>
      <w:r w:rsidRPr="00C226F6">
        <w:rPr>
          <w:rFonts w:ascii="Courier New" w:hAnsi="Courier New"/>
          <w:b/>
          <w:i w:val="0"/>
        </w:rPr>
        <w:t>;</w:t>
      </w:r>
      <w:r w:rsidRPr="00131EFA">
        <w:t xml:space="preserve"> Expression</w:t>
      </w:r>
      <w:r w:rsidRPr="005E74B3">
        <w:rPr>
          <w:rFonts w:ascii="Arial" w:hAnsi="Arial" w:cs="Arial"/>
          <w:i w:val="0"/>
          <w:vertAlign w:val="subscript"/>
        </w:rPr>
        <w:t>opt</w:t>
      </w:r>
      <w:r w:rsidRPr="00131EFA">
        <w:t xml:space="preserve"> </w:t>
      </w:r>
      <w:r w:rsidRPr="00C226F6">
        <w:rPr>
          <w:rFonts w:ascii="Courier New" w:hAnsi="Courier New"/>
          <w:b/>
          <w:i w:val="0"/>
        </w:rPr>
        <w:t>;</w:t>
      </w:r>
      <w:r w:rsidRPr="00131EFA">
        <w:t xml:space="preserve"> Expression</w:t>
      </w:r>
      <w:r w:rsidRPr="005E74B3">
        <w:rPr>
          <w:rFonts w:ascii="Arial" w:hAnsi="Arial" w:cs="Arial"/>
          <w:i w:val="0"/>
          <w:vertAlign w:val="subscript"/>
        </w:rPr>
        <w:t>opt</w:t>
      </w:r>
      <w:r w:rsidRPr="00131EFA">
        <w:t xml:space="preserve"> </w:t>
      </w:r>
      <w:r w:rsidRPr="00C226F6">
        <w:rPr>
          <w:rFonts w:ascii="Courier New" w:hAnsi="Courier New"/>
          <w:b/>
          <w:i w:val="0"/>
        </w:rPr>
        <w:t>)</w:t>
      </w:r>
      <w:r w:rsidRPr="00131EFA">
        <w:t xml:space="preserve"> Statement</w:t>
      </w:r>
      <w:r w:rsidRPr="00131EFA">
        <w:br/>
      </w:r>
      <w:r w:rsidRPr="00C226F6">
        <w:rPr>
          <w:rFonts w:ascii="Courier New" w:hAnsi="Courier New"/>
          <w:b/>
          <w:i w:val="0"/>
        </w:rPr>
        <w:t>for</w:t>
      </w:r>
      <w:r w:rsidRPr="00131EFA">
        <w:t xml:space="preserve"> </w:t>
      </w:r>
      <w:r w:rsidRPr="00C226F6">
        <w:rPr>
          <w:rFonts w:ascii="Courier New" w:hAnsi="Courier New"/>
          <w:b/>
          <w:i w:val="0"/>
        </w:rPr>
        <w:t>(</w:t>
      </w:r>
      <w:r w:rsidRPr="00131EFA">
        <w:t xml:space="preserve"> LeftHandSideExpression </w:t>
      </w:r>
      <w:r w:rsidRPr="00C226F6">
        <w:rPr>
          <w:rFonts w:ascii="Courier New" w:hAnsi="Courier New"/>
          <w:b/>
          <w:i w:val="0"/>
        </w:rPr>
        <w:t>in</w:t>
      </w:r>
      <w:r w:rsidRPr="00131EFA">
        <w:t xml:space="preserve"> Expression </w:t>
      </w:r>
      <w:r w:rsidRPr="00C226F6">
        <w:rPr>
          <w:rFonts w:ascii="Courier New" w:hAnsi="Courier New"/>
          <w:b/>
          <w:i w:val="0"/>
        </w:rPr>
        <w:t>)</w:t>
      </w:r>
      <w:r w:rsidRPr="00131EFA">
        <w:t xml:space="preserve"> Statement</w:t>
      </w:r>
      <w:r w:rsidRPr="00131EFA">
        <w:br/>
      </w:r>
      <w:r w:rsidRPr="00C226F6">
        <w:rPr>
          <w:rFonts w:ascii="Courier New" w:hAnsi="Courier New"/>
          <w:b/>
          <w:i w:val="0"/>
        </w:rPr>
        <w:t>for</w:t>
      </w:r>
      <w:r w:rsidRPr="00131EFA">
        <w:t xml:space="preserve"> </w:t>
      </w:r>
      <w:r w:rsidRPr="00C226F6">
        <w:rPr>
          <w:rFonts w:ascii="Courier New" w:hAnsi="Courier New"/>
          <w:b/>
          <w:i w:val="0"/>
        </w:rPr>
        <w:t>(</w:t>
      </w:r>
      <w:r w:rsidRPr="00131EFA">
        <w:t xml:space="preserve"> </w:t>
      </w:r>
      <w:r w:rsidRPr="00C226F6">
        <w:rPr>
          <w:rFonts w:ascii="Courier New" w:hAnsi="Courier New"/>
          <w:b/>
          <w:i w:val="0"/>
        </w:rPr>
        <w:t>var</w:t>
      </w:r>
      <w:r w:rsidRPr="00131EFA">
        <w:t xml:space="preserve"> VariableDeclarationNoIn </w:t>
      </w:r>
      <w:r w:rsidRPr="00C226F6">
        <w:rPr>
          <w:rFonts w:ascii="Courier New" w:hAnsi="Courier New"/>
          <w:b/>
          <w:i w:val="0"/>
        </w:rPr>
        <w:t>in</w:t>
      </w:r>
      <w:r w:rsidRPr="00131EFA">
        <w:t xml:space="preserve"> Expression </w:t>
      </w:r>
      <w:r w:rsidRPr="00C226F6">
        <w:rPr>
          <w:rFonts w:ascii="Courier New" w:hAnsi="Courier New"/>
          <w:b/>
          <w:i w:val="0"/>
        </w:rPr>
        <w:t>)</w:t>
      </w:r>
      <w:r w:rsidRPr="00131EFA">
        <w:t xml:space="preserve"> Statement</w:t>
      </w:r>
      <w:bookmarkStart w:id="4487" w:name="_Toc375031202"/>
      <w:bookmarkStart w:id="4488" w:name="_Toc381513716"/>
      <w:bookmarkStart w:id="4489" w:name="_Toc382212238"/>
      <w:bookmarkStart w:id="4490" w:name="_Toc382212741"/>
      <w:bookmarkStart w:id="4491" w:name="_Toc382291583"/>
      <w:bookmarkStart w:id="4492" w:name="_Toc385672232"/>
      <w:bookmarkStart w:id="4493" w:name="_Toc393690336"/>
    </w:p>
    <w:p w14:paraId="1196343B" w14:textId="77777777" w:rsidR="004C02EF" w:rsidRDefault="004C02EF" w:rsidP="003A4B22">
      <w:pPr>
        <w:pStyle w:val="30"/>
        <w:numPr>
          <w:ilvl w:val="0"/>
          <w:numId w:val="0"/>
        </w:numPr>
      </w:pPr>
      <w:bookmarkStart w:id="4494" w:name="_Toc472818881"/>
      <w:bookmarkStart w:id="4495" w:name="_Toc235503456"/>
      <w:bookmarkStart w:id="4496" w:name="_Toc241509231"/>
      <w:bookmarkStart w:id="4497" w:name="_Toc244416718"/>
      <w:bookmarkStart w:id="4498" w:name="_Toc276631082"/>
      <w:bookmarkStart w:id="4499" w:name="_Toc153968471"/>
      <w:r>
        <w:t>12.6.1</w:t>
      </w:r>
      <w:r>
        <w:tab/>
        <w:t xml:space="preserve">The </w:t>
      </w:r>
      <w:r>
        <w:rPr>
          <w:rFonts w:ascii="Courier New" w:hAnsi="Courier New"/>
        </w:rPr>
        <w:t>do</w:t>
      </w:r>
      <w:r>
        <w:t>-</w:t>
      </w:r>
      <w:r>
        <w:rPr>
          <w:rFonts w:ascii="Courier New" w:hAnsi="Courier New"/>
        </w:rPr>
        <w:t>while</w:t>
      </w:r>
      <w:r>
        <w:t xml:space="preserve"> Statemen</w:t>
      </w:r>
      <w:bookmarkEnd w:id="4487"/>
      <w:bookmarkEnd w:id="4488"/>
      <w:bookmarkEnd w:id="4489"/>
      <w:bookmarkEnd w:id="4490"/>
      <w:bookmarkEnd w:id="4491"/>
      <w:bookmarkEnd w:id="4492"/>
      <w:bookmarkEnd w:id="4493"/>
      <w:r>
        <w:t>t</w:t>
      </w:r>
      <w:bookmarkEnd w:id="4494"/>
      <w:bookmarkEnd w:id="4495"/>
      <w:bookmarkEnd w:id="4496"/>
      <w:bookmarkEnd w:id="4497"/>
      <w:bookmarkEnd w:id="4498"/>
      <w:bookmarkEnd w:id="4499"/>
    </w:p>
    <w:p w14:paraId="4A5E7248" w14:textId="77777777" w:rsidR="004C02EF" w:rsidRDefault="004C02EF" w:rsidP="004C02EF">
      <w:r>
        <w:t xml:space="preserve">The production </w:t>
      </w:r>
      <w:r>
        <w:rPr>
          <w:rFonts w:ascii="Courier New" w:hAnsi="Courier New"/>
          <w:b/>
        </w:rPr>
        <w:t>do</w:t>
      </w:r>
      <w:r w:rsidRPr="00C226F6">
        <w:rPr>
          <w:rFonts w:ascii="Courier New" w:hAnsi="Courier New"/>
          <w:b/>
        </w:rPr>
        <w:t xml:space="preserve"> </w:t>
      </w:r>
      <w:r w:rsidRPr="00131EFA">
        <w:rPr>
          <w:rFonts w:ascii="Times New Roman" w:hAnsi="Times New Roman"/>
          <w:i/>
        </w:rPr>
        <w:t xml:space="preserve">Statement </w:t>
      </w:r>
      <w:r>
        <w:rPr>
          <w:rFonts w:ascii="Courier New" w:hAnsi="Courier New"/>
          <w:b/>
        </w:rPr>
        <w:t>while</w:t>
      </w:r>
      <w:r w:rsidRPr="00131EFA">
        <w:rPr>
          <w:rFonts w:ascii="Times New Roman" w:hAnsi="Times New Roman"/>
          <w:i/>
        </w:rPr>
        <w:t xml:space="preserve"> </w:t>
      </w:r>
      <w:r>
        <w:rPr>
          <w:rFonts w:ascii="Courier New" w:hAnsi="Courier New"/>
          <w:b/>
        </w:rPr>
        <w:t>(</w:t>
      </w:r>
      <w:r w:rsidRPr="00131EFA">
        <w:rPr>
          <w:rFonts w:ascii="Times New Roman" w:hAnsi="Times New Roman"/>
          <w:i/>
        </w:rPr>
        <w:t xml:space="preserve"> Expression </w:t>
      </w:r>
      <w:r>
        <w:rPr>
          <w:rFonts w:ascii="Courier New" w:hAnsi="Courier New"/>
          <w:b/>
        </w:rPr>
        <w:t>);</w:t>
      </w:r>
      <w:r>
        <w:t xml:space="preserve"> is evaluated as follows:</w:t>
      </w:r>
      <w:bookmarkStart w:id="4500" w:name="_Toc375031203"/>
      <w:bookmarkStart w:id="4501" w:name="_Toc381513717"/>
    </w:p>
    <w:p w14:paraId="24530C80" w14:textId="77777777" w:rsidR="004C02EF" w:rsidRPr="00D828E7" w:rsidRDefault="004C02EF" w:rsidP="004C02EF">
      <w:pPr>
        <w:pStyle w:val="Alg3"/>
        <w:numPr>
          <w:ilvl w:val="0"/>
          <w:numId w:val="122"/>
        </w:numPr>
      </w:pPr>
      <w:r w:rsidRPr="00D828E7">
        <w:t xml:space="preserve">Let </w:t>
      </w:r>
      <w:r w:rsidRPr="00D828E7">
        <w:rPr>
          <w:i/>
        </w:rPr>
        <w:t>V</w:t>
      </w:r>
      <w:r w:rsidRPr="00D828E7">
        <w:t xml:space="preserve"> = </w:t>
      </w:r>
      <w:r w:rsidRPr="00D828E7">
        <w:rPr>
          <w:rFonts w:ascii="Arial" w:hAnsi="Arial" w:cs="Arial"/>
        </w:rPr>
        <w:t>empty</w:t>
      </w:r>
      <w:r w:rsidRPr="00D828E7">
        <w:t>.</w:t>
      </w:r>
    </w:p>
    <w:p w14:paraId="211343E6" w14:textId="77777777" w:rsidR="004C02EF" w:rsidRPr="00D828E7" w:rsidRDefault="004C02EF" w:rsidP="004C02EF">
      <w:pPr>
        <w:pStyle w:val="Alg3"/>
        <w:numPr>
          <w:ilvl w:val="0"/>
          <w:numId w:val="122"/>
        </w:numPr>
      </w:pPr>
      <w:r w:rsidRPr="00D828E7">
        <w:t xml:space="preserve">Let </w:t>
      </w:r>
      <w:r w:rsidRPr="00D828E7">
        <w:rPr>
          <w:i/>
        </w:rPr>
        <w:t>iterating</w:t>
      </w:r>
      <w:r w:rsidRPr="00D828E7">
        <w:t xml:space="preserve"> be </w:t>
      </w:r>
      <w:r w:rsidRPr="00D828E7">
        <w:rPr>
          <w:b/>
        </w:rPr>
        <w:t>true</w:t>
      </w:r>
      <w:r w:rsidRPr="00D828E7">
        <w:t>.</w:t>
      </w:r>
    </w:p>
    <w:p w14:paraId="7B208746" w14:textId="77777777" w:rsidR="004C02EF" w:rsidRPr="00D828E7" w:rsidRDefault="004C02EF" w:rsidP="004C02EF">
      <w:pPr>
        <w:pStyle w:val="Alg3"/>
        <w:numPr>
          <w:ilvl w:val="0"/>
          <w:numId w:val="122"/>
        </w:numPr>
      </w:pPr>
      <w:r w:rsidRPr="00D828E7">
        <w:t xml:space="preserve">Repeat, while </w:t>
      </w:r>
      <w:r w:rsidRPr="00D828E7">
        <w:rPr>
          <w:i/>
        </w:rPr>
        <w:t>iterating</w:t>
      </w:r>
      <w:r w:rsidRPr="00D828E7">
        <w:t xml:space="preserve"> is </w:t>
      </w:r>
      <w:r w:rsidRPr="00D828E7">
        <w:rPr>
          <w:b/>
        </w:rPr>
        <w:t>true</w:t>
      </w:r>
    </w:p>
    <w:p w14:paraId="29F27587" w14:textId="77777777" w:rsidR="004C02EF" w:rsidRPr="00D828E7" w:rsidRDefault="004C02EF" w:rsidP="004C02EF">
      <w:pPr>
        <w:pStyle w:val="Alg3"/>
        <w:numPr>
          <w:ilvl w:val="1"/>
          <w:numId w:val="122"/>
        </w:numPr>
      </w:pPr>
      <w:r w:rsidRPr="00D828E7">
        <w:t xml:space="preserve">Let </w:t>
      </w:r>
      <w:r w:rsidRPr="00D828E7">
        <w:rPr>
          <w:i/>
        </w:rPr>
        <w:t>stmt</w:t>
      </w:r>
      <w:r w:rsidRPr="00D828E7">
        <w:t xml:space="preserve"> be the result of evaluating </w:t>
      </w:r>
      <w:r w:rsidRPr="00D828E7">
        <w:rPr>
          <w:i/>
        </w:rPr>
        <w:t>Statement</w:t>
      </w:r>
      <w:r w:rsidRPr="00D828E7">
        <w:t>.</w:t>
      </w:r>
    </w:p>
    <w:p w14:paraId="55938180" w14:textId="77777777" w:rsidR="004C02EF" w:rsidRPr="00D828E7" w:rsidRDefault="004C02EF" w:rsidP="004C02EF">
      <w:pPr>
        <w:pStyle w:val="Alg3"/>
        <w:numPr>
          <w:ilvl w:val="1"/>
          <w:numId w:val="122"/>
        </w:numPr>
      </w:pPr>
      <w:r w:rsidRPr="00D828E7">
        <w:t xml:space="preserve">If </w:t>
      </w:r>
      <w:r w:rsidRPr="00D828E7">
        <w:rPr>
          <w:i/>
        </w:rPr>
        <w:t>stmt</w:t>
      </w:r>
      <w:r w:rsidRPr="00D828E7">
        <w:t xml:space="preserve">.value is not </w:t>
      </w:r>
      <w:r w:rsidRPr="00D828E7">
        <w:rPr>
          <w:rFonts w:ascii="Arial" w:hAnsi="Arial" w:cs="Arial"/>
        </w:rPr>
        <w:t>empty</w:t>
      </w:r>
      <w:r w:rsidRPr="00D828E7">
        <w:t xml:space="preserve">, let </w:t>
      </w:r>
      <w:r w:rsidRPr="00D828E7">
        <w:rPr>
          <w:i/>
        </w:rPr>
        <w:t>V</w:t>
      </w:r>
      <w:r w:rsidRPr="00D828E7">
        <w:t xml:space="preserve"> = </w:t>
      </w:r>
      <w:r w:rsidRPr="00D828E7">
        <w:rPr>
          <w:i/>
        </w:rPr>
        <w:t>stmt</w:t>
      </w:r>
      <w:r w:rsidRPr="00D828E7">
        <w:t>.value</w:t>
      </w:r>
      <w:r w:rsidRPr="00D828E7">
        <w:rPr>
          <w:i/>
        </w:rPr>
        <w:t>.</w:t>
      </w:r>
    </w:p>
    <w:p w14:paraId="16DBF3F4" w14:textId="77777777" w:rsidR="004C02EF" w:rsidRPr="00D828E7" w:rsidRDefault="004C02EF" w:rsidP="004C02EF">
      <w:pPr>
        <w:pStyle w:val="Alg3"/>
        <w:numPr>
          <w:ilvl w:val="1"/>
          <w:numId w:val="122"/>
        </w:numPr>
      </w:pPr>
      <w:r w:rsidRPr="00D828E7">
        <w:t xml:space="preserve">If </w:t>
      </w:r>
      <w:r w:rsidRPr="00D828E7">
        <w:rPr>
          <w:i/>
        </w:rPr>
        <w:t>stmt</w:t>
      </w:r>
      <w:r w:rsidRPr="00D828E7">
        <w:t xml:space="preserve">.type is not </w:t>
      </w:r>
      <w:r w:rsidRPr="00D828E7">
        <w:rPr>
          <w:rFonts w:ascii="Arial" w:hAnsi="Arial" w:cs="Arial"/>
        </w:rPr>
        <w:t>continue</w:t>
      </w:r>
      <w:r w:rsidRPr="00D828E7">
        <w:t xml:space="preserve"> </w:t>
      </w:r>
      <w:ins w:id="4502" w:author="Allen Wirfs-Brock rev2" w:date="2011-07-25T15:32:00Z">
        <w:r w:rsidR="006B2955" w:rsidRPr="00D828E7">
          <w:t>o</w:t>
        </w:r>
        <w:r w:rsidR="006B2955">
          <w:t>r</w:t>
        </w:r>
      </w:ins>
      <w:del w:id="4503" w:author="Allen Wirfs-Brock rev2" w:date="2011-07-25T15:32:00Z">
        <w:r w:rsidRPr="00D828E7" w:rsidDel="006B2955">
          <w:delText>||</w:delText>
        </w:r>
      </w:del>
      <w:r w:rsidRPr="00D828E7">
        <w:t xml:space="preserve"> </w:t>
      </w:r>
      <w:r w:rsidRPr="00D828E7">
        <w:rPr>
          <w:i/>
        </w:rPr>
        <w:t>stmt</w:t>
      </w:r>
      <w:r w:rsidRPr="00D828E7">
        <w:t>.target is not in the current label set, then</w:t>
      </w:r>
    </w:p>
    <w:p w14:paraId="0F2A9310" w14:textId="77777777" w:rsidR="004C02EF" w:rsidRPr="00D828E7" w:rsidRDefault="004C02EF" w:rsidP="004C02EF">
      <w:pPr>
        <w:pStyle w:val="Alg3"/>
        <w:numPr>
          <w:ilvl w:val="2"/>
          <w:numId w:val="122"/>
        </w:numPr>
      </w:pPr>
      <w:r w:rsidRPr="00D828E7">
        <w:t xml:space="preserve">If </w:t>
      </w:r>
      <w:r w:rsidRPr="00D828E7">
        <w:rPr>
          <w:i/>
        </w:rPr>
        <w:t>stmt</w:t>
      </w:r>
      <w:r w:rsidRPr="00D828E7">
        <w:t xml:space="preserve">.type is </w:t>
      </w:r>
      <w:r w:rsidRPr="00D828E7">
        <w:rPr>
          <w:rFonts w:ascii="Arial" w:hAnsi="Arial" w:cs="Arial"/>
        </w:rPr>
        <w:t>break</w:t>
      </w:r>
      <w:r w:rsidRPr="00D828E7">
        <w:t xml:space="preserve"> and </w:t>
      </w:r>
      <w:r w:rsidRPr="00D828E7">
        <w:rPr>
          <w:i/>
        </w:rPr>
        <w:t>stmt</w:t>
      </w:r>
      <w:r w:rsidRPr="00D828E7">
        <w:t>.target is in the current label set, 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6F5881DC" w14:textId="77777777" w:rsidR="004C02EF" w:rsidRPr="00D828E7" w:rsidRDefault="004C02EF" w:rsidP="004C02EF">
      <w:pPr>
        <w:pStyle w:val="Alg3"/>
        <w:numPr>
          <w:ilvl w:val="2"/>
          <w:numId w:val="122"/>
        </w:numPr>
      </w:pPr>
      <w:r w:rsidRPr="00D828E7">
        <w:t xml:space="preserve">If </w:t>
      </w:r>
      <w:r w:rsidRPr="00D828E7">
        <w:rPr>
          <w:i/>
        </w:rPr>
        <w:t>stmt</w:t>
      </w:r>
      <w:r w:rsidRPr="00D828E7">
        <w:t xml:space="preserve"> is an abrupt completion, return </w:t>
      </w:r>
      <w:r w:rsidRPr="00D828E7">
        <w:rPr>
          <w:i/>
        </w:rPr>
        <w:t>stmt</w:t>
      </w:r>
      <w:r w:rsidRPr="00D828E7">
        <w:t>.</w:t>
      </w:r>
    </w:p>
    <w:p w14:paraId="317AC5D7" w14:textId="77777777" w:rsidR="004C02EF" w:rsidRPr="00D828E7" w:rsidRDefault="004C02EF" w:rsidP="004C02EF">
      <w:pPr>
        <w:pStyle w:val="Alg3"/>
        <w:numPr>
          <w:ilvl w:val="1"/>
          <w:numId w:val="122"/>
        </w:numPr>
      </w:pPr>
      <w:r w:rsidRPr="00D828E7">
        <w:t xml:space="preserve">Let </w:t>
      </w:r>
      <w:r w:rsidRPr="00D828E7">
        <w:rPr>
          <w:i/>
        </w:rPr>
        <w:t>exprRef</w:t>
      </w:r>
      <w:r w:rsidRPr="00D828E7">
        <w:t xml:space="preserve"> be the result of evaluating </w:t>
      </w:r>
      <w:r w:rsidRPr="00D828E7">
        <w:rPr>
          <w:i/>
        </w:rPr>
        <w:t>Expression</w:t>
      </w:r>
      <w:r w:rsidRPr="00D828E7">
        <w:t>.</w:t>
      </w:r>
    </w:p>
    <w:p w14:paraId="4E0498C1" w14:textId="77777777" w:rsidR="004C02EF" w:rsidRPr="00D828E7" w:rsidRDefault="004C02EF" w:rsidP="004C02EF">
      <w:pPr>
        <w:pStyle w:val="Alg3"/>
        <w:numPr>
          <w:ilvl w:val="1"/>
          <w:numId w:val="122"/>
        </w:numPr>
      </w:pPr>
      <w:r w:rsidRPr="00D828E7">
        <w:t>If ToBoolean(GetValue(</w:t>
      </w:r>
      <w:r w:rsidRPr="00D828E7">
        <w:rPr>
          <w:i/>
        </w:rPr>
        <w:t>exprRef</w:t>
      </w:r>
      <w:r w:rsidRPr="00D828E7">
        <w:t xml:space="preserve">)) is </w:t>
      </w:r>
      <w:r w:rsidRPr="00D828E7">
        <w:rPr>
          <w:b/>
        </w:rPr>
        <w:t>false</w:t>
      </w:r>
      <w:r w:rsidRPr="00D828E7">
        <w:t xml:space="preserve">, set </w:t>
      </w:r>
      <w:r w:rsidRPr="00D828E7">
        <w:rPr>
          <w:i/>
        </w:rPr>
        <w:t>iterating</w:t>
      </w:r>
      <w:r w:rsidRPr="00D828E7">
        <w:t xml:space="preserve"> to </w:t>
      </w:r>
      <w:r w:rsidRPr="00D828E7">
        <w:rPr>
          <w:b/>
        </w:rPr>
        <w:t>false</w:t>
      </w:r>
      <w:r w:rsidRPr="00D828E7">
        <w:t>.</w:t>
      </w:r>
    </w:p>
    <w:p w14:paraId="2165012D" w14:textId="77777777" w:rsidR="004C02EF" w:rsidRPr="00D828E7" w:rsidRDefault="004C02EF" w:rsidP="004C02EF">
      <w:pPr>
        <w:pStyle w:val="Alg3"/>
        <w:numPr>
          <w:ilvl w:val="0"/>
          <w:numId w:val="122"/>
        </w:numPr>
        <w:spacing w:after="220"/>
      </w:pPr>
      <w:r w:rsidRPr="00D828E7">
        <w:t>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3AEAE5C1" w14:textId="77777777" w:rsidR="004C02EF" w:rsidRDefault="004C02EF" w:rsidP="003A4B22">
      <w:pPr>
        <w:pStyle w:val="30"/>
        <w:numPr>
          <w:ilvl w:val="0"/>
          <w:numId w:val="0"/>
        </w:numPr>
      </w:pPr>
      <w:bookmarkStart w:id="4504" w:name="_Toc417706222"/>
      <w:bookmarkStart w:id="4505" w:name="_Toc472818882"/>
      <w:bookmarkStart w:id="4506" w:name="_Toc235503457"/>
      <w:bookmarkStart w:id="4507" w:name="_Toc241509232"/>
      <w:bookmarkStart w:id="4508" w:name="_Toc244416719"/>
      <w:bookmarkStart w:id="4509" w:name="_Toc276631083"/>
      <w:bookmarkStart w:id="4510" w:name="_Toc153968472"/>
      <w:r>
        <w:t>12.6.2</w:t>
      </w:r>
      <w:r>
        <w:tab/>
        <w:t xml:space="preserve">The </w:t>
      </w:r>
      <w:r>
        <w:rPr>
          <w:rFonts w:ascii="Courier New" w:hAnsi="Courier New"/>
        </w:rPr>
        <w:t>while</w:t>
      </w:r>
      <w:r>
        <w:t xml:space="preserve"> </w:t>
      </w:r>
      <w:bookmarkEnd w:id="4504"/>
      <w:bookmarkEnd w:id="4505"/>
      <w:bookmarkEnd w:id="4506"/>
      <w:r>
        <w:t>Statement</w:t>
      </w:r>
      <w:bookmarkEnd w:id="4507"/>
      <w:bookmarkEnd w:id="4508"/>
      <w:bookmarkEnd w:id="4509"/>
      <w:bookmarkEnd w:id="4510"/>
    </w:p>
    <w:p w14:paraId="607CDEC0" w14:textId="77777777" w:rsidR="004C02EF" w:rsidRDefault="004C02EF" w:rsidP="004C02EF">
      <w:r>
        <w:t xml:space="preserve">The production </w:t>
      </w:r>
      <w:r w:rsidRPr="00131EFA">
        <w:rPr>
          <w:rFonts w:ascii="Times New Roman" w:hAnsi="Times New Roman"/>
          <w:i/>
        </w:rPr>
        <w:t xml:space="preserve">IterationStatement </w:t>
      </w:r>
      <w:r>
        <w:rPr>
          <w:b/>
        </w:rPr>
        <w:t>:</w:t>
      </w:r>
      <w:r w:rsidRPr="00131EFA">
        <w:rPr>
          <w:rFonts w:ascii="Times New Roman" w:hAnsi="Times New Roman"/>
          <w:i/>
        </w:rPr>
        <w:t xml:space="preserve"> </w:t>
      </w:r>
      <w:r>
        <w:rPr>
          <w:rFonts w:ascii="Courier New" w:hAnsi="Courier New"/>
          <w:b/>
        </w:rPr>
        <w:t>while</w:t>
      </w:r>
      <w:r w:rsidRPr="00131EFA">
        <w:rPr>
          <w:rFonts w:ascii="Times New Roman" w:hAnsi="Times New Roman"/>
          <w:i/>
        </w:rPr>
        <w:t xml:space="preserve"> </w:t>
      </w:r>
      <w:r>
        <w:rPr>
          <w:rFonts w:ascii="Courier New" w:hAnsi="Courier New"/>
          <w:b/>
        </w:rPr>
        <w:t>(</w:t>
      </w:r>
      <w:r w:rsidRPr="00131EFA">
        <w:rPr>
          <w:rFonts w:ascii="Times New Roman" w:hAnsi="Times New Roman"/>
          <w:i/>
        </w:rPr>
        <w:t xml:space="preserve"> Expression </w:t>
      </w:r>
      <w:r>
        <w:rPr>
          <w:rFonts w:ascii="Courier New" w:hAnsi="Courier New"/>
          <w:b/>
        </w:rPr>
        <w:t>)</w:t>
      </w:r>
      <w:r w:rsidRPr="00131EFA">
        <w:rPr>
          <w:rFonts w:ascii="Times New Roman" w:hAnsi="Times New Roman"/>
          <w:i/>
        </w:rPr>
        <w:t xml:space="preserve"> Statement</w:t>
      </w:r>
      <w:r>
        <w:t xml:space="preserve"> is evaluated as follows:</w:t>
      </w:r>
    </w:p>
    <w:p w14:paraId="317A4A16" w14:textId="77777777" w:rsidR="004C02EF" w:rsidRPr="00D828E7" w:rsidRDefault="004C02EF" w:rsidP="004C02EF">
      <w:pPr>
        <w:pStyle w:val="Alg3"/>
        <w:numPr>
          <w:ilvl w:val="0"/>
          <w:numId w:val="123"/>
        </w:numPr>
      </w:pPr>
      <w:r w:rsidRPr="00D828E7">
        <w:t xml:space="preserve">Let </w:t>
      </w:r>
      <w:r w:rsidRPr="00D828E7">
        <w:rPr>
          <w:i/>
        </w:rPr>
        <w:t>V</w:t>
      </w:r>
      <w:r w:rsidRPr="00D828E7">
        <w:t xml:space="preserve"> = </w:t>
      </w:r>
      <w:r w:rsidRPr="00D828E7">
        <w:rPr>
          <w:rFonts w:ascii="Arial" w:hAnsi="Arial" w:cs="Arial"/>
        </w:rPr>
        <w:t>empty</w:t>
      </w:r>
      <w:r w:rsidRPr="00D828E7">
        <w:t>.</w:t>
      </w:r>
    </w:p>
    <w:p w14:paraId="3B78FBC5" w14:textId="77777777" w:rsidR="004C02EF" w:rsidRPr="00D828E7" w:rsidRDefault="004C02EF" w:rsidP="004C02EF">
      <w:pPr>
        <w:pStyle w:val="Alg3"/>
        <w:numPr>
          <w:ilvl w:val="0"/>
          <w:numId w:val="123"/>
        </w:numPr>
      </w:pPr>
      <w:r w:rsidRPr="00D828E7">
        <w:t>Repeat</w:t>
      </w:r>
    </w:p>
    <w:p w14:paraId="2B5F7CE0" w14:textId="77777777" w:rsidR="004C02EF" w:rsidRPr="00D828E7" w:rsidRDefault="004C02EF" w:rsidP="004C02EF">
      <w:pPr>
        <w:pStyle w:val="Alg3"/>
        <w:numPr>
          <w:ilvl w:val="1"/>
          <w:numId w:val="123"/>
        </w:numPr>
      </w:pPr>
      <w:r w:rsidRPr="00D828E7">
        <w:t xml:space="preserve">Let </w:t>
      </w:r>
      <w:r w:rsidRPr="00D828E7">
        <w:rPr>
          <w:i/>
        </w:rPr>
        <w:t>exprRef</w:t>
      </w:r>
      <w:r w:rsidRPr="00D828E7">
        <w:t xml:space="preserve"> be the result of evaluating </w:t>
      </w:r>
      <w:r w:rsidRPr="00131EFA">
        <w:rPr>
          <w:i/>
        </w:rPr>
        <w:t>Expressio</w:t>
      </w:r>
      <w:r w:rsidRPr="00612C55">
        <w:rPr>
          <w:i/>
        </w:rPr>
        <w:t>n</w:t>
      </w:r>
      <w:r w:rsidRPr="00D828E7">
        <w:t>.</w:t>
      </w:r>
    </w:p>
    <w:p w14:paraId="09465BB8" w14:textId="77777777" w:rsidR="004C02EF" w:rsidRPr="00D828E7" w:rsidRDefault="004C02EF" w:rsidP="004C02EF">
      <w:pPr>
        <w:pStyle w:val="Alg3"/>
        <w:numPr>
          <w:ilvl w:val="1"/>
          <w:numId w:val="123"/>
        </w:numPr>
      </w:pPr>
      <w:r w:rsidRPr="00D828E7">
        <w:t>If ToBoolean(GetValue(</w:t>
      </w:r>
      <w:r w:rsidRPr="00D828E7">
        <w:rPr>
          <w:i/>
        </w:rPr>
        <w:t>exprRef</w:t>
      </w:r>
      <w:r w:rsidRPr="00D828E7">
        <w:t xml:space="preserve">)) is </w:t>
      </w:r>
      <w:r w:rsidRPr="00D828E7">
        <w:rPr>
          <w:b/>
        </w:rPr>
        <w:t>false</w:t>
      </w:r>
      <w:r w:rsidRPr="00D828E7">
        <w:t>, 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6B395A1D" w14:textId="77777777" w:rsidR="004C02EF" w:rsidRPr="00D828E7" w:rsidRDefault="004C02EF" w:rsidP="004C02EF">
      <w:pPr>
        <w:pStyle w:val="Alg3"/>
        <w:numPr>
          <w:ilvl w:val="1"/>
          <w:numId w:val="123"/>
        </w:numPr>
      </w:pPr>
      <w:r w:rsidRPr="00D828E7">
        <w:t xml:space="preserve">Let </w:t>
      </w:r>
      <w:r w:rsidRPr="00D828E7">
        <w:rPr>
          <w:i/>
        </w:rPr>
        <w:t>stmt</w:t>
      </w:r>
      <w:r w:rsidRPr="00D828E7">
        <w:t xml:space="preserve"> be the result of evaluating </w:t>
      </w:r>
      <w:r w:rsidRPr="00131EFA">
        <w:rPr>
          <w:i/>
        </w:rPr>
        <w:t>Statement</w:t>
      </w:r>
      <w:r w:rsidRPr="00D828E7">
        <w:t>.</w:t>
      </w:r>
    </w:p>
    <w:p w14:paraId="1242F430" w14:textId="77777777" w:rsidR="004C02EF" w:rsidRPr="00D828E7" w:rsidRDefault="004C02EF" w:rsidP="004C02EF">
      <w:pPr>
        <w:pStyle w:val="Alg3"/>
        <w:numPr>
          <w:ilvl w:val="1"/>
          <w:numId w:val="123"/>
        </w:numPr>
      </w:pPr>
      <w:r w:rsidRPr="00D828E7">
        <w:t xml:space="preserve">If </w:t>
      </w:r>
      <w:r w:rsidRPr="00D828E7">
        <w:rPr>
          <w:i/>
        </w:rPr>
        <w:t>stmt</w:t>
      </w:r>
      <w:r w:rsidRPr="00D828E7">
        <w:t xml:space="preserve">.value is not </w:t>
      </w:r>
      <w:r w:rsidRPr="00D828E7">
        <w:rPr>
          <w:rFonts w:ascii="Arial" w:hAnsi="Arial" w:cs="Arial"/>
        </w:rPr>
        <w:t>empty</w:t>
      </w:r>
      <w:r w:rsidRPr="00D828E7">
        <w:t xml:space="preserve">, let </w:t>
      </w:r>
      <w:r w:rsidRPr="00D828E7">
        <w:rPr>
          <w:i/>
        </w:rPr>
        <w:t>V</w:t>
      </w:r>
      <w:r w:rsidRPr="00D828E7">
        <w:t xml:space="preserve"> = </w:t>
      </w:r>
      <w:r w:rsidRPr="00D828E7">
        <w:rPr>
          <w:i/>
        </w:rPr>
        <w:t>stmt</w:t>
      </w:r>
      <w:r w:rsidRPr="00D828E7">
        <w:t>.value.</w:t>
      </w:r>
    </w:p>
    <w:p w14:paraId="2D9E8D69" w14:textId="77777777" w:rsidR="004C02EF" w:rsidRPr="00D828E7" w:rsidRDefault="004C02EF" w:rsidP="004C02EF">
      <w:pPr>
        <w:pStyle w:val="Alg3"/>
        <w:numPr>
          <w:ilvl w:val="1"/>
          <w:numId w:val="123"/>
        </w:numPr>
      </w:pPr>
      <w:r w:rsidRPr="00D828E7">
        <w:t xml:space="preserve">If </w:t>
      </w:r>
      <w:r w:rsidRPr="00D828E7">
        <w:rPr>
          <w:i/>
        </w:rPr>
        <w:t>stmt</w:t>
      </w:r>
      <w:r w:rsidRPr="00D828E7">
        <w:t xml:space="preserve">.type is not </w:t>
      </w:r>
      <w:r w:rsidRPr="00D828E7">
        <w:rPr>
          <w:rFonts w:ascii="Arial" w:hAnsi="Arial" w:cs="Arial"/>
        </w:rPr>
        <w:t>continue</w:t>
      </w:r>
      <w:r w:rsidRPr="00D828E7">
        <w:t xml:space="preserve"> </w:t>
      </w:r>
      <w:ins w:id="4511" w:author="Allen Wirfs-Brock rev2" w:date="2011-07-25T15:32:00Z">
        <w:r w:rsidR="006B2955" w:rsidRPr="00D828E7">
          <w:t>o</w:t>
        </w:r>
        <w:r w:rsidR="006B2955">
          <w:t>r</w:t>
        </w:r>
      </w:ins>
      <w:del w:id="4512" w:author="Allen Wirfs-Brock rev2" w:date="2011-07-25T15:32:00Z">
        <w:r w:rsidRPr="00D828E7" w:rsidDel="006B2955">
          <w:delText>||</w:delText>
        </w:r>
      </w:del>
      <w:r w:rsidRPr="00D828E7">
        <w:t xml:space="preserve"> </w:t>
      </w:r>
      <w:r w:rsidRPr="00D828E7">
        <w:rPr>
          <w:i/>
        </w:rPr>
        <w:t>stmt</w:t>
      </w:r>
      <w:r w:rsidRPr="00D828E7">
        <w:t>.target is not in the current label set, then</w:t>
      </w:r>
    </w:p>
    <w:p w14:paraId="36A3C2EC" w14:textId="77777777" w:rsidR="004C02EF" w:rsidRPr="00D828E7" w:rsidRDefault="004C02EF" w:rsidP="004C02EF">
      <w:pPr>
        <w:pStyle w:val="Alg3"/>
        <w:numPr>
          <w:ilvl w:val="2"/>
          <w:numId w:val="123"/>
        </w:numPr>
      </w:pPr>
      <w:r w:rsidRPr="00D828E7">
        <w:t xml:space="preserve">If </w:t>
      </w:r>
      <w:r w:rsidRPr="00D828E7">
        <w:rPr>
          <w:i/>
        </w:rPr>
        <w:t>stmt</w:t>
      </w:r>
      <w:r w:rsidRPr="00D828E7">
        <w:t xml:space="preserve">.type is </w:t>
      </w:r>
      <w:r w:rsidRPr="00D828E7">
        <w:rPr>
          <w:rFonts w:ascii="Arial" w:hAnsi="Arial" w:cs="Arial"/>
        </w:rPr>
        <w:t>break</w:t>
      </w:r>
      <w:r w:rsidRPr="00D828E7">
        <w:t xml:space="preserve"> and </w:t>
      </w:r>
      <w:r w:rsidRPr="00D828E7">
        <w:rPr>
          <w:i/>
        </w:rPr>
        <w:t>stmt</w:t>
      </w:r>
      <w:r w:rsidRPr="00D828E7">
        <w:t>.target is in the current label set, then</w:t>
      </w:r>
    </w:p>
    <w:p w14:paraId="4379A00A" w14:textId="77777777" w:rsidR="004C02EF" w:rsidRPr="00D828E7" w:rsidRDefault="004C02EF" w:rsidP="004C02EF">
      <w:pPr>
        <w:pStyle w:val="Alg3"/>
        <w:numPr>
          <w:ilvl w:val="3"/>
          <w:numId w:val="123"/>
        </w:numPr>
      </w:pPr>
      <w:r w:rsidRPr="00D828E7">
        <w:t>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2BFD8457" w14:textId="77777777" w:rsidR="004C02EF" w:rsidRPr="00D828E7" w:rsidRDefault="004C02EF" w:rsidP="004C02EF">
      <w:pPr>
        <w:pStyle w:val="Alg3"/>
        <w:numPr>
          <w:ilvl w:val="2"/>
          <w:numId w:val="123"/>
        </w:numPr>
        <w:spacing w:after="220"/>
      </w:pPr>
      <w:r w:rsidRPr="00D828E7">
        <w:t xml:space="preserve">If </w:t>
      </w:r>
      <w:r w:rsidRPr="00D828E7">
        <w:rPr>
          <w:i/>
        </w:rPr>
        <w:t>stmt</w:t>
      </w:r>
      <w:r w:rsidRPr="00D828E7">
        <w:t xml:space="preserve"> is an abrupt completion, return </w:t>
      </w:r>
      <w:r w:rsidRPr="00D828E7">
        <w:rPr>
          <w:i/>
        </w:rPr>
        <w:t>stmt</w:t>
      </w:r>
      <w:r w:rsidRPr="00D828E7">
        <w:t>.</w:t>
      </w:r>
    </w:p>
    <w:p w14:paraId="37CAB5E1" w14:textId="77777777" w:rsidR="004C02EF" w:rsidRDefault="004C02EF" w:rsidP="003A4B22">
      <w:pPr>
        <w:pStyle w:val="30"/>
        <w:numPr>
          <w:ilvl w:val="0"/>
          <w:numId w:val="0"/>
        </w:numPr>
      </w:pPr>
      <w:bookmarkStart w:id="4513" w:name="_Toc382212239"/>
      <w:bookmarkStart w:id="4514" w:name="_Toc382212753"/>
      <w:bookmarkStart w:id="4515" w:name="_Toc382291584"/>
      <w:bookmarkStart w:id="4516" w:name="_Toc385672233"/>
      <w:bookmarkStart w:id="4517" w:name="_Toc393690337"/>
      <w:bookmarkStart w:id="4518" w:name="_Ref432004090"/>
      <w:bookmarkStart w:id="4519" w:name="_Toc472818883"/>
      <w:bookmarkStart w:id="4520" w:name="_Toc235503458"/>
      <w:bookmarkStart w:id="4521" w:name="_Toc241509233"/>
      <w:bookmarkStart w:id="4522" w:name="_Toc244416720"/>
      <w:bookmarkStart w:id="4523" w:name="_Toc276631084"/>
      <w:bookmarkStart w:id="4524" w:name="_Toc153968473"/>
      <w:r>
        <w:t>12.6.3</w:t>
      </w:r>
      <w:r>
        <w:tab/>
        <w:t xml:space="preserve">The </w:t>
      </w:r>
      <w:r>
        <w:rPr>
          <w:rFonts w:ascii="Courier New" w:hAnsi="Courier New"/>
        </w:rPr>
        <w:t>for</w:t>
      </w:r>
      <w:r>
        <w:t xml:space="preserve"> Statemen</w:t>
      </w:r>
      <w:bookmarkEnd w:id="4500"/>
      <w:bookmarkEnd w:id="4501"/>
      <w:bookmarkEnd w:id="4513"/>
      <w:bookmarkEnd w:id="4514"/>
      <w:bookmarkEnd w:id="4515"/>
      <w:bookmarkEnd w:id="4516"/>
      <w:bookmarkEnd w:id="4517"/>
      <w:r>
        <w:t>t</w:t>
      </w:r>
      <w:bookmarkEnd w:id="4518"/>
      <w:bookmarkEnd w:id="4519"/>
      <w:bookmarkEnd w:id="4520"/>
      <w:bookmarkEnd w:id="4521"/>
      <w:bookmarkEnd w:id="4522"/>
      <w:bookmarkEnd w:id="4523"/>
      <w:bookmarkEnd w:id="4524"/>
    </w:p>
    <w:p w14:paraId="76B03C05" w14:textId="77777777" w:rsidR="004C02EF" w:rsidRDefault="004C02EF" w:rsidP="004C02EF">
      <w:pPr>
        <w:jc w:val="left"/>
      </w:pPr>
      <w:r>
        <w:t>The production</w:t>
      </w:r>
      <w:r>
        <w:br/>
        <w:t xml:space="preserve">    </w:t>
      </w:r>
      <w:r w:rsidRPr="00C241AC">
        <w:rPr>
          <w:rStyle w:val="bnf"/>
        </w:rPr>
        <w:t>IterationStatement</w:t>
      </w:r>
      <w:r>
        <w:t xml:space="preserve"> </w:t>
      </w:r>
      <w:r>
        <w:rPr>
          <w:b/>
        </w:rPr>
        <w:t>:</w:t>
      </w:r>
      <w:r>
        <w:t xml:space="preserve"> </w:t>
      </w:r>
      <w:r>
        <w:rPr>
          <w:rFonts w:ascii="Courier New" w:hAnsi="Courier New"/>
          <w:b/>
        </w:rPr>
        <w:t>for</w:t>
      </w:r>
      <w:r>
        <w:t xml:space="preserve"> </w:t>
      </w:r>
      <w:r>
        <w:rPr>
          <w:rFonts w:ascii="Courier New" w:hAnsi="Courier New"/>
          <w:b/>
        </w:rPr>
        <w:t>(</w:t>
      </w:r>
      <w:r w:rsidRPr="00C241AC">
        <w:rPr>
          <w:rStyle w:val="bnf"/>
        </w:rPr>
        <w:t>ExpressionNoIn</w:t>
      </w:r>
      <w:r w:rsidRPr="005E74B3">
        <w:rPr>
          <w:vertAlign w:val="subscript"/>
        </w:rPr>
        <w:t>opt</w:t>
      </w:r>
      <w:r>
        <w:t xml:space="preserve"> </w:t>
      </w:r>
      <w:r>
        <w:rPr>
          <w:rFonts w:ascii="Courier New" w:hAnsi="Courier New"/>
          <w:b/>
        </w:rPr>
        <w:t>;</w:t>
      </w:r>
      <w:r>
        <w:t xml:space="preserve"> </w:t>
      </w:r>
      <w:r w:rsidRPr="00C241AC">
        <w:rPr>
          <w:rStyle w:val="bnf"/>
        </w:rPr>
        <w:t>Expression</w:t>
      </w:r>
      <w:r w:rsidRPr="005E74B3">
        <w:rPr>
          <w:vertAlign w:val="subscript"/>
        </w:rPr>
        <w:t>opt</w:t>
      </w:r>
      <w:r>
        <w:t xml:space="preserve"> </w:t>
      </w:r>
      <w:r>
        <w:rPr>
          <w:rFonts w:ascii="Courier New" w:hAnsi="Courier New"/>
          <w:b/>
        </w:rPr>
        <w:t>;</w:t>
      </w:r>
      <w:r>
        <w:t xml:space="preserve"> </w:t>
      </w:r>
      <w:r w:rsidRPr="00C241AC">
        <w:rPr>
          <w:rStyle w:val="bnf"/>
        </w:rPr>
        <w:t>Expression</w:t>
      </w:r>
      <w:r w:rsidRPr="005E74B3">
        <w:rPr>
          <w:vertAlign w:val="subscript"/>
        </w:rPr>
        <w:t>opt</w:t>
      </w:r>
      <w:r>
        <w:rPr>
          <w:rFonts w:ascii="Courier New" w:hAnsi="Courier New"/>
          <w:b/>
        </w:rPr>
        <w:t>)</w:t>
      </w:r>
      <w:r>
        <w:t xml:space="preserve"> </w:t>
      </w:r>
      <w:r w:rsidRPr="00C241AC">
        <w:rPr>
          <w:rStyle w:val="bnf"/>
        </w:rPr>
        <w:t>Statement</w:t>
      </w:r>
      <w:r>
        <w:br/>
        <w:t>is evaluated as follows:</w:t>
      </w:r>
    </w:p>
    <w:p w14:paraId="61FB905D" w14:textId="77777777" w:rsidR="004C02EF" w:rsidRPr="00D828E7" w:rsidRDefault="004C02EF" w:rsidP="004C02EF">
      <w:pPr>
        <w:pStyle w:val="Alg3"/>
        <w:numPr>
          <w:ilvl w:val="0"/>
          <w:numId w:val="124"/>
        </w:numPr>
      </w:pPr>
      <w:r w:rsidRPr="00D828E7">
        <w:t xml:space="preserve">If </w:t>
      </w:r>
      <w:r w:rsidRPr="00131EFA">
        <w:rPr>
          <w:i/>
        </w:rPr>
        <w:t>ExpressionNoIn</w:t>
      </w:r>
      <w:r w:rsidRPr="00D828E7">
        <w:t xml:space="preserve"> is present, then.</w:t>
      </w:r>
    </w:p>
    <w:p w14:paraId="0ADE2611" w14:textId="77777777" w:rsidR="004C02EF" w:rsidRPr="00D828E7" w:rsidRDefault="004C02EF" w:rsidP="004C02EF">
      <w:pPr>
        <w:pStyle w:val="Alg3"/>
        <w:numPr>
          <w:ilvl w:val="1"/>
          <w:numId w:val="124"/>
        </w:numPr>
      </w:pPr>
      <w:r w:rsidRPr="00D828E7">
        <w:t xml:space="preserve">Let </w:t>
      </w:r>
      <w:r w:rsidRPr="00D828E7">
        <w:rPr>
          <w:i/>
        </w:rPr>
        <w:t>exprRef</w:t>
      </w:r>
      <w:r w:rsidRPr="00D828E7">
        <w:t xml:space="preserve"> be the result of evaluating </w:t>
      </w:r>
      <w:r w:rsidRPr="00131EFA">
        <w:rPr>
          <w:i/>
        </w:rPr>
        <w:t>ExpressionNoIn</w:t>
      </w:r>
      <w:r w:rsidRPr="00D828E7">
        <w:t>.</w:t>
      </w:r>
    </w:p>
    <w:p w14:paraId="07670B55" w14:textId="77777777" w:rsidR="004C02EF" w:rsidRPr="00D828E7" w:rsidRDefault="004C02EF" w:rsidP="004C02EF">
      <w:pPr>
        <w:pStyle w:val="Alg3"/>
        <w:numPr>
          <w:ilvl w:val="1"/>
          <w:numId w:val="124"/>
        </w:numPr>
      </w:pPr>
      <w:r w:rsidRPr="00D828E7">
        <w:t>Call GetValue(</w:t>
      </w:r>
      <w:r w:rsidRPr="00D828E7">
        <w:rPr>
          <w:i/>
        </w:rPr>
        <w:t>exprRef</w:t>
      </w:r>
      <w:r w:rsidRPr="00D828E7">
        <w:t>). (This value is not used</w:t>
      </w:r>
      <w:r>
        <w:t xml:space="preserve"> but the call may have side-effects</w:t>
      </w:r>
      <w:r w:rsidRPr="00D828E7">
        <w:t>.)</w:t>
      </w:r>
    </w:p>
    <w:p w14:paraId="172A755A" w14:textId="77777777" w:rsidR="004C02EF" w:rsidRPr="00D828E7" w:rsidRDefault="004C02EF" w:rsidP="004C02EF">
      <w:pPr>
        <w:pStyle w:val="Alg3"/>
        <w:numPr>
          <w:ilvl w:val="0"/>
          <w:numId w:val="124"/>
        </w:numPr>
      </w:pPr>
      <w:r w:rsidRPr="00D828E7">
        <w:t xml:space="preserve">Let </w:t>
      </w:r>
      <w:r w:rsidRPr="00D828E7">
        <w:rPr>
          <w:i/>
        </w:rPr>
        <w:t>V</w:t>
      </w:r>
      <w:r w:rsidRPr="00D828E7">
        <w:t xml:space="preserve"> = </w:t>
      </w:r>
      <w:r w:rsidRPr="00D828E7">
        <w:rPr>
          <w:rFonts w:ascii="Arial" w:hAnsi="Arial" w:cs="Arial"/>
        </w:rPr>
        <w:t>empty</w:t>
      </w:r>
      <w:r w:rsidRPr="00D828E7">
        <w:t>.</w:t>
      </w:r>
    </w:p>
    <w:p w14:paraId="52E4BD62" w14:textId="77777777" w:rsidR="004C02EF" w:rsidRPr="00D828E7" w:rsidRDefault="004C02EF" w:rsidP="004C02EF">
      <w:pPr>
        <w:pStyle w:val="Alg3"/>
        <w:numPr>
          <w:ilvl w:val="0"/>
          <w:numId w:val="124"/>
        </w:numPr>
      </w:pPr>
      <w:r w:rsidRPr="00D828E7">
        <w:t>Repeat</w:t>
      </w:r>
    </w:p>
    <w:p w14:paraId="2C424194" w14:textId="77777777" w:rsidR="004C02EF" w:rsidRPr="00D828E7" w:rsidRDefault="004C02EF" w:rsidP="004C02EF">
      <w:pPr>
        <w:pStyle w:val="Alg3"/>
        <w:numPr>
          <w:ilvl w:val="1"/>
          <w:numId w:val="124"/>
        </w:numPr>
      </w:pPr>
      <w:r w:rsidRPr="00D828E7">
        <w:t xml:space="preserve">If the first </w:t>
      </w:r>
      <w:r w:rsidRPr="00131EFA">
        <w:rPr>
          <w:i/>
        </w:rPr>
        <w:t>Expression</w:t>
      </w:r>
      <w:r w:rsidRPr="00D828E7">
        <w:t xml:space="preserve"> is present, then</w:t>
      </w:r>
    </w:p>
    <w:p w14:paraId="04DA909A" w14:textId="77777777" w:rsidR="004C02EF" w:rsidRPr="00D828E7" w:rsidRDefault="004C02EF" w:rsidP="004C02EF">
      <w:pPr>
        <w:pStyle w:val="Alg3"/>
        <w:numPr>
          <w:ilvl w:val="2"/>
          <w:numId w:val="124"/>
        </w:numPr>
      </w:pPr>
      <w:r w:rsidRPr="00D828E7">
        <w:t xml:space="preserve">Let </w:t>
      </w:r>
      <w:r w:rsidRPr="00D828E7">
        <w:rPr>
          <w:i/>
        </w:rPr>
        <w:t>testExprRef</w:t>
      </w:r>
      <w:r w:rsidRPr="00D828E7">
        <w:t xml:space="preserve"> be the result of evaluating the first </w:t>
      </w:r>
      <w:r w:rsidRPr="00131EFA">
        <w:rPr>
          <w:i/>
        </w:rPr>
        <w:t>Expressio</w:t>
      </w:r>
      <w:r w:rsidRPr="00612C55">
        <w:rPr>
          <w:i/>
        </w:rPr>
        <w:t>n</w:t>
      </w:r>
      <w:r w:rsidRPr="00D828E7">
        <w:t>.</w:t>
      </w:r>
    </w:p>
    <w:p w14:paraId="4FEA2283" w14:textId="77777777" w:rsidR="004C02EF" w:rsidRPr="00D828E7" w:rsidRDefault="004C02EF" w:rsidP="004C02EF">
      <w:pPr>
        <w:pStyle w:val="Alg3"/>
        <w:numPr>
          <w:ilvl w:val="2"/>
          <w:numId w:val="124"/>
        </w:numPr>
      </w:pPr>
      <w:r w:rsidRPr="00D828E7">
        <w:t xml:space="preserve">If </w:t>
      </w:r>
      <w:r w:rsidR="00330F2A">
        <w:t>ToBoolean(</w:t>
      </w:r>
      <w:r w:rsidRPr="00D828E7">
        <w:t>GetValue(</w:t>
      </w:r>
      <w:r w:rsidRPr="00D828E7">
        <w:rPr>
          <w:i/>
        </w:rPr>
        <w:t>testExprRef</w:t>
      </w:r>
      <w:r w:rsidRPr="00D828E7">
        <w:t>)</w:t>
      </w:r>
      <w:r w:rsidR="00330F2A">
        <w:t>)</w:t>
      </w:r>
      <w:r w:rsidRPr="00D828E7">
        <w:t xml:space="preserve"> is </w:t>
      </w:r>
      <w:r w:rsidRPr="00D828E7">
        <w:rPr>
          <w:b/>
        </w:rPr>
        <w:t>false</w:t>
      </w:r>
      <w:r w:rsidRPr="00D828E7">
        <w:t>, 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643AC8C4" w14:textId="77777777" w:rsidR="004C02EF" w:rsidRPr="00D828E7" w:rsidRDefault="004C02EF" w:rsidP="004C02EF">
      <w:pPr>
        <w:pStyle w:val="Alg3"/>
        <w:numPr>
          <w:ilvl w:val="1"/>
          <w:numId w:val="124"/>
        </w:numPr>
      </w:pPr>
      <w:r w:rsidRPr="00D828E7">
        <w:t xml:space="preserve">Let </w:t>
      </w:r>
      <w:r w:rsidRPr="00D828E7">
        <w:rPr>
          <w:i/>
        </w:rPr>
        <w:t>stmt</w:t>
      </w:r>
      <w:r w:rsidRPr="00D828E7">
        <w:t xml:space="preserve"> be the result of evaluating </w:t>
      </w:r>
      <w:r w:rsidRPr="00131EFA">
        <w:rPr>
          <w:i/>
        </w:rPr>
        <w:t>Statement</w:t>
      </w:r>
      <w:r w:rsidRPr="00D828E7">
        <w:t>.</w:t>
      </w:r>
    </w:p>
    <w:p w14:paraId="3E34E47D" w14:textId="77777777" w:rsidR="004C02EF" w:rsidRPr="00D828E7" w:rsidRDefault="004C02EF" w:rsidP="004C02EF">
      <w:pPr>
        <w:pStyle w:val="Alg3"/>
        <w:numPr>
          <w:ilvl w:val="1"/>
          <w:numId w:val="124"/>
        </w:numPr>
      </w:pPr>
      <w:r w:rsidRPr="00D828E7">
        <w:t xml:space="preserve">If </w:t>
      </w:r>
      <w:r w:rsidRPr="00D828E7">
        <w:rPr>
          <w:i/>
        </w:rPr>
        <w:t>stmt</w:t>
      </w:r>
      <w:r w:rsidRPr="00D828E7">
        <w:t xml:space="preserve">.value is not </w:t>
      </w:r>
      <w:r w:rsidRPr="00D828E7">
        <w:rPr>
          <w:rFonts w:ascii="Arial" w:hAnsi="Arial" w:cs="Arial"/>
        </w:rPr>
        <w:t>empty</w:t>
      </w:r>
      <w:r w:rsidRPr="00D828E7">
        <w:t xml:space="preserve">, let </w:t>
      </w:r>
      <w:r w:rsidRPr="00D828E7">
        <w:rPr>
          <w:i/>
        </w:rPr>
        <w:t>V</w:t>
      </w:r>
      <w:r w:rsidRPr="00D828E7">
        <w:t xml:space="preserve"> = </w:t>
      </w:r>
      <w:r w:rsidRPr="00D828E7">
        <w:rPr>
          <w:i/>
        </w:rPr>
        <w:t>stmt</w:t>
      </w:r>
      <w:r w:rsidRPr="00D828E7">
        <w:t>.value</w:t>
      </w:r>
    </w:p>
    <w:p w14:paraId="0E2E6EB9" w14:textId="77777777" w:rsidR="004C02EF" w:rsidRPr="00D828E7" w:rsidRDefault="004C02EF" w:rsidP="004C02EF">
      <w:pPr>
        <w:pStyle w:val="Alg3"/>
        <w:numPr>
          <w:ilvl w:val="1"/>
          <w:numId w:val="124"/>
        </w:numPr>
      </w:pPr>
      <w:r w:rsidRPr="00D828E7">
        <w:t xml:space="preserve">If </w:t>
      </w:r>
      <w:r w:rsidRPr="00D828E7">
        <w:rPr>
          <w:i/>
        </w:rPr>
        <w:t>stmt</w:t>
      </w:r>
      <w:r w:rsidRPr="00D828E7">
        <w:t xml:space="preserve">.type is </w:t>
      </w:r>
      <w:r w:rsidRPr="00D828E7">
        <w:rPr>
          <w:rFonts w:ascii="Arial" w:hAnsi="Arial" w:cs="Arial"/>
        </w:rPr>
        <w:t>break</w:t>
      </w:r>
      <w:r w:rsidRPr="00D828E7">
        <w:t xml:space="preserve"> and </w:t>
      </w:r>
      <w:r w:rsidRPr="00D828E7">
        <w:rPr>
          <w:i/>
        </w:rPr>
        <w:t>stmt</w:t>
      </w:r>
      <w:r w:rsidRPr="00D828E7">
        <w:t>.target is in the current label set, return (</w:t>
      </w:r>
      <w:r w:rsidRPr="00D828E7">
        <w:rPr>
          <w:b/>
        </w:rPr>
        <w:t>normal</w:t>
      </w:r>
      <w:r w:rsidRPr="00D828E7">
        <w:t xml:space="preserve">, </w:t>
      </w:r>
      <w:r w:rsidRPr="00D828E7">
        <w:rPr>
          <w:i/>
        </w:rPr>
        <w:t>V</w:t>
      </w:r>
      <w:r w:rsidRPr="00D828E7">
        <w:t xml:space="preserve">, </w:t>
      </w:r>
      <w:r w:rsidRPr="00D828E7">
        <w:rPr>
          <w:b/>
        </w:rPr>
        <w:t>empty</w:t>
      </w:r>
      <w:r w:rsidRPr="00D828E7">
        <w:t>).</w:t>
      </w:r>
    </w:p>
    <w:p w14:paraId="265A647C" w14:textId="77777777" w:rsidR="004C02EF" w:rsidRPr="00D828E7" w:rsidRDefault="004C02EF" w:rsidP="004C02EF">
      <w:pPr>
        <w:pStyle w:val="Alg3"/>
        <w:numPr>
          <w:ilvl w:val="1"/>
          <w:numId w:val="124"/>
        </w:numPr>
      </w:pPr>
      <w:r w:rsidRPr="00D828E7">
        <w:t xml:space="preserve">If </w:t>
      </w:r>
      <w:r w:rsidRPr="00D828E7">
        <w:rPr>
          <w:i/>
        </w:rPr>
        <w:t>stmt</w:t>
      </w:r>
      <w:r w:rsidRPr="00D828E7">
        <w:t xml:space="preserve">.type is not </w:t>
      </w:r>
      <w:r w:rsidRPr="00D828E7">
        <w:rPr>
          <w:rFonts w:ascii="Arial" w:hAnsi="Arial" w:cs="Arial"/>
        </w:rPr>
        <w:t>continue</w:t>
      </w:r>
      <w:r w:rsidRPr="00D828E7">
        <w:t xml:space="preserve"> </w:t>
      </w:r>
      <w:ins w:id="4525" w:author="Allen Wirfs-Brock rev2" w:date="2011-07-25T15:33:00Z">
        <w:r w:rsidR="006B2955" w:rsidRPr="00D828E7">
          <w:t>o</w:t>
        </w:r>
        <w:r w:rsidR="006B2955">
          <w:t>r</w:t>
        </w:r>
      </w:ins>
      <w:del w:id="4526" w:author="Allen Wirfs-Brock rev2" w:date="2011-07-25T15:33:00Z">
        <w:r w:rsidRPr="00D828E7" w:rsidDel="006B2955">
          <w:delText>||</w:delText>
        </w:r>
      </w:del>
      <w:r w:rsidRPr="00D828E7">
        <w:t xml:space="preserve"> </w:t>
      </w:r>
      <w:r w:rsidRPr="00D828E7">
        <w:rPr>
          <w:i/>
        </w:rPr>
        <w:t>stmt</w:t>
      </w:r>
      <w:r w:rsidRPr="00D828E7">
        <w:t>.target is not in the current label set, then</w:t>
      </w:r>
    </w:p>
    <w:p w14:paraId="74CDA224" w14:textId="77777777" w:rsidR="004C02EF" w:rsidRPr="00D828E7" w:rsidRDefault="004C02EF" w:rsidP="004C02EF">
      <w:pPr>
        <w:pStyle w:val="Alg3"/>
        <w:numPr>
          <w:ilvl w:val="2"/>
          <w:numId w:val="124"/>
        </w:numPr>
      </w:pPr>
      <w:r w:rsidRPr="00D828E7">
        <w:t xml:space="preserve">If </w:t>
      </w:r>
      <w:r w:rsidRPr="00D828E7">
        <w:rPr>
          <w:i/>
        </w:rPr>
        <w:t>stmt</w:t>
      </w:r>
      <w:r w:rsidRPr="00D828E7">
        <w:t xml:space="preserve"> is an abrupt completion, return </w:t>
      </w:r>
      <w:r w:rsidRPr="00D828E7">
        <w:rPr>
          <w:i/>
        </w:rPr>
        <w:t>stmt</w:t>
      </w:r>
      <w:r w:rsidRPr="00D828E7">
        <w:t>.</w:t>
      </w:r>
    </w:p>
    <w:p w14:paraId="0FD228A8" w14:textId="77777777" w:rsidR="004C02EF" w:rsidRPr="00D828E7" w:rsidRDefault="004C02EF" w:rsidP="004C02EF">
      <w:pPr>
        <w:pStyle w:val="Alg3"/>
        <w:numPr>
          <w:ilvl w:val="1"/>
          <w:numId w:val="124"/>
        </w:numPr>
      </w:pPr>
      <w:r w:rsidRPr="00D828E7">
        <w:t xml:space="preserve">If the second </w:t>
      </w:r>
      <w:r w:rsidRPr="00131EFA">
        <w:rPr>
          <w:i/>
        </w:rPr>
        <w:t>Expression</w:t>
      </w:r>
      <w:r w:rsidRPr="00D828E7">
        <w:t xml:space="preserve"> is present, then</w:t>
      </w:r>
    </w:p>
    <w:p w14:paraId="0C6E65F7" w14:textId="77777777" w:rsidR="004C02EF" w:rsidRPr="00D828E7" w:rsidRDefault="004C02EF" w:rsidP="004C02EF">
      <w:pPr>
        <w:pStyle w:val="Alg3"/>
        <w:numPr>
          <w:ilvl w:val="2"/>
          <w:numId w:val="124"/>
        </w:numPr>
      </w:pPr>
      <w:r w:rsidRPr="00D828E7">
        <w:t xml:space="preserve">Let </w:t>
      </w:r>
      <w:r w:rsidRPr="00D828E7">
        <w:rPr>
          <w:i/>
        </w:rPr>
        <w:t>incExprRef</w:t>
      </w:r>
      <w:r w:rsidRPr="00D828E7">
        <w:t xml:space="preserve"> be the result of evaluating the second </w:t>
      </w:r>
      <w:r w:rsidRPr="00131EFA">
        <w:rPr>
          <w:i/>
        </w:rPr>
        <w:t>Expressio</w:t>
      </w:r>
      <w:r w:rsidRPr="00D828E7">
        <w:t>n.</w:t>
      </w:r>
    </w:p>
    <w:p w14:paraId="024A594D" w14:textId="77777777" w:rsidR="004C02EF" w:rsidRPr="00D828E7" w:rsidRDefault="004C02EF" w:rsidP="004C02EF">
      <w:pPr>
        <w:pStyle w:val="Alg3"/>
        <w:numPr>
          <w:ilvl w:val="2"/>
          <w:numId w:val="124"/>
        </w:numPr>
        <w:spacing w:after="220"/>
      </w:pPr>
      <w:r w:rsidRPr="00D828E7">
        <w:t>Call GetValue(</w:t>
      </w:r>
      <w:r w:rsidRPr="00D828E7">
        <w:rPr>
          <w:i/>
        </w:rPr>
        <w:t>incExprRef</w:t>
      </w:r>
      <w:r w:rsidRPr="00D828E7">
        <w:t>). (This value is not used.)</w:t>
      </w:r>
    </w:p>
    <w:p w14:paraId="795084A9" w14:textId="77777777" w:rsidR="004C02EF" w:rsidRDefault="004C02EF" w:rsidP="004C02EF">
      <w:pPr>
        <w:jc w:val="left"/>
      </w:pPr>
      <w:bookmarkStart w:id="4527" w:name="_Ref375019192"/>
      <w:bookmarkStart w:id="4528" w:name="_Ref375019200"/>
      <w:bookmarkStart w:id="4529" w:name="_Toc375031204"/>
      <w:bookmarkStart w:id="4530" w:name="_Toc381513718"/>
      <w:r>
        <w:t>The production</w:t>
      </w:r>
      <w:r>
        <w:br/>
        <w:t xml:space="preserve">    </w:t>
      </w:r>
      <w:r w:rsidRPr="00131EFA">
        <w:rPr>
          <w:rStyle w:val="bnf"/>
        </w:rPr>
        <w:t>IterationStatement</w:t>
      </w:r>
      <w:r>
        <w:t xml:space="preserve"> </w:t>
      </w:r>
      <w:r>
        <w:rPr>
          <w:b/>
        </w:rPr>
        <w:t>:</w:t>
      </w:r>
      <w:r>
        <w:t xml:space="preserve">  </w:t>
      </w:r>
      <w:r>
        <w:rPr>
          <w:rFonts w:ascii="Courier New" w:hAnsi="Courier New"/>
          <w:b/>
        </w:rPr>
        <w:t>for</w:t>
      </w:r>
      <w:r>
        <w:t xml:space="preserve"> </w:t>
      </w:r>
      <w:r>
        <w:rPr>
          <w:rFonts w:ascii="Courier New" w:hAnsi="Courier New"/>
          <w:b/>
        </w:rPr>
        <w:t>(</w:t>
      </w:r>
      <w:r>
        <w:t xml:space="preserve"> </w:t>
      </w:r>
      <w:r>
        <w:rPr>
          <w:rFonts w:ascii="Courier New" w:hAnsi="Courier New"/>
          <w:b/>
        </w:rPr>
        <w:t>var</w:t>
      </w:r>
      <w:r>
        <w:t xml:space="preserve"> </w:t>
      </w:r>
      <w:r w:rsidRPr="00131EFA">
        <w:rPr>
          <w:rStyle w:val="bnf"/>
        </w:rPr>
        <w:t>VariableDeclarationListNoIn</w:t>
      </w:r>
      <w:r>
        <w:t xml:space="preserve"> </w:t>
      </w:r>
      <w:r>
        <w:rPr>
          <w:rFonts w:ascii="Courier New" w:hAnsi="Courier New"/>
          <w:b/>
        </w:rPr>
        <w:t>;</w:t>
      </w:r>
      <w:r>
        <w:t xml:space="preserve"> </w:t>
      </w:r>
      <w:r w:rsidRPr="00131EFA">
        <w:rPr>
          <w:rStyle w:val="bnf"/>
        </w:rPr>
        <w:t>Expression</w:t>
      </w:r>
      <w:r w:rsidRPr="00C241AC">
        <w:rPr>
          <w:rStyle w:val="bnf"/>
          <w:i w:val="0"/>
          <w:vertAlign w:val="subscript"/>
        </w:rPr>
        <w:t>opt</w:t>
      </w:r>
      <w:r w:rsidRPr="00C241AC">
        <w:rPr>
          <w:i/>
        </w:rPr>
        <w:t xml:space="preserve"> </w:t>
      </w:r>
      <w:r>
        <w:rPr>
          <w:rFonts w:ascii="Courier New" w:hAnsi="Courier New"/>
          <w:b/>
        </w:rPr>
        <w:t>;</w:t>
      </w:r>
      <w:r>
        <w:t xml:space="preserve"> </w:t>
      </w:r>
      <w:r w:rsidRPr="00131EFA">
        <w:rPr>
          <w:rStyle w:val="bnf"/>
        </w:rPr>
        <w:t>Expression</w:t>
      </w:r>
      <w:r w:rsidRPr="00C241AC">
        <w:rPr>
          <w:rStyle w:val="bnf"/>
          <w:i w:val="0"/>
          <w:vertAlign w:val="subscript"/>
        </w:rPr>
        <w:t>opt</w:t>
      </w:r>
      <w:r w:rsidRPr="00C241AC">
        <w:rPr>
          <w:i/>
        </w:rPr>
        <w:t xml:space="preserve"> </w:t>
      </w:r>
      <w:r>
        <w:rPr>
          <w:rFonts w:ascii="Courier New" w:hAnsi="Courier New"/>
          <w:b/>
        </w:rPr>
        <w:t>)</w:t>
      </w:r>
      <w:r>
        <w:t xml:space="preserve"> </w:t>
      </w:r>
      <w:r w:rsidRPr="00131EFA">
        <w:rPr>
          <w:rStyle w:val="bnf"/>
        </w:rPr>
        <w:t>Statement</w:t>
      </w:r>
      <w:r>
        <w:br/>
        <w:t>is evaluated as follows:</w:t>
      </w:r>
    </w:p>
    <w:p w14:paraId="20FE2F40" w14:textId="77777777" w:rsidR="004C02EF" w:rsidRPr="00D828E7" w:rsidRDefault="004C02EF" w:rsidP="004C02EF">
      <w:pPr>
        <w:pStyle w:val="Alg3"/>
        <w:numPr>
          <w:ilvl w:val="0"/>
          <w:numId w:val="125"/>
        </w:numPr>
      </w:pPr>
      <w:r w:rsidRPr="00D828E7">
        <w:t xml:space="preserve">Evaluate </w:t>
      </w:r>
      <w:r w:rsidRPr="00D828E7">
        <w:rPr>
          <w:i/>
        </w:rPr>
        <w:t>VariableDeclarationListNoIn</w:t>
      </w:r>
      <w:r w:rsidRPr="00D828E7">
        <w:t>.</w:t>
      </w:r>
    </w:p>
    <w:p w14:paraId="52676B5D" w14:textId="77777777" w:rsidR="004C02EF" w:rsidRPr="00D828E7" w:rsidRDefault="004C02EF" w:rsidP="004C02EF">
      <w:pPr>
        <w:pStyle w:val="Alg3"/>
        <w:numPr>
          <w:ilvl w:val="0"/>
          <w:numId w:val="125"/>
        </w:numPr>
      </w:pPr>
      <w:r w:rsidRPr="00D828E7">
        <w:t xml:space="preserve">Let V = </w:t>
      </w:r>
      <w:r w:rsidRPr="00D828E7">
        <w:rPr>
          <w:rFonts w:ascii="Arial" w:hAnsi="Arial" w:cs="Arial"/>
        </w:rPr>
        <w:t>empty</w:t>
      </w:r>
      <w:r w:rsidRPr="00D828E7">
        <w:t>.</w:t>
      </w:r>
    </w:p>
    <w:p w14:paraId="648EA2B4" w14:textId="77777777" w:rsidR="004C02EF" w:rsidRPr="00D828E7" w:rsidRDefault="004C02EF" w:rsidP="004C02EF">
      <w:pPr>
        <w:pStyle w:val="Alg3"/>
        <w:numPr>
          <w:ilvl w:val="0"/>
          <w:numId w:val="125"/>
        </w:numPr>
      </w:pPr>
      <w:r w:rsidRPr="00D828E7">
        <w:t>Repeat</w:t>
      </w:r>
    </w:p>
    <w:p w14:paraId="4F04BE03" w14:textId="77777777" w:rsidR="004C02EF" w:rsidRPr="00D828E7" w:rsidRDefault="004C02EF" w:rsidP="004C02EF">
      <w:pPr>
        <w:pStyle w:val="Alg3"/>
        <w:numPr>
          <w:ilvl w:val="1"/>
          <w:numId w:val="125"/>
        </w:numPr>
      </w:pPr>
      <w:r w:rsidRPr="00D828E7">
        <w:t xml:space="preserve">If the first </w:t>
      </w:r>
      <w:r w:rsidRPr="00D828E7">
        <w:rPr>
          <w:i/>
        </w:rPr>
        <w:t>Expression</w:t>
      </w:r>
      <w:r w:rsidRPr="00D828E7">
        <w:t xml:space="preserve"> is present, then</w:t>
      </w:r>
    </w:p>
    <w:p w14:paraId="03FA6524" w14:textId="77777777" w:rsidR="004C02EF" w:rsidRPr="00D828E7" w:rsidRDefault="004C02EF" w:rsidP="004C02EF">
      <w:pPr>
        <w:pStyle w:val="Alg3"/>
        <w:numPr>
          <w:ilvl w:val="2"/>
          <w:numId w:val="125"/>
        </w:numPr>
      </w:pPr>
      <w:r w:rsidRPr="00D828E7">
        <w:t xml:space="preserve">Let </w:t>
      </w:r>
      <w:r w:rsidRPr="00D828E7">
        <w:rPr>
          <w:i/>
        </w:rPr>
        <w:t>testExprRef</w:t>
      </w:r>
      <w:r w:rsidRPr="00D828E7">
        <w:t xml:space="preserve"> be the result of evaluating the first </w:t>
      </w:r>
      <w:r w:rsidRPr="00D828E7">
        <w:rPr>
          <w:i/>
        </w:rPr>
        <w:t>Expression</w:t>
      </w:r>
      <w:r w:rsidRPr="00D828E7">
        <w:t>.</w:t>
      </w:r>
    </w:p>
    <w:p w14:paraId="3806C6B5" w14:textId="77777777" w:rsidR="004C02EF" w:rsidRPr="00D828E7" w:rsidRDefault="004C02EF" w:rsidP="004C02EF">
      <w:pPr>
        <w:pStyle w:val="Alg3"/>
        <w:numPr>
          <w:ilvl w:val="2"/>
          <w:numId w:val="125"/>
        </w:numPr>
      </w:pPr>
      <w:r w:rsidRPr="00D828E7">
        <w:t xml:space="preserve">If </w:t>
      </w:r>
      <w:r>
        <w:t>ToBoolean(</w:t>
      </w:r>
      <w:r w:rsidRPr="00D828E7">
        <w:t>GetValue(</w:t>
      </w:r>
      <w:r w:rsidRPr="00D828E7">
        <w:rPr>
          <w:i/>
        </w:rPr>
        <w:t>testExprRef</w:t>
      </w:r>
      <w:r w:rsidRPr="00D828E7">
        <w:t>)</w:t>
      </w:r>
      <w:r>
        <w:t>)</w:t>
      </w:r>
      <w:r w:rsidRPr="00D828E7">
        <w:t xml:space="preserve"> is </w:t>
      </w:r>
      <w:r w:rsidRPr="00D828E7">
        <w:rPr>
          <w:b/>
        </w:rPr>
        <w:t>false</w:t>
      </w:r>
      <w:r w:rsidRPr="00D828E7">
        <w:t>, then return (</w:t>
      </w:r>
      <w:r w:rsidRPr="00D828E7">
        <w:rPr>
          <w:rFonts w:ascii="Arial" w:hAnsi="Arial" w:cs="Arial"/>
        </w:rPr>
        <w:t>normal</w:t>
      </w:r>
      <w:r w:rsidRPr="00D828E7">
        <w:t xml:space="preserve">, V, </w:t>
      </w:r>
      <w:r w:rsidRPr="00D828E7">
        <w:rPr>
          <w:rFonts w:ascii="Arial" w:hAnsi="Arial" w:cs="Arial"/>
        </w:rPr>
        <w:t>empty</w:t>
      </w:r>
      <w:r w:rsidRPr="00D828E7">
        <w:t>).</w:t>
      </w:r>
    </w:p>
    <w:p w14:paraId="7701E32B" w14:textId="77777777" w:rsidR="004C02EF" w:rsidRPr="00D828E7" w:rsidRDefault="004C02EF" w:rsidP="004C02EF">
      <w:pPr>
        <w:pStyle w:val="Alg3"/>
        <w:numPr>
          <w:ilvl w:val="1"/>
          <w:numId w:val="125"/>
        </w:numPr>
      </w:pPr>
      <w:r w:rsidRPr="00D828E7">
        <w:t xml:space="preserve">Let </w:t>
      </w:r>
      <w:r w:rsidRPr="00D828E7">
        <w:rPr>
          <w:i/>
        </w:rPr>
        <w:t>stmt</w:t>
      </w:r>
      <w:r w:rsidRPr="00D828E7">
        <w:t xml:space="preserve"> be the result of evaluating </w:t>
      </w:r>
      <w:r w:rsidRPr="00D828E7">
        <w:rPr>
          <w:i/>
        </w:rPr>
        <w:t>Statement</w:t>
      </w:r>
      <w:r w:rsidRPr="00D828E7">
        <w:t>.</w:t>
      </w:r>
    </w:p>
    <w:p w14:paraId="1E74EB86" w14:textId="77777777" w:rsidR="004C02EF" w:rsidRPr="00D828E7" w:rsidRDefault="004C02EF" w:rsidP="004C02EF">
      <w:pPr>
        <w:pStyle w:val="Alg3"/>
        <w:numPr>
          <w:ilvl w:val="1"/>
          <w:numId w:val="125"/>
        </w:numPr>
      </w:pPr>
      <w:r w:rsidRPr="00D828E7">
        <w:t xml:space="preserve">If </w:t>
      </w:r>
      <w:r w:rsidRPr="00D828E7">
        <w:rPr>
          <w:i/>
        </w:rPr>
        <w:t>stmt</w:t>
      </w:r>
      <w:r w:rsidRPr="00D828E7">
        <w:t xml:space="preserve">.value is not </w:t>
      </w:r>
      <w:r w:rsidRPr="00D828E7">
        <w:rPr>
          <w:rFonts w:ascii="Arial" w:hAnsi="Arial" w:cs="Arial"/>
        </w:rPr>
        <w:t>empty</w:t>
      </w:r>
      <w:r w:rsidRPr="00D828E7">
        <w:t xml:space="preserve">, let V = </w:t>
      </w:r>
      <w:r w:rsidRPr="00D828E7">
        <w:rPr>
          <w:i/>
        </w:rPr>
        <w:t>stmt</w:t>
      </w:r>
      <w:r w:rsidRPr="00D828E7">
        <w:t>.value.</w:t>
      </w:r>
    </w:p>
    <w:p w14:paraId="067C33BF" w14:textId="77777777" w:rsidR="004C02EF" w:rsidRPr="00D828E7" w:rsidRDefault="004C02EF" w:rsidP="004C02EF">
      <w:pPr>
        <w:pStyle w:val="Alg3"/>
        <w:numPr>
          <w:ilvl w:val="1"/>
          <w:numId w:val="125"/>
        </w:numPr>
      </w:pPr>
      <w:r w:rsidRPr="00D828E7">
        <w:t xml:space="preserve">If </w:t>
      </w:r>
      <w:r w:rsidRPr="00D828E7">
        <w:rPr>
          <w:i/>
        </w:rPr>
        <w:t>stmt</w:t>
      </w:r>
      <w:r w:rsidRPr="00D828E7">
        <w:t xml:space="preserve">.type is </w:t>
      </w:r>
      <w:r w:rsidRPr="00D828E7">
        <w:rPr>
          <w:rFonts w:ascii="Arial" w:hAnsi="Arial" w:cs="Arial"/>
        </w:rPr>
        <w:t>break</w:t>
      </w:r>
      <w:r w:rsidRPr="00D828E7">
        <w:t xml:space="preserve"> and </w:t>
      </w:r>
      <w:r w:rsidRPr="00D828E7">
        <w:rPr>
          <w:i/>
        </w:rPr>
        <w:t>stmt</w:t>
      </w:r>
      <w:r w:rsidRPr="00D828E7">
        <w:t>.target is in the current label set, return (</w:t>
      </w:r>
      <w:r w:rsidRPr="00D828E7">
        <w:rPr>
          <w:b/>
        </w:rPr>
        <w:t>normal</w:t>
      </w:r>
      <w:r w:rsidRPr="00D828E7">
        <w:t xml:space="preserve">, V, </w:t>
      </w:r>
      <w:r w:rsidRPr="00D828E7">
        <w:rPr>
          <w:b/>
        </w:rPr>
        <w:t>empty</w:t>
      </w:r>
      <w:r w:rsidRPr="00D828E7">
        <w:t>).</w:t>
      </w:r>
    </w:p>
    <w:p w14:paraId="65D9E579" w14:textId="77777777" w:rsidR="004C02EF" w:rsidRPr="00D828E7" w:rsidRDefault="004C02EF" w:rsidP="004C02EF">
      <w:pPr>
        <w:pStyle w:val="Alg3"/>
        <w:numPr>
          <w:ilvl w:val="1"/>
          <w:numId w:val="125"/>
        </w:numPr>
      </w:pPr>
      <w:r w:rsidRPr="00D828E7">
        <w:t xml:space="preserve">If </w:t>
      </w:r>
      <w:r w:rsidRPr="00D828E7">
        <w:rPr>
          <w:i/>
        </w:rPr>
        <w:t>stmt</w:t>
      </w:r>
      <w:r w:rsidRPr="00D828E7">
        <w:t xml:space="preserve">.type is not </w:t>
      </w:r>
      <w:r w:rsidRPr="00D828E7">
        <w:rPr>
          <w:rFonts w:ascii="Arial" w:hAnsi="Arial" w:cs="Arial"/>
        </w:rPr>
        <w:t>continue</w:t>
      </w:r>
      <w:r w:rsidRPr="00D828E7">
        <w:t xml:space="preserve"> </w:t>
      </w:r>
      <w:ins w:id="4531" w:author="Allen Wirfs-Brock rev2" w:date="2011-07-25T15:33:00Z">
        <w:r w:rsidR="006B2955" w:rsidRPr="00D828E7">
          <w:t>o</w:t>
        </w:r>
        <w:r w:rsidR="006B2955">
          <w:t>r</w:t>
        </w:r>
      </w:ins>
      <w:del w:id="4532" w:author="Allen Wirfs-Brock rev2" w:date="2011-07-25T15:33:00Z">
        <w:r w:rsidRPr="00D828E7" w:rsidDel="006B2955">
          <w:delText>||</w:delText>
        </w:r>
      </w:del>
      <w:r w:rsidRPr="00D828E7">
        <w:t xml:space="preserve"> </w:t>
      </w:r>
      <w:r w:rsidRPr="00D828E7">
        <w:rPr>
          <w:i/>
        </w:rPr>
        <w:t>stmt</w:t>
      </w:r>
      <w:r w:rsidRPr="00D828E7">
        <w:t>.target is not in the current label set, then</w:t>
      </w:r>
    </w:p>
    <w:p w14:paraId="734550E9" w14:textId="77777777" w:rsidR="004C02EF" w:rsidRPr="00D828E7" w:rsidRDefault="004C02EF" w:rsidP="004C02EF">
      <w:pPr>
        <w:pStyle w:val="Alg3"/>
        <w:numPr>
          <w:ilvl w:val="2"/>
          <w:numId w:val="125"/>
        </w:numPr>
      </w:pPr>
      <w:r w:rsidRPr="00D828E7">
        <w:t xml:space="preserve">If </w:t>
      </w:r>
      <w:r w:rsidRPr="00D828E7">
        <w:rPr>
          <w:i/>
        </w:rPr>
        <w:t>stmt</w:t>
      </w:r>
      <w:r w:rsidRPr="00D828E7">
        <w:t xml:space="preserve"> is an abrupt completion, return </w:t>
      </w:r>
      <w:r w:rsidRPr="00D828E7">
        <w:rPr>
          <w:i/>
        </w:rPr>
        <w:t>stmt</w:t>
      </w:r>
      <w:r w:rsidRPr="00D828E7">
        <w:t>.</w:t>
      </w:r>
    </w:p>
    <w:p w14:paraId="453DE172" w14:textId="77777777" w:rsidR="004C02EF" w:rsidRPr="00D828E7" w:rsidRDefault="004C02EF" w:rsidP="004C02EF">
      <w:pPr>
        <w:pStyle w:val="Alg3"/>
        <w:numPr>
          <w:ilvl w:val="1"/>
          <w:numId w:val="125"/>
        </w:numPr>
      </w:pPr>
      <w:r w:rsidRPr="00D828E7">
        <w:t xml:space="preserve">If the second </w:t>
      </w:r>
      <w:r w:rsidRPr="00D828E7">
        <w:rPr>
          <w:i/>
        </w:rPr>
        <w:t>Expression</w:t>
      </w:r>
      <w:r w:rsidRPr="00D828E7">
        <w:t xml:space="preserve"> is present, then.</w:t>
      </w:r>
    </w:p>
    <w:p w14:paraId="71FEB458" w14:textId="77777777" w:rsidR="004C02EF" w:rsidRPr="00D828E7" w:rsidRDefault="004C02EF" w:rsidP="004C02EF">
      <w:pPr>
        <w:pStyle w:val="Alg3"/>
        <w:numPr>
          <w:ilvl w:val="2"/>
          <w:numId w:val="125"/>
        </w:numPr>
      </w:pPr>
      <w:r w:rsidRPr="00D828E7">
        <w:t xml:space="preserve">Let </w:t>
      </w:r>
      <w:r w:rsidRPr="00D828E7">
        <w:rPr>
          <w:i/>
        </w:rPr>
        <w:t>incExprRef</w:t>
      </w:r>
      <w:r w:rsidRPr="00D828E7">
        <w:t xml:space="preserve"> be the result of evaluating the second </w:t>
      </w:r>
      <w:r w:rsidRPr="00D828E7">
        <w:rPr>
          <w:i/>
        </w:rPr>
        <w:t>Expression</w:t>
      </w:r>
      <w:r w:rsidRPr="00D828E7">
        <w:t>.</w:t>
      </w:r>
    </w:p>
    <w:p w14:paraId="53597D51" w14:textId="77777777" w:rsidR="004C02EF" w:rsidRPr="00D828E7" w:rsidRDefault="004C02EF" w:rsidP="004C02EF">
      <w:pPr>
        <w:pStyle w:val="Alg3"/>
        <w:numPr>
          <w:ilvl w:val="2"/>
          <w:numId w:val="125"/>
        </w:numPr>
        <w:spacing w:after="220"/>
      </w:pPr>
      <w:r w:rsidRPr="00D828E7">
        <w:t>Call GetValue(</w:t>
      </w:r>
      <w:r w:rsidRPr="00D828E7">
        <w:rPr>
          <w:i/>
        </w:rPr>
        <w:t>incExprRef</w:t>
      </w:r>
      <w:r w:rsidRPr="00D828E7">
        <w:t>). (This value is not used.)</w:t>
      </w:r>
    </w:p>
    <w:p w14:paraId="2B297541" w14:textId="77777777" w:rsidR="004C02EF" w:rsidRDefault="004C02EF" w:rsidP="003A4B22">
      <w:pPr>
        <w:pStyle w:val="30"/>
        <w:numPr>
          <w:ilvl w:val="0"/>
          <w:numId w:val="0"/>
        </w:numPr>
      </w:pPr>
      <w:bookmarkStart w:id="4533" w:name="_Toc382212240"/>
      <w:bookmarkStart w:id="4534" w:name="_Toc382212769"/>
      <w:bookmarkStart w:id="4535" w:name="_Toc382291585"/>
      <w:bookmarkStart w:id="4536" w:name="_Ref383837418"/>
      <w:bookmarkStart w:id="4537" w:name="_Toc385672234"/>
      <w:bookmarkStart w:id="4538" w:name="_Toc393690338"/>
      <w:bookmarkStart w:id="4539" w:name="_Ref404493018"/>
      <w:bookmarkStart w:id="4540" w:name="_Ref424530966"/>
      <w:bookmarkStart w:id="4541" w:name="_Ref424667453"/>
      <w:bookmarkStart w:id="4542" w:name="_Toc472818884"/>
      <w:bookmarkStart w:id="4543" w:name="_Toc235503459"/>
      <w:bookmarkStart w:id="4544" w:name="_Toc241509234"/>
      <w:bookmarkStart w:id="4545" w:name="_Toc244416721"/>
      <w:bookmarkStart w:id="4546" w:name="_Toc276631085"/>
      <w:bookmarkStart w:id="4547" w:name="_Toc153968474"/>
      <w:r>
        <w:t>12.6.4</w:t>
      </w:r>
      <w:r>
        <w:tab/>
        <w:t xml:space="preserve">The </w:t>
      </w:r>
      <w:r>
        <w:rPr>
          <w:rFonts w:ascii="Courier New" w:hAnsi="Courier New"/>
        </w:rPr>
        <w:t>for</w:t>
      </w:r>
      <w:r>
        <w:t>-</w:t>
      </w:r>
      <w:r>
        <w:rPr>
          <w:rFonts w:ascii="Courier New" w:hAnsi="Courier New"/>
        </w:rPr>
        <w:t>in</w:t>
      </w:r>
      <w:r>
        <w:t xml:space="preserve"> Statemen</w:t>
      </w:r>
      <w:bookmarkEnd w:id="4527"/>
      <w:bookmarkEnd w:id="4528"/>
      <w:bookmarkEnd w:id="4529"/>
      <w:bookmarkEnd w:id="4530"/>
      <w:bookmarkEnd w:id="4533"/>
      <w:bookmarkEnd w:id="4534"/>
      <w:bookmarkEnd w:id="4535"/>
      <w:bookmarkEnd w:id="4536"/>
      <w:bookmarkEnd w:id="4537"/>
      <w:bookmarkEnd w:id="4538"/>
      <w:bookmarkEnd w:id="4539"/>
      <w:r>
        <w:t>t</w:t>
      </w:r>
      <w:bookmarkEnd w:id="4540"/>
      <w:bookmarkEnd w:id="4541"/>
      <w:bookmarkEnd w:id="4542"/>
      <w:bookmarkEnd w:id="4543"/>
      <w:bookmarkEnd w:id="4544"/>
      <w:bookmarkEnd w:id="4545"/>
      <w:bookmarkEnd w:id="4546"/>
      <w:bookmarkEnd w:id="4547"/>
    </w:p>
    <w:p w14:paraId="7083F682" w14:textId="77777777" w:rsidR="004C02EF" w:rsidRDefault="004C02EF" w:rsidP="004C02EF">
      <w:r>
        <w:t xml:space="preserve">The production </w:t>
      </w:r>
      <w:r w:rsidRPr="00131EFA">
        <w:rPr>
          <w:rStyle w:val="bnf"/>
        </w:rPr>
        <w:t>IterationStatement</w:t>
      </w:r>
      <w:r>
        <w:t xml:space="preserve"> </w:t>
      </w:r>
      <w:r>
        <w:rPr>
          <w:b/>
        </w:rPr>
        <w:t>:</w:t>
      </w:r>
      <w:r>
        <w:t xml:space="preserve"> </w:t>
      </w:r>
      <w:r>
        <w:rPr>
          <w:rFonts w:ascii="Courier New" w:hAnsi="Courier New"/>
          <w:b/>
        </w:rPr>
        <w:t>for</w:t>
      </w:r>
      <w:r>
        <w:t xml:space="preserve"> </w:t>
      </w:r>
      <w:r>
        <w:rPr>
          <w:rFonts w:ascii="Courier New" w:hAnsi="Courier New"/>
          <w:b/>
        </w:rPr>
        <w:t>(</w:t>
      </w:r>
      <w:r>
        <w:rPr>
          <w:b/>
        </w:rPr>
        <w:t xml:space="preserve"> </w:t>
      </w:r>
      <w:r w:rsidRPr="00131EFA">
        <w:rPr>
          <w:rStyle w:val="bnf"/>
        </w:rPr>
        <w:t>LeftHandSideExpression</w:t>
      </w:r>
      <w:r>
        <w:t xml:space="preserve"> </w:t>
      </w:r>
      <w:r>
        <w:rPr>
          <w:rFonts w:ascii="Courier New" w:hAnsi="Courier New"/>
          <w:b/>
        </w:rPr>
        <w:t>in</w:t>
      </w:r>
      <w:r>
        <w:t xml:space="preserve"> </w:t>
      </w:r>
      <w:r w:rsidRPr="00131EFA">
        <w:rPr>
          <w:rStyle w:val="bnf"/>
        </w:rPr>
        <w:t>Expression</w:t>
      </w:r>
      <w:r>
        <w:t xml:space="preserve"> </w:t>
      </w:r>
      <w:r>
        <w:rPr>
          <w:rFonts w:ascii="Courier New" w:hAnsi="Courier New"/>
          <w:b/>
        </w:rPr>
        <w:t>)</w:t>
      </w:r>
      <w:r>
        <w:t xml:space="preserve"> </w:t>
      </w:r>
      <w:r w:rsidRPr="00131EFA">
        <w:rPr>
          <w:rStyle w:val="bnf"/>
        </w:rPr>
        <w:t>Statement</w:t>
      </w:r>
      <w:r>
        <w:t xml:space="preserve"> is evaluated as follows:</w:t>
      </w:r>
    </w:p>
    <w:p w14:paraId="1194C666" w14:textId="77777777" w:rsidR="004C02EF" w:rsidRPr="00D828E7" w:rsidRDefault="004C02EF" w:rsidP="004C02EF">
      <w:pPr>
        <w:pStyle w:val="Alg3"/>
        <w:numPr>
          <w:ilvl w:val="0"/>
          <w:numId w:val="126"/>
        </w:numPr>
      </w:pPr>
      <w:r w:rsidRPr="00D828E7">
        <w:t xml:space="preserve">Let </w:t>
      </w:r>
      <w:r w:rsidRPr="00D828E7">
        <w:rPr>
          <w:i/>
        </w:rPr>
        <w:t>exprRef</w:t>
      </w:r>
      <w:r w:rsidRPr="00D828E7">
        <w:t xml:space="preserve"> be the result of evaluating the </w:t>
      </w:r>
      <w:r w:rsidRPr="00D828E7">
        <w:rPr>
          <w:i/>
        </w:rPr>
        <w:t>Expression</w:t>
      </w:r>
      <w:r w:rsidRPr="00D828E7">
        <w:t>.</w:t>
      </w:r>
    </w:p>
    <w:p w14:paraId="138C038F" w14:textId="77777777" w:rsidR="004C02EF" w:rsidRPr="00D828E7" w:rsidRDefault="004C02EF" w:rsidP="004C02EF">
      <w:pPr>
        <w:pStyle w:val="Alg3"/>
        <w:numPr>
          <w:ilvl w:val="0"/>
          <w:numId w:val="126"/>
        </w:numPr>
      </w:pPr>
      <w:r w:rsidRPr="00D828E7">
        <w:t xml:space="preserve">Let </w:t>
      </w:r>
      <w:r w:rsidRPr="00D828E7">
        <w:rPr>
          <w:i/>
        </w:rPr>
        <w:t>experValue</w:t>
      </w:r>
      <w:r w:rsidRPr="00D828E7">
        <w:t xml:space="preserve"> be GetValue(</w:t>
      </w:r>
      <w:r w:rsidRPr="00D828E7">
        <w:rPr>
          <w:i/>
        </w:rPr>
        <w:t>exprRef</w:t>
      </w:r>
      <w:r w:rsidRPr="00D828E7">
        <w:t>).</w:t>
      </w:r>
    </w:p>
    <w:p w14:paraId="7D7149E1" w14:textId="77777777" w:rsidR="004C02EF" w:rsidRPr="00D828E7" w:rsidRDefault="004C02EF" w:rsidP="004C02EF">
      <w:pPr>
        <w:pStyle w:val="Alg3"/>
        <w:numPr>
          <w:ilvl w:val="0"/>
          <w:numId w:val="126"/>
        </w:numPr>
      </w:pPr>
      <w:r w:rsidRPr="00D828E7">
        <w:t xml:space="preserve">If </w:t>
      </w:r>
      <w:r w:rsidRPr="00D828E7">
        <w:rPr>
          <w:i/>
        </w:rPr>
        <w:t>experValue</w:t>
      </w:r>
      <w:r w:rsidRPr="00D828E7">
        <w:t xml:space="preserve"> is </w:t>
      </w:r>
      <w:r w:rsidRPr="00D828E7">
        <w:rPr>
          <w:b/>
        </w:rPr>
        <w:t>null</w:t>
      </w:r>
      <w:r w:rsidRPr="00D828E7">
        <w:t xml:space="preserve"> or </w:t>
      </w:r>
      <w:r w:rsidRPr="00D828E7">
        <w:rPr>
          <w:b/>
        </w:rPr>
        <w:t>undefined</w:t>
      </w:r>
      <w:r w:rsidRPr="00D828E7">
        <w:t>, return (</w:t>
      </w:r>
      <w:r w:rsidRPr="00D828E7">
        <w:rPr>
          <w:rFonts w:ascii="Arial" w:hAnsi="Arial" w:cs="Arial"/>
        </w:rPr>
        <w:t>normal</w:t>
      </w:r>
      <w:r w:rsidRPr="00D828E7">
        <w:t xml:space="preserve">, </w:t>
      </w:r>
      <w:r w:rsidRPr="00D828E7">
        <w:rPr>
          <w:rFonts w:ascii="Arial" w:hAnsi="Arial" w:cs="Arial"/>
        </w:rPr>
        <w:t>empty</w:t>
      </w:r>
      <w:r w:rsidRPr="00D828E7">
        <w:t xml:space="preserve">, </w:t>
      </w:r>
      <w:r w:rsidRPr="00D828E7">
        <w:rPr>
          <w:rFonts w:ascii="Arial" w:hAnsi="Arial" w:cs="Arial"/>
        </w:rPr>
        <w:t>empty</w:t>
      </w:r>
      <w:r w:rsidRPr="00D828E7">
        <w:t>).</w:t>
      </w:r>
    </w:p>
    <w:p w14:paraId="7E2C4122" w14:textId="77777777" w:rsidR="004C02EF" w:rsidRPr="00D828E7" w:rsidRDefault="004C02EF" w:rsidP="004C02EF">
      <w:pPr>
        <w:pStyle w:val="Alg3"/>
        <w:numPr>
          <w:ilvl w:val="0"/>
          <w:numId w:val="126"/>
        </w:numPr>
      </w:pPr>
      <w:r w:rsidRPr="00D828E7">
        <w:t xml:space="preserve">Let </w:t>
      </w:r>
      <w:r w:rsidRPr="00D828E7">
        <w:rPr>
          <w:i/>
        </w:rPr>
        <w:t>obj</w:t>
      </w:r>
      <w:r w:rsidRPr="00D828E7">
        <w:t xml:space="preserve"> be ToObject(</w:t>
      </w:r>
      <w:r w:rsidRPr="00D828E7">
        <w:rPr>
          <w:i/>
        </w:rPr>
        <w:t>experValue</w:t>
      </w:r>
      <w:r w:rsidRPr="00D828E7">
        <w:t>).</w:t>
      </w:r>
    </w:p>
    <w:p w14:paraId="02CBB40F" w14:textId="77777777" w:rsidR="004C02EF" w:rsidRPr="00D828E7" w:rsidRDefault="004C02EF" w:rsidP="004C02EF">
      <w:pPr>
        <w:pStyle w:val="Alg3"/>
        <w:numPr>
          <w:ilvl w:val="0"/>
          <w:numId w:val="126"/>
        </w:numPr>
      </w:pPr>
      <w:r w:rsidRPr="00D828E7">
        <w:t xml:space="preserve">Let </w:t>
      </w:r>
      <w:r w:rsidRPr="00D828E7">
        <w:rPr>
          <w:i/>
        </w:rPr>
        <w:t>V</w:t>
      </w:r>
      <w:r w:rsidRPr="00D828E7">
        <w:t xml:space="preserve"> = </w:t>
      </w:r>
      <w:r w:rsidRPr="00D828E7">
        <w:rPr>
          <w:rFonts w:ascii="Arial" w:hAnsi="Arial" w:cs="Arial"/>
        </w:rPr>
        <w:t>empty</w:t>
      </w:r>
      <w:r w:rsidRPr="00D828E7">
        <w:t>.</w:t>
      </w:r>
    </w:p>
    <w:p w14:paraId="5BC75CEB" w14:textId="77777777" w:rsidR="004C02EF" w:rsidRPr="00D828E7" w:rsidRDefault="004C02EF" w:rsidP="004C02EF">
      <w:pPr>
        <w:pStyle w:val="Alg3"/>
        <w:numPr>
          <w:ilvl w:val="0"/>
          <w:numId w:val="126"/>
        </w:numPr>
      </w:pPr>
      <w:r w:rsidRPr="00D828E7">
        <w:t>Repeat</w:t>
      </w:r>
    </w:p>
    <w:p w14:paraId="0A44896E" w14:textId="77777777" w:rsidR="004C02EF" w:rsidRPr="00D828E7" w:rsidRDefault="004C02EF" w:rsidP="004C02EF">
      <w:pPr>
        <w:pStyle w:val="Alg3"/>
        <w:numPr>
          <w:ilvl w:val="1"/>
          <w:numId w:val="126"/>
        </w:numPr>
      </w:pPr>
      <w:r w:rsidRPr="00D828E7">
        <w:t xml:space="preserve">Let </w:t>
      </w:r>
      <w:r w:rsidRPr="00D828E7">
        <w:rPr>
          <w:i/>
        </w:rPr>
        <w:t>P</w:t>
      </w:r>
      <w:r w:rsidRPr="00D828E7">
        <w:t xml:space="preserve"> be the name of the next property of </w:t>
      </w:r>
      <w:r w:rsidRPr="00D828E7">
        <w:rPr>
          <w:i/>
        </w:rPr>
        <w:t>obj</w:t>
      </w:r>
      <w:r w:rsidRPr="00D828E7">
        <w:t xml:space="preserve"> whose [[Enumerable]] attribute is </w:t>
      </w:r>
      <w:r w:rsidRPr="00D828E7">
        <w:rPr>
          <w:b/>
        </w:rPr>
        <w:t>true</w:t>
      </w:r>
      <w:r w:rsidRPr="00D828E7">
        <w:t>. If there is no such property, 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0258F437" w14:textId="77777777" w:rsidR="004C02EF" w:rsidRPr="00D828E7" w:rsidRDefault="004C02EF" w:rsidP="004C02EF">
      <w:pPr>
        <w:pStyle w:val="Alg3"/>
        <w:numPr>
          <w:ilvl w:val="1"/>
          <w:numId w:val="126"/>
        </w:numPr>
      </w:pPr>
      <w:r w:rsidRPr="00D828E7">
        <w:t xml:space="preserve">Let </w:t>
      </w:r>
      <w:r w:rsidRPr="00D828E7">
        <w:rPr>
          <w:i/>
        </w:rPr>
        <w:t>lhsRef</w:t>
      </w:r>
      <w:r w:rsidRPr="00D828E7">
        <w:t xml:space="preserve"> be the result of evaluating the </w:t>
      </w:r>
      <w:r w:rsidRPr="00D828E7">
        <w:rPr>
          <w:i/>
        </w:rPr>
        <w:t>LeftHandSideExpression</w:t>
      </w:r>
      <w:r w:rsidRPr="00D828E7">
        <w:t xml:space="preserve"> ( it may be evaluated repeatedly).</w:t>
      </w:r>
    </w:p>
    <w:p w14:paraId="299D9EC0" w14:textId="77777777" w:rsidR="004C02EF" w:rsidRPr="00D828E7" w:rsidRDefault="004C02EF" w:rsidP="004C02EF">
      <w:pPr>
        <w:pStyle w:val="Alg3"/>
        <w:numPr>
          <w:ilvl w:val="1"/>
          <w:numId w:val="126"/>
        </w:numPr>
      </w:pPr>
      <w:r w:rsidRPr="00D828E7">
        <w:t>Call PutValue(</w:t>
      </w:r>
      <w:r w:rsidRPr="00D828E7">
        <w:rPr>
          <w:i/>
        </w:rPr>
        <w:t>lhsRef</w:t>
      </w:r>
      <w:r w:rsidRPr="00D828E7">
        <w:t xml:space="preserve">, </w:t>
      </w:r>
      <w:r w:rsidRPr="00D828E7">
        <w:rPr>
          <w:i/>
        </w:rPr>
        <w:t>P</w:t>
      </w:r>
      <w:r w:rsidRPr="00D828E7">
        <w:t>).</w:t>
      </w:r>
    </w:p>
    <w:p w14:paraId="1EDFEB25" w14:textId="77777777" w:rsidR="004C02EF" w:rsidRPr="00D828E7" w:rsidRDefault="004C02EF" w:rsidP="004C02EF">
      <w:pPr>
        <w:pStyle w:val="Alg3"/>
        <w:numPr>
          <w:ilvl w:val="1"/>
          <w:numId w:val="126"/>
        </w:numPr>
      </w:pPr>
      <w:r w:rsidRPr="00D828E7">
        <w:t xml:space="preserve">Let </w:t>
      </w:r>
      <w:r w:rsidRPr="00D828E7">
        <w:rPr>
          <w:i/>
        </w:rPr>
        <w:t>stmt</w:t>
      </w:r>
      <w:r w:rsidRPr="00D828E7">
        <w:t xml:space="preserve"> be the result of evaluating </w:t>
      </w:r>
      <w:r w:rsidRPr="00D828E7">
        <w:rPr>
          <w:i/>
        </w:rPr>
        <w:t>Statement</w:t>
      </w:r>
      <w:r w:rsidRPr="00D828E7">
        <w:t>.</w:t>
      </w:r>
    </w:p>
    <w:p w14:paraId="0F4CA830" w14:textId="77777777" w:rsidR="004C02EF" w:rsidRPr="00D828E7" w:rsidRDefault="004C02EF" w:rsidP="004C02EF">
      <w:pPr>
        <w:pStyle w:val="Alg3"/>
        <w:numPr>
          <w:ilvl w:val="1"/>
          <w:numId w:val="126"/>
        </w:numPr>
      </w:pPr>
      <w:r w:rsidRPr="00D828E7">
        <w:t xml:space="preserve">If </w:t>
      </w:r>
      <w:r w:rsidRPr="00D828E7">
        <w:rPr>
          <w:i/>
        </w:rPr>
        <w:t>stmt</w:t>
      </w:r>
      <w:r w:rsidRPr="00D828E7">
        <w:t xml:space="preserve">.value is not </w:t>
      </w:r>
      <w:r w:rsidRPr="00D828E7">
        <w:rPr>
          <w:rFonts w:ascii="Arial" w:hAnsi="Arial" w:cs="Arial"/>
        </w:rPr>
        <w:t>empty</w:t>
      </w:r>
      <w:r w:rsidRPr="00D828E7">
        <w:t xml:space="preserve">, let </w:t>
      </w:r>
      <w:r w:rsidRPr="00D828E7">
        <w:rPr>
          <w:i/>
        </w:rPr>
        <w:t>V</w:t>
      </w:r>
      <w:r w:rsidRPr="00D828E7">
        <w:t xml:space="preserve"> = </w:t>
      </w:r>
      <w:r w:rsidRPr="00D828E7">
        <w:rPr>
          <w:i/>
        </w:rPr>
        <w:t>stmt</w:t>
      </w:r>
      <w:r w:rsidRPr="00D828E7">
        <w:t>.value.</w:t>
      </w:r>
    </w:p>
    <w:p w14:paraId="0ADCE054" w14:textId="77777777" w:rsidR="004C02EF" w:rsidRPr="00D828E7" w:rsidRDefault="004C02EF" w:rsidP="004C02EF">
      <w:pPr>
        <w:pStyle w:val="Alg3"/>
        <w:numPr>
          <w:ilvl w:val="1"/>
          <w:numId w:val="126"/>
        </w:numPr>
      </w:pPr>
      <w:r w:rsidRPr="00D828E7">
        <w:t xml:space="preserve">If </w:t>
      </w:r>
      <w:r w:rsidRPr="00D828E7">
        <w:rPr>
          <w:i/>
        </w:rPr>
        <w:t>stmt</w:t>
      </w:r>
      <w:r w:rsidRPr="00D828E7">
        <w:t xml:space="preserve">.type is </w:t>
      </w:r>
      <w:r w:rsidRPr="00D828E7">
        <w:rPr>
          <w:rFonts w:ascii="Arial" w:hAnsi="Arial" w:cs="Arial"/>
        </w:rPr>
        <w:t>break</w:t>
      </w:r>
      <w:r w:rsidRPr="00D828E7">
        <w:t xml:space="preserve"> and </w:t>
      </w:r>
      <w:r w:rsidRPr="00D828E7">
        <w:rPr>
          <w:i/>
        </w:rPr>
        <w:t>stmt</w:t>
      </w:r>
      <w:r w:rsidRPr="00D828E7">
        <w:t>.target is in the current label set, 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5696B468" w14:textId="77777777" w:rsidR="004C02EF" w:rsidRPr="00D828E7" w:rsidRDefault="004C02EF" w:rsidP="004C02EF">
      <w:pPr>
        <w:pStyle w:val="Alg3"/>
        <w:numPr>
          <w:ilvl w:val="1"/>
          <w:numId w:val="126"/>
        </w:numPr>
      </w:pPr>
      <w:r w:rsidRPr="00D828E7">
        <w:t xml:space="preserve">If </w:t>
      </w:r>
      <w:r w:rsidRPr="00D828E7">
        <w:rPr>
          <w:i/>
        </w:rPr>
        <w:t>stmt</w:t>
      </w:r>
      <w:r w:rsidRPr="00D828E7">
        <w:t xml:space="preserve">.type is not </w:t>
      </w:r>
      <w:r w:rsidRPr="00D828E7">
        <w:rPr>
          <w:b/>
        </w:rPr>
        <w:t>continue</w:t>
      </w:r>
      <w:r w:rsidRPr="00D828E7">
        <w:t xml:space="preserve"> </w:t>
      </w:r>
      <w:ins w:id="4548" w:author="Allen Wirfs-Brock rev2" w:date="2011-07-25T15:33:00Z">
        <w:r w:rsidR="006B2955" w:rsidRPr="00D828E7">
          <w:t>o</w:t>
        </w:r>
        <w:r w:rsidR="006B2955">
          <w:t>r</w:t>
        </w:r>
      </w:ins>
      <w:del w:id="4549" w:author="Allen Wirfs-Brock rev2" w:date="2011-07-25T15:33:00Z">
        <w:r w:rsidRPr="00D828E7" w:rsidDel="006B2955">
          <w:delText>||</w:delText>
        </w:r>
      </w:del>
      <w:r w:rsidRPr="00D828E7">
        <w:t xml:space="preserve"> </w:t>
      </w:r>
      <w:r w:rsidRPr="00D828E7">
        <w:rPr>
          <w:i/>
        </w:rPr>
        <w:t>stmt</w:t>
      </w:r>
      <w:r w:rsidRPr="00D828E7">
        <w:t>.target is not in the current label set, then</w:t>
      </w:r>
    </w:p>
    <w:p w14:paraId="6E93D4F7" w14:textId="77777777" w:rsidR="004C02EF" w:rsidRPr="00D828E7" w:rsidRDefault="004C02EF" w:rsidP="004C02EF">
      <w:pPr>
        <w:pStyle w:val="Alg3"/>
        <w:numPr>
          <w:ilvl w:val="2"/>
          <w:numId w:val="126"/>
        </w:numPr>
        <w:spacing w:after="220"/>
      </w:pPr>
      <w:r w:rsidRPr="00D828E7">
        <w:t xml:space="preserve">If </w:t>
      </w:r>
      <w:r w:rsidRPr="00D828E7">
        <w:rPr>
          <w:i/>
        </w:rPr>
        <w:t>stmt</w:t>
      </w:r>
      <w:r w:rsidRPr="00D828E7">
        <w:t xml:space="preserve"> is an abrupt completion, return </w:t>
      </w:r>
      <w:r w:rsidRPr="00D828E7">
        <w:rPr>
          <w:i/>
        </w:rPr>
        <w:t>stmt</w:t>
      </w:r>
      <w:r w:rsidRPr="00D828E7">
        <w:t>.</w:t>
      </w:r>
    </w:p>
    <w:p w14:paraId="385E0A1B" w14:textId="77777777" w:rsidR="004C02EF" w:rsidRDefault="004C02EF" w:rsidP="004C02EF">
      <w:pPr>
        <w:jc w:val="left"/>
      </w:pPr>
      <w:r>
        <w:t>The production</w:t>
      </w:r>
      <w:r>
        <w:br/>
        <w:t xml:space="preserve">    </w:t>
      </w:r>
      <w:r w:rsidRPr="00131EFA">
        <w:rPr>
          <w:rFonts w:ascii="Times New Roman" w:hAnsi="Times New Roman"/>
          <w:i/>
        </w:rPr>
        <w:t>IterationStatement</w:t>
      </w:r>
      <w:r>
        <w:t xml:space="preserve"> </w:t>
      </w:r>
      <w:r>
        <w:rPr>
          <w:b/>
        </w:rPr>
        <w:t>:</w:t>
      </w:r>
      <w:r>
        <w:t xml:space="preserve"> </w:t>
      </w:r>
      <w:r>
        <w:rPr>
          <w:rFonts w:ascii="Courier New" w:hAnsi="Courier New"/>
          <w:b/>
        </w:rPr>
        <w:t>for</w:t>
      </w:r>
      <w:r>
        <w:t xml:space="preserve"> </w:t>
      </w:r>
      <w:r>
        <w:rPr>
          <w:rFonts w:ascii="Courier New" w:hAnsi="Courier New"/>
          <w:b/>
        </w:rPr>
        <w:t>(</w:t>
      </w:r>
      <w:r>
        <w:t xml:space="preserve"> </w:t>
      </w:r>
      <w:r>
        <w:rPr>
          <w:rFonts w:ascii="Courier New" w:hAnsi="Courier New"/>
          <w:b/>
        </w:rPr>
        <w:t>var</w:t>
      </w:r>
      <w:r>
        <w:t xml:space="preserve"> </w:t>
      </w:r>
      <w:r w:rsidRPr="00131EFA">
        <w:rPr>
          <w:rFonts w:ascii="Times New Roman" w:hAnsi="Times New Roman"/>
          <w:i/>
        </w:rPr>
        <w:t>VariableDeclarationNoIn</w:t>
      </w:r>
      <w:r>
        <w:t xml:space="preserve"> </w:t>
      </w:r>
      <w:r>
        <w:rPr>
          <w:rFonts w:ascii="Courier New" w:hAnsi="Courier New"/>
          <w:b/>
        </w:rPr>
        <w:t>in</w:t>
      </w:r>
      <w:r>
        <w:t xml:space="preserve"> </w:t>
      </w:r>
      <w:r w:rsidRPr="00131EFA">
        <w:rPr>
          <w:rFonts w:ascii="Times New Roman" w:hAnsi="Times New Roman"/>
          <w:i/>
        </w:rPr>
        <w:t>Expression</w:t>
      </w:r>
      <w:r>
        <w:t xml:space="preserve"> </w:t>
      </w:r>
      <w:r>
        <w:rPr>
          <w:rFonts w:ascii="Courier New" w:hAnsi="Courier New"/>
          <w:b/>
        </w:rPr>
        <w:t>)</w:t>
      </w:r>
      <w:r>
        <w:t xml:space="preserve"> </w:t>
      </w:r>
      <w:r w:rsidRPr="00131EFA">
        <w:rPr>
          <w:rFonts w:ascii="Times New Roman" w:hAnsi="Times New Roman"/>
          <w:i/>
        </w:rPr>
        <w:t>Statement</w:t>
      </w:r>
      <w:r>
        <w:br/>
        <w:t>is evaluated as follows:</w:t>
      </w:r>
    </w:p>
    <w:p w14:paraId="0AB689C0" w14:textId="77777777" w:rsidR="004C02EF" w:rsidRPr="00D828E7" w:rsidRDefault="004C02EF" w:rsidP="004C02EF">
      <w:pPr>
        <w:pStyle w:val="Alg3"/>
        <w:numPr>
          <w:ilvl w:val="0"/>
          <w:numId w:val="127"/>
        </w:numPr>
      </w:pPr>
      <w:r w:rsidRPr="00D828E7">
        <w:t xml:space="preserve">Let </w:t>
      </w:r>
      <w:r w:rsidRPr="00D828E7">
        <w:rPr>
          <w:i/>
        </w:rPr>
        <w:t>varName</w:t>
      </w:r>
      <w:r w:rsidRPr="00D828E7">
        <w:t xml:space="preserve"> be the result of evaluating </w:t>
      </w:r>
      <w:r w:rsidRPr="00D828E7">
        <w:rPr>
          <w:i/>
        </w:rPr>
        <w:t>VariableDeclarationNoIn</w:t>
      </w:r>
      <w:r w:rsidRPr="00D828E7">
        <w:t>.</w:t>
      </w:r>
    </w:p>
    <w:p w14:paraId="17CF395C" w14:textId="77777777" w:rsidR="004C02EF" w:rsidRPr="00D828E7" w:rsidRDefault="004C02EF" w:rsidP="004C02EF">
      <w:pPr>
        <w:pStyle w:val="Alg3"/>
        <w:numPr>
          <w:ilvl w:val="0"/>
          <w:numId w:val="127"/>
        </w:numPr>
      </w:pPr>
      <w:r w:rsidRPr="00D828E7">
        <w:t xml:space="preserve">Let </w:t>
      </w:r>
      <w:r w:rsidRPr="00D828E7">
        <w:rPr>
          <w:i/>
        </w:rPr>
        <w:t>exprRef</w:t>
      </w:r>
      <w:r w:rsidRPr="00D828E7">
        <w:t xml:space="preserve"> be the result of evaluating the </w:t>
      </w:r>
      <w:r w:rsidRPr="00D828E7">
        <w:rPr>
          <w:i/>
        </w:rPr>
        <w:t>Expression</w:t>
      </w:r>
      <w:r w:rsidRPr="00D828E7">
        <w:t>.</w:t>
      </w:r>
    </w:p>
    <w:p w14:paraId="03D83127" w14:textId="77777777" w:rsidR="004C02EF" w:rsidRPr="00D828E7" w:rsidRDefault="004C02EF" w:rsidP="004C02EF">
      <w:pPr>
        <w:pStyle w:val="Alg3"/>
        <w:numPr>
          <w:ilvl w:val="0"/>
          <w:numId w:val="127"/>
        </w:numPr>
      </w:pPr>
      <w:r w:rsidRPr="00D828E7">
        <w:t xml:space="preserve">Let </w:t>
      </w:r>
      <w:r w:rsidRPr="00D828E7">
        <w:rPr>
          <w:i/>
        </w:rPr>
        <w:t>experValue</w:t>
      </w:r>
      <w:r w:rsidRPr="00D828E7">
        <w:t xml:space="preserve"> be GetValue(</w:t>
      </w:r>
      <w:r w:rsidRPr="00D828E7">
        <w:rPr>
          <w:i/>
        </w:rPr>
        <w:t>exprRef</w:t>
      </w:r>
      <w:r w:rsidRPr="00D828E7">
        <w:t>).</w:t>
      </w:r>
    </w:p>
    <w:p w14:paraId="17E25786" w14:textId="77777777" w:rsidR="004C02EF" w:rsidRPr="00D828E7" w:rsidRDefault="004C02EF" w:rsidP="004C02EF">
      <w:pPr>
        <w:pStyle w:val="Alg3"/>
        <w:numPr>
          <w:ilvl w:val="0"/>
          <w:numId w:val="127"/>
        </w:numPr>
      </w:pPr>
      <w:r w:rsidRPr="00D828E7">
        <w:t xml:space="preserve">If </w:t>
      </w:r>
      <w:r w:rsidRPr="00D828E7">
        <w:rPr>
          <w:i/>
        </w:rPr>
        <w:t>experValue</w:t>
      </w:r>
      <w:r w:rsidRPr="00D828E7">
        <w:t xml:space="preserve"> is </w:t>
      </w:r>
      <w:r w:rsidRPr="00D828E7">
        <w:rPr>
          <w:b/>
        </w:rPr>
        <w:t>null</w:t>
      </w:r>
      <w:r w:rsidRPr="00D828E7">
        <w:t xml:space="preserve"> or </w:t>
      </w:r>
      <w:r w:rsidRPr="00D828E7">
        <w:rPr>
          <w:b/>
        </w:rPr>
        <w:t>undefined</w:t>
      </w:r>
      <w:r w:rsidRPr="00D828E7">
        <w:t>, return (</w:t>
      </w:r>
      <w:r w:rsidRPr="00D828E7">
        <w:rPr>
          <w:rFonts w:ascii="Arial" w:hAnsi="Arial" w:cs="Arial"/>
        </w:rPr>
        <w:t>normal</w:t>
      </w:r>
      <w:r w:rsidRPr="00D828E7">
        <w:t xml:space="preserve">, </w:t>
      </w:r>
      <w:r w:rsidRPr="00D828E7">
        <w:rPr>
          <w:rFonts w:ascii="Arial" w:hAnsi="Arial" w:cs="Arial"/>
        </w:rPr>
        <w:t>empty</w:t>
      </w:r>
      <w:r w:rsidRPr="00D828E7">
        <w:t xml:space="preserve">, </w:t>
      </w:r>
      <w:r w:rsidRPr="00D828E7">
        <w:rPr>
          <w:rFonts w:ascii="Arial" w:hAnsi="Arial" w:cs="Arial"/>
        </w:rPr>
        <w:t>empty</w:t>
      </w:r>
      <w:r w:rsidRPr="00D828E7">
        <w:t>).</w:t>
      </w:r>
    </w:p>
    <w:p w14:paraId="6144658D" w14:textId="77777777" w:rsidR="004C02EF" w:rsidRPr="00D828E7" w:rsidRDefault="004C02EF" w:rsidP="004C02EF">
      <w:pPr>
        <w:pStyle w:val="Alg3"/>
        <w:numPr>
          <w:ilvl w:val="0"/>
          <w:numId w:val="127"/>
        </w:numPr>
      </w:pPr>
      <w:r w:rsidRPr="00D828E7">
        <w:t xml:space="preserve">Let </w:t>
      </w:r>
      <w:r w:rsidRPr="00D828E7">
        <w:rPr>
          <w:i/>
        </w:rPr>
        <w:t>obj</w:t>
      </w:r>
      <w:r w:rsidRPr="00D828E7">
        <w:t xml:space="preserve"> be ToObject(</w:t>
      </w:r>
      <w:r w:rsidRPr="00D828E7">
        <w:rPr>
          <w:i/>
        </w:rPr>
        <w:t>experValue</w:t>
      </w:r>
      <w:r w:rsidRPr="00D828E7">
        <w:t>).</w:t>
      </w:r>
    </w:p>
    <w:p w14:paraId="17F8C311" w14:textId="77777777" w:rsidR="004C02EF" w:rsidRPr="00D828E7" w:rsidRDefault="004C02EF" w:rsidP="004C02EF">
      <w:pPr>
        <w:pStyle w:val="Alg3"/>
        <w:numPr>
          <w:ilvl w:val="0"/>
          <w:numId w:val="127"/>
        </w:numPr>
      </w:pPr>
      <w:r w:rsidRPr="00D828E7">
        <w:t xml:space="preserve">Let </w:t>
      </w:r>
      <w:r w:rsidRPr="00D828E7">
        <w:rPr>
          <w:i/>
        </w:rPr>
        <w:t>V</w:t>
      </w:r>
      <w:r w:rsidRPr="00D828E7">
        <w:t xml:space="preserve"> = </w:t>
      </w:r>
      <w:r w:rsidRPr="00D828E7">
        <w:rPr>
          <w:rFonts w:ascii="Arial" w:hAnsi="Arial" w:cs="Arial"/>
        </w:rPr>
        <w:t>empty</w:t>
      </w:r>
      <w:r w:rsidRPr="00D828E7">
        <w:t>.</w:t>
      </w:r>
    </w:p>
    <w:p w14:paraId="3D602BC8" w14:textId="77777777" w:rsidR="004C02EF" w:rsidRPr="00D828E7" w:rsidRDefault="004C02EF" w:rsidP="004C02EF">
      <w:pPr>
        <w:pStyle w:val="Alg3"/>
        <w:keepNext/>
        <w:numPr>
          <w:ilvl w:val="0"/>
          <w:numId w:val="127"/>
        </w:numPr>
      </w:pPr>
      <w:r w:rsidRPr="00D828E7">
        <w:t>Repeat</w:t>
      </w:r>
    </w:p>
    <w:p w14:paraId="2D7C71DF" w14:textId="77777777" w:rsidR="004C02EF" w:rsidRPr="00D828E7" w:rsidRDefault="004C02EF" w:rsidP="004C02EF">
      <w:pPr>
        <w:pStyle w:val="Alg3"/>
        <w:numPr>
          <w:ilvl w:val="1"/>
          <w:numId w:val="127"/>
        </w:numPr>
      </w:pPr>
      <w:r w:rsidRPr="00D828E7">
        <w:t xml:space="preserve">Let </w:t>
      </w:r>
      <w:r w:rsidRPr="00D828E7">
        <w:rPr>
          <w:i/>
        </w:rPr>
        <w:t>P</w:t>
      </w:r>
      <w:r w:rsidRPr="00D828E7">
        <w:t xml:space="preserve"> be the name of the next property of </w:t>
      </w:r>
      <w:r w:rsidRPr="00D828E7">
        <w:rPr>
          <w:i/>
        </w:rPr>
        <w:t>obj</w:t>
      </w:r>
      <w:r w:rsidRPr="00D828E7">
        <w:t xml:space="preserve"> whose [[Enumerable]] attribute is </w:t>
      </w:r>
      <w:r w:rsidRPr="00D828E7">
        <w:rPr>
          <w:b/>
        </w:rPr>
        <w:t>true</w:t>
      </w:r>
      <w:r w:rsidRPr="00D828E7">
        <w:t>. If there is no such property, 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1A29462A" w14:textId="77777777" w:rsidR="004C02EF" w:rsidRPr="00D828E7" w:rsidRDefault="004C02EF" w:rsidP="004C02EF">
      <w:pPr>
        <w:pStyle w:val="Alg3"/>
        <w:numPr>
          <w:ilvl w:val="1"/>
          <w:numId w:val="127"/>
        </w:numPr>
      </w:pPr>
      <w:r w:rsidRPr="00D828E7">
        <w:t xml:space="preserve">Let </w:t>
      </w:r>
      <w:r w:rsidRPr="00D828E7">
        <w:rPr>
          <w:i/>
        </w:rPr>
        <w:t>varRef</w:t>
      </w:r>
      <w:r w:rsidRPr="00D828E7">
        <w:t xml:space="preserve"> be the result of evaluating </w:t>
      </w:r>
      <w:r w:rsidRPr="00D828E7">
        <w:rPr>
          <w:i/>
        </w:rPr>
        <w:t>varName</w:t>
      </w:r>
      <w:r w:rsidRPr="00D828E7">
        <w:t xml:space="preserve"> as if it were an Identifier Reference (11.1.2); it may be evaluated repeatedly.</w:t>
      </w:r>
    </w:p>
    <w:p w14:paraId="3C757E0B" w14:textId="77777777" w:rsidR="004C02EF" w:rsidRPr="00D828E7" w:rsidRDefault="004C02EF" w:rsidP="004C02EF">
      <w:pPr>
        <w:pStyle w:val="Alg3"/>
        <w:numPr>
          <w:ilvl w:val="1"/>
          <w:numId w:val="127"/>
        </w:numPr>
      </w:pPr>
      <w:r w:rsidRPr="00D828E7">
        <w:t>Call PutValue(</w:t>
      </w:r>
      <w:r w:rsidRPr="00D828E7">
        <w:rPr>
          <w:i/>
        </w:rPr>
        <w:t>varRef</w:t>
      </w:r>
      <w:r w:rsidRPr="00D828E7">
        <w:t xml:space="preserve">, </w:t>
      </w:r>
      <w:r w:rsidRPr="00D828E7">
        <w:rPr>
          <w:i/>
        </w:rPr>
        <w:t>P</w:t>
      </w:r>
      <w:r w:rsidRPr="00D828E7">
        <w:t>).</w:t>
      </w:r>
    </w:p>
    <w:p w14:paraId="02713C19" w14:textId="77777777" w:rsidR="004C02EF" w:rsidRPr="00D828E7" w:rsidRDefault="004C02EF" w:rsidP="004C02EF">
      <w:pPr>
        <w:pStyle w:val="Alg3"/>
        <w:numPr>
          <w:ilvl w:val="1"/>
          <w:numId w:val="127"/>
        </w:numPr>
      </w:pPr>
      <w:r w:rsidRPr="00D828E7">
        <w:t xml:space="preserve">Let </w:t>
      </w:r>
      <w:r w:rsidRPr="00D828E7">
        <w:rPr>
          <w:i/>
        </w:rPr>
        <w:t>stmt</w:t>
      </w:r>
      <w:r w:rsidRPr="00D828E7">
        <w:t xml:space="preserve"> be the result of evaluating </w:t>
      </w:r>
      <w:r w:rsidRPr="00D828E7">
        <w:rPr>
          <w:i/>
        </w:rPr>
        <w:t>Statement</w:t>
      </w:r>
      <w:r w:rsidRPr="00D828E7">
        <w:t>.</w:t>
      </w:r>
    </w:p>
    <w:p w14:paraId="4D1B453A" w14:textId="77777777" w:rsidR="004C02EF" w:rsidRPr="00D828E7" w:rsidRDefault="004C02EF" w:rsidP="004C02EF">
      <w:pPr>
        <w:pStyle w:val="Alg3"/>
        <w:numPr>
          <w:ilvl w:val="1"/>
          <w:numId w:val="127"/>
        </w:numPr>
      </w:pPr>
      <w:r w:rsidRPr="00D828E7">
        <w:t xml:space="preserve">If </w:t>
      </w:r>
      <w:r w:rsidRPr="00D828E7">
        <w:rPr>
          <w:i/>
        </w:rPr>
        <w:t>stmt</w:t>
      </w:r>
      <w:r w:rsidRPr="00D828E7">
        <w:t xml:space="preserve">.value is not </w:t>
      </w:r>
      <w:r w:rsidRPr="00D828E7">
        <w:rPr>
          <w:rFonts w:ascii="Arial" w:hAnsi="Arial" w:cs="Arial"/>
        </w:rPr>
        <w:t>empty</w:t>
      </w:r>
      <w:r w:rsidRPr="00D828E7">
        <w:t xml:space="preserve">, let </w:t>
      </w:r>
      <w:r w:rsidRPr="00D828E7">
        <w:rPr>
          <w:i/>
        </w:rPr>
        <w:t>V</w:t>
      </w:r>
      <w:r w:rsidRPr="00D828E7">
        <w:t xml:space="preserve"> = </w:t>
      </w:r>
      <w:r w:rsidRPr="00D828E7">
        <w:rPr>
          <w:i/>
        </w:rPr>
        <w:t>stmt</w:t>
      </w:r>
      <w:r w:rsidRPr="00D828E7">
        <w:t>.value.</w:t>
      </w:r>
    </w:p>
    <w:p w14:paraId="2A3B9A1D" w14:textId="77777777" w:rsidR="004C02EF" w:rsidRPr="00D828E7" w:rsidRDefault="004C02EF" w:rsidP="004C02EF">
      <w:pPr>
        <w:pStyle w:val="Alg3"/>
        <w:numPr>
          <w:ilvl w:val="1"/>
          <w:numId w:val="127"/>
        </w:numPr>
      </w:pPr>
      <w:r w:rsidRPr="00D828E7">
        <w:t xml:space="preserve">If </w:t>
      </w:r>
      <w:r w:rsidRPr="00D828E7">
        <w:rPr>
          <w:i/>
        </w:rPr>
        <w:t>stmt</w:t>
      </w:r>
      <w:r w:rsidRPr="00D828E7">
        <w:t xml:space="preserve">.type is </w:t>
      </w:r>
      <w:r w:rsidRPr="00D828E7">
        <w:rPr>
          <w:rFonts w:ascii="Arial" w:hAnsi="Arial" w:cs="Arial"/>
        </w:rPr>
        <w:t>break</w:t>
      </w:r>
      <w:r w:rsidRPr="00D828E7">
        <w:t xml:space="preserve"> and </w:t>
      </w:r>
      <w:r w:rsidRPr="00D828E7">
        <w:rPr>
          <w:i/>
        </w:rPr>
        <w:t>stmt</w:t>
      </w:r>
      <w:r w:rsidRPr="00D828E7">
        <w:t>.target is in the current label set, 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4B94256C" w14:textId="77777777" w:rsidR="004C02EF" w:rsidRPr="00D828E7" w:rsidRDefault="004C02EF" w:rsidP="004C02EF">
      <w:pPr>
        <w:pStyle w:val="Alg3"/>
        <w:numPr>
          <w:ilvl w:val="1"/>
          <w:numId w:val="127"/>
        </w:numPr>
      </w:pPr>
      <w:r w:rsidRPr="00D828E7">
        <w:t xml:space="preserve">If </w:t>
      </w:r>
      <w:r w:rsidRPr="00D828E7">
        <w:rPr>
          <w:i/>
        </w:rPr>
        <w:t>stmt</w:t>
      </w:r>
      <w:r w:rsidRPr="00D828E7">
        <w:t xml:space="preserve">.type is not </w:t>
      </w:r>
      <w:r w:rsidRPr="00D828E7">
        <w:rPr>
          <w:rFonts w:ascii="Arial" w:hAnsi="Arial" w:cs="Arial"/>
        </w:rPr>
        <w:t>continue</w:t>
      </w:r>
      <w:r w:rsidRPr="00D828E7">
        <w:t xml:space="preserve"> </w:t>
      </w:r>
      <w:ins w:id="4550" w:author="Allen Wirfs-Brock rev2" w:date="2011-07-25T15:33:00Z">
        <w:r w:rsidR="006B2955" w:rsidRPr="00D828E7">
          <w:t>o</w:t>
        </w:r>
        <w:r w:rsidR="006B2955">
          <w:t>r</w:t>
        </w:r>
      </w:ins>
      <w:del w:id="4551" w:author="Allen Wirfs-Brock rev2" w:date="2011-07-25T15:33:00Z">
        <w:r w:rsidRPr="00D828E7" w:rsidDel="006B2955">
          <w:delText>||</w:delText>
        </w:r>
      </w:del>
      <w:r w:rsidRPr="00D828E7">
        <w:t xml:space="preserve"> </w:t>
      </w:r>
      <w:r w:rsidRPr="00D828E7">
        <w:rPr>
          <w:i/>
        </w:rPr>
        <w:t>stmt</w:t>
      </w:r>
      <w:r w:rsidRPr="00D828E7">
        <w:t>.target is not in the current label set, then</w:t>
      </w:r>
    </w:p>
    <w:p w14:paraId="0D6C86BD" w14:textId="77777777" w:rsidR="004C02EF" w:rsidRPr="00D828E7" w:rsidRDefault="004C02EF" w:rsidP="004C02EF">
      <w:pPr>
        <w:pStyle w:val="Alg3"/>
        <w:numPr>
          <w:ilvl w:val="2"/>
          <w:numId w:val="127"/>
        </w:numPr>
        <w:spacing w:after="220"/>
      </w:pPr>
      <w:r w:rsidRPr="00D828E7">
        <w:t xml:space="preserve">If </w:t>
      </w:r>
      <w:r w:rsidRPr="00D828E7">
        <w:rPr>
          <w:i/>
        </w:rPr>
        <w:t>stmt</w:t>
      </w:r>
      <w:r w:rsidRPr="00D828E7">
        <w:t xml:space="preserve"> is an abrupt completion, return </w:t>
      </w:r>
      <w:r w:rsidRPr="00D828E7">
        <w:rPr>
          <w:i/>
        </w:rPr>
        <w:t>stmt</w:t>
      </w:r>
      <w:r w:rsidRPr="00D828E7">
        <w:t>.</w:t>
      </w:r>
    </w:p>
    <w:p w14:paraId="1779C6B9" w14:textId="77777777" w:rsidR="004C02EF" w:rsidRDefault="004C02EF" w:rsidP="004C02EF">
      <w:r>
        <w:t xml:space="preserve">The mechanics and order of enumerating the properties (step 6.a in the first algorithm, step 7.a in the second) is not specified. 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w:t>
      </w:r>
      <w:r w:rsidRPr="00CD5F05">
        <w:t>A property name must not be visited more than once in any enumeration.</w:t>
      </w:r>
    </w:p>
    <w:p w14:paraId="35C95451" w14:textId="77777777" w:rsidR="004C02EF" w:rsidRDefault="004C02EF" w:rsidP="004C02EF">
      <w:r>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w:t>
      </w:r>
      <w:bookmarkStart w:id="4552" w:name="_Toc375031206"/>
      <w:bookmarkStart w:id="4553" w:name="_Toc381513719"/>
      <w:bookmarkStart w:id="4554" w:name="_Toc382212241"/>
      <w:bookmarkStart w:id="4555" w:name="_Toc382212783"/>
      <w:bookmarkStart w:id="4556" w:name="_Toc382291586"/>
      <w:bookmarkStart w:id="4557" w:name="_Ref382717821"/>
      <w:bookmarkStart w:id="4558" w:name="_Toc385672235"/>
      <w:bookmarkStart w:id="4559" w:name="_Toc393690339"/>
      <w:r>
        <w:t xml:space="preserve"> </w:t>
      </w:r>
      <w:r w:rsidRPr="00CD5F05">
        <w:t>The values of [[Enumerable]] attributes are not considered when determining if a property of a prototype object is shadowed by a previous object on the prototype chain.</w:t>
      </w:r>
    </w:p>
    <w:p w14:paraId="07B4683E" w14:textId="77777777" w:rsidR="004C02EF" w:rsidRPr="00223F6E" w:rsidRDefault="004C02EF" w:rsidP="004C02EF">
      <w:pPr>
        <w:pStyle w:val="Note"/>
      </w:pPr>
      <w:r w:rsidRPr="00C14EAC">
        <w:t>NOTE</w:t>
      </w:r>
      <w:r w:rsidRPr="00C14EAC">
        <w:tab/>
        <w:t>See NOTE 11.13.1.</w:t>
      </w:r>
    </w:p>
    <w:p w14:paraId="2F0FCA92" w14:textId="77777777" w:rsidR="004C02EF" w:rsidRDefault="004C02EF" w:rsidP="00B43482">
      <w:pPr>
        <w:pStyle w:val="20"/>
        <w:numPr>
          <w:ilvl w:val="0"/>
          <w:numId w:val="0"/>
        </w:numPr>
      </w:pPr>
      <w:bookmarkStart w:id="4560" w:name="_Ref440445453"/>
      <w:bookmarkStart w:id="4561" w:name="_Toc472818885"/>
      <w:bookmarkStart w:id="4562" w:name="_Toc235503460"/>
      <w:bookmarkStart w:id="4563" w:name="_Toc241509235"/>
      <w:bookmarkStart w:id="4564" w:name="_Toc244416722"/>
      <w:bookmarkStart w:id="4565" w:name="_Toc276631086"/>
      <w:bookmarkStart w:id="4566" w:name="_Toc153968475"/>
      <w:r>
        <w:t>12.7</w:t>
      </w:r>
      <w:r>
        <w:tab/>
        <w:t xml:space="preserve">The </w:t>
      </w:r>
      <w:r>
        <w:rPr>
          <w:rFonts w:ascii="Courier New" w:hAnsi="Courier New"/>
        </w:rPr>
        <w:t>continue</w:t>
      </w:r>
      <w:r>
        <w:t xml:space="preserve"> Statement</w:t>
      </w:r>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p>
    <w:p w14:paraId="0BDB17C9" w14:textId="77777777" w:rsidR="004C02EF" w:rsidRDefault="004C02EF" w:rsidP="004C02EF">
      <w:pPr>
        <w:pStyle w:val="Syntax"/>
      </w:pPr>
      <w:r w:rsidRPr="002912E1">
        <w:t>Syntax</w:t>
      </w:r>
    </w:p>
    <w:p w14:paraId="6F2C3E34" w14:textId="77777777" w:rsidR="004C02EF" w:rsidRPr="00131EFA" w:rsidRDefault="004C02EF" w:rsidP="004C02EF">
      <w:pPr>
        <w:pStyle w:val="SyntaxRule"/>
      </w:pPr>
      <w:r w:rsidRPr="00131EFA">
        <w:t xml:space="preserve">ContinueStatement </w:t>
      </w:r>
      <w:r w:rsidRPr="00D04346">
        <w:rPr>
          <w:rFonts w:ascii="Arial" w:hAnsi="Arial"/>
          <w:b/>
          <w:i w:val="0"/>
        </w:rPr>
        <w:t>:</w:t>
      </w:r>
    </w:p>
    <w:p w14:paraId="0F5B35F9" w14:textId="77777777" w:rsidR="004C02EF" w:rsidRPr="00131EFA" w:rsidRDefault="004C02EF" w:rsidP="004C02EF">
      <w:pPr>
        <w:pStyle w:val="SyntaxDefinition"/>
      </w:pPr>
      <w:r>
        <w:rPr>
          <w:rFonts w:ascii="Courier New" w:hAnsi="Courier New"/>
          <w:b/>
          <w:i w:val="0"/>
        </w:rPr>
        <w:t>continue ;</w:t>
      </w:r>
      <w:r>
        <w:rPr>
          <w:rFonts w:ascii="Courier New" w:hAnsi="Courier New"/>
          <w:b/>
          <w:i w:val="0"/>
        </w:rPr>
        <w:br/>
      </w:r>
      <w:r w:rsidRPr="00C226F6">
        <w:rPr>
          <w:rFonts w:ascii="Courier New" w:hAnsi="Courier New"/>
          <w:b/>
          <w:i w:val="0"/>
        </w:rPr>
        <w:t xml:space="preserve">continue </w:t>
      </w:r>
      <w:r w:rsidRPr="00C226F6">
        <w:rPr>
          <w:rFonts w:ascii="Arial" w:hAnsi="Arial" w:cs="Arial"/>
          <w:i w:val="0"/>
          <w:sz w:val="16"/>
        </w:rPr>
        <w:t xml:space="preserve">[no </w:t>
      </w:r>
      <w:r w:rsidRPr="00C226F6">
        <w:rPr>
          <w:sz w:val="16"/>
        </w:rPr>
        <w:t>LineTerminator</w:t>
      </w:r>
      <w:r w:rsidRPr="00C226F6">
        <w:rPr>
          <w:rFonts w:ascii="Arial" w:hAnsi="Arial" w:cs="Arial"/>
          <w:i w:val="0"/>
          <w:sz w:val="16"/>
        </w:rPr>
        <w:t xml:space="preserve"> here]</w:t>
      </w:r>
      <w:r w:rsidRPr="00131EFA">
        <w:t xml:space="preserve"> Identifier</w:t>
      </w:r>
      <w:r w:rsidRPr="00C226F6">
        <w:rPr>
          <w:rFonts w:ascii="Courier New" w:hAnsi="Courier New"/>
          <w:b/>
          <w:i w:val="0"/>
        </w:rPr>
        <w:t>;</w:t>
      </w:r>
    </w:p>
    <w:p w14:paraId="39324648" w14:textId="77777777" w:rsidR="004C02EF" w:rsidRPr="002912E1" w:rsidRDefault="004C02EF" w:rsidP="004C02EF">
      <w:pPr>
        <w:pStyle w:val="Syntax"/>
      </w:pPr>
      <w:r w:rsidRPr="002912E1">
        <w:t>Semantics</w:t>
      </w:r>
    </w:p>
    <w:p w14:paraId="58BF142B" w14:textId="77777777" w:rsidR="004C02EF" w:rsidRDefault="004C02EF" w:rsidP="004C02EF">
      <w:r>
        <w:t>A program is considered syntactically incorrect if either of the following is true:</w:t>
      </w:r>
      <w:bookmarkStart w:id="4567" w:name="_Toc382212784"/>
    </w:p>
    <w:p w14:paraId="3575918F" w14:textId="77777777" w:rsidR="004C02EF" w:rsidRPr="00D00D4A" w:rsidRDefault="004C02EF" w:rsidP="004C02EF">
      <w:pPr>
        <w:pStyle w:val="Bullet2Notlast"/>
        <w:numPr>
          <w:ilvl w:val="0"/>
          <w:numId w:val="26"/>
        </w:numPr>
        <w:ind w:left="1080"/>
        <w:rPr>
          <w:rFonts w:ascii="Arial" w:hAnsi="Arial"/>
        </w:rPr>
      </w:pPr>
      <w:r w:rsidRPr="00D00D4A">
        <w:rPr>
          <w:rFonts w:ascii="Arial" w:hAnsi="Arial"/>
        </w:rPr>
        <w:t xml:space="preserve">The program contains a </w:t>
      </w:r>
      <w:r>
        <w:rPr>
          <w:rFonts w:ascii="Courier New" w:hAnsi="Courier New"/>
          <w:b/>
        </w:rPr>
        <w:t>continue</w:t>
      </w:r>
      <w:r w:rsidRPr="00D00D4A">
        <w:rPr>
          <w:rFonts w:ascii="Arial" w:hAnsi="Arial"/>
        </w:rPr>
        <w:t xml:space="preserve"> statement without the optional </w:t>
      </w:r>
      <w:r w:rsidRPr="00131EFA">
        <w:rPr>
          <w:i/>
        </w:rPr>
        <w:t>Identifier</w:t>
      </w:r>
      <w:r w:rsidRPr="00D00D4A">
        <w:rPr>
          <w:rFonts w:ascii="Arial" w:hAnsi="Arial"/>
        </w:rPr>
        <w:t xml:space="preserve">, which is not nested, directly or indirectly (but not crossing function boundaries), within an </w:t>
      </w:r>
      <w:r w:rsidRPr="00131EFA">
        <w:rPr>
          <w:i/>
        </w:rPr>
        <w:t>IterationStatement</w:t>
      </w:r>
      <w:r w:rsidRPr="00D00D4A">
        <w:rPr>
          <w:rFonts w:ascii="Arial" w:hAnsi="Arial"/>
        </w:rPr>
        <w:t>.</w:t>
      </w:r>
    </w:p>
    <w:p w14:paraId="7A5DEFEA" w14:textId="77777777" w:rsidR="004C02EF" w:rsidRPr="00D00D4A" w:rsidRDefault="004C02EF" w:rsidP="004C02EF">
      <w:pPr>
        <w:pStyle w:val="Bullet2Last"/>
        <w:numPr>
          <w:ilvl w:val="0"/>
          <w:numId w:val="26"/>
        </w:numPr>
        <w:ind w:left="1080"/>
        <w:rPr>
          <w:rFonts w:ascii="Arial" w:hAnsi="Arial"/>
        </w:rPr>
      </w:pPr>
      <w:r w:rsidRPr="00D00D4A">
        <w:rPr>
          <w:rFonts w:ascii="Arial" w:hAnsi="Arial"/>
        </w:rPr>
        <w:t xml:space="preserve">The program contains a </w:t>
      </w:r>
      <w:r>
        <w:rPr>
          <w:rFonts w:ascii="Courier New" w:hAnsi="Courier New"/>
          <w:b/>
        </w:rPr>
        <w:t>continue</w:t>
      </w:r>
      <w:r w:rsidRPr="00D00D4A">
        <w:rPr>
          <w:rFonts w:ascii="Arial" w:hAnsi="Arial"/>
        </w:rPr>
        <w:t xml:space="preserve"> statement with the optional </w:t>
      </w:r>
      <w:r w:rsidRPr="00131EFA">
        <w:rPr>
          <w:i/>
        </w:rPr>
        <w:t>Identifier</w:t>
      </w:r>
      <w:r w:rsidRPr="00D00D4A">
        <w:rPr>
          <w:rFonts w:ascii="Arial" w:hAnsi="Arial"/>
        </w:rPr>
        <w:t xml:space="preserve">, where </w:t>
      </w:r>
      <w:r w:rsidRPr="00131EFA">
        <w:rPr>
          <w:i/>
        </w:rPr>
        <w:t>Identifier</w:t>
      </w:r>
      <w:r w:rsidRPr="00D00D4A">
        <w:rPr>
          <w:rFonts w:ascii="Arial" w:hAnsi="Arial"/>
        </w:rPr>
        <w:t xml:space="preserve"> does not appear in the label set of an enclosing (but not crossing function boundaries) </w:t>
      </w:r>
      <w:r w:rsidRPr="00131EFA">
        <w:rPr>
          <w:i/>
        </w:rPr>
        <w:t>IterationStatement</w:t>
      </w:r>
      <w:r w:rsidRPr="00D00D4A">
        <w:rPr>
          <w:rFonts w:ascii="Arial" w:hAnsi="Arial"/>
        </w:rPr>
        <w:t>.</w:t>
      </w:r>
    </w:p>
    <w:p w14:paraId="00C9E377" w14:textId="77777777" w:rsidR="004C02EF" w:rsidRDefault="004C02EF" w:rsidP="004C02EF">
      <w:r>
        <w:t xml:space="preserve">A </w:t>
      </w:r>
      <w:r w:rsidRPr="00131EFA">
        <w:rPr>
          <w:rFonts w:ascii="Times New Roman" w:hAnsi="Times New Roman"/>
          <w:i/>
        </w:rPr>
        <w:t>ContinueStatement</w:t>
      </w:r>
      <w:r>
        <w:t xml:space="preserve"> without an </w:t>
      </w:r>
      <w:r w:rsidRPr="00131EFA">
        <w:rPr>
          <w:rFonts w:ascii="Times New Roman" w:hAnsi="Times New Roman"/>
          <w:i/>
        </w:rPr>
        <w:t>Identifier</w:t>
      </w:r>
      <w:r>
        <w:t xml:space="preserve"> is evaluated as follows:</w:t>
      </w:r>
    </w:p>
    <w:p w14:paraId="5C27FEA8" w14:textId="77777777" w:rsidR="004C02EF" w:rsidRPr="00D828E7" w:rsidRDefault="004C02EF" w:rsidP="004C02EF">
      <w:pPr>
        <w:pStyle w:val="Alg2"/>
        <w:numPr>
          <w:ilvl w:val="0"/>
          <w:numId w:val="128"/>
        </w:numPr>
        <w:spacing w:after="220"/>
      </w:pPr>
      <w:r w:rsidRPr="00D828E7">
        <w:t>Return (</w:t>
      </w:r>
      <w:r w:rsidRPr="00D828E7">
        <w:rPr>
          <w:rFonts w:ascii="Arial" w:hAnsi="Arial" w:cs="Arial"/>
        </w:rPr>
        <w:t>continue</w:t>
      </w:r>
      <w:r w:rsidRPr="00D828E7">
        <w:t xml:space="preserve">, </w:t>
      </w:r>
      <w:r w:rsidRPr="00D828E7">
        <w:rPr>
          <w:rFonts w:ascii="Arial" w:hAnsi="Arial" w:cs="Arial"/>
        </w:rPr>
        <w:t>empty</w:t>
      </w:r>
      <w:r w:rsidRPr="00D828E7">
        <w:t xml:space="preserve">, </w:t>
      </w:r>
      <w:r w:rsidRPr="00D828E7">
        <w:rPr>
          <w:rFonts w:ascii="Arial" w:hAnsi="Arial" w:cs="Arial"/>
        </w:rPr>
        <w:t>empty</w:t>
      </w:r>
      <w:r w:rsidRPr="00D828E7">
        <w:t>).</w:t>
      </w:r>
    </w:p>
    <w:p w14:paraId="0561563E" w14:textId="77777777" w:rsidR="004C02EF" w:rsidRPr="00D828E7" w:rsidRDefault="004C02EF" w:rsidP="004C02EF">
      <w:pPr>
        <w:rPr>
          <w:rFonts w:ascii="Times New Roman" w:hAnsi="Times New Roman"/>
        </w:rPr>
      </w:pPr>
      <w:r>
        <w:t xml:space="preserve">A </w:t>
      </w:r>
      <w:r w:rsidRPr="00131EFA">
        <w:rPr>
          <w:rFonts w:ascii="Times New Roman" w:hAnsi="Times New Roman"/>
          <w:i/>
        </w:rPr>
        <w:t>ContinueStatement</w:t>
      </w:r>
      <w:r>
        <w:t xml:space="preserve"> with the optional </w:t>
      </w:r>
      <w:r w:rsidRPr="00131EFA">
        <w:rPr>
          <w:rFonts w:ascii="Times New Roman" w:hAnsi="Times New Roman"/>
          <w:i/>
        </w:rPr>
        <w:t>Identifier</w:t>
      </w:r>
      <w:r>
        <w:t xml:space="preserve"> is evaluated as follows:</w:t>
      </w:r>
    </w:p>
    <w:p w14:paraId="023633FC" w14:textId="77777777" w:rsidR="004C02EF" w:rsidRPr="00D00D4A" w:rsidRDefault="004C02EF" w:rsidP="004C02EF">
      <w:pPr>
        <w:pStyle w:val="Alg2"/>
        <w:numPr>
          <w:ilvl w:val="0"/>
          <w:numId w:val="129"/>
        </w:numPr>
        <w:spacing w:after="220"/>
        <w:rPr>
          <w:rFonts w:ascii="Arial" w:hAnsi="Arial"/>
        </w:rPr>
      </w:pPr>
      <w:r w:rsidRPr="00D828E7">
        <w:t>Return (</w:t>
      </w:r>
      <w:r w:rsidRPr="00D828E7">
        <w:rPr>
          <w:rFonts w:ascii="Arial" w:hAnsi="Arial" w:cs="Arial"/>
        </w:rPr>
        <w:t>continue</w:t>
      </w:r>
      <w:r w:rsidRPr="00D828E7">
        <w:t xml:space="preserve">, </w:t>
      </w:r>
      <w:r w:rsidRPr="00D828E7">
        <w:rPr>
          <w:rFonts w:ascii="Arial" w:hAnsi="Arial"/>
        </w:rPr>
        <w:t>empty</w:t>
      </w:r>
      <w:r w:rsidRPr="00D828E7">
        <w:t>,</w:t>
      </w:r>
      <w:r w:rsidRPr="00D00D4A">
        <w:rPr>
          <w:rFonts w:ascii="Arial" w:hAnsi="Arial"/>
        </w:rPr>
        <w:t xml:space="preserve"> </w:t>
      </w:r>
      <w:r w:rsidRPr="00131EFA">
        <w:rPr>
          <w:i/>
        </w:rPr>
        <w:t>Identifier</w:t>
      </w:r>
      <w:r w:rsidRPr="00D828E7">
        <w:t>).</w:t>
      </w:r>
    </w:p>
    <w:p w14:paraId="74750B82" w14:textId="77777777" w:rsidR="004C02EF" w:rsidRDefault="004C02EF" w:rsidP="00B43482">
      <w:pPr>
        <w:pStyle w:val="20"/>
        <w:numPr>
          <w:ilvl w:val="0"/>
          <w:numId w:val="0"/>
        </w:numPr>
      </w:pPr>
      <w:bookmarkStart w:id="4568" w:name="_Toc375031207"/>
      <w:bookmarkStart w:id="4569" w:name="_Toc381513720"/>
      <w:bookmarkStart w:id="4570" w:name="_Toc382212242"/>
      <w:bookmarkStart w:id="4571" w:name="_Toc382212785"/>
      <w:bookmarkStart w:id="4572" w:name="_Toc382291587"/>
      <w:bookmarkStart w:id="4573" w:name="_Ref382717823"/>
      <w:bookmarkStart w:id="4574" w:name="_Toc385672236"/>
      <w:bookmarkStart w:id="4575" w:name="_Toc393690340"/>
      <w:bookmarkStart w:id="4576" w:name="_Ref440445472"/>
      <w:bookmarkStart w:id="4577" w:name="_Toc472818886"/>
      <w:bookmarkStart w:id="4578" w:name="_Toc235503461"/>
      <w:bookmarkStart w:id="4579" w:name="_Toc241509236"/>
      <w:bookmarkStart w:id="4580" w:name="_Toc244416723"/>
      <w:bookmarkStart w:id="4581" w:name="_Toc276631087"/>
      <w:bookmarkStart w:id="4582" w:name="_Toc153968476"/>
      <w:bookmarkEnd w:id="4567"/>
      <w:r>
        <w:t>12.8</w:t>
      </w:r>
      <w:r>
        <w:tab/>
        <w:t xml:space="preserve">The </w:t>
      </w:r>
      <w:r>
        <w:rPr>
          <w:rFonts w:ascii="Courier New" w:hAnsi="Courier New"/>
        </w:rPr>
        <w:t>break</w:t>
      </w:r>
      <w:r>
        <w:t xml:space="preserve"> Statemen</w:t>
      </w:r>
      <w:bookmarkEnd w:id="4568"/>
      <w:bookmarkEnd w:id="4569"/>
      <w:bookmarkEnd w:id="4570"/>
      <w:bookmarkEnd w:id="4571"/>
      <w:bookmarkEnd w:id="4572"/>
      <w:bookmarkEnd w:id="4573"/>
      <w:bookmarkEnd w:id="4574"/>
      <w:bookmarkEnd w:id="4575"/>
      <w:r>
        <w:t>t</w:t>
      </w:r>
      <w:bookmarkEnd w:id="4576"/>
      <w:bookmarkEnd w:id="4577"/>
      <w:bookmarkEnd w:id="4578"/>
      <w:bookmarkEnd w:id="4579"/>
      <w:bookmarkEnd w:id="4580"/>
      <w:bookmarkEnd w:id="4581"/>
      <w:bookmarkEnd w:id="4582"/>
    </w:p>
    <w:p w14:paraId="49476693" w14:textId="77777777" w:rsidR="004C02EF" w:rsidRDefault="004C02EF" w:rsidP="004C02EF">
      <w:pPr>
        <w:pStyle w:val="Syntax"/>
      </w:pPr>
      <w:r w:rsidRPr="002912E1">
        <w:t>Syntax</w:t>
      </w:r>
    </w:p>
    <w:p w14:paraId="5336F8FB" w14:textId="77777777" w:rsidR="004C02EF" w:rsidRPr="00131EFA" w:rsidRDefault="004C02EF" w:rsidP="004C02EF">
      <w:pPr>
        <w:pStyle w:val="SyntaxRule"/>
      </w:pPr>
      <w:r w:rsidRPr="00131EFA">
        <w:t xml:space="preserve">BreakStatement </w:t>
      </w:r>
      <w:r w:rsidRPr="00D04346">
        <w:rPr>
          <w:rFonts w:ascii="Arial" w:hAnsi="Arial"/>
          <w:b/>
          <w:i w:val="0"/>
        </w:rPr>
        <w:t>:</w:t>
      </w:r>
    </w:p>
    <w:p w14:paraId="7EFA9E61" w14:textId="77777777" w:rsidR="004C02EF" w:rsidRPr="00131EFA" w:rsidRDefault="004C02EF" w:rsidP="004C02EF">
      <w:pPr>
        <w:pStyle w:val="SyntaxDefinition"/>
      </w:pPr>
      <w:r>
        <w:rPr>
          <w:rFonts w:ascii="Courier New" w:hAnsi="Courier New"/>
          <w:b/>
          <w:i w:val="0"/>
        </w:rPr>
        <w:t>break ;</w:t>
      </w:r>
      <w:r>
        <w:rPr>
          <w:rFonts w:ascii="Courier New" w:hAnsi="Courier New"/>
          <w:b/>
          <w:i w:val="0"/>
        </w:rPr>
        <w:br/>
      </w:r>
      <w:r w:rsidRPr="00C226F6">
        <w:rPr>
          <w:rFonts w:ascii="Courier New" w:hAnsi="Courier New"/>
          <w:b/>
          <w:i w:val="0"/>
        </w:rPr>
        <w:t>break</w:t>
      </w:r>
      <w:r w:rsidRPr="00131EFA">
        <w:rPr>
          <w:b/>
        </w:rPr>
        <w:t xml:space="preserve"> </w:t>
      </w:r>
      <w:r w:rsidRPr="00C226F6">
        <w:rPr>
          <w:rFonts w:ascii="Arial" w:hAnsi="Arial" w:cs="Arial"/>
          <w:i w:val="0"/>
          <w:sz w:val="16"/>
        </w:rPr>
        <w:t xml:space="preserve">[no </w:t>
      </w:r>
      <w:r w:rsidRPr="00C226F6">
        <w:rPr>
          <w:sz w:val="16"/>
        </w:rPr>
        <w:t>LineTerminator</w:t>
      </w:r>
      <w:r w:rsidRPr="00C226F6">
        <w:rPr>
          <w:rFonts w:ascii="Arial" w:hAnsi="Arial" w:cs="Arial"/>
          <w:i w:val="0"/>
          <w:sz w:val="16"/>
        </w:rPr>
        <w:t xml:space="preserve"> here]</w:t>
      </w:r>
      <w:r>
        <w:rPr>
          <w:rFonts w:ascii="Arial" w:hAnsi="Arial" w:cs="Arial"/>
          <w:i w:val="0"/>
          <w:sz w:val="16"/>
        </w:rPr>
        <w:t xml:space="preserve"> </w:t>
      </w:r>
      <w:r w:rsidRPr="00131EFA">
        <w:t xml:space="preserve">Identifier </w:t>
      </w:r>
      <w:r w:rsidRPr="00C226F6">
        <w:rPr>
          <w:rFonts w:ascii="Courier New" w:hAnsi="Courier New"/>
          <w:b/>
          <w:i w:val="0"/>
        </w:rPr>
        <w:t>;</w:t>
      </w:r>
    </w:p>
    <w:p w14:paraId="6F9AF056" w14:textId="77777777" w:rsidR="004C02EF" w:rsidRPr="002912E1" w:rsidRDefault="004C02EF" w:rsidP="004C02EF">
      <w:pPr>
        <w:pStyle w:val="Syntax"/>
      </w:pPr>
      <w:r w:rsidRPr="002912E1">
        <w:t>Semantics</w:t>
      </w:r>
    </w:p>
    <w:p w14:paraId="2603123F" w14:textId="77777777" w:rsidR="004C02EF" w:rsidRDefault="004C02EF" w:rsidP="004C02EF">
      <w:r>
        <w:t>A program is considered syntactically incorrect if either of the following is true:</w:t>
      </w:r>
      <w:bookmarkStart w:id="4583" w:name="_Toc382212786"/>
    </w:p>
    <w:p w14:paraId="5EDFD03A" w14:textId="77777777" w:rsidR="004C02EF" w:rsidRPr="00D00D4A" w:rsidRDefault="004C02EF" w:rsidP="004C02EF">
      <w:pPr>
        <w:pStyle w:val="Bullet2Notlast"/>
        <w:numPr>
          <w:ilvl w:val="0"/>
          <w:numId w:val="26"/>
        </w:numPr>
        <w:ind w:left="1080"/>
        <w:rPr>
          <w:rFonts w:ascii="Arial" w:hAnsi="Arial"/>
        </w:rPr>
      </w:pPr>
      <w:r w:rsidRPr="00D00D4A">
        <w:rPr>
          <w:rFonts w:ascii="Arial" w:hAnsi="Arial"/>
        </w:rPr>
        <w:t xml:space="preserve">The program contains a </w:t>
      </w:r>
      <w:r>
        <w:rPr>
          <w:rFonts w:ascii="Courier New" w:hAnsi="Courier New"/>
          <w:b/>
        </w:rPr>
        <w:t>break</w:t>
      </w:r>
      <w:r w:rsidRPr="00D00D4A">
        <w:rPr>
          <w:rFonts w:ascii="Arial" w:hAnsi="Arial"/>
        </w:rPr>
        <w:t xml:space="preserve"> statement without the optional </w:t>
      </w:r>
      <w:r w:rsidRPr="00131EFA">
        <w:rPr>
          <w:i/>
        </w:rPr>
        <w:t>Identifier</w:t>
      </w:r>
      <w:r w:rsidRPr="00D00D4A">
        <w:rPr>
          <w:rFonts w:ascii="Arial" w:hAnsi="Arial"/>
        </w:rPr>
        <w:t xml:space="preserve">, which is not nested, directly or indirectly (but not crossing function boundaries), within an </w:t>
      </w:r>
      <w:r w:rsidRPr="00131EFA">
        <w:rPr>
          <w:i/>
        </w:rPr>
        <w:t>IterationStatement</w:t>
      </w:r>
      <w:r w:rsidRPr="00D00D4A">
        <w:rPr>
          <w:rFonts w:ascii="Arial" w:hAnsi="Arial"/>
        </w:rPr>
        <w:t xml:space="preserve"> or a </w:t>
      </w:r>
      <w:r w:rsidRPr="00131EFA">
        <w:rPr>
          <w:i/>
        </w:rPr>
        <w:t>SwitchStatement</w:t>
      </w:r>
      <w:r w:rsidRPr="00D00D4A">
        <w:rPr>
          <w:rFonts w:ascii="Arial" w:hAnsi="Arial"/>
        </w:rPr>
        <w:t>.</w:t>
      </w:r>
    </w:p>
    <w:p w14:paraId="4B443D00" w14:textId="77777777" w:rsidR="004C02EF" w:rsidRPr="00D00D4A" w:rsidRDefault="004C02EF" w:rsidP="004C02EF">
      <w:pPr>
        <w:pStyle w:val="Bullet2Last"/>
        <w:numPr>
          <w:ilvl w:val="0"/>
          <w:numId w:val="26"/>
        </w:numPr>
        <w:ind w:left="1080"/>
        <w:rPr>
          <w:rFonts w:ascii="Arial" w:hAnsi="Arial"/>
        </w:rPr>
      </w:pPr>
      <w:r w:rsidRPr="00D00D4A">
        <w:rPr>
          <w:rFonts w:ascii="Arial" w:hAnsi="Arial"/>
        </w:rPr>
        <w:t xml:space="preserve">The program contains a </w:t>
      </w:r>
      <w:r>
        <w:rPr>
          <w:rFonts w:ascii="Courier New" w:hAnsi="Courier New"/>
          <w:b/>
        </w:rPr>
        <w:t>break</w:t>
      </w:r>
      <w:r w:rsidRPr="00D00D4A">
        <w:rPr>
          <w:rFonts w:ascii="Arial" w:hAnsi="Arial"/>
        </w:rPr>
        <w:t xml:space="preserve"> statement with the optional </w:t>
      </w:r>
      <w:r w:rsidRPr="00131EFA">
        <w:rPr>
          <w:i/>
        </w:rPr>
        <w:t>Identifier</w:t>
      </w:r>
      <w:r w:rsidRPr="00D00D4A">
        <w:rPr>
          <w:rFonts w:ascii="Arial" w:hAnsi="Arial"/>
        </w:rPr>
        <w:t xml:space="preserve">, where </w:t>
      </w:r>
      <w:r w:rsidRPr="00131EFA">
        <w:rPr>
          <w:i/>
        </w:rPr>
        <w:t>Identifier</w:t>
      </w:r>
      <w:r w:rsidRPr="00D00D4A">
        <w:rPr>
          <w:rFonts w:ascii="Arial" w:hAnsi="Arial"/>
        </w:rPr>
        <w:t xml:space="preserve"> does not appear in the label set of an enclosing (but not crossing function boundaries) </w:t>
      </w:r>
      <w:r w:rsidRPr="00131EFA">
        <w:rPr>
          <w:i/>
        </w:rPr>
        <w:t>Statement</w:t>
      </w:r>
      <w:r w:rsidRPr="00D00D4A">
        <w:rPr>
          <w:rFonts w:ascii="Arial" w:hAnsi="Arial"/>
        </w:rPr>
        <w:t>.</w:t>
      </w:r>
    </w:p>
    <w:p w14:paraId="13E5137A" w14:textId="77777777" w:rsidR="004C02EF" w:rsidRDefault="004C02EF" w:rsidP="004C02EF">
      <w:r>
        <w:t xml:space="preserve">A </w:t>
      </w:r>
      <w:r w:rsidRPr="00131EFA">
        <w:rPr>
          <w:rFonts w:ascii="Times New Roman" w:hAnsi="Times New Roman"/>
          <w:i/>
        </w:rPr>
        <w:t>BreakStatement</w:t>
      </w:r>
      <w:r>
        <w:t xml:space="preserve"> without an </w:t>
      </w:r>
      <w:r w:rsidRPr="00131EFA">
        <w:rPr>
          <w:rFonts w:ascii="Times New Roman" w:hAnsi="Times New Roman"/>
          <w:i/>
        </w:rPr>
        <w:t>Identifier</w:t>
      </w:r>
      <w:r>
        <w:t xml:space="preserve"> is evaluated as follows:</w:t>
      </w:r>
    </w:p>
    <w:p w14:paraId="5628E711" w14:textId="77777777" w:rsidR="004C02EF" w:rsidRPr="00D828E7" w:rsidRDefault="004C02EF" w:rsidP="004C02EF">
      <w:pPr>
        <w:pStyle w:val="Alg2"/>
        <w:numPr>
          <w:ilvl w:val="0"/>
          <w:numId w:val="130"/>
        </w:numPr>
        <w:spacing w:after="220"/>
      </w:pPr>
      <w:r w:rsidRPr="00D828E7">
        <w:t>Return (</w:t>
      </w:r>
      <w:r w:rsidRPr="00D828E7">
        <w:rPr>
          <w:rFonts w:ascii="Arial" w:hAnsi="Arial" w:cs="Arial"/>
        </w:rPr>
        <w:t>break</w:t>
      </w:r>
      <w:r w:rsidRPr="00D828E7">
        <w:t xml:space="preserve">, </w:t>
      </w:r>
      <w:r w:rsidRPr="00D828E7">
        <w:rPr>
          <w:rFonts w:ascii="Arial" w:hAnsi="Arial" w:cs="Arial"/>
        </w:rPr>
        <w:t>empty</w:t>
      </w:r>
      <w:r w:rsidRPr="00D828E7">
        <w:t xml:space="preserve">, </w:t>
      </w:r>
      <w:r w:rsidRPr="008F6B36">
        <w:rPr>
          <w:rFonts w:ascii="Arial" w:hAnsi="Arial" w:cs="Arial"/>
        </w:rPr>
        <w:t>empty</w:t>
      </w:r>
      <w:r w:rsidRPr="00D828E7">
        <w:t>).</w:t>
      </w:r>
    </w:p>
    <w:p w14:paraId="7A355668" w14:textId="77777777" w:rsidR="004C02EF" w:rsidRDefault="004C02EF" w:rsidP="004C02EF">
      <w:r>
        <w:t xml:space="preserve">A </w:t>
      </w:r>
      <w:r w:rsidRPr="00131EFA">
        <w:rPr>
          <w:rFonts w:ascii="Times New Roman" w:hAnsi="Times New Roman"/>
          <w:i/>
        </w:rPr>
        <w:t>BreakStatement</w:t>
      </w:r>
      <w:r>
        <w:t xml:space="preserve"> with an </w:t>
      </w:r>
      <w:r w:rsidRPr="00131EFA">
        <w:rPr>
          <w:rFonts w:ascii="Times New Roman" w:hAnsi="Times New Roman"/>
          <w:i/>
        </w:rPr>
        <w:t>Identifier</w:t>
      </w:r>
      <w:r>
        <w:t xml:space="preserve"> is evaluated as follows:</w:t>
      </w:r>
    </w:p>
    <w:p w14:paraId="6B40CED0" w14:textId="77777777" w:rsidR="004C02EF" w:rsidRPr="00D828E7" w:rsidRDefault="004C02EF" w:rsidP="004C02EF">
      <w:pPr>
        <w:pStyle w:val="Alg2"/>
        <w:numPr>
          <w:ilvl w:val="0"/>
          <w:numId w:val="131"/>
        </w:numPr>
        <w:spacing w:after="220"/>
      </w:pPr>
      <w:r w:rsidRPr="00D828E7">
        <w:t>Return (</w:t>
      </w:r>
      <w:r w:rsidRPr="008F6B36">
        <w:rPr>
          <w:rFonts w:ascii="Arial" w:hAnsi="Arial" w:cs="Arial"/>
        </w:rPr>
        <w:t>break</w:t>
      </w:r>
      <w:r w:rsidRPr="00D828E7">
        <w:t xml:space="preserve">, </w:t>
      </w:r>
      <w:r w:rsidRPr="008F6B36">
        <w:rPr>
          <w:rFonts w:ascii="Arial" w:hAnsi="Arial" w:cs="Arial"/>
        </w:rPr>
        <w:t>empty</w:t>
      </w:r>
      <w:r w:rsidRPr="00D828E7">
        <w:t>,</w:t>
      </w:r>
      <w:r w:rsidRPr="00131EFA">
        <w:rPr>
          <w:i/>
        </w:rPr>
        <w:t xml:space="preserve"> Identifier</w:t>
      </w:r>
      <w:r w:rsidRPr="00D828E7">
        <w:t>).</w:t>
      </w:r>
    </w:p>
    <w:p w14:paraId="304AE54B" w14:textId="77777777" w:rsidR="004C02EF" w:rsidRDefault="004C02EF" w:rsidP="00B43482">
      <w:pPr>
        <w:pStyle w:val="20"/>
        <w:numPr>
          <w:ilvl w:val="0"/>
          <w:numId w:val="0"/>
        </w:numPr>
      </w:pPr>
      <w:bookmarkStart w:id="4584" w:name="_Toc417706227"/>
      <w:bookmarkStart w:id="4585" w:name="_Ref449966595"/>
      <w:bookmarkStart w:id="4586" w:name="_Ref457437662"/>
      <w:bookmarkStart w:id="4587" w:name="_Ref457705349"/>
      <w:bookmarkStart w:id="4588" w:name="_Ref457792665"/>
      <w:bookmarkStart w:id="4589" w:name="_Toc472818887"/>
      <w:bookmarkStart w:id="4590" w:name="_Toc235503462"/>
      <w:bookmarkStart w:id="4591" w:name="_Toc241509237"/>
      <w:bookmarkStart w:id="4592" w:name="_Toc244416724"/>
      <w:bookmarkStart w:id="4593" w:name="_Toc276631088"/>
      <w:bookmarkStart w:id="4594" w:name="_Toc153968477"/>
      <w:bookmarkEnd w:id="4583"/>
      <w:r>
        <w:t>12.9</w:t>
      </w:r>
      <w:r>
        <w:tab/>
        <w:t xml:space="preserve">The </w:t>
      </w:r>
      <w:r>
        <w:rPr>
          <w:rFonts w:ascii="Courier New" w:hAnsi="Courier New"/>
        </w:rPr>
        <w:t>return</w:t>
      </w:r>
      <w:r>
        <w:t xml:space="preserve"> Statement</w:t>
      </w:r>
      <w:bookmarkEnd w:id="4584"/>
      <w:bookmarkEnd w:id="4585"/>
      <w:bookmarkEnd w:id="4586"/>
      <w:bookmarkEnd w:id="4587"/>
      <w:bookmarkEnd w:id="4588"/>
      <w:bookmarkEnd w:id="4589"/>
      <w:bookmarkEnd w:id="4590"/>
      <w:bookmarkEnd w:id="4591"/>
      <w:bookmarkEnd w:id="4592"/>
      <w:bookmarkEnd w:id="4593"/>
      <w:bookmarkEnd w:id="4594"/>
    </w:p>
    <w:p w14:paraId="444B3F18" w14:textId="77777777" w:rsidR="004C02EF" w:rsidRDefault="004C02EF" w:rsidP="004C02EF">
      <w:pPr>
        <w:pStyle w:val="Syntax"/>
      </w:pPr>
      <w:r w:rsidRPr="002912E1">
        <w:t>Syntax</w:t>
      </w:r>
    </w:p>
    <w:p w14:paraId="15C05530" w14:textId="77777777" w:rsidR="004C02EF" w:rsidRPr="00EF5EC8" w:rsidRDefault="004C02EF" w:rsidP="004C02EF">
      <w:pPr>
        <w:pStyle w:val="SyntaxRule"/>
      </w:pPr>
      <w:r w:rsidRPr="00131EFA">
        <w:t xml:space="preserve">ReturnStatement </w:t>
      </w:r>
      <w:r w:rsidRPr="00D04346">
        <w:rPr>
          <w:rFonts w:ascii="Arial" w:hAnsi="Arial"/>
          <w:b/>
          <w:i w:val="0"/>
        </w:rPr>
        <w:t>:</w:t>
      </w:r>
    </w:p>
    <w:p w14:paraId="0E90C145" w14:textId="77777777" w:rsidR="004C02EF" w:rsidRPr="00EF5EC8" w:rsidRDefault="004C02EF" w:rsidP="004C02EF">
      <w:pPr>
        <w:pStyle w:val="SyntaxDefinition"/>
      </w:pPr>
      <w:r>
        <w:rPr>
          <w:rFonts w:ascii="Courier New" w:hAnsi="Courier New"/>
          <w:b/>
          <w:i w:val="0"/>
        </w:rPr>
        <w:t>return ;</w:t>
      </w:r>
      <w:r>
        <w:rPr>
          <w:rFonts w:ascii="Courier New" w:hAnsi="Courier New"/>
          <w:b/>
          <w:i w:val="0"/>
        </w:rPr>
        <w:br/>
        <w:t>r</w:t>
      </w:r>
      <w:r w:rsidRPr="00C226F6">
        <w:rPr>
          <w:rFonts w:ascii="Courier New" w:hAnsi="Courier New"/>
          <w:b/>
          <w:i w:val="0"/>
        </w:rPr>
        <w:t>eturn</w:t>
      </w:r>
      <w:r>
        <w:rPr>
          <w:rFonts w:ascii="Courier New" w:hAnsi="Courier New"/>
          <w:b/>
          <w:i w:val="0"/>
        </w:rPr>
        <w:t xml:space="preserve"> </w:t>
      </w:r>
      <w:r w:rsidRPr="00C226F6">
        <w:rPr>
          <w:rFonts w:ascii="Arial" w:hAnsi="Arial" w:cs="Arial"/>
          <w:i w:val="0"/>
          <w:sz w:val="16"/>
        </w:rPr>
        <w:t xml:space="preserve">[no </w:t>
      </w:r>
      <w:r w:rsidRPr="00C226F6">
        <w:rPr>
          <w:sz w:val="16"/>
        </w:rPr>
        <w:t>LineTerminator</w:t>
      </w:r>
      <w:r w:rsidRPr="00C226F6">
        <w:rPr>
          <w:rFonts w:ascii="Arial" w:hAnsi="Arial" w:cs="Arial"/>
          <w:i w:val="0"/>
          <w:sz w:val="16"/>
        </w:rPr>
        <w:t xml:space="preserve"> here]</w:t>
      </w:r>
      <w:r w:rsidRPr="00EF5EC8">
        <w:rPr>
          <w:b/>
        </w:rPr>
        <w:t xml:space="preserve"> </w:t>
      </w:r>
      <w:r w:rsidRPr="00EF5EC8">
        <w:t xml:space="preserve">Expression </w:t>
      </w:r>
      <w:r w:rsidRPr="00C226F6">
        <w:rPr>
          <w:rFonts w:ascii="Courier New" w:hAnsi="Courier New"/>
          <w:b/>
          <w:i w:val="0"/>
        </w:rPr>
        <w:t>;</w:t>
      </w:r>
    </w:p>
    <w:p w14:paraId="62533BB2" w14:textId="77777777" w:rsidR="004C02EF" w:rsidRPr="002912E1" w:rsidRDefault="004C02EF" w:rsidP="004C02EF">
      <w:pPr>
        <w:pStyle w:val="Syntax"/>
      </w:pPr>
      <w:r w:rsidRPr="002912E1">
        <w:t>Semantics</w:t>
      </w:r>
    </w:p>
    <w:p w14:paraId="2E260E61" w14:textId="77777777" w:rsidR="004C02EF" w:rsidRDefault="004C02EF" w:rsidP="004C02EF">
      <w:r>
        <w:t xml:space="preserve">An ECMAScript program is considered syntactically incorrect if it contains a </w:t>
      </w:r>
      <w:r>
        <w:rPr>
          <w:rFonts w:ascii="Courier New" w:hAnsi="Courier New"/>
          <w:b/>
        </w:rPr>
        <w:t>return</w:t>
      </w:r>
      <w:r>
        <w:t xml:space="preserve"> statement that is not within a </w:t>
      </w:r>
      <w:r w:rsidRPr="00EF5EC8">
        <w:rPr>
          <w:rFonts w:ascii="Times New Roman" w:hAnsi="Times New Roman"/>
          <w:i/>
        </w:rPr>
        <w:t>FunctionBody</w:t>
      </w:r>
      <w:r>
        <w:t xml:space="preserve">. A </w:t>
      </w:r>
      <w:r>
        <w:rPr>
          <w:rFonts w:ascii="Courier New" w:hAnsi="Courier New"/>
          <w:b/>
        </w:rPr>
        <w:t>return</w:t>
      </w:r>
      <w:r>
        <w:t xml:space="preserve"> statement causes a function to cease execution and return a value to the caller. If </w:t>
      </w:r>
      <w:r w:rsidRPr="00EF5EC8">
        <w:rPr>
          <w:rFonts w:ascii="Times New Roman" w:hAnsi="Times New Roman"/>
          <w:i/>
        </w:rPr>
        <w:t>Expression</w:t>
      </w:r>
      <w:r>
        <w:t xml:space="preserve"> is omitted, the return value is </w:t>
      </w:r>
      <w:r>
        <w:rPr>
          <w:b/>
        </w:rPr>
        <w:t>undefined</w:t>
      </w:r>
      <w:r>
        <w:t xml:space="preserve">. Otherwise, the return value is the value of </w:t>
      </w:r>
      <w:r w:rsidRPr="00EF5EC8">
        <w:rPr>
          <w:rFonts w:ascii="Times New Roman" w:hAnsi="Times New Roman"/>
          <w:i/>
        </w:rPr>
        <w:t>Expression</w:t>
      </w:r>
      <w:r>
        <w:t>.</w:t>
      </w:r>
    </w:p>
    <w:p w14:paraId="05027C9A" w14:textId="77777777" w:rsidR="004C02EF" w:rsidRDefault="004C02EF" w:rsidP="004C02EF">
      <w:r>
        <w:t xml:space="preserve">A </w:t>
      </w:r>
      <w:r w:rsidRPr="00EF5EC8">
        <w:rPr>
          <w:rFonts w:ascii="Times New Roman" w:hAnsi="Times New Roman"/>
          <w:i/>
        </w:rPr>
        <w:t>ReturnStatement</w:t>
      </w:r>
      <w:r>
        <w:t xml:space="preserve"> is evaluated as follows:</w:t>
      </w:r>
    </w:p>
    <w:p w14:paraId="4B72DFDC" w14:textId="77777777" w:rsidR="004C02EF" w:rsidRPr="008F6B36" w:rsidRDefault="004C02EF" w:rsidP="004C02EF">
      <w:pPr>
        <w:pStyle w:val="Alg2"/>
        <w:numPr>
          <w:ilvl w:val="0"/>
          <w:numId w:val="132"/>
        </w:numPr>
      </w:pPr>
      <w:r w:rsidRPr="008F6B36">
        <w:t xml:space="preserve">If the </w:t>
      </w:r>
      <w:r w:rsidRPr="00EF5EC8">
        <w:rPr>
          <w:i/>
        </w:rPr>
        <w:t>Expression</w:t>
      </w:r>
      <w:r w:rsidRPr="008F6B36">
        <w:t xml:space="preserve"> is not present, return (</w:t>
      </w:r>
      <w:r w:rsidRPr="008F6B36">
        <w:rPr>
          <w:rFonts w:ascii="Arial" w:hAnsi="Arial" w:cs="Arial"/>
        </w:rPr>
        <w:t>return</w:t>
      </w:r>
      <w:r w:rsidRPr="008F6B36">
        <w:t xml:space="preserve">, </w:t>
      </w:r>
      <w:r w:rsidRPr="008F6B36">
        <w:rPr>
          <w:rFonts w:ascii="Arial" w:hAnsi="Arial" w:cs="Arial"/>
        </w:rPr>
        <w:t>undefined</w:t>
      </w:r>
      <w:r w:rsidRPr="008F6B36">
        <w:t xml:space="preserve">, </w:t>
      </w:r>
      <w:r w:rsidRPr="008F6B36">
        <w:rPr>
          <w:rFonts w:ascii="Arial" w:hAnsi="Arial" w:cs="Arial"/>
        </w:rPr>
        <w:t>empty</w:t>
      </w:r>
      <w:r w:rsidRPr="008F6B36">
        <w:t>).</w:t>
      </w:r>
    </w:p>
    <w:p w14:paraId="1102D271" w14:textId="77777777" w:rsidR="004C02EF" w:rsidRPr="008F6B36" w:rsidRDefault="004C02EF" w:rsidP="004C02EF">
      <w:pPr>
        <w:pStyle w:val="Alg2"/>
        <w:numPr>
          <w:ilvl w:val="0"/>
          <w:numId w:val="132"/>
        </w:numPr>
      </w:pPr>
      <w:r w:rsidRPr="008F6B36">
        <w:t xml:space="preserve">Let </w:t>
      </w:r>
      <w:r w:rsidRPr="008F6B36">
        <w:rPr>
          <w:i/>
        </w:rPr>
        <w:t>exprRef</w:t>
      </w:r>
      <w:r w:rsidRPr="008F6B36">
        <w:t xml:space="preserve"> be the result of evaluating </w:t>
      </w:r>
      <w:r w:rsidRPr="00EF5EC8">
        <w:rPr>
          <w:i/>
        </w:rPr>
        <w:t>Expression</w:t>
      </w:r>
      <w:r w:rsidRPr="008F6B36">
        <w:t>.</w:t>
      </w:r>
    </w:p>
    <w:p w14:paraId="344FF286" w14:textId="77777777" w:rsidR="004C02EF" w:rsidRPr="008F6B36" w:rsidRDefault="004C02EF" w:rsidP="004C02EF">
      <w:pPr>
        <w:pStyle w:val="Alg2"/>
        <w:numPr>
          <w:ilvl w:val="0"/>
          <w:numId w:val="132"/>
        </w:numPr>
        <w:spacing w:after="220"/>
      </w:pPr>
      <w:r w:rsidRPr="008F6B36">
        <w:t>Return (</w:t>
      </w:r>
      <w:r w:rsidRPr="008F6B36">
        <w:rPr>
          <w:rFonts w:ascii="Arial" w:hAnsi="Arial" w:cs="Arial"/>
        </w:rPr>
        <w:t>return</w:t>
      </w:r>
      <w:r w:rsidRPr="008F6B36">
        <w:t>, GetValue(</w:t>
      </w:r>
      <w:r w:rsidRPr="008F6B36">
        <w:rPr>
          <w:i/>
        </w:rPr>
        <w:t>exprRef</w:t>
      </w:r>
      <w:r w:rsidRPr="008F6B36">
        <w:t xml:space="preserve">), </w:t>
      </w:r>
      <w:r w:rsidRPr="008F6B36">
        <w:rPr>
          <w:rFonts w:ascii="Arial" w:hAnsi="Arial" w:cs="Arial"/>
        </w:rPr>
        <w:t>empty</w:t>
      </w:r>
      <w:r w:rsidRPr="008F6B36">
        <w:t>).</w:t>
      </w:r>
    </w:p>
    <w:p w14:paraId="7A17BE5E" w14:textId="77777777" w:rsidR="004C02EF" w:rsidRDefault="004C02EF" w:rsidP="00B43482">
      <w:pPr>
        <w:pStyle w:val="20"/>
        <w:numPr>
          <w:ilvl w:val="0"/>
          <w:numId w:val="0"/>
        </w:numPr>
      </w:pPr>
      <w:bookmarkStart w:id="4595" w:name="_Toc417706228"/>
      <w:bookmarkStart w:id="4596" w:name="_Ref440445541"/>
      <w:bookmarkStart w:id="4597" w:name="_Ref457437663"/>
      <w:bookmarkStart w:id="4598" w:name="_Ref457707585"/>
      <w:bookmarkStart w:id="4599" w:name="_Ref457792686"/>
      <w:bookmarkStart w:id="4600" w:name="_Ref458333739"/>
      <w:bookmarkStart w:id="4601" w:name="_Ref458336610"/>
      <w:bookmarkStart w:id="4602" w:name="_Toc472818888"/>
      <w:bookmarkStart w:id="4603" w:name="_Toc235503463"/>
      <w:bookmarkStart w:id="4604" w:name="_Toc241509238"/>
      <w:bookmarkStart w:id="4605" w:name="_Toc244416725"/>
      <w:bookmarkStart w:id="4606" w:name="_Toc276631089"/>
      <w:bookmarkStart w:id="4607" w:name="_Toc153968478"/>
      <w:r>
        <w:t>12.10</w:t>
      </w:r>
      <w:r>
        <w:tab/>
        <w:t xml:space="preserve">The </w:t>
      </w:r>
      <w:r>
        <w:rPr>
          <w:rFonts w:ascii="Courier New" w:hAnsi="Courier New"/>
        </w:rPr>
        <w:t>with</w:t>
      </w:r>
      <w:r>
        <w:t xml:space="preserve"> Statement</w:t>
      </w:r>
      <w:bookmarkEnd w:id="4595"/>
      <w:bookmarkEnd w:id="4596"/>
      <w:bookmarkEnd w:id="4597"/>
      <w:bookmarkEnd w:id="4598"/>
      <w:bookmarkEnd w:id="4599"/>
      <w:bookmarkEnd w:id="4600"/>
      <w:bookmarkEnd w:id="4601"/>
      <w:bookmarkEnd w:id="4602"/>
      <w:bookmarkEnd w:id="4603"/>
      <w:bookmarkEnd w:id="4604"/>
      <w:bookmarkEnd w:id="4605"/>
      <w:bookmarkEnd w:id="4606"/>
      <w:bookmarkEnd w:id="4607"/>
    </w:p>
    <w:p w14:paraId="7BEF051F" w14:textId="77777777" w:rsidR="004C02EF" w:rsidRDefault="004C02EF" w:rsidP="004C02EF">
      <w:pPr>
        <w:pStyle w:val="Syntax"/>
      </w:pPr>
      <w:r w:rsidRPr="002912E1">
        <w:t>Syntax</w:t>
      </w:r>
    </w:p>
    <w:p w14:paraId="1BA46289" w14:textId="77777777" w:rsidR="004C02EF" w:rsidRPr="00EF5EC8" w:rsidRDefault="004C02EF" w:rsidP="004C02EF">
      <w:pPr>
        <w:pStyle w:val="SyntaxRule"/>
      </w:pPr>
      <w:r w:rsidRPr="00EF5EC8">
        <w:t xml:space="preserve">WithStatement </w:t>
      </w:r>
      <w:r w:rsidRPr="00D04346">
        <w:rPr>
          <w:rFonts w:ascii="Arial" w:hAnsi="Arial"/>
          <w:b/>
          <w:i w:val="0"/>
        </w:rPr>
        <w:t>:</w:t>
      </w:r>
    </w:p>
    <w:p w14:paraId="0C64E762" w14:textId="77777777" w:rsidR="004C02EF" w:rsidRPr="002912E1" w:rsidRDefault="004C02EF" w:rsidP="004C02EF">
      <w:pPr>
        <w:pStyle w:val="SyntaxDefinition"/>
      </w:pPr>
      <w:r w:rsidRPr="00C226F6">
        <w:rPr>
          <w:rFonts w:ascii="Courier New" w:hAnsi="Courier New"/>
          <w:b/>
          <w:i w:val="0"/>
        </w:rPr>
        <w:t>with</w:t>
      </w:r>
      <w:r w:rsidRPr="00EF5EC8">
        <w:t xml:space="preserve"> </w:t>
      </w:r>
      <w:r w:rsidRPr="00C226F6">
        <w:rPr>
          <w:rFonts w:ascii="Courier New" w:hAnsi="Courier New"/>
          <w:b/>
          <w:i w:val="0"/>
        </w:rPr>
        <w:t>(</w:t>
      </w:r>
      <w:r w:rsidRPr="00EF5EC8">
        <w:t xml:space="preserve"> Expression </w:t>
      </w:r>
      <w:r w:rsidRPr="00C226F6">
        <w:rPr>
          <w:rFonts w:ascii="Courier New" w:hAnsi="Courier New"/>
          <w:b/>
          <w:i w:val="0"/>
        </w:rPr>
        <w:t>)</w:t>
      </w:r>
      <w:r w:rsidRPr="00EF5EC8">
        <w:t xml:space="preserve"> Statement</w:t>
      </w:r>
    </w:p>
    <w:p w14:paraId="160D4444" w14:textId="77777777" w:rsidR="004C02EF" w:rsidRDefault="004C02EF" w:rsidP="004C02EF">
      <w:r>
        <w:t xml:space="preserve">The </w:t>
      </w:r>
      <w:r>
        <w:rPr>
          <w:rFonts w:ascii="Courier New" w:hAnsi="Courier New"/>
          <w:b/>
        </w:rPr>
        <w:t xml:space="preserve">with </w:t>
      </w:r>
      <w:r>
        <w:t>statement adds an object environment record for a computed object to the lexical environment of the current execution context. It then executes a statement using this augmented lexical environment. Finally, it restores the original lexical environment.</w:t>
      </w:r>
    </w:p>
    <w:p w14:paraId="160097E2" w14:textId="77777777" w:rsidR="004C02EF" w:rsidRPr="002912E1" w:rsidRDefault="004C02EF" w:rsidP="004C02EF">
      <w:pPr>
        <w:pStyle w:val="Syntax"/>
      </w:pPr>
      <w:r w:rsidRPr="002912E1">
        <w:t>Semantics</w:t>
      </w:r>
    </w:p>
    <w:p w14:paraId="2FCF6EE7" w14:textId="77777777" w:rsidR="004C02EF" w:rsidRDefault="004C02EF" w:rsidP="004C02EF">
      <w:r>
        <w:t xml:space="preserve">The production </w:t>
      </w:r>
      <w:r w:rsidRPr="00EF5EC8">
        <w:rPr>
          <w:rFonts w:ascii="Times New Roman" w:hAnsi="Times New Roman"/>
          <w:i/>
        </w:rPr>
        <w:t xml:space="preserve">WithStatement </w:t>
      </w:r>
      <w:r>
        <w:rPr>
          <w:b/>
        </w:rPr>
        <w:t>:</w:t>
      </w:r>
      <w:r w:rsidRPr="00EF5EC8">
        <w:rPr>
          <w:rFonts w:ascii="Times New Roman" w:hAnsi="Times New Roman"/>
          <w:i/>
        </w:rPr>
        <w:t xml:space="preserve"> </w:t>
      </w:r>
      <w:r>
        <w:rPr>
          <w:rFonts w:ascii="Courier New" w:hAnsi="Courier New"/>
          <w:b/>
        </w:rPr>
        <w:t>with</w:t>
      </w:r>
      <w:r w:rsidRPr="00EF5EC8">
        <w:rPr>
          <w:rFonts w:ascii="Times New Roman" w:hAnsi="Times New Roman"/>
          <w:i/>
        </w:rPr>
        <w:t xml:space="preserve"> </w:t>
      </w:r>
      <w:r>
        <w:rPr>
          <w:rFonts w:ascii="Courier New" w:hAnsi="Courier New"/>
          <w:b/>
        </w:rPr>
        <w:t>(</w:t>
      </w:r>
      <w:r w:rsidRPr="00EF5EC8">
        <w:rPr>
          <w:rFonts w:ascii="Times New Roman" w:hAnsi="Times New Roman"/>
          <w:i/>
        </w:rPr>
        <w:t xml:space="preserve"> Expression </w:t>
      </w:r>
      <w:r>
        <w:rPr>
          <w:rFonts w:ascii="Courier New" w:hAnsi="Courier New"/>
          <w:b/>
        </w:rPr>
        <w:t>)</w:t>
      </w:r>
      <w:r w:rsidRPr="00EF5EC8">
        <w:rPr>
          <w:rFonts w:ascii="Times New Roman" w:hAnsi="Times New Roman"/>
          <w:i/>
        </w:rPr>
        <w:t xml:space="preserve"> Statement</w:t>
      </w:r>
      <w:r>
        <w:t xml:space="preserve"> is evaluated as follows:</w:t>
      </w:r>
      <w:bookmarkStart w:id="4608" w:name="_Toc382212791"/>
    </w:p>
    <w:p w14:paraId="43DE576E" w14:textId="77777777" w:rsidR="004C02EF" w:rsidRPr="008F6B36" w:rsidRDefault="004C02EF" w:rsidP="004C02EF">
      <w:pPr>
        <w:pStyle w:val="Alg2"/>
        <w:numPr>
          <w:ilvl w:val="0"/>
          <w:numId w:val="133"/>
        </w:numPr>
      </w:pPr>
      <w:r w:rsidRPr="008F6B36">
        <w:t xml:space="preserve">Let </w:t>
      </w:r>
      <w:r w:rsidRPr="008F6B36">
        <w:rPr>
          <w:i/>
        </w:rPr>
        <w:t>val</w:t>
      </w:r>
      <w:r w:rsidRPr="008F6B36">
        <w:t xml:space="preserve"> be the result of evaluating </w:t>
      </w:r>
      <w:r w:rsidRPr="00EF5EC8">
        <w:rPr>
          <w:i/>
        </w:rPr>
        <w:t>Expression</w:t>
      </w:r>
      <w:bookmarkEnd w:id="4608"/>
      <w:r w:rsidRPr="008F6B36">
        <w:t>.</w:t>
      </w:r>
      <w:bookmarkStart w:id="4609" w:name="_Toc382212792"/>
    </w:p>
    <w:p w14:paraId="43CCE3B0" w14:textId="77777777" w:rsidR="004C02EF" w:rsidRPr="008F6B36" w:rsidRDefault="004C02EF" w:rsidP="004C02EF">
      <w:pPr>
        <w:pStyle w:val="Alg2"/>
        <w:numPr>
          <w:ilvl w:val="0"/>
          <w:numId w:val="133"/>
        </w:numPr>
      </w:pPr>
      <w:r w:rsidRPr="008F6B36">
        <w:t xml:space="preserve">Let </w:t>
      </w:r>
      <w:r w:rsidRPr="008F6B36">
        <w:rPr>
          <w:i/>
        </w:rPr>
        <w:t>obj</w:t>
      </w:r>
      <w:r w:rsidRPr="008F6B36">
        <w:t xml:space="preserve"> be ToObject(GetValue(</w:t>
      </w:r>
      <w:r w:rsidRPr="008F6B36">
        <w:rPr>
          <w:i/>
        </w:rPr>
        <w:t>val</w:t>
      </w:r>
      <w:r w:rsidRPr="008F6B36">
        <w:t>)</w:t>
      </w:r>
      <w:bookmarkEnd w:id="4609"/>
      <w:r w:rsidRPr="008F6B36">
        <w:t>).</w:t>
      </w:r>
      <w:bookmarkStart w:id="4610" w:name="_Toc382212793"/>
    </w:p>
    <w:p w14:paraId="2647B0C7" w14:textId="77777777" w:rsidR="004C02EF" w:rsidRPr="008F6B36" w:rsidRDefault="004C02EF" w:rsidP="004C02EF">
      <w:pPr>
        <w:pStyle w:val="Alg2"/>
        <w:numPr>
          <w:ilvl w:val="0"/>
          <w:numId w:val="133"/>
        </w:numPr>
      </w:pPr>
      <w:bookmarkStart w:id="4611" w:name="_Toc382212794"/>
      <w:bookmarkEnd w:id="4610"/>
      <w:r w:rsidRPr="008F6B36">
        <w:t xml:space="preserve">Let </w:t>
      </w:r>
      <w:r w:rsidRPr="008F6B36">
        <w:rPr>
          <w:i/>
        </w:rPr>
        <w:t>oldEnv</w:t>
      </w:r>
      <w:r w:rsidRPr="008F6B36">
        <w:t xml:space="preserve"> be the running execution context’s LexicalEnvironment.</w:t>
      </w:r>
    </w:p>
    <w:p w14:paraId="275593F7" w14:textId="77777777" w:rsidR="004C02EF" w:rsidRPr="008F6B36" w:rsidRDefault="004C02EF" w:rsidP="004C02EF">
      <w:pPr>
        <w:pStyle w:val="Alg2"/>
        <w:numPr>
          <w:ilvl w:val="0"/>
          <w:numId w:val="133"/>
        </w:numPr>
      </w:pPr>
      <w:r w:rsidRPr="008F6B36">
        <w:t xml:space="preserve">Let </w:t>
      </w:r>
      <w:r w:rsidRPr="008F6B36">
        <w:rPr>
          <w:i/>
        </w:rPr>
        <w:t>newEnv</w:t>
      </w:r>
      <w:r w:rsidRPr="008F6B36">
        <w:t xml:space="preserve"> be the result of calling NewObjectEnvironment passing </w:t>
      </w:r>
      <w:r w:rsidRPr="008F6B36">
        <w:rPr>
          <w:i/>
        </w:rPr>
        <w:t>obj</w:t>
      </w:r>
      <w:r w:rsidRPr="008F6B36">
        <w:t xml:space="preserve"> and </w:t>
      </w:r>
      <w:r w:rsidRPr="008F6B36">
        <w:rPr>
          <w:i/>
        </w:rPr>
        <w:t>oldEnv</w:t>
      </w:r>
      <w:r w:rsidRPr="008F6B36">
        <w:t xml:space="preserve"> as the arguments</w:t>
      </w:r>
      <w:bookmarkStart w:id="4612" w:name="_Toc382212795"/>
      <w:bookmarkEnd w:id="4611"/>
      <w:r>
        <w:t>.</w:t>
      </w:r>
    </w:p>
    <w:p w14:paraId="191A441F" w14:textId="77777777" w:rsidR="004C02EF" w:rsidRPr="008F6B36" w:rsidRDefault="004C02EF" w:rsidP="004C02EF">
      <w:pPr>
        <w:pStyle w:val="Alg2"/>
        <w:numPr>
          <w:ilvl w:val="0"/>
          <w:numId w:val="133"/>
        </w:numPr>
      </w:pPr>
      <w:r w:rsidRPr="008F6B36">
        <w:t xml:space="preserve">Set the </w:t>
      </w:r>
      <w:r w:rsidRPr="008F6B36">
        <w:rPr>
          <w:i/>
        </w:rPr>
        <w:t>provideThis</w:t>
      </w:r>
      <w:r w:rsidRPr="008F6B36">
        <w:t xml:space="preserve"> flag of </w:t>
      </w:r>
      <w:r w:rsidRPr="008F6B36">
        <w:rPr>
          <w:i/>
        </w:rPr>
        <w:t>newEnv</w:t>
      </w:r>
      <w:r w:rsidRPr="008F6B36">
        <w:t xml:space="preserve"> to </w:t>
      </w:r>
      <w:r w:rsidRPr="008F6B36">
        <w:rPr>
          <w:b/>
        </w:rPr>
        <w:t>true</w:t>
      </w:r>
      <w:r w:rsidRPr="008F6B36">
        <w:t>.</w:t>
      </w:r>
    </w:p>
    <w:p w14:paraId="1FB4277D" w14:textId="77777777" w:rsidR="004C02EF" w:rsidRPr="008F6B36" w:rsidRDefault="004C02EF" w:rsidP="004C02EF">
      <w:pPr>
        <w:pStyle w:val="Alg2"/>
        <w:numPr>
          <w:ilvl w:val="0"/>
          <w:numId w:val="133"/>
        </w:numPr>
      </w:pPr>
      <w:r w:rsidRPr="008F6B36">
        <w:t xml:space="preserve">Set the running execution context’s LexicalEnvironment to </w:t>
      </w:r>
      <w:r w:rsidRPr="008F6B36">
        <w:rPr>
          <w:i/>
        </w:rPr>
        <w:t>newEnv</w:t>
      </w:r>
      <w:r w:rsidRPr="008F6B36">
        <w:t>.</w:t>
      </w:r>
    </w:p>
    <w:p w14:paraId="5D5BB229" w14:textId="77777777" w:rsidR="004C02EF" w:rsidRPr="008F6B36" w:rsidRDefault="004C02EF" w:rsidP="004C02EF">
      <w:pPr>
        <w:pStyle w:val="Alg2"/>
        <w:numPr>
          <w:ilvl w:val="0"/>
          <w:numId w:val="133"/>
        </w:numPr>
      </w:pPr>
      <w:r w:rsidRPr="008F6B36">
        <w:t xml:space="preserve">Let </w:t>
      </w:r>
      <w:r w:rsidRPr="008F6B36">
        <w:rPr>
          <w:i/>
        </w:rPr>
        <w:t xml:space="preserve">C </w:t>
      </w:r>
      <w:r w:rsidRPr="008F6B36">
        <w:t xml:space="preserve">be the result of evaluating </w:t>
      </w:r>
      <w:r w:rsidRPr="008F6B36">
        <w:rPr>
          <w:i/>
        </w:rPr>
        <w:t xml:space="preserve">Statement </w:t>
      </w:r>
      <w:bookmarkStart w:id="4613" w:name="_Toc382212796"/>
      <w:bookmarkEnd w:id="4612"/>
      <w:r w:rsidRPr="008F6B36">
        <w:t xml:space="preserve">but if an exception is thrown during the evaluation, let </w:t>
      </w:r>
      <w:r w:rsidRPr="008F6B36">
        <w:rPr>
          <w:i/>
        </w:rPr>
        <w:t>C</w:t>
      </w:r>
      <w:r w:rsidRPr="008F6B36">
        <w:t xml:space="preserve"> be (</w:t>
      </w:r>
      <w:r w:rsidRPr="008F6B36">
        <w:rPr>
          <w:rFonts w:ascii="Arial" w:hAnsi="Arial" w:cs="Arial"/>
        </w:rPr>
        <w:t>throw</w:t>
      </w:r>
      <w:r w:rsidRPr="008F6B36">
        <w:t xml:space="preserve">, </w:t>
      </w:r>
      <w:r w:rsidRPr="008F6B36">
        <w:rPr>
          <w:i/>
        </w:rPr>
        <w:t>V</w:t>
      </w:r>
      <w:r w:rsidRPr="008F6B36">
        <w:t xml:space="preserve">, </w:t>
      </w:r>
      <w:r w:rsidRPr="008F6B36">
        <w:rPr>
          <w:rFonts w:ascii="Arial" w:hAnsi="Arial" w:cs="Arial"/>
        </w:rPr>
        <w:t>empty</w:t>
      </w:r>
      <w:r w:rsidRPr="008F6B36">
        <w:t xml:space="preserve">), where </w:t>
      </w:r>
      <w:r w:rsidRPr="008F6B36">
        <w:rPr>
          <w:i/>
        </w:rPr>
        <w:t>V</w:t>
      </w:r>
      <w:r w:rsidRPr="008F6B36">
        <w:t xml:space="preserve"> is the exception. (Execution now proceeds as if no exception were thrown.)</w:t>
      </w:r>
    </w:p>
    <w:p w14:paraId="21CEC13D" w14:textId="77777777" w:rsidR="004C02EF" w:rsidRPr="008F6B36" w:rsidRDefault="004C02EF" w:rsidP="004C02EF">
      <w:pPr>
        <w:pStyle w:val="Alg2"/>
        <w:numPr>
          <w:ilvl w:val="0"/>
          <w:numId w:val="133"/>
        </w:numPr>
      </w:pPr>
      <w:r w:rsidRPr="008F6B36">
        <w:t xml:space="preserve">Set the running execution context’s Lexical Environment to </w:t>
      </w:r>
      <w:r w:rsidRPr="008F6B36">
        <w:rPr>
          <w:i/>
        </w:rPr>
        <w:t>oldEnv</w:t>
      </w:r>
      <w:r w:rsidRPr="008F6B36">
        <w:t>.</w:t>
      </w:r>
    </w:p>
    <w:bookmarkEnd w:id="4613"/>
    <w:p w14:paraId="13D7FBAF" w14:textId="77777777" w:rsidR="004C02EF" w:rsidRPr="008F6B36" w:rsidRDefault="004C02EF" w:rsidP="004C02EF">
      <w:pPr>
        <w:pStyle w:val="Alg2"/>
        <w:numPr>
          <w:ilvl w:val="0"/>
          <w:numId w:val="133"/>
        </w:numPr>
        <w:spacing w:after="220"/>
      </w:pPr>
      <w:r w:rsidRPr="008F6B36">
        <w:t xml:space="preserve">Return </w:t>
      </w:r>
      <w:r w:rsidRPr="008F6B36">
        <w:rPr>
          <w:i/>
        </w:rPr>
        <w:t>C</w:t>
      </w:r>
      <w:r w:rsidRPr="008F6B36">
        <w:t>.</w:t>
      </w:r>
    </w:p>
    <w:p w14:paraId="5FDF16BA" w14:textId="77777777" w:rsidR="004C02EF" w:rsidRDefault="004C02EF" w:rsidP="004C02EF">
      <w:pPr>
        <w:pStyle w:val="Note"/>
      </w:pPr>
      <w:r w:rsidRPr="00C14EAC">
        <w:t>NOTE</w:t>
      </w:r>
      <w:r w:rsidRPr="00C14EAC">
        <w:tab/>
        <w:t xml:space="preserve">No matter how control leaves the embedded </w:t>
      </w:r>
      <w:r w:rsidRPr="00C14EAC">
        <w:rPr>
          <w:rStyle w:val="bnf"/>
        </w:rPr>
        <w:t>Statement</w:t>
      </w:r>
      <w:r w:rsidRPr="00C14EAC">
        <w:t>, whether normally or by some form of abrupt completion or exception, the LexicalEnvironment is always restored to its former state</w:t>
      </w:r>
      <w:bookmarkStart w:id="4614" w:name="_Toc381513723"/>
      <w:bookmarkStart w:id="4615" w:name="_Toc382212245"/>
      <w:bookmarkStart w:id="4616" w:name="_Toc382212808"/>
      <w:bookmarkStart w:id="4617" w:name="_Toc382291590"/>
      <w:r w:rsidRPr="00C14EAC">
        <w:t>.</w:t>
      </w:r>
      <w:bookmarkStart w:id="4618" w:name="_Toc385672239"/>
      <w:bookmarkStart w:id="4619" w:name="_Ref386878658"/>
      <w:bookmarkStart w:id="4620" w:name="_Toc393690343"/>
    </w:p>
    <w:p w14:paraId="0C77D995" w14:textId="77777777" w:rsidR="004C02EF" w:rsidRPr="00F83B06" w:rsidRDefault="004C02EF" w:rsidP="00B43482">
      <w:pPr>
        <w:pStyle w:val="30"/>
        <w:numPr>
          <w:ilvl w:val="0"/>
          <w:numId w:val="0"/>
        </w:numPr>
      </w:pPr>
      <w:bookmarkStart w:id="4621" w:name="_Toc417706229"/>
      <w:bookmarkStart w:id="4622" w:name="_Ref457437670"/>
      <w:bookmarkStart w:id="4623" w:name="_Ref457437671"/>
      <w:bookmarkStart w:id="4624" w:name="_Ref457437672"/>
      <w:bookmarkStart w:id="4625" w:name="_Ref457437673"/>
      <w:bookmarkStart w:id="4626" w:name="_Ref457437674"/>
      <w:bookmarkStart w:id="4627" w:name="_Toc472818889"/>
      <w:bookmarkStart w:id="4628" w:name="_Toc235503464"/>
      <w:bookmarkStart w:id="4629" w:name="_Toc241509239"/>
      <w:bookmarkStart w:id="4630" w:name="_Toc244416726"/>
      <w:bookmarkStart w:id="4631" w:name="_Toc276631090"/>
      <w:bookmarkStart w:id="4632" w:name="_Toc153968479"/>
      <w:r w:rsidRPr="00F83B06">
        <w:t>12.10.1</w:t>
      </w:r>
      <w:r>
        <w:tab/>
        <w:t xml:space="preserve">Strict Mode </w:t>
      </w:r>
      <w:r w:rsidRPr="00F83B06">
        <w:t>Restrictions</w:t>
      </w:r>
      <w:bookmarkEnd w:id="4628"/>
      <w:bookmarkEnd w:id="4629"/>
      <w:bookmarkEnd w:id="4630"/>
      <w:bookmarkEnd w:id="4631"/>
      <w:bookmarkEnd w:id="4632"/>
    </w:p>
    <w:p w14:paraId="6CE2CDD7" w14:textId="77777777" w:rsidR="004C02EF" w:rsidRPr="00F83B06" w:rsidRDefault="004C02EF" w:rsidP="004C02EF">
      <w:r>
        <w:t xml:space="preserve">Strict mode code may not include a </w:t>
      </w:r>
      <w:r w:rsidRPr="00EF5EC8">
        <w:rPr>
          <w:rFonts w:ascii="Times New Roman" w:hAnsi="Times New Roman"/>
          <w:i/>
        </w:rPr>
        <w:t>WithStatement</w:t>
      </w:r>
      <w:r>
        <w:t xml:space="preserve">. The occurrence of a </w:t>
      </w:r>
      <w:r w:rsidRPr="00EF5EC8">
        <w:rPr>
          <w:rFonts w:ascii="Times New Roman" w:hAnsi="Times New Roman"/>
          <w:i/>
        </w:rPr>
        <w:t>WithStatement</w:t>
      </w:r>
      <w:r>
        <w:t xml:space="preserve"> in such a context is treated as a </w:t>
      </w:r>
      <w:r w:rsidRPr="00287A3C">
        <w:rPr>
          <w:b/>
        </w:rPr>
        <w:t>SyntaxError</w:t>
      </w:r>
      <w:r>
        <w:t>.</w:t>
      </w:r>
    </w:p>
    <w:p w14:paraId="53FFB175" w14:textId="77777777" w:rsidR="004C02EF" w:rsidRDefault="004C02EF" w:rsidP="00B43482">
      <w:pPr>
        <w:pStyle w:val="20"/>
        <w:numPr>
          <w:ilvl w:val="0"/>
          <w:numId w:val="0"/>
        </w:numPr>
      </w:pPr>
      <w:bookmarkStart w:id="4633" w:name="_Toc235503465"/>
      <w:bookmarkStart w:id="4634" w:name="_Toc241509240"/>
      <w:bookmarkStart w:id="4635" w:name="_Toc244416727"/>
      <w:bookmarkStart w:id="4636" w:name="_Toc276631091"/>
      <w:bookmarkStart w:id="4637" w:name="_Toc153968480"/>
      <w:r>
        <w:t>12.11</w:t>
      </w:r>
      <w:r>
        <w:tab/>
        <w:t xml:space="preserve">The </w:t>
      </w:r>
      <w:r>
        <w:rPr>
          <w:rFonts w:ascii="Courier New" w:hAnsi="Courier New"/>
          <w:sz w:val="20"/>
        </w:rPr>
        <w:t>switch</w:t>
      </w:r>
      <w:r>
        <w:t xml:space="preserve"> Statement</w:t>
      </w:r>
      <w:bookmarkEnd w:id="4621"/>
      <w:bookmarkEnd w:id="4622"/>
      <w:bookmarkEnd w:id="4623"/>
      <w:bookmarkEnd w:id="4624"/>
      <w:bookmarkEnd w:id="4625"/>
      <w:bookmarkEnd w:id="4626"/>
      <w:bookmarkEnd w:id="4627"/>
      <w:bookmarkEnd w:id="4633"/>
      <w:bookmarkEnd w:id="4634"/>
      <w:bookmarkEnd w:id="4635"/>
      <w:bookmarkEnd w:id="4636"/>
      <w:bookmarkEnd w:id="4637"/>
    </w:p>
    <w:p w14:paraId="1347B531" w14:textId="77777777" w:rsidR="004C02EF" w:rsidRDefault="004C02EF" w:rsidP="004C02EF">
      <w:pPr>
        <w:pStyle w:val="Syntax"/>
      </w:pPr>
      <w:r w:rsidRPr="002912E1">
        <w:t>Syntax</w:t>
      </w:r>
    </w:p>
    <w:p w14:paraId="40FECA8E" w14:textId="77777777" w:rsidR="004C02EF" w:rsidRPr="00EF5EC8" w:rsidRDefault="004C02EF" w:rsidP="004C02EF">
      <w:pPr>
        <w:pStyle w:val="SyntaxRule"/>
      </w:pPr>
      <w:r w:rsidRPr="00EF5EC8">
        <w:t xml:space="preserve">SwitchStatement </w:t>
      </w:r>
      <w:r w:rsidRPr="00D04346">
        <w:rPr>
          <w:rFonts w:ascii="Arial" w:hAnsi="Arial"/>
          <w:b/>
          <w:i w:val="0"/>
        </w:rPr>
        <w:t>:</w:t>
      </w:r>
    </w:p>
    <w:p w14:paraId="09AD7471" w14:textId="77777777" w:rsidR="004C02EF" w:rsidRPr="00EF5EC8" w:rsidRDefault="004C02EF" w:rsidP="004C02EF">
      <w:pPr>
        <w:pStyle w:val="SyntaxDefinition"/>
      </w:pPr>
      <w:r w:rsidRPr="00C226F6">
        <w:rPr>
          <w:rFonts w:ascii="Courier New" w:hAnsi="Courier New"/>
          <w:b/>
          <w:i w:val="0"/>
        </w:rPr>
        <w:t>switch</w:t>
      </w:r>
      <w:r w:rsidRPr="00EF5EC8">
        <w:t xml:space="preserve"> </w:t>
      </w:r>
      <w:r w:rsidRPr="00C226F6">
        <w:rPr>
          <w:rFonts w:ascii="Courier New" w:hAnsi="Courier New"/>
          <w:b/>
          <w:i w:val="0"/>
        </w:rPr>
        <w:t>(</w:t>
      </w:r>
      <w:r w:rsidRPr="00EF5EC8">
        <w:t xml:space="preserve"> Expression </w:t>
      </w:r>
      <w:r w:rsidRPr="00C226F6">
        <w:rPr>
          <w:rFonts w:ascii="Courier New" w:hAnsi="Courier New"/>
          <w:b/>
          <w:i w:val="0"/>
        </w:rPr>
        <w:t>)</w:t>
      </w:r>
      <w:r w:rsidRPr="00EF5EC8">
        <w:t xml:space="preserve"> CaseBlock</w:t>
      </w:r>
    </w:p>
    <w:p w14:paraId="5E58D822" w14:textId="77777777" w:rsidR="004C02EF" w:rsidRPr="00EF5EC8" w:rsidRDefault="004C02EF" w:rsidP="004C02EF">
      <w:pPr>
        <w:pStyle w:val="SyntaxRule"/>
      </w:pPr>
      <w:r w:rsidRPr="00EF5EC8">
        <w:t xml:space="preserve">CaseBlock </w:t>
      </w:r>
      <w:r w:rsidRPr="00D04346">
        <w:rPr>
          <w:rFonts w:ascii="Arial" w:hAnsi="Arial"/>
          <w:b/>
          <w:i w:val="0"/>
        </w:rPr>
        <w:t>:</w:t>
      </w:r>
    </w:p>
    <w:p w14:paraId="11687C54" w14:textId="77777777" w:rsidR="004C02EF" w:rsidRPr="00EF5EC8" w:rsidRDefault="004C02EF" w:rsidP="004C02EF">
      <w:pPr>
        <w:pStyle w:val="SyntaxDefinition"/>
      </w:pPr>
      <w:r w:rsidRPr="00C226F6">
        <w:rPr>
          <w:rFonts w:ascii="Courier New" w:hAnsi="Courier New"/>
          <w:b/>
          <w:i w:val="0"/>
        </w:rPr>
        <w:t>{</w:t>
      </w:r>
      <w:r w:rsidRPr="00EF5EC8">
        <w:t xml:space="preserve"> CaseClauses</w:t>
      </w:r>
      <w:r w:rsidRPr="005E74B3">
        <w:rPr>
          <w:rFonts w:ascii="Arial" w:hAnsi="Arial" w:cs="Arial"/>
          <w:i w:val="0"/>
          <w:vertAlign w:val="subscript"/>
        </w:rPr>
        <w:t>opt</w:t>
      </w:r>
      <w:r w:rsidRPr="00EF5EC8">
        <w:t xml:space="preserve"> </w:t>
      </w:r>
      <w:r w:rsidRPr="00C226F6">
        <w:rPr>
          <w:rFonts w:ascii="Courier New" w:hAnsi="Courier New"/>
          <w:b/>
          <w:i w:val="0"/>
        </w:rPr>
        <w:t>}</w:t>
      </w:r>
      <w:r w:rsidRPr="00EF5EC8">
        <w:br/>
      </w:r>
      <w:r w:rsidRPr="00C226F6">
        <w:rPr>
          <w:rFonts w:ascii="Courier New" w:hAnsi="Courier New"/>
          <w:b/>
          <w:i w:val="0"/>
        </w:rPr>
        <w:t>{</w:t>
      </w:r>
      <w:r w:rsidRPr="00EF5EC8">
        <w:t xml:space="preserve"> CaseClauses</w:t>
      </w:r>
      <w:r w:rsidRPr="005E74B3">
        <w:rPr>
          <w:rFonts w:ascii="Arial" w:hAnsi="Arial" w:cs="Arial"/>
          <w:i w:val="0"/>
          <w:vertAlign w:val="subscript"/>
        </w:rPr>
        <w:t>opt</w:t>
      </w:r>
      <w:r w:rsidRPr="00EF5EC8">
        <w:t xml:space="preserve"> DefaultClause CaseClauses</w:t>
      </w:r>
      <w:r w:rsidRPr="005E74B3">
        <w:rPr>
          <w:rFonts w:ascii="Arial" w:hAnsi="Arial" w:cs="Arial"/>
          <w:i w:val="0"/>
          <w:vertAlign w:val="subscript"/>
        </w:rPr>
        <w:t>opt</w:t>
      </w:r>
      <w:r w:rsidRPr="00EF5EC8">
        <w:t xml:space="preserve"> </w:t>
      </w:r>
      <w:r w:rsidRPr="00C226F6">
        <w:rPr>
          <w:rFonts w:ascii="Courier New" w:hAnsi="Courier New"/>
          <w:b/>
          <w:i w:val="0"/>
        </w:rPr>
        <w:t>}</w:t>
      </w:r>
    </w:p>
    <w:p w14:paraId="70764C2C" w14:textId="77777777" w:rsidR="004C02EF" w:rsidRPr="00EF5EC8" w:rsidRDefault="004C02EF" w:rsidP="004C02EF">
      <w:pPr>
        <w:pStyle w:val="SyntaxRule"/>
      </w:pPr>
      <w:r w:rsidRPr="00EF5EC8">
        <w:t xml:space="preserve">CaseClauses </w:t>
      </w:r>
      <w:r w:rsidRPr="00D04346">
        <w:rPr>
          <w:rFonts w:ascii="Arial" w:hAnsi="Arial"/>
          <w:b/>
          <w:i w:val="0"/>
        </w:rPr>
        <w:t>:</w:t>
      </w:r>
    </w:p>
    <w:p w14:paraId="055533E4" w14:textId="77777777" w:rsidR="004C02EF" w:rsidRPr="00EF5EC8" w:rsidRDefault="004C02EF" w:rsidP="004C02EF">
      <w:pPr>
        <w:pStyle w:val="SyntaxDefinition"/>
      </w:pPr>
      <w:r w:rsidRPr="00EF5EC8">
        <w:t>CaseClause</w:t>
      </w:r>
      <w:r w:rsidRPr="00EF5EC8">
        <w:br/>
        <w:t>CaseClauses CaseClause</w:t>
      </w:r>
    </w:p>
    <w:p w14:paraId="30B467B4" w14:textId="77777777" w:rsidR="004C02EF" w:rsidRPr="00EF5EC8" w:rsidRDefault="004C02EF" w:rsidP="004C02EF">
      <w:pPr>
        <w:pStyle w:val="SyntaxRule"/>
      </w:pPr>
      <w:r w:rsidRPr="00EF5EC8">
        <w:t xml:space="preserve">CaseClause </w:t>
      </w:r>
      <w:r w:rsidRPr="00D04346">
        <w:rPr>
          <w:rFonts w:ascii="Arial" w:hAnsi="Arial"/>
          <w:b/>
          <w:i w:val="0"/>
        </w:rPr>
        <w:t>:</w:t>
      </w:r>
    </w:p>
    <w:p w14:paraId="13FB2EDF" w14:textId="77777777" w:rsidR="004C02EF" w:rsidRPr="00EF5EC8" w:rsidRDefault="004C02EF" w:rsidP="004C02EF">
      <w:pPr>
        <w:pStyle w:val="SyntaxDefinition"/>
        <w:rPr>
          <w:vertAlign w:val="subscript"/>
        </w:rPr>
      </w:pPr>
      <w:r w:rsidRPr="00C226F6">
        <w:rPr>
          <w:rFonts w:ascii="Courier New" w:hAnsi="Courier New"/>
          <w:b/>
          <w:i w:val="0"/>
        </w:rPr>
        <w:t>case</w:t>
      </w:r>
      <w:r w:rsidRPr="00EF5EC8">
        <w:t xml:space="preserve"> Expression </w:t>
      </w:r>
      <w:r w:rsidRPr="00C226F6">
        <w:rPr>
          <w:rFonts w:ascii="Courier New" w:hAnsi="Courier New"/>
          <w:b/>
          <w:i w:val="0"/>
        </w:rPr>
        <w:t>:</w:t>
      </w:r>
      <w:r w:rsidRPr="00EF5EC8">
        <w:t xml:space="preserve"> StatementList</w:t>
      </w:r>
      <w:r w:rsidRPr="005E74B3">
        <w:rPr>
          <w:rFonts w:ascii="Arial" w:hAnsi="Arial" w:cs="Arial"/>
          <w:i w:val="0"/>
          <w:vertAlign w:val="subscript"/>
        </w:rPr>
        <w:t>opt</w:t>
      </w:r>
    </w:p>
    <w:p w14:paraId="2641E99E" w14:textId="77777777" w:rsidR="004C02EF" w:rsidRPr="00EF5EC8" w:rsidRDefault="004C02EF" w:rsidP="004C02EF">
      <w:pPr>
        <w:pStyle w:val="SyntaxRule"/>
      </w:pPr>
      <w:r w:rsidRPr="00EF5EC8">
        <w:t xml:space="preserve">DefaultClause </w:t>
      </w:r>
      <w:r w:rsidRPr="00D04346">
        <w:rPr>
          <w:rFonts w:ascii="Arial" w:hAnsi="Arial"/>
          <w:b/>
          <w:i w:val="0"/>
        </w:rPr>
        <w:t>:</w:t>
      </w:r>
    </w:p>
    <w:p w14:paraId="49AC2C9D" w14:textId="77777777" w:rsidR="004C02EF" w:rsidRPr="00EF5EC8" w:rsidRDefault="004C02EF" w:rsidP="004C02EF">
      <w:pPr>
        <w:pStyle w:val="SyntaxDefinition"/>
        <w:rPr>
          <w:vertAlign w:val="subscript"/>
        </w:rPr>
      </w:pPr>
      <w:r w:rsidRPr="00C226F6">
        <w:rPr>
          <w:rFonts w:ascii="Courier New" w:hAnsi="Courier New"/>
          <w:b/>
          <w:i w:val="0"/>
        </w:rPr>
        <w:t>default</w:t>
      </w:r>
      <w:r w:rsidRPr="00EF5EC8">
        <w:t xml:space="preserve"> </w:t>
      </w:r>
      <w:r w:rsidRPr="00C226F6">
        <w:rPr>
          <w:rFonts w:ascii="Courier New" w:hAnsi="Courier New"/>
          <w:b/>
          <w:i w:val="0"/>
        </w:rPr>
        <w:t>:</w:t>
      </w:r>
      <w:r w:rsidRPr="00EF5EC8">
        <w:t xml:space="preserve"> StatementList</w:t>
      </w:r>
      <w:r w:rsidRPr="005E74B3">
        <w:rPr>
          <w:rFonts w:ascii="Arial" w:hAnsi="Arial" w:cs="Arial"/>
          <w:i w:val="0"/>
          <w:vertAlign w:val="subscript"/>
        </w:rPr>
        <w:t>opt</w:t>
      </w:r>
    </w:p>
    <w:p w14:paraId="6D38512F" w14:textId="77777777" w:rsidR="004C02EF" w:rsidRPr="00AD63F1" w:rsidRDefault="004C02EF" w:rsidP="004C02EF">
      <w:pPr>
        <w:pStyle w:val="Syntax"/>
      </w:pPr>
      <w:r w:rsidRPr="00AD63F1">
        <w:t>Semantics</w:t>
      </w:r>
    </w:p>
    <w:p w14:paraId="248F6339" w14:textId="77777777" w:rsidR="004C02EF" w:rsidRDefault="004C02EF" w:rsidP="004C02EF">
      <w:r>
        <w:t xml:space="preserve">The production </w:t>
      </w:r>
      <w:r w:rsidRPr="00EF5EC8">
        <w:rPr>
          <w:rFonts w:ascii="Times New Roman" w:hAnsi="Times New Roman"/>
          <w:i/>
        </w:rPr>
        <w:t xml:space="preserve">SwitchStatement </w:t>
      </w:r>
      <w:r>
        <w:rPr>
          <w:b/>
        </w:rPr>
        <w:t>:</w:t>
      </w:r>
      <w:r w:rsidRPr="00EF5EC8">
        <w:rPr>
          <w:rFonts w:ascii="Times New Roman" w:hAnsi="Times New Roman"/>
          <w:i/>
        </w:rPr>
        <w:t xml:space="preserve"> </w:t>
      </w:r>
      <w:r>
        <w:rPr>
          <w:rFonts w:ascii="Courier New" w:hAnsi="Courier New"/>
          <w:b/>
        </w:rPr>
        <w:t>switch</w:t>
      </w:r>
      <w:r w:rsidRPr="00EF5EC8">
        <w:rPr>
          <w:rFonts w:ascii="Times New Roman" w:hAnsi="Times New Roman"/>
          <w:i/>
        </w:rPr>
        <w:t xml:space="preserve"> </w:t>
      </w:r>
      <w:r>
        <w:rPr>
          <w:rFonts w:ascii="Courier New" w:hAnsi="Courier New"/>
          <w:b/>
        </w:rPr>
        <w:t>(</w:t>
      </w:r>
      <w:r w:rsidRPr="00EF5EC8">
        <w:rPr>
          <w:rFonts w:ascii="Times New Roman" w:hAnsi="Times New Roman"/>
          <w:i/>
        </w:rPr>
        <w:t xml:space="preserve"> Expression </w:t>
      </w:r>
      <w:r>
        <w:rPr>
          <w:rFonts w:ascii="Courier New" w:hAnsi="Courier New"/>
          <w:b/>
        </w:rPr>
        <w:t>)</w:t>
      </w:r>
      <w:r w:rsidRPr="00EF5EC8">
        <w:rPr>
          <w:rFonts w:ascii="Times New Roman" w:hAnsi="Times New Roman"/>
          <w:i/>
        </w:rPr>
        <w:t xml:space="preserve"> CaseBlock</w:t>
      </w:r>
      <w:r>
        <w:t xml:space="preserve"> is evaluated as follows:</w:t>
      </w:r>
    </w:p>
    <w:p w14:paraId="2BDE51F5" w14:textId="77777777" w:rsidR="004C02EF" w:rsidRPr="008F6B36" w:rsidRDefault="004C02EF" w:rsidP="004C02EF">
      <w:pPr>
        <w:pStyle w:val="Alg2"/>
        <w:numPr>
          <w:ilvl w:val="0"/>
          <w:numId w:val="134"/>
        </w:numPr>
      </w:pPr>
      <w:r w:rsidRPr="008F6B36">
        <w:t xml:space="preserve">Let </w:t>
      </w:r>
      <w:r w:rsidRPr="008F6B36">
        <w:rPr>
          <w:i/>
        </w:rPr>
        <w:t>exprRef</w:t>
      </w:r>
      <w:r w:rsidRPr="008F6B36">
        <w:t xml:space="preserve"> be the result of evaluating </w:t>
      </w:r>
      <w:r w:rsidRPr="008F6B36">
        <w:rPr>
          <w:i/>
        </w:rPr>
        <w:t>Expression</w:t>
      </w:r>
      <w:r w:rsidRPr="008F6B36">
        <w:t>.</w:t>
      </w:r>
    </w:p>
    <w:p w14:paraId="0AFAEC17" w14:textId="77777777" w:rsidR="004C02EF" w:rsidRPr="008F6B36" w:rsidRDefault="004C02EF" w:rsidP="004C02EF">
      <w:pPr>
        <w:pStyle w:val="Alg2"/>
        <w:numPr>
          <w:ilvl w:val="0"/>
          <w:numId w:val="134"/>
        </w:numPr>
      </w:pPr>
      <w:r w:rsidRPr="008F6B36">
        <w:t xml:space="preserve">Let </w:t>
      </w:r>
      <w:r w:rsidRPr="008F6B36">
        <w:rPr>
          <w:i/>
        </w:rPr>
        <w:t>R</w:t>
      </w:r>
      <w:r w:rsidRPr="008F6B36">
        <w:t xml:space="preserve"> be the result of evaluating </w:t>
      </w:r>
      <w:r w:rsidRPr="008F6B36">
        <w:rPr>
          <w:i/>
        </w:rPr>
        <w:t>CaseBlock</w:t>
      </w:r>
      <w:r w:rsidRPr="008F6B36">
        <w:t>, passing it GetValue(</w:t>
      </w:r>
      <w:r w:rsidRPr="008F6B36">
        <w:rPr>
          <w:i/>
        </w:rPr>
        <w:t>exprRef</w:t>
      </w:r>
      <w:r w:rsidRPr="008F6B36">
        <w:t>) as a parameter.</w:t>
      </w:r>
    </w:p>
    <w:p w14:paraId="573FD7CA" w14:textId="77777777" w:rsidR="004C02EF" w:rsidRPr="008F6B36" w:rsidRDefault="004C02EF" w:rsidP="004C02EF">
      <w:pPr>
        <w:pStyle w:val="Alg2"/>
        <w:numPr>
          <w:ilvl w:val="0"/>
          <w:numId w:val="134"/>
        </w:numPr>
      </w:pPr>
      <w:r w:rsidRPr="008F6B36">
        <w:t xml:space="preserve">If </w:t>
      </w:r>
      <w:r w:rsidRPr="008F6B36">
        <w:rPr>
          <w:i/>
        </w:rPr>
        <w:t>R</w:t>
      </w:r>
      <w:r w:rsidRPr="008F6B36">
        <w:t xml:space="preserve">.type is </w:t>
      </w:r>
      <w:r w:rsidRPr="008F6B36">
        <w:rPr>
          <w:rFonts w:ascii="Arial" w:hAnsi="Arial" w:cs="Arial"/>
        </w:rPr>
        <w:t>break</w:t>
      </w:r>
      <w:r w:rsidRPr="008F6B36">
        <w:t xml:space="preserve"> and </w:t>
      </w:r>
      <w:r w:rsidRPr="008F6B36">
        <w:rPr>
          <w:i/>
        </w:rPr>
        <w:t>R</w:t>
      </w:r>
      <w:r w:rsidRPr="008F6B36">
        <w:t>.target is in the current label set, return (</w:t>
      </w:r>
      <w:r w:rsidRPr="008F6B36">
        <w:rPr>
          <w:rFonts w:ascii="Arial" w:hAnsi="Arial" w:cs="Arial"/>
        </w:rPr>
        <w:t>normal</w:t>
      </w:r>
      <w:r w:rsidRPr="008F6B36">
        <w:t xml:space="preserve">, </w:t>
      </w:r>
      <w:r w:rsidRPr="008F6B36">
        <w:rPr>
          <w:i/>
        </w:rPr>
        <w:t>R</w:t>
      </w:r>
      <w:r w:rsidRPr="008F6B36">
        <w:t xml:space="preserve">.value, </w:t>
      </w:r>
      <w:r w:rsidRPr="008F6B36">
        <w:rPr>
          <w:rFonts w:ascii="Arial" w:hAnsi="Arial" w:cs="Arial"/>
        </w:rPr>
        <w:t>empty</w:t>
      </w:r>
      <w:r w:rsidRPr="008F6B36">
        <w:t>).</w:t>
      </w:r>
    </w:p>
    <w:p w14:paraId="47464B61" w14:textId="77777777" w:rsidR="004C02EF" w:rsidRPr="008F6B36" w:rsidRDefault="004C02EF" w:rsidP="004C02EF">
      <w:pPr>
        <w:pStyle w:val="Alg2"/>
        <w:numPr>
          <w:ilvl w:val="0"/>
          <w:numId w:val="134"/>
        </w:numPr>
        <w:spacing w:after="220"/>
      </w:pPr>
      <w:r w:rsidRPr="008F6B36">
        <w:t xml:space="preserve">Return </w:t>
      </w:r>
      <w:r w:rsidRPr="008F6B36">
        <w:rPr>
          <w:i/>
        </w:rPr>
        <w:t>R</w:t>
      </w:r>
      <w:r w:rsidRPr="008F6B36">
        <w:t>.</w:t>
      </w:r>
    </w:p>
    <w:p w14:paraId="6EC6B0C3" w14:textId="77777777" w:rsidR="004C02EF" w:rsidRDefault="004C02EF" w:rsidP="004C02EF">
      <w:pPr>
        <w:rPr>
          <w:lang w:val="en-US"/>
        </w:rPr>
      </w:pPr>
      <w:r>
        <w:rPr>
          <w:lang w:val="en-US"/>
        </w:rPr>
        <w:t xml:space="preserve">The production </w:t>
      </w:r>
      <w:r w:rsidRPr="00EF5EC8">
        <w:rPr>
          <w:rFonts w:ascii="Times New Roman" w:hAnsi="Times New Roman"/>
          <w:i/>
          <w:lang w:val="en-US"/>
        </w:rPr>
        <w:t>CaseBlock</w:t>
      </w:r>
      <w:r>
        <w:rPr>
          <w:lang w:val="en-US"/>
        </w:rPr>
        <w:t xml:space="preserve"> </w:t>
      </w:r>
      <w:r w:rsidRPr="00C14EAC">
        <w:rPr>
          <w:b/>
          <w:lang w:val="en-US"/>
        </w:rPr>
        <w:t>:</w:t>
      </w:r>
      <w:r>
        <w:rPr>
          <w:lang w:val="en-US"/>
        </w:rPr>
        <w:t xml:space="preserve"> </w:t>
      </w:r>
      <w:r>
        <w:rPr>
          <w:rFonts w:ascii="Courier New" w:hAnsi="Courier New" w:cs="Courier New"/>
          <w:lang w:val="en-US"/>
        </w:rPr>
        <w:t>{</w:t>
      </w:r>
      <w:r>
        <w:rPr>
          <w:lang w:val="en-US"/>
        </w:rPr>
        <w:t xml:space="preserve"> </w:t>
      </w:r>
      <w:r w:rsidRPr="00EF5EC8">
        <w:rPr>
          <w:rFonts w:ascii="Times New Roman" w:hAnsi="Times New Roman"/>
          <w:i/>
          <w:lang w:val="en-US"/>
        </w:rPr>
        <w:t>CaseClauses</w:t>
      </w:r>
      <w:r w:rsidRPr="005E74B3">
        <w:rPr>
          <w:rFonts w:cs="Arial"/>
          <w:vertAlign w:val="subscript"/>
          <w:lang w:val="en-US"/>
        </w:rPr>
        <w:t>opt</w:t>
      </w:r>
      <w:r>
        <w:rPr>
          <w:lang w:val="en-US"/>
        </w:rPr>
        <w:t xml:space="preserve"> </w:t>
      </w:r>
      <w:r>
        <w:rPr>
          <w:rFonts w:ascii="Courier New" w:hAnsi="Courier New" w:cs="Courier New"/>
          <w:lang w:val="en-US"/>
        </w:rPr>
        <w:t>}</w:t>
      </w:r>
      <w:r>
        <w:rPr>
          <w:lang w:val="en-US"/>
        </w:rPr>
        <w:t xml:space="preserve"> is given an input parameter, </w:t>
      </w:r>
      <w:r w:rsidRPr="00EF5EC8">
        <w:rPr>
          <w:rFonts w:ascii="Times New Roman" w:hAnsi="Times New Roman"/>
          <w:i/>
          <w:iCs/>
          <w:lang w:val="en-US"/>
        </w:rPr>
        <w:t>input</w:t>
      </w:r>
      <w:r>
        <w:rPr>
          <w:lang w:val="en-US"/>
        </w:rPr>
        <w:t>, and is evaluated as follows:</w:t>
      </w:r>
    </w:p>
    <w:p w14:paraId="57781197" w14:textId="77777777" w:rsidR="004C02EF" w:rsidRPr="008F6B36" w:rsidRDefault="004C02EF" w:rsidP="004C02EF">
      <w:pPr>
        <w:numPr>
          <w:ilvl w:val="0"/>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iCs/>
          <w:lang w:val="en-US"/>
        </w:rPr>
        <w:t>V</w:t>
      </w:r>
      <w:r w:rsidRPr="008F6B36">
        <w:rPr>
          <w:rFonts w:ascii="Times New Roman" w:hAnsi="Times New Roman"/>
          <w:lang w:val="en-US"/>
        </w:rPr>
        <w:t xml:space="preserve"> = </w:t>
      </w:r>
      <w:r w:rsidRPr="008F6B36">
        <w:rPr>
          <w:rFonts w:eastAsia="Times New Roman" w:cs="Arial"/>
          <w:spacing w:val="6"/>
          <w:lang w:eastAsia="en-US"/>
        </w:rPr>
        <w:t>empty</w:t>
      </w:r>
      <w:r w:rsidRPr="008F6B36">
        <w:rPr>
          <w:rFonts w:ascii="Times New Roman" w:hAnsi="Times New Roman"/>
          <w:lang w:val="en-US"/>
        </w:rPr>
        <w:t>.</w:t>
      </w:r>
    </w:p>
    <w:p w14:paraId="3447A54C" w14:textId="77777777" w:rsidR="004C02EF" w:rsidRPr="008F6B36" w:rsidRDefault="004C02EF" w:rsidP="004C02EF">
      <w:pPr>
        <w:numPr>
          <w:ilvl w:val="0"/>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iCs/>
          <w:lang w:val="en-US"/>
        </w:rPr>
        <w:t>A</w:t>
      </w:r>
      <w:r w:rsidRPr="008F6B36">
        <w:rPr>
          <w:rFonts w:ascii="Times New Roman" w:hAnsi="Times New Roman"/>
          <w:lang w:val="en-US"/>
        </w:rPr>
        <w:t xml:space="preserve"> be the list of </w:t>
      </w:r>
      <w:r w:rsidRPr="008F6B36">
        <w:rPr>
          <w:rFonts w:ascii="Times New Roman" w:hAnsi="Times New Roman"/>
          <w:i/>
          <w:lang w:val="en-US"/>
        </w:rPr>
        <w:t>CaseClause</w:t>
      </w:r>
      <w:r w:rsidRPr="008F6B36">
        <w:rPr>
          <w:rFonts w:ascii="Times New Roman" w:hAnsi="Times New Roman"/>
          <w:lang w:val="en-US"/>
        </w:rPr>
        <w:t xml:space="preserve"> items in source text order.</w:t>
      </w:r>
    </w:p>
    <w:p w14:paraId="3B9D2D7A" w14:textId="77777777" w:rsidR="004C02EF" w:rsidRPr="008F6B36" w:rsidRDefault="004C02EF" w:rsidP="004C02EF">
      <w:pPr>
        <w:numPr>
          <w:ilvl w:val="0"/>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lang w:val="en-US"/>
        </w:rPr>
        <w:t>searching</w:t>
      </w:r>
      <w:r w:rsidRPr="008F6B36">
        <w:rPr>
          <w:rFonts w:ascii="Times New Roman" w:hAnsi="Times New Roman"/>
          <w:lang w:val="en-US"/>
        </w:rPr>
        <w:t xml:space="preserve"> be </w:t>
      </w:r>
      <w:r w:rsidRPr="008F6B36">
        <w:rPr>
          <w:rFonts w:ascii="Times New Roman" w:hAnsi="Times New Roman"/>
          <w:b/>
          <w:lang w:val="en-US"/>
        </w:rPr>
        <w:t>true</w:t>
      </w:r>
      <w:r w:rsidRPr="008F6B36">
        <w:rPr>
          <w:rFonts w:ascii="Times New Roman" w:hAnsi="Times New Roman"/>
          <w:lang w:val="en-US"/>
        </w:rPr>
        <w:t>.</w:t>
      </w:r>
    </w:p>
    <w:p w14:paraId="17E66522" w14:textId="77777777" w:rsidR="004C02EF" w:rsidRPr="008F6B36" w:rsidRDefault="004C02EF" w:rsidP="004C02EF">
      <w:pPr>
        <w:numPr>
          <w:ilvl w:val="0"/>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Repeat, while </w:t>
      </w:r>
      <w:r w:rsidRPr="008F6B36">
        <w:rPr>
          <w:rFonts w:ascii="Times New Roman" w:hAnsi="Times New Roman"/>
          <w:i/>
          <w:lang w:val="en-US"/>
        </w:rPr>
        <w:t>searching</w:t>
      </w:r>
      <w:r w:rsidRPr="008F6B36">
        <w:rPr>
          <w:rFonts w:ascii="Times New Roman" w:hAnsi="Times New Roman"/>
          <w:lang w:val="en-US"/>
        </w:rPr>
        <w:t xml:space="preserve"> is </w:t>
      </w:r>
      <w:r w:rsidRPr="008F6B36">
        <w:rPr>
          <w:rFonts w:ascii="Times New Roman" w:hAnsi="Times New Roman"/>
          <w:b/>
          <w:lang w:val="en-US"/>
        </w:rPr>
        <w:t>true</w:t>
      </w:r>
    </w:p>
    <w:p w14:paraId="7CC28B96" w14:textId="77777777" w:rsidR="004C02EF" w:rsidRPr="008F6B36" w:rsidRDefault="004C02EF" w:rsidP="004C02EF">
      <w:pPr>
        <w:numPr>
          <w:ilvl w:val="1"/>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iCs/>
          <w:lang w:val="en-US"/>
        </w:rPr>
        <w:t>C</w:t>
      </w:r>
      <w:r w:rsidRPr="008F6B36">
        <w:rPr>
          <w:rFonts w:ascii="Times New Roman" w:hAnsi="Times New Roman"/>
          <w:lang w:val="en-US"/>
        </w:rPr>
        <w:t xml:space="preserve"> be the next </w:t>
      </w:r>
      <w:r w:rsidRPr="008F6B36">
        <w:rPr>
          <w:rFonts w:ascii="Times New Roman" w:hAnsi="Times New Roman"/>
          <w:i/>
          <w:lang w:val="en-US"/>
        </w:rPr>
        <w:t>CaseClause</w:t>
      </w:r>
      <w:r w:rsidRPr="008F6B36">
        <w:rPr>
          <w:rFonts w:ascii="Times New Roman" w:hAnsi="Times New Roman"/>
          <w:lang w:val="en-US"/>
        </w:rPr>
        <w:t xml:space="preserve"> in </w:t>
      </w:r>
      <w:r w:rsidRPr="008F6B36">
        <w:rPr>
          <w:rFonts w:ascii="Times New Roman" w:hAnsi="Times New Roman"/>
          <w:i/>
          <w:iCs/>
          <w:lang w:val="en-US"/>
        </w:rPr>
        <w:t>A</w:t>
      </w:r>
      <w:r w:rsidRPr="008F6B36">
        <w:rPr>
          <w:rFonts w:ascii="Times New Roman" w:hAnsi="Times New Roman"/>
          <w:lang w:val="en-US"/>
        </w:rPr>
        <w:t xml:space="preserve">. If there is no such </w:t>
      </w:r>
      <w:r w:rsidRPr="008F6B36">
        <w:rPr>
          <w:rFonts w:ascii="Times New Roman" w:hAnsi="Times New Roman"/>
          <w:i/>
          <w:lang w:val="en-US"/>
        </w:rPr>
        <w:t>CaseClause</w:t>
      </w:r>
      <w:r w:rsidRPr="008F6B36">
        <w:rPr>
          <w:rFonts w:ascii="Times New Roman" w:hAnsi="Times New Roman"/>
          <w:lang w:val="en-US"/>
        </w:rPr>
        <w:t>, return (</w:t>
      </w:r>
      <w:r w:rsidRPr="008F6B36">
        <w:rPr>
          <w:rFonts w:cs="Arial"/>
          <w:bCs/>
          <w:lang w:val="en-US"/>
        </w:rPr>
        <w:t>normal</w:t>
      </w:r>
      <w:r w:rsidRPr="008F6B36">
        <w:rPr>
          <w:rFonts w:ascii="Times New Roman" w:hAnsi="Times New Roman"/>
          <w:lang w:val="en-US"/>
        </w:rPr>
        <w:t xml:space="preserve">, </w:t>
      </w:r>
      <w:r w:rsidRPr="008F6B36">
        <w:rPr>
          <w:rFonts w:ascii="Times New Roman" w:hAnsi="Times New Roman"/>
          <w:i/>
          <w:iCs/>
          <w:lang w:val="en-US"/>
        </w:rPr>
        <w:t>V</w:t>
      </w:r>
      <w:r w:rsidRPr="008F6B36">
        <w:rPr>
          <w:rFonts w:ascii="Times New Roman" w:hAnsi="Times New Roman"/>
          <w:lang w:val="en-US"/>
        </w:rPr>
        <w:t xml:space="preserve">, </w:t>
      </w:r>
      <w:r w:rsidRPr="008F6B36">
        <w:rPr>
          <w:rFonts w:cs="Arial"/>
          <w:bCs/>
          <w:lang w:val="en-US"/>
        </w:rPr>
        <w:t>empty</w:t>
      </w:r>
      <w:r w:rsidRPr="008F6B36">
        <w:rPr>
          <w:rFonts w:ascii="Times New Roman" w:hAnsi="Times New Roman"/>
          <w:lang w:val="en-US"/>
        </w:rPr>
        <w:t>).</w:t>
      </w:r>
    </w:p>
    <w:p w14:paraId="4E71E936" w14:textId="77777777" w:rsidR="004C02EF" w:rsidRPr="008F6B36" w:rsidRDefault="004C02EF" w:rsidP="004C02EF">
      <w:pPr>
        <w:numPr>
          <w:ilvl w:val="1"/>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lang w:val="en-US"/>
        </w:rPr>
        <w:t>clauseSelector</w:t>
      </w:r>
      <w:r w:rsidRPr="008F6B36">
        <w:rPr>
          <w:rFonts w:ascii="Times New Roman" w:hAnsi="Times New Roman"/>
          <w:lang w:val="en-US"/>
        </w:rPr>
        <w:t xml:space="preserve"> be the result of evaluating </w:t>
      </w:r>
      <w:r w:rsidRPr="008F6B36">
        <w:rPr>
          <w:rFonts w:ascii="Times New Roman" w:hAnsi="Times New Roman"/>
          <w:i/>
          <w:iCs/>
          <w:lang w:val="en-US"/>
        </w:rPr>
        <w:t>C</w:t>
      </w:r>
      <w:r w:rsidRPr="008F6B36">
        <w:rPr>
          <w:rFonts w:ascii="Times New Roman" w:hAnsi="Times New Roman"/>
          <w:lang w:val="en-US"/>
        </w:rPr>
        <w:t>.</w:t>
      </w:r>
    </w:p>
    <w:p w14:paraId="030C8FDE" w14:textId="77777777" w:rsidR="004C02EF" w:rsidRPr="008F6B36" w:rsidRDefault="004C02EF" w:rsidP="004C02EF">
      <w:pPr>
        <w:numPr>
          <w:ilvl w:val="1"/>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input</w:t>
      </w:r>
      <w:r w:rsidRPr="008F6B36">
        <w:rPr>
          <w:rFonts w:ascii="Times New Roman" w:hAnsi="Times New Roman"/>
          <w:lang w:val="en-US"/>
        </w:rPr>
        <w:t xml:space="preserve"> is equal to </w:t>
      </w:r>
      <w:r w:rsidRPr="008F6B36">
        <w:rPr>
          <w:rFonts w:ascii="Times New Roman" w:hAnsi="Times New Roman"/>
          <w:i/>
          <w:lang w:val="en-US"/>
        </w:rPr>
        <w:t>clauseSelector</w:t>
      </w:r>
      <w:r w:rsidRPr="008F6B36">
        <w:rPr>
          <w:rFonts w:ascii="Times New Roman" w:hAnsi="Times New Roman"/>
          <w:lang w:val="en-US"/>
        </w:rPr>
        <w:t xml:space="preserve"> as defined by the </w:t>
      </w:r>
      <w:r>
        <w:rPr>
          <w:rFonts w:ascii="Courier New" w:hAnsi="Courier New" w:cs="Courier New"/>
          <w:lang w:val="en-US"/>
        </w:rPr>
        <w:t>=</w:t>
      </w:r>
      <w:r w:rsidRPr="00087045">
        <w:rPr>
          <w:rFonts w:ascii="Courier New" w:hAnsi="Courier New" w:cs="Courier New"/>
          <w:lang w:val="en-US"/>
        </w:rPr>
        <w:t>==</w:t>
      </w:r>
      <w:r w:rsidRPr="008F6B36">
        <w:rPr>
          <w:rFonts w:ascii="Times New Roman" w:hAnsi="Times New Roman"/>
          <w:lang w:val="en-US"/>
        </w:rPr>
        <w:t xml:space="preserve"> operator, then</w:t>
      </w:r>
    </w:p>
    <w:p w14:paraId="13F7E38F" w14:textId="77777777" w:rsidR="004C02EF" w:rsidRPr="008F6B36" w:rsidRDefault="004C02EF" w:rsidP="004C02EF">
      <w:pPr>
        <w:numPr>
          <w:ilvl w:val="2"/>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Set </w:t>
      </w:r>
      <w:r w:rsidRPr="008F6B36">
        <w:rPr>
          <w:rFonts w:ascii="Times New Roman" w:hAnsi="Times New Roman"/>
          <w:i/>
          <w:lang w:val="en-US"/>
        </w:rPr>
        <w:t>searching</w:t>
      </w:r>
      <w:r w:rsidRPr="008F6B36">
        <w:rPr>
          <w:rFonts w:ascii="Times New Roman" w:hAnsi="Times New Roman"/>
          <w:lang w:val="en-US"/>
        </w:rPr>
        <w:t xml:space="preserve"> to </w:t>
      </w:r>
      <w:r w:rsidRPr="008F6B36">
        <w:rPr>
          <w:rFonts w:ascii="Times New Roman" w:hAnsi="Times New Roman"/>
          <w:b/>
          <w:lang w:val="en-US"/>
        </w:rPr>
        <w:t>false</w:t>
      </w:r>
      <w:r w:rsidRPr="008F6B36">
        <w:rPr>
          <w:rFonts w:ascii="Times New Roman" w:hAnsi="Times New Roman"/>
          <w:lang w:val="en-US"/>
        </w:rPr>
        <w:t>.</w:t>
      </w:r>
    </w:p>
    <w:p w14:paraId="27E1A95D" w14:textId="77777777" w:rsidR="004C02EF" w:rsidRPr="008F6B36" w:rsidRDefault="004C02EF" w:rsidP="004C02EF">
      <w:pPr>
        <w:numPr>
          <w:ilvl w:val="2"/>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C</w:t>
      </w:r>
      <w:r w:rsidRPr="008F6B36">
        <w:rPr>
          <w:rFonts w:ascii="Times New Roman" w:hAnsi="Times New Roman"/>
          <w:lang w:val="en-US"/>
        </w:rPr>
        <w:t xml:space="preserve"> has a </w:t>
      </w:r>
      <w:r w:rsidRPr="008F6B36">
        <w:rPr>
          <w:rFonts w:ascii="Times New Roman" w:hAnsi="Times New Roman"/>
          <w:i/>
          <w:lang w:val="en-US"/>
        </w:rPr>
        <w:t>StatementList</w:t>
      </w:r>
      <w:r w:rsidRPr="008F6B36">
        <w:rPr>
          <w:rFonts w:ascii="Times New Roman" w:hAnsi="Times New Roman"/>
          <w:lang w:val="en-US"/>
        </w:rPr>
        <w:t xml:space="preserve">, then </w:t>
      </w:r>
    </w:p>
    <w:p w14:paraId="172B190C" w14:textId="77777777" w:rsidR="004C02EF" w:rsidRPr="008F6B36" w:rsidRDefault="004C02EF" w:rsidP="004C02EF">
      <w:pPr>
        <w:numPr>
          <w:ilvl w:val="3"/>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Evaluate</w:t>
      </w:r>
      <w:r w:rsidRPr="008F6B36">
        <w:rPr>
          <w:rFonts w:ascii="Times New Roman" w:hAnsi="Times New Roman"/>
          <w:i/>
          <w:iCs/>
          <w:lang w:val="en-US"/>
        </w:rPr>
        <w:t xml:space="preserve"> C</w:t>
      </w:r>
      <w:r w:rsidRPr="008F6B36">
        <w:rPr>
          <w:rFonts w:ascii="Times New Roman" w:hAnsi="Times New Roman"/>
          <w:lang w:val="en-US"/>
        </w:rPr>
        <w:t xml:space="preserve">’s </w:t>
      </w:r>
      <w:r w:rsidRPr="008F6B36">
        <w:rPr>
          <w:rFonts w:ascii="Times New Roman" w:hAnsi="Times New Roman"/>
          <w:i/>
          <w:lang w:val="en-US"/>
        </w:rPr>
        <w:t>StatementList</w:t>
      </w:r>
      <w:r w:rsidRPr="008F6B36">
        <w:rPr>
          <w:rFonts w:ascii="Times New Roman" w:hAnsi="Times New Roman"/>
          <w:lang w:val="en-US"/>
        </w:rPr>
        <w:t xml:space="preserve"> and let</w:t>
      </w:r>
      <w:r w:rsidRPr="008F6B36">
        <w:rPr>
          <w:rFonts w:ascii="Times New Roman" w:hAnsi="Times New Roman"/>
          <w:i/>
          <w:iCs/>
          <w:lang w:val="en-US"/>
        </w:rPr>
        <w:t xml:space="preserve"> R</w:t>
      </w:r>
      <w:r w:rsidRPr="008F6B36">
        <w:rPr>
          <w:rFonts w:ascii="Times New Roman" w:hAnsi="Times New Roman"/>
          <w:lang w:val="en-US"/>
        </w:rPr>
        <w:t xml:space="preserve"> be the result.</w:t>
      </w:r>
    </w:p>
    <w:p w14:paraId="6B6CA70A" w14:textId="77777777" w:rsidR="004C02EF" w:rsidRPr="008F6B36" w:rsidRDefault="004C02EF" w:rsidP="004C02EF">
      <w:pPr>
        <w:numPr>
          <w:ilvl w:val="3"/>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R</w:t>
      </w:r>
      <w:r w:rsidRPr="008F6B36">
        <w:rPr>
          <w:rFonts w:ascii="Times New Roman" w:hAnsi="Times New Roman"/>
          <w:lang w:val="en-US"/>
        </w:rPr>
        <w:t xml:space="preserve"> is an abrupt completion, then return</w:t>
      </w:r>
      <w:r w:rsidRPr="008F6B36">
        <w:rPr>
          <w:rFonts w:ascii="Times New Roman" w:hAnsi="Times New Roman"/>
          <w:i/>
          <w:iCs/>
          <w:lang w:val="en-US"/>
        </w:rPr>
        <w:t xml:space="preserve"> R</w:t>
      </w:r>
      <w:r w:rsidRPr="008F6B36">
        <w:rPr>
          <w:rFonts w:ascii="Times New Roman" w:hAnsi="Times New Roman"/>
          <w:lang w:val="en-US"/>
        </w:rPr>
        <w:t>.</w:t>
      </w:r>
    </w:p>
    <w:p w14:paraId="425127FD" w14:textId="77777777" w:rsidR="004C02EF" w:rsidRPr="008F6B36" w:rsidRDefault="004C02EF" w:rsidP="004C02EF">
      <w:pPr>
        <w:numPr>
          <w:ilvl w:val="3"/>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Let</w:t>
      </w:r>
      <w:r w:rsidRPr="008F6B36">
        <w:rPr>
          <w:rFonts w:ascii="Times New Roman" w:hAnsi="Times New Roman"/>
          <w:i/>
          <w:iCs/>
          <w:lang w:val="en-US"/>
        </w:rPr>
        <w:t xml:space="preserve"> V</w:t>
      </w:r>
      <w:r w:rsidRPr="008F6B36">
        <w:rPr>
          <w:rFonts w:ascii="Times New Roman" w:hAnsi="Times New Roman"/>
          <w:lang w:val="en-US"/>
        </w:rPr>
        <w:t xml:space="preserve"> =</w:t>
      </w:r>
      <w:r w:rsidRPr="008F6B36">
        <w:rPr>
          <w:rFonts w:ascii="Times New Roman" w:hAnsi="Times New Roman"/>
          <w:i/>
          <w:iCs/>
          <w:lang w:val="en-US"/>
        </w:rPr>
        <w:t xml:space="preserve"> R</w:t>
      </w:r>
      <w:r w:rsidRPr="008F6B36">
        <w:rPr>
          <w:rFonts w:ascii="Times New Roman" w:hAnsi="Times New Roman"/>
          <w:lang w:val="en-US"/>
        </w:rPr>
        <w:t>.value.</w:t>
      </w:r>
    </w:p>
    <w:p w14:paraId="3E77EA67" w14:textId="77777777" w:rsidR="004C02EF" w:rsidRPr="008F6B36" w:rsidRDefault="004C02EF" w:rsidP="004C02EF">
      <w:pPr>
        <w:numPr>
          <w:ilvl w:val="0"/>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Repeat</w:t>
      </w:r>
    </w:p>
    <w:p w14:paraId="196854ED" w14:textId="77777777" w:rsidR="004C02EF" w:rsidRPr="008F6B36" w:rsidRDefault="004C02EF" w:rsidP="004C02EF">
      <w:pPr>
        <w:numPr>
          <w:ilvl w:val="1"/>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Let</w:t>
      </w:r>
      <w:r w:rsidRPr="008F6B36">
        <w:rPr>
          <w:rFonts w:ascii="Times New Roman" w:hAnsi="Times New Roman"/>
          <w:i/>
          <w:iCs/>
          <w:lang w:val="en-US"/>
        </w:rPr>
        <w:t xml:space="preserve"> C</w:t>
      </w:r>
      <w:r w:rsidRPr="008F6B36">
        <w:rPr>
          <w:rFonts w:ascii="Times New Roman" w:hAnsi="Times New Roman"/>
          <w:lang w:val="en-US"/>
        </w:rPr>
        <w:t xml:space="preserve"> be the next </w:t>
      </w:r>
      <w:r w:rsidRPr="008F6B36">
        <w:rPr>
          <w:rFonts w:ascii="Times New Roman" w:hAnsi="Times New Roman"/>
          <w:i/>
          <w:lang w:val="en-US"/>
        </w:rPr>
        <w:t>CaseClause</w:t>
      </w:r>
      <w:r w:rsidRPr="008F6B36">
        <w:rPr>
          <w:rFonts w:ascii="Times New Roman" w:hAnsi="Times New Roman"/>
          <w:lang w:val="en-US"/>
        </w:rPr>
        <w:t xml:space="preserve"> in</w:t>
      </w:r>
      <w:r w:rsidRPr="008F6B36">
        <w:rPr>
          <w:rFonts w:ascii="Times New Roman" w:hAnsi="Times New Roman"/>
          <w:i/>
          <w:iCs/>
          <w:lang w:val="en-US"/>
        </w:rPr>
        <w:t xml:space="preserve"> A</w:t>
      </w:r>
      <w:r w:rsidRPr="008F6B36">
        <w:rPr>
          <w:rFonts w:ascii="Times New Roman" w:hAnsi="Times New Roman"/>
          <w:lang w:val="en-US"/>
        </w:rPr>
        <w:t xml:space="preserve">. If there is no such </w:t>
      </w:r>
      <w:r w:rsidRPr="008F6B36">
        <w:rPr>
          <w:rFonts w:ascii="Times New Roman" w:hAnsi="Times New Roman"/>
          <w:i/>
          <w:lang w:val="en-US"/>
        </w:rPr>
        <w:t>CaseClause</w:t>
      </w:r>
      <w:r w:rsidRPr="008F6B36">
        <w:rPr>
          <w:rFonts w:ascii="Times New Roman" w:hAnsi="Times New Roman"/>
          <w:lang w:val="en-US"/>
        </w:rPr>
        <w:t xml:space="preserve">, return </w:t>
      </w:r>
      <w:r w:rsidRPr="008F6B36">
        <w:rPr>
          <w:rFonts w:ascii="Times New Roman" w:hAnsi="Times New Roman"/>
          <w:b/>
          <w:bCs/>
          <w:lang w:val="en-US"/>
        </w:rPr>
        <w:t>(</w:t>
      </w:r>
      <w:r w:rsidRPr="008F6B36">
        <w:rPr>
          <w:rFonts w:cs="Arial"/>
          <w:bCs/>
          <w:lang w:val="en-US"/>
        </w:rPr>
        <w:t>normal</w:t>
      </w:r>
      <w:r w:rsidRPr="008F6B36">
        <w:rPr>
          <w:rFonts w:ascii="Times New Roman" w:hAnsi="Times New Roman"/>
          <w:lang w:val="en-US"/>
        </w:rPr>
        <w:t>,</w:t>
      </w:r>
      <w:r w:rsidRPr="008F6B36">
        <w:rPr>
          <w:rFonts w:ascii="Times New Roman" w:hAnsi="Times New Roman"/>
          <w:i/>
          <w:iCs/>
          <w:lang w:val="en-US"/>
        </w:rPr>
        <w:t xml:space="preserve"> V</w:t>
      </w:r>
      <w:r w:rsidRPr="008F6B36">
        <w:rPr>
          <w:rFonts w:ascii="Times New Roman" w:hAnsi="Times New Roman"/>
          <w:lang w:val="en-US"/>
        </w:rPr>
        <w:t>,</w:t>
      </w:r>
      <w:r w:rsidRPr="008F6B36">
        <w:rPr>
          <w:rFonts w:ascii="Times New Roman" w:hAnsi="Times New Roman"/>
          <w:b/>
          <w:bCs/>
          <w:lang w:val="en-US"/>
        </w:rPr>
        <w:t xml:space="preserve"> </w:t>
      </w:r>
      <w:r w:rsidRPr="008F6B36">
        <w:rPr>
          <w:rFonts w:cs="Arial"/>
          <w:bCs/>
          <w:lang w:val="en-US"/>
        </w:rPr>
        <w:t>empty</w:t>
      </w:r>
      <w:r w:rsidRPr="008F6B36">
        <w:rPr>
          <w:rFonts w:ascii="Times New Roman" w:hAnsi="Times New Roman"/>
          <w:lang w:val="en-US"/>
        </w:rPr>
        <w:t>).</w:t>
      </w:r>
    </w:p>
    <w:p w14:paraId="528EC3F7" w14:textId="77777777" w:rsidR="004C02EF" w:rsidRPr="008F6B36" w:rsidRDefault="004C02EF" w:rsidP="004C02EF">
      <w:pPr>
        <w:numPr>
          <w:ilvl w:val="1"/>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C</w:t>
      </w:r>
      <w:r w:rsidRPr="008F6B36">
        <w:rPr>
          <w:rFonts w:ascii="Times New Roman" w:hAnsi="Times New Roman"/>
          <w:lang w:val="en-US"/>
        </w:rPr>
        <w:t xml:space="preserve"> has a </w:t>
      </w:r>
      <w:r w:rsidRPr="008F6B36">
        <w:rPr>
          <w:rFonts w:ascii="Times New Roman" w:hAnsi="Times New Roman"/>
          <w:i/>
          <w:lang w:val="en-US"/>
        </w:rPr>
        <w:t>StatementList</w:t>
      </w:r>
      <w:r w:rsidRPr="008F6B36">
        <w:rPr>
          <w:rFonts w:ascii="Times New Roman" w:hAnsi="Times New Roman"/>
          <w:lang w:val="en-US"/>
        </w:rPr>
        <w:t xml:space="preserve">, then </w:t>
      </w:r>
    </w:p>
    <w:p w14:paraId="4A00B997" w14:textId="77777777" w:rsidR="004C02EF" w:rsidRPr="008F6B36" w:rsidRDefault="004C02EF" w:rsidP="004C02EF">
      <w:pPr>
        <w:numPr>
          <w:ilvl w:val="2"/>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Evaluate</w:t>
      </w:r>
      <w:r w:rsidRPr="008F6B36">
        <w:rPr>
          <w:rFonts w:ascii="Times New Roman" w:hAnsi="Times New Roman"/>
          <w:i/>
          <w:iCs/>
          <w:lang w:val="en-US"/>
        </w:rPr>
        <w:t xml:space="preserve"> C</w:t>
      </w:r>
      <w:r w:rsidRPr="008F6B36">
        <w:rPr>
          <w:rFonts w:ascii="Times New Roman" w:hAnsi="Times New Roman"/>
          <w:lang w:val="en-US"/>
        </w:rPr>
        <w:t xml:space="preserve">’s </w:t>
      </w:r>
      <w:r w:rsidRPr="008F6B36">
        <w:rPr>
          <w:rFonts w:ascii="Times New Roman" w:hAnsi="Times New Roman"/>
          <w:i/>
          <w:lang w:val="en-US"/>
        </w:rPr>
        <w:t>StatementList</w:t>
      </w:r>
      <w:r w:rsidRPr="008F6B36">
        <w:rPr>
          <w:rFonts w:ascii="Times New Roman" w:hAnsi="Times New Roman"/>
          <w:lang w:val="en-US"/>
        </w:rPr>
        <w:t xml:space="preserve"> and let</w:t>
      </w:r>
      <w:r w:rsidRPr="008F6B36">
        <w:rPr>
          <w:rFonts w:ascii="Times New Roman" w:hAnsi="Times New Roman"/>
          <w:i/>
          <w:iCs/>
          <w:lang w:val="en-US"/>
        </w:rPr>
        <w:t xml:space="preserve"> R</w:t>
      </w:r>
      <w:r w:rsidRPr="008F6B36">
        <w:rPr>
          <w:rFonts w:ascii="Times New Roman" w:hAnsi="Times New Roman"/>
          <w:lang w:val="en-US"/>
        </w:rPr>
        <w:t xml:space="preserve"> be the result.</w:t>
      </w:r>
    </w:p>
    <w:p w14:paraId="18DCAE0C" w14:textId="77777777" w:rsidR="004C02EF" w:rsidRPr="008F6B36" w:rsidRDefault="004C02EF" w:rsidP="004C02EF">
      <w:pPr>
        <w:numPr>
          <w:ilvl w:val="2"/>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R</w:t>
      </w:r>
      <w:r w:rsidRPr="008F6B36">
        <w:rPr>
          <w:rFonts w:ascii="Times New Roman" w:hAnsi="Times New Roman"/>
          <w:lang w:val="en-US"/>
        </w:rPr>
        <w:t>.value is not</w:t>
      </w:r>
      <w:r w:rsidRPr="008F6B36">
        <w:rPr>
          <w:rFonts w:ascii="Times New Roman" w:hAnsi="Times New Roman"/>
          <w:b/>
          <w:bCs/>
          <w:lang w:val="en-US"/>
        </w:rPr>
        <w:t xml:space="preserve"> </w:t>
      </w:r>
      <w:r w:rsidRPr="008F6B36">
        <w:rPr>
          <w:rFonts w:cs="Arial"/>
          <w:bCs/>
          <w:lang w:val="en-US"/>
        </w:rPr>
        <w:t>empty</w:t>
      </w:r>
      <w:r w:rsidRPr="008F6B36">
        <w:rPr>
          <w:rFonts w:ascii="Times New Roman" w:hAnsi="Times New Roman"/>
          <w:lang w:val="en-US"/>
        </w:rPr>
        <w:t>, then let</w:t>
      </w:r>
      <w:r w:rsidRPr="008F6B36">
        <w:rPr>
          <w:rFonts w:ascii="Times New Roman" w:hAnsi="Times New Roman"/>
          <w:i/>
          <w:iCs/>
          <w:lang w:val="en-US"/>
        </w:rPr>
        <w:t xml:space="preserve"> V</w:t>
      </w:r>
      <w:r w:rsidRPr="008F6B36">
        <w:rPr>
          <w:rFonts w:ascii="Times New Roman" w:hAnsi="Times New Roman"/>
          <w:lang w:val="en-US"/>
        </w:rPr>
        <w:t xml:space="preserve"> =</w:t>
      </w:r>
      <w:r w:rsidRPr="008F6B36">
        <w:rPr>
          <w:rFonts w:ascii="Times New Roman" w:hAnsi="Times New Roman"/>
          <w:i/>
          <w:iCs/>
          <w:lang w:val="en-US"/>
        </w:rPr>
        <w:t xml:space="preserve"> R</w:t>
      </w:r>
      <w:r w:rsidRPr="008F6B36">
        <w:rPr>
          <w:rFonts w:ascii="Times New Roman" w:hAnsi="Times New Roman"/>
          <w:lang w:val="en-US"/>
        </w:rPr>
        <w:t>.value.</w:t>
      </w:r>
    </w:p>
    <w:p w14:paraId="650DD42E" w14:textId="77777777" w:rsidR="004C02EF" w:rsidRPr="008F6B36" w:rsidRDefault="004C02EF" w:rsidP="004C02EF">
      <w:pPr>
        <w:numPr>
          <w:ilvl w:val="2"/>
          <w:numId w:val="135"/>
        </w:numPr>
        <w:autoSpaceDE w:val="0"/>
        <w:autoSpaceDN w:val="0"/>
        <w:adjustRightInd w:val="0"/>
        <w:spacing w:line="240" w:lineRule="auto"/>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R</w:t>
      </w:r>
      <w:r w:rsidRPr="008F6B36">
        <w:rPr>
          <w:rFonts w:ascii="Times New Roman" w:hAnsi="Times New Roman"/>
          <w:lang w:val="en-US"/>
        </w:rPr>
        <w:t xml:space="preserve"> is an abrupt completion, then return </w:t>
      </w:r>
      <w:r w:rsidRPr="008F6B36">
        <w:rPr>
          <w:rFonts w:ascii="Times New Roman" w:hAnsi="Times New Roman"/>
          <w:i/>
          <w:iCs/>
          <w:lang w:val="en-US"/>
        </w:rPr>
        <w:t>(R</w:t>
      </w:r>
      <w:r w:rsidRPr="008F6B36">
        <w:rPr>
          <w:rFonts w:ascii="Times New Roman" w:hAnsi="Times New Roman"/>
          <w:lang w:val="en-US"/>
        </w:rPr>
        <w:t>.type,</w:t>
      </w:r>
      <w:r w:rsidRPr="008F6B36">
        <w:rPr>
          <w:rFonts w:ascii="Times New Roman" w:hAnsi="Times New Roman"/>
          <w:i/>
          <w:iCs/>
          <w:lang w:val="en-US"/>
        </w:rPr>
        <w:t xml:space="preserve"> V</w:t>
      </w:r>
      <w:r w:rsidRPr="008F6B36">
        <w:rPr>
          <w:rFonts w:ascii="Times New Roman" w:hAnsi="Times New Roman"/>
          <w:lang w:val="en-US"/>
        </w:rPr>
        <w:t>,</w:t>
      </w:r>
      <w:r w:rsidRPr="008F6B36">
        <w:rPr>
          <w:rFonts w:ascii="Times New Roman" w:hAnsi="Times New Roman"/>
          <w:i/>
          <w:iCs/>
          <w:lang w:val="en-US"/>
        </w:rPr>
        <w:t xml:space="preserve"> R</w:t>
      </w:r>
      <w:r w:rsidRPr="008F6B36">
        <w:rPr>
          <w:rFonts w:ascii="Times New Roman" w:hAnsi="Times New Roman"/>
          <w:lang w:val="en-US"/>
        </w:rPr>
        <w:t>.target).</w:t>
      </w:r>
    </w:p>
    <w:p w14:paraId="5E91D009" w14:textId="77777777" w:rsidR="004C02EF" w:rsidRDefault="004C02EF" w:rsidP="004C02EF">
      <w:pPr>
        <w:rPr>
          <w:lang w:val="en-US"/>
        </w:rPr>
      </w:pPr>
      <w:r>
        <w:rPr>
          <w:lang w:val="en-US"/>
        </w:rPr>
        <w:t xml:space="preserve">The production </w:t>
      </w:r>
      <w:r w:rsidRPr="00EF5EC8">
        <w:rPr>
          <w:rFonts w:ascii="Times New Roman" w:hAnsi="Times New Roman"/>
          <w:i/>
          <w:lang w:val="en-US"/>
        </w:rPr>
        <w:t>CaseBlock</w:t>
      </w:r>
      <w:r>
        <w:rPr>
          <w:lang w:val="en-US"/>
        </w:rPr>
        <w:t xml:space="preserve"> </w:t>
      </w:r>
      <w:r w:rsidRPr="00C14EAC">
        <w:rPr>
          <w:b/>
          <w:lang w:val="en-US"/>
        </w:rPr>
        <w:t>:</w:t>
      </w:r>
      <w:r>
        <w:rPr>
          <w:lang w:val="en-US"/>
        </w:rPr>
        <w:t xml:space="preserve"> </w:t>
      </w:r>
      <w:r>
        <w:rPr>
          <w:rFonts w:ascii="Courier New" w:hAnsi="Courier New" w:cs="Courier New"/>
          <w:lang w:val="en-US"/>
        </w:rPr>
        <w:t>{</w:t>
      </w:r>
      <w:r>
        <w:rPr>
          <w:lang w:val="en-US"/>
        </w:rPr>
        <w:t xml:space="preserve"> </w:t>
      </w:r>
      <w:r w:rsidRPr="00EF5EC8">
        <w:rPr>
          <w:rFonts w:ascii="Times New Roman" w:hAnsi="Times New Roman"/>
          <w:i/>
          <w:lang w:val="en-US"/>
        </w:rPr>
        <w:t>CaseClauses</w:t>
      </w:r>
      <w:r w:rsidRPr="005E74B3">
        <w:rPr>
          <w:rFonts w:cs="Arial"/>
          <w:vertAlign w:val="subscript"/>
          <w:lang w:val="en-US"/>
        </w:rPr>
        <w:t>opt</w:t>
      </w:r>
      <w:r w:rsidRPr="00EF5EC8">
        <w:rPr>
          <w:rFonts w:ascii="Times New Roman" w:hAnsi="Times New Roman"/>
          <w:i/>
          <w:lang w:val="en-US"/>
        </w:rPr>
        <w:t xml:space="preserve"> DefaultClause CaseClauses</w:t>
      </w:r>
      <w:r w:rsidRPr="005E74B3">
        <w:rPr>
          <w:rFonts w:cs="Arial"/>
          <w:vertAlign w:val="subscript"/>
          <w:lang w:val="en-US"/>
        </w:rPr>
        <w:t>opt</w:t>
      </w:r>
      <w:r>
        <w:rPr>
          <w:lang w:val="en-US"/>
        </w:rPr>
        <w:t xml:space="preserve"> </w:t>
      </w:r>
      <w:r>
        <w:rPr>
          <w:rFonts w:ascii="Courier New" w:hAnsi="Courier New" w:cs="Courier New"/>
          <w:lang w:val="en-US"/>
        </w:rPr>
        <w:t>}</w:t>
      </w:r>
      <w:r>
        <w:rPr>
          <w:lang w:val="en-US"/>
        </w:rPr>
        <w:t xml:space="preserve"> is given an input parameter, </w:t>
      </w:r>
      <w:r w:rsidRPr="00EF5EC8">
        <w:rPr>
          <w:rFonts w:ascii="Times New Roman" w:hAnsi="Times New Roman"/>
          <w:i/>
          <w:iCs/>
          <w:lang w:val="en-US"/>
        </w:rPr>
        <w:t>input</w:t>
      </w:r>
      <w:r>
        <w:rPr>
          <w:lang w:val="en-US"/>
        </w:rPr>
        <w:t>, and is evaluated as follows:</w:t>
      </w:r>
    </w:p>
    <w:p w14:paraId="1AE6D59E"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EF5EC8">
        <w:rPr>
          <w:rFonts w:ascii="Times New Roman" w:hAnsi="Times New Roman"/>
          <w:i/>
          <w:iCs/>
          <w:lang w:val="en-US"/>
        </w:rPr>
        <w:t>V</w:t>
      </w:r>
      <w:r w:rsidRPr="008F6B36">
        <w:rPr>
          <w:rFonts w:ascii="Times New Roman" w:hAnsi="Times New Roman"/>
          <w:lang w:val="en-US"/>
        </w:rPr>
        <w:t xml:space="preserve"> = </w:t>
      </w:r>
      <w:r w:rsidRPr="008F6B36">
        <w:rPr>
          <w:rFonts w:cs="Arial"/>
          <w:bCs/>
          <w:lang w:val="en-US"/>
        </w:rPr>
        <w:t>empty</w:t>
      </w:r>
      <w:r w:rsidRPr="008F6B36">
        <w:rPr>
          <w:rFonts w:ascii="Times New Roman" w:hAnsi="Times New Roman"/>
          <w:lang w:val="en-US"/>
        </w:rPr>
        <w:t>.</w:t>
      </w:r>
    </w:p>
    <w:p w14:paraId="249DDAE7"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EF5EC8">
        <w:rPr>
          <w:rFonts w:ascii="Times New Roman" w:hAnsi="Times New Roman"/>
          <w:i/>
          <w:iCs/>
          <w:lang w:val="en-US"/>
        </w:rPr>
        <w:t>A</w:t>
      </w:r>
      <w:r w:rsidRPr="008F6B36">
        <w:rPr>
          <w:rFonts w:ascii="Times New Roman" w:hAnsi="Times New Roman"/>
          <w:lang w:val="en-US"/>
        </w:rPr>
        <w:t xml:space="preserve"> be the list of </w:t>
      </w:r>
      <w:r w:rsidRPr="00EF5EC8">
        <w:rPr>
          <w:rFonts w:ascii="Times New Roman" w:hAnsi="Times New Roman"/>
          <w:i/>
          <w:lang w:val="en-US"/>
        </w:rPr>
        <w:t>CaseClause</w:t>
      </w:r>
      <w:r w:rsidRPr="008F6B36">
        <w:rPr>
          <w:rFonts w:ascii="Times New Roman" w:hAnsi="Times New Roman"/>
          <w:lang w:val="en-US"/>
        </w:rPr>
        <w:t xml:space="preserve"> items in the first </w:t>
      </w:r>
      <w:r w:rsidRPr="00EF5EC8">
        <w:rPr>
          <w:rFonts w:ascii="Times New Roman" w:hAnsi="Times New Roman"/>
          <w:i/>
          <w:lang w:val="en-US"/>
        </w:rPr>
        <w:t>CaseClauses</w:t>
      </w:r>
      <w:r w:rsidRPr="008F6B36">
        <w:rPr>
          <w:rFonts w:ascii="Times New Roman" w:hAnsi="Times New Roman"/>
          <w:lang w:val="en-US"/>
        </w:rPr>
        <w:t>, in source text order.</w:t>
      </w:r>
    </w:p>
    <w:p w14:paraId="56E394DA"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EF5EC8">
        <w:rPr>
          <w:rFonts w:ascii="Times New Roman" w:hAnsi="Times New Roman"/>
          <w:i/>
          <w:iCs/>
          <w:lang w:val="en-US"/>
        </w:rPr>
        <w:t>B</w:t>
      </w:r>
      <w:r w:rsidRPr="008F6B36">
        <w:rPr>
          <w:rFonts w:ascii="Times New Roman" w:hAnsi="Times New Roman"/>
          <w:lang w:val="en-US"/>
        </w:rPr>
        <w:t xml:space="preserve"> be the list of </w:t>
      </w:r>
      <w:r w:rsidRPr="00612C55">
        <w:rPr>
          <w:rFonts w:ascii="Times New Roman" w:hAnsi="Times New Roman"/>
          <w:i/>
          <w:lang w:val="en-US"/>
        </w:rPr>
        <w:t>CaseClause</w:t>
      </w:r>
      <w:r w:rsidRPr="008F6B36">
        <w:rPr>
          <w:rFonts w:ascii="Times New Roman" w:hAnsi="Times New Roman"/>
          <w:lang w:val="en-US"/>
        </w:rPr>
        <w:t xml:space="preserve"> items in the second </w:t>
      </w:r>
      <w:r w:rsidRPr="00612C55">
        <w:rPr>
          <w:rFonts w:ascii="Times New Roman" w:hAnsi="Times New Roman"/>
          <w:i/>
          <w:lang w:val="en-US"/>
        </w:rPr>
        <w:t>CaseClauses</w:t>
      </w:r>
      <w:r w:rsidRPr="008F6B36">
        <w:rPr>
          <w:rFonts w:ascii="Times New Roman" w:hAnsi="Times New Roman"/>
          <w:lang w:val="en-US"/>
        </w:rPr>
        <w:t>, in source text order.</w:t>
      </w:r>
    </w:p>
    <w:p w14:paraId="73D24D3A"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lang w:val="en-US"/>
        </w:rPr>
        <w:t>found</w:t>
      </w:r>
      <w:r w:rsidRPr="008F6B36">
        <w:rPr>
          <w:rFonts w:ascii="Times New Roman" w:hAnsi="Times New Roman"/>
          <w:lang w:val="en-US"/>
        </w:rPr>
        <w:t xml:space="preserve"> be </w:t>
      </w:r>
      <w:r w:rsidRPr="008F6B36">
        <w:rPr>
          <w:rFonts w:ascii="Times New Roman" w:hAnsi="Times New Roman"/>
          <w:b/>
          <w:lang w:val="en-US"/>
        </w:rPr>
        <w:t>false</w:t>
      </w:r>
      <w:r w:rsidRPr="008F6B36">
        <w:rPr>
          <w:rFonts w:ascii="Times New Roman" w:hAnsi="Times New Roman"/>
          <w:lang w:val="en-US"/>
        </w:rPr>
        <w:t>.</w:t>
      </w:r>
    </w:p>
    <w:p w14:paraId="65E9A8B2"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Repeat letting </w:t>
      </w:r>
      <w:r w:rsidRPr="008F6B36">
        <w:rPr>
          <w:rFonts w:ascii="Times New Roman" w:hAnsi="Times New Roman"/>
          <w:i/>
          <w:lang w:val="en-US"/>
        </w:rPr>
        <w:t>C</w:t>
      </w:r>
      <w:r w:rsidRPr="008F6B36">
        <w:rPr>
          <w:rFonts w:ascii="Times New Roman" w:hAnsi="Times New Roman"/>
          <w:lang w:val="en-US"/>
        </w:rPr>
        <w:t xml:space="preserve"> be in order each </w:t>
      </w:r>
      <w:r w:rsidRPr="008F6B36">
        <w:rPr>
          <w:rFonts w:ascii="Times New Roman" w:hAnsi="Times New Roman"/>
          <w:i/>
          <w:lang w:val="en-US"/>
        </w:rPr>
        <w:t>CaseClause</w:t>
      </w:r>
      <w:r w:rsidRPr="008F6B36">
        <w:rPr>
          <w:rFonts w:ascii="Times New Roman" w:hAnsi="Times New Roman"/>
          <w:lang w:val="en-US"/>
        </w:rPr>
        <w:t xml:space="preserve"> in </w:t>
      </w:r>
      <w:r w:rsidRPr="008F6B36">
        <w:rPr>
          <w:rFonts w:ascii="Times New Roman" w:hAnsi="Times New Roman"/>
          <w:i/>
          <w:iCs/>
          <w:lang w:val="en-US"/>
        </w:rPr>
        <w:t>A</w:t>
      </w:r>
    </w:p>
    <w:p w14:paraId="4FF9B3F7"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lang w:val="en-US"/>
        </w:rPr>
        <w:t>found</w:t>
      </w:r>
      <w:r w:rsidRPr="008F6B36">
        <w:rPr>
          <w:rFonts w:ascii="Times New Roman" w:hAnsi="Times New Roman"/>
          <w:lang w:val="en-US"/>
        </w:rPr>
        <w:t xml:space="preserve"> is </w:t>
      </w:r>
      <w:r w:rsidRPr="008F6B36">
        <w:rPr>
          <w:rFonts w:ascii="Times New Roman" w:hAnsi="Times New Roman"/>
          <w:b/>
          <w:lang w:val="en-US"/>
        </w:rPr>
        <w:t>false</w:t>
      </w:r>
      <w:r w:rsidRPr="008F6B36">
        <w:rPr>
          <w:rFonts w:ascii="Times New Roman" w:hAnsi="Times New Roman"/>
          <w:lang w:val="en-US"/>
        </w:rPr>
        <w:t>, then</w:t>
      </w:r>
    </w:p>
    <w:p w14:paraId="3979FBDF"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lang w:val="en-US"/>
        </w:rPr>
        <w:t>clauseSelector</w:t>
      </w:r>
      <w:r w:rsidRPr="008F6B36">
        <w:rPr>
          <w:rFonts w:ascii="Times New Roman" w:hAnsi="Times New Roman"/>
          <w:lang w:val="en-US"/>
        </w:rPr>
        <w:t xml:space="preserve"> be the result of evaluating </w:t>
      </w:r>
      <w:r w:rsidRPr="008F6B36">
        <w:rPr>
          <w:rFonts w:ascii="Times New Roman" w:hAnsi="Times New Roman"/>
          <w:i/>
          <w:iCs/>
          <w:lang w:val="en-US"/>
        </w:rPr>
        <w:t>C</w:t>
      </w:r>
      <w:r w:rsidRPr="008F6B36">
        <w:rPr>
          <w:rFonts w:ascii="Times New Roman" w:hAnsi="Times New Roman"/>
          <w:lang w:val="en-US"/>
        </w:rPr>
        <w:t>.</w:t>
      </w:r>
    </w:p>
    <w:p w14:paraId="17C07E7E"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input</w:t>
      </w:r>
      <w:r w:rsidRPr="008F6B36">
        <w:rPr>
          <w:rFonts w:ascii="Times New Roman" w:hAnsi="Times New Roman"/>
          <w:lang w:val="en-US"/>
        </w:rPr>
        <w:t xml:space="preserve"> is equal to </w:t>
      </w:r>
      <w:r w:rsidRPr="008F6B36">
        <w:rPr>
          <w:rFonts w:ascii="Times New Roman" w:hAnsi="Times New Roman"/>
          <w:i/>
          <w:lang w:val="en-US"/>
        </w:rPr>
        <w:t>clauseSelector</w:t>
      </w:r>
      <w:r w:rsidRPr="008F6B36">
        <w:rPr>
          <w:rFonts w:ascii="Times New Roman" w:hAnsi="Times New Roman"/>
          <w:lang w:val="en-US"/>
        </w:rPr>
        <w:t xml:space="preserve"> as defined by the </w:t>
      </w:r>
      <w:r>
        <w:rPr>
          <w:rFonts w:ascii="Courier New" w:hAnsi="Courier New" w:cs="Courier New"/>
          <w:lang w:val="en-US"/>
        </w:rPr>
        <w:t>=</w:t>
      </w:r>
      <w:r w:rsidRPr="00087045">
        <w:rPr>
          <w:rFonts w:ascii="Courier New" w:hAnsi="Courier New" w:cs="Courier New"/>
          <w:lang w:val="en-US"/>
        </w:rPr>
        <w:t>==</w:t>
      </w:r>
      <w:r w:rsidRPr="008F6B36">
        <w:rPr>
          <w:rFonts w:ascii="Times New Roman" w:hAnsi="Times New Roman"/>
          <w:lang w:val="en-US"/>
        </w:rPr>
        <w:t xml:space="preserve"> operator, then set </w:t>
      </w:r>
      <w:r w:rsidRPr="008F6B36">
        <w:rPr>
          <w:rFonts w:ascii="Times New Roman" w:hAnsi="Times New Roman"/>
          <w:i/>
          <w:lang w:val="en-US"/>
        </w:rPr>
        <w:t>found</w:t>
      </w:r>
      <w:r w:rsidRPr="008F6B36">
        <w:rPr>
          <w:rFonts w:ascii="Times New Roman" w:hAnsi="Times New Roman"/>
          <w:lang w:val="en-US"/>
        </w:rPr>
        <w:t xml:space="preserve"> to </w:t>
      </w:r>
      <w:r w:rsidRPr="008F6B36">
        <w:rPr>
          <w:rFonts w:ascii="Times New Roman" w:hAnsi="Times New Roman"/>
          <w:b/>
          <w:lang w:val="en-US"/>
        </w:rPr>
        <w:t>true</w:t>
      </w:r>
      <w:r w:rsidRPr="008F6B36">
        <w:rPr>
          <w:rFonts w:ascii="Times New Roman" w:hAnsi="Times New Roman"/>
          <w:lang w:val="en-US"/>
        </w:rPr>
        <w:t>.</w:t>
      </w:r>
    </w:p>
    <w:p w14:paraId="4EC17181"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lang w:val="en-US"/>
        </w:rPr>
        <w:t>found</w:t>
      </w:r>
      <w:r w:rsidRPr="008F6B36">
        <w:rPr>
          <w:rFonts w:ascii="Times New Roman" w:hAnsi="Times New Roman"/>
          <w:lang w:val="en-US"/>
        </w:rPr>
        <w:t xml:space="preserve"> is </w:t>
      </w:r>
      <w:r w:rsidRPr="008F6B36">
        <w:rPr>
          <w:rFonts w:ascii="Times New Roman" w:hAnsi="Times New Roman"/>
          <w:b/>
          <w:lang w:val="en-US"/>
        </w:rPr>
        <w:t>true</w:t>
      </w:r>
      <w:r w:rsidRPr="008F6B36">
        <w:rPr>
          <w:rFonts w:ascii="Times New Roman" w:hAnsi="Times New Roman"/>
          <w:lang w:val="en-US"/>
        </w:rPr>
        <w:t>, then</w:t>
      </w:r>
    </w:p>
    <w:p w14:paraId="6E2C3182"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C</w:t>
      </w:r>
      <w:r w:rsidRPr="008F6B36">
        <w:rPr>
          <w:rFonts w:ascii="Times New Roman" w:hAnsi="Times New Roman"/>
          <w:lang w:val="en-US"/>
        </w:rPr>
        <w:t xml:space="preserve"> has a </w:t>
      </w:r>
      <w:r w:rsidRPr="00612C55">
        <w:rPr>
          <w:rFonts w:ascii="Times New Roman" w:hAnsi="Times New Roman"/>
          <w:i/>
          <w:lang w:val="en-US"/>
        </w:rPr>
        <w:t>StatementList</w:t>
      </w:r>
      <w:r w:rsidRPr="008F6B36">
        <w:rPr>
          <w:rFonts w:ascii="Times New Roman" w:hAnsi="Times New Roman"/>
          <w:lang w:val="en-US"/>
        </w:rPr>
        <w:t>, then</w:t>
      </w:r>
    </w:p>
    <w:p w14:paraId="30744BA7" w14:textId="77777777" w:rsidR="004C02EF" w:rsidRPr="008F6B36" w:rsidRDefault="004C02EF" w:rsidP="004C02EF">
      <w:pPr>
        <w:numPr>
          <w:ilvl w:val="3"/>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Evaluate </w:t>
      </w:r>
      <w:r w:rsidRPr="008F6B36">
        <w:rPr>
          <w:rFonts w:ascii="Times New Roman" w:hAnsi="Times New Roman"/>
          <w:i/>
          <w:iCs/>
          <w:lang w:val="en-US"/>
        </w:rPr>
        <w:t>C</w:t>
      </w:r>
      <w:r w:rsidRPr="008F6B36">
        <w:rPr>
          <w:rFonts w:ascii="Times New Roman" w:hAnsi="Times New Roman"/>
          <w:lang w:val="en-US"/>
        </w:rPr>
        <w:t xml:space="preserve">’s </w:t>
      </w:r>
      <w:r w:rsidRPr="008F6B36">
        <w:rPr>
          <w:rFonts w:ascii="Times New Roman" w:hAnsi="Times New Roman"/>
          <w:i/>
          <w:lang w:val="en-US"/>
        </w:rPr>
        <w:t>StatementList</w:t>
      </w:r>
      <w:r w:rsidRPr="008F6B36">
        <w:rPr>
          <w:rFonts w:ascii="Times New Roman" w:hAnsi="Times New Roman"/>
          <w:lang w:val="en-US"/>
        </w:rPr>
        <w:t xml:space="preserve"> and let </w:t>
      </w:r>
      <w:r w:rsidRPr="008F6B36">
        <w:rPr>
          <w:rFonts w:ascii="Times New Roman" w:hAnsi="Times New Roman"/>
          <w:i/>
          <w:iCs/>
          <w:lang w:val="en-US"/>
        </w:rPr>
        <w:t>R</w:t>
      </w:r>
      <w:r w:rsidRPr="008F6B36">
        <w:rPr>
          <w:rFonts w:ascii="Times New Roman" w:hAnsi="Times New Roman"/>
          <w:lang w:val="en-US"/>
        </w:rPr>
        <w:t xml:space="preserve"> be the result.</w:t>
      </w:r>
    </w:p>
    <w:p w14:paraId="78871038" w14:textId="77777777" w:rsidR="004C02EF" w:rsidRPr="008F6B36" w:rsidRDefault="004C02EF" w:rsidP="004C02EF">
      <w:pPr>
        <w:numPr>
          <w:ilvl w:val="3"/>
          <w:numId w:val="136"/>
        </w:numPr>
        <w:spacing w:after="120" w:line="240" w:lineRule="auto"/>
        <w:contextualSpacing/>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R</w:t>
      </w:r>
      <w:r w:rsidRPr="008F6B36">
        <w:rPr>
          <w:rFonts w:ascii="Times New Roman" w:hAnsi="Times New Roman"/>
          <w:lang w:val="en-US"/>
        </w:rPr>
        <w:t>.value is not</w:t>
      </w:r>
      <w:r w:rsidRPr="008F6B36">
        <w:rPr>
          <w:rFonts w:ascii="Times New Roman" w:hAnsi="Times New Roman"/>
          <w:b/>
          <w:bCs/>
          <w:lang w:val="en-US"/>
        </w:rPr>
        <w:t xml:space="preserve"> </w:t>
      </w:r>
      <w:r w:rsidRPr="008F6B36">
        <w:rPr>
          <w:rFonts w:cs="Arial"/>
          <w:bCs/>
          <w:lang w:val="en-US"/>
        </w:rPr>
        <w:t>empty</w:t>
      </w:r>
      <w:r w:rsidRPr="008F6B36">
        <w:rPr>
          <w:rFonts w:ascii="Times New Roman" w:hAnsi="Times New Roman"/>
          <w:lang w:val="en-US"/>
        </w:rPr>
        <w:t>, then let</w:t>
      </w:r>
      <w:r w:rsidRPr="008F6B36">
        <w:rPr>
          <w:rFonts w:ascii="Times New Roman" w:hAnsi="Times New Roman"/>
          <w:i/>
          <w:iCs/>
          <w:lang w:val="en-US"/>
        </w:rPr>
        <w:t xml:space="preserve"> V</w:t>
      </w:r>
      <w:r w:rsidRPr="008F6B36">
        <w:rPr>
          <w:rFonts w:ascii="Times New Roman" w:hAnsi="Times New Roman"/>
          <w:lang w:val="en-US"/>
        </w:rPr>
        <w:t xml:space="preserve"> =</w:t>
      </w:r>
      <w:r w:rsidRPr="008F6B36">
        <w:rPr>
          <w:rFonts w:ascii="Times New Roman" w:hAnsi="Times New Roman"/>
          <w:i/>
          <w:iCs/>
          <w:lang w:val="en-US"/>
        </w:rPr>
        <w:t xml:space="preserve"> R</w:t>
      </w:r>
      <w:r w:rsidRPr="008F6B36">
        <w:rPr>
          <w:rFonts w:ascii="Times New Roman" w:hAnsi="Times New Roman"/>
          <w:lang w:val="en-US"/>
        </w:rPr>
        <w:t>.value.</w:t>
      </w:r>
    </w:p>
    <w:p w14:paraId="70862A47" w14:textId="77777777" w:rsidR="004C02EF" w:rsidRPr="008F6B36" w:rsidRDefault="004C02EF" w:rsidP="004C02EF">
      <w:pPr>
        <w:numPr>
          <w:ilvl w:val="3"/>
          <w:numId w:val="136"/>
        </w:numPr>
        <w:spacing w:after="120" w:line="240" w:lineRule="auto"/>
        <w:contextualSpacing/>
        <w:jc w:val="left"/>
        <w:rPr>
          <w:rFonts w:ascii="Times New Roman" w:hAnsi="Times New Roman"/>
          <w:lang w:val="en-US"/>
        </w:rPr>
      </w:pPr>
      <w:r w:rsidRPr="008F6B36">
        <w:rPr>
          <w:rFonts w:ascii="Times New Roman" w:hAnsi="Times New Roman"/>
          <w:i/>
          <w:iCs/>
          <w:lang w:val="en-US"/>
        </w:rPr>
        <w:t>R</w:t>
      </w:r>
      <w:r w:rsidRPr="008F6B36">
        <w:rPr>
          <w:rFonts w:ascii="Times New Roman" w:hAnsi="Times New Roman"/>
          <w:lang w:val="en-US"/>
        </w:rPr>
        <w:t xml:space="preserve"> is an abrupt completion, then return </w:t>
      </w:r>
      <w:r w:rsidRPr="008F6B36">
        <w:rPr>
          <w:rFonts w:ascii="Times New Roman" w:hAnsi="Times New Roman"/>
          <w:i/>
          <w:iCs/>
          <w:lang w:val="en-US"/>
        </w:rPr>
        <w:t>(R</w:t>
      </w:r>
      <w:r w:rsidRPr="008F6B36">
        <w:rPr>
          <w:rFonts w:ascii="Times New Roman" w:hAnsi="Times New Roman"/>
          <w:lang w:val="en-US"/>
        </w:rPr>
        <w:t>.type,</w:t>
      </w:r>
      <w:r w:rsidRPr="008F6B36">
        <w:rPr>
          <w:rFonts w:ascii="Times New Roman" w:hAnsi="Times New Roman"/>
          <w:i/>
          <w:iCs/>
          <w:lang w:val="en-US"/>
        </w:rPr>
        <w:t xml:space="preserve"> V</w:t>
      </w:r>
      <w:r w:rsidRPr="008F6B36">
        <w:rPr>
          <w:rFonts w:ascii="Times New Roman" w:hAnsi="Times New Roman"/>
          <w:lang w:val="en-US"/>
        </w:rPr>
        <w:t>,</w:t>
      </w:r>
      <w:r w:rsidRPr="008F6B36">
        <w:rPr>
          <w:rFonts w:ascii="Times New Roman" w:hAnsi="Times New Roman"/>
          <w:i/>
          <w:iCs/>
          <w:lang w:val="en-US"/>
        </w:rPr>
        <w:t xml:space="preserve"> R</w:t>
      </w:r>
      <w:r w:rsidRPr="008F6B36">
        <w:rPr>
          <w:rFonts w:ascii="Times New Roman" w:hAnsi="Times New Roman"/>
          <w:lang w:val="en-US"/>
        </w:rPr>
        <w:t>.target).</w:t>
      </w:r>
    </w:p>
    <w:p w14:paraId="6610E266"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lang w:val="en-US"/>
        </w:rPr>
        <w:t>foundInB</w:t>
      </w:r>
      <w:r w:rsidRPr="008F6B36">
        <w:rPr>
          <w:rFonts w:ascii="Times New Roman" w:hAnsi="Times New Roman"/>
          <w:lang w:val="en-US"/>
        </w:rPr>
        <w:t xml:space="preserve"> be </w:t>
      </w:r>
      <w:r w:rsidRPr="008F6B36">
        <w:rPr>
          <w:rFonts w:ascii="Times New Roman" w:hAnsi="Times New Roman"/>
          <w:b/>
          <w:lang w:val="en-US"/>
        </w:rPr>
        <w:t>false</w:t>
      </w:r>
      <w:r w:rsidRPr="008F6B36">
        <w:rPr>
          <w:rFonts w:ascii="Times New Roman" w:hAnsi="Times New Roman"/>
          <w:lang w:val="en-US"/>
        </w:rPr>
        <w:t>.</w:t>
      </w:r>
    </w:p>
    <w:p w14:paraId="30CA3F98"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lang w:val="en-US"/>
        </w:rPr>
        <w:t>found</w:t>
      </w:r>
      <w:r w:rsidRPr="008F6B36">
        <w:rPr>
          <w:rFonts w:ascii="Times New Roman" w:hAnsi="Times New Roman"/>
          <w:lang w:val="en-US"/>
        </w:rPr>
        <w:t xml:space="preserve"> is </w:t>
      </w:r>
      <w:r w:rsidRPr="008F6B36">
        <w:rPr>
          <w:rFonts w:ascii="Times New Roman" w:hAnsi="Times New Roman"/>
          <w:b/>
          <w:lang w:val="en-US"/>
        </w:rPr>
        <w:t>false</w:t>
      </w:r>
      <w:r w:rsidRPr="008F6B36">
        <w:rPr>
          <w:rFonts w:ascii="Times New Roman" w:hAnsi="Times New Roman"/>
          <w:lang w:val="en-US"/>
        </w:rPr>
        <w:t>, then</w:t>
      </w:r>
      <w:r w:rsidRPr="008F6B36" w:rsidDel="00246756">
        <w:rPr>
          <w:rFonts w:ascii="Times New Roman" w:hAnsi="Times New Roman"/>
          <w:lang w:val="en-US"/>
        </w:rPr>
        <w:t xml:space="preserve"> </w:t>
      </w:r>
    </w:p>
    <w:p w14:paraId="59F66A35"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Repeat, while </w:t>
      </w:r>
      <w:r w:rsidRPr="008F6B36">
        <w:rPr>
          <w:rFonts w:ascii="Times New Roman" w:hAnsi="Times New Roman"/>
          <w:i/>
          <w:lang w:val="en-US"/>
        </w:rPr>
        <w:t>foundInB</w:t>
      </w:r>
      <w:r w:rsidRPr="008F6B36">
        <w:rPr>
          <w:rFonts w:ascii="Times New Roman" w:hAnsi="Times New Roman"/>
          <w:lang w:val="en-US"/>
        </w:rPr>
        <w:t xml:space="preserve"> is </w:t>
      </w:r>
      <w:r w:rsidRPr="008F6B36">
        <w:rPr>
          <w:rFonts w:ascii="Times New Roman" w:hAnsi="Times New Roman"/>
          <w:b/>
          <w:lang w:val="en-US"/>
        </w:rPr>
        <w:t>false</w:t>
      </w:r>
      <w:r w:rsidRPr="008F6B36">
        <w:rPr>
          <w:rFonts w:ascii="Times New Roman" w:hAnsi="Times New Roman"/>
          <w:lang w:val="en-US"/>
        </w:rPr>
        <w:t xml:space="preserve"> and all elements of </w:t>
      </w:r>
      <w:r w:rsidRPr="008F6B36">
        <w:rPr>
          <w:rFonts w:ascii="Times New Roman" w:hAnsi="Times New Roman"/>
          <w:i/>
          <w:lang w:val="en-US"/>
        </w:rPr>
        <w:t>B</w:t>
      </w:r>
      <w:r w:rsidRPr="008F6B36">
        <w:rPr>
          <w:rFonts w:ascii="Times New Roman" w:hAnsi="Times New Roman"/>
          <w:lang w:val="en-US"/>
        </w:rPr>
        <w:t xml:space="preserve"> have not been processed</w:t>
      </w:r>
    </w:p>
    <w:p w14:paraId="5D5551BD"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iCs/>
          <w:lang w:val="en-US"/>
        </w:rPr>
        <w:t>C</w:t>
      </w:r>
      <w:r w:rsidRPr="008F6B36">
        <w:rPr>
          <w:rFonts w:ascii="Times New Roman" w:hAnsi="Times New Roman"/>
          <w:lang w:val="en-US"/>
        </w:rPr>
        <w:t xml:space="preserve"> be the next </w:t>
      </w:r>
      <w:r w:rsidRPr="008F6B36">
        <w:rPr>
          <w:rFonts w:ascii="Times New Roman" w:hAnsi="Times New Roman"/>
          <w:i/>
          <w:lang w:val="en-US"/>
        </w:rPr>
        <w:t>CaseClause</w:t>
      </w:r>
      <w:r w:rsidRPr="008F6B36">
        <w:rPr>
          <w:rFonts w:ascii="Times New Roman" w:hAnsi="Times New Roman"/>
          <w:lang w:val="en-US"/>
        </w:rPr>
        <w:t xml:space="preserve"> in </w:t>
      </w:r>
      <w:r w:rsidRPr="008F6B36">
        <w:rPr>
          <w:rFonts w:ascii="Times New Roman" w:hAnsi="Times New Roman"/>
          <w:i/>
          <w:iCs/>
          <w:lang w:val="en-US"/>
        </w:rPr>
        <w:t>B</w:t>
      </w:r>
      <w:r w:rsidRPr="008F6B36">
        <w:rPr>
          <w:rFonts w:ascii="Times New Roman" w:hAnsi="Times New Roman"/>
          <w:lang w:val="en-US"/>
        </w:rPr>
        <w:t xml:space="preserve">. </w:t>
      </w:r>
    </w:p>
    <w:p w14:paraId="2D2D9B60"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lang w:val="en-US"/>
        </w:rPr>
        <w:t>clauseSelector</w:t>
      </w:r>
      <w:r w:rsidRPr="008F6B36">
        <w:rPr>
          <w:rFonts w:ascii="Times New Roman" w:hAnsi="Times New Roman"/>
          <w:lang w:val="en-US"/>
        </w:rPr>
        <w:t xml:space="preserve"> be the result of evaluating </w:t>
      </w:r>
      <w:r w:rsidRPr="008F6B36">
        <w:rPr>
          <w:rFonts w:ascii="Times New Roman" w:hAnsi="Times New Roman"/>
          <w:i/>
          <w:iCs/>
          <w:lang w:val="en-US"/>
        </w:rPr>
        <w:t>C</w:t>
      </w:r>
      <w:r w:rsidRPr="008F6B36">
        <w:rPr>
          <w:rFonts w:ascii="Times New Roman" w:hAnsi="Times New Roman"/>
          <w:lang w:val="en-US"/>
        </w:rPr>
        <w:t>.</w:t>
      </w:r>
    </w:p>
    <w:p w14:paraId="49AE71F0"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input</w:t>
      </w:r>
      <w:r w:rsidRPr="008F6B36">
        <w:rPr>
          <w:rFonts w:ascii="Times New Roman" w:hAnsi="Times New Roman"/>
          <w:lang w:val="en-US"/>
        </w:rPr>
        <w:t xml:space="preserve"> is equal to </w:t>
      </w:r>
      <w:r w:rsidRPr="008F6B36">
        <w:rPr>
          <w:rFonts w:ascii="Times New Roman" w:hAnsi="Times New Roman"/>
          <w:i/>
          <w:lang w:val="en-US"/>
        </w:rPr>
        <w:t>clauseSelector</w:t>
      </w:r>
      <w:r w:rsidRPr="008F6B36">
        <w:rPr>
          <w:rFonts w:ascii="Times New Roman" w:hAnsi="Times New Roman"/>
          <w:lang w:val="en-US"/>
        </w:rPr>
        <w:t xml:space="preserve"> as defined by the </w:t>
      </w:r>
      <w:r>
        <w:rPr>
          <w:rFonts w:ascii="Courier New" w:hAnsi="Courier New" w:cs="Courier New"/>
          <w:lang w:val="en-US"/>
        </w:rPr>
        <w:t>=</w:t>
      </w:r>
      <w:r w:rsidRPr="00087045">
        <w:rPr>
          <w:rFonts w:ascii="Courier New" w:hAnsi="Courier New" w:cs="Courier New"/>
          <w:lang w:val="en-US"/>
        </w:rPr>
        <w:t>==</w:t>
      </w:r>
      <w:r w:rsidRPr="008F6B36">
        <w:rPr>
          <w:rFonts w:ascii="Times New Roman" w:hAnsi="Times New Roman"/>
          <w:lang w:val="en-US"/>
        </w:rPr>
        <w:t xml:space="preserve"> operator, then</w:t>
      </w:r>
    </w:p>
    <w:p w14:paraId="4455E9A4" w14:textId="77777777" w:rsidR="004C02EF" w:rsidRPr="008F6B36" w:rsidRDefault="004C02EF" w:rsidP="004C02EF">
      <w:pPr>
        <w:numPr>
          <w:ilvl w:val="3"/>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Set </w:t>
      </w:r>
      <w:r w:rsidRPr="008F6B36">
        <w:rPr>
          <w:rFonts w:ascii="Times New Roman" w:hAnsi="Times New Roman"/>
          <w:i/>
          <w:lang w:val="en-US"/>
        </w:rPr>
        <w:t>foundInB</w:t>
      </w:r>
      <w:r w:rsidRPr="008F6B36">
        <w:rPr>
          <w:rFonts w:ascii="Times New Roman" w:hAnsi="Times New Roman"/>
          <w:lang w:val="en-US"/>
        </w:rPr>
        <w:t xml:space="preserve"> to </w:t>
      </w:r>
      <w:r w:rsidRPr="008F6B36">
        <w:rPr>
          <w:rFonts w:ascii="Times New Roman" w:hAnsi="Times New Roman"/>
          <w:b/>
          <w:lang w:val="en-US"/>
        </w:rPr>
        <w:t>true</w:t>
      </w:r>
      <w:r w:rsidRPr="008F6B36">
        <w:rPr>
          <w:rFonts w:ascii="Times New Roman" w:hAnsi="Times New Roman"/>
          <w:lang w:val="en-US"/>
        </w:rPr>
        <w:t>.</w:t>
      </w:r>
    </w:p>
    <w:p w14:paraId="2EF1102C" w14:textId="77777777" w:rsidR="004C02EF" w:rsidRPr="008F6B36" w:rsidRDefault="004C02EF" w:rsidP="004C02EF">
      <w:pPr>
        <w:numPr>
          <w:ilvl w:val="3"/>
          <w:numId w:val="136"/>
        </w:numPr>
        <w:spacing w:after="120" w:line="240" w:lineRule="auto"/>
        <w:contextualSpacing/>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C</w:t>
      </w:r>
      <w:r w:rsidRPr="008F6B36">
        <w:rPr>
          <w:rFonts w:ascii="Times New Roman" w:hAnsi="Times New Roman"/>
          <w:lang w:val="en-US"/>
        </w:rPr>
        <w:t xml:space="preserve"> has a </w:t>
      </w:r>
      <w:r w:rsidRPr="008F6B36">
        <w:rPr>
          <w:rFonts w:ascii="Times New Roman" w:hAnsi="Times New Roman"/>
          <w:i/>
          <w:lang w:val="en-US"/>
        </w:rPr>
        <w:t>StatementList</w:t>
      </w:r>
      <w:r w:rsidRPr="008F6B36">
        <w:rPr>
          <w:rFonts w:ascii="Times New Roman" w:hAnsi="Times New Roman"/>
          <w:lang w:val="en-US"/>
        </w:rPr>
        <w:t>, then</w:t>
      </w:r>
    </w:p>
    <w:p w14:paraId="7106286C" w14:textId="77777777" w:rsidR="004C02EF" w:rsidRPr="008F6B36" w:rsidRDefault="004C02EF" w:rsidP="004C02EF">
      <w:pPr>
        <w:numPr>
          <w:ilvl w:val="4"/>
          <w:numId w:val="137"/>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Evaluate </w:t>
      </w:r>
      <w:r w:rsidRPr="008F6B36">
        <w:rPr>
          <w:rFonts w:ascii="Times New Roman" w:hAnsi="Times New Roman"/>
          <w:i/>
          <w:iCs/>
          <w:lang w:val="en-US"/>
        </w:rPr>
        <w:t>C</w:t>
      </w:r>
      <w:r w:rsidRPr="008F6B36">
        <w:rPr>
          <w:rFonts w:ascii="Times New Roman" w:hAnsi="Times New Roman"/>
          <w:lang w:val="en-US"/>
        </w:rPr>
        <w:t xml:space="preserve">’s </w:t>
      </w:r>
      <w:r w:rsidRPr="008F6B36">
        <w:rPr>
          <w:rFonts w:ascii="Times New Roman" w:hAnsi="Times New Roman"/>
          <w:i/>
          <w:lang w:val="en-US"/>
        </w:rPr>
        <w:t>StatementList</w:t>
      </w:r>
      <w:r w:rsidRPr="008F6B36">
        <w:rPr>
          <w:rFonts w:ascii="Times New Roman" w:hAnsi="Times New Roman"/>
          <w:lang w:val="en-US"/>
        </w:rPr>
        <w:t xml:space="preserve"> and let </w:t>
      </w:r>
      <w:r w:rsidRPr="008F6B36">
        <w:rPr>
          <w:rFonts w:ascii="Times New Roman" w:hAnsi="Times New Roman"/>
          <w:i/>
          <w:iCs/>
          <w:lang w:val="en-US"/>
        </w:rPr>
        <w:t>R</w:t>
      </w:r>
      <w:r w:rsidRPr="008F6B36">
        <w:rPr>
          <w:rFonts w:ascii="Times New Roman" w:hAnsi="Times New Roman"/>
          <w:lang w:val="en-US"/>
        </w:rPr>
        <w:t xml:space="preserve"> be the result.</w:t>
      </w:r>
    </w:p>
    <w:p w14:paraId="1449992B" w14:textId="77777777" w:rsidR="004C02EF" w:rsidRPr="008F6B36" w:rsidRDefault="004C02EF" w:rsidP="004C02EF">
      <w:pPr>
        <w:numPr>
          <w:ilvl w:val="4"/>
          <w:numId w:val="137"/>
        </w:numPr>
        <w:spacing w:after="120" w:line="240" w:lineRule="auto"/>
        <w:contextualSpacing/>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R</w:t>
      </w:r>
      <w:r w:rsidRPr="008F6B36">
        <w:rPr>
          <w:rFonts w:ascii="Times New Roman" w:hAnsi="Times New Roman"/>
          <w:lang w:val="en-US"/>
        </w:rPr>
        <w:t>.value is not</w:t>
      </w:r>
      <w:r w:rsidRPr="008F6B36">
        <w:rPr>
          <w:rFonts w:ascii="Times New Roman" w:hAnsi="Times New Roman"/>
          <w:b/>
          <w:bCs/>
          <w:lang w:val="en-US"/>
        </w:rPr>
        <w:t xml:space="preserve"> </w:t>
      </w:r>
      <w:r w:rsidRPr="008F6B36">
        <w:rPr>
          <w:rFonts w:cs="Arial"/>
          <w:bCs/>
          <w:lang w:val="en-US"/>
        </w:rPr>
        <w:t>empty</w:t>
      </w:r>
      <w:r w:rsidRPr="008F6B36">
        <w:rPr>
          <w:rFonts w:ascii="Times New Roman" w:hAnsi="Times New Roman"/>
          <w:lang w:val="en-US"/>
        </w:rPr>
        <w:t>, then let</w:t>
      </w:r>
      <w:r w:rsidRPr="008F6B36">
        <w:rPr>
          <w:rFonts w:ascii="Times New Roman" w:hAnsi="Times New Roman"/>
          <w:i/>
          <w:iCs/>
          <w:lang w:val="en-US"/>
        </w:rPr>
        <w:t xml:space="preserve"> V</w:t>
      </w:r>
      <w:r w:rsidRPr="008F6B36">
        <w:rPr>
          <w:rFonts w:ascii="Times New Roman" w:hAnsi="Times New Roman"/>
          <w:lang w:val="en-US"/>
        </w:rPr>
        <w:t xml:space="preserve"> =</w:t>
      </w:r>
      <w:r w:rsidRPr="008F6B36">
        <w:rPr>
          <w:rFonts w:ascii="Times New Roman" w:hAnsi="Times New Roman"/>
          <w:i/>
          <w:iCs/>
          <w:lang w:val="en-US"/>
        </w:rPr>
        <w:t xml:space="preserve"> R</w:t>
      </w:r>
      <w:r w:rsidRPr="008F6B36">
        <w:rPr>
          <w:rFonts w:ascii="Times New Roman" w:hAnsi="Times New Roman"/>
          <w:lang w:val="en-US"/>
        </w:rPr>
        <w:t>.value.</w:t>
      </w:r>
    </w:p>
    <w:p w14:paraId="6685C9AE" w14:textId="77777777" w:rsidR="004C02EF" w:rsidRPr="008F6B36" w:rsidRDefault="004C02EF" w:rsidP="004C02EF">
      <w:pPr>
        <w:numPr>
          <w:ilvl w:val="4"/>
          <w:numId w:val="137"/>
        </w:numPr>
        <w:spacing w:after="120" w:line="240" w:lineRule="auto"/>
        <w:contextualSpacing/>
        <w:jc w:val="left"/>
        <w:rPr>
          <w:rFonts w:ascii="Times New Roman" w:hAnsi="Times New Roman"/>
          <w:lang w:val="en-US"/>
        </w:rPr>
      </w:pPr>
      <w:r w:rsidRPr="008F6B36">
        <w:rPr>
          <w:rFonts w:ascii="Times New Roman" w:hAnsi="Times New Roman"/>
          <w:i/>
          <w:iCs/>
          <w:lang w:val="en-US"/>
        </w:rPr>
        <w:t>R</w:t>
      </w:r>
      <w:r w:rsidRPr="008F6B36">
        <w:rPr>
          <w:rFonts w:ascii="Times New Roman" w:hAnsi="Times New Roman"/>
          <w:lang w:val="en-US"/>
        </w:rPr>
        <w:t xml:space="preserve"> is an abrupt completion, then return </w:t>
      </w:r>
      <w:r w:rsidRPr="008F6B36">
        <w:rPr>
          <w:rFonts w:ascii="Times New Roman" w:hAnsi="Times New Roman"/>
          <w:i/>
          <w:iCs/>
          <w:lang w:val="en-US"/>
        </w:rPr>
        <w:t>(R</w:t>
      </w:r>
      <w:r w:rsidRPr="008F6B36">
        <w:rPr>
          <w:rFonts w:ascii="Times New Roman" w:hAnsi="Times New Roman"/>
          <w:lang w:val="en-US"/>
        </w:rPr>
        <w:t>.type,</w:t>
      </w:r>
      <w:r w:rsidRPr="008F6B36">
        <w:rPr>
          <w:rFonts w:ascii="Times New Roman" w:hAnsi="Times New Roman"/>
          <w:i/>
          <w:iCs/>
          <w:lang w:val="en-US"/>
        </w:rPr>
        <w:t xml:space="preserve"> V</w:t>
      </w:r>
      <w:r w:rsidRPr="008F6B36">
        <w:rPr>
          <w:rFonts w:ascii="Times New Roman" w:hAnsi="Times New Roman"/>
          <w:lang w:val="en-US"/>
        </w:rPr>
        <w:t>,</w:t>
      </w:r>
      <w:r w:rsidRPr="008F6B36">
        <w:rPr>
          <w:rFonts w:ascii="Times New Roman" w:hAnsi="Times New Roman"/>
          <w:i/>
          <w:iCs/>
          <w:lang w:val="en-US"/>
        </w:rPr>
        <w:t xml:space="preserve"> R</w:t>
      </w:r>
      <w:r w:rsidRPr="008F6B36">
        <w:rPr>
          <w:rFonts w:ascii="Times New Roman" w:hAnsi="Times New Roman"/>
          <w:lang w:val="en-US"/>
        </w:rPr>
        <w:t>.target).</w:t>
      </w:r>
    </w:p>
    <w:p w14:paraId="359707DB"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lang w:val="en-US"/>
        </w:rPr>
        <w:t>foundInB</w:t>
      </w:r>
      <w:r w:rsidRPr="008F6B36">
        <w:rPr>
          <w:rFonts w:ascii="Times New Roman" w:hAnsi="Times New Roman"/>
          <w:lang w:val="en-US"/>
        </w:rPr>
        <w:t xml:space="preserve"> is </w:t>
      </w:r>
      <w:r w:rsidRPr="008F6B36">
        <w:rPr>
          <w:rFonts w:ascii="Times New Roman" w:hAnsi="Times New Roman"/>
          <w:b/>
          <w:lang w:val="en-US"/>
        </w:rPr>
        <w:t>false</w:t>
      </w:r>
      <w:r w:rsidRPr="008F6B36">
        <w:rPr>
          <w:rFonts w:ascii="Times New Roman" w:hAnsi="Times New Roman"/>
          <w:lang w:val="en-US"/>
        </w:rPr>
        <w:t xml:space="preserve"> and the </w:t>
      </w:r>
      <w:r w:rsidRPr="008F6B36">
        <w:rPr>
          <w:rFonts w:ascii="Times New Roman" w:hAnsi="Times New Roman"/>
          <w:i/>
          <w:lang w:val="en-US"/>
        </w:rPr>
        <w:t>DefaultClause</w:t>
      </w:r>
      <w:r w:rsidRPr="008F6B36">
        <w:rPr>
          <w:rFonts w:ascii="Times New Roman" w:hAnsi="Times New Roman"/>
          <w:lang w:val="en-US"/>
        </w:rPr>
        <w:t xml:space="preserve"> has a </w:t>
      </w:r>
      <w:r w:rsidRPr="008F6B36">
        <w:rPr>
          <w:rFonts w:ascii="Times New Roman" w:hAnsi="Times New Roman"/>
          <w:i/>
          <w:lang w:val="en-US"/>
        </w:rPr>
        <w:t>StatementList</w:t>
      </w:r>
      <w:r w:rsidRPr="008F6B36">
        <w:rPr>
          <w:rFonts w:ascii="Times New Roman" w:hAnsi="Times New Roman"/>
          <w:lang w:val="en-US"/>
        </w:rPr>
        <w:t>, then</w:t>
      </w:r>
    </w:p>
    <w:p w14:paraId="7E1528C2"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Evaluate the </w:t>
      </w:r>
      <w:r w:rsidRPr="008F6B36">
        <w:rPr>
          <w:rFonts w:ascii="Times New Roman" w:hAnsi="Times New Roman"/>
          <w:i/>
          <w:lang w:val="en-US"/>
        </w:rPr>
        <w:t>DefaultClause’s</w:t>
      </w:r>
      <w:r w:rsidRPr="008F6B36">
        <w:rPr>
          <w:rFonts w:ascii="Times New Roman" w:hAnsi="Times New Roman"/>
          <w:lang w:val="en-US"/>
        </w:rPr>
        <w:t xml:space="preserve"> </w:t>
      </w:r>
      <w:r w:rsidRPr="008F6B36">
        <w:rPr>
          <w:rFonts w:ascii="Times New Roman" w:hAnsi="Times New Roman"/>
          <w:i/>
          <w:lang w:val="en-US"/>
        </w:rPr>
        <w:t>StatementList</w:t>
      </w:r>
      <w:r w:rsidRPr="008F6B36">
        <w:rPr>
          <w:rFonts w:ascii="Times New Roman" w:hAnsi="Times New Roman"/>
          <w:lang w:val="en-US"/>
        </w:rPr>
        <w:t xml:space="preserve"> and let </w:t>
      </w:r>
      <w:r w:rsidRPr="008F6B36">
        <w:rPr>
          <w:rFonts w:ascii="Times New Roman" w:hAnsi="Times New Roman"/>
          <w:i/>
          <w:iCs/>
          <w:lang w:val="en-US"/>
        </w:rPr>
        <w:t>R</w:t>
      </w:r>
      <w:r w:rsidRPr="008F6B36">
        <w:rPr>
          <w:rFonts w:ascii="Times New Roman" w:hAnsi="Times New Roman"/>
          <w:lang w:val="en-US"/>
        </w:rPr>
        <w:t xml:space="preserve"> be the result.</w:t>
      </w:r>
    </w:p>
    <w:p w14:paraId="0CC99044"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R</w:t>
      </w:r>
      <w:r w:rsidRPr="008F6B36">
        <w:rPr>
          <w:rFonts w:ascii="Times New Roman" w:hAnsi="Times New Roman"/>
          <w:lang w:val="en-US"/>
        </w:rPr>
        <w:t xml:space="preserve">.value is not </w:t>
      </w:r>
      <w:r w:rsidRPr="008F6B36">
        <w:rPr>
          <w:rFonts w:cs="Arial"/>
          <w:bCs/>
          <w:lang w:val="en-US"/>
        </w:rPr>
        <w:t>empty</w:t>
      </w:r>
      <w:r w:rsidRPr="008F6B36">
        <w:rPr>
          <w:rFonts w:ascii="Times New Roman" w:hAnsi="Times New Roman"/>
          <w:lang w:val="en-US"/>
        </w:rPr>
        <w:t xml:space="preserve">, then let </w:t>
      </w:r>
      <w:r w:rsidRPr="008F6B36">
        <w:rPr>
          <w:rFonts w:ascii="Times New Roman" w:hAnsi="Times New Roman"/>
          <w:i/>
          <w:iCs/>
          <w:lang w:val="en-US"/>
        </w:rPr>
        <w:t>V</w:t>
      </w:r>
      <w:r w:rsidRPr="008F6B36">
        <w:rPr>
          <w:rFonts w:ascii="Times New Roman" w:hAnsi="Times New Roman"/>
          <w:lang w:val="en-US"/>
        </w:rPr>
        <w:t xml:space="preserve"> = </w:t>
      </w:r>
      <w:r w:rsidRPr="008F6B36">
        <w:rPr>
          <w:rFonts w:ascii="Times New Roman" w:hAnsi="Times New Roman"/>
          <w:i/>
          <w:iCs/>
          <w:lang w:val="en-US"/>
        </w:rPr>
        <w:t>R</w:t>
      </w:r>
      <w:r w:rsidRPr="008F6B36">
        <w:rPr>
          <w:rFonts w:ascii="Times New Roman" w:hAnsi="Times New Roman"/>
          <w:lang w:val="en-US"/>
        </w:rPr>
        <w:t>.value.</w:t>
      </w:r>
    </w:p>
    <w:p w14:paraId="2BB048DC"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R</w:t>
      </w:r>
      <w:r w:rsidRPr="008F6B36">
        <w:rPr>
          <w:rFonts w:ascii="Times New Roman" w:hAnsi="Times New Roman"/>
          <w:lang w:val="en-US"/>
        </w:rPr>
        <w:t xml:space="preserve"> is an abrupt completion, then return (</w:t>
      </w:r>
      <w:r w:rsidRPr="008F6B36">
        <w:rPr>
          <w:rFonts w:ascii="Times New Roman" w:hAnsi="Times New Roman"/>
          <w:i/>
          <w:iCs/>
          <w:lang w:val="en-US"/>
        </w:rPr>
        <w:t>R</w:t>
      </w:r>
      <w:r w:rsidRPr="008F6B36">
        <w:rPr>
          <w:rFonts w:ascii="Times New Roman" w:hAnsi="Times New Roman"/>
          <w:lang w:val="en-US"/>
        </w:rPr>
        <w:t xml:space="preserve">.type, </w:t>
      </w:r>
      <w:r w:rsidRPr="008F6B36">
        <w:rPr>
          <w:rFonts w:ascii="Times New Roman" w:hAnsi="Times New Roman"/>
          <w:i/>
          <w:iCs/>
          <w:lang w:val="en-US"/>
        </w:rPr>
        <w:t>V</w:t>
      </w:r>
      <w:r w:rsidRPr="008F6B36">
        <w:rPr>
          <w:rFonts w:ascii="Times New Roman" w:hAnsi="Times New Roman"/>
          <w:lang w:val="en-US"/>
        </w:rPr>
        <w:t xml:space="preserve">, </w:t>
      </w:r>
      <w:r w:rsidRPr="008F6B36">
        <w:rPr>
          <w:rFonts w:ascii="Times New Roman" w:hAnsi="Times New Roman"/>
          <w:i/>
          <w:iCs/>
          <w:lang w:val="en-US"/>
        </w:rPr>
        <w:t>R</w:t>
      </w:r>
      <w:r w:rsidRPr="008F6B36">
        <w:rPr>
          <w:rFonts w:ascii="Times New Roman" w:hAnsi="Times New Roman"/>
          <w:lang w:val="en-US"/>
        </w:rPr>
        <w:t>.target).</w:t>
      </w:r>
    </w:p>
    <w:p w14:paraId="24E7F6B1"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Repeat (Note that if step 7.a.i has been performed this loop does not start at the beginning of </w:t>
      </w:r>
      <w:r w:rsidRPr="008F6B36">
        <w:rPr>
          <w:rFonts w:ascii="Times New Roman" w:hAnsi="Times New Roman"/>
          <w:i/>
          <w:lang w:val="en-US"/>
        </w:rPr>
        <w:t>B</w:t>
      </w:r>
      <w:r w:rsidRPr="008F6B36">
        <w:rPr>
          <w:rFonts w:ascii="Times New Roman" w:hAnsi="Times New Roman"/>
          <w:lang w:val="en-US"/>
        </w:rPr>
        <w:t>)</w:t>
      </w:r>
    </w:p>
    <w:p w14:paraId="71EFA4D0"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iCs/>
          <w:lang w:val="en-US"/>
        </w:rPr>
        <w:t>C</w:t>
      </w:r>
      <w:r w:rsidRPr="008F6B36">
        <w:rPr>
          <w:rFonts w:ascii="Times New Roman" w:hAnsi="Times New Roman"/>
          <w:lang w:val="en-US"/>
        </w:rPr>
        <w:t xml:space="preserve"> be the next </w:t>
      </w:r>
      <w:r w:rsidRPr="008F6B36">
        <w:rPr>
          <w:rFonts w:ascii="Times New Roman" w:hAnsi="Times New Roman"/>
          <w:i/>
          <w:lang w:val="en-US"/>
        </w:rPr>
        <w:t>CaseClause</w:t>
      </w:r>
      <w:r w:rsidRPr="008F6B36">
        <w:rPr>
          <w:rFonts w:ascii="Times New Roman" w:hAnsi="Times New Roman"/>
          <w:lang w:val="en-US"/>
        </w:rPr>
        <w:t xml:space="preserve"> in </w:t>
      </w:r>
      <w:r w:rsidRPr="008F6B36">
        <w:rPr>
          <w:rFonts w:ascii="Times New Roman" w:hAnsi="Times New Roman"/>
          <w:i/>
          <w:iCs/>
          <w:lang w:val="en-US"/>
        </w:rPr>
        <w:t>B</w:t>
      </w:r>
      <w:r w:rsidRPr="008F6B36">
        <w:rPr>
          <w:rFonts w:ascii="Times New Roman" w:hAnsi="Times New Roman"/>
          <w:lang w:val="en-US"/>
        </w:rPr>
        <w:t xml:space="preserve">. If there is no such </w:t>
      </w:r>
      <w:r w:rsidRPr="008F6B36">
        <w:rPr>
          <w:rFonts w:ascii="Times New Roman" w:hAnsi="Times New Roman"/>
          <w:i/>
          <w:lang w:val="en-US"/>
        </w:rPr>
        <w:t>CaseClause</w:t>
      </w:r>
      <w:r w:rsidRPr="008F6B36">
        <w:rPr>
          <w:rFonts w:ascii="Times New Roman" w:hAnsi="Times New Roman"/>
          <w:lang w:val="en-US"/>
        </w:rPr>
        <w:t>, return (</w:t>
      </w:r>
      <w:r w:rsidRPr="008F6B36">
        <w:rPr>
          <w:rFonts w:cs="Arial"/>
          <w:bCs/>
          <w:lang w:val="en-US"/>
        </w:rPr>
        <w:t>normal</w:t>
      </w:r>
      <w:r w:rsidRPr="008F6B36">
        <w:rPr>
          <w:rFonts w:ascii="Times New Roman" w:hAnsi="Times New Roman"/>
          <w:lang w:val="en-US"/>
        </w:rPr>
        <w:t xml:space="preserve">, </w:t>
      </w:r>
      <w:r w:rsidRPr="008F6B36">
        <w:rPr>
          <w:rFonts w:ascii="Times New Roman" w:hAnsi="Times New Roman"/>
          <w:i/>
          <w:iCs/>
          <w:lang w:val="en-US"/>
        </w:rPr>
        <w:t>V</w:t>
      </w:r>
      <w:r w:rsidRPr="008F6B36">
        <w:rPr>
          <w:rFonts w:ascii="Times New Roman" w:hAnsi="Times New Roman"/>
          <w:lang w:val="en-US"/>
        </w:rPr>
        <w:t xml:space="preserve">, </w:t>
      </w:r>
      <w:r w:rsidRPr="008F6B36">
        <w:rPr>
          <w:rFonts w:cs="Arial"/>
          <w:bCs/>
          <w:lang w:val="en-US"/>
        </w:rPr>
        <w:t>empty</w:t>
      </w:r>
      <w:r w:rsidRPr="008F6B36">
        <w:rPr>
          <w:rFonts w:ascii="Times New Roman" w:hAnsi="Times New Roman"/>
          <w:lang w:val="en-US"/>
        </w:rPr>
        <w:t>).</w:t>
      </w:r>
    </w:p>
    <w:p w14:paraId="1192A877"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C</w:t>
      </w:r>
      <w:r w:rsidRPr="008F6B36">
        <w:rPr>
          <w:rFonts w:ascii="Times New Roman" w:hAnsi="Times New Roman"/>
          <w:lang w:val="en-US"/>
        </w:rPr>
        <w:t xml:space="preserve"> has a </w:t>
      </w:r>
      <w:r w:rsidRPr="00612C55">
        <w:rPr>
          <w:rFonts w:ascii="Times New Roman" w:hAnsi="Times New Roman"/>
          <w:i/>
          <w:lang w:val="en-US"/>
        </w:rPr>
        <w:t>StatementList</w:t>
      </w:r>
      <w:r w:rsidRPr="008F6B36">
        <w:rPr>
          <w:rFonts w:ascii="Times New Roman" w:hAnsi="Times New Roman"/>
          <w:lang w:val="en-US"/>
        </w:rPr>
        <w:t xml:space="preserve">, then </w:t>
      </w:r>
    </w:p>
    <w:p w14:paraId="42559C18"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Evaluate </w:t>
      </w:r>
      <w:r w:rsidRPr="008F6B36">
        <w:rPr>
          <w:rFonts w:ascii="Times New Roman" w:hAnsi="Times New Roman"/>
          <w:i/>
          <w:iCs/>
          <w:lang w:val="en-US"/>
        </w:rPr>
        <w:t>C</w:t>
      </w:r>
      <w:r w:rsidRPr="008F6B36">
        <w:rPr>
          <w:rFonts w:ascii="Times New Roman" w:hAnsi="Times New Roman"/>
          <w:lang w:val="en-US"/>
        </w:rPr>
        <w:t xml:space="preserve">’s </w:t>
      </w:r>
      <w:r w:rsidRPr="00612C55">
        <w:rPr>
          <w:rFonts w:ascii="Times New Roman" w:hAnsi="Times New Roman"/>
          <w:i/>
          <w:lang w:val="en-US"/>
        </w:rPr>
        <w:t>StatementList</w:t>
      </w:r>
      <w:r w:rsidRPr="008F6B36">
        <w:rPr>
          <w:rFonts w:ascii="Times New Roman" w:hAnsi="Times New Roman"/>
          <w:lang w:val="en-US"/>
        </w:rPr>
        <w:t xml:space="preserve"> and let </w:t>
      </w:r>
      <w:r w:rsidRPr="008F6B36">
        <w:rPr>
          <w:rFonts w:ascii="Times New Roman" w:hAnsi="Times New Roman"/>
          <w:i/>
          <w:iCs/>
          <w:lang w:val="en-US"/>
        </w:rPr>
        <w:t>R</w:t>
      </w:r>
      <w:r w:rsidRPr="008F6B36">
        <w:rPr>
          <w:rFonts w:ascii="Times New Roman" w:hAnsi="Times New Roman"/>
          <w:lang w:val="en-US"/>
        </w:rPr>
        <w:t xml:space="preserve"> be the result.</w:t>
      </w:r>
    </w:p>
    <w:p w14:paraId="69522DC4"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R</w:t>
      </w:r>
      <w:r w:rsidRPr="008F6B36">
        <w:rPr>
          <w:rFonts w:ascii="Times New Roman" w:hAnsi="Times New Roman"/>
          <w:lang w:val="en-US"/>
        </w:rPr>
        <w:t xml:space="preserve">.value is not </w:t>
      </w:r>
      <w:r w:rsidRPr="008F6B36">
        <w:rPr>
          <w:rFonts w:cs="Arial"/>
          <w:bCs/>
          <w:lang w:val="en-US"/>
        </w:rPr>
        <w:t>empty</w:t>
      </w:r>
      <w:r w:rsidRPr="008F6B36">
        <w:rPr>
          <w:rFonts w:ascii="Times New Roman" w:hAnsi="Times New Roman"/>
          <w:lang w:val="en-US"/>
        </w:rPr>
        <w:t xml:space="preserve">, then let </w:t>
      </w:r>
      <w:r w:rsidRPr="008F6B36">
        <w:rPr>
          <w:rFonts w:ascii="Times New Roman" w:hAnsi="Times New Roman"/>
          <w:i/>
          <w:iCs/>
          <w:lang w:val="en-US"/>
        </w:rPr>
        <w:t>V</w:t>
      </w:r>
      <w:r w:rsidRPr="008F6B36">
        <w:rPr>
          <w:rFonts w:ascii="Times New Roman" w:hAnsi="Times New Roman"/>
          <w:lang w:val="en-US"/>
        </w:rPr>
        <w:t xml:space="preserve"> = </w:t>
      </w:r>
      <w:r w:rsidRPr="008F6B36">
        <w:rPr>
          <w:rFonts w:ascii="Times New Roman" w:hAnsi="Times New Roman"/>
          <w:i/>
          <w:iCs/>
          <w:lang w:val="en-US"/>
        </w:rPr>
        <w:t>R</w:t>
      </w:r>
      <w:r w:rsidRPr="008F6B36">
        <w:rPr>
          <w:rFonts w:ascii="Times New Roman" w:hAnsi="Times New Roman"/>
          <w:lang w:val="en-US"/>
        </w:rPr>
        <w:t>.value.</w:t>
      </w:r>
    </w:p>
    <w:p w14:paraId="10B2AB5F" w14:textId="77777777" w:rsidR="004C02EF" w:rsidRPr="008F6B36" w:rsidRDefault="004C02EF" w:rsidP="004C02EF">
      <w:pPr>
        <w:numPr>
          <w:ilvl w:val="2"/>
          <w:numId w:val="136"/>
        </w:numPr>
        <w:spacing w:after="120" w:line="240" w:lineRule="auto"/>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R</w:t>
      </w:r>
      <w:r w:rsidRPr="008F6B36">
        <w:rPr>
          <w:rFonts w:ascii="Times New Roman" w:hAnsi="Times New Roman"/>
          <w:lang w:val="en-US"/>
        </w:rPr>
        <w:t xml:space="preserve"> is an abrupt completion, then return (</w:t>
      </w:r>
      <w:r w:rsidRPr="008F6B36">
        <w:rPr>
          <w:rFonts w:ascii="Times New Roman" w:hAnsi="Times New Roman"/>
          <w:i/>
          <w:iCs/>
          <w:lang w:val="en-US"/>
        </w:rPr>
        <w:t>R</w:t>
      </w:r>
      <w:r w:rsidRPr="008F6B36">
        <w:rPr>
          <w:rFonts w:ascii="Times New Roman" w:hAnsi="Times New Roman"/>
          <w:lang w:val="en-US"/>
        </w:rPr>
        <w:t xml:space="preserve">.type, </w:t>
      </w:r>
      <w:r w:rsidRPr="008F6B36">
        <w:rPr>
          <w:rFonts w:ascii="Times New Roman" w:hAnsi="Times New Roman"/>
          <w:i/>
          <w:iCs/>
          <w:lang w:val="en-US"/>
        </w:rPr>
        <w:t>V</w:t>
      </w:r>
      <w:r w:rsidRPr="008F6B36">
        <w:rPr>
          <w:rFonts w:ascii="Times New Roman" w:hAnsi="Times New Roman"/>
          <w:lang w:val="en-US"/>
        </w:rPr>
        <w:t xml:space="preserve">, </w:t>
      </w:r>
      <w:r w:rsidRPr="008F6B36">
        <w:rPr>
          <w:rFonts w:ascii="Times New Roman" w:hAnsi="Times New Roman"/>
          <w:i/>
          <w:iCs/>
          <w:lang w:val="en-US"/>
        </w:rPr>
        <w:t>R</w:t>
      </w:r>
      <w:r w:rsidRPr="008F6B36">
        <w:rPr>
          <w:rFonts w:ascii="Times New Roman" w:hAnsi="Times New Roman"/>
          <w:lang w:val="en-US"/>
        </w:rPr>
        <w:t>.target).</w:t>
      </w:r>
    </w:p>
    <w:p w14:paraId="316515F5" w14:textId="77777777" w:rsidR="004C02EF" w:rsidRDefault="004C02EF" w:rsidP="004C02EF">
      <w:r>
        <w:t xml:space="preserve">The production </w:t>
      </w:r>
      <w:r w:rsidRPr="00EF5EC8">
        <w:rPr>
          <w:rFonts w:ascii="Times New Roman" w:hAnsi="Times New Roman"/>
          <w:i/>
        </w:rPr>
        <w:t>CaseClause</w:t>
      </w:r>
      <w:r>
        <w:t xml:space="preserve"> </w:t>
      </w:r>
      <w:r>
        <w:rPr>
          <w:b/>
        </w:rPr>
        <w:t>:</w:t>
      </w:r>
      <w:r>
        <w:t xml:space="preserve"> </w:t>
      </w:r>
      <w:r>
        <w:rPr>
          <w:rFonts w:ascii="Courier New" w:hAnsi="Courier New"/>
          <w:b/>
        </w:rPr>
        <w:t>case</w:t>
      </w:r>
      <w:r w:rsidRPr="00EF5EC8">
        <w:rPr>
          <w:rFonts w:ascii="Times New Roman" w:hAnsi="Times New Roman"/>
          <w:i/>
        </w:rPr>
        <w:t xml:space="preserve"> Expression </w:t>
      </w:r>
      <w:r>
        <w:rPr>
          <w:rFonts w:ascii="Courier New" w:hAnsi="Courier New"/>
          <w:b/>
        </w:rPr>
        <w:t>:</w:t>
      </w:r>
      <w:r w:rsidRPr="00EF5EC8">
        <w:rPr>
          <w:rFonts w:ascii="Times New Roman" w:hAnsi="Times New Roman"/>
          <w:i/>
        </w:rPr>
        <w:t xml:space="preserve"> StatementList</w:t>
      </w:r>
      <w:r w:rsidRPr="005E74B3">
        <w:rPr>
          <w:rFonts w:cs="Arial"/>
          <w:vertAlign w:val="subscript"/>
        </w:rPr>
        <w:t>opt</w:t>
      </w:r>
      <w:r>
        <w:t xml:space="preserve"> is evaluated as follows:</w:t>
      </w:r>
    </w:p>
    <w:p w14:paraId="0E08258F" w14:textId="77777777" w:rsidR="004C02EF" w:rsidRPr="008F6B36" w:rsidRDefault="004C02EF" w:rsidP="004C02EF">
      <w:pPr>
        <w:pStyle w:val="Alg2"/>
        <w:numPr>
          <w:ilvl w:val="0"/>
          <w:numId w:val="138"/>
        </w:numPr>
      </w:pPr>
      <w:r w:rsidRPr="008F6B36">
        <w:t xml:space="preserve">Let </w:t>
      </w:r>
      <w:r w:rsidRPr="008F6B36">
        <w:rPr>
          <w:i/>
        </w:rPr>
        <w:t>exprRef</w:t>
      </w:r>
      <w:r w:rsidRPr="008F6B36">
        <w:t xml:space="preserve"> be the result of evaluating </w:t>
      </w:r>
      <w:r w:rsidRPr="008F6B36">
        <w:rPr>
          <w:i/>
        </w:rPr>
        <w:t>Expression</w:t>
      </w:r>
      <w:r w:rsidRPr="008F6B36">
        <w:t>.</w:t>
      </w:r>
    </w:p>
    <w:p w14:paraId="69959259" w14:textId="77777777" w:rsidR="004C02EF" w:rsidRPr="00C14EAC" w:rsidRDefault="004C02EF" w:rsidP="004C02EF">
      <w:pPr>
        <w:pStyle w:val="Alg2"/>
        <w:numPr>
          <w:ilvl w:val="0"/>
          <w:numId w:val="138"/>
        </w:numPr>
        <w:spacing w:after="220"/>
      </w:pPr>
      <w:r w:rsidRPr="00C14EAC">
        <w:t>Return GetValue(</w:t>
      </w:r>
      <w:r w:rsidRPr="00C14EAC">
        <w:rPr>
          <w:i/>
        </w:rPr>
        <w:t>exprRef</w:t>
      </w:r>
      <w:r w:rsidRPr="00C14EAC">
        <w:t>).</w:t>
      </w:r>
    </w:p>
    <w:p w14:paraId="2A1C5167" w14:textId="77777777" w:rsidR="004C02EF" w:rsidRDefault="004C02EF" w:rsidP="004C02EF">
      <w:pPr>
        <w:pStyle w:val="Note"/>
      </w:pPr>
      <w:r w:rsidRPr="00C14EAC">
        <w:t>NOTE</w:t>
      </w:r>
      <w:r w:rsidRPr="00C14EAC">
        <w:tab/>
        <w:t xml:space="preserve">Evaluating </w:t>
      </w:r>
      <w:r w:rsidRPr="00C14EAC">
        <w:rPr>
          <w:rStyle w:val="bnf"/>
        </w:rPr>
        <w:t>CaseClause</w:t>
      </w:r>
      <w:r w:rsidRPr="00C14EAC">
        <w:t xml:space="preserve"> does not execute the associated </w:t>
      </w:r>
      <w:r w:rsidRPr="00C14EAC">
        <w:rPr>
          <w:rStyle w:val="bnf"/>
        </w:rPr>
        <w:t>StatementList</w:t>
      </w:r>
      <w:r w:rsidRPr="00C14EAC">
        <w:t xml:space="preserve">. It simply evaluates the </w:t>
      </w:r>
      <w:r w:rsidRPr="00C14EAC">
        <w:rPr>
          <w:rStyle w:val="bnf"/>
        </w:rPr>
        <w:t>Expression</w:t>
      </w:r>
      <w:r w:rsidRPr="00C14EAC">
        <w:t xml:space="preserve"> and returns the value, which the </w:t>
      </w:r>
      <w:r w:rsidRPr="00C14EAC">
        <w:rPr>
          <w:rStyle w:val="bnf"/>
        </w:rPr>
        <w:t>CaseBlock</w:t>
      </w:r>
      <w:r w:rsidRPr="00C14EAC">
        <w:t xml:space="preserve"> algorithm uses to determine which </w:t>
      </w:r>
      <w:r w:rsidRPr="00C14EAC">
        <w:rPr>
          <w:rStyle w:val="bnf"/>
        </w:rPr>
        <w:t>StatementList</w:t>
      </w:r>
      <w:r w:rsidRPr="00C14EAC">
        <w:t xml:space="preserve"> to start executing.</w:t>
      </w:r>
    </w:p>
    <w:p w14:paraId="1B6B9391" w14:textId="77777777" w:rsidR="004C02EF" w:rsidRDefault="004C02EF" w:rsidP="00B43482">
      <w:pPr>
        <w:pStyle w:val="20"/>
        <w:numPr>
          <w:ilvl w:val="0"/>
          <w:numId w:val="0"/>
        </w:numPr>
      </w:pPr>
      <w:bookmarkStart w:id="4638" w:name="_Toc417706230"/>
      <w:bookmarkStart w:id="4639" w:name="_Ref457437678"/>
      <w:bookmarkStart w:id="4640" w:name="_Toc472818890"/>
      <w:bookmarkStart w:id="4641" w:name="_Toc235503466"/>
      <w:bookmarkStart w:id="4642" w:name="_Toc241509241"/>
      <w:bookmarkStart w:id="4643" w:name="_Toc244416728"/>
      <w:bookmarkStart w:id="4644" w:name="_Toc276631092"/>
      <w:bookmarkStart w:id="4645" w:name="_Toc153968481"/>
      <w:r>
        <w:t>12.12</w:t>
      </w:r>
      <w:r>
        <w:tab/>
        <w:t>Labelled Statements</w:t>
      </w:r>
      <w:bookmarkEnd w:id="4638"/>
      <w:bookmarkEnd w:id="4639"/>
      <w:bookmarkEnd w:id="4640"/>
      <w:bookmarkEnd w:id="4641"/>
      <w:bookmarkEnd w:id="4642"/>
      <w:bookmarkEnd w:id="4643"/>
      <w:bookmarkEnd w:id="4644"/>
      <w:bookmarkEnd w:id="4645"/>
    </w:p>
    <w:p w14:paraId="0908EF88" w14:textId="77777777" w:rsidR="004C02EF" w:rsidRDefault="004C02EF" w:rsidP="004C02EF">
      <w:pPr>
        <w:pStyle w:val="Syntax"/>
      </w:pPr>
      <w:r w:rsidRPr="00F77FBE">
        <w:t>Syntax</w:t>
      </w:r>
    </w:p>
    <w:p w14:paraId="36D9DD51" w14:textId="77777777" w:rsidR="004C02EF" w:rsidRPr="00EF5EC8" w:rsidRDefault="004C02EF" w:rsidP="004C02EF">
      <w:pPr>
        <w:pStyle w:val="SyntaxRule"/>
      </w:pPr>
      <w:r w:rsidRPr="00EF5EC8">
        <w:t xml:space="preserve">LabelledStatement </w:t>
      </w:r>
      <w:r w:rsidRPr="00D04346">
        <w:rPr>
          <w:rFonts w:ascii="Arial" w:hAnsi="Arial"/>
          <w:b/>
          <w:i w:val="0"/>
        </w:rPr>
        <w:t>:</w:t>
      </w:r>
    </w:p>
    <w:p w14:paraId="5F0C4D02" w14:textId="77777777" w:rsidR="004C02EF" w:rsidRPr="00EF5EC8" w:rsidRDefault="004C02EF" w:rsidP="004C02EF">
      <w:pPr>
        <w:pStyle w:val="SyntaxDefinition"/>
      </w:pPr>
      <w:r w:rsidRPr="00EF5EC8">
        <w:t xml:space="preserve">Identifier </w:t>
      </w:r>
      <w:r w:rsidRPr="00C226F6">
        <w:rPr>
          <w:rFonts w:ascii="Courier New" w:hAnsi="Courier New"/>
          <w:b/>
          <w:i w:val="0"/>
        </w:rPr>
        <w:t>:</w:t>
      </w:r>
      <w:r w:rsidRPr="00EF5EC8">
        <w:t xml:space="preserve"> Statement</w:t>
      </w:r>
    </w:p>
    <w:p w14:paraId="75F324BC" w14:textId="77777777" w:rsidR="004C02EF" w:rsidRPr="00F77FBE" w:rsidRDefault="004C02EF" w:rsidP="004C02EF">
      <w:pPr>
        <w:pStyle w:val="Syntax"/>
      </w:pPr>
      <w:r w:rsidRPr="00F77FBE">
        <w:t>Semantics</w:t>
      </w:r>
    </w:p>
    <w:p w14:paraId="0BD5266D" w14:textId="77777777" w:rsidR="004C02EF" w:rsidRDefault="004C02EF" w:rsidP="004C02EF">
      <w:r>
        <w:t xml:space="preserve">A </w:t>
      </w:r>
      <w:r w:rsidRPr="00EF5EC8">
        <w:rPr>
          <w:rFonts w:ascii="Times New Roman" w:hAnsi="Times New Roman"/>
          <w:i/>
        </w:rPr>
        <w:t>Statement</w:t>
      </w:r>
      <w:r>
        <w:t xml:space="preserve"> may be prefixed by a label. Labelled statements are only used in conjunction with labelled </w:t>
      </w:r>
      <w:r>
        <w:rPr>
          <w:rFonts w:ascii="Courier New" w:hAnsi="Courier New"/>
          <w:b/>
        </w:rPr>
        <w:t>break</w:t>
      </w:r>
      <w:r>
        <w:t xml:space="preserve"> and </w:t>
      </w:r>
      <w:r>
        <w:rPr>
          <w:rFonts w:ascii="Courier New" w:hAnsi="Courier New"/>
          <w:b/>
        </w:rPr>
        <w:t>continue</w:t>
      </w:r>
      <w:r>
        <w:t xml:space="preserve"> statements. ECMAScript has no </w:t>
      </w:r>
      <w:r>
        <w:rPr>
          <w:rFonts w:ascii="Courier New" w:hAnsi="Courier New"/>
          <w:b/>
        </w:rPr>
        <w:t>goto</w:t>
      </w:r>
      <w:r>
        <w:t xml:space="preserve"> statement.</w:t>
      </w:r>
    </w:p>
    <w:p w14:paraId="0B2FED41" w14:textId="77777777" w:rsidR="004C02EF" w:rsidRDefault="004C02EF" w:rsidP="004C02EF">
      <w:r>
        <w:t xml:space="preserve">An ECMAScript program is considered syntactically incorrect if it contains a </w:t>
      </w:r>
      <w:r w:rsidRPr="00EF5EC8">
        <w:rPr>
          <w:rFonts w:ascii="Times New Roman" w:hAnsi="Times New Roman"/>
          <w:i/>
        </w:rPr>
        <w:t>LabelledStatement</w:t>
      </w:r>
      <w:r>
        <w:t xml:space="preserve"> that is enclosed by a </w:t>
      </w:r>
      <w:r w:rsidRPr="00EF5EC8">
        <w:rPr>
          <w:rFonts w:ascii="Times New Roman" w:hAnsi="Times New Roman"/>
          <w:i/>
        </w:rPr>
        <w:t>LabelledStatement</w:t>
      </w:r>
      <w:r>
        <w:t xml:space="preserve"> with the same </w:t>
      </w:r>
      <w:r w:rsidRPr="00EF5EC8">
        <w:rPr>
          <w:rFonts w:ascii="Times New Roman" w:hAnsi="Times New Roman"/>
          <w:i/>
        </w:rPr>
        <w:t>Identifier</w:t>
      </w:r>
      <w:r>
        <w:t xml:space="preserve"> as label. This does not apply to labels appearing within the body of a </w:t>
      </w:r>
      <w:r w:rsidRPr="00EF5EC8">
        <w:rPr>
          <w:rFonts w:ascii="Times New Roman" w:hAnsi="Times New Roman"/>
          <w:i/>
        </w:rPr>
        <w:t>FunctionDeclaration</w:t>
      </w:r>
      <w:r>
        <w:t xml:space="preserve"> that is nested, directly or indirectly, within a labelled statement.</w:t>
      </w:r>
    </w:p>
    <w:p w14:paraId="48AD9F4B" w14:textId="77777777" w:rsidR="004C02EF" w:rsidRDefault="004C02EF" w:rsidP="004C02EF">
      <w:r>
        <w:t xml:space="preserve">The production </w:t>
      </w:r>
      <w:r w:rsidRPr="00EF5EC8">
        <w:rPr>
          <w:rFonts w:ascii="Times New Roman" w:hAnsi="Times New Roman"/>
          <w:i/>
        </w:rPr>
        <w:t xml:space="preserve">Identifier </w:t>
      </w:r>
      <w:r w:rsidRPr="00C226F6">
        <w:rPr>
          <w:rFonts w:ascii="Courier New" w:hAnsi="Courier New"/>
          <w:b/>
        </w:rPr>
        <w:t>:</w:t>
      </w:r>
      <w:r w:rsidRPr="00EF5EC8">
        <w:rPr>
          <w:rFonts w:ascii="Times New Roman" w:hAnsi="Times New Roman"/>
          <w:i/>
        </w:rPr>
        <w:t xml:space="preserve"> Statement </w:t>
      </w:r>
      <w:r>
        <w:t xml:space="preserve">is evaluated by adding </w:t>
      </w:r>
      <w:r w:rsidRPr="00EF5EC8">
        <w:rPr>
          <w:rFonts w:ascii="Times New Roman" w:hAnsi="Times New Roman"/>
          <w:i/>
        </w:rPr>
        <w:t>Identifier</w:t>
      </w:r>
      <w:r>
        <w:t xml:space="preserve"> to the label set of </w:t>
      </w:r>
      <w:r w:rsidRPr="00EF5EC8">
        <w:rPr>
          <w:rFonts w:ascii="Times New Roman" w:hAnsi="Times New Roman"/>
          <w:i/>
        </w:rPr>
        <w:t>Statement</w:t>
      </w:r>
      <w:r>
        <w:t xml:space="preserve"> and then evaluating </w:t>
      </w:r>
      <w:r w:rsidRPr="00EF5EC8">
        <w:rPr>
          <w:rFonts w:ascii="Times New Roman" w:hAnsi="Times New Roman"/>
          <w:i/>
        </w:rPr>
        <w:t>Statement</w:t>
      </w:r>
      <w:r>
        <w:t xml:space="preserve">. If the </w:t>
      </w:r>
      <w:r w:rsidRPr="00EF5EC8">
        <w:rPr>
          <w:rFonts w:ascii="Times New Roman" w:hAnsi="Times New Roman"/>
          <w:i/>
        </w:rPr>
        <w:t>LabelledStatement</w:t>
      </w:r>
      <w:r>
        <w:t xml:space="preserve"> itself has a non-empty label set, these labels are also added to the label set of </w:t>
      </w:r>
      <w:r w:rsidRPr="00EF5EC8">
        <w:rPr>
          <w:rFonts w:ascii="Times New Roman" w:hAnsi="Times New Roman"/>
          <w:i/>
        </w:rPr>
        <w:t>Statement</w:t>
      </w:r>
      <w:r>
        <w:t xml:space="preserve"> before evaluating it. If the result of evaluating </w:t>
      </w:r>
      <w:r w:rsidRPr="00EF5EC8">
        <w:rPr>
          <w:rFonts w:ascii="Times New Roman" w:hAnsi="Times New Roman"/>
          <w:i/>
        </w:rPr>
        <w:t>Statement</w:t>
      </w:r>
      <w:r>
        <w:t xml:space="preserve"> is (</w:t>
      </w:r>
      <w:r>
        <w:rPr>
          <w:b/>
        </w:rPr>
        <w:t>break</w:t>
      </w:r>
      <w:r>
        <w:t xml:space="preserve">, </w:t>
      </w:r>
      <w:r w:rsidRPr="00EF5EC8">
        <w:rPr>
          <w:rFonts w:ascii="Times New Roman" w:hAnsi="Times New Roman"/>
          <w:i/>
        </w:rPr>
        <w:t>V</w:t>
      </w:r>
      <w:r>
        <w:t xml:space="preserve">, </w:t>
      </w:r>
      <w:r w:rsidRPr="00EF5EC8">
        <w:rPr>
          <w:rFonts w:ascii="Times New Roman" w:hAnsi="Times New Roman"/>
          <w:i/>
        </w:rPr>
        <w:t>L</w:t>
      </w:r>
      <w:r>
        <w:t xml:space="preserve">) where </w:t>
      </w:r>
      <w:r w:rsidRPr="00EF5EC8">
        <w:rPr>
          <w:rFonts w:ascii="Times New Roman" w:hAnsi="Times New Roman"/>
          <w:i/>
        </w:rPr>
        <w:t>L</w:t>
      </w:r>
      <w:r>
        <w:t xml:space="preserve"> is equal to </w:t>
      </w:r>
      <w:r w:rsidRPr="00EF5EC8">
        <w:rPr>
          <w:rFonts w:ascii="Times New Roman" w:hAnsi="Times New Roman"/>
          <w:i/>
        </w:rPr>
        <w:t>Identifier</w:t>
      </w:r>
      <w:r>
        <w:t>, the production results in (</w:t>
      </w:r>
      <w:r>
        <w:rPr>
          <w:b/>
        </w:rPr>
        <w:t>normal</w:t>
      </w:r>
      <w:r>
        <w:t xml:space="preserve">, </w:t>
      </w:r>
      <w:r w:rsidRPr="00EF5EC8">
        <w:rPr>
          <w:rFonts w:ascii="Times New Roman" w:hAnsi="Times New Roman"/>
          <w:i/>
        </w:rPr>
        <w:t>V</w:t>
      </w:r>
      <w:r>
        <w:t xml:space="preserve">, </w:t>
      </w:r>
      <w:r>
        <w:rPr>
          <w:b/>
        </w:rPr>
        <w:t>empty</w:t>
      </w:r>
      <w:r>
        <w:t>).</w:t>
      </w:r>
    </w:p>
    <w:p w14:paraId="47C4E16E" w14:textId="77777777" w:rsidR="004C02EF" w:rsidRDefault="004C02EF" w:rsidP="004C02EF">
      <w:r>
        <w:t xml:space="preserve">Prior to the evaluation of a </w:t>
      </w:r>
      <w:r w:rsidRPr="00EF5EC8">
        <w:rPr>
          <w:rFonts w:ascii="Times New Roman" w:hAnsi="Times New Roman"/>
          <w:i/>
        </w:rPr>
        <w:t>LabelledStatement</w:t>
      </w:r>
      <w:r>
        <w:t xml:space="preserve">, the contained </w:t>
      </w:r>
      <w:r w:rsidRPr="00EF5EC8">
        <w:rPr>
          <w:rFonts w:ascii="Times New Roman" w:hAnsi="Times New Roman"/>
          <w:i/>
        </w:rPr>
        <w:t>Statement</w:t>
      </w:r>
      <w:r>
        <w:t xml:space="preserve"> is regarded as possessing an empty label set, unless it is an </w:t>
      </w:r>
      <w:r w:rsidRPr="00EF5EC8">
        <w:rPr>
          <w:rFonts w:ascii="Times New Roman" w:hAnsi="Times New Roman"/>
          <w:i/>
        </w:rPr>
        <w:t>IterationStatement</w:t>
      </w:r>
      <w:r>
        <w:t xml:space="preserve"> or a </w:t>
      </w:r>
      <w:r w:rsidRPr="00EF5EC8">
        <w:rPr>
          <w:rFonts w:ascii="Times New Roman" w:hAnsi="Times New Roman"/>
          <w:i/>
        </w:rPr>
        <w:t>SwitchStatement</w:t>
      </w:r>
      <w:r>
        <w:t xml:space="preserve">, in which case it is regarded as possessing a label set consisting of the single element, </w:t>
      </w:r>
      <w:r>
        <w:rPr>
          <w:b/>
        </w:rPr>
        <w:t>empty</w:t>
      </w:r>
      <w:r>
        <w:t>.</w:t>
      </w:r>
    </w:p>
    <w:p w14:paraId="670902FD" w14:textId="77777777" w:rsidR="004C02EF" w:rsidRDefault="004C02EF" w:rsidP="00B43482">
      <w:pPr>
        <w:pStyle w:val="20"/>
        <w:numPr>
          <w:ilvl w:val="0"/>
          <w:numId w:val="0"/>
        </w:numPr>
      </w:pPr>
      <w:bookmarkStart w:id="4646" w:name="_Toc417706231"/>
      <w:bookmarkStart w:id="4647" w:name="_Ref456011222"/>
      <w:bookmarkStart w:id="4648" w:name="_Ref457437679"/>
      <w:bookmarkStart w:id="4649" w:name="_Ref457707594"/>
      <w:bookmarkStart w:id="4650" w:name="_Ref457792687"/>
      <w:bookmarkStart w:id="4651" w:name="_Toc472818891"/>
      <w:bookmarkStart w:id="4652" w:name="_Toc404439291"/>
      <w:bookmarkStart w:id="4653" w:name="_Toc235503467"/>
      <w:bookmarkStart w:id="4654" w:name="_Toc241509242"/>
      <w:bookmarkStart w:id="4655" w:name="_Toc244416729"/>
      <w:bookmarkStart w:id="4656" w:name="_Toc276631093"/>
      <w:bookmarkStart w:id="4657" w:name="_Toc153968482"/>
      <w:r>
        <w:t>12.13</w:t>
      </w:r>
      <w:r>
        <w:tab/>
        <w:t xml:space="preserve">The </w:t>
      </w:r>
      <w:r>
        <w:rPr>
          <w:rFonts w:ascii="Courier New" w:hAnsi="Courier New"/>
          <w:sz w:val="20"/>
        </w:rPr>
        <w:t>throw</w:t>
      </w:r>
      <w:r>
        <w:t xml:space="preserve"> </w:t>
      </w:r>
      <w:bookmarkEnd w:id="4646"/>
      <w:bookmarkEnd w:id="4647"/>
      <w:bookmarkEnd w:id="4648"/>
      <w:bookmarkEnd w:id="4649"/>
      <w:bookmarkEnd w:id="4650"/>
      <w:bookmarkEnd w:id="4651"/>
      <w:bookmarkEnd w:id="4653"/>
      <w:r>
        <w:t>Statement</w:t>
      </w:r>
      <w:bookmarkEnd w:id="4654"/>
      <w:bookmarkEnd w:id="4655"/>
      <w:bookmarkEnd w:id="4656"/>
      <w:bookmarkEnd w:id="4657"/>
    </w:p>
    <w:p w14:paraId="5FC48F6E" w14:textId="77777777" w:rsidR="004C02EF" w:rsidRDefault="004C02EF" w:rsidP="004C02EF">
      <w:pPr>
        <w:pStyle w:val="Syntax"/>
      </w:pPr>
      <w:r w:rsidRPr="00F77FBE">
        <w:t>Syntax</w:t>
      </w:r>
    </w:p>
    <w:p w14:paraId="12BF61E7" w14:textId="77777777" w:rsidR="004C02EF" w:rsidRPr="00EF5EC8" w:rsidRDefault="004C02EF" w:rsidP="004C02EF">
      <w:pPr>
        <w:pStyle w:val="SyntaxRule"/>
      </w:pPr>
      <w:r w:rsidRPr="00EF5EC8">
        <w:t>ThrowStatement</w:t>
      </w:r>
      <w:r w:rsidRPr="00D00D4A">
        <w:rPr>
          <w:rFonts w:ascii="Arial" w:hAnsi="Arial"/>
          <w:b/>
        </w:rPr>
        <w:t xml:space="preserve"> </w:t>
      </w:r>
      <w:r w:rsidRPr="00D04346">
        <w:rPr>
          <w:rFonts w:ascii="Arial" w:hAnsi="Arial"/>
          <w:b/>
          <w:i w:val="0"/>
        </w:rPr>
        <w:t>:</w:t>
      </w:r>
    </w:p>
    <w:p w14:paraId="531BA6D2" w14:textId="77777777" w:rsidR="004C02EF" w:rsidRPr="00EF5EC8" w:rsidRDefault="004C02EF" w:rsidP="004C02EF">
      <w:pPr>
        <w:pStyle w:val="SyntaxDefinition"/>
      </w:pPr>
      <w:r w:rsidRPr="00C226F6">
        <w:rPr>
          <w:rFonts w:ascii="Courier New" w:hAnsi="Courier New"/>
          <w:b/>
          <w:i w:val="0"/>
        </w:rPr>
        <w:t>throw</w:t>
      </w:r>
      <w:r w:rsidRPr="00EF5EC8">
        <w:rPr>
          <w:b/>
        </w:rPr>
        <w:t xml:space="preserve"> </w:t>
      </w:r>
      <w:r w:rsidRPr="00C226F6">
        <w:rPr>
          <w:rFonts w:ascii="Arial" w:hAnsi="Arial" w:cs="Arial"/>
          <w:i w:val="0"/>
          <w:sz w:val="16"/>
        </w:rPr>
        <w:t xml:space="preserve">[no </w:t>
      </w:r>
      <w:r w:rsidRPr="00C226F6">
        <w:rPr>
          <w:sz w:val="16"/>
        </w:rPr>
        <w:t>LineTerminator</w:t>
      </w:r>
      <w:r w:rsidRPr="00C226F6">
        <w:rPr>
          <w:rFonts w:ascii="Arial" w:hAnsi="Arial" w:cs="Arial"/>
          <w:i w:val="0"/>
          <w:sz w:val="16"/>
        </w:rPr>
        <w:t xml:space="preserve"> here]</w:t>
      </w:r>
      <w:r>
        <w:rPr>
          <w:rFonts w:ascii="Arial" w:hAnsi="Arial" w:cs="Arial"/>
          <w:i w:val="0"/>
          <w:sz w:val="16"/>
        </w:rPr>
        <w:t xml:space="preserve"> </w:t>
      </w:r>
      <w:r w:rsidRPr="00EF5EC8">
        <w:t xml:space="preserve">Expression </w:t>
      </w:r>
      <w:r w:rsidRPr="00C226F6">
        <w:rPr>
          <w:rFonts w:ascii="Courier New" w:hAnsi="Courier New" w:cs="Courier New"/>
          <w:b/>
          <w:i w:val="0"/>
        </w:rPr>
        <w:t>;</w:t>
      </w:r>
    </w:p>
    <w:p w14:paraId="66DBA033" w14:textId="77777777" w:rsidR="004C02EF" w:rsidRPr="00F77FBE" w:rsidRDefault="004C02EF" w:rsidP="004C02EF">
      <w:pPr>
        <w:pStyle w:val="Syntax"/>
      </w:pPr>
      <w:r w:rsidRPr="00F77FBE">
        <w:t>Semantics</w:t>
      </w:r>
    </w:p>
    <w:p w14:paraId="129DC389" w14:textId="77777777" w:rsidR="004C02EF" w:rsidRDefault="004C02EF" w:rsidP="004C02EF">
      <w:r>
        <w:t xml:space="preserve">The production </w:t>
      </w:r>
      <w:r w:rsidRPr="00EF5EC8">
        <w:rPr>
          <w:rFonts w:ascii="Times New Roman" w:hAnsi="Times New Roman"/>
          <w:i/>
        </w:rPr>
        <w:t>ThrowStatement</w:t>
      </w:r>
      <w:r>
        <w:t xml:space="preserve"> </w:t>
      </w:r>
      <w:r>
        <w:rPr>
          <w:b/>
        </w:rPr>
        <w:t>:</w:t>
      </w:r>
      <w:r>
        <w:t xml:space="preserve"> </w:t>
      </w:r>
      <w:r w:rsidRPr="00C226F6">
        <w:rPr>
          <w:rFonts w:ascii="Courier New" w:hAnsi="Courier New"/>
          <w:b/>
        </w:rPr>
        <w:t>throw</w:t>
      </w:r>
      <w:r w:rsidRPr="00EF5EC8">
        <w:rPr>
          <w:rFonts w:ascii="Times New Roman" w:hAnsi="Times New Roman"/>
          <w:b/>
        </w:rPr>
        <w:t xml:space="preserve"> </w:t>
      </w:r>
      <w:r w:rsidRPr="00C14EAC">
        <w:rPr>
          <w:rFonts w:cs="Arial"/>
          <w:sz w:val="16"/>
        </w:rPr>
        <w:t>[no</w:t>
      </w:r>
      <w:r w:rsidRPr="00EF5EC8">
        <w:rPr>
          <w:rFonts w:ascii="Times New Roman" w:hAnsi="Times New Roman"/>
          <w:sz w:val="16"/>
        </w:rPr>
        <w:t xml:space="preserve"> </w:t>
      </w:r>
      <w:r w:rsidRPr="00EF5EC8">
        <w:rPr>
          <w:rFonts w:ascii="Times New Roman" w:hAnsi="Times New Roman"/>
          <w:i/>
          <w:sz w:val="16"/>
        </w:rPr>
        <w:t>LineTerminator</w:t>
      </w:r>
      <w:r w:rsidRPr="00EF5EC8">
        <w:rPr>
          <w:rFonts w:ascii="Times New Roman" w:hAnsi="Times New Roman"/>
          <w:sz w:val="16"/>
        </w:rPr>
        <w:t xml:space="preserve"> </w:t>
      </w:r>
      <w:r w:rsidRPr="00C14EAC">
        <w:rPr>
          <w:rFonts w:cs="Arial"/>
          <w:sz w:val="16"/>
        </w:rPr>
        <w:t>here]</w:t>
      </w:r>
      <w:r w:rsidRPr="00EF5EC8">
        <w:rPr>
          <w:rFonts w:ascii="Times New Roman" w:hAnsi="Times New Roman"/>
          <w:b/>
          <w:i/>
        </w:rPr>
        <w:t xml:space="preserve"> </w:t>
      </w:r>
      <w:r w:rsidRPr="00EF5EC8">
        <w:rPr>
          <w:rFonts w:ascii="Times New Roman" w:hAnsi="Times New Roman"/>
          <w:i/>
        </w:rPr>
        <w:t>Expression</w:t>
      </w:r>
      <w:r>
        <w:t xml:space="preserve"> </w:t>
      </w:r>
      <w:r w:rsidRPr="00EF5EC8">
        <w:rPr>
          <w:rFonts w:ascii="Courier New" w:hAnsi="Courier New"/>
          <w:b/>
        </w:rPr>
        <w:t>;</w:t>
      </w:r>
      <w:r>
        <w:t xml:space="preserve"> is evaluated as follows:</w:t>
      </w:r>
    </w:p>
    <w:p w14:paraId="49630DAD" w14:textId="77777777" w:rsidR="004C02EF" w:rsidRPr="008F6B36" w:rsidRDefault="004C02EF" w:rsidP="004C02EF">
      <w:pPr>
        <w:pStyle w:val="Alg2"/>
        <w:numPr>
          <w:ilvl w:val="0"/>
          <w:numId w:val="139"/>
        </w:numPr>
      </w:pPr>
      <w:r w:rsidRPr="008F6B36">
        <w:t xml:space="preserve">Let </w:t>
      </w:r>
      <w:r w:rsidRPr="00EF5EC8">
        <w:rPr>
          <w:i/>
        </w:rPr>
        <w:t>exprRef</w:t>
      </w:r>
      <w:r w:rsidRPr="008F6B36">
        <w:t xml:space="preserve"> be the result of evaluating </w:t>
      </w:r>
      <w:r w:rsidRPr="00EF5EC8">
        <w:rPr>
          <w:i/>
        </w:rPr>
        <w:t>Expression</w:t>
      </w:r>
      <w:r w:rsidRPr="008F6B36">
        <w:t>.</w:t>
      </w:r>
    </w:p>
    <w:p w14:paraId="78107472" w14:textId="77777777" w:rsidR="004C02EF" w:rsidRPr="008F6B36" w:rsidRDefault="004C02EF" w:rsidP="004C02EF">
      <w:pPr>
        <w:pStyle w:val="Alg2"/>
        <w:numPr>
          <w:ilvl w:val="0"/>
          <w:numId w:val="139"/>
        </w:numPr>
        <w:spacing w:after="220"/>
      </w:pPr>
      <w:r w:rsidRPr="008F6B36">
        <w:t>Return (</w:t>
      </w:r>
      <w:r w:rsidRPr="008F6B36">
        <w:rPr>
          <w:rFonts w:ascii="Arial" w:hAnsi="Arial" w:cs="Arial"/>
        </w:rPr>
        <w:t>throw</w:t>
      </w:r>
      <w:r w:rsidRPr="008F6B36">
        <w:t>, GetValue(</w:t>
      </w:r>
      <w:r w:rsidRPr="00EF5EC8">
        <w:rPr>
          <w:i/>
        </w:rPr>
        <w:t>exprRef</w:t>
      </w:r>
      <w:r w:rsidRPr="008F6B36">
        <w:t xml:space="preserve">), </w:t>
      </w:r>
      <w:r w:rsidRPr="008F6B36">
        <w:rPr>
          <w:rFonts w:ascii="Arial" w:hAnsi="Arial" w:cs="Arial"/>
        </w:rPr>
        <w:t>empty</w:t>
      </w:r>
      <w:r w:rsidRPr="008F6B36">
        <w:t>).</w:t>
      </w:r>
    </w:p>
    <w:p w14:paraId="2A502803" w14:textId="77777777" w:rsidR="004C02EF" w:rsidRDefault="004C02EF" w:rsidP="00B43482">
      <w:pPr>
        <w:pStyle w:val="20"/>
        <w:numPr>
          <w:ilvl w:val="0"/>
          <w:numId w:val="0"/>
        </w:numPr>
      </w:pPr>
      <w:bookmarkStart w:id="4658" w:name="_Toc417706232"/>
      <w:bookmarkStart w:id="4659" w:name="_Ref440445607"/>
      <w:bookmarkStart w:id="4660" w:name="_Ref440445697"/>
      <w:bookmarkStart w:id="4661" w:name="_Ref451680203"/>
      <w:bookmarkStart w:id="4662" w:name="_Ref457437680"/>
      <w:bookmarkStart w:id="4663" w:name="_Ref457437681"/>
      <w:bookmarkStart w:id="4664" w:name="_Ref457437682"/>
      <w:bookmarkStart w:id="4665" w:name="_Ref457707597"/>
      <w:bookmarkStart w:id="4666" w:name="_Ref457708469"/>
      <w:bookmarkStart w:id="4667" w:name="_Ref457708470"/>
      <w:bookmarkStart w:id="4668" w:name="_Ref457792688"/>
      <w:bookmarkStart w:id="4669" w:name="_Ref457792814"/>
      <w:bookmarkStart w:id="4670" w:name="_Ref457792815"/>
      <w:bookmarkStart w:id="4671" w:name="_Ref458336613"/>
      <w:bookmarkStart w:id="4672" w:name="_Toc472818892"/>
      <w:bookmarkStart w:id="4673" w:name="_Toc235503468"/>
      <w:bookmarkStart w:id="4674" w:name="_Toc241509243"/>
      <w:bookmarkStart w:id="4675" w:name="_Toc244416730"/>
      <w:bookmarkStart w:id="4676" w:name="_Toc276631094"/>
      <w:bookmarkStart w:id="4677" w:name="_Toc153968483"/>
      <w:r>
        <w:t>12.14</w:t>
      </w:r>
      <w:r>
        <w:tab/>
        <w:t xml:space="preserve">The </w:t>
      </w:r>
      <w:r>
        <w:rPr>
          <w:rFonts w:ascii="Courier New" w:hAnsi="Courier New"/>
          <w:sz w:val="20"/>
        </w:rPr>
        <w:t>try</w:t>
      </w:r>
      <w:r>
        <w:t xml:space="preserve"> </w:t>
      </w:r>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r>
        <w:t>Statement</w:t>
      </w:r>
      <w:bookmarkEnd w:id="4674"/>
      <w:bookmarkEnd w:id="4675"/>
      <w:bookmarkEnd w:id="4676"/>
      <w:bookmarkEnd w:id="4677"/>
    </w:p>
    <w:p w14:paraId="601BB276" w14:textId="77777777" w:rsidR="004C02EF" w:rsidRDefault="004C02EF" w:rsidP="004C02EF">
      <w:pPr>
        <w:pStyle w:val="Syntax"/>
      </w:pPr>
      <w:r w:rsidRPr="00F77FBE">
        <w:t>Syntax</w:t>
      </w:r>
    </w:p>
    <w:p w14:paraId="219A3BA0" w14:textId="77777777" w:rsidR="004C02EF" w:rsidRPr="00EF5EC8" w:rsidRDefault="004C02EF" w:rsidP="004C02EF">
      <w:pPr>
        <w:pStyle w:val="SyntaxRule"/>
      </w:pPr>
      <w:r w:rsidRPr="00EF5EC8">
        <w:t xml:space="preserve">TryStatement </w:t>
      </w:r>
      <w:r w:rsidRPr="00D04346">
        <w:rPr>
          <w:rFonts w:ascii="Arial" w:hAnsi="Arial"/>
          <w:b/>
          <w:i w:val="0"/>
        </w:rPr>
        <w:t>:</w:t>
      </w:r>
    </w:p>
    <w:p w14:paraId="34EE2C09" w14:textId="77777777" w:rsidR="004C02EF" w:rsidRPr="00EF5EC8" w:rsidRDefault="004C02EF" w:rsidP="004C02EF">
      <w:pPr>
        <w:pStyle w:val="SyntaxDefinition"/>
        <w:rPr>
          <w:vertAlign w:val="subscript"/>
        </w:rPr>
      </w:pPr>
      <w:r w:rsidRPr="00C226F6">
        <w:rPr>
          <w:rFonts w:ascii="Courier New" w:hAnsi="Courier New"/>
          <w:b/>
          <w:i w:val="0"/>
        </w:rPr>
        <w:t>try</w:t>
      </w:r>
      <w:r w:rsidRPr="00EF5EC8">
        <w:t xml:space="preserve"> Block Catch</w:t>
      </w:r>
      <w:r w:rsidRPr="00EF5EC8">
        <w:rPr>
          <w:vertAlign w:val="subscript"/>
        </w:rPr>
        <w:br/>
      </w:r>
      <w:r w:rsidRPr="00C226F6">
        <w:rPr>
          <w:rFonts w:ascii="Courier New" w:hAnsi="Courier New"/>
          <w:b/>
          <w:i w:val="0"/>
        </w:rPr>
        <w:t>try</w:t>
      </w:r>
      <w:r w:rsidRPr="00EF5EC8">
        <w:t xml:space="preserve"> Block Finally</w:t>
      </w:r>
      <w:r w:rsidRPr="00EF5EC8">
        <w:rPr>
          <w:vertAlign w:val="subscript"/>
        </w:rPr>
        <w:br/>
      </w:r>
      <w:r w:rsidRPr="00C226F6">
        <w:rPr>
          <w:rFonts w:ascii="Courier New" w:hAnsi="Courier New"/>
          <w:b/>
          <w:i w:val="0"/>
        </w:rPr>
        <w:t>try</w:t>
      </w:r>
      <w:r w:rsidRPr="00EF5EC8">
        <w:t xml:space="preserve"> Block Catch Finally</w:t>
      </w:r>
    </w:p>
    <w:p w14:paraId="301C36FA" w14:textId="77777777" w:rsidR="004C02EF" w:rsidRPr="00EF5EC8" w:rsidRDefault="004C02EF" w:rsidP="004C02EF">
      <w:pPr>
        <w:pStyle w:val="SyntaxRule"/>
      </w:pPr>
      <w:r w:rsidRPr="00EF5EC8">
        <w:t xml:space="preserve">Catch </w:t>
      </w:r>
      <w:r w:rsidRPr="00D04346">
        <w:rPr>
          <w:rFonts w:ascii="Arial" w:hAnsi="Arial"/>
          <w:b/>
          <w:i w:val="0"/>
        </w:rPr>
        <w:t>:</w:t>
      </w:r>
    </w:p>
    <w:p w14:paraId="4575E944" w14:textId="77777777" w:rsidR="004C02EF" w:rsidRPr="00EF5EC8" w:rsidRDefault="004C02EF" w:rsidP="004C02EF">
      <w:pPr>
        <w:pStyle w:val="SyntaxDefinition"/>
      </w:pPr>
      <w:r w:rsidRPr="00C226F6">
        <w:rPr>
          <w:rFonts w:ascii="Courier New" w:hAnsi="Courier New"/>
          <w:b/>
          <w:i w:val="0"/>
        </w:rPr>
        <w:t>catch</w:t>
      </w:r>
      <w:r w:rsidRPr="00EF5EC8">
        <w:t xml:space="preserve"> </w:t>
      </w:r>
      <w:r w:rsidRPr="00C226F6">
        <w:rPr>
          <w:rFonts w:ascii="Courier New" w:hAnsi="Courier New"/>
          <w:b/>
          <w:i w:val="0"/>
        </w:rPr>
        <w:t xml:space="preserve">( </w:t>
      </w:r>
      <w:r w:rsidRPr="00EF5EC8">
        <w:t>Identifier</w:t>
      </w:r>
      <w:r w:rsidRPr="00C226F6">
        <w:rPr>
          <w:rFonts w:ascii="Courier New" w:hAnsi="Courier New" w:cs="Courier New"/>
          <w:i w:val="0"/>
        </w:rPr>
        <w:t xml:space="preserve"> </w:t>
      </w:r>
      <w:r w:rsidRPr="00C226F6">
        <w:rPr>
          <w:rFonts w:ascii="Courier New" w:hAnsi="Courier New" w:cs="Courier New"/>
          <w:b/>
          <w:i w:val="0"/>
        </w:rPr>
        <w:t>)</w:t>
      </w:r>
      <w:r w:rsidRPr="00EF5EC8">
        <w:t xml:space="preserve"> Block</w:t>
      </w:r>
    </w:p>
    <w:p w14:paraId="5782A460" w14:textId="77777777" w:rsidR="004C02EF" w:rsidRPr="00EF5EC8" w:rsidRDefault="004C02EF" w:rsidP="004C02EF">
      <w:pPr>
        <w:pStyle w:val="SyntaxRule"/>
      </w:pPr>
      <w:r w:rsidRPr="00EF5EC8">
        <w:t xml:space="preserve">Finally </w:t>
      </w:r>
      <w:r w:rsidRPr="00D04346">
        <w:rPr>
          <w:rFonts w:ascii="Arial" w:hAnsi="Arial"/>
          <w:b/>
          <w:i w:val="0"/>
        </w:rPr>
        <w:t>:</w:t>
      </w:r>
    </w:p>
    <w:p w14:paraId="49E8EC70" w14:textId="77777777" w:rsidR="004C02EF" w:rsidRPr="00EF5EC8" w:rsidRDefault="004C02EF" w:rsidP="004C02EF">
      <w:pPr>
        <w:pStyle w:val="SyntaxDefinition"/>
      </w:pPr>
      <w:r w:rsidRPr="00612C55">
        <w:rPr>
          <w:rFonts w:ascii="Courier New" w:hAnsi="Courier New" w:cs="Courier New"/>
          <w:b/>
          <w:i w:val="0"/>
        </w:rPr>
        <w:t>finally</w:t>
      </w:r>
      <w:r w:rsidRPr="00EF5EC8">
        <w:t xml:space="preserve"> Block</w:t>
      </w:r>
    </w:p>
    <w:p w14:paraId="07C35E4E" w14:textId="77777777" w:rsidR="004C02EF" w:rsidRDefault="004C02EF" w:rsidP="004C02EF">
      <w:r>
        <w:t xml:space="preserve">The </w:t>
      </w:r>
      <w:r>
        <w:rPr>
          <w:rFonts w:ascii="Courier New" w:hAnsi="Courier New"/>
          <w:b/>
        </w:rPr>
        <w:t xml:space="preserve">try </w:t>
      </w:r>
      <w:r>
        <w:t xml:space="preserve">statement encloses a block of code in which an exceptional condition can occur, such as a runtime error or a </w:t>
      </w:r>
      <w:r>
        <w:rPr>
          <w:rFonts w:ascii="Courier New" w:hAnsi="Courier New"/>
          <w:b/>
        </w:rPr>
        <w:t>throw</w:t>
      </w:r>
      <w:r>
        <w:t xml:space="preserve"> statement. The </w:t>
      </w:r>
      <w:r>
        <w:rPr>
          <w:rFonts w:ascii="Courier New" w:hAnsi="Courier New"/>
          <w:b/>
        </w:rPr>
        <w:t>catch</w:t>
      </w:r>
      <w:r>
        <w:t xml:space="preserve"> clause provides the exception-handling code. When a catch clause catches an exception, its </w:t>
      </w:r>
      <w:r w:rsidRPr="00EF5EC8">
        <w:rPr>
          <w:rFonts w:ascii="Times New Roman" w:hAnsi="Times New Roman"/>
          <w:i/>
        </w:rPr>
        <w:t>Identifier</w:t>
      </w:r>
      <w:r>
        <w:t xml:space="preserve"> is bound to that exception.</w:t>
      </w:r>
    </w:p>
    <w:p w14:paraId="6D05931A" w14:textId="77777777" w:rsidR="004C02EF" w:rsidRPr="00F77FBE" w:rsidRDefault="004C02EF" w:rsidP="004C02EF">
      <w:pPr>
        <w:pStyle w:val="Syntax"/>
      </w:pPr>
      <w:r w:rsidRPr="00F77FBE">
        <w:t>Semantics</w:t>
      </w:r>
    </w:p>
    <w:p w14:paraId="09E93234" w14:textId="77777777" w:rsidR="004C02EF" w:rsidRDefault="004C02EF" w:rsidP="004C02EF">
      <w:r>
        <w:t xml:space="preserve">The production </w:t>
      </w:r>
      <w:r w:rsidRPr="00EF5EC8">
        <w:rPr>
          <w:rFonts w:ascii="Times New Roman" w:hAnsi="Times New Roman"/>
          <w:i/>
        </w:rPr>
        <w:t>TryStatement</w:t>
      </w:r>
      <w:r>
        <w:t xml:space="preserve"> </w:t>
      </w:r>
      <w:r>
        <w:rPr>
          <w:b/>
        </w:rPr>
        <w:t>:</w:t>
      </w:r>
      <w:r>
        <w:t xml:space="preserve"> </w:t>
      </w:r>
      <w:r>
        <w:rPr>
          <w:rFonts w:ascii="Courier New" w:hAnsi="Courier New"/>
          <w:b/>
        </w:rPr>
        <w:t>try</w:t>
      </w:r>
      <w:r>
        <w:t xml:space="preserve"> </w:t>
      </w:r>
      <w:r w:rsidRPr="00EF5EC8">
        <w:rPr>
          <w:rFonts w:ascii="Times New Roman" w:hAnsi="Times New Roman"/>
          <w:i/>
        </w:rPr>
        <w:t>Block</w:t>
      </w:r>
      <w:r>
        <w:t xml:space="preserve"> </w:t>
      </w:r>
      <w:r w:rsidRPr="00EF5EC8">
        <w:rPr>
          <w:rFonts w:ascii="Times New Roman" w:hAnsi="Times New Roman"/>
          <w:i/>
        </w:rPr>
        <w:t>Catch</w:t>
      </w:r>
      <w:r>
        <w:t xml:space="preserve"> is evaluated as follows:</w:t>
      </w:r>
    </w:p>
    <w:p w14:paraId="52379BC7" w14:textId="77777777" w:rsidR="004C02EF" w:rsidRPr="008F6B36" w:rsidRDefault="004C02EF" w:rsidP="004C02EF">
      <w:pPr>
        <w:pStyle w:val="Alg2"/>
        <w:numPr>
          <w:ilvl w:val="0"/>
          <w:numId w:val="140"/>
        </w:numPr>
      </w:pPr>
      <w:r w:rsidRPr="008F6B36">
        <w:t xml:space="preserve">Let </w:t>
      </w:r>
      <w:r w:rsidRPr="008F6B36">
        <w:rPr>
          <w:i/>
        </w:rPr>
        <w:t>B</w:t>
      </w:r>
      <w:r w:rsidRPr="008F6B36">
        <w:t xml:space="preserve"> be the result of evaluating </w:t>
      </w:r>
      <w:r w:rsidRPr="00EF5EC8">
        <w:rPr>
          <w:i/>
        </w:rPr>
        <w:t>Block</w:t>
      </w:r>
      <w:r w:rsidRPr="008F6B36">
        <w:t>.</w:t>
      </w:r>
    </w:p>
    <w:p w14:paraId="3A60058C" w14:textId="77777777" w:rsidR="004C02EF" w:rsidRPr="008F6B36" w:rsidRDefault="004C02EF" w:rsidP="004C02EF">
      <w:pPr>
        <w:pStyle w:val="Alg2"/>
        <w:numPr>
          <w:ilvl w:val="0"/>
          <w:numId w:val="140"/>
        </w:numPr>
      </w:pPr>
      <w:r w:rsidRPr="008F6B36">
        <w:t xml:space="preserve">If </w:t>
      </w:r>
      <w:r w:rsidRPr="008F6B36">
        <w:rPr>
          <w:i/>
        </w:rPr>
        <w:t>B</w:t>
      </w:r>
      <w:r w:rsidRPr="008F6B36">
        <w:t xml:space="preserve">.type is not </w:t>
      </w:r>
      <w:r w:rsidRPr="008F6B36">
        <w:rPr>
          <w:rFonts w:ascii="Arial" w:hAnsi="Arial" w:cs="Arial"/>
        </w:rPr>
        <w:t>throw</w:t>
      </w:r>
      <w:r w:rsidRPr="008F6B36">
        <w:t xml:space="preserve">, return </w:t>
      </w:r>
      <w:r w:rsidRPr="008F6B36">
        <w:rPr>
          <w:i/>
        </w:rPr>
        <w:t>B</w:t>
      </w:r>
      <w:r w:rsidRPr="008F6B36">
        <w:t>.</w:t>
      </w:r>
    </w:p>
    <w:p w14:paraId="10C1A70D" w14:textId="77777777" w:rsidR="004C02EF" w:rsidRPr="008F6B36" w:rsidRDefault="004C02EF" w:rsidP="004C02EF">
      <w:pPr>
        <w:pStyle w:val="Alg2"/>
        <w:numPr>
          <w:ilvl w:val="0"/>
          <w:numId w:val="140"/>
        </w:numPr>
        <w:spacing w:after="220"/>
      </w:pPr>
      <w:r w:rsidRPr="008F6B36">
        <w:t xml:space="preserve">Return the result of evaluating </w:t>
      </w:r>
      <w:r w:rsidRPr="008F6B36">
        <w:rPr>
          <w:i/>
        </w:rPr>
        <w:t>Catch</w:t>
      </w:r>
      <w:r w:rsidRPr="008F6B36">
        <w:t xml:space="preserve"> with parameter </w:t>
      </w:r>
      <w:r w:rsidRPr="008F6B36">
        <w:rPr>
          <w:i/>
        </w:rPr>
        <w:t>B</w:t>
      </w:r>
      <w:r>
        <w:t>.value</w:t>
      </w:r>
      <w:r w:rsidRPr="008F6B36">
        <w:t>.</w:t>
      </w:r>
    </w:p>
    <w:p w14:paraId="7032535E" w14:textId="77777777" w:rsidR="004C02EF" w:rsidRDefault="004C02EF" w:rsidP="004C02EF">
      <w:r>
        <w:t xml:space="preserve">The production </w:t>
      </w:r>
      <w:r w:rsidRPr="00241C98">
        <w:rPr>
          <w:rFonts w:ascii="Times New Roman" w:hAnsi="Times New Roman"/>
          <w:i/>
        </w:rPr>
        <w:t>TryStatement</w:t>
      </w:r>
      <w:r>
        <w:t xml:space="preserve"> </w:t>
      </w:r>
      <w:r>
        <w:rPr>
          <w:b/>
        </w:rPr>
        <w:t>:</w:t>
      </w:r>
      <w:r>
        <w:t xml:space="preserve"> </w:t>
      </w:r>
      <w:r>
        <w:rPr>
          <w:rFonts w:ascii="Courier New" w:hAnsi="Courier New"/>
          <w:b/>
        </w:rPr>
        <w:t>try</w:t>
      </w:r>
      <w:r>
        <w:t xml:space="preserve"> </w:t>
      </w:r>
      <w:r w:rsidRPr="00241C98">
        <w:rPr>
          <w:rFonts w:ascii="Times New Roman" w:hAnsi="Times New Roman"/>
          <w:i/>
        </w:rPr>
        <w:t>Block</w:t>
      </w:r>
      <w:r>
        <w:t xml:space="preserve"> </w:t>
      </w:r>
      <w:r w:rsidRPr="00241C98">
        <w:rPr>
          <w:rFonts w:ascii="Times New Roman" w:hAnsi="Times New Roman"/>
          <w:i/>
        </w:rPr>
        <w:t>Finally</w:t>
      </w:r>
      <w:r>
        <w:t xml:space="preserve"> is evaluated as follows:</w:t>
      </w:r>
    </w:p>
    <w:p w14:paraId="55B53F73" w14:textId="77777777" w:rsidR="004C02EF" w:rsidRPr="008F6B36" w:rsidRDefault="004C02EF" w:rsidP="004C02EF">
      <w:pPr>
        <w:pStyle w:val="Alg2"/>
        <w:numPr>
          <w:ilvl w:val="0"/>
          <w:numId w:val="141"/>
        </w:numPr>
      </w:pPr>
      <w:r w:rsidRPr="008F6B36">
        <w:t xml:space="preserve">Let </w:t>
      </w:r>
      <w:r w:rsidRPr="008F6B36">
        <w:rPr>
          <w:i/>
        </w:rPr>
        <w:t>B</w:t>
      </w:r>
      <w:r w:rsidRPr="008F6B36">
        <w:t xml:space="preserve"> be the result of evaluating </w:t>
      </w:r>
      <w:r w:rsidRPr="00241C98">
        <w:rPr>
          <w:i/>
        </w:rPr>
        <w:t>Block</w:t>
      </w:r>
      <w:r w:rsidRPr="008F6B36">
        <w:t>.</w:t>
      </w:r>
    </w:p>
    <w:p w14:paraId="254FF3D3" w14:textId="77777777" w:rsidR="004C02EF" w:rsidRPr="008F6B36" w:rsidRDefault="004C02EF" w:rsidP="004C02EF">
      <w:pPr>
        <w:pStyle w:val="Alg2"/>
        <w:numPr>
          <w:ilvl w:val="0"/>
          <w:numId w:val="141"/>
        </w:numPr>
      </w:pPr>
      <w:r w:rsidRPr="008F6B36">
        <w:t xml:space="preserve">Let </w:t>
      </w:r>
      <w:r w:rsidRPr="008F6B36">
        <w:rPr>
          <w:i/>
        </w:rPr>
        <w:t>F</w:t>
      </w:r>
      <w:r w:rsidRPr="008F6B36">
        <w:t xml:space="preserve"> be the result of evaluating </w:t>
      </w:r>
      <w:r w:rsidRPr="008F6B36">
        <w:rPr>
          <w:i/>
        </w:rPr>
        <w:t>Finally</w:t>
      </w:r>
      <w:r w:rsidRPr="008F6B36">
        <w:t>.</w:t>
      </w:r>
    </w:p>
    <w:p w14:paraId="07499F5A" w14:textId="77777777" w:rsidR="004C02EF" w:rsidRPr="008F6B36" w:rsidRDefault="004C02EF" w:rsidP="004C02EF">
      <w:pPr>
        <w:pStyle w:val="Alg2"/>
        <w:numPr>
          <w:ilvl w:val="0"/>
          <w:numId w:val="141"/>
        </w:numPr>
      </w:pPr>
      <w:r w:rsidRPr="008F6B36">
        <w:t xml:space="preserve">If </w:t>
      </w:r>
      <w:r w:rsidRPr="008F6B36">
        <w:rPr>
          <w:i/>
        </w:rPr>
        <w:t>F</w:t>
      </w:r>
      <w:r w:rsidRPr="008F6B36">
        <w:t xml:space="preserve">.type is </w:t>
      </w:r>
      <w:r w:rsidRPr="008F6B36">
        <w:rPr>
          <w:rFonts w:ascii="Arial" w:hAnsi="Arial" w:cs="Arial"/>
        </w:rPr>
        <w:t>normal</w:t>
      </w:r>
      <w:r w:rsidRPr="008F6B36">
        <w:t xml:space="preserve">, return </w:t>
      </w:r>
      <w:r w:rsidRPr="008F6B36">
        <w:rPr>
          <w:i/>
        </w:rPr>
        <w:t>B</w:t>
      </w:r>
      <w:r w:rsidRPr="008F6B36">
        <w:t>.</w:t>
      </w:r>
    </w:p>
    <w:p w14:paraId="2E72EDED" w14:textId="77777777" w:rsidR="004C02EF" w:rsidRPr="008F6B36" w:rsidRDefault="004C02EF" w:rsidP="004C02EF">
      <w:pPr>
        <w:pStyle w:val="Alg2"/>
        <w:numPr>
          <w:ilvl w:val="0"/>
          <w:numId w:val="141"/>
        </w:numPr>
        <w:spacing w:after="220"/>
      </w:pPr>
      <w:r w:rsidRPr="008F6B36">
        <w:t xml:space="preserve">Return </w:t>
      </w:r>
      <w:r w:rsidRPr="008F6B36">
        <w:rPr>
          <w:i/>
        </w:rPr>
        <w:t>F</w:t>
      </w:r>
      <w:r w:rsidRPr="008F6B36">
        <w:t>.</w:t>
      </w:r>
    </w:p>
    <w:p w14:paraId="0A1E79B6" w14:textId="77777777" w:rsidR="004C02EF" w:rsidRDefault="004C02EF" w:rsidP="004C02EF">
      <w:r>
        <w:t xml:space="preserve">The production </w:t>
      </w:r>
      <w:r w:rsidRPr="00241C98">
        <w:rPr>
          <w:rFonts w:ascii="Times New Roman" w:hAnsi="Times New Roman"/>
          <w:i/>
        </w:rPr>
        <w:t>TryStatement</w:t>
      </w:r>
      <w:r>
        <w:t xml:space="preserve"> </w:t>
      </w:r>
      <w:r>
        <w:rPr>
          <w:b/>
        </w:rPr>
        <w:t>:</w:t>
      </w:r>
      <w:r>
        <w:t xml:space="preserve"> </w:t>
      </w:r>
      <w:r>
        <w:rPr>
          <w:rFonts w:ascii="Courier New" w:hAnsi="Courier New"/>
          <w:b/>
        </w:rPr>
        <w:t>try</w:t>
      </w:r>
      <w:r>
        <w:t xml:space="preserve"> </w:t>
      </w:r>
      <w:r w:rsidRPr="00241C98">
        <w:rPr>
          <w:rFonts w:ascii="Times New Roman" w:hAnsi="Times New Roman"/>
          <w:i/>
        </w:rPr>
        <w:t>Block</w:t>
      </w:r>
      <w:r>
        <w:t xml:space="preserve"> </w:t>
      </w:r>
      <w:r w:rsidRPr="00241C98">
        <w:rPr>
          <w:rFonts w:ascii="Times New Roman" w:hAnsi="Times New Roman"/>
          <w:i/>
        </w:rPr>
        <w:t>Catch</w:t>
      </w:r>
      <w:r>
        <w:t xml:space="preserve"> </w:t>
      </w:r>
      <w:r w:rsidRPr="00241C98">
        <w:rPr>
          <w:rFonts w:ascii="Times New Roman" w:hAnsi="Times New Roman"/>
          <w:i/>
        </w:rPr>
        <w:t>Finally</w:t>
      </w:r>
      <w:r>
        <w:t xml:space="preserve"> is evaluated as follows:</w:t>
      </w:r>
    </w:p>
    <w:p w14:paraId="4E300213" w14:textId="77777777" w:rsidR="004C02EF" w:rsidRPr="008F6B36" w:rsidRDefault="004C02EF" w:rsidP="004C02EF">
      <w:pPr>
        <w:pStyle w:val="Alg2"/>
        <w:numPr>
          <w:ilvl w:val="0"/>
          <w:numId w:val="142"/>
        </w:numPr>
      </w:pPr>
      <w:r w:rsidRPr="008F6B36">
        <w:t xml:space="preserve">Let </w:t>
      </w:r>
      <w:r w:rsidRPr="008F6B36">
        <w:rPr>
          <w:i/>
        </w:rPr>
        <w:t>B</w:t>
      </w:r>
      <w:r w:rsidRPr="008F6B36">
        <w:t xml:space="preserve"> be the result of evaluating </w:t>
      </w:r>
      <w:r w:rsidRPr="008F6B36">
        <w:rPr>
          <w:i/>
        </w:rPr>
        <w:t>Block</w:t>
      </w:r>
      <w:r w:rsidRPr="008F6B36">
        <w:t>.</w:t>
      </w:r>
    </w:p>
    <w:p w14:paraId="22CC6D45" w14:textId="77777777" w:rsidR="004C02EF" w:rsidRPr="008F6B36" w:rsidRDefault="004C02EF" w:rsidP="004C02EF">
      <w:pPr>
        <w:pStyle w:val="Alg2"/>
        <w:numPr>
          <w:ilvl w:val="0"/>
          <w:numId w:val="142"/>
        </w:numPr>
      </w:pPr>
      <w:r w:rsidRPr="008F6B36">
        <w:t xml:space="preserve">If </w:t>
      </w:r>
      <w:r w:rsidRPr="008F6B36">
        <w:rPr>
          <w:i/>
        </w:rPr>
        <w:t>B</w:t>
      </w:r>
      <w:r w:rsidRPr="008F6B36">
        <w:t xml:space="preserve">.type is </w:t>
      </w:r>
      <w:r w:rsidRPr="008F6B36">
        <w:rPr>
          <w:rFonts w:ascii="Arial" w:hAnsi="Arial" w:cs="Arial"/>
        </w:rPr>
        <w:t>throw</w:t>
      </w:r>
      <w:r w:rsidRPr="008F6B36">
        <w:t>, then</w:t>
      </w:r>
    </w:p>
    <w:p w14:paraId="1788A5CB" w14:textId="77777777" w:rsidR="004C02EF" w:rsidRPr="008F6B36" w:rsidRDefault="004C02EF" w:rsidP="004C02EF">
      <w:pPr>
        <w:pStyle w:val="Alg2"/>
        <w:numPr>
          <w:ilvl w:val="1"/>
          <w:numId w:val="142"/>
        </w:numPr>
      </w:pPr>
      <w:r w:rsidRPr="008F6B36">
        <w:t xml:space="preserve">Let </w:t>
      </w:r>
      <w:r w:rsidRPr="008F6B36">
        <w:rPr>
          <w:i/>
        </w:rPr>
        <w:t>C</w:t>
      </w:r>
      <w:r w:rsidRPr="008F6B36">
        <w:t xml:space="preserve"> be the result of evaluating </w:t>
      </w:r>
      <w:r w:rsidRPr="008F6B36">
        <w:rPr>
          <w:i/>
        </w:rPr>
        <w:t>Catch</w:t>
      </w:r>
      <w:r w:rsidRPr="008F6B36">
        <w:t xml:space="preserve"> with parameter </w:t>
      </w:r>
      <w:r w:rsidRPr="008F6B36">
        <w:rPr>
          <w:i/>
        </w:rPr>
        <w:t>B</w:t>
      </w:r>
      <w:r>
        <w:t>.value</w:t>
      </w:r>
      <w:r w:rsidRPr="008F6B36">
        <w:t>.</w:t>
      </w:r>
    </w:p>
    <w:p w14:paraId="704D1949" w14:textId="77777777" w:rsidR="004C02EF" w:rsidRPr="008F6B36" w:rsidRDefault="004C02EF" w:rsidP="004C02EF">
      <w:pPr>
        <w:pStyle w:val="Alg2"/>
        <w:numPr>
          <w:ilvl w:val="0"/>
          <w:numId w:val="142"/>
        </w:numPr>
      </w:pPr>
      <w:r w:rsidRPr="008F6B36">
        <w:t xml:space="preserve">Else, </w:t>
      </w:r>
      <w:r w:rsidRPr="008F6B36">
        <w:rPr>
          <w:i/>
        </w:rPr>
        <w:t>B</w:t>
      </w:r>
      <w:r w:rsidRPr="008F6B36">
        <w:t xml:space="preserve">.type is not </w:t>
      </w:r>
      <w:r w:rsidRPr="008F6B36">
        <w:rPr>
          <w:rFonts w:ascii="Arial" w:hAnsi="Arial" w:cs="Arial"/>
        </w:rPr>
        <w:t>throw</w:t>
      </w:r>
      <w:r w:rsidRPr="008F6B36">
        <w:rPr>
          <w:b/>
        </w:rPr>
        <w:t>,</w:t>
      </w:r>
    </w:p>
    <w:p w14:paraId="58CFFCBB" w14:textId="77777777" w:rsidR="004C02EF" w:rsidRPr="008F6B36" w:rsidRDefault="004C02EF" w:rsidP="004C02EF">
      <w:pPr>
        <w:pStyle w:val="Alg2"/>
        <w:numPr>
          <w:ilvl w:val="1"/>
          <w:numId w:val="142"/>
        </w:numPr>
      </w:pPr>
      <w:r w:rsidRPr="008F6B36">
        <w:t xml:space="preserve">Let </w:t>
      </w:r>
      <w:r w:rsidRPr="008F6B36">
        <w:rPr>
          <w:i/>
        </w:rPr>
        <w:t>C</w:t>
      </w:r>
      <w:r w:rsidRPr="008F6B36">
        <w:t xml:space="preserve"> be</w:t>
      </w:r>
      <w:r w:rsidRPr="008F6B36">
        <w:rPr>
          <w:i/>
        </w:rPr>
        <w:t xml:space="preserve"> B</w:t>
      </w:r>
      <w:r w:rsidRPr="008F6B36">
        <w:t>.</w:t>
      </w:r>
    </w:p>
    <w:p w14:paraId="3E1F6B79" w14:textId="77777777" w:rsidR="004C02EF" w:rsidRPr="008F6B36" w:rsidRDefault="004C02EF" w:rsidP="004C02EF">
      <w:pPr>
        <w:pStyle w:val="Alg2"/>
        <w:numPr>
          <w:ilvl w:val="0"/>
          <w:numId w:val="142"/>
        </w:numPr>
      </w:pPr>
      <w:r w:rsidRPr="008F6B36">
        <w:t xml:space="preserve">Let </w:t>
      </w:r>
      <w:r w:rsidRPr="008F6B36">
        <w:rPr>
          <w:i/>
        </w:rPr>
        <w:t>F</w:t>
      </w:r>
      <w:r w:rsidRPr="008F6B36">
        <w:t xml:space="preserve"> be the result of evaluating </w:t>
      </w:r>
      <w:r w:rsidRPr="008F6B36">
        <w:rPr>
          <w:i/>
        </w:rPr>
        <w:t>Finally</w:t>
      </w:r>
      <w:r w:rsidRPr="008F6B36">
        <w:t>.</w:t>
      </w:r>
    </w:p>
    <w:p w14:paraId="566ADD1E" w14:textId="77777777" w:rsidR="004C02EF" w:rsidRPr="008F6B36" w:rsidRDefault="004C02EF" w:rsidP="004C02EF">
      <w:pPr>
        <w:pStyle w:val="Alg2"/>
        <w:numPr>
          <w:ilvl w:val="0"/>
          <w:numId w:val="142"/>
        </w:numPr>
      </w:pPr>
      <w:r w:rsidRPr="008F6B36">
        <w:t xml:space="preserve">If </w:t>
      </w:r>
      <w:r w:rsidRPr="008F6B36">
        <w:rPr>
          <w:i/>
        </w:rPr>
        <w:t>F</w:t>
      </w:r>
      <w:r w:rsidRPr="008F6B36">
        <w:t xml:space="preserve">.type is </w:t>
      </w:r>
      <w:r w:rsidRPr="008F6B36">
        <w:rPr>
          <w:rFonts w:ascii="Arial" w:hAnsi="Arial" w:cs="Arial"/>
        </w:rPr>
        <w:t>normal</w:t>
      </w:r>
      <w:r w:rsidRPr="008F6B36">
        <w:t xml:space="preserve">, return </w:t>
      </w:r>
      <w:r w:rsidRPr="008F6B36">
        <w:rPr>
          <w:i/>
        </w:rPr>
        <w:t>C</w:t>
      </w:r>
      <w:r w:rsidRPr="008F6B36">
        <w:t>.</w:t>
      </w:r>
    </w:p>
    <w:p w14:paraId="5CB1B1C5" w14:textId="77777777" w:rsidR="004C02EF" w:rsidRPr="008F6B36" w:rsidRDefault="004C02EF" w:rsidP="004C02EF">
      <w:pPr>
        <w:pStyle w:val="Alg2"/>
        <w:numPr>
          <w:ilvl w:val="0"/>
          <w:numId w:val="142"/>
        </w:numPr>
        <w:spacing w:after="220"/>
      </w:pPr>
      <w:r w:rsidRPr="008F6B36">
        <w:t xml:space="preserve">Return </w:t>
      </w:r>
      <w:r w:rsidRPr="008F6B36">
        <w:rPr>
          <w:i/>
        </w:rPr>
        <w:t>F</w:t>
      </w:r>
      <w:r w:rsidRPr="008F6B36">
        <w:t>.</w:t>
      </w:r>
    </w:p>
    <w:p w14:paraId="27FDC5A8" w14:textId="77777777" w:rsidR="004C02EF" w:rsidRDefault="004C02EF" w:rsidP="004C02EF">
      <w:r>
        <w:t xml:space="preserve">The production </w:t>
      </w:r>
      <w:r w:rsidRPr="00241C98">
        <w:rPr>
          <w:rFonts w:ascii="Times New Roman" w:hAnsi="Times New Roman"/>
          <w:i/>
        </w:rPr>
        <w:t>Catch</w:t>
      </w:r>
      <w:r>
        <w:t xml:space="preserve"> </w:t>
      </w:r>
      <w:r>
        <w:rPr>
          <w:b/>
        </w:rPr>
        <w:t>:</w:t>
      </w:r>
      <w:r>
        <w:t xml:space="preserve"> </w:t>
      </w:r>
      <w:r>
        <w:rPr>
          <w:rFonts w:ascii="Courier New" w:hAnsi="Courier New"/>
          <w:b/>
        </w:rPr>
        <w:t>catch</w:t>
      </w:r>
      <w:r>
        <w:t xml:space="preserve"> </w:t>
      </w:r>
      <w:r>
        <w:rPr>
          <w:rFonts w:ascii="Courier New" w:hAnsi="Courier New"/>
          <w:b/>
        </w:rPr>
        <w:t xml:space="preserve">( </w:t>
      </w:r>
      <w:r w:rsidRPr="00241C98">
        <w:rPr>
          <w:rFonts w:ascii="Times New Roman" w:hAnsi="Times New Roman"/>
          <w:i/>
        </w:rPr>
        <w:t>Identifier</w:t>
      </w:r>
      <w:r w:rsidRPr="00C226F6">
        <w:rPr>
          <w:rFonts w:ascii="Courier New" w:hAnsi="Courier New" w:cs="Courier New"/>
        </w:rPr>
        <w:t xml:space="preserve"> </w:t>
      </w:r>
      <w:r>
        <w:rPr>
          <w:rFonts w:ascii="Courier New" w:hAnsi="Courier New"/>
          <w:b/>
        </w:rPr>
        <w:t>)</w:t>
      </w:r>
      <w:r>
        <w:t xml:space="preserve"> </w:t>
      </w:r>
      <w:r w:rsidRPr="00241C98">
        <w:rPr>
          <w:rFonts w:ascii="Times New Roman" w:hAnsi="Times New Roman"/>
          <w:i/>
        </w:rPr>
        <w:t>Block</w:t>
      </w:r>
      <w:r>
        <w:t xml:space="preserve"> is evaluated as follows:</w:t>
      </w:r>
    </w:p>
    <w:p w14:paraId="4D9497DF" w14:textId="77777777" w:rsidR="004C02EF" w:rsidRPr="008F6B36" w:rsidRDefault="004C02EF" w:rsidP="004C02EF">
      <w:pPr>
        <w:pStyle w:val="Alg2"/>
        <w:numPr>
          <w:ilvl w:val="0"/>
          <w:numId w:val="143"/>
        </w:numPr>
      </w:pPr>
      <w:r w:rsidRPr="008F6B36">
        <w:t xml:space="preserve">Let </w:t>
      </w:r>
      <w:r w:rsidRPr="008F6B36">
        <w:rPr>
          <w:i/>
        </w:rPr>
        <w:t>C</w:t>
      </w:r>
      <w:r w:rsidRPr="008F6B36">
        <w:t xml:space="preserve"> be the parameter that has been passed to this production.</w:t>
      </w:r>
    </w:p>
    <w:p w14:paraId="589317AF" w14:textId="77777777" w:rsidR="004C02EF" w:rsidRPr="008F6B36" w:rsidRDefault="004C02EF" w:rsidP="004C02EF">
      <w:pPr>
        <w:pStyle w:val="Alg2"/>
        <w:numPr>
          <w:ilvl w:val="0"/>
          <w:numId w:val="143"/>
        </w:numPr>
      </w:pPr>
      <w:r w:rsidRPr="008F6B36">
        <w:t xml:space="preserve">Let </w:t>
      </w:r>
      <w:r w:rsidRPr="008F6B36">
        <w:rPr>
          <w:i/>
        </w:rPr>
        <w:t>oldEnv</w:t>
      </w:r>
      <w:r w:rsidRPr="008F6B36">
        <w:t xml:space="preserve"> be the running execution context’s LexicalEnvironment.</w:t>
      </w:r>
    </w:p>
    <w:p w14:paraId="1E006DF7" w14:textId="77777777" w:rsidR="004C02EF" w:rsidRPr="008F6B36" w:rsidRDefault="004C02EF" w:rsidP="004C02EF">
      <w:pPr>
        <w:pStyle w:val="Alg2"/>
        <w:numPr>
          <w:ilvl w:val="0"/>
          <w:numId w:val="143"/>
        </w:numPr>
      </w:pPr>
      <w:r w:rsidRPr="008F6B36">
        <w:t xml:space="preserve">Let </w:t>
      </w:r>
      <w:r w:rsidRPr="008F6B36">
        <w:rPr>
          <w:i/>
        </w:rPr>
        <w:t>catchEnv</w:t>
      </w:r>
      <w:r w:rsidRPr="008F6B36">
        <w:t xml:space="preserve"> be the result of calling NewDeclarativeEnvironment passing </w:t>
      </w:r>
      <w:r w:rsidRPr="008F6B36">
        <w:rPr>
          <w:i/>
        </w:rPr>
        <w:t>oldEnv</w:t>
      </w:r>
      <w:r w:rsidRPr="008F6B36">
        <w:t xml:space="preserve"> as the argument. </w:t>
      </w:r>
    </w:p>
    <w:p w14:paraId="11876AF5" w14:textId="77777777" w:rsidR="004C02EF" w:rsidRPr="008F6B36" w:rsidRDefault="004C02EF" w:rsidP="004C02EF">
      <w:pPr>
        <w:pStyle w:val="Alg2"/>
        <w:numPr>
          <w:ilvl w:val="0"/>
          <w:numId w:val="143"/>
        </w:numPr>
      </w:pPr>
      <w:r w:rsidRPr="008F6B36">
        <w:t xml:space="preserve">Call the CreateMutableBinding concrete method of </w:t>
      </w:r>
      <w:r w:rsidRPr="008F6B36">
        <w:rPr>
          <w:i/>
        </w:rPr>
        <w:t>catchEnv</w:t>
      </w:r>
      <w:r w:rsidRPr="008F6B36">
        <w:t xml:space="preserve"> passing the </w:t>
      </w:r>
      <w:r w:rsidRPr="008F6B36">
        <w:rPr>
          <w:i/>
        </w:rPr>
        <w:t xml:space="preserve">Identifier </w:t>
      </w:r>
      <w:r w:rsidRPr="008F6B36">
        <w:t>String value as the argument.</w:t>
      </w:r>
    </w:p>
    <w:p w14:paraId="131F04C2" w14:textId="77777777" w:rsidR="004C02EF" w:rsidRPr="008F6B36" w:rsidRDefault="004C02EF" w:rsidP="004C02EF">
      <w:pPr>
        <w:pStyle w:val="Alg2"/>
        <w:numPr>
          <w:ilvl w:val="0"/>
          <w:numId w:val="143"/>
        </w:numPr>
      </w:pPr>
      <w:r w:rsidRPr="008F6B36">
        <w:t xml:space="preserve">Call the SetMutableBinding concrete method of </w:t>
      </w:r>
      <w:r w:rsidRPr="008F6B36">
        <w:rPr>
          <w:i/>
        </w:rPr>
        <w:t>catchEnv</w:t>
      </w:r>
      <w:r w:rsidRPr="008F6B36">
        <w:t xml:space="preserve"> passing the </w:t>
      </w:r>
      <w:r w:rsidRPr="008F6B36">
        <w:rPr>
          <w:i/>
        </w:rPr>
        <w:t>Identifier</w:t>
      </w:r>
      <w:r w:rsidRPr="008F6B36">
        <w:t xml:space="preserve">, </w:t>
      </w:r>
      <w:r w:rsidRPr="008F6B36">
        <w:rPr>
          <w:i/>
        </w:rPr>
        <w:t>C</w:t>
      </w:r>
      <w:r w:rsidRPr="008F6B36">
        <w:t xml:space="preserve">, and </w:t>
      </w:r>
      <w:r w:rsidRPr="008F6B36">
        <w:rPr>
          <w:b/>
        </w:rPr>
        <w:t xml:space="preserve">false </w:t>
      </w:r>
      <w:r w:rsidRPr="008F6B36">
        <w:t>as arguments. Note that the last argument is immaterial in this situation.</w:t>
      </w:r>
    </w:p>
    <w:p w14:paraId="28065275" w14:textId="77777777" w:rsidR="004C02EF" w:rsidRPr="008F6B36" w:rsidRDefault="004C02EF" w:rsidP="004C02EF">
      <w:pPr>
        <w:pStyle w:val="Alg2"/>
        <w:numPr>
          <w:ilvl w:val="0"/>
          <w:numId w:val="143"/>
        </w:numPr>
      </w:pPr>
      <w:r w:rsidRPr="008F6B36">
        <w:t xml:space="preserve">Set the running execution context’s LexicalEnvironment to </w:t>
      </w:r>
      <w:r w:rsidRPr="008F6B36">
        <w:rPr>
          <w:i/>
        </w:rPr>
        <w:t>catchEnv</w:t>
      </w:r>
      <w:r w:rsidRPr="008F6B36">
        <w:t>.</w:t>
      </w:r>
    </w:p>
    <w:p w14:paraId="15960D07" w14:textId="77777777" w:rsidR="004C02EF" w:rsidRPr="008F6B36" w:rsidRDefault="004C02EF" w:rsidP="004C02EF">
      <w:pPr>
        <w:pStyle w:val="Alg2"/>
        <w:numPr>
          <w:ilvl w:val="0"/>
          <w:numId w:val="143"/>
        </w:numPr>
      </w:pPr>
      <w:r w:rsidRPr="008F6B36">
        <w:t xml:space="preserve">Let </w:t>
      </w:r>
      <w:r w:rsidRPr="008F6B36">
        <w:rPr>
          <w:i/>
        </w:rPr>
        <w:t>B</w:t>
      </w:r>
      <w:r w:rsidRPr="008F6B36">
        <w:t xml:space="preserve"> be the result of evaluating </w:t>
      </w:r>
      <w:r w:rsidRPr="008F6B36">
        <w:rPr>
          <w:i/>
        </w:rPr>
        <w:t>Block</w:t>
      </w:r>
      <w:r w:rsidRPr="008F6B36">
        <w:t>.</w:t>
      </w:r>
    </w:p>
    <w:p w14:paraId="387E73B3" w14:textId="77777777" w:rsidR="004C02EF" w:rsidRPr="008F6B36" w:rsidRDefault="004C02EF" w:rsidP="004C02EF">
      <w:pPr>
        <w:pStyle w:val="Alg2"/>
        <w:numPr>
          <w:ilvl w:val="0"/>
          <w:numId w:val="143"/>
        </w:numPr>
      </w:pPr>
      <w:r w:rsidRPr="008F6B36">
        <w:t xml:space="preserve">Set the running execution context’s LexicalEnvironment to </w:t>
      </w:r>
      <w:r w:rsidRPr="008F6B36">
        <w:rPr>
          <w:i/>
        </w:rPr>
        <w:t>oldEnv</w:t>
      </w:r>
      <w:r w:rsidRPr="008F6B36">
        <w:t>.</w:t>
      </w:r>
    </w:p>
    <w:p w14:paraId="66296FAB" w14:textId="77777777" w:rsidR="004C02EF" w:rsidRPr="008F6B36" w:rsidRDefault="004C02EF" w:rsidP="004C02EF">
      <w:pPr>
        <w:pStyle w:val="Alg2"/>
        <w:numPr>
          <w:ilvl w:val="0"/>
          <w:numId w:val="143"/>
        </w:numPr>
        <w:spacing w:after="220"/>
      </w:pPr>
      <w:r w:rsidRPr="008F6B36">
        <w:t xml:space="preserve">Return </w:t>
      </w:r>
      <w:r w:rsidRPr="008F6B36">
        <w:rPr>
          <w:i/>
        </w:rPr>
        <w:t>B</w:t>
      </w:r>
      <w:r w:rsidRPr="008F6B36">
        <w:t>.</w:t>
      </w:r>
    </w:p>
    <w:p w14:paraId="5EADE490" w14:textId="77777777" w:rsidR="004C02EF" w:rsidRDefault="004C02EF" w:rsidP="004C02EF">
      <w:pPr>
        <w:pStyle w:val="Note"/>
      </w:pPr>
      <w:r w:rsidRPr="00C14EAC">
        <w:t>NOTE</w:t>
      </w:r>
      <w:r w:rsidRPr="00C14EAC">
        <w:tab/>
        <w:t xml:space="preserve">No matter how control leaves the </w:t>
      </w:r>
      <w:r w:rsidRPr="00C14EAC">
        <w:rPr>
          <w:rStyle w:val="bnf"/>
        </w:rPr>
        <w:t>Block</w:t>
      </w:r>
      <w:r w:rsidRPr="00C14EAC">
        <w:t xml:space="preserve"> the LexicalEnvironment is always restored to its former state.</w:t>
      </w:r>
    </w:p>
    <w:p w14:paraId="5026424D" w14:textId="77777777" w:rsidR="004C02EF" w:rsidRDefault="004C02EF" w:rsidP="004C02EF">
      <w:r>
        <w:t xml:space="preserve">The production </w:t>
      </w:r>
      <w:r w:rsidRPr="00241C98">
        <w:rPr>
          <w:rFonts w:ascii="Times New Roman" w:hAnsi="Times New Roman"/>
          <w:i/>
        </w:rPr>
        <w:t>Finally</w:t>
      </w:r>
      <w:r>
        <w:t xml:space="preserve"> </w:t>
      </w:r>
      <w:r>
        <w:rPr>
          <w:rFonts w:ascii="Courier New" w:hAnsi="Courier New"/>
          <w:b/>
        </w:rPr>
        <w:t>: finally</w:t>
      </w:r>
      <w:r>
        <w:t xml:space="preserve"> </w:t>
      </w:r>
      <w:r w:rsidRPr="00241C98">
        <w:rPr>
          <w:rFonts w:ascii="Times New Roman" w:hAnsi="Times New Roman"/>
          <w:i/>
        </w:rPr>
        <w:t>Block</w:t>
      </w:r>
      <w:r>
        <w:t xml:space="preserve"> is evaluated as follows:</w:t>
      </w:r>
    </w:p>
    <w:p w14:paraId="66CA6394" w14:textId="77777777" w:rsidR="004C02EF" w:rsidRPr="008F6B36" w:rsidRDefault="004C02EF" w:rsidP="004C02EF">
      <w:pPr>
        <w:pStyle w:val="Alg2"/>
        <w:numPr>
          <w:ilvl w:val="0"/>
          <w:numId w:val="144"/>
        </w:numPr>
        <w:spacing w:after="220"/>
      </w:pPr>
      <w:r w:rsidRPr="008F6B36">
        <w:t xml:space="preserve">Return the result of evaluating </w:t>
      </w:r>
      <w:r w:rsidRPr="00241C98">
        <w:rPr>
          <w:i/>
        </w:rPr>
        <w:t>Block</w:t>
      </w:r>
      <w:r w:rsidRPr="008F6B36">
        <w:t>.</w:t>
      </w:r>
    </w:p>
    <w:p w14:paraId="7D5B1C46" w14:textId="77777777" w:rsidR="004C02EF" w:rsidRPr="00AC7C48" w:rsidRDefault="004C02EF" w:rsidP="00B43482">
      <w:pPr>
        <w:pStyle w:val="30"/>
        <w:numPr>
          <w:ilvl w:val="0"/>
          <w:numId w:val="0"/>
        </w:numPr>
      </w:pPr>
      <w:bookmarkStart w:id="4678" w:name="_Ref424532508"/>
      <w:bookmarkStart w:id="4679" w:name="_Ref449941631"/>
      <w:bookmarkStart w:id="4680" w:name="_Ref457101484"/>
      <w:bookmarkStart w:id="4681" w:name="_Toc472818893"/>
      <w:bookmarkStart w:id="4682" w:name="_Toc235503469"/>
      <w:bookmarkStart w:id="4683" w:name="_Toc241509244"/>
      <w:bookmarkStart w:id="4684" w:name="_Toc244416731"/>
      <w:bookmarkStart w:id="4685" w:name="_Toc276631095"/>
      <w:bookmarkStart w:id="4686" w:name="_Toc153968484"/>
      <w:bookmarkEnd w:id="4614"/>
      <w:bookmarkEnd w:id="4615"/>
      <w:bookmarkEnd w:id="4616"/>
      <w:bookmarkEnd w:id="4617"/>
      <w:bookmarkEnd w:id="4618"/>
      <w:bookmarkEnd w:id="4619"/>
      <w:bookmarkEnd w:id="4620"/>
      <w:bookmarkEnd w:id="4652"/>
      <w:r w:rsidRPr="00AC7C48">
        <w:t>12.1</w:t>
      </w:r>
      <w:r>
        <w:t>4</w:t>
      </w:r>
      <w:r w:rsidRPr="00AC7C48">
        <w:t>.1</w:t>
      </w:r>
      <w:r w:rsidRPr="00AC7C48">
        <w:tab/>
        <w:t>Strict Mode Restrictions</w:t>
      </w:r>
      <w:bookmarkEnd w:id="4682"/>
      <w:bookmarkEnd w:id="4683"/>
      <w:bookmarkEnd w:id="4684"/>
      <w:bookmarkEnd w:id="4685"/>
      <w:bookmarkEnd w:id="4686"/>
    </w:p>
    <w:p w14:paraId="2B589EC5" w14:textId="77777777" w:rsidR="004C02EF" w:rsidRDefault="004C02EF" w:rsidP="004C02EF">
      <w:r>
        <w:t xml:space="preserve">It is a </w:t>
      </w:r>
      <w:r>
        <w:rPr>
          <w:b/>
        </w:rPr>
        <w:t>SyntaxError</w:t>
      </w:r>
      <w:r>
        <w:t xml:space="preserve"> if a </w:t>
      </w:r>
      <w:r w:rsidRPr="00241C98">
        <w:rPr>
          <w:rFonts w:ascii="Times New Roman" w:hAnsi="Times New Roman"/>
          <w:i/>
        </w:rPr>
        <w:t>TryStatement</w:t>
      </w:r>
      <w:r>
        <w:t xml:space="preserve"> with a </w:t>
      </w:r>
      <w:r w:rsidRPr="00241C98">
        <w:rPr>
          <w:rFonts w:ascii="Times New Roman" w:hAnsi="Times New Roman"/>
          <w:i/>
        </w:rPr>
        <w:t>Catch</w:t>
      </w:r>
      <w:r>
        <w:t xml:space="preserve"> occurs within strict code and the </w:t>
      </w:r>
      <w:r w:rsidRPr="00241C98">
        <w:rPr>
          <w:rFonts w:ascii="Times New Roman" w:hAnsi="Times New Roman"/>
          <w:i/>
        </w:rPr>
        <w:t>Identifier</w:t>
      </w:r>
      <w:r>
        <w:t xml:space="preserve"> of the </w:t>
      </w:r>
      <w:r w:rsidRPr="00241C98">
        <w:rPr>
          <w:rFonts w:ascii="Times New Roman" w:hAnsi="Times New Roman"/>
          <w:i/>
        </w:rPr>
        <w:t>Catch</w:t>
      </w:r>
      <w:r>
        <w:t xml:space="preserve"> production is either </w:t>
      </w:r>
      <w:r>
        <w:rPr>
          <w:rFonts w:ascii="Courier New" w:hAnsi="Courier New" w:cs="Courier New"/>
          <w:b/>
        </w:rPr>
        <w:t>"eval"</w:t>
      </w:r>
      <w:r w:rsidRPr="00287A3C">
        <w:rPr>
          <w:b/>
        </w:rPr>
        <w:t xml:space="preserve"> </w:t>
      </w:r>
      <w:r>
        <w:rPr>
          <w:b/>
        </w:rPr>
        <w:t xml:space="preserve">or </w:t>
      </w:r>
      <w:r>
        <w:rPr>
          <w:rFonts w:ascii="Courier New" w:hAnsi="Courier New" w:cs="Courier New"/>
          <w:b/>
        </w:rPr>
        <w:t>"arguments"</w:t>
      </w:r>
      <w:r>
        <w:t>.</w:t>
      </w:r>
    </w:p>
    <w:p w14:paraId="01CFB06E" w14:textId="77777777" w:rsidR="004C02EF" w:rsidRDefault="004C02EF" w:rsidP="00B43482">
      <w:pPr>
        <w:pStyle w:val="20"/>
        <w:numPr>
          <w:ilvl w:val="0"/>
          <w:numId w:val="0"/>
        </w:numPr>
      </w:pPr>
      <w:bookmarkStart w:id="4687" w:name="_Toc235503470"/>
      <w:bookmarkStart w:id="4688" w:name="_Toc241509245"/>
      <w:bookmarkStart w:id="4689" w:name="_Toc244416732"/>
      <w:bookmarkStart w:id="4690" w:name="_Toc276631096"/>
      <w:bookmarkStart w:id="4691" w:name="_Toc153968485"/>
      <w:r>
        <w:t>12.15</w:t>
      </w:r>
      <w:r>
        <w:tab/>
        <w:t xml:space="preserve">The </w:t>
      </w:r>
      <w:r>
        <w:rPr>
          <w:rFonts w:ascii="Courier New" w:hAnsi="Courier New"/>
          <w:sz w:val="20"/>
        </w:rPr>
        <w:t>d</w:t>
      </w:r>
      <w:r w:rsidRPr="003D40E3">
        <w:rPr>
          <w:rFonts w:ascii="Courier New" w:hAnsi="Courier New"/>
          <w:sz w:val="20"/>
        </w:rPr>
        <w:t>ebugger</w:t>
      </w:r>
      <w:r>
        <w:t xml:space="preserve"> statement</w:t>
      </w:r>
      <w:bookmarkEnd w:id="4687"/>
      <w:bookmarkEnd w:id="4688"/>
      <w:bookmarkEnd w:id="4689"/>
      <w:bookmarkEnd w:id="4690"/>
      <w:bookmarkEnd w:id="4691"/>
    </w:p>
    <w:p w14:paraId="17B01CAB" w14:textId="77777777" w:rsidR="004C02EF" w:rsidRDefault="004C02EF" w:rsidP="004C02EF">
      <w:pPr>
        <w:pStyle w:val="Syntax"/>
      </w:pPr>
      <w:r w:rsidRPr="002912E1">
        <w:t>Syntax</w:t>
      </w:r>
    </w:p>
    <w:p w14:paraId="5A488225" w14:textId="77777777" w:rsidR="004C02EF" w:rsidRPr="00241C98" w:rsidRDefault="004C02EF" w:rsidP="004C02EF">
      <w:pPr>
        <w:pStyle w:val="SyntaxRule"/>
      </w:pPr>
      <w:r w:rsidRPr="00241C98">
        <w:t xml:space="preserve">DebuggerStatement </w:t>
      </w:r>
      <w:r w:rsidRPr="00D04346">
        <w:rPr>
          <w:rFonts w:ascii="Arial" w:hAnsi="Arial"/>
          <w:b/>
          <w:i w:val="0"/>
        </w:rPr>
        <w:t>:</w:t>
      </w:r>
    </w:p>
    <w:p w14:paraId="2AB5B4DD" w14:textId="77777777" w:rsidR="004C02EF" w:rsidRDefault="004C02EF" w:rsidP="004C02EF">
      <w:pPr>
        <w:pStyle w:val="SyntaxDefinition"/>
      </w:pPr>
      <w:r w:rsidRPr="00612C55">
        <w:rPr>
          <w:rFonts w:ascii="Courier New" w:hAnsi="Courier New" w:cs="Courier New"/>
          <w:b/>
          <w:i w:val="0"/>
        </w:rPr>
        <w:t xml:space="preserve">debugger </w:t>
      </w:r>
      <w:r w:rsidRPr="00E148F5">
        <w:rPr>
          <w:rFonts w:ascii="Courier New" w:hAnsi="Courier New" w:cs="Courier New"/>
          <w:b/>
          <w:i w:val="0"/>
        </w:rPr>
        <w:t>;</w:t>
      </w:r>
    </w:p>
    <w:p w14:paraId="17E83996" w14:textId="77777777" w:rsidR="004C02EF" w:rsidRPr="005567BC" w:rsidRDefault="004C02EF" w:rsidP="004C02EF">
      <w:pPr>
        <w:pStyle w:val="Syntax"/>
      </w:pPr>
      <w:r w:rsidRPr="005567BC">
        <w:t>Semantics</w:t>
      </w:r>
    </w:p>
    <w:p w14:paraId="42F5E4EB" w14:textId="77777777" w:rsidR="004C02EF" w:rsidRPr="005567BC" w:rsidRDefault="004C02EF" w:rsidP="004C02EF">
      <w:r w:rsidRPr="005567BC">
        <w:t>Evaluating the</w:t>
      </w:r>
      <w:r>
        <w:t xml:space="preserve"> </w:t>
      </w:r>
      <w:r w:rsidRPr="00241C98">
        <w:rPr>
          <w:rFonts w:ascii="Times New Roman" w:hAnsi="Times New Roman"/>
          <w:i/>
        </w:rPr>
        <w:t xml:space="preserve">DebuggerStatement </w:t>
      </w:r>
      <w:r w:rsidRPr="005567BC">
        <w:t>production</w:t>
      </w:r>
      <w:r>
        <w:t xml:space="preserve"> may allow an implementation to cause a </w:t>
      </w:r>
      <w:r w:rsidRPr="005567BC">
        <w:t>breakpoint when run under a debugger.</w:t>
      </w:r>
      <w:r>
        <w:t xml:space="preserve"> If a debugger is not present or active this statement has no observable effect.</w:t>
      </w:r>
    </w:p>
    <w:p w14:paraId="6E5BD267" w14:textId="77777777" w:rsidR="004C02EF" w:rsidRDefault="004C02EF" w:rsidP="004C02EF">
      <w:r>
        <w:t xml:space="preserve">The production </w:t>
      </w:r>
      <w:r w:rsidRPr="00241C98">
        <w:rPr>
          <w:rFonts w:ascii="Times New Roman" w:hAnsi="Times New Roman"/>
          <w:i/>
        </w:rPr>
        <w:t xml:space="preserve">DebuggerStatement </w:t>
      </w:r>
      <w:r>
        <w:rPr>
          <w:b/>
        </w:rPr>
        <w:t>:</w:t>
      </w:r>
      <w:r w:rsidRPr="00241C98">
        <w:rPr>
          <w:rFonts w:ascii="Times New Roman" w:hAnsi="Times New Roman"/>
          <w:i/>
        </w:rPr>
        <w:t xml:space="preserve"> </w:t>
      </w:r>
      <w:r w:rsidRPr="00A8414C">
        <w:rPr>
          <w:rFonts w:ascii="Courier New" w:hAnsi="Courier New"/>
          <w:b/>
        </w:rPr>
        <w:t>debugger</w:t>
      </w:r>
      <w:r w:rsidRPr="00C226F6">
        <w:rPr>
          <w:rFonts w:ascii="Courier New" w:hAnsi="Courier New"/>
          <w:b/>
        </w:rPr>
        <w:t xml:space="preserve"> </w:t>
      </w:r>
      <w:r>
        <w:rPr>
          <w:rFonts w:ascii="Courier New" w:hAnsi="Courier New"/>
          <w:b/>
        </w:rPr>
        <w:t>;</w:t>
      </w:r>
      <w:r>
        <w:t xml:space="preserve"> is evaluated as follows:</w:t>
      </w:r>
    </w:p>
    <w:p w14:paraId="53A39AC0" w14:textId="77777777" w:rsidR="004C02EF" w:rsidRPr="008F6B36" w:rsidRDefault="004C02EF" w:rsidP="004C02EF">
      <w:pPr>
        <w:pStyle w:val="Alg2"/>
        <w:numPr>
          <w:ilvl w:val="0"/>
          <w:numId w:val="145"/>
        </w:numPr>
        <w:spacing w:after="220"/>
        <w:contextualSpacing/>
      </w:pPr>
      <w:r w:rsidRPr="008F6B36">
        <w:t>If an implementation defined debugging facility is available and enabled, then</w:t>
      </w:r>
    </w:p>
    <w:p w14:paraId="46748FCA" w14:textId="77777777" w:rsidR="004C02EF" w:rsidRPr="008F6B36" w:rsidRDefault="004C02EF" w:rsidP="004C02EF">
      <w:pPr>
        <w:pStyle w:val="Alg2"/>
        <w:numPr>
          <w:ilvl w:val="1"/>
          <w:numId w:val="145"/>
        </w:numPr>
        <w:spacing w:after="220"/>
        <w:contextualSpacing/>
      </w:pPr>
      <w:r w:rsidRPr="008F6B36">
        <w:t>Perform an implementation defined debugging action.</w:t>
      </w:r>
    </w:p>
    <w:p w14:paraId="00BD22A3" w14:textId="77777777" w:rsidR="004C02EF" w:rsidRPr="008F6B36" w:rsidRDefault="004C02EF" w:rsidP="004C02EF">
      <w:pPr>
        <w:pStyle w:val="Alg2"/>
        <w:numPr>
          <w:ilvl w:val="1"/>
          <w:numId w:val="145"/>
        </w:numPr>
        <w:spacing w:after="220"/>
        <w:contextualSpacing/>
      </w:pPr>
      <w:r w:rsidRPr="008F6B36">
        <w:t xml:space="preserve">Let </w:t>
      </w:r>
      <w:r w:rsidRPr="008F6B36">
        <w:rPr>
          <w:i/>
        </w:rPr>
        <w:t>result</w:t>
      </w:r>
      <w:r w:rsidRPr="008F6B36">
        <w:t xml:space="preserve"> be an implementation defined Completion value. </w:t>
      </w:r>
    </w:p>
    <w:p w14:paraId="72E66A0E" w14:textId="77777777" w:rsidR="004C02EF" w:rsidRPr="008F6B36" w:rsidRDefault="004C02EF" w:rsidP="004C02EF">
      <w:pPr>
        <w:pStyle w:val="Alg2"/>
        <w:numPr>
          <w:ilvl w:val="0"/>
          <w:numId w:val="145"/>
        </w:numPr>
        <w:spacing w:after="220"/>
        <w:contextualSpacing/>
      </w:pPr>
      <w:r w:rsidRPr="008F6B36">
        <w:t>Else</w:t>
      </w:r>
    </w:p>
    <w:p w14:paraId="0C7F86B0" w14:textId="77777777" w:rsidR="004C02EF" w:rsidRPr="008F6B36" w:rsidRDefault="004C02EF" w:rsidP="004C02EF">
      <w:pPr>
        <w:pStyle w:val="Alg2"/>
        <w:numPr>
          <w:ilvl w:val="1"/>
          <w:numId w:val="145"/>
        </w:numPr>
        <w:spacing w:after="220"/>
        <w:contextualSpacing/>
      </w:pPr>
      <w:r w:rsidRPr="008F6B36">
        <w:t xml:space="preserve">Let </w:t>
      </w:r>
      <w:r w:rsidRPr="008F6B36">
        <w:rPr>
          <w:i/>
        </w:rPr>
        <w:t>result</w:t>
      </w:r>
      <w:r w:rsidRPr="008F6B36">
        <w:t xml:space="preserve"> be (</w:t>
      </w:r>
      <w:r w:rsidRPr="008F6B36">
        <w:rPr>
          <w:rFonts w:ascii="Arial" w:hAnsi="Arial" w:cs="Arial"/>
        </w:rPr>
        <w:t>normal</w:t>
      </w:r>
      <w:r w:rsidRPr="008F6B36">
        <w:t xml:space="preserve">, </w:t>
      </w:r>
      <w:r w:rsidRPr="008F6B36">
        <w:rPr>
          <w:rFonts w:ascii="Arial" w:hAnsi="Arial" w:cs="Arial"/>
        </w:rPr>
        <w:t>empty</w:t>
      </w:r>
      <w:r w:rsidRPr="008F6B36">
        <w:t xml:space="preserve">, </w:t>
      </w:r>
      <w:r w:rsidRPr="008F6B36">
        <w:rPr>
          <w:rFonts w:ascii="Arial" w:hAnsi="Arial" w:cs="Arial"/>
        </w:rPr>
        <w:t>empty</w:t>
      </w:r>
      <w:r w:rsidRPr="008F6B36">
        <w:t>).</w:t>
      </w:r>
    </w:p>
    <w:p w14:paraId="135EC6A9" w14:textId="77777777" w:rsidR="004C02EF" w:rsidRPr="008F6B36" w:rsidRDefault="004C02EF" w:rsidP="004C02EF">
      <w:pPr>
        <w:pStyle w:val="Alg2"/>
        <w:numPr>
          <w:ilvl w:val="0"/>
          <w:numId w:val="145"/>
        </w:numPr>
        <w:spacing w:after="220"/>
        <w:contextualSpacing/>
      </w:pPr>
      <w:r w:rsidRPr="008F6B36">
        <w:t xml:space="preserve">Return </w:t>
      </w:r>
      <w:r w:rsidRPr="008F6B36">
        <w:rPr>
          <w:i/>
        </w:rPr>
        <w:t>result</w:t>
      </w:r>
      <w:r w:rsidRPr="008F6B36">
        <w:t>.</w:t>
      </w:r>
    </w:p>
    <w:p w14:paraId="35F80821" w14:textId="77777777" w:rsidR="004C02EF" w:rsidRDefault="004C02EF" w:rsidP="004C02EF">
      <w:pPr>
        <w:pStyle w:val="1"/>
        <w:numPr>
          <w:ilvl w:val="0"/>
          <w:numId w:val="0"/>
        </w:numPr>
      </w:pPr>
      <w:bookmarkStart w:id="4692" w:name="_Toc235503471"/>
      <w:bookmarkStart w:id="4693" w:name="_Toc241509246"/>
      <w:bookmarkStart w:id="4694" w:name="_Toc244416733"/>
      <w:bookmarkStart w:id="4695" w:name="_Toc276631097"/>
      <w:bookmarkStart w:id="4696" w:name="_Toc153968486"/>
      <w:r>
        <w:t>13</w:t>
      </w:r>
      <w:r>
        <w:tab/>
        <w:t>Function Definition</w:t>
      </w:r>
      <w:bookmarkEnd w:id="4678"/>
      <w:bookmarkEnd w:id="4679"/>
      <w:bookmarkEnd w:id="4680"/>
      <w:bookmarkEnd w:id="4681"/>
      <w:bookmarkEnd w:id="4692"/>
      <w:bookmarkEnd w:id="4693"/>
      <w:bookmarkEnd w:id="4694"/>
      <w:bookmarkEnd w:id="4695"/>
      <w:bookmarkEnd w:id="4696"/>
    </w:p>
    <w:p w14:paraId="075C9F73" w14:textId="77777777" w:rsidR="004C02EF" w:rsidRDefault="004C02EF" w:rsidP="004C02EF">
      <w:pPr>
        <w:pStyle w:val="Syntax"/>
      </w:pPr>
      <w:r w:rsidRPr="00F77FBE">
        <w:t>Syntax</w:t>
      </w:r>
    </w:p>
    <w:p w14:paraId="075DC0DE" w14:textId="77777777" w:rsidR="004C02EF" w:rsidRPr="00241C98" w:rsidRDefault="004C02EF" w:rsidP="004C02EF">
      <w:pPr>
        <w:pStyle w:val="SyntaxRule"/>
      </w:pPr>
      <w:r w:rsidRPr="00241C98">
        <w:t xml:space="preserve">FunctionDeclaration </w:t>
      </w:r>
      <w:r w:rsidRPr="00D04346">
        <w:rPr>
          <w:rFonts w:ascii="Arial" w:hAnsi="Arial"/>
          <w:b/>
          <w:i w:val="0"/>
        </w:rPr>
        <w:t>:</w:t>
      </w:r>
    </w:p>
    <w:p w14:paraId="32BCC011" w14:textId="77777777" w:rsidR="004C02EF" w:rsidRPr="00241C98" w:rsidRDefault="004C02EF" w:rsidP="004C02EF">
      <w:pPr>
        <w:pStyle w:val="SyntaxDefinition"/>
      </w:pPr>
      <w:r w:rsidRPr="00C226F6">
        <w:rPr>
          <w:rFonts w:ascii="Courier New" w:hAnsi="Courier New"/>
          <w:b/>
          <w:i w:val="0"/>
        </w:rPr>
        <w:t>function</w:t>
      </w:r>
      <w:r w:rsidRPr="00241C98">
        <w:t xml:space="preserve"> Identifier </w:t>
      </w:r>
      <w:r w:rsidRPr="00C226F6">
        <w:rPr>
          <w:rFonts w:ascii="Courier New" w:hAnsi="Courier New"/>
          <w:b/>
          <w:i w:val="0"/>
        </w:rPr>
        <w:t>(</w:t>
      </w:r>
      <w:r w:rsidRPr="00241C98">
        <w:t xml:space="preserve"> FormalParameterList</w:t>
      </w:r>
      <w:r w:rsidRPr="005E74B3">
        <w:rPr>
          <w:rFonts w:ascii="Arial" w:hAnsi="Arial" w:cs="Arial"/>
          <w:i w:val="0"/>
          <w:vertAlign w:val="subscript"/>
        </w:rPr>
        <w:t>opt</w:t>
      </w:r>
      <w:r w:rsidRPr="00241C98">
        <w:t xml:space="preserve"> </w:t>
      </w:r>
      <w:r w:rsidRPr="00C226F6">
        <w:rPr>
          <w:rFonts w:ascii="Courier New" w:hAnsi="Courier New"/>
          <w:b/>
          <w:i w:val="0"/>
        </w:rPr>
        <w:t>)</w:t>
      </w:r>
      <w:r w:rsidRPr="00241C98">
        <w:t xml:space="preserve"> </w:t>
      </w:r>
      <w:r w:rsidRPr="00C226F6">
        <w:rPr>
          <w:rFonts w:ascii="Courier New" w:hAnsi="Courier New"/>
          <w:b/>
          <w:i w:val="0"/>
        </w:rPr>
        <w:t>{</w:t>
      </w:r>
      <w:r w:rsidRPr="00241C98">
        <w:t xml:space="preserve"> FunctionBody </w:t>
      </w:r>
      <w:r w:rsidRPr="00C226F6">
        <w:rPr>
          <w:rFonts w:ascii="Courier New" w:hAnsi="Courier New"/>
          <w:b/>
          <w:i w:val="0"/>
        </w:rPr>
        <w:t>}</w:t>
      </w:r>
    </w:p>
    <w:p w14:paraId="0E212797" w14:textId="77777777" w:rsidR="004C02EF" w:rsidRPr="00241C98" w:rsidRDefault="004C02EF" w:rsidP="004C02EF">
      <w:pPr>
        <w:pStyle w:val="SyntaxRule"/>
      </w:pPr>
      <w:r w:rsidRPr="00241C98">
        <w:t xml:space="preserve">FunctionExpression </w:t>
      </w:r>
      <w:r w:rsidRPr="00D04346">
        <w:rPr>
          <w:rFonts w:ascii="Arial" w:hAnsi="Arial"/>
          <w:b/>
          <w:i w:val="0"/>
        </w:rPr>
        <w:t>:</w:t>
      </w:r>
    </w:p>
    <w:p w14:paraId="28F89669" w14:textId="77777777" w:rsidR="004C02EF" w:rsidRPr="00241C98" w:rsidRDefault="004C02EF" w:rsidP="004C02EF">
      <w:pPr>
        <w:pStyle w:val="SyntaxDefinition"/>
      </w:pPr>
      <w:r w:rsidRPr="00C226F6">
        <w:rPr>
          <w:rFonts w:ascii="Courier New" w:hAnsi="Courier New"/>
          <w:b/>
          <w:i w:val="0"/>
        </w:rPr>
        <w:t>function</w:t>
      </w:r>
      <w:r w:rsidRPr="00241C98">
        <w:t xml:space="preserve"> Identifier</w:t>
      </w:r>
      <w:r w:rsidRPr="005E74B3">
        <w:rPr>
          <w:rFonts w:ascii="Arial" w:hAnsi="Arial" w:cs="Arial"/>
          <w:i w:val="0"/>
          <w:vertAlign w:val="subscript"/>
        </w:rPr>
        <w:t>opt</w:t>
      </w:r>
      <w:r w:rsidRPr="00241C98">
        <w:t xml:space="preserve"> </w:t>
      </w:r>
      <w:r w:rsidRPr="00C226F6">
        <w:rPr>
          <w:rFonts w:ascii="Courier New" w:hAnsi="Courier New"/>
          <w:b/>
          <w:i w:val="0"/>
        </w:rPr>
        <w:t>(</w:t>
      </w:r>
      <w:r w:rsidRPr="00241C98">
        <w:t xml:space="preserve"> FormalParameterList</w:t>
      </w:r>
      <w:r w:rsidRPr="005E74B3">
        <w:rPr>
          <w:rFonts w:ascii="Arial" w:hAnsi="Arial" w:cs="Arial"/>
          <w:i w:val="0"/>
          <w:vertAlign w:val="subscript"/>
        </w:rPr>
        <w:t>opt</w:t>
      </w:r>
      <w:r w:rsidRPr="00241C98">
        <w:t xml:space="preserve"> </w:t>
      </w:r>
      <w:r w:rsidRPr="00C226F6">
        <w:rPr>
          <w:rFonts w:ascii="Courier New" w:hAnsi="Courier New"/>
          <w:b/>
          <w:i w:val="0"/>
        </w:rPr>
        <w:t>)</w:t>
      </w:r>
      <w:r w:rsidRPr="00241C98">
        <w:t xml:space="preserve"> </w:t>
      </w:r>
      <w:r w:rsidRPr="00C226F6">
        <w:rPr>
          <w:rFonts w:ascii="Courier New" w:hAnsi="Courier New"/>
          <w:b/>
          <w:i w:val="0"/>
        </w:rPr>
        <w:t>{</w:t>
      </w:r>
      <w:r w:rsidRPr="00241C98">
        <w:t xml:space="preserve"> FunctionBody </w:t>
      </w:r>
      <w:r w:rsidRPr="00C226F6">
        <w:rPr>
          <w:rFonts w:ascii="Courier New" w:hAnsi="Courier New"/>
          <w:b/>
          <w:i w:val="0"/>
        </w:rPr>
        <w:t>}</w:t>
      </w:r>
    </w:p>
    <w:p w14:paraId="63AF09B7" w14:textId="77777777" w:rsidR="00521EAD" w:rsidRPr="00241C98" w:rsidRDefault="00521EAD" w:rsidP="00521EAD">
      <w:pPr>
        <w:pStyle w:val="SyntaxRule"/>
        <w:rPr>
          <w:ins w:id="4697" w:author="Allen Wirfs-Brock" w:date="2011-07-05T11:12:00Z"/>
        </w:rPr>
      </w:pPr>
      <w:ins w:id="4698" w:author="Allen Wirfs-Brock" w:date="2011-07-05T11:12:00Z">
        <w:r w:rsidRPr="00241C98">
          <w:t xml:space="preserve">FormalParameterList </w:t>
        </w:r>
        <w:r w:rsidRPr="00D04346">
          <w:rPr>
            <w:rFonts w:ascii="Arial" w:hAnsi="Arial"/>
            <w:b/>
            <w:i w:val="0"/>
          </w:rPr>
          <w:t>:</w:t>
        </w:r>
      </w:ins>
    </w:p>
    <w:p w14:paraId="4D14ADF0" w14:textId="77777777" w:rsidR="00521EAD" w:rsidRPr="00241C98" w:rsidRDefault="00521EAD" w:rsidP="00521EAD">
      <w:pPr>
        <w:pStyle w:val="SyntaxDefinition"/>
        <w:rPr>
          <w:ins w:id="4699" w:author="Allen Wirfs-Brock" w:date="2011-07-05T11:12:00Z"/>
        </w:rPr>
      </w:pPr>
      <w:ins w:id="4700" w:author="Allen Wirfs-Brock" w:date="2011-07-05T11:12:00Z">
        <w:r w:rsidRPr="00521EAD">
          <w:rPr>
            <w:rFonts w:ascii="Courier New" w:hAnsi="Courier New" w:cs="Courier New"/>
            <w:b/>
            <w:i w:val="0"/>
          </w:rPr>
          <w:t>…</w:t>
        </w:r>
        <w:r>
          <w:t xml:space="preserve"> </w:t>
        </w:r>
        <w:r w:rsidRPr="00241C98">
          <w:t>Identifier</w:t>
        </w:r>
      </w:ins>
      <w:ins w:id="4701" w:author="Allen Wirfs-Brock" w:date="2011-07-05T11:13:00Z">
        <w:r>
          <w:br/>
          <w:t>FormalsList</w:t>
        </w:r>
      </w:ins>
      <w:ins w:id="4702" w:author="Allen Wirfs-Brock" w:date="2011-07-05T11:12:00Z">
        <w:r w:rsidRPr="00241C98">
          <w:br/>
        </w:r>
      </w:ins>
      <w:ins w:id="4703" w:author="Allen Wirfs-Brock" w:date="2011-07-05T11:14:00Z">
        <w:r>
          <w:t>FormalsList</w:t>
        </w:r>
      </w:ins>
      <w:ins w:id="4704" w:author="Allen Wirfs-Brock" w:date="2011-07-05T11:12:00Z">
        <w:r w:rsidRPr="00C226F6">
          <w:rPr>
            <w:rFonts w:ascii="Courier New" w:hAnsi="Courier New"/>
            <w:b/>
            <w:i w:val="0"/>
          </w:rPr>
          <w:t>,</w:t>
        </w:r>
      </w:ins>
      <w:ins w:id="4705" w:author="Allen Wirfs-Brock" w:date="2011-07-05T11:14:00Z">
        <w:r>
          <w:rPr>
            <w:rFonts w:ascii="Courier New" w:hAnsi="Courier New"/>
            <w:b/>
            <w:i w:val="0"/>
          </w:rPr>
          <w:t xml:space="preserve"> </w:t>
        </w:r>
        <w:r w:rsidRPr="004F136A">
          <w:rPr>
            <w:rFonts w:ascii="Courier New" w:hAnsi="Courier New" w:cs="Courier New"/>
            <w:b/>
            <w:i w:val="0"/>
          </w:rPr>
          <w:t>…</w:t>
        </w:r>
        <w:r>
          <w:t xml:space="preserve"> </w:t>
        </w:r>
      </w:ins>
      <w:ins w:id="4706" w:author="Allen Wirfs-Brock" w:date="2011-07-05T11:12:00Z">
        <w:r w:rsidRPr="00241C98">
          <w:t xml:space="preserve"> Identifier</w:t>
        </w:r>
      </w:ins>
    </w:p>
    <w:p w14:paraId="2D619EB7" w14:textId="77777777" w:rsidR="004C02EF" w:rsidRPr="00241C98" w:rsidRDefault="00521EAD" w:rsidP="004C02EF">
      <w:pPr>
        <w:pStyle w:val="SyntaxRule"/>
      </w:pPr>
      <w:ins w:id="4707" w:author="Allen Wirfs-Brock" w:date="2011-07-05T11:15:00Z">
        <w:r>
          <w:t>FormalsList</w:t>
        </w:r>
      </w:ins>
      <w:ins w:id="4708" w:author="Allen Wirfs-Brock" w:date="2011-07-05T11:17:00Z">
        <w:r>
          <w:t xml:space="preserve"> </w:t>
        </w:r>
      </w:ins>
      <w:del w:id="4709" w:author="Allen Wirfs-Brock" w:date="2011-07-05T11:15:00Z">
        <w:r w:rsidR="004C02EF" w:rsidRPr="00241C98" w:rsidDel="00521EAD">
          <w:delText xml:space="preserve">FormalParameterList </w:delText>
        </w:r>
      </w:del>
      <w:r w:rsidR="004C02EF" w:rsidRPr="00D04346">
        <w:rPr>
          <w:rFonts w:ascii="Arial" w:hAnsi="Arial"/>
          <w:b/>
          <w:i w:val="0"/>
        </w:rPr>
        <w:t>:</w:t>
      </w:r>
    </w:p>
    <w:p w14:paraId="151293BF" w14:textId="77777777" w:rsidR="004C02EF" w:rsidRPr="00241C98" w:rsidRDefault="004C02EF" w:rsidP="004C02EF">
      <w:pPr>
        <w:pStyle w:val="SyntaxDefinition"/>
      </w:pPr>
      <w:del w:id="4710" w:author="Allen Wirfs-Brock" w:date="2011-07-05T11:17:00Z">
        <w:r w:rsidRPr="00241C98" w:rsidDel="00521EAD">
          <w:delText>Identifier</w:delText>
        </w:r>
      </w:del>
      <w:ins w:id="4711" w:author="Allen Wirfs-Brock" w:date="2011-07-05T11:17:00Z">
        <w:r w:rsidR="00521EAD">
          <w:t>FormalParameter</w:t>
        </w:r>
      </w:ins>
      <w:r w:rsidRPr="00241C98">
        <w:br/>
      </w:r>
      <w:ins w:id="4712" w:author="Allen Wirfs-Brock" w:date="2011-07-05T11:15:00Z">
        <w:r w:rsidR="00521EAD">
          <w:t>FormalsList</w:t>
        </w:r>
      </w:ins>
      <w:ins w:id="4713" w:author="Allen Wirfs-Brock" w:date="2011-07-05T11:17:00Z">
        <w:r w:rsidR="00521EAD">
          <w:t xml:space="preserve"> </w:t>
        </w:r>
      </w:ins>
      <w:del w:id="4714" w:author="Allen Wirfs-Brock" w:date="2011-07-05T11:15:00Z">
        <w:r w:rsidRPr="00241C98" w:rsidDel="00521EAD">
          <w:delText xml:space="preserve">FormalParameterList </w:delText>
        </w:r>
      </w:del>
      <w:r w:rsidRPr="00C226F6">
        <w:rPr>
          <w:rFonts w:ascii="Courier New" w:hAnsi="Courier New"/>
          <w:b/>
          <w:i w:val="0"/>
        </w:rPr>
        <w:t>,</w:t>
      </w:r>
      <w:r w:rsidRPr="00241C98">
        <w:t xml:space="preserve"> </w:t>
      </w:r>
      <w:ins w:id="4715" w:author="Allen Wirfs-Brock" w:date="2011-07-05T11:17:00Z">
        <w:r w:rsidR="00521EAD">
          <w:t>FormalParameter</w:t>
        </w:r>
      </w:ins>
      <w:del w:id="4716" w:author="Allen Wirfs-Brock" w:date="2011-07-05T11:17:00Z">
        <w:r w:rsidRPr="00241C98" w:rsidDel="00521EAD">
          <w:delText>Identifier</w:delText>
        </w:r>
      </w:del>
    </w:p>
    <w:p w14:paraId="04BAC1E2" w14:textId="77777777" w:rsidR="00521EAD" w:rsidRPr="00241C98" w:rsidRDefault="00521EAD" w:rsidP="00521EAD">
      <w:pPr>
        <w:pStyle w:val="SyntaxRule"/>
        <w:rPr>
          <w:ins w:id="4717" w:author="Allen Wirfs-Brock" w:date="2011-07-05T11:16:00Z"/>
        </w:rPr>
      </w:pPr>
      <w:ins w:id="4718" w:author="Allen Wirfs-Brock" w:date="2011-07-05T11:17:00Z">
        <w:r>
          <w:t xml:space="preserve">FormalParameter </w:t>
        </w:r>
      </w:ins>
      <w:ins w:id="4719" w:author="Allen Wirfs-Brock" w:date="2011-07-05T11:16:00Z">
        <w:r w:rsidRPr="00D04346">
          <w:rPr>
            <w:rFonts w:ascii="Arial" w:hAnsi="Arial"/>
            <w:b/>
            <w:i w:val="0"/>
          </w:rPr>
          <w:t>:</w:t>
        </w:r>
      </w:ins>
    </w:p>
    <w:p w14:paraId="0BACB71F" w14:textId="77777777" w:rsidR="00521EAD" w:rsidRPr="00241C98" w:rsidRDefault="00521EAD" w:rsidP="00521EAD">
      <w:pPr>
        <w:pStyle w:val="SyntaxDefinition"/>
        <w:rPr>
          <w:ins w:id="4720" w:author="Allen Wirfs-Brock" w:date="2011-07-05T11:16:00Z"/>
        </w:rPr>
      </w:pPr>
      <w:ins w:id="4721" w:author="Allen Wirfs-Brock" w:date="2011-07-05T11:16:00Z">
        <w:r w:rsidRPr="00241C98">
          <w:t>Identifier</w:t>
        </w:r>
      </w:ins>
      <w:ins w:id="4722" w:author="Allen Wirfs-Brock" w:date="2011-07-05T11:22:00Z">
        <w:r>
          <w:t xml:space="preserve"> Initialiser</w:t>
        </w:r>
        <w:r w:rsidRPr="005E74B3">
          <w:rPr>
            <w:rFonts w:ascii="Arial" w:hAnsi="Arial" w:cs="Arial"/>
            <w:i w:val="0"/>
            <w:vertAlign w:val="subscript"/>
          </w:rPr>
          <w:t>opt</w:t>
        </w:r>
      </w:ins>
      <w:ins w:id="4723" w:author="Allen Wirfs-Brock" w:date="2011-07-05T11:16:00Z">
        <w:r w:rsidRPr="00241C98">
          <w:br/>
        </w:r>
      </w:ins>
      <w:ins w:id="4724" w:author="Allen Wirfs-Brock" w:date="2011-07-05T11:21:00Z">
        <w:r>
          <w:t>BindingPatter</w:t>
        </w:r>
      </w:ins>
      <w:ins w:id="4725" w:author="Allen Wirfs-Brock" w:date="2011-07-05T13:22:00Z">
        <w:r w:rsidR="00B11FED">
          <w:t>n</w:t>
        </w:r>
      </w:ins>
      <w:ins w:id="4726" w:author="Allen Wirfs-Brock" w:date="2011-07-05T11:21:00Z">
        <w:r>
          <w:t xml:space="preserve"> </w:t>
        </w:r>
      </w:ins>
      <w:ins w:id="4727" w:author="Allen Wirfs-Brock" w:date="2011-07-05T11:20:00Z">
        <w:r>
          <w:t>Initialiser</w:t>
        </w:r>
      </w:ins>
      <w:ins w:id="4728" w:author="Allen Wirfs-Brock" w:date="2011-07-05T11:21:00Z">
        <w:r w:rsidRPr="005E74B3">
          <w:rPr>
            <w:rFonts w:ascii="Arial" w:hAnsi="Arial" w:cs="Arial"/>
            <w:i w:val="0"/>
            <w:vertAlign w:val="subscript"/>
          </w:rPr>
          <w:t>opt</w:t>
        </w:r>
      </w:ins>
    </w:p>
    <w:p w14:paraId="7BF9E6B1" w14:textId="77777777" w:rsidR="004C02EF" w:rsidRPr="00241C98" w:rsidRDefault="004C02EF" w:rsidP="004C02EF">
      <w:pPr>
        <w:pStyle w:val="SyntaxRule"/>
      </w:pPr>
      <w:r w:rsidRPr="00241C98">
        <w:t xml:space="preserve">FunctionBody </w:t>
      </w:r>
      <w:r w:rsidRPr="00D04346">
        <w:rPr>
          <w:rFonts w:ascii="Arial" w:hAnsi="Arial"/>
          <w:b/>
          <w:i w:val="0"/>
        </w:rPr>
        <w:t>:</w:t>
      </w:r>
    </w:p>
    <w:p w14:paraId="3D140A9D" w14:textId="77777777" w:rsidR="004C02EF" w:rsidRPr="00241C98" w:rsidRDefault="004C02EF" w:rsidP="004C02EF">
      <w:pPr>
        <w:pStyle w:val="SyntaxDefinition"/>
      </w:pPr>
      <w:r w:rsidRPr="00241C98">
        <w:t>SourceElements</w:t>
      </w:r>
      <w:r w:rsidRPr="005E74B3">
        <w:rPr>
          <w:rFonts w:ascii="Arial" w:hAnsi="Arial" w:cs="Arial"/>
          <w:i w:val="0"/>
          <w:vertAlign w:val="subscript"/>
        </w:rPr>
        <w:t>opt</w:t>
      </w:r>
    </w:p>
    <w:p w14:paraId="44E7FBAE" w14:textId="77777777" w:rsidR="004C02EF" w:rsidRPr="00F77FBE" w:rsidRDefault="004C02EF" w:rsidP="004C02EF">
      <w:pPr>
        <w:pStyle w:val="Syntax"/>
      </w:pPr>
      <w:r w:rsidRPr="00F77FBE">
        <w:t>Semantics</w:t>
      </w:r>
    </w:p>
    <w:p w14:paraId="12AF2977" w14:textId="77777777" w:rsidR="004C02EF" w:rsidRDefault="004C02EF" w:rsidP="004C02EF">
      <w:pPr>
        <w:jc w:val="left"/>
      </w:pPr>
      <w:bookmarkStart w:id="4729" w:name="_Toc375031212"/>
      <w:bookmarkStart w:id="4730" w:name="_Toc381513724"/>
      <w:bookmarkStart w:id="4731" w:name="_Toc382212246"/>
      <w:bookmarkStart w:id="4732" w:name="_Toc382212809"/>
      <w:bookmarkStart w:id="4733" w:name="_Toc382291591"/>
      <w:bookmarkStart w:id="4734" w:name="_Toc385672240"/>
      <w:bookmarkStart w:id="4735" w:name="_Ref386878660"/>
      <w:bookmarkStart w:id="4736" w:name="_Toc393690344"/>
      <w:r>
        <w:t>The production</w:t>
      </w:r>
      <w:r>
        <w:br/>
        <w:t xml:space="preserve">    </w:t>
      </w:r>
      <w:r w:rsidRPr="00241C98">
        <w:rPr>
          <w:rFonts w:ascii="Times New Roman" w:hAnsi="Times New Roman"/>
          <w:i/>
        </w:rPr>
        <w:t xml:space="preserve">FunctionDeclaration </w:t>
      </w:r>
      <w:r>
        <w:rPr>
          <w:b/>
        </w:rPr>
        <w:t>:</w:t>
      </w:r>
      <w:r w:rsidRPr="00241C98">
        <w:rPr>
          <w:rFonts w:ascii="Times New Roman" w:hAnsi="Times New Roman"/>
          <w:i/>
        </w:rPr>
        <w:t xml:space="preserve"> </w:t>
      </w:r>
      <w:r>
        <w:rPr>
          <w:rFonts w:ascii="Courier New" w:hAnsi="Courier New"/>
          <w:b/>
        </w:rPr>
        <w:t>function</w:t>
      </w:r>
      <w:r>
        <w:t xml:space="preserve"> </w:t>
      </w:r>
      <w:r w:rsidRPr="00241C98">
        <w:rPr>
          <w:rFonts w:ascii="Times New Roman" w:hAnsi="Times New Roman"/>
          <w:i/>
        </w:rPr>
        <w:t xml:space="preserve">Identifier </w:t>
      </w:r>
      <w:r>
        <w:rPr>
          <w:rFonts w:ascii="Courier New" w:hAnsi="Courier New"/>
          <w:b/>
        </w:rPr>
        <w:t>(</w:t>
      </w:r>
      <w:r w:rsidRPr="00241C98">
        <w:rPr>
          <w:rFonts w:ascii="Times New Roman" w:hAnsi="Times New Roman"/>
          <w:i/>
        </w:rPr>
        <w:t xml:space="preserve"> FormalParameterList</w:t>
      </w:r>
      <w:r w:rsidRPr="005E74B3">
        <w:rPr>
          <w:rFonts w:cs="Arial"/>
          <w:vertAlign w:val="subscript"/>
        </w:rPr>
        <w:t>opt</w:t>
      </w:r>
      <w:r w:rsidRPr="00241C98">
        <w:rPr>
          <w:rFonts w:ascii="Times New Roman" w:hAnsi="Times New Roman"/>
          <w:i/>
        </w:rPr>
        <w:t xml:space="preserve"> </w:t>
      </w:r>
      <w:r>
        <w:rPr>
          <w:rFonts w:ascii="Courier New" w:hAnsi="Courier New"/>
          <w:b/>
        </w:rPr>
        <w:t>)</w:t>
      </w:r>
      <w:r>
        <w:t xml:space="preserve"> </w:t>
      </w:r>
      <w:r>
        <w:rPr>
          <w:rFonts w:ascii="Courier New" w:hAnsi="Courier New"/>
          <w:b/>
        </w:rPr>
        <w:t>{</w:t>
      </w:r>
      <w:r>
        <w:t xml:space="preserve"> </w:t>
      </w:r>
      <w:r w:rsidRPr="00241C98">
        <w:rPr>
          <w:rFonts w:ascii="Times New Roman" w:hAnsi="Times New Roman"/>
          <w:i/>
        </w:rPr>
        <w:t>FunctionBody</w:t>
      </w:r>
      <w:r>
        <w:t xml:space="preserve"> </w:t>
      </w:r>
      <w:r>
        <w:rPr>
          <w:rFonts w:ascii="Courier New" w:hAnsi="Courier New"/>
          <w:b/>
        </w:rPr>
        <w:t>}</w:t>
      </w:r>
      <w:r>
        <w:br/>
        <w:t>is instantiated as follows during Declaration Binding instantiation (10.5):</w:t>
      </w:r>
    </w:p>
    <w:p w14:paraId="64D6793E" w14:textId="77777777" w:rsidR="004C02EF" w:rsidRPr="008F6B36" w:rsidRDefault="004C02EF" w:rsidP="004C02EF">
      <w:pPr>
        <w:numPr>
          <w:ilvl w:val="0"/>
          <w:numId w:val="146"/>
        </w:numPr>
        <w:rPr>
          <w:rFonts w:ascii="Times New Roman" w:hAnsi="Times New Roman"/>
        </w:rPr>
      </w:pPr>
      <w:r w:rsidRPr="008F6B36">
        <w:rPr>
          <w:rFonts w:ascii="Times New Roman" w:hAnsi="Times New Roman"/>
        </w:rPr>
        <w:t xml:space="preserve">Return the result of creating a new Function object as specified in 13.2 with parameters specified by </w:t>
      </w:r>
      <w:r w:rsidRPr="00241C98">
        <w:rPr>
          <w:rFonts w:ascii="Times New Roman" w:hAnsi="Times New Roman"/>
          <w:i/>
        </w:rPr>
        <w:t>FormalParameterList</w:t>
      </w:r>
      <w:r w:rsidRPr="005E74B3">
        <w:rPr>
          <w:vertAlign w:val="subscript"/>
        </w:rPr>
        <w:t>opt</w:t>
      </w:r>
      <w:r w:rsidRPr="008F6B36">
        <w:rPr>
          <w:rFonts w:ascii="Times New Roman" w:hAnsi="Times New Roman"/>
        </w:rPr>
        <w:t xml:space="preserve">, and body specified by </w:t>
      </w:r>
      <w:r w:rsidRPr="00241C98">
        <w:rPr>
          <w:rFonts w:ascii="Times New Roman" w:hAnsi="Times New Roman"/>
          <w:i/>
        </w:rPr>
        <w:t>FunctionBody</w:t>
      </w:r>
      <w:r w:rsidRPr="008F6B36">
        <w:rPr>
          <w:rFonts w:ascii="Times New Roman" w:hAnsi="Times New Roman"/>
        </w:rPr>
        <w:t xml:space="preserve">. Pass in the VariableEnvironment of the running execution context as the </w:t>
      </w:r>
      <w:r w:rsidRPr="00241C98">
        <w:rPr>
          <w:rFonts w:ascii="Times New Roman" w:hAnsi="Times New Roman"/>
          <w:i/>
        </w:rPr>
        <w:t>Scope</w:t>
      </w:r>
      <w:r w:rsidRPr="008F6B36">
        <w:rPr>
          <w:rFonts w:ascii="Times New Roman" w:hAnsi="Times New Roman"/>
        </w:rPr>
        <w:t xml:space="preserve">. Pass in </w:t>
      </w:r>
      <w:r w:rsidRPr="008F6B36">
        <w:rPr>
          <w:rFonts w:ascii="Times New Roman" w:hAnsi="Times New Roman"/>
          <w:b/>
        </w:rPr>
        <w:t>true</w:t>
      </w:r>
      <w:r w:rsidRPr="008F6B36">
        <w:rPr>
          <w:rFonts w:ascii="Times New Roman" w:hAnsi="Times New Roman"/>
        </w:rPr>
        <w:t xml:space="preserve"> as the </w:t>
      </w:r>
      <w:r w:rsidRPr="00241C98">
        <w:rPr>
          <w:rFonts w:ascii="Times New Roman" w:hAnsi="Times New Roman"/>
          <w:i/>
        </w:rPr>
        <w:t>Strict</w:t>
      </w:r>
      <w:r w:rsidRPr="008F6B36">
        <w:rPr>
          <w:rFonts w:ascii="Times New Roman" w:hAnsi="Times New Roman"/>
        </w:rPr>
        <w:t xml:space="preserve"> flag if the </w:t>
      </w:r>
      <w:r w:rsidRPr="00241C98">
        <w:rPr>
          <w:rFonts w:ascii="Times New Roman" w:hAnsi="Times New Roman"/>
          <w:i/>
        </w:rPr>
        <w:t>FunctionDeclaration</w:t>
      </w:r>
      <w:r w:rsidRPr="008F6B36">
        <w:rPr>
          <w:rFonts w:ascii="Times New Roman" w:hAnsi="Times New Roman"/>
        </w:rPr>
        <w:t xml:space="preserve"> is contained in strict code or if its </w:t>
      </w:r>
      <w:r w:rsidRPr="00241C98">
        <w:rPr>
          <w:rFonts w:ascii="Times New Roman" w:hAnsi="Times New Roman"/>
          <w:i/>
        </w:rPr>
        <w:t>FunctionBody</w:t>
      </w:r>
      <w:r w:rsidRPr="008F6B36">
        <w:rPr>
          <w:rFonts w:ascii="Times New Roman" w:hAnsi="Times New Roman"/>
        </w:rPr>
        <w:t xml:space="preserve"> is strict code.</w:t>
      </w:r>
    </w:p>
    <w:p w14:paraId="12F63683" w14:textId="77777777" w:rsidR="004C02EF" w:rsidRDefault="004C02EF" w:rsidP="004C02EF">
      <w:pPr>
        <w:jc w:val="left"/>
      </w:pPr>
      <w:r>
        <w:t>The production</w:t>
      </w:r>
      <w:r>
        <w:br/>
        <w:t xml:space="preserve">    </w:t>
      </w:r>
      <w:r w:rsidRPr="00241C98">
        <w:rPr>
          <w:rFonts w:ascii="Times New Roman" w:hAnsi="Times New Roman"/>
          <w:i/>
        </w:rPr>
        <w:t xml:space="preserve">FunctionExpression </w:t>
      </w:r>
      <w:r>
        <w:rPr>
          <w:b/>
        </w:rPr>
        <w:t>:</w:t>
      </w:r>
      <w:r w:rsidRPr="00241C98">
        <w:rPr>
          <w:rFonts w:ascii="Times New Roman" w:hAnsi="Times New Roman"/>
          <w:i/>
        </w:rPr>
        <w:t xml:space="preserve"> </w:t>
      </w:r>
      <w:r>
        <w:rPr>
          <w:rFonts w:ascii="Courier New" w:hAnsi="Courier New"/>
          <w:b/>
        </w:rPr>
        <w:t>function</w:t>
      </w:r>
      <w:r>
        <w:t xml:space="preserve"> </w:t>
      </w:r>
      <w:r>
        <w:rPr>
          <w:rFonts w:ascii="Courier New" w:hAnsi="Courier New"/>
          <w:b/>
        </w:rPr>
        <w:t>(</w:t>
      </w:r>
      <w:r w:rsidRPr="00241C98">
        <w:rPr>
          <w:rFonts w:ascii="Times New Roman" w:hAnsi="Times New Roman"/>
          <w:i/>
        </w:rPr>
        <w:t xml:space="preserve"> FormalParameterList</w:t>
      </w:r>
      <w:r w:rsidRPr="005E74B3">
        <w:rPr>
          <w:rFonts w:cs="Arial"/>
          <w:vertAlign w:val="subscript"/>
        </w:rPr>
        <w:t>opt</w:t>
      </w:r>
      <w:r w:rsidRPr="00241C98">
        <w:rPr>
          <w:rFonts w:ascii="Times New Roman" w:hAnsi="Times New Roman"/>
          <w:i/>
        </w:rPr>
        <w:t xml:space="preserve"> </w:t>
      </w:r>
      <w:r>
        <w:rPr>
          <w:rFonts w:ascii="Courier New" w:hAnsi="Courier New"/>
          <w:b/>
        </w:rPr>
        <w:t>)</w:t>
      </w:r>
      <w:r>
        <w:t xml:space="preserve"> </w:t>
      </w:r>
      <w:r>
        <w:rPr>
          <w:rFonts w:ascii="Courier New" w:hAnsi="Courier New"/>
          <w:b/>
        </w:rPr>
        <w:t>{</w:t>
      </w:r>
      <w:r>
        <w:t xml:space="preserve"> </w:t>
      </w:r>
      <w:r w:rsidRPr="00241C98">
        <w:rPr>
          <w:rFonts w:ascii="Times New Roman" w:hAnsi="Times New Roman"/>
          <w:i/>
        </w:rPr>
        <w:t>FunctionBody</w:t>
      </w:r>
      <w:r>
        <w:t xml:space="preserve"> </w:t>
      </w:r>
      <w:r>
        <w:rPr>
          <w:rFonts w:ascii="Courier New" w:hAnsi="Courier New"/>
          <w:b/>
        </w:rPr>
        <w:t>}</w:t>
      </w:r>
      <w:r>
        <w:t xml:space="preserve"> </w:t>
      </w:r>
      <w:r>
        <w:br/>
        <w:t>is evaluated as follows:</w:t>
      </w:r>
    </w:p>
    <w:p w14:paraId="0A960427" w14:textId="77777777" w:rsidR="004C02EF" w:rsidRPr="008F6B36" w:rsidRDefault="004C02EF" w:rsidP="004C02EF">
      <w:pPr>
        <w:numPr>
          <w:ilvl w:val="0"/>
          <w:numId w:val="147"/>
        </w:numPr>
        <w:rPr>
          <w:rFonts w:ascii="Times New Roman" w:hAnsi="Times New Roman"/>
        </w:rPr>
      </w:pPr>
      <w:r w:rsidRPr="008F6B36">
        <w:rPr>
          <w:rFonts w:ascii="Times New Roman" w:hAnsi="Times New Roman"/>
        </w:rPr>
        <w:t xml:space="preserve">Return the result of creating a new Function object as specified in 13.2 with parameters specified by </w:t>
      </w:r>
      <w:r w:rsidRPr="00241C98">
        <w:rPr>
          <w:rFonts w:ascii="Times New Roman" w:hAnsi="Times New Roman"/>
          <w:i/>
        </w:rPr>
        <w:t>FormalParameterList</w:t>
      </w:r>
      <w:r w:rsidRPr="005E74B3">
        <w:rPr>
          <w:vertAlign w:val="subscript"/>
        </w:rPr>
        <w:t>opt</w:t>
      </w:r>
      <w:r w:rsidRPr="008F6B36">
        <w:rPr>
          <w:rFonts w:ascii="Times New Roman" w:hAnsi="Times New Roman"/>
        </w:rPr>
        <w:t xml:space="preserve"> and body specified by </w:t>
      </w:r>
      <w:r w:rsidRPr="00241C98">
        <w:rPr>
          <w:rFonts w:ascii="Times New Roman" w:hAnsi="Times New Roman"/>
          <w:i/>
        </w:rPr>
        <w:t>FunctionBody</w:t>
      </w:r>
      <w:r w:rsidRPr="008F6B36">
        <w:rPr>
          <w:rFonts w:ascii="Times New Roman" w:hAnsi="Times New Roman"/>
        </w:rPr>
        <w:t xml:space="preserve">. Pass in the LexicalEnvironment of the running execution context as the </w:t>
      </w:r>
      <w:r w:rsidRPr="00241C98">
        <w:rPr>
          <w:rFonts w:ascii="Times New Roman" w:hAnsi="Times New Roman"/>
          <w:i/>
        </w:rPr>
        <w:t>Scope</w:t>
      </w:r>
      <w:r w:rsidRPr="008F6B36">
        <w:rPr>
          <w:rFonts w:ascii="Times New Roman" w:hAnsi="Times New Roman"/>
        </w:rPr>
        <w:t xml:space="preserve">. Pass in </w:t>
      </w:r>
      <w:r w:rsidRPr="008F6B36">
        <w:rPr>
          <w:rFonts w:ascii="Times New Roman" w:hAnsi="Times New Roman"/>
          <w:b/>
        </w:rPr>
        <w:t>true</w:t>
      </w:r>
      <w:r w:rsidRPr="008F6B36">
        <w:rPr>
          <w:rFonts w:ascii="Times New Roman" w:hAnsi="Times New Roman"/>
        </w:rPr>
        <w:t xml:space="preserve"> as the </w:t>
      </w:r>
      <w:r w:rsidRPr="00241C98">
        <w:rPr>
          <w:rFonts w:ascii="Times New Roman" w:hAnsi="Times New Roman"/>
          <w:i/>
        </w:rPr>
        <w:t>Strict</w:t>
      </w:r>
      <w:r w:rsidRPr="008F6B36">
        <w:rPr>
          <w:rFonts w:ascii="Times New Roman" w:hAnsi="Times New Roman"/>
        </w:rPr>
        <w:t xml:space="preserve"> flag if the </w:t>
      </w:r>
      <w:r w:rsidRPr="00241C98">
        <w:rPr>
          <w:rFonts w:ascii="Times New Roman" w:hAnsi="Times New Roman"/>
          <w:i/>
        </w:rPr>
        <w:t>FunctionExpression</w:t>
      </w:r>
      <w:r w:rsidRPr="008F6B36">
        <w:rPr>
          <w:rFonts w:ascii="Times New Roman" w:hAnsi="Times New Roman"/>
        </w:rPr>
        <w:t xml:space="preserve"> is contained in strict code or if its </w:t>
      </w:r>
      <w:r w:rsidRPr="00241C98">
        <w:rPr>
          <w:rFonts w:ascii="Times New Roman" w:hAnsi="Times New Roman"/>
          <w:i/>
        </w:rPr>
        <w:t>FunctionBody</w:t>
      </w:r>
      <w:r w:rsidRPr="008F6B36">
        <w:rPr>
          <w:rFonts w:ascii="Times New Roman" w:hAnsi="Times New Roman"/>
        </w:rPr>
        <w:t xml:space="preserve"> is strict code.</w:t>
      </w:r>
    </w:p>
    <w:p w14:paraId="382A075D" w14:textId="77777777" w:rsidR="001D11B0" w:rsidRDefault="001D11B0" w:rsidP="00BA7448">
      <w:pPr>
        <w:contextualSpacing/>
        <w:jc w:val="left"/>
        <w:rPr>
          <w:ins w:id="4737" w:author="Allen Wirfs-Brock" w:date="2011-07-07T18:42:00Z"/>
          <w:rFonts w:ascii="Courier New" w:hAnsi="Courier New"/>
          <w:b/>
        </w:rPr>
      </w:pPr>
      <w:ins w:id="4738" w:author="Allen Wirfs-Brock" w:date="2011-07-07T18:41:00Z">
        <w:r>
          <w:t>The static semantics of the production</w:t>
        </w:r>
      </w:ins>
      <w:ins w:id="4739" w:author="Allen Wirfs-Brock" w:date="2011-07-07T18:42:00Z">
        <w:r>
          <w:br/>
          <w:t xml:space="preserve">   </w:t>
        </w:r>
      </w:ins>
      <w:ins w:id="4740" w:author="Allen Wirfs-Brock" w:date="2011-07-07T18:41:00Z">
        <w:r>
          <w:t xml:space="preserve"> </w:t>
        </w:r>
      </w:ins>
      <w:ins w:id="4741" w:author="Allen Wirfs-Brock" w:date="2011-07-07T18:42:00Z">
        <w:r w:rsidRPr="00241C98">
          <w:rPr>
            <w:rFonts w:ascii="Times New Roman" w:hAnsi="Times New Roman"/>
            <w:i/>
          </w:rPr>
          <w:t>FunctionExpression</w:t>
        </w:r>
        <w:r>
          <w:t xml:space="preserve"> </w:t>
        </w:r>
        <w:r>
          <w:rPr>
            <w:b/>
          </w:rPr>
          <w:t>:</w:t>
        </w:r>
        <w:r>
          <w:t xml:space="preserve"> </w:t>
        </w:r>
        <w:r>
          <w:rPr>
            <w:rFonts w:ascii="Courier New" w:hAnsi="Courier New"/>
            <w:b/>
          </w:rPr>
          <w:t>function</w:t>
        </w:r>
        <w:r>
          <w:t xml:space="preserve"> </w:t>
        </w:r>
        <w:r w:rsidRPr="00241C98">
          <w:rPr>
            <w:rFonts w:ascii="Times New Roman" w:hAnsi="Times New Roman"/>
            <w:i/>
          </w:rPr>
          <w:t>Identifier</w:t>
        </w:r>
        <w:r>
          <w:t xml:space="preserve"> </w:t>
        </w:r>
        <w:r>
          <w:rPr>
            <w:rFonts w:ascii="Courier New" w:hAnsi="Courier New"/>
            <w:b/>
          </w:rPr>
          <w:t>(</w:t>
        </w:r>
        <w:r>
          <w:t xml:space="preserve"> </w:t>
        </w:r>
        <w:r w:rsidRPr="00241C98">
          <w:rPr>
            <w:rFonts w:ascii="Times New Roman" w:hAnsi="Times New Roman"/>
            <w:i/>
          </w:rPr>
          <w:t>FormalParameterList</w:t>
        </w:r>
        <w:r w:rsidRPr="005E74B3">
          <w:rPr>
            <w:rFonts w:cs="Arial"/>
            <w:vertAlign w:val="subscript"/>
          </w:rPr>
          <w:t>opt</w:t>
        </w:r>
        <w:r>
          <w:t xml:space="preserve"> </w:t>
        </w:r>
        <w:r>
          <w:rPr>
            <w:rFonts w:ascii="Courier New" w:hAnsi="Courier New"/>
            <w:b/>
          </w:rPr>
          <w:t>)</w:t>
        </w:r>
        <w:r>
          <w:t xml:space="preserve"> </w:t>
        </w:r>
        <w:r>
          <w:rPr>
            <w:rFonts w:ascii="Courier New" w:hAnsi="Courier New"/>
            <w:b/>
          </w:rPr>
          <w:t>{</w:t>
        </w:r>
        <w:r>
          <w:t xml:space="preserve"> </w:t>
        </w:r>
        <w:r w:rsidRPr="00241C98">
          <w:rPr>
            <w:rFonts w:ascii="Times New Roman" w:hAnsi="Times New Roman"/>
            <w:i/>
          </w:rPr>
          <w:t>FunctionBody</w:t>
        </w:r>
        <w:r>
          <w:t xml:space="preserve"> </w:t>
        </w:r>
        <w:r>
          <w:rPr>
            <w:rFonts w:ascii="Courier New" w:hAnsi="Courier New"/>
            <w:b/>
          </w:rPr>
          <w:t>}</w:t>
        </w:r>
      </w:ins>
    </w:p>
    <w:p w14:paraId="3F69414B" w14:textId="77777777" w:rsidR="001D11B0" w:rsidRDefault="001D11B0" w:rsidP="00BA7448">
      <w:pPr>
        <w:contextualSpacing/>
        <w:jc w:val="left"/>
        <w:rPr>
          <w:ins w:id="4742" w:author="Allen Wirfs-Brock" w:date="2011-07-07T18:41:00Z"/>
        </w:rPr>
      </w:pPr>
      <w:ins w:id="4743" w:author="Allen Wirfs-Brock" w:date="2011-07-07T18:41:00Z">
        <w:r>
          <w:t>are:</w:t>
        </w:r>
      </w:ins>
    </w:p>
    <w:p w14:paraId="43FAB12A" w14:textId="77777777" w:rsidR="001D11B0" w:rsidRDefault="001D11B0" w:rsidP="001D11B0">
      <w:pPr>
        <w:numPr>
          <w:ilvl w:val="0"/>
          <w:numId w:val="411"/>
        </w:numPr>
        <w:spacing w:after="220"/>
        <w:rPr>
          <w:ins w:id="4744" w:author="Allen Wirfs-Brock" w:date="2011-07-07T18:41:00Z"/>
        </w:rPr>
      </w:pPr>
      <w:ins w:id="4745" w:author="Allen Wirfs-Brock" w:date="2011-07-07T18:41:00Z">
        <w:r>
          <w:t xml:space="preserve">It is a Syntax Error </w:t>
        </w:r>
      </w:ins>
      <w:ins w:id="4746" w:author="Allen Wirfs-Brock" w:date="2011-07-07T18:44:00Z">
        <w:r>
          <w:t xml:space="preserve">if the scource code is strict code and </w:t>
        </w:r>
      </w:ins>
      <w:ins w:id="4747" w:author="Allen Wirfs-Brock" w:date="2011-07-07T18:42:00Z">
        <w:r w:rsidRPr="00241C98">
          <w:rPr>
            <w:rFonts w:ascii="Times New Roman" w:hAnsi="Times New Roman"/>
            <w:i/>
          </w:rPr>
          <w:t>Identifier</w:t>
        </w:r>
        <w:r>
          <w:t xml:space="preserve"> </w:t>
        </w:r>
      </w:ins>
      <w:ins w:id="4748" w:author="Allen Wirfs-Brock" w:date="2011-07-07T18:43:00Z">
        <w:r>
          <w:rPr>
            <w:rFonts w:ascii="Times New Roman" w:eastAsia="Times New Roman" w:hAnsi="Times New Roman"/>
            <w:spacing w:val="6"/>
            <w:lang w:eastAsia="en-US"/>
          </w:rPr>
          <w:t xml:space="preserve">is </w:t>
        </w:r>
        <w:r>
          <w:rPr>
            <w:rFonts w:ascii="Courier New" w:hAnsi="Courier New" w:cs="Courier New"/>
            <w:b/>
          </w:rPr>
          <w:t>"eval"</w:t>
        </w:r>
        <w:r w:rsidRPr="00B416AD">
          <w:rPr>
            <w:rFonts w:cs="Arial"/>
            <w:b/>
          </w:rPr>
          <w:t xml:space="preserve"> </w:t>
        </w:r>
        <w:r>
          <w:t xml:space="preserve">or </w:t>
        </w:r>
        <w:r>
          <w:rPr>
            <w:rFonts w:ascii="Courier New" w:hAnsi="Courier New" w:cs="Courier New"/>
            <w:b/>
          </w:rPr>
          <w:t>"arguments"</w:t>
        </w:r>
      </w:ins>
      <w:ins w:id="4749" w:author="Allen Wirfs-Brock" w:date="2011-07-07T18:41:00Z">
        <w:r>
          <w:t>.</w:t>
        </w:r>
      </w:ins>
    </w:p>
    <w:p w14:paraId="036B66B6" w14:textId="77777777" w:rsidR="004C02EF" w:rsidRDefault="004C02EF" w:rsidP="004C02EF">
      <w:pPr>
        <w:jc w:val="left"/>
      </w:pPr>
      <w:r>
        <w:t xml:space="preserve">The </w:t>
      </w:r>
      <w:r w:rsidRPr="00532D60">
        <w:t>production</w:t>
      </w:r>
      <w:r>
        <w:br/>
        <w:t xml:space="preserve">    </w:t>
      </w:r>
      <w:r w:rsidRPr="00241C98">
        <w:rPr>
          <w:rFonts w:ascii="Times New Roman" w:hAnsi="Times New Roman"/>
          <w:i/>
        </w:rPr>
        <w:t>FunctionExpression</w:t>
      </w:r>
      <w:r>
        <w:t xml:space="preserve"> </w:t>
      </w:r>
      <w:r>
        <w:rPr>
          <w:b/>
        </w:rPr>
        <w:t>:</w:t>
      </w:r>
      <w:r>
        <w:t xml:space="preserve"> </w:t>
      </w:r>
      <w:r>
        <w:rPr>
          <w:rFonts w:ascii="Courier New" w:hAnsi="Courier New"/>
          <w:b/>
        </w:rPr>
        <w:t>function</w:t>
      </w:r>
      <w:r>
        <w:t xml:space="preserve"> </w:t>
      </w:r>
      <w:r w:rsidRPr="00241C98">
        <w:rPr>
          <w:rFonts w:ascii="Times New Roman" w:hAnsi="Times New Roman"/>
          <w:i/>
        </w:rPr>
        <w:t>Identifier</w:t>
      </w:r>
      <w:r>
        <w:t xml:space="preserve"> </w:t>
      </w:r>
      <w:r>
        <w:rPr>
          <w:rFonts w:ascii="Courier New" w:hAnsi="Courier New"/>
          <w:b/>
        </w:rPr>
        <w:t>(</w:t>
      </w:r>
      <w:r>
        <w:t xml:space="preserve"> </w:t>
      </w:r>
      <w:r w:rsidRPr="00241C98">
        <w:rPr>
          <w:rFonts w:ascii="Times New Roman" w:hAnsi="Times New Roman"/>
          <w:i/>
        </w:rPr>
        <w:t>FormalParameterList</w:t>
      </w:r>
      <w:r w:rsidRPr="005E74B3">
        <w:rPr>
          <w:rFonts w:cs="Arial"/>
          <w:vertAlign w:val="subscript"/>
        </w:rPr>
        <w:t>opt</w:t>
      </w:r>
      <w:r>
        <w:t xml:space="preserve"> </w:t>
      </w:r>
      <w:r>
        <w:rPr>
          <w:rFonts w:ascii="Courier New" w:hAnsi="Courier New"/>
          <w:b/>
        </w:rPr>
        <w:t>)</w:t>
      </w:r>
      <w:r>
        <w:t xml:space="preserve"> </w:t>
      </w:r>
      <w:r>
        <w:rPr>
          <w:rFonts w:ascii="Courier New" w:hAnsi="Courier New"/>
          <w:b/>
        </w:rPr>
        <w:t>{</w:t>
      </w:r>
      <w:r>
        <w:t xml:space="preserve"> </w:t>
      </w:r>
      <w:r w:rsidRPr="00241C98">
        <w:rPr>
          <w:rFonts w:ascii="Times New Roman" w:hAnsi="Times New Roman"/>
          <w:i/>
        </w:rPr>
        <w:t>FunctionBody</w:t>
      </w:r>
      <w:r>
        <w:t xml:space="preserve"> </w:t>
      </w:r>
      <w:r>
        <w:rPr>
          <w:rFonts w:ascii="Courier New" w:hAnsi="Courier New"/>
          <w:b/>
        </w:rPr>
        <w:t>}</w:t>
      </w:r>
      <w:r>
        <w:br/>
        <w:t>is evaluated as follows:</w:t>
      </w:r>
    </w:p>
    <w:p w14:paraId="4A500E69" w14:textId="77777777" w:rsidR="004C02EF" w:rsidRPr="008F6B36" w:rsidRDefault="004C02EF" w:rsidP="004C02EF">
      <w:pPr>
        <w:numPr>
          <w:ilvl w:val="0"/>
          <w:numId w:val="148"/>
        </w:numPr>
        <w:contextualSpacing/>
        <w:rPr>
          <w:rFonts w:ascii="Times New Roman" w:hAnsi="Times New Roman"/>
        </w:rPr>
      </w:pPr>
      <w:r w:rsidRPr="008F6B36">
        <w:rPr>
          <w:rFonts w:ascii="Times New Roman" w:hAnsi="Times New Roman"/>
        </w:rPr>
        <w:t xml:space="preserve">Let </w:t>
      </w:r>
      <w:r w:rsidRPr="00241C98">
        <w:rPr>
          <w:rFonts w:ascii="Times New Roman" w:hAnsi="Times New Roman"/>
          <w:i/>
        </w:rPr>
        <w:t xml:space="preserve">funcEnv </w:t>
      </w:r>
      <w:r w:rsidRPr="008F6B36">
        <w:rPr>
          <w:rFonts w:ascii="Times New Roman" w:hAnsi="Times New Roman"/>
        </w:rPr>
        <w:t>be the result of calling NewDeclarativeEnvironment passing the running execution context’s Lexical Environment as the argument</w:t>
      </w:r>
    </w:p>
    <w:p w14:paraId="7C45B81E" w14:textId="77777777" w:rsidR="004C02EF" w:rsidRPr="008F6B36" w:rsidRDefault="004C02EF" w:rsidP="004C02EF">
      <w:pPr>
        <w:numPr>
          <w:ilvl w:val="0"/>
          <w:numId w:val="148"/>
        </w:numPr>
        <w:contextualSpacing/>
        <w:rPr>
          <w:rFonts w:ascii="Times New Roman" w:hAnsi="Times New Roman"/>
        </w:rPr>
      </w:pPr>
      <w:r w:rsidRPr="008F6B36">
        <w:rPr>
          <w:rFonts w:ascii="Times New Roman" w:hAnsi="Times New Roman"/>
        </w:rPr>
        <w:t xml:space="preserve">Let </w:t>
      </w:r>
      <w:r w:rsidRPr="00241C98">
        <w:rPr>
          <w:rFonts w:ascii="Times New Roman" w:hAnsi="Times New Roman"/>
          <w:i/>
        </w:rPr>
        <w:t xml:space="preserve">envRec </w:t>
      </w:r>
      <w:r w:rsidRPr="008F6B36">
        <w:rPr>
          <w:rFonts w:ascii="Times New Roman" w:hAnsi="Times New Roman"/>
        </w:rPr>
        <w:t xml:space="preserve">be </w:t>
      </w:r>
      <w:r w:rsidRPr="00241C98">
        <w:rPr>
          <w:rFonts w:ascii="Times New Roman" w:hAnsi="Times New Roman"/>
          <w:i/>
        </w:rPr>
        <w:t xml:space="preserve">funcEnv’s </w:t>
      </w:r>
      <w:r w:rsidRPr="008F6B36">
        <w:rPr>
          <w:rFonts w:ascii="Times New Roman" w:hAnsi="Times New Roman"/>
        </w:rPr>
        <w:t>environment record.</w:t>
      </w:r>
    </w:p>
    <w:p w14:paraId="19B55F45" w14:textId="77777777" w:rsidR="004C02EF" w:rsidRPr="008F6B36" w:rsidRDefault="004C02EF" w:rsidP="004C02EF">
      <w:pPr>
        <w:numPr>
          <w:ilvl w:val="0"/>
          <w:numId w:val="148"/>
        </w:numPr>
        <w:contextualSpacing/>
        <w:rPr>
          <w:rFonts w:ascii="Times New Roman" w:hAnsi="Times New Roman"/>
        </w:rPr>
      </w:pPr>
      <w:r w:rsidRPr="008F6B36">
        <w:rPr>
          <w:rFonts w:ascii="Times New Roman" w:hAnsi="Times New Roman"/>
        </w:rPr>
        <w:t xml:space="preserve">Call the CreateImmutableBinding concrete method of </w:t>
      </w:r>
      <w:r w:rsidRPr="00241C98">
        <w:rPr>
          <w:rFonts w:ascii="Times New Roman" w:hAnsi="Times New Roman"/>
          <w:i/>
        </w:rPr>
        <w:t xml:space="preserve">envRec </w:t>
      </w:r>
      <w:r w:rsidRPr="008F6B36">
        <w:rPr>
          <w:rFonts w:ascii="Times New Roman" w:hAnsi="Times New Roman"/>
        </w:rPr>
        <w:t xml:space="preserve">passing the </w:t>
      </w:r>
      <w:r>
        <w:rPr>
          <w:rFonts w:ascii="Times New Roman" w:hAnsi="Times New Roman"/>
        </w:rPr>
        <w:t>String</w:t>
      </w:r>
      <w:r w:rsidRPr="008F6B36">
        <w:rPr>
          <w:rFonts w:ascii="Times New Roman" w:hAnsi="Times New Roman"/>
        </w:rPr>
        <w:t xml:space="preserve"> value of </w:t>
      </w:r>
      <w:r w:rsidRPr="008F6B36">
        <w:rPr>
          <w:rFonts w:ascii="Times New Roman" w:hAnsi="Times New Roman"/>
          <w:i/>
        </w:rPr>
        <w:t>Identifier</w:t>
      </w:r>
      <w:r w:rsidRPr="008F6B36">
        <w:rPr>
          <w:rFonts w:ascii="Times New Roman" w:hAnsi="Times New Roman"/>
        </w:rPr>
        <w:t xml:space="preserve"> as the argument.</w:t>
      </w:r>
    </w:p>
    <w:p w14:paraId="5E14A405" w14:textId="77777777" w:rsidR="004C02EF" w:rsidRPr="008F6B36" w:rsidRDefault="004C02EF" w:rsidP="004C02EF">
      <w:pPr>
        <w:numPr>
          <w:ilvl w:val="0"/>
          <w:numId w:val="148"/>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 xml:space="preserve">closure </w:t>
      </w:r>
      <w:r w:rsidRPr="008F6B36">
        <w:rPr>
          <w:rFonts w:ascii="Times New Roman" w:hAnsi="Times New Roman"/>
        </w:rPr>
        <w:t xml:space="preserve">be the result of creating a new Function object as specified in 13.2 with parameters specified by </w:t>
      </w:r>
      <w:r w:rsidRPr="008F6B36">
        <w:rPr>
          <w:rFonts w:ascii="Times New Roman" w:hAnsi="Times New Roman"/>
          <w:i/>
        </w:rPr>
        <w:t>FormalParameterList</w:t>
      </w:r>
      <w:r w:rsidRPr="005E74B3">
        <w:rPr>
          <w:vertAlign w:val="subscript"/>
        </w:rPr>
        <w:t>opt</w:t>
      </w:r>
      <w:r w:rsidRPr="008F6B36">
        <w:rPr>
          <w:rFonts w:ascii="Times New Roman" w:hAnsi="Times New Roman"/>
        </w:rPr>
        <w:t xml:space="preserve"> and body specified by </w:t>
      </w:r>
      <w:r w:rsidRPr="008F6B36">
        <w:rPr>
          <w:rFonts w:ascii="Times New Roman" w:hAnsi="Times New Roman"/>
          <w:i/>
        </w:rPr>
        <w:t>FunctionBody</w:t>
      </w:r>
      <w:r w:rsidRPr="008F6B36">
        <w:rPr>
          <w:rFonts w:ascii="Times New Roman" w:hAnsi="Times New Roman"/>
        </w:rPr>
        <w:t xml:space="preserve">. Pass in </w:t>
      </w:r>
      <w:r w:rsidRPr="008F6B36">
        <w:rPr>
          <w:rFonts w:ascii="Times New Roman" w:hAnsi="Times New Roman"/>
          <w:i/>
        </w:rPr>
        <w:t xml:space="preserve">funcEnv </w:t>
      </w:r>
      <w:r w:rsidRPr="008F6B36">
        <w:rPr>
          <w:rFonts w:ascii="Times New Roman" w:hAnsi="Times New Roman"/>
        </w:rPr>
        <w:t xml:space="preserve">as the </w:t>
      </w:r>
      <w:r w:rsidRPr="008F6B36">
        <w:rPr>
          <w:rFonts w:ascii="Times New Roman" w:hAnsi="Times New Roman"/>
          <w:i/>
        </w:rPr>
        <w:t>Scope</w:t>
      </w:r>
      <w:r w:rsidRPr="008F6B36">
        <w:rPr>
          <w:rFonts w:ascii="Times New Roman" w:hAnsi="Times New Roman"/>
        </w:rPr>
        <w:t xml:space="preserve">. Pass in </w:t>
      </w:r>
      <w:r w:rsidRPr="008F6B36">
        <w:rPr>
          <w:rFonts w:ascii="Times New Roman" w:hAnsi="Times New Roman"/>
          <w:b/>
        </w:rPr>
        <w:t>true</w:t>
      </w:r>
      <w:r w:rsidRPr="008F6B36">
        <w:rPr>
          <w:rFonts w:ascii="Times New Roman" w:hAnsi="Times New Roman"/>
        </w:rPr>
        <w:t xml:space="preserve"> as the </w:t>
      </w:r>
      <w:r w:rsidRPr="008F6B36">
        <w:rPr>
          <w:rFonts w:ascii="Times New Roman" w:hAnsi="Times New Roman"/>
          <w:i/>
        </w:rPr>
        <w:t>Strict</w:t>
      </w:r>
      <w:r w:rsidRPr="008F6B36">
        <w:rPr>
          <w:rFonts w:ascii="Times New Roman" w:hAnsi="Times New Roman"/>
        </w:rPr>
        <w:t xml:space="preserve"> flag if the </w:t>
      </w:r>
      <w:r w:rsidRPr="008F6B36">
        <w:rPr>
          <w:rFonts w:ascii="Times New Roman" w:hAnsi="Times New Roman"/>
          <w:i/>
        </w:rPr>
        <w:t>FunctionExpression</w:t>
      </w:r>
      <w:r w:rsidRPr="008F6B36">
        <w:rPr>
          <w:rFonts w:ascii="Times New Roman" w:hAnsi="Times New Roman"/>
        </w:rPr>
        <w:t xml:space="preserve"> is contained in strict code or if its </w:t>
      </w:r>
      <w:r w:rsidRPr="008F6B36">
        <w:rPr>
          <w:rFonts w:ascii="Times New Roman" w:hAnsi="Times New Roman"/>
          <w:i/>
        </w:rPr>
        <w:t>FunctionBody</w:t>
      </w:r>
      <w:r w:rsidRPr="008F6B36">
        <w:rPr>
          <w:rFonts w:ascii="Times New Roman" w:hAnsi="Times New Roman"/>
        </w:rPr>
        <w:t xml:space="preserve"> is strict code.</w:t>
      </w:r>
    </w:p>
    <w:p w14:paraId="58E5385E" w14:textId="77777777" w:rsidR="004C02EF" w:rsidRPr="008F6B36" w:rsidRDefault="004C02EF" w:rsidP="004C02EF">
      <w:pPr>
        <w:numPr>
          <w:ilvl w:val="0"/>
          <w:numId w:val="148"/>
        </w:numPr>
        <w:contextualSpacing/>
        <w:rPr>
          <w:rFonts w:ascii="Times New Roman" w:hAnsi="Times New Roman"/>
        </w:rPr>
      </w:pPr>
      <w:r w:rsidRPr="008F6B36">
        <w:rPr>
          <w:rFonts w:ascii="Times New Roman" w:hAnsi="Times New Roman"/>
        </w:rPr>
        <w:t xml:space="preserve">Call the InitializeImmutableBinding concrete method of </w:t>
      </w:r>
      <w:r w:rsidRPr="008F6B36">
        <w:rPr>
          <w:rFonts w:ascii="Times New Roman" w:hAnsi="Times New Roman"/>
          <w:i/>
        </w:rPr>
        <w:t xml:space="preserve">envRec </w:t>
      </w:r>
      <w:r w:rsidRPr="008F6B36">
        <w:rPr>
          <w:rFonts w:ascii="Times New Roman" w:hAnsi="Times New Roman"/>
        </w:rPr>
        <w:t xml:space="preserve">passing the </w:t>
      </w:r>
      <w:r>
        <w:rPr>
          <w:rFonts w:ascii="Times New Roman" w:hAnsi="Times New Roman"/>
        </w:rPr>
        <w:t>String</w:t>
      </w:r>
      <w:r w:rsidRPr="008F6B36">
        <w:rPr>
          <w:rFonts w:ascii="Times New Roman" w:hAnsi="Times New Roman"/>
        </w:rPr>
        <w:t xml:space="preserve"> value of </w:t>
      </w:r>
      <w:r w:rsidRPr="008F6B36">
        <w:rPr>
          <w:rFonts w:ascii="Times New Roman" w:hAnsi="Times New Roman"/>
          <w:i/>
        </w:rPr>
        <w:t xml:space="preserve">Identifier </w:t>
      </w:r>
      <w:r w:rsidRPr="008F6B36">
        <w:rPr>
          <w:rFonts w:ascii="Times New Roman" w:hAnsi="Times New Roman"/>
        </w:rPr>
        <w:t xml:space="preserve">and </w:t>
      </w:r>
      <w:r w:rsidRPr="008F6B36">
        <w:rPr>
          <w:rFonts w:ascii="Times New Roman" w:hAnsi="Times New Roman"/>
          <w:i/>
        </w:rPr>
        <w:t xml:space="preserve">closure </w:t>
      </w:r>
      <w:r w:rsidRPr="008F6B36">
        <w:rPr>
          <w:rFonts w:ascii="Times New Roman" w:hAnsi="Times New Roman"/>
        </w:rPr>
        <w:t>as the arguments.</w:t>
      </w:r>
    </w:p>
    <w:p w14:paraId="6CB06535" w14:textId="77777777" w:rsidR="004C02EF" w:rsidRPr="008F6B36" w:rsidRDefault="004C02EF" w:rsidP="004C02EF">
      <w:pPr>
        <w:numPr>
          <w:ilvl w:val="0"/>
          <w:numId w:val="148"/>
        </w:numPr>
        <w:contextualSpacing/>
        <w:rPr>
          <w:rFonts w:ascii="Times New Roman" w:hAnsi="Times New Roman"/>
        </w:rPr>
      </w:pPr>
      <w:r w:rsidRPr="008F6B36">
        <w:rPr>
          <w:rFonts w:ascii="Times New Roman" w:hAnsi="Times New Roman"/>
        </w:rPr>
        <w:t xml:space="preserve">Return </w:t>
      </w:r>
      <w:r w:rsidRPr="008F6B36">
        <w:rPr>
          <w:rFonts w:ascii="Times New Roman" w:hAnsi="Times New Roman"/>
          <w:i/>
        </w:rPr>
        <w:t>closure</w:t>
      </w:r>
      <w:r w:rsidRPr="008F6B36">
        <w:rPr>
          <w:rFonts w:ascii="Times New Roman" w:hAnsi="Times New Roman"/>
        </w:rPr>
        <w:t>.</w:t>
      </w:r>
    </w:p>
    <w:p w14:paraId="46279425" w14:textId="77777777" w:rsidR="004C02EF" w:rsidRDefault="004C02EF" w:rsidP="004C02EF">
      <w:pPr>
        <w:pStyle w:val="Note"/>
      </w:pPr>
      <w:r w:rsidRPr="00C14EAC">
        <w:t>NOTE</w:t>
      </w:r>
      <w:r w:rsidRPr="00C14EAC">
        <w:tab/>
        <w:t xml:space="preserve">The Identifier in a </w:t>
      </w:r>
      <w:r w:rsidRPr="00C14EAC">
        <w:rPr>
          <w:rStyle w:val="bnf"/>
        </w:rPr>
        <w:t>FunctionExpression</w:t>
      </w:r>
      <w:r w:rsidRPr="00C14EAC">
        <w:t xml:space="preserve"> can be referenced from inside the </w:t>
      </w:r>
      <w:r w:rsidRPr="00C14EAC">
        <w:rPr>
          <w:rStyle w:val="bnf"/>
        </w:rPr>
        <w:t>FunctionExpression's</w:t>
      </w:r>
      <w:r w:rsidRPr="00C14EAC">
        <w:t xml:space="preserve"> </w:t>
      </w:r>
      <w:r w:rsidRPr="00C14EAC">
        <w:rPr>
          <w:rStyle w:val="bnf"/>
        </w:rPr>
        <w:t>FunctionBody</w:t>
      </w:r>
      <w:r w:rsidRPr="00C14EAC">
        <w:t xml:space="preserve"> to allow the function to call itself recursively. However, unlike in a </w:t>
      </w:r>
      <w:r w:rsidRPr="00C14EAC">
        <w:rPr>
          <w:rStyle w:val="bnf"/>
        </w:rPr>
        <w:t>FunctionDeclaration</w:t>
      </w:r>
      <w:r w:rsidRPr="00C14EAC">
        <w:t xml:space="preserve">, the </w:t>
      </w:r>
      <w:r w:rsidRPr="00C14EAC">
        <w:rPr>
          <w:rStyle w:val="bnf"/>
        </w:rPr>
        <w:t>Identifier</w:t>
      </w:r>
      <w:r w:rsidRPr="00C14EAC">
        <w:t xml:space="preserve"> in a </w:t>
      </w:r>
      <w:r w:rsidRPr="00C14EAC">
        <w:rPr>
          <w:rStyle w:val="bnf"/>
        </w:rPr>
        <w:t>FunctionExpression</w:t>
      </w:r>
      <w:r w:rsidRPr="00C14EAC">
        <w:t xml:space="preserve"> cannot be referenced from and does not affect the scope enclosing the </w:t>
      </w:r>
      <w:r w:rsidRPr="00C14EAC">
        <w:rPr>
          <w:rStyle w:val="bnf"/>
        </w:rPr>
        <w:t>FunctionExpression</w:t>
      </w:r>
      <w:r w:rsidRPr="00C14EAC">
        <w:t>.</w:t>
      </w:r>
    </w:p>
    <w:p w14:paraId="776B2CE0" w14:textId="77777777" w:rsidR="004C02EF" w:rsidRDefault="004C02EF" w:rsidP="004C02EF">
      <w:r>
        <w:t xml:space="preserve">The production </w:t>
      </w:r>
      <w:r w:rsidRPr="00241C98">
        <w:rPr>
          <w:rFonts w:ascii="Times New Roman" w:hAnsi="Times New Roman"/>
          <w:i/>
        </w:rPr>
        <w:t xml:space="preserve">FunctionBody </w:t>
      </w:r>
      <w:r>
        <w:rPr>
          <w:b/>
        </w:rPr>
        <w:t>:</w:t>
      </w:r>
      <w:r w:rsidRPr="00241C98">
        <w:rPr>
          <w:rFonts w:ascii="Times New Roman" w:hAnsi="Times New Roman"/>
          <w:i/>
        </w:rPr>
        <w:t xml:space="preserve"> SourceElements</w:t>
      </w:r>
      <w:r w:rsidRPr="005E74B3">
        <w:rPr>
          <w:rFonts w:cs="Arial"/>
          <w:vertAlign w:val="subscript"/>
        </w:rPr>
        <w:t>opt</w:t>
      </w:r>
      <w:r w:rsidRPr="00241C98">
        <w:rPr>
          <w:rFonts w:ascii="Times New Roman" w:hAnsi="Times New Roman"/>
          <w:i/>
        </w:rPr>
        <w:t xml:space="preserve"> </w:t>
      </w:r>
      <w:r>
        <w:t xml:space="preserve"> is evaluated as follows:</w:t>
      </w:r>
    </w:p>
    <w:p w14:paraId="65A57A9E" w14:textId="77777777" w:rsidR="004C02EF" w:rsidRPr="008F6B36" w:rsidRDefault="004C02EF" w:rsidP="004C02EF">
      <w:pPr>
        <w:numPr>
          <w:ilvl w:val="0"/>
          <w:numId w:val="149"/>
        </w:numPr>
        <w:contextualSpacing/>
        <w:rPr>
          <w:rFonts w:ascii="Times New Roman" w:hAnsi="Times New Roman"/>
        </w:rPr>
      </w:pPr>
      <w:r w:rsidRPr="008F6B36">
        <w:rPr>
          <w:rFonts w:ascii="Times New Roman" w:hAnsi="Times New Roman"/>
        </w:rPr>
        <w:t xml:space="preserve">The code of this </w:t>
      </w:r>
      <w:r w:rsidRPr="00241C98">
        <w:rPr>
          <w:rFonts w:ascii="Times New Roman" w:hAnsi="Times New Roman"/>
          <w:i/>
        </w:rPr>
        <w:t xml:space="preserve">FunctionBody </w:t>
      </w:r>
      <w:r w:rsidRPr="008F6B36">
        <w:rPr>
          <w:rFonts w:ascii="Times New Roman" w:hAnsi="Times New Roman"/>
        </w:rPr>
        <w:t xml:space="preserve">is strict mode code if it is part of a </w:t>
      </w:r>
      <w:r w:rsidRPr="00241C98">
        <w:rPr>
          <w:rFonts w:ascii="Times New Roman" w:hAnsi="Times New Roman"/>
          <w:i/>
        </w:rPr>
        <w:t>FunctionDeclaration</w:t>
      </w:r>
      <w:r w:rsidRPr="008F6B36">
        <w:rPr>
          <w:rFonts w:ascii="Times New Roman" w:hAnsi="Times New Roman"/>
        </w:rPr>
        <w:t xml:space="preserve"> or </w:t>
      </w:r>
      <w:r w:rsidRPr="00241C98">
        <w:rPr>
          <w:rFonts w:ascii="Times New Roman" w:hAnsi="Times New Roman"/>
          <w:i/>
        </w:rPr>
        <w:t>FunctionExpression</w:t>
      </w:r>
      <w:r w:rsidRPr="008F6B36">
        <w:rPr>
          <w:rFonts w:ascii="Times New Roman" w:hAnsi="Times New Roman"/>
        </w:rPr>
        <w:t xml:space="preserve"> that is contained in strict mode code or if the Directive Prologue (14.1) of its </w:t>
      </w:r>
      <w:r w:rsidRPr="00241C98">
        <w:rPr>
          <w:rFonts w:ascii="Times New Roman" w:hAnsi="Times New Roman"/>
          <w:i/>
        </w:rPr>
        <w:t>SourceElements</w:t>
      </w:r>
      <w:r w:rsidRPr="008F6B36">
        <w:rPr>
          <w:rFonts w:ascii="Times New Roman" w:hAnsi="Times New Roman"/>
        </w:rPr>
        <w:t xml:space="preserve"> contains a Use Strict Directive or if any of the conditions in 10.1.1 apply.  If the code of this </w:t>
      </w:r>
      <w:r w:rsidRPr="00241C98">
        <w:rPr>
          <w:rFonts w:ascii="Times New Roman" w:hAnsi="Times New Roman"/>
          <w:i/>
        </w:rPr>
        <w:t xml:space="preserve">FunctionBody </w:t>
      </w:r>
      <w:r w:rsidRPr="008F6B36">
        <w:rPr>
          <w:rFonts w:ascii="Times New Roman" w:hAnsi="Times New Roman"/>
        </w:rPr>
        <w:t xml:space="preserve">is strict mode code, </w:t>
      </w:r>
      <w:r w:rsidRPr="00241C98">
        <w:rPr>
          <w:rFonts w:ascii="Times New Roman" w:hAnsi="Times New Roman"/>
          <w:i/>
        </w:rPr>
        <w:t>SourceElements</w:t>
      </w:r>
      <w:r w:rsidRPr="008F6B36">
        <w:rPr>
          <w:rFonts w:ascii="Times New Roman" w:hAnsi="Times New Roman"/>
        </w:rPr>
        <w:t xml:space="preserve"> is evaluated in the following steps as strict mode code. Otherwise, </w:t>
      </w:r>
      <w:r w:rsidRPr="00241C98">
        <w:rPr>
          <w:rFonts w:ascii="Times New Roman" w:hAnsi="Times New Roman"/>
          <w:i/>
        </w:rPr>
        <w:t>SourceElements</w:t>
      </w:r>
      <w:r w:rsidRPr="008F6B36">
        <w:rPr>
          <w:rFonts w:ascii="Times New Roman" w:hAnsi="Times New Roman"/>
        </w:rPr>
        <w:t xml:space="preserve"> is evaluated in the following steps as non-strict mode code.</w:t>
      </w:r>
    </w:p>
    <w:p w14:paraId="185DF94F" w14:textId="77777777" w:rsidR="004C02EF" w:rsidRPr="008F6B36" w:rsidRDefault="004C02EF" w:rsidP="004C02EF">
      <w:pPr>
        <w:numPr>
          <w:ilvl w:val="0"/>
          <w:numId w:val="149"/>
        </w:numPr>
        <w:contextualSpacing/>
        <w:rPr>
          <w:rFonts w:ascii="Times New Roman" w:hAnsi="Times New Roman"/>
        </w:rPr>
      </w:pPr>
      <w:r w:rsidRPr="008F6B36">
        <w:rPr>
          <w:rFonts w:ascii="Times New Roman" w:hAnsi="Times New Roman"/>
        </w:rPr>
        <w:t xml:space="preserve">If </w:t>
      </w:r>
      <w:r w:rsidRPr="00241C98">
        <w:rPr>
          <w:rFonts w:ascii="Times New Roman" w:hAnsi="Times New Roman"/>
          <w:i/>
        </w:rPr>
        <w:t>SourceElements</w:t>
      </w:r>
      <w:r w:rsidRPr="008F6B36">
        <w:rPr>
          <w:rFonts w:ascii="Times New Roman" w:hAnsi="Times New Roman"/>
        </w:rPr>
        <w:t xml:space="preserve"> is present return the result of evaluating </w:t>
      </w:r>
      <w:r w:rsidRPr="00241C98">
        <w:rPr>
          <w:rFonts w:ascii="Times New Roman" w:hAnsi="Times New Roman"/>
          <w:i/>
        </w:rPr>
        <w:t>SourceElements</w:t>
      </w:r>
      <w:r w:rsidRPr="008F6B36">
        <w:rPr>
          <w:rFonts w:ascii="Times New Roman" w:hAnsi="Times New Roman"/>
        </w:rPr>
        <w:t>.</w:t>
      </w:r>
    </w:p>
    <w:p w14:paraId="6832137A" w14:textId="77777777" w:rsidR="004C02EF" w:rsidRPr="008F6B36" w:rsidRDefault="004C02EF" w:rsidP="000511EA">
      <w:pPr>
        <w:numPr>
          <w:ilvl w:val="0"/>
          <w:numId w:val="149"/>
        </w:numPr>
        <w:rPr>
          <w:rFonts w:ascii="Times New Roman" w:hAnsi="Times New Roman"/>
        </w:rPr>
      </w:pPr>
      <w:r w:rsidRPr="008F6B36">
        <w:rPr>
          <w:rFonts w:ascii="Times New Roman" w:hAnsi="Times New Roman"/>
        </w:rPr>
        <w:t>Else return (</w:t>
      </w:r>
      <w:r w:rsidRPr="008F6B36">
        <w:rPr>
          <w:rFonts w:cs="Arial"/>
        </w:rPr>
        <w:t>normal</w:t>
      </w:r>
      <w:r w:rsidRPr="008F6B36">
        <w:rPr>
          <w:rFonts w:ascii="Times New Roman" w:hAnsi="Times New Roman"/>
        </w:rPr>
        <w:t xml:space="preserve">, </w:t>
      </w:r>
      <w:r w:rsidRPr="008F6B36">
        <w:rPr>
          <w:rFonts w:ascii="Times New Roman" w:hAnsi="Times New Roman"/>
          <w:b/>
        </w:rPr>
        <w:t>undefined</w:t>
      </w:r>
      <w:r w:rsidRPr="008F6B36">
        <w:rPr>
          <w:rFonts w:ascii="Times New Roman" w:hAnsi="Times New Roman"/>
        </w:rPr>
        <w:t xml:space="preserve">, </w:t>
      </w:r>
      <w:r w:rsidRPr="008F6B36">
        <w:rPr>
          <w:rFonts w:cs="Arial"/>
        </w:rPr>
        <w:t>empty</w:t>
      </w:r>
      <w:r w:rsidRPr="008F6B36">
        <w:rPr>
          <w:rFonts w:ascii="Times New Roman" w:hAnsi="Times New Roman"/>
        </w:rPr>
        <w:t>).</w:t>
      </w:r>
    </w:p>
    <w:p w14:paraId="64222FF8" w14:textId="77777777" w:rsidR="000511EA" w:rsidRDefault="000511EA" w:rsidP="000511EA">
      <w:pPr>
        <w:rPr>
          <w:ins w:id="4750" w:author="Allen Wirfs-Brock" w:date="2011-07-07T17:48:00Z"/>
        </w:rPr>
      </w:pPr>
      <w:bookmarkStart w:id="4751" w:name="_Ref449943299"/>
      <w:bookmarkStart w:id="4752" w:name="_Toc472818897"/>
      <w:bookmarkStart w:id="4753" w:name="_Toc235503472"/>
      <w:bookmarkStart w:id="4754" w:name="_Toc241509247"/>
      <w:bookmarkStart w:id="4755" w:name="_Toc244416734"/>
      <w:bookmarkStart w:id="4756" w:name="_Toc276631098"/>
      <w:bookmarkStart w:id="4757" w:name="_Toc153968487"/>
      <w:ins w:id="4758" w:author="Allen Wirfs-Brock" w:date="2011-07-07T17:48:00Z">
        <w:r>
          <w:t>The static semantics of the production</w:t>
        </w:r>
      </w:ins>
      <w:ins w:id="4759" w:author="Allen Wirfs-Brock" w:date="2011-07-07T17:52:00Z">
        <w:r>
          <w:t>s</w:t>
        </w:r>
      </w:ins>
      <w:ins w:id="4760" w:author="Allen Wirfs-Brock" w:date="2011-07-07T17:48:00Z">
        <w:r>
          <w:t xml:space="preserve"> </w:t>
        </w:r>
      </w:ins>
      <w:ins w:id="4761" w:author="Allen Wirfs-Brock" w:date="2011-07-07T17:50:00Z">
        <w:r w:rsidRPr="000511EA">
          <w:rPr>
            <w:rStyle w:val="bnf"/>
          </w:rPr>
          <w:t>FormalParameterList</w:t>
        </w:r>
        <w:r w:rsidRPr="00241C98">
          <w:t xml:space="preserve"> </w:t>
        </w:r>
      </w:ins>
      <w:ins w:id="4762" w:author="Allen Wirfs-Brock" w:date="2011-07-07T17:48:00Z">
        <w:r>
          <w:rPr>
            <w:b/>
          </w:rPr>
          <w:t>:</w:t>
        </w:r>
        <w:r>
          <w:t xml:space="preserve">  </w:t>
        </w:r>
      </w:ins>
      <w:ins w:id="4763" w:author="Allen Wirfs-Brock" w:date="2011-07-07T17:51:00Z">
        <w:r w:rsidRPr="000511EA">
          <w:rPr>
            <w:rFonts w:ascii="Courier New" w:hAnsi="Courier New" w:cs="Courier New"/>
            <w:b/>
          </w:rPr>
          <w:t>…</w:t>
        </w:r>
        <w:r>
          <w:t xml:space="preserve"> </w:t>
        </w:r>
        <w:r w:rsidRPr="000511EA">
          <w:rPr>
            <w:rStyle w:val="bnf"/>
          </w:rPr>
          <w:t>Identifier</w:t>
        </w:r>
      </w:ins>
      <w:ins w:id="4764" w:author="Allen Wirfs-Brock" w:date="2011-07-07T17:48:00Z">
        <w:r>
          <w:t xml:space="preserve"> </w:t>
        </w:r>
      </w:ins>
      <w:ins w:id="4765" w:author="Allen Wirfs-Brock" w:date="2011-07-07T17:52:00Z">
        <w:r>
          <w:t xml:space="preserve">and </w:t>
        </w:r>
        <w:r w:rsidRPr="000511EA">
          <w:rPr>
            <w:rStyle w:val="bnf"/>
          </w:rPr>
          <w:t>FormalParameterList</w:t>
        </w:r>
        <w:r w:rsidRPr="00241C98">
          <w:t xml:space="preserve"> </w:t>
        </w:r>
        <w:r>
          <w:rPr>
            <w:b/>
          </w:rPr>
          <w:t>:</w:t>
        </w:r>
        <w:r>
          <w:t xml:space="preserve"> </w:t>
        </w:r>
      </w:ins>
      <w:ins w:id="4766" w:author="Allen Wirfs-Brock" w:date="2011-07-07T17:53:00Z">
        <w:r w:rsidRPr="00F16D7F">
          <w:rPr>
            <w:rStyle w:val="bnf"/>
          </w:rPr>
          <w:t>FormalsList</w:t>
        </w:r>
      </w:ins>
      <w:ins w:id="4767" w:author="Allen Wirfs-Brock" w:date="2011-07-09T09:45:00Z">
        <w:r w:rsidR="00A9177A">
          <w:rPr>
            <w:rStyle w:val="bnf"/>
          </w:rPr>
          <w:t xml:space="preserve"> </w:t>
        </w:r>
      </w:ins>
      <w:ins w:id="4768" w:author="Allen Wirfs-Brock" w:date="2011-07-07T17:53:00Z">
        <w:r w:rsidRPr="00C226F6">
          <w:rPr>
            <w:rFonts w:ascii="Courier New" w:hAnsi="Courier New"/>
            <w:b/>
            <w:i/>
          </w:rPr>
          <w:t>,</w:t>
        </w:r>
      </w:ins>
      <w:ins w:id="4769" w:author="Allen Wirfs-Brock" w:date="2011-07-07T17:52:00Z">
        <w:r>
          <w:t xml:space="preserve"> </w:t>
        </w:r>
        <w:r w:rsidRPr="000511EA">
          <w:rPr>
            <w:rFonts w:ascii="Courier New" w:hAnsi="Courier New" w:cs="Courier New"/>
            <w:b/>
          </w:rPr>
          <w:t>…</w:t>
        </w:r>
        <w:r>
          <w:t xml:space="preserve"> </w:t>
        </w:r>
        <w:r w:rsidRPr="000511EA">
          <w:rPr>
            <w:rStyle w:val="bnf"/>
          </w:rPr>
          <w:t>Identifier</w:t>
        </w:r>
        <w:r>
          <w:t xml:space="preserve"> are</w:t>
        </w:r>
      </w:ins>
      <w:ins w:id="4770" w:author="Allen Wirfs-Brock" w:date="2011-07-07T17:48:00Z">
        <w:r>
          <w:t>:</w:t>
        </w:r>
      </w:ins>
    </w:p>
    <w:p w14:paraId="0E973894" w14:textId="77777777" w:rsidR="000511EA" w:rsidRDefault="000511EA" w:rsidP="00056DA9">
      <w:pPr>
        <w:numPr>
          <w:ilvl w:val="0"/>
          <w:numId w:val="411"/>
        </w:numPr>
        <w:spacing w:after="220"/>
        <w:contextualSpacing/>
        <w:rPr>
          <w:ins w:id="4771" w:author="Allen Wirfs-Brock" w:date="2011-07-07T17:54:00Z"/>
        </w:rPr>
      </w:pPr>
      <w:ins w:id="4772" w:author="Allen Wirfs-Brock" w:date="2011-07-07T17:48:00Z">
        <w:r>
          <w:t>It is a Syntax Error if the scource code parsed with this production is not extended code</w:t>
        </w:r>
        <w:r w:rsidRPr="00586549">
          <w:t>.</w:t>
        </w:r>
      </w:ins>
    </w:p>
    <w:p w14:paraId="5A62466D" w14:textId="77777777" w:rsidR="000511EA" w:rsidRDefault="000511EA" w:rsidP="000511EA">
      <w:pPr>
        <w:numPr>
          <w:ilvl w:val="0"/>
          <w:numId w:val="411"/>
        </w:numPr>
        <w:spacing w:after="220"/>
        <w:rPr>
          <w:ins w:id="4773" w:author="Allen Wirfs-Brock" w:date="2011-07-07T17:48:00Z"/>
        </w:rPr>
      </w:pPr>
      <w:ins w:id="4774" w:author="Allen Wirfs-Brock" w:date="2011-07-07T17:54:00Z">
        <w:r>
          <w:t xml:space="preserve">It is a Syntax Error if </w:t>
        </w:r>
      </w:ins>
      <w:ins w:id="4775" w:author="Allen Wirfs-Brock" w:date="2011-07-07T17:55:00Z">
        <w:r w:rsidRPr="000511EA">
          <w:rPr>
            <w:rStyle w:val="bnf"/>
          </w:rPr>
          <w:t>Identifier</w:t>
        </w:r>
      </w:ins>
      <w:ins w:id="4776" w:author="Allen Wirfs-Brock" w:date="2011-07-07T17:54:00Z">
        <w:r>
          <w:t xml:space="preserve"> is </w:t>
        </w:r>
      </w:ins>
      <w:ins w:id="4777" w:author="Allen Wirfs-Brock" w:date="2011-07-07T17:56:00Z">
        <w:r>
          <w:rPr>
            <w:rFonts w:ascii="Courier New" w:hAnsi="Courier New" w:cs="Courier New"/>
            <w:b/>
          </w:rPr>
          <w:t>"</w:t>
        </w:r>
        <w:commentRangeStart w:id="4778"/>
        <w:r>
          <w:rPr>
            <w:rFonts w:ascii="Courier New" w:hAnsi="Courier New" w:cs="Courier New"/>
            <w:b/>
          </w:rPr>
          <w:t>eval</w:t>
        </w:r>
      </w:ins>
      <w:commentRangeEnd w:id="4778"/>
      <w:ins w:id="4779" w:author="Allen Wirfs-Brock" w:date="2011-07-07T18:07:00Z">
        <w:r w:rsidR="00F16D7F">
          <w:rPr>
            <w:rStyle w:val="af4"/>
          </w:rPr>
          <w:commentReference w:id="4778"/>
        </w:r>
      </w:ins>
      <w:ins w:id="4781" w:author="Allen Wirfs-Brock" w:date="2011-07-07T17:56:00Z">
        <w:r>
          <w:rPr>
            <w:rFonts w:ascii="Courier New" w:hAnsi="Courier New" w:cs="Courier New"/>
            <w:b/>
          </w:rPr>
          <w:t>"</w:t>
        </w:r>
      </w:ins>
    </w:p>
    <w:p w14:paraId="0734BA70" w14:textId="77777777" w:rsidR="00F16D7F" w:rsidRDefault="00F16D7F" w:rsidP="00F16D7F">
      <w:pPr>
        <w:rPr>
          <w:ins w:id="4782" w:author="Allen Wirfs-Brock" w:date="2011-07-07T18:07:00Z"/>
        </w:rPr>
      </w:pPr>
      <w:ins w:id="4783" w:author="Allen Wirfs-Brock" w:date="2011-07-07T18:07:00Z">
        <w:r>
          <w:t xml:space="preserve">The static semantics of the production </w:t>
        </w:r>
        <w:r w:rsidRPr="000511EA">
          <w:rPr>
            <w:rStyle w:val="bnf"/>
          </w:rPr>
          <w:t>FormalParameterList</w:t>
        </w:r>
        <w:r w:rsidRPr="00241C98">
          <w:t xml:space="preserve"> </w:t>
        </w:r>
        <w:r>
          <w:rPr>
            <w:b/>
          </w:rPr>
          <w:t>:</w:t>
        </w:r>
        <w:r>
          <w:t xml:space="preserve"> </w:t>
        </w:r>
        <w:r w:rsidRPr="00F16D7F">
          <w:rPr>
            <w:rStyle w:val="bnf"/>
          </w:rPr>
          <w:t>FormalsList</w:t>
        </w:r>
        <w:r w:rsidRPr="00C226F6">
          <w:rPr>
            <w:rFonts w:ascii="Courier New" w:hAnsi="Courier New"/>
            <w:b/>
            <w:i/>
          </w:rPr>
          <w:t>,</w:t>
        </w:r>
        <w:r>
          <w:t xml:space="preserve"> </w:t>
        </w:r>
        <w:r w:rsidRPr="000511EA">
          <w:rPr>
            <w:rFonts w:ascii="Courier New" w:hAnsi="Courier New" w:cs="Courier New"/>
            <w:b/>
          </w:rPr>
          <w:t>…</w:t>
        </w:r>
        <w:r>
          <w:t xml:space="preserve"> </w:t>
        </w:r>
        <w:r w:rsidRPr="000511EA">
          <w:rPr>
            <w:rStyle w:val="bnf"/>
          </w:rPr>
          <w:t>Identifier</w:t>
        </w:r>
        <w:r>
          <w:t xml:space="preserve"> are:</w:t>
        </w:r>
      </w:ins>
    </w:p>
    <w:p w14:paraId="0CE11150" w14:textId="77777777" w:rsidR="00F16D7F" w:rsidRDefault="00F16D7F" w:rsidP="00F16D7F">
      <w:pPr>
        <w:numPr>
          <w:ilvl w:val="0"/>
          <w:numId w:val="411"/>
        </w:numPr>
        <w:spacing w:after="220"/>
        <w:rPr>
          <w:ins w:id="4784" w:author="Allen Wirfs-Brock" w:date="2011-07-07T18:07:00Z"/>
        </w:rPr>
      </w:pPr>
      <w:ins w:id="4785" w:author="Allen Wirfs-Brock" w:date="2011-07-07T18:07:00Z">
        <w:r>
          <w:t xml:space="preserve">It is a Syntax Error if </w:t>
        </w:r>
      </w:ins>
      <w:ins w:id="4786" w:author="Allen Wirfs-Brock" w:date="2011-07-07T18:10:00Z">
        <w:r w:rsidR="00A55EA1">
          <w:rPr>
            <w:rFonts w:ascii="Times New Roman" w:eastAsia="Times New Roman" w:hAnsi="Times New Roman"/>
            <w:spacing w:val="6"/>
            <w:lang w:eastAsia="en-US"/>
          </w:rPr>
          <w:t xml:space="preserve">BoundNames of </w:t>
        </w:r>
      </w:ins>
      <w:ins w:id="4787" w:author="Allen Wirfs-Brock" w:date="2011-07-07T18:11:00Z">
        <w:r w:rsidR="00A55EA1" w:rsidRPr="00F16D7F">
          <w:rPr>
            <w:rStyle w:val="bnf"/>
          </w:rPr>
          <w:t>FormalsList</w:t>
        </w:r>
        <w:r w:rsidR="00A55EA1">
          <w:t xml:space="preserve"> contains the value of </w:t>
        </w:r>
      </w:ins>
      <w:ins w:id="4788" w:author="Allen Wirfs-Brock" w:date="2011-07-07T18:10:00Z">
        <w:r w:rsidR="00A55EA1">
          <w:t xml:space="preserve"> </w:t>
        </w:r>
      </w:ins>
      <w:ins w:id="4789" w:author="Allen Wirfs-Brock" w:date="2011-07-07T18:11:00Z">
        <w:r w:rsidR="00A55EA1" w:rsidRPr="000511EA">
          <w:rPr>
            <w:rStyle w:val="bnf"/>
          </w:rPr>
          <w:t>Identifier</w:t>
        </w:r>
      </w:ins>
      <w:ins w:id="4790" w:author="Allen Wirfs-Brock" w:date="2011-07-07T18:10:00Z">
        <w:r w:rsidR="00A55EA1">
          <w:t>.</w:t>
        </w:r>
      </w:ins>
    </w:p>
    <w:p w14:paraId="3161ED80" w14:textId="77777777" w:rsidR="00155C06" w:rsidRDefault="00155C06" w:rsidP="00155C06">
      <w:pPr>
        <w:rPr>
          <w:ins w:id="4791" w:author="Allen Wirfs-Brock" w:date="2011-07-09T12:05:00Z"/>
        </w:rPr>
      </w:pPr>
      <w:ins w:id="4792" w:author="Allen Wirfs-Brock" w:date="2011-07-09T12:05:00Z">
        <w:r>
          <w:t xml:space="preserve">The static semantics of the production </w:t>
        </w:r>
        <w:r w:rsidRPr="00C64C60">
          <w:rPr>
            <w:rStyle w:val="bnf"/>
          </w:rPr>
          <w:t>FormalsList</w:t>
        </w:r>
        <w:r w:rsidRPr="00241C98">
          <w:t xml:space="preserve"> </w:t>
        </w:r>
        <w:r>
          <w:rPr>
            <w:b/>
          </w:rPr>
          <w:t>:</w:t>
        </w:r>
        <w:r>
          <w:t xml:space="preserve"> </w:t>
        </w:r>
        <w:r w:rsidRPr="00F16D7F">
          <w:rPr>
            <w:rStyle w:val="bnf"/>
          </w:rPr>
          <w:t>FormalsList</w:t>
        </w:r>
        <w:r w:rsidRPr="00C226F6">
          <w:rPr>
            <w:rFonts w:ascii="Courier New" w:hAnsi="Courier New"/>
            <w:b/>
            <w:i/>
          </w:rPr>
          <w:t>,</w:t>
        </w:r>
        <w:r>
          <w:t xml:space="preserve"> </w:t>
        </w:r>
        <w:r w:rsidRPr="00C64C60">
          <w:rPr>
            <w:rStyle w:val="bnf"/>
          </w:rPr>
          <w:t>FormalParameter</w:t>
        </w:r>
        <w:r>
          <w:t xml:space="preserve"> are:</w:t>
        </w:r>
      </w:ins>
    </w:p>
    <w:p w14:paraId="14E10D43" w14:textId="77777777" w:rsidR="00155C06" w:rsidRDefault="00155C06" w:rsidP="00155C06">
      <w:pPr>
        <w:numPr>
          <w:ilvl w:val="0"/>
          <w:numId w:val="411"/>
        </w:numPr>
        <w:spacing w:after="220"/>
        <w:rPr>
          <w:ins w:id="4793" w:author="Allen Wirfs-Brock" w:date="2011-07-09T12:05:00Z"/>
        </w:rPr>
      </w:pPr>
      <w:ins w:id="4794" w:author="Allen Wirfs-Brock" w:date="2011-07-09T12:05:00Z">
        <w:r>
          <w:t xml:space="preserve">It is a Syntax Error if </w:t>
        </w:r>
        <w:r>
          <w:rPr>
            <w:rFonts w:ascii="Times New Roman" w:eastAsia="Times New Roman" w:hAnsi="Times New Roman"/>
            <w:spacing w:val="6"/>
            <w:lang w:eastAsia="en-US"/>
          </w:rPr>
          <w:t xml:space="preserve">BoundNames of </w:t>
        </w:r>
        <w:r w:rsidRPr="00F16D7F">
          <w:rPr>
            <w:rStyle w:val="bnf"/>
          </w:rPr>
          <w:t>FormalsList</w:t>
        </w:r>
        <w:r>
          <w:t xml:space="preserve"> contains an element which is also contained in BoundNames of  </w:t>
        </w:r>
        <w:r w:rsidRPr="003E0145">
          <w:rPr>
            <w:rStyle w:val="bnf"/>
          </w:rPr>
          <w:t>FormalParameter</w:t>
        </w:r>
        <w:r>
          <w:t>.</w:t>
        </w:r>
      </w:ins>
    </w:p>
    <w:p w14:paraId="18C67AF0" w14:textId="77777777" w:rsidR="00155C06" w:rsidRDefault="00155C06" w:rsidP="00155C06">
      <w:pPr>
        <w:rPr>
          <w:ins w:id="4795" w:author="Allen Wirfs-Brock" w:date="2011-07-09T12:06:00Z"/>
        </w:rPr>
      </w:pPr>
      <w:ins w:id="4796" w:author="Allen Wirfs-Brock" w:date="2011-07-09T12:06:00Z">
        <w:r>
          <w:t xml:space="preserve">The static semantics of the productions </w:t>
        </w:r>
        <w:r w:rsidRPr="000511EA">
          <w:rPr>
            <w:rStyle w:val="bnf"/>
          </w:rPr>
          <w:t>FormalParamete</w:t>
        </w:r>
        <w:r>
          <w:rPr>
            <w:rStyle w:val="bnf"/>
          </w:rPr>
          <w:t>r</w:t>
        </w:r>
        <w:r w:rsidRPr="00241C98">
          <w:t xml:space="preserve"> </w:t>
        </w:r>
        <w:r>
          <w:rPr>
            <w:b/>
          </w:rPr>
          <w:t>:</w:t>
        </w:r>
        <w:r>
          <w:t xml:space="preserve"> </w:t>
        </w:r>
        <w:r w:rsidRPr="000511EA">
          <w:rPr>
            <w:rStyle w:val="bnf"/>
          </w:rPr>
          <w:t>Identifier</w:t>
        </w:r>
        <w:r>
          <w:t xml:space="preserve"> are:</w:t>
        </w:r>
      </w:ins>
    </w:p>
    <w:p w14:paraId="11671A7D" w14:textId="77777777" w:rsidR="00155C06" w:rsidRDefault="00155C06" w:rsidP="00155C06">
      <w:pPr>
        <w:numPr>
          <w:ilvl w:val="0"/>
          <w:numId w:val="411"/>
        </w:numPr>
        <w:spacing w:after="220"/>
        <w:rPr>
          <w:ins w:id="4797" w:author="Allen Wirfs-Brock" w:date="2011-07-09T12:06:00Z"/>
        </w:rPr>
      </w:pPr>
      <w:ins w:id="4798" w:author="Allen Wirfs-Brock" w:date="2011-07-09T12:06:00Z">
        <w:r>
          <w:t xml:space="preserve">It is a Syntax Error if the scource code is strict code and </w:t>
        </w:r>
        <w:r w:rsidRPr="000511EA">
          <w:rPr>
            <w:rStyle w:val="bnf"/>
          </w:rPr>
          <w:t>Identifier</w:t>
        </w:r>
        <w:r>
          <w:t xml:space="preserve"> is </w:t>
        </w:r>
        <w:r>
          <w:rPr>
            <w:rFonts w:ascii="Courier New" w:hAnsi="Courier New" w:cs="Courier New"/>
            <w:b/>
          </w:rPr>
          <w:t>"eval"</w:t>
        </w:r>
        <w:r w:rsidRPr="00B416AD">
          <w:rPr>
            <w:rFonts w:cs="Arial"/>
            <w:b/>
          </w:rPr>
          <w:t xml:space="preserve"> </w:t>
        </w:r>
        <w:r>
          <w:t xml:space="preserve">or </w:t>
        </w:r>
        <w:r>
          <w:rPr>
            <w:rFonts w:ascii="Courier New" w:hAnsi="Courier New" w:cs="Courier New"/>
            <w:b/>
          </w:rPr>
          <w:t>"arguments"</w:t>
        </w:r>
        <w:r w:rsidRPr="00586549">
          <w:t>.</w:t>
        </w:r>
        <w:r>
          <w:t xml:space="preserve"> </w:t>
        </w:r>
      </w:ins>
    </w:p>
    <w:p w14:paraId="3B6FE3F5" w14:textId="77777777" w:rsidR="00891070" w:rsidRDefault="00891070" w:rsidP="00891070">
      <w:pPr>
        <w:rPr>
          <w:ins w:id="4799" w:author="Allen Wirfs-Brock" w:date="2011-07-09T12:06:00Z"/>
        </w:rPr>
      </w:pPr>
      <w:ins w:id="4800" w:author="Allen Wirfs-Brock" w:date="2011-07-09T12:06:00Z">
        <w:r>
          <w:t xml:space="preserve">The static semantics of the productions </w:t>
        </w:r>
        <w:r w:rsidRPr="000511EA">
          <w:rPr>
            <w:rStyle w:val="bnf"/>
          </w:rPr>
          <w:t>FormalParamete</w:t>
        </w:r>
        <w:r>
          <w:rPr>
            <w:rStyle w:val="bnf"/>
          </w:rPr>
          <w:t>r</w:t>
        </w:r>
        <w:r w:rsidRPr="00241C98">
          <w:t xml:space="preserve"> </w:t>
        </w:r>
        <w:r>
          <w:rPr>
            <w:b/>
          </w:rPr>
          <w:t>:</w:t>
        </w:r>
        <w:r>
          <w:t xml:space="preserve"> </w:t>
        </w:r>
        <w:r w:rsidRPr="000511EA">
          <w:rPr>
            <w:rStyle w:val="bnf"/>
          </w:rPr>
          <w:t>Identifier</w:t>
        </w:r>
        <w:r>
          <w:rPr>
            <w:rStyle w:val="bnf"/>
          </w:rPr>
          <w:t xml:space="preserve">  </w:t>
        </w:r>
        <w:r w:rsidRPr="00B416AD">
          <w:rPr>
            <w:rStyle w:val="bnf"/>
          </w:rPr>
          <w:t>Initialiser</w:t>
        </w:r>
        <w:r>
          <w:t xml:space="preserve"> are:</w:t>
        </w:r>
      </w:ins>
    </w:p>
    <w:p w14:paraId="4E8910D5" w14:textId="77777777" w:rsidR="00891070" w:rsidRDefault="00891070" w:rsidP="00891070">
      <w:pPr>
        <w:numPr>
          <w:ilvl w:val="0"/>
          <w:numId w:val="411"/>
        </w:numPr>
        <w:spacing w:after="220"/>
        <w:contextualSpacing/>
        <w:rPr>
          <w:ins w:id="4801" w:author="Allen Wirfs-Brock" w:date="2011-07-09T12:06:00Z"/>
        </w:rPr>
      </w:pPr>
      <w:ins w:id="4802" w:author="Allen Wirfs-Brock" w:date="2011-07-09T12:06:00Z">
        <w:r>
          <w:t>It is a Syntax Error if the scource code parsed with this production is not extended code</w:t>
        </w:r>
        <w:r w:rsidRPr="00586549">
          <w:t>.</w:t>
        </w:r>
      </w:ins>
    </w:p>
    <w:p w14:paraId="7B57AB9E" w14:textId="77777777" w:rsidR="00891070" w:rsidRDefault="00891070" w:rsidP="00891070">
      <w:pPr>
        <w:numPr>
          <w:ilvl w:val="0"/>
          <w:numId w:val="411"/>
        </w:numPr>
        <w:spacing w:after="220"/>
        <w:rPr>
          <w:ins w:id="4803" w:author="Allen Wirfs-Brock" w:date="2011-07-09T12:06:00Z"/>
        </w:rPr>
      </w:pPr>
      <w:ins w:id="4804" w:author="Allen Wirfs-Brock" w:date="2011-07-09T12:06:00Z">
        <w:r>
          <w:t xml:space="preserve">It is a Syntax Error if the </w:t>
        </w:r>
        <w:r w:rsidRPr="000511EA">
          <w:rPr>
            <w:rStyle w:val="bnf"/>
          </w:rPr>
          <w:t>Identifier</w:t>
        </w:r>
        <w:r>
          <w:t xml:space="preserve"> is </w:t>
        </w:r>
        <w:r>
          <w:rPr>
            <w:rFonts w:ascii="Courier New" w:hAnsi="Courier New" w:cs="Courier New"/>
            <w:b/>
          </w:rPr>
          <w:t>"eval"</w:t>
        </w:r>
        <w:r w:rsidRPr="00B416AD">
          <w:rPr>
            <w:rFonts w:cs="Arial"/>
            <w:b/>
          </w:rPr>
          <w:t xml:space="preserve"> </w:t>
        </w:r>
        <w:r>
          <w:t xml:space="preserve">or </w:t>
        </w:r>
        <w:r>
          <w:rPr>
            <w:rFonts w:ascii="Courier New" w:hAnsi="Courier New" w:cs="Courier New"/>
            <w:b/>
          </w:rPr>
          <w:t>"arguments"</w:t>
        </w:r>
        <w:r w:rsidRPr="00586549">
          <w:t>.</w:t>
        </w:r>
        <w:r>
          <w:t xml:space="preserve"> </w:t>
        </w:r>
      </w:ins>
    </w:p>
    <w:p w14:paraId="6D5FD058" w14:textId="77777777" w:rsidR="00891070" w:rsidRDefault="00891070" w:rsidP="00891070">
      <w:pPr>
        <w:rPr>
          <w:ins w:id="4805" w:author="Allen Wirfs-Brock" w:date="2011-07-09T12:06:00Z"/>
        </w:rPr>
      </w:pPr>
      <w:ins w:id="4806" w:author="Allen Wirfs-Brock" w:date="2011-07-09T12:06:00Z">
        <w:r>
          <w:t xml:space="preserve">The static semantics of the production </w:t>
        </w:r>
        <w:r w:rsidRPr="000511EA">
          <w:rPr>
            <w:rStyle w:val="bnf"/>
          </w:rPr>
          <w:t>FormalParamete</w:t>
        </w:r>
        <w:r>
          <w:rPr>
            <w:rStyle w:val="bnf"/>
          </w:rPr>
          <w:t>r</w:t>
        </w:r>
        <w:r w:rsidRPr="00241C98">
          <w:t xml:space="preserve"> </w:t>
        </w:r>
        <w:r>
          <w:rPr>
            <w:b/>
          </w:rPr>
          <w:t>:</w:t>
        </w:r>
        <w:r>
          <w:t xml:space="preserve"> </w:t>
        </w:r>
        <w:r>
          <w:rPr>
            <w:rStyle w:val="bnf"/>
          </w:rPr>
          <w:t xml:space="preserve">BindingPattern  </w:t>
        </w:r>
        <w:r w:rsidRPr="00B416AD">
          <w:rPr>
            <w:rStyle w:val="bnf"/>
          </w:rPr>
          <w:t>Initialiser</w:t>
        </w:r>
        <w:r>
          <w:rPr>
            <w:rStyle w:val="bnf"/>
            <w:rFonts w:ascii="Arial" w:hAnsi="Arial" w:cs="Arial"/>
            <w:i w:val="0"/>
            <w:vertAlign w:val="subscript"/>
          </w:rPr>
          <w:t>opt</w:t>
        </w:r>
        <w:r>
          <w:t xml:space="preserve"> are:</w:t>
        </w:r>
      </w:ins>
    </w:p>
    <w:p w14:paraId="0FC8BB3B" w14:textId="77777777" w:rsidR="00891070" w:rsidRDefault="00891070" w:rsidP="00891070">
      <w:pPr>
        <w:numPr>
          <w:ilvl w:val="0"/>
          <w:numId w:val="411"/>
        </w:numPr>
        <w:spacing w:after="220"/>
        <w:contextualSpacing/>
        <w:rPr>
          <w:ins w:id="4807" w:author="Allen Wirfs-Brock" w:date="2011-07-09T12:06:00Z"/>
        </w:rPr>
      </w:pPr>
      <w:ins w:id="4808" w:author="Allen Wirfs-Brock" w:date="2011-07-09T12:06:00Z">
        <w:r>
          <w:t>It is a Syntax Error if the scource code parsed with this production is not extended code</w:t>
        </w:r>
        <w:r w:rsidRPr="00586549">
          <w:t>.</w:t>
        </w:r>
      </w:ins>
    </w:p>
    <w:p w14:paraId="22C37245" w14:textId="77777777" w:rsidR="00891070" w:rsidRDefault="00891070" w:rsidP="00891070">
      <w:pPr>
        <w:numPr>
          <w:ilvl w:val="0"/>
          <w:numId w:val="411"/>
        </w:numPr>
        <w:spacing w:after="220"/>
        <w:contextualSpacing/>
        <w:rPr>
          <w:ins w:id="4809" w:author="Allen Wirfs-Brock" w:date="2011-07-09T12:06:00Z"/>
        </w:rPr>
      </w:pPr>
      <w:ins w:id="4810" w:author="Allen Wirfs-Brock" w:date="2011-07-09T12:06:00Z">
        <w:r>
          <w:t xml:space="preserve">It is a Syntax Error if BoundNames of </w:t>
        </w:r>
        <w:r>
          <w:rPr>
            <w:rStyle w:val="bnf"/>
          </w:rPr>
          <w:t xml:space="preserve">BindingPattern  </w:t>
        </w:r>
        <w:r>
          <w:t>contains any duplicate elements.</w:t>
        </w:r>
      </w:ins>
    </w:p>
    <w:p w14:paraId="3F037E82" w14:textId="77777777" w:rsidR="00891070" w:rsidRDefault="00891070" w:rsidP="00891070">
      <w:pPr>
        <w:numPr>
          <w:ilvl w:val="0"/>
          <w:numId w:val="411"/>
        </w:numPr>
        <w:spacing w:after="220"/>
        <w:rPr>
          <w:ins w:id="4811" w:author="Allen Wirfs-Brock" w:date="2011-07-09T12:06:00Z"/>
        </w:rPr>
      </w:pPr>
      <w:ins w:id="4812" w:author="Allen Wirfs-Brock" w:date="2011-07-09T12:06:00Z">
        <w:r>
          <w:t xml:space="preserve">It is a Syntax Error if </w:t>
        </w:r>
        <w:r>
          <w:rPr>
            <w:rFonts w:ascii="Times New Roman" w:eastAsia="Times New Roman" w:hAnsi="Times New Roman"/>
            <w:spacing w:val="6"/>
            <w:lang w:eastAsia="en-US"/>
          </w:rPr>
          <w:t xml:space="preserve">BoundNames of </w:t>
        </w:r>
        <w:r>
          <w:rPr>
            <w:rStyle w:val="bnf"/>
          </w:rPr>
          <w:t xml:space="preserve">BindingPattern  </w:t>
        </w:r>
        <w:r>
          <w:t xml:space="preserve">contains </w:t>
        </w:r>
        <w:r>
          <w:rPr>
            <w:rFonts w:ascii="Courier New" w:hAnsi="Courier New" w:cs="Courier New"/>
            <w:b/>
          </w:rPr>
          <w:t>"eval"</w:t>
        </w:r>
        <w:r w:rsidRPr="00B416AD">
          <w:rPr>
            <w:rFonts w:cs="Arial"/>
            <w:b/>
          </w:rPr>
          <w:t xml:space="preserve"> </w:t>
        </w:r>
        <w:r>
          <w:t xml:space="preserve">or </w:t>
        </w:r>
        <w:r>
          <w:rPr>
            <w:rFonts w:ascii="Courier New" w:hAnsi="Courier New" w:cs="Courier New"/>
            <w:b/>
          </w:rPr>
          <w:t>"arguments"</w:t>
        </w:r>
        <w:r w:rsidRPr="00586549">
          <w:t>.</w:t>
        </w:r>
        <w:r>
          <w:t xml:space="preserve"> </w:t>
        </w:r>
      </w:ins>
    </w:p>
    <w:p w14:paraId="041918F9" w14:textId="77777777" w:rsidR="00A9177A" w:rsidRDefault="00A9177A" w:rsidP="00A9177A">
      <w:pPr>
        <w:rPr>
          <w:ins w:id="4813" w:author="Allen Wirfs-Brock" w:date="2011-07-09T09:41:00Z"/>
        </w:rPr>
      </w:pPr>
      <w:ins w:id="4814" w:author="Allen Wirfs-Brock" w:date="2011-07-09T09:46:00Z">
        <w:r>
          <w:t xml:space="preserve">The </w:t>
        </w:r>
        <w:r>
          <w:rPr>
            <w:rFonts w:ascii="Times New Roman" w:eastAsia="Times New Roman" w:hAnsi="Times New Roman"/>
            <w:spacing w:val="6"/>
            <w:lang w:eastAsia="en-US"/>
          </w:rPr>
          <w:t xml:space="preserve">ExpectedArgumentCount </w:t>
        </w:r>
        <w:r>
          <w:t>of the</w:t>
        </w:r>
        <w:r w:rsidRPr="006D7E13">
          <w:t xml:space="preserve"> </w:t>
        </w:r>
        <w:r>
          <w:t xml:space="preserve">production  </w:t>
        </w:r>
        <w:r w:rsidRPr="000511EA">
          <w:rPr>
            <w:rStyle w:val="bnf"/>
          </w:rPr>
          <w:t>FormalParameterList</w:t>
        </w:r>
        <w:r w:rsidRPr="00241C98">
          <w:t xml:space="preserve"> </w:t>
        </w:r>
        <w:r>
          <w:rPr>
            <w:b/>
          </w:rPr>
          <w:t>:</w:t>
        </w:r>
        <w:r>
          <w:t xml:space="preserve">  </w:t>
        </w:r>
        <w:r w:rsidRPr="000511EA">
          <w:rPr>
            <w:rFonts w:ascii="Courier New" w:hAnsi="Courier New" w:cs="Courier New"/>
            <w:b/>
          </w:rPr>
          <w:t>…</w:t>
        </w:r>
        <w:r>
          <w:t xml:space="preserve"> </w:t>
        </w:r>
        <w:r w:rsidRPr="000511EA">
          <w:rPr>
            <w:rStyle w:val="bnf"/>
          </w:rPr>
          <w:t>Identifier</w:t>
        </w:r>
        <w:r>
          <w:rPr>
            <w:rStyle w:val="bnf"/>
            <w:rFonts w:ascii="Arial" w:hAnsi="Arial" w:cs="Arial"/>
            <w:i w:val="0"/>
            <w:vertAlign w:val="subscript"/>
          </w:rPr>
          <w:t xml:space="preserve"> </w:t>
        </w:r>
        <w:r w:rsidRPr="00992216">
          <w:t xml:space="preserve"> </w:t>
        </w:r>
        <w:r>
          <w:t>is determined as follows:</w:t>
        </w:r>
      </w:ins>
    </w:p>
    <w:p w14:paraId="51DFB078" w14:textId="77777777" w:rsidR="00A9177A" w:rsidRDefault="00A9177A" w:rsidP="00A9177A">
      <w:pPr>
        <w:pStyle w:val="Alg4"/>
        <w:numPr>
          <w:ilvl w:val="0"/>
          <w:numId w:val="443"/>
        </w:numPr>
        <w:spacing w:after="220"/>
        <w:contextualSpacing/>
        <w:rPr>
          <w:ins w:id="4815" w:author="Allen Wirfs-Brock" w:date="2011-07-09T09:41:00Z"/>
        </w:rPr>
      </w:pPr>
      <w:ins w:id="4816" w:author="Allen Wirfs-Brock" w:date="2011-07-09T09:41:00Z">
        <w:r>
          <w:t xml:space="preserve">Return </w:t>
        </w:r>
      </w:ins>
      <w:ins w:id="4817" w:author="Allen Wirfs-Brock" w:date="2011-07-09T09:42:00Z">
        <w:r w:rsidRPr="00A9177A">
          <w:t>0</w:t>
        </w:r>
      </w:ins>
      <w:ins w:id="4818" w:author="Allen Wirfs-Brock" w:date="2011-07-09T09:41:00Z">
        <w:r>
          <w:t>.</w:t>
        </w:r>
      </w:ins>
    </w:p>
    <w:p w14:paraId="0D81C549" w14:textId="77777777" w:rsidR="00A9177A" w:rsidRDefault="00A9177A" w:rsidP="00A9177A">
      <w:pPr>
        <w:rPr>
          <w:ins w:id="4819" w:author="Allen Wirfs-Brock" w:date="2011-07-09T09:43:00Z"/>
        </w:rPr>
      </w:pPr>
      <w:ins w:id="4820" w:author="Allen Wirfs-Brock" w:date="2011-07-09T09:45:00Z">
        <w:r>
          <w:t xml:space="preserve">The </w:t>
        </w:r>
        <w:r>
          <w:rPr>
            <w:rFonts w:ascii="Times New Roman" w:eastAsia="Times New Roman" w:hAnsi="Times New Roman"/>
            <w:spacing w:val="6"/>
            <w:lang w:eastAsia="en-US"/>
          </w:rPr>
          <w:t xml:space="preserve">ExpectedArgumentCount </w:t>
        </w:r>
        <w:r>
          <w:t>of the</w:t>
        </w:r>
        <w:r w:rsidRPr="006D7E13">
          <w:t xml:space="preserve"> </w:t>
        </w:r>
        <w:r>
          <w:t xml:space="preserve">productions </w:t>
        </w:r>
        <w:r w:rsidRPr="000511EA">
          <w:rPr>
            <w:rStyle w:val="bnf"/>
          </w:rPr>
          <w:t>FormalParameterList</w:t>
        </w:r>
        <w:r w:rsidRPr="00241C98">
          <w:t xml:space="preserve"> </w:t>
        </w:r>
        <w:r>
          <w:rPr>
            <w:b/>
          </w:rPr>
          <w:t>:</w:t>
        </w:r>
        <w:r>
          <w:t xml:space="preserve"> </w:t>
        </w:r>
        <w:r w:rsidRPr="00F16D7F">
          <w:rPr>
            <w:rStyle w:val="bnf"/>
          </w:rPr>
          <w:t>FormalsList</w:t>
        </w:r>
        <w:r>
          <w:t xml:space="preserve"> and  </w:t>
        </w:r>
        <w:r w:rsidRPr="000511EA">
          <w:rPr>
            <w:rStyle w:val="bnf"/>
          </w:rPr>
          <w:t>FormalParameterList</w:t>
        </w:r>
        <w:r w:rsidRPr="00241C98">
          <w:t xml:space="preserve"> </w:t>
        </w:r>
        <w:r>
          <w:rPr>
            <w:b/>
          </w:rPr>
          <w:t>:</w:t>
        </w:r>
        <w:r>
          <w:t xml:space="preserve"> </w:t>
        </w:r>
        <w:r w:rsidRPr="00F16D7F">
          <w:rPr>
            <w:rStyle w:val="bnf"/>
          </w:rPr>
          <w:t>FormalsList</w:t>
        </w:r>
        <w:r>
          <w:rPr>
            <w:rStyle w:val="bnf"/>
          </w:rPr>
          <w:t xml:space="preserve"> </w:t>
        </w:r>
        <w:r w:rsidRPr="00C226F6">
          <w:rPr>
            <w:rFonts w:ascii="Courier New" w:hAnsi="Courier New"/>
            <w:b/>
            <w:i/>
          </w:rPr>
          <w:t>,</w:t>
        </w:r>
        <w:r>
          <w:t xml:space="preserve"> </w:t>
        </w:r>
        <w:r w:rsidRPr="000511EA">
          <w:rPr>
            <w:rFonts w:ascii="Courier New" w:hAnsi="Courier New" w:cs="Courier New"/>
            <w:b/>
          </w:rPr>
          <w:t>…</w:t>
        </w:r>
        <w:r>
          <w:t xml:space="preserve"> </w:t>
        </w:r>
        <w:r w:rsidRPr="000511EA">
          <w:rPr>
            <w:rStyle w:val="bnf"/>
          </w:rPr>
          <w:t>Identifier</w:t>
        </w:r>
        <w:r w:rsidRPr="00992216">
          <w:t xml:space="preserve"> </w:t>
        </w:r>
        <w:r>
          <w:t>is determined as follows:</w:t>
        </w:r>
      </w:ins>
    </w:p>
    <w:p w14:paraId="467A4541" w14:textId="77777777" w:rsidR="00A9177A" w:rsidRDefault="00A9177A" w:rsidP="004A0B35">
      <w:pPr>
        <w:pStyle w:val="Alg4"/>
        <w:numPr>
          <w:ilvl w:val="0"/>
          <w:numId w:val="445"/>
        </w:numPr>
        <w:spacing w:after="220"/>
        <w:contextualSpacing/>
        <w:rPr>
          <w:ins w:id="4821" w:author="Allen Wirfs-Brock" w:date="2011-07-09T09:43:00Z"/>
        </w:rPr>
      </w:pPr>
      <w:ins w:id="4822" w:author="Allen Wirfs-Brock" w:date="2011-07-09T09:43:00Z">
        <w:r>
          <w:t xml:space="preserve">Return </w:t>
        </w:r>
      </w:ins>
      <w:ins w:id="4823" w:author="Allen Wirfs-Brock" w:date="2011-07-09T09:46:00Z">
        <w:r>
          <w:t>the Expect</w:t>
        </w:r>
      </w:ins>
      <w:ins w:id="4824" w:author="Allen Wirfs-Brock rev2" w:date="2011-07-20T13:47:00Z">
        <w:r w:rsidR="002E2C0B">
          <w:t>ed</w:t>
        </w:r>
      </w:ins>
      <w:ins w:id="4825" w:author="Allen Wirfs-Brock" w:date="2011-07-09T09:46:00Z">
        <w:r>
          <w:t>ArgumentCount of</w:t>
        </w:r>
      </w:ins>
      <w:ins w:id="4826" w:author="Allen Wirfs-Brock" w:date="2011-07-09T10:13:00Z">
        <w:r w:rsidR="004A0B35">
          <w:t xml:space="preserve"> </w:t>
        </w:r>
      </w:ins>
      <w:ins w:id="4827" w:author="Allen Wirfs-Brock" w:date="2011-07-09T10:14:00Z">
        <w:r w:rsidR="004A0B35" w:rsidRPr="00F16D7F">
          <w:rPr>
            <w:rStyle w:val="bnf"/>
          </w:rPr>
          <w:t>FormalsList</w:t>
        </w:r>
      </w:ins>
      <w:ins w:id="4828" w:author="Allen Wirfs-Brock" w:date="2011-07-09T09:43:00Z">
        <w:r>
          <w:t>.</w:t>
        </w:r>
      </w:ins>
    </w:p>
    <w:p w14:paraId="5BBFB03E" w14:textId="77777777" w:rsidR="00F306A4" w:rsidRDefault="00F306A4" w:rsidP="007D6403">
      <w:pPr>
        <w:pStyle w:val="Note"/>
        <w:rPr>
          <w:ins w:id="4829" w:author="Allen Wirfs-Brock" w:date="2011-07-09T10:16:00Z"/>
        </w:rPr>
      </w:pPr>
      <w:ins w:id="4830" w:author="Allen Wirfs-Brock" w:date="2011-07-09T10:16:00Z">
        <w:r w:rsidRPr="002731B8">
          <w:t>NOTE</w:t>
        </w:r>
        <w:r w:rsidRPr="002731B8">
          <w:tab/>
        </w:r>
      </w:ins>
      <w:ins w:id="4831" w:author="Allen Wirfs-Brock" w:date="2011-07-09T10:17:00Z">
        <w:r>
          <w:t xml:space="preserve">The </w:t>
        </w:r>
        <w:r w:rsidRPr="007D6403">
          <w:rPr>
            <w:rFonts w:ascii="Times New Roman" w:hAnsi="Times New Roman"/>
          </w:rPr>
          <w:t>ExpectedArgumentCount</w:t>
        </w:r>
        <w:r>
          <w:t xml:space="preserve"> of a </w:t>
        </w:r>
        <w:r w:rsidRPr="007D6403">
          <w:rPr>
            <w:rFonts w:ascii="Times New Roman" w:hAnsi="Times New Roman"/>
            <w:i/>
          </w:rPr>
          <w:t>FormalParameterList</w:t>
        </w:r>
        <w:r>
          <w:t xml:space="preserve"> is the number of </w:t>
        </w:r>
      </w:ins>
      <w:ins w:id="4832" w:author="Allen Wirfs-Brock" w:date="2011-07-09T10:18:00Z">
        <w:r w:rsidRPr="007D6403">
          <w:rPr>
            <w:rFonts w:ascii="Times New Roman" w:hAnsi="Times New Roman"/>
            <w:i/>
          </w:rPr>
          <w:t>FormalParameters</w:t>
        </w:r>
        <w:r>
          <w:t xml:space="preserve"> to the left of </w:t>
        </w:r>
      </w:ins>
      <w:ins w:id="4833" w:author="Allen Wirfs-Brock" w:date="2011-07-09T10:19:00Z">
        <w:r>
          <w:t xml:space="preserve">either the rest parameter or </w:t>
        </w:r>
      </w:ins>
      <w:ins w:id="4834" w:author="Allen Wirfs-Brock" w:date="2011-07-09T10:18:00Z">
        <w:r>
          <w:t xml:space="preserve">the </w:t>
        </w:r>
        <w:commentRangeStart w:id="4835"/>
        <w:r>
          <w:t>first FormalParameter with an</w:t>
        </w:r>
      </w:ins>
      <w:ins w:id="4836" w:author="Allen Wirfs-Brock" w:date="2011-07-09T10:19:00Z">
        <w:r>
          <w:t xml:space="preserve"> </w:t>
        </w:r>
        <w:r w:rsidRPr="007D6403">
          <w:rPr>
            <w:rFonts w:ascii="Times New Roman" w:hAnsi="Times New Roman"/>
            <w:i/>
          </w:rPr>
          <w:t>Initialiser</w:t>
        </w:r>
      </w:ins>
      <w:commentRangeEnd w:id="4835"/>
      <w:ins w:id="4837" w:author="Allen Wirfs-Brock" w:date="2011-07-09T12:19:00Z">
        <w:r w:rsidR="001D7CD2">
          <w:rPr>
            <w:rStyle w:val="af4"/>
          </w:rPr>
          <w:commentReference w:id="4835"/>
        </w:r>
      </w:ins>
      <w:ins w:id="4839" w:author="Allen Wirfs-Brock" w:date="2011-07-09T10:16:00Z">
        <w:r w:rsidRPr="002731B8">
          <w:t>.</w:t>
        </w:r>
      </w:ins>
    </w:p>
    <w:p w14:paraId="63D92E5C" w14:textId="77777777" w:rsidR="00CE4BF9" w:rsidRDefault="00CE4BF9" w:rsidP="00CE4BF9">
      <w:pPr>
        <w:rPr>
          <w:ins w:id="4840" w:author="Allen Wirfs-Brock" w:date="2011-07-09T10:28:00Z"/>
        </w:rPr>
      </w:pPr>
      <w:ins w:id="4841" w:author="Allen Wirfs-Brock" w:date="2011-07-09T10:28:00Z">
        <w:r>
          <w:t xml:space="preserve">The </w:t>
        </w:r>
        <w:r>
          <w:rPr>
            <w:rFonts w:ascii="Times New Roman" w:eastAsia="Times New Roman" w:hAnsi="Times New Roman"/>
            <w:spacing w:val="6"/>
            <w:lang w:eastAsia="en-US"/>
          </w:rPr>
          <w:t>Expected</w:t>
        </w:r>
      </w:ins>
      <w:ins w:id="4842" w:author="Allen Wirfs-Brock rev2" w:date="2011-07-20T13:47:00Z">
        <w:r w:rsidR="002E2C0B">
          <w:rPr>
            <w:rFonts w:ascii="Times New Roman" w:eastAsia="Times New Roman" w:hAnsi="Times New Roman"/>
            <w:spacing w:val="6"/>
            <w:lang w:eastAsia="en-US"/>
          </w:rPr>
          <w:t>ed</w:t>
        </w:r>
      </w:ins>
      <w:ins w:id="4843" w:author="Allen Wirfs-Brock" w:date="2011-07-09T10:28:00Z">
        <w:r>
          <w:rPr>
            <w:rFonts w:ascii="Times New Roman" w:eastAsia="Times New Roman" w:hAnsi="Times New Roman"/>
            <w:spacing w:val="6"/>
            <w:lang w:eastAsia="en-US"/>
          </w:rPr>
          <w:t xml:space="preserve">ArgumentCount </w:t>
        </w:r>
        <w:r>
          <w:t>of the</w:t>
        </w:r>
        <w:r w:rsidRPr="006D7E13">
          <w:t xml:space="preserve"> </w:t>
        </w:r>
        <w:r>
          <w:t xml:space="preserve">production  </w:t>
        </w:r>
        <w:r w:rsidRPr="00C64C60">
          <w:rPr>
            <w:rStyle w:val="bnf"/>
          </w:rPr>
          <w:t>FormalsList</w:t>
        </w:r>
        <w:r w:rsidRPr="00241C98">
          <w:t xml:space="preserve"> </w:t>
        </w:r>
        <w:r>
          <w:rPr>
            <w:b/>
          </w:rPr>
          <w:t>:</w:t>
        </w:r>
        <w:r>
          <w:t xml:space="preserve"> </w:t>
        </w:r>
        <w:r w:rsidRPr="00C64C60">
          <w:rPr>
            <w:rStyle w:val="bnf"/>
          </w:rPr>
          <w:t>FormalParameter</w:t>
        </w:r>
        <w:r>
          <w:rPr>
            <w:rStyle w:val="bnf"/>
            <w:rFonts w:ascii="Arial" w:hAnsi="Arial" w:cs="Arial"/>
            <w:i w:val="0"/>
            <w:vertAlign w:val="subscript"/>
          </w:rPr>
          <w:t xml:space="preserve"> </w:t>
        </w:r>
        <w:r w:rsidRPr="00992216">
          <w:t xml:space="preserve"> </w:t>
        </w:r>
        <w:r>
          <w:t>is determined as follows:</w:t>
        </w:r>
      </w:ins>
    </w:p>
    <w:p w14:paraId="1DD47895" w14:textId="77777777" w:rsidR="00CE4BF9" w:rsidRDefault="001B0936" w:rsidP="00CE4BF9">
      <w:pPr>
        <w:pStyle w:val="Alg4"/>
        <w:numPr>
          <w:ilvl w:val="0"/>
          <w:numId w:val="446"/>
        </w:numPr>
        <w:spacing w:after="220"/>
        <w:contextualSpacing/>
        <w:rPr>
          <w:ins w:id="4844" w:author="Allen Wirfs-Brock" w:date="2011-07-09T10:28:00Z"/>
        </w:rPr>
      </w:pPr>
      <w:ins w:id="4845" w:author="Allen Wirfs-Brock" w:date="2011-07-09T11:26:00Z">
        <w:r>
          <w:t>If HasInitialiser</w:t>
        </w:r>
      </w:ins>
      <w:ins w:id="4846" w:author="Allen Wirfs-Brock" w:date="2011-07-09T11:27:00Z">
        <w:r>
          <w:t xml:space="preserve"> of </w:t>
        </w:r>
        <w:r w:rsidRPr="00C64C60">
          <w:rPr>
            <w:rStyle w:val="bnf"/>
          </w:rPr>
          <w:t>FormalParameter</w:t>
        </w:r>
        <w:r>
          <w:rPr>
            <w:rStyle w:val="bnf"/>
            <w:rFonts w:ascii="Arial" w:hAnsi="Arial" w:cs="Arial"/>
            <w:i w:val="0"/>
            <w:vertAlign w:val="subscript"/>
          </w:rPr>
          <w:t xml:space="preserve"> </w:t>
        </w:r>
        <w:r w:rsidRPr="00992216">
          <w:t xml:space="preserve"> </w:t>
        </w:r>
        <w:r>
          <w:t xml:space="preserve">is </w:t>
        </w:r>
        <w:r w:rsidRPr="001B0936">
          <w:rPr>
            <w:b/>
          </w:rPr>
          <w:t>false</w:t>
        </w:r>
      </w:ins>
      <w:ins w:id="4847" w:author="Allen Wirfs-Brock" w:date="2011-07-09T11:26:00Z">
        <w:r>
          <w:t xml:space="preserve"> return 0</w:t>
        </w:r>
      </w:ins>
    </w:p>
    <w:p w14:paraId="7B22BAF3" w14:textId="77777777" w:rsidR="00CE4BF9" w:rsidRDefault="00CE4BF9" w:rsidP="00CE4BF9">
      <w:pPr>
        <w:pStyle w:val="Alg4"/>
        <w:numPr>
          <w:ilvl w:val="0"/>
          <w:numId w:val="446"/>
        </w:numPr>
        <w:spacing w:after="220"/>
        <w:contextualSpacing/>
        <w:rPr>
          <w:ins w:id="4848" w:author="Allen Wirfs-Brock" w:date="2011-07-09T10:28:00Z"/>
        </w:rPr>
      </w:pPr>
      <w:ins w:id="4849" w:author="Allen Wirfs-Brock" w:date="2011-07-09T10:28:00Z">
        <w:r>
          <w:t xml:space="preserve">Return </w:t>
        </w:r>
      </w:ins>
      <w:ins w:id="4850" w:author="Allen Wirfs-Brock" w:date="2011-07-09T11:28:00Z">
        <w:r w:rsidR="001B0936">
          <w:t>1</w:t>
        </w:r>
      </w:ins>
      <w:ins w:id="4851" w:author="Allen Wirfs-Brock" w:date="2011-07-09T10:28:00Z">
        <w:r>
          <w:t>.</w:t>
        </w:r>
      </w:ins>
    </w:p>
    <w:p w14:paraId="7E6AFFC6" w14:textId="77777777" w:rsidR="00B13E67" w:rsidRDefault="00B13E67" w:rsidP="00B13E67">
      <w:pPr>
        <w:rPr>
          <w:ins w:id="4852" w:author="Allen Wirfs-Brock" w:date="2011-07-09T11:55:00Z"/>
        </w:rPr>
      </w:pPr>
      <w:ins w:id="4853" w:author="Allen Wirfs-Brock" w:date="2011-07-09T11:55:00Z">
        <w:r w:rsidRPr="00B13E67">
          <w:rPr>
            <w:rFonts w:ascii="Times New Roman" w:eastAsia="Times New Roman" w:hAnsi="Times New Roman"/>
            <w:spacing w:val="6"/>
            <w:lang w:eastAsia="en-US"/>
          </w:rPr>
          <w:t>HasInitialiser</w:t>
        </w:r>
        <w:r>
          <w:rPr>
            <w:rFonts w:ascii="Times New Roman" w:eastAsia="Times New Roman" w:hAnsi="Times New Roman"/>
            <w:spacing w:val="6"/>
            <w:lang w:eastAsia="en-US"/>
          </w:rPr>
          <w:t xml:space="preserve"> </w:t>
        </w:r>
        <w:r>
          <w:t>of the</w:t>
        </w:r>
        <w:r w:rsidRPr="006D7E13">
          <w:t xml:space="preserve"> </w:t>
        </w:r>
        <w:r>
          <w:t xml:space="preserve">production  </w:t>
        </w:r>
        <w:r w:rsidRPr="00C64C60">
          <w:rPr>
            <w:rStyle w:val="bnf"/>
          </w:rPr>
          <w:t>FormalsList</w:t>
        </w:r>
        <w:r w:rsidRPr="00241C98">
          <w:t xml:space="preserve"> </w:t>
        </w:r>
        <w:r>
          <w:rPr>
            <w:b/>
          </w:rPr>
          <w:t>:</w:t>
        </w:r>
        <w:r>
          <w:t xml:space="preserve"> </w:t>
        </w:r>
        <w:r w:rsidRPr="00C64C60">
          <w:rPr>
            <w:rStyle w:val="bnf"/>
          </w:rPr>
          <w:t>FormalParameter</w:t>
        </w:r>
        <w:r>
          <w:rPr>
            <w:rStyle w:val="bnf"/>
            <w:rFonts w:ascii="Arial" w:hAnsi="Arial" w:cs="Arial"/>
            <w:i w:val="0"/>
            <w:vertAlign w:val="subscript"/>
          </w:rPr>
          <w:t xml:space="preserve"> </w:t>
        </w:r>
        <w:r w:rsidRPr="00992216">
          <w:t xml:space="preserve"> </w:t>
        </w:r>
        <w:r>
          <w:t>is determined as follows:</w:t>
        </w:r>
      </w:ins>
    </w:p>
    <w:p w14:paraId="69E346BD" w14:textId="77777777" w:rsidR="00B13E67" w:rsidRDefault="00B13E67" w:rsidP="00B13E67">
      <w:pPr>
        <w:pStyle w:val="Alg4"/>
        <w:numPr>
          <w:ilvl w:val="0"/>
          <w:numId w:val="449"/>
        </w:numPr>
        <w:spacing w:after="220"/>
        <w:contextualSpacing/>
        <w:rPr>
          <w:ins w:id="4854" w:author="Allen Wirfs-Brock" w:date="2011-07-09T11:55:00Z"/>
        </w:rPr>
      </w:pPr>
      <w:ins w:id="4855" w:author="Allen Wirfs-Brock" w:date="2011-07-09T11:55:00Z">
        <w:r>
          <w:t xml:space="preserve">Return HasInitialiser of </w:t>
        </w:r>
        <w:r w:rsidRPr="00C64C60">
          <w:rPr>
            <w:rStyle w:val="bnf"/>
          </w:rPr>
          <w:t>FormalParameter</w:t>
        </w:r>
        <w:r>
          <w:t>.</w:t>
        </w:r>
      </w:ins>
    </w:p>
    <w:p w14:paraId="4F1DAB95" w14:textId="77777777" w:rsidR="001B0936" w:rsidRDefault="001B0936" w:rsidP="001B0936">
      <w:pPr>
        <w:rPr>
          <w:ins w:id="4856" w:author="Allen Wirfs-Brock" w:date="2011-07-09T11:25:00Z"/>
        </w:rPr>
      </w:pPr>
      <w:ins w:id="4857" w:author="Allen Wirfs-Brock" w:date="2011-07-09T11:25:00Z">
        <w:r>
          <w:t xml:space="preserve">The </w:t>
        </w:r>
        <w:r>
          <w:rPr>
            <w:rFonts w:ascii="Times New Roman" w:eastAsia="Times New Roman" w:hAnsi="Times New Roman"/>
            <w:spacing w:val="6"/>
            <w:lang w:eastAsia="en-US"/>
          </w:rPr>
          <w:t xml:space="preserve">ExpectedArgumentCount </w:t>
        </w:r>
        <w:r>
          <w:t>of the</w:t>
        </w:r>
        <w:r w:rsidRPr="006D7E13">
          <w:t xml:space="preserve"> </w:t>
        </w:r>
        <w:r>
          <w:t xml:space="preserve">production  </w:t>
        </w:r>
        <w:r w:rsidRPr="00C64C60">
          <w:rPr>
            <w:rStyle w:val="bnf"/>
          </w:rPr>
          <w:t>FormalsList</w:t>
        </w:r>
        <w:r w:rsidRPr="00241C98">
          <w:t xml:space="preserve"> </w:t>
        </w:r>
        <w:r>
          <w:rPr>
            <w:b/>
          </w:rPr>
          <w:t>:</w:t>
        </w:r>
        <w:r>
          <w:t xml:space="preserve"> </w:t>
        </w:r>
        <w:r w:rsidRPr="00F16D7F">
          <w:rPr>
            <w:rStyle w:val="bnf"/>
          </w:rPr>
          <w:t>FormalsList</w:t>
        </w:r>
        <w:r w:rsidRPr="00C226F6">
          <w:rPr>
            <w:rFonts w:ascii="Courier New" w:hAnsi="Courier New"/>
            <w:b/>
            <w:i/>
          </w:rPr>
          <w:t>,</w:t>
        </w:r>
        <w:r>
          <w:t xml:space="preserve"> </w:t>
        </w:r>
        <w:r w:rsidRPr="00C64C60">
          <w:rPr>
            <w:rStyle w:val="bnf"/>
          </w:rPr>
          <w:t>FormalParameter</w:t>
        </w:r>
        <w:r>
          <w:rPr>
            <w:rStyle w:val="bnf"/>
            <w:rFonts w:ascii="Arial" w:hAnsi="Arial" w:cs="Arial"/>
            <w:i w:val="0"/>
            <w:vertAlign w:val="subscript"/>
          </w:rPr>
          <w:t xml:space="preserve"> </w:t>
        </w:r>
        <w:r w:rsidRPr="00992216">
          <w:t xml:space="preserve"> </w:t>
        </w:r>
        <w:r>
          <w:t>is determined as follows:</w:t>
        </w:r>
      </w:ins>
    </w:p>
    <w:p w14:paraId="404C54B0" w14:textId="77777777" w:rsidR="001B0936" w:rsidRDefault="00AB167B" w:rsidP="008A0687">
      <w:pPr>
        <w:pStyle w:val="Alg4"/>
        <w:numPr>
          <w:ilvl w:val="0"/>
          <w:numId w:val="448"/>
        </w:numPr>
        <w:spacing w:after="220"/>
        <w:contextualSpacing/>
        <w:rPr>
          <w:ins w:id="4858" w:author="Allen Wirfs-Brock" w:date="2011-07-09T11:25:00Z"/>
        </w:rPr>
      </w:pPr>
      <w:ins w:id="4859" w:author="Allen Wirfs-Brock" w:date="2011-07-09T11:30:00Z">
        <w:r>
          <w:t xml:space="preserve">Let </w:t>
        </w:r>
        <w:r w:rsidRPr="008A0687">
          <w:rPr>
            <w:i/>
          </w:rPr>
          <w:t>count</w:t>
        </w:r>
        <w:r>
          <w:t xml:space="preserve"> be Expect</w:t>
        </w:r>
      </w:ins>
      <w:ins w:id="4860" w:author="Allen Wirfs-Brock rev2" w:date="2011-07-20T13:48:00Z">
        <w:r w:rsidR="002E2C0B">
          <w:t>ed</w:t>
        </w:r>
      </w:ins>
      <w:ins w:id="4861" w:author="Allen Wirfs-Brock" w:date="2011-07-09T11:30:00Z">
        <w:r>
          <w:t xml:space="preserve">ArgumentCount of </w:t>
        </w:r>
      </w:ins>
      <w:ins w:id="4862" w:author="Allen Wirfs-Brock" w:date="2011-07-09T11:51:00Z">
        <w:r w:rsidR="008A0687" w:rsidRPr="00F16D7F">
          <w:rPr>
            <w:rStyle w:val="bnf"/>
          </w:rPr>
          <w:t>FormalsList</w:t>
        </w:r>
        <w:r w:rsidR="008A0687">
          <w:rPr>
            <w:rStyle w:val="bnf"/>
          </w:rPr>
          <w:t>.</w:t>
        </w:r>
      </w:ins>
    </w:p>
    <w:p w14:paraId="4B59AA72" w14:textId="77777777" w:rsidR="008A0687" w:rsidRDefault="008A0687" w:rsidP="008A0687">
      <w:pPr>
        <w:pStyle w:val="Alg4"/>
        <w:numPr>
          <w:ilvl w:val="0"/>
          <w:numId w:val="448"/>
        </w:numPr>
        <w:spacing w:after="220"/>
        <w:contextualSpacing/>
        <w:rPr>
          <w:ins w:id="4863" w:author="Allen Wirfs-Brock" w:date="2011-07-09T11:51:00Z"/>
        </w:rPr>
      </w:pPr>
      <w:ins w:id="4864" w:author="Allen Wirfs-Brock" w:date="2011-07-09T11:51:00Z">
        <w:r>
          <w:t xml:space="preserve">If HasInitialiser of </w:t>
        </w:r>
        <w:r w:rsidRPr="008A0687">
          <w:rPr>
            <w:i/>
          </w:rPr>
          <w:t>FormalsList</w:t>
        </w:r>
        <w:r>
          <w:t xml:space="preserve"> is </w:t>
        </w:r>
        <w:r w:rsidRPr="008A0687">
          <w:rPr>
            <w:b/>
          </w:rPr>
          <w:t>true</w:t>
        </w:r>
        <w:r>
          <w:t xml:space="preserve"> or HasInitialiser of </w:t>
        </w:r>
        <w:r w:rsidRPr="008A0687">
          <w:rPr>
            <w:i/>
          </w:rPr>
          <w:t>FormalParameter</w:t>
        </w:r>
        <w:r>
          <w:t xml:space="preserve"> is </w:t>
        </w:r>
        <w:r w:rsidRPr="008A0687">
          <w:rPr>
            <w:b/>
          </w:rPr>
          <w:t>true</w:t>
        </w:r>
        <w:r>
          <w:t xml:space="preserve">, then return </w:t>
        </w:r>
        <w:r w:rsidRPr="008A0687">
          <w:rPr>
            <w:i/>
          </w:rPr>
          <w:t>count</w:t>
        </w:r>
        <w:r>
          <w:t>.</w:t>
        </w:r>
      </w:ins>
    </w:p>
    <w:p w14:paraId="49ECAE55" w14:textId="77777777" w:rsidR="001B0936" w:rsidRDefault="001B0936" w:rsidP="008A0687">
      <w:pPr>
        <w:pStyle w:val="Alg4"/>
        <w:numPr>
          <w:ilvl w:val="0"/>
          <w:numId w:val="448"/>
        </w:numPr>
        <w:spacing w:after="220"/>
        <w:contextualSpacing/>
        <w:rPr>
          <w:ins w:id="4865" w:author="Allen Wirfs-Brock" w:date="2011-07-09T11:25:00Z"/>
        </w:rPr>
      </w:pPr>
      <w:ins w:id="4866" w:author="Allen Wirfs-Brock" w:date="2011-07-09T11:25:00Z">
        <w:r>
          <w:t xml:space="preserve">Return </w:t>
        </w:r>
      </w:ins>
      <w:ins w:id="4867" w:author="Allen Wirfs-Brock" w:date="2011-07-09T11:52:00Z">
        <w:r w:rsidR="008A0687" w:rsidRPr="008A0687">
          <w:rPr>
            <w:i/>
          </w:rPr>
          <w:t>count</w:t>
        </w:r>
        <w:r w:rsidR="008A0687">
          <w:t>+1</w:t>
        </w:r>
      </w:ins>
      <w:ins w:id="4868" w:author="Allen Wirfs-Brock" w:date="2011-07-09T11:25:00Z">
        <w:r>
          <w:t>.</w:t>
        </w:r>
      </w:ins>
    </w:p>
    <w:p w14:paraId="17E8C155" w14:textId="77777777" w:rsidR="005B27A6" w:rsidRDefault="005B27A6" w:rsidP="005B27A6">
      <w:pPr>
        <w:rPr>
          <w:ins w:id="4869" w:author="Allen Wirfs-Brock" w:date="2011-07-09T11:57:00Z"/>
        </w:rPr>
      </w:pPr>
      <w:ins w:id="4870" w:author="Allen Wirfs-Brock" w:date="2011-07-09T11:57:00Z">
        <w:r w:rsidRPr="00B13E67">
          <w:rPr>
            <w:rFonts w:ascii="Times New Roman" w:eastAsia="Times New Roman" w:hAnsi="Times New Roman"/>
            <w:spacing w:val="6"/>
            <w:lang w:eastAsia="en-US"/>
          </w:rPr>
          <w:t>HasInitialiser</w:t>
        </w:r>
        <w:r>
          <w:rPr>
            <w:rFonts w:ascii="Times New Roman" w:eastAsia="Times New Roman" w:hAnsi="Times New Roman"/>
            <w:spacing w:val="6"/>
            <w:lang w:eastAsia="en-US"/>
          </w:rPr>
          <w:t xml:space="preserve"> </w:t>
        </w:r>
        <w:r>
          <w:t>of the</w:t>
        </w:r>
        <w:r w:rsidRPr="006D7E13">
          <w:t xml:space="preserve"> </w:t>
        </w:r>
        <w:r>
          <w:t xml:space="preserve">production  </w:t>
        </w:r>
        <w:r w:rsidRPr="00C64C60">
          <w:rPr>
            <w:rStyle w:val="bnf"/>
          </w:rPr>
          <w:t>FormalsList</w:t>
        </w:r>
        <w:r w:rsidRPr="00241C98">
          <w:t xml:space="preserve"> </w:t>
        </w:r>
        <w:r>
          <w:rPr>
            <w:b/>
          </w:rPr>
          <w:t>:</w:t>
        </w:r>
        <w:r>
          <w:t xml:space="preserve"> </w:t>
        </w:r>
        <w:r w:rsidRPr="00F16D7F">
          <w:rPr>
            <w:rStyle w:val="bnf"/>
          </w:rPr>
          <w:t>FormalsList</w:t>
        </w:r>
        <w:r>
          <w:rPr>
            <w:rStyle w:val="bnf"/>
          </w:rPr>
          <w:t xml:space="preserve"> </w:t>
        </w:r>
        <w:r w:rsidRPr="00C226F6">
          <w:rPr>
            <w:rFonts w:ascii="Courier New" w:hAnsi="Courier New"/>
            <w:b/>
            <w:i/>
          </w:rPr>
          <w:t>,</w:t>
        </w:r>
        <w:r>
          <w:t xml:space="preserve"> </w:t>
        </w:r>
        <w:r w:rsidRPr="00C64C60">
          <w:rPr>
            <w:rStyle w:val="bnf"/>
          </w:rPr>
          <w:t>FormalParameter</w:t>
        </w:r>
        <w:r>
          <w:rPr>
            <w:rStyle w:val="bnf"/>
            <w:rFonts w:ascii="Arial" w:hAnsi="Arial" w:cs="Arial"/>
            <w:i w:val="0"/>
            <w:vertAlign w:val="subscript"/>
          </w:rPr>
          <w:t xml:space="preserve"> </w:t>
        </w:r>
        <w:r w:rsidRPr="00992216">
          <w:t xml:space="preserve"> </w:t>
        </w:r>
        <w:r>
          <w:t>is determined as follows:</w:t>
        </w:r>
      </w:ins>
    </w:p>
    <w:p w14:paraId="574D942C" w14:textId="77777777" w:rsidR="005B27A6" w:rsidRDefault="005B27A6" w:rsidP="00FD3A6E">
      <w:pPr>
        <w:pStyle w:val="Alg4"/>
        <w:numPr>
          <w:ilvl w:val="0"/>
          <w:numId w:val="450"/>
        </w:numPr>
        <w:spacing w:after="220"/>
        <w:contextualSpacing/>
        <w:rPr>
          <w:ins w:id="4871" w:author="Allen Wirfs-Brock" w:date="2011-07-09T11:58:00Z"/>
        </w:rPr>
      </w:pPr>
      <w:ins w:id="4872" w:author="Allen Wirfs-Brock" w:date="2011-07-09T11:58:00Z">
        <w:r>
          <w:t xml:space="preserve">If HasInitialiser of </w:t>
        </w:r>
        <w:r w:rsidRPr="00F16D7F">
          <w:rPr>
            <w:rStyle w:val="bnf"/>
          </w:rPr>
          <w:t>FormalsList</w:t>
        </w:r>
        <w:r>
          <w:t xml:space="preserve"> is </w:t>
        </w:r>
        <w:r w:rsidRPr="00FD3A6E">
          <w:rPr>
            <w:b/>
          </w:rPr>
          <w:t>true</w:t>
        </w:r>
        <w:r>
          <w:t xml:space="preserve">, then return </w:t>
        </w:r>
        <w:r w:rsidRPr="00FD3A6E">
          <w:rPr>
            <w:b/>
          </w:rPr>
          <w:t>true</w:t>
        </w:r>
        <w:r>
          <w:t>.</w:t>
        </w:r>
      </w:ins>
    </w:p>
    <w:p w14:paraId="563A41F6" w14:textId="77777777" w:rsidR="005B27A6" w:rsidRDefault="005B27A6" w:rsidP="00FD3A6E">
      <w:pPr>
        <w:pStyle w:val="Alg4"/>
        <w:numPr>
          <w:ilvl w:val="0"/>
          <w:numId w:val="450"/>
        </w:numPr>
        <w:spacing w:after="220"/>
        <w:contextualSpacing/>
        <w:rPr>
          <w:ins w:id="4873" w:author="Allen Wirfs-Brock" w:date="2011-07-09T11:57:00Z"/>
        </w:rPr>
      </w:pPr>
      <w:ins w:id="4874" w:author="Allen Wirfs-Brock" w:date="2011-07-09T11:57:00Z">
        <w:r>
          <w:t xml:space="preserve">Return HasInitialiser of </w:t>
        </w:r>
        <w:r w:rsidRPr="00C64C60">
          <w:rPr>
            <w:rStyle w:val="bnf"/>
          </w:rPr>
          <w:t>FormalParameter</w:t>
        </w:r>
        <w:r>
          <w:t>.</w:t>
        </w:r>
      </w:ins>
    </w:p>
    <w:p w14:paraId="14015C60" w14:textId="77777777" w:rsidR="00120932" w:rsidRDefault="00120932" w:rsidP="00C01CA6">
      <w:pPr>
        <w:jc w:val="left"/>
        <w:rPr>
          <w:ins w:id="4875" w:author="Allen Wirfs-Brock" w:date="2011-07-09T11:59:00Z"/>
        </w:rPr>
      </w:pPr>
      <w:ins w:id="4876" w:author="Allen Wirfs-Brock" w:date="2011-07-09T11:59:00Z">
        <w:r w:rsidRPr="00B13E67">
          <w:rPr>
            <w:rFonts w:ascii="Times New Roman" w:eastAsia="Times New Roman" w:hAnsi="Times New Roman"/>
            <w:spacing w:val="6"/>
            <w:lang w:eastAsia="en-US"/>
          </w:rPr>
          <w:t>HasInitialiser</w:t>
        </w:r>
        <w:r>
          <w:rPr>
            <w:rFonts w:ascii="Times New Roman" w:eastAsia="Times New Roman" w:hAnsi="Times New Roman"/>
            <w:spacing w:val="6"/>
            <w:lang w:eastAsia="en-US"/>
          </w:rPr>
          <w:t xml:space="preserve"> </w:t>
        </w:r>
        <w:r>
          <w:t>of the</w:t>
        </w:r>
        <w:r w:rsidRPr="006D7E13">
          <w:t xml:space="preserve"> </w:t>
        </w:r>
        <w:r>
          <w:t>production</w:t>
        </w:r>
      </w:ins>
      <w:ins w:id="4877" w:author="Allen Wirfs-Brock" w:date="2011-07-09T12:02:00Z">
        <w:r w:rsidR="00E06961">
          <w:t>s</w:t>
        </w:r>
      </w:ins>
      <w:ins w:id="4878" w:author="Allen Wirfs-Brock" w:date="2011-07-09T11:59:00Z">
        <w:r>
          <w:t xml:space="preserve">  </w:t>
        </w:r>
      </w:ins>
      <w:ins w:id="4879" w:author="Allen Wirfs-Brock" w:date="2011-07-09T12:00:00Z">
        <w:r w:rsidRPr="000511EA">
          <w:rPr>
            <w:rStyle w:val="bnf"/>
          </w:rPr>
          <w:t>FormalParamete</w:t>
        </w:r>
        <w:r>
          <w:rPr>
            <w:rStyle w:val="bnf"/>
          </w:rPr>
          <w:t>r</w:t>
        </w:r>
        <w:r w:rsidRPr="00241C98">
          <w:t xml:space="preserve"> </w:t>
        </w:r>
        <w:r>
          <w:rPr>
            <w:b/>
          </w:rPr>
          <w:t>:</w:t>
        </w:r>
        <w:r>
          <w:t xml:space="preserve"> </w:t>
        </w:r>
        <w:r w:rsidRPr="000511EA">
          <w:rPr>
            <w:rStyle w:val="bnf"/>
          </w:rPr>
          <w:t>Identifier</w:t>
        </w:r>
        <w:r>
          <w:t xml:space="preserve"> </w:t>
        </w:r>
      </w:ins>
      <w:ins w:id="4880" w:author="Allen Wirfs-Brock" w:date="2011-07-09T12:03:00Z">
        <w:r w:rsidR="00E06961">
          <w:t xml:space="preserve">and </w:t>
        </w:r>
        <w:r w:rsidR="00E06961" w:rsidRPr="000511EA">
          <w:rPr>
            <w:rStyle w:val="bnf"/>
          </w:rPr>
          <w:t>FormalParamete</w:t>
        </w:r>
        <w:r w:rsidR="00E06961">
          <w:rPr>
            <w:rStyle w:val="bnf"/>
          </w:rPr>
          <w:t>r</w:t>
        </w:r>
        <w:r w:rsidR="00E06961" w:rsidRPr="00241C98">
          <w:t xml:space="preserve"> </w:t>
        </w:r>
        <w:r w:rsidR="00E06961">
          <w:rPr>
            <w:b/>
          </w:rPr>
          <w:t>:</w:t>
        </w:r>
        <w:r w:rsidR="00E06961">
          <w:t xml:space="preserve"> </w:t>
        </w:r>
        <w:r w:rsidR="00E06961">
          <w:rPr>
            <w:rStyle w:val="bnf"/>
          </w:rPr>
          <w:t xml:space="preserve">BindingPattern  </w:t>
        </w:r>
      </w:ins>
      <w:ins w:id="4881" w:author="Allen Wirfs-Brock" w:date="2011-07-09T11:59:00Z">
        <w:r>
          <w:t>is determined as follows:</w:t>
        </w:r>
      </w:ins>
    </w:p>
    <w:p w14:paraId="134198D5" w14:textId="77777777" w:rsidR="00120932" w:rsidRDefault="00120932" w:rsidP="00120932">
      <w:pPr>
        <w:pStyle w:val="Alg4"/>
        <w:numPr>
          <w:ilvl w:val="0"/>
          <w:numId w:val="451"/>
        </w:numPr>
        <w:spacing w:after="220"/>
        <w:contextualSpacing/>
        <w:rPr>
          <w:ins w:id="4882" w:author="Allen Wirfs-Brock" w:date="2011-07-09T11:59:00Z"/>
        </w:rPr>
      </w:pPr>
      <w:ins w:id="4883" w:author="Allen Wirfs-Brock" w:date="2011-07-09T11:59:00Z">
        <w:r>
          <w:t>Return</w:t>
        </w:r>
      </w:ins>
      <w:ins w:id="4884" w:author="Allen Wirfs-Brock" w:date="2011-07-09T12:00:00Z">
        <w:r>
          <w:t xml:space="preserve"> </w:t>
        </w:r>
        <w:r w:rsidRPr="00120932">
          <w:rPr>
            <w:b/>
          </w:rPr>
          <w:t>false</w:t>
        </w:r>
      </w:ins>
      <w:ins w:id="4885" w:author="Allen Wirfs-Brock" w:date="2011-07-09T11:59:00Z">
        <w:r>
          <w:t>.</w:t>
        </w:r>
      </w:ins>
    </w:p>
    <w:p w14:paraId="5690E191" w14:textId="77777777" w:rsidR="00EB11F8" w:rsidRDefault="00EB11F8" w:rsidP="00C01CA6">
      <w:pPr>
        <w:jc w:val="left"/>
        <w:rPr>
          <w:ins w:id="4886" w:author="Allen Wirfs-Brock" w:date="2011-07-09T12:01:00Z"/>
        </w:rPr>
      </w:pPr>
      <w:ins w:id="4887" w:author="Allen Wirfs-Brock" w:date="2011-07-09T12:01:00Z">
        <w:r w:rsidRPr="00B13E67">
          <w:rPr>
            <w:rFonts w:ascii="Times New Roman" w:eastAsia="Times New Roman" w:hAnsi="Times New Roman"/>
            <w:spacing w:val="6"/>
            <w:lang w:eastAsia="en-US"/>
          </w:rPr>
          <w:t>HasInitialiser</w:t>
        </w:r>
        <w:r>
          <w:rPr>
            <w:rFonts w:ascii="Times New Roman" w:eastAsia="Times New Roman" w:hAnsi="Times New Roman"/>
            <w:spacing w:val="6"/>
            <w:lang w:eastAsia="en-US"/>
          </w:rPr>
          <w:t xml:space="preserve"> </w:t>
        </w:r>
        <w:r>
          <w:t>of the</w:t>
        </w:r>
        <w:r w:rsidRPr="006D7E13">
          <w:t xml:space="preserve"> </w:t>
        </w:r>
        <w:r>
          <w:t xml:space="preserve">production  </w:t>
        </w:r>
        <w:r w:rsidRPr="000511EA">
          <w:rPr>
            <w:rStyle w:val="bnf"/>
          </w:rPr>
          <w:t>FormalParamete</w:t>
        </w:r>
        <w:r>
          <w:rPr>
            <w:rStyle w:val="bnf"/>
          </w:rPr>
          <w:t>r</w:t>
        </w:r>
        <w:r w:rsidRPr="00241C98">
          <w:t xml:space="preserve"> </w:t>
        </w:r>
        <w:r>
          <w:rPr>
            <w:b/>
          </w:rPr>
          <w:t>:</w:t>
        </w:r>
        <w:r>
          <w:t xml:space="preserve"> </w:t>
        </w:r>
        <w:r w:rsidRPr="000511EA">
          <w:rPr>
            <w:rStyle w:val="bnf"/>
          </w:rPr>
          <w:t>Identifier</w:t>
        </w:r>
        <w:r>
          <w:t xml:space="preserve"> </w:t>
        </w:r>
        <w:r w:rsidRPr="00B416AD">
          <w:rPr>
            <w:rStyle w:val="bnf"/>
          </w:rPr>
          <w:t>Initialiser</w:t>
        </w:r>
        <w:r>
          <w:t xml:space="preserve"> </w:t>
        </w:r>
      </w:ins>
      <w:ins w:id="4888" w:author="Allen Wirfs-Brock" w:date="2011-07-09T12:03:00Z">
        <w:r w:rsidR="00C01CA6">
          <w:t xml:space="preserve">and </w:t>
        </w:r>
      </w:ins>
      <w:ins w:id="4889" w:author="Allen Wirfs-Brock" w:date="2011-07-09T12:04:00Z">
        <w:r w:rsidR="00C01CA6" w:rsidRPr="000511EA">
          <w:rPr>
            <w:rStyle w:val="bnf"/>
          </w:rPr>
          <w:t>FormalParamete</w:t>
        </w:r>
        <w:r w:rsidR="00C01CA6">
          <w:rPr>
            <w:rStyle w:val="bnf"/>
          </w:rPr>
          <w:t>r</w:t>
        </w:r>
        <w:r w:rsidR="00C01CA6" w:rsidRPr="00241C98">
          <w:t xml:space="preserve"> </w:t>
        </w:r>
        <w:r w:rsidR="00C01CA6">
          <w:rPr>
            <w:b/>
          </w:rPr>
          <w:t>:</w:t>
        </w:r>
        <w:r w:rsidR="00C01CA6">
          <w:t xml:space="preserve"> </w:t>
        </w:r>
        <w:r w:rsidR="00C01CA6">
          <w:rPr>
            <w:rStyle w:val="bnf"/>
          </w:rPr>
          <w:t xml:space="preserve">BindingPattern  </w:t>
        </w:r>
        <w:r w:rsidR="00C01CA6" w:rsidRPr="00B416AD">
          <w:rPr>
            <w:rStyle w:val="bnf"/>
          </w:rPr>
          <w:t>Initialiser</w:t>
        </w:r>
        <w:r w:rsidR="00C01CA6">
          <w:rPr>
            <w:rStyle w:val="bnf"/>
          </w:rPr>
          <w:t xml:space="preserve"> </w:t>
        </w:r>
      </w:ins>
      <w:ins w:id="4890" w:author="Allen Wirfs-Brock" w:date="2011-07-09T12:01:00Z">
        <w:r>
          <w:t>is determined as follows:</w:t>
        </w:r>
      </w:ins>
    </w:p>
    <w:p w14:paraId="0F2A6EBD" w14:textId="77777777" w:rsidR="00EB11F8" w:rsidRDefault="00EB11F8" w:rsidP="00EB11F8">
      <w:pPr>
        <w:pStyle w:val="Alg4"/>
        <w:numPr>
          <w:ilvl w:val="0"/>
          <w:numId w:val="452"/>
        </w:numPr>
        <w:spacing w:after="220"/>
        <w:contextualSpacing/>
        <w:rPr>
          <w:ins w:id="4891" w:author="Allen Wirfs-Brock" w:date="2011-07-09T12:01:00Z"/>
        </w:rPr>
      </w:pPr>
      <w:ins w:id="4892" w:author="Allen Wirfs-Brock" w:date="2011-07-09T12:01:00Z">
        <w:r>
          <w:t xml:space="preserve">Return </w:t>
        </w:r>
        <w:r>
          <w:rPr>
            <w:b/>
          </w:rPr>
          <w:t>true</w:t>
        </w:r>
        <w:r>
          <w:t>.</w:t>
        </w:r>
      </w:ins>
    </w:p>
    <w:p w14:paraId="69E71430" w14:textId="77777777" w:rsidR="003C3F19" w:rsidRDefault="003C3F19" w:rsidP="003C3F19">
      <w:pPr>
        <w:rPr>
          <w:ins w:id="4893" w:author="Allen Wirfs-Brock" w:date="2011-07-09T12:12:00Z"/>
        </w:rPr>
      </w:pPr>
      <w:ins w:id="4894" w:author="Allen Wirfs-Brock" w:date="2011-07-09T12:12: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C64C60">
          <w:rPr>
            <w:rStyle w:val="bnf"/>
          </w:rPr>
          <w:t>FormalsList</w:t>
        </w:r>
        <w:r w:rsidRPr="00241C98">
          <w:t xml:space="preserve"> </w:t>
        </w:r>
        <w:r>
          <w:rPr>
            <w:b/>
          </w:rPr>
          <w:t>:</w:t>
        </w:r>
        <w:r>
          <w:t xml:space="preserve"> </w:t>
        </w:r>
        <w:r w:rsidRPr="00F16D7F">
          <w:rPr>
            <w:rStyle w:val="bnf"/>
          </w:rPr>
          <w:t>FormalsList</w:t>
        </w:r>
        <w:r>
          <w:rPr>
            <w:rStyle w:val="bnf"/>
          </w:rPr>
          <w:t xml:space="preserve"> </w:t>
        </w:r>
        <w:r w:rsidRPr="00C226F6">
          <w:rPr>
            <w:rFonts w:ascii="Courier New" w:hAnsi="Courier New"/>
            <w:b/>
            <w:i/>
          </w:rPr>
          <w:t>,</w:t>
        </w:r>
        <w:r>
          <w:t xml:space="preserve"> </w:t>
        </w:r>
        <w:r w:rsidRPr="00C64C60">
          <w:rPr>
            <w:rStyle w:val="bnf"/>
          </w:rPr>
          <w:t>FormalParameter</w:t>
        </w:r>
        <w:r w:rsidRPr="00992216">
          <w:t xml:space="preserve"> </w:t>
        </w:r>
        <w:r>
          <w:t>is determined as follows:</w:t>
        </w:r>
      </w:ins>
    </w:p>
    <w:p w14:paraId="60FE52DF" w14:textId="77777777" w:rsidR="003C3F19" w:rsidRDefault="003C3F19" w:rsidP="003C3F19">
      <w:pPr>
        <w:pStyle w:val="Alg4"/>
        <w:numPr>
          <w:ilvl w:val="0"/>
          <w:numId w:val="442"/>
        </w:numPr>
        <w:spacing w:after="220"/>
        <w:contextualSpacing/>
        <w:rPr>
          <w:ins w:id="4895" w:author="Allen Wirfs-Brock" w:date="2011-07-09T12:12:00Z"/>
        </w:rPr>
      </w:pPr>
      <w:ins w:id="4896" w:author="Allen Wirfs-Brock" w:date="2011-07-09T12:12:00Z">
        <w:r>
          <w:t xml:space="preserve">Let </w:t>
        </w:r>
        <w:r>
          <w:rPr>
            <w:i/>
          </w:rPr>
          <w:t>names</w:t>
        </w:r>
        <w:r w:rsidRPr="00D465F1">
          <w:rPr>
            <w:i/>
          </w:rPr>
          <w:t xml:space="preserve"> </w:t>
        </w:r>
        <w:r>
          <w:t xml:space="preserve">be BoundNames of </w:t>
        </w:r>
        <w:r w:rsidRPr="00992216">
          <w:rPr>
            <w:i/>
          </w:rPr>
          <w:t>PropertyName</w:t>
        </w:r>
        <w:r>
          <w:t>.</w:t>
        </w:r>
      </w:ins>
    </w:p>
    <w:p w14:paraId="17BE2243" w14:textId="77777777" w:rsidR="003C3F19" w:rsidRDefault="003C3F19" w:rsidP="003C3F19">
      <w:pPr>
        <w:pStyle w:val="Alg4"/>
        <w:numPr>
          <w:ilvl w:val="0"/>
          <w:numId w:val="442"/>
        </w:numPr>
        <w:spacing w:after="220"/>
        <w:contextualSpacing/>
        <w:rPr>
          <w:ins w:id="4897" w:author="Allen Wirfs-Brock" w:date="2011-07-09T12:12:00Z"/>
        </w:rPr>
      </w:pPr>
      <w:ins w:id="4898" w:author="Allen Wirfs-Brock" w:date="2011-07-09T12:12:00Z">
        <w:r>
          <w:t xml:space="preserve">Append to </w:t>
        </w:r>
        <w:r w:rsidRPr="00653F1B">
          <w:rPr>
            <w:i/>
          </w:rPr>
          <w:t>names</w:t>
        </w:r>
        <w:r>
          <w:t xml:space="preserve"> the elements of BoundNames of </w:t>
        </w:r>
        <w:r w:rsidRPr="00C64C60">
          <w:rPr>
            <w:rStyle w:val="bnf"/>
          </w:rPr>
          <w:t>FormalParameter</w:t>
        </w:r>
        <w:r>
          <w:rPr>
            <w:rStyle w:val="bnf"/>
          </w:rPr>
          <w:t>.</w:t>
        </w:r>
      </w:ins>
    </w:p>
    <w:p w14:paraId="7435115E" w14:textId="77777777" w:rsidR="003C3F19" w:rsidRDefault="003C3F19" w:rsidP="003C3F19">
      <w:pPr>
        <w:pStyle w:val="Alg4"/>
        <w:numPr>
          <w:ilvl w:val="0"/>
          <w:numId w:val="442"/>
        </w:numPr>
        <w:spacing w:after="220"/>
        <w:contextualSpacing/>
        <w:rPr>
          <w:ins w:id="4899" w:author="Allen Wirfs-Brock" w:date="2011-07-09T12:12:00Z"/>
        </w:rPr>
      </w:pPr>
      <w:ins w:id="4900" w:author="Allen Wirfs-Brock" w:date="2011-07-09T12:12:00Z">
        <w:r>
          <w:t xml:space="preserve">Return </w:t>
        </w:r>
        <w:r w:rsidRPr="00653F1B">
          <w:rPr>
            <w:i/>
          </w:rPr>
          <w:t>names</w:t>
        </w:r>
        <w:r>
          <w:t>.</w:t>
        </w:r>
      </w:ins>
    </w:p>
    <w:p w14:paraId="32E849B9" w14:textId="77777777" w:rsidR="001C36A8" w:rsidRDefault="001C36A8" w:rsidP="001C36A8">
      <w:pPr>
        <w:rPr>
          <w:ins w:id="4901" w:author="Allen Wirfs-Brock" w:date="2011-07-09T11:24:00Z"/>
        </w:rPr>
      </w:pPr>
      <w:ins w:id="4902" w:author="Allen Wirfs-Brock" w:date="2011-07-09T11:24: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0511EA">
          <w:rPr>
            <w:rStyle w:val="bnf"/>
          </w:rPr>
          <w:t>FormalParamete</w:t>
        </w:r>
        <w:r>
          <w:rPr>
            <w:rStyle w:val="bnf"/>
          </w:rPr>
          <w:t>r</w:t>
        </w:r>
        <w:r w:rsidRPr="00241C98">
          <w:t xml:space="preserve"> </w:t>
        </w:r>
        <w:r>
          <w:rPr>
            <w:b/>
          </w:rPr>
          <w:t>:</w:t>
        </w:r>
        <w:r>
          <w:t xml:space="preserve"> </w:t>
        </w:r>
        <w:r w:rsidRPr="000511EA">
          <w:rPr>
            <w:rStyle w:val="bnf"/>
          </w:rPr>
          <w:t>Identifier</w:t>
        </w:r>
        <w:r>
          <w:rPr>
            <w:rStyle w:val="bnf"/>
          </w:rPr>
          <w:t xml:space="preserve">  </w:t>
        </w:r>
        <w:r w:rsidRPr="00B416AD">
          <w:rPr>
            <w:rStyle w:val="bnf"/>
          </w:rPr>
          <w:t>Initialiser</w:t>
        </w:r>
        <w:r>
          <w:rPr>
            <w:rStyle w:val="bnf"/>
            <w:rFonts w:ascii="Arial" w:hAnsi="Arial" w:cs="Arial"/>
            <w:i w:val="0"/>
            <w:vertAlign w:val="subscript"/>
          </w:rPr>
          <w:t>opt</w:t>
        </w:r>
        <w:r w:rsidRPr="00992216">
          <w:t xml:space="preserve"> </w:t>
        </w:r>
        <w:r>
          <w:t>is determined as follows:</w:t>
        </w:r>
      </w:ins>
    </w:p>
    <w:p w14:paraId="1460FA61" w14:textId="77777777" w:rsidR="001C36A8" w:rsidRDefault="001C36A8" w:rsidP="001C36A8">
      <w:pPr>
        <w:pStyle w:val="Alg4"/>
        <w:numPr>
          <w:ilvl w:val="0"/>
          <w:numId w:val="447"/>
        </w:numPr>
        <w:spacing w:after="220"/>
        <w:contextualSpacing/>
        <w:rPr>
          <w:ins w:id="4903" w:author="Allen Wirfs-Brock" w:date="2011-07-09T11:24:00Z"/>
        </w:rPr>
      </w:pPr>
      <w:ins w:id="4904" w:author="Allen Wirfs-Brock" w:date="2011-07-09T11:24:00Z">
        <w:r>
          <w:t xml:space="preserve">Let </w:t>
        </w:r>
        <w:r>
          <w:rPr>
            <w:i/>
          </w:rPr>
          <w:t>names</w:t>
        </w:r>
        <w:r w:rsidRPr="00D465F1">
          <w:rPr>
            <w:i/>
          </w:rPr>
          <w:t xml:space="preserve"> </w:t>
        </w:r>
        <w:r>
          <w:t xml:space="preserve">be a List containing the text of the </w:t>
        </w:r>
        <w:r w:rsidRPr="000511EA">
          <w:rPr>
            <w:rStyle w:val="bnf"/>
          </w:rPr>
          <w:t>Identifier</w:t>
        </w:r>
        <w:r>
          <w:rPr>
            <w:rStyle w:val="bnf"/>
          </w:rPr>
          <w:t xml:space="preserve"> </w:t>
        </w:r>
        <w:r>
          <w:t>.</w:t>
        </w:r>
      </w:ins>
    </w:p>
    <w:p w14:paraId="6772093E" w14:textId="77777777" w:rsidR="001C36A8" w:rsidRDefault="001C36A8" w:rsidP="001C36A8">
      <w:pPr>
        <w:pStyle w:val="Alg4"/>
        <w:numPr>
          <w:ilvl w:val="0"/>
          <w:numId w:val="447"/>
        </w:numPr>
        <w:spacing w:after="220"/>
        <w:contextualSpacing/>
        <w:rPr>
          <w:ins w:id="4905" w:author="Allen Wirfs-Brock" w:date="2011-07-09T11:24:00Z"/>
        </w:rPr>
      </w:pPr>
      <w:ins w:id="4906" w:author="Allen Wirfs-Brock" w:date="2011-07-09T11:24:00Z">
        <w:r>
          <w:t xml:space="preserve">Return </w:t>
        </w:r>
        <w:r w:rsidRPr="00653F1B">
          <w:rPr>
            <w:i/>
          </w:rPr>
          <w:t>names</w:t>
        </w:r>
        <w:r>
          <w:t>.</w:t>
        </w:r>
      </w:ins>
    </w:p>
    <w:p w14:paraId="1CD97D98" w14:textId="77777777" w:rsidR="001C36A8" w:rsidRDefault="001C36A8" w:rsidP="001C36A8">
      <w:pPr>
        <w:rPr>
          <w:ins w:id="4907" w:author="Allen Wirfs-Brock" w:date="2011-07-09T11:24:00Z"/>
        </w:rPr>
      </w:pPr>
      <w:ins w:id="4908" w:author="Allen Wirfs-Brock" w:date="2011-07-09T11:24: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0511EA">
          <w:rPr>
            <w:rStyle w:val="bnf"/>
          </w:rPr>
          <w:t>FormalParamete</w:t>
        </w:r>
        <w:r>
          <w:rPr>
            <w:rStyle w:val="bnf"/>
          </w:rPr>
          <w:t>r</w:t>
        </w:r>
        <w:r w:rsidRPr="00241C98">
          <w:t xml:space="preserve"> </w:t>
        </w:r>
        <w:r>
          <w:rPr>
            <w:b/>
          </w:rPr>
          <w:t>:</w:t>
        </w:r>
        <w:r>
          <w:t xml:space="preserve"> </w:t>
        </w:r>
        <w:r>
          <w:rPr>
            <w:rStyle w:val="bnf"/>
          </w:rPr>
          <w:t xml:space="preserve">BindingPattern  </w:t>
        </w:r>
        <w:r w:rsidRPr="00B416AD">
          <w:rPr>
            <w:rStyle w:val="bnf"/>
          </w:rPr>
          <w:t>Initialiser</w:t>
        </w:r>
        <w:r>
          <w:rPr>
            <w:rStyle w:val="bnf"/>
            <w:rFonts w:ascii="Arial" w:hAnsi="Arial" w:cs="Arial"/>
            <w:i w:val="0"/>
            <w:vertAlign w:val="subscript"/>
          </w:rPr>
          <w:t>opt</w:t>
        </w:r>
        <w:r w:rsidRPr="00992216">
          <w:t xml:space="preserve"> </w:t>
        </w:r>
        <w:r>
          <w:t>is determined as follows:</w:t>
        </w:r>
      </w:ins>
    </w:p>
    <w:p w14:paraId="5EB4038A" w14:textId="77777777" w:rsidR="001C36A8" w:rsidRDefault="001C36A8" w:rsidP="009F05FF">
      <w:pPr>
        <w:pStyle w:val="Alg4"/>
        <w:numPr>
          <w:ilvl w:val="0"/>
          <w:numId w:val="456"/>
        </w:numPr>
        <w:spacing w:after="220"/>
        <w:contextualSpacing/>
        <w:rPr>
          <w:ins w:id="4909" w:author="Allen Wirfs-Brock" w:date="2011-07-09T11:24:00Z"/>
        </w:rPr>
        <w:pPrChange w:id="4910" w:author="Allen Wirfs-Brock" w:date="2011-07-11T15:08:00Z">
          <w:pPr>
            <w:pStyle w:val="Alg4"/>
            <w:numPr>
              <w:numId w:val="444"/>
            </w:numPr>
            <w:tabs>
              <w:tab w:val="num" w:pos="360"/>
            </w:tabs>
            <w:spacing w:after="220"/>
            <w:ind w:left="360" w:hanging="360"/>
            <w:contextualSpacing/>
          </w:pPr>
        </w:pPrChange>
      </w:pPr>
      <w:ins w:id="4911" w:author="Allen Wirfs-Brock" w:date="2011-07-09T11:24:00Z">
        <w:r>
          <w:t xml:space="preserve">Return BoundNames of </w:t>
        </w:r>
        <w:r>
          <w:rPr>
            <w:rStyle w:val="bnf"/>
          </w:rPr>
          <w:t>BindingPattern</w:t>
        </w:r>
        <w:r>
          <w:t>.</w:t>
        </w:r>
      </w:ins>
    </w:p>
    <w:p w14:paraId="3AF89E5F" w14:textId="77777777" w:rsidR="004C02EF" w:rsidDel="001D11B0" w:rsidRDefault="004C02EF" w:rsidP="00B43482">
      <w:pPr>
        <w:pStyle w:val="20"/>
        <w:numPr>
          <w:ilvl w:val="0"/>
          <w:numId w:val="0"/>
        </w:numPr>
        <w:rPr>
          <w:del w:id="4912" w:author="Allen Wirfs-Brock" w:date="2011-07-07T18:44:00Z"/>
        </w:rPr>
      </w:pPr>
      <w:del w:id="4913" w:author="Allen Wirfs-Brock" w:date="2011-07-07T18:44:00Z">
        <w:r w:rsidDel="001D11B0">
          <w:delText>13.1</w:delText>
        </w:r>
        <w:r w:rsidDel="001D11B0">
          <w:tab/>
          <w:delText>Strict Mode Restrictions</w:delText>
        </w:r>
        <w:bookmarkEnd w:id="4753"/>
        <w:bookmarkEnd w:id="4754"/>
        <w:bookmarkEnd w:id="4755"/>
        <w:bookmarkEnd w:id="4756"/>
        <w:bookmarkEnd w:id="4757"/>
      </w:del>
    </w:p>
    <w:p w14:paraId="6EE08929" w14:textId="77777777" w:rsidR="004C02EF" w:rsidDel="001D11B0" w:rsidRDefault="004C02EF" w:rsidP="004C02EF">
      <w:pPr>
        <w:rPr>
          <w:del w:id="4914" w:author="Allen Wirfs-Brock" w:date="2011-07-07T18:40:00Z"/>
        </w:rPr>
      </w:pPr>
      <w:del w:id="4915" w:author="Allen Wirfs-Brock" w:date="2011-07-07T18:40:00Z">
        <w:r w:rsidDel="001D11B0">
          <w:delText xml:space="preserve">It is a </w:delText>
        </w:r>
        <w:r w:rsidDel="001D11B0">
          <w:rPr>
            <w:b/>
          </w:rPr>
          <w:delText>SyntaxError</w:delText>
        </w:r>
        <w:r w:rsidDel="001D11B0">
          <w:delText xml:space="preserve"> if any </w:delText>
        </w:r>
        <w:r w:rsidRPr="00241C98" w:rsidDel="001D11B0">
          <w:rPr>
            <w:rFonts w:ascii="Times New Roman" w:hAnsi="Times New Roman"/>
            <w:i/>
          </w:rPr>
          <w:delText>Identifier</w:delText>
        </w:r>
        <w:r w:rsidDel="001D11B0">
          <w:delText xml:space="preserve"> value occurs more than once within a </w:delText>
        </w:r>
        <w:r w:rsidRPr="00241C98" w:rsidDel="001D11B0">
          <w:rPr>
            <w:rFonts w:ascii="Times New Roman" w:hAnsi="Times New Roman"/>
            <w:i/>
          </w:rPr>
          <w:delText>FormalParameterList</w:delText>
        </w:r>
        <w:r w:rsidDel="001D11B0">
          <w:delText xml:space="preserve"> of a strict mode </w:delText>
        </w:r>
        <w:r w:rsidRPr="00241C98" w:rsidDel="001D11B0">
          <w:rPr>
            <w:rFonts w:ascii="Times New Roman" w:hAnsi="Times New Roman"/>
            <w:i/>
          </w:rPr>
          <w:delText>FunctionDeclaration</w:delText>
        </w:r>
        <w:r w:rsidDel="001D11B0">
          <w:delText xml:space="preserve"> or </w:delText>
        </w:r>
        <w:r w:rsidRPr="00241C98" w:rsidDel="001D11B0">
          <w:rPr>
            <w:rFonts w:ascii="Times New Roman" w:hAnsi="Times New Roman"/>
            <w:i/>
          </w:rPr>
          <w:delText>FunctionExpression</w:delText>
        </w:r>
        <w:r w:rsidDel="001D11B0">
          <w:delText>.</w:delText>
        </w:r>
      </w:del>
    </w:p>
    <w:p w14:paraId="36FAE441" w14:textId="77777777" w:rsidR="004C02EF" w:rsidDel="001D11B0" w:rsidRDefault="004C02EF" w:rsidP="004C02EF">
      <w:pPr>
        <w:rPr>
          <w:del w:id="4916" w:author="Allen Wirfs-Brock" w:date="2011-07-07T18:40:00Z"/>
        </w:rPr>
      </w:pPr>
      <w:del w:id="4917" w:author="Allen Wirfs-Brock" w:date="2011-07-07T18:40:00Z">
        <w:r w:rsidDel="001D11B0">
          <w:delText xml:space="preserve">It is a </w:delText>
        </w:r>
        <w:r w:rsidDel="001D11B0">
          <w:rPr>
            <w:b/>
          </w:rPr>
          <w:delText>SyntaxError</w:delText>
        </w:r>
        <w:r w:rsidDel="001D11B0">
          <w:delText xml:space="preserve"> if the </w:delText>
        </w:r>
        <w:r w:rsidRPr="00241C98" w:rsidDel="001D11B0">
          <w:rPr>
            <w:rFonts w:ascii="Times New Roman" w:hAnsi="Times New Roman"/>
            <w:i/>
          </w:rPr>
          <w:delText>Identifier</w:delText>
        </w:r>
        <w:r w:rsidDel="001D11B0">
          <w:delText xml:space="preserve"> </w:delText>
        </w:r>
        <w:r w:rsidDel="001D11B0">
          <w:rPr>
            <w:rFonts w:ascii="Courier New" w:hAnsi="Courier New" w:cs="Courier New"/>
            <w:b/>
          </w:rPr>
          <w:delText>"eval"</w:delText>
        </w:r>
        <w:r w:rsidDel="001D11B0">
          <w:delText xml:space="preserve"> or the </w:delText>
        </w:r>
        <w:r w:rsidRPr="00241C98" w:rsidDel="001D11B0">
          <w:rPr>
            <w:rFonts w:ascii="Times New Roman" w:hAnsi="Times New Roman"/>
            <w:i/>
          </w:rPr>
          <w:delText xml:space="preserve">Identifier </w:delText>
        </w:r>
        <w:r w:rsidDel="001D11B0">
          <w:rPr>
            <w:rFonts w:ascii="Courier New" w:hAnsi="Courier New" w:cs="Courier New"/>
            <w:b/>
          </w:rPr>
          <w:delText>"arguments"</w:delText>
        </w:r>
        <w:r w:rsidDel="001D11B0">
          <w:delText xml:space="preserve"> occurs within a </w:delText>
        </w:r>
        <w:r w:rsidRPr="00241C98" w:rsidDel="001D11B0">
          <w:rPr>
            <w:rFonts w:ascii="Times New Roman" w:hAnsi="Times New Roman"/>
            <w:i/>
          </w:rPr>
          <w:delText>FormalParameterList</w:delText>
        </w:r>
        <w:r w:rsidDel="001D11B0">
          <w:delText xml:space="preserve"> of a strict mode </w:delText>
        </w:r>
        <w:r w:rsidRPr="00241C98" w:rsidDel="001D11B0">
          <w:rPr>
            <w:rFonts w:ascii="Times New Roman" w:hAnsi="Times New Roman"/>
            <w:i/>
          </w:rPr>
          <w:delText>FunctionDeclaration</w:delText>
        </w:r>
        <w:r w:rsidDel="001D11B0">
          <w:delText xml:space="preserve"> or </w:delText>
        </w:r>
        <w:r w:rsidRPr="00241C98" w:rsidDel="001D11B0">
          <w:rPr>
            <w:rFonts w:ascii="Times New Roman" w:hAnsi="Times New Roman"/>
            <w:i/>
          </w:rPr>
          <w:delText>FunctionExpression</w:delText>
        </w:r>
        <w:r w:rsidDel="001D11B0">
          <w:delText>.</w:delText>
        </w:r>
      </w:del>
    </w:p>
    <w:p w14:paraId="52135CEA" w14:textId="77777777" w:rsidR="004C02EF" w:rsidDel="001D11B0" w:rsidRDefault="004C02EF" w:rsidP="004C02EF">
      <w:pPr>
        <w:rPr>
          <w:del w:id="4918" w:author="Allen Wirfs-Brock" w:date="2011-07-07T18:44:00Z"/>
        </w:rPr>
      </w:pPr>
      <w:del w:id="4919" w:author="Allen Wirfs-Brock" w:date="2011-07-07T18:44:00Z">
        <w:r w:rsidDel="001D11B0">
          <w:delText xml:space="preserve">It is a </w:delText>
        </w:r>
        <w:r w:rsidDel="001D11B0">
          <w:rPr>
            <w:b/>
          </w:rPr>
          <w:delText>SyntaxError</w:delText>
        </w:r>
        <w:r w:rsidDel="001D11B0">
          <w:delText xml:space="preserve"> if the </w:delText>
        </w:r>
        <w:r w:rsidRPr="00241C98" w:rsidDel="001D11B0">
          <w:rPr>
            <w:rFonts w:ascii="Times New Roman" w:hAnsi="Times New Roman"/>
            <w:i/>
          </w:rPr>
          <w:delText>Identifier</w:delText>
        </w:r>
        <w:r w:rsidDel="001D11B0">
          <w:delText xml:space="preserve"> </w:delText>
        </w:r>
        <w:r w:rsidDel="001D11B0">
          <w:rPr>
            <w:rFonts w:ascii="Courier New" w:hAnsi="Courier New" w:cs="Courier New"/>
            <w:b/>
          </w:rPr>
          <w:delText>"eval"</w:delText>
        </w:r>
        <w:r w:rsidDel="001D11B0">
          <w:delText xml:space="preserve"> or the </w:delText>
        </w:r>
        <w:r w:rsidRPr="00241C98" w:rsidDel="001D11B0">
          <w:rPr>
            <w:rFonts w:ascii="Times New Roman" w:hAnsi="Times New Roman"/>
            <w:i/>
          </w:rPr>
          <w:delText xml:space="preserve">Identifier </w:delText>
        </w:r>
        <w:r w:rsidDel="001D11B0">
          <w:rPr>
            <w:rFonts w:ascii="Courier New" w:hAnsi="Courier New" w:cs="Courier New"/>
            <w:b/>
          </w:rPr>
          <w:delText>"arguments"</w:delText>
        </w:r>
        <w:r w:rsidDel="001D11B0">
          <w:delText xml:space="preserve"> occurs as the </w:delText>
        </w:r>
        <w:r w:rsidRPr="00241C98" w:rsidDel="001D11B0">
          <w:rPr>
            <w:rFonts w:ascii="Times New Roman" w:hAnsi="Times New Roman"/>
            <w:i/>
          </w:rPr>
          <w:delText>Identifier</w:delText>
        </w:r>
        <w:r w:rsidDel="001D11B0">
          <w:delText xml:space="preserve"> of a strict mode </w:delText>
        </w:r>
        <w:r w:rsidRPr="00241C98" w:rsidDel="001D11B0">
          <w:rPr>
            <w:rFonts w:ascii="Times New Roman" w:hAnsi="Times New Roman"/>
            <w:i/>
          </w:rPr>
          <w:delText>FunctionDeclaration</w:delText>
        </w:r>
        <w:r w:rsidRPr="00287A3C" w:rsidDel="001D11B0">
          <w:delText xml:space="preserve"> </w:delText>
        </w:r>
        <w:r w:rsidDel="001D11B0">
          <w:delText xml:space="preserve">or </w:delText>
        </w:r>
        <w:r w:rsidRPr="00241C98" w:rsidDel="001D11B0">
          <w:rPr>
            <w:rFonts w:ascii="Times New Roman" w:hAnsi="Times New Roman"/>
            <w:i/>
          </w:rPr>
          <w:delText>FunctionExpression</w:delText>
        </w:r>
        <w:r w:rsidDel="001D11B0">
          <w:delText>.</w:delText>
        </w:r>
      </w:del>
    </w:p>
    <w:p w14:paraId="4BE06BE7" w14:textId="77777777" w:rsidR="004C02EF" w:rsidRDefault="004C02EF" w:rsidP="00B43482">
      <w:pPr>
        <w:pStyle w:val="20"/>
        <w:numPr>
          <w:ilvl w:val="0"/>
          <w:numId w:val="0"/>
        </w:numPr>
      </w:pPr>
      <w:bookmarkStart w:id="4920" w:name="_Toc235503473"/>
      <w:bookmarkStart w:id="4921" w:name="_Toc241509248"/>
      <w:bookmarkStart w:id="4922" w:name="_Toc244416735"/>
      <w:bookmarkStart w:id="4923" w:name="_Toc276631099"/>
      <w:bookmarkStart w:id="4924" w:name="_Toc153968488"/>
      <w:r>
        <w:t>13.2</w:t>
      </w:r>
      <w:r>
        <w:tab/>
        <w:t>Creating Function Objects</w:t>
      </w:r>
      <w:bookmarkEnd w:id="4751"/>
      <w:bookmarkEnd w:id="4752"/>
      <w:bookmarkEnd w:id="4920"/>
      <w:bookmarkEnd w:id="4921"/>
      <w:bookmarkEnd w:id="4922"/>
      <w:bookmarkEnd w:id="4923"/>
      <w:bookmarkEnd w:id="4924"/>
    </w:p>
    <w:p w14:paraId="7B985029" w14:textId="77777777" w:rsidR="004C02EF" w:rsidRDefault="004C02EF" w:rsidP="004C02EF">
      <w:r>
        <w:t xml:space="preserve">Given an optional parameter list specified by </w:t>
      </w:r>
      <w:r w:rsidRPr="00241C98">
        <w:rPr>
          <w:rFonts w:ascii="Times New Roman" w:hAnsi="Times New Roman"/>
          <w:i/>
        </w:rPr>
        <w:t>FormalParameterList</w:t>
      </w:r>
      <w:r>
        <w:t xml:space="preserve">, a body specified by </w:t>
      </w:r>
      <w:r w:rsidRPr="00241C98">
        <w:rPr>
          <w:rFonts w:ascii="Times New Roman" w:hAnsi="Times New Roman"/>
          <w:i/>
        </w:rPr>
        <w:t>FunctionBody</w:t>
      </w:r>
      <w:r>
        <w:t xml:space="preserve">, a Lexical Environment specified by </w:t>
      </w:r>
      <w:r w:rsidRPr="00241C98">
        <w:rPr>
          <w:rFonts w:ascii="Times New Roman" w:hAnsi="Times New Roman"/>
          <w:i/>
        </w:rPr>
        <w:t>Scope</w:t>
      </w:r>
      <w:r>
        <w:t xml:space="preserve">, and a Boolean flag </w:t>
      </w:r>
      <w:r w:rsidRPr="00241C98">
        <w:rPr>
          <w:rFonts w:ascii="Times New Roman" w:hAnsi="Times New Roman"/>
          <w:i/>
        </w:rPr>
        <w:t>Strict</w:t>
      </w:r>
      <w:r>
        <w:t>, a Function object is constructed as follows:</w:t>
      </w:r>
    </w:p>
    <w:p w14:paraId="1D482D88"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Create a new native ECMAScript object and let </w:t>
      </w:r>
      <w:r w:rsidRPr="008F6B36">
        <w:rPr>
          <w:rFonts w:ascii="Times New Roman" w:hAnsi="Times New Roman"/>
          <w:i/>
        </w:rPr>
        <w:t>F</w:t>
      </w:r>
      <w:r w:rsidRPr="008F6B36">
        <w:rPr>
          <w:rFonts w:ascii="Times New Roman" w:hAnsi="Times New Roman"/>
        </w:rPr>
        <w:t xml:space="preserve"> be that object.</w:t>
      </w:r>
    </w:p>
    <w:p w14:paraId="75077EF6" w14:textId="77777777" w:rsidR="004C02EF" w:rsidRDefault="004C02EF" w:rsidP="004C02EF">
      <w:pPr>
        <w:numPr>
          <w:ilvl w:val="0"/>
          <w:numId w:val="150"/>
        </w:numPr>
        <w:contextualSpacing/>
        <w:rPr>
          <w:rFonts w:ascii="Times New Roman" w:hAnsi="Times New Roman"/>
        </w:rPr>
      </w:pPr>
      <w:r w:rsidRPr="00A5734B">
        <w:rPr>
          <w:rFonts w:ascii="Times New Roman" w:hAnsi="Times New Roman"/>
        </w:rPr>
        <w:t xml:space="preserve">Set all the internal methods, except for [[Get]], of </w:t>
      </w:r>
      <w:r w:rsidRPr="00A5734B">
        <w:rPr>
          <w:rFonts w:ascii="Times New Roman" w:hAnsi="Times New Roman"/>
          <w:i/>
        </w:rPr>
        <w:t>F</w:t>
      </w:r>
      <w:r w:rsidRPr="00A5734B">
        <w:rPr>
          <w:rFonts w:ascii="Times New Roman" w:hAnsi="Times New Roman"/>
        </w:rPr>
        <w:t xml:space="preserve"> as </w:t>
      </w:r>
      <w:r w:rsidRPr="008F6B36">
        <w:rPr>
          <w:rFonts w:ascii="Times New Roman" w:hAnsi="Times New Roman"/>
        </w:rPr>
        <w:t xml:space="preserve">described </w:t>
      </w:r>
      <w:r w:rsidRPr="00A5734B">
        <w:rPr>
          <w:rFonts w:ascii="Times New Roman" w:hAnsi="Times New Roman"/>
        </w:rPr>
        <w:t>in 8.12.</w:t>
      </w:r>
    </w:p>
    <w:p w14:paraId="3B9EAB4A" w14:textId="77777777" w:rsidR="004C02EF" w:rsidRPr="008F6B36" w:rsidRDefault="004C02EF" w:rsidP="004C02EF">
      <w:pPr>
        <w:numPr>
          <w:ilvl w:val="0"/>
          <w:numId w:val="150"/>
        </w:numPr>
        <w:contextualSpacing/>
        <w:rPr>
          <w:rFonts w:ascii="Times New Roman" w:hAnsi="Times New Roman"/>
        </w:rPr>
      </w:pPr>
      <w:del w:id="4925" w:author="Allen Wirfs-Brock" w:date="2011-07-02T13:19:00Z">
        <w:r w:rsidRPr="008F6B36" w:rsidDel="000011A1">
          <w:rPr>
            <w:rFonts w:ascii="Times New Roman" w:hAnsi="Times New Roman"/>
          </w:rPr>
          <w:delText xml:space="preserve">Set </w:delText>
        </w:r>
      </w:del>
      <w:ins w:id="4926" w:author="Allen Wirfs-Brock" w:date="2011-07-02T13:19:00Z">
        <w:r w:rsidR="000011A1">
          <w:rPr>
            <w:rFonts w:ascii="Times New Roman" w:hAnsi="Times New Roman"/>
          </w:rPr>
          <w:t>Add</w:t>
        </w:r>
        <w:r w:rsidR="000011A1" w:rsidRPr="008F6B36">
          <w:rPr>
            <w:rFonts w:ascii="Times New Roman" w:hAnsi="Times New Roman"/>
          </w:rPr>
          <w:t xml:space="preserve"> </w:t>
        </w:r>
      </w:ins>
      <w:r w:rsidRPr="008F6B36">
        <w:rPr>
          <w:rFonts w:ascii="Times New Roman" w:hAnsi="Times New Roman"/>
        </w:rPr>
        <w:t>the [[</w:t>
      </w:r>
      <w:del w:id="4927" w:author="Allen Wirfs-Brock" w:date="2011-07-02T13:19:00Z">
        <w:r w:rsidRPr="008F6B36" w:rsidDel="000011A1">
          <w:rPr>
            <w:rFonts w:ascii="Times New Roman" w:hAnsi="Times New Roman"/>
          </w:rPr>
          <w:delText>Class</w:delText>
        </w:r>
      </w:del>
      <w:ins w:id="4928" w:author="Allen Wirfs-Brock" w:date="2011-07-02T13:19:00Z">
        <w:r w:rsidR="000011A1">
          <w:rPr>
            <w:rFonts w:ascii="Times New Roman" w:hAnsi="Times New Roman"/>
          </w:rPr>
          <w:t>IsFunction</w:t>
        </w:r>
      </w:ins>
      <w:r w:rsidRPr="008F6B36">
        <w:rPr>
          <w:rFonts w:ascii="Times New Roman" w:hAnsi="Times New Roman"/>
        </w:rPr>
        <w:t xml:space="preserve">]] internal property </w:t>
      </w:r>
      <w:del w:id="4929" w:author="Allen Wirfs-Brock" w:date="2011-07-02T13:19:00Z">
        <w:r w:rsidRPr="008F6B36" w:rsidDel="000011A1">
          <w:rPr>
            <w:rFonts w:ascii="Times New Roman" w:hAnsi="Times New Roman"/>
          </w:rPr>
          <w:delText xml:space="preserve">of </w:delText>
        </w:r>
      </w:del>
      <w:ins w:id="4930" w:author="Allen Wirfs-Brock" w:date="2011-07-02T13:19:00Z">
        <w:r w:rsidR="000011A1">
          <w:rPr>
            <w:rFonts w:ascii="Times New Roman" w:hAnsi="Times New Roman"/>
          </w:rPr>
          <w:t>to</w:t>
        </w:r>
        <w:r w:rsidR="000011A1" w:rsidRPr="008F6B36">
          <w:rPr>
            <w:rFonts w:ascii="Times New Roman" w:hAnsi="Times New Roman"/>
          </w:rPr>
          <w:t xml:space="preserve"> </w:t>
        </w:r>
      </w:ins>
      <w:r w:rsidRPr="008F6B36">
        <w:rPr>
          <w:rFonts w:ascii="Times New Roman" w:hAnsi="Times New Roman"/>
          <w:i/>
        </w:rPr>
        <w:t>F</w:t>
      </w:r>
      <w:del w:id="4931" w:author="Allen Wirfs-Brock" w:date="2011-07-02T13:19:00Z">
        <w:r w:rsidRPr="008F6B36" w:rsidDel="000011A1">
          <w:rPr>
            <w:rFonts w:ascii="Times New Roman" w:hAnsi="Times New Roman"/>
          </w:rPr>
          <w:delText xml:space="preserve"> to </w:delText>
        </w:r>
        <w:r w:rsidDel="000011A1">
          <w:rPr>
            <w:rFonts w:ascii="Courier New" w:hAnsi="Courier New"/>
            <w:b/>
          </w:rPr>
          <w:delText>"Function"</w:delText>
        </w:r>
      </w:del>
      <w:r w:rsidRPr="008F6B36">
        <w:rPr>
          <w:rFonts w:ascii="Times New Roman" w:hAnsi="Times New Roman"/>
        </w:rPr>
        <w:t>.</w:t>
      </w:r>
    </w:p>
    <w:p w14:paraId="511DFC8A"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[[Prototype]] internal property of </w:t>
      </w:r>
      <w:r w:rsidRPr="008F6B36">
        <w:rPr>
          <w:rFonts w:ascii="Times New Roman" w:hAnsi="Times New Roman"/>
          <w:i/>
        </w:rPr>
        <w:t>F</w:t>
      </w:r>
      <w:r w:rsidRPr="008F6B36">
        <w:rPr>
          <w:rFonts w:ascii="Times New Roman" w:hAnsi="Times New Roman"/>
        </w:rPr>
        <w:t xml:space="preserve"> to the standard built-in Function prototype object as specified in 15.3.3.1.</w:t>
      </w:r>
    </w:p>
    <w:p w14:paraId="066E1EFD"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[[Get]] internal property of </w:t>
      </w:r>
      <w:r w:rsidRPr="008F6B36">
        <w:rPr>
          <w:rFonts w:ascii="Times New Roman" w:hAnsi="Times New Roman"/>
          <w:i/>
        </w:rPr>
        <w:t>F</w:t>
      </w:r>
      <w:r w:rsidRPr="008F6B36">
        <w:rPr>
          <w:rFonts w:ascii="Times New Roman" w:hAnsi="Times New Roman"/>
        </w:rPr>
        <w:t xml:space="preserve"> as described in 15.3.5.4.</w:t>
      </w:r>
    </w:p>
    <w:p w14:paraId="49A7961E"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[[Call]] internal property of </w:t>
      </w:r>
      <w:r w:rsidRPr="008F6B36">
        <w:rPr>
          <w:rFonts w:ascii="Times New Roman" w:hAnsi="Times New Roman"/>
          <w:i/>
        </w:rPr>
        <w:t>F</w:t>
      </w:r>
      <w:r w:rsidRPr="008F6B36">
        <w:rPr>
          <w:rFonts w:ascii="Times New Roman" w:hAnsi="Times New Roman"/>
        </w:rPr>
        <w:t xml:space="preserve"> as described in 13.2.1.</w:t>
      </w:r>
    </w:p>
    <w:p w14:paraId="3D36DE4E"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[[Construct]] internal property of </w:t>
      </w:r>
      <w:r w:rsidRPr="008F6B36">
        <w:rPr>
          <w:rFonts w:ascii="Times New Roman" w:hAnsi="Times New Roman"/>
          <w:i/>
        </w:rPr>
        <w:t>F</w:t>
      </w:r>
      <w:r w:rsidRPr="008F6B36">
        <w:rPr>
          <w:rFonts w:ascii="Times New Roman" w:hAnsi="Times New Roman"/>
        </w:rPr>
        <w:t xml:space="preserve"> as described in 13.2.2.</w:t>
      </w:r>
    </w:p>
    <w:p w14:paraId="7CFB3544"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[[HasInstance]] internal property of </w:t>
      </w:r>
      <w:r w:rsidRPr="008F6B36">
        <w:rPr>
          <w:rFonts w:ascii="Times New Roman" w:hAnsi="Times New Roman"/>
          <w:i/>
        </w:rPr>
        <w:t>F</w:t>
      </w:r>
      <w:r w:rsidRPr="008F6B36">
        <w:rPr>
          <w:rFonts w:ascii="Times New Roman" w:hAnsi="Times New Roman"/>
        </w:rPr>
        <w:t xml:space="preserve"> as described in 15.3.5.3.</w:t>
      </w:r>
    </w:p>
    <w:p w14:paraId="4C37773A"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[[Scope]] internal property of </w:t>
      </w:r>
      <w:r w:rsidRPr="008F6B36">
        <w:rPr>
          <w:rFonts w:ascii="Times New Roman" w:hAnsi="Times New Roman"/>
          <w:i/>
        </w:rPr>
        <w:t>F</w:t>
      </w:r>
      <w:r w:rsidRPr="008F6B36">
        <w:rPr>
          <w:rFonts w:ascii="Times New Roman" w:hAnsi="Times New Roman"/>
        </w:rPr>
        <w:t xml:space="preserve"> to the value of </w:t>
      </w:r>
      <w:r w:rsidRPr="008F6B36">
        <w:rPr>
          <w:rFonts w:ascii="Times New Roman" w:hAnsi="Times New Roman"/>
          <w:i/>
        </w:rPr>
        <w:t>Scope</w:t>
      </w:r>
      <w:r w:rsidRPr="008F6B36">
        <w:rPr>
          <w:rFonts w:ascii="Times New Roman" w:hAnsi="Times New Roman"/>
        </w:rPr>
        <w:t>.</w:t>
      </w:r>
    </w:p>
    <w:p w14:paraId="06E5B9ED"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 xml:space="preserve">names </w:t>
      </w:r>
      <w:r w:rsidRPr="008F6B36">
        <w:rPr>
          <w:rFonts w:ascii="Times New Roman" w:hAnsi="Times New Roman"/>
        </w:rPr>
        <w:t xml:space="preserve">be a List containing, in left to right textual order, the </w:t>
      </w:r>
      <w:r>
        <w:rPr>
          <w:rFonts w:ascii="Times New Roman" w:hAnsi="Times New Roman"/>
        </w:rPr>
        <w:t>Strings</w:t>
      </w:r>
      <w:r w:rsidRPr="008F6B36">
        <w:rPr>
          <w:rFonts w:ascii="Times New Roman" w:hAnsi="Times New Roman"/>
        </w:rPr>
        <w:t xml:space="preserve"> corresponding to the identifiers of </w:t>
      </w:r>
      <w:r w:rsidRPr="008F6B36">
        <w:rPr>
          <w:rFonts w:ascii="Times New Roman" w:hAnsi="Times New Roman"/>
          <w:i/>
        </w:rPr>
        <w:t>FormalParameterList</w:t>
      </w:r>
      <w:r w:rsidRPr="008F6B36">
        <w:rPr>
          <w:rFonts w:ascii="Times New Roman" w:hAnsi="Times New Roman"/>
        </w:rPr>
        <w:t>.</w:t>
      </w:r>
      <w:r>
        <w:rPr>
          <w:rFonts w:ascii="Times New Roman" w:hAnsi="Times New Roman"/>
        </w:rPr>
        <w:t xml:space="preserve"> </w:t>
      </w:r>
      <w:r w:rsidRPr="008F6B36">
        <w:rPr>
          <w:rFonts w:ascii="Times New Roman" w:hAnsi="Times New Roman"/>
        </w:rPr>
        <w:t xml:space="preserve">If no parameters are specified, let </w:t>
      </w:r>
      <w:r w:rsidRPr="008F6B36">
        <w:rPr>
          <w:rFonts w:ascii="Times New Roman" w:hAnsi="Times New Roman"/>
          <w:i/>
        </w:rPr>
        <w:t xml:space="preserve">names </w:t>
      </w:r>
      <w:r w:rsidRPr="008F6B36">
        <w:rPr>
          <w:rFonts w:ascii="Times New Roman" w:hAnsi="Times New Roman"/>
        </w:rPr>
        <w:t xml:space="preserve">be </w:t>
      </w:r>
      <w:r>
        <w:rPr>
          <w:rFonts w:ascii="Times New Roman" w:hAnsi="Times New Roman"/>
        </w:rPr>
        <w:t>the empty list.</w:t>
      </w:r>
    </w:p>
    <w:p w14:paraId="361A6202"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[[FormalParameters]] internal property of </w:t>
      </w:r>
      <w:r w:rsidRPr="008F6B36">
        <w:rPr>
          <w:rFonts w:ascii="Times New Roman" w:hAnsi="Times New Roman"/>
          <w:i/>
        </w:rPr>
        <w:t xml:space="preserve">F </w:t>
      </w:r>
      <w:r w:rsidRPr="008F6B36">
        <w:rPr>
          <w:rFonts w:ascii="Times New Roman" w:hAnsi="Times New Roman"/>
        </w:rPr>
        <w:t xml:space="preserve">to </w:t>
      </w:r>
      <w:r w:rsidRPr="008F6B36">
        <w:rPr>
          <w:rFonts w:ascii="Times New Roman" w:hAnsi="Times New Roman"/>
          <w:i/>
        </w:rPr>
        <w:t>names</w:t>
      </w:r>
      <w:r w:rsidRPr="008F6B36">
        <w:rPr>
          <w:rFonts w:ascii="Times New Roman" w:hAnsi="Times New Roman"/>
        </w:rPr>
        <w:t>.</w:t>
      </w:r>
    </w:p>
    <w:p w14:paraId="2D2EC750"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[[Code]] internal property of </w:t>
      </w:r>
      <w:r w:rsidRPr="008F6B36">
        <w:rPr>
          <w:rFonts w:ascii="Times New Roman" w:hAnsi="Times New Roman"/>
          <w:i/>
        </w:rPr>
        <w:t xml:space="preserve">F </w:t>
      </w:r>
      <w:r w:rsidRPr="008F6B36">
        <w:rPr>
          <w:rFonts w:ascii="Times New Roman" w:hAnsi="Times New Roman"/>
        </w:rPr>
        <w:t xml:space="preserve">to </w:t>
      </w:r>
      <w:r w:rsidRPr="008F6B36">
        <w:rPr>
          <w:rFonts w:ascii="Times New Roman" w:hAnsi="Times New Roman"/>
          <w:i/>
        </w:rPr>
        <w:t>FunctionBody</w:t>
      </w:r>
      <w:r w:rsidRPr="008F6B36">
        <w:rPr>
          <w:rFonts w:ascii="Times New Roman" w:hAnsi="Times New Roman"/>
        </w:rPr>
        <w:t>.</w:t>
      </w:r>
    </w:p>
    <w:p w14:paraId="76A100B5"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[[Extensible]] internal property of </w:t>
      </w:r>
      <w:r w:rsidRPr="008F6B36">
        <w:rPr>
          <w:rFonts w:ascii="Times New Roman" w:hAnsi="Times New Roman"/>
          <w:i/>
        </w:rPr>
        <w:t xml:space="preserve">F </w:t>
      </w:r>
      <w:r w:rsidRPr="008F6B36">
        <w:rPr>
          <w:rFonts w:ascii="Times New Roman" w:hAnsi="Times New Roman"/>
        </w:rPr>
        <w:t xml:space="preserve">to </w:t>
      </w:r>
      <w:r w:rsidRPr="008F6B36">
        <w:rPr>
          <w:rFonts w:ascii="Times New Roman" w:hAnsi="Times New Roman"/>
          <w:b/>
        </w:rPr>
        <w:t>true</w:t>
      </w:r>
      <w:r w:rsidRPr="008F6B36">
        <w:rPr>
          <w:rFonts w:ascii="Times New Roman" w:hAnsi="Times New Roman"/>
        </w:rPr>
        <w:t>.</w:t>
      </w:r>
    </w:p>
    <w:p w14:paraId="19A505E2"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len</w:t>
      </w:r>
      <w:r w:rsidRPr="008F6B36">
        <w:rPr>
          <w:rFonts w:ascii="Times New Roman" w:hAnsi="Times New Roman"/>
        </w:rPr>
        <w:t xml:space="preserve"> be the </w:t>
      </w:r>
      <w:del w:id="4932" w:author="Allen Wirfs-Brock" w:date="2011-07-09T12:17:00Z">
        <w:r w:rsidRPr="008F6B36" w:rsidDel="003A5DB6">
          <w:rPr>
            <w:rFonts w:ascii="Times New Roman" w:hAnsi="Times New Roman"/>
          </w:rPr>
          <w:delText>number of formal parameters specified in</w:delText>
        </w:r>
      </w:del>
      <w:ins w:id="4933" w:author="Allen Wirfs-Brock" w:date="2011-07-09T12:17:00Z">
        <w:r w:rsidR="003A5DB6">
          <w:rPr>
            <w:rFonts w:ascii="Times New Roman" w:hAnsi="Times New Roman"/>
          </w:rPr>
          <w:t>ExpectedArgumentCount of</w:t>
        </w:r>
      </w:ins>
      <w:r w:rsidRPr="008F6B36">
        <w:rPr>
          <w:rFonts w:ascii="Times New Roman" w:hAnsi="Times New Roman"/>
        </w:rPr>
        <w:t xml:space="preserve"> </w:t>
      </w:r>
      <w:r w:rsidRPr="008F6B36">
        <w:rPr>
          <w:rFonts w:ascii="Times New Roman" w:hAnsi="Times New Roman"/>
          <w:i/>
        </w:rPr>
        <w:t>FormalParameterList</w:t>
      </w:r>
      <w:del w:id="4934" w:author="Allen Wirfs-Brock rev2" w:date="2011-07-20T13:50:00Z">
        <w:r w:rsidRPr="008F6B36" w:rsidDel="002E2C0B">
          <w:rPr>
            <w:rFonts w:ascii="Times New Roman" w:hAnsi="Times New Roman"/>
          </w:rPr>
          <w:delText>.</w:delText>
        </w:r>
      </w:del>
      <w:del w:id="4935" w:author="Allen Wirfs-Brock" w:date="2011-07-09T12:18:00Z">
        <w:r w:rsidRPr="008F6B36" w:rsidDel="003A5DB6">
          <w:rPr>
            <w:rFonts w:ascii="Times New Roman" w:hAnsi="Times New Roman"/>
          </w:rPr>
          <w:delText xml:space="preserve"> If no parameters are specified, let </w:delText>
        </w:r>
        <w:r w:rsidRPr="008F6B36" w:rsidDel="003A5DB6">
          <w:rPr>
            <w:rFonts w:ascii="Times New Roman" w:hAnsi="Times New Roman"/>
            <w:i/>
          </w:rPr>
          <w:delText>len</w:delText>
        </w:r>
        <w:r w:rsidRPr="008F6B36" w:rsidDel="003A5DB6">
          <w:rPr>
            <w:rFonts w:ascii="Times New Roman" w:hAnsi="Times New Roman"/>
          </w:rPr>
          <w:delText xml:space="preserve"> be 0</w:delText>
        </w:r>
      </w:del>
      <w:r w:rsidRPr="008F6B36">
        <w:rPr>
          <w:rFonts w:ascii="Times New Roman" w:hAnsi="Times New Roman"/>
        </w:rPr>
        <w:t>.</w:t>
      </w:r>
    </w:p>
    <w:p w14:paraId="6ADF78C1"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Call the [[DefineOwnProperty]] internal method of </w:t>
      </w:r>
      <w:r w:rsidRPr="008F6B36">
        <w:rPr>
          <w:rFonts w:ascii="Times New Roman" w:hAnsi="Times New Roman"/>
          <w:i/>
        </w:rPr>
        <w:t>F</w:t>
      </w:r>
      <w:r w:rsidRPr="008F6B36">
        <w:rPr>
          <w:rFonts w:ascii="Times New Roman" w:hAnsi="Times New Roman"/>
        </w:rPr>
        <w:t xml:space="preserve"> with arguments </w:t>
      </w:r>
      <w:r>
        <w:rPr>
          <w:rFonts w:ascii="Courier New" w:hAnsi="Courier New" w:cs="Courier New"/>
          <w:b/>
        </w:rPr>
        <w:t>"</w:t>
      </w:r>
      <w:r>
        <w:rPr>
          <w:rFonts w:ascii="Courier New" w:hAnsi="Courier New"/>
          <w:b/>
        </w:rPr>
        <w:t>length</w:t>
      </w:r>
      <w:r>
        <w:rPr>
          <w:rFonts w:ascii="Courier New" w:hAnsi="Courier New" w:cs="Courier New"/>
          <w:b/>
        </w:rPr>
        <w:t>"</w:t>
      </w:r>
      <w:r w:rsidRPr="008F6B36">
        <w:rPr>
          <w:rFonts w:ascii="Times New Roman" w:hAnsi="Times New Roman"/>
        </w:rPr>
        <w:t xml:space="preserve">, Property Descriptor {[[Value]]: </w:t>
      </w:r>
      <w:r w:rsidRPr="008F6B36">
        <w:rPr>
          <w:rFonts w:ascii="Times New Roman" w:hAnsi="Times New Roman"/>
          <w:i/>
        </w:rPr>
        <w:t>len</w:t>
      </w:r>
      <w:r w:rsidRPr="008F6B36">
        <w:rPr>
          <w:rFonts w:ascii="Times New Roman" w:hAnsi="Times New Roman"/>
        </w:rPr>
        <w:t xml:space="preserve">, [[Writable]]: </w:t>
      </w:r>
      <w:r w:rsidRPr="008F6B36">
        <w:rPr>
          <w:rFonts w:ascii="Times New Roman" w:hAnsi="Times New Roman"/>
          <w:b/>
        </w:rPr>
        <w:t>false</w:t>
      </w:r>
      <w:r w:rsidRPr="008F6B36">
        <w:rPr>
          <w:rFonts w:ascii="Times New Roman" w:hAnsi="Times New Roman"/>
        </w:rPr>
        <w:t xml:space="preserve">, [[Enumerable]]: </w:t>
      </w:r>
      <w:r w:rsidRPr="008F6B36">
        <w:rPr>
          <w:rFonts w:ascii="Times New Roman" w:hAnsi="Times New Roman"/>
          <w:b/>
        </w:rPr>
        <w:t>false</w:t>
      </w:r>
      <w:r w:rsidRPr="008F6B36">
        <w:rPr>
          <w:rFonts w:ascii="Times New Roman" w:hAnsi="Times New Roman"/>
        </w:rPr>
        <w:t xml:space="preserve">, [[Configurable]]: </w:t>
      </w:r>
      <w:r w:rsidRPr="008F6B36">
        <w:rPr>
          <w:rFonts w:ascii="Times New Roman" w:hAnsi="Times New Roman"/>
          <w:b/>
        </w:rPr>
        <w:t>false</w:t>
      </w:r>
      <w:r w:rsidRPr="008F6B36">
        <w:rPr>
          <w:rFonts w:ascii="Times New Roman" w:hAnsi="Times New Roman"/>
        </w:rPr>
        <w:t xml:space="preserve">}, and </w:t>
      </w:r>
      <w:r w:rsidRPr="008F6B36">
        <w:rPr>
          <w:rFonts w:ascii="Times New Roman" w:hAnsi="Times New Roman"/>
          <w:b/>
        </w:rPr>
        <w:t>false</w:t>
      </w:r>
      <w:r w:rsidRPr="008F6B36">
        <w:rPr>
          <w:rFonts w:ascii="Times New Roman" w:hAnsi="Times New Roman"/>
        </w:rPr>
        <w:t xml:space="preserve">. </w:t>
      </w:r>
    </w:p>
    <w:p w14:paraId="1A287329"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proto</w:t>
      </w:r>
      <w:r w:rsidRPr="008F6B36">
        <w:rPr>
          <w:rFonts w:ascii="Times New Roman" w:hAnsi="Times New Roman"/>
        </w:rPr>
        <w:t xml:space="preserve"> be the result of creating a new object as would be constructed by the expression </w:t>
      </w:r>
      <w:r>
        <w:rPr>
          <w:rFonts w:ascii="Courier New" w:hAnsi="Courier New"/>
          <w:b/>
        </w:rPr>
        <w:t>new Object()</w:t>
      </w:r>
      <w:r w:rsidRPr="008F6B36">
        <w:rPr>
          <w:rFonts w:ascii="Times New Roman" w:hAnsi="Times New Roman"/>
        </w:rPr>
        <w:t xml:space="preserve">where </w:t>
      </w:r>
      <w:r w:rsidRPr="00D65F59">
        <w:rPr>
          <w:rFonts w:ascii="Courier New" w:hAnsi="Courier New" w:cs="Courier New"/>
          <w:b/>
        </w:rPr>
        <w:t>Object</w:t>
      </w:r>
      <w:r w:rsidRPr="008F6B36">
        <w:rPr>
          <w:rFonts w:ascii="Times New Roman" w:hAnsi="Times New Roman"/>
        </w:rPr>
        <w:t xml:space="preserve"> is the standard built-in constructor with that name.</w:t>
      </w:r>
    </w:p>
    <w:p w14:paraId="1CD6A6DE"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Call the [[DefineOwnProperty]] internal method of </w:t>
      </w:r>
      <w:r w:rsidRPr="008F6B36">
        <w:rPr>
          <w:rFonts w:ascii="Times New Roman" w:hAnsi="Times New Roman"/>
          <w:i/>
        </w:rPr>
        <w:t>proto</w:t>
      </w:r>
      <w:r w:rsidRPr="008F6B36">
        <w:rPr>
          <w:rFonts w:ascii="Times New Roman" w:hAnsi="Times New Roman"/>
        </w:rPr>
        <w:t xml:space="preserve"> with arguments </w:t>
      </w:r>
      <w:r>
        <w:rPr>
          <w:rFonts w:ascii="Courier New" w:hAnsi="Courier New" w:cs="Courier New"/>
          <w:b/>
        </w:rPr>
        <w:t>"</w:t>
      </w:r>
      <w:r>
        <w:rPr>
          <w:rFonts w:ascii="Courier New" w:hAnsi="Courier New"/>
          <w:b/>
        </w:rPr>
        <w:t>constructor</w:t>
      </w:r>
      <w:r>
        <w:rPr>
          <w:rFonts w:ascii="Courier New" w:hAnsi="Courier New" w:cs="Courier New"/>
          <w:b/>
        </w:rPr>
        <w:t>"</w:t>
      </w:r>
      <w:r w:rsidRPr="008F6B36">
        <w:rPr>
          <w:rFonts w:ascii="Times New Roman" w:hAnsi="Times New Roman"/>
        </w:rPr>
        <w:t xml:space="preserve">, Property Descriptor {[[Value]]: </w:t>
      </w:r>
      <w:r w:rsidRPr="008F6B36">
        <w:rPr>
          <w:rFonts w:ascii="Times New Roman" w:hAnsi="Times New Roman"/>
          <w:i/>
        </w:rPr>
        <w:t>F</w:t>
      </w:r>
      <w:r w:rsidRPr="008F6B36">
        <w:rPr>
          <w:rFonts w:ascii="Times New Roman" w:hAnsi="Times New Roman"/>
        </w:rPr>
        <w:t xml:space="preserve">, { [[Writable]]: </w:t>
      </w:r>
      <w:r w:rsidRPr="008F6B36">
        <w:rPr>
          <w:rFonts w:ascii="Times New Roman" w:hAnsi="Times New Roman"/>
          <w:b/>
        </w:rPr>
        <w:t>true</w:t>
      </w:r>
      <w:r w:rsidRPr="008F6B36">
        <w:rPr>
          <w:rFonts w:ascii="Times New Roman" w:hAnsi="Times New Roman"/>
        </w:rPr>
        <w:t xml:space="preserve">, [[Enumerable]]: </w:t>
      </w:r>
      <w:r w:rsidRPr="008F6B36">
        <w:rPr>
          <w:rFonts w:ascii="Times New Roman" w:hAnsi="Times New Roman"/>
          <w:b/>
        </w:rPr>
        <w:t>false</w:t>
      </w:r>
      <w:r w:rsidRPr="008F6B36">
        <w:rPr>
          <w:rFonts w:ascii="Times New Roman" w:hAnsi="Times New Roman"/>
        </w:rPr>
        <w:t xml:space="preserve">, [[Configurable]]: </w:t>
      </w:r>
      <w:r w:rsidRPr="008F6B36">
        <w:rPr>
          <w:rFonts w:ascii="Times New Roman" w:hAnsi="Times New Roman"/>
          <w:b/>
        </w:rPr>
        <w:t>true</w:t>
      </w:r>
      <w:r w:rsidRPr="008F6B36">
        <w:rPr>
          <w:rFonts w:ascii="Times New Roman" w:hAnsi="Times New Roman"/>
        </w:rPr>
        <w:t xml:space="preserve">}, and </w:t>
      </w:r>
      <w:r w:rsidRPr="008F6B36">
        <w:rPr>
          <w:rFonts w:ascii="Times New Roman" w:hAnsi="Times New Roman"/>
          <w:b/>
        </w:rPr>
        <w:t>false</w:t>
      </w:r>
      <w:r w:rsidRPr="008F6B36">
        <w:rPr>
          <w:rFonts w:ascii="Times New Roman" w:hAnsi="Times New Roman"/>
        </w:rPr>
        <w:t>.</w:t>
      </w:r>
    </w:p>
    <w:p w14:paraId="71CC4440"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Call the [[DefineOwnProperty]] internal method of </w:t>
      </w:r>
      <w:r w:rsidRPr="008F6B36">
        <w:rPr>
          <w:rFonts w:ascii="Times New Roman" w:hAnsi="Times New Roman"/>
          <w:i/>
        </w:rPr>
        <w:t>F</w:t>
      </w:r>
      <w:r w:rsidRPr="008F6B36">
        <w:rPr>
          <w:rFonts w:ascii="Times New Roman" w:hAnsi="Times New Roman"/>
        </w:rPr>
        <w:t xml:space="preserve"> with arguments </w:t>
      </w:r>
      <w:r>
        <w:rPr>
          <w:rFonts w:ascii="Courier New" w:hAnsi="Courier New" w:cs="Courier New"/>
          <w:b/>
        </w:rPr>
        <w:t>"</w:t>
      </w:r>
      <w:r>
        <w:rPr>
          <w:rFonts w:ascii="Courier New" w:hAnsi="Courier New"/>
          <w:b/>
        </w:rPr>
        <w:t>prototype</w:t>
      </w:r>
      <w:r>
        <w:rPr>
          <w:rFonts w:ascii="Courier New" w:hAnsi="Courier New" w:cs="Courier New"/>
          <w:b/>
        </w:rPr>
        <w:t>"</w:t>
      </w:r>
      <w:r w:rsidRPr="008F6B36">
        <w:rPr>
          <w:rFonts w:ascii="Times New Roman" w:hAnsi="Times New Roman"/>
        </w:rPr>
        <w:t xml:space="preserve">, Property Descriptor {[[Value]]: </w:t>
      </w:r>
      <w:r w:rsidRPr="008F6B36">
        <w:rPr>
          <w:rFonts w:ascii="Times New Roman" w:hAnsi="Times New Roman"/>
          <w:i/>
        </w:rPr>
        <w:t>proto</w:t>
      </w:r>
      <w:r w:rsidRPr="008F6B36">
        <w:rPr>
          <w:rFonts w:ascii="Times New Roman" w:hAnsi="Times New Roman"/>
        </w:rPr>
        <w:t xml:space="preserve">, { [[Writable]]: </w:t>
      </w:r>
      <w:r w:rsidRPr="008F6B36">
        <w:rPr>
          <w:rFonts w:ascii="Times New Roman" w:hAnsi="Times New Roman"/>
          <w:b/>
        </w:rPr>
        <w:t>true</w:t>
      </w:r>
      <w:r w:rsidRPr="008F6B36">
        <w:rPr>
          <w:rFonts w:ascii="Times New Roman" w:hAnsi="Times New Roman"/>
        </w:rPr>
        <w:t xml:space="preserve">, [[Enumerable]]: </w:t>
      </w:r>
      <w:r w:rsidRPr="008F6B36">
        <w:rPr>
          <w:rFonts w:ascii="Times New Roman" w:hAnsi="Times New Roman"/>
          <w:b/>
        </w:rPr>
        <w:t>false</w:t>
      </w:r>
      <w:r w:rsidRPr="008F6B36">
        <w:rPr>
          <w:rFonts w:ascii="Times New Roman" w:hAnsi="Times New Roman"/>
        </w:rPr>
        <w:t xml:space="preserve">, [[Configurable]]: </w:t>
      </w:r>
      <w:r w:rsidRPr="008F6B36">
        <w:rPr>
          <w:rFonts w:ascii="Times New Roman" w:hAnsi="Times New Roman"/>
          <w:b/>
        </w:rPr>
        <w:t>false</w:t>
      </w:r>
      <w:r w:rsidRPr="008F6B36">
        <w:rPr>
          <w:rFonts w:ascii="Times New Roman" w:hAnsi="Times New Roman"/>
        </w:rPr>
        <w:t xml:space="preserve">}, and </w:t>
      </w:r>
      <w:r w:rsidRPr="008F6B36">
        <w:rPr>
          <w:rFonts w:ascii="Times New Roman" w:hAnsi="Times New Roman"/>
          <w:b/>
        </w:rPr>
        <w:t>false</w:t>
      </w:r>
      <w:r w:rsidRPr="008F6B36">
        <w:rPr>
          <w:rFonts w:ascii="Times New Roman" w:hAnsi="Times New Roman"/>
        </w:rPr>
        <w:t>.</w:t>
      </w:r>
    </w:p>
    <w:p w14:paraId="44632E88"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If </w:t>
      </w:r>
      <w:r w:rsidRPr="008F6B36">
        <w:rPr>
          <w:rFonts w:ascii="Times New Roman" w:hAnsi="Times New Roman"/>
          <w:i/>
        </w:rPr>
        <w:t>Strict</w:t>
      </w:r>
      <w:r w:rsidRPr="008F6B36">
        <w:rPr>
          <w:rFonts w:ascii="Times New Roman" w:hAnsi="Times New Roman"/>
        </w:rPr>
        <w:t xml:space="preserve"> is </w:t>
      </w:r>
      <w:r w:rsidRPr="008F6B36">
        <w:rPr>
          <w:rFonts w:ascii="Times New Roman" w:hAnsi="Times New Roman"/>
          <w:b/>
        </w:rPr>
        <w:t>true</w:t>
      </w:r>
      <w:r w:rsidRPr="008F6B36">
        <w:rPr>
          <w:rFonts w:ascii="Times New Roman" w:hAnsi="Times New Roman"/>
        </w:rPr>
        <w:t>, then</w:t>
      </w:r>
    </w:p>
    <w:p w14:paraId="2BFCE4CF" w14:textId="77777777" w:rsidR="004C02EF" w:rsidRPr="008F6B36" w:rsidRDefault="004C02EF" w:rsidP="004C02EF">
      <w:pPr>
        <w:numPr>
          <w:ilvl w:val="1"/>
          <w:numId w:val="150"/>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thrower</w:t>
      </w:r>
      <w:r w:rsidRPr="008F6B36">
        <w:rPr>
          <w:rFonts w:ascii="Times New Roman" w:hAnsi="Times New Roman"/>
        </w:rPr>
        <w:t xml:space="preserve"> be the [[ThrowTypeError]] function Object (13.2.3).</w:t>
      </w:r>
    </w:p>
    <w:p w14:paraId="1FE2A507" w14:textId="77777777" w:rsidR="004C02EF" w:rsidRPr="008F6B36" w:rsidRDefault="004C02EF" w:rsidP="004C02EF">
      <w:pPr>
        <w:numPr>
          <w:ilvl w:val="1"/>
          <w:numId w:val="150"/>
        </w:numPr>
        <w:contextualSpacing/>
        <w:rPr>
          <w:rFonts w:ascii="Times New Roman" w:hAnsi="Times New Roman"/>
        </w:rPr>
      </w:pPr>
      <w:r w:rsidRPr="008F6B36">
        <w:rPr>
          <w:rFonts w:ascii="Times New Roman" w:hAnsi="Times New Roman"/>
        </w:rPr>
        <w:t>Call</w:t>
      </w:r>
      <w:r w:rsidRPr="00C14EAC">
        <w:rPr>
          <w:rFonts w:ascii="Times New Roman" w:hAnsi="Times New Roman"/>
        </w:rPr>
        <w:t xml:space="preserve"> the [[DefineOwnProperty]] internal method of </w:t>
      </w:r>
      <w:r w:rsidRPr="00C14EAC">
        <w:rPr>
          <w:rFonts w:ascii="Times New Roman" w:hAnsi="Times New Roman"/>
          <w:i/>
        </w:rPr>
        <w:t>F</w:t>
      </w:r>
      <w:r w:rsidRPr="00C14EAC">
        <w:rPr>
          <w:rFonts w:ascii="Times New Roman" w:hAnsi="Times New Roman"/>
        </w:rPr>
        <w:t xml:space="preserve"> with arguments </w:t>
      </w:r>
      <w:r w:rsidRPr="00C14EAC">
        <w:rPr>
          <w:rFonts w:ascii="Courier New" w:hAnsi="Courier New" w:cs="Courier New"/>
          <w:b/>
        </w:rPr>
        <w:t>"caller"</w:t>
      </w:r>
      <w:r w:rsidRPr="00C14EAC">
        <w:rPr>
          <w:rFonts w:ascii="Times New Roman" w:hAnsi="Times New Roman"/>
        </w:rPr>
        <w:t>, PropertyDescriptor {[[Get]]:</w:t>
      </w:r>
      <w:r w:rsidRPr="008F6B36">
        <w:rPr>
          <w:rFonts w:ascii="Times New Roman" w:hAnsi="Times New Roman"/>
        </w:rPr>
        <w:t xml:space="preserve"> </w:t>
      </w:r>
      <w:r w:rsidRPr="008F6B36">
        <w:rPr>
          <w:rFonts w:ascii="Times New Roman" w:hAnsi="Times New Roman"/>
          <w:i/>
        </w:rPr>
        <w:t>thrower</w:t>
      </w:r>
      <w:r w:rsidRPr="008F6B36">
        <w:rPr>
          <w:rFonts w:ascii="Times New Roman" w:hAnsi="Times New Roman"/>
        </w:rPr>
        <w:t xml:space="preserve">, [[Set]]: </w:t>
      </w:r>
      <w:r w:rsidRPr="008F6B36">
        <w:rPr>
          <w:rFonts w:ascii="Times New Roman" w:hAnsi="Times New Roman"/>
          <w:i/>
        </w:rPr>
        <w:t>thrower</w:t>
      </w:r>
      <w:r w:rsidRPr="008F6B36">
        <w:rPr>
          <w:rFonts w:ascii="Times New Roman" w:hAnsi="Times New Roman"/>
        </w:rPr>
        <w:t xml:space="preserve">, [[Enumerable]]: </w:t>
      </w:r>
      <w:r w:rsidRPr="008F6B36">
        <w:rPr>
          <w:rFonts w:ascii="Times New Roman" w:hAnsi="Times New Roman"/>
          <w:b/>
        </w:rPr>
        <w:t>false</w:t>
      </w:r>
      <w:r w:rsidRPr="008F6B36">
        <w:rPr>
          <w:rFonts w:ascii="Times New Roman" w:hAnsi="Times New Roman"/>
        </w:rPr>
        <w:t xml:space="preserve">, [[Configurable]]: </w:t>
      </w:r>
      <w:r w:rsidRPr="008F6B36">
        <w:rPr>
          <w:rFonts w:ascii="Times New Roman" w:hAnsi="Times New Roman"/>
          <w:b/>
        </w:rPr>
        <w:t>false</w:t>
      </w:r>
      <w:r w:rsidRPr="008F6B36">
        <w:rPr>
          <w:rFonts w:ascii="Times New Roman" w:hAnsi="Times New Roman"/>
        </w:rPr>
        <w:t xml:space="preserve">}, and </w:t>
      </w:r>
      <w:r w:rsidRPr="008F6B36">
        <w:rPr>
          <w:rFonts w:ascii="Times New Roman" w:hAnsi="Times New Roman"/>
          <w:b/>
        </w:rPr>
        <w:t>false</w:t>
      </w:r>
      <w:r w:rsidRPr="008F6B36">
        <w:rPr>
          <w:rFonts w:ascii="Times New Roman" w:hAnsi="Times New Roman"/>
        </w:rPr>
        <w:t>.</w:t>
      </w:r>
    </w:p>
    <w:p w14:paraId="54E1D07D" w14:textId="77777777" w:rsidR="004C02EF" w:rsidRPr="008F6B36" w:rsidRDefault="004C02EF" w:rsidP="004C02EF">
      <w:pPr>
        <w:numPr>
          <w:ilvl w:val="1"/>
          <w:numId w:val="150"/>
        </w:numPr>
        <w:contextualSpacing/>
        <w:rPr>
          <w:rFonts w:ascii="Times New Roman" w:hAnsi="Times New Roman"/>
        </w:rPr>
      </w:pPr>
      <w:r w:rsidRPr="008F6B36">
        <w:rPr>
          <w:rFonts w:ascii="Times New Roman" w:hAnsi="Times New Roman"/>
        </w:rPr>
        <w:t xml:space="preserve">Call the [[DefineOwnProperty]] internal method of </w:t>
      </w:r>
      <w:r w:rsidRPr="008F6B36">
        <w:rPr>
          <w:rFonts w:ascii="Times New Roman" w:hAnsi="Times New Roman"/>
          <w:i/>
        </w:rPr>
        <w:t>F</w:t>
      </w:r>
      <w:r w:rsidRPr="008F6B36">
        <w:rPr>
          <w:rFonts w:ascii="Times New Roman" w:hAnsi="Times New Roman"/>
        </w:rPr>
        <w:t xml:space="preserve"> with arguments </w:t>
      </w:r>
      <w:r>
        <w:rPr>
          <w:rFonts w:ascii="Courier New" w:hAnsi="Courier New" w:cs="Courier New"/>
          <w:b/>
        </w:rPr>
        <w:t>"arguments"</w:t>
      </w:r>
      <w:r w:rsidRPr="008F6B36">
        <w:rPr>
          <w:rFonts w:ascii="Times New Roman" w:hAnsi="Times New Roman"/>
        </w:rPr>
        <w:t xml:space="preserve">, PropertyDescriptor {[[Get]]: </w:t>
      </w:r>
      <w:r w:rsidRPr="008F6B36">
        <w:rPr>
          <w:rFonts w:ascii="Times New Roman" w:hAnsi="Times New Roman"/>
          <w:i/>
        </w:rPr>
        <w:t>thrower</w:t>
      </w:r>
      <w:r w:rsidRPr="008F6B36">
        <w:rPr>
          <w:rFonts w:ascii="Times New Roman" w:hAnsi="Times New Roman"/>
        </w:rPr>
        <w:t xml:space="preserve">, [[Set]]: </w:t>
      </w:r>
      <w:r w:rsidRPr="008F6B36">
        <w:rPr>
          <w:rFonts w:ascii="Times New Roman" w:hAnsi="Times New Roman"/>
          <w:i/>
        </w:rPr>
        <w:t>thrower</w:t>
      </w:r>
      <w:r w:rsidRPr="008F6B36">
        <w:rPr>
          <w:rFonts w:ascii="Times New Roman" w:hAnsi="Times New Roman"/>
        </w:rPr>
        <w:t xml:space="preserve">, [[Enumerable]]: </w:t>
      </w:r>
      <w:r w:rsidRPr="008F6B36">
        <w:rPr>
          <w:rFonts w:ascii="Times New Roman" w:hAnsi="Times New Roman"/>
          <w:b/>
        </w:rPr>
        <w:t>false</w:t>
      </w:r>
      <w:r w:rsidRPr="008F6B36">
        <w:rPr>
          <w:rFonts w:ascii="Times New Roman" w:hAnsi="Times New Roman"/>
        </w:rPr>
        <w:t xml:space="preserve">, [[Configurable]]: </w:t>
      </w:r>
      <w:r w:rsidRPr="008F6B36">
        <w:rPr>
          <w:rFonts w:ascii="Times New Roman" w:hAnsi="Times New Roman"/>
          <w:b/>
        </w:rPr>
        <w:t>false</w:t>
      </w:r>
      <w:r w:rsidRPr="008F6B36">
        <w:rPr>
          <w:rFonts w:ascii="Times New Roman" w:hAnsi="Times New Roman"/>
        </w:rPr>
        <w:t xml:space="preserve">}, and </w:t>
      </w:r>
      <w:r w:rsidRPr="008F6B36">
        <w:rPr>
          <w:rFonts w:ascii="Times New Roman" w:hAnsi="Times New Roman"/>
          <w:b/>
        </w:rPr>
        <w:t>false</w:t>
      </w:r>
      <w:r w:rsidRPr="008F6B36">
        <w:rPr>
          <w:rFonts w:ascii="Times New Roman" w:hAnsi="Times New Roman"/>
        </w:rPr>
        <w:t>.</w:t>
      </w:r>
    </w:p>
    <w:p w14:paraId="7608282B"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Return </w:t>
      </w:r>
      <w:r w:rsidRPr="008F6B36">
        <w:rPr>
          <w:rFonts w:ascii="Times New Roman" w:hAnsi="Times New Roman"/>
          <w:i/>
        </w:rPr>
        <w:t>F</w:t>
      </w:r>
      <w:r w:rsidRPr="008F6B36">
        <w:rPr>
          <w:rFonts w:ascii="Times New Roman" w:hAnsi="Times New Roman"/>
        </w:rPr>
        <w:t>.</w:t>
      </w:r>
    </w:p>
    <w:p w14:paraId="31F9F4E1" w14:textId="77777777" w:rsidR="004C02EF" w:rsidRDefault="004C02EF" w:rsidP="004C02EF">
      <w:pPr>
        <w:pStyle w:val="Note"/>
      </w:pPr>
      <w:r w:rsidRPr="00C14EAC">
        <w:t>NOTE</w:t>
      </w:r>
      <w:r w:rsidRPr="00C14EAC">
        <w:tab/>
        <w:t xml:space="preserve">A </w:t>
      </w:r>
      <w:r w:rsidRPr="00C14EAC">
        <w:rPr>
          <w:rFonts w:ascii="Courier New" w:hAnsi="Courier New"/>
          <w:b/>
          <w:color w:val="000000"/>
        </w:rPr>
        <w:t>prototype</w:t>
      </w:r>
      <w:r w:rsidRPr="00C14EAC">
        <w:t xml:space="preserve"> property is automatically created for every function, to allow for the possibility that the function will be used as a constructor.</w:t>
      </w:r>
    </w:p>
    <w:p w14:paraId="5D342DEF" w14:textId="77777777" w:rsidR="004C02EF" w:rsidRDefault="004C02EF" w:rsidP="00B43482">
      <w:pPr>
        <w:pStyle w:val="30"/>
        <w:numPr>
          <w:ilvl w:val="0"/>
          <w:numId w:val="0"/>
        </w:numPr>
      </w:pPr>
      <w:bookmarkStart w:id="4936" w:name="_Ref463865954"/>
      <w:bookmarkStart w:id="4937" w:name="_Toc472818898"/>
      <w:bookmarkStart w:id="4938" w:name="_Toc235503474"/>
      <w:bookmarkStart w:id="4939" w:name="_Toc241509249"/>
      <w:bookmarkStart w:id="4940" w:name="_Toc244416736"/>
      <w:bookmarkStart w:id="4941" w:name="_Toc276631100"/>
      <w:bookmarkStart w:id="4942" w:name="_Toc153968489"/>
      <w:r>
        <w:t>13.2.1</w:t>
      </w:r>
      <w:r>
        <w:tab/>
        <w:t>[[Call]]</w:t>
      </w:r>
      <w:bookmarkEnd w:id="4936"/>
      <w:bookmarkEnd w:id="4937"/>
      <w:bookmarkEnd w:id="4938"/>
      <w:bookmarkEnd w:id="4939"/>
      <w:bookmarkEnd w:id="4940"/>
      <w:bookmarkEnd w:id="4941"/>
      <w:bookmarkEnd w:id="4942"/>
    </w:p>
    <w:p w14:paraId="35D30DA1" w14:textId="77777777" w:rsidR="004C02EF" w:rsidRDefault="004C02EF" w:rsidP="004C02EF">
      <w:r>
        <w:t xml:space="preserve">When the [[Call]] internal method for a Function object </w:t>
      </w:r>
      <w:r w:rsidRPr="00E91749">
        <w:rPr>
          <w:rFonts w:ascii="Times New Roman" w:hAnsi="Times New Roman"/>
          <w:i/>
        </w:rPr>
        <w:t>F</w:t>
      </w:r>
      <w:r>
        <w:t xml:space="preserve"> is called with a this value and a list of arguments, the following steps are taken:</w:t>
      </w:r>
    </w:p>
    <w:p w14:paraId="7CBEB13A" w14:textId="77777777" w:rsidR="004C02EF" w:rsidRPr="008F6B36" w:rsidRDefault="004C02EF" w:rsidP="004C02EF">
      <w:pPr>
        <w:pStyle w:val="Alg4"/>
        <w:numPr>
          <w:ilvl w:val="0"/>
          <w:numId w:val="151"/>
        </w:numPr>
      </w:pPr>
      <w:r w:rsidRPr="008F6B36">
        <w:t xml:space="preserve">Let </w:t>
      </w:r>
      <w:r w:rsidRPr="008F6B36">
        <w:rPr>
          <w:i/>
        </w:rPr>
        <w:t xml:space="preserve">funcCtx </w:t>
      </w:r>
      <w:r w:rsidRPr="008F6B36">
        <w:t xml:space="preserve">be the result of establishing a new execution context for function code using the value of </w:t>
      </w:r>
      <w:r w:rsidRPr="008F6B36">
        <w:rPr>
          <w:i/>
        </w:rPr>
        <w:t>F</w:t>
      </w:r>
      <w:r w:rsidRPr="008F6B36">
        <w:t xml:space="preserve">'s [[FormalParameters]] internal property, the passed arguments List </w:t>
      </w:r>
      <w:r w:rsidRPr="008F6B36">
        <w:rPr>
          <w:i/>
        </w:rPr>
        <w:t>args</w:t>
      </w:r>
      <w:r w:rsidRPr="008F6B36">
        <w:t xml:space="preserve">, and the </w:t>
      </w:r>
      <w:r w:rsidRPr="008F6B36">
        <w:rPr>
          <w:b/>
        </w:rPr>
        <w:t>this</w:t>
      </w:r>
      <w:r w:rsidRPr="008F6B36">
        <w:t xml:space="preserve"> value as described in 10.4.3.</w:t>
      </w:r>
    </w:p>
    <w:p w14:paraId="3AA1F2CF" w14:textId="77777777" w:rsidR="004C02EF" w:rsidRPr="008F6B36" w:rsidRDefault="004C02EF" w:rsidP="004C02EF">
      <w:pPr>
        <w:pStyle w:val="Alg4"/>
        <w:numPr>
          <w:ilvl w:val="0"/>
          <w:numId w:val="151"/>
        </w:numPr>
      </w:pPr>
      <w:r w:rsidRPr="008F6B36">
        <w:t xml:space="preserve">Let </w:t>
      </w:r>
      <w:r w:rsidRPr="008F6B36">
        <w:rPr>
          <w:i/>
        </w:rPr>
        <w:t xml:space="preserve">result </w:t>
      </w:r>
      <w:r w:rsidRPr="008F6B36">
        <w:t xml:space="preserve">be the result of evaluating the </w:t>
      </w:r>
      <w:r w:rsidRPr="008F6B36">
        <w:rPr>
          <w:i/>
        </w:rPr>
        <w:t>FunctionBody</w:t>
      </w:r>
      <w:r w:rsidRPr="008F6B36">
        <w:t xml:space="preserve"> that is the value of</w:t>
      </w:r>
      <w:r w:rsidRPr="008F6B36">
        <w:rPr>
          <w:i/>
        </w:rPr>
        <w:t xml:space="preserve"> F</w:t>
      </w:r>
      <w:r w:rsidRPr="008F6B36">
        <w:t xml:space="preserve">'s [[Code]] internal property. If </w:t>
      </w:r>
      <w:r w:rsidRPr="008F6B36">
        <w:rPr>
          <w:i/>
        </w:rPr>
        <w:t>F</w:t>
      </w:r>
      <w:r w:rsidRPr="008F6B36">
        <w:t xml:space="preserve"> does not have a [[Code]] internal property or if its value is an empty </w:t>
      </w:r>
      <w:r w:rsidRPr="008F6B36">
        <w:rPr>
          <w:i/>
        </w:rPr>
        <w:t>FunctionBody</w:t>
      </w:r>
      <w:r w:rsidRPr="008F6B36">
        <w:t xml:space="preserve">, then </w:t>
      </w:r>
      <w:r w:rsidRPr="008F6B36">
        <w:rPr>
          <w:i/>
        </w:rPr>
        <w:t>result</w:t>
      </w:r>
      <w:r w:rsidRPr="008F6B36">
        <w:t xml:space="preserve"> is (</w:t>
      </w:r>
      <w:r w:rsidRPr="008F6B36">
        <w:rPr>
          <w:rFonts w:ascii="Arial" w:hAnsi="Arial" w:cs="Arial"/>
        </w:rPr>
        <w:t>normal</w:t>
      </w:r>
      <w:r w:rsidRPr="008F6B36">
        <w:t xml:space="preserve">, </w:t>
      </w:r>
      <w:r w:rsidRPr="008F6B36">
        <w:rPr>
          <w:rFonts w:ascii="Arial" w:hAnsi="Arial" w:cs="Arial"/>
        </w:rPr>
        <w:t>undefined</w:t>
      </w:r>
      <w:r w:rsidRPr="008F6B36">
        <w:t xml:space="preserve">, </w:t>
      </w:r>
      <w:r w:rsidRPr="008F6B36">
        <w:rPr>
          <w:rFonts w:ascii="Arial" w:hAnsi="Arial" w:cs="Arial"/>
        </w:rPr>
        <w:t>empty</w:t>
      </w:r>
      <w:r w:rsidRPr="008F6B36">
        <w:t>).</w:t>
      </w:r>
    </w:p>
    <w:p w14:paraId="71ECC909" w14:textId="77777777" w:rsidR="004C02EF" w:rsidRPr="008F6B36" w:rsidRDefault="004C02EF" w:rsidP="004C02EF">
      <w:pPr>
        <w:pStyle w:val="Alg4"/>
        <w:numPr>
          <w:ilvl w:val="0"/>
          <w:numId w:val="151"/>
        </w:numPr>
      </w:pPr>
      <w:r w:rsidRPr="008F6B36">
        <w:t xml:space="preserve">Exit the execution context </w:t>
      </w:r>
      <w:r w:rsidRPr="008F6B36">
        <w:rPr>
          <w:i/>
        </w:rPr>
        <w:t>funcCtx</w:t>
      </w:r>
      <w:r w:rsidRPr="008F6B36">
        <w:t>, restoring the previous execution context.</w:t>
      </w:r>
    </w:p>
    <w:p w14:paraId="23E9564F" w14:textId="77777777" w:rsidR="004C02EF" w:rsidRPr="008F6B36" w:rsidRDefault="004C02EF" w:rsidP="004C02EF">
      <w:pPr>
        <w:pStyle w:val="Alg4"/>
        <w:numPr>
          <w:ilvl w:val="0"/>
          <w:numId w:val="151"/>
        </w:numPr>
      </w:pPr>
      <w:r w:rsidRPr="008F6B36">
        <w:t xml:space="preserve">If </w:t>
      </w:r>
      <w:r w:rsidRPr="008F6B36">
        <w:rPr>
          <w:i/>
        </w:rPr>
        <w:t>result</w:t>
      </w:r>
      <w:r w:rsidRPr="008F6B36">
        <w:t xml:space="preserve">.type is </w:t>
      </w:r>
      <w:r w:rsidRPr="008F6B36">
        <w:rPr>
          <w:rFonts w:ascii="Arial" w:hAnsi="Arial" w:cs="Arial"/>
        </w:rPr>
        <w:t>throw</w:t>
      </w:r>
      <w:r w:rsidRPr="008F6B36">
        <w:t xml:space="preserve"> then throw </w:t>
      </w:r>
      <w:r w:rsidRPr="008F6B36">
        <w:rPr>
          <w:i/>
        </w:rPr>
        <w:t>result</w:t>
      </w:r>
      <w:r w:rsidRPr="008F6B36">
        <w:t>.value.</w:t>
      </w:r>
    </w:p>
    <w:p w14:paraId="49A0C7E0" w14:textId="77777777" w:rsidR="004C02EF" w:rsidRPr="008F6B36" w:rsidRDefault="004C02EF" w:rsidP="004C02EF">
      <w:pPr>
        <w:pStyle w:val="Alg4"/>
        <w:numPr>
          <w:ilvl w:val="0"/>
          <w:numId w:val="151"/>
        </w:numPr>
      </w:pPr>
      <w:r w:rsidRPr="008F6B36">
        <w:t xml:space="preserve">If </w:t>
      </w:r>
      <w:r w:rsidRPr="008F6B36">
        <w:rPr>
          <w:i/>
        </w:rPr>
        <w:t>result</w:t>
      </w:r>
      <w:r w:rsidRPr="008F6B36">
        <w:t xml:space="preserve">.type is </w:t>
      </w:r>
      <w:r w:rsidRPr="008F6B36">
        <w:rPr>
          <w:rFonts w:ascii="Arial" w:hAnsi="Arial" w:cs="Arial"/>
        </w:rPr>
        <w:t>return</w:t>
      </w:r>
      <w:r w:rsidRPr="008F6B36">
        <w:t xml:space="preserve"> then return </w:t>
      </w:r>
      <w:r w:rsidRPr="008F6B36">
        <w:rPr>
          <w:i/>
        </w:rPr>
        <w:t>result</w:t>
      </w:r>
      <w:r w:rsidRPr="008F6B36">
        <w:t>.value.</w:t>
      </w:r>
    </w:p>
    <w:p w14:paraId="3820B88A" w14:textId="77777777" w:rsidR="004C02EF" w:rsidRPr="008F6B36" w:rsidRDefault="004C02EF" w:rsidP="004C02EF">
      <w:pPr>
        <w:pStyle w:val="Alg4"/>
        <w:numPr>
          <w:ilvl w:val="0"/>
          <w:numId w:val="151"/>
        </w:numPr>
        <w:spacing w:after="120"/>
      </w:pPr>
      <w:r w:rsidRPr="008F6B36">
        <w:t xml:space="preserve">Otherwise </w:t>
      </w:r>
      <w:r w:rsidRPr="008F6B36">
        <w:rPr>
          <w:i/>
        </w:rPr>
        <w:t>result</w:t>
      </w:r>
      <w:r w:rsidRPr="008F6B36">
        <w:t xml:space="preserve">.type must be </w:t>
      </w:r>
      <w:r w:rsidRPr="008F6B36">
        <w:rPr>
          <w:rFonts w:ascii="Arial" w:hAnsi="Arial" w:cs="Arial"/>
        </w:rPr>
        <w:t>normal</w:t>
      </w:r>
      <w:r w:rsidRPr="008F6B36">
        <w:t xml:space="preserve">. Return </w:t>
      </w:r>
      <w:r w:rsidRPr="008F6B36">
        <w:rPr>
          <w:b/>
        </w:rPr>
        <w:t>undefined</w:t>
      </w:r>
      <w:r w:rsidRPr="008F6B36">
        <w:t>.</w:t>
      </w:r>
    </w:p>
    <w:p w14:paraId="5A5449A4" w14:textId="77777777" w:rsidR="004C02EF" w:rsidRDefault="004C02EF" w:rsidP="00B43482">
      <w:pPr>
        <w:pStyle w:val="30"/>
        <w:numPr>
          <w:ilvl w:val="0"/>
          <w:numId w:val="0"/>
        </w:numPr>
      </w:pPr>
      <w:bookmarkStart w:id="4943" w:name="_Ref463865905"/>
      <w:bookmarkStart w:id="4944" w:name="_Toc472818899"/>
      <w:bookmarkStart w:id="4945" w:name="_Ref424532515"/>
      <w:bookmarkStart w:id="4946" w:name="_Toc235503475"/>
      <w:bookmarkStart w:id="4947" w:name="_Toc241509250"/>
      <w:bookmarkStart w:id="4948" w:name="_Toc244416737"/>
      <w:bookmarkStart w:id="4949" w:name="_Toc276631101"/>
      <w:bookmarkStart w:id="4950" w:name="_Toc153968490"/>
      <w:r>
        <w:t>13.2.2</w:t>
      </w:r>
      <w:r>
        <w:tab/>
        <w:t>[[Construct]]</w:t>
      </w:r>
      <w:bookmarkEnd w:id="4943"/>
      <w:bookmarkEnd w:id="4944"/>
      <w:bookmarkEnd w:id="4946"/>
      <w:bookmarkEnd w:id="4947"/>
      <w:bookmarkEnd w:id="4948"/>
      <w:bookmarkEnd w:id="4949"/>
      <w:bookmarkEnd w:id="4950"/>
    </w:p>
    <w:p w14:paraId="6E9A0BAA" w14:textId="77777777" w:rsidR="004C02EF" w:rsidRDefault="004C02EF" w:rsidP="004C02EF">
      <w:r>
        <w:t xml:space="preserve">When the [[Construct]] internal method for a Function object </w:t>
      </w:r>
      <w:r w:rsidRPr="00E91749">
        <w:rPr>
          <w:rFonts w:ascii="Times New Roman" w:hAnsi="Times New Roman"/>
          <w:i/>
        </w:rPr>
        <w:t>F</w:t>
      </w:r>
      <w:r>
        <w:t xml:space="preserve"> is called with a possibly empty list of arguments, the following steps are taken:</w:t>
      </w:r>
    </w:p>
    <w:p w14:paraId="26BE78F6"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 xml:space="preserve">obj </w:t>
      </w:r>
      <w:r w:rsidRPr="008F6B36">
        <w:rPr>
          <w:rFonts w:ascii="Times New Roman" w:hAnsi="Times New Roman"/>
        </w:rPr>
        <w:t>be a newly created native ECMAScript object.</w:t>
      </w:r>
    </w:p>
    <w:p w14:paraId="7433471C" w14:textId="77777777" w:rsidR="004C02EF" w:rsidRDefault="004C02EF" w:rsidP="004C02EF">
      <w:pPr>
        <w:numPr>
          <w:ilvl w:val="0"/>
          <w:numId w:val="152"/>
        </w:numPr>
        <w:contextualSpacing/>
        <w:rPr>
          <w:rFonts w:ascii="Times New Roman" w:hAnsi="Times New Roman"/>
        </w:rPr>
      </w:pPr>
      <w:r w:rsidRPr="00A5734B">
        <w:rPr>
          <w:rFonts w:ascii="Times New Roman" w:hAnsi="Times New Roman"/>
        </w:rPr>
        <w:t>Set all the internal methods</w:t>
      </w:r>
      <w:r>
        <w:rPr>
          <w:rFonts w:ascii="Times New Roman" w:hAnsi="Times New Roman"/>
        </w:rPr>
        <w:t xml:space="preserve"> </w:t>
      </w:r>
      <w:r w:rsidRPr="00A5734B">
        <w:rPr>
          <w:rFonts w:ascii="Times New Roman" w:hAnsi="Times New Roman"/>
        </w:rPr>
        <w:t xml:space="preserve">of </w:t>
      </w:r>
      <w:r w:rsidRPr="00A5734B">
        <w:rPr>
          <w:rFonts w:ascii="Times New Roman" w:hAnsi="Times New Roman"/>
          <w:i/>
        </w:rPr>
        <w:t>obj</w:t>
      </w:r>
      <w:r>
        <w:rPr>
          <w:rFonts w:ascii="Times New Roman" w:hAnsi="Times New Roman"/>
        </w:rPr>
        <w:t xml:space="preserve"> </w:t>
      </w:r>
      <w:r w:rsidRPr="00A5734B">
        <w:rPr>
          <w:rFonts w:ascii="Times New Roman" w:hAnsi="Times New Roman"/>
        </w:rPr>
        <w:t>as specified in 8.12.</w:t>
      </w:r>
    </w:p>
    <w:p w14:paraId="6E3C03E4" w14:textId="77777777" w:rsidR="004C02EF" w:rsidRPr="008F6B36" w:rsidDel="000011A1" w:rsidRDefault="004C02EF" w:rsidP="004C02EF">
      <w:pPr>
        <w:numPr>
          <w:ilvl w:val="0"/>
          <w:numId w:val="152"/>
        </w:numPr>
        <w:contextualSpacing/>
        <w:rPr>
          <w:del w:id="4951" w:author="Allen Wirfs-Brock" w:date="2011-07-02T13:20:00Z"/>
          <w:rFonts w:ascii="Times New Roman" w:hAnsi="Times New Roman"/>
        </w:rPr>
      </w:pPr>
      <w:del w:id="4952" w:author="Allen Wirfs-Brock" w:date="2011-07-02T13:20:00Z">
        <w:r w:rsidRPr="008F6B36" w:rsidDel="000011A1">
          <w:rPr>
            <w:rFonts w:ascii="Times New Roman" w:hAnsi="Times New Roman"/>
          </w:rPr>
          <w:delText xml:space="preserve">Set the [[Class]] internal property of </w:delText>
        </w:r>
        <w:r w:rsidRPr="008F6B36" w:rsidDel="000011A1">
          <w:rPr>
            <w:rFonts w:ascii="Times New Roman" w:hAnsi="Times New Roman"/>
            <w:i/>
          </w:rPr>
          <w:delText xml:space="preserve">obj </w:delText>
        </w:r>
        <w:r w:rsidRPr="008F6B36" w:rsidDel="000011A1">
          <w:rPr>
            <w:rFonts w:ascii="Times New Roman" w:hAnsi="Times New Roman"/>
          </w:rPr>
          <w:delText xml:space="preserve">to </w:delText>
        </w:r>
        <w:r w:rsidDel="000011A1">
          <w:rPr>
            <w:rFonts w:ascii="Courier New" w:hAnsi="Courier New"/>
            <w:b/>
          </w:rPr>
          <w:delText>"Object"</w:delText>
        </w:r>
        <w:r w:rsidRPr="008F6B36" w:rsidDel="000011A1">
          <w:rPr>
            <w:rFonts w:ascii="Times New Roman" w:hAnsi="Times New Roman"/>
          </w:rPr>
          <w:delText>.</w:delText>
        </w:r>
      </w:del>
    </w:p>
    <w:p w14:paraId="0F6E3273"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 xml:space="preserve">Set the [[Extensible]] internal property of </w:t>
      </w:r>
      <w:r w:rsidRPr="008F6B36">
        <w:rPr>
          <w:rFonts w:ascii="Times New Roman" w:hAnsi="Times New Roman"/>
          <w:i/>
        </w:rPr>
        <w:t xml:space="preserve">obj </w:t>
      </w:r>
      <w:r w:rsidRPr="008F6B36">
        <w:rPr>
          <w:rFonts w:ascii="Times New Roman" w:hAnsi="Times New Roman"/>
        </w:rPr>
        <w:t xml:space="preserve">to </w:t>
      </w:r>
      <w:r w:rsidRPr="008F6B36">
        <w:rPr>
          <w:rFonts w:ascii="Times New Roman" w:hAnsi="Times New Roman"/>
          <w:b/>
        </w:rPr>
        <w:t>true</w:t>
      </w:r>
      <w:r w:rsidRPr="008F6B36">
        <w:rPr>
          <w:rFonts w:ascii="Times New Roman" w:hAnsi="Times New Roman"/>
        </w:rPr>
        <w:t>.</w:t>
      </w:r>
    </w:p>
    <w:p w14:paraId="1192198E"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 xml:space="preserve">proto </w:t>
      </w:r>
      <w:r w:rsidRPr="008F6B36">
        <w:rPr>
          <w:rFonts w:ascii="Times New Roman" w:hAnsi="Times New Roman"/>
        </w:rPr>
        <w:t xml:space="preserve">be the value of calling the [[Get]] internal property of </w:t>
      </w:r>
      <w:r w:rsidRPr="008F6B36">
        <w:rPr>
          <w:rFonts w:ascii="Times New Roman" w:hAnsi="Times New Roman"/>
          <w:i/>
        </w:rPr>
        <w:t>F</w:t>
      </w:r>
      <w:r w:rsidRPr="008F6B36">
        <w:rPr>
          <w:rFonts w:ascii="Times New Roman" w:hAnsi="Times New Roman"/>
        </w:rPr>
        <w:t xml:space="preserve"> with argument </w:t>
      </w:r>
      <w:r>
        <w:rPr>
          <w:rFonts w:ascii="Courier New" w:hAnsi="Courier New"/>
          <w:b/>
        </w:rPr>
        <w:t>"prototype"</w:t>
      </w:r>
      <w:r w:rsidRPr="008F6B36">
        <w:rPr>
          <w:rFonts w:ascii="Times New Roman" w:hAnsi="Times New Roman"/>
        </w:rPr>
        <w:t>.</w:t>
      </w:r>
    </w:p>
    <w:p w14:paraId="2CEB23C5"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If Type(</w:t>
      </w:r>
      <w:r w:rsidRPr="008F6B36">
        <w:rPr>
          <w:rFonts w:ascii="Times New Roman" w:hAnsi="Times New Roman"/>
          <w:i/>
        </w:rPr>
        <w:t>proto</w:t>
      </w:r>
      <w:r w:rsidRPr="008F6B36">
        <w:rPr>
          <w:rFonts w:ascii="Times New Roman" w:hAnsi="Times New Roman"/>
        </w:rPr>
        <w:t>)</w:t>
      </w:r>
      <w:r w:rsidRPr="008F6B36">
        <w:rPr>
          <w:rFonts w:ascii="Times New Roman" w:hAnsi="Times New Roman"/>
          <w:i/>
        </w:rPr>
        <w:t xml:space="preserve"> </w:t>
      </w:r>
      <w:r w:rsidRPr="008F6B36">
        <w:rPr>
          <w:rFonts w:ascii="Times New Roman" w:hAnsi="Times New Roman"/>
        </w:rPr>
        <w:t xml:space="preserve">is Object, set the [[Prototype]] internal property of </w:t>
      </w:r>
      <w:r w:rsidRPr="008F6B36">
        <w:rPr>
          <w:rFonts w:ascii="Times New Roman" w:hAnsi="Times New Roman"/>
          <w:i/>
        </w:rPr>
        <w:t xml:space="preserve">obj </w:t>
      </w:r>
      <w:r w:rsidRPr="008F6B36">
        <w:rPr>
          <w:rFonts w:ascii="Times New Roman" w:hAnsi="Times New Roman"/>
        </w:rPr>
        <w:t xml:space="preserve">to </w:t>
      </w:r>
      <w:r w:rsidRPr="008F6B36">
        <w:rPr>
          <w:rFonts w:ascii="Times New Roman" w:hAnsi="Times New Roman"/>
          <w:i/>
        </w:rPr>
        <w:t>proto</w:t>
      </w:r>
      <w:r w:rsidRPr="008F6B36">
        <w:rPr>
          <w:rFonts w:ascii="Times New Roman" w:hAnsi="Times New Roman"/>
        </w:rPr>
        <w:t>.</w:t>
      </w:r>
    </w:p>
    <w:p w14:paraId="53C80579"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If Type(</w:t>
      </w:r>
      <w:r w:rsidRPr="008F6B36">
        <w:rPr>
          <w:rFonts w:ascii="Times New Roman" w:hAnsi="Times New Roman"/>
          <w:i/>
        </w:rPr>
        <w:t>proto</w:t>
      </w:r>
      <w:r w:rsidRPr="008F6B36">
        <w:rPr>
          <w:rFonts w:ascii="Times New Roman" w:hAnsi="Times New Roman"/>
        </w:rPr>
        <w:t>)</w:t>
      </w:r>
      <w:r w:rsidRPr="008F6B36">
        <w:rPr>
          <w:rFonts w:ascii="Times New Roman" w:hAnsi="Times New Roman"/>
          <w:i/>
        </w:rPr>
        <w:t xml:space="preserve"> </w:t>
      </w:r>
      <w:r w:rsidRPr="008F6B36">
        <w:rPr>
          <w:rFonts w:ascii="Times New Roman" w:hAnsi="Times New Roman"/>
        </w:rPr>
        <w:t xml:space="preserve">is not Object, set the [[Prototype]] internal property of </w:t>
      </w:r>
      <w:r w:rsidRPr="008F6B36">
        <w:rPr>
          <w:rFonts w:ascii="Times New Roman" w:hAnsi="Times New Roman"/>
          <w:i/>
        </w:rPr>
        <w:t xml:space="preserve">obj </w:t>
      </w:r>
      <w:r w:rsidRPr="008F6B36">
        <w:rPr>
          <w:rFonts w:ascii="Times New Roman" w:hAnsi="Times New Roman"/>
        </w:rPr>
        <w:t>to the standard built-in Object prototype object as described in 15.2.4.</w:t>
      </w:r>
    </w:p>
    <w:p w14:paraId="3B86C2AE"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 xml:space="preserve">result </w:t>
      </w:r>
      <w:r w:rsidRPr="008F6B36">
        <w:rPr>
          <w:rFonts w:ascii="Times New Roman" w:hAnsi="Times New Roman"/>
        </w:rPr>
        <w:t xml:space="preserve">be the result of calling the [[Call]] internal property of </w:t>
      </w:r>
      <w:r w:rsidRPr="008F6B36">
        <w:rPr>
          <w:rFonts w:ascii="Times New Roman" w:hAnsi="Times New Roman"/>
          <w:i/>
        </w:rPr>
        <w:t>F</w:t>
      </w:r>
      <w:r w:rsidRPr="008F6B36">
        <w:rPr>
          <w:rFonts w:ascii="Times New Roman" w:hAnsi="Times New Roman"/>
        </w:rPr>
        <w:t xml:space="preserve">, providing </w:t>
      </w:r>
      <w:r w:rsidRPr="008F6B36">
        <w:rPr>
          <w:rFonts w:ascii="Times New Roman" w:hAnsi="Times New Roman"/>
          <w:i/>
        </w:rPr>
        <w:t xml:space="preserve">obj </w:t>
      </w:r>
      <w:r w:rsidRPr="008F6B36">
        <w:rPr>
          <w:rFonts w:ascii="Times New Roman" w:hAnsi="Times New Roman"/>
        </w:rPr>
        <w:t xml:space="preserve">as the </w:t>
      </w:r>
      <w:r w:rsidRPr="008F6B36">
        <w:rPr>
          <w:rFonts w:ascii="Times New Roman" w:hAnsi="Times New Roman"/>
          <w:b/>
        </w:rPr>
        <w:t>this</w:t>
      </w:r>
      <w:r w:rsidRPr="008F6B36">
        <w:rPr>
          <w:rFonts w:ascii="Times New Roman" w:hAnsi="Times New Roman"/>
        </w:rPr>
        <w:t xml:space="preserve"> value and providing the argument list passed into [[Construct]] as </w:t>
      </w:r>
      <w:r w:rsidRPr="008F6B36">
        <w:rPr>
          <w:rFonts w:ascii="Times New Roman" w:hAnsi="Times New Roman"/>
          <w:i/>
        </w:rPr>
        <w:t>args</w:t>
      </w:r>
      <w:r w:rsidRPr="008F6B36">
        <w:rPr>
          <w:rFonts w:ascii="Times New Roman" w:hAnsi="Times New Roman"/>
        </w:rPr>
        <w:t>.</w:t>
      </w:r>
    </w:p>
    <w:p w14:paraId="3BE7713E"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If Type(</w:t>
      </w:r>
      <w:r w:rsidRPr="008F6B36">
        <w:rPr>
          <w:rFonts w:ascii="Times New Roman" w:hAnsi="Times New Roman"/>
          <w:i/>
        </w:rPr>
        <w:t>result</w:t>
      </w:r>
      <w:r w:rsidRPr="008F6B36">
        <w:rPr>
          <w:rFonts w:ascii="Times New Roman" w:hAnsi="Times New Roman"/>
        </w:rPr>
        <w:t xml:space="preserve">) is Object then return </w:t>
      </w:r>
      <w:r w:rsidRPr="008F6B36">
        <w:rPr>
          <w:rFonts w:ascii="Times New Roman" w:hAnsi="Times New Roman"/>
          <w:i/>
        </w:rPr>
        <w:t>result</w:t>
      </w:r>
      <w:r w:rsidRPr="008F6B36">
        <w:rPr>
          <w:rFonts w:ascii="Times New Roman" w:hAnsi="Times New Roman"/>
        </w:rPr>
        <w:t>.</w:t>
      </w:r>
    </w:p>
    <w:p w14:paraId="38F01DCF"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 xml:space="preserve">Return </w:t>
      </w:r>
      <w:r w:rsidRPr="008F6B36">
        <w:rPr>
          <w:rFonts w:ascii="Times New Roman" w:hAnsi="Times New Roman"/>
          <w:i/>
        </w:rPr>
        <w:t>obj</w:t>
      </w:r>
      <w:r w:rsidRPr="008F6B36">
        <w:rPr>
          <w:rFonts w:ascii="Times New Roman" w:hAnsi="Times New Roman"/>
        </w:rPr>
        <w:t>.</w:t>
      </w:r>
    </w:p>
    <w:p w14:paraId="6EB45035" w14:textId="77777777" w:rsidR="004C02EF" w:rsidRDefault="004C02EF" w:rsidP="00B43482">
      <w:pPr>
        <w:pStyle w:val="30"/>
        <w:numPr>
          <w:ilvl w:val="0"/>
          <w:numId w:val="0"/>
        </w:numPr>
      </w:pPr>
      <w:bookmarkStart w:id="4953" w:name="_Toc235503476"/>
      <w:bookmarkStart w:id="4954" w:name="_Toc241509251"/>
      <w:bookmarkStart w:id="4955" w:name="_Toc244416738"/>
      <w:bookmarkStart w:id="4956" w:name="_Toc276631102"/>
      <w:bookmarkStart w:id="4957" w:name="_Toc153968491"/>
      <w:r>
        <w:t>13.2.3</w:t>
      </w:r>
      <w:r>
        <w:tab/>
        <w:t>The [[ThrowTypeError]] Function Object</w:t>
      </w:r>
      <w:bookmarkEnd w:id="4953"/>
      <w:bookmarkEnd w:id="4954"/>
      <w:bookmarkEnd w:id="4955"/>
      <w:bookmarkEnd w:id="4956"/>
      <w:bookmarkEnd w:id="4957"/>
    </w:p>
    <w:p w14:paraId="1676026F" w14:textId="77777777" w:rsidR="004C02EF" w:rsidRPr="008F6B36" w:rsidRDefault="004C02EF" w:rsidP="004C02EF">
      <w:r w:rsidRPr="008F6B36">
        <w:t>The [[ThrowTypeError]] object is a unique function object that is defined once as follows:</w:t>
      </w:r>
    </w:p>
    <w:p w14:paraId="4848157F"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Create a new native ECMAScript object and let </w:t>
      </w:r>
      <w:r w:rsidRPr="008F6B36">
        <w:rPr>
          <w:rFonts w:ascii="Times New Roman" w:hAnsi="Times New Roman"/>
          <w:i/>
        </w:rPr>
        <w:t>F</w:t>
      </w:r>
      <w:r w:rsidRPr="008F6B36">
        <w:rPr>
          <w:rFonts w:ascii="Times New Roman" w:hAnsi="Times New Roman"/>
        </w:rPr>
        <w:t xml:space="preserve"> be that object.</w:t>
      </w:r>
    </w:p>
    <w:p w14:paraId="106D7352" w14:textId="77777777" w:rsidR="004C02EF" w:rsidRDefault="004C02EF" w:rsidP="004C02EF">
      <w:pPr>
        <w:numPr>
          <w:ilvl w:val="0"/>
          <w:numId w:val="153"/>
        </w:numPr>
        <w:contextualSpacing/>
        <w:rPr>
          <w:rFonts w:ascii="Times New Roman" w:hAnsi="Times New Roman"/>
        </w:rPr>
      </w:pPr>
      <w:r w:rsidRPr="00A5734B">
        <w:rPr>
          <w:rFonts w:ascii="Times New Roman" w:hAnsi="Times New Roman"/>
        </w:rPr>
        <w:t>Set all the internal methods</w:t>
      </w:r>
      <w:r>
        <w:rPr>
          <w:rFonts w:ascii="Times New Roman" w:hAnsi="Times New Roman"/>
        </w:rPr>
        <w:t xml:space="preserve"> </w:t>
      </w:r>
      <w:r w:rsidRPr="00A5734B">
        <w:rPr>
          <w:rFonts w:ascii="Times New Roman" w:hAnsi="Times New Roman"/>
        </w:rPr>
        <w:t xml:space="preserve">of </w:t>
      </w:r>
      <w:r w:rsidRPr="00A5734B">
        <w:rPr>
          <w:rFonts w:ascii="Times New Roman" w:hAnsi="Times New Roman"/>
          <w:i/>
        </w:rPr>
        <w:t>F</w:t>
      </w:r>
      <w:r w:rsidRPr="00A5734B">
        <w:rPr>
          <w:rFonts w:ascii="Times New Roman" w:hAnsi="Times New Roman"/>
        </w:rPr>
        <w:t xml:space="preserve"> as </w:t>
      </w:r>
      <w:r w:rsidRPr="008F6B36">
        <w:rPr>
          <w:rFonts w:ascii="Times New Roman" w:hAnsi="Times New Roman"/>
        </w:rPr>
        <w:t xml:space="preserve">described </w:t>
      </w:r>
      <w:r w:rsidRPr="00A5734B">
        <w:rPr>
          <w:rFonts w:ascii="Times New Roman" w:hAnsi="Times New Roman"/>
        </w:rPr>
        <w:t>in 8.12.</w:t>
      </w:r>
    </w:p>
    <w:p w14:paraId="51EDBD85" w14:textId="77777777" w:rsidR="004C02EF" w:rsidRPr="008F6B36" w:rsidRDefault="004C02EF" w:rsidP="004C02EF">
      <w:pPr>
        <w:numPr>
          <w:ilvl w:val="0"/>
          <w:numId w:val="153"/>
        </w:numPr>
        <w:contextualSpacing/>
        <w:rPr>
          <w:rFonts w:ascii="Times New Roman" w:hAnsi="Times New Roman"/>
        </w:rPr>
      </w:pPr>
      <w:del w:id="4958" w:author="Allen Wirfs-Brock" w:date="2011-07-02T13:20:00Z">
        <w:r w:rsidRPr="008F6B36" w:rsidDel="000011A1">
          <w:rPr>
            <w:rFonts w:ascii="Times New Roman" w:hAnsi="Times New Roman"/>
          </w:rPr>
          <w:delText xml:space="preserve">Set </w:delText>
        </w:r>
      </w:del>
      <w:ins w:id="4959" w:author="Allen Wirfs-Brock" w:date="2011-07-02T13:20:00Z">
        <w:r w:rsidR="000011A1">
          <w:rPr>
            <w:rFonts w:ascii="Times New Roman" w:hAnsi="Times New Roman"/>
          </w:rPr>
          <w:t>Add</w:t>
        </w:r>
        <w:r w:rsidR="000011A1" w:rsidRPr="008F6B36">
          <w:rPr>
            <w:rFonts w:ascii="Times New Roman" w:hAnsi="Times New Roman"/>
          </w:rPr>
          <w:t xml:space="preserve"> </w:t>
        </w:r>
      </w:ins>
      <w:r w:rsidRPr="008F6B36">
        <w:rPr>
          <w:rFonts w:ascii="Times New Roman" w:hAnsi="Times New Roman"/>
        </w:rPr>
        <w:t>the [[</w:t>
      </w:r>
      <w:del w:id="4960" w:author="Allen Wirfs-Brock" w:date="2011-07-02T13:20:00Z">
        <w:r w:rsidRPr="008F6B36" w:rsidDel="000011A1">
          <w:rPr>
            <w:rFonts w:ascii="Times New Roman" w:hAnsi="Times New Roman"/>
          </w:rPr>
          <w:delText>Class</w:delText>
        </w:r>
      </w:del>
      <w:ins w:id="4961" w:author="Allen Wirfs-Brock" w:date="2011-07-02T13:20:00Z">
        <w:r w:rsidR="000011A1">
          <w:rPr>
            <w:rFonts w:ascii="Times New Roman" w:hAnsi="Times New Roman"/>
          </w:rPr>
          <w:t>IsFunction</w:t>
        </w:r>
      </w:ins>
      <w:r w:rsidRPr="008F6B36">
        <w:rPr>
          <w:rFonts w:ascii="Times New Roman" w:hAnsi="Times New Roman"/>
        </w:rPr>
        <w:t xml:space="preserve">]] internal property </w:t>
      </w:r>
      <w:del w:id="4962" w:author="Allen Wirfs-Brock" w:date="2011-07-02T13:20:00Z">
        <w:r w:rsidRPr="008F6B36" w:rsidDel="000011A1">
          <w:rPr>
            <w:rFonts w:ascii="Times New Roman" w:hAnsi="Times New Roman"/>
          </w:rPr>
          <w:delText xml:space="preserve">of </w:delText>
        </w:r>
      </w:del>
      <w:ins w:id="4963" w:author="Allen Wirfs-Brock" w:date="2011-07-02T13:20:00Z">
        <w:r w:rsidR="000011A1">
          <w:rPr>
            <w:rFonts w:ascii="Times New Roman" w:hAnsi="Times New Roman"/>
          </w:rPr>
          <w:t>to</w:t>
        </w:r>
        <w:r w:rsidR="000011A1" w:rsidRPr="008F6B36">
          <w:rPr>
            <w:rFonts w:ascii="Times New Roman" w:hAnsi="Times New Roman"/>
          </w:rPr>
          <w:t xml:space="preserve"> </w:t>
        </w:r>
      </w:ins>
      <w:r w:rsidRPr="008F6B36">
        <w:rPr>
          <w:rFonts w:ascii="Times New Roman" w:hAnsi="Times New Roman"/>
          <w:i/>
        </w:rPr>
        <w:t>F</w:t>
      </w:r>
      <w:del w:id="4964" w:author="Allen Wirfs-Brock" w:date="2011-07-02T13:21:00Z">
        <w:r w:rsidRPr="008F6B36" w:rsidDel="000011A1">
          <w:rPr>
            <w:rFonts w:ascii="Times New Roman" w:hAnsi="Times New Roman"/>
          </w:rPr>
          <w:delText xml:space="preserve"> to </w:delText>
        </w:r>
        <w:r w:rsidDel="000011A1">
          <w:rPr>
            <w:rFonts w:ascii="Courier New" w:hAnsi="Courier New"/>
            <w:b/>
          </w:rPr>
          <w:delText>"Function"</w:delText>
        </w:r>
      </w:del>
      <w:r w:rsidRPr="008F6B36">
        <w:rPr>
          <w:rFonts w:ascii="Times New Roman" w:hAnsi="Times New Roman"/>
        </w:rPr>
        <w:t>.</w:t>
      </w:r>
    </w:p>
    <w:p w14:paraId="288C8204"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Set the [[Prototype]] internal property of </w:t>
      </w:r>
      <w:r w:rsidRPr="008F6B36">
        <w:rPr>
          <w:rFonts w:ascii="Times New Roman" w:hAnsi="Times New Roman"/>
          <w:i/>
        </w:rPr>
        <w:t>F</w:t>
      </w:r>
      <w:r w:rsidRPr="008F6B36">
        <w:rPr>
          <w:rFonts w:ascii="Times New Roman" w:hAnsi="Times New Roman"/>
        </w:rPr>
        <w:t xml:space="preserve"> to the standard built-in Function prototype object as specified in 15.3.3.1.</w:t>
      </w:r>
    </w:p>
    <w:p w14:paraId="3164A01B"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Set the [[Call]] internal property of </w:t>
      </w:r>
      <w:r w:rsidRPr="008F6B36">
        <w:rPr>
          <w:rFonts w:ascii="Times New Roman" w:hAnsi="Times New Roman"/>
          <w:i/>
        </w:rPr>
        <w:t>F</w:t>
      </w:r>
      <w:r w:rsidRPr="008F6B36">
        <w:rPr>
          <w:rFonts w:ascii="Times New Roman" w:hAnsi="Times New Roman"/>
        </w:rPr>
        <w:t xml:space="preserve"> as described in 13.2.1.</w:t>
      </w:r>
    </w:p>
    <w:p w14:paraId="7C5EFEAD"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Set the [[Scope]] internal property of </w:t>
      </w:r>
      <w:r w:rsidRPr="008F6B36">
        <w:rPr>
          <w:rFonts w:ascii="Times New Roman" w:hAnsi="Times New Roman"/>
          <w:i/>
        </w:rPr>
        <w:t>F</w:t>
      </w:r>
      <w:r w:rsidRPr="008F6B36">
        <w:rPr>
          <w:rFonts w:ascii="Times New Roman" w:hAnsi="Times New Roman"/>
        </w:rPr>
        <w:t xml:space="preserve"> to the Global Environment.</w:t>
      </w:r>
    </w:p>
    <w:p w14:paraId="635D2F01"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Set the [[FormalParameters]] internal property of </w:t>
      </w:r>
      <w:r w:rsidRPr="008F6B36">
        <w:rPr>
          <w:rFonts w:ascii="Times New Roman" w:hAnsi="Times New Roman"/>
          <w:i/>
        </w:rPr>
        <w:t xml:space="preserve">F </w:t>
      </w:r>
      <w:r w:rsidRPr="008F6B36">
        <w:rPr>
          <w:rFonts w:ascii="Times New Roman" w:hAnsi="Times New Roman"/>
        </w:rPr>
        <w:t>to an empty List.</w:t>
      </w:r>
    </w:p>
    <w:p w14:paraId="08E11275"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Set the [[Code]] internal property of </w:t>
      </w:r>
      <w:r w:rsidRPr="008F6B36">
        <w:rPr>
          <w:rFonts w:ascii="Times New Roman" w:hAnsi="Times New Roman"/>
          <w:i/>
        </w:rPr>
        <w:t xml:space="preserve">F </w:t>
      </w:r>
      <w:r w:rsidRPr="008F6B36">
        <w:rPr>
          <w:rFonts w:ascii="Times New Roman" w:hAnsi="Times New Roman"/>
        </w:rPr>
        <w:t xml:space="preserve">to be a </w:t>
      </w:r>
      <w:r w:rsidRPr="008F6B36">
        <w:rPr>
          <w:rFonts w:ascii="Times New Roman" w:hAnsi="Times New Roman"/>
          <w:i/>
        </w:rPr>
        <w:t>FunctionBody</w:t>
      </w:r>
      <w:r w:rsidRPr="008F6B36">
        <w:rPr>
          <w:rFonts w:ascii="Times New Roman" w:hAnsi="Times New Roman"/>
        </w:rPr>
        <w:t xml:space="preserve"> that unconditionally throws a </w:t>
      </w:r>
      <w:r w:rsidRPr="008F6B36">
        <w:rPr>
          <w:rFonts w:ascii="Times New Roman" w:hAnsi="Times New Roman"/>
          <w:b/>
        </w:rPr>
        <w:t>TypeError</w:t>
      </w:r>
      <w:r w:rsidRPr="008F6B36">
        <w:rPr>
          <w:rFonts w:ascii="Times New Roman" w:hAnsi="Times New Roman"/>
        </w:rPr>
        <w:t xml:space="preserve"> exception and performs no other action.</w:t>
      </w:r>
    </w:p>
    <w:p w14:paraId="3D8DC4DB"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Call the [[DefineOwnProperty]] internal method of </w:t>
      </w:r>
      <w:r w:rsidRPr="008F6B36">
        <w:rPr>
          <w:rFonts w:ascii="Times New Roman" w:hAnsi="Times New Roman"/>
          <w:i/>
        </w:rPr>
        <w:t>F</w:t>
      </w:r>
      <w:r w:rsidRPr="008F6B36">
        <w:rPr>
          <w:rFonts w:ascii="Times New Roman" w:hAnsi="Times New Roman"/>
        </w:rPr>
        <w:t xml:space="preserve"> with arguments </w:t>
      </w:r>
      <w:r>
        <w:rPr>
          <w:rFonts w:ascii="Courier New" w:hAnsi="Courier New" w:cs="Courier New"/>
          <w:b/>
        </w:rPr>
        <w:t>"</w:t>
      </w:r>
      <w:r>
        <w:rPr>
          <w:rFonts w:ascii="Courier New" w:hAnsi="Courier New"/>
          <w:b/>
        </w:rPr>
        <w:t>length</w:t>
      </w:r>
      <w:r>
        <w:rPr>
          <w:rFonts w:ascii="Courier New" w:hAnsi="Courier New" w:cs="Courier New"/>
          <w:b/>
        </w:rPr>
        <w:t>"</w:t>
      </w:r>
      <w:r w:rsidRPr="008F6B36">
        <w:rPr>
          <w:rFonts w:ascii="Times New Roman" w:hAnsi="Times New Roman"/>
        </w:rPr>
        <w:t xml:space="preserve">, Property Descriptor {[[Value]]: </w:t>
      </w:r>
      <w:r w:rsidRPr="008F6B36">
        <w:rPr>
          <w:rFonts w:ascii="Times New Roman" w:hAnsi="Times New Roman"/>
          <w:i/>
        </w:rPr>
        <w:t>0</w:t>
      </w:r>
      <w:r w:rsidRPr="008F6B36">
        <w:rPr>
          <w:rFonts w:ascii="Times New Roman" w:hAnsi="Times New Roman"/>
        </w:rPr>
        <w:t xml:space="preserve">, [[Writable]]: </w:t>
      </w:r>
      <w:r w:rsidRPr="008F6B36">
        <w:rPr>
          <w:rFonts w:ascii="Times New Roman" w:hAnsi="Times New Roman"/>
          <w:b/>
        </w:rPr>
        <w:t>false</w:t>
      </w:r>
      <w:r w:rsidRPr="008F6B36">
        <w:rPr>
          <w:rFonts w:ascii="Times New Roman" w:hAnsi="Times New Roman"/>
        </w:rPr>
        <w:t xml:space="preserve">, [[Enumerable]]: </w:t>
      </w:r>
      <w:r w:rsidRPr="008F6B36">
        <w:rPr>
          <w:rFonts w:ascii="Times New Roman" w:hAnsi="Times New Roman"/>
          <w:b/>
        </w:rPr>
        <w:t>false</w:t>
      </w:r>
      <w:r w:rsidRPr="008F6B36">
        <w:rPr>
          <w:rFonts w:ascii="Times New Roman" w:hAnsi="Times New Roman"/>
        </w:rPr>
        <w:t xml:space="preserve">, [[Configurable]]: </w:t>
      </w:r>
      <w:r w:rsidRPr="008F6B36">
        <w:rPr>
          <w:rFonts w:ascii="Times New Roman" w:hAnsi="Times New Roman"/>
          <w:b/>
        </w:rPr>
        <w:t>false</w:t>
      </w:r>
      <w:r w:rsidRPr="008F6B36">
        <w:rPr>
          <w:rFonts w:ascii="Times New Roman" w:hAnsi="Times New Roman"/>
        </w:rPr>
        <w:t xml:space="preserve">}, and </w:t>
      </w:r>
      <w:r w:rsidRPr="008F6B36">
        <w:rPr>
          <w:rFonts w:ascii="Times New Roman" w:hAnsi="Times New Roman"/>
          <w:b/>
        </w:rPr>
        <w:t>false</w:t>
      </w:r>
      <w:r w:rsidRPr="008F6B36">
        <w:rPr>
          <w:rFonts w:ascii="Times New Roman" w:hAnsi="Times New Roman"/>
        </w:rPr>
        <w:t xml:space="preserve">. </w:t>
      </w:r>
    </w:p>
    <w:p w14:paraId="02C5E1CD"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Set the [[Extensible]] internal property of </w:t>
      </w:r>
      <w:r w:rsidRPr="008F6B36">
        <w:rPr>
          <w:rFonts w:ascii="Times New Roman" w:hAnsi="Times New Roman"/>
          <w:i/>
        </w:rPr>
        <w:t xml:space="preserve">F </w:t>
      </w:r>
      <w:r w:rsidRPr="008F6B36">
        <w:rPr>
          <w:rFonts w:ascii="Times New Roman" w:hAnsi="Times New Roman"/>
        </w:rPr>
        <w:t xml:space="preserve">to </w:t>
      </w:r>
      <w:r w:rsidRPr="008F6B36">
        <w:rPr>
          <w:rFonts w:ascii="Times New Roman" w:hAnsi="Times New Roman"/>
          <w:b/>
        </w:rPr>
        <w:t>false</w:t>
      </w:r>
      <w:r w:rsidRPr="008F6B36">
        <w:rPr>
          <w:rFonts w:ascii="Times New Roman" w:hAnsi="Times New Roman"/>
        </w:rPr>
        <w:t>.</w:t>
      </w:r>
    </w:p>
    <w:p w14:paraId="7C741996"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Let [[ThrowTypeError]] be </w:t>
      </w:r>
      <w:r w:rsidRPr="008F6B36">
        <w:rPr>
          <w:rFonts w:ascii="Times New Roman" w:hAnsi="Times New Roman"/>
          <w:i/>
        </w:rPr>
        <w:t>F</w:t>
      </w:r>
      <w:r w:rsidRPr="008F6B36">
        <w:rPr>
          <w:rFonts w:ascii="Times New Roman" w:hAnsi="Times New Roman"/>
        </w:rPr>
        <w:t>.</w:t>
      </w:r>
    </w:p>
    <w:p w14:paraId="0D067E77" w14:textId="77777777" w:rsidR="004C02EF" w:rsidRDefault="004C02EF" w:rsidP="004C02EF">
      <w:pPr>
        <w:pStyle w:val="1"/>
        <w:numPr>
          <w:ilvl w:val="0"/>
          <w:numId w:val="0"/>
        </w:numPr>
      </w:pPr>
      <w:bookmarkStart w:id="4965" w:name="_Ref457437688"/>
      <w:bookmarkStart w:id="4966" w:name="_Toc472818900"/>
      <w:bookmarkStart w:id="4967" w:name="_Toc235503477"/>
      <w:bookmarkStart w:id="4968" w:name="_Toc241509252"/>
      <w:bookmarkStart w:id="4969" w:name="_Toc244416739"/>
      <w:bookmarkStart w:id="4970" w:name="_Toc276631103"/>
      <w:bookmarkStart w:id="4971" w:name="_Toc153968492"/>
      <w:r>
        <w:t>14</w:t>
      </w:r>
      <w:r>
        <w:tab/>
        <w:t>Progra</w:t>
      </w:r>
      <w:bookmarkEnd w:id="4729"/>
      <w:bookmarkEnd w:id="4730"/>
      <w:bookmarkEnd w:id="4731"/>
      <w:bookmarkEnd w:id="4732"/>
      <w:bookmarkEnd w:id="4733"/>
      <w:bookmarkEnd w:id="4734"/>
      <w:bookmarkEnd w:id="4735"/>
      <w:bookmarkEnd w:id="4736"/>
      <w:r>
        <w:t>m</w:t>
      </w:r>
      <w:bookmarkEnd w:id="4945"/>
      <w:bookmarkEnd w:id="4965"/>
      <w:bookmarkEnd w:id="4966"/>
      <w:bookmarkEnd w:id="4967"/>
      <w:bookmarkEnd w:id="4968"/>
      <w:bookmarkEnd w:id="4969"/>
      <w:bookmarkEnd w:id="4970"/>
      <w:bookmarkEnd w:id="4971"/>
    </w:p>
    <w:p w14:paraId="4D2E6615" w14:textId="77777777" w:rsidR="004C02EF" w:rsidRDefault="004C02EF" w:rsidP="004C02EF">
      <w:pPr>
        <w:pStyle w:val="Syntax"/>
      </w:pPr>
      <w:r w:rsidRPr="004757FA">
        <w:t>Syntax</w:t>
      </w:r>
    </w:p>
    <w:p w14:paraId="080F1F14" w14:textId="77777777" w:rsidR="004C02EF" w:rsidRPr="0006523D" w:rsidRDefault="004C02EF" w:rsidP="004C02EF">
      <w:pPr>
        <w:pStyle w:val="SyntaxRule"/>
      </w:pPr>
      <w:r w:rsidRPr="0006523D">
        <w:t xml:space="preserve">Program </w:t>
      </w:r>
      <w:r w:rsidRPr="00D04346">
        <w:rPr>
          <w:rFonts w:ascii="Arial" w:hAnsi="Arial"/>
          <w:b/>
          <w:i w:val="0"/>
        </w:rPr>
        <w:t>:</w:t>
      </w:r>
    </w:p>
    <w:p w14:paraId="472807E0" w14:textId="77777777" w:rsidR="004C02EF" w:rsidRPr="0006523D" w:rsidRDefault="004C02EF" w:rsidP="004C02EF">
      <w:pPr>
        <w:pStyle w:val="SyntaxDefinition"/>
      </w:pPr>
      <w:r w:rsidRPr="0006523D">
        <w:t>SourceElements</w:t>
      </w:r>
      <w:r w:rsidRPr="005E74B3">
        <w:rPr>
          <w:rFonts w:ascii="Arial" w:hAnsi="Arial" w:cs="Arial"/>
          <w:i w:val="0"/>
          <w:vertAlign w:val="subscript"/>
        </w:rPr>
        <w:t>opt</w:t>
      </w:r>
    </w:p>
    <w:p w14:paraId="65C2EC65" w14:textId="77777777" w:rsidR="004C02EF" w:rsidRPr="0006523D" w:rsidRDefault="004C02EF" w:rsidP="004C02EF">
      <w:pPr>
        <w:pStyle w:val="SyntaxRule"/>
      </w:pPr>
      <w:r w:rsidRPr="0006523D">
        <w:t xml:space="preserve">SourceElements </w:t>
      </w:r>
      <w:r w:rsidRPr="00D04346">
        <w:rPr>
          <w:rFonts w:ascii="Arial" w:hAnsi="Arial"/>
          <w:b/>
          <w:i w:val="0"/>
        </w:rPr>
        <w:t>:</w:t>
      </w:r>
    </w:p>
    <w:p w14:paraId="01F3DE99" w14:textId="77777777" w:rsidR="004C02EF" w:rsidRPr="0006523D" w:rsidRDefault="004C02EF" w:rsidP="004C02EF">
      <w:pPr>
        <w:pStyle w:val="SyntaxDefinition"/>
      </w:pPr>
      <w:r w:rsidRPr="0006523D">
        <w:t>SourceElement</w:t>
      </w:r>
      <w:r w:rsidRPr="0006523D">
        <w:br/>
        <w:t>SourceElements SourceElement</w:t>
      </w:r>
    </w:p>
    <w:p w14:paraId="03AF4962" w14:textId="77777777" w:rsidR="004C02EF" w:rsidRPr="0006523D" w:rsidRDefault="004C02EF" w:rsidP="004C02EF">
      <w:pPr>
        <w:pStyle w:val="SyntaxRule"/>
      </w:pPr>
      <w:r w:rsidRPr="0006523D">
        <w:t xml:space="preserve">SourceElement </w:t>
      </w:r>
      <w:r w:rsidRPr="00D04346">
        <w:rPr>
          <w:rFonts w:ascii="Arial" w:hAnsi="Arial"/>
          <w:b/>
          <w:i w:val="0"/>
        </w:rPr>
        <w:t>:</w:t>
      </w:r>
    </w:p>
    <w:p w14:paraId="769EF81C" w14:textId="77777777" w:rsidR="004C02EF" w:rsidRPr="0006523D" w:rsidRDefault="004C02EF" w:rsidP="004C02EF">
      <w:pPr>
        <w:pStyle w:val="SyntaxDefinition"/>
      </w:pPr>
      <w:bookmarkStart w:id="4972" w:name="_Toc375031213"/>
      <w:bookmarkStart w:id="4973" w:name="_Ref379914053"/>
      <w:bookmarkStart w:id="4974" w:name="_Toc381513725"/>
      <w:bookmarkStart w:id="4975" w:name="_Toc382212247"/>
      <w:bookmarkStart w:id="4976" w:name="_Toc382212810"/>
      <w:bookmarkStart w:id="4977" w:name="_Toc382291592"/>
      <w:bookmarkStart w:id="4978" w:name="_Toc385672241"/>
      <w:r w:rsidRPr="0006523D">
        <w:t>Statement</w:t>
      </w:r>
      <w:r w:rsidRPr="0006523D">
        <w:br/>
        <w:t>FunctionDeclaration</w:t>
      </w:r>
    </w:p>
    <w:p w14:paraId="4BA15441" w14:textId="77777777" w:rsidR="004C02EF" w:rsidRPr="00C353EF" w:rsidRDefault="004C02EF" w:rsidP="004C02EF">
      <w:pPr>
        <w:pStyle w:val="Syntax"/>
      </w:pPr>
      <w:r w:rsidRPr="00C353EF">
        <w:t>Semantics</w:t>
      </w:r>
    </w:p>
    <w:p w14:paraId="072A298B" w14:textId="77777777" w:rsidR="004C02EF" w:rsidRDefault="004C02EF" w:rsidP="004C02EF">
      <w:r>
        <w:t xml:space="preserve">The production </w:t>
      </w:r>
      <w:r w:rsidRPr="0006523D">
        <w:rPr>
          <w:rFonts w:ascii="Times New Roman" w:hAnsi="Times New Roman"/>
          <w:i/>
        </w:rPr>
        <w:t xml:space="preserve">Program </w:t>
      </w:r>
      <w:r>
        <w:rPr>
          <w:b/>
        </w:rPr>
        <w:t>:</w:t>
      </w:r>
      <w:r w:rsidRPr="0006523D">
        <w:rPr>
          <w:rFonts w:ascii="Times New Roman" w:hAnsi="Times New Roman"/>
          <w:i/>
        </w:rPr>
        <w:t xml:space="preserve"> SourceElements</w:t>
      </w:r>
      <w:r w:rsidRPr="005E74B3">
        <w:rPr>
          <w:vertAlign w:val="subscript"/>
        </w:rPr>
        <w:t>opt</w:t>
      </w:r>
      <w:r>
        <w:rPr>
          <w:rFonts w:ascii="Courier New" w:hAnsi="Courier New"/>
        </w:rPr>
        <w:t xml:space="preserve"> </w:t>
      </w:r>
      <w:r>
        <w:t>is evaluated as follows:</w:t>
      </w:r>
    </w:p>
    <w:p w14:paraId="77886A7F" w14:textId="77777777" w:rsidR="004C02EF" w:rsidRPr="008F6B36" w:rsidRDefault="004C02EF" w:rsidP="004C02EF">
      <w:pPr>
        <w:pStyle w:val="Alg4"/>
        <w:numPr>
          <w:ilvl w:val="0"/>
          <w:numId w:val="154"/>
        </w:numPr>
      </w:pPr>
      <w:r w:rsidRPr="008F6B36">
        <w:t xml:space="preserve">The code of this </w:t>
      </w:r>
      <w:r w:rsidRPr="0006523D">
        <w:rPr>
          <w:i/>
        </w:rPr>
        <w:t>Program</w:t>
      </w:r>
      <w:r w:rsidRPr="008F6B36">
        <w:t xml:space="preserve"> is strict </w:t>
      </w:r>
      <w:r w:rsidRPr="0006523D">
        <w:t>mode</w:t>
      </w:r>
      <w:r w:rsidRPr="008F6B36">
        <w:t xml:space="preserve"> code if the Directive Prologue (14.1) of its </w:t>
      </w:r>
      <w:r w:rsidRPr="0006523D">
        <w:rPr>
          <w:i/>
        </w:rPr>
        <w:t>SourceElements</w:t>
      </w:r>
      <w:r w:rsidRPr="008F6B36">
        <w:t xml:space="preserve"> contains a Use Strict Directive or if any of the conditions of 10.1.1 apply. If the code of this </w:t>
      </w:r>
      <w:r w:rsidRPr="0006523D">
        <w:rPr>
          <w:i/>
        </w:rPr>
        <w:t>Program</w:t>
      </w:r>
      <w:r w:rsidRPr="008F6B36">
        <w:t xml:space="preserve"> is strict mode code, </w:t>
      </w:r>
      <w:r w:rsidRPr="0006523D">
        <w:rPr>
          <w:i/>
        </w:rPr>
        <w:t>SourceElements</w:t>
      </w:r>
      <w:r w:rsidRPr="008F6B36">
        <w:t xml:space="preserve"> is evaluated in the following steps as strict mode code.  Otherwise </w:t>
      </w:r>
      <w:r w:rsidRPr="0006523D">
        <w:rPr>
          <w:i/>
        </w:rPr>
        <w:t>SourceElements</w:t>
      </w:r>
      <w:r w:rsidRPr="008F6B36">
        <w:t xml:space="preserve"> is evaluated in the following steps as non-strict mode code.</w:t>
      </w:r>
    </w:p>
    <w:p w14:paraId="476A8266" w14:textId="77777777" w:rsidR="004C02EF" w:rsidRPr="008F6B36" w:rsidRDefault="004C02EF" w:rsidP="004C02EF">
      <w:pPr>
        <w:pStyle w:val="Alg4"/>
        <w:numPr>
          <w:ilvl w:val="0"/>
          <w:numId w:val="154"/>
        </w:numPr>
      </w:pPr>
      <w:r w:rsidRPr="0006523D">
        <w:t>If</w:t>
      </w:r>
      <w:r w:rsidRPr="008F6B36">
        <w:t xml:space="preserve"> </w:t>
      </w:r>
      <w:r w:rsidRPr="0006523D">
        <w:rPr>
          <w:i/>
        </w:rPr>
        <w:t>SourceElements</w:t>
      </w:r>
      <w:r w:rsidRPr="008F6B36">
        <w:t xml:space="preserve"> is not present, return (</w:t>
      </w:r>
      <w:r w:rsidRPr="008F6B36">
        <w:rPr>
          <w:rFonts w:ascii="Arial" w:hAnsi="Arial" w:cs="Arial"/>
        </w:rPr>
        <w:t>normal</w:t>
      </w:r>
      <w:r w:rsidRPr="008F6B36">
        <w:t xml:space="preserve">, </w:t>
      </w:r>
      <w:r w:rsidRPr="008F6B36">
        <w:rPr>
          <w:rFonts w:ascii="Arial" w:hAnsi="Arial" w:cs="Arial"/>
        </w:rPr>
        <w:t>empty</w:t>
      </w:r>
      <w:r w:rsidRPr="008F6B36">
        <w:t xml:space="preserve">, </w:t>
      </w:r>
      <w:r w:rsidRPr="008F6B36">
        <w:rPr>
          <w:rFonts w:ascii="Arial" w:hAnsi="Arial" w:cs="Arial"/>
        </w:rPr>
        <w:t>empty</w:t>
      </w:r>
      <w:r w:rsidRPr="008F6B36">
        <w:t>).</w:t>
      </w:r>
    </w:p>
    <w:p w14:paraId="5C194B0F" w14:textId="77777777" w:rsidR="004C02EF" w:rsidRPr="008F6B36" w:rsidRDefault="004C02EF" w:rsidP="004C02EF">
      <w:pPr>
        <w:pStyle w:val="Alg4"/>
        <w:numPr>
          <w:ilvl w:val="0"/>
          <w:numId w:val="154"/>
        </w:numPr>
      </w:pPr>
      <w:r w:rsidRPr="008F6B36">
        <w:t xml:space="preserve">Let </w:t>
      </w:r>
      <w:r w:rsidRPr="0006523D">
        <w:rPr>
          <w:i/>
        </w:rPr>
        <w:t>progCxt</w:t>
      </w:r>
      <w:r w:rsidRPr="008F6B36">
        <w:t xml:space="preserve"> be a new </w:t>
      </w:r>
      <w:r w:rsidRPr="0006523D">
        <w:t>execution</w:t>
      </w:r>
      <w:r w:rsidRPr="008F6B36">
        <w:t xml:space="preserve"> context for global code as described in 10.4.1. </w:t>
      </w:r>
    </w:p>
    <w:p w14:paraId="51616DA4" w14:textId="77777777" w:rsidR="004C02EF" w:rsidRPr="008F6B36" w:rsidRDefault="004C02EF" w:rsidP="004C02EF">
      <w:pPr>
        <w:pStyle w:val="Alg4"/>
        <w:numPr>
          <w:ilvl w:val="0"/>
          <w:numId w:val="154"/>
        </w:numPr>
      </w:pPr>
      <w:r w:rsidRPr="008F6B36">
        <w:t xml:space="preserve">Let </w:t>
      </w:r>
      <w:r w:rsidRPr="0006523D">
        <w:rPr>
          <w:i/>
        </w:rPr>
        <w:t xml:space="preserve">result </w:t>
      </w:r>
      <w:r w:rsidRPr="008F6B36">
        <w:t xml:space="preserve">be the result of evaluating </w:t>
      </w:r>
      <w:r w:rsidRPr="0006523D">
        <w:rPr>
          <w:i/>
        </w:rPr>
        <w:t>SourceElements</w:t>
      </w:r>
      <w:r w:rsidRPr="008F6B36">
        <w:t>.</w:t>
      </w:r>
    </w:p>
    <w:p w14:paraId="21B81BB3" w14:textId="77777777" w:rsidR="004C02EF" w:rsidRPr="008F6B36" w:rsidRDefault="004C02EF" w:rsidP="004C02EF">
      <w:pPr>
        <w:pStyle w:val="Alg4"/>
        <w:numPr>
          <w:ilvl w:val="0"/>
          <w:numId w:val="154"/>
        </w:numPr>
      </w:pPr>
      <w:r w:rsidRPr="008F6B36">
        <w:t xml:space="preserve">Exit the execution context </w:t>
      </w:r>
      <w:r w:rsidRPr="0006523D">
        <w:rPr>
          <w:i/>
        </w:rPr>
        <w:t>progCxt</w:t>
      </w:r>
      <w:r w:rsidRPr="008F6B36">
        <w:t>.</w:t>
      </w:r>
    </w:p>
    <w:p w14:paraId="2F0B63D1" w14:textId="77777777" w:rsidR="004C02EF" w:rsidRPr="008F6B36" w:rsidRDefault="004C02EF" w:rsidP="004C02EF">
      <w:pPr>
        <w:pStyle w:val="Alg4"/>
        <w:numPr>
          <w:ilvl w:val="0"/>
          <w:numId w:val="154"/>
        </w:numPr>
        <w:spacing w:after="240"/>
      </w:pPr>
      <w:r w:rsidRPr="008F6B36">
        <w:t xml:space="preserve">Return </w:t>
      </w:r>
      <w:r w:rsidRPr="0006523D">
        <w:rPr>
          <w:i/>
        </w:rPr>
        <w:t>result</w:t>
      </w:r>
      <w:r w:rsidRPr="008F6B36">
        <w:t>.</w:t>
      </w:r>
    </w:p>
    <w:p w14:paraId="63010ED5" w14:textId="77777777" w:rsidR="004C02EF" w:rsidRPr="005A36E9" w:rsidRDefault="004C02EF" w:rsidP="004C02EF">
      <w:pPr>
        <w:pStyle w:val="Note"/>
      </w:pPr>
      <w:r w:rsidRPr="00C14EAC">
        <w:t>NOTE</w:t>
      </w:r>
      <w:r w:rsidRPr="00C14EAC">
        <w:tab/>
        <w:t xml:space="preserve">The processes for initiating the evaluation of a </w:t>
      </w:r>
      <w:r w:rsidRPr="00C14EAC">
        <w:rPr>
          <w:rStyle w:val="bnf"/>
        </w:rPr>
        <w:t>Program</w:t>
      </w:r>
      <w:r w:rsidRPr="00C14EAC">
        <w:t xml:space="preserve"> and for dealing with the result of such an evaluation are defined by an ECMAScript implementation and not by this specification.</w:t>
      </w:r>
    </w:p>
    <w:p w14:paraId="3AA2ED47" w14:textId="77777777" w:rsidR="004C02EF" w:rsidRDefault="004C02EF" w:rsidP="004C02EF">
      <w:r>
        <w:t xml:space="preserve">The production </w:t>
      </w:r>
      <w:r w:rsidRPr="0006523D">
        <w:rPr>
          <w:rStyle w:val="bnf"/>
        </w:rPr>
        <w:t>SourceElements</w:t>
      </w:r>
      <w:r>
        <w:t xml:space="preserve"> </w:t>
      </w:r>
      <w:r>
        <w:rPr>
          <w:b/>
        </w:rPr>
        <w:t>:</w:t>
      </w:r>
      <w:r>
        <w:t xml:space="preserve"> </w:t>
      </w:r>
      <w:r w:rsidRPr="0006523D">
        <w:rPr>
          <w:rStyle w:val="bnf"/>
        </w:rPr>
        <w:t>SourceElements</w:t>
      </w:r>
      <w:r>
        <w:t xml:space="preserve"> </w:t>
      </w:r>
      <w:r w:rsidRPr="0006523D">
        <w:rPr>
          <w:rStyle w:val="bnf"/>
        </w:rPr>
        <w:t>SourceElement</w:t>
      </w:r>
      <w:r>
        <w:t xml:space="preserve"> is evaluated as follows:</w:t>
      </w:r>
    </w:p>
    <w:p w14:paraId="177585DA" w14:textId="77777777" w:rsidR="004C02EF" w:rsidRDefault="004C02EF" w:rsidP="004C02EF">
      <w:pPr>
        <w:pStyle w:val="Alg4"/>
        <w:numPr>
          <w:ilvl w:val="0"/>
          <w:numId w:val="155"/>
        </w:numPr>
      </w:pPr>
      <w:r>
        <w:t xml:space="preserve">Let </w:t>
      </w:r>
      <w:r w:rsidRPr="00C51797">
        <w:rPr>
          <w:i/>
        </w:rPr>
        <w:t>headResult</w:t>
      </w:r>
      <w:r>
        <w:t xml:space="preserve"> be the result of </w:t>
      </w:r>
      <w:r w:rsidRPr="0006523D">
        <w:t>evaluating</w:t>
      </w:r>
      <w:r>
        <w:t xml:space="preserve"> </w:t>
      </w:r>
      <w:r>
        <w:rPr>
          <w:i/>
        </w:rPr>
        <w:t>SourceElements</w:t>
      </w:r>
      <w:r>
        <w:t>.</w:t>
      </w:r>
    </w:p>
    <w:p w14:paraId="129CB37F" w14:textId="77777777" w:rsidR="004C02EF" w:rsidRDefault="004C02EF" w:rsidP="004C02EF">
      <w:pPr>
        <w:pStyle w:val="Alg4"/>
        <w:numPr>
          <w:ilvl w:val="0"/>
          <w:numId w:val="155"/>
        </w:numPr>
      </w:pPr>
      <w:r>
        <w:t xml:space="preserve">If </w:t>
      </w:r>
      <w:r w:rsidRPr="00C51797">
        <w:rPr>
          <w:i/>
        </w:rPr>
        <w:t>headResult</w:t>
      </w:r>
      <w:r>
        <w:t xml:space="preserve"> is an abrupt completion, return </w:t>
      </w:r>
      <w:r w:rsidRPr="00C51797">
        <w:rPr>
          <w:i/>
        </w:rPr>
        <w:t>headResult</w:t>
      </w:r>
      <w:r>
        <w:rPr>
          <w:i/>
        </w:rPr>
        <w:t>.</w:t>
      </w:r>
    </w:p>
    <w:p w14:paraId="209EC490" w14:textId="77777777" w:rsidR="004C02EF" w:rsidRDefault="004C02EF" w:rsidP="004C02EF">
      <w:pPr>
        <w:pStyle w:val="Alg4"/>
        <w:numPr>
          <w:ilvl w:val="0"/>
          <w:numId w:val="155"/>
        </w:numPr>
      </w:pPr>
      <w:r>
        <w:t xml:space="preserve">Let </w:t>
      </w:r>
      <w:r w:rsidRPr="002165FF">
        <w:rPr>
          <w:i/>
        </w:rPr>
        <w:t>tailResult</w:t>
      </w:r>
      <w:r>
        <w:t xml:space="preserve"> be</w:t>
      </w:r>
      <w:r w:rsidRPr="002165FF">
        <w:t xml:space="preserve"> </w:t>
      </w:r>
      <w:r>
        <w:t xml:space="preserve">result of evaluating </w:t>
      </w:r>
      <w:r>
        <w:rPr>
          <w:i/>
        </w:rPr>
        <w:t>SourceElement</w:t>
      </w:r>
      <w:r>
        <w:t>.</w:t>
      </w:r>
    </w:p>
    <w:p w14:paraId="05E78F59" w14:textId="77777777" w:rsidR="004C02EF" w:rsidRDefault="004C02EF" w:rsidP="004C02EF">
      <w:pPr>
        <w:pStyle w:val="Alg4"/>
        <w:numPr>
          <w:ilvl w:val="0"/>
          <w:numId w:val="155"/>
        </w:numPr>
      </w:pPr>
      <w:r>
        <w:t xml:space="preserve">If </w:t>
      </w:r>
      <w:r w:rsidRPr="002165FF">
        <w:rPr>
          <w:i/>
        </w:rPr>
        <w:t>tailResult</w:t>
      </w:r>
      <w:r>
        <w:t xml:space="preserve">.value is </w:t>
      </w:r>
      <w:r w:rsidRPr="008F6B36">
        <w:rPr>
          <w:rFonts w:ascii="Arial" w:hAnsi="Arial" w:cs="Arial"/>
        </w:rPr>
        <w:t>empty</w:t>
      </w:r>
      <w:r>
        <w:t xml:space="preserve">, let </w:t>
      </w:r>
      <w:r>
        <w:rPr>
          <w:i/>
        </w:rPr>
        <w:t>V</w:t>
      </w:r>
      <w:r>
        <w:t xml:space="preserve"> = </w:t>
      </w:r>
      <w:r w:rsidRPr="00C51797">
        <w:rPr>
          <w:i/>
        </w:rPr>
        <w:t>headResult</w:t>
      </w:r>
      <w:r>
        <w:t xml:space="preserve">.value, otherwise let </w:t>
      </w:r>
      <w:r w:rsidRPr="00862F49">
        <w:rPr>
          <w:i/>
        </w:rPr>
        <w:t>V</w:t>
      </w:r>
      <w:r>
        <w:t xml:space="preserve"> = </w:t>
      </w:r>
      <w:r w:rsidRPr="002165FF">
        <w:rPr>
          <w:i/>
        </w:rPr>
        <w:t>tailResult</w:t>
      </w:r>
      <w:r>
        <w:t>.value.</w:t>
      </w:r>
    </w:p>
    <w:p w14:paraId="1F73044E" w14:textId="77777777" w:rsidR="004C02EF" w:rsidRDefault="004C02EF" w:rsidP="004C02EF">
      <w:pPr>
        <w:pStyle w:val="Alg4"/>
        <w:numPr>
          <w:ilvl w:val="0"/>
          <w:numId w:val="155"/>
        </w:numPr>
        <w:spacing w:after="240"/>
      </w:pPr>
      <w:r>
        <w:t>Return (</w:t>
      </w:r>
      <w:r w:rsidRPr="00B81908">
        <w:t>tailResult</w:t>
      </w:r>
      <w:r>
        <w:t>.</w:t>
      </w:r>
      <w:r w:rsidRPr="00B81908">
        <w:t>type</w:t>
      </w:r>
      <w:r>
        <w:t>, V, tailResult.</w:t>
      </w:r>
      <w:r w:rsidRPr="00B81908">
        <w:t>target</w:t>
      </w:r>
      <w:r>
        <w:t xml:space="preserve">) </w:t>
      </w:r>
    </w:p>
    <w:p w14:paraId="1A78D5F1" w14:textId="77777777" w:rsidR="004C02EF" w:rsidRDefault="004C02EF" w:rsidP="004C02EF">
      <w:r>
        <w:t xml:space="preserve">The production </w:t>
      </w:r>
      <w:r w:rsidRPr="0006523D">
        <w:rPr>
          <w:rFonts w:ascii="Times New Roman" w:hAnsi="Times New Roman"/>
          <w:i/>
        </w:rPr>
        <w:t xml:space="preserve">SourceElement </w:t>
      </w:r>
      <w:r>
        <w:rPr>
          <w:b/>
        </w:rPr>
        <w:t>:</w:t>
      </w:r>
      <w:r w:rsidRPr="0006523D">
        <w:rPr>
          <w:rFonts w:ascii="Times New Roman" w:hAnsi="Times New Roman"/>
          <w:i/>
        </w:rPr>
        <w:t xml:space="preserve"> Statement </w:t>
      </w:r>
      <w:r>
        <w:t>is evaluated as follows:</w:t>
      </w:r>
    </w:p>
    <w:p w14:paraId="28B43B78" w14:textId="77777777" w:rsidR="004C02EF" w:rsidRDefault="004C02EF" w:rsidP="004C02EF">
      <w:pPr>
        <w:pStyle w:val="Alg4"/>
        <w:numPr>
          <w:ilvl w:val="0"/>
          <w:numId w:val="156"/>
        </w:numPr>
        <w:spacing w:after="120"/>
      </w:pPr>
      <w:r w:rsidRPr="0006523D">
        <w:t>Return</w:t>
      </w:r>
      <w:r>
        <w:t xml:space="preserve"> the result of evaluating </w:t>
      </w:r>
      <w:r>
        <w:rPr>
          <w:i/>
        </w:rPr>
        <w:t>Statement</w:t>
      </w:r>
      <w:r>
        <w:t>.</w:t>
      </w:r>
    </w:p>
    <w:p w14:paraId="255A37EC" w14:textId="77777777" w:rsidR="004C02EF" w:rsidRDefault="004C02EF" w:rsidP="004C02EF">
      <w:r>
        <w:t xml:space="preserve">The production </w:t>
      </w:r>
      <w:r w:rsidRPr="0006523D">
        <w:rPr>
          <w:rFonts w:ascii="Times New Roman" w:hAnsi="Times New Roman"/>
          <w:i/>
        </w:rPr>
        <w:t xml:space="preserve">SourceElement </w:t>
      </w:r>
      <w:r>
        <w:rPr>
          <w:b/>
        </w:rPr>
        <w:t>:</w:t>
      </w:r>
      <w:r w:rsidRPr="0006523D">
        <w:rPr>
          <w:rFonts w:ascii="Times New Roman" w:hAnsi="Times New Roman"/>
          <w:i/>
        </w:rPr>
        <w:t xml:space="preserve"> FunctionDeclaration</w:t>
      </w:r>
      <w:r>
        <w:t xml:space="preserve"> is evaluated as follows:</w:t>
      </w:r>
    </w:p>
    <w:p w14:paraId="11201D99" w14:textId="77777777" w:rsidR="004C02EF" w:rsidRDefault="004C02EF" w:rsidP="004C02EF">
      <w:pPr>
        <w:pStyle w:val="Alg4"/>
        <w:numPr>
          <w:ilvl w:val="0"/>
          <w:numId w:val="157"/>
        </w:numPr>
        <w:spacing w:after="120"/>
      </w:pPr>
      <w:r>
        <w:t>Return (</w:t>
      </w:r>
      <w:r w:rsidRPr="00AB085E">
        <w:rPr>
          <w:rFonts w:ascii="Arial" w:hAnsi="Arial" w:cs="Arial"/>
        </w:rPr>
        <w:t>normal</w:t>
      </w:r>
      <w:r>
        <w:t xml:space="preserve">, </w:t>
      </w:r>
      <w:r w:rsidRPr="00AB085E">
        <w:rPr>
          <w:rFonts w:ascii="Arial" w:hAnsi="Arial" w:cs="Arial"/>
        </w:rPr>
        <w:t>empty</w:t>
      </w:r>
      <w:r>
        <w:t xml:space="preserve">, </w:t>
      </w:r>
      <w:r w:rsidRPr="00AB085E">
        <w:rPr>
          <w:rFonts w:ascii="Arial" w:hAnsi="Arial" w:cs="Arial"/>
        </w:rPr>
        <w:t>empty</w:t>
      </w:r>
      <w:r>
        <w:t>).</w:t>
      </w:r>
      <w:bookmarkStart w:id="4979" w:name="_Toc393690345"/>
    </w:p>
    <w:p w14:paraId="181C274A" w14:textId="77777777" w:rsidR="004C02EF" w:rsidRDefault="004C02EF" w:rsidP="00B43482">
      <w:pPr>
        <w:pStyle w:val="20"/>
        <w:numPr>
          <w:ilvl w:val="0"/>
          <w:numId w:val="0"/>
        </w:numPr>
      </w:pPr>
      <w:bookmarkStart w:id="4980" w:name="_Toc235503478"/>
      <w:bookmarkStart w:id="4981" w:name="_Toc241509253"/>
      <w:bookmarkStart w:id="4982" w:name="_Toc244416740"/>
      <w:bookmarkStart w:id="4983" w:name="_Toc276631104"/>
      <w:bookmarkStart w:id="4984" w:name="_Toc153968493"/>
      <w:r>
        <w:t>14.1</w:t>
      </w:r>
      <w:r>
        <w:tab/>
        <w:t>Directive Prologues and the Use Strict Directive</w:t>
      </w:r>
      <w:bookmarkEnd w:id="4980"/>
      <w:bookmarkEnd w:id="4981"/>
      <w:bookmarkEnd w:id="4982"/>
      <w:bookmarkEnd w:id="4983"/>
      <w:bookmarkEnd w:id="4984"/>
    </w:p>
    <w:p w14:paraId="0B1BF7E9" w14:textId="77777777" w:rsidR="004C02EF" w:rsidRPr="00F30B93" w:rsidRDefault="004C02EF" w:rsidP="004C02EF">
      <w:r>
        <w:t xml:space="preserve">A Directive Prologue is the longest sequence of </w:t>
      </w:r>
      <w:r w:rsidRPr="0006523D">
        <w:rPr>
          <w:rFonts w:ascii="Times New Roman" w:hAnsi="Times New Roman"/>
          <w:i/>
        </w:rPr>
        <w:t xml:space="preserve">ExpressionStatement </w:t>
      </w:r>
      <w:r>
        <w:t xml:space="preserve">productions occurring as the initial </w:t>
      </w:r>
      <w:r w:rsidRPr="0006523D">
        <w:rPr>
          <w:rFonts w:ascii="Times New Roman" w:hAnsi="Times New Roman"/>
          <w:i/>
        </w:rPr>
        <w:t>SourceElement</w:t>
      </w:r>
      <w:r>
        <w:t xml:space="preserve"> productions of a </w:t>
      </w:r>
      <w:r w:rsidRPr="0006523D">
        <w:rPr>
          <w:rFonts w:ascii="Times New Roman" w:hAnsi="Times New Roman"/>
          <w:i/>
        </w:rPr>
        <w:t>Program</w:t>
      </w:r>
      <w:r>
        <w:t xml:space="preserve"> or </w:t>
      </w:r>
      <w:r w:rsidRPr="0006523D">
        <w:rPr>
          <w:rFonts w:ascii="Times New Roman" w:hAnsi="Times New Roman"/>
          <w:i/>
        </w:rPr>
        <w:t>FunctionBody</w:t>
      </w:r>
      <w:r>
        <w:t xml:space="preserve"> and where each </w:t>
      </w:r>
      <w:r w:rsidRPr="0006523D">
        <w:rPr>
          <w:rFonts w:ascii="Times New Roman" w:hAnsi="Times New Roman"/>
          <w:i/>
        </w:rPr>
        <w:t xml:space="preserve">ExpressionStatement </w:t>
      </w:r>
      <w:r w:rsidRPr="00F45105">
        <w:rPr>
          <w:rFonts w:cs="Arial"/>
        </w:rPr>
        <w:t>in the sequence</w:t>
      </w:r>
      <w:r>
        <w:rPr>
          <w:rFonts w:ascii="Times New Roman" w:hAnsi="Times New Roman"/>
        </w:rPr>
        <w:t xml:space="preserve"> </w:t>
      </w:r>
      <w:r>
        <w:t xml:space="preserve">consists entirely of a </w:t>
      </w:r>
      <w:r w:rsidRPr="0006523D">
        <w:rPr>
          <w:rFonts w:ascii="Times New Roman" w:hAnsi="Times New Roman"/>
          <w:i/>
        </w:rPr>
        <w:t>StringLitera</w:t>
      </w:r>
      <w:r>
        <w:rPr>
          <w:rFonts w:ascii="Times New Roman" w:hAnsi="Times New Roman"/>
          <w:i/>
        </w:rPr>
        <w:t>l</w:t>
      </w:r>
      <w:r w:rsidRPr="008F3184">
        <w:rPr>
          <w:rFonts w:cs="Arial"/>
        </w:rPr>
        <w:t xml:space="preserve"> </w:t>
      </w:r>
      <w:r w:rsidRPr="00DF0BA1">
        <w:rPr>
          <w:rFonts w:cs="Arial"/>
        </w:rPr>
        <w:t xml:space="preserve">token </w:t>
      </w:r>
      <w:r>
        <w:rPr>
          <w:rFonts w:cs="Arial"/>
        </w:rPr>
        <w:t>followed</w:t>
      </w:r>
      <w:r w:rsidRPr="00DF0BA1">
        <w:rPr>
          <w:rFonts w:cs="Arial"/>
        </w:rPr>
        <w:t xml:space="preserve"> a semicolon</w:t>
      </w:r>
      <w:r>
        <w:rPr>
          <w:rFonts w:ascii="Times New Roman" w:hAnsi="Times New Roman"/>
        </w:rPr>
        <w:t>.</w:t>
      </w:r>
      <w:r>
        <w:t xml:space="preserve"> The semicolon may appear explicitly or may be inserted by automatic semicolon insertion. A Directive Prologue may be an empty sequence.</w:t>
      </w:r>
    </w:p>
    <w:p w14:paraId="4B0257B2" w14:textId="77777777" w:rsidR="004C02EF" w:rsidRDefault="004C02EF" w:rsidP="004C02EF">
      <w:r>
        <w:t xml:space="preserve">A Use Strict Directive is an </w:t>
      </w:r>
      <w:r w:rsidRPr="0006523D">
        <w:rPr>
          <w:rFonts w:ascii="Times New Roman" w:hAnsi="Times New Roman"/>
          <w:i/>
        </w:rPr>
        <w:t>ExpressionStatement</w:t>
      </w:r>
      <w:r>
        <w:t xml:space="preserve"> in a Directive Prologue whose </w:t>
      </w:r>
      <w:r w:rsidRPr="0006523D">
        <w:rPr>
          <w:rFonts w:ascii="Times New Roman" w:hAnsi="Times New Roman"/>
          <w:i/>
        </w:rPr>
        <w:t>StringLiteral</w:t>
      </w:r>
      <w:r>
        <w:t xml:space="preserve"> is either the exact character sequences </w:t>
      </w:r>
      <w:r w:rsidRPr="001B4567">
        <w:rPr>
          <w:rFonts w:ascii="Courier New" w:hAnsi="Courier New" w:cs="Courier New"/>
          <w:b/>
        </w:rPr>
        <w:t>"use</w:t>
      </w:r>
      <w:r w:rsidRPr="0006523D">
        <w:rPr>
          <w:rFonts w:ascii="Courier New" w:hAnsi="Courier New" w:cs="Courier New"/>
        </w:rPr>
        <w:t> </w:t>
      </w:r>
      <w:r w:rsidRPr="001B4567">
        <w:rPr>
          <w:rFonts w:ascii="Courier New" w:hAnsi="Courier New" w:cs="Courier New"/>
          <w:b/>
        </w:rPr>
        <w:t>strict"</w:t>
      </w:r>
      <w:r w:rsidRPr="001B4567">
        <w:t xml:space="preserve"> or</w:t>
      </w:r>
      <w:r>
        <w:rPr>
          <w:rFonts w:ascii="Courier New" w:hAnsi="Courier New" w:cs="Courier New"/>
          <w:b/>
        </w:rPr>
        <w:t xml:space="preserve"> '</w:t>
      </w:r>
      <w:r w:rsidRPr="001B4567">
        <w:rPr>
          <w:rFonts w:ascii="Courier New" w:hAnsi="Courier New" w:cs="Courier New"/>
          <w:b/>
        </w:rPr>
        <w:t>use</w:t>
      </w:r>
      <w:r w:rsidRPr="0006523D">
        <w:rPr>
          <w:rFonts w:ascii="Courier New" w:hAnsi="Courier New" w:cs="Courier New"/>
        </w:rPr>
        <w:t> </w:t>
      </w:r>
      <w:r w:rsidRPr="001B4567">
        <w:rPr>
          <w:rFonts w:ascii="Courier New" w:hAnsi="Courier New" w:cs="Courier New"/>
          <w:b/>
        </w:rPr>
        <w:t>strict</w:t>
      </w:r>
      <w:r>
        <w:rPr>
          <w:rFonts w:ascii="Courier New" w:hAnsi="Courier New" w:cs="Courier New"/>
          <w:b/>
        </w:rPr>
        <w:t>'</w:t>
      </w:r>
      <w:r>
        <w:t xml:space="preserve">. </w:t>
      </w:r>
      <w:r w:rsidRPr="00E70998">
        <w:t xml:space="preserve">A Use Strict Directive may not </w:t>
      </w:r>
      <w:r>
        <w:t>contain an</w:t>
      </w:r>
      <w:r w:rsidRPr="00E70998">
        <w:t xml:space="preserve"> </w:t>
      </w:r>
      <w:r w:rsidRPr="0006523D">
        <w:rPr>
          <w:rFonts w:ascii="Times New Roman" w:hAnsi="Times New Roman"/>
          <w:i/>
        </w:rPr>
        <w:t>EscapeSequence</w:t>
      </w:r>
      <w:r w:rsidRPr="00E70998">
        <w:t xml:space="preserve"> or </w:t>
      </w:r>
      <w:r w:rsidRPr="0006523D">
        <w:rPr>
          <w:rFonts w:ascii="Times New Roman" w:hAnsi="Times New Roman"/>
          <w:i/>
        </w:rPr>
        <w:t>LineContinuation</w:t>
      </w:r>
      <w:r w:rsidRPr="00E70998">
        <w:t>.</w:t>
      </w:r>
    </w:p>
    <w:p w14:paraId="33EB2E64" w14:textId="77777777" w:rsidR="004C02EF" w:rsidRPr="00C14EAC" w:rsidRDefault="004C02EF" w:rsidP="004C02EF">
      <w:r>
        <w:t>A Directive Prologue may contain more than one Use Strict Directive. However, an implementation may issue a warning if this occurs.</w:t>
      </w:r>
    </w:p>
    <w:p w14:paraId="605F8D4A" w14:textId="77777777" w:rsidR="004C02EF" w:rsidRDefault="004C02EF" w:rsidP="004C02EF">
      <w:pPr>
        <w:pStyle w:val="Note"/>
      </w:pPr>
      <w:r w:rsidRPr="00C14EAC">
        <w:t>NOTE</w:t>
      </w:r>
      <w:r w:rsidRPr="00C14EAC">
        <w:tab/>
        <w:t xml:space="preserve">The </w:t>
      </w:r>
      <w:r w:rsidRPr="00C14EAC">
        <w:rPr>
          <w:rStyle w:val="bnf"/>
        </w:rPr>
        <w:t>ExpressionStatement</w:t>
      </w:r>
      <w:r w:rsidRPr="00C14EAC">
        <w:t xml:space="preserve"> productions of a Directive Prologue are evaluated normally during evaluation of the containing </w:t>
      </w:r>
      <w:r w:rsidRPr="00C14EAC">
        <w:rPr>
          <w:rStyle w:val="bnf"/>
        </w:rPr>
        <w:t>SourceElements</w:t>
      </w:r>
      <w:r w:rsidRPr="00C14EAC">
        <w:t xml:space="preserve"> production. Implementations may define implementation specific meanings for </w:t>
      </w:r>
      <w:r w:rsidRPr="00C14EAC">
        <w:rPr>
          <w:rStyle w:val="bnf"/>
        </w:rPr>
        <w:t>ExpressionStatement</w:t>
      </w:r>
      <w:r w:rsidRPr="00C14EAC">
        <w:t xml:space="preserve"> productions which are not a Use Strict Directive and which occur in a Directive Prologue.  If an appropriate notification mechanism exists, an implementation should issue a warning if it encounters in a Directive Prologue an </w:t>
      </w:r>
      <w:r w:rsidRPr="00C14EAC">
        <w:rPr>
          <w:rStyle w:val="bnf"/>
        </w:rPr>
        <w:t>ExpressionStatement</w:t>
      </w:r>
      <w:r w:rsidRPr="00C14EAC">
        <w:t xml:space="preserve"> that is not a Use Strict Directive or which does not have a meaning defined by the implementation.</w:t>
      </w:r>
    </w:p>
    <w:p w14:paraId="4CBC3D5A" w14:textId="77777777" w:rsidR="004C02EF" w:rsidRDefault="004C02EF" w:rsidP="004C02EF">
      <w:pPr>
        <w:pStyle w:val="1"/>
        <w:numPr>
          <w:ilvl w:val="0"/>
          <w:numId w:val="0"/>
        </w:numPr>
      </w:pPr>
      <w:bookmarkStart w:id="4985" w:name="_Ref457704028"/>
      <w:bookmarkStart w:id="4986" w:name="_Toc472818901"/>
      <w:bookmarkStart w:id="4987" w:name="_Toc235503479"/>
      <w:bookmarkStart w:id="4988" w:name="_Toc241509254"/>
      <w:bookmarkStart w:id="4989" w:name="_Toc244416741"/>
      <w:bookmarkStart w:id="4990" w:name="_Toc276631105"/>
      <w:bookmarkStart w:id="4991" w:name="_Toc153968494"/>
      <w:r>
        <w:t>15</w:t>
      </w:r>
      <w:r>
        <w:tab/>
      </w:r>
      <w:bookmarkEnd w:id="4972"/>
      <w:r>
        <w:t>Standard Built-in ECMAScript Object</w:t>
      </w:r>
      <w:bookmarkEnd w:id="4973"/>
      <w:bookmarkEnd w:id="4974"/>
      <w:bookmarkEnd w:id="4975"/>
      <w:bookmarkEnd w:id="4976"/>
      <w:bookmarkEnd w:id="4977"/>
      <w:bookmarkEnd w:id="4978"/>
      <w:bookmarkEnd w:id="4979"/>
      <w:r>
        <w:t>s</w:t>
      </w:r>
      <w:bookmarkEnd w:id="4985"/>
      <w:bookmarkEnd w:id="4986"/>
      <w:bookmarkEnd w:id="4987"/>
      <w:bookmarkEnd w:id="4988"/>
      <w:bookmarkEnd w:id="4989"/>
      <w:bookmarkEnd w:id="4990"/>
      <w:bookmarkEnd w:id="4991"/>
    </w:p>
    <w:p w14:paraId="6C8A8DFE" w14:textId="77777777" w:rsidR="004C02EF" w:rsidRDefault="004C02EF" w:rsidP="004C02EF">
      <w:r>
        <w:t>There are certain built-in objects available whenever an ECMAScript program begins execution. One, the global object, is part of the lexical environment of the executing program. Others are accessible as initial properties of the global object.</w:t>
      </w:r>
    </w:p>
    <w:p w14:paraId="1A76437C" w14:textId="77777777" w:rsidR="004C02EF" w:rsidRDefault="004C02EF" w:rsidP="004C02EF">
      <w:r>
        <w:t xml:space="preserve">Unless specified otherwise, the </w:t>
      </w:r>
      <w:del w:id="4992" w:author="Allen Wirfs-Brock" w:date="2011-07-02T13:23:00Z">
        <w:r w:rsidDel="000011A1">
          <w:delText xml:space="preserve">[[Class]] internal property of </w:delText>
        </w:r>
      </w:del>
      <w:r>
        <w:t xml:space="preserve">a built-in object </w:t>
      </w:r>
      <w:del w:id="4993" w:author="Allen Wirfs-Brock" w:date="2011-07-02T13:23:00Z">
        <w:r w:rsidDel="000011A1">
          <w:delText xml:space="preserve">is </w:delText>
        </w:r>
        <w:r w:rsidDel="000011A1">
          <w:rPr>
            <w:rFonts w:ascii="Courier New" w:hAnsi="Courier New"/>
            <w:b/>
          </w:rPr>
          <w:delText>"Function"</w:delText>
        </w:r>
      </w:del>
      <w:ins w:id="4994" w:author="Allen Wirfs-Brock" w:date="2011-07-02T13:23:00Z">
        <w:r w:rsidR="000011A1">
          <w:t>has the [[IsFunction]] internal property</w:t>
        </w:r>
      </w:ins>
      <w:r>
        <w:t xml:space="preserve"> if that built-in object has a [[Call]] internal property</w:t>
      </w:r>
      <w:del w:id="4995" w:author="Allen Wirfs-Brock" w:date="2011-07-02T13:24:00Z">
        <w:r w:rsidDel="000011A1">
          <w:delText xml:space="preserve">, or </w:delText>
        </w:r>
        <w:r w:rsidDel="000011A1">
          <w:rPr>
            <w:rFonts w:ascii="Courier New" w:hAnsi="Courier New"/>
            <w:b/>
          </w:rPr>
          <w:delText>"Object"</w:delText>
        </w:r>
        <w:r w:rsidDel="000011A1">
          <w:delText xml:space="preserve"> if that built-in object does not have a [[Call]] internal property</w:delText>
        </w:r>
      </w:del>
      <w:r>
        <w:t xml:space="preserve">. Unless specified otherwise, the [[Extensible]] internal property of a built-in object initially has the value </w:t>
      </w:r>
      <w:r w:rsidRPr="000D6C0A">
        <w:rPr>
          <w:b/>
        </w:rPr>
        <w:t>true</w:t>
      </w:r>
      <w:r>
        <w:t>.</w:t>
      </w:r>
    </w:p>
    <w:p w14:paraId="4607A96A" w14:textId="77777777" w:rsidR="004C02EF" w:rsidRDefault="004C02EF" w:rsidP="004C02EF">
      <w:r>
        <w:t xml:space="preserve">Many built-in objects are functions: they can be invoked with arguments. Some of them furthermore are constructors: they are functions intended for use with the </w:t>
      </w:r>
      <w:r>
        <w:rPr>
          <w:rFonts w:ascii="Courier New" w:hAnsi="Courier New"/>
          <w:b/>
        </w:rPr>
        <w:t>new</w:t>
      </w:r>
      <w:r>
        <w:t xml:space="preserve"> operator. For each built-in function, this specification describes the arguments required by that function and properties of the Function object. For each built-in constructor, this specification furthermore describes properties of the prototype object of that constructor and properties of specific object instances returned by a </w:t>
      </w:r>
      <w:r>
        <w:rPr>
          <w:rFonts w:ascii="Courier New" w:hAnsi="Courier New"/>
          <w:b/>
        </w:rPr>
        <w:t>new</w:t>
      </w:r>
      <w:r>
        <w:t xml:space="preserve"> expression that invokes that constructor.</w:t>
      </w:r>
    </w:p>
    <w:p w14:paraId="2EFB1848" w14:textId="77777777" w:rsidR="004C02EF" w:rsidRDefault="004C02EF" w:rsidP="004C02EF">
      <w:r>
        <w:t xml:space="preserve">Unless otherwise specified in the description of a particular function, if a function or constructor described in this clause is given fewer arguments than the function is specified to require, the function or constructor shall behave exactly as if it had been given sufficient additional arguments, each such argument being the </w:t>
      </w:r>
      <w:r>
        <w:rPr>
          <w:b/>
        </w:rPr>
        <w:t>undefined</w:t>
      </w:r>
      <w:r>
        <w:t xml:space="preserve"> value.</w:t>
      </w:r>
    </w:p>
    <w:p w14:paraId="71DF54A6" w14:textId="77777777" w:rsidR="004C02EF" w:rsidRDefault="004C02EF" w:rsidP="004C02EF">
      <w:r>
        <w:t xml:space="preserve">Unless otherwise specified in the description of a particular function, if a function or constructor described in this clause is given more arguments than the function is specified to allow, the extra arguments are evaluated by the call and then ignored by the function. However, an implementation may define implementation specific behaviour relating to such arguments as long as the behaviour is not the throwing of a </w:t>
      </w:r>
      <w:r w:rsidRPr="003A7A31">
        <w:rPr>
          <w:rFonts w:cs="Arial"/>
          <w:b/>
        </w:rPr>
        <w:t>TypeError</w:t>
      </w:r>
      <w:r>
        <w:t xml:space="preserve"> exception that is predicated simply on the presence of an extra argument.</w:t>
      </w:r>
    </w:p>
    <w:p w14:paraId="1FBF63FC" w14:textId="77777777" w:rsidR="004C02EF" w:rsidRDefault="004C02EF" w:rsidP="004C02EF">
      <w:pPr>
        <w:pStyle w:val="Note"/>
      </w:pPr>
      <w:r w:rsidRPr="002731B8">
        <w:t>NOTE</w:t>
      </w:r>
      <w:r w:rsidRPr="002731B8">
        <w:tab/>
        <w:t>Implementations that add additional capabilities to the set of built-in functions are encouraged to do so by adding new functions rather than adding new parameters to existing functions.</w:t>
      </w:r>
    </w:p>
    <w:p w14:paraId="0C6B81CF" w14:textId="77777777" w:rsidR="004C02EF" w:rsidRDefault="004C02EF" w:rsidP="004C02EF">
      <w:r>
        <w:t xml:space="preserve">Every built-in function and every built-in constructor has the Function prototype object, which is the initial value of the expression </w:t>
      </w:r>
      <w:r>
        <w:rPr>
          <w:rFonts w:ascii="Courier New" w:hAnsi="Courier New"/>
          <w:b/>
        </w:rPr>
        <w:t>Function.prototype</w:t>
      </w:r>
      <w:r>
        <w:t xml:space="preserve"> (15.3.4), as the value of its [[Prototype]] internal property.</w:t>
      </w:r>
    </w:p>
    <w:p w14:paraId="135F8BB6" w14:textId="77777777" w:rsidR="004C02EF" w:rsidRDefault="004C02EF" w:rsidP="004C02EF">
      <w:r>
        <w:t xml:space="preserve">Unless otherwise specified every built-in prototype object has the Object prototype object, which is the initial value of the expression </w:t>
      </w:r>
      <w:r>
        <w:rPr>
          <w:rFonts w:ascii="Courier New" w:hAnsi="Courier New"/>
          <w:b/>
        </w:rPr>
        <w:t>Object.prototype</w:t>
      </w:r>
      <w:r>
        <w:t xml:space="preserve"> (15.2.4), as the value of its [[Prototype]] internal property, except the Object prototype object itself.</w:t>
      </w:r>
    </w:p>
    <w:p w14:paraId="537F90B8" w14:textId="77777777" w:rsidR="004C02EF" w:rsidRDefault="004C02EF" w:rsidP="0038160B">
      <w:r>
        <w:t xml:space="preserve">None of the built-in functions described in this clause that are not constructors shall implement the [[Construct]] internal method unless otherwise specified in the description of a particular function. </w:t>
      </w:r>
      <w:commentRangeStart w:id="4996"/>
      <w:ins w:id="4997" w:author="Allen Wirfs-Brock" w:date="2011-07-07T11:43:00Z">
        <w:r w:rsidR="0038160B">
          <w:t xml:space="preserve">The behavior specified in this clause for each built-in function is the specification of the [[Call]] internal method behavior for that function.  </w:t>
        </w:r>
      </w:ins>
      <w:commentRangeEnd w:id="4996"/>
      <w:ins w:id="4998" w:author="Allen Wirfs-Brock" w:date="2011-07-07T11:44:00Z">
        <w:r w:rsidR="0038160B">
          <w:rPr>
            <w:rStyle w:val="af4"/>
          </w:rPr>
          <w:commentReference w:id="4996"/>
        </w:r>
      </w:ins>
      <w:r>
        <w:t xml:space="preserve">None of the built-in functions described in this clause shall have a </w:t>
      </w:r>
      <w:r>
        <w:rPr>
          <w:rFonts w:ascii="Courier New" w:hAnsi="Courier New"/>
          <w:b/>
        </w:rPr>
        <w:t>prototype</w:t>
      </w:r>
      <w:r>
        <w:t xml:space="preserve"> property unless otherwise specified in the description of a particular function.</w:t>
      </w:r>
    </w:p>
    <w:p w14:paraId="5FDFC73F" w14:textId="77777777" w:rsidR="004C02EF" w:rsidRDefault="004C02EF" w:rsidP="004C02EF">
      <w:r>
        <w:t xml:space="preserve">This clause generally describes distinct behaviours for when a constructor is “called as a function” and for when it is “called as part of a </w:t>
      </w:r>
      <w:r w:rsidRPr="00C552D7">
        <w:rPr>
          <w:b/>
        </w:rPr>
        <w:t>new</w:t>
      </w:r>
      <w:r>
        <w:t xml:space="preserve"> expression”. The “called as a function” behaviour corresponds to the invocation of the constructor’s [[Call]] internal method and the “called as part of a new expression” behaviour corresponds to the invocation of the constructor’s [[Construct]] internal method. </w:t>
      </w:r>
    </w:p>
    <w:p w14:paraId="26EBA503" w14:textId="77777777" w:rsidR="004C02EF" w:rsidRDefault="004C02EF" w:rsidP="004C02EF">
      <w:r>
        <w:t xml:space="preserve">Every built-in Function object described in this clause—whether as a constructor, an ordinary function, or both—has a </w:t>
      </w:r>
      <w:r>
        <w:rPr>
          <w:rFonts w:ascii="Courier New" w:hAnsi="Courier New"/>
          <w:b/>
        </w:rPr>
        <w:t>length</w:t>
      </w:r>
      <w:r>
        <w:t xml:space="preserve"> property whose value is an integer. Unless otherwise specified, this value is equal to the largest number of named arguments shown in the subclause headings for the function description, including optional parameters.</w:t>
      </w:r>
    </w:p>
    <w:p w14:paraId="392637DC" w14:textId="77777777" w:rsidR="004C02EF" w:rsidRDefault="004C02EF" w:rsidP="004C02EF">
      <w:pPr>
        <w:pStyle w:val="Note"/>
      </w:pPr>
      <w:r w:rsidRPr="002731B8">
        <w:t>NOTE</w:t>
      </w:r>
      <w:r w:rsidRPr="002731B8">
        <w:tab/>
        <w:t xml:space="preserve">For example, the Function object that is the initial value of the </w:t>
      </w:r>
      <w:r w:rsidRPr="002731B8">
        <w:rPr>
          <w:rFonts w:ascii="Courier New" w:hAnsi="Courier New"/>
        </w:rPr>
        <w:t>slice</w:t>
      </w:r>
      <w:r w:rsidRPr="002731B8">
        <w:t xml:space="preserve"> property of the String prototype object is described under the </w:t>
      </w:r>
      <w:r>
        <w:t>subclause</w:t>
      </w:r>
      <w:r w:rsidRPr="002731B8">
        <w:t xml:space="preserve"> heading “String.prototype.slice (start, end)” which shows the two named arguments start and end; therefore the value of the </w:t>
      </w:r>
      <w:r w:rsidRPr="002731B8">
        <w:rPr>
          <w:rFonts w:ascii="Courier New" w:hAnsi="Courier New"/>
        </w:rPr>
        <w:t>length</w:t>
      </w:r>
      <w:r w:rsidRPr="002731B8">
        <w:t xml:space="preserve"> property of that Function object is </w:t>
      </w:r>
      <w:r w:rsidRPr="002731B8">
        <w:rPr>
          <w:rFonts w:ascii="Courier New" w:hAnsi="Courier New"/>
        </w:rPr>
        <w:t>2</w:t>
      </w:r>
      <w:r w:rsidRPr="002731B8">
        <w:t>.</w:t>
      </w:r>
    </w:p>
    <w:p w14:paraId="0A39CF9D" w14:textId="77777777" w:rsidR="004C02EF" w:rsidRDefault="004C02EF" w:rsidP="004C02EF">
      <w:r>
        <w:t xml:space="preserve">In every case, the </w:t>
      </w:r>
      <w:r>
        <w:rPr>
          <w:rFonts w:ascii="Courier New" w:hAnsi="Courier New"/>
          <w:b/>
        </w:rPr>
        <w:t>length</w:t>
      </w:r>
      <w:r>
        <w:t xml:space="preserve"> property of a built-in Function object described in this clause has the attributes { [[Writable]]: </w:t>
      </w:r>
      <w:r w:rsidRPr="00DD3B2B">
        <w:rPr>
          <w:b/>
        </w:rPr>
        <w:t>false</w:t>
      </w:r>
      <w:r>
        <w:t xml:space="preserve">, [[Enumerable]]: </w:t>
      </w:r>
      <w:r w:rsidRPr="00DD3B2B">
        <w:rPr>
          <w:b/>
        </w:rPr>
        <w:t>false</w:t>
      </w:r>
      <w:r>
        <w:t xml:space="preserve">, [[Configurable]]: </w:t>
      </w:r>
      <w:r w:rsidRPr="00DD3B2B">
        <w:rPr>
          <w:b/>
        </w:rPr>
        <w:t>false</w:t>
      </w:r>
      <w:r>
        <w:t xml:space="preserve"> }. Every other property described in this clause has the attributes { [[Writable]]: </w:t>
      </w:r>
      <w:r w:rsidRPr="00DD3B2B">
        <w:rPr>
          <w:b/>
        </w:rPr>
        <w:t>true</w:t>
      </w:r>
      <w:r>
        <w:t xml:space="preserve">, [[Enumerable]]: </w:t>
      </w:r>
      <w:r w:rsidRPr="00DD3B2B">
        <w:rPr>
          <w:b/>
        </w:rPr>
        <w:t>false</w:t>
      </w:r>
      <w:r>
        <w:t xml:space="preserve">, [[Configurable]]: </w:t>
      </w:r>
      <w:r w:rsidRPr="00DD3B2B">
        <w:rPr>
          <w:b/>
        </w:rPr>
        <w:t>true</w:t>
      </w:r>
      <w:r>
        <w:t xml:space="preserve"> } unless otherwise specified.</w:t>
      </w:r>
      <w:bookmarkStart w:id="5000" w:name="_Toc382212248"/>
      <w:bookmarkStart w:id="5001" w:name="_Toc382212811"/>
      <w:bookmarkStart w:id="5002" w:name="_Toc382291593"/>
      <w:bookmarkStart w:id="5003" w:name="_Toc385672242"/>
      <w:bookmarkStart w:id="5004" w:name="_Toc393690346"/>
    </w:p>
    <w:p w14:paraId="66DE6198" w14:textId="77777777" w:rsidR="004C02EF" w:rsidRDefault="004C02EF" w:rsidP="00B43482">
      <w:pPr>
        <w:pStyle w:val="20"/>
        <w:numPr>
          <w:ilvl w:val="0"/>
          <w:numId w:val="0"/>
        </w:numPr>
      </w:pPr>
      <w:bookmarkStart w:id="5005" w:name="_Ref457031693"/>
      <w:bookmarkStart w:id="5006" w:name="_Toc472818902"/>
      <w:bookmarkStart w:id="5007" w:name="_Toc235503480"/>
      <w:bookmarkStart w:id="5008" w:name="_Toc241509255"/>
      <w:bookmarkStart w:id="5009" w:name="_Toc244416742"/>
      <w:bookmarkStart w:id="5010" w:name="_Toc276631106"/>
      <w:bookmarkStart w:id="5011" w:name="_Toc153968495"/>
      <w:r>
        <w:t>15.1</w:t>
      </w:r>
      <w:r>
        <w:tab/>
        <w:t>The Global Objec</w:t>
      </w:r>
      <w:bookmarkEnd w:id="5000"/>
      <w:bookmarkEnd w:id="5001"/>
      <w:bookmarkEnd w:id="5002"/>
      <w:bookmarkEnd w:id="5003"/>
      <w:bookmarkEnd w:id="5004"/>
      <w:r>
        <w:t>t</w:t>
      </w:r>
      <w:bookmarkEnd w:id="5005"/>
      <w:bookmarkEnd w:id="5006"/>
      <w:bookmarkEnd w:id="5007"/>
      <w:bookmarkEnd w:id="5008"/>
      <w:bookmarkEnd w:id="5009"/>
      <w:bookmarkEnd w:id="5010"/>
      <w:bookmarkEnd w:id="5011"/>
    </w:p>
    <w:p w14:paraId="7C5300D2" w14:textId="77777777" w:rsidR="004C02EF" w:rsidRDefault="004C02EF" w:rsidP="004C02EF">
      <w:r>
        <w:t xml:space="preserve">The unique </w:t>
      </w:r>
      <w:r>
        <w:rPr>
          <w:i/>
        </w:rPr>
        <w:t>global object</w:t>
      </w:r>
      <w:r>
        <w:t xml:space="preserve"> is created before control enters any execution context. </w:t>
      </w:r>
    </w:p>
    <w:p w14:paraId="17537B1E" w14:textId="77777777" w:rsidR="004C02EF" w:rsidRDefault="004C02EF" w:rsidP="004C02EF">
      <w:r>
        <w:t xml:space="preserve">Unless otherwise specified, the standard built-in properties of the global object have attributes {[[Writable]]: </w:t>
      </w:r>
      <w:r w:rsidRPr="000D2E70">
        <w:rPr>
          <w:b/>
        </w:rPr>
        <w:t>true</w:t>
      </w:r>
      <w:r>
        <w:t xml:space="preserve">, [[Enumerable]]: </w:t>
      </w:r>
      <w:r>
        <w:rPr>
          <w:b/>
        </w:rPr>
        <w:t>false</w:t>
      </w:r>
      <w:r>
        <w:t xml:space="preserve">, [[Configurable]]: </w:t>
      </w:r>
      <w:r w:rsidRPr="000D2E70">
        <w:rPr>
          <w:b/>
        </w:rPr>
        <w:t>true</w:t>
      </w:r>
      <w:r>
        <w:t>}.</w:t>
      </w:r>
    </w:p>
    <w:p w14:paraId="78A6E711" w14:textId="77777777" w:rsidR="004C02EF" w:rsidRDefault="004C02EF" w:rsidP="004C02EF">
      <w:r>
        <w:t xml:space="preserve">The global object does not have a [[Construct]] internal property; it is not possible to use the global object as a constructor with the </w:t>
      </w:r>
      <w:r>
        <w:rPr>
          <w:rFonts w:ascii="Courier New" w:hAnsi="Courier New"/>
          <w:b/>
        </w:rPr>
        <w:t>new</w:t>
      </w:r>
      <w:r>
        <w:t xml:space="preserve"> operator.</w:t>
      </w:r>
      <w:bookmarkStart w:id="5012" w:name="_Toc382291594"/>
      <w:bookmarkStart w:id="5013" w:name="_Toc385672243"/>
    </w:p>
    <w:p w14:paraId="35FB67B8" w14:textId="77777777" w:rsidR="004C02EF" w:rsidRDefault="004C02EF" w:rsidP="004C02EF">
      <w:r>
        <w:t>The global object does not have a [[Call]] internal property; it is not possible to invoke the global object as a function.</w:t>
      </w:r>
    </w:p>
    <w:p w14:paraId="08C6D118" w14:textId="77777777" w:rsidR="004C02EF" w:rsidRDefault="004C02EF" w:rsidP="004C02EF">
      <w:r>
        <w:t xml:space="preserve">The values of the [[Prototype]] </w:t>
      </w:r>
      <w:del w:id="5014" w:author="Allen Wirfs-Brock" w:date="2011-07-02T13:24:00Z">
        <w:r w:rsidDel="008962D8">
          <w:delText xml:space="preserve">and [[Class]] </w:delText>
        </w:r>
      </w:del>
      <w:r>
        <w:t>internal properties of the global object are implementation-dependent.</w:t>
      </w:r>
      <w:bookmarkStart w:id="5015" w:name="_Toc393690347"/>
    </w:p>
    <w:p w14:paraId="4E5031A0" w14:textId="77777777" w:rsidR="004C02EF" w:rsidRPr="00D00D4A" w:rsidRDefault="004C02EF" w:rsidP="004C02EF">
      <w:r w:rsidRPr="00D00D4A">
        <w:t xml:space="preserve">In addition to the properties defined in this specification the global object may have additional host defined properties. This may include a property whose value is the global object itself; for example, in the HTML document object model the </w:t>
      </w:r>
      <w:r>
        <w:rPr>
          <w:rFonts w:ascii="Courier New" w:hAnsi="Courier New"/>
          <w:b/>
        </w:rPr>
        <w:t>window</w:t>
      </w:r>
      <w:r w:rsidRPr="00D00D4A">
        <w:t xml:space="preserve"> property of the global object is the global object itself.</w:t>
      </w:r>
    </w:p>
    <w:p w14:paraId="758CB1E5" w14:textId="77777777" w:rsidR="004C02EF" w:rsidRDefault="004C02EF" w:rsidP="00B43482">
      <w:pPr>
        <w:pStyle w:val="30"/>
        <w:numPr>
          <w:ilvl w:val="0"/>
          <w:numId w:val="0"/>
        </w:numPr>
      </w:pPr>
      <w:bookmarkStart w:id="5016" w:name="_Toc472818903"/>
      <w:bookmarkStart w:id="5017" w:name="_Toc235503481"/>
      <w:bookmarkStart w:id="5018" w:name="_Toc241509256"/>
      <w:bookmarkStart w:id="5019" w:name="_Toc244416743"/>
      <w:bookmarkStart w:id="5020" w:name="_Toc276631107"/>
      <w:bookmarkStart w:id="5021" w:name="_Toc153968496"/>
      <w:r>
        <w:t>15.1.1</w:t>
      </w:r>
      <w:r>
        <w:tab/>
        <w:t>Value Properties of the Global Objec</w:t>
      </w:r>
      <w:bookmarkEnd w:id="5012"/>
      <w:bookmarkEnd w:id="5013"/>
      <w:bookmarkEnd w:id="5015"/>
      <w:r>
        <w:t>t</w:t>
      </w:r>
      <w:bookmarkStart w:id="5022" w:name="_Toc385672244"/>
      <w:bookmarkStart w:id="5023" w:name="_Toc393690348"/>
      <w:bookmarkStart w:id="5024" w:name="_Toc382291595"/>
      <w:bookmarkEnd w:id="5016"/>
      <w:bookmarkEnd w:id="5017"/>
      <w:bookmarkEnd w:id="5018"/>
      <w:bookmarkEnd w:id="5019"/>
      <w:bookmarkEnd w:id="5020"/>
      <w:bookmarkEnd w:id="5021"/>
    </w:p>
    <w:p w14:paraId="3191982D" w14:textId="77777777" w:rsidR="004C02EF" w:rsidRDefault="004C02EF" w:rsidP="004C02EF">
      <w:pPr>
        <w:pStyle w:val="40"/>
        <w:numPr>
          <w:ilvl w:val="0"/>
          <w:numId w:val="0"/>
        </w:numPr>
      </w:pPr>
      <w:bookmarkStart w:id="5025" w:name="_Ref449966769"/>
      <w:r>
        <w:t>15.1.1.1</w:t>
      </w:r>
      <w:r>
        <w:tab/>
        <w:t>Na</w:t>
      </w:r>
      <w:bookmarkEnd w:id="5022"/>
      <w:bookmarkEnd w:id="5023"/>
      <w:r>
        <w:t>N</w:t>
      </w:r>
      <w:bookmarkEnd w:id="5025"/>
    </w:p>
    <w:p w14:paraId="3987C519" w14:textId="77777777" w:rsidR="004C02EF" w:rsidRDefault="004C02EF" w:rsidP="004C02EF">
      <w:r>
        <w:t xml:space="preserve">The value of </w:t>
      </w:r>
      <w:r>
        <w:rPr>
          <w:rFonts w:ascii="Courier New" w:hAnsi="Courier New"/>
          <w:b/>
        </w:rPr>
        <w:t>NaN</w:t>
      </w:r>
      <w:r>
        <w:t xml:space="preserve"> is </w:t>
      </w:r>
      <w:r>
        <w:rPr>
          <w:b/>
        </w:rPr>
        <w:t>NaN</w:t>
      </w:r>
      <w:bookmarkStart w:id="5026" w:name="_Toc385672245"/>
      <w:bookmarkStart w:id="5027" w:name="_Toc393690349"/>
      <w:r>
        <w:t xml:space="preserve"> (see 8.5). This property has the attributes { [[Writable]]: </w:t>
      </w:r>
      <w:r>
        <w:rPr>
          <w:b/>
        </w:rPr>
        <w:t>false</w:t>
      </w:r>
      <w:r>
        <w:t xml:space="preserve">, [[Enumerable]]: </w:t>
      </w:r>
      <w:r w:rsidRPr="00DD3B2B">
        <w:rPr>
          <w:b/>
        </w:rPr>
        <w:t>false</w:t>
      </w:r>
      <w:r>
        <w:t xml:space="preserve">, [[Configurable]]: </w:t>
      </w:r>
      <w:r>
        <w:rPr>
          <w:b/>
        </w:rPr>
        <w:t>false</w:t>
      </w:r>
      <w:r>
        <w:t xml:space="preserve"> }.</w:t>
      </w:r>
    </w:p>
    <w:p w14:paraId="28A12640" w14:textId="77777777" w:rsidR="004C02EF" w:rsidRDefault="004C02EF" w:rsidP="004C02EF">
      <w:pPr>
        <w:pStyle w:val="40"/>
        <w:numPr>
          <w:ilvl w:val="0"/>
          <w:numId w:val="0"/>
        </w:numPr>
      </w:pPr>
      <w:bookmarkStart w:id="5028" w:name="_Ref449966787"/>
      <w:r>
        <w:t>15.1.1.2</w:t>
      </w:r>
      <w:r>
        <w:tab/>
        <w:t>Infinit</w:t>
      </w:r>
      <w:bookmarkEnd w:id="5026"/>
      <w:bookmarkEnd w:id="5027"/>
      <w:r>
        <w:t>y</w:t>
      </w:r>
      <w:bookmarkEnd w:id="5028"/>
    </w:p>
    <w:p w14:paraId="49453ABE" w14:textId="77777777" w:rsidR="004C02EF" w:rsidRDefault="004C02EF" w:rsidP="004C02EF">
      <w:r>
        <w:t xml:space="preserve">The value of </w:t>
      </w:r>
      <w:r>
        <w:rPr>
          <w:rFonts w:ascii="Courier New" w:hAnsi="Courier New"/>
          <w:b/>
        </w:rPr>
        <w:t>Infinity</w:t>
      </w:r>
      <w:r>
        <w:t xml:space="preserve"> is </w:t>
      </w:r>
      <w:r>
        <w:rPr>
          <w:b/>
        </w:rPr>
        <w:t>+</w:t>
      </w:r>
      <w:r>
        <w:rPr>
          <w:b/>
        </w:rPr>
        <w:sym w:font="Symbol" w:char="F0A5"/>
      </w:r>
      <w:r>
        <w:t xml:space="preserve"> (see 8.5).</w:t>
      </w:r>
      <w:bookmarkStart w:id="5029" w:name="_Toc385672246"/>
      <w:bookmarkStart w:id="5030" w:name="_Toc393690350"/>
      <w:r>
        <w:t xml:space="preserve"> This property has the attributes { [[Writable]]: </w:t>
      </w:r>
      <w:r>
        <w:rPr>
          <w:b/>
        </w:rPr>
        <w:t>false</w:t>
      </w:r>
      <w:r>
        <w:t xml:space="preserve">, [[Enumerable]]: </w:t>
      </w:r>
      <w:r w:rsidRPr="00DD3B2B">
        <w:rPr>
          <w:b/>
        </w:rPr>
        <w:t>false</w:t>
      </w:r>
      <w:r>
        <w:t xml:space="preserve">, [[Configurable]]: </w:t>
      </w:r>
      <w:r>
        <w:rPr>
          <w:b/>
        </w:rPr>
        <w:t>false</w:t>
      </w:r>
      <w:r w:rsidDel="00861F1C">
        <w:t xml:space="preserve"> </w:t>
      </w:r>
      <w:r>
        <w:t>}.</w:t>
      </w:r>
    </w:p>
    <w:p w14:paraId="7FEB6E86" w14:textId="77777777" w:rsidR="004C02EF" w:rsidRDefault="004C02EF" w:rsidP="004C02EF">
      <w:pPr>
        <w:pStyle w:val="40"/>
        <w:numPr>
          <w:ilvl w:val="0"/>
          <w:numId w:val="0"/>
        </w:numPr>
      </w:pPr>
      <w:bookmarkStart w:id="5031" w:name="_Ref449966804"/>
      <w:r>
        <w:t>15.1.1.3</w:t>
      </w:r>
      <w:r>
        <w:tab/>
        <w:t>undefined</w:t>
      </w:r>
      <w:bookmarkEnd w:id="5031"/>
    </w:p>
    <w:p w14:paraId="05FC1347" w14:textId="77777777" w:rsidR="004C02EF" w:rsidRDefault="004C02EF" w:rsidP="004C02EF">
      <w:r>
        <w:t xml:space="preserve">The value of </w:t>
      </w:r>
      <w:r>
        <w:rPr>
          <w:rFonts w:ascii="Courier New" w:hAnsi="Courier New"/>
          <w:b/>
        </w:rPr>
        <w:t>undefined</w:t>
      </w:r>
      <w:r>
        <w:t xml:space="preserve"> is </w:t>
      </w:r>
      <w:r>
        <w:rPr>
          <w:b/>
        </w:rPr>
        <w:t>undefined</w:t>
      </w:r>
      <w:r>
        <w:t xml:space="preserve"> (see 8.1). This property has the attributes { [[Writable]]: </w:t>
      </w:r>
      <w:r>
        <w:rPr>
          <w:b/>
        </w:rPr>
        <w:t>false</w:t>
      </w:r>
      <w:r>
        <w:t xml:space="preserve">, [[Enumerable]]: </w:t>
      </w:r>
      <w:r w:rsidRPr="00DD3B2B">
        <w:rPr>
          <w:b/>
        </w:rPr>
        <w:t>false</w:t>
      </w:r>
      <w:r>
        <w:t xml:space="preserve">, [[Configurable]]: </w:t>
      </w:r>
      <w:r>
        <w:rPr>
          <w:b/>
        </w:rPr>
        <w:t>false</w:t>
      </w:r>
      <w:r w:rsidDel="00861F1C">
        <w:t xml:space="preserve"> </w:t>
      </w:r>
      <w:r>
        <w:t>}.</w:t>
      </w:r>
    </w:p>
    <w:p w14:paraId="327C435D" w14:textId="77777777" w:rsidR="004C02EF" w:rsidRDefault="004C02EF" w:rsidP="00B43482">
      <w:pPr>
        <w:pStyle w:val="30"/>
        <w:numPr>
          <w:ilvl w:val="0"/>
          <w:numId w:val="0"/>
        </w:numPr>
      </w:pPr>
      <w:bookmarkStart w:id="5032" w:name="_Toc472818904"/>
      <w:bookmarkStart w:id="5033" w:name="_Toc235503482"/>
      <w:bookmarkStart w:id="5034" w:name="_Toc241509257"/>
      <w:bookmarkStart w:id="5035" w:name="_Toc244416744"/>
      <w:bookmarkStart w:id="5036" w:name="_Toc276631108"/>
      <w:bookmarkStart w:id="5037" w:name="_Toc153968497"/>
      <w:r>
        <w:t>15.1.2</w:t>
      </w:r>
      <w:r>
        <w:tab/>
        <w:t>Function Properties of the Global Objec</w:t>
      </w:r>
      <w:bookmarkEnd w:id="5024"/>
      <w:bookmarkEnd w:id="5029"/>
      <w:bookmarkEnd w:id="5030"/>
      <w:r>
        <w:t>t</w:t>
      </w:r>
      <w:bookmarkStart w:id="5038" w:name="_Toc382291596"/>
      <w:bookmarkStart w:id="5039" w:name="_Toc385672247"/>
      <w:bookmarkStart w:id="5040" w:name="_Toc393690351"/>
      <w:bookmarkEnd w:id="5032"/>
      <w:bookmarkEnd w:id="5033"/>
      <w:bookmarkEnd w:id="5034"/>
      <w:bookmarkEnd w:id="5035"/>
      <w:bookmarkEnd w:id="5036"/>
      <w:bookmarkEnd w:id="5037"/>
    </w:p>
    <w:p w14:paraId="643125F1" w14:textId="77777777" w:rsidR="004C02EF" w:rsidRDefault="004C02EF" w:rsidP="004C02EF">
      <w:pPr>
        <w:pStyle w:val="40"/>
        <w:numPr>
          <w:ilvl w:val="0"/>
          <w:numId w:val="0"/>
        </w:numPr>
      </w:pPr>
      <w:bookmarkStart w:id="5041" w:name="_Ref449966832"/>
      <w:r>
        <w:t>15.1.2.1</w:t>
      </w:r>
      <w:r>
        <w:tab/>
        <w:t>eval (x</w:t>
      </w:r>
      <w:bookmarkEnd w:id="5038"/>
      <w:bookmarkEnd w:id="5039"/>
      <w:bookmarkEnd w:id="5040"/>
      <w:r>
        <w:t>)</w:t>
      </w:r>
      <w:bookmarkEnd w:id="5041"/>
    </w:p>
    <w:p w14:paraId="4C89829D" w14:textId="77777777" w:rsidR="004C02EF" w:rsidRDefault="004C02EF" w:rsidP="004C02EF">
      <w:r>
        <w:t xml:space="preserve">When the </w:t>
      </w:r>
      <w:r>
        <w:rPr>
          <w:rFonts w:ascii="Courier New" w:hAnsi="Courier New"/>
          <w:b/>
        </w:rPr>
        <w:t>eval</w:t>
      </w:r>
      <w:r>
        <w:t xml:space="preserve"> function is called with one argument </w:t>
      </w:r>
      <w:r w:rsidRPr="002731B8">
        <w:rPr>
          <w:rFonts w:ascii="Times New Roman" w:hAnsi="Times New Roman"/>
          <w:i/>
        </w:rPr>
        <w:t>x</w:t>
      </w:r>
      <w:r>
        <w:t>, the following steps are taken:</w:t>
      </w:r>
    </w:p>
    <w:p w14:paraId="5264A8BC" w14:textId="77777777" w:rsidR="004C02EF" w:rsidRPr="002731B8" w:rsidRDefault="004C02EF" w:rsidP="004C02EF">
      <w:pPr>
        <w:numPr>
          <w:ilvl w:val="0"/>
          <w:numId w:val="158"/>
        </w:numPr>
        <w:contextualSpacing/>
        <w:rPr>
          <w:rFonts w:ascii="Times New Roman" w:hAnsi="Times New Roman"/>
        </w:rPr>
      </w:pPr>
      <w:r w:rsidRPr="002731B8">
        <w:rPr>
          <w:rFonts w:ascii="Times New Roman" w:hAnsi="Times New Roman"/>
        </w:rPr>
        <w:t xml:space="preserve">If </w:t>
      </w:r>
      <w:r>
        <w:rPr>
          <w:rFonts w:ascii="Times New Roman" w:hAnsi="Times New Roman"/>
        </w:rPr>
        <w:t>Type(</w:t>
      </w:r>
      <w:r w:rsidRPr="002731B8">
        <w:rPr>
          <w:rFonts w:ascii="Times New Roman" w:hAnsi="Times New Roman"/>
          <w:i/>
        </w:rPr>
        <w:t>x</w:t>
      </w:r>
      <w:r>
        <w:rPr>
          <w:rFonts w:ascii="Times New Roman" w:hAnsi="Times New Roman"/>
        </w:rPr>
        <w:t>)</w:t>
      </w:r>
      <w:r w:rsidRPr="002731B8">
        <w:rPr>
          <w:rFonts w:ascii="Times New Roman" w:hAnsi="Times New Roman"/>
        </w:rPr>
        <w:t xml:space="preserve"> is not </w:t>
      </w:r>
      <w:r>
        <w:rPr>
          <w:rFonts w:ascii="Times New Roman" w:hAnsi="Times New Roman"/>
        </w:rPr>
        <w:t>S</w:t>
      </w:r>
      <w:r w:rsidRPr="002731B8">
        <w:rPr>
          <w:rFonts w:ascii="Times New Roman" w:hAnsi="Times New Roman"/>
        </w:rPr>
        <w:t xml:space="preserve">tring, return </w:t>
      </w:r>
      <w:r w:rsidRPr="002731B8">
        <w:rPr>
          <w:rFonts w:ascii="Times New Roman" w:hAnsi="Times New Roman"/>
          <w:i/>
        </w:rPr>
        <w:t>x</w:t>
      </w:r>
      <w:r w:rsidRPr="002731B8">
        <w:rPr>
          <w:rFonts w:ascii="Times New Roman" w:hAnsi="Times New Roman"/>
        </w:rPr>
        <w:t>.</w:t>
      </w:r>
    </w:p>
    <w:p w14:paraId="7AAA1D1E" w14:textId="77777777" w:rsidR="004C02EF" w:rsidRPr="002731B8" w:rsidRDefault="004C02EF" w:rsidP="004C02EF">
      <w:pPr>
        <w:numPr>
          <w:ilvl w:val="0"/>
          <w:numId w:val="158"/>
        </w:numPr>
        <w:contextualSpacing/>
        <w:rPr>
          <w:rFonts w:ascii="Times New Roman" w:hAnsi="Times New Roman"/>
        </w:rPr>
      </w:pPr>
      <w:r w:rsidRPr="002731B8">
        <w:rPr>
          <w:rFonts w:ascii="Times New Roman" w:hAnsi="Times New Roman"/>
        </w:rPr>
        <w:t xml:space="preserve">Let </w:t>
      </w:r>
      <w:r w:rsidRPr="002731B8">
        <w:rPr>
          <w:rFonts w:ascii="Times New Roman" w:hAnsi="Times New Roman"/>
          <w:i/>
        </w:rPr>
        <w:t xml:space="preserve">prog </w:t>
      </w:r>
      <w:r w:rsidRPr="002731B8">
        <w:rPr>
          <w:rFonts w:ascii="Times New Roman" w:hAnsi="Times New Roman"/>
        </w:rPr>
        <w:t xml:space="preserve">be the ECMAScript code that is the result of parsing </w:t>
      </w:r>
      <w:r w:rsidRPr="002731B8">
        <w:rPr>
          <w:rFonts w:ascii="Times New Roman" w:hAnsi="Times New Roman"/>
          <w:i/>
        </w:rPr>
        <w:t xml:space="preserve">x </w:t>
      </w:r>
      <w:r w:rsidRPr="002731B8">
        <w:rPr>
          <w:rFonts w:ascii="Times New Roman" w:hAnsi="Times New Roman"/>
        </w:rPr>
        <w:t xml:space="preserve">as a </w:t>
      </w:r>
      <w:r w:rsidRPr="002731B8">
        <w:rPr>
          <w:rFonts w:ascii="Times New Roman" w:hAnsi="Times New Roman"/>
          <w:i/>
        </w:rPr>
        <w:t>Program</w:t>
      </w:r>
      <w:r w:rsidRPr="002731B8">
        <w:rPr>
          <w:rFonts w:ascii="Times New Roman" w:hAnsi="Times New Roman"/>
        </w:rPr>
        <w:t xml:space="preserve">. If the parse fails, throw a </w:t>
      </w:r>
      <w:r w:rsidRPr="002731B8">
        <w:rPr>
          <w:rFonts w:ascii="Times New Roman" w:hAnsi="Times New Roman"/>
          <w:b/>
        </w:rPr>
        <w:t>SyntaxError</w:t>
      </w:r>
      <w:r w:rsidRPr="002731B8">
        <w:rPr>
          <w:rFonts w:ascii="Times New Roman" w:hAnsi="Times New Roman"/>
        </w:rPr>
        <w:t xml:space="preserve"> exception (but see also clause 16).</w:t>
      </w:r>
    </w:p>
    <w:p w14:paraId="6B2C0C85" w14:textId="77777777" w:rsidR="004C02EF" w:rsidRPr="002731B8" w:rsidRDefault="004C02EF" w:rsidP="004C02EF">
      <w:pPr>
        <w:numPr>
          <w:ilvl w:val="0"/>
          <w:numId w:val="158"/>
        </w:numPr>
        <w:contextualSpacing/>
        <w:rPr>
          <w:rFonts w:ascii="Times New Roman" w:hAnsi="Times New Roman"/>
        </w:rPr>
      </w:pPr>
      <w:r w:rsidRPr="002731B8">
        <w:rPr>
          <w:rFonts w:ascii="Times New Roman" w:hAnsi="Times New Roman"/>
        </w:rPr>
        <w:t xml:space="preserve">Let </w:t>
      </w:r>
      <w:r w:rsidRPr="002731B8">
        <w:rPr>
          <w:rFonts w:ascii="Times New Roman" w:hAnsi="Times New Roman"/>
          <w:i/>
        </w:rPr>
        <w:t xml:space="preserve">evalCtx </w:t>
      </w:r>
      <w:r w:rsidRPr="002731B8">
        <w:rPr>
          <w:rFonts w:ascii="Times New Roman" w:hAnsi="Times New Roman"/>
        </w:rPr>
        <w:t xml:space="preserve">be the result of establishing a new execution context (10.4.2) for the eval code </w:t>
      </w:r>
      <w:r w:rsidRPr="002731B8">
        <w:rPr>
          <w:rFonts w:ascii="Times New Roman" w:hAnsi="Times New Roman"/>
          <w:i/>
        </w:rPr>
        <w:t>prog</w:t>
      </w:r>
      <w:r w:rsidRPr="002731B8">
        <w:rPr>
          <w:rFonts w:ascii="Times New Roman" w:hAnsi="Times New Roman"/>
        </w:rPr>
        <w:t>.</w:t>
      </w:r>
    </w:p>
    <w:p w14:paraId="13E937A4" w14:textId="77777777" w:rsidR="004C02EF" w:rsidRPr="002731B8" w:rsidRDefault="004C02EF" w:rsidP="004C02EF">
      <w:pPr>
        <w:numPr>
          <w:ilvl w:val="0"/>
          <w:numId w:val="158"/>
        </w:numPr>
        <w:contextualSpacing/>
        <w:rPr>
          <w:rFonts w:ascii="Times New Roman" w:hAnsi="Times New Roman"/>
        </w:rPr>
      </w:pPr>
      <w:r w:rsidRPr="002731B8">
        <w:rPr>
          <w:rFonts w:ascii="Times New Roman" w:hAnsi="Times New Roman"/>
        </w:rPr>
        <w:t xml:space="preserve">Let </w:t>
      </w:r>
      <w:r w:rsidRPr="002731B8">
        <w:rPr>
          <w:rFonts w:ascii="Times New Roman" w:hAnsi="Times New Roman"/>
          <w:i/>
        </w:rPr>
        <w:t xml:space="preserve">result </w:t>
      </w:r>
      <w:r w:rsidRPr="002731B8">
        <w:rPr>
          <w:rFonts w:ascii="Times New Roman" w:hAnsi="Times New Roman"/>
        </w:rPr>
        <w:t xml:space="preserve">be the result of evaluating the program </w:t>
      </w:r>
      <w:r w:rsidRPr="002731B8">
        <w:rPr>
          <w:rFonts w:ascii="Times New Roman" w:hAnsi="Times New Roman"/>
          <w:i/>
        </w:rPr>
        <w:t>prog</w:t>
      </w:r>
      <w:r w:rsidRPr="002731B8">
        <w:rPr>
          <w:rFonts w:ascii="Times New Roman" w:hAnsi="Times New Roman"/>
        </w:rPr>
        <w:t>.</w:t>
      </w:r>
    </w:p>
    <w:p w14:paraId="750842A6" w14:textId="77777777" w:rsidR="004C02EF" w:rsidRPr="002731B8" w:rsidRDefault="004C02EF" w:rsidP="004C02EF">
      <w:pPr>
        <w:numPr>
          <w:ilvl w:val="0"/>
          <w:numId w:val="158"/>
        </w:numPr>
        <w:contextualSpacing/>
        <w:rPr>
          <w:rFonts w:ascii="Times New Roman" w:hAnsi="Times New Roman"/>
        </w:rPr>
      </w:pPr>
      <w:bookmarkStart w:id="5042" w:name="_Toc382291597"/>
      <w:bookmarkStart w:id="5043" w:name="_Toc385672248"/>
      <w:bookmarkStart w:id="5044" w:name="_Toc393690352"/>
      <w:r w:rsidRPr="002731B8">
        <w:rPr>
          <w:rFonts w:ascii="Times New Roman" w:hAnsi="Times New Roman"/>
        </w:rPr>
        <w:t xml:space="preserve">Exit the running execution context </w:t>
      </w:r>
      <w:r w:rsidRPr="00612C55">
        <w:rPr>
          <w:rFonts w:ascii="Times New Roman" w:hAnsi="Times New Roman"/>
          <w:i/>
        </w:rPr>
        <w:t>evalCtx</w:t>
      </w:r>
      <w:r w:rsidRPr="002731B8">
        <w:rPr>
          <w:rFonts w:ascii="Times New Roman" w:hAnsi="Times New Roman"/>
        </w:rPr>
        <w:t>, restoring the previous execution context.</w:t>
      </w:r>
    </w:p>
    <w:p w14:paraId="58F1E3B9" w14:textId="77777777" w:rsidR="004C02EF" w:rsidRPr="002731B8" w:rsidRDefault="004C02EF" w:rsidP="004C02EF">
      <w:pPr>
        <w:numPr>
          <w:ilvl w:val="0"/>
          <w:numId w:val="158"/>
        </w:numPr>
        <w:contextualSpacing/>
        <w:rPr>
          <w:rFonts w:ascii="Times New Roman" w:hAnsi="Times New Roman"/>
        </w:rPr>
      </w:pPr>
      <w:r w:rsidRPr="002731B8">
        <w:rPr>
          <w:rFonts w:ascii="Times New Roman" w:hAnsi="Times New Roman"/>
        </w:rPr>
        <w:t xml:space="preserve">If </w:t>
      </w:r>
      <w:r w:rsidRPr="002731B8">
        <w:rPr>
          <w:rFonts w:ascii="Times New Roman" w:hAnsi="Times New Roman"/>
          <w:i/>
        </w:rPr>
        <w:t>result</w:t>
      </w:r>
      <w:r w:rsidRPr="002731B8">
        <w:rPr>
          <w:rFonts w:ascii="Times New Roman" w:hAnsi="Times New Roman"/>
        </w:rPr>
        <w:t xml:space="preserve">.type is </w:t>
      </w:r>
      <w:r w:rsidRPr="002731B8">
        <w:rPr>
          <w:rFonts w:cs="Arial"/>
        </w:rPr>
        <w:t>normal</w:t>
      </w:r>
      <w:r w:rsidRPr="002731B8">
        <w:rPr>
          <w:rFonts w:ascii="Times New Roman" w:hAnsi="Times New Roman"/>
        </w:rPr>
        <w:t xml:space="preserve"> and its completion value is a value </w:t>
      </w:r>
      <w:r w:rsidRPr="002731B8">
        <w:rPr>
          <w:rFonts w:ascii="Times New Roman" w:hAnsi="Times New Roman"/>
          <w:i/>
        </w:rPr>
        <w:t>V</w:t>
      </w:r>
      <w:r w:rsidRPr="002731B8">
        <w:rPr>
          <w:rFonts w:ascii="Times New Roman" w:hAnsi="Times New Roman"/>
        </w:rPr>
        <w:t xml:space="preserve">, then return the value </w:t>
      </w:r>
      <w:r w:rsidRPr="002731B8">
        <w:rPr>
          <w:rFonts w:ascii="Times New Roman" w:hAnsi="Times New Roman"/>
          <w:i/>
        </w:rPr>
        <w:t>V</w:t>
      </w:r>
      <w:r w:rsidRPr="002731B8">
        <w:rPr>
          <w:rFonts w:ascii="Times New Roman" w:hAnsi="Times New Roman"/>
        </w:rPr>
        <w:t>.</w:t>
      </w:r>
    </w:p>
    <w:p w14:paraId="52BA0F24" w14:textId="77777777" w:rsidR="004C02EF" w:rsidRPr="002731B8" w:rsidRDefault="004C02EF" w:rsidP="004C02EF">
      <w:pPr>
        <w:numPr>
          <w:ilvl w:val="0"/>
          <w:numId w:val="158"/>
        </w:numPr>
        <w:contextualSpacing/>
        <w:rPr>
          <w:rFonts w:ascii="Times New Roman" w:hAnsi="Times New Roman"/>
        </w:rPr>
      </w:pPr>
      <w:r w:rsidRPr="002731B8">
        <w:rPr>
          <w:rFonts w:ascii="Times New Roman" w:hAnsi="Times New Roman"/>
        </w:rPr>
        <w:t xml:space="preserve">If </w:t>
      </w:r>
      <w:r w:rsidRPr="002731B8">
        <w:rPr>
          <w:rFonts w:ascii="Times New Roman" w:hAnsi="Times New Roman"/>
          <w:i/>
        </w:rPr>
        <w:t>result</w:t>
      </w:r>
      <w:r w:rsidRPr="002731B8">
        <w:rPr>
          <w:rFonts w:ascii="Times New Roman" w:hAnsi="Times New Roman"/>
        </w:rPr>
        <w:t xml:space="preserve">.type is </w:t>
      </w:r>
      <w:r w:rsidRPr="002731B8">
        <w:rPr>
          <w:rFonts w:cs="Arial"/>
        </w:rPr>
        <w:t>normal</w:t>
      </w:r>
      <w:r w:rsidRPr="002731B8">
        <w:rPr>
          <w:rFonts w:ascii="Times New Roman" w:hAnsi="Times New Roman"/>
        </w:rPr>
        <w:t xml:space="preserve"> and its completion value is </w:t>
      </w:r>
      <w:r w:rsidRPr="002731B8">
        <w:rPr>
          <w:rFonts w:cs="Arial"/>
        </w:rPr>
        <w:t>empty</w:t>
      </w:r>
      <w:r w:rsidRPr="002731B8">
        <w:rPr>
          <w:rFonts w:ascii="Times New Roman" w:hAnsi="Times New Roman"/>
        </w:rPr>
        <w:t xml:space="preserve">, then return the value </w:t>
      </w:r>
      <w:r w:rsidRPr="002731B8">
        <w:rPr>
          <w:rFonts w:ascii="Times New Roman" w:hAnsi="Times New Roman"/>
          <w:b/>
        </w:rPr>
        <w:t>undefined</w:t>
      </w:r>
      <w:r w:rsidRPr="002731B8">
        <w:rPr>
          <w:rFonts w:ascii="Times New Roman" w:hAnsi="Times New Roman"/>
        </w:rPr>
        <w:t>.</w:t>
      </w:r>
    </w:p>
    <w:p w14:paraId="46E3B73D" w14:textId="77777777" w:rsidR="004C02EF" w:rsidRPr="002731B8" w:rsidRDefault="004C02EF" w:rsidP="004C02EF">
      <w:pPr>
        <w:numPr>
          <w:ilvl w:val="0"/>
          <w:numId w:val="158"/>
        </w:numPr>
        <w:contextualSpacing/>
        <w:rPr>
          <w:rFonts w:ascii="Times New Roman" w:hAnsi="Times New Roman"/>
        </w:rPr>
      </w:pPr>
      <w:r w:rsidRPr="002731B8">
        <w:rPr>
          <w:rFonts w:ascii="Times New Roman" w:hAnsi="Times New Roman"/>
        </w:rPr>
        <w:t xml:space="preserve">Otherwise, </w:t>
      </w:r>
      <w:r w:rsidRPr="002731B8">
        <w:rPr>
          <w:rFonts w:ascii="Times New Roman" w:hAnsi="Times New Roman"/>
          <w:i/>
        </w:rPr>
        <w:t>result</w:t>
      </w:r>
      <w:r w:rsidRPr="002731B8">
        <w:rPr>
          <w:rFonts w:ascii="Times New Roman" w:hAnsi="Times New Roman"/>
        </w:rPr>
        <w:t xml:space="preserve">.type must be </w:t>
      </w:r>
      <w:r w:rsidRPr="002731B8">
        <w:rPr>
          <w:rFonts w:cs="Arial"/>
        </w:rPr>
        <w:t>throw</w:t>
      </w:r>
      <w:r w:rsidRPr="002731B8">
        <w:rPr>
          <w:rFonts w:ascii="Times New Roman" w:hAnsi="Times New Roman"/>
        </w:rPr>
        <w:t xml:space="preserve">. Throw </w:t>
      </w:r>
      <w:r w:rsidRPr="002731B8">
        <w:rPr>
          <w:rFonts w:ascii="Times New Roman" w:hAnsi="Times New Roman"/>
          <w:i/>
        </w:rPr>
        <w:t>result</w:t>
      </w:r>
      <w:r w:rsidRPr="002731B8">
        <w:rPr>
          <w:rFonts w:ascii="Times New Roman" w:hAnsi="Times New Roman"/>
        </w:rPr>
        <w:t>.value as an exception.</w:t>
      </w:r>
    </w:p>
    <w:p w14:paraId="28F96CDD" w14:textId="77777777" w:rsidR="004C02EF" w:rsidRDefault="004C02EF" w:rsidP="004C02EF">
      <w:pPr>
        <w:pStyle w:val="51"/>
        <w:numPr>
          <w:ilvl w:val="0"/>
          <w:numId w:val="0"/>
        </w:numPr>
      </w:pPr>
      <w:r>
        <w:t>15.1.2.1.1</w:t>
      </w:r>
      <w:r>
        <w:tab/>
        <w:t>Direct Call to Eval</w:t>
      </w:r>
    </w:p>
    <w:p w14:paraId="03D21BA0" w14:textId="77777777" w:rsidR="004C02EF" w:rsidRDefault="004C02EF" w:rsidP="004C02EF">
      <w:r>
        <w:t xml:space="preserve">A direct call to the eval function is one that is expressed as a </w:t>
      </w:r>
      <w:r w:rsidRPr="00E91749">
        <w:rPr>
          <w:rFonts w:ascii="Times New Roman" w:hAnsi="Times New Roman"/>
          <w:i/>
        </w:rPr>
        <w:t>CallExpression</w:t>
      </w:r>
      <w:r>
        <w:t xml:space="preserve"> that meets the following two conditions:</w:t>
      </w:r>
    </w:p>
    <w:p w14:paraId="2E7A8B96" w14:textId="77777777" w:rsidR="004C02EF" w:rsidRDefault="004C02EF" w:rsidP="004C02EF">
      <w:r>
        <w:t xml:space="preserve">The Reference that is the result of evaluating the </w:t>
      </w:r>
      <w:r w:rsidRPr="00E91749">
        <w:rPr>
          <w:rFonts w:ascii="Times New Roman" w:hAnsi="Times New Roman"/>
          <w:i/>
        </w:rPr>
        <w:t>MemberExpression</w:t>
      </w:r>
      <w:r>
        <w:t xml:space="preserve"> in the </w:t>
      </w:r>
      <w:r w:rsidRPr="00E91749">
        <w:rPr>
          <w:rFonts w:ascii="Times New Roman" w:hAnsi="Times New Roman"/>
          <w:i/>
        </w:rPr>
        <w:t>CallExpression</w:t>
      </w:r>
      <w:r>
        <w:t xml:space="preserve"> has an environment record as its base value and its reference name is </w:t>
      </w:r>
      <w:r>
        <w:rPr>
          <w:rFonts w:ascii="Courier New" w:hAnsi="Courier New" w:cs="Courier New"/>
        </w:rPr>
        <w:t>"</w:t>
      </w:r>
      <w:r w:rsidRPr="000D2E70">
        <w:rPr>
          <w:rFonts w:ascii="Courier New" w:hAnsi="Courier New" w:cs="Courier New"/>
          <w:b/>
        </w:rPr>
        <w:t>eval</w:t>
      </w:r>
      <w:r>
        <w:rPr>
          <w:rFonts w:ascii="Courier New" w:hAnsi="Courier New" w:cs="Courier New"/>
        </w:rPr>
        <w:t>"</w:t>
      </w:r>
      <w:r>
        <w:t>.</w:t>
      </w:r>
    </w:p>
    <w:p w14:paraId="2E49D7C1" w14:textId="77777777" w:rsidR="004C02EF" w:rsidRDefault="004C02EF" w:rsidP="004C02EF">
      <w:r>
        <w:t>The result of calling the abstract operation GetValue with that Reference as the argument is the standard built-in function defined in 15.1.2.1.</w:t>
      </w:r>
    </w:p>
    <w:p w14:paraId="61E6CDEB" w14:textId="77777777" w:rsidR="004C02EF" w:rsidRPr="004563D8" w:rsidRDefault="004C02EF" w:rsidP="004C02EF">
      <w:pPr>
        <w:pStyle w:val="40"/>
        <w:numPr>
          <w:ilvl w:val="0"/>
          <w:numId w:val="0"/>
        </w:numPr>
        <w:rPr>
          <w:lang w:val="en-US"/>
        </w:rPr>
      </w:pPr>
      <w:bookmarkStart w:id="5045" w:name="_Ref457709041"/>
      <w:r w:rsidRPr="00560529">
        <w:t>15.1.2.2</w:t>
      </w:r>
      <w:r w:rsidRPr="00560529">
        <w:tab/>
        <w:t>parseInt (string , radix</w:t>
      </w:r>
      <w:bookmarkEnd w:id="5042"/>
      <w:bookmarkEnd w:id="5043"/>
      <w:bookmarkEnd w:id="5044"/>
      <w:r w:rsidRPr="00560529">
        <w:t>)</w:t>
      </w:r>
      <w:bookmarkEnd w:id="5045"/>
    </w:p>
    <w:p w14:paraId="6E76A329" w14:textId="77777777" w:rsidR="004C02EF" w:rsidRDefault="004C02EF" w:rsidP="004C02EF">
      <w:r>
        <w:t xml:space="preserve">The </w:t>
      </w:r>
      <w:r>
        <w:rPr>
          <w:rFonts w:ascii="Courier New" w:hAnsi="Courier New"/>
          <w:b/>
        </w:rPr>
        <w:t>parseInt</w:t>
      </w:r>
      <w:r>
        <w:t xml:space="preserve"> function produces an integer value dictated by interpretation of the contents of the </w:t>
      </w:r>
      <w:r w:rsidRPr="00E91749">
        <w:rPr>
          <w:rFonts w:ascii="Times New Roman" w:hAnsi="Times New Roman"/>
          <w:i/>
        </w:rPr>
        <w:t>string</w:t>
      </w:r>
      <w:r>
        <w:t xml:space="preserve"> argument according to the specified </w:t>
      </w:r>
      <w:r w:rsidRPr="00E91749">
        <w:rPr>
          <w:rFonts w:ascii="Times New Roman" w:hAnsi="Times New Roman"/>
          <w:i/>
        </w:rPr>
        <w:t>radix</w:t>
      </w:r>
      <w:r>
        <w:t xml:space="preserve">. Leading white space in </w:t>
      </w:r>
      <w:r w:rsidRPr="00712698">
        <w:rPr>
          <w:rFonts w:ascii="Times New Roman" w:hAnsi="Times New Roman"/>
          <w:i/>
        </w:rPr>
        <w:t>string</w:t>
      </w:r>
      <w:r>
        <w:t xml:space="preserve"> is ignored. If </w:t>
      </w:r>
      <w:r w:rsidRPr="00E91749">
        <w:rPr>
          <w:rFonts w:ascii="Times New Roman" w:hAnsi="Times New Roman"/>
          <w:i/>
        </w:rPr>
        <w:t>radix</w:t>
      </w:r>
      <w:r>
        <w:t xml:space="preserve"> is </w:t>
      </w:r>
      <w:r>
        <w:rPr>
          <w:b/>
        </w:rPr>
        <w:t>undefined</w:t>
      </w:r>
      <w:r>
        <w:t xml:space="preserve"> or 0, it is assumed to be </w:t>
      </w:r>
      <w:r w:rsidRPr="00FE4CB7">
        <w:rPr>
          <w:rFonts w:ascii="Times New Roman" w:hAnsi="Times New Roman"/>
        </w:rPr>
        <w:t>10</w:t>
      </w:r>
      <w:r>
        <w:t xml:space="preserve"> except when the number begins with the character pairs </w:t>
      </w:r>
      <w:r>
        <w:rPr>
          <w:rFonts w:ascii="Courier New" w:hAnsi="Courier New"/>
          <w:b/>
        </w:rPr>
        <w:t>0x</w:t>
      </w:r>
      <w:r>
        <w:t xml:space="preserve"> or </w:t>
      </w:r>
      <w:r>
        <w:rPr>
          <w:rFonts w:ascii="Courier New" w:hAnsi="Courier New"/>
          <w:b/>
        </w:rPr>
        <w:t>0X</w:t>
      </w:r>
      <w:r>
        <w:t xml:space="preserve">, in which case a radix of 16 is assumed. If </w:t>
      </w:r>
      <w:r w:rsidRPr="00E91749">
        <w:rPr>
          <w:rFonts w:ascii="Times New Roman" w:hAnsi="Times New Roman"/>
          <w:i/>
        </w:rPr>
        <w:t>radix</w:t>
      </w:r>
      <w:r>
        <w:t xml:space="preserve"> is </w:t>
      </w:r>
      <w:r w:rsidRPr="00FE4CB7">
        <w:rPr>
          <w:rFonts w:ascii="Times New Roman" w:hAnsi="Times New Roman"/>
        </w:rPr>
        <w:t>16</w:t>
      </w:r>
      <w:r>
        <w:rPr>
          <w:rFonts w:ascii="Times New Roman" w:hAnsi="Times New Roman"/>
        </w:rPr>
        <w:t>,</w:t>
      </w:r>
      <w:r>
        <w:t xml:space="preserve"> the number may also optionally begin with the character pairs </w:t>
      </w:r>
      <w:r>
        <w:rPr>
          <w:rFonts w:ascii="Courier New" w:hAnsi="Courier New"/>
          <w:b/>
        </w:rPr>
        <w:t>0x</w:t>
      </w:r>
      <w:r>
        <w:t xml:space="preserve"> or </w:t>
      </w:r>
      <w:r>
        <w:rPr>
          <w:rFonts w:ascii="Courier New" w:hAnsi="Courier New"/>
          <w:b/>
        </w:rPr>
        <w:t>0X</w:t>
      </w:r>
      <w:r>
        <w:t>.</w:t>
      </w:r>
    </w:p>
    <w:p w14:paraId="585E4039" w14:textId="77777777" w:rsidR="004C02EF" w:rsidRDefault="004C02EF" w:rsidP="004C02EF">
      <w:r>
        <w:t xml:space="preserve">When the </w:t>
      </w:r>
      <w:r>
        <w:rPr>
          <w:rFonts w:ascii="Courier New" w:hAnsi="Courier New"/>
          <w:b/>
        </w:rPr>
        <w:t>parseInt</w:t>
      </w:r>
      <w:r>
        <w:t xml:space="preserve"> function is called, the following steps are taken:</w:t>
      </w:r>
    </w:p>
    <w:p w14:paraId="32D2ACF0" w14:textId="77777777" w:rsidR="004C02EF" w:rsidRPr="005B1339" w:rsidRDefault="004C02EF" w:rsidP="004C02EF">
      <w:pPr>
        <w:pStyle w:val="M4"/>
        <w:keepNext/>
        <w:numPr>
          <w:ilvl w:val="0"/>
          <w:numId w:val="159"/>
        </w:numPr>
        <w:tabs>
          <w:tab w:val="num" w:pos="1721"/>
        </w:tabs>
        <w:spacing w:after="0"/>
      </w:pPr>
      <w:r w:rsidRPr="005B1339">
        <w:t xml:space="preserve">Let </w:t>
      </w:r>
      <w:r w:rsidRPr="005B1339">
        <w:rPr>
          <w:i/>
        </w:rPr>
        <w:t>inputString</w:t>
      </w:r>
      <w:r w:rsidRPr="005B1339">
        <w:t xml:space="preserve"> be ToString(</w:t>
      </w:r>
      <w:r w:rsidRPr="005B1339">
        <w:rPr>
          <w:i/>
        </w:rPr>
        <w:t>string</w:t>
      </w:r>
      <w:r w:rsidRPr="005B1339">
        <w:t>).</w:t>
      </w:r>
    </w:p>
    <w:p w14:paraId="5741520C" w14:textId="77777777" w:rsidR="004C02EF" w:rsidRPr="005B1339" w:rsidRDefault="004C02EF" w:rsidP="004C02EF">
      <w:pPr>
        <w:pStyle w:val="M4"/>
        <w:numPr>
          <w:ilvl w:val="0"/>
          <w:numId w:val="159"/>
        </w:numPr>
        <w:tabs>
          <w:tab w:val="num" w:pos="1721"/>
        </w:tabs>
        <w:spacing w:after="0"/>
      </w:pPr>
      <w:r w:rsidRPr="005B1339">
        <w:t xml:space="preserve">Let </w:t>
      </w:r>
      <w:r w:rsidRPr="005B1339">
        <w:rPr>
          <w:i/>
        </w:rPr>
        <w:t>S</w:t>
      </w:r>
      <w:r w:rsidRPr="005B1339">
        <w:t xml:space="preserve"> be a newly created substring of </w:t>
      </w:r>
      <w:r w:rsidRPr="005B1339">
        <w:rPr>
          <w:i/>
        </w:rPr>
        <w:t>inputString</w:t>
      </w:r>
      <w:r w:rsidRPr="005B1339">
        <w:t xml:space="preserve"> consisting of the first character that is not a </w:t>
      </w:r>
      <w:r w:rsidRPr="005B1339">
        <w:rPr>
          <w:i/>
        </w:rPr>
        <w:t>StrWhiteSpaceChar</w:t>
      </w:r>
      <w:r w:rsidRPr="005B1339">
        <w:t xml:space="preserve"> and all characters following that character. (In other words, remove leading white space.)</w:t>
      </w:r>
      <w:r>
        <w:t xml:space="preserve"> If </w:t>
      </w:r>
      <w:r w:rsidRPr="00364861">
        <w:rPr>
          <w:i/>
        </w:rPr>
        <w:t>inputString</w:t>
      </w:r>
      <w:r>
        <w:t xml:space="preserve"> does not contain any such characters, let </w:t>
      </w:r>
      <w:r>
        <w:rPr>
          <w:i/>
        </w:rPr>
        <w:t>S</w:t>
      </w:r>
      <w:r>
        <w:t xml:space="preserve"> be the empty string.</w:t>
      </w:r>
    </w:p>
    <w:p w14:paraId="7FF56E8C" w14:textId="77777777" w:rsidR="004C02EF" w:rsidRPr="005B1339" w:rsidRDefault="004C02EF" w:rsidP="004C02EF">
      <w:pPr>
        <w:pStyle w:val="M4"/>
        <w:numPr>
          <w:ilvl w:val="0"/>
          <w:numId w:val="159"/>
        </w:numPr>
        <w:tabs>
          <w:tab w:val="num" w:pos="1721"/>
        </w:tabs>
        <w:spacing w:after="0"/>
      </w:pPr>
      <w:r w:rsidRPr="005B1339">
        <w:t xml:space="preserve">Let </w:t>
      </w:r>
      <w:r w:rsidRPr="005B1339">
        <w:rPr>
          <w:i/>
        </w:rPr>
        <w:t>sign</w:t>
      </w:r>
      <w:r w:rsidRPr="005B1339">
        <w:t xml:space="preserve"> be 1.</w:t>
      </w:r>
    </w:p>
    <w:p w14:paraId="059EE90C" w14:textId="77777777" w:rsidR="004C02EF" w:rsidRPr="005B1339" w:rsidRDefault="004C02EF" w:rsidP="004C02EF">
      <w:pPr>
        <w:pStyle w:val="M4"/>
        <w:numPr>
          <w:ilvl w:val="0"/>
          <w:numId w:val="159"/>
        </w:numPr>
        <w:tabs>
          <w:tab w:val="num" w:pos="1721"/>
        </w:tabs>
        <w:spacing w:after="0"/>
      </w:pPr>
      <w:r w:rsidRPr="005B1339">
        <w:t xml:space="preserve">If </w:t>
      </w:r>
      <w:r w:rsidRPr="005B1339">
        <w:rPr>
          <w:i/>
        </w:rPr>
        <w:t>S</w:t>
      </w:r>
      <w:r w:rsidRPr="005B1339">
        <w:t xml:space="preserve"> is not empty and the first character of </w:t>
      </w:r>
      <w:r w:rsidRPr="005B1339">
        <w:rPr>
          <w:i/>
        </w:rPr>
        <w:t>S</w:t>
      </w:r>
      <w:r w:rsidRPr="005B1339">
        <w:t xml:space="preserve"> is a minus sign </w:t>
      </w:r>
      <w:r w:rsidRPr="005B1339">
        <w:rPr>
          <w:b/>
        </w:rPr>
        <w:t>-</w:t>
      </w:r>
      <w:r w:rsidRPr="005B1339">
        <w:t xml:space="preserve">, let </w:t>
      </w:r>
      <w:r w:rsidRPr="005B1339">
        <w:rPr>
          <w:i/>
        </w:rPr>
        <w:t>sign</w:t>
      </w:r>
      <w:r w:rsidRPr="005B1339">
        <w:t xml:space="preserve"> be </w:t>
      </w:r>
      <w:r w:rsidRPr="005B1339">
        <w:sym w:font="Symbol" w:char="F02D"/>
      </w:r>
      <w:r w:rsidRPr="005B1339">
        <w:t>1.</w:t>
      </w:r>
    </w:p>
    <w:p w14:paraId="3C5F3253" w14:textId="77777777" w:rsidR="004C02EF" w:rsidRPr="005B1339" w:rsidRDefault="004C02EF" w:rsidP="004C02EF">
      <w:pPr>
        <w:pStyle w:val="M4"/>
        <w:numPr>
          <w:ilvl w:val="0"/>
          <w:numId w:val="159"/>
        </w:numPr>
        <w:tabs>
          <w:tab w:val="num" w:pos="1721"/>
        </w:tabs>
        <w:spacing w:after="0"/>
      </w:pPr>
      <w:r w:rsidRPr="005B1339">
        <w:t xml:space="preserve">If </w:t>
      </w:r>
      <w:r w:rsidRPr="005B1339">
        <w:rPr>
          <w:i/>
        </w:rPr>
        <w:t>S</w:t>
      </w:r>
      <w:r w:rsidRPr="005B1339">
        <w:t xml:space="preserve"> is not empty and the first character of </w:t>
      </w:r>
      <w:r w:rsidRPr="005B1339">
        <w:rPr>
          <w:i/>
        </w:rPr>
        <w:t>S</w:t>
      </w:r>
      <w:r w:rsidRPr="005B1339">
        <w:t xml:space="preserve"> is a plus sign </w:t>
      </w:r>
      <w:r w:rsidRPr="005B1339">
        <w:rPr>
          <w:b/>
        </w:rPr>
        <w:t>+</w:t>
      </w:r>
      <w:r w:rsidRPr="005B1339">
        <w:t xml:space="preserve"> or a minus sign </w:t>
      </w:r>
      <w:r w:rsidRPr="005B1339">
        <w:rPr>
          <w:b/>
        </w:rPr>
        <w:t>-</w:t>
      </w:r>
      <w:r w:rsidRPr="005B1339">
        <w:t xml:space="preserve">, then remove the first character from </w:t>
      </w:r>
      <w:r w:rsidRPr="005B1339">
        <w:rPr>
          <w:i/>
        </w:rPr>
        <w:t>S</w:t>
      </w:r>
      <w:r w:rsidRPr="005B1339">
        <w:t>.</w:t>
      </w:r>
    </w:p>
    <w:p w14:paraId="2B1A6023" w14:textId="77777777" w:rsidR="004C02EF" w:rsidRPr="005B1339" w:rsidRDefault="004C02EF" w:rsidP="004C02EF">
      <w:pPr>
        <w:pStyle w:val="M4"/>
        <w:numPr>
          <w:ilvl w:val="0"/>
          <w:numId w:val="159"/>
        </w:numPr>
        <w:tabs>
          <w:tab w:val="num" w:pos="1721"/>
        </w:tabs>
        <w:spacing w:after="0"/>
      </w:pPr>
      <w:r w:rsidRPr="005B1339">
        <w:t xml:space="preserve">Let </w:t>
      </w:r>
      <w:r w:rsidRPr="005B1339">
        <w:rPr>
          <w:i/>
        </w:rPr>
        <w:t>R</w:t>
      </w:r>
      <w:r w:rsidRPr="005B1339">
        <w:t xml:space="preserve"> = ToInt32(</w:t>
      </w:r>
      <w:r w:rsidRPr="005B1339">
        <w:rPr>
          <w:i/>
        </w:rPr>
        <w:t>radix</w:t>
      </w:r>
      <w:r w:rsidRPr="005B1339">
        <w:t>).</w:t>
      </w:r>
    </w:p>
    <w:p w14:paraId="2DE6EB38" w14:textId="77777777" w:rsidR="004C02EF" w:rsidRPr="005B1339" w:rsidRDefault="004C02EF" w:rsidP="004C02EF">
      <w:pPr>
        <w:pStyle w:val="M4"/>
        <w:numPr>
          <w:ilvl w:val="0"/>
          <w:numId w:val="159"/>
        </w:numPr>
        <w:tabs>
          <w:tab w:val="num" w:pos="1721"/>
        </w:tabs>
        <w:spacing w:after="0"/>
      </w:pPr>
      <w:r w:rsidRPr="005B1339">
        <w:t xml:space="preserve">Let </w:t>
      </w:r>
      <w:r w:rsidRPr="005B1339">
        <w:rPr>
          <w:i/>
        </w:rPr>
        <w:t>stripPrefix</w:t>
      </w:r>
      <w:r w:rsidRPr="005B1339">
        <w:t xml:space="preserve"> be </w:t>
      </w:r>
      <w:r w:rsidRPr="005B1339">
        <w:rPr>
          <w:b/>
        </w:rPr>
        <w:t>true</w:t>
      </w:r>
      <w:r w:rsidRPr="005B1339">
        <w:t>.</w:t>
      </w:r>
    </w:p>
    <w:p w14:paraId="0EDA8848" w14:textId="77777777" w:rsidR="004C02EF" w:rsidRPr="005B1339" w:rsidRDefault="004C02EF" w:rsidP="004C02EF">
      <w:pPr>
        <w:pStyle w:val="M4"/>
        <w:numPr>
          <w:ilvl w:val="0"/>
          <w:numId w:val="159"/>
        </w:numPr>
        <w:tabs>
          <w:tab w:val="num" w:pos="1721"/>
        </w:tabs>
        <w:spacing w:after="0"/>
      </w:pPr>
      <w:r w:rsidRPr="005B1339">
        <w:t xml:space="preserve">If </w:t>
      </w:r>
      <w:r w:rsidRPr="005B1339">
        <w:rPr>
          <w:i/>
        </w:rPr>
        <w:t>R</w:t>
      </w:r>
      <w:r w:rsidRPr="005B1339">
        <w:t xml:space="preserve"> </w:t>
      </w:r>
      <w:r w:rsidRPr="005B1339">
        <w:sym w:font="Symbol" w:char="F0B9"/>
      </w:r>
      <w:r w:rsidRPr="005B1339">
        <w:t xml:space="preserve"> 0, then</w:t>
      </w:r>
    </w:p>
    <w:p w14:paraId="70AAE9D3" w14:textId="77777777" w:rsidR="004C02EF" w:rsidRPr="005B1339" w:rsidRDefault="004C02EF" w:rsidP="004C02EF">
      <w:pPr>
        <w:pStyle w:val="M4"/>
        <w:numPr>
          <w:ilvl w:val="1"/>
          <w:numId w:val="159"/>
        </w:numPr>
        <w:spacing w:after="0"/>
      </w:pPr>
      <w:r w:rsidRPr="005B1339">
        <w:t xml:space="preserve">If </w:t>
      </w:r>
      <w:r w:rsidRPr="005B1339">
        <w:rPr>
          <w:i/>
        </w:rPr>
        <w:t>R</w:t>
      </w:r>
      <w:r w:rsidRPr="005B1339">
        <w:t xml:space="preserve"> &lt; 2 or </w:t>
      </w:r>
      <w:r w:rsidRPr="005B1339">
        <w:rPr>
          <w:i/>
        </w:rPr>
        <w:t>R</w:t>
      </w:r>
      <w:r w:rsidRPr="005B1339">
        <w:t xml:space="preserve"> &gt; 36, then return </w:t>
      </w:r>
      <w:r w:rsidRPr="005B1339">
        <w:rPr>
          <w:b/>
        </w:rPr>
        <w:t>NaN</w:t>
      </w:r>
      <w:r w:rsidRPr="005B1339">
        <w:t>.</w:t>
      </w:r>
    </w:p>
    <w:p w14:paraId="67D94247" w14:textId="77777777" w:rsidR="004C02EF" w:rsidRPr="005B1339" w:rsidRDefault="004C02EF" w:rsidP="004C02EF">
      <w:pPr>
        <w:pStyle w:val="M4"/>
        <w:numPr>
          <w:ilvl w:val="1"/>
          <w:numId w:val="159"/>
        </w:numPr>
        <w:spacing w:after="0"/>
      </w:pPr>
      <w:r w:rsidRPr="005B1339">
        <w:t xml:space="preserve">If </w:t>
      </w:r>
      <w:r w:rsidRPr="005B1339">
        <w:rPr>
          <w:i/>
        </w:rPr>
        <w:t>R</w:t>
      </w:r>
      <w:r w:rsidRPr="005B1339">
        <w:t xml:space="preserve"> </w:t>
      </w:r>
      <w:r w:rsidRPr="005B1339">
        <w:sym w:font="Symbol" w:char="F0B9"/>
      </w:r>
      <w:r w:rsidRPr="005B1339">
        <w:t xml:space="preserve"> 16, let </w:t>
      </w:r>
      <w:r w:rsidRPr="005B1339">
        <w:rPr>
          <w:i/>
        </w:rPr>
        <w:t>stripPrefix</w:t>
      </w:r>
      <w:r w:rsidRPr="005B1339">
        <w:t xml:space="preserve"> be </w:t>
      </w:r>
      <w:r w:rsidRPr="005B1339">
        <w:rPr>
          <w:b/>
        </w:rPr>
        <w:t>false</w:t>
      </w:r>
      <w:r w:rsidRPr="005B1339">
        <w:t>.</w:t>
      </w:r>
    </w:p>
    <w:p w14:paraId="14D09D19" w14:textId="77777777" w:rsidR="004C02EF" w:rsidRPr="005B1339" w:rsidRDefault="004C02EF" w:rsidP="004C02EF">
      <w:pPr>
        <w:pStyle w:val="M4"/>
        <w:numPr>
          <w:ilvl w:val="0"/>
          <w:numId w:val="159"/>
        </w:numPr>
        <w:tabs>
          <w:tab w:val="num" w:pos="1721"/>
        </w:tabs>
        <w:spacing w:after="0"/>
      </w:pPr>
      <w:r w:rsidRPr="005B1339">
        <w:t xml:space="preserve">Else, </w:t>
      </w:r>
      <w:r w:rsidRPr="005B1339">
        <w:rPr>
          <w:i/>
        </w:rPr>
        <w:t>R</w:t>
      </w:r>
      <w:r w:rsidRPr="005B1339">
        <w:t xml:space="preserve"> = 0</w:t>
      </w:r>
    </w:p>
    <w:p w14:paraId="222792DD" w14:textId="77777777" w:rsidR="004C02EF" w:rsidRPr="005B1339" w:rsidRDefault="004C02EF" w:rsidP="004C02EF">
      <w:pPr>
        <w:pStyle w:val="M4"/>
        <w:numPr>
          <w:ilvl w:val="1"/>
          <w:numId w:val="159"/>
        </w:numPr>
        <w:spacing w:after="0"/>
      </w:pPr>
      <w:r w:rsidRPr="005B1339">
        <w:t xml:space="preserve">Let </w:t>
      </w:r>
      <w:r w:rsidRPr="005B1339">
        <w:rPr>
          <w:i/>
        </w:rPr>
        <w:t>R</w:t>
      </w:r>
      <w:r w:rsidRPr="005B1339">
        <w:t xml:space="preserve"> = 10.</w:t>
      </w:r>
    </w:p>
    <w:p w14:paraId="6339E666" w14:textId="77777777" w:rsidR="004C02EF" w:rsidRPr="005B1339" w:rsidRDefault="004C02EF" w:rsidP="004C02EF">
      <w:pPr>
        <w:pStyle w:val="M4"/>
        <w:numPr>
          <w:ilvl w:val="0"/>
          <w:numId w:val="159"/>
        </w:numPr>
        <w:tabs>
          <w:tab w:val="num" w:pos="1721"/>
        </w:tabs>
        <w:spacing w:after="0"/>
      </w:pPr>
      <w:r w:rsidRPr="005B1339">
        <w:t xml:space="preserve">If </w:t>
      </w:r>
      <w:r w:rsidRPr="005B1339">
        <w:rPr>
          <w:i/>
        </w:rPr>
        <w:t>stripPrefix</w:t>
      </w:r>
      <w:r w:rsidRPr="005B1339">
        <w:t xml:space="preserve"> is </w:t>
      </w:r>
      <w:r w:rsidRPr="005B1339">
        <w:rPr>
          <w:b/>
        </w:rPr>
        <w:t>true</w:t>
      </w:r>
      <w:r w:rsidRPr="005B1339">
        <w:t>, then</w:t>
      </w:r>
    </w:p>
    <w:p w14:paraId="3F48C726" w14:textId="77777777" w:rsidR="004C02EF" w:rsidRPr="005B1339" w:rsidRDefault="004C02EF" w:rsidP="004C02EF">
      <w:pPr>
        <w:pStyle w:val="M4"/>
        <w:numPr>
          <w:ilvl w:val="1"/>
          <w:numId w:val="159"/>
        </w:numPr>
        <w:spacing w:after="0"/>
      </w:pPr>
      <w:r w:rsidRPr="005B1339">
        <w:t xml:space="preserve">If the length of </w:t>
      </w:r>
      <w:r w:rsidRPr="005B1339">
        <w:rPr>
          <w:i/>
        </w:rPr>
        <w:t>S</w:t>
      </w:r>
      <w:r w:rsidRPr="005B1339">
        <w:t xml:space="preserve"> is at least 2 and the first two characters of </w:t>
      </w:r>
      <w:r w:rsidRPr="005B1339">
        <w:rPr>
          <w:i/>
        </w:rPr>
        <w:t>S</w:t>
      </w:r>
      <w:r w:rsidRPr="005B1339">
        <w:t xml:space="preserve"> are either “</w:t>
      </w:r>
      <w:r w:rsidRPr="005B1339">
        <w:rPr>
          <w:b/>
        </w:rPr>
        <w:t>0x</w:t>
      </w:r>
      <w:r w:rsidRPr="005B1339">
        <w:t>” or “</w:t>
      </w:r>
      <w:r w:rsidRPr="005B1339">
        <w:rPr>
          <w:b/>
        </w:rPr>
        <w:t>0X</w:t>
      </w:r>
      <w:r w:rsidRPr="005B1339">
        <w:t xml:space="preserve">”, then remove the first two characters from </w:t>
      </w:r>
      <w:r w:rsidRPr="005B1339">
        <w:rPr>
          <w:i/>
        </w:rPr>
        <w:t>S</w:t>
      </w:r>
      <w:r w:rsidRPr="005B1339">
        <w:t xml:space="preserve"> and let </w:t>
      </w:r>
      <w:r w:rsidRPr="005B1339">
        <w:rPr>
          <w:i/>
        </w:rPr>
        <w:t>R</w:t>
      </w:r>
      <w:r w:rsidRPr="005B1339">
        <w:t xml:space="preserve"> = 16.</w:t>
      </w:r>
    </w:p>
    <w:p w14:paraId="660CCC74" w14:textId="77777777" w:rsidR="004C02EF" w:rsidRPr="005B1339" w:rsidRDefault="004C02EF" w:rsidP="004C02EF">
      <w:pPr>
        <w:pStyle w:val="M4"/>
        <w:numPr>
          <w:ilvl w:val="0"/>
          <w:numId w:val="159"/>
        </w:numPr>
        <w:tabs>
          <w:tab w:val="num" w:pos="1721"/>
        </w:tabs>
        <w:spacing w:after="0"/>
      </w:pPr>
      <w:r w:rsidRPr="005B1339">
        <w:t xml:space="preserve">If </w:t>
      </w:r>
      <w:r w:rsidRPr="005B1339">
        <w:rPr>
          <w:i/>
        </w:rPr>
        <w:t>S</w:t>
      </w:r>
      <w:r w:rsidRPr="005B1339">
        <w:t xml:space="preserve"> contains any character that is not a radix-</w:t>
      </w:r>
      <w:r w:rsidRPr="005B1339">
        <w:rPr>
          <w:i/>
        </w:rPr>
        <w:t>R</w:t>
      </w:r>
      <w:r w:rsidRPr="005B1339">
        <w:t xml:space="preserve"> digit, then let </w:t>
      </w:r>
      <w:r w:rsidRPr="005B1339">
        <w:rPr>
          <w:i/>
        </w:rPr>
        <w:t>Z</w:t>
      </w:r>
      <w:r w:rsidRPr="005B1339">
        <w:t xml:space="preserve"> be the substring of </w:t>
      </w:r>
      <w:r w:rsidRPr="005B1339">
        <w:rPr>
          <w:i/>
        </w:rPr>
        <w:t>S</w:t>
      </w:r>
      <w:r w:rsidRPr="005B1339">
        <w:t xml:space="preserve"> consisting of all characters before the first such character; otherwise, let </w:t>
      </w:r>
      <w:r w:rsidRPr="005B1339">
        <w:rPr>
          <w:i/>
        </w:rPr>
        <w:t>Z</w:t>
      </w:r>
      <w:r w:rsidRPr="005B1339">
        <w:t xml:space="preserve"> be </w:t>
      </w:r>
      <w:r w:rsidRPr="005B1339">
        <w:rPr>
          <w:i/>
        </w:rPr>
        <w:t>S</w:t>
      </w:r>
      <w:r w:rsidRPr="005B1339">
        <w:t>.</w:t>
      </w:r>
    </w:p>
    <w:p w14:paraId="140C5B34" w14:textId="77777777" w:rsidR="004C02EF" w:rsidRPr="005B1339" w:rsidRDefault="004C02EF" w:rsidP="004C02EF">
      <w:pPr>
        <w:pStyle w:val="M4"/>
        <w:numPr>
          <w:ilvl w:val="0"/>
          <w:numId w:val="159"/>
        </w:numPr>
        <w:tabs>
          <w:tab w:val="num" w:pos="1721"/>
        </w:tabs>
        <w:spacing w:after="0"/>
      </w:pPr>
      <w:r w:rsidRPr="005B1339">
        <w:t xml:space="preserve">If </w:t>
      </w:r>
      <w:r w:rsidRPr="005B1339">
        <w:rPr>
          <w:i/>
        </w:rPr>
        <w:t>Z</w:t>
      </w:r>
      <w:r w:rsidRPr="005B1339">
        <w:t xml:space="preserve"> is empty, return </w:t>
      </w:r>
      <w:r w:rsidRPr="005B1339">
        <w:rPr>
          <w:b/>
        </w:rPr>
        <w:t>NaN</w:t>
      </w:r>
      <w:r w:rsidRPr="005B1339">
        <w:t>.</w:t>
      </w:r>
    </w:p>
    <w:p w14:paraId="3913A44C" w14:textId="77777777" w:rsidR="004C02EF" w:rsidRPr="005B1339" w:rsidRDefault="004C02EF" w:rsidP="004C02EF">
      <w:pPr>
        <w:pStyle w:val="M4"/>
        <w:numPr>
          <w:ilvl w:val="0"/>
          <w:numId w:val="159"/>
        </w:numPr>
        <w:tabs>
          <w:tab w:val="num" w:pos="1721"/>
        </w:tabs>
        <w:spacing w:after="0"/>
      </w:pPr>
      <w:r w:rsidRPr="005B1339">
        <w:t xml:space="preserve">Let </w:t>
      </w:r>
      <w:r w:rsidRPr="005B1339">
        <w:rPr>
          <w:i/>
        </w:rPr>
        <w:t>mathInt</w:t>
      </w:r>
      <w:r w:rsidRPr="005B1339">
        <w:t xml:space="preserve"> be the mathematical integer value that is represented by </w:t>
      </w:r>
      <w:r w:rsidRPr="005B1339">
        <w:rPr>
          <w:i/>
        </w:rPr>
        <w:t>Z</w:t>
      </w:r>
      <w:r w:rsidRPr="005B1339">
        <w:t xml:space="preserve"> in radix-</w:t>
      </w:r>
      <w:r w:rsidRPr="005B1339">
        <w:rPr>
          <w:i/>
        </w:rPr>
        <w:t>R</w:t>
      </w:r>
      <w:r w:rsidRPr="005B1339">
        <w:t xml:space="preserve"> notation, using the letters </w:t>
      </w:r>
      <w:r w:rsidRPr="005B1339">
        <w:rPr>
          <w:b/>
        </w:rPr>
        <w:t>A</w:t>
      </w:r>
      <w:r w:rsidRPr="005B1339">
        <w:t>-</w:t>
      </w:r>
      <w:r w:rsidRPr="005B1339">
        <w:rPr>
          <w:b/>
        </w:rPr>
        <w:t>Z</w:t>
      </w:r>
      <w:r w:rsidRPr="005B1339">
        <w:t xml:space="preserve"> and </w:t>
      </w:r>
      <w:r w:rsidRPr="005B1339">
        <w:rPr>
          <w:b/>
        </w:rPr>
        <w:t>a</w:t>
      </w:r>
      <w:r w:rsidRPr="005B1339">
        <w:t>-</w:t>
      </w:r>
      <w:r w:rsidRPr="005B1339">
        <w:rPr>
          <w:b/>
        </w:rPr>
        <w:t>z</w:t>
      </w:r>
      <w:r w:rsidRPr="005B1339">
        <w:t xml:space="preserve"> for digits with values 10 through 35. (However, if </w:t>
      </w:r>
      <w:r w:rsidRPr="005B1339">
        <w:rPr>
          <w:i/>
        </w:rPr>
        <w:t>R</w:t>
      </w:r>
      <w:r w:rsidRPr="005B1339">
        <w:t xml:space="preserve"> is 10 and </w:t>
      </w:r>
      <w:r w:rsidRPr="005B1339">
        <w:rPr>
          <w:i/>
        </w:rPr>
        <w:t>Z</w:t>
      </w:r>
      <w:r w:rsidRPr="005B1339">
        <w:t xml:space="preserve"> contains more than 20 significant digits, every significant digit after the 20th may be replaced by a </w:t>
      </w:r>
      <w:r w:rsidRPr="005B1339">
        <w:rPr>
          <w:b/>
        </w:rPr>
        <w:t xml:space="preserve">0 </w:t>
      </w:r>
      <w:r w:rsidRPr="005B1339">
        <w:t xml:space="preserve">digit, at the option of the implementation; and if </w:t>
      </w:r>
      <w:r w:rsidRPr="005B1339">
        <w:rPr>
          <w:i/>
        </w:rPr>
        <w:t>R</w:t>
      </w:r>
      <w:r w:rsidRPr="005B1339">
        <w:t xml:space="preserve"> is not 2, 4, 8, 10, 16, or 32, then </w:t>
      </w:r>
      <w:r w:rsidRPr="005B1339">
        <w:rPr>
          <w:i/>
        </w:rPr>
        <w:t>mathInt</w:t>
      </w:r>
      <w:r w:rsidRPr="005B1339">
        <w:t xml:space="preserve"> may be an implementation-dependent approximation to the mathematical integer value that is represented by </w:t>
      </w:r>
      <w:r w:rsidRPr="005B1339">
        <w:rPr>
          <w:i/>
        </w:rPr>
        <w:t>Z</w:t>
      </w:r>
      <w:r w:rsidRPr="005B1339">
        <w:t xml:space="preserve"> in radix-</w:t>
      </w:r>
      <w:r w:rsidRPr="005B1339">
        <w:rPr>
          <w:i/>
        </w:rPr>
        <w:t>R</w:t>
      </w:r>
      <w:r w:rsidRPr="005B1339">
        <w:t xml:space="preserve"> notation.)</w:t>
      </w:r>
    </w:p>
    <w:p w14:paraId="4192B93F" w14:textId="77777777" w:rsidR="004C02EF" w:rsidRPr="005B1339" w:rsidRDefault="004C02EF" w:rsidP="004C02EF">
      <w:pPr>
        <w:pStyle w:val="M4"/>
        <w:numPr>
          <w:ilvl w:val="0"/>
          <w:numId w:val="159"/>
        </w:numPr>
        <w:tabs>
          <w:tab w:val="num" w:pos="1721"/>
        </w:tabs>
        <w:spacing w:after="0"/>
      </w:pPr>
      <w:r w:rsidRPr="005B1339">
        <w:t xml:space="preserve">Let </w:t>
      </w:r>
      <w:r w:rsidRPr="005B1339">
        <w:rPr>
          <w:i/>
        </w:rPr>
        <w:t>number</w:t>
      </w:r>
      <w:r w:rsidRPr="005B1339">
        <w:t xml:space="preserve"> be the Number value for </w:t>
      </w:r>
      <w:r w:rsidRPr="005B1339">
        <w:rPr>
          <w:i/>
        </w:rPr>
        <w:t>mathInt</w:t>
      </w:r>
      <w:r w:rsidRPr="005B1339">
        <w:t>.</w:t>
      </w:r>
    </w:p>
    <w:p w14:paraId="34D98439" w14:textId="77777777" w:rsidR="004C02EF" w:rsidRPr="005B1339" w:rsidRDefault="004C02EF" w:rsidP="004C02EF">
      <w:pPr>
        <w:pStyle w:val="M4"/>
        <w:numPr>
          <w:ilvl w:val="0"/>
          <w:numId w:val="159"/>
        </w:numPr>
        <w:tabs>
          <w:tab w:val="num" w:pos="1721"/>
        </w:tabs>
      </w:pPr>
      <w:r w:rsidRPr="005B1339">
        <w:t xml:space="preserve">Return </w:t>
      </w:r>
      <w:r w:rsidRPr="005B1339">
        <w:rPr>
          <w:i/>
        </w:rPr>
        <w:t>sign</w:t>
      </w:r>
      <w:r w:rsidRPr="005B1339">
        <w:t xml:space="preserve"> </w:t>
      </w:r>
      <w:r w:rsidRPr="005B1339">
        <w:sym w:font="Symbol" w:char="F0B4"/>
      </w:r>
      <w:r w:rsidRPr="005B1339">
        <w:t xml:space="preserve"> </w:t>
      </w:r>
      <w:r w:rsidRPr="005B1339">
        <w:rPr>
          <w:i/>
        </w:rPr>
        <w:t>number</w:t>
      </w:r>
      <w:r w:rsidRPr="005B1339">
        <w:t>.</w:t>
      </w:r>
    </w:p>
    <w:p w14:paraId="17B24C7C" w14:textId="77777777" w:rsidR="004C02EF" w:rsidRDefault="004C02EF" w:rsidP="004C02EF">
      <w:pPr>
        <w:pStyle w:val="Note"/>
      </w:pPr>
      <w:r w:rsidRPr="000956BB">
        <w:t>NOTE</w:t>
      </w:r>
      <w:r w:rsidRPr="000956BB">
        <w:tab/>
      </w:r>
      <w:r w:rsidRPr="000956BB">
        <w:rPr>
          <w:rFonts w:ascii="Courier New" w:hAnsi="Courier New"/>
          <w:b/>
        </w:rPr>
        <w:t>parseInt</w:t>
      </w:r>
      <w:r w:rsidRPr="000956BB">
        <w:t xml:space="preserve"> may interpret only a leading portion of </w:t>
      </w:r>
      <w:r w:rsidRPr="00712698">
        <w:rPr>
          <w:rFonts w:ascii="Times New Roman" w:hAnsi="Times New Roman"/>
          <w:i/>
        </w:rPr>
        <w:t>string</w:t>
      </w:r>
      <w:r w:rsidRPr="000956BB">
        <w:t xml:space="preserve"> as an integer value; it ignores any characters that cannot be interpreted as part of the notation of an integer, and no indication is given that any such characters were ignored.</w:t>
      </w:r>
    </w:p>
    <w:p w14:paraId="2E2CF95B" w14:textId="77777777" w:rsidR="004C02EF" w:rsidRDefault="004C02EF" w:rsidP="004C02EF">
      <w:pPr>
        <w:pStyle w:val="40"/>
        <w:numPr>
          <w:ilvl w:val="0"/>
          <w:numId w:val="0"/>
        </w:numPr>
      </w:pPr>
      <w:bookmarkStart w:id="5046" w:name="_Toc382291598"/>
      <w:bookmarkStart w:id="5047" w:name="_Toc385672249"/>
      <w:bookmarkStart w:id="5048" w:name="_Toc393690353"/>
      <w:bookmarkStart w:id="5049" w:name="_Ref451680264"/>
      <w:r>
        <w:t>15.1.2.3</w:t>
      </w:r>
      <w:r>
        <w:tab/>
        <w:t>parseFloat (string</w:t>
      </w:r>
      <w:bookmarkEnd w:id="5046"/>
      <w:bookmarkEnd w:id="5047"/>
      <w:bookmarkEnd w:id="5048"/>
      <w:r>
        <w:t>)</w:t>
      </w:r>
      <w:bookmarkStart w:id="5050" w:name="_Toc382291599"/>
      <w:bookmarkStart w:id="5051" w:name="_Toc385672250"/>
      <w:bookmarkEnd w:id="5049"/>
    </w:p>
    <w:p w14:paraId="0E66D667" w14:textId="77777777" w:rsidR="004C02EF" w:rsidRDefault="004C02EF" w:rsidP="004C02EF">
      <w:r>
        <w:t xml:space="preserve">The </w:t>
      </w:r>
      <w:r>
        <w:rPr>
          <w:rFonts w:ascii="Courier New" w:hAnsi="Courier New"/>
          <w:b/>
        </w:rPr>
        <w:t>parseFloat</w:t>
      </w:r>
      <w:r>
        <w:t xml:space="preserve"> function produces a Number value dictated by interpretation of the contents of the </w:t>
      </w:r>
      <w:r w:rsidRPr="00E91749">
        <w:rPr>
          <w:rFonts w:ascii="Times New Roman" w:hAnsi="Times New Roman"/>
          <w:i/>
        </w:rPr>
        <w:t>string</w:t>
      </w:r>
      <w:r>
        <w:t xml:space="preserve"> argument as a decimal literal.</w:t>
      </w:r>
    </w:p>
    <w:p w14:paraId="1A3BE5B1" w14:textId="77777777" w:rsidR="004C02EF" w:rsidRDefault="004C02EF" w:rsidP="004C02EF">
      <w:r>
        <w:t xml:space="preserve">When the </w:t>
      </w:r>
      <w:r>
        <w:rPr>
          <w:rFonts w:ascii="Courier New" w:hAnsi="Courier New"/>
          <w:b/>
        </w:rPr>
        <w:t>parseFloat</w:t>
      </w:r>
      <w:r>
        <w:t xml:space="preserve"> function is called, the following steps are taken:</w:t>
      </w:r>
    </w:p>
    <w:p w14:paraId="06E77A97" w14:textId="77777777" w:rsidR="004C02EF" w:rsidRPr="005B1339" w:rsidRDefault="004C02EF" w:rsidP="004C02EF">
      <w:pPr>
        <w:pStyle w:val="M4"/>
        <w:numPr>
          <w:ilvl w:val="0"/>
          <w:numId w:val="160"/>
        </w:numPr>
        <w:tabs>
          <w:tab w:val="num" w:pos="1721"/>
        </w:tabs>
        <w:spacing w:after="0"/>
      </w:pPr>
      <w:r w:rsidRPr="005B1339">
        <w:t xml:space="preserve">Let </w:t>
      </w:r>
      <w:r w:rsidRPr="005B1339">
        <w:rPr>
          <w:i/>
        </w:rPr>
        <w:t>inputString</w:t>
      </w:r>
      <w:r w:rsidRPr="005B1339">
        <w:t xml:space="preserve"> be ToString(</w:t>
      </w:r>
      <w:r w:rsidRPr="005B1339">
        <w:rPr>
          <w:i/>
        </w:rPr>
        <w:t>string</w:t>
      </w:r>
      <w:r w:rsidRPr="005B1339">
        <w:t>).</w:t>
      </w:r>
    </w:p>
    <w:p w14:paraId="7956AAAD" w14:textId="77777777" w:rsidR="004C02EF" w:rsidRPr="005B1339" w:rsidRDefault="004C02EF" w:rsidP="004C02EF">
      <w:pPr>
        <w:pStyle w:val="M4"/>
        <w:numPr>
          <w:ilvl w:val="0"/>
          <w:numId w:val="160"/>
        </w:numPr>
        <w:tabs>
          <w:tab w:val="num" w:pos="1721"/>
        </w:tabs>
        <w:spacing w:after="0"/>
      </w:pPr>
      <w:r w:rsidRPr="005B1339">
        <w:t xml:space="preserve">Let </w:t>
      </w:r>
      <w:r w:rsidRPr="005B1339">
        <w:rPr>
          <w:i/>
        </w:rPr>
        <w:t>trimmedString</w:t>
      </w:r>
      <w:r w:rsidRPr="005B1339">
        <w:t xml:space="preserve"> be a substring of </w:t>
      </w:r>
      <w:r w:rsidRPr="005B1339">
        <w:rPr>
          <w:i/>
        </w:rPr>
        <w:t>inputString</w:t>
      </w:r>
      <w:r w:rsidRPr="005B1339">
        <w:t xml:space="preserve"> consisting of the leftmost character that is not a </w:t>
      </w:r>
      <w:r w:rsidRPr="005B1339">
        <w:rPr>
          <w:i/>
        </w:rPr>
        <w:t>StrWhiteSpaceChar</w:t>
      </w:r>
      <w:r w:rsidRPr="005B1339">
        <w:t xml:space="preserve"> and all characters to the right of that character.</w:t>
      </w:r>
      <w:r>
        <w:t xml:space="preserve"> </w:t>
      </w:r>
      <w:r w:rsidRPr="005B1339">
        <w:t>(In other words, remove leading white space.)</w:t>
      </w:r>
      <w:r>
        <w:t xml:space="preserve"> If </w:t>
      </w:r>
      <w:r w:rsidRPr="00364861">
        <w:rPr>
          <w:i/>
        </w:rPr>
        <w:t>inputString</w:t>
      </w:r>
      <w:r>
        <w:t xml:space="preserve"> does not contain any such characters, let </w:t>
      </w:r>
      <w:r w:rsidRPr="00364861">
        <w:rPr>
          <w:i/>
        </w:rPr>
        <w:t>trimmedString</w:t>
      </w:r>
      <w:r>
        <w:t xml:space="preserve"> be the empty string.</w:t>
      </w:r>
    </w:p>
    <w:p w14:paraId="0CDE950E" w14:textId="77777777" w:rsidR="004C02EF" w:rsidRPr="005B1339" w:rsidRDefault="004C02EF" w:rsidP="004C02EF">
      <w:pPr>
        <w:pStyle w:val="M4"/>
        <w:numPr>
          <w:ilvl w:val="0"/>
          <w:numId w:val="160"/>
        </w:numPr>
        <w:tabs>
          <w:tab w:val="num" w:pos="1721"/>
        </w:tabs>
        <w:spacing w:after="0"/>
      </w:pPr>
      <w:r w:rsidRPr="005B1339">
        <w:t xml:space="preserve">If neither </w:t>
      </w:r>
      <w:r w:rsidRPr="005B1339">
        <w:rPr>
          <w:i/>
        </w:rPr>
        <w:t>trimmedString</w:t>
      </w:r>
      <w:r w:rsidRPr="005B1339">
        <w:t xml:space="preserve"> nor any prefix of </w:t>
      </w:r>
      <w:r w:rsidRPr="005B1339">
        <w:rPr>
          <w:i/>
        </w:rPr>
        <w:t>trimmedString</w:t>
      </w:r>
      <w:r w:rsidRPr="005B1339">
        <w:t xml:space="preserve"> satisfies the syntax of a </w:t>
      </w:r>
      <w:r w:rsidRPr="005B1339">
        <w:rPr>
          <w:i/>
        </w:rPr>
        <w:t>StrDecimalLiteral</w:t>
      </w:r>
      <w:r w:rsidRPr="005B1339">
        <w:t xml:space="preserve"> (see 9.3.1), return </w:t>
      </w:r>
      <w:r w:rsidRPr="005B1339">
        <w:rPr>
          <w:b/>
        </w:rPr>
        <w:t>NaN</w:t>
      </w:r>
      <w:r w:rsidRPr="005B1339">
        <w:t>.</w:t>
      </w:r>
    </w:p>
    <w:p w14:paraId="5208E445" w14:textId="77777777" w:rsidR="004C02EF" w:rsidRPr="005B1339" w:rsidRDefault="004C02EF" w:rsidP="004C02EF">
      <w:pPr>
        <w:pStyle w:val="M4"/>
        <w:numPr>
          <w:ilvl w:val="0"/>
          <w:numId w:val="160"/>
        </w:numPr>
        <w:tabs>
          <w:tab w:val="num" w:pos="1721"/>
        </w:tabs>
        <w:spacing w:after="0"/>
      </w:pPr>
      <w:r w:rsidRPr="005B1339">
        <w:t xml:space="preserve">Let </w:t>
      </w:r>
      <w:r w:rsidRPr="005B1339">
        <w:rPr>
          <w:i/>
        </w:rPr>
        <w:t>numberString</w:t>
      </w:r>
      <w:r w:rsidRPr="005B1339">
        <w:t xml:space="preserve"> be the longest prefix of </w:t>
      </w:r>
      <w:r w:rsidRPr="005B1339">
        <w:rPr>
          <w:i/>
        </w:rPr>
        <w:t>trimmedString</w:t>
      </w:r>
      <w:r w:rsidRPr="005B1339">
        <w:t xml:space="preserve">, which might be </w:t>
      </w:r>
      <w:r w:rsidRPr="005B1339">
        <w:rPr>
          <w:i/>
        </w:rPr>
        <w:t>trimmedString</w:t>
      </w:r>
      <w:r w:rsidRPr="005B1339">
        <w:t xml:space="preserve"> itself, that satisfies the syntax of a </w:t>
      </w:r>
      <w:r w:rsidRPr="005B1339">
        <w:rPr>
          <w:i/>
        </w:rPr>
        <w:t>StrDecimalLiteral</w:t>
      </w:r>
      <w:r w:rsidRPr="005B1339">
        <w:t>.</w:t>
      </w:r>
    </w:p>
    <w:p w14:paraId="3A2A0F05" w14:textId="77777777" w:rsidR="004C02EF" w:rsidRPr="005B1339" w:rsidRDefault="004C02EF" w:rsidP="004C02EF">
      <w:pPr>
        <w:pStyle w:val="M4"/>
        <w:numPr>
          <w:ilvl w:val="0"/>
          <w:numId w:val="160"/>
        </w:numPr>
        <w:tabs>
          <w:tab w:val="num" w:pos="1721"/>
        </w:tabs>
      </w:pPr>
      <w:r w:rsidRPr="005B1339">
        <w:t xml:space="preserve">Return the Number value for the MV of </w:t>
      </w:r>
      <w:r w:rsidRPr="005B1339">
        <w:rPr>
          <w:i/>
        </w:rPr>
        <w:t>numberString</w:t>
      </w:r>
      <w:r w:rsidRPr="005B1339">
        <w:t>.</w:t>
      </w:r>
    </w:p>
    <w:p w14:paraId="7A8F187E" w14:textId="77777777" w:rsidR="004C02EF" w:rsidRDefault="004C02EF" w:rsidP="004C02EF">
      <w:pPr>
        <w:pStyle w:val="Note"/>
      </w:pPr>
      <w:r w:rsidRPr="000956BB">
        <w:t>NOTE</w:t>
      </w:r>
      <w:r w:rsidRPr="000956BB">
        <w:tab/>
      </w:r>
      <w:r w:rsidRPr="000956BB">
        <w:rPr>
          <w:rFonts w:ascii="Courier New" w:hAnsi="Courier New"/>
          <w:b/>
        </w:rPr>
        <w:t>parseFloat</w:t>
      </w:r>
      <w:r w:rsidRPr="000956BB">
        <w:t xml:space="preserve"> may interpret only a leading portion of </w:t>
      </w:r>
      <w:r w:rsidRPr="00712698">
        <w:rPr>
          <w:rFonts w:ascii="Times New Roman" w:hAnsi="Times New Roman"/>
          <w:i/>
        </w:rPr>
        <w:t>string</w:t>
      </w:r>
      <w:r w:rsidRPr="000956BB">
        <w:t xml:space="preserve"> as a </w:t>
      </w:r>
      <w:r>
        <w:t>Number</w:t>
      </w:r>
      <w:r w:rsidRPr="000956BB">
        <w:t xml:space="preserve"> value; it ignores any characters that cannot be interpreted as part of the notation of an decimal literal, and no indication is given that any such characters were ignored.</w:t>
      </w:r>
      <w:bookmarkStart w:id="5052" w:name="_Toc393690354"/>
    </w:p>
    <w:p w14:paraId="5EAB8645" w14:textId="77777777" w:rsidR="004C02EF" w:rsidRDefault="004C02EF" w:rsidP="004C02EF">
      <w:pPr>
        <w:pStyle w:val="40"/>
        <w:numPr>
          <w:ilvl w:val="0"/>
          <w:numId w:val="0"/>
        </w:numPr>
      </w:pPr>
      <w:bookmarkStart w:id="5053" w:name="_Toc385672252"/>
      <w:bookmarkStart w:id="5054" w:name="_Toc393690356"/>
      <w:bookmarkEnd w:id="5050"/>
      <w:bookmarkEnd w:id="5051"/>
      <w:bookmarkEnd w:id="5052"/>
      <w:r>
        <w:t>15.1.2.4</w:t>
      </w:r>
      <w:r>
        <w:tab/>
        <w:t>isNaN (number</w:t>
      </w:r>
      <w:bookmarkEnd w:id="5053"/>
      <w:bookmarkEnd w:id="5054"/>
      <w:r>
        <w:t>)</w:t>
      </w:r>
    </w:p>
    <w:p w14:paraId="754ADF80" w14:textId="77777777" w:rsidR="004C02EF" w:rsidRDefault="004C02EF" w:rsidP="004C02EF">
      <w:r>
        <w:t xml:space="preserve">Returns </w:t>
      </w:r>
      <w:r>
        <w:rPr>
          <w:b/>
        </w:rPr>
        <w:t>true</w:t>
      </w:r>
      <w:r>
        <w:t xml:space="preserve"> if the argument coerces to </w:t>
      </w:r>
      <w:r>
        <w:rPr>
          <w:b/>
        </w:rPr>
        <w:t>NaN</w:t>
      </w:r>
      <w:r>
        <w:t xml:space="preserve">, and otherwise returns </w:t>
      </w:r>
      <w:r>
        <w:rPr>
          <w:b/>
        </w:rPr>
        <w:t>false</w:t>
      </w:r>
      <w:r>
        <w:t>.</w:t>
      </w:r>
      <w:bookmarkStart w:id="5055" w:name="_Toc385672253"/>
      <w:bookmarkStart w:id="5056" w:name="_Toc393690357"/>
    </w:p>
    <w:p w14:paraId="546D3AEB" w14:textId="77777777" w:rsidR="004C02EF" w:rsidRDefault="004C02EF" w:rsidP="004C02EF">
      <w:pPr>
        <w:pStyle w:val="Alg4"/>
        <w:numPr>
          <w:ilvl w:val="0"/>
          <w:numId w:val="162"/>
        </w:numPr>
      </w:pPr>
      <w:r>
        <w:t>If ToNumber(</w:t>
      </w:r>
      <w:r w:rsidRPr="0035003F">
        <w:rPr>
          <w:i/>
        </w:rPr>
        <w:t>number</w:t>
      </w:r>
      <w:r>
        <w:t xml:space="preserve">) is </w:t>
      </w:r>
      <w:r w:rsidRPr="00AE16DF">
        <w:rPr>
          <w:b/>
        </w:rPr>
        <w:t>NaN</w:t>
      </w:r>
      <w:r>
        <w:t xml:space="preserve">, return </w:t>
      </w:r>
      <w:r w:rsidRPr="00AE16DF">
        <w:rPr>
          <w:b/>
        </w:rPr>
        <w:t>true</w:t>
      </w:r>
      <w:r>
        <w:t>.</w:t>
      </w:r>
    </w:p>
    <w:p w14:paraId="7D7A284D" w14:textId="77777777" w:rsidR="004C02EF" w:rsidRDefault="004C02EF" w:rsidP="004C02EF">
      <w:pPr>
        <w:pStyle w:val="Alg4"/>
        <w:numPr>
          <w:ilvl w:val="0"/>
          <w:numId w:val="162"/>
        </w:numPr>
        <w:spacing w:after="120"/>
      </w:pPr>
      <w:r>
        <w:t xml:space="preserve">Otherwise, return </w:t>
      </w:r>
      <w:r w:rsidRPr="00D606BD">
        <w:rPr>
          <w:b/>
        </w:rPr>
        <w:t>false</w:t>
      </w:r>
      <w:r>
        <w:t>.</w:t>
      </w:r>
    </w:p>
    <w:p w14:paraId="5269177E" w14:textId="77777777" w:rsidR="004C02EF" w:rsidRPr="00227DA8" w:rsidRDefault="004C02EF" w:rsidP="004C02EF">
      <w:pPr>
        <w:pStyle w:val="Note"/>
      </w:pPr>
      <w:r w:rsidRPr="000956BB">
        <w:t>NOTE</w:t>
      </w:r>
      <w:r w:rsidRPr="000956BB">
        <w:tab/>
        <w:t xml:space="preserve">A reliable way </w:t>
      </w:r>
      <w:r>
        <w:t xml:space="preserve">for ECMAScript code </w:t>
      </w:r>
      <w:r w:rsidRPr="000956BB">
        <w:t xml:space="preserve">to test if a value </w:t>
      </w:r>
      <w:r w:rsidRPr="000956BB">
        <w:rPr>
          <w:rFonts w:ascii="Courier New" w:hAnsi="Courier New" w:cs="Courier New"/>
        </w:rPr>
        <w:t>X</w:t>
      </w:r>
      <w:r w:rsidRPr="000956BB">
        <w:t xml:space="preserve"> is a </w:t>
      </w:r>
      <w:r w:rsidRPr="000956BB">
        <w:rPr>
          <w:b/>
        </w:rPr>
        <w:t>NaN</w:t>
      </w:r>
      <w:r w:rsidRPr="000956BB">
        <w:t xml:space="preserve"> is an expression of the form </w:t>
      </w:r>
      <w:r w:rsidRPr="000956BB">
        <w:rPr>
          <w:rFonts w:ascii="Courier New" w:hAnsi="Courier New" w:cs="Courier New"/>
        </w:rPr>
        <w:t>X !== X</w:t>
      </w:r>
      <w:r w:rsidRPr="000956BB">
        <w:t xml:space="preserve">. The result will be </w:t>
      </w:r>
      <w:r w:rsidRPr="000956BB">
        <w:rPr>
          <w:b/>
        </w:rPr>
        <w:t>true</w:t>
      </w:r>
      <w:r w:rsidRPr="000956BB">
        <w:t xml:space="preserve"> if and only if </w:t>
      </w:r>
      <w:r w:rsidRPr="000956BB">
        <w:rPr>
          <w:rFonts w:ascii="Courier New" w:hAnsi="Courier New" w:cs="Courier New"/>
        </w:rPr>
        <w:t>X</w:t>
      </w:r>
      <w:r w:rsidRPr="000956BB">
        <w:t xml:space="preserve"> is a </w:t>
      </w:r>
      <w:r w:rsidRPr="000956BB">
        <w:rPr>
          <w:b/>
        </w:rPr>
        <w:t>NaN</w:t>
      </w:r>
      <w:r w:rsidRPr="000956BB">
        <w:t>.</w:t>
      </w:r>
    </w:p>
    <w:p w14:paraId="24B730FD" w14:textId="77777777" w:rsidR="004C02EF" w:rsidRDefault="004C02EF" w:rsidP="004C02EF">
      <w:pPr>
        <w:pStyle w:val="40"/>
        <w:numPr>
          <w:ilvl w:val="0"/>
          <w:numId w:val="0"/>
        </w:numPr>
      </w:pPr>
      <w:r>
        <w:t>15.1.2.5</w:t>
      </w:r>
      <w:r>
        <w:tab/>
        <w:t>isFinite (number</w:t>
      </w:r>
      <w:bookmarkEnd w:id="5055"/>
      <w:bookmarkEnd w:id="5056"/>
      <w:r>
        <w:t>)</w:t>
      </w:r>
    </w:p>
    <w:p w14:paraId="22DF2930" w14:textId="77777777" w:rsidR="004C02EF" w:rsidRDefault="004C02EF" w:rsidP="004C02EF">
      <w:r>
        <w:t xml:space="preserve">Returns </w:t>
      </w:r>
      <w:r>
        <w:rPr>
          <w:b/>
        </w:rPr>
        <w:t>false</w:t>
      </w:r>
      <w:r>
        <w:t xml:space="preserve"> if the argument coerces to </w:t>
      </w:r>
      <w:r>
        <w:rPr>
          <w:b/>
        </w:rPr>
        <w:t>NaN</w:t>
      </w:r>
      <w:r>
        <w:t xml:space="preserve">, </w:t>
      </w:r>
      <w:r>
        <w:rPr>
          <w:b/>
        </w:rPr>
        <w:t>+</w:t>
      </w:r>
      <w:r>
        <w:rPr>
          <w:b/>
        </w:rPr>
        <w:sym w:font="Symbol" w:char="F0A5"/>
      </w:r>
      <w:r>
        <w:t xml:space="preserve">, or </w:t>
      </w:r>
      <w:r>
        <w:rPr>
          <w:b/>
        </w:rPr>
        <w:sym w:font="Symbol" w:char="F02D"/>
      </w:r>
      <w:r>
        <w:rPr>
          <w:b/>
        </w:rPr>
        <w:sym w:font="Symbol" w:char="F0A5"/>
      </w:r>
      <w:r>
        <w:t xml:space="preserve">, and otherwise returns </w:t>
      </w:r>
      <w:r>
        <w:rPr>
          <w:b/>
        </w:rPr>
        <w:t>true</w:t>
      </w:r>
      <w:r>
        <w:t>.</w:t>
      </w:r>
      <w:bookmarkStart w:id="5057" w:name="_Toc393690358"/>
      <w:bookmarkStart w:id="5058" w:name="_Toc382212249"/>
      <w:bookmarkStart w:id="5059" w:name="_Toc382212812"/>
      <w:bookmarkStart w:id="5060" w:name="_Toc382291601"/>
      <w:bookmarkStart w:id="5061" w:name="_Toc385672254"/>
    </w:p>
    <w:p w14:paraId="663BD0A8" w14:textId="77777777" w:rsidR="004C02EF" w:rsidRDefault="004C02EF" w:rsidP="004C02EF">
      <w:pPr>
        <w:pStyle w:val="Alg4"/>
        <w:numPr>
          <w:ilvl w:val="0"/>
          <w:numId w:val="161"/>
        </w:numPr>
      </w:pPr>
      <w:bookmarkStart w:id="5062" w:name="_Ref456003831"/>
      <w:bookmarkStart w:id="5063" w:name="_Toc472818905"/>
      <w:bookmarkStart w:id="5064" w:name="_Toc235503483"/>
      <w:r>
        <w:t>If ToNumber(</w:t>
      </w:r>
      <w:r w:rsidRPr="0035003F">
        <w:rPr>
          <w:i/>
        </w:rPr>
        <w:t>number</w:t>
      </w:r>
      <w:r>
        <w:t xml:space="preserve">) is </w:t>
      </w:r>
      <w:r>
        <w:rPr>
          <w:b/>
        </w:rPr>
        <w:t>NaN</w:t>
      </w:r>
      <w:r>
        <w:t xml:space="preserve">, </w:t>
      </w:r>
      <w:r>
        <w:rPr>
          <w:b/>
        </w:rPr>
        <w:t>+</w:t>
      </w:r>
      <w:r>
        <w:rPr>
          <w:b/>
        </w:rPr>
        <w:sym w:font="Symbol" w:char="F0A5"/>
      </w:r>
      <w:r>
        <w:t xml:space="preserve">, or </w:t>
      </w:r>
      <w:r>
        <w:rPr>
          <w:b/>
        </w:rPr>
        <w:sym w:font="Symbol" w:char="F02D"/>
      </w:r>
      <w:r>
        <w:rPr>
          <w:b/>
        </w:rPr>
        <w:sym w:font="Symbol" w:char="F0A5"/>
      </w:r>
      <w:r>
        <w:t xml:space="preserve">, return </w:t>
      </w:r>
      <w:r w:rsidRPr="00AE16DF">
        <w:rPr>
          <w:b/>
        </w:rPr>
        <w:t>false</w:t>
      </w:r>
      <w:r>
        <w:t>.</w:t>
      </w:r>
    </w:p>
    <w:p w14:paraId="1FC09C0B" w14:textId="77777777" w:rsidR="004C02EF" w:rsidRDefault="004C02EF" w:rsidP="004C02EF">
      <w:pPr>
        <w:pStyle w:val="Alg4"/>
        <w:numPr>
          <w:ilvl w:val="0"/>
          <w:numId w:val="161"/>
        </w:numPr>
        <w:spacing w:after="120"/>
      </w:pPr>
      <w:r>
        <w:t xml:space="preserve">Otherwise, return </w:t>
      </w:r>
      <w:r w:rsidRPr="00D606BD">
        <w:rPr>
          <w:b/>
        </w:rPr>
        <w:t>true</w:t>
      </w:r>
      <w:r>
        <w:t>.</w:t>
      </w:r>
    </w:p>
    <w:p w14:paraId="3B2F11C3" w14:textId="77777777" w:rsidR="004C02EF" w:rsidRDefault="004C02EF" w:rsidP="00B43482">
      <w:pPr>
        <w:pStyle w:val="30"/>
        <w:numPr>
          <w:ilvl w:val="0"/>
          <w:numId w:val="0"/>
        </w:numPr>
      </w:pPr>
      <w:bookmarkStart w:id="5065" w:name="_Toc241509258"/>
      <w:bookmarkStart w:id="5066" w:name="_Toc244416745"/>
      <w:bookmarkStart w:id="5067" w:name="_Toc276631109"/>
      <w:bookmarkStart w:id="5068" w:name="_Toc153968498"/>
      <w:r>
        <w:t>15.1.3</w:t>
      </w:r>
      <w:r>
        <w:tab/>
        <w:t>URI Handling Function Properties</w:t>
      </w:r>
      <w:bookmarkEnd w:id="5062"/>
      <w:bookmarkEnd w:id="5063"/>
      <w:bookmarkEnd w:id="5064"/>
      <w:bookmarkEnd w:id="5065"/>
      <w:bookmarkEnd w:id="5066"/>
      <w:bookmarkEnd w:id="5067"/>
      <w:bookmarkEnd w:id="5068"/>
    </w:p>
    <w:p w14:paraId="17C92F6C" w14:textId="77777777" w:rsidR="004C02EF" w:rsidRPr="005B1339" w:rsidRDefault="004C02EF" w:rsidP="004C02EF">
      <w:pPr>
        <w:rPr>
          <w:rFonts w:ascii="Times New Roman" w:hAnsi="Times New Roman"/>
        </w:rPr>
      </w:pPr>
      <w:r w:rsidRPr="005B1339">
        <w:rPr>
          <w:rFonts w:ascii="Times New Roman" w:hAnsi="Times New Roman"/>
        </w:rPr>
        <w:t>Uniform Resource Identifiers, or URIs, are Strings that identify resources (e.g. web pages or files) and transport protocols by which to access them (e.g. HTTP or FTP) on the Internet. The ECMAScript language itself does not provide any support for using URIs except for functions that encode and decode URIs as described in 15.1.3.1, 15.1.3.2, 15.1.3.3 and 15.1.3.4.</w:t>
      </w:r>
    </w:p>
    <w:p w14:paraId="1C2D03F3" w14:textId="77777777" w:rsidR="004C02EF" w:rsidRDefault="004C02EF" w:rsidP="004C02EF">
      <w:pPr>
        <w:pStyle w:val="Note"/>
      </w:pPr>
      <w:r w:rsidRPr="000956BB">
        <w:t>NOTE</w:t>
      </w:r>
      <w:r w:rsidRPr="000956BB">
        <w:tab/>
        <w:t>Many implementations of ECMAScript provide additional functions and methods that manipulate web pages; these functions are beyond the scope of this standard.</w:t>
      </w:r>
    </w:p>
    <w:p w14:paraId="05FD4039" w14:textId="77777777" w:rsidR="004C02EF" w:rsidRDefault="004C02EF" w:rsidP="004C02EF">
      <w:r>
        <w:t>A URI is composed of a sequence of components separated by component separators. The general form is:</w:t>
      </w:r>
    </w:p>
    <w:p w14:paraId="5F956DFF" w14:textId="77777777" w:rsidR="004C02EF" w:rsidRPr="00E51996" w:rsidRDefault="004C02EF" w:rsidP="004C02EF">
      <w:pPr>
        <w:rPr>
          <w:rFonts w:ascii="Courier New" w:hAnsi="Courier New"/>
        </w:rPr>
      </w:pPr>
      <w:r w:rsidRPr="00E51996">
        <w:rPr>
          <w:rFonts w:ascii="Courier New" w:hAnsi="Courier New"/>
        </w:rPr>
        <w:t xml:space="preserve">     </w:t>
      </w:r>
      <w:r w:rsidRPr="00A115DC">
        <w:rPr>
          <w:rStyle w:val="bnf"/>
        </w:rPr>
        <w:t>Scheme</w:t>
      </w:r>
      <w:r w:rsidRPr="00E51996">
        <w:rPr>
          <w:rFonts w:ascii="Courier New" w:hAnsi="Courier New"/>
        </w:rPr>
        <w:t xml:space="preserve"> </w:t>
      </w:r>
      <w:r w:rsidRPr="00E51996">
        <w:rPr>
          <w:rFonts w:ascii="Courier New" w:hAnsi="Courier New"/>
          <w:b/>
        </w:rPr>
        <w:t>:</w:t>
      </w:r>
      <w:r w:rsidRPr="00E51996">
        <w:rPr>
          <w:rFonts w:ascii="Courier New" w:hAnsi="Courier New"/>
        </w:rPr>
        <w:t xml:space="preserve"> </w:t>
      </w:r>
      <w:r w:rsidRPr="00A115DC">
        <w:rPr>
          <w:rStyle w:val="bnf"/>
        </w:rPr>
        <w:t>First</w:t>
      </w:r>
      <w:r w:rsidRPr="00E51996">
        <w:rPr>
          <w:rFonts w:ascii="Courier New" w:hAnsi="Courier New"/>
        </w:rPr>
        <w:t xml:space="preserve"> </w:t>
      </w:r>
      <w:r w:rsidRPr="00E51996">
        <w:rPr>
          <w:rFonts w:ascii="Courier New" w:hAnsi="Courier New"/>
          <w:b/>
        </w:rPr>
        <w:t>/</w:t>
      </w:r>
      <w:r w:rsidRPr="00E51996">
        <w:rPr>
          <w:rFonts w:ascii="Courier New" w:hAnsi="Courier New"/>
        </w:rPr>
        <w:t xml:space="preserve"> </w:t>
      </w:r>
      <w:r w:rsidRPr="00A115DC">
        <w:rPr>
          <w:rStyle w:val="bnf"/>
        </w:rPr>
        <w:t>Second</w:t>
      </w:r>
      <w:r w:rsidRPr="00E51996">
        <w:rPr>
          <w:rFonts w:ascii="Courier New" w:hAnsi="Courier New"/>
        </w:rPr>
        <w:t xml:space="preserve"> </w:t>
      </w:r>
      <w:r w:rsidRPr="00E51996">
        <w:rPr>
          <w:rFonts w:ascii="Courier New" w:hAnsi="Courier New"/>
          <w:b/>
        </w:rPr>
        <w:t>;</w:t>
      </w:r>
      <w:r w:rsidRPr="00E51996">
        <w:rPr>
          <w:rFonts w:ascii="Courier New" w:hAnsi="Courier New"/>
        </w:rPr>
        <w:t xml:space="preserve"> </w:t>
      </w:r>
      <w:r w:rsidRPr="00A115DC">
        <w:rPr>
          <w:rStyle w:val="bnf"/>
        </w:rPr>
        <w:t>Third</w:t>
      </w:r>
      <w:r w:rsidRPr="00E51996">
        <w:rPr>
          <w:rFonts w:ascii="Courier New" w:hAnsi="Courier New"/>
        </w:rPr>
        <w:t xml:space="preserve"> </w:t>
      </w:r>
      <w:r w:rsidRPr="00E51996">
        <w:rPr>
          <w:rFonts w:ascii="Courier New" w:hAnsi="Courier New"/>
          <w:b/>
        </w:rPr>
        <w:t>?</w:t>
      </w:r>
      <w:r w:rsidRPr="00E51996">
        <w:rPr>
          <w:rFonts w:ascii="Courier New" w:hAnsi="Courier New"/>
        </w:rPr>
        <w:t xml:space="preserve"> </w:t>
      </w:r>
      <w:r w:rsidRPr="00A115DC">
        <w:rPr>
          <w:rStyle w:val="bnf"/>
        </w:rPr>
        <w:t>Fourth</w:t>
      </w:r>
    </w:p>
    <w:p w14:paraId="02A9BEAF" w14:textId="77777777" w:rsidR="004C02EF" w:rsidRDefault="004C02EF" w:rsidP="004C02EF">
      <w:r>
        <w:t>where the italicised names represent components and “</w:t>
      </w:r>
      <w:r>
        <w:rPr>
          <w:rFonts w:ascii="Courier New" w:hAnsi="Courier New"/>
          <w:b/>
        </w:rPr>
        <w:t>:</w:t>
      </w:r>
      <w:r>
        <w:t>”, “</w:t>
      </w:r>
      <w:r>
        <w:rPr>
          <w:rFonts w:ascii="Courier New" w:hAnsi="Courier New"/>
          <w:b/>
        </w:rPr>
        <w:t>/</w:t>
      </w:r>
      <w:r>
        <w:t>”, “</w:t>
      </w:r>
      <w:r>
        <w:rPr>
          <w:rFonts w:ascii="Courier New" w:hAnsi="Courier New"/>
          <w:b/>
        </w:rPr>
        <w:t>;</w:t>
      </w:r>
      <w:r>
        <w:t>” and “</w:t>
      </w:r>
      <w:r>
        <w:rPr>
          <w:rFonts w:ascii="Courier New" w:hAnsi="Courier New"/>
          <w:b/>
        </w:rPr>
        <w:t>?</w:t>
      </w:r>
      <w:r>
        <w:t xml:space="preserve">” are reserved characters used as separators. The </w:t>
      </w:r>
      <w:r>
        <w:rPr>
          <w:rFonts w:ascii="Courier New" w:hAnsi="Courier New"/>
          <w:b/>
        </w:rPr>
        <w:t>encodeURI</w:t>
      </w:r>
      <w:r>
        <w:t xml:space="preserve"> and </w:t>
      </w:r>
      <w:r>
        <w:rPr>
          <w:rFonts w:ascii="Courier New" w:hAnsi="Courier New"/>
          <w:b/>
        </w:rPr>
        <w:t>decodeURI</w:t>
      </w:r>
      <w:r>
        <w:t xml:space="preserve"> functions are intended to work with complete URIs; they assume that any reserved characters in the URI are intended to have special meaning and so are not encoded. The  </w:t>
      </w:r>
      <w:r>
        <w:rPr>
          <w:rFonts w:ascii="Courier New" w:hAnsi="Courier New"/>
          <w:b/>
        </w:rPr>
        <w:t>encodeURIComponent</w:t>
      </w:r>
      <w:r>
        <w:rPr>
          <w:b/>
        </w:rPr>
        <w:t xml:space="preserve"> </w:t>
      </w:r>
      <w:r>
        <w:t xml:space="preserve">and </w:t>
      </w:r>
      <w:r>
        <w:rPr>
          <w:rFonts w:ascii="Courier New" w:hAnsi="Courier New"/>
          <w:b/>
        </w:rPr>
        <w:t>decodeURIComponent</w:t>
      </w:r>
      <w:r>
        <w:rPr>
          <w:b/>
        </w:rPr>
        <w:t xml:space="preserve"> </w:t>
      </w:r>
      <w:r>
        <w:t>functions</w:t>
      </w:r>
      <w:r>
        <w:rPr>
          <w:b/>
        </w:rPr>
        <w:t xml:space="preserve"> </w:t>
      </w:r>
      <w:r>
        <w:t>are intended to work with the individual component parts of a URI; they assume that any reserved characters represent text and so must be encoded so that they are not interpreted as reserved characters when the component is part of a complete URI.</w:t>
      </w:r>
    </w:p>
    <w:p w14:paraId="4504FA65" w14:textId="77777777" w:rsidR="004C02EF" w:rsidRDefault="004C02EF" w:rsidP="004C02EF">
      <w:r>
        <w:t>The following lexical grammar specifies the form of encoded URIs.</w:t>
      </w:r>
    </w:p>
    <w:p w14:paraId="6B06BEB8" w14:textId="77777777" w:rsidR="004C02EF" w:rsidRDefault="004C02EF" w:rsidP="004C02EF">
      <w:pPr>
        <w:pStyle w:val="Syntax"/>
      </w:pPr>
      <w:r w:rsidRPr="002912E1">
        <w:t>Syntax</w:t>
      </w:r>
    </w:p>
    <w:p w14:paraId="7CCF9B5E" w14:textId="77777777" w:rsidR="004C02EF" w:rsidRPr="0006523D" w:rsidRDefault="004C02EF" w:rsidP="004C02EF">
      <w:pPr>
        <w:pStyle w:val="SyntaxRule"/>
      </w:pPr>
      <w:r w:rsidRPr="0006523D">
        <w:t xml:space="preserve">uri </w:t>
      </w:r>
      <w:r w:rsidRPr="006D03FA">
        <w:rPr>
          <w:rFonts w:ascii="Arial" w:hAnsi="Arial"/>
          <w:b/>
          <w:i w:val="0"/>
        </w:rPr>
        <w:t>:::</w:t>
      </w:r>
    </w:p>
    <w:p w14:paraId="43884F2C" w14:textId="77777777" w:rsidR="004C02EF" w:rsidRPr="0006523D" w:rsidRDefault="004C02EF" w:rsidP="004C02EF">
      <w:pPr>
        <w:pStyle w:val="SyntaxDefinition"/>
      </w:pPr>
      <w:r w:rsidRPr="0006523D">
        <w:t>uriCharacters</w:t>
      </w:r>
      <w:r w:rsidRPr="005E74B3">
        <w:rPr>
          <w:rFonts w:ascii="Arial" w:hAnsi="Arial" w:cs="Arial"/>
          <w:i w:val="0"/>
          <w:vertAlign w:val="subscript"/>
        </w:rPr>
        <w:t>opt</w:t>
      </w:r>
    </w:p>
    <w:p w14:paraId="5F5225B9" w14:textId="77777777" w:rsidR="004C02EF" w:rsidRPr="0006523D" w:rsidRDefault="004C02EF" w:rsidP="004C02EF">
      <w:pPr>
        <w:pStyle w:val="SyntaxRule"/>
      </w:pPr>
      <w:r w:rsidRPr="0006523D">
        <w:t xml:space="preserve">uriCharacters </w:t>
      </w:r>
      <w:r w:rsidRPr="006D03FA">
        <w:rPr>
          <w:rFonts w:ascii="Arial" w:hAnsi="Arial"/>
          <w:b/>
          <w:i w:val="0"/>
        </w:rPr>
        <w:t>:::</w:t>
      </w:r>
    </w:p>
    <w:p w14:paraId="6D7E02C5" w14:textId="77777777" w:rsidR="004C02EF" w:rsidRPr="0006523D" w:rsidRDefault="004C02EF" w:rsidP="004C02EF">
      <w:pPr>
        <w:pStyle w:val="SyntaxDefinition"/>
      </w:pPr>
      <w:r w:rsidRPr="0006523D">
        <w:t>uriCharacter uriCharacters</w:t>
      </w:r>
      <w:r w:rsidRPr="005E74B3">
        <w:rPr>
          <w:rFonts w:ascii="Arial" w:hAnsi="Arial" w:cs="Arial"/>
          <w:i w:val="0"/>
          <w:vertAlign w:val="subscript"/>
        </w:rPr>
        <w:t>opt</w:t>
      </w:r>
    </w:p>
    <w:p w14:paraId="163D343C" w14:textId="77777777" w:rsidR="004C02EF" w:rsidRPr="0006523D" w:rsidRDefault="004C02EF" w:rsidP="004C02EF">
      <w:pPr>
        <w:pStyle w:val="SyntaxRule"/>
      </w:pPr>
      <w:r w:rsidRPr="0006523D">
        <w:t xml:space="preserve">uriCharacter </w:t>
      </w:r>
      <w:r w:rsidRPr="006D03FA">
        <w:rPr>
          <w:rFonts w:ascii="Arial" w:hAnsi="Arial"/>
          <w:b/>
          <w:i w:val="0"/>
        </w:rPr>
        <w:t>:::</w:t>
      </w:r>
    </w:p>
    <w:p w14:paraId="45098E3B" w14:textId="77777777" w:rsidR="004C02EF" w:rsidRPr="0006523D" w:rsidRDefault="004C02EF" w:rsidP="004C02EF">
      <w:pPr>
        <w:pStyle w:val="SyntaxDefinition"/>
      </w:pPr>
      <w:r w:rsidRPr="0006523D">
        <w:t>uriReserved</w:t>
      </w:r>
      <w:r w:rsidRPr="0006523D">
        <w:br/>
        <w:t>uriUnescaped</w:t>
      </w:r>
      <w:r w:rsidRPr="0006523D">
        <w:br/>
        <w:t>uriEscaped</w:t>
      </w:r>
    </w:p>
    <w:p w14:paraId="1AA23C43" w14:textId="77777777" w:rsidR="004C02EF" w:rsidRPr="0006523D" w:rsidRDefault="004C02EF" w:rsidP="004C02EF">
      <w:pPr>
        <w:pStyle w:val="SyntaxRule"/>
      </w:pPr>
      <w:r w:rsidRPr="0006523D">
        <w:t xml:space="preserve">uriReserved </w:t>
      </w:r>
      <w:r w:rsidRPr="006D03FA">
        <w:rPr>
          <w:rFonts w:ascii="Arial" w:hAnsi="Arial"/>
          <w:b/>
          <w:i w:val="0"/>
        </w:rPr>
        <w:t>:::</w:t>
      </w:r>
      <w:r w:rsidRPr="0006523D">
        <w:t xml:space="preserve"> </w:t>
      </w:r>
      <w:r w:rsidRPr="007A29B2">
        <w:rPr>
          <w:rFonts w:ascii="Arial" w:hAnsi="Arial"/>
          <w:b/>
          <w:i w:val="0"/>
        </w:rPr>
        <w:t>one of</w:t>
      </w:r>
    </w:p>
    <w:p w14:paraId="5CEE8D1C" w14:textId="77777777" w:rsidR="004C02EF" w:rsidRPr="00E148F5" w:rsidRDefault="004C02EF" w:rsidP="004C02EF">
      <w:pPr>
        <w:pStyle w:val="SyntaxDefinition"/>
        <w:rPr>
          <w:rFonts w:ascii="Courier New" w:hAnsi="Courier New" w:cs="Courier New"/>
          <w:b/>
          <w:i w:val="0"/>
        </w:rPr>
      </w:pPr>
      <w:r w:rsidRPr="00E148F5">
        <w:rPr>
          <w:rFonts w:ascii="Courier New" w:hAnsi="Courier New" w:cs="Courier New"/>
          <w:b/>
          <w:i w:val="0"/>
        </w:rPr>
        <w:t>;  /  ?  :  @  &amp;  =  +  $  ,</w:t>
      </w:r>
    </w:p>
    <w:p w14:paraId="46A862E8" w14:textId="77777777" w:rsidR="004C02EF" w:rsidRPr="0006523D" w:rsidRDefault="004C02EF" w:rsidP="004C02EF">
      <w:pPr>
        <w:pStyle w:val="SyntaxRule"/>
      </w:pPr>
      <w:r w:rsidRPr="0006523D">
        <w:t xml:space="preserve">uriUnescaped </w:t>
      </w:r>
      <w:r w:rsidRPr="006D03FA">
        <w:rPr>
          <w:rFonts w:ascii="Arial" w:hAnsi="Arial"/>
          <w:b/>
          <w:i w:val="0"/>
        </w:rPr>
        <w:t>:::</w:t>
      </w:r>
    </w:p>
    <w:p w14:paraId="44E74229" w14:textId="77777777" w:rsidR="004C02EF" w:rsidRPr="0006523D" w:rsidRDefault="004C02EF" w:rsidP="004C02EF">
      <w:pPr>
        <w:pStyle w:val="SyntaxDefinition"/>
      </w:pPr>
      <w:r w:rsidRPr="0006523D">
        <w:t>uriAlpha</w:t>
      </w:r>
      <w:r w:rsidRPr="0006523D">
        <w:br/>
        <w:t>DecimalDigit</w:t>
      </w:r>
      <w:r w:rsidRPr="0006523D">
        <w:br/>
        <w:t>uriMark</w:t>
      </w:r>
    </w:p>
    <w:p w14:paraId="76E1FD9A" w14:textId="77777777" w:rsidR="004C02EF" w:rsidRPr="0006523D" w:rsidRDefault="004C02EF" w:rsidP="004C02EF">
      <w:pPr>
        <w:pStyle w:val="SyntaxRule"/>
      </w:pPr>
      <w:r w:rsidRPr="0006523D">
        <w:t xml:space="preserve">uriEscaped </w:t>
      </w:r>
      <w:r w:rsidRPr="006D03FA">
        <w:rPr>
          <w:rFonts w:ascii="Arial" w:hAnsi="Arial"/>
          <w:b/>
          <w:i w:val="0"/>
        </w:rPr>
        <w:t>:::</w:t>
      </w:r>
    </w:p>
    <w:p w14:paraId="56CAED90" w14:textId="77777777" w:rsidR="004C02EF" w:rsidRPr="0006523D" w:rsidRDefault="004C02EF" w:rsidP="004C02EF">
      <w:pPr>
        <w:pStyle w:val="SyntaxDefinition"/>
      </w:pPr>
      <w:r w:rsidRPr="00C226F6">
        <w:rPr>
          <w:rFonts w:ascii="Courier New" w:hAnsi="Courier New"/>
          <w:b/>
          <w:i w:val="0"/>
        </w:rPr>
        <w:t>%</w:t>
      </w:r>
      <w:r w:rsidRPr="0006523D">
        <w:t xml:space="preserve"> HexDigit HexDigit</w:t>
      </w:r>
    </w:p>
    <w:p w14:paraId="42088774" w14:textId="77777777" w:rsidR="004C02EF" w:rsidRPr="0006523D" w:rsidRDefault="004C02EF" w:rsidP="004C02EF">
      <w:pPr>
        <w:pStyle w:val="SyntaxRule"/>
      </w:pPr>
      <w:r w:rsidRPr="0006523D">
        <w:t xml:space="preserve">uriAlpha </w:t>
      </w:r>
      <w:r w:rsidRPr="006D03FA">
        <w:rPr>
          <w:rFonts w:ascii="Arial" w:hAnsi="Arial"/>
          <w:b/>
          <w:i w:val="0"/>
        </w:rPr>
        <w:t>:::</w:t>
      </w:r>
      <w:r w:rsidRPr="0006523D">
        <w:t xml:space="preserve"> </w:t>
      </w:r>
      <w:r w:rsidRPr="007A29B2">
        <w:rPr>
          <w:rFonts w:ascii="Arial" w:hAnsi="Arial"/>
          <w:b/>
          <w:i w:val="0"/>
        </w:rPr>
        <w:t>one of</w:t>
      </w:r>
    </w:p>
    <w:p w14:paraId="5C413452" w14:textId="77777777" w:rsidR="004C02EF" w:rsidRPr="00C226F6" w:rsidRDefault="004C02EF" w:rsidP="004C02EF">
      <w:pPr>
        <w:pStyle w:val="SyntaxDefinition"/>
        <w:rPr>
          <w:rFonts w:ascii="Courier New" w:hAnsi="Courier New" w:cs="Courier New"/>
          <w:b/>
          <w:i w:val="0"/>
        </w:rPr>
      </w:pPr>
      <w:r w:rsidRPr="00C226F6">
        <w:rPr>
          <w:rFonts w:ascii="Courier New" w:hAnsi="Courier New" w:cs="Courier New"/>
          <w:b/>
          <w:i w:val="0"/>
        </w:rPr>
        <w:t>a  b  c  d  e  f  g  h  i  j  k  l  m  n  o  p  q  r  s  t  u  v  w  x  y  z</w:t>
      </w:r>
      <w:r w:rsidRPr="00C226F6">
        <w:rPr>
          <w:rFonts w:ascii="Courier New" w:hAnsi="Courier New" w:cs="Courier New"/>
          <w:b/>
          <w:i w:val="0"/>
        </w:rPr>
        <w:br/>
        <w:t>A  B  C  D  E  F  G  H  I  J  K  L  M  N  O  P  Q  R  S  T  U  V  W  X  Y  Z</w:t>
      </w:r>
    </w:p>
    <w:p w14:paraId="4C811D0F" w14:textId="77777777" w:rsidR="004C02EF" w:rsidRPr="0006523D" w:rsidRDefault="004C02EF" w:rsidP="004C02EF">
      <w:pPr>
        <w:pStyle w:val="SyntaxRule"/>
      </w:pPr>
      <w:r w:rsidRPr="0006523D">
        <w:t xml:space="preserve">uriMark </w:t>
      </w:r>
      <w:r w:rsidRPr="006D03FA">
        <w:rPr>
          <w:rFonts w:ascii="Arial" w:hAnsi="Arial"/>
          <w:b/>
          <w:i w:val="0"/>
        </w:rPr>
        <w:t>:::</w:t>
      </w:r>
      <w:r w:rsidRPr="0006523D">
        <w:t xml:space="preserve"> </w:t>
      </w:r>
      <w:r w:rsidRPr="007A29B2">
        <w:rPr>
          <w:rFonts w:ascii="Arial" w:hAnsi="Arial"/>
          <w:b/>
          <w:i w:val="0"/>
        </w:rPr>
        <w:t>one of</w:t>
      </w:r>
    </w:p>
    <w:p w14:paraId="1044982D" w14:textId="77777777" w:rsidR="004C02EF" w:rsidRPr="00C226F6" w:rsidRDefault="004C02EF" w:rsidP="004C02EF">
      <w:pPr>
        <w:pStyle w:val="SyntaxDefinition"/>
        <w:rPr>
          <w:rFonts w:ascii="Courier New" w:hAnsi="Courier New" w:cs="Courier New"/>
          <w:b/>
          <w:i w:val="0"/>
        </w:rPr>
      </w:pPr>
      <w:r w:rsidRPr="00C226F6">
        <w:rPr>
          <w:rFonts w:ascii="Courier New" w:hAnsi="Courier New" w:cs="Courier New"/>
          <w:b/>
          <w:i w:val="0"/>
        </w:rPr>
        <w:t>-  _  .  !  ~  *  '  (  )</w:t>
      </w:r>
    </w:p>
    <w:p w14:paraId="328EB404" w14:textId="77777777" w:rsidR="004C02EF" w:rsidRPr="004F49CA" w:rsidRDefault="004C02EF" w:rsidP="004C02EF">
      <w:pPr>
        <w:pStyle w:val="Note"/>
      </w:pPr>
      <w:r w:rsidRPr="00A115DC">
        <w:t>NOTE</w:t>
      </w:r>
      <w:r w:rsidRPr="00A115DC">
        <w:tab/>
      </w:r>
      <w:r>
        <w:t>The above</w:t>
      </w:r>
      <w:r w:rsidRPr="00A115DC">
        <w:t xml:space="preserve"> syntax is </w:t>
      </w:r>
      <w:r>
        <w:t>based upon</w:t>
      </w:r>
      <w:r w:rsidRPr="00A115DC">
        <w:t xml:space="preserve"> RFC 2396</w:t>
      </w:r>
      <w:r>
        <w:t xml:space="preserve"> and does not reflect changes introduced by the more recent RFC 3986</w:t>
      </w:r>
      <w:r w:rsidRPr="00A115DC">
        <w:t>.</w:t>
      </w:r>
      <w:r>
        <w:t xml:space="preserve">  </w:t>
      </w:r>
    </w:p>
    <w:p w14:paraId="279CC3BD" w14:textId="77777777" w:rsidR="004C02EF" w:rsidRDefault="004C02EF" w:rsidP="004C02EF">
      <w:r>
        <w:t>When a character to be included in a URI is not listed above or is not intended to have the special meaning sometimes given to the reserved characters, that character must be encoded. The character is transformed into its UTF-8 encoding, with surrogate pairs first converted from UTF-16 to the corresponding code point value. (Note that for code units in the range [0,127] this results in a single octet with the same value.) The resulting sequence of octets is then transformed into a String with each octet represented by an escape sequence of the form “</w:t>
      </w:r>
      <w:r>
        <w:rPr>
          <w:rFonts w:ascii="Courier New" w:hAnsi="Courier New"/>
          <w:b/>
        </w:rPr>
        <w:t>%</w:t>
      </w:r>
      <w:r>
        <w:rPr>
          <w:rFonts w:ascii="Courier New" w:hAnsi="Courier New"/>
        </w:rPr>
        <w:t>xx</w:t>
      </w:r>
      <w:r>
        <w:t>”.</w:t>
      </w:r>
    </w:p>
    <w:p w14:paraId="440DEBAC" w14:textId="77777777" w:rsidR="004C02EF" w:rsidRDefault="004C02EF" w:rsidP="004C02EF">
      <w:r>
        <w:t xml:space="preserve">The encoding and escaping process is described by the abstract operation Encode taking two String arguments </w:t>
      </w:r>
      <w:r w:rsidRPr="00E91749">
        <w:rPr>
          <w:rFonts w:ascii="Times New Roman" w:hAnsi="Times New Roman"/>
          <w:i/>
        </w:rPr>
        <w:t>string</w:t>
      </w:r>
      <w:r>
        <w:t xml:space="preserve"> and </w:t>
      </w:r>
      <w:r w:rsidRPr="00E91749">
        <w:rPr>
          <w:rFonts w:ascii="Times New Roman" w:hAnsi="Times New Roman"/>
          <w:i/>
        </w:rPr>
        <w:t>unescapedSet</w:t>
      </w:r>
      <w:r>
        <w:t>.</w:t>
      </w:r>
    </w:p>
    <w:p w14:paraId="6517004C" w14:textId="77777777" w:rsidR="004C02EF" w:rsidRPr="005B1339" w:rsidRDefault="004C02EF" w:rsidP="004C02EF">
      <w:pPr>
        <w:pStyle w:val="M3"/>
        <w:numPr>
          <w:ilvl w:val="0"/>
          <w:numId w:val="163"/>
        </w:numPr>
        <w:spacing w:after="0"/>
      </w:pPr>
      <w:r w:rsidRPr="005B1339">
        <w:t xml:space="preserve">Let </w:t>
      </w:r>
      <w:r w:rsidRPr="005B1339">
        <w:rPr>
          <w:i/>
        </w:rPr>
        <w:t>strLen</w:t>
      </w:r>
      <w:r w:rsidRPr="005B1339">
        <w:t xml:space="preserve"> be the number of characters in </w:t>
      </w:r>
      <w:r w:rsidRPr="005B1339">
        <w:rPr>
          <w:i/>
        </w:rPr>
        <w:t>string</w:t>
      </w:r>
      <w:r w:rsidRPr="005B1339">
        <w:t>.</w:t>
      </w:r>
    </w:p>
    <w:p w14:paraId="3E734325" w14:textId="77777777" w:rsidR="004C02EF" w:rsidRPr="005B1339" w:rsidRDefault="004C02EF" w:rsidP="004C02EF">
      <w:pPr>
        <w:pStyle w:val="M3"/>
        <w:numPr>
          <w:ilvl w:val="0"/>
          <w:numId w:val="163"/>
        </w:numPr>
        <w:spacing w:after="0"/>
      </w:pPr>
      <w:r w:rsidRPr="005B1339">
        <w:t xml:space="preserve">Let </w:t>
      </w:r>
      <w:r w:rsidRPr="005B1339">
        <w:rPr>
          <w:i/>
        </w:rPr>
        <w:t>R</w:t>
      </w:r>
      <w:r w:rsidRPr="005B1339">
        <w:t xml:space="preserve"> be the empty String.</w:t>
      </w:r>
    </w:p>
    <w:p w14:paraId="66E3AC9E" w14:textId="77777777" w:rsidR="004C02EF" w:rsidRPr="005B1339" w:rsidRDefault="004C02EF" w:rsidP="004C02EF">
      <w:pPr>
        <w:pStyle w:val="M3"/>
        <w:numPr>
          <w:ilvl w:val="0"/>
          <w:numId w:val="163"/>
        </w:numPr>
        <w:spacing w:after="0"/>
      </w:pPr>
      <w:r w:rsidRPr="005B1339">
        <w:t xml:space="preserve">Let </w:t>
      </w:r>
      <w:r w:rsidRPr="005B1339">
        <w:rPr>
          <w:i/>
        </w:rPr>
        <w:t>k</w:t>
      </w:r>
      <w:r w:rsidRPr="005B1339">
        <w:t xml:space="preserve"> be 0.</w:t>
      </w:r>
    </w:p>
    <w:p w14:paraId="476222DB" w14:textId="77777777" w:rsidR="004C02EF" w:rsidRPr="005B1339" w:rsidRDefault="004C02EF" w:rsidP="004C02EF">
      <w:pPr>
        <w:pStyle w:val="M3"/>
        <w:numPr>
          <w:ilvl w:val="0"/>
          <w:numId w:val="163"/>
        </w:numPr>
        <w:spacing w:after="0"/>
      </w:pPr>
      <w:r w:rsidRPr="005B1339">
        <w:t>Repeat</w:t>
      </w:r>
    </w:p>
    <w:p w14:paraId="1AE01642" w14:textId="77777777" w:rsidR="004C02EF" w:rsidRPr="005B1339" w:rsidRDefault="004C02EF" w:rsidP="004C02EF">
      <w:pPr>
        <w:pStyle w:val="M3"/>
        <w:numPr>
          <w:ilvl w:val="1"/>
          <w:numId w:val="163"/>
        </w:numPr>
        <w:spacing w:after="0"/>
      </w:pPr>
      <w:r w:rsidRPr="005B1339">
        <w:t xml:space="preserve">If </w:t>
      </w:r>
      <w:r w:rsidRPr="005B1339">
        <w:rPr>
          <w:i/>
        </w:rPr>
        <w:t>k</w:t>
      </w:r>
      <w:r w:rsidRPr="005B1339">
        <w:t xml:space="preserve"> equals </w:t>
      </w:r>
      <w:r w:rsidRPr="005B1339">
        <w:rPr>
          <w:i/>
        </w:rPr>
        <w:t>strLen</w:t>
      </w:r>
      <w:r w:rsidRPr="005B1339">
        <w:t xml:space="preserve">, return </w:t>
      </w:r>
      <w:r w:rsidRPr="005B1339">
        <w:rPr>
          <w:i/>
        </w:rPr>
        <w:t>R</w:t>
      </w:r>
      <w:r w:rsidRPr="005B1339">
        <w:t>.</w:t>
      </w:r>
    </w:p>
    <w:p w14:paraId="21C2AEA1" w14:textId="77777777" w:rsidR="004C02EF" w:rsidRPr="005B1339" w:rsidRDefault="004C02EF" w:rsidP="004C02EF">
      <w:pPr>
        <w:pStyle w:val="M3"/>
        <w:numPr>
          <w:ilvl w:val="1"/>
          <w:numId w:val="163"/>
        </w:numPr>
        <w:spacing w:after="0"/>
      </w:pPr>
      <w:r w:rsidRPr="005B1339">
        <w:t xml:space="preserve">Let </w:t>
      </w:r>
      <w:r w:rsidRPr="005B1339">
        <w:rPr>
          <w:i/>
        </w:rPr>
        <w:t>C</w:t>
      </w:r>
      <w:r w:rsidRPr="005B1339">
        <w:t xml:space="preserve"> be the character at position </w:t>
      </w:r>
      <w:r w:rsidRPr="005B1339">
        <w:rPr>
          <w:i/>
        </w:rPr>
        <w:t>k</w:t>
      </w:r>
      <w:r w:rsidRPr="005B1339">
        <w:t xml:space="preserve"> within </w:t>
      </w:r>
      <w:r w:rsidRPr="005B1339">
        <w:rPr>
          <w:i/>
        </w:rPr>
        <w:t>string</w:t>
      </w:r>
      <w:r w:rsidRPr="005B1339">
        <w:t>.</w:t>
      </w:r>
    </w:p>
    <w:p w14:paraId="44B2295C" w14:textId="77777777" w:rsidR="004C02EF" w:rsidRPr="005B1339" w:rsidRDefault="004C02EF" w:rsidP="004C02EF">
      <w:pPr>
        <w:pStyle w:val="M3"/>
        <w:numPr>
          <w:ilvl w:val="1"/>
          <w:numId w:val="163"/>
        </w:numPr>
        <w:spacing w:after="0"/>
      </w:pPr>
      <w:r w:rsidRPr="005B1339">
        <w:t xml:space="preserve">If </w:t>
      </w:r>
      <w:r w:rsidRPr="005B1339">
        <w:rPr>
          <w:i/>
        </w:rPr>
        <w:t>C</w:t>
      </w:r>
      <w:r w:rsidRPr="005B1339">
        <w:t xml:space="preserve"> is in </w:t>
      </w:r>
      <w:r w:rsidRPr="005B1339">
        <w:rPr>
          <w:i/>
        </w:rPr>
        <w:t>unescapedSet</w:t>
      </w:r>
      <w:r w:rsidRPr="005B1339">
        <w:t>, then</w:t>
      </w:r>
    </w:p>
    <w:p w14:paraId="01E98438" w14:textId="77777777" w:rsidR="004C02EF" w:rsidRPr="005B1339" w:rsidRDefault="004C02EF" w:rsidP="004C02EF">
      <w:pPr>
        <w:pStyle w:val="M3"/>
        <w:numPr>
          <w:ilvl w:val="2"/>
          <w:numId w:val="163"/>
        </w:numPr>
        <w:spacing w:after="0"/>
      </w:pPr>
      <w:r w:rsidRPr="005B1339">
        <w:t xml:space="preserve">Let </w:t>
      </w:r>
      <w:r w:rsidRPr="005B1339">
        <w:rPr>
          <w:i/>
        </w:rPr>
        <w:t>S</w:t>
      </w:r>
      <w:r w:rsidRPr="005B1339">
        <w:t xml:space="preserve"> be a String containing only the character </w:t>
      </w:r>
      <w:r w:rsidRPr="005B1339">
        <w:rPr>
          <w:i/>
        </w:rPr>
        <w:t>C</w:t>
      </w:r>
      <w:r w:rsidRPr="005B1339">
        <w:t>.</w:t>
      </w:r>
    </w:p>
    <w:p w14:paraId="76820AFE" w14:textId="77777777" w:rsidR="004C02EF" w:rsidRPr="005B1339" w:rsidRDefault="004C02EF" w:rsidP="004C02EF">
      <w:pPr>
        <w:pStyle w:val="M3"/>
        <w:numPr>
          <w:ilvl w:val="2"/>
          <w:numId w:val="163"/>
        </w:numPr>
        <w:spacing w:after="0"/>
      </w:pPr>
      <w:r w:rsidRPr="005B1339">
        <w:t xml:space="preserve">Let </w:t>
      </w:r>
      <w:r w:rsidRPr="005B1339">
        <w:rPr>
          <w:i/>
        </w:rPr>
        <w:t>R</w:t>
      </w:r>
      <w:r w:rsidRPr="005B1339">
        <w:t xml:space="preserve"> be a new String value computed by concatenating the previous value of </w:t>
      </w:r>
      <w:r w:rsidRPr="005B1339">
        <w:rPr>
          <w:i/>
        </w:rPr>
        <w:t>R</w:t>
      </w:r>
      <w:r w:rsidRPr="005B1339">
        <w:t xml:space="preserve"> and </w:t>
      </w:r>
      <w:r w:rsidRPr="005B1339">
        <w:rPr>
          <w:i/>
        </w:rPr>
        <w:t>S</w:t>
      </w:r>
      <w:r w:rsidRPr="005B1339">
        <w:t>.</w:t>
      </w:r>
    </w:p>
    <w:p w14:paraId="75ECAA62" w14:textId="77777777" w:rsidR="004C02EF" w:rsidRPr="005B1339" w:rsidRDefault="004C02EF" w:rsidP="004C02EF">
      <w:pPr>
        <w:pStyle w:val="M3"/>
        <w:numPr>
          <w:ilvl w:val="1"/>
          <w:numId w:val="163"/>
        </w:numPr>
        <w:spacing w:after="0"/>
      </w:pPr>
      <w:r w:rsidRPr="005B1339">
        <w:t xml:space="preserve">Else, </w:t>
      </w:r>
      <w:r w:rsidRPr="005B1339">
        <w:rPr>
          <w:i/>
        </w:rPr>
        <w:t>C</w:t>
      </w:r>
      <w:r w:rsidRPr="005B1339">
        <w:t xml:space="preserve"> is not in </w:t>
      </w:r>
      <w:r w:rsidRPr="005B1339">
        <w:rPr>
          <w:i/>
        </w:rPr>
        <w:t>unescapedSet</w:t>
      </w:r>
    </w:p>
    <w:p w14:paraId="135168F7" w14:textId="77777777" w:rsidR="004C02EF" w:rsidRPr="005B1339" w:rsidRDefault="004C02EF" w:rsidP="004C02EF">
      <w:pPr>
        <w:pStyle w:val="M3"/>
        <w:numPr>
          <w:ilvl w:val="2"/>
          <w:numId w:val="163"/>
        </w:numPr>
        <w:spacing w:after="0"/>
      </w:pPr>
      <w:r w:rsidRPr="005B1339">
        <w:t xml:space="preserve">If the code unit value of </w:t>
      </w:r>
      <w:r w:rsidRPr="005B1339">
        <w:rPr>
          <w:i/>
        </w:rPr>
        <w:t>C</w:t>
      </w:r>
      <w:r w:rsidRPr="005B1339">
        <w:t xml:space="preserve"> is not less than 0xDC00 and not greater than 0xDFFF, throw a </w:t>
      </w:r>
      <w:r w:rsidRPr="005B1339">
        <w:rPr>
          <w:b/>
        </w:rPr>
        <w:t>URIError</w:t>
      </w:r>
      <w:r w:rsidRPr="005B1339">
        <w:t xml:space="preserve"> exception.</w:t>
      </w:r>
    </w:p>
    <w:p w14:paraId="35348CD8" w14:textId="77777777" w:rsidR="004C02EF" w:rsidRPr="005B1339" w:rsidRDefault="004C02EF" w:rsidP="004C02EF">
      <w:pPr>
        <w:pStyle w:val="M3"/>
        <w:numPr>
          <w:ilvl w:val="2"/>
          <w:numId w:val="163"/>
        </w:numPr>
        <w:spacing w:after="0"/>
      </w:pPr>
      <w:r w:rsidRPr="005B1339">
        <w:t xml:space="preserve">If the code unit value of </w:t>
      </w:r>
      <w:r w:rsidRPr="005B1339">
        <w:rPr>
          <w:i/>
        </w:rPr>
        <w:t>C</w:t>
      </w:r>
      <w:r w:rsidRPr="005B1339">
        <w:t xml:space="preserve"> is less than 0xD800 or greater than 0xDBFF, then</w:t>
      </w:r>
    </w:p>
    <w:p w14:paraId="3C0C0E64" w14:textId="77777777" w:rsidR="004C02EF" w:rsidRPr="005B1339" w:rsidRDefault="004C02EF" w:rsidP="004C02EF">
      <w:pPr>
        <w:pStyle w:val="M3"/>
        <w:numPr>
          <w:ilvl w:val="3"/>
          <w:numId w:val="163"/>
        </w:numPr>
        <w:spacing w:after="0"/>
      </w:pPr>
      <w:r w:rsidRPr="005B1339">
        <w:t xml:space="preserve">Let </w:t>
      </w:r>
      <w:r w:rsidRPr="005B1339">
        <w:rPr>
          <w:i/>
        </w:rPr>
        <w:t>V</w:t>
      </w:r>
      <w:r w:rsidRPr="005B1339">
        <w:t xml:space="preserve"> be the code unit value of </w:t>
      </w:r>
      <w:r w:rsidRPr="005B1339">
        <w:rPr>
          <w:i/>
        </w:rPr>
        <w:t>C</w:t>
      </w:r>
      <w:r w:rsidRPr="005B1339">
        <w:t>.</w:t>
      </w:r>
    </w:p>
    <w:p w14:paraId="3590D697" w14:textId="77777777" w:rsidR="004C02EF" w:rsidRPr="005B1339" w:rsidRDefault="004C02EF" w:rsidP="004C02EF">
      <w:pPr>
        <w:pStyle w:val="M3"/>
        <w:numPr>
          <w:ilvl w:val="2"/>
          <w:numId w:val="163"/>
        </w:numPr>
        <w:spacing w:after="0"/>
      </w:pPr>
      <w:r w:rsidRPr="005B1339">
        <w:t xml:space="preserve">Else, </w:t>
      </w:r>
    </w:p>
    <w:p w14:paraId="1085248B" w14:textId="77777777" w:rsidR="004C02EF" w:rsidRPr="005B1339" w:rsidRDefault="004C02EF" w:rsidP="004C02EF">
      <w:pPr>
        <w:pStyle w:val="M3"/>
        <w:numPr>
          <w:ilvl w:val="3"/>
          <w:numId w:val="163"/>
        </w:numPr>
        <w:spacing w:after="0"/>
      </w:pPr>
      <w:r w:rsidRPr="005B1339">
        <w:t xml:space="preserve">Increase </w:t>
      </w:r>
      <w:r w:rsidRPr="005B1339">
        <w:rPr>
          <w:i/>
        </w:rPr>
        <w:t>k</w:t>
      </w:r>
      <w:r w:rsidRPr="005B1339">
        <w:t xml:space="preserve"> by 1.</w:t>
      </w:r>
    </w:p>
    <w:p w14:paraId="5ED7991F" w14:textId="77777777" w:rsidR="004C02EF" w:rsidRPr="005B1339" w:rsidRDefault="004C02EF" w:rsidP="004C02EF">
      <w:pPr>
        <w:pStyle w:val="M3"/>
        <w:numPr>
          <w:ilvl w:val="3"/>
          <w:numId w:val="163"/>
        </w:numPr>
        <w:spacing w:after="0"/>
      </w:pPr>
      <w:r w:rsidRPr="005B1339">
        <w:t xml:space="preserve">If </w:t>
      </w:r>
      <w:r w:rsidRPr="005B1339">
        <w:rPr>
          <w:i/>
        </w:rPr>
        <w:t>k</w:t>
      </w:r>
      <w:r w:rsidRPr="005B1339">
        <w:t xml:space="preserve"> equals </w:t>
      </w:r>
      <w:r w:rsidRPr="005B1339">
        <w:rPr>
          <w:i/>
        </w:rPr>
        <w:t>strLen</w:t>
      </w:r>
      <w:r w:rsidRPr="005B1339">
        <w:t xml:space="preserve">, throw a </w:t>
      </w:r>
      <w:r w:rsidRPr="005B1339">
        <w:rPr>
          <w:b/>
        </w:rPr>
        <w:t>URIError</w:t>
      </w:r>
      <w:r w:rsidRPr="005B1339">
        <w:t xml:space="preserve"> exception.</w:t>
      </w:r>
    </w:p>
    <w:p w14:paraId="101A360C" w14:textId="77777777" w:rsidR="004C02EF" w:rsidRPr="005B1339" w:rsidRDefault="004C02EF" w:rsidP="004C02EF">
      <w:pPr>
        <w:pStyle w:val="M3"/>
        <w:numPr>
          <w:ilvl w:val="3"/>
          <w:numId w:val="163"/>
        </w:numPr>
        <w:spacing w:after="0"/>
      </w:pPr>
      <w:r w:rsidRPr="005B1339">
        <w:t xml:space="preserve">Let </w:t>
      </w:r>
      <w:r w:rsidRPr="005B1339">
        <w:rPr>
          <w:i/>
        </w:rPr>
        <w:t>kChar</w:t>
      </w:r>
      <w:r w:rsidRPr="005B1339">
        <w:t xml:space="preserve"> be the code unit value of the character at position </w:t>
      </w:r>
      <w:r w:rsidRPr="005B1339">
        <w:rPr>
          <w:i/>
        </w:rPr>
        <w:t>k</w:t>
      </w:r>
      <w:r w:rsidRPr="005B1339">
        <w:t xml:space="preserve"> within </w:t>
      </w:r>
      <w:r w:rsidRPr="005B1339">
        <w:rPr>
          <w:i/>
        </w:rPr>
        <w:t>string</w:t>
      </w:r>
      <w:r w:rsidRPr="005B1339">
        <w:t>.</w:t>
      </w:r>
    </w:p>
    <w:p w14:paraId="58982088" w14:textId="77777777" w:rsidR="004C02EF" w:rsidRPr="005B1339" w:rsidRDefault="004C02EF" w:rsidP="004C02EF">
      <w:pPr>
        <w:pStyle w:val="M3"/>
        <w:numPr>
          <w:ilvl w:val="3"/>
          <w:numId w:val="163"/>
        </w:numPr>
        <w:spacing w:after="0"/>
      </w:pPr>
      <w:r w:rsidRPr="005B1339">
        <w:t xml:space="preserve">If </w:t>
      </w:r>
      <w:r w:rsidRPr="005B1339">
        <w:rPr>
          <w:i/>
        </w:rPr>
        <w:t>kChar</w:t>
      </w:r>
      <w:r w:rsidRPr="005B1339">
        <w:t xml:space="preserve"> is less than 0xDC00 or greater than 0xDFFF, throw a </w:t>
      </w:r>
      <w:r w:rsidRPr="005B1339">
        <w:rPr>
          <w:b/>
        </w:rPr>
        <w:t>URIError</w:t>
      </w:r>
      <w:r w:rsidRPr="005B1339">
        <w:t xml:space="preserve"> exception.</w:t>
      </w:r>
    </w:p>
    <w:p w14:paraId="5F24E7C2" w14:textId="77777777" w:rsidR="004C02EF" w:rsidRPr="005B1339" w:rsidRDefault="004C02EF" w:rsidP="004C02EF">
      <w:pPr>
        <w:pStyle w:val="M3"/>
        <w:numPr>
          <w:ilvl w:val="3"/>
          <w:numId w:val="163"/>
        </w:numPr>
        <w:spacing w:after="0"/>
      </w:pPr>
      <w:r w:rsidRPr="005B1339">
        <w:t xml:space="preserve">Let </w:t>
      </w:r>
      <w:r w:rsidRPr="005B1339">
        <w:rPr>
          <w:i/>
        </w:rPr>
        <w:t>V</w:t>
      </w:r>
      <w:r w:rsidRPr="005B1339">
        <w:t xml:space="preserve"> be (((the code unit value of </w:t>
      </w:r>
      <w:r w:rsidRPr="005B1339">
        <w:rPr>
          <w:i/>
        </w:rPr>
        <w:t>C</w:t>
      </w:r>
      <w:r w:rsidRPr="005B1339">
        <w:t xml:space="preserve">) – 0xD800) </w:t>
      </w:r>
      <w:r w:rsidRPr="009D1662">
        <w:sym w:font="Symbol" w:char="F0B4"/>
      </w:r>
      <w:r w:rsidRPr="005B1339">
        <w:t xml:space="preserve"> 0x400 + (</w:t>
      </w:r>
      <w:r w:rsidRPr="005B1339">
        <w:rPr>
          <w:i/>
        </w:rPr>
        <w:t>kChar</w:t>
      </w:r>
      <w:r w:rsidRPr="005B1339">
        <w:t xml:space="preserve"> – 0xDC00) + 0x10000).</w:t>
      </w:r>
    </w:p>
    <w:p w14:paraId="25DBDBF7" w14:textId="77777777" w:rsidR="004C02EF" w:rsidRPr="005B1339" w:rsidRDefault="004C02EF" w:rsidP="004C02EF">
      <w:pPr>
        <w:pStyle w:val="M3"/>
        <w:numPr>
          <w:ilvl w:val="2"/>
          <w:numId w:val="163"/>
        </w:numPr>
        <w:spacing w:after="0"/>
      </w:pPr>
      <w:r w:rsidRPr="005B1339">
        <w:t xml:space="preserve">Let </w:t>
      </w:r>
      <w:r w:rsidRPr="005B1339">
        <w:rPr>
          <w:i/>
        </w:rPr>
        <w:t>Octets</w:t>
      </w:r>
      <w:r w:rsidRPr="005B1339">
        <w:t xml:space="preserve"> be the array of octets resulting by applying the UTF-8 transformation to </w:t>
      </w:r>
      <w:r w:rsidRPr="005B1339">
        <w:rPr>
          <w:i/>
        </w:rPr>
        <w:t>V</w:t>
      </w:r>
      <w:r w:rsidRPr="005B1339">
        <w:t xml:space="preserve">, and let </w:t>
      </w:r>
      <w:r w:rsidRPr="005B1339">
        <w:rPr>
          <w:i/>
        </w:rPr>
        <w:t>L</w:t>
      </w:r>
      <w:r w:rsidRPr="005B1339">
        <w:t xml:space="preserve"> be the array size.</w:t>
      </w:r>
    </w:p>
    <w:p w14:paraId="7E924813" w14:textId="77777777" w:rsidR="004C02EF" w:rsidRPr="005B1339" w:rsidRDefault="004C02EF" w:rsidP="004C02EF">
      <w:pPr>
        <w:pStyle w:val="M3"/>
        <w:numPr>
          <w:ilvl w:val="2"/>
          <w:numId w:val="163"/>
        </w:numPr>
        <w:spacing w:after="0"/>
      </w:pPr>
      <w:r w:rsidRPr="005B1339">
        <w:t xml:space="preserve">Let </w:t>
      </w:r>
      <w:r w:rsidRPr="005B1339">
        <w:rPr>
          <w:i/>
        </w:rPr>
        <w:t>j</w:t>
      </w:r>
      <w:r w:rsidRPr="005B1339">
        <w:t xml:space="preserve"> be 0.</w:t>
      </w:r>
    </w:p>
    <w:p w14:paraId="4CE40DB1" w14:textId="77777777" w:rsidR="004C02EF" w:rsidRPr="005B1339" w:rsidRDefault="004C02EF" w:rsidP="004C02EF">
      <w:pPr>
        <w:pStyle w:val="M3"/>
        <w:numPr>
          <w:ilvl w:val="2"/>
          <w:numId w:val="163"/>
        </w:numPr>
        <w:spacing w:after="0"/>
      </w:pPr>
      <w:r w:rsidRPr="005B1339">
        <w:t xml:space="preserve">Repeat, while </w:t>
      </w:r>
      <w:r w:rsidRPr="005B1339">
        <w:rPr>
          <w:i/>
        </w:rPr>
        <w:t>j</w:t>
      </w:r>
      <w:r w:rsidRPr="005B1339">
        <w:t xml:space="preserve"> &lt; </w:t>
      </w:r>
      <w:r w:rsidRPr="005B1339">
        <w:rPr>
          <w:i/>
        </w:rPr>
        <w:t>L</w:t>
      </w:r>
    </w:p>
    <w:p w14:paraId="63EE24D4" w14:textId="77777777" w:rsidR="004C02EF" w:rsidRPr="005B1339" w:rsidRDefault="004C02EF" w:rsidP="004C02EF">
      <w:pPr>
        <w:pStyle w:val="M3"/>
        <w:numPr>
          <w:ilvl w:val="3"/>
          <w:numId w:val="163"/>
        </w:numPr>
        <w:spacing w:after="0"/>
      </w:pPr>
      <w:r w:rsidRPr="005B1339">
        <w:t xml:space="preserve">Let </w:t>
      </w:r>
      <w:r w:rsidRPr="005B1339">
        <w:rPr>
          <w:i/>
        </w:rPr>
        <w:t>jOctet</w:t>
      </w:r>
      <w:r w:rsidRPr="005B1339">
        <w:t xml:space="preserve"> be the value at position </w:t>
      </w:r>
      <w:r w:rsidRPr="005B1339">
        <w:rPr>
          <w:i/>
        </w:rPr>
        <w:t>j</w:t>
      </w:r>
      <w:r w:rsidRPr="005B1339">
        <w:t xml:space="preserve"> within </w:t>
      </w:r>
      <w:r w:rsidRPr="005B1339">
        <w:rPr>
          <w:i/>
        </w:rPr>
        <w:t>Octets</w:t>
      </w:r>
      <w:r w:rsidRPr="005B1339">
        <w:t>.</w:t>
      </w:r>
    </w:p>
    <w:p w14:paraId="4207B793" w14:textId="77777777" w:rsidR="004C02EF" w:rsidRPr="005B1339" w:rsidRDefault="004C02EF" w:rsidP="004C02EF">
      <w:pPr>
        <w:pStyle w:val="M3"/>
        <w:numPr>
          <w:ilvl w:val="3"/>
          <w:numId w:val="163"/>
        </w:numPr>
        <w:spacing w:after="0"/>
      </w:pPr>
      <w:r w:rsidRPr="005B1339">
        <w:t xml:space="preserve">Let </w:t>
      </w:r>
      <w:r w:rsidRPr="005B1339">
        <w:rPr>
          <w:i/>
        </w:rPr>
        <w:t>S</w:t>
      </w:r>
      <w:r w:rsidRPr="005B1339">
        <w:t xml:space="preserve"> be a String containing three characters “</w:t>
      </w:r>
      <w:r w:rsidRPr="005B1339">
        <w:rPr>
          <w:b/>
        </w:rPr>
        <w:t>%</w:t>
      </w:r>
      <w:r w:rsidRPr="005B1339">
        <w:rPr>
          <w:i/>
        </w:rPr>
        <w:t>XY</w:t>
      </w:r>
      <w:r w:rsidRPr="005B1339">
        <w:t xml:space="preserve">” where </w:t>
      </w:r>
      <w:r w:rsidRPr="005B1339">
        <w:rPr>
          <w:i/>
        </w:rPr>
        <w:t>XY</w:t>
      </w:r>
      <w:r w:rsidRPr="005B1339">
        <w:t xml:space="preserve"> are two uppercase hexadecimal digits encoding the value of </w:t>
      </w:r>
      <w:r w:rsidRPr="005B1339">
        <w:rPr>
          <w:i/>
        </w:rPr>
        <w:t>jOctet</w:t>
      </w:r>
      <w:r w:rsidRPr="005B1339">
        <w:t>.</w:t>
      </w:r>
    </w:p>
    <w:p w14:paraId="3D1A6515" w14:textId="77777777" w:rsidR="004C02EF" w:rsidRPr="005B1339" w:rsidRDefault="004C02EF" w:rsidP="004C02EF">
      <w:pPr>
        <w:pStyle w:val="M3"/>
        <w:numPr>
          <w:ilvl w:val="3"/>
          <w:numId w:val="163"/>
        </w:numPr>
        <w:spacing w:after="0"/>
      </w:pPr>
      <w:r w:rsidRPr="005B1339">
        <w:t xml:space="preserve">Let </w:t>
      </w:r>
      <w:r w:rsidRPr="005B1339">
        <w:rPr>
          <w:i/>
        </w:rPr>
        <w:t>R</w:t>
      </w:r>
      <w:r w:rsidRPr="005B1339">
        <w:t xml:space="preserve"> be a new String value computed by concatenating the previous value of </w:t>
      </w:r>
      <w:r w:rsidRPr="005B1339">
        <w:rPr>
          <w:i/>
        </w:rPr>
        <w:t>R</w:t>
      </w:r>
      <w:r w:rsidRPr="005B1339">
        <w:t xml:space="preserve"> and </w:t>
      </w:r>
      <w:r w:rsidRPr="005B1339">
        <w:rPr>
          <w:i/>
        </w:rPr>
        <w:t>S</w:t>
      </w:r>
      <w:r w:rsidRPr="005B1339">
        <w:t>.</w:t>
      </w:r>
    </w:p>
    <w:p w14:paraId="38A4B8F0" w14:textId="77777777" w:rsidR="004C02EF" w:rsidRPr="005B1339" w:rsidRDefault="004C02EF" w:rsidP="004C02EF">
      <w:pPr>
        <w:pStyle w:val="M3"/>
        <w:numPr>
          <w:ilvl w:val="3"/>
          <w:numId w:val="163"/>
        </w:numPr>
        <w:spacing w:after="0"/>
      </w:pPr>
      <w:r w:rsidRPr="005B1339">
        <w:t xml:space="preserve">Increase </w:t>
      </w:r>
      <w:r w:rsidRPr="005B1339">
        <w:rPr>
          <w:i/>
        </w:rPr>
        <w:t>j</w:t>
      </w:r>
      <w:r w:rsidRPr="005B1339">
        <w:t xml:space="preserve"> by 1.</w:t>
      </w:r>
    </w:p>
    <w:p w14:paraId="22578EA7" w14:textId="77777777" w:rsidR="004C02EF" w:rsidRPr="005B1339" w:rsidRDefault="004C02EF" w:rsidP="004C02EF">
      <w:pPr>
        <w:pStyle w:val="M3"/>
        <w:numPr>
          <w:ilvl w:val="1"/>
          <w:numId w:val="163"/>
        </w:numPr>
        <w:spacing w:after="220"/>
      </w:pPr>
      <w:r w:rsidRPr="005B1339">
        <w:t xml:space="preserve">Increase </w:t>
      </w:r>
      <w:r w:rsidRPr="005B1339">
        <w:rPr>
          <w:i/>
        </w:rPr>
        <w:t>k</w:t>
      </w:r>
      <w:r w:rsidRPr="005B1339">
        <w:t xml:space="preserve"> by 1.</w:t>
      </w:r>
    </w:p>
    <w:p w14:paraId="140870BE" w14:textId="77777777" w:rsidR="004C02EF" w:rsidRDefault="004C02EF" w:rsidP="004C02EF">
      <w:r>
        <w:t xml:space="preserve">The unescaping and decoding process is described by the abstract operation Decode taking two String arguments </w:t>
      </w:r>
      <w:r w:rsidRPr="00E91749">
        <w:rPr>
          <w:rFonts w:ascii="Times New Roman" w:hAnsi="Times New Roman"/>
          <w:i/>
        </w:rPr>
        <w:t>string</w:t>
      </w:r>
      <w:r>
        <w:t xml:space="preserve"> and </w:t>
      </w:r>
      <w:r w:rsidRPr="00E91749">
        <w:rPr>
          <w:rFonts w:ascii="Times New Roman" w:hAnsi="Times New Roman"/>
          <w:i/>
        </w:rPr>
        <w:t>reservedSet</w:t>
      </w:r>
      <w:r>
        <w:t>.</w:t>
      </w:r>
    </w:p>
    <w:p w14:paraId="22D9D4DC" w14:textId="77777777" w:rsidR="004C02EF" w:rsidRPr="005B1339" w:rsidRDefault="004C02EF" w:rsidP="004C02EF">
      <w:pPr>
        <w:pStyle w:val="M3"/>
        <w:numPr>
          <w:ilvl w:val="0"/>
          <w:numId w:val="164"/>
        </w:numPr>
        <w:spacing w:after="0"/>
      </w:pPr>
      <w:r w:rsidRPr="005B1339">
        <w:t xml:space="preserve">Let </w:t>
      </w:r>
      <w:r w:rsidRPr="005B1339">
        <w:rPr>
          <w:i/>
        </w:rPr>
        <w:t>strLen</w:t>
      </w:r>
      <w:r w:rsidRPr="005B1339">
        <w:t xml:space="preserve"> be the number of characters in </w:t>
      </w:r>
      <w:r w:rsidRPr="005B1339">
        <w:rPr>
          <w:i/>
        </w:rPr>
        <w:t>string</w:t>
      </w:r>
      <w:r w:rsidRPr="005B1339">
        <w:t>.</w:t>
      </w:r>
    </w:p>
    <w:p w14:paraId="19C7B95E" w14:textId="77777777" w:rsidR="004C02EF" w:rsidRPr="005B1339" w:rsidRDefault="004C02EF" w:rsidP="004C02EF">
      <w:pPr>
        <w:pStyle w:val="M3"/>
        <w:numPr>
          <w:ilvl w:val="0"/>
          <w:numId w:val="164"/>
        </w:numPr>
        <w:spacing w:after="0"/>
      </w:pPr>
      <w:r w:rsidRPr="005B1339">
        <w:t xml:space="preserve">Let </w:t>
      </w:r>
      <w:r w:rsidRPr="005B1339">
        <w:rPr>
          <w:i/>
        </w:rPr>
        <w:t>R</w:t>
      </w:r>
      <w:r w:rsidRPr="005B1339">
        <w:t xml:space="preserve"> be the empty String.</w:t>
      </w:r>
    </w:p>
    <w:p w14:paraId="1E1EFC87" w14:textId="77777777" w:rsidR="004C02EF" w:rsidRPr="005B1339" w:rsidRDefault="004C02EF" w:rsidP="004C02EF">
      <w:pPr>
        <w:pStyle w:val="M3"/>
        <w:numPr>
          <w:ilvl w:val="0"/>
          <w:numId w:val="164"/>
        </w:numPr>
        <w:spacing w:after="0"/>
      </w:pPr>
      <w:r w:rsidRPr="005B1339">
        <w:t xml:space="preserve">Let </w:t>
      </w:r>
      <w:r w:rsidRPr="005B1339">
        <w:rPr>
          <w:i/>
        </w:rPr>
        <w:t>k</w:t>
      </w:r>
      <w:r w:rsidRPr="005B1339">
        <w:t xml:space="preserve"> be 0.</w:t>
      </w:r>
    </w:p>
    <w:p w14:paraId="25CA956B" w14:textId="77777777" w:rsidR="004C02EF" w:rsidRPr="005B1339" w:rsidRDefault="004C02EF" w:rsidP="004C02EF">
      <w:pPr>
        <w:pStyle w:val="M3"/>
        <w:numPr>
          <w:ilvl w:val="0"/>
          <w:numId w:val="164"/>
        </w:numPr>
        <w:spacing w:after="0"/>
      </w:pPr>
      <w:r w:rsidRPr="005B1339">
        <w:t>Repeat</w:t>
      </w:r>
    </w:p>
    <w:p w14:paraId="67D3038F" w14:textId="77777777" w:rsidR="004C02EF" w:rsidRPr="005B1339" w:rsidRDefault="004C02EF" w:rsidP="004C02EF">
      <w:pPr>
        <w:pStyle w:val="M3"/>
        <w:numPr>
          <w:ilvl w:val="1"/>
          <w:numId w:val="164"/>
        </w:numPr>
        <w:spacing w:after="0"/>
      </w:pPr>
      <w:r w:rsidRPr="005B1339">
        <w:t xml:space="preserve">If </w:t>
      </w:r>
      <w:r w:rsidRPr="005B1339">
        <w:rPr>
          <w:i/>
        </w:rPr>
        <w:t>k</w:t>
      </w:r>
      <w:r w:rsidRPr="005B1339">
        <w:t xml:space="preserve"> equals </w:t>
      </w:r>
      <w:r w:rsidRPr="005B1339">
        <w:rPr>
          <w:i/>
        </w:rPr>
        <w:t>strLen</w:t>
      </w:r>
      <w:r w:rsidRPr="005B1339">
        <w:t xml:space="preserve">, return </w:t>
      </w:r>
      <w:r w:rsidRPr="005B1339">
        <w:rPr>
          <w:i/>
        </w:rPr>
        <w:t>R</w:t>
      </w:r>
      <w:r w:rsidRPr="005B1339">
        <w:t>.</w:t>
      </w:r>
    </w:p>
    <w:p w14:paraId="253C6F0D" w14:textId="77777777" w:rsidR="004C02EF" w:rsidRPr="005B1339" w:rsidRDefault="004C02EF" w:rsidP="004C02EF">
      <w:pPr>
        <w:pStyle w:val="M3"/>
        <w:numPr>
          <w:ilvl w:val="1"/>
          <w:numId w:val="164"/>
        </w:numPr>
        <w:spacing w:after="0"/>
      </w:pPr>
      <w:r w:rsidRPr="005B1339">
        <w:t xml:space="preserve">Let </w:t>
      </w:r>
      <w:r w:rsidRPr="005B1339">
        <w:rPr>
          <w:i/>
        </w:rPr>
        <w:t>C</w:t>
      </w:r>
      <w:r w:rsidRPr="005B1339">
        <w:t xml:space="preserve"> be the character at position </w:t>
      </w:r>
      <w:r w:rsidRPr="005B1339">
        <w:rPr>
          <w:i/>
        </w:rPr>
        <w:t>k</w:t>
      </w:r>
      <w:r w:rsidRPr="005B1339">
        <w:t xml:space="preserve"> within </w:t>
      </w:r>
      <w:r w:rsidRPr="005B1339">
        <w:rPr>
          <w:i/>
        </w:rPr>
        <w:t>string</w:t>
      </w:r>
      <w:r w:rsidRPr="005B1339">
        <w:t>.</w:t>
      </w:r>
    </w:p>
    <w:p w14:paraId="1A7D00FE" w14:textId="77777777" w:rsidR="004C02EF" w:rsidRPr="005B1339" w:rsidRDefault="004C02EF" w:rsidP="004C02EF">
      <w:pPr>
        <w:pStyle w:val="M3"/>
        <w:numPr>
          <w:ilvl w:val="1"/>
          <w:numId w:val="164"/>
        </w:numPr>
        <w:spacing w:after="0"/>
      </w:pPr>
      <w:r w:rsidRPr="005B1339">
        <w:t xml:space="preserve">If </w:t>
      </w:r>
      <w:r w:rsidRPr="005B1339">
        <w:rPr>
          <w:i/>
        </w:rPr>
        <w:t>C</w:t>
      </w:r>
      <w:r w:rsidRPr="005B1339">
        <w:t xml:space="preserve"> is not ‘</w:t>
      </w:r>
      <w:r w:rsidRPr="005B1339">
        <w:rPr>
          <w:b/>
        </w:rPr>
        <w:t>%</w:t>
      </w:r>
      <w:r w:rsidRPr="005B1339">
        <w:t>’, then</w:t>
      </w:r>
    </w:p>
    <w:p w14:paraId="489BDDC0" w14:textId="77777777" w:rsidR="004C02EF" w:rsidRPr="005B1339" w:rsidRDefault="004C02EF" w:rsidP="004C02EF">
      <w:pPr>
        <w:pStyle w:val="M3"/>
        <w:numPr>
          <w:ilvl w:val="2"/>
          <w:numId w:val="164"/>
        </w:numPr>
        <w:spacing w:after="0"/>
      </w:pPr>
      <w:r w:rsidRPr="005B1339">
        <w:t xml:space="preserve">Let </w:t>
      </w:r>
      <w:r w:rsidRPr="005B1339">
        <w:rPr>
          <w:i/>
        </w:rPr>
        <w:t>S</w:t>
      </w:r>
      <w:r w:rsidRPr="005B1339">
        <w:t xml:space="preserve"> be the String containing only the character </w:t>
      </w:r>
      <w:r w:rsidRPr="005B1339">
        <w:rPr>
          <w:i/>
        </w:rPr>
        <w:t>C</w:t>
      </w:r>
      <w:r w:rsidRPr="005B1339">
        <w:t>.</w:t>
      </w:r>
    </w:p>
    <w:p w14:paraId="1E96E18C" w14:textId="77777777" w:rsidR="004C02EF" w:rsidRPr="005B1339" w:rsidRDefault="004C02EF" w:rsidP="004C02EF">
      <w:pPr>
        <w:pStyle w:val="M3"/>
        <w:numPr>
          <w:ilvl w:val="1"/>
          <w:numId w:val="164"/>
        </w:numPr>
        <w:spacing w:after="0"/>
      </w:pPr>
      <w:r w:rsidRPr="005B1339">
        <w:t xml:space="preserve">Else, </w:t>
      </w:r>
      <w:r w:rsidRPr="005B1339">
        <w:rPr>
          <w:i/>
        </w:rPr>
        <w:t>C</w:t>
      </w:r>
      <w:r w:rsidRPr="005B1339">
        <w:t xml:space="preserve"> is ‘</w:t>
      </w:r>
      <w:r w:rsidRPr="005B1339">
        <w:rPr>
          <w:b/>
        </w:rPr>
        <w:t>%</w:t>
      </w:r>
      <w:r w:rsidRPr="005B1339">
        <w:t>’</w:t>
      </w:r>
    </w:p>
    <w:p w14:paraId="1D5786B0" w14:textId="77777777" w:rsidR="004C02EF" w:rsidRPr="005B1339" w:rsidRDefault="004C02EF" w:rsidP="004C02EF">
      <w:pPr>
        <w:pStyle w:val="M3"/>
        <w:numPr>
          <w:ilvl w:val="2"/>
          <w:numId w:val="164"/>
        </w:numPr>
        <w:spacing w:after="0"/>
      </w:pPr>
      <w:r w:rsidRPr="005B1339">
        <w:t xml:space="preserve">Let </w:t>
      </w:r>
      <w:r w:rsidRPr="005B1339">
        <w:rPr>
          <w:i/>
        </w:rPr>
        <w:t>start</w:t>
      </w:r>
      <w:r w:rsidRPr="005B1339">
        <w:t xml:space="preserve"> be </w:t>
      </w:r>
      <w:r w:rsidRPr="005B1339">
        <w:rPr>
          <w:i/>
        </w:rPr>
        <w:t>k</w:t>
      </w:r>
      <w:r w:rsidRPr="005B1339">
        <w:t>.</w:t>
      </w:r>
    </w:p>
    <w:p w14:paraId="41D6C4B6" w14:textId="77777777" w:rsidR="004C02EF" w:rsidRPr="005B1339" w:rsidRDefault="004C02EF" w:rsidP="004C02EF">
      <w:pPr>
        <w:pStyle w:val="M3"/>
        <w:numPr>
          <w:ilvl w:val="2"/>
          <w:numId w:val="164"/>
        </w:numPr>
        <w:spacing w:after="0"/>
      </w:pPr>
      <w:r w:rsidRPr="005B1339">
        <w:t xml:space="preserve">If </w:t>
      </w:r>
      <w:r w:rsidRPr="005B1339">
        <w:rPr>
          <w:i/>
        </w:rPr>
        <w:t>k</w:t>
      </w:r>
      <w:r w:rsidRPr="005B1339">
        <w:t xml:space="preserve"> + 2 is greater than or equal to </w:t>
      </w:r>
      <w:r w:rsidRPr="005B1339">
        <w:rPr>
          <w:i/>
        </w:rPr>
        <w:t>strLen</w:t>
      </w:r>
      <w:r w:rsidRPr="005B1339">
        <w:t xml:space="preserve">, throw a </w:t>
      </w:r>
      <w:r w:rsidRPr="005B1339">
        <w:rPr>
          <w:b/>
        </w:rPr>
        <w:t>URIError</w:t>
      </w:r>
      <w:r w:rsidRPr="005B1339">
        <w:t xml:space="preserve"> exception.</w:t>
      </w:r>
    </w:p>
    <w:p w14:paraId="67454B7D" w14:textId="77777777" w:rsidR="004C02EF" w:rsidRPr="005B1339" w:rsidRDefault="004C02EF" w:rsidP="004C02EF">
      <w:pPr>
        <w:pStyle w:val="M3"/>
        <w:numPr>
          <w:ilvl w:val="2"/>
          <w:numId w:val="164"/>
        </w:numPr>
        <w:spacing w:after="0"/>
      </w:pPr>
      <w:r w:rsidRPr="005B1339">
        <w:t>If the characters at position (</w:t>
      </w:r>
      <w:r w:rsidRPr="005B1339">
        <w:rPr>
          <w:i/>
        </w:rPr>
        <w:t>k</w:t>
      </w:r>
      <w:r w:rsidRPr="005B1339">
        <w:t>+1) and (</w:t>
      </w:r>
      <w:r w:rsidRPr="005B1339">
        <w:rPr>
          <w:i/>
        </w:rPr>
        <w:t>k</w:t>
      </w:r>
      <w:r w:rsidRPr="005B1339">
        <w:t xml:space="preserve"> + 2) within </w:t>
      </w:r>
      <w:r w:rsidRPr="005B1339">
        <w:rPr>
          <w:i/>
        </w:rPr>
        <w:t xml:space="preserve">string </w:t>
      </w:r>
      <w:r w:rsidRPr="005B1339">
        <w:t xml:space="preserve">do not represent hexadecimal digits, throw a </w:t>
      </w:r>
      <w:r w:rsidRPr="005B1339">
        <w:rPr>
          <w:b/>
        </w:rPr>
        <w:t>URIError</w:t>
      </w:r>
      <w:r w:rsidRPr="005B1339">
        <w:t xml:space="preserve"> exception.</w:t>
      </w:r>
    </w:p>
    <w:p w14:paraId="686DDE4A" w14:textId="77777777" w:rsidR="004C02EF" w:rsidRPr="005B1339" w:rsidRDefault="004C02EF" w:rsidP="004C02EF">
      <w:pPr>
        <w:pStyle w:val="M3"/>
        <w:numPr>
          <w:ilvl w:val="2"/>
          <w:numId w:val="164"/>
        </w:numPr>
        <w:spacing w:after="0"/>
      </w:pPr>
      <w:r w:rsidRPr="005B1339">
        <w:t xml:space="preserve">Let </w:t>
      </w:r>
      <w:r w:rsidRPr="005B1339">
        <w:rPr>
          <w:i/>
        </w:rPr>
        <w:t>B</w:t>
      </w:r>
      <w:r w:rsidRPr="005B1339">
        <w:t xml:space="preserve"> be the 8-bit value represented by the two hexadecimal digits at position (</w:t>
      </w:r>
      <w:r w:rsidRPr="005B1339">
        <w:rPr>
          <w:i/>
        </w:rPr>
        <w:t>k</w:t>
      </w:r>
      <w:r w:rsidRPr="005B1339">
        <w:t xml:space="preserve"> + 1) and (</w:t>
      </w:r>
      <w:r w:rsidRPr="005B1339">
        <w:rPr>
          <w:i/>
        </w:rPr>
        <w:t>k</w:t>
      </w:r>
      <w:r w:rsidRPr="005B1339">
        <w:t xml:space="preserve"> + 2).</w:t>
      </w:r>
    </w:p>
    <w:p w14:paraId="59F59B97" w14:textId="77777777" w:rsidR="004C02EF" w:rsidRPr="005B1339" w:rsidRDefault="004C02EF" w:rsidP="004C02EF">
      <w:pPr>
        <w:pStyle w:val="M3"/>
        <w:numPr>
          <w:ilvl w:val="2"/>
          <w:numId w:val="164"/>
        </w:numPr>
        <w:spacing w:after="0"/>
      </w:pPr>
      <w:r w:rsidRPr="005B1339">
        <w:t xml:space="preserve">Increment </w:t>
      </w:r>
      <w:r w:rsidRPr="005B1339">
        <w:rPr>
          <w:i/>
        </w:rPr>
        <w:t>k</w:t>
      </w:r>
      <w:r w:rsidRPr="005B1339">
        <w:t xml:space="preserve"> by 2.</w:t>
      </w:r>
    </w:p>
    <w:p w14:paraId="3E5EE079" w14:textId="77777777" w:rsidR="004C02EF" w:rsidRPr="005B1339" w:rsidRDefault="004C02EF" w:rsidP="004C02EF">
      <w:pPr>
        <w:pStyle w:val="M3"/>
        <w:numPr>
          <w:ilvl w:val="2"/>
          <w:numId w:val="164"/>
        </w:numPr>
        <w:spacing w:after="0"/>
      </w:pPr>
      <w:r w:rsidRPr="005B1339">
        <w:t xml:space="preserve">If the most significant bit in </w:t>
      </w:r>
      <w:r w:rsidRPr="005B1339">
        <w:rPr>
          <w:i/>
        </w:rPr>
        <w:t>B</w:t>
      </w:r>
      <w:r w:rsidRPr="005B1339">
        <w:t xml:space="preserve"> is 0, then</w:t>
      </w:r>
    </w:p>
    <w:p w14:paraId="58D65C05" w14:textId="77777777" w:rsidR="004C02EF" w:rsidRPr="005B1339" w:rsidRDefault="004C02EF" w:rsidP="004C02EF">
      <w:pPr>
        <w:pStyle w:val="M3"/>
        <w:numPr>
          <w:ilvl w:val="3"/>
          <w:numId w:val="164"/>
        </w:numPr>
        <w:spacing w:after="0"/>
      </w:pPr>
      <w:r w:rsidRPr="005B1339">
        <w:t xml:space="preserve">Let </w:t>
      </w:r>
      <w:r w:rsidRPr="005B1339">
        <w:rPr>
          <w:i/>
        </w:rPr>
        <w:t>C</w:t>
      </w:r>
      <w:r w:rsidRPr="005B1339">
        <w:t xml:space="preserve"> be the character with code unit value </w:t>
      </w:r>
      <w:r w:rsidRPr="005B1339">
        <w:rPr>
          <w:i/>
        </w:rPr>
        <w:t>B</w:t>
      </w:r>
      <w:r w:rsidRPr="005B1339">
        <w:t>.</w:t>
      </w:r>
    </w:p>
    <w:p w14:paraId="32951265" w14:textId="77777777" w:rsidR="004C02EF" w:rsidRPr="005B1339" w:rsidRDefault="004C02EF" w:rsidP="004C02EF">
      <w:pPr>
        <w:pStyle w:val="M3"/>
        <w:numPr>
          <w:ilvl w:val="3"/>
          <w:numId w:val="164"/>
        </w:numPr>
        <w:spacing w:after="0"/>
      </w:pPr>
      <w:r w:rsidRPr="005B1339">
        <w:t xml:space="preserve">If </w:t>
      </w:r>
      <w:r w:rsidRPr="005B1339">
        <w:rPr>
          <w:i/>
        </w:rPr>
        <w:t>C</w:t>
      </w:r>
      <w:r w:rsidRPr="005B1339">
        <w:t xml:space="preserve"> is not in </w:t>
      </w:r>
      <w:r w:rsidRPr="005B1339">
        <w:rPr>
          <w:i/>
        </w:rPr>
        <w:t>reservedSet</w:t>
      </w:r>
      <w:r w:rsidRPr="005B1339">
        <w:t>, then</w:t>
      </w:r>
    </w:p>
    <w:p w14:paraId="1BEF79B8" w14:textId="77777777" w:rsidR="004C02EF" w:rsidRPr="005B1339" w:rsidRDefault="004C02EF" w:rsidP="004C02EF">
      <w:pPr>
        <w:pStyle w:val="M3"/>
        <w:numPr>
          <w:ilvl w:val="4"/>
          <w:numId w:val="164"/>
        </w:numPr>
        <w:spacing w:after="0"/>
      </w:pPr>
      <w:r w:rsidRPr="005B1339">
        <w:t xml:space="preserve">Let </w:t>
      </w:r>
      <w:r w:rsidRPr="005B1339">
        <w:rPr>
          <w:i/>
        </w:rPr>
        <w:t>S</w:t>
      </w:r>
      <w:r w:rsidRPr="005B1339">
        <w:t xml:space="preserve"> be the String containing only the character </w:t>
      </w:r>
      <w:r w:rsidRPr="005B1339">
        <w:rPr>
          <w:i/>
        </w:rPr>
        <w:t>C</w:t>
      </w:r>
      <w:r w:rsidRPr="005B1339">
        <w:t>.</w:t>
      </w:r>
    </w:p>
    <w:p w14:paraId="4D1D5731" w14:textId="77777777" w:rsidR="004C02EF" w:rsidRPr="005B1339" w:rsidRDefault="004C02EF" w:rsidP="004C02EF">
      <w:pPr>
        <w:pStyle w:val="M3"/>
        <w:numPr>
          <w:ilvl w:val="3"/>
          <w:numId w:val="164"/>
        </w:numPr>
        <w:spacing w:after="0"/>
      </w:pPr>
      <w:r w:rsidRPr="005B1339">
        <w:t xml:space="preserve">Else, </w:t>
      </w:r>
      <w:r w:rsidRPr="005B1339">
        <w:rPr>
          <w:i/>
        </w:rPr>
        <w:t>C</w:t>
      </w:r>
      <w:r w:rsidRPr="005B1339">
        <w:t xml:space="preserve"> is in </w:t>
      </w:r>
      <w:r w:rsidRPr="005B1339">
        <w:rPr>
          <w:i/>
        </w:rPr>
        <w:t>reservedSet</w:t>
      </w:r>
    </w:p>
    <w:p w14:paraId="79A6DA59" w14:textId="77777777" w:rsidR="004C02EF" w:rsidRPr="005B1339" w:rsidRDefault="004C02EF" w:rsidP="004C02EF">
      <w:pPr>
        <w:pStyle w:val="M3"/>
        <w:numPr>
          <w:ilvl w:val="4"/>
          <w:numId w:val="164"/>
        </w:numPr>
        <w:spacing w:after="0"/>
      </w:pPr>
      <w:r w:rsidRPr="005B1339">
        <w:t xml:space="preserve">Let </w:t>
      </w:r>
      <w:r w:rsidRPr="005B1339">
        <w:rPr>
          <w:i/>
        </w:rPr>
        <w:t>S</w:t>
      </w:r>
      <w:r w:rsidRPr="005B1339">
        <w:t xml:space="preserve"> be the substring of </w:t>
      </w:r>
      <w:r w:rsidRPr="005B1339">
        <w:rPr>
          <w:i/>
        </w:rPr>
        <w:t>string</w:t>
      </w:r>
      <w:r w:rsidRPr="005B1339">
        <w:t xml:space="preserve"> from position </w:t>
      </w:r>
      <w:r w:rsidRPr="005B1339">
        <w:rPr>
          <w:i/>
        </w:rPr>
        <w:t>start</w:t>
      </w:r>
      <w:r w:rsidRPr="005B1339">
        <w:t xml:space="preserve"> to position </w:t>
      </w:r>
      <w:r w:rsidRPr="005B1339">
        <w:rPr>
          <w:i/>
        </w:rPr>
        <w:t>k</w:t>
      </w:r>
      <w:r w:rsidRPr="005B1339">
        <w:t xml:space="preserve"> included.</w:t>
      </w:r>
    </w:p>
    <w:p w14:paraId="11138996" w14:textId="77777777" w:rsidR="004C02EF" w:rsidRPr="005B1339" w:rsidRDefault="004C02EF" w:rsidP="004C02EF">
      <w:pPr>
        <w:pStyle w:val="M3"/>
        <w:numPr>
          <w:ilvl w:val="2"/>
          <w:numId w:val="164"/>
        </w:numPr>
        <w:spacing w:after="0"/>
      </w:pPr>
      <w:r w:rsidRPr="005B1339">
        <w:t xml:space="preserve">Else, the most significant bit in </w:t>
      </w:r>
      <w:r w:rsidRPr="005B1339">
        <w:rPr>
          <w:i/>
        </w:rPr>
        <w:t>B</w:t>
      </w:r>
      <w:r w:rsidRPr="005B1339">
        <w:t xml:space="preserve"> is 1</w:t>
      </w:r>
    </w:p>
    <w:p w14:paraId="3591FFB5" w14:textId="77777777" w:rsidR="004C02EF" w:rsidRPr="005B1339" w:rsidRDefault="004C02EF" w:rsidP="004C02EF">
      <w:pPr>
        <w:pStyle w:val="M3"/>
        <w:numPr>
          <w:ilvl w:val="3"/>
          <w:numId w:val="164"/>
        </w:numPr>
        <w:spacing w:after="0"/>
      </w:pPr>
      <w:r w:rsidRPr="005B1339">
        <w:t xml:space="preserve">Let </w:t>
      </w:r>
      <w:r w:rsidRPr="005B1339">
        <w:rPr>
          <w:i/>
        </w:rPr>
        <w:t>n</w:t>
      </w:r>
      <w:r w:rsidRPr="005B1339">
        <w:t xml:space="preserve"> be the smallest non-negative number such that (</w:t>
      </w:r>
      <w:r w:rsidRPr="005B1339">
        <w:rPr>
          <w:i/>
        </w:rPr>
        <w:t>B</w:t>
      </w:r>
      <w:r w:rsidRPr="005B1339">
        <w:t xml:space="preserve"> &lt;&lt; </w:t>
      </w:r>
      <w:r w:rsidRPr="005B1339">
        <w:rPr>
          <w:i/>
        </w:rPr>
        <w:t>n</w:t>
      </w:r>
      <w:r w:rsidRPr="005B1339">
        <w:t>) &amp; 0x80 is equal to 0.</w:t>
      </w:r>
    </w:p>
    <w:p w14:paraId="3D0B8FC8" w14:textId="77777777" w:rsidR="004C02EF" w:rsidRPr="005B1339" w:rsidRDefault="004C02EF" w:rsidP="004C02EF">
      <w:pPr>
        <w:pStyle w:val="M3"/>
        <w:numPr>
          <w:ilvl w:val="3"/>
          <w:numId w:val="164"/>
        </w:numPr>
        <w:spacing w:after="0"/>
      </w:pPr>
      <w:r w:rsidRPr="005B1339">
        <w:t xml:space="preserve">If </w:t>
      </w:r>
      <w:r w:rsidRPr="005B1339">
        <w:rPr>
          <w:i/>
        </w:rPr>
        <w:t>n</w:t>
      </w:r>
      <w:r w:rsidRPr="005B1339">
        <w:t xml:space="preserve"> equals 1 or </w:t>
      </w:r>
      <w:r w:rsidRPr="005B1339">
        <w:rPr>
          <w:i/>
        </w:rPr>
        <w:t>n</w:t>
      </w:r>
      <w:r w:rsidRPr="005B1339">
        <w:t xml:space="preserve"> is greater than 4, throw a </w:t>
      </w:r>
      <w:r w:rsidRPr="005B1339">
        <w:rPr>
          <w:b/>
        </w:rPr>
        <w:t>URIError</w:t>
      </w:r>
      <w:r w:rsidRPr="005B1339">
        <w:t xml:space="preserve"> exception.</w:t>
      </w:r>
    </w:p>
    <w:p w14:paraId="7F97BB00" w14:textId="77777777" w:rsidR="004C02EF" w:rsidRPr="005B1339" w:rsidRDefault="004C02EF" w:rsidP="004C02EF">
      <w:pPr>
        <w:pStyle w:val="M3"/>
        <w:numPr>
          <w:ilvl w:val="3"/>
          <w:numId w:val="164"/>
        </w:numPr>
        <w:spacing w:after="0"/>
      </w:pPr>
      <w:r w:rsidRPr="005B1339">
        <w:t xml:space="preserve">Let </w:t>
      </w:r>
      <w:r w:rsidRPr="005B1339">
        <w:rPr>
          <w:i/>
        </w:rPr>
        <w:t>Octets</w:t>
      </w:r>
      <w:r w:rsidRPr="005B1339">
        <w:t xml:space="preserve"> be an array of 8-bit integers of size </w:t>
      </w:r>
      <w:r w:rsidRPr="005B1339">
        <w:rPr>
          <w:i/>
        </w:rPr>
        <w:t>n</w:t>
      </w:r>
      <w:r w:rsidRPr="005B1339">
        <w:t>.</w:t>
      </w:r>
    </w:p>
    <w:p w14:paraId="7AEDFCE9" w14:textId="77777777" w:rsidR="004C02EF" w:rsidRPr="005B1339" w:rsidRDefault="004C02EF" w:rsidP="004C02EF">
      <w:pPr>
        <w:pStyle w:val="M3"/>
        <w:numPr>
          <w:ilvl w:val="3"/>
          <w:numId w:val="164"/>
        </w:numPr>
        <w:spacing w:after="0"/>
      </w:pPr>
      <w:r w:rsidRPr="005B1339">
        <w:t xml:space="preserve">Put </w:t>
      </w:r>
      <w:r w:rsidRPr="005B1339">
        <w:rPr>
          <w:i/>
        </w:rPr>
        <w:t>B</w:t>
      </w:r>
      <w:r w:rsidRPr="005B1339">
        <w:t xml:space="preserve"> into </w:t>
      </w:r>
      <w:r w:rsidRPr="005B1339">
        <w:rPr>
          <w:i/>
        </w:rPr>
        <w:t>Octets</w:t>
      </w:r>
      <w:r w:rsidRPr="005B1339">
        <w:t xml:space="preserve"> at position 0.</w:t>
      </w:r>
    </w:p>
    <w:p w14:paraId="170C780C" w14:textId="77777777" w:rsidR="004C02EF" w:rsidRPr="005B1339" w:rsidRDefault="004C02EF" w:rsidP="004C02EF">
      <w:pPr>
        <w:pStyle w:val="M3"/>
        <w:numPr>
          <w:ilvl w:val="3"/>
          <w:numId w:val="164"/>
        </w:numPr>
        <w:spacing w:after="0"/>
      </w:pPr>
      <w:r w:rsidRPr="005B1339">
        <w:t xml:space="preserve">If </w:t>
      </w:r>
      <w:r w:rsidRPr="005B1339">
        <w:rPr>
          <w:i/>
        </w:rPr>
        <w:t>k</w:t>
      </w:r>
      <w:r w:rsidRPr="005B1339">
        <w:t xml:space="preserve"> + (3 </w:t>
      </w:r>
      <w:r w:rsidRPr="009D1662">
        <w:sym w:font="Symbol" w:char="F0B4"/>
      </w:r>
      <w:r w:rsidRPr="005B1339">
        <w:t xml:space="preserve"> (</w:t>
      </w:r>
      <w:r w:rsidRPr="005B1339">
        <w:rPr>
          <w:i/>
        </w:rPr>
        <w:t>n</w:t>
      </w:r>
      <w:r w:rsidRPr="005B1339">
        <w:t xml:space="preserve"> – 1)) is greater than or equal to </w:t>
      </w:r>
      <w:r w:rsidRPr="005B1339">
        <w:rPr>
          <w:i/>
        </w:rPr>
        <w:t>strLen</w:t>
      </w:r>
      <w:r w:rsidRPr="005B1339">
        <w:t xml:space="preserve">, throw a </w:t>
      </w:r>
      <w:r w:rsidRPr="005B1339">
        <w:rPr>
          <w:b/>
        </w:rPr>
        <w:t>URIError</w:t>
      </w:r>
      <w:r w:rsidRPr="005B1339">
        <w:t xml:space="preserve"> exception.</w:t>
      </w:r>
    </w:p>
    <w:p w14:paraId="54663282" w14:textId="77777777" w:rsidR="004C02EF" w:rsidRPr="005B1339" w:rsidRDefault="004C02EF" w:rsidP="004C02EF">
      <w:pPr>
        <w:pStyle w:val="M3"/>
        <w:numPr>
          <w:ilvl w:val="3"/>
          <w:numId w:val="164"/>
        </w:numPr>
        <w:spacing w:after="0"/>
      </w:pPr>
      <w:r w:rsidRPr="005B1339">
        <w:t xml:space="preserve">Let </w:t>
      </w:r>
      <w:r w:rsidRPr="005B1339">
        <w:rPr>
          <w:i/>
        </w:rPr>
        <w:t>j</w:t>
      </w:r>
      <w:r w:rsidRPr="005B1339">
        <w:t xml:space="preserve"> be 1.</w:t>
      </w:r>
    </w:p>
    <w:p w14:paraId="6FAC905F" w14:textId="77777777" w:rsidR="004C02EF" w:rsidRPr="005B1339" w:rsidRDefault="004C02EF" w:rsidP="004C02EF">
      <w:pPr>
        <w:pStyle w:val="M3"/>
        <w:numPr>
          <w:ilvl w:val="3"/>
          <w:numId w:val="164"/>
        </w:numPr>
        <w:spacing w:after="0"/>
      </w:pPr>
      <w:r w:rsidRPr="005B1339">
        <w:t xml:space="preserve">Repeat, while </w:t>
      </w:r>
      <w:r w:rsidRPr="005B1339">
        <w:rPr>
          <w:i/>
        </w:rPr>
        <w:t>j</w:t>
      </w:r>
      <w:r w:rsidRPr="005B1339">
        <w:t xml:space="preserve"> &lt; </w:t>
      </w:r>
      <w:r w:rsidRPr="005B1339">
        <w:rPr>
          <w:i/>
        </w:rPr>
        <w:t>n</w:t>
      </w:r>
    </w:p>
    <w:p w14:paraId="4A2B82F9" w14:textId="77777777" w:rsidR="004C02EF" w:rsidRPr="005B1339" w:rsidRDefault="004C02EF" w:rsidP="004C02EF">
      <w:pPr>
        <w:pStyle w:val="M3"/>
        <w:numPr>
          <w:ilvl w:val="4"/>
          <w:numId w:val="164"/>
        </w:numPr>
        <w:spacing w:after="0"/>
      </w:pPr>
      <w:r w:rsidRPr="005B1339">
        <w:t xml:space="preserve">Increment </w:t>
      </w:r>
      <w:r w:rsidRPr="005B1339">
        <w:rPr>
          <w:i/>
        </w:rPr>
        <w:t>k</w:t>
      </w:r>
      <w:r w:rsidRPr="005B1339">
        <w:t xml:space="preserve"> by 1.</w:t>
      </w:r>
    </w:p>
    <w:p w14:paraId="024C6B0B" w14:textId="77777777" w:rsidR="004C02EF" w:rsidRPr="005B1339" w:rsidRDefault="004C02EF" w:rsidP="004C02EF">
      <w:pPr>
        <w:pStyle w:val="M3"/>
        <w:numPr>
          <w:ilvl w:val="4"/>
          <w:numId w:val="164"/>
        </w:numPr>
        <w:spacing w:after="0"/>
      </w:pPr>
      <w:r w:rsidRPr="005B1339">
        <w:t xml:space="preserve">If the character at position </w:t>
      </w:r>
      <w:r w:rsidRPr="005B1339">
        <w:rPr>
          <w:i/>
        </w:rPr>
        <w:t>k</w:t>
      </w:r>
      <w:r w:rsidRPr="005B1339">
        <w:t xml:space="preserve"> is not ‘%’, throw a </w:t>
      </w:r>
      <w:r w:rsidRPr="005B1339">
        <w:rPr>
          <w:b/>
        </w:rPr>
        <w:t>URIError</w:t>
      </w:r>
      <w:r w:rsidRPr="005B1339">
        <w:t xml:space="preserve"> exception.</w:t>
      </w:r>
    </w:p>
    <w:p w14:paraId="48B33DA4" w14:textId="77777777" w:rsidR="004C02EF" w:rsidRPr="005B1339" w:rsidRDefault="004C02EF" w:rsidP="004C02EF">
      <w:pPr>
        <w:pStyle w:val="M3"/>
        <w:numPr>
          <w:ilvl w:val="4"/>
          <w:numId w:val="164"/>
        </w:numPr>
        <w:spacing w:after="0"/>
      </w:pPr>
      <w:r w:rsidRPr="005B1339">
        <w:t>If the characters at position (</w:t>
      </w:r>
      <w:r w:rsidRPr="005B1339">
        <w:rPr>
          <w:i/>
        </w:rPr>
        <w:t>k</w:t>
      </w:r>
      <w:r w:rsidRPr="005B1339">
        <w:t xml:space="preserve"> +1) and (</w:t>
      </w:r>
      <w:r w:rsidRPr="005B1339">
        <w:rPr>
          <w:i/>
        </w:rPr>
        <w:t>k</w:t>
      </w:r>
      <w:r w:rsidRPr="005B1339">
        <w:t xml:space="preserve"> + 2) within </w:t>
      </w:r>
      <w:r w:rsidRPr="005B1339">
        <w:rPr>
          <w:i/>
        </w:rPr>
        <w:t>string</w:t>
      </w:r>
      <w:r w:rsidRPr="005B1339">
        <w:t xml:space="preserve"> do not represent hexadecimal digits, throw a </w:t>
      </w:r>
      <w:r w:rsidRPr="005B1339">
        <w:rPr>
          <w:b/>
        </w:rPr>
        <w:t>URIError</w:t>
      </w:r>
      <w:r w:rsidRPr="005B1339">
        <w:t xml:space="preserve"> exception.</w:t>
      </w:r>
    </w:p>
    <w:p w14:paraId="1F50A2B6" w14:textId="77777777" w:rsidR="004C02EF" w:rsidRPr="005B1339" w:rsidRDefault="004C02EF" w:rsidP="004C02EF">
      <w:pPr>
        <w:pStyle w:val="M3"/>
        <w:numPr>
          <w:ilvl w:val="4"/>
          <w:numId w:val="164"/>
        </w:numPr>
        <w:spacing w:after="0"/>
      </w:pPr>
      <w:r w:rsidRPr="005B1339">
        <w:t xml:space="preserve">Let </w:t>
      </w:r>
      <w:r w:rsidRPr="005B1339">
        <w:rPr>
          <w:i/>
        </w:rPr>
        <w:t>B</w:t>
      </w:r>
      <w:r w:rsidRPr="005B1339">
        <w:t xml:space="preserve"> be the 8-bit value represented by the two hexadecimal digits at position (</w:t>
      </w:r>
      <w:r w:rsidRPr="005B1339">
        <w:rPr>
          <w:i/>
        </w:rPr>
        <w:t>k</w:t>
      </w:r>
      <w:r w:rsidRPr="005B1339">
        <w:t xml:space="preserve"> + 1) and (</w:t>
      </w:r>
      <w:r w:rsidRPr="005B1339">
        <w:rPr>
          <w:i/>
        </w:rPr>
        <w:t>k</w:t>
      </w:r>
      <w:r w:rsidRPr="005B1339">
        <w:t xml:space="preserve"> + 2).</w:t>
      </w:r>
    </w:p>
    <w:p w14:paraId="737EDA55" w14:textId="77777777" w:rsidR="004C02EF" w:rsidRPr="005B1339" w:rsidRDefault="004C02EF" w:rsidP="004C02EF">
      <w:pPr>
        <w:pStyle w:val="M3"/>
        <w:numPr>
          <w:ilvl w:val="4"/>
          <w:numId w:val="164"/>
        </w:numPr>
        <w:spacing w:after="0"/>
      </w:pPr>
      <w:r w:rsidRPr="005B1339">
        <w:t xml:space="preserve">If the two most significant bits in </w:t>
      </w:r>
      <w:r w:rsidRPr="005B1339">
        <w:rPr>
          <w:i/>
        </w:rPr>
        <w:t>B</w:t>
      </w:r>
      <w:r w:rsidRPr="005B1339">
        <w:t xml:space="preserve"> are not 10, throw a </w:t>
      </w:r>
      <w:r w:rsidRPr="005B1339">
        <w:rPr>
          <w:b/>
        </w:rPr>
        <w:t>URIError</w:t>
      </w:r>
      <w:r w:rsidRPr="005B1339">
        <w:t xml:space="preserve"> exception.</w:t>
      </w:r>
    </w:p>
    <w:p w14:paraId="648AF440" w14:textId="77777777" w:rsidR="004C02EF" w:rsidRPr="005B1339" w:rsidRDefault="004C02EF" w:rsidP="004C02EF">
      <w:pPr>
        <w:pStyle w:val="M3"/>
        <w:numPr>
          <w:ilvl w:val="4"/>
          <w:numId w:val="164"/>
        </w:numPr>
        <w:spacing w:after="0"/>
      </w:pPr>
      <w:r w:rsidRPr="005B1339">
        <w:t xml:space="preserve">Increment </w:t>
      </w:r>
      <w:r w:rsidRPr="005B1339">
        <w:rPr>
          <w:i/>
        </w:rPr>
        <w:t>k</w:t>
      </w:r>
      <w:r w:rsidRPr="005B1339">
        <w:t xml:space="preserve"> by 2.</w:t>
      </w:r>
    </w:p>
    <w:p w14:paraId="41C92161" w14:textId="77777777" w:rsidR="004C02EF" w:rsidRPr="005B1339" w:rsidRDefault="004C02EF" w:rsidP="004C02EF">
      <w:pPr>
        <w:pStyle w:val="M3"/>
        <w:numPr>
          <w:ilvl w:val="4"/>
          <w:numId w:val="164"/>
        </w:numPr>
        <w:spacing w:after="0"/>
      </w:pPr>
      <w:r w:rsidRPr="005B1339">
        <w:t xml:space="preserve">Put </w:t>
      </w:r>
      <w:r w:rsidRPr="005B1339">
        <w:rPr>
          <w:i/>
        </w:rPr>
        <w:t>B</w:t>
      </w:r>
      <w:r w:rsidRPr="005B1339">
        <w:t xml:space="preserve"> into </w:t>
      </w:r>
      <w:r w:rsidRPr="005B1339">
        <w:rPr>
          <w:i/>
        </w:rPr>
        <w:t>Octets</w:t>
      </w:r>
      <w:r w:rsidRPr="005B1339">
        <w:t xml:space="preserve"> at position </w:t>
      </w:r>
      <w:r w:rsidRPr="005B1339">
        <w:rPr>
          <w:i/>
        </w:rPr>
        <w:t>j</w:t>
      </w:r>
      <w:r w:rsidRPr="005B1339">
        <w:t>.</w:t>
      </w:r>
    </w:p>
    <w:p w14:paraId="5C124FD1" w14:textId="77777777" w:rsidR="004C02EF" w:rsidRPr="005B1339" w:rsidRDefault="004C02EF" w:rsidP="004C02EF">
      <w:pPr>
        <w:pStyle w:val="M3"/>
        <w:numPr>
          <w:ilvl w:val="4"/>
          <w:numId w:val="164"/>
        </w:numPr>
        <w:spacing w:after="0"/>
      </w:pPr>
      <w:r w:rsidRPr="005B1339">
        <w:t xml:space="preserve">Increment </w:t>
      </w:r>
      <w:r w:rsidRPr="005B1339">
        <w:rPr>
          <w:i/>
        </w:rPr>
        <w:t>j</w:t>
      </w:r>
      <w:r w:rsidRPr="005B1339">
        <w:t xml:space="preserve"> by 1.</w:t>
      </w:r>
    </w:p>
    <w:p w14:paraId="458CED00" w14:textId="77777777" w:rsidR="004C02EF" w:rsidRPr="005B1339" w:rsidRDefault="004C02EF" w:rsidP="004C02EF">
      <w:pPr>
        <w:pStyle w:val="M3"/>
        <w:numPr>
          <w:ilvl w:val="3"/>
          <w:numId w:val="164"/>
        </w:numPr>
        <w:spacing w:after="0"/>
      </w:pPr>
      <w:r w:rsidRPr="005B1339">
        <w:t xml:space="preserve">Let </w:t>
      </w:r>
      <w:r w:rsidRPr="005B1339">
        <w:rPr>
          <w:i/>
        </w:rPr>
        <w:t>V</w:t>
      </w:r>
      <w:r w:rsidRPr="005B1339">
        <w:t xml:space="preserve"> be the value obtained by applying the UTF-8 transformation to </w:t>
      </w:r>
      <w:r w:rsidRPr="005B1339">
        <w:rPr>
          <w:i/>
        </w:rPr>
        <w:t>Octets</w:t>
      </w:r>
      <w:r w:rsidRPr="005B1339">
        <w:t xml:space="preserve">, that is, from an array of octets into a </w:t>
      </w:r>
      <w:r>
        <w:t>21</w:t>
      </w:r>
      <w:r w:rsidRPr="005B1339">
        <w:t xml:space="preserve">-bit value. If </w:t>
      </w:r>
      <w:r w:rsidRPr="005B1339">
        <w:rPr>
          <w:i/>
        </w:rPr>
        <w:t>Octets</w:t>
      </w:r>
      <w:r w:rsidRPr="005B1339">
        <w:t xml:space="preserve"> does not contain a valid UTF-8 encoding of a Unicode code point throw a</w:t>
      </w:r>
      <w:r>
        <w:t>n</w:t>
      </w:r>
      <w:r w:rsidRPr="005B1339">
        <w:t xml:space="preserve"> </w:t>
      </w:r>
      <w:r w:rsidRPr="005B1339">
        <w:rPr>
          <w:b/>
        </w:rPr>
        <w:t>URIError</w:t>
      </w:r>
      <w:r w:rsidRPr="005B1339">
        <w:t xml:space="preserve"> exception.</w:t>
      </w:r>
    </w:p>
    <w:p w14:paraId="4A6CFE4E" w14:textId="77777777" w:rsidR="004C02EF" w:rsidRPr="005B1339" w:rsidRDefault="004C02EF" w:rsidP="004C02EF">
      <w:pPr>
        <w:pStyle w:val="M3"/>
        <w:numPr>
          <w:ilvl w:val="3"/>
          <w:numId w:val="164"/>
        </w:numPr>
        <w:spacing w:after="0"/>
      </w:pPr>
      <w:r w:rsidRPr="005B1339">
        <w:t xml:space="preserve">If </w:t>
      </w:r>
      <w:r w:rsidRPr="005B1339">
        <w:rPr>
          <w:i/>
        </w:rPr>
        <w:t>V</w:t>
      </w:r>
      <w:r w:rsidRPr="005B1339">
        <w:t xml:space="preserve"> is less than 0x10000, then</w:t>
      </w:r>
    </w:p>
    <w:p w14:paraId="5264BFFD" w14:textId="77777777" w:rsidR="004C02EF" w:rsidRPr="005B1339" w:rsidRDefault="004C02EF" w:rsidP="004C02EF">
      <w:pPr>
        <w:pStyle w:val="M3"/>
        <w:numPr>
          <w:ilvl w:val="4"/>
          <w:numId w:val="164"/>
        </w:numPr>
        <w:spacing w:after="0"/>
      </w:pPr>
      <w:r w:rsidRPr="005B1339">
        <w:t xml:space="preserve">Let </w:t>
      </w:r>
      <w:r w:rsidRPr="005B1339">
        <w:rPr>
          <w:i/>
        </w:rPr>
        <w:t>C</w:t>
      </w:r>
      <w:r w:rsidRPr="005B1339">
        <w:t xml:space="preserve"> be the character with code unit value </w:t>
      </w:r>
      <w:r w:rsidRPr="005B1339">
        <w:rPr>
          <w:i/>
        </w:rPr>
        <w:t>V</w:t>
      </w:r>
      <w:r w:rsidRPr="005B1339">
        <w:t>.</w:t>
      </w:r>
    </w:p>
    <w:p w14:paraId="7E263BF3" w14:textId="77777777" w:rsidR="004C02EF" w:rsidRPr="005B1339" w:rsidRDefault="004C02EF" w:rsidP="004C02EF">
      <w:pPr>
        <w:pStyle w:val="M3"/>
        <w:numPr>
          <w:ilvl w:val="4"/>
          <w:numId w:val="164"/>
        </w:numPr>
        <w:spacing w:after="0"/>
      </w:pPr>
      <w:r w:rsidRPr="005B1339">
        <w:t xml:space="preserve">If </w:t>
      </w:r>
      <w:r w:rsidRPr="005B1339">
        <w:rPr>
          <w:i/>
        </w:rPr>
        <w:t>C</w:t>
      </w:r>
      <w:r w:rsidRPr="005B1339">
        <w:t xml:space="preserve"> is not in </w:t>
      </w:r>
      <w:r w:rsidRPr="005B1339">
        <w:rPr>
          <w:i/>
        </w:rPr>
        <w:t>reservedSet</w:t>
      </w:r>
      <w:r w:rsidRPr="005B1339">
        <w:t>, then</w:t>
      </w:r>
    </w:p>
    <w:p w14:paraId="1BD6E0D3" w14:textId="77777777" w:rsidR="004C02EF" w:rsidRPr="005B1339" w:rsidRDefault="004C02EF" w:rsidP="004C02EF">
      <w:pPr>
        <w:pStyle w:val="M3"/>
        <w:numPr>
          <w:ilvl w:val="5"/>
          <w:numId w:val="164"/>
        </w:numPr>
        <w:spacing w:after="0"/>
      </w:pPr>
      <w:r w:rsidRPr="005B1339">
        <w:t xml:space="preserve">Let </w:t>
      </w:r>
      <w:r w:rsidRPr="005B1339">
        <w:rPr>
          <w:i/>
        </w:rPr>
        <w:t>S</w:t>
      </w:r>
      <w:r w:rsidRPr="005B1339">
        <w:t xml:space="preserve"> be the String containing only the character </w:t>
      </w:r>
      <w:r w:rsidRPr="005B1339">
        <w:rPr>
          <w:i/>
        </w:rPr>
        <w:t>C</w:t>
      </w:r>
      <w:r w:rsidRPr="005B1339">
        <w:t>.</w:t>
      </w:r>
    </w:p>
    <w:p w14:paraId="1D7BC8C2" w14:textId="77777777" w:rsidR="004C02EF" w:rsidRPr="005B1339" w:rsidRDefault="004C02EF" w:rsidP="004C02EF">
      <w:pPr>
        <w:pStyle w:val="M3"/>
        <w:numPr>
          <w:ilvl w:val="4"/>
          <w:numId w:val="164"/>
        </w:numPr>
        <w:spacing w:after="0"/>
      </w:pPr>
      <w:r w:rsidRPr="005B1339">
        <w:t xml:space="preserve">Else, </w:t>
      </w:r>
      <w:r w:rsidRPr="005B1339">
        <w:rPr>
          <w:i/>
        </w:rPr>
        <w:t>C</w:t>
      </w:r>
      <w:r w:rsidRPr="005B1339">
        <w:t xml:space="preserve"> is in </w:t>
      </w:r>
      <w:r w:rsidRPr="005B1339">
        <w:rPr>
          <w:i/>
        </w:rPr>
        <w:t>reservedSet</w:t>
      </w:r>
    </w:p>
    <w:p w14:paraId="30D1869B" w14:textId="77777777" w:rsidR="004C02EF" w:rsidRPr="005B1339" w:rsidRDefault="004C02EF" w:rsidP="004C02EF">
      <w:pPr>
        <w:pStyle w:val="M3"/>
        <w:numPr>
          <w:ilvl w:val="5"/>
          <w:numId w:val="164"/>
        </w:numPr>
        <w:spacing w:after="0"/>
      </w:pPr>
      <w:r w:rsidRPr="005B1339">
        <w:t xml:space="preserve">Let </w:t>
      </w:r>
      <w:r w:rsidRPr="005B1339">
        <w:rPr>
          <w:i/>
        </w:rPr>
        <w:t>S</w:t>
      </w:r>
      <w:r w:rsidRPr="005B1339">
        <w:t xml:space="preserve"> be the substring of </w:t>
      </w:r>
      <w:r w:rsidRPr="005B1339">
        <w:rPr>
          <w:i/>
        </w:rPr>
        <w:t>string</w:t>
      </w:r>
      <w:r w:rsidRPr="005B1339">
        <w:t xml:space="preserve"> from position </w:t>
      </w:r>
      <w:r w:rsidRPr="005B1339">
        <w:rPr>
          <w:i/>
        </w:rPr>
        <w:t>start</w:t>
      </w:r>
      <w:r w:rsidRPr="005B1339">
        <w:t xml:space="preserve"> to position </w:t>
      </w:r>
      <w:r w:rsidRPr="005B1339">
        <w:rPr>
          <w:i/>
        </w:rPr>
        <w:t>k</w:t>
      </w:r>
      <w:r w:rsidRPr="005B1339">
        <w:t xml:space="preserve"> included.</w:t>
      </w:r>
    </w:p>
    <w:p w14:paraId="7125B0C3" w14:textId="77777777" w:rsidR="004C02EF" w:rsidRPr="005B1339" w:rsidRDefault="004C02EF" w:rsidP="004C02EF">
      <w:pPr>
        <w:pStyle w:val="M3"/>
        <w:numPr>
          <w:ilvl w:val="3"/>
          <w:numId w:val="164"/>
        </w:numPr>
        <w:spacing w:after="0"/>
      </w:pPr>
      <w:r w:rsidRPr="005B1339">
        <w:t xml:space="preserve">Else, </w:t>
      </w:r>
      <w:r w:rsidRPr="005B1339">
        <w:rPr>
          <w:i/>
        </w:rPr>
        <w:t>V</w:t>
      </w:r>
      <w:r w:rsidRPr="005B1339">
        <w:t xml:space="preserve"> is ≥ 0x10000</w:t>
      </w:r>
    </w:p>
    <w:p w14:paraId="4DFB1B7B" w14:textId="77777777" w:rsidR="004C02EF" w:rsidRPr="005B1339" w:rsidRDefault="004C02EF" w:rsidP="004C02EF">
      <w:pPr>
        <w:pStyle w:val="M3"/>
        <w:numPr>
          <w:ilvl w:val="4"/>
          <w:numId w:val="164"/>
        </w:numPr>
        <w:spacing w:after="0"/>
      </w:pPr>
      <w:r w:rsidRPr="005B1339">
        <w:t xml:space="preserve">Let </w:t>
      </w:r>
      <w:r w:rsidRPr="005B1339">
        <w:rPr>
          <w:i/>
        </w:rPr>
        <w:t>L</w:t>
      </w:r>
      <w:r w:rsidRPr="005B1339">
        <w:t xml:space="preserve"> be (((</w:t>
      </w:r>
      <w:r w:rsidRPr="005B1339">
        <w:rPr>
          <w:i/>
        </w:rPr>
        <w:t>V</w:t>
      </w:r>
      <w:r w:rsidRPr="005B1339">
        <w:t xml:space="preserve"> – 0x10000) &amp; 0x3FF) + 0xDC00).</w:t>
      </w:r>
    </w:p>
    <w:p w14:paraId="355A143A" w14:textId="77777777" w:rsidR="004C02EF" w:rsidRPr="005B1339" w:rsidRDefault="004C02EF" w:rsidP="004C02EF">
      <w:pPr>
        <w:pStyle w:val="M3"/>
        <w:numPr>
          <w:ilvl w:val="4"/>
          <w:numId w:val="164"/>
        </w:numPr>
        <w:spacing w:after="0"/>
      </w:pPr>
      <w:r w:rsidRPr="005B1339">
        <w:t xml:space="preserve">Let </w:t>
      </w:r>
      <w:r w:rsidRPr="005B1339">
        <w:rPr>
          <w:i/>
        </w:rPr>
        <w:t>H</w:t>
      </w:r>
      <w:r w:rsidRPr="005B1339">
        <w:t xml:space="preserve"> be ((((</w:t>
      </w:r>
      <w:r w:rsidRPr="005B1339">
        <w:rPr>
          <w:i/>
        </w:rPr>
        <w:t>V</w:t>
      </w:r>
      <w:r w:rsidRPr="005B1339">
        <w:t xml:space="preserve"> – 0x10000) &gt;&gt; 10) &amp; 0x3FF) + 0xD800).</w:t>
      </w:r>
    </w:p>
    <w:p w14:paraId="5BC6C70A" w14:textId="77777777" w:rsidR="004C02EF" w:rsidRPr="005B1339" w:rsidRDefault="004C02EF" w:rsidP="004C02EF">
      <w:pPr>
        <w:pStyle w:val="M3"/>
        <w:numPr>
          <w:ilvl w:val="4"/>
          <w:numId w:val="164"/>
        </w:numPr>
        <w:spacing w:after="0"/>
      </w:pPr>
      <w:r w:rsidRPr="005B1339">
        <w:t xml:space="preserve">Let </w:t>
      </w:r>
      <w:r w:rsidRPr="005B1339">
        <w:rPr>
          <w:i/>
        </w:rPr>
        <w:t>S</w:t>
      </w:r>
      <w:r w:rsidRPr="005B1339">
        <w:t xml:space="preserve"> be the String containing the two characters with code unit values </w:t>
      </w:r>
      <w:r w:rsidRPr="005B1339">
        <w:rPr>
          <w:i/>
        </w:rPr>
        <w:t>H</w:t>
      </w:r>
      <w:r w:rsidRPr="005B1339">
        <w:t xml:space="preserve"> and </w:t>
      </w:r>
      <w:r w:rsidRPr="005B1339">
        <w:rPr>
          <w:i/>
        </w:rPr>
        <w:t>L</w:t>
      </w:r>
      <w:r w:rsidRPr="005B1339">
        <w:t>.</w:t>
      </w:r>
    </w:p>
    <w:p w14:paraId="73CEBFE5" w14:textId="77777777" w:rsidR="004C02EF" w:rsidRPr="005B1339" w:rsidRDefault="004C02EF" w:rsidP="004C02EF">
      <w:pPr>
        <w:pStyle w:val="M3"/>
        <w:numPr>
          <w:ilvl w:val="1"/>
          <w:numId w:val="164"/>
        </w:numPr>
        <w:spacing w:after="0"/>
      </w:pPr>
      <w:r w:rsidRPr="005B1339">
        <w:t xml:space="preserve">Let </w:t>
      </w:r>
      <w:r w:rsidRPr="005B1339">
        <w:rPr>
          <w:i/>
        </w:rPr>
        <w:t>R</w:t>
      </w:r>
      <w:r w:rsidRPr="005B1339">
        <w:t xml:space="preserve"> be a new String value computed by concatenating the previous value of </w:t>
      </w:r>
      <w:r w:rsidRPr="005B1339">
        <w:rPr>
          <w:i/>
        </w:rPr>
        <w:t>R</w:t>
      </w:r>
      <w:r w:rsidRPr="005B1339">
        <w:t xml:space="preserve"> and </w:t>
      </w:r>
      <w:r w:rsidRPr="005B1339">
        <w:rPr>
          <w:i/>
        </w:rPr>
        <w:t>S</w:t>
      </w:r>
      <w:r w:rsidRPr="005B1339">
        <w:t>.</w:t>
      </w:r>
    </w:p>
    <w:p w14:paraId="5DA4984B" w14:textId="77777777" w:rsidR="004C02EF" w:rsidRDefault="004C02EF" w:rsidP="004C02EF">
      <w:pPr>
        <w:pStyle w:val="M3"/>
        <w:numPr>
          <w:ilvl w:val="1"/>
          <w:numId w:val="164"/>
        </w:numPr>
      </w:pPr>
      <w:r w:rsidRPr="005B1339">
        <w:t xml:space="preserve">Increase </w:t>
      </w:r>
      <w:r w:rsidRPr="005B1339">
        <w:rPr>
          <w:i/>
        </w:rPr>
        <w:t>k</w:t>
      </w:r>
      <w:r w:rsidRPr="005B1339">
        <w:t xml:space="preserve"> by 1</w:t>
      </w:r>
      <w:r>
        <w:t>.</w:t>
      </w:r>
    </w:p>
    <w:p w14:paraId="0E7368DD" w14:textId="77777777" w:rsidR="004C02EF" w:rsidRPr="004F49CA" w:rsidRDefault="004C02EF" w:rsidP="004C02EF">
      <w:pPr>
        <w:pStyle w:val="Note"/>
      </w:pPr>
      <w:r w:rsidRPr="00A115DC">
        <w:t>NOTE</w:t>
      </w:r>
      <w:r w:rsidRPr="00A115DC">
        <w:tab/>
      </w:r>
      <w:r>
        <w:t>This</w:t>
      </w:r>
      <w:r w:rsidRPr="00A115DC">
        <w:t xml:space="preserve"> syntax of Uniform Resource Identifiers is </w:t>
      </w:r>
      <w:r>
        <w:t>based upon</w:t>
      </w:r>
      <w:r w:rsidRPr="00A115DC">
        <w:t xml:space="preserve"> RFC 2396</w:t>
      </w:r>
      <w:r>
        <w:t xml:space="preserve"> and does not reflect the more recent RFC 3986 which replaces RFC 2396</w:t>
      </w:r>
      <w:r w:rsidRPr="00A115DC">
        <w:t>.</w:t>
      </w:r>
      <w:r>
        <w:t xml:space="preserve">  </w:t>
      </w:r>
      <w:r w:rsidRPr="004F49CA">
        <w:t xml:space="preserve">A formal description and implementation of UTF-8 is given in </w:t>
      </w:r>
      <w:r>
        <w:t>RFC 3629</w:t>
      </w:r>
      <w:r w:rsidRPr="004F49CA">
        <w:t>.</w:t>
      </w:r>
    </w:p>
    <w:p w14:paraId="7C8AA42C" w14:textId="77777777" w:rsidR="004C02EF" w:rsidRPr="004F49CA" w:rsidRDefault="004C02EF" w:rsidP="004C02EF">
      <w:pPr>
        <w:rPr>
          <w:sz w:val="18"/>
        </w:rPr>
      </w:pPr>
      <w:r w:rsidRPr="004F49CA">
        <w:rPr>
          <w:sz w:val="18"/>
        </w:rPr>
        <w:t xml:space="preserve">In UTF-8, characters are encoded using sequences of 1 to 6 octets. The only octet of a "sequence" of one has the higher-order bit set to 0, the remaining 7 bits being used to encode the character value. In a sequence of n octets, n&gt;1, the initial octet has the n higher-order bits set to 1, followed by a bit set to 0. The remaining bits of that octet contain bits from the value of the character to be encoded. The following octets all have the higher-order bit set to 1 and the following bit set to 0, leaving 6 bits in each to contain bits from the character to be encoded. The possible UTF-8 encodings of ECMAScript characters are </w:t>
      </w:r>
      <w:r w:rsidRPr="00654E44">
        <w:rPr>
          <w:sz w:val="18"/>
        </w:rPr>
        <w:t xml:space="preserve">specified in Table </w:t>
      </w:r>
      <w:del w:id="5069" w:author="Allen Wirfs-Brock" w:date="2011-07-02T13:31:00Z">
        <w:r w:rsidRPr="00654E44" w:rsidDel="008962D8">
          <w:rPr>
            <w:sz w:val="18"/>
          </w:rPr>
          <w:delText>21</w:delText>
        </w:r>
      </w:del>
      <w:ins w:id="5070" w:author="Allen Wirfs-Brock" w:date="2011-07-02T13:31:00Z">
        <w:r w:rsidR="008962D8">
          <w:rPr>
            <w:sz w:val="18"/>
          </w:rPr>
          <w:t>22</w:t>
        </w:r>
      </w:ins>
      <w:r>
        <w:rPr>
          <w:sz w:val="18"/>
        </w:rPr>
        <w:t>.</w:t>
      </w:r>
    </w:p>
    <w:p w14:paraId="6DC92D88" w14:textId="77777777" w:rsidR="004C02EF" w:rsidRDefault="004C02EF" w:rsidP="004C02EF">
      <w:pPr>
        <w:pStyle w:val="Tabletitle"/>
        <w:widowControl w:val="0"/>
      </w:pPr>
      <w:r w:rsidRPr="00654E44">
        <w:rPr>
          <w:rFonts w:eastAsia="Arial Unicode MS"/>
        </w:rPr>
        <w:t>Table </w:t>
      </w:r>
      <w:del w:id="5071" w:author="Allen Wirfs-Brock" w:date="2011-07-02T13:31:00Z">
        <w:r w:rsidRPr="00654E44" w:rsidDel="008962D8">
          <w:rPr>
            <w:rFonts w:eastAsia="Arial Unicode MS"/>
          </w:rPr>
          <w:delText xml:space="preserve">21 </w:delText>
        </w:r>
      </w:del>
      <w:ins w:id="5072" w:author="Allen Wirfs-Brock" w:date="2011-07-02T13:31:00Z">
        <w:r w:rsidR="008962D8">
          <w:rPr>
            <w:rFonts w:eastAsia="Arial Unicode MS"/>
          </w:rPr>
          <w:t>22</w:t>
        </w:r>
        <w:r w:rsidR="008962D8" w:rsidRPr="00654E44">
          <w:rPr>
            <w:rFonts w:eastAsia="Arial Unicode MS"/>
          </w:rPr>
          <w:t xml:space="preserve"> </w:t>
        </w:r>
      </w:ins>
      <w:r w:rsidRPr="00654E44">
        <w:rPr>
          <w:rFonts w:eastAsia="Arial Unicode MS"/>
        </w:rPr>
        <w:t xml:space="preserve">— </w:t>
      </w:r>
      <w:r>
        <w:rPr>
          <w:rFonts w:eastAsia="Arial Unicode MS"/>
        </w:rPr>
        <w:t>UTF-8 Encodings</w:t>
      </w:r>
    </w:p>
    <w:tbl>
      <w:tblPr>
        <w:tblW w:w="93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340"/>
        <w:gridCol w:w="1260"/>
        <w:gridCol w:w="1260"/>
        <w:gridCol w:w="1170"/>
        <w:gridCol w:w="1170"/>
      </w:tblGrid>
      <w:tr w:rsidR="004C02EF" w:rsidRPr="00984A3F" w14:paraId="30EF32E9" w14:textId="77777777" w:rsidTr="003A4B22">
        <w:trPr>
          <w:trHeight w:val="394"/>
        </w:trPr>
        <w:tc>
          <w:tcPr>
            <w:tcW w:w="2178" w:type="dxa"/>
            <w:tcBorders>
              <w:top w:val="single" w:sz="4" w:space="0" w:color="auto"/>
              <w:left w:val="single" w:sz="4" w:space="0" w:color="auto"/>
              <w:bottom w:val="single" w:sz="4" w:space="0" w:color="auto"/>
              <w:right w:val="nil"/>
            </w:tcBorders>
            <w:shd w:val="solid" w:color="C0C0C0" w:fill="FFFFFF"/>
          </w:tcPr>
          <w:p w14:paraId="59E4BCDB" w14:textId="77777777" w:rsidR="004C02EF" w:rsidRDefault="004C02EF" w:rsidP="003A4B22">
            <w:pPr>
              <w:keepNext/>
              <w:spacing w:after="0"/>
              <w:rPr>
                <w:b/>
                <w:i/>
              </w:rPr>
            </w:pPr>
            <w:r w:rsidRPr="00984A3F">
              <w:rPr>
                <w:b/>
                <w:i/>
              </w:rPr>
              <w:t>Code Unit Value</w:t>
            </w:r>
          </w:p>
        </w:tc>
        <w:tc>
          <w:tcPr>
            <w:tcW w:w="2340" w:type="dxa"/>
            <w:tcBorders>
              <w:top w:val="single" w:sz="4" w:space="0" w:color="auto"/>
              <w:left w:val="nil"/>
              <w:bottom w:val="single" w:sz="4" w:space="0" w:color="auto"/>
              <w:right w:val="nil"/>
            </w:tcBorders>
            <w:shd w:val="solid" w:color="C0C0C0" w:fill="FFFFFF"/>
          </w:tcPr>
          <w:p w14:paraId="372E008A" w14:textId="77777777" w:rsidR="004C02EF" w:rsidRDefault="004C02EF" w:rsidP="003A4B22">
            <w:pPr>
              <w:keepNext/>
              <w:spacing w:after="0"/>
              <w:rPr>
                <w:b/>
                <w:i/>
              </w:rPr>
            </w:pPr>
            <w:r w:rsidRPr="00984A3F">
              <w:rPr>
                <w:b/>
                <w:i/>
              </w:rPr>
              <w:t>Representation</w:t>
            </w:r>
          </w:p>
        </w:tc>
        <w:tc>
          <w:tcPr>
            <w:tcW w:w="1260" w:type="dxa"/>
            <w:tcBorders>
              <w:top w:val="single" w:sz="4" w:space="0" w:color="auto"/>
              <w:left w:val="nil"/>
              <w:bottom w:val="single" w:sz="4" w:space="0" w:color="auto"/>
              <w:right w:val="nil"/>
            </w:tcBorders>
            <w:shd w:val="solid" w:color="C0C0C0" w:fill="FFFFFF"/>
          </w:tcPr>
          <w:p w14:paraId="7AD785F2" w14:textId="77777777" w:rsidR="004C02EF" w:rsidRDefault="004C02EF" w:rsidP="003A4B22">
            <w:pPr>
              <w:keepNext/>
              <w:spacing w:after="0"/>
              <w:rPr>
                <w:b/>
                <w:i/>
              </w:rPr>
            </w:pPr>
            <w:r w:rsidRPr="00984A3F">
              <w:rPr>
                <w:b/>
                <w:i/>
              </w:rPr>
              <w:t>1</w:t>
            </w:r>
            <w:r w:rsidRPr="00984A3F">
              <w:rPr>
                <w:b/>
                <w:i/>
                <w:vertAlign w:val="superscript"/>
              </w:rPr>
              <w:t>st</w:t>
            </w:r>
            <w:r w:rsidRPr="00984A3F">
              <w:rPr>
                <w:b/>
                <w:i/>
              </w:rPr>
              <w:t xml:space="preserve"> Octet</w:t>
            </w:r>
          </w:p>
        </w:tc>
        <w:tc>
          <w:tcPr>
            <w:tcW w:w="1260" w:type="dxa"/>
            <w:tcBorders>
              <w:top w:val="single" w:sz="4" w:space="0" w:color="auto"/>
              <w:left w:val="nil"/>
              <w:bottom w:val="single" w:sz="4" w:space="0" w:color="auto"/>
              <w:right w:val="nil"/>
            </w:tcBorders>
            <w:shd w:val="solid" w:color="C0C0C0" w:fill="FFFFFF"/>
          </w:tcPr>
          <w:p w14:paraId="393A909F" w14:textId="77777777" w:rsidR="004C02EF" w:rsidRDefault="004C02EF" w:rsidP="003A4B22">
            <w:pPr>
              <w:keepNext/>
              <w:spacing w:after="0"/>
              <w:rPr>
                <w:b/>
                <w:i/>
              </w:rPr>
            </w:pPr>
            <w:r w:rsidRPr="00984A3F">
              <w:rPr>
                <w:b/>
                <w:i/>
              </w:rPr>
              <w:t>2</w:t>
            </w:r>
            <w:r w:rsidRPr="00984A3F">
              <w:rPr>
                <w:b/>
                <w:i/>
                <w:vertAlign w:val="superscript"/>
              </w:rPr>
              <w:t>nd</w:t>
            </w:r>
            <w:r w:rsidRPr="00984A3F">
              <w:rPr>
                <w:b/>
                <w:i/>
              </w:rPr>
              <w:t xml:space="preserve"> Octet</w:t>
            </w:r>
          </w:p>
        </w:tc>
        <w:tc>
          <w:tcPr>
            <w:tcW w:w="1170" w:type="dxa"/>
            <w:tcBorders>
              <w:top w:val="single" w:sz="4" w:space="0" w:color="auto"/>
              <w:left w:val="nil"/>
              <w:bottom w:val="single" w:sz="4" w:space="0" w:color="auto"/>
              <w:right w:val="nil"/>
            </w:tcBorders>
            <w:shd w:val="solid" w:color="C0C0C0" w:fill="FFFFFF"/>
          </w:tcPr>
          <w:p w14:paraId="16CAF968" w14:textId="77777777" w:rsidR="004C02EF" w:rsidRDefault="004C02EF" w:rsidP="003A4B22">
            <w:pPr>
              <w:keepNext/>
              <w:spacing w:after="0"/>
              <w:rPr>
                <w:b/>
                <w:i/>
              </w:rPr>
            </w:pPr>
            <w:r w:rsidRPr="00984A3F">
              <w:rPr>
                <w:b/>
                <w:i/>
              </w:rPr>
              <w:t>3</w:t>
            </w:r>
            <w:r w:rsidRPr="00984A3F">
              <w:rPr>
                <w:b/>
                <w:i/>
                <w:vertAlign w:val="superscript"/>
              </w:rPr>
              <w:t>rd</w:t>
            </w:r>
            <w:r w:rsidRPr="00984A3F">
              <w:rPr>
                <w:b/>
                <w:i/>
              </w:rPr>
              <w:t xml:space="preserve"> Octet</w:t>
            </w:r>
          </w:p>
        </w:tc>
        <w:tc>
          <w:tcPr>
            <w:tcW w:w="1170" w:type="dxa"/>
            <w:tcBorders>
              <w:top w:val="single" w:sz="4" w:space="0" w:color="auto"/>
              <w:left w:val="nil"/>
              <w:bottom w:val="single" w:sz="4" w:space="0" w:color="auto"/>
              <w:right w:val="single" w:sz="4" w:space="0" w:color="auto"/>
            </w:tcBorders>
            <w:shd w:val="solid" w:color="C0C0C0" w:fill="FFFFFF"/>
          </w:tcPr>
          <w:p w14:paraId="03CED5DD" w14:textId="77777777" w:rsidR="004C02EF" w:rsidRDefault="004C02EF" w:rsidP="003A4B22">
            <w:pPr>
              <w:keepNext/>
              <w:spacing w:after="0"/>
              <w:rPr>
                <w:b/>
                <w:i/>
              </w:rPr>
            </w:pPr>
            <w:r w:rsidRPr="00984A3F">
              <w:rPr>
                <w:b/>
                <w:i/>
              </w:rPr>
              <w:t>4</w:t>
            </w:r>
            <w:r w:rsidRPr="00984A3F">
              <w:rPr>
                <w:b/>
                <w:i/>
                <w:vertAlign w:val="superscript"/>
              </w:rPr>
              <w:t>th</w:t>
            </w:r>
            <w:r w:rsidRPr="00984A3F">
              <w:rPr>
                <w:b/>
                <w:i/>
              </w:rPr>
              <w:t xml:space="preserve"> Octet</w:t>
            </w:r>
          </w:p>
        </w:tc>
      </w:tr>
      <w:tr w:rsidR="004C02EF" w:rsidRPr="00984A3F" w14:paraId="60D8DE3F" w14:textId="77777777" w:rsidTr="003A4B22">
        <w:tc>
          <w:tcPr>
            <w:tcW w:w="2178" w:type="dxa"/>
            <w:tcBorders>
              <w:top w:val="nil"/>
            </w:tcBorders>
          </w:tcPr>
          <w:p w14:paraId="6380F440" w14:textId="77777777" w:rsidR="004C02EF" w:rsidRDefault="004C02EF" w:rsidP="003A4B22">
            <w:pPr>
              <w:keepNext/>
              <w:spacing w:after="0"/>
              <w:jc w:val="center"/>
              <w:rPr>
                <w:rFonts w:ascii="Courier New" w:hAnsi="Courier New"/>
                <w:b/>
                <w:sz w:val="18"/>
              </w:rPr>
            </w:pPr>
            <w:r>
              <w:rPr>
                <w:rFonts w:ascii="Courier New" w:hAnsi="Courier New"/>
                <w:b/>
                <w:sz w:val="18"/>
              </w:rPr>
              <w:t>0x0000 - 0x007F</w:t>
            </w:r>
          </w:p>
        </w:tc>
        <w:tc>
          <w:tcPr>
            <w:tcW w:w="2340" w:type="dxa"/>
            <w:tcBorders>
              <w:top w:val="nil"/>
            </w:tcBorders>
          </w:tcPr>
          <w:p w14:paraId="652732C2" w14:textId="77777777" w:rsidR="004C02EF" w:rsidRDefault="004C02EF" w:rsidP="003A4B22">
            <w:pPr>
              <w:keepNext/>
              <w:spacing w:after="0"/>
              <w:jc w:val="center"/>
              <w:rPr>
                <w:rFonts w:ascii="Times" w:hAnsi="Times"/>
              </w:rPr>
            </w:pPr>
            <w:r>
              <w:rPr>
                <w:rFonts w:ascii="Courier New" w:hAnsi="Courier New"/>
                <w:b/>
                <w:sz w:val="18"/>
              </w:rPr>
              <w:t>00000000</w:t>
            </w:r>
            <w:r>
              <w:rPr>
                <w:rFonts w:ascii="Courier New" w:hAnsi="Courier New"/>
                <w:sz w:val="18"/>
              </w:rPr>
              <w:t xml:space="preserve"> </w:t>
            </w:r>
            <w:r>
              <w:rPr>
                <w:rFonts w:ascii="Courier New" w:hAnsi="Courier New"/>
                <w:b/>
                <w:sz w:val="18"/>
              </w:rPr>
              <w:t>0</w:t>
            </w:r>
            <w:r>
              <w:rPr>
                <w:rFonts w:ascii="Courier New" w:hAnsi="Courier New"/>
                <w:i/>
                <w:sz w:val="18"/>
              </w:rPr>
              <w:t>zzzzzzz</w:t>
            </w:r>
          </w:p>
        </w:tc>
        <w:tc>
          <w:tcPr>
            <w:tcW w:w="1260" w:type="dxa"/>
            <w:tcBorders>
              <w:top w:val="nil"/>
            </w:tcBorders>
          </w:tcPr>
          <w:p w14:paraId="2BD331D1"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0</w:t>
            </w:r>
            <w:r w:rsidRPr="00C13B14">
              <w:rPr>
                <w:rFonts w:cs="Courier New"/>
                <w:i/>
                <w:sz w:val="18"/>
                <w:lang w:eastAsia="en-US"/>
              </w:rPr>
              <w:t>zzzzzzz</w:t>
            </w:r>
          </w:p>
        </w:tc>
        <w:tc>
          <w:tcPr>
            <w:tcW w:w="1260" w:type="dxa"/>
            <w:tcBorders>
              <w:top w:val="nil"/>
            </w:tcBorders>
          </w:tcPr>
          <w:p w14:paraId="602AE3A2" w14:textId="77777777" w:rsidR="004C02EF" w:rsidRPr="00C13B14" w:rsidRDefault="004C02EF" w:rsidP="003A4B22">
            <w:pPr>
              <w:pStyle w:val="HTML"/>
              <w:keepNext/>
              <w:spacing w:after="0"/>
              <w:jc w:val="center"/>
              <w:rPr>
                <w:rFonts w:cs="Courier New"/>
                <w:sz w:val="18"/>
                <w:lang w:eastAsia="en-US"/>
              </w:rPr>
            </w:pPr>
          </w:p>
        </w:tc>
        <w:tc>
          <w:tcPr>
            <w:tcW w:w="1170" w:type="dxa"/>
            <w:tcBorders>
              <w:top w:val="nil"/>
            </w:tcBorders>
          </w:tcPr>
          <w:p w14:paraId="686BAD58" w14:textId="77777777" w:rsidR="004C02EF" w:rsidRPr="00C13B14" w:rsidRDefault="004C02EF" w:rsidP="003A4B22">
            <w:pPr>
              <w:pStyle w:val="HTML"/>
              <w:keepNext/>
              <w:spacing w:after="0"/>
              <w:jc w:val="center"/>
              <w:rPr>
                <w:rFonts w:cs="Courier New"/>
                <w:sz w:val="18"/>
                <w:lang w:eastAsia="en-US"/>
              </w:rPr>
            </w:pPr>
          </w:p>
        </w:tc>
        <w:tc>
          <w:tcPr>
            <w:tcW w:w="1170" w:type="dxa"/>
            <w:tcBorders>
              <w:top w:val="nil"/>
            </w:tcBorders>
          </w:tcPr>
          <w:p w14:paraId="05E5ED9A" w14:textId="77777777" w:rsidR="004C02EF" w:rsidRPr="00C13B14" w:rsidRDefault="004C02EF" w:rsidP="003A4B22">
            <w:pPr>
              <w:pStyle w:val="HTML"/>
              <w:keepNext/>
              <w:spacing w:after="0"/>
              <w:jc w:val="center"/>
              <w:rPr>
                <w:rFonts w:cs="Courier New"/>
                <w:sz w:val="18"/>
                <w:lang w:eastAsia="en-US"/>
              </w:rPr>
            </w:pPr>
          </w:p>
        </w:tc>
      </w:tr>
      <w:tr w:rsidR="004C02EF" w:rsidRPr="00984A3F" w14:paraId="3A35537F" w14:textId="77777777" w:rsidTr="003A4B22">
        <w:tc>
          <w:tcPr>
            <w:tcW w:w="2178" w:type="dxa"/>
          </w:tcPr>
          <w:p w14:paraId="7AD304A7" w14:textId="77777777" w:rsidR="004C02EF" w:rsidRDefault="004C02EF" w:rsidP="003A4B22">
            <w:pPr>
              <w:keepNext/>
              <w:spacing w:after="0"/>
              <w:jc w:val="center"/>
              <w:rPr>
                <w:rFonts w:ascii="Courier New" w:hAnsi="Courier New"/>
                <w:b/>
                <w:sz w:val="18"/>
              </w:rPr>
            </w:pPr>
            <w:r>
              <w:rPr>
                <w:rFonts w:ascii="Courier New" w:hAnsi="Courier New"/>
                <w:b/>
                <w:sz w:val="18"/>
              </w:rPr>
              <w:t>0x0080 - 0x07FF</w:t>
            </w:r>
          </w:p>
        </w:tc>
        <w:tc>
          <w:tcPr>
            <w:tcW w:w="2340" w:type="dxa"/>
          </w:tcPr>
          <w:p w14:paraId="0C667ED8" w14:textId="77777777" w:rsidR="004C02EF" w:rsidRPr="00984A3F" w:rsidRDefault="004C02EF" w:rsidP="003A4B22">
            <w:pPr>
              <w:keepNext/>
              <w:spacing w:after="0"/>
              <w:jc w:val="center"/>
              <w:rPr>
                <w:sz w:val="18"/>
              </w:rPr>
            </w:pPr>
            <w:r>
              <w:rPr>
                <w:rFonts w:ascii="Courier New" w:hAnsi="Courier New"/>
                <w:b/>
                <w:sz w:val="18"/>
              </w:rPr>
              <w:t>00000</w:t>
            </w:r>
            <w:r>
              <w:rPr>
                <w:rFonts w:ascii="Courier New" w:hAnsi="Courier New"/>
                <w:i/>
                <w:sz w:val="18"/>
              </w:rPr>
              <w:t>yyy yyzzzzzz</w:t>
            </w:r>
          </w:p>
        </w:tc>
        <w:tc>
          <w:tcPr>
            <w:tcW w:w="1260" w:type="dxa"/>
          </w:tcPr>
          <w:p w14:paraId="531CE7D4"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110</w:t>
            </w:r>
            <w:r w:rsidRPr="00C13B14">
              <w:rPr>
                <w:rFonts w:cs="Courier New"/>
                <w:i/>
                <w:sz w:val="18"/>
                <w:lang w:eastAsia="en-US"/>
              </w:rPr>
              <w:t>yyyyy</w:t>
            </w:r>
          </w:p>
        </w:tc>
        <w:tc>
          <w:tcPr>
            <w:tcW w:w="1260" w:type="dxa"/>
          </w:tcPr>
          <w:p w14:paraId="16F6952C"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10</w:t>
            </w:r>
            <w:r w:rsidRPr="00C13B14">
              <w:rPr>
                <w:rFonts w:cs="Courier New"/>
                <w:i/>
                <w:sz w:val="18"/>
                <w:lang w:eastAsia="en-US"/>
              </w:rPr>
              <w:t>zzzzzz</w:t>
            </w:r>
          </w:p>
        </w:tc>
        <w:tc>
          <w:tcPr>
            <w:tcW w:w="1170" w:type="dxa"/>
          </w:tcPr>
          <w:p w14:paraId="0CC574B5" w14:textId="77777777" w:rsidR="004C02EF" w:rsidRPr="00C13B14" w:rsidRDefault="004C02EF" w:rsidP="003A4B22">
            <w:pPr>
              <w:pStyle w:val="HTML"/>
              <w:keepNext/>
              <w:spacing w:after="0"/>
              <w:jc w:val="center"/>
              <w:rPr>
                <w:rFonts w:cs="Courier New"/>
                <w:sz w:val="18"/>
                <w:lang w:eastAsia="en-US"/>
              </w:rPr>
            </w:pPr>
          </w:p>
        </w:tc>
        <w:tc>
          <w:tcPr>
            <w:tcW w:w="1170" w:type="dxa"/>
          </w:tcPr>
          <w:p w14:paraId="0E1AEE51" w14:textId="77777777" w:rsidR="004C02EF" w:rsidRPr="00C13B14" w:rsidRDefault="004C02EF" w:rsidP="003A4B22">
            <w:pPr>
              <w:pStyle w:val="HTML"/>
              <w:keepNext/>
              <w:spacing w:after="0"/>
              <w:jc w:val="center"/>
              <w:rPr>
                <w:rFonts w:cs="Courier New"/>
                <w:sz w:val="18"/>
                <w:lang w:eastAsia="en-US"/>
              </w:rPr>
            </w:pPr>
          </w:p>
        </w:tc>
      </w:tr>
      <w:tr w:rsidR="004C02EF" w:rsidRPr="00984A3F" w14:paraId="4134A07B" w14:textId="77777777" w:rsidTr="003A4B22">
        <w:tc>
          <w:tcPr>
            <w:tcW w:w="2178" w:type="dxa"/>
          </w:tcPr>
          <w:p w14:paraId="2AD10036" w14:textId="77777777" w:rsidR="004C02EF" w:rsidRPr="00C13B14" w:rsidRDefault="004C02EF" w:rsidP="003A4B22">
            <w:pPr>
              <w:pStyle w:val="HTML"/>
              <w:keepNext/>
              <w:spacing w:after="0"/>
              <w:jc w:val="center"/>
              <w:rPr>
                <w:rFonts w:cs="Courier New"/>
                <w:b/>
                <w:i/>
                <w:sz w:val="18"/>
                <w:lang w:eastAsia="en-US"/>
              </w:rPr>
            </w:pPr>
            <w:r w:rsidRPr="00C13B14">
              <w:rPr>
                <w:rFonts w:cs="Courier New"/>
                <w:b/>
                <w:sz w:val="18"/>
                <w:lang w:eastAsia="en-US"/>
              </w:rPr>
              <w:t>0x0800 - 0xD7FF</w:t>
            </w:r>
          </w:p>
        </w:tc>
        <w:tc>
          <w:tcPr>
            <w:tcW w:w="2340" w:type="dxa"/>
          </w:tcPr>
          <w:p w14:paraId="2F01DFA0" w14:textId="77777777" w:rsidR="004C02EF" w:rsidRPr="00C13B14" w:rsidRDefault="004C02EF" w:rsidP="003A4B22">
            <w:pPr>
              <w:pStyle w:val="HTML"/>
              <w:keepNext/>
              <w:spacing w:after="0"/>
              <w:jc w:val="center"/>
              <w:rPr>
                <w:rFonts w:cs="Courier New"/>
                <w:i/>
                <w:sz w:val="18"/>
                <w:lang w:eastAsia="en-US"/>
              </w:rPr>
            </w:pPr>
            <w:r w:rsidRPr="00C13B14">
              <w:rPr>
                <w:rFonts w:cs="Courier New"/>
                <w:i/>
                <w:sz w:val="18"/>
                <w:lang w:eastAsia="en-US"/>
              </w:rPr>
              <w:t>xxxxyyyy yyzzzzzz</w:t>
            </w:r>
          </w:p>
        </w:tc>
        <w:tc>
          <w:tcPr>
            <w:tcW w:w="1260" w:type="dxa"/>
          </w:tcPr>
          <w:p w14:paraId="75ECC5F4"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1110</w:t>
            </w:r>
            <w:r w:rsidRPr="00C13B14">
              <w:rPr>
                <w:rFonts w:cs="Courier New"/>
                <w:i/>
                <w:sz w:val="18"/>
                <w:lang w:eastAsia="en-US"/>
              </w:rPr>
              <w:t>xxxx</w:t>
            </w:r>
          </w:p>
        </w:tc>
        <w:tc>
          <w:tcPr>
            <w:tcW w:w="1260" w:type="dxa"/>
          </w:tcPr>
          <w:p w14:paraId="177310C3"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10</w:t>
            </w:r>
            <w:r w:rsidRPr="00C13B14">
              <w:rPr>
                <w:rFonts w:cs="Courier New"/>
                <w:i/>
                <w:sz w:val="18"/>
                <w:lang w:eastAsia="en-US"/>
              </w:rPr>
              <w:t>yyyyyy</w:t>
            </w:r>
          </w:p>
        </w:tc>
        <w:tc>
          <w:tcPr>
            <w:tcW w:w="1170" w:type="dxa"/>
          </w:tcPr>
          <w:p w14:paraId="3456CAB4"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10</w:t>
            </w:r>
            <w:r w:rsidRPr="00C13B14">
              <w:rPr>
                <w:rFonts w:cs="Courier New"/>
                <w:i/>
                <w:sz w:val="18"/>
                <w:lang w:eastAsia="en-US"/>
              </w:rPr>
              <w:t>zzzzzz</w:t>
            </w:r>
          </w:p>
        </w:tc>
        <w:tc>
          <w:tcPr>
            <w:tcW w:w="1170" w:type="dxa"/>
          </w:tcPr>
          <w:p w14:paraId="00AB2845" w14:textId="77777777" w:rsidR="004C02EF" w:rsidRPr="00C13B14" w:rsidRDefault="004C02EF" w:rsidP="003A4B22">
            <w:pPr>
              <w:pStyle w:val="HTML"/>
              <w:keepNext/>
              <w:spacing w:after="0"/>
              <w:jc w:val="center"/>
              <w:rPr>
                <w:rFonts w:cs="Courier New"/>
                <w:b/>
                <w:sz w:val="18"/>
                <w:lang w:eastAsia="en-US"/>
              </w:rPr>
            </w:pPr>
          </w:p>
        </w:tc>
      </w:tr>
      <w:tr w:rsidR="004C02EF" w:rsidRPr="00984A3F" w14:paraId="46F2A0B9" w14:textId="77777777" w:rsidTr="003A4B22">
        <w:tc>
          <w:tcPr>
            <w:tcW w:w="2178" w:type="dxa"/>
          </w:tcPr>
          <w:p w14:paraId="1AFD581E" w14:textId="77777777" w:rsidR="004C02EF" w:rsidRPr="00C13B14" w:rsidRDefault="004C02EF" w:rsidP="003A4B22">
            <w:pPr>
              <w:pStyle w:val="HTML"/>
              <w:keepNext/>
              <w:spacing w:after="0"/>
              <w:jc w:val="center"/>
              <w:rPr>
                <w:rFonts w:cs="Courier New"/>
                <w:b/>
                <w:sz w:val="18"/>
                <w:lang w:eastAsia="en-US"/>
              </w:rPr>
            </w:pPr>
            <w:r w:rsidRPr="00C13B14">
              <w:rPr>
                <w:rFonts w:cs="Courier New"/>
                <w:b/>
                <w:sz w:val="18"/>
                <w:lang w:eastAsia="en-US"/>
              </w:rPr>
              <w:t>0xD800 - 0xDBFF</w:t>
            </w:r>
          </w:p>
          <w:p w14:paraId="042A3624" w14:textId="77777777" w:rsidR="004C02EF" w:rsidRPr="00C13B14" w:rsidRDefault="004C02EF" w:rsidP="003A4B22">
            <w:pPr>
              <w:pStyle w:val="HTML"/>
              <w:keepNext/>
              <w:spacing w:after="0"/>
              <w:jc w:val="center"/>
              <w:rPr>
                <w:rFonts w:ascii="Helvetica" w:hAnsi="Helvetica" w:cs="Courier New"/>
                <w:i/>
                <w:sz w:val="18"/>
                <w:lang w:eastAsia="en-US"/>
              </w:rPr>
            </w:pPr>
            <w:r w:rsidRPr="00C13B14">
              <w:rPr>
                <w:rFonts w:ascii="Helvetica" w:hAnsi="Helvetica" w:cs="Courier New"/>
                <w:i/>
                <w:sz w:val="18"/>
                <w:lang w:eastAsia="en-US"/>
              </w:rPr>
              <w:t>followed by</w:t>
            </w:r>
          </w:p>
          <w:p w14:paraId="626BC23E" w14:textId="77777777" w:rsidR="004C02EF" w:rsidRPr="00C13B14" w:rsidRDefault="004C02EF" w:rsidP="003A4B22">
            <w:pPr>
              <w:pStyle w:val="HTML"/>
              <w:keepNext/>
              <w:spacing w:after="0"/>
              <w:jc w:val="center"/>
              <w:rPr>
                <w:rFonts w:cs="Courier New"/>
                <w:b/>
                <w:i/>
                <w:sz w:val="18"/>
                <w:lang w:eastAsia="en-US"/>
              </w:rPr>
            </w:pPr>
            <w:r w:rsidRPr="00C13B14">
              <w:rPr>
                <w:rFonts w:cs="Courier New"/>
                <w:b/>
                <w:sz w:val="18"/>
                <w:lang w:eastAsia="en-US"/>
              </w:rPr>
              <w:t>0xDC00 – 0xDFFF</w:t>
            </w:r>
          </w:p>
        </w:tc>
        <w:tc>
          <w:tcPr>
            <w:tcW w:w="2340" w:type="dxa"/>
          </w:tcPr>
          <w:p w14:paraId="5B07A315" w14:textId="77777777" w:rsidR="004C02EF" w:rsidRPr="00C13B14" w:rsidRDefault="004C02EF" w:rsidP="003A4B22">
            <w:pPr>
              <w:pStyle w:val="HTML"/>
              <w:keepNext/>
              <w:spacing w:after="0"/>
              <w:jc w:val="center"/>
              <w:rPr>
                <w:rFonts w:cs="Courier New"/>
                <w:i/>
                <w:sz w:val="18"/>
                <w:lang w:eastAsia="en-US"/>
              </w:rPr>
            </w:pPr>
            <w:r w:rsidRPr="00C13B14">
              <w:rPr>
                <w:rFonts w:cs="Courier New"/>
                <w:b/>
                <w:sz w:val="18"/>
                <w:lang w:eastAsia="en-US"/>
              </w:rPr>
              <w:t>110110</w:t>
            </w:r>
            <w:r w:rsidRPr="00C13B14">
              <w:rPr>
                <w:rFonts w:cs="Courier New"/>
                <w:i/>
                <w:sz w:val="18"/>
                <w:lang w:eastAsia="en-US"/>
              </w:rPr>
              <w:t>vv vvwwwwxx</w:t>
            </w:r>
          </w:p>
          <w:p w14:paraId="4F083F4F" w14:textId="77777777" w:rsidR="004C02EF" w:rsidRPr="00C13B14" w:rsidRDefault="004C02EF" w:rsidP="003A4B22">
            <w:pPr>
              <w:pStyle w:val="HTML"/>
              <w:keepNext/>
              <w:spacing w:after="0"/>
              <w:jc w:val="center"/>
              <w:rPr>
                <w:rFonts w:ascii="Helvetica" w:hAnsi="Helvetica" w:cs="Courier New"/>
                <w:i/>
                <w:sz w:val="18"/>
                <w:lang w:eastAsia="en-US"/>
              </w:rPr>
            </w:pPr>
            <w:r w:rsidRPr="00C13B14">
              <w:rPr>
                <w:rFonts w:ascii="Helvetica" w:hAnsi="Helvetica" w:cs="Courier New"/>
                <w:i/>
                <w:sz w:val="18"/>
                <w:lang w:eastAsia="en-US"/>
              </w:rPr>
              <w:t>followed by</w:t>
            </w:r>
          </w:p>
          <w:p w14:paraId="0A719C02" w14:textId="77777777" w:rsidR="004C02EF" w:rsidRPr="00C13B14" w:rsidRDefault="004C02EF" w:rsidP="003A4B22">
            <w:pPr>
              <w:pStyle w:val="HTML"/>
              <w:keepNext/>
              <w:spacing w:after="0"/>
              <w:jc w:val="center"/>
              <w:rPr>
                <w:rFonts w:cs="Courier New"/>
                <w:i/>
                <w:sz w:val="18"/>
                <w:lang w:eastAsia="en-US"/>
              </w:rPr>
            </w:pPr>
            <w:r w:rsidRPr="00C13B14">
              <w:rPr>
                <w:rFonts w:cs="Courier New"/>
                <w:b/>
                <w:sz w:val="18"/>
                <w:lang w:eastAsia="en-US"/>
              </w:rPr>
              <w:t>110111</w:t>
            </w:r>
            <w:r w:rsidRPr="00C13B14">
              <w:rPr>
                <w:rFonts w:cs="Courier New"/>
                <w:i/>
                <w:sz w:val="18"/>
                <w:lang w:eastAsia="en-US"/>
              </w:rPr>
              <w:t>yy yyzzzzzz</w:t>
            </w:r>
          </w:p>
        </w:tc>
        <w:tc>
          <w:tcPr>
            <w:tcW w:w="1260" w:type="dxa"/>
          </w:tcPr>
          <w:p w14:paraId="437AB831" w14:textId="77777777" w:rsidR="004C02EF" w:rsidRPr="00C13B14" w:rsidRDefault="004C02EF" w:rsidP="003A4B22">
            <w:pPr>
              <w:pStyle w:val="HTML"/>
              <w:keepNext/>
              <w:spacing w:after="0"/>
              <w:jc w:val="center"/>
              <w:rPr>
                <w:rFonts w:cs="Courier New"/>
                <w:b/>
                <w:sz w:val="18"/>
                <w:lang w:eastAsia="en-US"/>
              </w:rPr>
            </w:pPr>
          </w:p>
          <w:p w14:paraId="55F903DF"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11110</w:t>
            </w:r>
            <w:r w:rsidRPr="00C13B14">
              <w:rPr>
                <w:rFonts w:cs="Courier New"/>
                <w:i/>
                <w:sz w:val="18"/>
                <w:lang w:eastAsia="en-US"/>
              </w:rPr>
              <w:t>uuu</w:t>
            </w:r>
          </w:p>
        </w:tc>
        <w:tc>
          <w:tcPr>
            <w:tcW w:w="1260" w:type="dxa"/>
          </w:tcPr>
          <w:p w14:paraId="4D165435" w14:textId="77777777" w:rsidR="004C02EF" w:rsidRPr="00C13B14" w:rsidRDefault="004C02EF" w:rsidP="003A4B22">
            <w:pPr>
              <w:pStyle w:val="HTML"/>
              <w:keepNext/>
              <w:spacing w:after="0"/>
              <w:jc w:val="center"/>
              <w:rPr>
                <w:rFonts w:cs="Courier New"/>
                <w:b/>
                <w:sz w:val="18"/>
                <w:lang w:eastAsia="en-US"/>
              </w:rPr>
            </w:pPr>
          </w:p>
          <w:p w14:paraId="6CA9590E"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10</w:t>
            </w:r>
            <w:r w:rsidRPr="00C13B14">
              <w:rPr>
                <w:rFonts w:cs="Courier New"/>
                <w:i/>
                <w:sz w:val="18"/>
                <w:lang w:eastAsia="en-US"/>
              </w:rPr>
              <w:t>uuwwww</w:t>
            </w:r>
          </w:p>
        </w:tc>
        <w:tc>
          <w:tcPr>
            <w:tcW w:w="1170" w:type="dxa"/>
          </w:tcPr>
          <w:p w14:paraId="37CA6C31" w14:textId="77777777" w:rsidR="004C02EF" w:rsidRPr="00C13B14" w:rsidRDefault="004C02EF" w:rsidP="003A4B22">
            <w:pPr>
              <w:pStyle w:val="HTML"/>
              <w:keepNext/>
              <w:spacing w:after="0"/>
              <w:jc w:val="center"/>
              <w:rPr>
                <w:rFonts w:cs="Courier New"/>
                <w:b/>
                <w:sz w:val="18"/>
                <w:lang w:eastAsia="en-US"/>
              </w:rPr>
            </w:pPr>
          </w:p>
          <w:p w14:paraId="6BA56240"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10</w:t>
            </w:r>
            <w:r w:rsidRPr="00C13B14">
              <w:rPr>
                <w:rFonts w:cs="Courier New"/>
                <w:i/>
                <w:sz w:val="18"/>
                <w:lang w:eastAsia="en-US"/>
              </w:rPr>
              <w:t>xxyyyy</w:t>
            </w:r>
          </w:p>
        </w:tc>
        <w:tc>
          <w:tcPr>
            <w:tcW w:w="1170" w:type="dxa"/>
          </w:tcPr>
          <w:p w14:paraId="42B711E8" w14:textId="77777777" w:rsidR="004C02EF" w:rsidRPr="00C13B14" w:rsidRDefault="004C02EF" w:rsidP="003A4B22">
            <w:pPr>
              <w:pStyle w:val="HTML"/>
              <w:keepNext/>
              <w:spacing w:after="0"/>
              <w:jc w:val="center"/>
              <w:rPr>
                <w:rFonts w:cs="Courier New"/>
                <w:b/>
                <w:sz w:val="18"/>
                <w:lang w:eastAsia="en-US"/>
              </w:rPr>
            </w:pPr>
          </w:p>
          <w:p w14:paraId="0436D76A" w14:textId="77777777" w:rsidR="004C02EF" w:rsidRPr="00C13B14" w:rsidRDefault="004C02EF" w:rsidP="003A4B22">
            <w:pPr>
              <w:pStyle w:val="HTML"/>
              <w:keepNext/>
              <w:spacing w:after="0"/>
              <w:jc w:val="center"/>
              <w:rPr>
                <w:rFonts w:cs="Courier New"/>
                <w:b/>
                <w:sz w:val="18"/>
                <w:lang w:eastAsia="en-US"/>
              </w:rPr>
            </w:pPr>
            <w:r w:rsidRPr="00C13B14">
              <w:rPr>
                <w:rFonts w:cs="Courier New"/>
                <w:b/>
                <w:sz w:val="18"/>
                <w:lang w:eastAsia="en-US"/>
              </w:rPr>
              <w:t>10</w:t>
            </w:r>
            <w:r w:rsidRPr="00C13B14">
              <w:rPr>
                <w:rFonts w:cs="Courier New"/>
                <w:i/>
                <w:sz w:val="18"/>
                <w:lang w:eastAsia="en-US"/>
              </w:rPr>
              <w:t>zzzzzz</w:t>
            </w:r>
          </w:p>
        </w:tc>
      </w:tr>
      <w:tr w:rsidR="004C02EF" w:rsidRPr="00984A3F" w14:paraId="5346A3DD" w14:textId="77777777" w:rsidTr="003A4B22">
        <w:tc>
          <w:tcPr>
            <w:tcW w:w="2178" w:type="dxa"/>
          </w:tcPr>
          <w:p w14:paraId="650CC148" w14:textId="77777777" w:rsidR="004C02EF" w:rsidRPr="00C13B14" w:rsidRDefault="004C02EF" w:rsidP="003A4B22">
            <w:pPr>
              <w:pStyle w:val="HTML"/>
              <w:keepNext/>
              <w:spacing w:after="0"/>
              <w:jc w:val="center"/>
              <w:rPr>
                <w:rFonts w:cs="Courier New"/>
                <w:b/>
                <w:sz w:val="18"/>
                <w:lang w:eastAsia="en-US"/>
              </w:rPr>
            </w:pPr>
            <w:r w:rsidRPr="00C13B14">
              <w:rPr>
                <w:rFonts w:cs="Courier New"/>
                <w:b/>
                <w:sz w:val="18"/>
                <w:lang w:eastAsia="en-US"/>
              </w:rPr>
              <w:t>0xD800 - 0xDBFF</w:t>
            </w:r>
          </w:p>
          <w:p w14:paraId="355FCC76" w14:textId="77777777" w:rsidR="004C02EF" w:rsidRPr="00C13B14" w:rsidRDefault="004C02EF" w:rsidP="003A4B22">
            <w:pPr>
              <w:pStyle w:val="HTML"/>
              <w:keepNext/>
              <w:spacing w:after="0"/>
              <w:jc w:val="center"/>
              <w:rPr>
                <w:rFonts w:ascii="Helvetica" w:hAnsi="Helvetica" w:cs="Courier New"/>
                <w:i/>
                <w:sz w:val="18"/>
                <w:lang w:eastAsia="en-US"/>
              </w:rPr>
            </w:pPr>
            <w:r w:rsidRPr="00C13B14">
              <w:rPr>
                <w:rFonts w:ascii="Helvetica" w:hAnsi="Helvetica" w:cs="Courier New"/>
                <w:i/>
                <w:sz w:val="18"/>
                <w:lang w:eastAsia="en-US"/>
              </w:rPr>
              <w:t>not followed by</w:t>
            </w:r>
          </w:p>
          <w:p w14:paraId="37339486" w14:textId="77777777" w:rsidR="004C02EF" w:rsidRPr="00C13B14" w:rsidRDefault="004C02EF" w:rsidP="003A4B22">
            <w:pPr>
              <w:pStyle w:val="HTML"/>
              <w:keepNext/>
              <w:spacing w:after="0"/>
              <w:jc w:val="center"/>
              <w:rPr>
                <w:rFonts w:cs="Courier New"/>
                <w:b/>
                <w:i/>
                <w:sz w:val="18"/>
                <w:lang w:eastAsia="en-US"/>
              </w:rPr>
            </w:pPr>
            <w:r w:rsidRPr="00C13B14">
              <w:rPr>
                <w:rFonts w:cs="Courier New"/>
                <w:b/>
                <w:sz w:val="18"/>
                <w:lang w:eastAsia="en-US"/>
              </w:rPr>
              <w:t>0xDC00 – 0xDFFF</w:t>
            </w:r>
          </w:p>
        </w:tc>
        <w:tc>
          <w:tcPr>
            <w:tcW w:w="2340" w:type="dxa"/>
          </w:tcPr>
          <w:p w14:paraId="50D5A15C" w14:textId="77777777" w:rsidR="004C02EF" w:rsidRPr="00C13B14" w:rsidRDefault="004C02EF" w:rsidP="003A4B22">
            <w:pPr>
              <w:pStyle w:val="HTML"/>
              <w:keepNext/>
              <w:spacing w:after="0"/>
              <w:jc w:val="center"/>
              <w:rPr>
                <w:rFonts w:cs="Courier New"/>
                <w:i/>
                <w:sz w:val="18"/>
                <w:lang w:eastAsia="en-US"/>
              </w:rPr>
            </w:pPr>
          </w:p>
          <w:p w14:paraId="2E9C279B" w14:textId="77777777" w:rsidR="004C02EF" w:rsidRPr="00C13B14" w:rsidRDefault="004C02EF" w:rsidP="003A4B22">
            <w:pPr>
              <w:pStyle w:val="HTML"/>
              <w:keepNext/>
              <w:spacing w:after="0"/>
              <w:jc w:val="center"/>
              <w:rPr>
                <w:rFonts w:ascii="Arial" w:hAnsi="Arial" w:cs="Courier New"/>
                <w:i/>
                <w:sz w:val="18"/>
                <w:lang w:eastAsia="en-US"/>
              </w:rPr>
            </w:pPr>
            <w:r w:rsidRPr="00C13B14">
              <w:rPr>
                <w:rFonts w:ascii="Helvetica" w:eastAsia="Times New Roman" w:hAnsi="Helvetica" w:cs="Courier New"/>
                <w:i/>
                <w:sz w:val="18"/>
                <w:lang w:eastAsia="en-US"/>
              </w:rPr>
              <w:t>causes</w:t>
            </w:r>
            <w:r w:rsidRPr="00C13B14">
              <w:rPr>
                <w:rFonts w:cs="Courier New"/>
                <w:sz w:val="18"/>
                <w:lang w:eastAsia="en-US"/>
              </w:rPr>
              <w:t xml:space="preserve"> URIError</w:t>
            </w:r>
          </w:p>
        </w:tc>
        <w:tc>
          <w:tcPr>
            <w:tcW w:w="1260" w:type="dxa"/>
          </w:tcPr>
          <w:p w14:paraId="37A82F57" w14:textId="77777777" w:rsidR="004C02EF" w:rsidRPr="00C13B14" w:rsidRDefault="004C02EF" w:rsidP="003A4B22">
            <w:pPr>
              <w:pStyle w:val="HTML"/>
              <w:keepNext/>
              <w:spacing w:after="0"/>
              <w:jc w:val="center"/>
              <w:rPr>
                <w:rFonts w:cs="Courier New"/>
                <w:sz w:val="18"/>
                <w:lang w:eastAsia="en-US"/>
              </w:rPr>
            </w:pPr>
          </w:p>
        </w:tc>
        <w:tc>
          <w:tcPr>
            <w:tcW w:w="1260" w:type="dxa"/>
          </w:tcPr>
          <w:p w14:paraId="4A2CE1C4" w14:textId="77777777" w:rsidR="004C02EF" w:rsidRPr="00C13B14" w:rsidRDefault="004C02EF" w:rsidP="003A4B22">
            <w:pPr>
              <w:pStyle w:val="HTML"/>
              <w:keepNext/>
              <w:spacing w:after="0"/>
              <w:jc w:val="center"/>
              <w:rPr>
                <w:rFonts w:cs="Courier New"/>
                <w:sz w:val="18"/>
                <w:lang w:eastAsia="en-US"/>
              </w:rPr>
            </w:pPr>
          </w:p>
        </w:tc>
        <w:tc>
          <w:tcPr>
            <w:tcW w:w="1170" w:type="dxa"/>
          </w:tcPr>
          <w:p w14:paraId="36DDE8C8" w14:textId="77777777" w:rsidR="004C02EF" w:rsidRPr="00C13B14" w:rsidRDefault="004C02EF" w:rsidP="003A4B22">
            <w:pPr>
              <w:pStyle w:val="HTML"/>
              <w:keepNext/>
              <w:spacing w:after="0"/>
              <w:jc w:val="center"/>
              <w:rPr>
                <w:rFonts w:cs="Courier New"/>
                <w:sz w:val="18"/>
                <w:lang w:eastAsia="en-US"/>
              </w:rPr>
            </w:pPr>
          </w:p>
        </w:tc>
        <w:tc>
          <w:tcPr>
            <w:tcW w:w="1170" w:type="dxa"/>
          </w:tcPr>
          <w:p w14:paraId="7A380C8E" w14:textId="77777777" w:rsidR="004C02EF" w:rsidRPr="00C13B14" w:rsidRDefault="004C02EF" w:rsidP="003A4B22">
            <w:pPr>
              <w:pStyle w:val="HTML"/>
              <w:keepNext/>
              <w:spacing w:after="0"/>
              <w:jc w:val="center"/>
              <w:rPr>
                <w:rFonts w:cs="Courier New"/>
                <w:b/>
                <w:sz w:val="18"/>
                <w:lang w:eastAsia="en-US"/>
              </w:rPr>
            </w:pPr>
          </w:p>
        </w:tc>
      </w:tr>
      <w:tr w:rsidR="004C02EF" w:rsidRPr="00984A3F" w14:paraId="08A2F01B" w14:textId="77777777" w:rsidTr="003A4B22">
        <w:tc>
          <w:tcPr>
            <w:tcW w:w="2178" w:type="dxa"/>
          </w:tcPr>
          <w:p w14:paraId="58092DED" w14:textId="77777777" w:rsidR="004C02EF" w:rsidRPr="00C13B14" w:rsidRDefault="004C02EF" w:rsidP="003A4B22">
            <w:pPr>
              <w:pStyle w:val="HTML"/>
              <w:keepNext/>
              <w:spacing w:after="0"/>
              <w:jc w:val="center"/>
              <w:rPr>
                <w:rFonts w:cs="Courier New"/>
                <w:b/>
                <w:sz w:val="18"/>
                <w:lang w:eastAsia="en-US"/>
              </w:rPr>
            </w:pPr>
            <w:r w:rsidRPr="00C13B14">
              <w:rPr>
                <w:rFonts w:cs="Courier New"/>
                <w:b/>
                <w:sz w:val="18"/>
                <w:lang w:eastAsia="en-US"/>
              </w:rPr>
              <w:t>0xDC00 – 0xDFFF</w:t>
            </w:r>
          </w:p>
        </w:tc>
        <w:tc>
          <w:tcPr>
            <w:tcW w:w="2340" w:type="dxa"/>
          </w:tcPr>
          <w:p w14:paraId="7333B25D" w14:textId="77777777" w:rsidR="004C02EF" w:rsidRPr="00C13B14" w:rsidRDefault="004C02EF" w:rsidP="003A4B22">
            <w:pPr>
              <w:pStyle w:val="HTML"/>
              <w:keepNext/>
              <w:spacing w:after="0"/>
              <w:jc w:val="center"/>
              <w:rPr>
                <w:rFonts w:cs="Courier New"/>
                <w:i/>
                <w:sz w:val="18"/>
                <w:lang w:eastAsia="en-US"/>
              </w:rPr>
            </w:pPr>
            <w:r w:rsidRPr="00C13B14">
              <w:rPr>
                <w:rFonts w:ascii="Helvetica" w:eastAsia="Times New Roman" w:hAnsi="Helvetica" w:cs="Courier New"/>
                <w:i/>
                <w:sz w:val="18"/>
                <w:lang w:eastAsia="en-US"/>
              </w:rPr>
              <w:t>causes</w:t>
            </w:r>
            <w:r w:rsidRPr="00C13B14">
              <w:rPr>
                <w:rFonts w:cs="Courier New"/>
                <w:sz w:val="18"/>
                <w:lang w:eastAsia="en-US"/>
              </w:rPr>
              <w:t xml:space="preserve"> URIError</w:t>
            </w:r>
          </w:p>
        </w:tc>
        <w:tc>
          <w:tcPr>
            <w:tcW w:w="1260" w:type="dxa"/>
          </w:tcPr>
          <w:p w14:paraId="214E8EC0" w14:textId="77777777" w:rsidR="004C02EF" w:rsidRPr="00C13B14" w:rsidRDefault="004C02EF" w:rsidP="003A4B22">
            <w:pPr>
              <w:pStyle w:val="HTML"/>
              <w:keepNext/>
              <w:spacing w:after="0"/>
              <w:jc w:val="center"/>
              <w:rPr>
                <w:rFonts w:cs="Courier New"/>
                <w:b/>
                <w:sz w:val="18"/>
                <w:lang w:eastAsia="en-US"/>
              </w:rPr>
            </w:pPr>
          </w:p>
        </w:tc>
        <w:tc>
          <w:tcPr>
            <w:tcW w:w="1260" w:type="dxa"/>
          </w:tcPr>
          <w:p w14:paraId="5DC7240E" w14:textId="77777777" w:rsidR="004C02EF" w:rsidRPr="00C13B14" w:rsidRDefault="004C02EF" w:rsidP="003A4B22">
            <w:pPr>
              <w:pStyle w:val="HTML"/>
              <w:keepNext/>
              <w:spacing w:after="0"/>
              <w:jc w:val="center"/>
              <w:rPr>
                <w:rFonts w:cs="Courier New"/>
                <w:b/>
                <w:sz w:val="18"/>
                <w:lang w:eastAsia="en-US"/>
              </w:rPr>
            </w:pPr>
          </w:p>
        </w:tc>
        <w:tc>
          <w:tcPr>
            <w:tcW w:w="1170" w:type="dxa"/>
          </w:tcPr>
          <w:p w14:paraId="3BBF11CA" w14:textId="77777777" w:rsidR="004C02EF" w:rsidRPr="00C13B14" w:rsidRDefault="004C02EF" w:rsidP="003A4B22">
            <w:pPr>
              <w:pStyle w:val="HTML"/>
              <w:keepNext/>
              <w:spacing w:after="0"/>
              <w:jc w:val="center"/>
              <w:rPr>
                <w:rFonts w:cs="Courier New"/>
                <w:b/>
                <w:sz w:val="18"/>
                <w:lang w:eastAsia="en-US"/>
              </w:rPr>
            </w:pPr>
          </w:p>
        </w:tc>
        <w:tc>
          <w:tcPr>
            <w:tcW w:w="1170" w:type="dxa"/>
          </w:tcPr>
          <w:p w14:paraId="2C1A5105" w14:textId="77777777" w:rsidR="004C02EF" w:rsidRPr="00C13B14" w:rsidRDefault="004C02EF" w:rsidP="003A4B22">
            <w:pPr>
              <w:pStyle w:val="HTML"/>
              <w:keepNext/>
              <w:spacing w:after="0"/>
              <w:jc w:val="center"/>
              <w:rPr>
                <w:rFonts w:cs="Courier New"/>
                <w:b/>
                <w:sz w:val="18"/>
                <w:lang w:eastAsia="en-US"/>
              </w:rPr>
            </w:pPr>
          </w:p>
        </w:tc>
      </w:tr>
      <w:tr w:rsidR="004C02EF" w:rsidRPr="00984A3F" w14:paraId="58EF3F55" w14:textId="77777777" w:rsidTr="003A4B22">
        <w:tc>
          <w:tcPr>
            <w:tcW w:w="2178" w:type="dxa"/>
          </w:tcPr>
          <w:p w14:paraId="6DE1F3A1" w14:textId="77777777" w:rsidR="004C02EF" w:rsidRPr="00C13B14" w:rsidRDefault="004C02EF" w:rsidP="003A4B22">
            <w:pPr>
              <w:pStyle w:val="HTML"/>
              <w:spacing w:after="0"/>
              <w:jc w:val="center"/>
              <w:rPr>
                <w:rFonts w:cs="Courier New"/>
                <w:b/>
                <w:i/>
                <w:sz w:val="18"/>
                <w:lang w:eastAsia="en-US"/>
              </w:rPr>
            </w:pPr>
            <w:r w:rsidRPr="00C13B14">
              <w:rPr>
                <w:rFonts w:cs="Courier New"/>
                <w:b/>
                <w:sz w:val="18"/>
                <w:lang w:eastAsia="en-US"/>
              </w:rPr>
              <w:t>0xE000 - 0xFFFF</w:t>
            </w:r>
          </w:p>
        </w:tc>
        <w:tc>
          <w:tcPr>
            <w:tcW w:w="2340" w:type="dxa"/>
          </w:tcPr>
          <w:p w14:paraId="104C4DB2" w14:textId="77777777" w:rsidR="004C02EF" w:rsidRPr="00C13B14" w:rsidRDefault="004C02EF" w:rsidP="003A4B22">
            <w:pPr>
              <w:pStyle w:val="HTML"/>
              <w:spacing w:after="0"/>
              <w:jc w:val="center"/>
              <w:rPr>
                <w:rFonts w:cs="Courier New"/>
                <w:i/>
                <w:sz w:val="18"/>
                <w:lang w:eastAsia="en-US"/>
              </w:rPr>
            </w:pPr>
            <w:r w:rsidRPr="00C13B14">
              <w:rPr>
                <w:rFonts w:cs="Courier New"/>
                <w:i/>
                <w:sz w:val="18"/>
                <w:lang w:eastAsia="en-US"/>
              </w:rPr>
              <w:t>xxxxyyyy yyzzzzzz</w:t>
            </w:r>
          </w:p>
        </w:tc>
        <w:tc>
          <w:tcPr>
            <w:tcW w:w="1260" w:type="dxa"/>
          </w:tcPr>
          <w:p w14:paraId="5A4D4FD9" w14:textId="77777777" w:rsidR="004C02EF" w:rsidRPr="00C13B14" w:rsidRDefault="004C02EF" w:rsidP="003A4B22">
            <w:pPr>
              <w:pStyle w:val="HTML"/>
              <w:spacing w:after="0"/>
              <w:jc w:val="center"/>
              <w:rPr>
                <w:rFonts w:cs="Courier New"/>
                <w:sz w:val="18"/>
                <w:lang w:eastAsia="en-US"/>
              </w:rPr>
            </w:pPr>
            <w:r w:rsidRPr="00C13B14">
              <w:rPr>
                <w:rFonts w:cs="Courier New"/>
                <w:b/>
                <w:sz w:val="18"/>
                <w:lang w:eastAsia="en-US"/>
              </w:rPr>
              <w:t>1110</w:t>
            </w:r>
            <w:r w:rsidRPr="00C13B14">
              <w:rPr>
                <w:rFonts w:cs="Courier New"/>
                <w:i/>
                <w:sz w:val="18"/>
                <w:lang w:eastAsia="en-US"/>
              </w:rPr>
              <w:t>xxxx</w:t>
            </w:r>
          </w:p>
        </w:tc>
        <w:tc>
          <w:tcPr>
            <w:tcW w:w="1260" w:type="dxa"/>
          </w:tcPr>
          <w:p w14:paraId="62FD1BC9" w14:textId="77777777" w:rsidR="004C02EF" w:rsidRPr="00C13B14" w:rsidRDefault="004C02EF" w:rsidP="003A4B22">
            <w:pPr>
              <w:pStyle w:val="HTML"/>
              <w:spacing w:after="0"/>
              <w:jc w:val="center"/>
              <w:rPr>
                <w:rFonts w:cs="Courier New"/>
                <w:sz w:val="18"/>
                <w:lang w:eastAsia="en-US"/>
              </w:rPr>
            </w:pPr>
            <w:r w:rsidRPr="00C13B14">
              <w:rPr>
                <w:rFonts w:cs="Courier New"/>
                <w:b/>
                <w:sz w:val="18"/>
                <w:lang w:eastAsia="en-US"/>
              </w:rPr>
              <w:t>10</w:t>
            </w:r>
            <w:r w:rsidRPr="00C13B14">
              <w:rPr>
                <w:rFonts w:cs="Courier New"/>
                <w:i/>
                <w:sz w:val="18"/>
                <w:lang w:eastAsia="en-US"/>
              </w:rPr>
              <w:t>yyyyyy</w:t>
            </w:r>
          </w:p>
        </w:tc>
        <w:tc>
          <w:tcPr>
            <w:tcW w:w="1170" w:type="dxa"/>
          </w:tcPr>
          <w:p w14:paraId="231FD3B3" w14:textId="77777777" w:rsidR="004C02EF" w:rsidRPr="00C13B14" w:rsidRDefault="004C02EF" w:rsidP="003A4B22">
            <w:pPr>
              <w:pStyle w:val="HTML"/>
              <w:spacing w:after="0"/>
              <w:jc w:val="center"/>
              <w:rPr>
                <w:rFonts w:cs="Courier New"/>
                <w:sz w:val="18"/>
                <w:lang w:eastAsia="en-US"/>
              </w:rPr>
            </w:pPr>
            <w:r w:rsidRPr="00C13B14">
              <w:rPr>
                <w:rFonts w:cs="Courier New"/>
                <w:b/>
                <w:sz w:val="18"/>
                <w:lang w:eastAsia="en-US"/>
              </w:rPr>
              <w:t>10</w:t>
            </w:r>
            <w:r w:rsidRPr="00C13B14">
              <w:rPr>
                <w:rFonts w:cs="Courier New"/>
                <w:i/>
                <w:sz w:val="18"/>
                <w:lang w:eastAsia="en-US"/>
              </w:rPr>
              <w:t>zzzzzz</w:t>
            </w:r>
          </w:p>
        </w:tc>
        <w:tc>
          <w:tcPr>
            <w:tcW w:w="1170" w:type="dxa"/>
          </w:tcPr>
          <w:p w14:paraId="1709402A" w14:textId="77777777" w:rsidR="004C02EF" w:rsidRPr="00C13B14" w:rsidRDefault="004C02EF" w:rsidP="003A4B22">
            <w:pPr>
              <w:pStyle w:val="HTML"/>
              <w:spacing w:after="0"/>
              <w:jc w:val="center"/>
              <w:rPr>
                <w:rFonts w:cs="Courier New"/>
                <w:b/>
                <w:sz w:val="18"/>
                <w:lang w:eastAsia="en-US"/>
              </w:rPr>
            </w:pPr>
          </w:p>
        </w:tc>
      </w:tr>
    </w:tbl>
    <w:p w14:paraId="6D5D82EF" w14:textId="77777777" w:rsidR="004C02EF" w:rsidRDefault="004C02EF" w:rsidP="004C02EF">
      <w:pPr>
        <w:pStyle w:val="HTML"/>
        <w:spacing w:after="0"/>
        <w:ind w:left="720"/>
      </w:pPr>
    </w:p>
    <w:p w14:paraId="3774E99C" w14:textId="77777777" w:rsidR="004C02EF" w:rsidRPr="00C23EC7" w:rsidRDefault="004C02EF" w:rsidP="004C02EF">
      <w:pPr>
        <w:spacing w:after="120"/>
        <w:rPr>
          <w:sz w:val="18"/>
        </w:rPr>
      </w:pPr>
      <w:r w:rsidRPr="00C23EC7">
        <w:rPr>
          <w:sz w:val="18"/>
        </w:rPr>
        <w:t>Where</w:t>
      </w:r>
    </w:p>
    <w:p w14:paraId="1B32D6F9" w14:textId="77777777" w:rsidR="004C02EF" w:rsidRPr="00C23EC7" w:rsidRDefault="004C02EF" w:rsidP="004C02EF">
      <w:pPr>
        <w:spacing w:after="120"/>
        <w:ind w:firstLine="403"/>
        <w:rPr>
          <w:sz w:val="18"/>
        </w:rPr>
      </w:pPr>
      <w:r w:rsidRPr="00A115DC">
        <w:rPr>
          <w:rStyle w:val="bnf"/>
          <w:rFonts w:ascii="Courier New" w:hAnsi="Courier New" w:cs="Courier New"/>
        </w:rPr>
        <w:t>uuuuu</w:t>
      </w:r>
      <w:r w:rsidRPr="00C23EC7">
        <w:rPr>
          <w:sz w:val="18"/>
        </w:rPr>
        <w:t xml:space="preserve"> </w:t>
      </w:r>
      <w:r w:rsidRPr="00654E44">
        <w:rPr>
          <w:rFonts w:ascii="Times New Roman" w:hAnsi="Times New Roman"/>
          <w:sz w:val="18"/>
        </w:rPr>
        <w:t>=</w:t>
      </w:r>
      <w:r w:rsidRPr="00C23EC7">
        <w:rPr>
          <w:sz w:val="18"/>
        </w:rPr>
        <w:t xml:space="preserve"> </w:t>
      </w:r>
      <w:r w:rsidRPr="00A115DC">
        <w:rPr>
          <w:rFonts w:ascii="Courier New" w:hAnsi="Courier New" w:cs="Courier New"/>
          <w:i/>
          <w:sz w:val="18"/>
        </w:rPr>
        <w:t>vvvv</w:t>
      </w:r>
      <w:r>
        <w:rPr>
          <w:rFonts w:ascii="Courier New" w:hAnsi="Courier New" w:cs="Courier New"/>
          <w:i/>
          <w:sz w:val="18"/>
        </w:rPr>
        <w:t xml:space="preserve"> </w:t>
      </w:r>
      <w:r w:rsidRPr="00C23EC7">
        <w:rPr>
          <w:sz w:val="18"/>
        </w:rPr>
        <w:t xml:space="preserve"> </w:t>
      </w:r>
      <w:r w:rsidRPr="00654E44">
        <w:rPr>
          <w:rFonts w:ascii="Times New Roman" w:hAnsi="Times New Roman"/>
          <w:sz w:val="18"/>
        </w:rPr>
        <w:t>+</w:t>
      </w:r>
      <w:r w:rsidRPr="00C23EC7">
        <w:rPr>
          <w:sz w:val="18"/>
        </w:rPr>
        <w:t xml:space="preserve"> </w:t>
      </w:r>
      <w:r w:rsidRPr="00A115DC">
        <w:rPr>
          <w:rFonts w:ascii="Times New Roman" w:hAnsi="Times New Roman"/>
          <w:sz w:val="18"/>
        </w:rPr>
        <w:t>1</w:t>
      </w:r>
    </w:p>
    <w:p w14:paraId="086DC502" w14:textId="77777777" w:rsidR="004C02EF" w:rsidRPr="00C23EC7" w:rsidRDefault="004C02EF" w:rsidP="004C02EF">
      <w:pPr>
        <w:rPr>
          <w:sz w:val="18"/>
        </w:rPr>
      </w:pPr>
      <w:r w:rsidRPr="00C23EC7">
        <w:rPr>
          <w:sz w:val="18"/>
        </w:rPr>
        <w:t>to account for the addition of 0x10000 as in Surrogates, section 3.7, of the Unicode Standard.</w:t>
      </w:r>
    </w:p>
    <w:p w14:paraId="762B9A31" w14:textId="77777777" w:rsidR="004C02EF" w:rsidRDefault="004C02EF" w:rsidP="004C02EF">
      <w:pPr>
        <w:rPr>
          <w:sz w:val="18"/>
        </w:rPr>
      </w:pPr>
      <w:r w:rsidRPr="00C23EC7">
        <w:rPr>
          <w:sz w:val="18"/>
        </w:rPr>
        <w:t>The range of code unit values 0xD800-0xDFFF is used to encode surrogate pairs; the above transformation combines a UTF-16 surrogate pair into a UTF-32 representation and encodes the resulting 21-bit value in UTF-8. Decoding reconstructs the surrogate pair.</w:t>
      </w:r>
    </w:p>
    <w:p w14:paraId="01C73A0C" w14:textId="77777777" w:rsidR="004C02EF" w:rsidRPr="00C23EC7" w:rsidRDefault="004C02EF" w:rsidP="004C02EF">
      <w:pPr>
        <w:rPr>
          <w:sz w:val="18"/>
        </w:rPr>
      </w:pPr>
      <w:r w:rsidRPr="00C23EC7">
        <w:rPr>
          <w:sz w:val="18"/>
        </w:rPr>
        <w:t xml:space="preserve">RFC 3629 prohibits the decoding of invalid UTF-8 octet sequences. For example, the invalid sequence C0 80 must not decode into the character U+0000. Implementations of the Decode algorithm are required to throw a </w:t>
      </w:r>
      <w:r w:rsidRPr="00C23EC7">
        <w:rPr>
          <w:b/>
          <w:sz w:val="18"/>
        </w:rPr>
        <w:t>URIError</w:t>
      </w:r>
      <w:r w:rsidRPr="00C23EC7">
        <w:rPr>
          <w:sz w:val="18"/>
        </w:rPr>
        <w:t xml:space="preserve"> when encountering such invalid sequences.</w:t>
      </w:r>
    </w:p>
    <w:p w14:paraId="530A95BB" w14:textId="77777777" w:rsidR="004C02EF" w:rsidRDefault="004C02EF" w:rsidP="004C02EF">
      <w:pPr>
        <w:pStyle w:val="40"/>
        <w:numPr>
          <w:ilvl w:val="0"/>
          <w:numId w:val="0"/>
        </w:numPr>
      </w:pPr>
      <w:bookmarkStart w:id="5073" w:name="_Ref456003675"/>
      <w:r>
        <w:t>15.1.3.1</w:t>
      </w:r>
      <w:r>
        <w:tab/>
        <w:t>decodeURI (encodedURI)</w:t>
      </w:r>
      <w:bookmarkEnd w:id="5073"/>
    </w:p>
    <w:p w14:paraId="581F09B1" w14:textId="77777777" w:rsidR="004C02EF" w:rsidRDefault="004C02EF" w:rsidP="004C02EF">
      <w:r>
        <w:t xml:space="preserve">The </w:t>
      </w:r>
      <w:r>
        <w:rPr>
          <w:rFonts w:ascii="Courier New" w:hAnsi="Courier New"/>
          <w:b/>
        </w:rPr>
        <w:t>decodeURI</w:t>
      </w:r>
      <w:r>
        <w:t xml:space="preserve"> function computes a new version of a URI in which each escape sequence and UTF-8 encoding of the sort that might be introduced by the </w:t>
      </w:r>
      <w:r>
        <w:rPr>
          <w:rFonts w:ascii="Courier New" w:hAnsi="Courier New"/>
          <w:b/>
        </w:rPr>
        <w:t>encodeURI</w:t>
      </w:r>
      <w:r>
        <w:t xml:space="preserve"> function is replaced with the character that it represents. Escape sequences that could not have been introduced by </w:t>
      </w:r>
      <w:r>
        <w:rPr>
          <w:rFonts w:ascii="Courier New" w:hAnsi="Courier New"/>
          <w:b/>
        </w:rPr>
        <w:t>encodeURI</w:t>
      </w:r>
      <w:r>
        <w:t xml:space="preserve"> are not replaced.</w:t>
      </w:r>
    </w:p>
    <w:p w14:paraId="39C3A537" w14:textId="77777777" w:rsidR="004C02EF" w:rsidRDefault="004C02EF" w:rsidP="004C02EF">
      <w:r>
        <w:t xml:space="preserve">When the </w:t>
      </w:r>
      <w:r>
        <w:rPr>
          <w:rFonts w:ascii="Courier New" w:hAnsi="Courier New"/>
          <w:b/>
        </w:rPr>
        <w:t>decodeURI</w:t>
      </w:r>
      <w:r>
        <w:t xml:space="preserve"> function is called with one argument </w:t>
      </w:r>
      <w:r w:rsidRPr="00E91749">
        <w:rPr>
          <w:rFonts w:ascii="Times New Roman" w:hAnsi="Times New Roman"/>
          <w:i/>
        </w:rPr>
        <w:t>encodedURI</w:t>
      </w:r>
      <w:r>
        <w:t>, the following steps are taken:</w:t>
      </w:r>
    </w:p>
    <w:p w14:paraId="21A6079F" w14:textId="77777777" w:rsidR="004C02EF" w:rsidRPr="00A115DC" w:rsidRDefault="004C02EF" w:rsidP="004C02EF">
      <w:pPr>
        <w:pStyle w:val="Alg4"/>
        <w:numPr>
          <w:ilvl w:val="0"/>
          <w:numId w:val="165"/>
        </w:numPr>
      </w:pPr>
      <w:r w:rsidRPr="00A115DC">
        <w:t xml:space="preserve">Let </w:t>
      </w:r>
      <w:r w:rsidRPr="00A115DC">
        <w:rPr>
          <w:i/>
        </w:rPr>
        <w:t>uriString</w:t>
      </w:r>
      <w:r w:rsidRPr="00A115DC">
        <w:t xml:space="preserve"> be ToString(</w:t>
      </w:r>
      <w:r w:rsidRPr="00A115DC">
        <w:rPr>
          <w:i/>
        </w:rPr>
        <w:t>encodedURI</w:t>
      </w:r>
      <w:r w:rsidRPr="00A115DC">
        <w:t>).</w:t>
      </w:r>
    </w:p>
    <w:p w14:paraId="797F3407" w14:textId="77777777" w:rsidR="004C02EF" w:rsidRPr="00A115DC" w:rsidRDefault="004C02EF" w:rsidP="004C02EF">
      <w:pPr>
        <w:pStyle w:val="Alg4"/>
        <w:numPr>
          <w:ilvl w:val="0"/>
          <w:numId w:val="165"/>
        </w:numPr>
      </w:pPr>
      <w:r w:rsidRPr="00A115DC">
        <w:t xml:space="preserve">Let </w:t>
      </w:r>
      <w:r w:rsidRPr="00A115DC">
        <w:rPr>
          <w:i/>
        </w:rPr>
        <w:t>reservedURISet</w:t>
      </w:r>
      <w:r w:rsidRPr="00A115DC">
        <w:t xml:space="preserve"> be a </w:t>
      </w:r>
      <w:r>
        <w:t>String</w:t>
      </w:r>
      <w:r w:rsidRPr="00A115DC">
        <w:t xml:space="preserve"> containing one instance of each character valid in </w:t>
      </w:r>
      <w:r w:rsidRPr="00A115DC">
        <w:rPr>
          <w:i/>
        </w:rPr>
        <w:t>uriReserved</w:t>
      </w:r>
      <w:r w:rsidRPr="00A115DC">
        <w:t xml:space="preserve"> plus “</w:t>
      </w:r>
      <w:r w:rsidRPr="00A115DC">
        <w:rPr>
          <w:rFonts w:ascii="Courier New" w:hAnsi="Courier New" w:cs="Courier New"/>
          <w:b/>
        </w:rPr>
        <w:t>#</w:t>
      </w:r>
      <w:r w:rsidRPr="00A115DC">
        <w:t>”.</w:t>
      </w:r>
    </w:p>
    <w:p w14:paraId="1FFBE582" w14:textId="77777777" w:rsidR="004C02EF" w:rsidRPr="00A115DC" w:rsidRDefault="004C02EF" w:rsidP="004C02EF">
      <w:pPr>
        <w:pStyle w:val="Alg4"/>
        <w:numPr>
          <w:ilvl w:val="0"/>
          <w:numId w:val="165"/>
        </w:numPr>
        <w:spacing w:after="220"/>
      </w:pPr>
      <w:r w:rsidRPr="00A115DC">
        <w:t>Return the result of calling Decode(</w:t>
      </w:r>
      <w:r w:rsidRPr="00A115DC">
        <w:rPr>
          <w:i/>
        </w:rPr>
        <w:t>uriString</w:t>
      </w:r>
      <w:r w:rsidRPr="00A115DC">
        <w:t xml:space="preserve">, </w:t>
      </w:r>
      <w:r w:rsidRPr="00A115DC">
        <w:rPr>
          <w:i/>
        </w:rPr>
        <w:t>reservedURISet</w:t>
      </w:r>
      <w:r w:rsidRPr="00A115DC">
        <w:t>)</w:t>
      </w:r>
    </w:p>
    <w:p w14:paraId="1DA07489" w14:textId="77777777" w:rsidR="004C02EF" w:rsidRDefault="004C02EF" w:rsidP="004C02EF">
      <w:pPr>
        <w:pStyle w:val="Note"/>
      </w:pPr>
      <w:r w:rsidRPr="00E91749">
        <w:t>NOTE</w:t>
      </w:r>
      <w:r w:rsidRPr="00E91749">
        <w:tab/>
        <w:t>The character “</w:t>
      </w:r>
      <w:r w:rsidRPr="00E91749">
        <w:rPr>
          <w:rFonts w:ascii="Courier New" w:hAnsi="Courier New" w:cs="Courier New"/>
          <w:b/>
        </w:rPr>
        <w:t>#</w:t>
      </w:r>
      <w:r w:rsidRPr="00E91749">
        <w:t>” is not decoded from escape sequences even though it is not a reserved URI character.</w:t>
      </w:r>
    </w:p>
    <w:p w14:paraId="2FA36A1C" w14:textId="77777777" w:rsidR="004C02EF" w:rsidRDefault="004C02EF" w:rsidP="004C02EF">
      <w:pPr>
        <w:pStyle w:val="40"/>
        <w:numPr>
          <w:ilvl w:val="0"/>
          <w:numId w:val="0"/>
        </w:numPr>
      </w:pPr>
      <w:bookmarkStart w:id="5074" w:name="_Ref456003678"/>
      <w:r>
        <w:t>15.1.3.2</w:t>
      </w:r>
      <w:r>
        <w:tab/>
        <w:t>decodeURIComponent (encodedURIComponent)</w:t>
      </w:r>
      <w:bookmarkEnd w:id="5074"/>
    </w:p>
    <w:p w14:paraId="2B2A92CF" w14:textId="77777777" w:rsidR="004C02EF" w:rsidRDefault="004C02EF" w:rsidP="004C02EF">
      <w:r>
        <w:t xml:space="preserve">The </w:t>
      </w:r>
      <w:r>
        <w:rPr>
          <w:rFonts w:ascii="Courier New" w:hAnsi="Courier New"/>
          <w:b/>
        </w:rPr>
        <w:t>decodeURIComponent</w:t>
      </w:r>
      <w:r>
        <w:t xml:space="preserve"> function computes a new version of a URI</w:t>
      </w:r>
      <w:r w:rsidRPr="00E91749">
        <w:t xml:space="preserve"> </w:t>
      </w:r>
      <w:r>
        <w:t xml:space="preserve">in which each escape sequence and UTF-8 encoding of the sort that might be introduced by the </w:t>
      </w:r>
      <w:r>
        <w:rPr>
          <w:rFonts w:ascii="Courier New" w:hAnsi="Courier New"/>
          <w:b/>
        </w:rPr>
        <w:t>encodeURIComponent</w:t>
      </w:r>
      <w:r>
        <w:t xml:space="preserve"> function is replaced with the character that it represents.</w:t>
      </w:r>
    </w:p>
    <w:p w14:paraId="1B4ED27D" w14:textId="77777777" w:rsidR="004C02EF" w:rsidRDefault="004C02EF" w:rsidP="004C02EF">
      <w:r>
        <w:t xml:space="preserve">When the </w:t>
      </w:r>
      <w:r>
        <w:rPr>
          <w:rFonts w:ascii="Courier New" w:hAnsi="Courier New"/>
          <w:b/>
        </w:rPr>
        <w:t>decodeURIComponent</w:t>
      </w:r>
      <w:r>
        <w:t xml:space="preserve"> function is called with one argument </w:t>
      </w:r>
      <w:r w:rsidRPr="00E91749">
        <w:rPr>
          <w:rFonts w:ascii="Times New Roman" w:hAnsi="Times New Roman"/>
          <w:i/>
        </w:rPr>
        <w:t>encodedURIComponent</w:t>
      </w:r>
      <w:r>
        <w:t>, the following steps are taken:</w:t>
      </w:r>
    </w:p>
    <w:p w14:paraId="39EDBD3C" w14:textId="77777777" w:rsidR="004C02EF" w:rsidRPr="00A115DC" w:rsidRDefault="004C02EF" w:rsidP="004C02EF">
      <w:pPr>
        <w:pStyle w:val="Alg4"/>
        <w:numPr>
          <w:ilvl w:val="0"/>
          <w:numId w:val="166"/>
        </w:numPr>
      </w:pPr>
      <w:r w:rsidRPr="00A115DC">
        <w:t xml:space="preserve">Let </w:t>
      </w:r>
      <w:r w:rsidRPr="00A115DC">
        <w:rPr>
          <w:i/>
        </w:rPr>
        <w:t>componentString</w:t>
      </w:r>
      <w:r w:rsidRPr="00A115DC">
        <w:t xml:space="preserve"> be ToString(</w:t>
      </w:r>
      <w:r w:rsidRPr="00A115DC">
        <w:rPr>
          <w:i/>
        </w:rPr>
        <w:t>encodedURIComponent</w:t>
      </w:r>
      <w:r w:rsidRPr="00A115DC">
        <w:t>).</w:t>
      </w:r>
    </w:p>
    <w:p w14:paraId="708166A2" w14:textId="77777777" w:rsidR="004C02EF" w:rsidRPr="00A115DC" w:rsidRDefault="004C02EF" w:rsidP="004C02EF">
      <w:pPr>
        <w:pStyle w:val="Alg4"/>
        <w:numPr>
          <w:ilvl w:val="0"/>
          <w:numId w:val="166"/>
        </w:numPr>
      </w:pPr>
      <w:r w:rsidRPr="00A115DC">
        <w:t xml:space="preserve">Let </w:t>
      </w:r>
      <w:r w:rsidRPr="00A115DC">
        <w:rPr>
          <w:i/>
        </w:rPr>
        <w:t>reservedURIComponentSet</w:t>
      </w:r>
      <w:r w:rsidRPr="00A115DC">
        <w:t xml:space="preserve"> be the empty </w:t>
      </w:r>
      <w:r>
        <w:t>String</w:t>
      </w:r>
      <w:r w:rsidRPr="00A115DC">
        <w:t>.</w:t>
      </w:r>
    </w:p>
    <w:p w14:paraId="2F4B4BC4" w14:textId="77777777" w:rsidR="004C02EF" w:rsidRPr="00A115DC" w:rsidRDefault="004C02EF" w:rsidP="004C02EF">
      <w:pPr>
        <w:pStyle w:val="Alg4"/>
        <w:numPr>
          <w:ilvl w:val="0"/>
          <w:numId w:val="166"/>
        </w:numPr>
        <w:spacing w:after="220"/>
      </w:pPr>
      <w:r w:rsidRPr="00A115DC">
        <w:t>Return the result of calling Decode(</w:t>
      </w:r>
      <w:r w:rsidRPr="00A115DC">
        <w:rPr>
          <w:i/>
        </w:rPr>
        <w:t>componentString</w:t>
      </w:r>
      <w:r w:rsidRPr="00A115DC">
        <w:t xml:space="preserve">, </w:t>
      </w:r>
      <w:r w:rsidRPr="00A115DC">
        <w:rPr>
          <w:i/>
        </w:rPr>
        <w:t>reservedURIComponentSet</w:t>
      </w:r>
      <w:r w:rsidRPr="00A115DC">
        <w:t>)</w:t>
      </w:r>
    </w:p>
    <w:p w14:paraId="76A65BDE" w14:textId="77777777" w:rsidR="004C02EF" w:rsidRDefault="004C02EF" w:rsidP="004C02EF">
      <w:pPr>
        <w:pStyle w:val="40"/>
        <w:numPr>
          <w:ilvl w:val="0"/>
          <w:numId w:val="0"/>
        </w:numPr>
      </w:pPr>
      <w:bookmarkStart w:id="5075" w:name="_Ref456003682"/>
      <w:r>
        <w:t>15.1.3.3</w:t>
      </w:r>
      <w:r>
        <w:tab/>
        <w:t>encodeURI (uri)</w:t>
      </w:r>
      <w:bookmarkEnd w:id="5075"/>
    </w:p>
    <w:p w14:paraId="671F404B" w14:textId="77777777" w:rsidR="004C02EF" w:rsidRDefault="004C02EF" w:rsidP="004C02EF">
      <w:r>
        <w:t xml:space="preserve">The </w:t>
      </w:r>
      <w:r>
        <w:rPr>
          <w:rFonts w:ascii="Courier New" w:hAnsi="Courier New"/>
          <w:b/>
        </w:rPr>
        <w:t>encodeURI</w:t>
      </w:r>
      <w:r>
        <w:t xml:space="preserve"> function computes a new version of a URI</w:t>
      </w:r>
      <w:r w:rsidRPr="00E91749">
        <w:t xml:space="preserve"> </w:t>
      </w:r>
      <w:r>
        <w:t>in which each instance of certain characters is replaced by one, two, three, or four escape sequences representing the UTF-8 encoding of the character.</w:t>
      </w:r>
    </w:p>
    <w:p w14:paraId="34F265C6" w14:textId="77777777" w:rsidR="004C02EF" w:rsidRDefault="004C02EF" w:rsidP="004C02EF">
      <w:r>
        <w:t xml:space="preserve">When the </w:t>
      </w:r>
      <w:r>
        <w:rPr>
          <w:rFonts w:ascii="Courier New" w:hAnsi="Courier New"/>
          <w:b/>
        </w:rPr>
        <w:t>encodeURI</w:t>
      </w:r>
      <w:r>
        <w:t xml:space="preserve"> function is called with one argument </w:t>
      </w:r>
      <w:r w:rsidRPr="00E91749">
        <w:rPr>
          <w:rFonts w:ascii="Times New Roman" w:hAnsi="Times New Roman"/>
          <w:i/>
        </w:rPr>
        <w:t>uri</w:t>
      </w:r>
      <w:r>
        <w:t>, the following steps are taken:</w:t>
      </w:r>
    </w:p>
    <w:p w14:paraId="52371F51" w14:textId="77777777" w:rsidR="004C02EF" w:rsidRPr="00A115DC" w:rsidRDefault="004C02EF" w:rsidP="004C02EF">
      <w:pPr>
        <w:pStyle w:val="Alg4"/>
        <w:numPr>
          <w:ilvl w:val="0"/>
          <w:numId w:val="167"/>
        </w:numPr>
      </w:pPr>
      <w:r w:rsidRPr="00A115DC">
        <w:t xml:space="preserve">Let </w:t>
      </w:r>
      <w:r w:rsidRPr="00A115DC">
        <w:rPr>
          <w:i/>
        </w:rPr>
        <w:t>uriString</w:t>
      </w:r>
      <w:r w:rsidRPr="00A115DC">
        <w:t xml:space="preserve"> be ToString(</w:t>
      </w:r>
      <w:r w:rsidRPr="00A115DC">
        <w:rPr>
          <w:i/>
        </w:rPr>
        <w:t>uri</w:t>
      </w:r>
      <w:r w:rsidRPr="00A115DC">
        <w:t>).</w:t>
      </w:r>
    </w:p>
    <w:p w14:paraId="27B93DB8" w14:textId="77777777" w:rsidR="004C02EF" w:rsidRPr="00A115DC" w:rsidRDefault="004C02EF" w:rsidP="004C02EF">
      <w:pPr>
        <w:pStyle w:val="Alg4"/>
        <w:numPr>
          <w:ilvl w:val="0"/>
          <w:numId w:val="167"/>
        </w:numPr>
      </w:pPr>
      <w:r w:rsidRPr="00A115DC">
        <w:t xml:space="preserve">Let </w:t>
      </w:r>
      <w:r w:rsidRPr="00A115DC">
        <w:rPr>
          <w:i/>
        </w:rPr>
        <w:t>unescapedURISet</w:t>
      </w:r>
      <w:r w:rsidRPr="00A115DC">
        <w:t xml:space="preserve"> be a </w:t>
      </w:r>
      <w:r>
        <w:t>String</w:t>
      </w:r>
      <w:r w:rsidRPr="00A115DC">
        <w:t xml:space="preserve"> containing one instance of each character valid in </w:t>
      </w:r>
      <w:r w:rsidRPr="00A115DC">
        <w:rPr>
          <w:i/>
        </w:rPr>
        <w:t>uriReserved</w:t>
      </w:r>
      <w:r w:rsidRPr="00A115DC">
        <w:t xml:space="preserve"> and </w:t>
      </w:r>
      <w:r w:rsidRPr="00A115DC">
        <w:rPr>
          <w:i/>
        </w:rPr>
        <w:t>uriUnescaped</w:t>
      </w:r>
      <w:r w:rsidRPr="00A115DC">
        <w:t xml:space="preserve"> plus “</w:t>
      </w:r>
      <w:r w:rsidRPr="00A115DC">
        <w:rPr>
          <w:rFonts w:ascii="Courier New" w:hAnsi="Courier New" w:cs="Courier New"/>
          <w:b/>
        </w:rPr>
        <w:t>#</w:t>
      </w:r>
      <w:r w:rsidRPr="00A115DC">
        <w:t>”.</w:t>
      </w:r>
    </w:p>
    <w:p w14:paraId="088186C7" w14:textId="77777777" w:rsidR="004C02EF" w:rsidRPr="00A115DC" w:rsidRDefault="004C02EF" w:rsidP="004C02EF">
      <w:pPr>
        <w:pStyle w:val="Alg4"/>
        <w:numPr>
          <w:ilvl w:val="0"/>
          <w:numId w:val="167"/>
        </w:numPr>
        <w:spacing w:after="220"/>
      </w:pPr>
      <w:r w:rsidRPr="00A115DC">
        <w:t>Return the result of calling Encode(</w:t>
      </w:r>
      <w:r w:rsidRPr="00A115DC">
        <w:rPr>
          <w:i/>
        </w:rPr>
        <w:t>uriString</w:t>
      </w:r>
      <w:r w:rsidRPr="00A115DC">
        <w:t xml:space="preserve">, </w:t>
      </w:r>
      <w:r w:rsidRPr="00A115DC">
        <w:rPr>
          <w:i/>
        </w:rPr>
        <w:t>unescapedURISet</w:t>
      </w:r>
      <w:r w:rsidRPr="00A115DC">
        <w:t>)</w:t>
      </w:r>
    </w:p>
    <w:p w14:paraId="6C1C25FB" w14:textId="77777777" w:rsidR="004C02EF" w:rsidRDefault="004C02EF" w:rsidP="004C02EF">
      <w:pPr>
        <w:pStyle w:val="Note"/>
      </w:pPr>
      <w:r w:rsidRPr="000956BB">
        <w:t>NOTE</w:t>
      </w:r>
      <w:r w:rsidRPr="000956BB">
        <w:tab/>
        <w:t>The character “</w:t>
      </w:r>
      <w:r w:rsidRPr="000956BB">
        <w:rPr>
          <w:rFonts w:ascii="Courier New" w:hAnsi="Courier New" w:cs="Courier New"/>
          <w:b/>
        </w:rPr>
        <w:t>#</w:t>
      </w:r>
      <w:r w:rsidRPr="000956BB">
        <w:t>” is not encoded to an escape sequence even though it is not a reserved or unescaped URI character.</w:t>
      </w:r>
    </w:p>
    <w:p w14:paraId="0EE9F60A" w14:textId="77777777" w:rsidR="004C02EF" w:rsidRDefault="004C02EF" w:rsidP="004C02EF">
      <w:pPr>
        <w:pStyle w:val="40"/>
        <w:numPr>
          <w:ilvl w:val="0"/>
          <w:numId w:val="0"/>
        </w:numPr>
      </w:pPr>
      <w:bookmarkStart w:id="5076" w:name="_Ref456003685"/>
      <w:r>
        <w:t>15.1.3.4</w:t>
      </w:r>
      <w:r>
        <w:tab/>
        <w:t>encodeURIComponent (uriComponent)</w:t>
      </w:r>
      <w:bookmarkEnd w:id="5076"/>
    </w:p>
    <w:p w14:paraId="409087D1" w14:textId="77777777" w:rsidR="004C02EF" w:rsidRDefault="004C02EF" w:rsidP="004C02EF">
      <w:r>
        <w:t xml:space="preserve">The </w:t>
      </w:r>
      <w:r>
        <w:rPr>
          <w:rFonts w:ascii="Courier New" w:hAnsi="Courier New"/>
          <w:b/>
        </w:rPr>
        <w:t>encodeURIComponent</w:t>
      </w:r>
      <w:r>
        <w:t xml:space="preserve"> function computes a new version of a URI</w:t>
      </w:r>
      <w:r w:rsidRPr="00E91749">
        <w:t xml:space="preserve"> </w:t>
      </w:r>
      <w:r>
        <w:t>in which each instance of certain characters is replaced by one, two, three, or four escape sequences representing the UTF-8 encoding of the character.</w:t>
      </w:r>
    </w:p>
    <w:p w14:paraId="03B740E2" w14:textId="77777777" w:rsidR="004C02EF" w:rsidRDefault="004C02EF" w:rsidP="004C02EF">
      <w:r>
        <w:t xml:space="preserve">When the </w:t>
      </w:r>
      <w:r>
        <w:rPr>
          <w:rFonts w:ascii="Courier New" w:hAnsi="Courier New"/>
          <w:b/>
        </w:rPr>
        <w:t>encodeURIComponent</w:t>
      </w:r>
      <w:r>
        <w:t xml:space="preserve"> function is called with one argument </w:t>
      </w:r>
      <w:r w:rsidRPr="00E91749">
        <w:rPr>
          <w:rFonts w:ascii="Times New Roman" w:hAnsi="Times New Roman"/>
          <w:i/>
        </w:rPr>
        <w:t>uriComponent</w:t>
      </w:r>
      <w:r>
        <w:t>, the following steps are taken:</w:t>
      </w:r>
    </w:p>
    <w:p w14:paraId="2840DD6B" w14:textId="77777777" w:rsidR="004C02EF" w:rsidRPr="00A115DC" w:rsidRDefault="004C02EF" w:rsidP="004C02EF">
      <w:pPr>
        <w:pStyle w:val="Alg4"/>
        <w:numPr>
          <w:ilvl w:val="0"/>
          <w:numId w:val="168"/>
        </w:numPr>
      </w:pPr>
      <w:r w:rsidRPr="00A115DC">
        <w:t xml:space="preserve">Let </w:t>
      </w:r>
      <w:r w:rsidRPr="00A115DC">
        <w:rPr>
          <w:i/>
        </w:rPr>
        <w:t>componentString</w:t>
      </w:r>
      <w:r w:rsidRPr="00A115DC">
        <w:t xml:space="preserve"> be ToString(</w:t>
      </w:r>
      <w:r w:rsidRPr="00A115DC">
        <w:rPr>
          <w:i/>
        </w:rPr>
        <w:t>uriComponent</w:t>
      </w:r>
      <w:r w:rsidRPr="00A115DC">
        <w:t>).</w:t>
      </w:r>
    </w:p>
    <w:p w14:paraId="5B7B1801" w14:textId="77777777" w:rsidR="004C02EF" w:rsidRPr="00A115DC" w:rsidRDefault="004C02EF" w:rsidP="004C02EF">
      <w:pPr>
        <w:pStyle w:val="Alg4"/>
        <w:numPr>
          <w:ilvl w:val="0"/>
          <w:numId w:val="168"/>
        </w:numPr>
      </w:pPr>
      <w:r w:rsidRPr="00A115DC">
        <w:t xml:space="preserve">Let </w:t>
      </w:r>
      <w:r w:rsidRPr="00A115DC">
        <w:rPr>
          <w:i/>
        </w:rPr>
        <w:t>unescapedURIComponentSet</w:t>
      </w:r>
      <w:r w:rsidRPr="00A115DC">
        <w:t xml:space="preserve"> be a </w:t>
      </w:r>
      <w:r>
        <w:t>String</w:t>
      </w:r>
      <w:r w:rsidRPr="00A115DC">
        <w:t xml:space="preserve"> containing one instance of each character valid in </w:t>
      </w:r>
      <w:r w:rsidRPr="00A115DC">
        <w:rPr>
          <w:i/>
        </w:rPr>
        <w:t>uriUnescaped</w:t>
      </w:r>
      <w:r w:rsidRPr="00A115DC">
        <w:t>.</w:t>
      </w:r>
    </w:p>
    <w:p w14:paraId="1C54B8CE" w14:textId="77777777" w:rsidR="004C02EF" w:rsidRPr="00A115DC" w:rsidRDefault="004C02EF" w:rsidP="004C02EF">
      <w:pPr>
        <w:pStyle w:val="Alg4"/>
        <w:numPr>
          <w:ilvl w:val="0"/>
          <w:numId w:val="168"/>
        </w:numPr>
        <w:spacing w:after="220"/>
      </w:pPr>
      <w:r w:rsidRPr="00A115DC">
        <w:t>Return the result of calling Encode(</w:t>
      </w:r>
      <w:r w:rsidRPr="00A115DC">
        <w:rPr>
          <w:i/>
        </w:rPr>
        <w:t>componentString</w:t>
      </w:r>
      <w:r w:rsidRPr="00A115DC">
        <w:t xml:space="preserve">, </w:t>
      </w:r>
      <w:r w:rsidRPr="00A115DC">
        <w:rPr>
          <w:i/>
        </w:rPr>
        <w:t>unescapedURIComponentSet</w:t>
      </w:r>
      <w:r w:rsidRPr="00A115DC">
        <w:t>)</w:t>
      </w:r>
    </w:p>
    <w:p w14:paraId="79427386" w14:textId="77777777" w:rsidR="004C02EF" w:rsidRDefault="004C02EF" w:rsidP="00B43482">
      <w:pPr>
        <w:pStyle w:val="30"/>
        <w:numPr>
          <w:ilvl w:val="0"/>
          <w:numId w:val="0"/>
        </w:numPr>
      </w:pPr>
      <w:bookmarkStart w:id="5077" w:name="_Ref457710538"/>
      <w:bookmarkStart w:id="5078" w:name="_Toc472818906"/>
      <w:bookmarkStart w:id="5079" w:name="_Toc235503484"/>
      <w:bookmarkStart w:id="5080" w:name="_Toc241509259"/>
      <w:bookmarkStart w:id="5081" w:name="_Toc244416746"/>
      <w:bookmarkStart w:id="5082" w:name="_Toc276631110"/>
      <w:bookmarkStart w:id="5083" w:name="_Toc153968499"/>
      <w:r>
        <w:t>15.1.4</w:t>
      </w:r>
      <w:r>
        <w:tab/>
        <w:t>Constructor Properties of the Global Objec</w:t>
      </w:r>
      <w:bookmarkEnd w:id="5057"/>
      <w:r>
        <w:t>t</w:t>
      </w:r>
      <w:bookmarkStart w:id="5084" w:name="_Toc393690359"/>
      <w:bookmarkEnd w:id="5077"/>
      <w:bookmarkEnd w:id="5078"/>
      <w:bookmarkEnd w:id="5079"/>
      <w:bookmarkEnd w:id="5080"/>
      <w:bookmarkEnd w:id="5081"/>
      <w:bookmarkEnd w:id="5082"/>
      <w:bookmarkEnd w:id="5083"/>
    </w:p>
    <w:p w14:paraId="0556E0D5" w14:textId="77777777" w:rsidR="004C02EF" w:rsidRDefault="004C02EF" w:rsidP="004C02EF">
      <w:pPr>
        <w:pStyle w:val="40"/>
        <w:numPr>
          <w:ilvl w:val="0"/>
          <w:numId w:val="0"/>
        </w:numPr>
      </w:pPr>
      <w:r>
        <w:t>15.1.4.1</w:t>
      </w:r>
      <w:r>
        <w:tab/>
        <w:t xml:space="preserve">Object ( . . . </w:t>
      </w:r>
      <w:bookmarkEnd w:id="5084"/>
      <w:r>
        <w:t>)</w:t>
      </w:r>
    </w:p>
    <w:p w14:paraId="70FBF64F" w14:textId="77777777" w:rsidR="004C02EF" w:rsidRDefault="004C02EF" w:rsidP="004C02EF">
      <w:r>
        <w:t xml:space="preserve">See 15.2.1 and </w:t>
      </w:r>
      <w:bookmarkStart w:id="5085" w:name="_Toc393690360"/>
      <w:r>
        <w:t>15.2.2.</w:t>
      </w:r>
    </w:p>
    <w:p w14:paraId="0D2537FA" w14:textId="77777777" w:rsidR="004C02EF" w:rsidRDefault="004C02EF" w:rsidP="004C02EF">
      <w:pPr>
        <w:pStyle w:val="40"/>
        <w:numPr>
          <w:ilvl w:val="0"/>
          <w:numId w:val="0"/>
        </w:numPr>
      </w:pPr>
      <w:r>
        <w:t>15.1.4.2</w:t>
      </w:r>
      <w:r>
        <w:tab/>
        <w:t xml:space="preserve">Function ( . . . </w:t>
      </w:r>
      <w:bookmarkEnd w:id="5085"/>
      <w:r>
        <w:t>)</w:t>
      </w:r>
    </w:p>
    <w:p w14:paraId="67E12E49" w14:textId="77777777" w:rsidR="004C02EF" w:rsidRDefault="004C02EF" w:rsidP="004C02EF">
      <w:r>
        <w:t>See 15.3.1 and 15.3.2.</w:t>
      </w:r>
      <w:bookmarkStart w:id="5086" w:name="_Toc393690361"/>
    </w:p>
    <w:p w14:paraId="44B996C3" w14:textId="77777777" w:rsidR="004C02EF" w:rsidRDefault="004C02EF" w:rsidP="004C02EF">
      <w:pPr>
        <w:pStyle w:val="40"/>
        <w:numPr>
          <w:ilvl w:val="0"/>
          <w:numId w:val="0"/>
        </w:numPr>
      </w:pPr>
      <w:r>
        <w:t>15.1.4.3</w:t>
      </w:r>
      <w:r>
        <w:tab/>
        <w:t xml:space="preserve">Array ( . . . </w:t>
      </w:r>
      <w:bookmarkEnd w:id="5086"/>
      <w:r>
        <w:t>)</w:t>
      </w:r>
    </w:p>
    <w:p w14:paraId="1ED9946D" w14:textId="77777777" w:rsidR="004C02EF" w:rsidRDefault="004C02EF" w:rsidP="004C02EF">
      <w:r>
        <w:t xml:space="preserve">See 15.4.1 and </w:t>
      </w:r>
      <w:bookmarkStart w:id="5087" w:name="_Toc393690362"/>
      <w:r>
        <w:t>15.4.2.</w:t>
      </w:r>
    </w:p>
    <w:p w14:paraId="1C1FEE6B" w14:textId="77777777" w:rsidR="004C02EF" w:rsidRDefault="004C02EF" w:rsidP="004C02EF">
      <w:pPr>
        <w:pStyle w:val="40"/>
        <w:numPr>
          <w:ilvl w:val="0"/>
          <w:numId w:val="0"/>
        </w:numPr>
      </w:pPr>
      <w:r>
        <w:t>15.1.4.4</w:t>
      </w:r>
      <w:r>
        <w:tab/>
        <w:t xml:space="preserve">String ( . . . </w:t>
      </w:r>
      <w:bookmarkEnd w:id="5087"/>
      <w:r>
        <w:t>)</w:t>
      </w:r>
    </w:p>
    <w:p w14:paraId="100A4A07" w14:textId="77777777" w:rsidR="004C02EF" w:rsidRDefault="004C02EF" w:rsidP="004C02EF">
      <w:r>
        <w:t xml:space="preserve">See 15.5.1 and </w:t>
      </w:r>
      <w:bookmarkStart w:id="5088" w:name="_Toc393690363"/>
      <w:r>
        <w:t>15.5.2.</w:t>
      </w:r>
    </w:p>
    <w:p w14:paraId="75C6A922" w14:textId="77777777" w:rsidR="004C02EF" w:rsidRDefault="004C02EF" w:rsidP="004C02EF">
      <w:pPr>
        <w:pStyle w:val="40"/>
        <w:numPr>
          <w:ilvl w:val="0"/>
          <w:numId w:val="0"/>
        </w:numPr>
      </w:pPr>
      <w:r>
        <w:t>15.1.4.5</w:t>
      </w:r>
      <w:r>
        <w:tab/>
        <w:t xml:space="preserve">Boolean ( . . . </w:t>
      </w:r>
      <w:bookmarkEnd w:id="5088"/>
      <w:r>
        <w:t>)</w:t>
      </w:r>
    </w:p>
    <w:p w14:paraId="61537F33" w14:textId="77777777" w:rsidR="004C02EF" w:rsidRDefault="004C02EF" w:rsidP="004C02EF">
      <w:r>
        <w:t xml:space="preserve">See 15.6.1 and </w:t>
      </w:r>
      <w:bookmarkStart w:id="5089" w:name="_Toc393690364"/>
      <w:r>
        <w:t>15.6.2.</w:t>
      </w:r>
    </w:p>
    <w:p w14:paraId="5B43BF7C" w14:textId="77777777" w:rsidR="004C02EF" w:rsidRDefault="004C02EF" w:rsidP="004C02EF">
      <w:pPr>
        <w:pStyle w:val="40"/>
        <w:numPr>
          <w:ilvl w:val="0"/>
          <w:numId w:val="0"/>
        </w:numPr>
      </w:pPr>
      <w:r>
        <w:t>15.1.4.6</w:t>
      </w:r>
      <w:r>
        <w:tab/>
        <w:t xml:space="preserve">Number ( . . . </w:t>
      </w:r>
      <w:bookmarkEnd w:id="5089"/>
      <w:r>
        <w:t>)</w:t>
      </w:r>
    </w:p>
    <w:p w14:paraId="5115F0D5" w14:textId="77777777" w:rsidR="004C02EF" w:rsidRDefault="004C02EF" w:rsidP="004C02EF">
      <w:r>
        <w:t>See 15.7.1 and 15.7.2.</w:t>
      </w:r>
      <w:bookmarkStart w:id="5090" w:name="_Toc393690365"/>
    </w:p>
    <w:p w14:paraId="51C4EDB9" w14:textId="77777777" w:rsidR="004C02EF" w:rsidRDefault="004C02EF" w:rsidP="004C02EF">
      <w:pPr>
        <w:pStyle w:val="40"/>
        <w:numPr>
          <w:ilvl w:val="0"/>
          <w:numId w:val="0"/>
        </w:numPr>
      </w:pPr>
      <w:r>
        <w:t>15.1.4.7</w:t>
      </w:r>
      <w:r>
        <w:tab/>
        <w:t xml:space="preserve">Date ( . . . </w:t>
      </w:r>
      <w:bookmarkEnd w:id="5090"/>
      <w:r>
        <w:t>)</w:t>
      </w:r>
    </w:p>
    <w:p w14:paraId="0AE0C3F4" w14:textId="77777777" w:rsidR="004C02EF" w:rsidRDefault="004C02EF" w:rsidP="004C02EF">
      <w:r>
        <w:t>See 15.9.2.</w:t>
      </w:r>
      <w:bookmarkStart w:id="5091" w:name="_Toc393690366"/>
    </w:p>
    <w:p w14:paraId="6BCA10C6" w14:textId="77777777" w:rsidR="004C02EF" w:rsidRDefault="004C02EF" w:rsidP="004C02EF">
      <w:pPr>
        <w:pStyle w:val="40"/>
        <w:numPr>
          <w:ilvl w:val="0"/>
          <w:numId w:val="0"/>
        </w:numPr>
      </w:pPr>
      <w:bookmarkStart w:id="5092" w:name="_Ref456010425"/>
      <w:r>
        <w:t>15.1.4.8</w:t>
      </w:r>
      <w:r>
        <w:tab/>
        <w:t>RegExp ( . . . )</w:t>
      </w:r>
      <w:bookmarkEnd w:id="5092"/>
    </w:p>
    <w:p w14:paraId="41F2716B" w14:textId="77777777" w:rsidR="004C02EF" w:rsidRDefault="004C02EF" w:rsidP="004C02EF">
      <w:r>
        <w:t>See 15.10.3 and 15.10.4.</w:t>
      </w:r>
    </w:p>
    <w:p w14:paraId="0CF5E885" w14:textId="77777777" w:rsidR="004C02EF" w:rsidRDefault="004C02EF" w:rsidP="004C02EF">
      <w:pPr>
        <w:pStyle w:val="40"/>
        <w:numPr>
          <w:ilvl w:val="0"/>
          <w:numId w:val="0"/>
        </w:numPr>
      </w:pPr>
      <w:bookmarkStart w:id="5093" w:name="_Ref456011234"/>
      <w:r>
        <w:t>15.1.4.9</w:t>
      </w:r>
      <w:r>
        <w:tab/>
        <w:t>Error ( . . . )</w:t>
      </w:r>
      <w:bookmarkEnd w:id="5093"/>
    </w:p>
    <w:p w14:paraId="50E5F734" w14:textId="77777777" w:rsidR="004C02EF" w:rsidRDefault="004C02EF" w:rsidP="004C02EF">
      <w:r>
        <w:t>See 15.11.1 and 15.11.2.</w:t>
      </w:r>
    </w:p>
    <w:p w14:paraId="21496B45" w14:textId="77777777" w:rsidR="004C02EF" w:rsidRDefault="004C02EF" w:rsidP="004C02EF">
      <w:pPr>
        <w:pStyle w:val="40"/>
        <w:numPr>
          <w:ilvl w:val="0"/>
          <w:numId w:val="0"/>
        </w:numPr>
      </w:pPr>
      <w:r>
        <w:t>15.1.4.10</w:t>
      </w:r>
      <w:r>
        <w:tab/>
        <w:t>EvalError ( . . . )</w:t>
      </w:r>
    </w:p>
    <w:p w14:paraId="18A506B1" w14:textId="77777777" w:rsidR="004C02EF" w:rsidRDefault="004C02EF" w:rsidP="004C02EF">
      <w:r>
        <w:t>See 15.11.6.1.</w:t>
      </w:r>
    </w:p>
    <w:p w14:paraId="0DFE78DD" w14:textId="77777777" w:rsidR="004C02EF" w:rsidRDefault="004C02EF" w:rsidP="004C02EF">
      <w:pPr>
        <w:pStyle w:val="40"/>
        <w:numPr>
          <w:ilvl w:val="0"/>
          <w:numId w:val="0"/>
        </w:numPr>
      </w:pPr>
      <w:r>
        <w:t>15.1.4.11</w:t>
      </w:r>
      <w:r>
        <w:tab/>
        <w:t>RangeError ( . . . )</w:t>
      </w:r>
    </w:p>
    <w:p w14:paraId="766F717A" w14:textId="77777777" w:rsidR="004C02EF" w:rsidRDefault="004C02EF" w:rsidP="004C02EF">
      <w:r>
        <w:t>See 15.11.6.2.</w:t>
      </w:r>
    </w:p>
    <w:p w14:paraId="2C614231" w14:textId="77777777" w:rsidR="004C02EF" w:rsidRDefault="004C02EF" w:rsidP="004C02EF">
      <w:pPr>
        <w:pStyle w:val="40"/>
        <w:numPr>
          <w:ilvl w:val="0"/>
          <w:numId w:val="0"/>
        </w:numPr>
      </w:pPr>
      <w:r>
        <w:t>15.1.4.12</w:t>
      </w:r>
      <w:r>
        <w:tab/>
        <w:t>ReferenceError ( . . . )</w:t>
      </w:r>
    </w:p>
    <w:p w14:paraId="2A3528CB" w14:textId="77777777" w:rsidR="004C02EF" w:rsidRDefault="004C02EF" w:rsidP="004C02EF">
      <w:r>
        <w:t>See 15.11.6.3.</w:t>
      </w:r>
    </w:p>
    <w:p w14:paraId="546AC92A" w14:textId="77777777" w:rsidR="004C02EF" w:rsidRDefault="004C02EF" w:rsidP="004C02EF">
      <w:pPr>
        <w:pStyle w:val="40"/>
        <w:numPr>
          <w:ilvl w:val="0"/>
          <w:numId w:val="0"/>
        </w:numPr>
      </w:pPr>
      <w:r>
        <w:t>15.1.4.13</w:t>
      </w:r>
      <w:r>
        <w:tab/>
        <w:t>SyntaxError ( . . . )</w:t>
      </w:r>
    </w:p>
    <w:p w14:paraId="1FB42CCC" w14:textId="77777777" w:rsidR="004C02EF" w:rsidRDefault="004C02EF" w:rsidP="004C02EF">
      <w:r>
        <w:t>See 15.11.6.4.</w:t>
      </w:r>
    </w:p>
    <w:p w14:paraId="5E274E19" w14:textId="77777777" w:rsidR="004C02EF" w:rsidRDefault="004C02EF" w:rsidP="004C02EF">
      <w:pPr>
        <w:pStyle w:val="40"/>
        <w:numPr>
          <w:ilvl w:val="0"/>
          <w:numId w:val="0"/>
        </w:numPr>
      </w:pPr>
      <w:r>
        <w:t>15.1.4.14</w:t>
      </w:r>
      <w:r>
        <w:tab/>
        <w:t>TypeError ( . . . )</w:t>
      </w:r>
    </w:p>
    <w:p w14:paraId="24EBF392" w14:textId="77777777" w:rsidR="004C02EF" w:rsidRDefault="004C02EF" w:rsidP="004C02EF">
      <w:r>
        <w:t>See 15.11.6.5.</w:t>
      </w:r>
    </w:p>
    <w:p w14:paraId="0AEBDD64" w14:textId="77777777" w:rsidR="004C02EF" w:rsidRDefault="004C02EF" w:rsidP="004C02EF">
      <w:pPr>
        <w:pStyle w:val="40"/>
        <w:numPr>
          <w:ilvl w:val="0"/>
          <w:numId w:val="0"/>
        </w:numPr>
      </w:pPr>
      <w:r>
        <w:t>15.1.4.15</w:t>
      </w:r>
      <w:r>
        <w:tab/>
        <w:t>URIError ( . . . )</w:t>
      </w:r>
    </w:p>
    <w:p w14:paraId="15990565" w14:textId="77777777" w:rsidR="004C02EF" w:rsidRDefault="004C02EF" w:rsidP="004C02EF">
      <w:r>
        <w:t>See 15.11.6.6.</w:t>
      </w:r>
    </w:p>
    <w:p w14:paraId="2A70B2C8" w14:textId="77777777" w:rsidR="004C02EF" w:rsidRDefault="004C02EF" w:rsidP="00B43482">
      <w:pPr>
        <w:pStyle w:val="30"/>
        <w:numPr>
          <w:ilvl w:val="0"/>
          <w:numId w:val="0"/>
        </w:numPr>
      </w:pPr>
      <w:bookmarkStart w:id="5094" w:name="_Toc472818907"/>
      <w:bookmarkStart w:id="5095" w:name="_Toc235503485"/>
      <w:bookmarkStart w:id="5096" w:name="_Toc241509260"/>
      <w:bookmarkStart w:id="5097" w:name="_Toc244416747"/>
      <w:bookmarkStart w:id="5098" w:name="_Toc276631111"/>
      <w:bookmarkStart w:id="5099" w:name="_Toc153968500"/>
      <w:r>
        <w:t>15.1.5</w:t>
      </w:r>
      <w:r>
        <w:tab/>
        <w:t>Other Properties of the Global Objec</w:t>
      </w:r>
      <w:bookmarkEnd w:id="5091"/>
      <w:r>
        <w:t>t</w:t>
      </w:r>
      <w:bookmarkStart w:id="5100" w:name="_Toc393690367"/>
      <w:bookmarkEnd w:id="5094"/>
      <w:bookmarkEnd w:id="5095"/>
      <w:bookmarkEnd w:id="5096"/>
      <w:bookmarkEnd w:id="5097"/>
      <w:bookmarkEnd w:id="5098"/>
      <w:bookmarkEnd w:id="5099"/>
    </w:p>
    <w:p w14:paraId="40877A3F" w14:textId="77777777" w:rsidR="004C02EF" w:rsidRDefault="004C02EF" w:rsidP="004C02EF">
      <w:pPr>
        <w:pStyle w:val="40"/>
        <w:numPr>
          <w:ilvl w:val="0"/>
          <w:numId w:val="0"/>
        </w:numPr>
      </w:pPr>
      <w:r>
        <w:t>15.1.5.1</w:t>
      </w:r>
      <w:r>
        <w:tab/>
        <w:t>Mat</w:t>
      </w:r>
      <w:bookmarkEnd w:id="5100"/>
      <w:r>
        <w:t>h</w:t>
      </w:r>
    </w:p>
    <w:p w14:paraId="2869A9B1" w14:textId="77777777" w:rsidR="004C02EF" w:rsidRDefault="004C02EF" w:rsidP="004C02EF">
      <w:r>
        <w:t xml:space="preserve">See </w:t>
      </w:r>
      <w:bookmarkStart w:id="5101" w:name="_Toc393690368"/>
      <w:r>
        <w:t>15.8.</w:t>
      </w:r>
    </w:p>
    <w:p w14:paraId="789FA6DE" w14:textId="77777777" w:rsidR="004C02EF" w:rsidRDefault="004C02EF" w:rsidP="004C02EF">
      <w:pPr>
        <w:pStyle w:val="40"/>
        <w:numPr>
          <w:ilvl w:val="0"/>
          <w:numId w:val="0"/>
        </w:numPr>
      </w:pPr>
      <w:bookmarkStart w:id="5102" w:name="_Toc472818908"/>
      <w:r>
        <w:t>15.1.5.2</w:t>
      </w:r>
      <w:r>
        <w:tab/>
        <w:t>JSON</w:t>
      </w:r>
    </w:p>
    <w:p w14:paraId="1FD17C00" w14:textId="77777777" w:rsidR="004C02EF" w:rsidRDefault="004C02EF" w:rsidP="004C02EF">
      <w:r>
        <w:t>See 15.12.</w:t>
      </w:r>
    </w:p>
    <w:p w14:paraId="428ECE76" w14:textId="77777777" w:rsidR="004C02EF" w:rsidRDefault="004C02EF" w:rsidP="00B43482">
      <w:pPr>
        <w:pStyle w:val="20"/>
        <w:numPr>
          <w:ilvl w:val="0"/>
          <w:numId w:val="0"/>
        </w:numPr>
      </w:pPr>
      <w:bookmarkStart w:id="5103" w:name="_Toc235503486"/>
      <w:bookmarkStart w:id="5104" w:name="_Toc241509261"/>
      <w:bookmarkStart w:id="5105" w:name="_Toc244416748"/>
      <w:bookmarkStart w:id="5106" w:name="_Toc276631112"/>
      <w:bookmarkStart w:id="5107" w:name="_Toc153968501"/>
      <w:r>
        <w:t>15.2</w:t>
      </w:r>
      <w:r>
        <w:tab/>
        <w:t>Object Objec</w:t>
      </w:r>
      <w:bookmarkEnd w:id="5058"/>
      <w:bookmarkEnd w:id="5059"/>
      <w:r>
        <w:t>t</w:t>
      </w:r>
      <w:bookmarkEnd w:id="5060"/>
      <w:bookmarkEnd w:id="5061"/>
      <w:bookmarkEnd w:id="5101"/>
      <w:r>
        <w:t>s</w:t>
      </w:r>
      <w:bookmarkStart w:id="5108" w:name="_Toc385672255"/>
      <w:bookmarkStart w:id="5109" w:name="_Ref393527264"/>
      <w:bookmarkStart w:id="5110" w:name="_Toc393690369"/>
      <w:bookmarkStart w:id="5111" w:name="_Ref404501382"/>
      <w:bookmarkStart w:id="5112" w:name="_Toc382291602"/>
      <w:bookmarkEnd w:id="5102"/>
      <w:bookmarkEnd w:id="5103"/>
      <w:bookmarkEnd w:id="5104"/>
      <w:bookmarkEnd w:id="5105"/>
      <w:bookmarkEnd w:id="5106"/>
      <w:bookmarkEnd w:id="5107"/>
    </w:p>
    <w:p w14:paraId="7B936320" w14:textId="77777777" w:rsidR="004C02EF" w:rsidRDefault="004C02EF" w:rsidP="00B43482">
      <w:pPr>
        <w:pStyle w:val="30"/>
        <w:numPr>
          <w:ilvl w:val="0"/>
          <w:numId w:val="0"/>
        </w:numPr>
      </w:pPr>
      <w:bookmarkStart w:id="5113" w:name="_Ref424531694"/>
      <w:bookmarkStart w:id="5114" w:name="_Toc472818909"/>
      <w:bookmarkStart w:id="5115" w:name="_Toc235503487"/>
      <w:bookmarkStart w:id="5116" w:name="_Toc241509262"/>
      <w:bookmarkStart w:id="5117" w:name="_Toc244416749"/>
      <w:bookmarkStart w:id="5118" w:name="_Toc276631113"/>
      <w:bookmarkStart w:id="5119" w:name="_Toc153968502"/>
      <w:r>
        <w:t>15.2.1</w:t>
      </w:r>
      <w:r>
        <w:tab/>
        <w:t>The Object Constructor Called as a Functio</w:t>
      </w:r>
      <w:bookmarkEnd w:id="5108"/>
      <w:bookmarkEnd w:id="5109"/>
      <w:bookmarkEnd w:id="5110"/>
      <w:bookmarkEnd w:id="5111"/>
      <w:r>
        <w:t>n</w:t>
      </w:r>
      <w:bookmarkEnd w:id="5113"/>
      <w:bookmarkEnd w:id="5114"/>
      <w:bookmarkEnd w:id="5115"/>
      <w:bookmarkEnd w:id="5116"/>
      <w:bookmarkEnd w:id="5117"/>
      <w:bookmarkEnd w:id="5118"/>
      <w:bookmarkEnd w:id="5119"/>
    </w:p>
    <w:p w14:paraId="604EAFCB" w14:textId="77777777" w:rsidR="004C02EF" w:rsidRDefault="004C02EF" w:rsidP="004C02EF">
      <w:r>
        <w:t xml:space="preserve">When </w:t>
      </w:r>
      <w:r>
        <w:rPr>
          <w:rFonts w:ascii="Courier New" w:hAnsi="Courier New"/>
          <w:b/>
        </w:rPr>
        <w:t>Object</w:t>
      </w:r>
      <w:r>
        <w:t xml:space="preserve"> is called as a function rather than as a constructor, it performs a type conversion.</w:t>
      </w:r>
      <w:bookmarkStart w:id="5120" w:name="_Ref385475928"/>
      <w:bookmarkStart w:id="5121" w:name="_Toc385672256"/>
      <w:bookmarkStart w:id="5122" w:name="_Toc393690370"/>
    </w:p>
    <w:p w14:paraId="45BAF19C" w14:textId="77777777" w:rsidR="004C02EF" w:rsidRDefault="004C02EF" w:rsidP="004C02EF">
      <w:pPr>
        <w:pStyle w:val="40"/>
        <w:numPr>
          <w:ilvl w:val="0"/>
          <w:numId w:val="0"/>
        </w:numPr>
      </w:pPr>
      <w:bookmarkStart w:id="5123" w:name="_Ref424531528"/>
      <w:r>
        <w:t>15.2.1.1</w:t>
      </w:r>
      <w:r>
        <w:tab/>
        <w:t>Object ( [ value</w:t>
      </w:r>
      <w:bookmarkEnd w:id="5120"/>
      <w:bookmarkEnd w:id="5121"/>
      <w:bookmarkEnd w:id="5122"/>
      <w:r>
        <w:t xml:space="preserve"> ] )</w:t>
      </w:r>
      <w:bookmarkEnd w:id="5123"/>
    </w:p>
    <w:p w14:paraId="2FD3D8F8" w14:textId="77777777" w:rsidR="004C02EF" w:rsidRDefault="004C02EF" w:rsidP="004C02EF">
      <w:r>
        <w:t xml:space="preserve">When the </w:t>
      </w:r>
      <w:r>
        <w:rPr>
          <w:rFonts w:ascii="Courier New" w:hAnsi="Courier New"/>
          <w:b/>
        </w:rPr>
        <w:t>Object</w:t>
      </w:r>
      <w:r>
        <w:t xml:space="preserve"> function is called with no arguments or with one argument </w:t>
      </w:r>
      <w:r w:rsidRPr="00E91749">
        <w:rPr>
          <w:rFonts w:ascii="Times New Roman" w:hAnsi="Times New Roman"/>
          <w:i/>
        </w:rPr>
        <w:t>value</w:t>
      </w:r>
      <w:r>
        <w:t>, the following steps are taken:</w:t>
      </w:r>
    </w:p>
    <w:p w14:paraId="6D378020" w14:textId="77777777" w:rsidR="004C02EF" w:rsidRPr="00A115DC" w:rsidRDefault="004C02EF" w:rsidP="004C02EF">
      <w:pPr>
        <w:pStyle w:val="Alg4"/>
        <w:numPr>
          <w:ilvl w:val="0"/>
          <w:numId w:val="169"/>
        </w:numPr>
      </w:pPr>
      <w:r w:rsidRPr="00A115DC">
        <w:t xml:space="preserve">If </w:t>
      </w:r>
      <w:r w:rsidRPr="00A115DC">
        <w:rPr>
          <w:i/>
        </w:rPr>
        <w:t>value</w:t>
      </w:r>
      <w:r w:rsidRPr="00A115DC">
        <w:t xml:space="preserve"> is </w:t>
      </w:r>
      <w:r w:rsidRPr="00A115DC">
        <w:rPr>
          <w:b/>
        </w:rPr>
        <w:t>null</w:t>
      </w:r>
      <w:r w:rsidRPr="00A115DC">
        <w:t xml:space="preserve">, </w:t>
      </w:r>
      <w:r w:rsidRPr="00A115DC">
        <w:rPr>
          <w:b/>
        </w:rPr>
        <w:t>undefined</w:t>
      </w:r>
      <w:r w:rsidRPr="00A115DC">
        <w:t xml:space="preserve"> or not supplied, create and return a new Object object exactly as if the standard built-in Object constructor had been called with the same arguments (15.2.2.1).</w:t>
      </w:r>
    </w:p>
    <w:p w14:paraId="053B4A42" w14:textId="77777777" w:rsidR="004C02EF" w:rsidRPr="00A115DC" w:rsidRDefault="004C02EF" w:rsidP="004C02EF">
      <w:pPr>
        <w:pStyle w:val="Alg4"/>
        <w:numPr>
          <w:ilvl w:val="0"/>
          <w:numId w:val="169"/>
        </w:numPr>
        <w:spacing w:after="220"/>
      </w:pPr>
      <w:r w:rsidRPr="00A115DC">
        <w:t>Return ToObject(</w:t>
      </w:r>
      <w:r w:rsidRPr="00A115DC">
        <w:rPr>
          <w:i/>
        </w:rPr>
        <w:t>value</w:t>
      </w:r>
      <w:r w:rsidRPr="00A115DC">
        <w:t>).</w:t>
      </w:r>
      <w:bookmarkStart w:id="5124" w:name="_Ref385475932"/>
      <w:bookmarkStart w:id="5125" w:name="_Toc385672257"/>
      <w:bookmarkStart w:id="5126" w:name="_Toc393690371"/>
      <w:bookmarkStart w:id="5127" w:name="_Ref424531555"/>
    </w:p>
    <w:p w14:paraId="4E9C788D" w14:textId="77777777" w:rsidR="004C02EF" w:rsidRDefault="004C02EF" w:rsidP="00B43482">
      <w:pPr>
        <w:pStyle w:val="30"/>
        <w:numPr>
          <w:ilvl w:val="0"/>
          <w:numId w:val="0"/>
        </w:numPr>
      </w:pPr>
      <w:bookmarkStart w:id="5128" w:name="_Toc385672258"/>
      <w:bookmarkStart w:id="5129" w:name="_Ref393527230"/>
      <w:bookmarkStart w:id="5130" w:name="_Toc393690372"/>
      <w:bookmarkStart w:id="5131" w:name="_Ref404501393"/>
      <w:bookmarkStart w:id="5132" w:name="_Ref424531707"/>
      <w:bookmarkStart w:id="5133" w:name="_Ref449968361"/>
      <w:bookmarkStart w:id="5134" w:name="_Toc472818910"/>
      <w:bookmarkStart w:id="5135" w:name="_Toc235503488"/>
      <w:bookmarkStart w:id="5136" w:name="_Toc241509263"/>
      <w:bookmarkStart w:id="5137" w:name="_Toc244416750"/>
      <w:bookmarkStart w:id="5138" w:name="_Toc276631114"/>
      <w:bookmarkStart w:id="5139" w:name="_Toc153968503"/>
      <w:bookmarkEnd w:id="5124"/>
      <w:bookmarkEnd w:id="5125"/>
      <w:bookmarkEnd w:id="5126"/>
      <w:bookmarkEnd w:id="5127"/>
      <w:r>
        <w:t>15.2.2</w:t>
      </w:r>
      <w:r>
        <w:tab/>
        <w:t>The Object Constructo</w:t>
      </w:r>
      <w:bookmarkEnd w:id="5112"/>
      <w:bookmarkEnd w:id="5128"/>
      <w:bookmarkEnd w:id="5129"/>
      <w:bookmarkEnd w:id="5130"/>
      <w:bookmarkEnd w:id="5131"/>
      <w:r>
        <w:t>r</w:t>
      </w:r>
      <w:bookmarkStart w:id="5140" w:name="_Ref393527857"/>
      <w:bookmarkStart w:id="5141" w:name="_Toc382291603"/>
      <w:bookmarkEnd w:id="5132"/>
      <w:bookmarkEnd w:id="5133"/>
      <w:bookmarkEnd w:id="5134"/>
      <w:bookmarkEnd w:id="5135"/>
      <w:bookmarkEnd w:id="5136"/>
      <w:bookmarkEnd w:id="5137"/>
      <w:bookmarkEnd w:id="5138"/>
      <w:bookmarkEnd w:id="5139"/>
    </w:p>
    <w:p w14:paraId="63C9AA5D" w14:textId="77777777" w:rsidR="004C02EF" w:rsidRDefault="004C02EF" w:rsidP="004C02EF">
      <w:r>
        <w:t xml:space="preserve">When </w:t>
      </w:r>
      <w:r>
        <w:rPr>
          <w:rFonts w:ascii="Courier New" w:hAnsi="Courier New"/>
          <w:b/>
        </w:rPr>
        <w:t>Object</w:t>
      </w:r>
      <w:r>
        <w:t xml:space="preserve"> is called as part of a </w:t>
      </w:r>
      <w:r>
        <w:rPr>
          <w:rFonts w:ascii="Courier New" w:hAnsi="Courier New"/>
          <w:b/>
        </w:rPr>
        <w:t>new</w:t>
      </w:r>
      <w:r>
        <w:t xml:space="preserve"> expression, it is a constructor that may create an object</w:t>
      </w:r>
      <w:bookmarkEnd w:id="5140"/>
      <w:r>
        <w:t>.</w:t>
      </w:r>
      <w:bookmarkStart w:id="5142" w:name="_Ref385067278"/>
      <w:bookmarkStart w:id="5143" w:name="_Toc385672259"/>
      <w:bookmarkStart w:id="5144" w:name="_Toc393690373"/>
    </w:p>
    <w:p w14:paraId="4A999644" w14:textId="77777777" w:rsidR="004C02EF" w:rsidRDefault="004C02EF" w:rsidP="004C02EF">
      <w:pPr>
        <w:pStyle w:val="40"/>
        <w:numPr>
          <w:ilvl w:val="0"/>
          <w:numId w:val="0"/>
        </w:numPr>
      </w:pPr>
      <w:bookmarkStart w:id="5145" w:name="_Hlt458482354"/>
      <w:bookmarkStart w:id="5146" w:name="_Ref424531574"/>
      <w:bookmarkEnd w:id="5145"/>
      <w:r>
        <w:t>15.2.2.1</w:t>
      </w:r>
      <w:r>
        <w:tab/>
        <w:t>new Object ( [ value</w:t>
      </w:r>
      <w:bookmarkEnd w:id="5141"/>
      <w:bookmarkEnd w:id="5142"/>
      <w:bookmarkEnd w:id="5143"/>
      <w:bookmarkEnd w:id="5144"/>
      <w:r>
        <w:t xml:space="preserve"> ] )</w:t>
      </w:r>
      <w:bookmarkEnd w:id="5146"/>
    </w:p>
    <w:p w14:paraId="01267870" w14:textId="77777777" w:rsidR="004C02EF" w:rsidRDefault="004C02EF" w:rsidP="004C02EF">
      <w:r>
        <w:t xml:space="preserve">When the </w:t>
      </w:r>
      <w:r>
        <w:rPr>
          <w:rFonts w:ascii="Courier New" w:hAnsi="Courier New"/>
          <w:b/>
        </w:rPr>
        <w:t>Object</w:t>
      </w:r>
      <w:r>
        <w:t xml:space="preserve"> constructor is called with no arguments or with one argument </w:t>
      </w:r>
      <w:r w:rsidRPr="00E91749">
        <w:rPr>
          <w:rFonts w:ascii="Times New Roman" w:hAnsi="Times New Roman"/>
          <w:i/>
        </w:rPr>
        <w:t>value</w:t>
      </w:r>
      <w:r>
        <w:t>, the following steps are taken:</w:t>
      </w:r>
    </w:p>
    <w:p w14:paraId="3BE709F9" w14:textId="77777777" w:rsidR="004C02EF" w:rsidRPr="00A115DC" w:rsidRDefault="004C02EF" w:rsidP="004C02EF">
      <w:pPr>
        <w:pStyle w:val="Alg4"/>
        <w:numPr>
          <w:ilvl w:val="0"/>
          <w:numId w:val="170"/>
        </w:numPr>
      </w:pPr>
      <w:r w:rsidRPr="00A115DC">
        <w:t xml:space="preserve">If </w:t>
      </w:r>
      <w:r w:rsidRPr="00A115DC">
        <w:rPr>
          <w:i/>
        </w:rPr>
        <w:t>value</w:t>
      </w:r>
      <w:r w:rsidRPr="00A115DC">
        <w:t xml:space="preserve"> is supplied, then</w:t>
      </w:r>
    </w:p>
    <w:p w14:paraId="29767285" w14:textId="77777777" w:rsidR="004C02EF" w:rsidRPr="00A115DC" w:rsidRDefault="004C02EF" w:rsidP="004C02EF">
      <w:pPr>
        <w:pStyle w:val="Alg4"/>
        <w:numPr>
          <w:ilvl w:val="1"/>
          <w:numId w:val="170"/>
        </w:numPr>
      </w:pPr>
      <w:r w:rsidRPr="00A115DC">
        <w:t>If Type(</w:t>
      </w:r>
      <w:r w:rsidRPr="00A115DC">
        <w:rPr>
          <w:i/>
        </w:rPr>
        <w:t>value</w:t>
      </w:r>
      <w:r w:rsidRPr="00A115DC">
        <w:t>)  is Object, then</w:t>
      </w:r>
    </w:p>
    <w:p w14:paraId="40142E2F" w14:textId="77777777" w:rsidR="004C02EF" w:rsidRPr="00A115DC" w:rsidRDefault="004C02EF" w:rsidP="004C02EF">
      <w:pPr>
        <w:pStyle w:val="Alg4"/>
        <w:numPr>
          <w:ilvl w:val="2"/>
          <w:numId w:val="170"/>
        </w:numPr>
      </w:pPr>
      <w:r w:rsidRPr="00A115DC">
        <w:t xml:space="preserve">If the </w:t>
      </w:r>
      <w:r w:rsidRPr="00A115DC">
        <w:rPr>
          <w:i/>
        </w:rPr>
        <w:t>value</w:t>
      </w:r>
      <w:r w:rsidRPr="00A115DC">
        <w:t xml:space="preserve"> is a native ECMAScript object, do not create a new object but simply return </w:t>
      </w:r>
      <w:r w:rsidRPr="00A115DC">
        <w:rPr>
          <w:i/>
        </w:rPr>
        <w:t>value</w:t>
      </w:r>
      <w:r w:rsidRPr="00A115DC">
        <w:t>.</w:t>
      </w:r>
    </w:p>
    <w:p w14:paraId="613CA10E" w14:textId="77777777" w:rsidR="004C02EF" w:rsidRPr="00A115DC" w:rsidRDefault="004C02EF" w:rsidP="004C02EF">
      <w:pPr>
        <w:pStyle w:val="Alg4"/>
        <w:numPr>
          <w:ilvl w:val="2"/>
          <w:numId w:val="170"/>
        </w:numPr>
      </w:pPr>
      <w:r w:rsidRPr="00A115DC">
        <w:t xml:space="preserve">If the </w:t>
      </w:r>
      <w:r w:rsidRPr="00A115DC">
        <w:rPr>
          <w:i/>
        </w:rPr>
        <w:t>value</w:t>
      </w:r>
      <w:r w:rsidRPr="00A115DC">
        <w:t xml:space="preserve"> is a host object, then actions are taken and a result is returned in an implementation-dependent manner that may depend on the host object.</w:t>
      </w:r>
    </w:p>
    <w:p w14:paraId="6DFB8A13" w14:textId="77777777" w:rsidR="004C02EF" w:rsidRPr="00A115DC" w:rsidRDefault="004C02EF" w:rsidP="004C02EF">
      <w:pPr>
        <w:pStyle w:val="Alg4"/>
        <w:numPr>
          <w:ilvl w:val="1"/>
          <w:numId w:val="170"/>
        </w:numPr>
      </w:pPr>
      <w:r w:rsidRPr="00A115DC">
        <w:t>If Type(</w:t>
      </w:r>
      <w:r w:rsidRPr="00A115DC">
        <w:rPr>
          <w:i/>
        </w:rPr>
        <w:t>value</w:t>
      </w:r>
      <w:r w:rsidRPr="00A115DC">
        <w:t>) is String, return ToObject(</w:t>
      </w:r>
      <w:r w:rsidRPr="00A115DC">
        <w:rPr>
          <w:i/>
        </w:rPr>
        <w:t>value</w:t>
      </w:r>
      <w:r w:rsidRPr="00A115DC">
        <w:t>).</w:t>
      </w:r>
    </w:p>
    <w:p w14:paraId="65ECDBA2" w14:textId="77777777" w:rsidR="004C02EF" w:rsidRPr="00A115DC" w:rsidRDefault="004C02EF" w:rsidP="004C02EF">
      <w:pPr>
        <w:pStyle w:val="Alg4"/>
        <w:numPr>
          <w:ilvl w:val="1"/>
          <w:numId w:val="170"/>
        </w:numPr>
      </w:pPr>
      <w:r w:rsidRPr="00A115DC">
        <w:t>If Type(</w:t>
      </w:r>
      <w:r w:rsidRPr="00A115DC">
        <w:rPr>
          <w:i/>
        </w:rPr>
        <w:t>value</w:t>
      </w:r>
      <w:r w:rsidRPr="00A115DC">
        <w:t>) is Boolean, return ToObject(</w:t>
      </w:r>
      <w:r w:rsidRPr="00A115DC">
        <w:rPr>
          <w:i/>
        </w:rPr>
        <w:t>value</w:t>
      </w:r>
      <w:r w:rsidRPr="00A115DC">
        <w:t>).</w:t>
      </w:r>
    </w:p>
    <w:p w14:paraId="4AB2C2DF" w14:textId="77777777" w:rsidR="004C02EF" w:rsidRPr="00A115DC" w:rsidRDefault="004C02EF" w:rsidP="004C02EF">
      <w:pPr>
        <w:pStyle w:val="Alg4"/>
        <w:numPr>
          <w:ilvl w:val="1"/>
          <w:numId w:val="170"/>
        </w:numPr>
      </w:pPr>
      <w:r w:rsidRPr="00A115DC">
        <w:t>If Type(</w:t>
      </w:r>
      <w:r w:rsidRPr="00A115DC">
        <w:rPr>
          <w:i/>
        </w:rPr>
        <w:t>value</w:t>
      </w:r>
      <w:r w:rsidRPr="00A115DC">
        <w:t>) is Number, return ToObject(</w:t>
      </w:r>
      <w:r w:rsidRPr="00A115DC">
        <w:rPr>
          <w:i/>
        </w:rPr>
        <w:t>value</w:t>
      </w:r>
      <w:r w:rsidRPr="00A115DC">
        <w:t>).</w:t>
      </w:r>
    </w:p>
    <w:p w14:paraId="46EAC9DD" w14:textId="77777777" w:rsidR="004C02EF" w:rsidRDefault="004C02EF" w:rsidP="004C02EF">
      <w:pPr>
        <w:pStyle w:val="Alg4"/>
        <w:numPr>
          <w:ilvl w:val="0"/>
          <w:numId w:val="170"/>
        </w:numPr>
      </w:pPr>
      <w:r>
        <w:t xml:space="preserve">Assert: </w:t>
      </w:r>
      <w:r w:rsidRPr="00A115DC">
        <w:t xml:space="preserve">The argument </w:t>
      </w:r>
      <w:r w:rsidRPr="00A115DC">
        <w:rPr>
          <w:i/>
        </w:rPr>
        <w:t>value</w:t>
      </w:r>
      <w:r w:rsidRPr="00A115DC">
        <w:t xml:space="preserve"> was not supplied or its type was Null or Undefined. </w:t>
      </w:r>
    </w:p>
    <w:p w14:paraId="384F0FDB" w14:textId="77777777" w:rsidR="004C02EF" w:rsidRDefault="004C02EF" w:rsidP="004C02EF">
      <w:pPr>
        <w:pStyle w:val="Alg4"/>
        <w:numPr>
          <w:ilvl w:val="0"/>
          <w:numId w:val="170"/>
        </w:numPr>
      </w:pPr>
      <w:r>
        <w:t xml:space="preserve">Let </w:t>
      </w:r>
      <w:r w:rsidRPr="00A115DC">
        <w:rPr>
          <w:i/>
        </w:rPr>
        <w:t>obj</w:t>
      </w:r>
      <w:r>
        <w:t xml:space="preserve"> be a newly c</w:t>
      </w:r>
      <w:r w:rsidRPr="00A115DC">
        <w:t>reate</w:t>
      </w:r>
      <w:r>
        <w:t>d</w:t>
      </w:r>
      <w:r w:rsidRPr="00A115DC">
        <w:t xml:space="preserve"> native ECMAScript object.</w:t>
      </w:r>
    </w:p>
    <w:p w14:paraId="4C2025F7" w14:textId="77777777" w:rsidR="004C02EF" w:rsidRDefault="004C02EF" w:rsidP="004C02EF">
      <w:pPr>
        <w:pStyle w:val="Alg4"/>
        <w:numPr>
          <w:ilvl w:val="0"/>
          <w:numId w:val="170"/>
        </w:numPr>
      </w:pPr>
      <w:r>
        <w:t>Set t</w:t>
      </w:r>
      <w:r w:rsidRPr="00A115DC">
        <w:t xml:space="preserve">he [[Prototype]] internal property of </w:t>
      </w:r>
      <w:r w:rsidRPr="00A115DC">
        <w:rPr>
          <w:i/>
        </w:rPr>
        <w:t>obj</w:t>
      </w:r>
      <w:r>
        <w:t xml:space="preserve"> </w:t>
      </w:r>
      <w:r w:rsidRPr="00A115DC">
        <w:t>to the standard built-in Object prototype object (15.2.4).</w:t>
      </w:r>
    </w:p>
    <w:p w14:paraId="085D53AB" w14:textId="77777777" w:rsidR="004C02EF" w:rsidDel="008962D8" w:rsidRDefault="004C02EF" w:rsidP="004C02EF">
      <w:pPr>
        <w:pStyle w:val="Alg4"/>
        <w:numPr>
          <w:ilvl w:val="0"/>
          <w:numId w:val="170"/>
        </w:numPr>
        <w:rPr>
          <w:del w:id="5147" w:author="Allen Wirfs-Brock" w:date="2011-07-02T13:25:00Z"/>
        </w:rPr>
      </w:pPr>
      <w:del w:id="5148" w:author="Allen Wirfs-Brock" w:date="2011-07-02T13:25:00Z">
        <w:r w:rsidDel="008962D8">
          <w:delText>Set t</w:delText>
        </w:r>
        <w:r w:rsidRPr="00A115DC" w:rsidDel="008962D8">
          <w:delText xml:space="preserve">he [[Class]] internal property of </w:delText>
        </w:r>
        <w:r w:rsidRPr="00A115DC" w:rsidDel="008962D8">
          <w:rPr>
            <w:i/>
          </w:rPr>
          <w:delText>obj</w:delText>
        </w:r>
        <w:r w:rsidRPr="00A115DC" w:rsidDel="008962D8">
          <w:delText xml:space="preserve"> to </w:delText>
        </w:r>
        <w:r w:rsidRPr="00A115DC" w:rsidDel="008962D8">
          <w:rPr>
            <w:rFonts w:ascii="Courier New" w:hAnsi="Courier New"/>
            <w:b/>
          </w:rPr>
          <w:delText>"Object"</w:delText>
        </w:r>
        <w:r w:rsidRPr="00A115DC" w:rsidDel="008962D8">
          <w:delText>.</w:delText>
        </w:r>
      </w:del>
    </w:p>
    <w:p w14:paraId="7F5F7FEA" w14:textId="77777777" w:rsidR="004C02EF" w:rsidRDefault="004C02EF" w:rsidP="004C02EF">
      <w:pPr>
        <w:pStyle w:val="Alg4"/>
        <w:numPr>
          <w:ilvl w:val="0"/>
          <w:numId w:val="170"/>
        </w:numPr>
      </w:pPr>
      <w:r>
        <w:t>Set t</w:t>
      </w:r>
      <w:r w:rsidRPr="00A115DC">
        <w:t xml:space="preserve">he [[Extensible]] internal property of </w:t>
      </w:r>
      <w:r w:rsidRPr="00A115DC">
        <w:rPr>
          <w:i/>
        </w:rPr>
        <w:t>obj</w:t>
      </w:r>
      <w:r w:rsidRPr="00A115DC">
        <w:t xml:space="preserve"> to </w:t>
      </w:r>
      <w:r w:rsidRPr="00A115DC">
        <w:rPr>
          <w:b/>
        </w:rPr>
        <w:t>true</w:t>
      </w:r>
      <w:r w:rsidRPr="00A115DC">
        <w:t>.</w:t>
      </w:r>
    </w:p>
    <w:p w14:paraId="0DBB2813" w14:textId="77777777" w:rsidR="004C02EF" w:rsidRPr="00A115DC" w:rsidRDefault="004C02EF" w:rsidP="004C02EF">
      <w:pPr>
        <w:pStyle w:val="Alg4"/>
        <w:numPr>
          <w:ilvl w:val="0"/>
          <w:numId w:val="170"/>
        </w:numPr>
      </w:pPr>
      <w:r>
        <w:t xml:space="preserve">Set </w:t>
      </w:r>
      <w:r w:rsidRPr="00A115DC">
        <w:t xml:space="preserve">all the internal methods </w:t>
      </w:r>
      <w:r>
        <w:t xml:space="preserve">of </w:t>
      </w:r>
      <w:r w:rsidRPr="00A115DC">
        <w:rPr>
          <w:i/>
        </w:rPr>
        <w:t>obj</w:t>
      </w:r>
      <w:r>
        <w:t xml:space="preserve"> </w:t>
      </w:r>
      <w:r w:rsidRPr="00A115DC">
        <w:t>as specified in 8.12</w:t>
      </w:r>
      <w:r>
        <w:t>.</w:t>
      </w:r>
    </w:p>
    <w:p w14:paraId="5FFD2250" w14:textId="77777777" w:rsidR="004C02EF" w:rsidRPr="00A115DC" w:rsidRDefault="004C02EF" w:rsidP="004C02EF">
      <w:pPr>
        <w:pStyle w:val="Alg4"/>
        <w:numPr>
          <w:ilvl w:val="0"/>
          <w:numId w:val="170"/>
        </w:numPr>
        <w:spacing w:after="220"/>
      </w:pPr>
      <w:r w:rsidRPr="00A115DC">
        <w:t xml:space="preserve">Return </w:t>
      </w:r>
      <w:r w:rsidRPr="00A115DC">
        <w:rPr>
          <w:i/>
        </w:rPr>
        <w:t>obj</w:t>
      </w:r>
      <w:r w:rsidRPr="00A115DC">
        <w:t>.</w:t>
      </w:r>
      <w:bookmarkStart w:id="5149" w:name="_Hlt424531982"/>
      <w:bookmarkStart w:id="5150" w:name="_Toc382291604"/>
      <w:bookmarkStart w:id="5151" w:name="_Ref385475937"/>
      <w:bookmarkStart w:id="5152" w:name="_Toc385672260"/>
      <w:bookmarkStart w:id="5153" w:name="_Ref393527953"/>
      <w:bookmarkStart w:id="5154" w:name="_Toc393690374"/>
      <w:bookmarkStart w:id="5155" w:name="_Ref404501344"/>
      <w:bookmarkStart w:id="5156" w:name="_Ref404501665"/>
      <w:bookmarkStart w:id="5157" w:name="_Ref424531588"/>
      <w:bookmarkEnd w:id="5149"/>
    </w:p>
    <w:p w14:paraId="0D1A46DC" w14:textId="77777777" w:rsidR="004C02EF" w:rsidRDefault="004C02EF" w:rsidP="00B43482">
      <w:pPr>
        <w:pStyle w:val="30"/>
        <w:numPr>
          <w:ilvl w:val="0"/>
          <w:numId w:val="0"/>
        </w:numPr>
      </w:pPr>
      <w:bookmarkStart w:id="5158" w:name="_Toc382291605"/>
      <w:bookmarkStart w:id="5159" w:name="_Toc385672261"/>
      <w:bookmarkStart w:id="5160" w:name="_Toc393690375"/>
      <w:bookmarkStart w:id="5161" w:name="_Ref457709042"/>
      <w:bookmarkStart w:id="5162" w:name="_Toc472818911"/>
      <w:bookmarkStart w:id="5163" w:name="_Toc235503489"/>
      <w:bookmarkStart w:id="5164" w:name="_Toc241509264"/>
      <w:bookmarkStart w:id="5165" w:name="_Toc244416751"/>
      <w:bookmarkStart w:id="5166" w:name="_Toc276631115"/>
      <w:bookmarkStart w:id="5167" w:name="_Toc153968504"/>
      <w:bookmarkEnd w:id="5150"/>
      <w:bookmarkEnd w:id="5151"/>
      <w:bookmarkEnd w:id="5152"/>
      <w:bookmarkEnd w:id="5153"/>
      <w:bookmarkEnd w:id="5154"/>
      <w:bookmarkEnd w:id="5155"/>
      <w:bookmarkEnd w:id="5156"/>
      <w:bookmarkEnd w:id="5157"/>
      <w:r>
        <w:t>15.2.3</w:t>
      </w:r>
      <w:r>
        <w:tab/>
        <w:t>Properties of the Object Constructo</w:t>
      </w:r>
      <w:bookmarkEnd w:id="5158"/>
      <w:bookmarkEnd w:id="5159"/>
      <w:bookmarkEnd w:id="5160"/>
      <w:r>
        <w:t>r</w:t>
      </w:r>
      <w:bookmarkEnd w:id="5161"/>
      <w:bookmarkEnd w:id="5162"/>
      <w:bookmarkEnd w:id="5163"/>
      <w:bookmarkEnd w:id="5164"/>
      <w:bookmarkEnd w:id="5165"/>
      <w:bookmarkEnd w:id="5166"/>
      <w:bookmarkEnd w:id="5167"/>
    </w:p>
    <w:p w14:paraId="441D19B3" w14:textId="77777777" w:rsidR="004C02EF" w:rsidRDefault="004C02EF" w:rsidP="004C02EF">
      <w:r>
        <w:t xml:space="preserve">The value of the [[Prototype]] internal property of the Object constructor is the </w:t>
      </w:r>
      <w:r w:rsidRPr="00A115DC">
        <w:t xml:space="preserve">standard built-in </w:t>
      </w:r>
      <w:r>
        <w:t>Function prototype object.</w:t>
      </w:r>
    </w:p>
    <w:p w14:paraId="2B6FAF36"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1</w:t>
      </w:r>
      <w:r>
        <w:t>), the Object constructor has the following properties:</w:t>
      </w:r>
      <w:bookmarkStart w:id="5168" w:name="_Toc382291606"/>
      <w:bookmarkStart w:id="5169" w:name="_Toc385672262"/>
      <w:bookmarkStart w:id="5170" w:name="_Ref393522098"/>
      <w:bookmarkStart w:id="5171" w:name="_Ref393610784"/>
      <w:bookmarkStart w:id="5172" w:name="_Ref393611105"/>
      <w:bookmarkStart w:id="5173" w:name="_Toc393690376"/>
      <w:bookmarkStart w:id="5174" w:name="_Ref404493404"/>
      <w:bookmarkStart w:id="5175" w:name="_Ref404502159"/>
      <w:bookmarkStart w:id="5176" w:name="_Ref404502265"/>
      <w:bookmarkStart w:id="5177" w:name="_Ref404502515"/>
      <w:bookmarkStart w:id="5178" w:name="_Ref404502615"/>
      <w:bookmarkStart w:id="5179" w:name="_Ref404502673"/>
      <w:bookmarkStart w:id="5180" w:name="_Ref404502690"/>
      <w:bookmarkStart w:id="5181" w:name="_Ref404503028"/>
    </w:p>
    <w:p w14:paraId="76A17385" w14:textId="77777777" w:rsidR="004C02EF" w:rsidRDefault="004C02EF" w:rsidP="004C02EF">
      <w:pPr>
        <w:pStyle w:val="40"/>
        <w:numPr>
          <w:ilvl w:val="0"/>
          <w:numId w:val="0"/>
        </w:numPr>
      </w:pPr>
      <w:bookmarkStart w:id="5182" w:name="_Hlt424534273"/>
      <w:bookmarkStart w:id="5183" w:name="_Ref424531384"/>
      <w:bookmarkEnd w:id="5182"/>
      <w:r>
        <w:t>15.2.3.1</w:t>
      </w:r>
      <w:r>
        <w:tab/>
        <w:t>Object.prototyp</w:t>
      </w:r>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r>
        <w:t>e</w:t>
      </w:r>
      <w:bookmarkEnd w:id="5183"/>
    </w:p>
    <w:p w14:paraId="2AD9AB68" w14:textId="77777777" w:rsidR="004C02EF" w:rsidRDefault="004C02EF" w:rsidP="004C02EF">
      <w:r>
        <w:t xml:space="preserve">The initial value of </w:t>
      </w:r>
      <w:r>
        <w:rPr>
          <w:rFonts w:ascii="Courier New" w:hAnsi="Courier New"/>
          <w:b/>
        </w:rPr>
        <w:t>Object.prototype</w:t>
      </w:r>
      <w:r>
        <w:t xml:space="preserve"> is the </w:t>
      </w:r>
      <w:r w:rsidRPr="00A115DC">
        <w:t xml:space="preserve">standard built-in </w:t>
      </w:r>
      <w:r>
        <w:t>Object prototype object (15.2.4).</w:t>
      </w:r>
      <w:bookmarkStart w:id="5184" w:name="_Toc382291607"/>
      <w:bookmarkStart w:id="5185" w:name="_Toc385672263"/>
    </w:p>
    <w:p w14:paraId="7B917272" w14:textId="77777777" w:rsidR="004C02EF" w:rsidRDefault="004C02EF" w:rsidP="004C02EF">
      <w:r>
        <w:t xml:space="preserve">This property has the attributes {[[Writable]]: </w:t>
      </w:r>
      <w:r w:rsidRPr="0091016A">
        <w:t>false</w:t>
      </w:r>
      <w:r>
        <w:t xml:space="preserve">, [[Enumerable]]: </w:t>
      </w:r>
      <w:r w:rsidRPr="0091016A">
        <w:t>false</w:t>
      </w:r>
      <w:r>
        <w:t xml:space="preserve">, [[Configurable]]: </w:t>
      </w:r>
      <w:r w:rsidRPr="0091016A">
        <w:t>false</w:t>
      </w:r>
      <w:r>
        <w:t xml:space="preserve"> }.</w:t>
      </w:r>
      <w:bookmarkStart w:id="5186" w:name="_Ref393609257"/>
      <w:bookmarkStart w:id="5187" w:name="_Toc393690377"/>
    </w:p>
    <w:p w14:paraId="15E06C10" w14:textId="77777777" w:rsidR="004C02EF" w:rsidRDefault="004C02EF" w:rsidP="004C02EF">
      <w:pPr>
        <w:pStyle w:val="40"/>
        <w:numPr>
          <w:ilvl w:val="0"/>
          <w:numId w:val="0"/>
        </w:numPr>
      </w:pPr>
      <w:r>
        <w:t>15.2.3.2</w:t>
      </w:r>
      <w:r>
        <w:tab/>
        <w:t>Object.getPrototypeOf ( O )</w:t>
      </w:r>
    </w:p>
    <w:p w14:paraId="5D9E63F9" w14:textId="77777777" w:rsidR="004C02EF" w:rsidRPr="000B7AE8" w:rsidRDefault="004C02EF" w:rsidP="004C02EF">
      <w:r>
        <w:t xml:space="preserve">When the </w:t>
      </w:r>
      <w:r>
        <w:rPr>
          <w:rFonts w:ascii="Courier New" w:hAnsi="Courier New"/>
          <w:b/>
        </w:rPr>
        <w:t>getPrototypeOf</w:t>
      </w:r>
      <w:r>
        <w:t xml:space="preserve"> function is called with argument </w:t>
      </w:r>
      <w:r w:rsidRPr="00E91749">
        <w:rPr>
          <w:rFonts w:ascii="Times New Roman" w:hAnsi="Times New Roman"/>
          <w:i/>
        </w:rPr>
        <w:t>O</w:t>
      </w:r>
      <w:r>
        <w:t>, the following steps are taken:</w:t>
      </w:r>
    </w:p>
    <w:p w14:paraId="206E3036" w14:textId="77777777" w:rsidR="004C02EF" w:rsidRDefault="004C02EF" w:rsidP="004C02EF">
      <w:pPr>
        <w:pStyle w:val="Alg4"/>
        <w:numPr>
          <w:ilvl w:val="0"/>
          <w:numId w:val="171"/>
        </w:numPr>
      </w:pPr>
      <w:r>
        <w:t>If Type(</w:t>
      </w:r>
      <w:r w:rsidRPr="00364175">
        <w:rPr>
          <w:i/>
        </w:rPr>
        <w:t>O</w:t>
      </w:r>
      <w:r>
        <w:t xml:space="preserve">) is not Object throw a </w:t>
      </w:r>
      <w:r w:rsidRPr="00D85330">
        <w:rPr>
          <w:b/>
        </w:rPr>
        <w:t xml:space="preserve">TypeError </w:t>
      </w:r>
      <w:r>
        <w:t>exception.</w:t>
      </w:r>
    </w:p>
    <w:p w14:paraId="3E3C388C" w14:textId="77777777" w:rsidR="004C02EF" w:rsidRDefault="004C02EF" w:rsidP="004C02EF">
      <w:pPr>
        <w:pStyle w:val="M4"/>
        <w:numPr>
          <w:ilvl w:val="0"/>
          <w:numId w:val="171"/>
        </w:numPr>
      </w:pPr>
      <w:r w:rsidRPr="00CD0CE1">
        <w:t xml:space="preserve">Return the </w:t>
      </w:r>
      <w:r>
        <w:t xml:space="preserve">value of the </w:t>
      </w:r>
      <w:r w:rsidRPr="00CD0CE1">
        <w:t xml:space="preserve">[[Prototype]] </w:t>
      </w:r>
      <w:r>
        <w:t xml:space="preserve">internal </w:t>
      </w:r>
      <w:r w:rsidRPr="00CD0CE1">
        <w:t xml:space="preserve">property of </w:t>
      </w:r>
      <w:r w:rsidRPr="005523B8">
        <w:rPr>
          <w:i/>
        </w:rPr>
        <w:t>O</w:t>
      </w:r>
      <w:r w:rsidRPr="00CD0CE1">
        <w:t>.</w:t>
      </w:r>
    </w:p>
    <w:p w14:paraId="27521DCA" w14:textId="77777777" w:rsidR="004C02EF" w:rsidRDefault="004C02EF" w:rsidP="004C02EF">
      <w:pPr>
        <w:pStyle w:val="40"/>
        <w:numPr>
          <w:ilvl w:val="0"/>
          <w:numId w:val="0"/>
        </w:numPr>
      </w:pPr>
      <w:r>
        <w:t>15.2.3.3</w:t>
      </w:r>
      <w:r>
        <w:tab/>
        <w:t>Object.getOwnPropertyDescriptor ( O, P )</w:t>
      </w:r>
      <w:r w:rsidRPr="00CD0CE1">
        <w:t xml:space="preserve"> </w:t>
      </w:r>
    </w:p>
    <w:p w14:paraId="144D9A70" w14:textId="77777777" w:rsidR="004C02EF" w:rsidRPr="00CD0CE1" w:rsidRDefault="004C02EF" w:rsidP="004C02EF">
      <w:r w:rsidRPr="00CD0CE1">
        <w:t xml:space="preserve">When the </w:t>
      </w:r>
      <w:r w:rsidRPr="001E7628">
        <w:rPr>
          <w:b/>
        </w:rPr>
        <w:t>getOwnPropertyDescriptor</w:t>
      </w:r>
      <w:r w:rsidRPr="00CD0CE1">
        <w:t xml:space="preserve"> function is called, the following steps are taken:</w:t>
      </w:r>
    </w:p>
    <w:p w14:paraId="002A7C2E" w14:textId="77777777" w:rsidR="004C02EF" w:rsidRPr="00A115DC" w:rsidRDefault="004C02EF" w:rsidP="004C02EF">
      <w:pPr>
        <w:pStyle w:val="Alg4"/>
        <w:numPr>
          <w:ilvl w:val="0"/>
          <w:numId w:val="172"/>
        </w:numPr>
      </w:pPr>
      <w:r w:rsidRPr="00A115DC">
        <w:t>If Type(</w:t>
      </w:r>
      <w:r w:rsidRPr="00A115DC">
        <w:rPr>
          <w:i/>
        </w:rPr>
        <w:t>O</w:t>
      </w:r>
      <w:r w:rsidRPr="00A115DC">
        <w:t xml:space="preserve">) is not Object throw a </w:t>
      </w:r>
      <w:r w:rsidRPr="00A115DC">
        <w:rPr>
          <w:b/>
        </w:rPr>
        <w:t xml:space="preserve">TypeError </w:t>
      </w:r>
      <w:r w:rsidRPr="00A115DC">
        <w:t>exception.</w:t>
      </w:r>
    </w:p>
    <w:p w14:paraId="78EA9ABE" w14:textId="77777777" w:rsidR="004C02EF" w:rsidRPr="00A115DC" w:rsidRDefault="004C02EF" w:rsidP="004C02EF">
      <w:pPr>
        <w:pStyle w:val="Alg4"/>
        <w:numPr>
          <w:ilvl w:val="0"/>
          <w:numId w:val="172"/>
        </w:numPr>
      </w:pPr>
      <w:r w:rsidRPr="00A115DC">
        <w:t xml:space="preserve">Let </w:t>
      </w:r>
      <w:r w:rsidRPr="00A115DC">
        <w:rPr>
          <w:i/>
        </w:rPr>
        <w:t xml:space="preserve">name </w:t>
      </w:r>
      <w:r w:rsidRPr="00A115DC">
        <w:t>be ToString(</w:t>
      </w:r>
      <w:r w:rsidRPr="00A115DC">
        <w:rPr>
          <w:i/>
        </w:rPr>
        <w:t>P</w:t>
      </w:r>
      <w:r w:rsidRPr="00A115DC">
        <w:t>).</w:t>
      </w:r>
    </w:p>
    <w:p w14:paraId="5B3F6768" w14:textId="77777777" w:rsidR="004C02EF" w:rsidRPr="00A115DC" w:rsidRDefault="004C02EF" w:rsidP="004C02EF">
      <w:pPr>
        <w:pStyle w:val="Alg4"/>
        <w:numPr>
          <w:ilvl w:val="0"/>
          <w:numId w:val="172"/>
        </w:numPr>
      </w:pPr>
      <w:r w:rsidRPr="00A115DC">
        <w:t xml:space="preserve">Let </w:t>
      </w:r>
      <w:r w:rsidRPr="00A115DC">
        <w:rPr>
          <w:i/>
        </w:rPr>
        <w:t xml:space="preserve">desc </w:t>
      </w:r>
      <w:r w:rsidRPr="00A115DC">
        <w:t xml:space="preserve">be the result of calling the [[GetOwnProperty]] internal method of </w:t>
      </w:r>
      <w:r w:rsidRPr="00A115DC">
        <w:rPr>
          <w:i/>
        </w:rPr>
        <w:t xml:space="preserve">O </w:t>
      </w:r>
      <w:r w:rsidRPr="00A115DC">
        <w:t xml:space="preserve">with argument </w:t>
      </w:r>
      <w:r w:rsidRPr="00A115DC">
        <w:rPr>
          <w:i/>
        </w:rPr>
        <w:t>name</w:t>
      </w:r>
      <w:r w:rsidRPr="00A115DC">
        <w:t>.</w:t>
      </w:r>
    </w:p>
    <w:p w14:paraId="2A6ED6BA" w14:textId="77777777" w:rsidR="004C02EF" w:rsidRPr="00A115DC" w:rsidRDefault="004C02EF" w:rsidP="004C02EF">
      <w:pPr>
        <w:pStyle w:val="Alg4"/>
        <w:numPr>
          <w:ilvl w:val="0"/>
          <w:numId w:val="172"/>
        </w:numPr>
        <w:spacing w:after="120"/>
      </w:pPr>
      <w:r w:rsidRPr="00A115DC">
        <w:t>Return the result of calling FromPropertyDescriptor(</w:t>
      </w:r>
      <w:r w:rsidRPr="00A115DC">
        <w:rPr>
          <w:i/>
        </w:rPr>
        <w:t>desc</w:t>
      </w:r>
      <w:r w:rsidRPr="00A115DC">
        <w:t xml:space="preserve">) (8.10.4). </w:t>
      </w:r>
    </w:p>
    <w:p w14:paraId="79305E28" w14:textId="77777777" w:rsidR="004C02EF" w:rsidRDefault="004C02EF" w:rsidP="004C02EF">
      <w:pPr>
        <w:pStyle w:val="40"/>
        <w:numPr>
          <w:ilvl w:val="0"/>
          <w:numId w:val="0"/>
        </w:numPr>
      </w:pPr>
      <w:r>
        <w:t>15.2.3.4</w:t>
      </w:r>
      <w:r>
        <w:tab/>
        <w:t>Object.getOwnPropertyNames ( O )</w:t>
      </w:r>
    </w:p>
    <w:p w14:paraId="4F991466" w14:textId="77777777" w:rsidR="004C02EF" w:rsidRPr="00CD0CE1" w:rsidRDefault="004C02EF" w:rsidP="004C02EF">
      <w:r w:rsidRPr="00CD0CE1">
        <w:t xml:space="preserve">When the </w:t>
      </w:r>
      <w:r w:rsidRPr="001E7628">
        <w:rPr>
          <w:b/>
        </w:rPr>
        <w:t>getOwnPropertyNames</w:t>
      </w:r>
      <w:r w:rsidRPr="00CD0CE1">
        <w:t xml:space="preserve"> function is called, the following steps are taken:</w:t>
      </w:r>
    </w:p>
    <w:p w14:paraId="3EB06E3D" w14:textId="77777777" w:rsidR="004C02EF" w:rsidRPr="00A115DC" w:rsidRDefault="004C02EF" w:rsidP="004C02EF">
      <w:pPr>
        <w:pStyle w:val="Alg4"/>
        <w:numPr>
          <w:ilvl w:val="0"/>
          <w:numId w:val="173"/>
        </w:numPr>
      </w:pPr>
      <w:r w:rsidRPr="00A115DC">
        <w:t>If Type(</w:t>
      </w:r>
      <w:r w:rsidRPr="00A115DC">
        <w:rPr>
          <w:i/>
        </w:rPr>
        <w:t>O</w:t>
      </w:r>
      <w:r w:rsidRPr="00A115DC">
        <w:t xml:space="preserve">) is not Object throw a </w:t>
      </w:r>
      <w:r w:rsidRPr="00A115DC">
        <w:rPr>
          <w:b/>
        </w:rPr>
        <w:t xml:space="preserve">TypeError </w:t>
      </w:r>
      <w:r w:rsidRPr="00A115DC">
        <w:t>exception.</w:t>
      </w:r>
    </w:p>
    <w:p w14:paraId="1181E431" w14:textId="77777777" w:rsidR="004C02EF" w:rsidRPr="00A115DC" w:rsidRDefault="004C02EF" w:rsidP="004C02EF">
      <w:pPr>
        <w:pStyle w:val="Alg4"/>
        <w:numPr>
          <w:ilvl w:val="0"/>
          <w:numId w:val="173"/>
        </w:numPr>
      </w:pPr>
      <w:r w:rsidRPr="00A115DC">
        <w:t xml:space="preserve">Let </w:t>
      </w:r>
      <w:r w:rsidRPr="00A115DC">
        <w:rPr>
          <w:i/>
        </w:rPr>
        <w:t xml:space="preserve">array </w:t>
      </w:r>
      <w:r w:rsidRPr="00A115DC">
        <w:t xml:space="preserve">be the result of creating a new object as if by the expression </w:t>
      </w:r>
      <w:r w:rsidRPr="00E33D20">
        <w:rPr>
          <w:rFonts w:ascii="Courier New" w:hAnsi="Courier New" w:cs="Courier New"/>
          <w:b/>
        </w:rPr>
        <w:t xml:space="preserve">new </w:t>
      </w:r>
      <w:r>
        <w:rPr>
          <w:rFonts w:ascii="Courier New" w:hAnsi="Courier New" w:cs="Courier New"/>
          <w:b/>
        </w:rPr>
        <w:t>Array</w:t>
      </w:r>
      <w:r w:rsidRPr="00E33D20">
        <w:rPr>
          <w:rFonts w:ascii="Courier New" w:hAnsi="Courier New" w:cs="Courier New"/>
          <w:b/>
        </w:rPr>
        <w:t xml:space="preserve"> ()</w:t>
      </w:r>
      <w:r w:rsidRPr="00A115DC">
        <w:t xml:space="preserve"> where </w:t>
      </w:r>
      <w:r>
        <w:rPr>
          <w:rFonts w:ascii="Courier New" w:hAnsi="Courier New" w:cs="Courier New"/>
          <w:b/>
        </w:rPr>
        <w:t>Array</w:t>
      </w:r>
      <w:r w:rsidRPr="00A115DC">
        <w:t xml:space="preserve"> is the standard built-in constructor with that name.</w:t>
      </w:r>
    </w:p>
    <w:p w14:paraId="3F1BF0F6" w14:textId="77777777" w:rsidR="004C02EF" w:rsidRPr="00A115DC" w:rsidRDefault="004C02EF" w:rsidP="004C02EF">
      <w:pPr>
        <w:pStyle w:val="Alg4"/>
        <w:numPr>
          <w:ilvl w:val="0"/>
          <w:numId w:val="173"/>
        </w:numPr>
      </w:pPr>
      <w:r w:rsidRPr="00A115DC">
        <w:t xml:space="preserve">Let </w:t>
      </w:r>
      <w:r w:rsidRPr="00A115DC">
        <w:rPr>
          <w:i/>
        </w:rPr>
        <w:t>n</w:t>
      </w:r>
      <w:r w:rsidRPr="00A115DC">
        <w:t xml:space="preserve"> be 0.</w:t>
      </w:r>
    </w:p>
    <w:p w14:paraId="2DF7D9F2" w14:textId="77777777" w:rsidR="004C02EF" w:rsidRPr="00A115DC" w:rsidRDefault="004C02EF" w:rsidP="004C02EF">
      <w:pPr>
        <w:pStyle w:val="Alg4"/>
        <w:numPr>
          <w:ilvl w:val="0"/>
          <w:numId w:val="173"/>
        </w:numPr>
      </w:pPr>
      <w:r w:rsidRPr="00A115DC">
        <w:t xml:space="preserve">For each named own property </w:t>
      </w:r>
      <w:r w:rsidRPr="00A115DC">
        <w:rPr>
          <w:i/>
        </w:rPr>
        <w:t xml:space="preserve">P </w:t>
      </w:r>
      <w:r w:rsidRPr="00A115DC">
        <w:t xml:space="preserve">of </w:t>
      </w:r>
      <w:r w:rsidRPr="00A115DC">
        <w:rPr>
          <w:i/>
        </w:rPr>
        <w:t>O</w:t>
      </w:r>
    </w:p>
    <w:p w14:paraId="1870E4D2" w14:textId="77777777" w:rsidR="004C02EF" w:rsidRPr="00A115DC" w:rsidRDefault="004C02EF" w:rsidP="004C02EF">
      <w:pPr>
        <w:pStyle w:val="Alg4"/>
        <w:numPr>
          <w:ilvl w:val="1"/>
          <w:numId w:val="173"/>
        </w:numPr>
        <w:tabs>
          <w:tab w:val="left" w:pos="1701"/>
        </w:tabs>
      </w:pPr>
      <w:r w:rsidRPr="00A115DC">
        <w:t xml:space="preserve">Let </w:t>
      </w:r>
      <w:r w:rsidRPr="00A115DC">
        <w:rPr>
          <w:i/>
        </w:rPr>
        <w:t xml:space="preserve">name </w:t>
      </w:r>
      <w:r w:rsidRPr="00A115DC">
        <w:t xml:space="preserve">be the </w:t>
      </w:r>
      <w:r>
        <w:t>String</w:t>
      </w:r>
      <w:r w:rsidRPr="00A115DC">
        <w:t xml:space="preserve"> value that is the name of </w:t>
      </w:r>
      <w:r w:rsidRPr="00A115DC">
        <w:rPr>
          <w:i/>
        </w:rPr>
        <w:t>P</w:t>
      </w:r>
      <w:r w:rsidRPr="00A115DC">
        <w:t>.</w:t>
      </w:r>
    </w:p>
    <w:p w14:paraId="3E06FFD7" w14:textId="77777777" w:rsidR="004C02EF" w:rsidRPr="00A115DC" w:rsidRDefault="004C02EF" w:rsidP="004C02EF">
      <w:pPr>
        <w:pStyle w:val="Alg4"/>
        <w:numPr>
          <w:ilvl w:val="1"/>
          <w:numId w:val="173"/>
        </w:numPr>
        <w:tabs>
          <w:tab w:val="left" w:pos="1701"/>
        </w:tabs>
      </w:pPr>
      <w:r w:rsidRPr="00A115DC">
        <w:t xml:space="preserve">Call the [[DefineOwnProperty]] internal method of </w:t>
      </w:r>
      <w:r w:rsidRPr="00A115DC">
        <w:rPr>
          <w:i/>
        </w:rPr>
        <w:t>array</w:t>
      </w:r>
      <w:r w:rsidRPr="00A115DC">
        <w:t xml:space="preserve"> with arguments ToString(</w:t>
      </w:r>
      <w:r w:rsidRPr="00A115DC">
        <w:rPr>
          <w:i/>
        </w:rPr>
        <w:t>n</w:t>
      </w:r>
      <w:r w:rsidRPr="00A115DC">
        <w:t xml:space="preserve">), the PropertyDescriptor {[[Value]]: </w:t>
      </w:r>
      <w:r w:rsidRPr="00A115DC">
        <w:rPr>
          <w:i/>
        </w:rPr>
        <w:t>name</w:t>
      </w:r>
      <w:r w:rsidRPr="00A115DC">
        <w:t xml:space="preserve">, [[Writable]]: </w:t>
      </w:r>
      <w:r w:rsidRPr="00A115DC">
        <w:rPr>
          <w:b/>
        </w:rPr>
        <w:t>true</w:t>
      </w:r>
      <w:r w:rsidRPr="00A115DC">
        <w:t xml:space="preserve">, [[Enumerable]]: </w:t>
      </w:r>
      <w:r w:rsidRPr="00A115DC">
        <w:rPr>
          <w:b/>
        </w:rPr>
        <w:t>true</w:t>
      </w:r>
      <w:r w:rsidRPr="00A115DC">
        <w:t xml:space="preserve">, [[Configurable]]: </w:t>
      </w:r>
      <w:r w:rsidRPr="00A115DC">
        <w:rPr>
          <w:b/>
        </w:rPr>
        <w:t>true</w:t>
      </w:r>
      <w:r w:rsidRPr="00A115DC">
        <w:t xml:space="preserve">}, and </w:t>
      </w:r>
      <w:r w:rsidRPr="00A115DC">
        <w:rPr>
          <w:b/>
        </w:rPr>
        <w:t>false</w:t>
      </w:r>
      <w:r w:rsidRPr="00A115DC">
        <w:t>.</w:t>
      </w:r>
    </w:p>
    <w:p w14:paraId="2D91B3BF" w14:textId="77777777" w:rsidR="004C02EF" w:rsidRPr="00A115DC" w:rsidRDefault="004C02EF" w:rsidP="004C02EF">
      <w:pPr>
        <w:pStyle w:val="Alg4"/>
        <w:numPr>
          <w:ilvl w:val="1"/>
          <w:numId w:val="173"/>
        </w:numPr>
        <w:tabs>
          <w:tab w:val="left" w:pos="1701"/>
        </w:tabs>
      </w:pPr>
      <w:r w:rsidRPr="00A115DC">
        <w:t xml:space="preserve">Increment </w:t>
      </w:r>
      <w:r w:rsidRPr="00A115DC">
        <w:rPr>
          <w:i/>
        </w:rPr>
        <w:t>n</w:t>
      </w:r>
      <w:r w:rsidRPr="00A115DC">
        <w:t xml:space="preserve"> by 1.</w:t>
      </w:r>
    </w:p>
    <w:p w14:paraId="49A97BA8" w14:textId="77777777" w:rsidR="004C02EF" w:rsidRPr="00A115DC" w:rsidRDefault="004C02EF" w:rsidP="004C02EF">
      <w:pPr>
        <w:pStyle w:val="Alg4"/>
        <w:numPr>
          <w:ilvl w:val="0"/>
          <w:numId w:val="173"/>
        </w:numPr>
        <w:spacing w:after="120"/>
      </w:pPr>
      <w:r w:rsidRPr="00A115DC">
        <w:t xml:space="preserve">Return </w:t>
      </w:r>
      <w:r w:rsidRPr="00A115DC">
        <w:rPr>
          <w:i/>
        </w:rPr>
        <w:t>array</w:t>
      </w:r>
      <w:r w:rsidRPr="00A115DC">
        <w:t>.</w:t>
      </w:r>
    </w:p>
    <w:p w14:paraId="05F9AAA3" w14:textId="77777777" w:rsidR="004C02EF" w:rsidRDefault="004C02EF" w:rsidP="004C02EF">
      <w:pPr>
        <w:pStyle w:val="Note"/>
      </w:pPr>
      <w:r w:rsidRPr="000956BB">
        <w:t>NOTE</w:t>
      </w:r>
      <w:r w:rsidRPr="000956BB">
        <w:tab/>
        <w:t xml:space="preserve">If </w:t>
      </w:r>
      <w:r w:rsidRPr="000956BB">
        <w:rPr>
          <w:rFonts w:ascii="Times New Roman" w:hAnsi="Times New Roman"/>
          <w:i/>
        </w:rPr>
        <w:t>O</w:t>
      </w:r>
      <w:r w:rsidRPr="000956BB">
        <w:t xml:space="preserve"> is a String instance, the set of own properties processed in step 4 includes the implicit properties defined in 15.5.5.2 that correspond to character positions within the object’s [[PrimitiveValue]] </w:t>
      </w:r>
      <w:r>
        <w:t>String</w:t>
      </w:r>
      <w:r w:rsidRPr="000956BB">
        <w:t>.</w:t>
      </w:r>
    </w:p>
    <w:p w14:paraId="5613D115" w14:textId="77777777" w:rsidR="004C02EF" w:rsidRDefault="004C02EF" w:rsidP="004C02EF">
      <w:pPr>
        <w:pStyle w:val="40"/>
        <w:numPr>
          <w:ilvl w:val="0"/>
          <w:numId w:val="0"/>
        </w:numPr>
      </w:pPr>
      <w:r>
        <w:t>15.2.3.5</w:t>
      </w:r>
      <w:r>
        <w:tab/>
        <w:t>Object.create ( O [, Properties] )</w:t>
      </w:r>
    </w:p>
    <w:p w14:paraId="5148F05D" w14:textId="77777777" w:rsidR="004C02EF" w:rsidRDefault="004C02EF" w:rsidP="004C02EF">
      <w:r>
        <w:t xml:space="preserve">The </w:t>
      </w:r>
      <w:r w:rsidRPr="001E7628">
        <w:rPr>
          <w:b/>
        </w:rPr>
        <w:t>create</w:t>
      </w:r>
      <w:r>
        <w:t xml:space="preserve"> function creates a new object with a specified prototype. </w:t>
      </w:r>
      <w:r w:rsidRPr="00CD0CE1">
        <w:t xml:space="preserve">When the </w:t>
      </w:r>
      <w:r w:rsidRPr="001E7628">
        <w:rPr>
          <w:b/>
        </w:rPr>
        <w:t>create</w:t>
      </w:r>
      <w:r>
        <w:t xml:space="preserve"> function </w:t>
      </w:r>
      <w:r w:rsidRPr="00CD0CE1">
        <w:t>is called, the following steps are taken:</w:t>
      </w:r>
    </w:p>
    <w:p w14:paraId="763A028A" w14:textId="77777777" w:rsidR="004C02EF" w:rsidRPr="00A115DC" w:rsidRDefault="004C02EF" w:rsidP="004C02EF">
      <w:pPr>
        <w:pStyle w:val="Alg4"/>
        <w:numPr>
          <w:ilvl w:val="0"/>
          <w:numId w:val="174"/>
        </w:numPr>
      </w:pPr>
      <w:r w:rsidRPr="00A115DC">
        <w:t>If Type(</w:t>
      </w:r>
      <w:r w:rsidRPr="00A115DC">
        <w:rPr>
          <w:i/>
        </w:rPr>
        <w:t>O</w:t>
      </w:r>
      <w:r w:rsidRPr="00A115DC">
        <w:t xml:space="preserve">) is not Object or Null throw a </w:t>
      </w:r>
      <w:r w:rsidRPr="00A115DC">
        <w:rPr>
          <w:b/>
        </w:rPr>
        <w:t xml:space="preserve">TypeError </w:t>
      </w:r>
      <w:r w:rsidRPr="00A115DC">
        <w:t>exception.</w:t>
      </w:r>
    </w:p>
    <w:p w14:paraId="2A805169" w14:textId="77777777" w:rsidR="004C02EF" w:rsidRPr="00A115DC" w:rsidRDefault="004C02EF" w:rsidP="004C02EF">
      <w:pPr>
        <w:pStyle w:val="Alg4"/>
        <w:numPr>
          <w:ilvl w:val="0"/>
          <w:numId w:val="174"/>
        </w:numPr>
      </w:pPr>
      <w:r w:rsidRPr="00A115DC">
        <w:t xml:space="preserve">Let </w:t>
      </w:r>
      <w:r w:rsidRPr="00A115DC">
        <w:rPr>
          <w:i/>
        </w:rPr>
        <w:t xml:space="preserve">obj </w:t>
      </w:r>
      <w:r w:rsidRPr="00A115DC">
        <w:t>be the result of creating a new object as if by the expression new Object() where Object is the standard built-in constructor with that name</w:t>
      </w:r>
    </w:p>
    <w:p w14:paraId="17BFE491" w14:textId="77777777" w:rsidR="004C02EF" w:rsidRPr="00A115DC" w:rsidRDefault="004C02EF" w:rsidP="004C02EF">
      <w:pPr>
        <w:pStyle w:val="Alg4"/>
        <w:numPr>
          <w:ilvl w:val="0"/>
          <w:numId w:val="174"/>
        </w:numPr>
      </w:pPr>
      <w:r w:rsidRPr="00A115DC">
        <w:t xml:space="preserve">Set the [[Prototype]] internal property of </w:t>
      </w:r>
      <w:r w:rsidRPr="00A115DC">
        <w:rPr>
          <w:i/>
        </w:rPr>
        <w:t xml:space="preserve">obj </w:t>
      </w:r>
      <w:r w:rsidRPr="00A115DC">
        <w:t xml:space="preserve">to </w:t>
      </w:r>
      <w:r w:rsidRPr="00A115DC">
        <w:rPr>
          <w:i/>
        </w:rPr>
        <w:t>O</w:t>
      </w:r>
      <w:r w:rsidRPr="00A115DC">
        <w:t>.</w:t>
      </w:r>
    </w:p>
    <w:p w14:paraId="37B043BA" w14:textId="77777777" w:rsidR="004C02EF" w:rsidRPr="00A115DC" w:rsidRDefault="004C02EF" w:rsidP="004C02EF">
      <w:pPr>
        <w:pStyle w:val="Alg4"/>
        <w:numPr>
          <w:ilvl w:val="0"/>
          <w:numId w:val="174"/>
        </w:numPr>
      </w:pPr>
      <w:r w:rsidRPr="00A115DC">
        <w:t xml:space="preserve">If the argument </w:t>
      </w:r>
      <w:r w:rsidRPr="00A115DC">
        <w:rPr>
          <w:i/>
        </w:rPr>
        <w:t>Properties</w:t>
      </w:r>
      <w:r w:rsidRPr="00A115DC">
        <w:t xml:space="preserve"> is present and not </w:t>
      </w:r>
      <w:r w:rsidRPr="00A115DC">
        <w:rPr>
          <w:b/>
        </w:rPr>
        <w:t>undefined</w:t>
      </w:r>
      <w:r w:rsidRPr="00A115DC">
        <w:t xml:space="preserve">, add own properties to </w:t>
      </w:r>
      <w:r w:rsidRPr="00A115DC">
        <w:rPr>
          <w:i/>
        </w:rPr>
        <w:t xml:space="preserve">obj </w:t>
      </w:r>
      <w:r w:rsidRPr="00A115DC">
        <w:t xml:space="preserve">as if by calling the standard built-in function </w:t>
      </w:r>
      <w:r w:rsidRPr="0050593D">
        <w:rPr>
          <w:rFonts w:ascii="Courier New" w:hAnsi="Courier New" w:cs="Courier New"/>
          <w:b/>
        </w:rPr>
        <w:t xml:space="preserve">Object.defineProperties </w:t>
      </w:r>
      <w:r w:rsidRPr="00A115DC">
        <w:t xml:space="preserve">with arguments </w:t>
      </w:r>
      <w:r w:rsidRPr="00A115DC">
        <w:rPr>
          <w:i/>
        </w:rPr>
        <w:t xml:space="preserve">obj </w:t>
      </w:r>
      <w:r w:rsidRPr="00A115DC">
        <w:t xml:space="preserve">and </w:t>
      </w:r>
      <w:r w:rsidRPr="00A115DC">
        <w:rPr>
          <w:i/>
        </w:rPr>
        <w:t>Properties</w:t>
      </w:r>
      <w:r w:rsidRPr="00A115DC">
        <w:t>.</w:t>
      </w:r>
    </w:p>
    <w:p w14:paraId="00230121" w14:textId="77777777" w:rsidR="004C02EF" w:rsidRPr="00A115DC" w:rsidRDefault="004C02EF" w:rsidP="004C02EF">
      <w:pPr>
        <w:pStyle w:val="Alg4"/>
        <w:numPr>
          <w:ilvl w:val="0"/>
          <w:numId w:val="174"/>
        </w:numPr>
        <w:spacing w:after="120"/>
      </w:pPr>
      <w:r w:rsidRPr="00A115DC">
        <w:t xml:space="preserve">Return </w:t>
      </w:r>
      <w:r w:rsidRPr="00A115DC">
        <w:rPr>
          <w:i/>
        </w:rPr>
        <w:t>obj</w:t>
      </w:r>
      <w:r w:rsidRPr="00A115DC">
        <w:t>.</w:t>
      </w:r>
    </w:p>
    <w:p w14:paraId="59EEF833" w14:textId="77777777" w:rsidR="004C02EF" w:rsidRDefault="004C02EF" w:rsidP="004C02EF">
      <w:pPr>
        <w:pStyle w:val="40"/>
        <w:numPr>
          <w:ilvl w:val="0"/>
          <w:numId w:val="0"/>
        </w:numPr>
      </w:pPr>
      <w:r>
        <w:t>15.2.3.6</w:t>
      </w:r>
      <w:r>
        <w:tab/>
        <w:t>Object.defineProperty ( O, P, Attributes )</w:t>
      </w:r>
    </w:p>
    <w:p w14:paraId="3FB4929F" w14:textId="77777777" w:rsidR="004C02EF" w:rsidRPr="00485B3C" w:rsidRDefault="004C02EF" w:rsidP="004C02EF">
      <w:r>
        <w:t xml:space="preserve">The </w:t>
      </w:r>
      <w:r w:rsidRPr="001E7628">
        <w:rPr>
          <w:b/>
        </w:rPr>
        <w:t>defineProperty</w:t>
      </w:r>
      <w:r>
        <w:t xml:space="preserve"> function is used to add an own property and/or update the attributes of an existing own property of an object. </w:t>
      </w:r>
      <w:r w:rsidRPr="00CD0CE1">
        <w:t xml:space="preserve">When the </w:t>
      </w:r>
      <w:r w:rsidRPr="001E7628">
        <w:rPr>
          <w:b/>
        </w:rPr>
        <w:t>defineProperty</w:t>
      </w:r>
      <w:r w:rsidRPr="00CD0CE1">
        <w:t xml:space="preserve"> </w:t>
      </w:r>
      <w:r>
        <w:t xml:space="preserve">function </w:t>
      </w:r>
      <w:r w:rsidRPr="00CD0CE1">
        <w:t>is called, the following steps are taken:</w:t>
      </w:r>
    </w:p>
    <w:p w14:paraId="0D69BAAD" w14:textId="77777777" w:rsidR="004C02EF" w:rsidRPr="00A115DC" w:rsidRDefault="004C02EF" w:rsidP="004C02EF">
      <w:pPr>
        <w:pStyle w:val="Alg4"/>
        <w:numPr>
          <w:ilvl w:val="0"/>
          <w:numId w:val="175"/>
        </w:numPr>
      </w:pPr>
      <w:r w:rsidRPr="00A115DC">
        <w:t>If Type(</w:t>
      </w:r>
      <w:r w:rsidRPr="00A115DC">
        <w:rPr>
          <w:i/>
        </w:rPr>
        <w:t>O</w:t>
      </w:r>
      <w:r w:rsidRPr="00A115DC">
        <w:t xml:space="preserve">) is not Object throw a </w:t>
      </w:r>
      <w:r w:rsidRPr="00A115DC">
        <w:rPr>
          <w:b/>
        </w:rPr>
        <w:t xml:space="preserve">TypeError </w:t>
      </w:r>
      <w:r w:rsidRPr="00A115DC">
        <w:t>exception.</w:t>
      </w:r>
    </w:p>
    <w:p w14:paraId="2C2B3B51" w14:textId="77777777" w:rsidR="004C02EF" w:rsidRPr="00A115DC" w:rsidRDefault="004C02EF" w:rsidP="004C02EF">
      <w:pPr>
        <w:pStyle w:val="Alg4"/>
        <w:numPr>
          <w:ilvl w:val="0"/>
          <w:numId w:val="175"/>
        </w:numPr>
      </w:pPr>
      <w:r w:rsidRPr="00A115DC">
        <w:t xml:space="preserve">Let </w:t>
      </w:r>
      <w:r w:rsidRPr="00A115DC">
        <w:rPr>
          <w:i/>
        </w:rPr>
        <w:t xml:space="preserve">name </w:t>
      </w:r>
      <w:r w:rsidRPr="00A115DC">
        <w:t>be ToString(</w:t>
      </w:r>
      <w:r w:rsidRPr="00A115DC">
        <w:rPr>
          <w:i/>
        </w:rPr>
        <w:t>P</w:t>
      </w:r>
      <w:r w:rsidRPr="00A115DC">
        <w:t>).</w:t>
      </w:r>
    </w:p>
    <w:p w14:paraId="118F5C4F" w14:textId="77777777" w:rsidR="004C02EF" w:rsidRPr="00A115DC" w:rsidRDefault="004C02EF" w:rsidP="004C02EF">
      <w:pPr>
        <w:pStyle w:val="Alg4"/>
        <w:numPr>
          <w:ilvl w:val="0"/>
          <w:numId w:val="175"/>
        </w:numPr>
      </w:pPr>
      <w:r w:rsidRPr="00A115DC">
        <w:t xml:space="preserve">Let </w:t>
      </w:r>
      <w:r w:rsidRPr="00A115DC">
        <w:rPr>
          <w:i/>
        </w:rPr>
        <w:t xml:space="preserve">desc </w:t>
      </w:r>
      <w:r w:rsidRPr="00A115DC">
        <w:t xml:space="preserve">be the result </w:t>
      </w:r>
      <w:r>
        <w:t>of calling ToPropertyDescriptor</w:t>
      </w:r>
      <w:r w:rsidRPr="00A115DC">
        <w:t xml:space="preserve"> with </w:t>
      </w:r>
      <w:r w:rsidRPr="00A115DC">
        <w:rPr>
          <w:i/>
        </w:rPr>
        <w:t>Attributes</w:t>
      </w:r>
      <w:r w:rsidRPr="00A115DC">
        <w:t xml:space="preserve"> as the argument.</w:t>
      </w:r>
    </w:p>
    <w:p w14:paraId="43D4F9EC" w14:textId="77777777" w:rsidR="004C02EF" w:rsidRPr="00A115DC" w:rsidRDefault="004C02EF" w:rsidP="004C02EF">
      <w:pPr>
        <w:pStyle w:val="Alg4"/>
        <w:numPr>
          <w:ilvl w:val="0"/>
          <w:numId w:val="175"/>
        </w:numPr>
      </w:pPr>
      <w:r w:rsidRPr="00A115DC">
        <w:t xml:space="preserve">Call the [[DefineOwnProperty]] internal method of </w:t>
      </w:r>
      <w:r w:rsidRPr="00A115DC">
        <w:rPr>
          <w:i/>
        </w:rPr>
        <w:t xml:space="preserve">O </w:t>
      </w:r>
      <w:r w:rsidRPr="00A115DC">
        <w:t xml:space="preserve">with arguments </w:t>
      </w:r>
      <w:r w:rsidRPr="00A115DC">
        <w:rPr>
          <w:i/>
        </w:rPr>
        <w:t>name</w:t>
      </w:r>
      <w:r w:rsidRPr="00A115DC">
        <w:t xml:space="preserve">, </w:t>
      </w:r>
      <w:r w:rsidRPr="00A115DC">
        <w:rPr>
          <w:i/>
        </w:rPr>
        <w:t>desc</w:t>
      </w:r>
      <w:r w:rsidRPr="00A115DC">
        <w:t xml:space="preserve">, and </w:t>
      </w:r>
      <w:r w:rsidRPr="00A115DC">
        <w:rPr>
          <w:b/>
        </w:rPr>
        <w:t>true</w:t>
      </w:r>
      <w:r w:rsidRPr="00A115DC">
        <w:t>.</w:t>
      </w:r>
    </w:p>
    <w:p w14:paraId="5C84A78D" w14:textId="77777777" w:rsidR="004C02EF" w:rsidRPr="00A115DC" w:rsidRDefault="004C02EF" w:rsidP="004C02EF">
      <w:pPr>
        <w:pStyle w:val="Alg4"/>
        <w:numPr>
          <w:ilvl w:val="0"/>
          <w:numId w:val="175"/>
        </w:numPr>
        <w:spacing w:after="120"/>
      </w:pPr>
      <w:r w:rsidRPr="00A115DC">
        <w:t xml:space="preserve">Return </w:t>
      </w:r>
      <w:r w:rsidRPr="00A115DC">
        <w:rPr>
          <w:i/>
        </w:rPr>
        <w:t>O</w:t>
      </w:r>
      <w:r w:rsidRPr="00A115DC">
        <w:t>.</w:t>
      </w:r>
    </w:p>
    <w:p w14:paraId="681CBDBD" w14:textId="77777777" w:rsidR="004C02EF" w:rsidRDefault="004C02EF" w:rsidP="004C02EF">
      <w:pPr>
        <w:pStyle w:val="40"/>
        <w:numPr>
          <w:ilvl w:val="0"/>
          <w:numId w:val="0"/>
        </w:numPr>
      </w:pPr>
      <w:r>
        <w:t>15.2.3.7</w:t>
      </w:r>
      <w:r>
        <w:tab/>
        <w:t>Object.defineProperties ( O, Properties )</w:t>
      </w:r>
    </w:p>
    <w:p w14:paraId="31A7DC9E" w14:textId="77777777" w:rsidR="004C02EF" w:rsidRPr="00485B3C" w:rsidRDefault="004C02EF" w:rsidP="004C02EF">
      <w:r>
        <w:t xml:space="preserve">The </w:t>
      </w:r>
      <w:r w:rsidRPr="001E7628">
        <w:rPr>
          <w:b/>
        </w:rPr>
        <w:t>defineProperties</w:t>
      </w:r>
      <w:r>
        <w:t xml:space="preserve"> function is used to add own properties and/or update the attributes of existing own properties of an object. </w:t>
      </w:r>
      <w:r w:rsidRPr="00CD0CE1">
        <w:t xml:space="preserve">When the </w:t>
      </w:r>
      <w:r w:rsidRPr="001E7628">
        <w:rPr>
          <w:b/>
        </w:rPr>
        <w:t>defineProperties</w:t>
      </w:r>
      <w:r w:rsidRPr="00CD0CE1">
        <w:t xml:space="preserve"> </w:t>
      </w:r>
      <w:r>
        <w:t xml:space="preserve">function </w:t>
      </w:r>
      <w:r w:rsidRPr="00CD0CE1">
        <w:t>is called, the following steps are taken:</w:t>
      </w:r>
    </w:p>
    <w:p w14:paraId="0FC774E4" w14:textId="77777777" w:rsidR="004C02EF" w:rsidRPr="00A115DC" w:rsidRDefault="004C02EF" w:rsidP="004C02EF">
      <w:pPr>
        <w:pStyle w:val="Alg4"/>
        <w:numPr>
          <w:ilvl w:val="0"/>
          <w:numId w:val="176"/>
        </w:numPr>
      </w:pPr>
      <w:r w:rsidRPr="00A115DC">
        <w:t>If Type(</w:t>
      </w:r>
      <w:r w:rsidRPr="00A115DC">
        <w:rPr>
          <w:i/>
        </w:rPr>
        <w:t>O</w:t>
      </w:r>
      <w:r w:rsidRPr="00A115DC">
        <w:t xml:space="preserve">) is not Object throw a </w:t>
      </w:r>
      <w:r w:rsidRPr="00A115DC">
        <w:rPr>
          <w:b/>
        </w:rPr>
        <w:t>TypeError</w:t>
      </w:r>
      <w:r w:rsidRPr="00A115DC">
        <w:t xml:space="preserve"> exception.</w:t>
      </w:r>
    </w:p>
    <w:p w14:paraId="71DBF9FC" w14:textId="77777777" w:rsidR="004C02EF" w:rsidRPr="00A115DC" w:rsidRDefault="004C02EF" w:rsidP="004C02EF">
      <w:pPr>
        <w:pStyle w:val="Alg4"/>
        <w:numPr>
          <w:ilvl w:val="0"/>
          <w:numId w:val="176"/>
        </w:numPr>
      </w:pPr>
      <w:r w:rsidRPr="00A115DC">
        <w:t xml:space="preserve">Let </w:t>
      </w:r>
      <w:r w:rsidRPr="00A115DC">
        <w:rPr>
          <w:i/>
        </w:rPr>
        <w:t>props</w:t>
      </w:r>
      <w:r w:rsidRPr="00A115DC">
        <w:t xml:space="preserve"> be ToObject(</w:t>
      </w:r>
      <w:r w:rsidRPr="00A115DC">
        <w:rPr>
          <w:i/>
        </w:rPr>
        <w:t>Properties</w:t>
      </w:r>
      <w:r w:rsidRPr="00A115DC">
        <w:t>).</w:t>
      </w:r>
    </w:p>
    <w:p w14:paraId="1F122A5E" w14:textId="77777777" w:rsidR="004C02EF" w:rsidRPr="00A115DC" w:rsidRDefault="004C02EF" w:rsidP="004C02EF">
      <w:pPr>
        <w:pStyle w:val="Alg4"/>
        <w:numPr>
          <w:ilvl w:val="0"/>
          <w:numId w:val="176"/>
        </w:numPr>
      </w:pPr>
      <w:r>
        <w:t xml:space="preserve">Let </w:t>
      </w:r>
      <w:r w:rsidRPr="00A77D36">
        <w:rPr>
          <w:i/>
        </w:rPr>
        <w:t>names</w:t>
      </w:r>
      <w:r>
        <w:t xml:space="preserve"> be an internal list containing the names of each enumerable own property of </w:t>
      </w:r>
      <w:r w:rsidRPr="00A77D36">
        <w:rPr>
          <w:i/>
        </w:rPr>
        <w:t>props</w:t>
      </w:r>
      <w:r>
        <w:rPr>
          <w:i/>
          <w:u w:val="single"/>
        </w:rPr>
        <w:t>.</w:t>
      </w:r>
    </w:p>
    <w:p w14:paraId="16F00855" w14:textId="77777777" w:rsidR="004C02EF" w:rsidRDefault="004C02EF" w:rsidP="004C02EF">
      <w:pPr>
        <w:pStyle w:val="Alg4"/>
        <w:numPr>
          <w:ilvl w:val="0"/>
          <w:numId w:val="176"/>
        </w:numPr>
      </w:pPr>
      <w:r>
        <w:t xml:space="preserve">Let </w:t>
      </w:r>
      <w:r w:rsidRPr="00F7572A">
        <w:rPr>
          <w:i/>
        </w:rPr>
        <w:t>descriptors</w:t>
      </w:r>
      <w:r>
        <w:t xml:space="preserve"> be an empty internal List.</w:t>
      </w:r>
    </w:p>
    <w:p w14:paraId="117C507E" w14:textId="77777777" w:rsidR="004C02EF" w:rsidRPr="00A115DC" w:rsidRDefault="004C02EF" w:rsidP="004C02EF">
      <w:pPr>
        <w:pStyle w:val="Alg4"/>
        <w:numPr>
          <w:ilvl w:val="0"/>
          <w:numId w:val="176"/>
        </w:numPr>
      </w:pPr>
      <w:r w:rsidRPr="005423C6">
        <w:t xml:space="preserve">For each </w:t>
      </w:r>
      <w:r>
        <w:t>element</w:t>
      </w:r>
      <w:r w:rsidRPr="005423C6">
        <w:t xml:space="preserve"> </w:t>
      </w:r>
      <w:r w:rsidRPr="00AA0A0D">
        <w:rPr>
          <w:i/>
        </w:rPr>
        <w:t>P</w:t>
      </w:r>
      <w:r w:rsidRPr="005423C6">
        <w:t xml:space="preserve"> of </w:t>
      </w:r>
      <w:r w:rsidRPr="00C23EC7">
        <w:rPr>
          <w:i/>
        </w:rPr>
        <w:t>names</w:t>
      </w:r>
      <w:r w:rsidRPr="00A77D36">
        <w:t xml:space="preserve"> in list order</w:t>
      </w:r>
      <w:r w:rsidRPr="005423C6">
        <w:t>,</w:t>
      </w:r>
    </w:p>
    <w:p w14:paraId="69289A4F" w14:textId="77777777" w:rsidR="004C02EF" w:rsidRPr="00A115DC" w:rsidRDefault="004C02EF" w:rsidP="004C02EF">
      <w:pPr>
        <w:pStyle w:val="Alg4"/>
        <w:numPr>
          <w:ilvl w:val="1"/>
          <w:numId w:val="176"/>
        </w:numPr>
      </w:pPr>
      <w:r w:rsidRPr="00A115DC">
        <w:t xml:space="preserve">Let </w:t>
      </w:r>
      <w:r w:rsidRPr="00A115DC">
        <w:rPr>
          <w:i/>
        </w:rPr>
        <w:t>descObj</w:t>
      </w:r>
      <w:r w:rsidRPr="00A115DC">
        <w:t xml:space="preserve"> be the result of calling the [[Get]] internal method of </w:t>
      </w:r>
      <w:r w:rsidRPr="00A115DC">
        <w:rPr>
          <w:i/>
        </w:rPr>
        <w:t>props</w:t>
      </w:r>
      <w:r w:rsidRPr="00A115DC">
        <w:t xml:space="preserve"> with </w:t>
      </w:r>
      <w:r w:rsidRPr="00A115DC">
        <w:rPr>
          <w:i/>
        </w:rPr>
        <w:t>P</w:t>
      </w:r>
      <w:r w:rsidRPr="00A115DC">
        <w:t xml:space="preserve"> as the argument.</w:t>
      </w:r>
    </w:p>
    <w:p w14:paraId="55B4ACCD" w14:textId="77777777" w:rsidR="004C02EF" w:rsidRPr="00A115DC" w:rsidRDefault="004C02EF" w:rsidP="004C02EF">
      <w:pPr>
        <w:pStyle w:val="Alg4"/>
        <w:numPr>
          <w:ilvl w:val="1"/>
          <w:numId w:val="176"/>
        </w:numPr>
      </w:pPr>
      <w:r w:rsidRPr="00A115DC">
        <w:t xml:space="preserve">Let </w:t>
      </w:r>
      <w:r w:rsidRPr="00A115DC">
        <w:rPr>
          <w:i/>
        </w:rPr>
        <w:t>desc</w:t>
      </w:r>
      <w:r w:rsidRPr="00A115DC">
        <w:t xml:space="preserve"> be the result of calling ToPropertyDescriptor with </w:t>
      </w:r>
      <w:r w:rsidRPr="00A115DC">
        <w:rPr>
          <w:i/>
        </w:rPr>
        <w:t>descObj</w:t>
      </w:r>
      <w:r w:rsidRPr="00A115DC">
        <w:t xml:space="preserve"> as the argument.</w:t>
      </w:r>
    </w:p>
    <w:p w14:paraId="0F562817" w14:textId="77777777" w:rsidR="004C02EF" w:rsidRPr="00FE4CB7" w:rsidRDefault="004C02EF" w:rsidP="004C02EF">
      <w:pPr>
        <w:pStyle w:val="Alg4"/>
        <w:numPr>
          <w:ilvl w:val="1"/>
          <w:numId w:val="176"/>
        </w:numPr>
      </w:pPr>
      <w:r>
        <w:t xml:space="preserve">Append </w:t>
      </w:r>
      <w:r w:rsidRPr="00D75B29">
        <w:t xml:space="preserve">the pair (a two element List) consisting of </w:t>
      </w:r>
      <w:r w:rsidRPr="00D75B29">
        <w:rPr>
          <w:i/>
        </w:rPr>
        <w:t>P</w:t>
      </w:r>
      <w:r w:rsidRPr="00D75B29">
        <w:t xml:space="preserve"> and</w:t>
      </w:r>
      <w:r>
        <w:t xml:space="preserve"> </w:t>
      </w:r>
      <w:r w:rsidRPr="00FE4CB7">
        <w:rPr>
          <w:i/>
        </w:rPr>
        <w:t>desc</w:t>
      </w:r>
      <w:r>
        <w:t xml:space="preserve"> to the end of </w:t>
      </w:r>
      <w:r w:rsidRPr="00FE4CB7">
        <w:rPr>
          <w:i/>
        </w:rPr>
        <w:t>descriptors</w:t>
      </w:r>
      <w:r>
        <w:t>.</w:t>
      </w:r>
    </w:p>
    <w:p w14:paraId="774CB83E" w14:textId="77777777" w:rsidR="004C02EF" w:rsidRDefault="004C02EF" w:rsidP="004C02EF">
      <w:pPr>
        <w:pStyle w:val="Alg4"/>
        <w:numPr>
          <w:ilvl w:val="0"/>
          <w:numId w:val="176"/>
        </w:numPr>
      </w:pPr>
      <w:r>
        <w:t xml:space="preserve">For  each </w:t>
      </w:r>
      <w:r w:rsidRPr="00C2441D">
        <w:rPr>
          <w:i/>
        </w:rPr>
        <w:t>pair</w:t>
      </w:r>
      <w:r>
        <w:t xml:space="preserve"> from </w:t>
      </w:r>
      <w:r w:rsidRPr="00FE4CB7">
        <w:rPr>
          <w:i/>
        </w:rPr>
        <w:t>descriptors</w:t>
      </w:r>
      <w:r>
        <w:t xml:space="preserve"> in list order,</w:t>
      </w:r>
    </w:p>
    <w:p w14:paraId="55452413" w14:textId="77777777" w:rsidR="004C02EF" w:rsidRDefault="004C02EF" w:rsidP="004C02EF">
      <w:pPr>
        <w:pStyle w:val="Alg4"/>
        <w:numPr>
          <w:ilvl w:val="1"/>
          <w:numId w:val="176"/>
        </w:numPr>
      </w:pPr>
      <w:r w:rsidRPr="00D75B29">
        <w:t xml:space="preserve">Let </w:t>
      </w:r>
      <w:r w:rsidRPr="00D75B29">
        <w:rPr>
          <w:i/>
        </w:rPr>
        <w:t>P</w:t>
      </w:r>
      <w:r w:rsidRPr="00D75B29">
        <w:t xml:space="preserve"> be the first element of </w:t>
      </w:r>
      <w:r w:rsidRPr="00D75B29">
        <w:rPr>
          <w:i/>
        </w:rPr>
        <w:t>pair</w:t>
      </w:r>
      <w:r w:rsidRPr="00D75B29">
        <w:t>.</w:t>
      </w:r>
    </w:p>
    <w:p w14:paraId="5885C8FD" w14:textId="77777777" w:rsidR="004C02EF" w:rsidRDefault="004C02EF" w:rsidP="004C02EF">
      <w:pPr>
        <w:pStyle w:val="Alg4"/>
        <w:numPr>
          <w:ilvl w:val="1"/>
          <w:numId w:val="176"/>
        </w:numPr>
      </w:pPr>
      <w:r w:rsidRPr="00D75B29">
        <w:t xml:space="preserve">Let </w:t>
      </w:r>
      <w:r w:rsidRPr="00D75B29">
        <w:rPr>
          <w:i/>
        </w:rPr>
        <w:t>desc</w:t>
      </w:r>
      <w:r w:rsidRPr="00D75B29">
        <w:t xml:space="preserve"> be the second element of </w:t>
      </w:r>
      <w:r w:rsidRPr="00D75B29">
        <w:rPr>
          <w:i/>
        </w:rPr>
        <w:t>pair</w:t>
      </w:r>
      <w:r w:rsidRPr="00D75B29">
        <w:t>.</w:t>
      </w:r>
    </w:p>
    <w:p w14:paraId="1F7C74D1" w14:textId="77777777" w:rsidR="004C02EF" w:rsidRPr="00A115DC" w:rsidRDefault="004C02EF" w:rsidP="004C02EF">
      <w:pPr>
        <w:pStyle w:val="Alg4"/>
        <w:numPr>
          <w:ilvl w:val="1"/>
          <w:numId w:val="176"/>
        </w:numPr>
      </w:pPr>
      <w:r w:rsidRPr="00A115DC">
        <w:t xml:space="preserve">Call the [[DefineOwnProperty]] internal method of </w:t>
      </w:r>
      <w:r w:rsidRPr="00A115DC">
        <w:rPr>
          <w:i/>
        </w:rPr>
        <w:t>O</w:t>
      </w:r>
      <w:r w:rsidRPr="00A115DC">
        <w:t xml:space="preserve"> with arguments </w:t>
      </w:r>
      <w:r w:rsidRPr="00A115DC">
        <w:rPr>
          <w:i/>
        </w:rPr>
        <w:t>P</w:t>
      </w:r>
      <w:r w:rsidRPr="00A115DC">
        <w:t xml:space="preserve">, </w:t>
      </w:r>
      <w:r w:rsidRPr="00A115DC">
        <w:rPr>
          <w:i/>
        </w:rPr>
        <w:t>desc</w:t>
      </w:r>
      <w:r w:rsidRPr="00A115DC">
        <w:t xml:space="preserve">, and </w:t>
      </w:r>
      <w:r w:rsidRPr="00A115DC">
        <w:rPr>
          <w:b/>
        </w:rPr>
        <w:t>true</w:t>
      </w:r>
      <w:r w:rsidRPr="00A115DC">
        <w:t>.</w:t>
      </w:r>
    </w:p>
    <w:p w14:paraId="049A46C7" w14:textId="77777777" w:rsidR="004C02EF" w:rsidRPr="00A115DC" w:rsidRDefault="004C02EF" w:rsidP="004C02EF">
      <w:pPr>
        <w:pStyle w:val="Alg4"/>
        <w:numPr>
          <w:ilvl w:val="0"/>
          <w:numId w:val="176"/>
        </w:numPr>
        <w:spacing w:after="120"/>
      </w:pPr>
      <w:r>
        <w:t>Ret</w:t>
      </w:r>
      <w:r w:rsidRPr="00A115DC">
        <w:t xml:space="preserve">urn </w:t>
      </w:r>
      <w:r w:rsidRPr="00A115DC">
        <w:rPr>
          <w:i/>
        </w:rPr>
        <w:t>O</w:t>
      </w:r>
      <w:r w:rsidRPr="00A115DC">
        <w:t>.</w:t>
      </w:r>
    </w:p>
    <w:p w14:paraId="2D99F365" w14:textId="77777777" w:rsidR="004C02EF" w:rsidRDefault="004C02EF" w:rsidP="004C02EF">
      <w:r w:rsidRPr="000808CE">
        <w:t xml:space="preserve">If an implementation defines a specific order of enumeration for the for-in statement, </w:t>
      </w:r>
      <w:r>
        <w:t>that same enumeration order must be used to order the list elements in step 3 of this algorithm</w:t>
      </w:r>
      <w:r w:rsidRPr="000808CE">
        <w:t>.</w:t>
      </w:r>
    </w:p>
    <w:p w14:paraId="061B3EE4" w14:textId="77777777" w:rsidR="004C02EF" w:rsidRDefault="004C02EF" w:rsidP="004C02EF">
      <w:pPr>
        <w:pStyle w:val="40"/>
        <w:numPr>
          <w:ilvl w:val="0"/>
          <w:numId w:val="0"/>
        </w:numPr>
      </w:pPr>
      <w:r>
        <w:t>15.2.3.8</w:t>
      </w:r>
      <w:r>
        <w:tab/>
        <w:t>Object.seal ( O )</w:t>
      </w:r>
    </w:p>
    <w:p w14:paraId="5E485218" w14:textId="77777777" w:rsidR="004C02EF" w:rsidRPr="00CD0CE1" w:rsidRDefault="004C02EF" w:rsidP="004C02EF">
      <w:r w:rsidRPr="00CD0CE1">
        <w:t xml:space="preserve">When the </w:t>
      </w:r>
      <w:r w:rsidRPr="001E7628">
        <w:rPr>
          <w:b/>
        </w:rPr>
        <w:t>seal</w:t>
      </w:r>
      <w:r w:rsidRPr="00CD0CE1">
        <w:t xml:space="preserve"> function is called, the following steps are taken:</w:t>
      </w:r>
    </w:p>
    <w:p w14:paraId="17825570" w14:textId="77777777" w:rsidR="004C02EF" w:rsidRPr="00A115DC" w:rsidRDefault="004C02EF" w:rsidP="004C02EF">
      <w:pPr>
        <w:pStyle w:val="Alg4"/>
        <w:numPr>
          <w:ilvl w:val="0"/>
          <w:numId w:val="177"/>
        </w:numPr>
      </w:pPr>
      <w:r w:rsidRPr="00A115DC">
        <w:t>If Type(</w:t>
      </w:r>
      <w:r w:rsidRPr="00A115DC">
        <w:rPr>
          <w:i/>
        </w:rPr>
        <w:t>O</w:t>
      </w:r>
      <w:r w:rsidRPr="00A115DC">
        <w:t xml:space="preserve">) is not Object throw a </w:t>
      </w:r>
      <w:r w:rsidRPr="00A115DC">
        <w:rPr>
          <w:b/>
        </w:rPr>
        <w:t xml:space="preserve">TypeError </w:t>
      </w:r>
      <w:r w:rsidRPr="00A115DC">
        <w:t>exception.</w:t>
      </w:r>
    </w:p>
    <w:p w14:paraId="7E1460AE" w14:textId="77777777" w:rsidR="004C02EF" w:rsidRPr="00A115DC" w:rsidRDefault="004C02EF" w:rsidP="004C02EF">
      <w:pPr>
        <w:pStyle w:val="Alg4"/>
        <w:numPr>
          <w:ilvl w:val="0"/>
          <w:numId w:val="177"/>
        </w:numPr>
      </w:pPr>
      <w:r w:rsidRPr="00A115DC">
        <w:t xml:space="preserve">For each named own property name </w:t>
      </w:r>
      <w:r w:rsidRPr="00A115DC">
        <w:rPr>
          <w:i/>
        </w:rPr>
        <w:t>P</w:t>
      </w:r>
      <w:r w:rsidRPr="00A115DC">
        <w:t xml:space="preserve"> of </w:t>
      </w:r>
      <w:r w:rsidRPr="00A115DC">
        <w:rPr>
          <w:i/>
        </w:rPr>
        <w:t>O</w:t>
      </w:r>
      <w:r w:rsidRPr="00A115DC">
        <w:t>,</w:t>
      </w:r>
    </w:p>
    <w:p w14:paraId="6ECDFFD9" w14:textId="77777777" w:rsidR="004C02EF" w:rsidRPr="00A115DC" w:rsidRDefault="004C02EF" w:rsidP="004C02EF">
      <w:pPr>
        <w:pStyle w:val="Alg4"/>
        <w:numPr>
          <w:ilvl w:val="1"/>
          <w:numId w:val="177"/>
        </w:numPr>
      </w:pPr>
      <w:r w:rsidRPr="00A115DC">
        <w:t xml:space="preserve">Let </w:t>
      </w:r>
      <w:r w:rsidRPr="00A115DC">
        <w:rPr>
          <w:i/>
        </w:rPr>
        <w:t xml:space="preserve">desc </w:t>
      </w:r>
      <w:r w:rsidRPr="00A115DC">
        <w:t xml:space="preserve">be the result of calling the [[GetOwnProperty]] internal method of </w:t>
      </w:r>
      <w:r w:rsidRPr="00A115DC">
        <w:rPr>
          <w:i/>
        </w:rPr>
        <w:t xml:space="preserve">O </w:t>
      </w:r>
      <w:r w:rsidRPr="00A115DC">
        <w:t xml:space="preserve">with </w:t>
      </w:r>
      <w:r w:rsidRPr="00A115DC">
        <w:rPr>
          <w:i/>
        </w:rPr>
        <w:t>P</w:t>
      </w:r>
      <w:r w:rsidRPr="00A115DC">
        <w:t>.</w:t>
      </w:r>
    </w:p>
    <w:p w14:paraId="6FDD25C9" w14:textId="77777777" w:rsidR="004C02EF" w:rsidRPr="00A115DC" w:rsidRDefault="004C02EF" w:rsidP="004C02EF">
      <w:pPr>
        <w:pStyle w:val="Alg4"/>
        <w:numPr>
          <w:ilvl w:val="1"/>
          <w:numId w:val="177"/>
        </w:numPr>
      </w:pPr>
      <w:r w:rsidRPr="00A115DC">
        <w:t xml:space="preserve">If </w:t>
      </w:r>
      <w:r w:rsidRPr="00A115DC">
        <w:rPr>
          <w:i/>
        </w:rPr>
        <w:t>desc</w:t>
      </w:r>
      <w:r w:rsidRPr="00A115DC">
        <w:t xml:space="preserve">.[[Configurable]] is </w:t>
      </w:r>
      <w:r w:rsidRPr="00A115DC">
        <w:rPr>
          <w:b/>
        </w:rPr>
        <w:t>true</w:t>
      </w:r>
      <w:r w:rsidRPr="00A115DC">
        <w:t xml:space="preserve">, set </w:t>
      </w:r>
      <w:r w:rsidRPr="00A115DC">
        <w:rPr>
          <w:i/>
        </w:rPr>
        <w:t>desc</w:t>
      </w:r>
      <w:r w:rsidRPr="00A115DC">
        <w:t xml:space="preserve">.[[Configurable]] to </w:t>
      </w:r>
      <w:r w:rsidRPr="00A115DC">
        <w:rPr>
          <w:b/>
        </w:rPr>
        <w:t>false</w:t>
      </w:r>
      <w:r w:rsidRPr="00A115DC">
        <w:t>.</w:t>
      </w:r>
    </w:p>
    <w:p w14:paraId="11FF76E6" w14:textId="77777777" w:rsidR="004C02EF" w:rsidRPr="00A115DC" w:rsidRDefault="004C02EF" w:rsidP="004C02EF">
      <w:pPr>
        <w:pStyle w:val="Alg4"/>
        <w:numPr>
          <w:ilvl w:val="1"/>
          <w:numId w:val="177"/>
        </w:numPr>
      </w:pPr>
      <w:r w:rsidRPr="00A115DC">
        <w:t xml:space="preserve">Call the [[DefineOwnProperty]] internal method of </w:t>
      </w:r>
      <w:r w:rsidRPr="00A115DC">
        <w:rPr>
          <w:i/>
        </w:rPr>
        <w:t xml:space="preserve">O </w:t>
      </w:r>
      <w:r w:rsidRPr="00A115DC">
        <w:t xml:space="preserve">with </w:t>
      </w:r>
      <w:r w:rsidRPr="00A115DC">
        <w:rPr>
          <w:i/>
        </w:rPr>
        <w:t>P</w:t>
      </w:r>
      <w:r w:rsidRPr="00A115DC">
        <w:t xml:space="preserve">, </w:t>
      </w:r>
      <w:r w:rsidRPr="00A115DC">
        <w:rPr>
          <w:i/>
        </w:rPr>
        <w:t>desc</w:t>
      </w:r>
      <w:r w:rsidRPr="00A115DC">
        <w:t xml:space="preserve">, and </w:t>
      </w:r>
      <w:r w:rsidRPr="00A115DC">
        <w:rPr>
          <w:b/>
        </w:rPr>
        <w:t>true</w:t>
      </w:r>
      <w:r w:rsidRPr="00A115DC">
        <w:t xml:space="preserve"> as arguments.</w:t>
      </w:r>
    </w:p>
    <w:p w14:paraId="1081182B" w14:textId="77777777" w:rsidR="004C02EF" w:rsidRPr="00A115DC" w:rsidRDefault="004C02EF" w:rsidP="004C02EF">
      <w:pPr>
        <w:pStyle w:val="Alg4"/>
        <w:numPr>
          <w:ilvl w:val="0"/>
          <w:numId w:val="177"/>
        </w:numPr>
      </w:pPr>
      <w:r w:rsidRPr="00A115DC">
        <w:t xml:space="preserve">Set the [[Extensible]] internal property of </w:t>
      </w:r>
      <w:r w:rsidRPr="00A115DC">
        <w:rPr>
          <w:i/>
        </w:rPr>
        <w:t xml:space="preserve">O </w:t>
      </w:r>
      <w:r w:rsidRPr="00A115DC">
        <w:t xml:space="preserve">to </w:t>
      </w:r>
      <w:r w:rsidRPr="00A115DC">
        <w:rPr>
          <w:b/>
        </w:rPr>
        <w:t>false</w:t>
      </w:r>
      <w:r w:rsidRPr="00A115DC">
        <w:t>.</w:t>
      </w:r>
    </w:p>
    <w:p w14:paraId="4388EF74" w14:textId="77777777" w:rsidR="004C02EF" w:rsidRPr="00A115DC" w:rsidRDefault="004C02EF" w:rsidP="004C02EF">
      <w:pPr>
        <w:pStyle w:val="Alg4"/>
        <w:numPr>
          <w:ilvl w:val="0"/>
          <w:numId w:val="177"/>
        </w:numPr>
        <w:spacing w:after="220"/>
      </w:pPr>
      <w:r w:rsidRPr="00A115DC">
        <w:t xml:space="preserve">Return </w:t>
      </w:r>
      <w:r w:rsidRPr="00A115DC">
        <w:rPr>
          <w:i/>
        </w:rPr>
        <w:t>O</w:t>
      </w:r>
      <w:r w:rsidRPr="00A115DC">
        <w:t>.</w:t>
      </w:r>
    </w:p>
    <w:p w14:paraId="77571A11" w14:textId="77777777" w:rsidR="004C02EF" w:rsidRDefault="004C02EF" w:rsidP="004C02EF">
      <w:pPr>
        <w:pStyle w:val="40"/>
        <w:numPr>
          <w:ilvl w:val="0"/>
          <w:numId w:val="0"/>
        </w:numPr>
      </w:pPr>
      <w:r>
        <w:t>15.2.3.9</w:t>
      </w:r>
      <w:r>
        <w:tab/>
        <w:t>Object.freeze ( O )</w:t>
      </w:r>
    </w:p>
    <w:p w14:paraId="638FF1B7" w14:textId="77777777" w:rsidR="004C02EF" w:rsidRDefault="004C02EF" w:rsidP="004C02EF">
      <w:r w:rsidRPr="00CD0CE1">
        <w:t xml:space="preserve">When the </w:t>
      </w:r>
      <w:r w:rsidRPr="001E7628">
        <w:rPr>
          <w:b/>
        </w:rPr>
        <w:t>freeze</w:t>
      </w:r>
      <w:r w:rsidRPr="00CD0CE1">
        <w:t xml:space="preserve"> function is called, the following steps are taken:</w:t>
      </w:r>
    </w:p>
    <w:p w14:paraId="2438D6EB" w14:textId="77777777" w:rsidR="004C02EF" w:rsidRPr="00A115DC" w:rsidRDefault="004C02EF" w:rsidP="004C02EF">
      <w:pPr>
        <w:pStyle w:val="Alg4"/>
        <w:numPr>
          <w:ilvl w:val="0"/>
          <w:numId w:val="178"/>
        </w:numPr>
      </w:pPr>
      <w:r w:rsidRPr="00A115DC">
        <w:t>If Type(</w:t>
      </w:r>
      <w:r w:rsidRPr="00A115DC">
        <w:rPr>
          <w:i/>
        </w:rPr>
        <w:t>O</w:t>
      </w:r>
      <w:r w:rsidRPr="00A115DC">
        <w:t xml:space="preserve">) is not Object throw a </w:t>
      </w:r>
      <w:r w:rsidRPr="00A115DC">
        <w:rPr>
          <w:b/>
        </w:rPr>
        <w:t xml:space="preserve">TypeError </w:t>
      </w:r>
      <w:r w:rsidRPr="00A115DC">
        <w:t>exception.</w:t>
      </w:r>
    </w:p>
    <w:p w14:paraId="3399BC41" w14:textId="77777777" w:rsidR="004C02EF" w:rsidRPr="00A115DC" w:rsidRDefault="004C02EF" w:rsidP="004C02EF">
      <w:pPr>
        <w:pStyle w:val="Alg4"/>
        <w:numPr>
          <w:ilvl w:val="0"/>
          <w:numId w:val="178"/>
        </w:numPr>
      </w:pPr>
      <w:r w:rsidRPr="00A115DC">
        <w:t xml:space="preserve">For each named own property name </w:t>
      </w:r>
      <w:r w:rsidRPr="00A115DC">
        <w:rPr>
          <w:i/>
        </w:rPr>
        <w:t>P</w:t>
      </w:r>
      <w:r w:rsidRPr="00A115DC">
        <w:t xml:space="preserve"> of </w:t>
      </w:r>
      <w:r w:rsidRPr="00A115DC">
        <w:rPr>
          <w:i/>
        </w:rPr>
        <w:t>O</w:t>
      </w:r>
      <w:r w:rsidRPr="00A115DC">
        <w:t>,</w:t>
      </w:r>
    </w:p>
    <w:p w14:paraId="2BD7DD03" w14:textId="77777777" w:rsidR="004C02EF" w:rsidRPr="00A115DC" w:rsidRDefault="004C02EF" w:rsidP="004C02EF">
      <w:pPr>
        <w:pStyle w:val="Alg4"/>
        <w:numPr>
          <w:ilvl w:val="1"/>
          <w:numId w:val="178"/>
        </w:numPr>
      </w:pPr>
      <w:r w:rsidRPr="00A115DC">
        <w:t xml:space="preserve">Let </w:t>
      </w:r>
      <w:r w:rsidRPr="00A115DC">
        <w:rPr>
          <w:i/>
        </w:rPr>
        <w:t xml:space="preserve">desc </w:t>
      </w:r>
      <w:r w:rsidRPr="00A115DC">
        <w:t xml:space="preserve">be the result of calling the [[GetOwnProperty]] internal method of </w:t>
      </w:r>
      <w:r w:rsidRPr="00A115DC">
        <w:rPr>
          <w:i/>
        </w:rPr>
        <w:t xml:space="preserve">O </w:t>
      </w:r>
      <w:r w:rsidRPr="00A115DC">
        <w:t xml:space="preserve">with </w:t>
      </w:r>
      <w:r w:rsidRPr="00A115DC">
        <w:rPr>
          <w:i/>
        </w:rPr>
        <w:t>P</w:t>
      </w:r>
      <w:r w:rsidRPr="00A115DC">
        <w:t>.</w:t>
      </w:r>
    </w:p>
    <w:p w14:paraId="134675F0" w14:textId="77777777" w:rsidR="004C02EF" w:rsidRPr="00A115DC" w:rsidRDefault="004C02EF" w:rsidP="004C02EF">
      <w:pPr>
        <w:pStyle w:val="Alg4"/>
        <w:numPr>
          <w:ilvl w:val="1"/>
          <w:numId w:val="178"/>
        </w:numPr>
      </w:pPr>
      <w:r w:rsidRPr="00A115DC">
        <w:t>If IsDataDescriptor(</w:t>
      </w:r>
      <w:r w:rsidRPr="00A115DC">
        <w:rPr>
          <w:i/>
        </w:rPr>
        <w:t>desc</w:t>
      </w:r>
      <w:r w:rsidRPr="00A115DC">
        <w:t xml:space="preserve">) is </w:t>
      </w:r>
      <w:r w:rsidRPr="00A115DC">
        <w:rPr>
          <w:b/>
        </w:rPr>
        <w:t>true</w:t>
      </w:r>
      <w:r w:rsidRPr="00A115DC">
        <w:t>, then</w:t>
      </w:r>
    </w:p>
    <w:p w14:paraId="1127345C" w14:textId="77777777" w:rsidR="004C02EF" w:rsidRPr="00A115DC" w:rsidRDefault="004C02EF" w:rsidP="004C02EF">
      <w:pPr>
        <w:pStyle w:val="Alg4"/>
        <w:numPr>
          <w:ilvl w:val="2"/>
          <w:numId w:val="178"/>
        </w:numPr>
      </w:pPr>
      <w:r w:rsidRPr="00A115DC">
        <w:t xml:space="preserve">If </w:t>
      </w:r>
      <w:r w:rsidRPr="00A115DC">
        <w:rPr>
          <w:i/>
        </w:rPr>
        <w:t>desc</w:t>
      </w:r>
      <w:r w:rsidRPr="00A115DC">
        <w:t xml:space="preserve">.[[Writable]] is </w:t>
      </w:r>
      <w:r w:rsidRPr="00A115DC">
        <w:rPr>
          <w:b/>
        </w:rPr>
        <w:t>true</w:t>
      </w:r>
      <w:r w:rsidRPr="00A115DC">
        <w:t xml:space="preserve">, set </w:t>
      </w:r>
      <w:r w:rsidRPr="00A115DC">
        <w:rPr>
          <w:i/>
        </w:rPr>
        <w:t>desc</w:t>
      </w:r>
      <w:r w:rsidRPr="00A115DC">
        <w:t xml:space="preserve">.[[Writable]] to </w:t>
      </w:r>
      <w:r w:rsidRPr="00A115DC">
        <w:rPr>
          <w:b/>
        </w:rPr>
        <w:t>false</w:t>
      </w:r>
      <w:r w:rsidRPr="00A115DC">
        <w:t>.</w:t>
      </w:r>
    </w:p>
    <w:p w14:paraId="28105B6E" w14:textId="77777777" w:rsidR="004C02EF" w:rsidRPr="00A115DC" w:rsidRDefault="004C02EF" w:rsidP="004C02EF">
      <w:pPr>
        <w:pStyle w:val="Alg4"/>
        <w:numPr>
          <w:ilvl w:val="1"/>
          <w:numId w:val="178"/>
        </w:numPr>
      </w:pPr>
      <w:r w:rsidRPr="00A115DC">
        <w:t xml:space="preserve">If </w:t>
      </w:r>
      <w:r w:rsidRPr="00A115DC">
        <w:rPr>
          <w:i/>
        </w:rPr>
        <w:t>desc</w:t>
      </w:r>
      <w:r w:rsidRPr="00A115DC">
        <w:t xml:space="preserve">.[[Configurable]] is </w:t>
      </w:r>
      <w:r w:rsidRPr="00A115DC">
        <w:rPr>
          <w:b/>
        </w:rPr>
        <w:t>true</w:t>
      </w:r>
      <w:r w:rsidRPr="00A115DC">
        <w:t xml:space="preserve">, set </w:t>
      </w:r>
      <w:r w:rsidRPr="00A115DC">
        <w:rPr>
          <w:i/>
        </w:rPr>
        <w:t>desc</w:t>
      </w:r>
      <w:r w:rsidRPr="00A115DC">
        <w:t xml:space="preserve">.[[Configurable]] to </w:t>
      </w:r>
      <w:r w:rsidRPr="00A115DC">
        <w:rPr>
          <w:b/>
        </w:rPr>
        <w:t>false</w:t>
      </w:r>
      <w:r w:rsidRPr="00A115DC">
        <w:t>.</w:t>
      </w:r>
    </w:p>
    <w:p w14:paraId="169052AC" w14:textId="77777777" w:rsidR="004C02EF" w:rsidRPr="00A115DC" w:rsidRDefault="004C02EF" w:rsidP="004C02EF">
      <w:pPr>
        <w:pStyle w:val="Alg4"/>
        <w:numPr>
          <w:ilvl w:val="1"/>
          <w:numId w:val="178"/>
        </w:numPr>
      </w:pPr>
      <w:r w:rsidRPr="00A115DC">
        <w:t xml:space="preserve">Call the [[DefineOwnProperty]] internal method of </w:t>
      </w:r>
      <w:r w:rsidRPr="00A115DC">
        <w:rPr>
          <w:i/>
        </w:rPr>
        <w:t xml:space="preserve">O </w:t>
      </w:r>
      <w:r w:rsidRPr="00A115DC">
        <w:t xml:space="preserve">with </w:t>
      </w:r>
      <w:r w:rsidRPr="00A115DC">
        <w:rPr>
          <w:i/>
        </w:rPr>
        <w:t>P</w:t>
      </w:r>
      <w:r w:rsidRPr="00A115DC">
        <w:t xml:space="preserve">, </w:t>
      </w:r>
      <w:r w:rsidRPr="00A115DC">
        <w:rPr>
          <w:i/>
        </w:rPr>
        <w:t>desc</w:t>
      </w:r>
      <w:r w:rsidRPr="00A115DC">
        <w:t xml:space="preserve">, and </w:t>
      </w:r>
      <w:r w:rsidRPr="00A115DC">
        <w:rPr>
          <w:b/>
        </w:rPr>
        <w:t>true</w:t>
      </w:r>
      <w:r w:rsidRPr="00A115DC">
        <w:t xml:space="preserve"> as arguments.</w:t>
      </w:r>
    </w:p>
    <w:p w14:paraId="39C03D71" w14:textId="77777777" w:rsidR="004C02EF" w:rsidRPr="00A115DC" w:rsidRDefault="004C02EF" w:rsidP="004C02EF">
      <w:pPr>
        <w:pStyle w:val="Alg4"/>
        <w:numPr>
          <w:ilvl w:val="0"/>
          <w:numId w:val="178"/>
        </w:numPr>
      </w:pPr>
      <w:r w:rsidRPr="00A115DC">
        <w:t xml:space="preserve">Set the [[Extensible]] internal property of </w:t>
      </w:r>
      <w:r w:rsidRPr="00A115DC">
        <w:rPr>
          <w:i/>
        </w:rPr>
        <w:t xml:space="preserve">O </w:t>
      </w:r>
      <w:r w:rsidRPr="00A115DC">
        <w:t xml:space="preserve">to </w:t>
      </w:r>
      <w:r w:rsidRPr="00A115DC">
        <w:rPr>
          <w:b/>
        </w:rPr>
        <w:t>false</w:t>
      </w:r>
      <w:r w:rsidRPr="00A115DC">
        <w:t>.</w:t>
      </w:r>
    </w:p>
    <w:p w14:paraId="1F01F14B" w14:textId="77777777" w:rsidR="004C02EF" w:rsidRPr="00A115DC" w:rsidRDefault="004C02EF" w:rsidP="004C02EF">
      <w:pPr>
        <w:pStyle w:val="Alg4"/>
        <w:numPr>
          <w:ilvl w:val="0"/>
          <w:numId w:val="178"/>
        </w:numPr>
        <w:spacing w:after="120"/>
      </w:pPr>
      <w:r w:rsidRPr="00A115DC">
        <w:t xml:space="preserve">Return </w:t>
      </w:r>
      <w:r w:rsidRPr="00A115DC">
        <w:rPr>
          <w:i/>
        </w:rPr>
        <w:t>O</w:t>
      </w:r>
      <w:r w:rsidRPr="00A115DC">
        <w:t>.</w:t>
      </w:r>
    </w:p>
    <w:p w14:paraId="28928A89" w14:textId="77777777" w:rsidR="004C02EF" w:rsidRPr="004D3B7A" w:rsidRDefault="004C02EF" w:rsidP="004C02EF">
      <w:pPr>
        <w:pStyle w:val="40"/>
        <w:numPr>
          <w:ilvl w:val="0"/>
          <w:numId w:val="0"/>
        </w:numPr>
      </w:pPr>
      <w:r w:rsidRPr="004D3B7A">
        <w:t>15.2.3.10</w:t>
      </w:r>
      <w:r w:rsidRPr="004D3B7A">
        <w:tab/>
        <w:t>Object.preventExtensions ( O )</w:t>
      </w:r>
    </w:p>
    <w:p w14:paraId="18D97DC4" w14:textId="77777777" w:rsidR="004C02EF" w:rsidRDefault="004C02EF" w:rsidP="004C02EF">
      <w:r>
        <w:t xml:space="preserve">When the </w:t>
      </w:r>
      <w:r w:rsidRPr="001E7628">
        <w:rPr>
          <w:b/>
        </w:rPr>
        <w:t>preventExtensions</w:t>
      </w:r>
      <w:r>
        <w:t xml:space="preserve"> function is called, the following steps are taken:</w:t>
      </w:r>
    </w:p>
    <w:p w14:paraId="6ABA936E" w14:textId="77777777" w:rsidR="004C02EF" w:rsidRPr="00A115DC" w:rsidRDefault="004C02EF" w:rsidP="004C02EF">
      <w:pPr>
        <w:pStyle w:val="Alg4"/>
        <w:numPr>
          <w:ilvl w:val="0"/>
          <w:numId w:val="179"/>
        </w:numPr>
      </w:pPr>
      <w:r w:rsidRPr="00A115DC">
        <w:t>If Type(</w:t>
      </w:r>
      <w:r w:rsidRPr="00A115DC">
        <w:rPr>
          <w:i/>
        </w:rPr>
        <w:t>O</w:t>
      </w:r>
      <w:r w:rsidRPr="00A115DC">
        <w:t xml:space="preserve">) is not Object throw a </w:t>
      </w:r>
      <w:r w:rsidRPr="00A115DC">
        <w:rPr>
          <w:b/>
        </w:rPr>
        <w:t xml:space="preserve">TypeError </w:t>
      </w:r>
      <w:r w:rsidRPr="00A115DC">
        <w:t>exception.</w:t>
      </w:r>
    </w:p>
    <w:p w14:paraId="12B6CAE4" w14:textId="77777777" w:rsidR="004C02EF" w:rsidRPr="00A115DC" w:rsidRDefault="004C02EF" w:rsidP="004C02EF">
      <w:pPr>
        <w:pStyle w:val="Alg4"/>
        <w:numPr>
          <w:ilvl w:val="0"/>
          <w:numId w:val="179"/>
        </w:numPr>
      </w:pPr>
      <w:r w:rsidRPr="00A115DC">
        <w:t xml:space="preserve">Set the [[Extensible]] internal property of </w:t>
      </w:r>
      <w:r w:rsidRPr="00A115DC">
        <w:rPr>
          <w:i/>
        </w:rPr>
        <w:t xml:space="preserve">O </w:t>
      </w:r>
      <w:r w:rsidRPr="00A115DC">
        <w:t xml:space="preserve">to </w:t>
      </w:r>
      <w:r w:rsidRPr="00A115DC">
        <w:rPr>
          <w:b/>
        </w:rPr>
        <w:t>false</w:t>
      </w:r>
      <w:r w:rsidRPr="00A115DC">
        <w:t>.</w:t>
      </w:r>
    </w:p>
    <w:p w14:paraId="09923DD6" w14:textId="77777777" w:rsidR="004C02EF" w:rsidRPr="00A115DC" w:rsidRDefault="004C02EF" w:rsidP="004C02EF">
      <w:pPr>
        <w:pStyle w:val="Alg4"/>
        <w:numPr>
          <w:ilvl w:val="0"/>
          <w:numId w:val="179"/>
        </w:numPr>
        <w:spacing w:after="120"/>
      </w:pPr>
      <w:r w:rsidRPr="00A115DC">
        <w:t xml:space="preserve">Return </w:t>
      </w:r>
      <w:r w:rsidRPr="00A115DC">
        <w:rPr>
          <w:i/>
        </w:rPr>
        <w:t>O</w:t>
      </w:r>
      <w:r w:rsidRPr="00A115DC">
        <w:t>.</w:t>
      </w:r>
    </w:p>
    <w:p w14:paraId="4A5AE646" w14:textId="77777777" w:rsidR="004C02EF" w:rsidRDefault="004C02EF" w:rsidP="004C02EF">
      <w:pPr>
        <w:pStyle w:val="40"/>
        <w:numPr>
          <w:ilvl w:val="0"/>
          <w:numId w:val="0"/>
        </w:numPr>
      </w:pPr>
      <w:r>
        <w:t>15.2.3.11</w:t>
      </w:r>
      <w:r>
        <w:tab/>
        <w:t>Object.isSealed ( O )</w:t>
      </w:r>
    </w:p>
    <w:p w14:paraId="1C40F9BA" w14:textId="77777777" w:rsidR="004C02EF" w:rsidRPr="009933FB" w:rsidRDefault="004C02EF" w:rsidP="004C02EF">
      <w:r>
        <w:t xml:space="preserve">When the </w:t>
      </w:r>
      <w:r w:rsidRPr="00353CC9">
        <w:rPr>
          <w:b/>
        </w:rPr>
        <w:t>isSealed</w:t>
      </w:r>
      <w:r>
        <w:t xml:space="preserve"> function is called with argument </w:t>
      </w:r>
      <w:r w:rsidRPr="00E91749">
        <w:rPr>
          <w:rFonts w:ascii="Times New Roman" w:hAnsi="Times New Roman"/>
          <w:i/>
        </w:rPr>
        <w:t>O</w:t>
      </w:r>
      <w:r>
        <w:t>, the following steps are taken:</w:t>
      </w:r>
    </w:p>
    <w:p w14:paraId="03B91670" w14:textId="77777777" w:rsidR="004C02EF" w:rsidRPr="00F5427B" w:rsidRDefault="004C02EF" w:rsidP="004C02EF">
      <w:pPr>
        <w:pStyle w:val="Alg4"/>
        <w:numPr>
          <w:ilvl w:val="0"/>
          <w:numId w:val="180"/>
        </w:numPr>
      </w:pPr>
      <w:r w:rsidRPr="00F5427B">
        <w:t>If Type(</w:t>
      </w:r>
      <w:r w:rsidRPr="00F5427B">
        <w:rPr>
          <w:i/>
        </w:rPr>
        <w:t>O</w:t>
      </w:r>
      <w:r w:rsidRPr="00F5427B">
        <w:t xml:space="preserve">) is not Object throw a </w:t>
      </w:r>
      <w:r w:rsidRPr="00F5427B">
        <w:rPr>
          <w:b/>
        </w:rPr>
        <w:t xml:space="preserve">TypeError </w:t>
      </w:r>
      <w:r w:rsidRPr="00F5427B">
        <w:t>exception.</w:t>
      </w:r>
    </w:p>
    <w:p w14:paraId="6E9E6D33" w14:textId="77777777" w:rsidR="004C02EF" w:rsidRPr="00F5427B" w:rsidRDefault="004C02EF" w:rsidP="004C02EF">
      <w:pPr>
        <w:pStyle w:val="M4"/>
        <w:numPr>
          <w:ilvl w:val="0"/>
          <w:numId w:val="180"/>
        </w:numPr>
        <w:contextualSpacing/>
      </w:pPr>
      <w:r w:rsidRPr="00F5427B">
        <w:t xml:space="preserve">For each named own property name </w:t>
      </w:r>
      <w:r w:rsidRPr="00F5427B">
        <w:rPr>
          <w:i/>
        </w:rPr>
        <w:t>P</w:t>
      </w:r>
      <w:r w:rsidRPr="00F5427B">
        <w:t xml:space="preserve"> of </w:t>
      </w:r>
      <w:r w:rsidRPr="00F5427B">
        <w:rPr>
          <w:i/>
        </w:rPr>
        <w:t>O</w:t>
      </w:r>
      <w:r w:rsidRPr="00F5427B">
        <w:t>,</w:t>
      </w:r>
    </w:p>
    <w:p w14:paraId="4ED0254D" w14:textId="77777777" w:rsidR="004C02EF" w:rsidRPr="00F5427B" w:rsidRDefault="004C02EF" w:rsidP="004C02EF">
      <w:pPr>
        <w:pStyle w:val="M4"/>
        <w:numPr>
          <w:ilvl w:val="1"/>
          <w:numId w:val="180"/>
        </w:numPr>
        <w:contextualSpacing/>
      </w:pPr>
      <w:r w:rsidRPr="00F5427B">
        <w:t xml:space="preserve">Let </w:t>
      </w:r>
      <w:r w:rsidRPr="00F5427B">
        <w:rPr>
          <w:i/>
        </w:rPr>
        <w:t xml:space="preserve">desc </w:t>
      </w:r>
      <w:r w:rsidRPr="00F5427B">
        <w:t xml:space="preserve">be the result of calling the [[GetOwnProperty]] internal method of </w:t>
      </w:r>
      <w:r w:rsidRPr="00F5427B">
        <w:rPr>
          <w:i/>
        </w:rPr>
        <w:t xml:space="preserve">O </w:t>
      </w:r>
      <w:r w:rsidRPr="00F5427B">
        <w:t xml:space="preserve">with </w:t>
      </w:r>
      <w:r w:rsidRPr="00F5427B">
        <w:rPr>
          <w:i/>
        </w:rPr>
        <w:t>P</w:t>
      </w:r>
      <w:r w:rsidRPr="00F5427B">
        <w:t>.</w:t>
      </w:r>
    </w:p>
    <w:p w14:paraId="2233EAD8" w14:textId="77777777" w:rsidR="004C02EF" w:rsidRPr="00F5427B" w:rsidRDefault="004C02EF" w:rsidP="004C02EF">
      <w:pPr>
        <w:pStyle w:val="M4"/>
        <w:numPr>
          <w:ilvl w:val="1"/>
          <w:numId w:val="180"/>
        </w:numPr>
        <w:contextualSpacing/>
      </w:pPr>
      <w:r w:rsidRPr="00F5427B">
        <w:t xml:space="preserve">If </w:t>
      </w:r>
      <w:r w:rsidRPr="00F5427B">
        <w:rPr>
          <w:i/>
        </w:rPr>
        <w:t>desc</w:t>
      </w:r>
      <w:r w:rsidRPr="00F5427B">
        <w:t xml:space="preserve">.[[Configurable]] is </w:t>
      </w:r>
      <w:r w:rsidRPr="00F5427B">
        <w:rPr>
          <w:b/>
        </w:rPr>
        <w:t>true</w:t>
      </w:r>
      <w:r w:rsidRPr="00F5427B">
        <w:t xml:space="preserve">, then return </w:t>
      </w:r>
      <w:r w:rsidRPr="00F5427B">
        <w:rPr>
          <w:b/>
        </w:rPr>
        <w:t>false</w:t>
      </w:r>
      <w:r w:rsidRPr="00F5427B">
        <w:t>.</w:t>
      </w:r>
    </w:p>
    <w:p w14:paraId="3CC51B37" w14:textId="77777777" w:rsidR="004C02EF" w:rsidRPr="00F5427B" w:rsidRDefault="004C02EF" w:rsidP="004C02EF">
      <w:pPr>
        <w:pStyle w:val="M4"/>
        <w:numPr>
          <w:ilvl w:val="0"/>
          <w:numId w:val="180"/>
        </w:numPr>
        <w:contextualSpacing/>
      </w:pPr>
      <w:r w:rsidRPr="00F5427B">
        <w:t xml:space="preserve">If the [[Extensible]] internal property of </w:t>
      </w:r>
      <w:r w:rsidRPr="00F5427B">
        <w:rPr>
          <w:i/>
        </w:rPr>
        <w:t xml:space="preserve">O </w:t>
      </w:r>
      <w:r w:rsidRPr="00F5427B">
        <w:t xml:space="preserve">is </w:t>
      </w:r>
      <w:r w:rsidRPr="00F5427B">
        <w:rPr>
          <w:b/>
        </w:rPr>
        <w:t>false</w:t>
      </w:r>
      <w:r w:rsidRPr="00F5427B">
        <w:t xml:space="preserve">, then return </w:t>
      </w:r>
      <w:r w:rsidRPr="00F5427B">
        <w:rPr>
          <w:b/>
        </w:rPr>
        <w:t>true</w:t>
      </w:r>
      <w:r w:rsidRPr="00F5427B">
        <w:t>.</w:t>
      </w:r>
    </w:p>
    <w:p w14:paraId="70B1D00A" w14:textId="77777777" w:rsidR="004C02EF" w:rsidRPr="00F5427B" w:rsidRDefault="004C02EF" w:rsidP="004C02EF">
      <w:pPr>
        <w:pStyle w:val="M4"/>
        <w:numPr>
          <w:ilvl w:val="0"/>
          <w:numId w:val="180"/>
        </w:numPr>
        <w:contextualSpacing/>
      </w:pPr>
      <w:r w:rsidRPr="00F5427B">
        <w:t xml:space="preserve">Otherwise, return </w:t>
      </w:r>
      <w:r w:rsidRPr="00F5427B">
        <w:rPr>
          <w:b/>
        </w:rPr>
        <w:t>false</w:t>
      </w:r>
      <w:r w:rsidRPr="00F5427B">
        <w:t>.</w:t>
      </w:r>
    </w:p>
    <w:p w14:paraId="7086FF46" w14:textId="77777777" w:rsidR="004C02EF" w:rsidRDefault="004C02EF" w:rsidP="004C02EF">
      <w:pPr>
        <w:pStyle w:val="40"/>
        <w:numPr>
          <w:ilvl w:val="0"/>
          <w:numId w:val="0"/>
        </w:numPr>
      </w:pPr>
      <w:r>
        <w:t>15.2.3.12</w:t>
      </w:r>
      <w:r>
        <w:tab/>
        <w:t>Object.isFrozen ( O )</w:t>
      </w:r>
    </w:p>
    <w:p w14:paraId="05FC1326" w14:textId="77777777" w:rsidR="004C02EF" w:rsidRPr="000B7AE8" w:rsidRDefault="004C02EF" w:rsidP="004C02EF">
      <w:r>
        <w:t xml:space="preserve">When the </w:t>
      </w:r>
      <w:r w:rsidRPr="00353CC9">
        <w:rPr>
          <w:b/>
        </w:rPr>
        <w:t>isFrozen</w:t>
      </w:r>
      <w:r>
        <w:t xml:space="preserve"> function is called with argument </w:t>
      </w:r>
      <w:r w:rsidRPr="00E91749">
        <w:rPr>
          <w:rFonts w:ascii="Times New Roman" w:hAnsi="Times New Roman"/>
          <w:i/>
        </w:rPr>
        <w:t>O</w:t>
      </w:r>
      <w:r>
        <w:t>, the following steps are taken:</w:t>
      </w:r>
    </w:p>
    <w:p w14:paraId="32774FE1" w14:textId="77777777" w:rsidR="004C02EF" w:rsidRPr="00824E27" w:rsidRDefault="004C02EF" w:rsidP="004C02EF">
      <w:pPr>
        <w:pStyle w:val="Alg4"/>
        <w:numPr>
          <w:ilvl w:val="0"/>
          <w:numId w:val="181"/>
        </w:numPr>
      </w:pPr>
      <w:bookmarkStart w:id="5188" w:name="_Ref424534029"/>
      <w:bookmarkStart w:id="5189" w:name="_Toc472818912"/>
      <w:r w:rsidRPr="00824E27">
        <w:t>If Type(</w:t>
      </w:r>
      <w:r w:rsidRPr="00824E27">
        <w:rPr>
          <w:i/>
        </w:rPr>
        <w:t>O</w:t>
      </w:r>
      <w:r w:rsidRPr="00824E27">
        <w:t xml:space="preserve">) is not Object throw a </w:t>
      </w:r>
      <w:r w:rsidRPr="00824E27">
        <w:rPr>
          <w:b/>
        </w:rPr>
        <w:t xml:space="preserve">TypeError </w:t>
      </w:r>
      <w:r w:rsidRPr="00824E27">
        <w:t>exception.</w:t>
      </w:r>
    </w:p>
    <w:p w14:paraId="2640319F" w14:textId="77777777" w:rsidR="004C02EF" w:rsidRPr="00824E27" w:rsidRDefault="004C02EF" w:rsidP="004C02EF">
      <w:pPr>
        <w:pStyle w:val="M4"/>
        <w:numPr>
          <w:ilvl w:val="0"/>
          <w:numId w:val="181"/>
        </w:numPr>
        <w:contextualSpacing/>
      </w:pPr>
      <w:r w:rsidRPr="00824E27">
        <w:t xml:space="preserve">For each named own property name </w:t>
      </w:r>
      <w:r w:rsidRPr="00824E27">
        <w:rPr>
          <w:i/>
        </w:rPr>
        <w:t>P</w:t>
      </w:r>
      <w:r w:rsidRPr="00824E27">
        <w:t xml:space="preserve"> of </w:t>
      </w:r>
      <w:r w:rsidRPr="00824E27">
        <w:rPr>
          <w:i/>
        </w:rPr>
        <w:t>O</w:t>
      </w:r>
      <w:r w:rsidRPr="00824E27">
        <w:t>,</w:t>
      </w:r>
    </w:p>
    <w:p w14:paraId="07BC7429" w14:textId="77777777" w:rsidR="004C02EF" w:rsidRPr="00824E27" w:rsidRDefault="004C02EF" w:rsidP="004C02EF">
      <w:pPr>
        <w:pStyle w:val="M4"/>
        <w:numPr>
          <w:ilvl w:val="1"/>
          <w:numId w:val="181"/>
        </w:numPr>
        <w:spacing w:after="0"/>
        <w:contextualSpacing/>
      </w:pPr>
      <w:r w:rsidRPr="00824E27">
        <w:t xml:space="preserve">Let </w:t>
      </w:r>
      <w:r w:rsidRPr="00824E27">
        <w:rPr>
          <w:i/>
        </w:rPr>
        <w:t xml:space="preserve">desc </w:t>
      </w:r>
      <w:r w:rsidRPr="00824E27">
        <w:t xml:space="preserve">be the result of calling the [[GetOwnProperty]] internal method of </w:t>
      </w:r>
      <w:r w:rsidRPr="00824E27">
        <w:rPr>
          <w:i/>
        </w:rPr>
        <w:t xml:space="preserve">O </w:t>
      </w:r>
      <w:r w:rsidRPr="00824E27">
        <w:t xml:space="preserve">with </w:t>
      </w:r>
      <w:r w:rsidRPr="00824E27">
        <w:rPr>
          <w:i/>
        </w:rPr>
        <w:t>P</w:t>
      </w:r>
      <w:r w:rsidRPr="00824E27">
        <w:t>.</w:t>
      </w:r>
    </w:p>
    <w:p w14:paraId="63C102BD" w14:textId="77777777" w:rsidR="004C02EF" w:rsidRPr="00824E27" w:rsidRDefault="004C02EF" w:rsidP="004C02EF">
      <w:pPr>
        <w:pStyle w:val="Alg4"/>
        <w:numPr>
          <w:ilvl w:val="1"/>
          <w:numId w:val="181"/>
        </w:numPr>
        <w:contextualSpacing/>
      </w:pPr>
      <w:r w:rsidRPr="00824E27">
        <w:t>If IsDataDescriptor(</w:t>
      </w:r>
      <w:r w:rsidRPr="00824E27">
        <w:rPr>
          <w:i/>
        </w:rPr>
        <w:t>desc</w:t>
      </w:r>
      <w:r w:rsidRPr="00824E27">
        <w:t xml:space="preserve">) is </w:t>
      </w:r>
      <w:r w:rsidRPr="00824E27">
        <w:rPr>
          <w:b/>
        </w:rPr>
        <w:t>true</w:t>
      </w:r>
      <w:r w:rsidRPr="00824E27">
        <w:t xml:space="preserve"> then</w:t>
      </w:r>
    </w:p>
    <w:p w14:paraId="7E92EF30" w14:textId="77777777" w:rsidR="004C02EF" w:rsidRPr="00824E27" w:rsidRDefault="004C02EF" w:rsidP="004C02EF">
      <w:pPr>
        <w:pStyle w:val="Alg4"/>
        <w:numPr>
          <w:ilvl w:val="2"/>
          <w:numId w:val="181"/>
        </w:numPr>
      </w:pPr>
      <w:r w:rsidRPr="00824E27">
        <w:t xml:space="preserve">If </w:t>
      </w:r>
      <w:r w:rsidRPr="00824E27">
        <w:rPr>
          <w:i/>
        </w:rPr>
        <w:t>desc</w:t>
      </w:r>
      <w:r w:rsidRPr="00824E27">
        <w:t xml:space="preserve">.[[Writable]] is </w:t>
      </w:r>
      <w:r w:rsidRPr="00824E27">
        <w:rPr>
          <w:b/>
        </w:rPr>
        <w:t>true</w:t>
      </w:r>
      <w:r w:rsidRPr="00824E27">
        <w:t xml:space="preserve">, return </w:t>
      </w:r>
      <w:r w:rsidRPr="00824E27">
        <w:rPr>
          <w:b/>
        </w:rPr>
        <w:t>false</w:t>
      </w:r>
      <w:r w:rsidRPr="00824E27">
        <w:t>.</w:t>
      </w:r>
    </w:p>
    <w:p w14:paraId="65EEFF2B" w14:textId="77777777" w:rsidR="004C02EF" w:rsidRPr="00824E27" w:rsidRDefault="004C02EF" w:rsidP="004C02EF">
      <w:pPr>
        <w:pStyle w:val="M4"/>
        <w:numPr>
          <w:ilvl w:val="1"/>
          <w:numId w:val="181"/>
        </w:numPr>
        <w:contextualSpacing/>
      </w:pPr>
      <w:r w:rsidRPr="00824E27">
        <w:t xml:space="preserve">If </w:t>
      </w:r>
      <w:r w:rsidRPr="00824E27">
        <w:rPr>
          <w:i/>
        </w:rPr>
        <w:t>desc</w:t>
      </w:r>
      <w:r w:rsidRPr="00824E27">
        <w:t xml:space="preserve">.[[Configurable]] is </w:t>
      </w:r>
      <w:r w:rsidRPr="00824E27">
        <w:rPr>
          <w:b/>
        </w:rPr>
        <w:t>true</w:t>
      </w:r>
      <w:r w:rsidRPr="00824E27">
        <w:t xml:space="preserve">, then return </w:t>
      </w:r>
      <w:r w:rsidRPr="00824E27">
        <w:rPr>
          <w:b/>
        </w:rPr>
        <w:t>false</w:t>
      </w:r>
      <w:r w:rsidRPr="00824E27">
        <w:t>.</w:t>
      </w:r>
    </w:p>
    <w:p w14:paraId="1CC002D8" w14:textId="77777777" w:rsidR="004C02EF" w:rsidRPr="00824E27" w:rsidRDefault="004C02EF" w:rsidP="004C02EF">
      <w:pPr>
        <w:pStyle w:val="M4"/>
        <w:numPr>
          <w:ilvl w:val="0"/>
          <w:numId w:val="181"/>
        </w:numPr>
        <w:spacing w:after="0"/>
      </w:pPr>
      <w:r w:rsidRPr="00824E27">
        <w:t xml:space="preserve">If the [[Extensible]] internal property of </w:t>
      </w:r>
      <w:r w:rsidRPr="00824E27">
        <w:rPr>
          <w:i/>
        </w:rPr>
        <w:t xml:space="preserve">O </w:t>
      </w:r>
      <w:r w:rsidRPr="00824E27">
        <w:t xml:space="preserve">is </w:t>
      </w:r>
      <w:r w:rsidRPr="00824E27">
        <w:rPr>
          <w:b/>
        </w:rPr>
        <w:t>false</w:t>
      </w:r>
      <w:r w:rsidRPr="00824E27">
        <w:t xml:space="preserve">, then return </w:t>
      </w:r>
      <w:r w:rsidRPr="00824E27">
        <w:rPr>
          <w:b/>
        </w:rPr>
        <w:t>true</w:t>
      </w:r>
      <w:r w:rsidRPr="00824E27">
        <w:t>.</w:t>
      </w:r>
    </w:p>
    <w:p w14:paraId="0D39D35E" w14:textId="77777777" w:rsidR="004C02EF" w:rsidRPr="00824E27" w:rsidRDefault="004C02EF" w:rsidP="004C02EF">
      <w:pPr>
        <w:pStyle w:val="M4"/>
        <w:numPr>
          <w:ilvl w:val="0"/>
          <w:numId w:val="181"/>
        </w:numPr>
      </w:pPr>
      <w:r w:rsidRPr="00824E27">
        <w:t xml:space="preserve">Otherwise, return </w:t>
      </w:r>
      <w:r w:rsidRPr="00824E27">
        <w:rPr>
          <w:b/>
        </w:rPr>
        <w:t>false</w:t>
      </w:r>
      <w:r w:rsidRPr="00824E27">
        <w:t>.</w:t>
      </w:r>
    </w:p>
    <w:p w14:paraId="7E6E67C7" w14:textId="77777777" w:rsidR="004C02EF" w:rsidRDefault="004C02EF" w:rsidP="004C02EF">
      <w:pPr>
        <w:pStyle w:val="40"/>
        <w:numPr>
          <w:ilvl w:val="0"/>
          <w:numId w:val="0"/>
        </w:numPr>
      </w:pPr>
      <w:r>
        <w:t>15.2.3.13</w:t>
      </w:r>
      <w:r>
        <w:tab/>
        <w:t>Object.isExtensible ( O )</w:t>
      </w:r>
    </w:p>
    <w:p w14:paraId="6C904B0E" w14:textId="77777777" w:rsidR="004C02EF" w:rsidRDefault="004C02EF" w:rsidP="004C02EF">
      <w:r>
        <w:t xml:space="preserve">When the </w:t>
      </w:r>
      <w:r w:rsidRPr="001E7628">
        <w:rPr>
          <w:b/>
        </w:rPr>
        <w:t>isExtensible</w:t>
      </w:r>
      <w:r>
        <w:t xml:space="preserve"> function is called with argument </w:t>
      </w:r>
      <w:r w:rsidRPr="00E91749">
        <w:rPr>
          <w:rFonts w:ascii="Times New Roman" w:hAnsi="Times New Roman"/>
          <w:i/>
        </w:rPr>
        <w:t>O</w:t>
      </w:r>
      <w:r>
        <w:t>, the following steps are taken:</w:t>
      </w:r>
    </w:p>
    <w:p w14:paraId="769C4B66" w14:textId="77777777" w:rsidR="004C02EF" w:rsidRPr="00A115DC" w:rsidRDefault="004C02EF" w:rsidP="004C02EF">
      <w:pPr>
        <w:pStyle w:val="Alg4"/>
        <w:numPr>
          <w:ilvl w:val="0"/>
          <w:numId w:val="182"/>
        </w:numPr>
      </w:pPr>
      <w:r w:rsidRPr="00A115DC">
        <w:t>If Type(</w:t>
      </w:r>
      <w:r w:rsidRPr="00A115DC">
        <w:rPr>
          <w:i/>
        </w:rPr>
        <w:t>O</w:t>
      </w:r>
      <w:r w:rsidRPr="00A115DC">
        <w:t xml:space="preserve">) is not Object throw a </w:t>
      </w:r>
      <w:r w:rsidRPr="00A115DC">
        <w:rPr>
          <w:b/>
        </w:rPr>
        <w:t xml:space="preserve">TypeError </w:t>
      </w:r>
      <w:r w:rsidRPr="00A115DC">
        <w:t>exception.</w:t>
      </w:r>
    </w:p>
    <w:p w14:paraId="650576DF" w14:textId="77777777" w:rsidR="004C02EF" w:rsidRPr="00A115DC" w:rsidRDefault="004C02EF" w:rsidP="004C02EF">
      <w:pPr>
        <w:pStyle w:val="Alg4"/>
        <w:numPr>
          <w:ilvl w:val="0"/>
          <w:numId w:val="182"/>
        </w:numPr>
        <w:spacing w:after="120"/>
      </w:pPr>
      <w:r w:rsidRPr="00A115DC">
        <w:t xml:space="preserve">Return the Boolean value of the [[Extensible]] internal property of </w:t>
      </w:r>
      <w:r w:rsidRPr="00A115DC">
        <w:rPr>
          <w:i/>
        </w:rPr>
        <w:t>O</w:t>
      </w:r>
      <w:r w:rsidRPr="00A115DC">
        <w:t>.</w:t>
      </w:r>
    </w:p>
    <w:p w14:paraId="1DAE3BBB" w14:textId="77777777" w:rsidR="004C02EF" w:rsidRDefault="004C02EF" w:rsidP="004C02EF">
      <w:pPr>
        <w:pStyle w:val="40"/>
        <w:numPr>
          <w:ilvl w:val="0"/>
          <w:numId w:val="0"/>
        </w:numPr>
      </w:pPr>
      <w:r>
        <w:t>15.2.3.14</w:t>
      </w:r>
      <w:r>
        <w:tab/>
        <w:t>Object.keys ( O )</w:t>
      </w:r>
    </w:p>
    <w:p w14:paraId="40362BEE" w14:textId="77777777" w:rsidR="004C02EF" w:rsidRDefault="004C02EF" w:rsidP="004C02EF">
      <w:r>
        <w:t xml:space="preserve">When the </w:t>
      </w:r>
      <w:r w:rsidRPr="001E7628">
        <w:rPr>
          <w:b/>
        </w:rPr>
        <w:t>keys</w:t>
      </w:r>
      <w:r>
        <w:t xml:space="preserve"> function is called with argument </w:t>
      </w:r>
      <w:r w:rsidRPr="00E91749">
        <w:rPr>
          <w:rFonts w:ascii="Times New Roman" w:hAnsi="Times New Roman"/>
          <w:i/>
        </w:rPr>
        <w:t>O</w:t>
      </w:r>
      <w:r>
        <w:t>, the following steps are taken:</w:t>
      </w:r>
    </w:p>
    <w:p w14:paraId="79402FBC" w14:textId="77777777" w:rsidR="004C02EF" w:rsidRPr="00A115DC" w:rsidRDefault="004C02EF" w:rsidP="004C02EF">
      <w:pPr>
        <w:pStyle w:val="Alg4"/>
        <w:numPr>
          <w:ilvl w:val="0"/>
          <w:numId w:val="183"/>
        </w:numPr>
      </w:pPr>
      <w:r w:rsidRPr="00A115DC">
        <w:t>If the Type(</w:t>
      </w:r>
      <w:r w:rsidRPr="00A115DC">
        <w:rPr>
          <w:i/>
        </w:rPr>
        <w:t>O</w:t>
      </w:r>
      <w:r w:rsidRPr="00A115DC">
        <w:t xml:space="preserve">) is not Object, throw a </w:t>
      </w:r>
      <w:r w:rsidRPr="00A115DC">
        <w:rPr>
          <w:b/>
        </w:rPr>
        <w:t>TypeError</w:t>
      </w:r>
      <w:r w:rsidRPr="00A115DC">
        <w:t xml:space="preserve"> exception.</w:t>
      </w:r>
    </w:p>
    <w:p w14:paraId="2E743D2E" w14:textId="77777777" w:rsidR="004C02EF" w:rsidRPr="00A115DC" w:rsidRDefault="004C02EF" w:rsidP="004C02EF">
      <w:pPr>
        <w:pStyle w:val="Alg4"/>
        <w:numPr>
          <w:ilvl w:val="0"/>
          <w:numId w:val="183"/>
        </w:numPr>
      </w:pPr>
      <w:r w:rsidRPr="00A115DC">
        <w:t xml:space="preserve">Let </w:t>
      </w:r>
      <w:r w:rsidRPr="00A115DC">
        <w:rPr>
          <w:i/>
        </w:rPr>
        <w:t>n</w:t>
      </w:r>
      <w:r w:rsidRPr="00A115DC">
        <w:t xml:space="preserve"> be the number of own enumerable properties of </w:t>
      </w:r>
      <w:r w:rsidRPr="00A115DC">
        <w:rPr>
          <w:i/>
        </w:rPr>
        <w:t>O</w:t>
      </w:r>
    </w:p>
    <w:p w14:paraId="3C5BC72E" w14:textId="77777777" w:rsidR="004C02EF" w:rsidRPr="00A115DC" w:rsidRDefault="004C02EF" w:rsidP="004C02EF">
      <w:pPr>
        <w:pStyle w:val="Alg4"/>
        <w:numPr>
          <w:ilvl w:val="0"/>
          <w:numId w:val="183"/>
        </w:numPr>
      </w:pPr>
      <w:r w:rsidRPr="00A115DC">
        <w:t xml:space="preserve">Let </w:t>
      </w:r>
      <w:r w:rsidRPr="00A115DC">
        <w:rPr>
          <w:i/>
        </w:rPr>
        <w:t xml:space="preserve">array </w:t>
      </w:r>
      <w:r w:rsidRPr="00A115DC">
        <w:t xml:space="preserve">be the result of creating a new Object as if by the expression </w:t>
      </w:r>
      <w:r w:rsidRPr="00144248">
        <w:rPr>
          <w:rFonts w:ascii="Courier New" w:hAnsi="Courier New" w:cs="Courier New"/>
          <w:b/>
        </w:rPr>
        <w:t>new Array(</w:t>
      </w:r>
      <w:r>
        <w:rPr>
          <w:rFonts w:ascii="Courier New" w:hAnsi="Courier New" w:cs="Courier New"/>
          <w:b/>
        </w:rPr>
        <w:t>n</w:t>
      </w:r>
      <w:r w:rsidRPr="00144248">
        <w:rPr>
          <w:rFonts w:ascii="Courier New" w:hAnsi="Courier New" w:cs="Courier New"/>
          <w:b/>
        </w:rPr>
        <w:t xml:space="preserve">) </w:t>
      </w:r>
      <w:r w:rsidRPr="00A115DC">
        <w:t xml:space="preserve">where </w:t>
      </w:r>
      <w:r w:rsidRPr="00144248">
        <w:rPr>
          <w:rFonts w:ascii="Courier New" w:hAnsi="Courier New" w:cs="Courier New"/>
          <w:b/>
        </w:rPr>
        <w:t>Array</w:t>
      </w:r>
      <w:r w:rsidRPr="00A115DC">
        <w:t xml:space="preserve"> is the standard built-in constructor with that name.</w:t>
      </w:r>
    </w:p>
    <w:p w14:paraId="27F515C4" w14:textId="77777777" w:rsidR="004C02EF" w:rsidRPr="00A115DC" w:rsidRDefault="004C02EF" w:rsidP="004C02EF">
      <w:pPr>
        <w:pStyle w:val="Alg4"/>
        <w:numPr>
          <w:ilvl w:val="0"/>
          <w:numId w:val="183"/>
        </w:numPr>
      </w:pPr>
      <w:r w:rsidRPr="00A115DC">
        <w:t xml:space="preserve">Let </w:t>
      </w:r>
      <w:r w:rsidRPr="00A115DC">
        <w:rPr>
          <w:i/>
        </w:rPr>
        <w:t>index</w:t>
      </w:r>
      <w:r w:rsidRPr="00A115DC">
        <w:t xml:space="preserve"> be 0.</w:t>
      </w:r>
    </w:p>
    <w:p w14:paraId="0050C2D2" w14:textId="77777777" w:rsidR="004C02EF" w:rsidRPr="00A115DC" w:rsidRDefault="004C02EF" w:rsidP="004C02EF">
      <w:pPr>
        <w:pStyle w:val="Alg4"/>
        <w:numPr>
          <w:ilvl w:val="0"/>
          <w:numId w:val="183"/>
        </w:numPr>
      </w:pPr>
      <w:r w:rsidRPr="00A115DC">
        <w:t xml:space="preserve">For each own enumerable property of </w:t>
      </w:r>
      <w:r w:rsidRPr="00A115DC">
        <w:rPr>
          <w:i/>
        </w:rPr>
        <w:t>O</w:t>
      </w:r>
      <w:r w:rsidRPr="00A115DC">
        <w:t xml:space="preserve"> whose name </w:t>
      </w:r>
      <w:r>
        <w:t>String</w:t>
      </w:r>
      <w:r w:rsidRPr="00A115DC">
        <w:t xml:space="preserve"> is </w:t>
      </w:r>
      <w:r w:rsidRPr="00A115DC">
        <w:rPr>
          <w:i/>
        </w:rPr>
        <w:t>P</w:t>
      </w:r>
      <w:r w:rsidRPr="00A115DC">
        <w:t xml:space="preserve"> </w:t>
      </w:r>
    </w:p>
    <w:p w14:paraId="354E91C3" w14:textId="77777777" w:rsidR="004C02EF" w:rsidRPr="00A115DC" w:rsidRDefault="004C02EF" w:rsidP="004C02EF">
      <w:pPr>
        <w:pStyle w:val="Alg4"/>
        <w:numPr>
          <w:ilvl w:val="1"/>
          <w:numId w:val="183"/>
        </w:numPr>
      </w:pPr>
      <w:r w:rsidRPr="00A115DC">
        <w:t xml:space="preserve">Call the [[DefineOwnProperty]] internal method of </w:t>
      </w:r>
      <w:r w:rsidRPr="00A115DC">
        <w:rPr>
          <w:i/>
        </w:rPr>
        <w:t>array</w:t>
      </w:r>
      <w:r w:rsidRPr="00A115DC">
        <w:t xml:space="preserve"> with arguments ToString(</w:t>
      </w:r>
      <w:r w:rsidRPr="00A115DC">
        <w:rPr>
          <w:i/>
        </w:rPr>
        <w:t>index</w:t>
      </w:r>
      <w:r w:rsidRPr="00A115DC">
        <w:t xml:space="preserve">), the PropertyDescriptor {[[Value]]: </w:t>
      </w:r>
      <w:r w:rsidRPr="00A115DC">
        <w:rPr>
          <w:i/>
        </w:rPr>
        <w:t>P</w:t>
      </w:r>
      <w:r w:rsidRPr="00A115DC">
        <w:t xml:space="preserve">, [[Writable]]: </w:t>
      </w:r>
      <w:r w:rsidRPr="00A115DC">
        <w:rPr>
          <w:b/>
        </w:rPr>
        <w:t>true</w:t>
      </w:r>
      <w:r w:rsidRPr="00A115DC">
        <w:t xml:space="preserve">, [[Enumerable]]: </w:t>
      </w:r>
      <w:r w:rsidRPr="00A115DC">
        <w:rPr>
          <w:b/>
        </w:rPr>
        <w:t>true</w:t>
      </w:r>
      <w:r w:rsidRPr="00A115DC">
        <w:t xml:space="preserve">, [[Configurable]]: </w:t>
      </w:r>
      <w:r w:rsidRPr="00A115DC">
        <w:rPr>
          <w:b/>
        </w:rPr>
        <w:t>true</w:t>
      </w:r>
      <w:r w:rsidRPr="00A115DC">
        <w:t xml:space="preserve">}, and </w:t>
      </w:r>
      <w:r w:rsidRPr="00A115DC">
        <w:rPr>
          <w:b/>
        </w:rPr>
        <w:t>false</w:t>
      </w:r>
      <w:r w:rsidRPr="00A115DC">
        <w:t>.</w:t>
      </w:r>
    </w:p>
    <w:p w14:paraId="223AA469" w14:textId="77777777" w:rsidR="004C02EF" w:rsidRPr="00A115DC" w:rsidRDefault="004C02EF" w:rsidP="004C02EF">
      <w:pPr>
        <w:pStyle w:val="Alg4"/>
        <w:numPr>
          <w:ilvl w:val="1"/>
          <w:numId w:val="183"/>
        </w:numPr>
      </w:pPr>
      <w:r w:rsidRPr="00A115DC">
        <w:t xml:space="preserve">Increment </w:t>
      </w:r>
      <w:r w:rsidRPr="00A115DC">
        <w:rPr>
          <w:i/>
        </w:rPr>
        <w:t>index</w:t>
      </w:r>
      <w:r w:rsidRPr="00A115DC">
        <w:t xml:space="preserve"> by 1.</w:t>
      </w:r>
    </w:p>
    <w:p w14:paraId="3EC20558" w14:textId="77777777" w:rsidR="004C02EF" w:rsidRPr="00A115DC" w:rsidRDefault="004C02EF" w:rsidP="004C02EF">
      <w:pPr>
        <w:pStyle w:val="Alg4"/>
        <w:numPr>
          <w:ilvl w:val="0"/>
          <w:numId w:val="183"/>
        </w:numPr>
        <w:spacing w:after="120"/>
      </w:pPr>
      <w:r w:rsidRPr="00A115DC">
        <w:t xml:space="preserve">Return </w:t>
      </w:r>
      <w:r w:rsidRPr="00A115DC">
        <w:rPr>
          <w:i/>
        </w:rPr>
        <w:t>array</w:t>
      </w:r>
      <w:r w:rsidRPr="00A115DC">
        <w:t>.</w:t>
      </w:r>
    </w:p>
    <w:p w14:paraId="3453D976" w14:textId="77777777" w:rsidR="004C02EF" w:rsidRPr="000808CE" w:rsidRDefault="004C02EF" w:rsidP="004C02EF">
      <w:r w:rsidRPr="000808CE">
        <w:t xml:space="preserve">If an implementation defines a specific order of enumeration for the for-in statement, </w:t>
      </w:r>
      <w:r>
        <w:t>that same enumeration order must be used in step 5 of this algorithm</w:t>
      </w:r>
      <w:r w:rsidRPr="000808CE">
        <w:t>.</w:t>
      </w:r>
    </w:p>
    <w:p w14:paraId="0FCA4B34" w14:textId="77777777" w:rsidR="004C02EF" w:rsidRDefault="004C02EF" w:rsidP="00B43482">
      <w:pPr>
        <w:pStyle w:val="30"/>
        <w:numPr>
          <w:ilvl w:val="0"/>
          <w:numId w:val="0"/>
        </w:numPr>
      </w:pPr>
      <w:bookmarkStart w:id="5190" w:name="_Toc235503490"/>
      <w:bookmarkStart w:id="5191" w:name="_Toc241509265"/>
      <w:bookmarkStart w:id="5192" w:name="_Toc244416752"/>
      <w:bookmarkStart w:id="5193" w:name="_Toc276631116"/>
      <w:bookmarkStart w:id="5194" w:name="_Toc153968505"/>
      <w:r>
        <w:t>15.2.4</w:t>
      </w:r>
      <w:r>
        <w:tab/>
        <w:t>Properties of the Object Prototype Objec</w:t>
      </w:r>
      <w:bookmarkEnd w:id="5184"/>
      <w:bookmarkEnd w:id="5185"/>
      <w:bookmarkEnd w:id="5186"/>
      <w:bookmarkEnd w:id="5187"/>
      <w:r>
        <w:t>t</w:t>
      </w:r>
      <w:bookmarkEnd w:id="5188"/>
      <w:bookmarkEnd w:id="5189"/>
      <w:bookmarkEnd w:id="5190"/>
      <w:bookmarkEnd w:id="5191"/>
      <w:bookmarkEnd w:id="5192"/>
      <w:bookmarkEnd w:id="5193"/>
      <w:bookmarkEnd w:id="5194"/>
    </w:p>
    <w:p w14:paraId="5EB3BA5E" w14:textId="77777777" w:rsidR="004C02EF" w:rsidRDefault="004C02EF" w:rsidP="004C02EF">
      <w:r>
        <w:t xml:space="preserve">The value of the [[Prototype]] internal property of the Object prototype object is </w:t>
      </w:r>
      <w:r>
        <w:rPr>
          <w:b/>
        </w:rPr>
        <w:t>null</w:t>
      </w:r>
      <w:del w:id="5195" w:author="Allen Wirfs-Brock" w:date="2011-07-02T13:25:00Z">
        <w:r w:rsidDel="008962D8">
          <w:delText xml:space="preserve">, the value of the [[Class]] internal property is </w:delText>
        </w:r>
        <w:r w:rsidDel="008962D8">
          <w:rPr>
            <w:rFonts w:ascii="Courier New" w:hAnsi="Courier New"/>
            <w:b/>
          </w:rPr>
          <w:delText>"Object"</w:delText>
        </w:r>
        <w:r w:rsidRPr="002756D7" w:rsidDel="008962D8">
          <w:delText>,</w:delText>
        </w:r>
      </w:del>
      <w:r w:rsidRPr="002756D7">
        <w:t xml:space="preserve"> and </w:t>
      </w:r>
      <w:r>
        <w:t xml:space="preserve">the initial value of the [[Extensible]] internal property is </w:t>
      </w:r>
      <w:r w:rsidRPr="002756D7">
        <w:rPr>
          <w:b/>
        </w:rPr>
        <w:t>true</w:t>
      </w:r>
      <w:r>
        <w:t>.</w:t>
      </w:r>
      <w:bookmarkStart w:id="5196" w:name="_Toc385672264"/>
      <w:bookmarkStart w:id="5197" w:name="_Toc393690378"/>
    </w:p>
    <w:p w14:paraId="300195FF" w14:textId="77777777" w:rsidR="004C02EF" w:rsidRDefault="004C02EF" w:rsidP="004C02EF">
      <w:pPr>
        <w:pStyle w:val="40"/>
        <w:numPr>
          <w:ilvl w:val="0"/>
          <w:numId w:val="0"/>
        </w:numPr>
      </w:pPr>
      <w:r>
        <w:t>15.2.4.1</w:t>
      </w:r>
      <w:r>
        <w:tab/>
        <w:t>Object.prototype.constructo</w:t>
      </w:r>
      <w:bookmarkEnd w:id="5196"/>
      <w:bookmarkEnd w:id="5197"/>
      <w:r>
        <w:t>r</w:t>
      </w:r>
    </w:p>
    <w:p w14:paraId="47E4160D" w14:textId="77777777" w:rsidR="004C02EF" w:rsidRDefault="004C02EF" w:rsidP="004C02EF">
      <w:r>
        <w:t xml:space="preserve">The initial value of </w:t>
      </w:r>
      <w:r>
        <w:rPr>
          <w:rFonts w:ascii="Courier New" w:hAnsi="Courier New"/>
          <w:b/>
        </w:rPr>
        <w:t>Object.prototype.constructor</w:t>
      </w:r>
      <w:r>
        <w:t xml:space="preserve"> is the standard built-in </w:t>
      </w:r>
      <w:r>
        <w:rPr>
          <w:rFonts w:ascii="Courier New" w:hAnsi="Courier New"/>
          <w:b/>
        </w:rPr>
        <w:t>Object</w:t>
      </w:r>
      <w:r>
        <w:t xml:space="preserve"> constructor.</w:t>
      </w:r>
      <w:bookmarkStart w:id="5198" w:name="_Toc385672265"/>
      <w:bookmarkStart w:id="5199" w:name="_Toc393690379"/>
    </w:p>
    <w:p w14:paraId="142ED654" w14:textId="77777777" w:rsidR="004C02EF" w:rsidRDefault="004C02EF" w:rsidP="004C02EF">
      <w:pPr>
        <w:pStyle w:val="40"/>
        <w:numPr>
          <w:ilvl w:val="0"/>
          <w:numId w:val="0"/>
        </w:numPr>
      </w:pPr>
      <w:bookmarkStart w:id="5200" w:name="_Ref455974300"/>
      <w:r>
        <w:t>15.2.4.2</w:t>
      </w:r>
      <w:r>
        <w:tab/>
        <w:t>Object.prototype.toString</w:t>
      </w:r>
      <w:bookmarkEnd w:id="5198"/>
      <w:bookmarkEnd w:id="5199"/>
      <w:r>
        <w:t xml:space="preserve"> ( )</w:t>
      </w:r>
      <w:bookmarkEnd w:id="5200"/>
    </w:p>
    <w:p w14:paraId="63E113AE" w14:textId="77777777" w:rsidR="004C02EF" w:rsidRDefault="004C02EF" w:rsidP="004C02EF">
      <w:r>
        <w:t xml:space="preserve">When the </w:t>
      </w:r>
      <w:r>
        <w:rPr>
          <w:rFonts w:ascii="Courier New" w:hAnsi="Courier New"/>
          <w:b/>
        </w:rPr>
        <w:t>toString</w:t>
      </w:r>
      <w:r>
        <w:t xml:space="preserve"> method is called, the following steps are taken:</w:t>
      </w:r>
    </w:p>
    <w:p w14:paraId="4CBCD8C5" w14:textId="77777777" w:rsidR="004C02EF" w:rsidRDefault="004C02EF" w:rsidP="004C02EF">
      <w:pPr>
        <w:pStyle w:val="Alg4"/>
        <w:numPr>
          <w:ilvl w:val="0"/>
          <w:numId w:val="184"/>
        </w:numPr>
      </w:pPr>
      <w:r w:rsidRPr="00DD4112">
        <w:t xml:space="preserve">If the </w:t>
      </w:r>
      <w:r w:rsidRPr="00DD4112">
        <w:rPr>
          <w:b/>
        </w:rPr>
        <w:t>this</w:t>
      </w:r>
      <w:r w:rsidRPr="00DD4112">
        <w:t xml:space="preserve"> value is </w:t>
      </w:r>
      <w:r w:rsidRPr="00DD4112">
        <w:rPr>
          <w:b/>
        </w:rPr>
        <w:t>undefined</w:t>
      </w:r>
      <w:r w:rsidRPr="00DD4112">
        <w:t xml:space="preserve">, return </w:t>
      </w:r>
      <w:r w:rsidRPr="00DD4112">
        <w:rPr>
          <w:rFonts w:ascii="Courier New" w:hAnsi="Courier New"/>
          <w:b/>
        </w:rPr>
        <w:t xml:space="preserve">"[object </w:t>
      </w:r>
      <w:r>
        <w:rPr>
          <w:rFonts w:ascii="Courier New" w:hAnsi="Courier New"/>
          <w:b/>
        </w:rPr>
        <w:t>U</w:t>
      </w:r>
      <w:r w:rsidRPr="00DD4112">
        <w:rPr>
          <w:rFonts w:ascii="Courier New" w:hAnsi="Courier New"/>
          <w:b/>
        </w:rPr>
        <w:t>ndefined]"</w:t>
      </w:r>
      <w:r w:rsidRPr="00DD4112">
        <w:t>.</w:t>
      </w:r>
    </w:p>
    <w:p w14:paraId="03D4E040" w14:textId="77777777" w:rsidR="004C02EF" w:rsidRDefault="004C02EF" w:rsidP="004C02EF">
      <w:pPr>
        <w:pStyle w:val="Alg4"/>
        <w:numPr>
          <w:ilvl w:val="0"/>
          <w:numId w:val="184"/>
        </w:numPr>
      </w:pPr>
      <w:r w:rsidRPr="00DD4112">
        <w:t xml:space="preserve">If the </w:t>
      </w:r>
      <w:r w:rsidRPr="00DD4112">
        <w:rPr>
          <w:b/>
        </w:rPr>
        <w:t>this</w:t>
      </w:r>
      <w:r w:rsidRPr="00DD4112">
        <w:t xml:space="preserve"> value is </w:t>
      </w:r>
      <w:r w:rsidRPr="00DD4112">
        <w:rPr>
          <w:b/>
        </w:rPr>
        <w:t>null</w:t>
      </w:r>
      <w:r w:rsidRPr="00DD4112">
        <w:t xml:space="preserve">, return </w:t>
      </w:r>
      <w:r w:rsidRPr="00DD4112">
        <w:rPr>
          <w:rFonts w:ascii="Courier New" w:hAnsi="Courier New"/>
          <w:b/>
        </w:rPr>
        <w:t xml:space="preserve">"[object </w:t>
      </w:r>
      <w:r>
        <w:rPr>
          <w:rFonts w:ascii="Courier New" w:hAnsi="Courier New"/>
          <w:b/>
        </w:rPr>
        <w:t>N</w:t>
      </w:r>
      <w:r w:rsidRPr="00DD4112">
        <w:rPr>
          <w:rFonts w:ascii="Courier New" w:hAnsi="Courier New"/>
          <w:b/>
        </w:rPr>
        <w:t>ull]"</w:t>
      </w:r>
      <w:r w:rsidRPr="00DD4112">
        <w:t>.</w:t>
      </w:r>
    </w:p>
    <w:p w14:paraId="18ABB332" w14:textId="77777777" w:rsidR="004C02EF" w:rsidRPr="00A115DC" w:rsidRDefault="004C02EF" w:rsidP="004C02EF">
      <w:pPr>
        <w:pStyle w:val="Alg4"/>
        <w:numPr>
          <w:ilvl w:val="0"/>
          <w:numId w:val="184"/>
        </w:numPr>
      </w:pPr>
      <w:r w:rsidRPr="00A115DC">
        <w:t xml:space="preserve">Let </w:t>
      </w:r>
      <w:r w:rsidRPr="00A115DC">
        <w:rPr>
          <w:i/>
        </w:rPr>
        <w:t xml:space="preserve">O </w:t>
      </w:r>
      <w:r w:rsidRPr="00A115DC">
        <w:t xml:space="preserve">be the result of calling ToObject passing the </w:t>
      </w:r>
      <w:r w:rsidRPr="00A115DC">
        <w:rPr>
          <w:b/>
        </w:rPr>
        <w:t xml:space="preserve">this </w:t>
      </w:r>
      <w:r w:rsidRPr="00A115DC">
        <w:t>value as the argument.</w:t>
      </w:r>
    </w:p>
    <w:p w14:paraId="0E0644A2" w14:textId="77777777" w:rsidR="00236470" w:rsidRDefault="00236470" w:rsidP="004C02EF">
      <w:pPr>
        <w:pStyle w:val="Alg4"/>
        <w:numPr>
          <w:ilvl w:val="0"/>
          <w:numId w:val="184"/>
        </w:numPr>
        <w:rPr>
          <w:ins w:id="5201" w:author="Allen Wirfs-Brock" w:date="2011-07-02T13:47:00Z"/>
        </w:rPr>
      </w:pPr>
      <w:ins w:id="5202" w:author="Allen Wirfs-Brock" w:date="2011-07-02T13:47:00Z">
        <w:r>
          <w:t xml:space="preserve">If </w:t>
        </w:r>
        <w:r w:rsidRPr="00236470">
          <w:rPr>
            <w:i/>
          </w:rPr>
          <w:t>O</w:t>
        </w:r>
        <w:r>
          <w:t xml:space="preserve"> has one of the internal properties listed in Table 23, let </w:t>
        </w:r>
        <w:r w:rsidRPr="00236470">
          <w:rPr>
            <w:i/>
          </w:rPr>
          <w:t>tag</w:t>
        </w:r>
        <w:r>
          <w:t xml:space="preserve"> be the corresponding value from the table.</w:t>
        </w:r>
      </w:ins>
    </w:p>
    <w:p w14:paraId="2183A88F" w14:textId="77777777" w:rsidR="004C02EF" w:rsidRPr="00A115DC" w:rsidRDefault="00236470" w:rsidP="004C02EF">
      <w:pPr>
        <w:pStyle w:val="Alg4"/>
        <w:numPr>
          <w:ilvl w:val="0"/>
          <w:numId w:val="184"/>
        </w:numPr>
      </w:pPr>
      <w:ins w:id="5203" w:author="Allen Wirfs-Brock" w:date="2011-07-02T13:48:00Z">
        <w:r>
          <w:t xml:space="preserve">Else, </w:t>
        </w:r>
      </w:ins>
      <w:del w:id="5204" w:author="Allen Wirfs-Brock" w:date="2011-07-02T13:49:00Z">
        <w:r w:rsidR="004C02EF" w:rsidRPr="00A115DC" w:rsidDel="00236470">
          <w:delText xml:space="preserve">Let </w:delText>
        </w:r>
      </w:del>
      <w:ins w:id="5205" w:author="Allen Wirfs-Brock" w:date="2011-07-02T13:49:00Z">
        <w:r>
          <w:t>let</w:t>
        </w:r>
        <w:r w:rsidRPr="00A115DC">
          <w:t xml:space="preserve"> </w:t>
        </w:r>
      </w:ins>
      <w:del w:id="5206" w:author="Allen Wirfs-Brock" w:date="2011-07-02T13:35:00Z">
        <w:r w:rsidR="004C02EF" w:rsidRPr="00A115DC" w:rsidDel="005761C4">
          <w:rPr>
            <w:i/>
          </w:rPr>
          <w:delText>class</w:delText>
        </w:r>
        <w:r w:rsidR="004C02EF" w:rsidRPr="00A115DC" w:rsidDel="005761C4">
          <w:delText xml:space="preserve"> </w:delText>
        </w:r>
      </w:del>
      <w:ins w:id="5207" w:author="Allen Wirfs-Brock" w:date="2011-07-02T13:35:00Z">
        <w:r w:rsidR="005761C4">
          <w:rPr>
            <w:i/>
          </w:rPr>
          <w:t>tag</w:t>
        </w:r>
        <w:r w:rsidR="005761C4" w:rsidRPr="00A115DC">
          <w:t xml:space="preserve"> </w:t>
        </w:r>
      </w:ins>
      <w:r w:rsidR="004C02EF" w:rsidRPr="00A115DC">
        <w:t xml:space="preserve">be the </w:t>
      </w:r>
      <w:ins w:id="5208" w:author="Allen Wirfs-Brock" w:date="2011-07-02T13:49:00Z">
        <w:r>
          <w:t xml:space="preserve">string </w:t>
        </w:r>
      </w:ins>
      <w:r w:rsidR="004C02EF" w:rsidRPr="00A115DC">
        <w:t xml:space="preserve">value </w:t>
      </w:r>
      <w:ins w:id="5209" w:author="Allen Wirfs-Brock" w:date="2011-07-02T13:49:00Z">
        <w:r>
          <w:rPr>
            <w:rFonts w:ascii="Courier New" w:hAnsi="Courier New"/>
            <w:b/>
          </w:rPr>
          <w:t>"O</w:t>
        </w:r>
        <w:r w:rsidRPr="00DD4112">
          <w:rPr>
            <w:rFonts w:ascii="Courier New" w:hAnsi="Courier New"/>
            <w:b/>
          </w:rPr>
          <w:t>bject"</w:t>
        </w:r>
      </w:ins>
      <w:del w:id="5210" w:author="Allen Wirfs-Brock" w:date="2011-07-02T13:49:00Z">
        <w:r w:rsidR="004C02EF" w:rsidRPr="00A115DC" w:rsidDel="00236470">
          <w:delText xml:space="preserve">of the [[Class]] internal property of </w:delText>
        </w:r>
        <w:r w:rsidR="004C02EF" w:rsidRPr="00A115DC" w:rsidDel="00236470">
          <w:rPr>
            <w:i/>
          </w:rPr>
          <w:delText>O</w:delText>
        </w:r>
      </w:del>
      <w:r w:rsidR="004C02EF" w:rsidRPr="00A115DC">
        <w:t>.</w:t>
      </w:r>
    </w:p>
    <w:p w14:paraId="52E64825" w14:textId="77777777" w:rsidR="004C02EF" w:rsidRDefault="004C02EF" w:rsidP="004C02EF">
      <w:pPr>
        <w:pStyle w:val="Alg4"/>
        <w:numPr>
          <w:ilvl w:val="0"/>
          <w:numId w:val="184"/>
        </w:numPr>
        <w:spacing w:after="220"/>
        <w:rPr>
          <w:ins w:id="5211" w:author="Allen Wirfs-Brock" w:date="2011-07-02T13:34:00Z"/>
        </w:rPr>
      </w:pPr>
      <w:r w:rsidRPr="00A115DC">
        <w:t xml:space="preserve">Return the </w:t>
      </w:r>
      <w:r>
        <w:t>String</w:t>
      </w:r>
      <w:r w:rsidRPr="00A115DC">
        <w:t xml:space="preserve"> value that is the result of concatenating the three </w:t>
      </w:r>
      <w:r>
        <w:t>Strings</w:t>
      </w:r>
      <w:r w:rsidRPr="00A115DC">
        <w:t xml:space="preserve"> </w:t>
      </w:r>
      <w:r>
        <w:rPr>
          <w:rFonts w:ascii="Courier New" w:hAnsi="Courier New"/>
          <w:b/>
        </w:rPr>
        <w:t>"[object "</w:t>
      </w:r>
      <w:r w:rsidRPr="00A115DC">
        <w:t xml:space="preserve">, </w:t>
      </w:r>
      <w:del w:id="5212" w:author="Allen Wirfs-Brock" w:date="2011-07-02T13:35:00Z">
        <w:r w:rsidRPr="00A115DC" w:rsidDel="005761C4">
          <w:rPr>
            <w:i/>
          </w:rPr>
          <w:delText>class</w:delText>
        </w:r>
      </w:del>
      <w:ins w:id="5213" w:author="Allen Wirfs-Brock" w:date="2011-07-02T13:35:00Z">
        <w:r w:rsidR="005761C4">
          <w:rPr>
            <w:i/>
          </w:rPr>
          <w:t>tag</w:t>
        </w:r>
      </w:ins>
      <w:r w:rsidRPr="00A115DC">
        <w:t xml:space="preserve">, and </w:t>
      </w:r>
      <w:r>
        <w:rPr>
          <w:rFonts w:ascii="Courier New" w:hAnsi="Courier New"/>
          <w:b/>
        </w:rPr>
        <w:t>"]"</w:t>
      </w:r>
      <w:r w:rsidRPr="00A115DC">
        <w:t>.</w:t>
      </w:r>
    </w:p>
    <w:p w14:paraId="676A973E" w14:textId="77777777" w:rsidR="005761C4" w:rsidRPr="000171B7" w:rsidRDefault="005761C4" w:rsidP="00236470">
      <w:pPr>
        <w:pStyle w:val="Tabletitle"/>
        <w:widowControl w:val="0"/>
        <w:rPr>
          <w:ins w:id="5214" w:author="Allen Wirfs-Brock" w:date="2011-07-02T13:35:00Z"/>
          <w:rFonts w:eastAsia="Arial Unicode MS"/>
        </w:rPr>
      </w:pPr>
      <w:ins w:id="5215" w:author="Allen Wirfs-Brock" w:date="2011-07-02T13:35:00Z">
        <w:r w:rsidRPr="00004BD3">
          <w:rPr>
            <w:rFonts w:eastAsia="Arial Unicode MS"/>
          </w:rPr>
          <w:t>Table </w:t>
        </w:r>
      </w:ins>
      <w:ins w:id="5216" w:author="Allen Wirfs-Brock" w:date="2011-07-02T13:45:00Z">
        <w:r w:rsidR="00236470">
          <w:rPr>
            <w:rFonts w:eastAsia="Arial Unicode MS"/>
          </w:rPr>
          <w:t>23</w:t>
        </w:r>
      </w:ins>
      <w:ins w:id="5217" w:author="Allen Wirfs-Brock" w:date="2011-07-02T13:35:00Z">
        <w:r w:rsidRPr="00004BD3">
          <w:rPr>
            <w:rFonts w:eastAsia="Arial Unicode MS"/>
          </w:rPr>
          <w:t xml:space="preserve"> — </w:t>
        </w:r>
      </w:ins>
      <w:ins w:id="5218" w:author="Allen Wirfs-Brock" w:date="2011-07-02T13:47:00Z">
        <w:r w:rsidR="00236470">
          <w:t>T</w:t>
        </w:r>
      </w:ins>
      <w:ins w:id="5219" w:author="Allen Wirfs-Brock" w:date="2011-07-02T13:46:00Z">
        <w:r w:rsidR="00236470">
          <w:t>ags for Classified Native Objects</w:t>
        </w:r>
      </w:ins>
    </w:p>
    <w:tbl>
      <w:tblPr>
        <w:tblW w:w="3560" w:type="dxa"/>
        <w:tblInd w:w="3333" w:type="dxa"/>
        <w:tblLook w:val="04A0" w:firstRow="1" w:lastRow="0" w:firstColumn="1" w:lastColumn="0" w:noHBand="0" w:noVBand="1"/>
      </w:tblPr>
      <w:tblGrid>
        <w:gridCol w:w="1562"/>
        <w:gridCol w:w="2136"/>
      </w:tblGrid>
      <w:tr w:rsidR="005761C4" w:rsidRPr="00320565" w14:paraId="229FE920" w14:textId="77777777" w:rsidTr="005761C4">
        <w:trPr>
          <w:trHeight w:val="124"/>
          <w:ins w:id="5220"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14:paraId="7F3923A0" w14:textId="77777777" w:rsidR="005761C4" w:rsidRPr="00320565" w:rsidRDefault="005761C4" w:rsidP="005761C4">
            <w:pPr>
              <w:keepNext/>
              <w:spacing w:after="0"/>
              <w:jc w:val="center"/>
              <w:rPr>
                <w:ins w:id="5221" w:author="Allen Wirfs-Brock" w:date="2011-07-02T13:35:00Z"/>
                <w:b/>
              </w:rPr>
            </w:pPr>
            <w:ins w:id="5222" w:author="Allen Wirfs-Brock" w:date="2011-07-02T13:35:00Z">
              <w:r>
                <w:rPr>
                  <w:b/>
                </w:rPr>
                <w:t>Internal Property</w:t>
              </w:r>
            </w:ins>
          </w:p>
        </w:tc>
        <w:tc>
          <w:tcPr>
            <w:tcW w:w="1670" w:type="dxa"/>
            <w:tcBorders>
              <w:top w:val="single" w:sz="8" w:space="0" w:color="auto"/>
              <w:left w:val="single" w:sz="8" w:space="0" w:color="auto"/>
              <w:bottom w:val="single" w:sz="8" w:space="0" w:color="auto"/>
              <w:right w:val="single" w:sz="8" w:space="0" w:color="000000"/>
            </w:tcBorders>
            <w:shd w:val="clear" w:color="000000" w:fill="C0C0C0"/>
          </w:tcPr>
          <w:p w14:paraId="4E18A5DD" w14:textId="77777777" w:rsidR="005761C4" w:rsidRPr="00320565" w:rsidRDefault="005761C4" w:rsidP="005761C4">
            <w:pPr>
              <w:keepNext/>
              <w:spacing w:after="0"/>
              <w:jc w:val="center"/>
              <w:rPr>
                <w:ins w:id="5223" w:author="Allen Wirfs-Brock" w:date="2011-07-02T13:35:00Z"/>
                <w:b/>
              </w:rPr>
            </w:pPr>
            <w:ins w:id="5224" w:author="Allen Wirfs-Brock" w:date="2011-07-02T13:35:00Z">
              <w:r w:rsidRPr="00236470">
                <w:rPr>
                  <w:b/>
                  <w:i/>
                </w:rPr>
                <w:t>tag</w:t>
              </w:r>
              <w:r w:rsidRPr="00984A3F">
                <w:rPr>
                  <w:b/>
                </w:rPr>
                <w:t xml:space="preserve"> Value</w:t>
              </w:r>
            </w:ins>
          </w:p>
        </w:tc>
      </w:tr>
      <w:tr w:rsidR="005761C4" w:rsidRPr="00320565" w14:paraId="16CDC94E" w14:textId="77777777" w:rsidTr="005761C4">
        <w:trPr>
          <w:trHeight w:val="124"/>
          <w:ins w:id="5225"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6BBF424B" w14:textId="77777777" w:rsidR="005761C4" w:rsidRPr="00984A3F" w:rsidRDefault="005761C4" w:rsidP="005761C4">
            <w:pPr>
              <w:keepNext/>
              <w:spacing w:after="0"/>
              <w:jc w:val="left"/>
              <w:rPr>
                <w:ins w:id="5226" w:author="Allen Wirfs-Brock" w:date="2011-07-02T13:38:00Z"/>
              </w:rPr>
            </w:pPr>
            <w:ins w:id="5227" w:author="Allen Wirfs-Brock" w:date="2011-07-02T13:38:00Z">
              <w:r>
                <w:t>[[IsFunction]]</w:t>
              </w:r>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235F3700" w14:textId="77777777" w:rsidR="005761C4" w:rsidRPr="00984A3F" w:rsidRDefault="005761C4" w:rsidP="005761C4">
            <w:pPr>
              <w:keepNext/>
              <w:spacing w:after="0"/>
              <w:jc w:val="left"/>
              <w:rPr>
                <w:ins w:id="5228" w:author="Allen Wirfs-Brock" w:date="2011-07-02T13:38:00Z"/>
                <w:b/>
              </w:rPr>
            </w:pPr>
            <w:ins w:id="5229" w:author="Allen Wirfs-Brock" w:date="2011-07-02T13:39:00Z">
              <w:r w:rsidRPr="00DD4112">
                <w:rPr>
                  <w:rFonts w:ascii="Courier New" w:hAnsi="Courier New"/>
                  <w:b/>
                </w:rPr>
                <w:t>"</w:t>
              </w:r>
            </w:ins>
            <w:ins w:id="5230" w:author="Allen Wirfs-Brock" w:date="2011-07-02T13:40:00Z">
              <w:r>
                <w:rPr>
                  <w:rFonts w:ascii="Courier New" w:hAnsi="Courier New"/>
                  <w:b/>
                </w:rPr>
                <w:t>Function</w:t>
              </w:r>
            </w:ins>
            <w:ins w:id="5231" w:author="Allen Wirfs-Brock" w:date="2011-07-02T13:39:00Z">
              <w:r w:rsidRPr="00DD4112">
                <w:rPr>
                  <w:rFonts w:ascii="Courier New" w:hAnsi="Courier New"/>
                  <w:b/>
                </w:rPr>
                <w:t>"</w:t>
              </w:r>
            </w:ins>
          </w:p>
        </w:tc>
      </w:tr>
      <w:tr w:rsidR="005761C4" w:rsidRPr="00320565" w14:paraId="1BC71CA7" w14:textId="77777777" w:rsidTr="005761C4">
        <w:trPr>
          <w:trHeight w:val="124"/>
          <w:ins w:id="5232"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6FB061B1" w14:textId="77777777" w:rsidR="005761C4" w:rsidRPr="00984A3F" w:rsidRDefault="005761C4" w:rsidP="005761C4">
            <w:pPr>
              <w:keepNext/>
              <w:spacing w:after="0"/>
              <w:jc w:val="left"/>
              <w:rPr>
                <w:ins w:id="5233" w:author="Allen Wirfs-Brock" w:date="2011-07-02T13:38:00Z"/>
              </w:rPr>
            </w:pPr>
            <w:ins w:id="5234" w:author="Allen Wirfs-Brock" w:date="2011-07-02T13:38:00Z">
              <w:r>
                <w:t>[[IsArray]]</w:t>
              </w:r>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5CA0B185" w14:textId="77777777" w:rsidR="005761C4" w:rsidRPr="00984A3F" w:rsidRDefault="005761C4" w:rsidP="005761C4">
            <w:pPr>
              <w:keepNext/>
              <w:spacing w:after="0"/>
              <w:jc w:val="left"/>
              <w:rPr>
                <w:ins w:id="5235" w:author="Allen Wirfs-Brock" w:date="2011-07-02T13:38:00Z"/>
                <w:b/>
              </w:rPr>
            </w:pPr>
            <w:ins w:id="5236" w:author="Allen Wirfs-Brock" w:date="2011-07-02T13:40:00Z">
              <w:r w:rsidRPr="00DD4112">
                <w:rPr>
                  <w:rFonts w:ascii="Courier New" w:hAnsi="Courier New"/>
                  <w:b/>
                </w:rPr>
                <w:t>"</w:t>
              </w:r>
              <w:r>
                <w:rPr>
                  <w:rFonts w:ascii="Courier New" w:hAnsi="Courier New"/>
                  <w:b/>
                </w:rPr>
                <w:t>Array</w:t>
              </w:r>
              <w:r w:rsidRPr="00DD4112">
                <w:rPr>
                  <w:rFonts w:ascii="Courier New" w:hAnsi="Courier New"/>
                  <w:b/>
                </w:rPr>
                <w:t>"</w:t>
              </w:r>
            </w:ins>
          </w:p>
        </w:tc>
      </w:tr>
      <w:tr w:rsidR="005761C4" w:rsidRPr="00320565" w14:paraId="035F39A9" w14:textId="77777777" w:rsidTr="005761C4">
        <w:trPr>
          <w:trHeight w:val="124"/>
          <w:ins w:id="5237"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40A2E445" w14:textId="77777777" w:rsidR="005761C4" w:rsidRPr="00984A3F" w:rsidRDefault="005761C4" w:rsidP="005761C4">
            <w:pPr>
              <w:keepNext/>
              <w:spacing w:after="0"/>
              <w:jc w:val="left"/>
              <w:rPr>
                <w:ins w:id="5238" w:author="Allen Wirfs-Brock" w:date="2011-07-02T13:38:00Z"/>
              </w:rPr>
            </w:pPr>
            <w:ins w:id="5239" w:author="Allen Wirfs-Brock" w:date="2011-07-02T13:38:00Z">
              <w:r w:rsidRPr="00984A3F">
                <w:t>[[</w:t>
              </w:r>
              <w:r>
                <w:t>IsString</w:t>
              </w:r>
              <w:r w:rsidRPr="00984A3F">
                <w:t>]]</w:t>
              </w:r>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441C0E59" w14:textId="77777777" w:rsidR="005761C4" w:rsidRPr="00984A3F" w:rsidRDefault="005761C4" w:rsidP="005761C4">
            <w:pPr>
              <w:keepNext/>
              <w:spacing w:after="0"/>
              <w:jc w:val="left"/>
              <w:rPr>
                <w:ins w:id="5240" w:author="Allen Wirfs-Brock" w:date="2011-07-02T13:38:00Z"/>
                <w:b/>
              </w:rPr>
            </w:pPr>
            <w:ins w:id="5241" w:author="Allen Wirfs-Brock" w:date="2011-07-02T13:40:00Z">
              <w:r w:rsidRPr="00DD4112">
                <w:rPr>
                  <w:rFonts w:ascii="Courier New" w:hAnsi="Courier New"/>
                  <w:b/>
                </w:rPr>
                <w:t>"</w:t>
              </w:r>
              <w:r>
                <w:rPr>
                  <w:rFonts w:ascii="Courier New" w:hAnsi="Courier New"/>
                  <w:b/>
                </w:rPr>
                <w:t>String</w:t>
              </w:r>
              <w:r w:rsidRPr="00DD4112">
                <w:rPr>
                  <w:rFonts w:ascii="Courier New" w:hAnsi="Courier New"/>
                  <w:b/>
                </w:rPr>
                <w:t>"</w:t>
              </w:r>
            </w:ins>
          </w:p>
        </w:tc>
      </w:tr>
      <w:tr w:rsidR="005761C4" w:rsidRPr="00320565" w14:paraId="1557A8C0" w14:textId="77777777" w:rsidTr="005761C4">
        <w:trPr>
          <w:trHeight w:val="124"/>
          <w:ins w:id="5242"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7733CD40" w14:textId="77777777" w:rsidR="005761C4" w:rsidRPr="00984A3F" w:rsidRDefault="005761C4" w:rsidP="005761C4">
            <w:pPr>
              <w:keepNext/>
              <w:spacing w:after="0"/>
              <w:jc w:val="left"/>
              <w:rPr>
                <w:ins w:id="5243" w:author="Allen Wirfs-Brock" w:date="2011-07-02T13:38:00Z"/>
              </w:rPr>
            </w:pPr>
            <w:ins w:id="5244" w:author="Allen Wirfs-Brock" w:date="2011-07-02T13:38:00Z">
              <w:r w:rsidRPr="00984A3F">
                <w:t>[[</w:t>
              </w:r>
              <w:r>
                <w:t>IsBoolean</w:t>
              </w:r>
              <w:r w:rsidRPr="00984A3F">
                <w:t>]]</w:t>
              </w:r>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19560DAF" w14:textId="77777777" w:rsidR="005761C4" w:rsidRPr="00984A3F" w:rsidRDefault="005761C4" w:rsidP="005761C4">
            <w:pPr>
              <w:keepNext/>
              <w:spacing w:after="0"/>
              <w:jc w:val="left"/>
              <w:rPr>
                <w:ins w:id="5245" w:author="Allen Wirfs-Brock" w:date="2011-07-02T13:38:00Z"/>
                <w:b/>
              </w:rPr>
            </w:pPr>
            <w:ins w:id="5246" w:author="Allen Wirfs-Brock" w:date="2011-07-02T13:40:00Z">
              <w:r w:rsidRPr="00DD4112">
                <w:rPr>
                  <w:rFonts w:ascii="Courier New" w:hAnsi="Courier New"/>
                  <w:b/>
                </w:rPr>
                <w:t>"</w:t>
              </w:r>
              <w:r>
                <w:rPr>
                  <w:rFonts w:ascii="Courier New" w:hAnsi="Courier New"/>
                  <w:b/>
                </w:rPr>
                <w:t>Boolean</w:t>
              </w:r>
              <w:r w:rsidRPr="00DD4112">
                <w:rPr>
                  <w:rFonts w:ascii="Courier New" w:hAnsi="Courier New"/>
                  <w:b/>
                </w:rPr>
                <w:t>"</w:t>
              </w:r>
            </w:ins>
          </w:p>
        </w:tc>
      </w:tr>
      <w:tr w:rsidR="005761C4" w:rsidRPr="00320565" w14:paraId="2A0FE928" w14:textId="77777777" w:rsidTr="005761C4">
        <w:trPr>
          <w:trHeight w:val="124"/>
          <w:ins w:id="5247"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5EF18DBD" w14:textId="77777777" w:rsidR="005761C4" w:rsidRPr="00984A3F" w:rsidRDefault="005761C4" w:rsidP="005761C4">
            <w:pPr>
              <w:keepNext/>
              <w:spacing w:after="0"/>
              <w:jc w:val="left"/>
              <w:rPr>
                <w:ins w:id="5248" w:author="Allen Wirfs-Brock" w:date="2011-07-02T13:38:00Z"/>
              </w:rPr>
            </w:pPr>
            <w:ins w:id="5249" w:author="Allen Wirfs-Brock" w:date="2011-07-02T13:38:00Z">
              <w:r w:rsidRPr="00984A3F">
                <w:t>[[</w:t>
              </w:r>
              <w:r>
                <w:t>IsNumber</w:t>
              </w:r>
              <w:r w:rsidRPr="00984A3F">
                <w:t>]]</w:t>
              </w:r>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73D76A24" w14:textId="77777777" w:rsidR="005761C4" w:rsidRPr="00984A3F" w:rsidRDefault="005761C4" w:rsidP="005761C4">
            <w:pPr>
              <w:keepNext/>
              <w:spacing w:after="0"/>
              <w:jc w:val="left"/>
              <w:rPr>
                <w:ins w:id="5250" w:author="Allen Wirfs-Brock" w:date="2011-07-02T13:38:00Z"/>
                <w:b/>
              </w:rPr>
            </w:pPr>
            <w:ins w:id="5251" w:author="Allen Wirfs-Brock" w:date="2011-07-02T13:40:00Z">
              <w:r w:rsidRPr="00DD4112">
                <w:rPr>
                  <w:rFonts w:ascii="Courier New" w:hAnsi="Courier New"/>
                  <w:b/>
                </w:rPr>
                <w:t>"</w:t>
              </w:r>
            </w:ins>
            <w:ins w:id="5252" w:author="Allen Wirfs-Brock" w:date="2011-07-02T13:41:00Z">
              <w:r>
                <w:rPr>
                  <w:rFonts w:ascii="Courier New" w:hAnsi="Courier New"/>
                  <w:b/>
                </w:rPr>
                <w:t>Number</w:t>
              </w:r>
            </w:ins>
            <w:ins w:id="5253" w:author="Allen Wirfs-Brock" w:date="2011-07-02T13:40:00Z">
              <w:r w:rsidRPr="00DD4112">
                <w:rPr>
                  <w:rFonts w:ascii="Courier New" w:hAnsi="Courier New"/>
                  <w:b/>
                </w:rPr>
                <w:t>"</w:t>
              </w:r>
            </w:ins>
          </w:p>
        </w:tc>
      </w:tr>
      <w:tr w:rsidR="005761C4" w:rsidRPr="00320565" w14:paraId="67F8D513" w14:textId="77777777" w:rsidTr="005761C4">
        <w:trPr>
          <w:trHeight w:val="124"/>
          <w:ins w:id="5254"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3F706398" w14:textId="77777777" w:rsidR="005761C4" w:rsidRPr="00984A3F" w:rsidRDefault="005761C4" w:rsidP="005761C4">
            <w:pPr>
              <w:keepNext/>
              <w:spacing w:after="0"/>
              <w:jc w:val="left"/>
              <w:rPr>
                <w:ins w:id="5255" w:author="Allen Wirfs-Brock" w:date="2011-07-02T13:38:00Z"/>
              </w:rPr>
            </w:pPr>
            <w:ins w:id="5256" w:author="Allen Wirfs-Brock" w:date="2011-07-02T13:38:00Z">
              <w:r w:rsidRPr="00984A3F">
                <w:t>[[</w:t>
              </w:r>
              <w:r>
                <w:t>IsMath</w:t>
              </w:r>
              <w:r w:rsidRPr="00984A3F">
                <w:t>]]</w:t>
              </w:r>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55A9A3AC" w14:textId="77777777" w:rsidR="005761C4" w:rsidRPr="00984A3F" w:rsidRDefault="005761C4" w:rsidP="005761C4">
            <w:pPr>
              <w:keepNext/>
              <w:spacing w:after="0"/>
              <w:jc w:val="left"/>
              <w:rPr>
                <w:ins w:id="5257" w:author="Allen Wirfs-Brock" w:date="2011-07-02T13:38:00Z"/>
                <w:b/>
              </w:rPr>
            </w:pPr>
            <w:ins w:id="5258" w:author="Allen Wirfs-Brock" w:date="2011-07-02T13:41:00Z">
              <w:r w:rsidRPr="00DD4112">
                <w:rPr>
                  <w:rFonts w:ascii="Courier New" w:hAnsi="Courier New"/>
                  <w:b/>
                </w:rPr>
                <w:t>"</w:t>
              </w:r>
              <w:r>
                <w:rPr>
                  <w:rFonts w:ascii="Courier New" w:hAnsi="Courier New"/>
                  <w:b/>
                </w:rPr>
                <w:t>Math</w:t>
              </w:r>
              <w:r w:rsidRPr="00DD4112">
                <w:rPr>
                  <w:rFonts w:ascii="Courier New" w:hAnsi="Courier New"/>
                  <w:b/>
                </w:rPr>
                <w:t>"</w:t>
              </w:r>
            </w:ins>
          </w:p>
        </w:tc>
      </w:tr>
      <w:tr w:rsidR="005761C4" w:rsidRPr="00320565" w14:paraId="40B9E223" w14:textId="77777777" w:rsidTr="005761C4">
        <w:trPr>
          <w:trHeight w:val="124"/>
          <w:ins w:id="5259"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14:paraId="501320B4" w14:textId="77777777" w:rsidR="005761C4" w:rsidRPr="00A42AA5" w:rsidRDefault="005761C4" w:rsidP="005761C4">
            <w:pPr>
              <w:keepNext/>
              <w:spacing w:after="0"/>
              <w:jc w:val="left"/>
              <w:rPr>
                <w:ins w:id="5260" w:author="Allen Wirfs-Brock" w:date="2011-07-02T13:35:00Z"/>
              </w:rPr>
            </w:pPr>
            <w:ins w:id="5261" w:author="Allen Wirfs-Brock" w:date="2011-07-02T13:38:00Z">
              <w:r w:rsidRPr="00984A3F">
                <w:t>[[</w:t>
              </w:r>
              <w:r>
                <w:t>IsDate</w:t>
              </w:r>
              <w:r w:rsidRPr="00984A3F">
                <w:t>]]</w:t>
              </w:r>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08DA7B53" w14:textId="77777777" w:rsidR="005761C4" w:rsidRPr="00A42AA5" w:rsidRDefault="005761C4" w:rsidP="005761C4">
            <w:pPr>
              <w:keepNext/>
              <w:spacing w:after="0"/>
              <w:jc w:val="left"/>
              <w:rPr>
                <w:ins w:id="5262" w:author="Allen Wirfs-Brock" w:date="2011-07-02T13:35:00Z"/>
                <w:b/>
              </w:rPr>
            </w:pPr>
            <w:ins w:id="5263" w:author="Allen Wirfs-Brock" w:date="2011-07-02T13:41:00Z">
              <w:r w:rsidRPr="00DD4112">
                <w:rPr>
                  <w:rFonts w:ascii="Courier New" w:hAnsi="Courier New"/>
                  <w:b/>
                </w:rPr>
                <w:t>"</w:t>
              </w:r>
              <w:r>
                <w:rPr>
                  <w:rFonts w:ascii="Courier New" w:hAnsi="Courier New"/>
                  <w:b/>
                </w:rPr>
                <w:t>Date</w:t>
              </w:r>
              <w:r w:rsidRPr="00DD4112">
                <w:rPr>
                  <w:rFonts w:ascii="Courier New" w:hAnsi="Courier New"/>
                  <w:b/>
                </w:rPr>
                <w:t>"</w:t>
              </w:r>
            </w:ins>
          </w:p>
        </w:tc>
      </w:tr>
      <w:tr w:rsidR="005761C4" w:rsidRPr="00712500" w14:paraId="17C3FAB8" w14:textId="77777777" w:rsidTr="005761C4">
        <w:trPr>
          <w:trHeight w:val="132"/>
          <w:ins w:id="5264" w:author="Allen Wirfs-Brock" w:date="2011-07-02T13:35:00Z"/>
        </w:trPr>
        <w:tc>
          <w:tcPr>
            <w:tcW w:w="1890" w:type="dxa"/>
            <w:tcBorders>
              <w:top w:val="nil"/>
              <w:left w:val="single" w:sz="8" w:space="0" w:color="auto"/>
              <w:bottom w:val="single" w:sz="8" w:space="0" w:color="auto"/>
              <w:right w:val="single" w:sz="8" w:space="0" w:color="000000"/>
            </w:tcBorders>
            <w:shd w:val="clear" w:color="auto" w:fill="auto"/>
            <w:hideMark/>
          </w:tcPr>
          <w:p w14:paraId="36254164" w14:textId="77777777" w:rsidR="005761C4" w:rsidRPr="00A42AA5" w:rsidRDefault="005761C4" w:rsidP="005761C4">
            <w:pPr>
              <w:keepNext/>
              <w:spacing w:after="0"/>
              <w:jc w:val="left"/>
              <w:rPr>
                <w:ins w:id="5265" w:author="Allen Wirfs-Brock" w:date="2011-07-02T13:35:00Z"/>
              </w:rPr>
            </w:pPr>
            <w:ins w:id="5266" w:author="Allen Wirfs-Brock" w:date="2011-07-02T13:38:00Z">
              <w:r w:rsidRPr="00984A3F">
                <w:t>[[</w:t>
              </w:r>
              <w:r>
                <w:t>IsRegExp</w:t>
              </w:r>
              <w:r w:rsidRPr="00984A3F">
                <w:t>]]</w:t>
              </w:r>
            </w:ins>
          </w:p>
        </w:tc>
        <w:tc>
          <w:tcPr>
            <w:tcW w:w="1670" w:type="dxa"/>
            <w:tcBorders>
              <w:top w:val="nil"/>
              <w:left w:val="nil"/>
              <w:bottom w:val="single" w:sz="8" w:space="0" w:color="auto"/>
              <w:right w:val="single" w:sz="8" w:space="0" w:color="auto"/>
            </w:tcBorders>
            <w:shd w:val="clear" w:color="auto" w:fill="auto"/>
            <w:hideMark/>
          </w:tcPr>
          <w:p w14:paraId="4E4A69A7" w14:textId="77777777" w:rsidR="005761C4" w:rsidRPr="00A42AA5" w:rsidRDefault="005761C4" w:rsidP="00B07525">
            <w:pPr>
              <w:keepNext/>
              <w:spacing w:after="0"/>
              <w:jc w:val="left"/>
              <w:rPr>
                <w:ins w:id="5267" w:author="Allen Wirfs-Brock" w:date="2011-07-02T13:35:00Z"/>
                <w:b/>
              </w:rPr>
            </w:pPr>
            <w:ins w:id="5268" w:author="Allen Wirfs-Brock" w:date="2011-07-02T13:41:00Z">
              <w:r w:rsidRPr="00DD4112">
                <w:rPr>
                  <w:rFonts w:ascii="Courier New" w:hAnsi="Courier New"/>
                  <w:b/>
                </w:rPr>
                <w:t>"</w:t>
              </w:r>
              <w:del w:id="5269" w:author="Allen Wirfs-Brock rev2" w:date="2011-07-13T08:40:00Z">
                <w:r w:rsidDel="00B07525">
                  <w:rPr>
                    <w:rFonts w:ascii="Courier New" w:hAnsi="Courier New"/>
                    <w:b/>
                  </w:rPr>
                  <w:delText>Function</w:delText>
                </w:r>
              </w:del>
            </w:ins>
            <w:ins w:id="5270" w:author="Allen Wirfs-Brock rev2" w:date="2011-07-13T08:40:00Z">
              <w:r w:rsidR="00B07525">
                <w:rPr>
                  <w:rFonts w:ascii="Courier New" w:hAnsi="Courier New"/>
                  <w:b/>
                </w:rPr>
                <w:t>REgExp</w:t>
              </w:r>
            </w:ins>
            <w:ins w:id="5271" w:author="Allen Wirfs-Brock" w:date="2011-07-02T13:41:00Z">
              <w:r w:rsidRPr="00DD4112">
                <w:rPr>
                  <w:rFonts w:ascii="Courier New" w:hAnsi="Courier New"/>
                  <w:b/>
                </w:rPr>
                <w:t>"</w:t>
              </w:r>
            </w:ins>
          </w:p>
        </w:tc>
      </w:tr>
      <w:tr w:rsidR="005761C4" w:rsidRPr="00712500" w14:paraId="3887C9F1" w14:textId="77777777" w:rsidTr="005761C4">
        <w:trPr>
          <w:trHeight w:val="82"/>
          <w:ins w:id="5272"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54763085" w14:textId="77777777" w:rsidR="005761C4" w:rsidRPr="00A42AA5" w:rsidRDefault="005761C4" w:rsidP="005761C4">
            <w:pPr>
              <w:keepNext/>
              <w:spacing w:after="0"/>
              <w:jc w:val="left"/>
              <w:rPr>
                <w:ins w:id="5273" w:author="Allen Wirfs-Brock" w:date="2011-07-02T13:35:00Z"/>
              </w:rPr>
            </w:pPr>
            <w:ins w:id="5274" w:author="Allen Wirfs-Brock" w:date="2011-07-02T13:38:00Z">
              <w:r w:rsidRPr="00984A3F">
                <w:t>[[</w:t>
              </w:r>
              <w:r>
                <w:t>IsError</w:t>
              </w:r>
              <w:r w:rsidRPr="00984A3F">
                <w:t>]]</w:t>
              </w:r>
            </w:ins>
          </w:p>
        </w:tc>
        <w:tc>
          <w:tcPr>
            <w:tcW w:w="1670" w:type="dxa"/>
            <w:tcBorders>
              <w:top w:val="nil"/>
              <w:left w:val="nil"/>
              <w:bottom w:val="single" w:sz="8" w:space="0" w:color="auto"/>
              <w:right w:val="single" w:sz="8" w:space="0" w:color="auto"/>
            </w:tcBorders>
            <w:shd w:val="clear" w:color="auto" w:fill="auto"/>
            <w:hideMark/>
          </w:tcPr>
          <w:p w14:paraId="553049B0" w14:textId="77777777" w:rsidR="005761C4" w:rsidRPr="00A42AA5" w:rsidRDefault="005761C4" w:rsidP="00B07525">
            <w:pPr>
              <w:keepNext/>
              <w:spacing w:after="0"/>
              <w:jc w:val="left"/>
              <w:rPr>
                <w:ins w:id="5275" w:author="Allen Wirfs-Brock" w:date="2011-07-02T13:35:00Z"/>
                <w:b/>
              </w:rPr>
            </w:pPr>
            <w:ins w:id="5276" w:author="Allen Wirfs-Brock" w:date="2011-07-02T13:41:00Z">
              <w:r w:rsidRPr="00DD4112">
                <w:rPr>
                  <w:rFonts w:ascii="Courier New" w:hAnsi="Courier New"/>
                  <w:b/>
                </w:rPr>
                <w:t>"</w:t>
              </w:r>
              <w:del w:id="5277" w:author="Allen Wirfs-Brock rev2" w:date="2011-07-13T08:40:00Z">
                <w:r w:rsidDel="00B07525">
                  <w:rPr>
                    <w:rFonts w:ascii="Courier New" w:hAnsi="Courier New"/>
                    <w:b/>
                  </w:rPr>
                  <w:delText>RegExp</w:delText>
                </w:r>
              </w:del>
            </w:ins>
            <w:ins w:id="5278" w:author="Allen Wirfs-Brock rev2" w:date="2011-07-13T08:40:00Z">
              <w:r w:rsidR="00B07525">
                <w:rPr>
                  <w:rFonts w:ascii="Courier New" w:hAnsi="Courier New"/>
                  <w:b/>
                </w:rPr>
                <w:t>Error</w:t>
              </w:r>
            </w:ins>
            <w:ins w:id="5279" w:author="Allen Wirfs-Brock" w:date="2011-07-02T13:41:00Z">
              <w:r w:rsidRPr="00DD4112">
                <w:rPr>
                  <w:rFonts w:ascii="Courier New" w:hAnsi="Courier New"/>
                  <w:b/>
                </w:rPr>
                <w:t>"</w:t>
              </w:r>
            </w:ins>
          </w:p>
        </w:tc>
      </w:tr>
      <w:tr w:rsidR="005761C4" w:rsidRPr="00712500" w14:paraId="7B4F1BB2" w14:textId="77777777" w:rsidTr="005761C4">
        <w:trPr>
          <w:trHeight w:val="82"/>
          <w:ins w:id="5280"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4C5AF6B2" w14:textId="77777777" w:rsidR="005761C4" w:rsidRPr="00A42AA5" w:rsidRDefault="005761C4" w:rsidP="005761C4">
            <w:pPr>
              <w:keepNext/>
              <w:spacing w:after="0"/>
              <w:jc w:val="left"/>
              <w:rPr>
                <w:ins w:id="5281" w:author="Allen Wirfs-Brock" w:date="2011-07-02T13:35:00Z"/>
              </w:rPr>
            </w:pPr>
            <w:ins w:id="5282" w:author="Allen Wirfs-Brock" w:date="2011-07-02T13:38:00Z">
              <w:r w:rsidRPr="00984A3F">
                <w:t>[[</w:t>
              </w:r>
              <w:r>
                <w:t>IsJSON</w:t>
              </w:r>
              <w:r w:rsidRPr="00984A3F">
                <w:t>]]</w:t>
              </w:r>
            </w:ins>
          </w:p>
        </w:tc>
        <w:tc>
          <w:tcPr>
            <w:tcW w:w="1670" w:type="dxa"/>
            <w:tcBorders>
              <w:top w:val="nil"/>
              <w:left w:val="nil"/>
              <w:bottom w:val="single" w:sz="8" w:space="0" w:color="auto"/>
              <w:right w:val="single" w:sz="8" w:space="0" w:color="auto"/>
            </w:tcBorders>
            <w:shd w:val="clear" w:color="auto" w:fill="auto"/>
            <w:hideMark/>
          </w:tcPr>
          <w:p w14:paraId="58B6E3D4" w14:textId="77777777" w:rsidR="005761C4" w:rsidRPr="00A42AA5" w:rsidRDefault="005761C4" w:rsidP="005761C4">
            <w:pPr>
              <w:keepNext/>
              <w:spacing w:after="0"/>
              <w:jc w:val="left"/>
              <w:rPr>
                <w:ins w:id="5283" w:author="Allen Wirfs-Brock" w:date="2011-07-02T13:35:00Z"/>
                <w:b/>
              </w:rPr>
            </w:pPr>
            <w:ins w:id="5284" w:author="Allen Wirfs-Brock" w:date="2011-07-02T13:41:00Z">
              <w:r w:rsidRPr="00DD4112">
                <w:rPr>
                  <w:rFonts w:ascii="Courier New" w:hAnsi="Courier New"/>
                  <w:b/>
                </w:rPr>
                <w:t>"</w:t>
              </w:r>
              <w:r>
                <w:rPr>
                  <w:rFonts w:ascii="Courier New" w:hAnsi="Courier New"/>
                  <w:b/>
                </w:rPr>
                <w:t>JSON</w:t>
              </w:r>
              <w:r w:rsidRPr="00DD4112">
                <w:rPr>
                  <w:rFonts w:ascii="Courier New" w:hAnsi="Courier New"/>
                  <w:b/>
                </w:rPr>
                <w:t>"</w:t>
              </w:r>
            </w:ins>
          </w:p>
        </w:tc>
      </w:tr>
      <w:tr w:rsidR="005761C4" w:rsidRPr="00712500" w14:paraId="508D30B1" w14:textId="77777777" w:rsidTr="005761C4">
        <w:trPr>
          <w:trHeight w:val="82"/>
          <w:ins w:id="5285"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24E67A25" w14:textId="77777777" w:rsidR="005761C4" w:rsidRPr="00A42AA5" w:rsidRDefault="005761C4" w:rsidP="005761C4">
            <w:pPr>
              <w:keepNext/>
              <w:spacing w:after="0"/>
              <w:jc w:val="left"/>
              <w:rPr>
                <w:ins w:id="5286" w:author="Allen Wirfs-Brock" w:date="2011-07-02T13:35:00Z"/>
              </w:rPr>
            </w:pPr>
            <w:ins w:id="5287" w:author="Allen Wirfs-Brock" w:date="2011-07-02T13:38:00Z">
              <w:r w:rsidRPr="00984A3F">
                <w:t>[[</w:t>
              </w:r>
              <w:r>
                <w:t>IsArguments</w:t>
              </w:r>
              <w:r w:rsidRPr="00984A3F">
                <w:t>]]</w:t>
              </w:r>
            </w:ins>
          </w:p>
        </w:tc>
        <w:tc>
          <w:tcPr>
            <w:tcW w:w="1670" w:type="dxa"/>
            <w:tcBorders>
              <w:top w:val="nil"/>
              <w:left w:val="nil"/>
              <w:bottom w:val="single" w:sz="8" w:space="0" w:color="auto"/>
              <w:right w:val="single" w:sz="8" w:space="0" w:color="auto"/>
            </w:tcBorders>
            <w:shd w:val="clear" w:color="auto" w:fill="auto"/>
            <w:hideMark/>
          </w:tcPr>
          <w:p w14:paraId="38E8A84C" w14:textId="77777777" w:rsidR="005761C4" w:rsidRPr="00A42AA5" w:rsidRDefault="005761C4" w:rsidP="005761C4">
            <w:pPr>
              <w:keepNext/>
              <w:spacing w:after="0"/>
              <w:jc w:val="left"/>
              <w:rPr>
                <w:ins w:id="5288" w:author="Allen Wirfs-Brock" w:date="2011-07-02T13:35:00Z"/>
                <w:b/>
              </w:rPr>
            </w:pPr>
            <w:ins w:id="5289" w:author="Allen Wirfs-Brock" w:date="2011-07-02T13:41:00Z">
              <w:r w:rsidRPr="00DD4112">
                <w:rPr>
                  <w:rFonts w:ascii="Courier New" w:hAnsi="Courier New"/>
                  <w:b/>
                </w:rPr>
                <w:t>"</w:t>
              </w:r>
              <w:r>
                <w:rPr>
                  <w:rFonts w:ascii="Courier New" w:hAnsi="Courier New"/>
                  <w:b/>
                </w:rPr>
                <w:t>Arguments</w:t>
              </w:r>
              <w:r w:rsidRPr="00DD4112">
                <w:rPr>
                  <w:rFonts w:ascii="Courier New" w:hAnsi="Courier New"/>
                  <w:b/>
                </w:rPr>
                <w:t>"</w:t>
              </w:r>
            </w:ins>
          </w:p>
        </w:tc>
      </w:tr>
      <w:tr w:rsidR="005761C4" w:rsidRPr="00984A3F" w14:paraId="5767A6AE" w14:textId="77777777" w:rsidTr="005761C4">
        <w:trPr>
          <w:trHeight w:val="82"/>
          <w:ins w:id="5290"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5391E246" w14:textId="77777777" w:rsidR="005761C4" w:rsidRPr="00A42AA5" w:rsidRDefault="005761C4" w:rsidP="005761C4">
            <w:pPr>
              <w:spacing w:after="0"/>
              <w:jc w:val="left"/>
              <w:rPr>
                <w:ins w:id="5291" w:author="Allen Wirfs-Brock" w:date="2011-07-02T13:35:00Z"/>
              </w:rPr>
            </w:pPr>
            <w:ins w:id="5292" w:author="Allen Wirfs-Brock" w:date="2011-07-02T13:35:00Z">
              <w:r w:rsidRPr="00984A3F">
                <w:t>[[]]</w:t>
              </w:r>
            </w:ins>
          </w:p>
        </w:tc>
        <w:tc>
          <w:tcPr>
            <w:tcW w:w="1670" w:type="dxa"/>
            <w:tcBorders>
              <w:top w:val="nil"/>
              <w:left w:val="nil"/>
              <w:bottom w:val="single" w:sz="8" w:space="0" w:color="auto"/>
              <w:right w:val="single" w:sz="8" w:space="0" w:color="auto"/>
            </w:tcBorders>
            <w:shd w:val="clear" w:color="auto" w:fill="auto"/>
            <w:hideMark/>
          </w:tcPr>
          <w:p w14:paraId="1EA26775" w14:textId="77777777" w:rsidR="005761C4" w:rsidRPr="00984A3F" w:rsidRDefault="005761C4" w:rsidP="005761C4">
            <w:pPr>
              <w:spacing w:after="0"/>
              <w:jc w:val="left"/>
              <w:rPr>
                <w:ins w:id="5293" w:author="Allen Wirfs-Brock" w:date="2011-07-02T13:35:00Z"/>
                <w:b/>
              </w:rPr>
            </w:pPr>
          </w:p>
        </w:tc>
      </w:tr>
    </w:tbl>
    <w:p w14:paraId="3E723D60" w14:textId="77777777" w:rsidR="005761C4" w:rsidRPr="005761C4" w:rsidRDefault="005761C4" w:rsidP="00236470"/>
    <w:p w14:paraId="3FA94F63" w14:textId="77777777" w:rsidR="004C02EF" w:rsidRDefault="004C02EF" w:rsidP="004C02EF">
      <w:pPr>
        <w:pStyle w:val="40"/>
        <w:numPr>
          <w:ilvl w:val="0"/>
          <w:numId w:val="0"/>
        </w:numPr>
      </w:pPr>
      <w:bookmarkStart w:id="5294" w:name="_Ref451680328"/>
      <w:bookmarkStart w:id="5295" w:name="_Toc385672266"/>
      <w:bookmarkStart w:id="5296" w:name="_Toc393690380"/>
      <w:r>
        <w:t>15.2.4.3</w:t>
      </w:r>
      <w:r>
        <w:tab/>
        <w:t>Object.prototype.toLocaleString ( )</w:t>
      </w:r>
      <w:bookmarkEnd w:id="5294"/>
    </w:p>
    <w:p w14:paraId="5D5755B1" w14:textId="77777777" w:rsidR="004C02EF" w:rsidRDefault="004C02EF" w:rsidP="004C02EF">
      <w:r>
        <w:t xml:space="preserve">When the </w:t>
      </w:r>
      <w:r w:rsidRPr="001B613A">
        <w:rPr>
          <w:b/>
        </w:rPr>
        <w:t xml:space="preserve">toLocaleString </w:t>
      </w:r>
      <w:r>
        <w:t>method is called, the following steps are taken:</w:t>
      </w:r>
    </w:p>
    <w:p w14:paraId="7A7F4123" w14:textId="77777777" w:rsidR="004C02EF" w:rsidRPr="009115A7" w:rsidRDefault="004C02EF" w:rsidP="004C02EF">
      <w:pPr>
        <w:pStyle w:val="Alg4"/>
        <w:numPr>
          <w:ilvl w:val="0"/>
          <w:numId w:val="185"/>
        </w:numPr>
      </w:pPr>
      <w:r w:rsidRPr="009115A7">
        <w:t xml:space="preserve">Let </w:t>
      </w:r>
      <w:r w:rsidRPr="009115A7">
        <w:rPr>
          <w:i/>
        </w:rPr>
        <w:t xml:space="preserve">O </w:t>
      </w:r>
      <w:r w:rsidRPr="009115A7">
        <w:t xml:space="preserve">be the result of calling ToObject passing the </w:t>
      </w:r>
      <w:r w:rsidRPr="009115A7">
        <w:rPr>
          <w:b/>
        </w:rPr>
        <w:t xml:space="preserve">this </w:t>
      </w:r>
      <w:r w:rsidRPr="009115A7">
        <w:t>value as the argument.</w:t>
      </w:r>
    </w:p>
    <w:p w14:paraId="7EF2D3BF" w14:textId="77777777" w:rsidR="004C02EF" w:rsidRPr="009115A7" w:rsidRDefault="004C02EF" w:rsidP="004C02EF">
      <w:pPr>
        <w:pStyle w:val="Alg4"/>
        <w:numPr>
          <w:ilvl w:val="0"/>
          <w:numId w:val="185"/>
        </w:numPr>
      </w:pPr>
      <w:r w:rsidRPr="009115A7">
        <w:t xml:space="preserve">Let </w:t>
      </w:r>
      <w:r w:rsidRPr="009115A7">
        <w:rPr>
          <w:i/>
        </w:rPr>
        <w:t>toString</w:t>
      </w:r>
      <w:r w:rsidRPr="009115A7">
        <w:t xml:space="preserve"> be the result of calling the [[Get]] internal method of </w:t>
      </w:r>
      <w:r w:rsidRPr="009115A7">
        <w:rPr>
          <w:i/>
        </w:rPr>
        <w:t xml:space="preserve">O </w:t>
      </w:r>
      <w:r w:rsidRPr="009115A7">
        <w:t xml:space="preserve">passing </w:t>
      </w:r>
      <w:r w:rsidRPr="009115A7">
        <w:rPr>
          <w:b/>
        </w:rPr>
        <w:t>"toString"</w:t>
      </w:r>
      <w:r w:rsidRPr="009115A7">
        <w:t xml:space="preserve"> as the argument.</w:t>
      </w:r>
    </w:p>
    <w:p w14:paraId="44B2464A" w14:textId="77777777" w:rsidR="004C02EF" w:rsidRPr="009115A7" w:rsidRDefault="004C02EF" w:rsidP="004C02EF">
      <w:pPr>
        <w:pStyle w:val="Alg4"/>
        <w:numPr>
          <w:ilvl w:val="0"/>
          <w:numId w:val="185"/>
        </w:numPr>
      </w:pPr>
      <w:r w:rsidRPr="009115A7">
        <w:t>If IsCallable(</w:t>
      </w:r>
      <w:r w:rsidRPr="009115A7">
        <w:rPr>
          <w:i/>
        </w:rPr>
        <w:t>toString</w:t>
      </w:r>
      <w:r w:rsidRPr="009115A7">
        <w:t xml:space="preserve">) is </w:t>
      </w:r>
      <w:r w:rsidRPr="009115A7">
        <w:rPr>
          <w:b/>
        </w:rPr>
        <w:t>false</w:t>
      </w:r>
      <w:r w:rsidRPr="009115A7">
        <w:t xml:space="preserve">, throw a </w:t>
      </w:r>
      <w:r w:rsidRPr="009115A7">
        <w:rPr>
          <w:b/>
        </w:rPr>
        <w:t xml:space="preserve">TypeError </w:t>
      </w:r>
      <w:r w:rsidRPr="009115A7">
        <w:t>exception.</w:t>
      </w:r>
    </w:p>
    <w:p w14:paraId="063F6120" w14:textId="77777777" w:rsidR="004C02EF" w:rsidRPr="009115A7" w:rsidRDefault="004C02EF" w:rsidP="004C02EF">
      <w:pPr>
        <w:pStyle w:val="Alg4"/>
        <w:numPr>
          <w:ilvl w:val="0"/>
          <w:numId w:val="185"/>
        </w:numPr>
        <w:spacing w:after="120"/>
      </w:pPr>
      <w:r w:rsidRPr="009115A7">
        <w:t xml:space="preserve">Return the result of calling the [[Call]] internal method of </w:t>
      </w:r>
      <w:r w:rsidRPr="009115A7">
        <w:rPr>
          <w:i/>
        </w:rPr>
        <w:t>toString</w:t>
      </w:r>
      <w:r w:rsidRPr="009115A7">
        <w:t xml:space="preserve"> passing </w:t>
      </w:r>
      <w:r w:rsidRPr="009115A7">
        <w:rPr>
          <w:i/>
        </w:rPr>
        <w:t xml:space="preserve">O </w:t>
      </w:r>
      <w:r w:rsidRPr="009115A7">
        <w:t xml:space="preserve">as the </w:t>
      </w:r>
      <w:r w:rsidRPr="009115A7">
        <w:rPr>
          <w:b/>
        </w:rPr>
        <w:t xml:space="preserve">this </w:t>
      </w:r>
      <w:r w:rsidRPr="009115A7">
        <w:t>value and no arguments.</w:t>
      </w:r>
    </w:p>
    <w:p w14:paraId="487DACBE" w14:textId="77777777" w:rsidR="004C02EF" w:rsidRDefault="004C02EF" w:rsidP="004C02EF">
      <w:pPr>
        <w:pStyle w:val="Note"/>
      </w:pPr>
      <w:r w:rsidRPr="000956BB">
        <w:t>NOTE 1</w:t>
      </w:r>
      <w:r w:rsidRPr="000956BB">
        <w:tab/>
        <w:t xml:space="preserve">This function is provided to give all Objects a generic </w:t>
      </w:r>
      <w:r w:rsidRPr="000956BB">
        <w:rPr>
          <w:rFonts w:ascii="Courier New" w:hAnsi="Courier New"/>
          <w:b/>
        </w:rPr>
        <w:t>toLocaleString</w:t>
      </w:r>
      <w:r w:rsidRPr="000956BB">
        <w:t xml:space="preserve"> interface, even though not all may use it. Currently, </w:t>
      </w:r>
      <w:r w:rsidRPr="000956BB">
        <w:rPr>
          <w:rFonts w:ascii="Courier New" w:hAnsi="Courier New"/>
          <w:b/>
        </w:rPr>
        <w:t>Array</w:t>
      </w:r>
      <w:r w:rsidRPr="000956BB">
        <w:t xml:space="preserve">, </w:t>
      </w:r>
      <w:r w:rsidRPr="000956BB">
        <w:rPr>
          <w:rFonts w:ascii="Courier New" w:hAnsi="Courier New"/>
          <w:b/>
        </w:rPr>
        <w:t>Number</w:t>
      </w:r>
      <w:r w:rsidRPr="000956BB">
        <w:t xml:space="preserve">, and </w:t>
      </w:r>
      <w:r w:rsidRPr="000956BB">
        <w:rPr>
          <w:rFonts w:ascii="Courier New" w:hAnsi="Courier New"/>
          <w:b/>
        </w:rPr>
        <w:t>Date</w:t>
      </w:r>
      <w:r w:rsidRPr="000956BB">
        <w:t xml:space="preserve"> provide their own locale-sensitive </w:t>
      </w:r>
      <w:r w:rsidRPr="000956BB">
        <w:rPr>
          <w:rFonts w:ascii="Courier New" w:hAnsi="Courier New"/>
          <w:b/>
        </w:rPr>
        <w:t>toLocaleString</w:t>
      </w:r>
      <w:r w:rsidRPr="000956BB">
        <w:t xml:space="preserve"> methods.</w:t>
      </w:r>
    </w:p>
    <w:p w14:paraId="1858BDA2" w14:textId="77777777" w:rsidR="004C02EF" w:rsidRPr="009115A7" w:rsidRDefault="004C02EF" w:rsidP="004C02EF">
      <w:pPr>
        <w:pStyle w:val="Note"/>
      </w:pPr>
      <w:r w:rsidRPr="000956BB">
        <w:t>NOTE 2</w:t>
      </w:r>
      <w:r w:rsidRPr="000956BB">
        <w:tab/>
      </w:r>
      <w:r w:rsidRPr="009115A7">
        <w:t>The first parameter to this function is likely to be used in a future version of this standard; it is recommended that implementations do not use this parameter position for anything else.</w:t>
      </w:r>
    </w:p>
    <w:p w14:paraId="1F6FA3B4" w14:textId="77777777" w:rsidR="004C02EF" w:rsidRDefault="004C02EF" w:rsidP="004C02EF">
      <w:pPr>
        <w:pStyle w:val="40"/>
        <w:numPr>
          <w:ilvl w:val="0"/>
          <w:numId w:val="0"/>
        </w:numPr>
      </w:pPr>
      <w:bookmarkStart w:id="5297" w:name="_Hlt458484290"/>
      <w:bookmarkStart w:id="5298" w:name="_Ref458484169"/>
      <w:bookmarkEnd w:id="5297"/>
      <w:r>
        <w:t>15.2.4.4</w:t>
      </w:r>
      <w:r>
        <w:tab/>
        <w:t>Object.prototype.valueOf</w:t>
      </w:r>
      <w:bookmarkEnd w:id="5295"/>
      <w:bookmarkEnd w:id="5296"/>
      <w:r>
        <w:t xml:space="preserve"> ( )</w:t>
      </w:r>
      <w:bookmarkEnd w:id="5298"/>
    </w:p>
    <w:p w14:paraId="18E7FE8B" w14:textId="77777777" w:rsidR="004C02EF" w:rsidRDefault="004C02EF" w:rsidP="004C02EF">
      <w:r>
        <w:t xml:space="preserve">When the </w:t>
      </w:r>
      <w:r w:rsidRPr="00174EBE">
        <w:rPr>
          <w:b/>
        </w:rPr>
        <w:t>valueOf</w:t>
      </w:r>
      <w:r>
        <w:t xml:space="preserve"> method is called, the following steps are taken: </w:t>
      </w:r>
      <w:bookmarkStart w:id="5299" w:name="_Toc382291608"/>
      <w:bookmarkStart w:id="5300" w:name="_Toc385672267"/>
      <w:bookmarkStart w:id="5301" w:name="_Toc393690381"/>
    </w:p>
    <w:p w14:paraId="171CDF48" w14:textId="77777777" w:rsidR="004C02EF" w:rsidRPr="009115A7" w:rsidRDefault="004C02EF" w:rsidP="004C02EF">
      <w:pPr>
        <w:pStyle w:val="Alg4"/>
        <w:numPr>
          <w:ilvl w:val="0"/>
          <w:numId w:val="186"/>
        </w:numPr>
      </w:pPr>
      <w:r w:rsidRPr="009115A7">
        <w:t xml:space="preserve">Let </w:t>
      </w:r>
      <w:r w:rsidRPr="009115A7">
        <w:rPr>
          <w:i/>
        </w:rPr>
        <w:t xml:space="preserve">O </w:t>
      </w:r>
      <w:r w:rsidRPr="009115A7">
        <w:t xml:space="preserve">be the result of calling ToObject passing the </w:t>
      </w:r>
      <w:r w:rsidRPr="009115A7">
        <w:rPr>
          <w:b/>
        </w:rPr>
        <w:t xml:space="preserve">this </w:t>
      </w:r>
      <w:r w:rsidRPr="009115A7">
        <w:t>value as the argument.</w:t>
      </w:r>
    </w:p>
    <w:p w14:paraId="49AE9D41" w14:textId="77777777" w:rsidR="004C02EF" w:rsidRPr="009115A7" w:rsidRDefault="004C02EF" w:rsidP="004C02EF">
      <w:pPr>
        <w:pStyle w:val="Alg4"/>
        <w:numPr>
          <w:ilvl w:val="0"/>
          <w:numId w:val="186"/>
        </w:numPr>
      </w:pPr>
      <w:r w:rsidRPr="009115A7">
        <w:t xml:space="preserve">If </w:t>
      </w:r>
      <w:r w:rsidRPr="009115A7">
        <w:rPr>
          <w:i/>
        </w:rPr>
        <w:t>O</w:t>
      </w:r>
      <w:r w:rsidRPr="009115A7">
        <w:t xml:space="preserve"> is the result of calling the Object constructor with a host object (15.2.2.1), then</w:t>
      </w:r>
    </w:p>
    <w:p w14:paraId="4AD3A71F" w14:textId="77777777" w:rsidR="004C02EF" w:rsidRPr="009115A7" w:rsidRDefault="004C02EF" w:rsidP="004C02EF">
      <w:pPr>
        <w:pStyle w:val="Alg4"/>
        <w:numPr>
          <w:ilvl w:val="1"/>
          <w:numId w:val="186"/>
        </w:numPr>
      </w:pPr>
      <w:r w:rsidRPr="009115A7">
        <w:t xml:space="preserve">Return either </w:t>
      </w:r>
      <w:r w:rsidRPr="009115A7">
        <w:rPr>
          <w:i/>
        </w:rPr>
        <w:t>O</w:t>
      </w:r>
      <w:r w:rsidRPr="009115A7">
        <w:t xml:space="preserve"> or another value such as the host object originally passed to the constructor. The specific result that is returned is implementation-defined.</w:t>
      </w:r>
    </w:p>
    <w:p w14:paraId="34BF284E" w14:textId="77777777" w:rsidR="004C02EF" w:rsidRPr="009115A7" w:rsidRDefault="004C02EF" w:rsidP="004C02EF">
      <w:pPr>
        <w:pStyle w:val="Alg4"/>
        <w:numPr>
          <w:ilvl w:val="0"/>
          <w:numId w:val="186"/>
        </w:numPr>
        <w:spacing w:after="220"/>
      </w:pPr>
      <w:r w:rsidRPr="009115A7">
        <w:t xml:space="preserve">Return </w:t>
      </w:r>
      <w:r w:rsidRPr="009115A7">
        <w:rPr>
          <w:i/>
        </w:rPr>
        <w:t>O</w:t>
      </w:r>
      <w:r w:rsidRPr="009115A7">
        <w:t>.</w:t>
      </w:r>
    </w:p>
    <w:p w14:paraId="2479FC39" w14:textId="77777777" w:rsidR="004C02EF" w:rsidRDefault="004C02EF" w:rsidP="004C02EF">
      <w:pPr>
        <w:pStyle w:val="40"/>
        <w:numPr>
          <w:ilvl w:val="0"/>
          <w:numId w:val="0"/>
        </w:numPr>
      </w:pPr>
      <w:bookmarkStart w:id="5302" w:name="_Ref440445879"/>
      <w:r>
        <w:t>15.2.4.5</w:t>
      </w:r>
      <w:r>
        <w:tab/>
        <w:t>Object.prototype.hasOwnProperty (V)</w:t>
      </w:r>
      <w:bookmarkEnd w:id="5302"/>
    </w:p>
    <w:p w14:paraId="76CDDFE9" w14:textId="77777777" w:rsidR="004C02EF" w:rsidRDefault="004C02EF" w:rsidP="004C02EF">
      <w:r>
        <w:t xml:space="preserve">When the </w:t>
      </w:r>
      <w:r>
        <w:rPr>
          <w:rFonts w:ascii="Courier New" w:hAnsi="Courier New"/>
          <w:b/>
        </w:rPr>
        <w:t>hasOwnProperty</w:t>
      </w:r>
      <w:r>
        <w:t xml:space="preserve"> method is called with argument </w:t>
      </w:r>
      <w:r w:rsidRPr="00E91749">
        <w:rPr>
          <w:rFonts w:ascii="Times New Roman" w:hAnsi="Times New Roman"/>
          <w:i/>
        </w:rPr>
        <w:t>V</w:t>
      </w:r>
      <w:r>
        <w:t>, the following steps are taken:</w:t>
      </w:r>
    </w:p>
    <w:p w14:paraId="5313D93E" w14:textId="77777777" w:rsidR="004C02EF" w:rsidRPr="009115A7" w:rsidRDefault="004C02EF" w:rsidP="004C02EF">
      <w:pPr>
        <w:pStyle w:val="Alg4"/>
        <w:numPr>
          <w:ilvl w:val="0"/>
          <w:numId w:val="187"/>
        </w:numPr>
      </w:pPr>
      <w:r w:rsidRPr="009115A7">
        <w:t xml:space="preserve">Let </w:t>
      </w:r>
      <w:r w:rsidRPr="009115A7">
        <w:rPr>
          <w:i/>
        </w:rPr>
        <w:t>P</w:t>
      </w:r>
      <w:r w:rsidRPr="009115A7">
        <w:t xml:space="preserve"> be ToString(</w:t>
      </w:r>
      <w:r w:rsidRPr="009115A7">
        <w:rPr>
          <w:i/>
        </w:rPr>
        <w:t>V</w:t>
      </w:r>
      <w:r w:rsidRPr="009115A7">
        <w:t>).</w:t>
      </w:r>
    </w:p>
    <w:p w14:paraId="3B81F312" w14:textId="77777777" w:rsidR="004C02EF" w:rsidRPr="009115A7" w:rsidRDefault="004C02EF" w:rsidP="004C02EF">
      <w:pPr>
        <w:pStyle w:val="Alg4"/>
        <w:numPr>
          <w:ilvl w:val="0"/>
          <w:numId w:val="187"/>
        </w:numPr>
      </w:pPr>
      <w:r w:rsidRPr="009115A7">
        <w:t xml:space="preserve">Let </w:t>
      </w:r>
      <w:r w:rsidRPr="009115A7">
        <w:rPr>
          <w:i/>
        </w:rPr>
        <w:t>O</w:t>
      </w:r>
      <w:r w:rsidRPr="009115A7">
        <w:t xml:space="preserve"> be the result of calling ToObject passing the </w:t>
      </w:r>
      <w:r w:rsidRPr="009115A7">
        <w:rPr>
          <w:b/>
        </w:rPr>
        <w:t xml:space="preserve">this </w:t>
      </w:r>
      <w:r w:rsidRPr="009115A7">
        <w:t>value as the argument.</w:t>
      </w:r>
    </w:p>
    <w:p w14:paraId="0356C153" w14:textId="77777777" w:rsidR="004C02EF" w:rsidRPr="009115A7" w:rsidRDefault="004C02EF" w:rsidP="004C02EF">
      <w:pPr>
        <w:pStyle w:val="Alg4"/>
        <w:numPr>
          <w:ilvl w:val="0"/>
          <w:numId w:val="187"/>
        </w:numPr>
      </w:pPr>
      <w:r w:rsidRPr="009115A7">
        <w:t xml:space="preserve">Let </w:t>
      </w:r>
      <w:r w:rsidRPr="009115A7">
        <w:rPr>
          <w:i/>
        </w:rPr>
        <w:t>desc</w:t>
      </w:r>
      <w:r w:rsidRPr="009115A7">
        <w:t xml:space="preserve"> be the result of calling the [[GetOwnProperty]] internal method of </w:t>
      </w:r>
      <w:r w:rsidRPr="009115A7">
        <w:rPr>
          <w:i/>
        </w:rPr>
        <w:t>O</w:t>
      </w:r>
      <w:r w:rsidRPr="009115A7">
        <w:t xml:space="preserve"> passing </w:t>
      </w:r>
      <w:r w:rsidRPr="009115A7">
        <w:rPr>
          <w:i/>
        </w:rPr>
        <w:t>P</w:t>
      </w:r>
      <w:r w:rsidRPr="009115A7">
        <w:t xml:space="preserve"> as the argument.</w:t>
      </w:r>
    </w:p>
    <w:p w14:paraId="32434114" w14:textId="77777777" w:rsidR="004C02EF" w:rsidRPr="009115A7" w:rsidRDefault="004C02EF" w:rsidP="004C02EF">
      <w:pPr>
        <w:pStyle w:val="Alg4"/>
        <w:numPr>
          <w:ilvl w:val="0"/>
          <w:numId w:val="187"/>
        </w:numPr>
      </w:pPr>
      <w:r w:rsidRPr="009115A7">
        <w:t xml:space="preserve">If </w:t>
      </w:r>
      <w:r w:rsidRPr="009115A7">
        <w:rPr>
          <w:i/>
        </w:rPr>
        <w:t>desc</w:t>
      </w:r>
      <w:r w:rsidRPr="009115A7">
        <w:t xml:space="preserve"> is </w:t>
      </w:r>
      <w:r w:rsidRPr="009115A7">
        <w:rPr>
          <w:b/>
        </w:rPr>
        <w:t>undefined</w:t>
      </w:r>
      <w:r w:rsidRPr="009115A7">
        <w:t xml:space="preserve">, return </w:t>
      </w:r>
      <w:r w:rsidRPr="009115A7">
        <w:rPr>
          <w:b/>
        </w:rPr>
        <w:t>false</w:t>
      </w:r>
      <w:r w:rsidRPr="009115A7">
        <w:t>.</w:t>
      </w:r>
    </w:p>
    <w:p w14:paraId="59247162" w14:textId="77777777" w:rsidR="004C02EF" w:rsidRPr="009115A7" w:rsidRDefault="004C02EF" w:rsidP="004C02EF">
      <w:pPr>
        <w:pStyle w:val="Alg4"/>
        <w:numPr>
          <w:ilvl w:val="0"/>
          <w:numId w:val="187"/>
        </w:numPr>
        <w:spacing w:after="220"/>
      </w:pPr>
      <w:r w:rsidRPr="009115A7">
        <w:t xml:space="preserve">Return </w:t>
      </w:r>
      <w:r w:rsidRPr="009115A7">
        <w:rPr>
          <w:b/>
        </w:rPr>
        <w:t>true</w:t>
      </w:r>
      <w:r w:rsidRPr="009115A7">
        <w:t>.</w:t>
      </w:r>
    </w:p>
    <w:p w14:paraId="661EA3A0" w14:textId="77777777" w:rsidR="004C02EF" w:rsidRDefault="004C02EF" w:rsidP="004C02EF">
      <w:pPr>
        <w:pStyle w:val="Note"/>
      </w:pPr>
      <w:r w:rsidRPr="009115A7">
        <w:t>NOTE 1</w:t>
      </w:r>
      <w:r w:rsidRPr="009115A7">
        <w:tab/>
        <w:t>Unlike [[HasProperty]] (8.12.6), this method does not consider objects in the prototype chain.</w:t>
      </w:r>
    </w:p>
    <w:p w14:paraId="407827F6" w14:textId="77777777" w:rsidR="004C02EF" w:rsidRPr="009115A7" w:rsidRDefault="004C02EF" w:rsidP="004C02EF">
      <w:pPr>
        <w:pStyle w:val="Note"/>
      </w:pPr>
      <w:r w:rsidRPr="009115A7">
        <w:t>NOTE 2</w:t>
      </w:r>
      <w:r w:rsidRPr="009115A7">
        <w:tab/>
        <w:t xml:space="preserve">The ordering of steps 1 and 2 is chosen to ensure that any exception that would have been thrown by step 1 in previous editions of this specification will continue to be thrown even if the </w:t>
      </w:r>
      <w:r w:rsidRPr="009115A7">
        <w:rPr>
          <w:b/>
        </w:rPr>
        <w:t>this</w:t>
      </w:r>
      <w:r w:rsidRPr="009115A7">
        <w:t xml:space="preserve"> value is </w:t>
      </w:r>
      <w:r w:rsidRPr="009115A7">
        <w:rPr>
          <w:b/>
        </w:rPr>
        <w:t>undefined</w:t>
      </w:r>
      <w:r w:rsidRPr="009115A7">
        <w:t xml:space="preserve"> or </w:t>
      </w:r>
      <w:r w:rsidRPr="009115A7">
        <w:rPr>
          <w:b/>
        </w:rPr>
        <w:t>null</w:t>
      </w:r>
      <w:r w:rsidRPr="009115A7">
        <w:t>.</w:t>
      </w:r>
    </w:p>
    <w:p w14:paraId="5CA1E55A" w14:textId="77777777" w:rsidR="004C02EF" w:rsidRDefault="004C02EF" w:rsidP="004C02EF">
      <w:pPr>
        <w:pStyle w:val="40"/>
        <w:numPr>
          <w:ilvl w:val="0"/>
          <w:numId w:val="0"/>
        </w:numPr>
      </w:pPr>
      <w:bookmarkStart w:id="5303" w:name="_Ref440445932"/>
      <w:r>
        <w:t>15.2.4.6</w:t>
      </w:r>
      <w:r>
        <w:tab/>
        <w:t>Object.prototype.isPrototypeOf (V)</w:t>
      </w:r>
      <w:bookmarkEnd w:id="5303"/>
    </w:p>
    <w:p w14:paraId="49E8977E" w14:textId="77777777" w:rsidR="004C02EF" w:rsidRDefault="004C02EF" w:rsidP="004C02EF">
      <w:r>
        <w:t xml:space="preserve">When the </w:t>
      </w:r>
      <w:r>
        <w:rPr>
          <w:rFonts w:ascii="Courier New" w:hAnsi="Courier New"/>
          <w:b/>
        </w:rPr>
        <w:t>isPrototypeOf</w:t>
      </w:r>
      <w:r>
        <w:t xml:space="preserve"> method is called with argument </w:t>
      </w:r>
      <w:r w:rsidRPr="00E91749">
        <w:rPr>
          <w:rFonts w:ascii="Times New Roman" w:hAnsi="Times New Roman"/>
          <w:i/>
        </w:rPr>
        <w:t>V</w:t>
      </w:r>
      <w:r>
        <w:t>, the following steps are taken:</w:t>
      </w:r>
    </w:p>
    <w:p w14:paraId="7B08A8E4" w14:textId="77777777" w:rsidR="004C02EF" w:rsidRPr="009115A7" w:rsidRDefault="004C02EF" w:rsidP="004C02EF">
      <w:pPr>
        <w:pStyle w:val="Alg4"/>
        <w:numPr>
          <w:ilvl w:val="0"/>
          <w:numId w:val="188"/>
        </w:numPr>
      </w:pPr>
      <w:r w:rsidRPr="009115A7">
        <w:t xml:space="preserve">If </w:t>
      </w:r>
      <w:r w:rsidRPr="009115A7">
        <w:rPr>
          <w:i/>
        </w:rPr>
        <w:t>V</w:t>
      </w:r>
      <w:r w:rsidRPr="009115A7">
        <w:t xml:space="preserve"> is not an object, return </w:t>
      </w:r>
      <w:r w:rsidRPr="009115A7">
        <w:rPr>
          <w:b/>
        </w:rPr>
        <w:t>false</w:t>
      </w:r>
      <w:r w:rsidRPr="009115A7">
        <w:t>.</w:t>
      </w:r>
    </w:p>
    <w:p w14:paraId="16443728" w14:textId="77777777" w:rsidR="004C02EF" w:rsidRPr="009115A7" w:rsidRDefault="004C02EF" w:rsidP="004C02EF">
      <w:pPr>
        <w:pStyle w:val="Alg4"/>
        <w:numPr>
          <w:ilvl w:val="0"/>
          <w:numId w:val="188"/>
        </w:numPr>
      </w:pPr>
      <w:r w:rsidRPr="009115A7">
        <w:t xml:space="preserve">Let </w:t>
      </w:r>
      <w:r w:rsidRPr="009115A7">
        <w:rPr>
          <w:i/>
        </w:rPr>
        <w:t>O</w:t>
      </w:r>
      <w:r w:rsidRPr="009115A7">
        <w:t xml:space="preserve"> be the result of calling ToObject passing the </w:t>
      </w:r>
      <w:r w:rsidRPr="009115A7">
        <w:rPr>
          <w:b/>
        </w:rPr>
        <w:t xml:space="preserve">this </w:t>
      </w:r>
      <w:r w:rsidRPr="009115A7">
        <w:t>value as the argument.</w:t>
      </w:r>
    </w:p>
    <w:p w14:paraId="5204A49D" w14:textId="77777777" w:rsidR="004C02EF" w:rsidRPr="009115A7" w:rsidRDefault="004C02EF" w:rsidP="004C02EF">
      <w:pPr>
        <w:pStyle w:val="Alg4"/>
        <w:numPr>
          <w:ilvl w:val="0"/>
          <w:numId w:val="188"/>
        </w:numPr>
      </w:pPr>
      <w:r w:rsidRPr="009115A7">
        <w:t>Repeat</w:t>
      </w:r>
    </w:p>
    <w:p w14:paraId="172C05E3" w14:textId="77777777" w:rsidR="004C02EF" w:rsidRPr="009115A7" w:rsidRDefault="004C02EF" w:rsidP="004C02EF">
      <w:pPr>
        <w:pStyle w:val="Alg4"/>
        <w:numPr>
          <w:ilvl w:val="1"/>
          <w:numId w:val="188"/>
        </w:numPr>
      </w:pPr>
      <w:r w:rsidRPr="009115A7">
        <w:t xml:space="preserve">Let </w:t>
      </w:r>
      <w:r w:rsidRPr="009115A7">
        <w:rPr>
          <w:i/>
        </w:rPr>
        <w:t>V</w:t>
      </w:r>
      <w:r w:rsidRPr="009115A7">
        <w:t xml:space="preserve"> be the value of the [[Prototype]] internal property of </w:t>
      </w:r>
      <w:r w:rsidRPr="009115A7">
        <w:rPr>
          <w:i/>
        </w:rPr>
        <w:t>V</w:t>
      </w:r>
      <w:r w:rsidRPr="009115A7">
        <w:t>.</w:t>
      </w:r>
    </w:p>
    <w:p w14:paraId="0EEA89B1" w14:textId="77777777" w:rsidR="004C02EF" w:rsidRPr="009115A7" w:rsidRDefault="004C02EF" w:rsidP="004C02EF">
      <w:pPr>
        <w:pStyle w:val="Alg4"/>
        <w:numPr>
          <w:ilvl w:val="1"/>
          <w:numId w:val="188"/>
        </w:numPr>
      </w:pPr>
      <w:r w:rsidRPr="009115A7">
        <w:t xml:space="preserve">if </w:t>
      </w:r>
      <w:r w:rsidRPr="009115A7">
        <w:rPr>
          <w:i/>
        </w:rPr>
        <w:t>V</w:t>
      </w:r>
      <w:r w:rsidRPr="009115A7">
        <w:t xml:space="preserve"> is </w:t>
      </w:r>
      <w:r w:rsidRPr="009115A7">
        <w:rPr>
          <w:b/>
        </w:rPr>
        <w:t>null</w:t>
      </w:r>
      <w:r w:rsidRPr="009115A7">
        <w:t xml:space="preserve">, return </w:t>
      </w:r>
      <w:r w:rsidRPr="009115A7">
        <w:rPr>
          <w:b/>
        </w:rPr>
        <w:t>false</w:t>
      </w:r>
    </w:p>
    <w:p w14:paraId="56B115EE" w14:textId="77777777" w:rsidR="004C02EF" w:rsidRPr="009115A7" w:rsidRDefault="004C02EF" w:rsidP="004C02EF">
      <w:pPr>
        <w:pStyle w:val="Alg4"/>
        <w:numPr>
          <w:ilvl w:val="1"/>
          <w:numId w:val="188"/>
        </w:numPr>
        <w:spacing w:after="220"/>
      </w:pPr>
      <w:r w:rsidRPr="009115A7">
        <w:t xml:space="preserve">If </w:t>
      </w:r>
      <w:r w:rsidRPr="009115A7">
        <w:rPr>
          <w:i/>
        </w:rPr>
        <w:t>O</w:t>
      </w:r>
      <w:r w:rsidRPr="009115A7">
        <w:t xml:space="preserve"> and </w:t>
      </w:r>
      <w:r w:rsidRPr="009115A7">
        <w:rPr>
          <w:i/>
        </w:rPr>
        <w:t>V</w:t>
      </w:r>
      <w:r w:rsidRPr="009115A7">
        <w:t xml:space="preserve"> refer to the same object, return </w:t>
      </w:r>
      <w:r w:rsidRPr="009115A7">
        <w:rPr>
          <w:b/>
        </w:rPr>
        <w:t>true</w:t>
      </w:r>
      <w:r w:rsidRPr="009115A7">
        <w:t>.</w:t>
      </w:r>
    </w:p>
    <w:p w14:paraId="62A32200" w14:textId="77777777" w:rsidR="004C02EF" w:rsidRPr="003176CD" w:rsidRDefault="004C02EF" w:rsidP="004C02EF">
      <w:pPr>
        <w:pStyle w:val="Note"/>
      </w:pPr>
      <w:r w:rsidRPr="009115A7">
        <w:t>NOTE</w:t>
      </w:r>
      <w:r w:rsidRPr="009115A7">
        <w:tab/>
        <w:t>The ordering of steps 1 and 2 is chosen to preserve the behaviour specified by previous editions of this specification for the case where V is not an object and the this value is undefined or null.</w:t>
      </w:r>
    </w:p>
    <w:p w14:paraId="275C5256" w14:textId="77777777" w:rsidR="004C02EF" w:rsidRDefault="004C02EF" w:rsidP="004C02EF">
      <w:pPr>
        <w:pStyle w:val="40"/>
        <w:numPr>
          <w:ilvl w:val="0"/>
          <w:numId w:val="0"/>
        </w:numPr>
      </w:pPr>
      <w:bookmarkStart w:id="5304" w:name="_Ref440445986"/>
      <w:r>
        <w:t>15.2.4.7</w:t>
      </w:r>
      <w:r>
        <w:tab/>
        <w:t>Object.prototype.propertyIsEnumerable (V)</w:t>
      </w:r>
      <w:bookmarkEnd w:id="5304"/>
    </w:p>
    <w:p w14:paraId="1BCF7C25" w14:textId="77777777" w:rsidR="004C02EF" w:rsidRDefault="004C02EF" w:rsidP="004C02EF">
      <w:r>
        <w:t xml:space="preserve">When the </w:t>
      </w:r>
      <w:r>
        <w:rPr>
          <w:rFonts w:ascii="Courier New" w:hAnsi="Courier New"/>
          <w:b/>
        </w:rPr>
        <w:t>propertyIsEnumerable</w:t>
      </w:r>
      <w:r>
        <w:t xml:space="preserve"> method is called with argument </w:t>
      </w:r>
      <w:r w:rsidRPr="00E91749">
        <w:rPr>
          <w:rFonts w:ascii="Times New Roman" w:hAnsi="Times New Roman"/>
          <w:i/>
        </w:rPr>
        <w:t>V</w:t>
      </w:r>
      <w:r>
        <w:t>, the following steps are taken:</w:t>
      </w:r>
    </w:p>
    <w:p w14:paraId="01DA5530" w14:textId="77777777" w:rsidR="004C02EF" w:rsidRPr="009115A7" w:rsidRDefault="004C02EF" w:rsidP="004C02EF">
      <w:pPr>
        <w:pStyle w:val="Alg4"/>
        <w:numPr>
          <w:ilvl w:val="0"/>
          <w:numId w:val="189"/>
        </w:numPr>
      </w:pPr>
      <w:r w:rsidRPr="009115A7">
        <w:t xml:space="preserve">Let </w:t>
      </w:r>
      <w:r w:rsidRPr="009115A7">
        <w:rPr>
          <w:i/>
        </w:rPr>
        <w:t>P</w:t>
      </w:r>
      <w:r w:rsidRPr="009115A7">
        <w:t xml:space="preserve"> be ToString(</w:t>
      </w:r>
      <w:r w:rsidRPr="009115A7">
        <w:rPr>
          <w:i/>
        </w:rPr>
        <w:t>V</w:t>
      </w:r>
      <w:r w:rsidRPr="009115A7">
        <w:t>).</w:t>
      </w:r>
    </w:p>
    <w:p w14:paraId="3002B954" w14:textId="77777777" w:rsidR="004C02EF" w:rsidRPr="009115A7" w:rsidRDefault="004C02EF" w:rsidP="004C02EF">
      <w:pPr>
        <w:pStyle w:val="Alg4"/>
        <w:numPr>
          <w:ilvl w:val="0"/>
          <w:numId w:val="189"/>
        </w:numPr>
      </w:pPr>
      <w:r w:rsidRPr="009115A7">
        <w:t xml:space="preserve">Let </w:t>
      </w:r>
      <w:r w:rsidRPr="009115A7">
        <w:rPr>
          <w:i/>
        </w:rPr>
        <w:t>O</w:t>
      </w:r>
      <w:r w:rsidRPr="009115A7">
        <w:t xml:space="preserve"> be the result of calling ToObject passing the </w:t>
      </w:r>
      <w:r w:rsidRPr="009115A7">
        <w:rPr>
          <w:b/>
        </w:rPr>
        <w:t xml:space="preserve">this </w:t>
      </w:r>
      <w:r w:rsidRPr="009115A7">
        <w:t>value as the argument.</w:t>
      </w:r>
    </w:p>
    <w:p w14:paraId="738C8968" w14:textId="77777777" w:rsidR="004C02EF" w:rsidRPr="009115A7" w:rsidRDefault="004C02EF" w:rsidP="004C02EF">
      <w:pPr>
        <w:pStyle w:val="Alg4"/>
        <w:numPr>
          <w:ilvl w:val="0"/>
          <w:numId w:val="189"/>
        </w:numPr>
      </w:pPr>
      <w:r w:rsidRPr="009115A7">
        <w:t xml:space="preserve">Let </w:t>
      </w:r>
      <w:r w:rsidRPr="009115A7">
        <w:rPr>
          <w:i/>
        </w:rPr>
        <w:t>desc</w:t>
      </w:r>
      <w:r w:rsidRPr="009115A7">
        <w:t xml:space="preserve"> be the result of calling the [[GetOwnProperty]] internal method of </w:t>
      </w:r>
      <w:r w:rsidRPr="009115A7">
        <w:rPr>
          <w:i/>
        </w:rPr>
        <w:t>O</w:t>
      </w:r>
      <w:r w:rsidRPr="009115A7">
        <w:t xml:space="preserve"> passing </w:t>
      </w:r>
      <w:r w:rsidRPr="009115A7">
        <w:rPr>
          <w:i/>
        </w:rPr>
        <w:t>P</w:t>
      </w:r>
      <w:r w:rsidRPr="009115A7">
        <w:t xml:space="preserve"> as the argument.</w:t>
      </w:r>
    </w:p>
    <w:p w14:paraId="71804CF8" w14:textId="77777777" w:rsidR="004C02EF" w:rsidRPr="009115A7" w:rsidRDefault="004C02EF" w:rsidP="004C02EF">
      <w:pPr>
        <w:pStyle w:val="Alg4"/>
        <w:numPr>
          <w:ilvl w:val="0"/>
          <w:numId w:val="189"/>
        </w:numPr>
      </w:pPr>
      <w:r w:rsidRPr="009115A7">
        <w:t xml:space="preserve">If </w:t>
      </w:r>
      <w:r w:rsidRPr="009115A7">
        <w:rPr>
          <w:i/>
        </w:rPr>
        <w:t>desc</w:t>
      </w:r>
      <w:r w:rsidRPr="009115A7">
        <w:t xml:space="preserve"> is </w:t>
      </w:r>
      <w:r w:rsidRPr="009115A7">
        <w:rPr>
          <w:b/>
        </w:rPr>
        <w:t>undefined</w:t>
      </w:r>
      <w:r w:rsidRPr="009115A7">
        <w:t xml:space="preserve">, return </w:t>
      </w:r>
      <w:r w:rsidRPr="009115A7">
        <w:rPr>
          <w:b/>
        </w:rPr>
        <w:t>false</w:t>
      </w:r>
      <w:r w:rsidRPr="009115A7">
        <w:t>.</w:t>
      </w:r>
    </w:p>
    <w:p w14:paraId="6215BF67" w14:textId="77777777" w:rsidR="004C02EF" w:rsidRPr="009115A7" w:rsidRDefault="004C02EF" w:rsidP="004C02EF">
      <w:pPr>
        <w:pStyle w:val="Alg4"/>
        <w:numPr>
          <w:ilvl w:val="0"/>
          <w:numId w:val="189"/>
        </w:numPr>
        <w:spacing w:after="220"/>
      </w:pPr>
      <w:r w:rsidRPr="009115A7">
        <w:t xml:space="preserve">Return the value of </w:t>
      </w:r>
      <w:r w:rsidRPr="009115A7">
        <w:rPr>
          <w:i/>
        </w:rPr>
        <w:t>desc</w:t>
      </w:r>
      <w:r w:rsidRPr="009115A7">
        <w:t>.[[Enumerable]].</w:t>
      </w:r>
    </w:p>
    <w:p w14:paraId="775CAF40" w14:textId="77777777" w:rsidR="004C02EF" w:rsidRDefault="004C02EF" w:rsidP="004C02EF">
      <w:pPr>
        <w:pStyle w:val="Note"/>
      </w:pPr>
      <w:r w:rsidRPr="009115A7">
        <w:t>NOTE 1</w:t>
      </w:r>
      <w:r w:rsidRPr="009115A7">
        <w:tab/>
        <w:t>This method does not consider objects in the prototype chain.</w:t>
      </w:r>
    </w:p>
    <w:p w14:paraId="39BC2C7A" w14:textId="77777777" w:rsidR="004C02EF" w:rsidRPr="009115A7" w:rsidRDefault="004C02EF" w:rsidP="004C02EF">
      <w:pPr>
        <w:pStyle w:val="Note"/>
      </w:pPr>
      <w:r w:rsidRPr="009115A7">
        <w:t>NOTE 2</w:t>
      </w:r>
      <w:r w:rsidRPr="009115A7">
        <w:tab/>
        <w:t xml:space="preserve">The ordering of steps 1 and 2 is chosen to ensure that any exception that would have been thrown by step 1 in previous editions of this specification will continue to be thrown even if the </w:t>
      </w:r>
      <w:r w:rsidRPr="009115A7">
        <w:rPr>
          <w:b/>
        </w:rPr>
        <w:t>this</w:t>
      </w:r>
      <w:r w:rsidRPr="009115A7">
        <w:t xml:space="preserve"> value is </w:t>
      </w:r>
      <w:r w:rsidRPr="009115A7">
        <w:rPr>
          <w:b/>
        </w:rPr>
        <w:t>undefined</w:t>
      </w:r>
      <w:r w:rsidRPr="009115A7">
        <w:t xml:space="preserve"> or </w:t>
      </w:r>
      <w:r w:rsidRPr="009115A7">
        <w:rPr>
          <w:b/>
        </w:rPr>
        <w:t>null</w:t>
      </w:r>
      <w:r w:rsidRPr="009115A7">
        <w:t>.</w:t>
      </w:r>
    </w:p>
    <w:p w14:paraId="03031279" w14:textId="77777777" w:rsidR="004C02EF" w:rsidRDefault="004C02EF" w:rsidP="00B43482">
      <w:pPr>
        <w:pStyle w:val="30"/>
        <w:numPr>
          <w:ilvl w:val="0"/>
          <w:numId w:val="0"/>
        </w:numPr>
      </w:pPr>
      <w:bookmarkStart w:id="5305" w:name="_Toc472818913"/>
      <w:bookmarkStart w:id="5306" w:name="_Toc235503491"/>
      <w:bookmarkStart w:id="5307" w:name="_Toc241509266"/>
      <w:bookmarkStart w:id="5308" w:name="_Toc244416753"/>
      <w:bookmarkStart w:id="5309" w:name="_Toc276631117"/>
      <w:bookmarkStart w:id="5310" w:name="_Toc153968506"/>
      <w:r>
        <w:t>15.2.5</w:t>
      </w:r>
      <w:r>
        <w:tab/>
        <w:t>Properties of Object Instance</w:t>
      </w:r>
      <w:bookmarkEnd w:id="5299"/>
      <w:bookmarkEnd w:id="5300"/>
      <w:bookmarkEnd w:id="5301"/>
      <w:r>
        <w:t>s</w:t>
      </w:r>
      <w:bookmarkStart w:id="5311" w:name="_Toc382212261"/>
      <w:bookmarkStart w:id="5312" w:name="_Toc382212824"/>
      <w:bookmarkStart w:id="5313" w:name="_Toc382291609"/>
      <w:bookmarkEnd w:id="5305"/>
      <w:bookmarkEnd w:id="5306"/>
      <w:bookmarkEnd w:id="5307"/>
      <w:bookmarkEnd w:id="5308"/>
      <w:bookmarkEnd w:id="5309"/>
      <w:bookmarkEnd w:id="5310"/>
    </w:p>
    <w:p w14:paraId="27E870BE" w14:textId="77777777" w:rsidR="004C02EF" w:rsidRDefault="004C02EF" w:rsidP="004C02EF">
      <w:r>
        <w:t>Object instances have no special properties beyond those inherited from the Object prototype object.</w:t>
      </w:r>
      <w:bookmarkStart w:id="5314" w:name="_Toc385672268"/>
      <w:bookmarkStart w:id="5315" w:name="_Toc393690382"/>
    </w:p>
    <w:p w14:paraId="1B39F920" w14:textId="77777777" w:rsidR="004C02EF" w:rsidRDefault="004C02EF" w:rsidP="00B43482">
      <w:pPr>
        <w:pStyle w:val="20"/>
        <w:numPr>
          <w:ilvl w:val="0"/>
          <w:numId w:val="0"/>
        </w:numPr>
      </w:pPr>
      <w:bookmarkStart w:id="5316" w:name="_Toc472818914"/>
      <w:bookmarkStart w:id="5317" w:name="_Toc235503492"/>
      <w:bookmarkStart w:id="5318" w:name="_Toc241509267"/>
      <w:bookmarkStart w:id="5319" w:name="_Toc244416754"/>
      <w:bookmarkStart w:id="5320" w:name="_Toc276631118"/>
      <w:bookmarkStart w:id="5321" w:name="_Toc153968507"/>
      <w:r>
        <w:t>15.3</w:t>
      </w:r>
      <w:r>
        <w:tab/>
        <w:t>Function</w:t>
      </w:r>
      <w:bookmarkEnd w:id="5311"/>
      <w:bookmarkEnd w:id="5312"/>
      <w:r>
        <w:t xml:space="preserve"> Object</w:t>
      </w:r>
      <w:bookmarkEnd w:id="5313"/>
      <w:bookmarkEnd w:id="5314"/>
      <w:bookmarkEnd w:id="5315"/>
      <w:r>
        <w:t>s</w:t>
      </w:r>
      <w:bookmarkStart w:id="5322" w:name="_Toc385672269"/>
      <w:bookmarkStart w:id="5323" w:name="_Ref393527385"/>
      <w:bookmarkStart w:id="5324" w:name="_Ref393527457"/>
      <w:bookmarkStart w:id="5325" w:name="_Toc393690383"/>
      <w:bookmarkStart w:id="5326" w:name="_Ref404501411"/>
      <w:bookmarkStart w:id="5327" w:name="_Toc382291610"/>
      <w:bookmarkEnd w:id="5316"/>
      <w:bookmarkEnd w:id="5317"/>
      <w:bookmarkEnd w:id="5318"/>
      <w:bookmarkEnd w:id="5319"/>
      <w:bookmarkEnd w:id="5320"/>
      <w:bookmarkEnd w:id="5321"/>
    </w:p>
    <w:p w14:paraId="1A1711C6" w14:textId="77777777" w:rsidR="004C02EF" w:rsidRDefault="004C02EF" w:rsidP="00B43482">
      <w:pPr>
        <w:pStyle w:val="30"/>
        <w:numPr>
          <w:ilvl w:val="0"/>
          <w:numId w:val="0"/>
        </w:numPr>
      </w:pPr>
      <w:bookmarkStart w:id="5328" w:name="_Ref424531728"/>
      <w:bookmarkStart w:id="5329" w:name="_Toc472818915"/>
      <w:bookmarkStart w:id="5330" w:name="_Toc235503493"/>
      <w:bookmarkStart w:id="5331" w:name="_Toc241509268"/>
      <w:bookmarkStart w:id="5332" w:name="_Toc244416755"/>
      <w:bookmarkStart w:id="5333" w:name="_Toc276631119"/>
      <w:bookmarkStart w:id="5334" w:name="_Toc153968508"/>
      <w:r>
        <w:t>15.3.1</w:t>
      </w:r>
      <w:r>
        <w:tab/>
        <w:t>The Function Constructor Called as a Functio</w:t>
      </w:r>
      <w:bookmarkEnd w:id="5322"/>
      <w:bookmarkEnd w:id="5323"/>
      <w:bookmarkEnd w:id="5324"/>
      <w:bookmarkEnd w:id="5325"/>
      <w:bookmarkEnd w:id="5326"/>
      <w:r>
        <w:t>n</w:t>
      </w:r>
      <w:bookmarkEnd w:id="5328"/>
      <w:bookmarkEnd w:id="5329"/>
      <w:bookmarkEnd w:id="5330"/>
      <w:bookmarkEnd w:id="5331"/>
      <w:bookmarkEnd w:id="5332"/>
      <w:bookmarkEnd w:id="5333"/>
      <w:bookmarkEnd w:id="5334"/>
    </w:p>
    <w:p w14:paraId="0211A7E9" w14:textId="77777777" w:rsidR="004C02EF" w:rsidRDefault="004C02EF" w:rsidP="004C02EF">
      <w:r>
        <w:t xml:space="preserve">When </w:t>
      </w:r>
      <w:r>
        <w:rPr>
          <w:rFonts w:ascii="Courier New" w:hAnsi="Courier New"/>
          <w:b/>
        </w:rPr>
        <w:t>Function</w:t>
      </w:r>
      <w:r>
        <w:t xml:space="preserve"> is called as a function rather than as a constructor, it creates and initialises a new Function object. Thus the function call </w:t>
      </w:r>
      <w:r>
        <w:rPr>
          <w:rFonts w:ascii="Courier New" w:hAnsi="Courier New"/>
          <w:b/>
        </w:rPr>
        <w:t>Function(</w:t>
      </w:r>
      <w:r>
        <w:rPr>
          <w:rFonts w:ascii="Courier New" w:hAnsi="Courier New"/>
          <w:snapToGrid w:val="0"/>
        </w:rPr>
        <w:t>…</w:t>
      </w:r>
      <w:r>
        <w:rPr>
          <w:rFonts w:ascii="Courier New" w:hAnsi="Courier New"/>
          <w:b/>
        </w:rPr>
        <w:t>)</w:t>
      </w:r>
      <w:r>
        <w:t xml:space="preserve"> is equivalent to the object creation expression </w:t>
      </w:r>
      <w:r>
        <w:rPr>
          <w:rFonts w:ascii="Courier New" w:hAnsi="Courier New"/>
          <w:b/>
        </w:rPr>
        <w:t>new Function(</w:t>
      </w:r>
      <w:r>
        <w:rPr>
          <w:rFonts w:ascii="Courier New" w:hAnsi="Courier New"/>
          <w:snapToGrid w:val="0"/>
        </w:rPr>
        <w:t>…</w:t>
      </w:r>
      <w:r>
        <w:rPr>
          <w:rFonts w:ascii="Courier New" w:hAnsi="Courier New"/>
          <w:b/>
        </w:rPr>
        <w:t>)</w:t>
      </w:r>
      <w:r>
        <w:t xml:space="preserve"> with the same arguments.</w:t>
      </w:r>
      <w:bookmarkStart w:id="5335" w:name="_Toc385672270"/>
      <w:bookmarkStart w:id="5336" w:name="_Toc393690384"/>
      <w:bookmarkStart w:id="5337" w:name="_Ref404501403"/>
    </w:p>
    <w:p w14:paraId="7A6333FD" w14:textId="77777777" w:rsidR="004C02EF" w:rsidRDefault="004C02EF" w:rsidP="004C02EF">
      <w:pPr>
        <w:pStyle w:val="40"/>
        <w:numPr>
          <w:ilvl w:val="0"/>
          <w:numId w:val="0"/>
        </w:numPr>
      </w:pPr>
      <w:r>
        <w:t>15.3.1.1</w:t>
      </w:r>
      <w:r>
        <w:tab/>
        <w:t xml:space="preserve">Function (p1, p2, </w:t>
      </w:r>
      <w:r>
        <w:rPr>
          <w:snapToGrid w:val="0"/>
        </w:rPr>
        <w:t>…</w:t>
      </w:r>
      <w:r>
        <w:t xml:space="preserve"> , pn, body</w:t>
      </w:r>
      <w:bookmarkEnd w:id="5335"/>
      <w:bookmarkEnd w:id="5336"/>
      <w:bookmarkEnd w:id="5337"/>
      <w:r>
        <w:t>)</w:t>
      </w:r>
    </w:p>
    <w:p w14:paraId="4ACE6068" w14:textId="77777777" w:rsidR="004C02EF" w:rsidRDefault="004C02EF" w:rsidP="004C02EF">
      <w:r>
        <w:t xml:space="preserve">When the </w:t>
      </w:r>
      <w:r>
        <w:rPr>
          <w:rFonts w:ascii="Courier New" w:hAnsi="Courier New"/>
          <w:b/>
        </w:rPr>
        <w:t>Function</w:t>
      </w:r>
      <w:r>
        <w:t xml:space="preserve"> function is called with some arguments </w:t>
      </w:r>
      <w:r w:rsidRPr="00E91749">
        <w:rPr>
          <w:rFonts w:ascii="Times New Roman" w:hAnsi="Times New Roman"/>
          <w:i/>
        </w:rPr>
        <w:t>p1</w:t>
      </w:r>
      <w:r>
        <w:t xml:space="preserve">, </w:t>
      </w:r>
      <w:r w:rsidRPr="00E91749">
        <w:rPr>
          <w:rFonts w:ascii="Times New Roman" w:hAnsi="Times New Roman"/>
          <w:i/>
        </w:rPr>
        <w:t>p2</w:t>
      </w:r>
      <w:r>
        <w:t xml:space="preserve">, </w:t>
      </w:r>
      <w:r>
        <w:rPr>
          <w:snapToGrid w:val="0"/>
        </w:rPr>
        <w:t>…</w:t>
      </w:r>
      <w:r>
        <w:t xml:space="preserve"> , </w:t>
      </w:r>
      <w:r w:rsidRPr="00E91749">
        <w:rPr>
          <w:rFonts w:ascii="Times New Roman" w:hAnsi="Times New Roman"/>
          <w:i/>
        </w:rPr>
        <w:t>pn</w:t>
      </w:r>
      <w:r>
        <w:t xml:space="preserve">, </w:t>
      </w:r>
      <w:r w:rsidRPr="00E91749">
        <w:rPr>
          <w:rFonts w:ascii="Times New Roman" w:hAnsi="Times New Roman"/>
          <w:i/>
        </w:rPr>
        <w:t>body</w:t>
      </w:r>
      <w:r>
        <w:t xml:space="preserve"> (where </w:t>
      </w:r>
      <w:r w:rsidRPr="00E91749">
        <w:rPr>
          <w:rFonts w:ascii="Times New Roman" w:hAnsi="Times New Roman"/>
          <w:i/>
        </w:rPr>
        <w:t>n</w:t>
      </w:r>
      <w:r>
        <w:t xml:space="preserve"> might be </w:t>
      </w:r>
      <w:r w:rsidRPr="00E91749">
        <w:rPr>
          <w:rFonts w:ascii="Times New Roman" w:hAnsi="Times New Roman"/>
        </w:rPr>
        <w:t>0</w:t>
      </w:r>
      <w:r>
        <w:t>, that is, there are no “</w:t>
      </w:r>
      <w:r w:rsidRPr="00E91749">
        <w:rPr>
          <w:rFonts w:ascii="Times New Roman" w:hAnsi="Times New Roman"/>
          <w:i/>
        </w:rPr>
        <w:t>p</w:t>
      </w:r>
      <w:r>
        <w:t xml:space="preserve">” arguments, and where </w:t>
      </w:r>
      <w:r w:rsidRPr="00E91749">
        <w:rPr>
          <w:rFonts w:ascii="Times New Roman" w:hAnsi="Times New Roman"/>
          <w:i/>
        </w:rPr>
        <w:t>body</w:t>
      </w:r>
      <w:r>
        <w:t xml:space="preserve"> might also not be provided), the following steps are taken:</w:t>
      </w:r>
    </w:p>
    <w:p w14:paraId="6A554B1F" w14:textId="77777777" w:rsidR="004C02EF" w:rsidRPr="009115A7" w:rsidRDefault="004C02EF" w:rsidP="004C02EF">
      <w:pPr>
        <w:pStyle w:val="Alg4"/>
        <w:numPr>
          <w:ilvl w:val="0"/>
          <w:numId w:val="190"/>
        </w:numPr>
        <w:spacing w:after="220"/>
      </w:pPr>
      <w:r w:rsidRPr="009115A7">
        <w:t xml:space="preserve">Create and return a new Function object as if the standard built-in constructor Function was used in a </w:t>
      </w:r>
      <w:r w:rsidRPr="009115A7">
        <w:rPr>
          <w:b/>
        </w:rPr>
        <w:t xml:space="preserve">new </w:t>
      </w:r>
      <w:r w:rsidRPr="009115A7">
        <w:t>expression with the same arguments (15.3.2.1).</w:t>
      </w:r>
      <w:bookmarkStart w:id="5338" w:name="_Toc385672271"/>
      <w:bookmarkStart w:id="5339" w:name="_Ref393527461"/>
      <w:bookmarkStart w:id="5340" w:name="_Toc393690385"/>
      <w:bookmarkStart w:id="5341" w:name="_Ref404501432"/>
    </w:p>
    <w:p w14:paraId="652FE031" w14:textId="77777777" w:rsidR="004C02EF" w:rsidRDefault="004C02EF" w:rsidP="00B43482">
      <w:pPr>
        <w:pStyle w:val="30"/>
        <w:numPr>
          <w:ilvl w:val="0"/>
          <w:numId w:val="0"/>
        </w:numPr>
      </w:pPr>
      <w:bookmarkStart w:id="5342" w:name="_Ref424531741"/>
      <w:bookmarkStart w:id="5343" w:name="_Toc472818916"/>
      <w:bookmarkStart w:id="5344" w:name="_Toc235503494"/>
      <w:bookmarkStart w:id="5345" w:name="_Toc241509269"/>
      <w:bookmarkStart w:id="5346" w:name="_Toc244416756"/>
      <w:bookmarkStart w:id="5347" w:name="_Toc276631120"/>
      <w:bookmarkStart w:id="5348" w:name="_Toc153968509"/>
      <w:r>
        <w:t>15.3.2</w:t>
      </w:r>
      <w:r>
        <w:tab/>
        <w:t>The Function Constructo</w:t>
      </w:r>
      <w:bookmarkEnd w:id="5327"/>
      <w:bookmarkEnd w:id="5338"/>
      <w:bookmarkEnd w:id="5339"/>
      <w:bookmarkEnd w:id="5340"/>
      <w:bookmarkEnd w:id="5341"/>
      <w:r>
        <w:t>r</w:t>
      </w:r>
      <w:bookmarkStart w:id="5349" w:name="_Toc382291611"/>
      <w:bookmarkEnd w:id="5342"/>
      <w:bookmarkEnd w:id="5343"/>
      <w:bookmarkEnd w:id="5344"/>
      <w:bookmarkEnd w:id="5345"/>
      <w:bookmarkEnd w:id="5346"/>
      <w:bookmarkEnd w:id="5347"/>
      <w:bookmarkEnd w:id="5348"/>
    </w:p>
    <w:p w14:paraId="78B8A245" w14:textId="77777777" w:rsidR="004C02EF" w:rsidRDefault="004C02EF" w:rsidP="004C02EF">
      <w:r>
        <w:t xml:space="preserve">When </w:t>
      </w:r>
      <w:r>
        <w:rPr>
          <w:rFonts w:ascii="Courier New" w:hAnsi="Courier New"/>
          <w:b/>
        </w:rPr>
        <w:t>Function</w:t>
      </w:r>
      <w:r>
        <w:t xml:space="preserve"> is called as part of a </w:t>
      </w:r>
      <w:r>
        <w:rPr>
          <w:rFonts w:ascii="Courier New" w:hAnsi="Courier New"/>
          <w:b/>
        </w:rPr>
        <w:t>new</w:t>
      </w:r>
      <w:r>
        <w:t xml:space="preserve"> expression, it is a constructor: it initialises the newly created object.</w:t>
      </w:r>
      <w:bookmarkStart w:id="5350" w:name="_Toc385672272"/>
      <w:bookmarkStart w:id="5351" w:name="_Ref387139557"/>
      <w:bookmarkStart w:id="5352" w:name="_Ref387225901"/>
      <w:bookmarkStart w:id="5353" w:name="_Ref393528099"/>
      <w:bookmarkStart w:id="5354" w:name="_Toc393690386"/>
      <w:bookmarkStart w:id="5355" w:name="_Ref404501197"/>
      <w:bookmarkStart w:id="5356" w:name="_Ref404501211"/>
      <w:bookmarkStart w:id="5357" w:name="_Ref404501248"/>
      <w:bookmarkStart w:id="5358" w:name="_Ref404501266"/>
      <w:bookmarkStart w:id="5359" w:name="_Ref404501719"/>
      <w:bookmarkStart w:id="5360" w:name="_Ref404501788"/>
      <w:bookmarkStart w:id="5361" w:name="_Ref404501803"/>
    </w:p>
    <w:p w14:paraId="5E36358A" w14:textId="77777777" w:rsidR="004C02EF" w:rsidRDefault="004C02EF" w:rsidP="004C02EF">
      <w:pPr>
        <w:pStyle w:val="40"/>
        <w:numPr>
          <w:ilvl w:val="0"/>
          <w:numId w:val="0"/>
        </w:numPr>
      </w:pPr>
      <w:bookmarkStart w:id="5362" w:name="_Ref424534066"/>
      <w:r>
        <w:t>15.3.2.1</w:t>
      </w:r>
      <w:r>
        <w:tab/>
        <w:t xml:space="preserve">new Function (p1, p2, </w:t>
      </w:r>
      <w:r>
        <w:rPr>
          <w:snapToGrid w:val="0"/>
        </w:rPr>
        <w:t>…</w:t>
      </w:r>
      <w:r>
        <w:t xml:space="preserve"> , pn, body</w:t>
      </w:r>
      <w:bookmarkEnd w:id="5350"/>
      <w:bookmarkEnd w:id="5351"/>
      <w:bookmarkEnd w:id="5352"/>
      <w:bookmarkEnd w:id="5353"/>
      <w:bookmarkEnd w:id="5354"/>
      <w:bookmarkEnd w:id="5355"/>
      <w:bookmarkEnd w:id="5356"/>
      <w:bookmarkEnd w:id="5357"/>
      <w:bookmarkEnd w:id="5358"/>
      <w:bookmarkEnd w:id="5359"/>
      <w:bookmarkEnd w:id="5360"/>
      <w:bookmarkEnd w:id="5361"/>
      <w:r>
        <w:t>)</w:t>
      </w:r>
      <w:bookmarkEnd w:id="5362"/>
    </w:p>
    <w:p w14:paraId="60B0CE5D" w14:textId="77777777" w:rsidR="004C02EF" w:rsidRDefault="004C02EF" w:rsidP="004C02EF">
      <w:r>
        <w:t>The last argument specifies the body (executable code) of a function; any preceding arguments specify formal parameters.</w:t>
      </w:r>
    </w:p>
    <w:p w14:paraId="79E9C0D0" w14:textId="77777777" w:rsidR="004C02EF" w:rsidRDefault="004C02EF" w:rsidP="004C02EF">
      <w:r>
        <w:t xml:space="preserve">When the </w:t>
      </w:r>
      <w:r>
        <w:rPr>
          <w:rFonts w:ascii="Courier New" w:hAnsi="Courier New"/>
          <w:b/>
        </w:rPr>
        <w:t>Function</w:t>
      </w:r>
      <w:r>
        <w:t xml:space="preserve"> constructor is called with some arguments </w:t>
      </w:r>
      <w:r w:rsidRPr="00E91749">
        <w:rPr>
          <w:rFonts w:ascii="Times New Roman" w:hAnsi="Times New Roman"/>
          <w:i/>
        </w:rPr>
        <w:t>p1</w:t>
      </w:r>
      <w:r>
        <w:t xml:space="preserve">, </w:t>
      </w:r>
      <w:r w:rsidRPr="00E91749">
        <w:rPr>
          <w:rFonts w:ascii="Times New Roman" w:hAnsi="Times New Roman"/>
          <w:i/>
        </w:rPr>
        <w:t>p2</w:t>
      </w:r>
      <w:r>
        <w:t xml:space="preserve">, </w:t>
      </w:r>
      <w:r>
        <w:rPr>
          <w:snapToGrid w:val="0"/>
        </w:rPr>
        <w:t>…</w:t>
      </w:r>
      <w:r>
        <w:t xml:space="preserve"> , </w:t>
      </w:r>
      <w:r w:rsidRPr="00E91749">
        <w:rPr>
          <w:rFonts w:ascii="Times New Roman" w:hAnsi="Times New Roman"/>
          <w:i/>
        </w:rPr>
        <w:t>pn</w:t>
      </w:r>
      <w:r>
        <w:t xml:space="preserve">, </w:t>
      </w:r>
      <w:r w:rsidRPr="00E91749">
        <w:rPr>
          <w:rFonts w:ascii="Times New Roman" w:hAnsi="Times New Roman"/>
          <w:i/>
        </w:rPr>
        <w:t>body</w:t>
      </w:r>
      <w:r>
        <w:t xml:space="preserve"> (where </w:t>
      </w:r>
      <w:r w:rsidRPr="00E91749">
        <w:rPr>
          <w:rFonts w:ascii="Times New Roman" w:hAnsi="Times New Roman"/>
          <w:i/>
        </w:rPr>
        <w:t>n</w:t>
      </w:r>
      <w:r>
        <w:t xml:space="preserve"> might be </w:t>
      </w:r>
      <w:r w:rsidRPr="00E91749">
        <w:rPr>
          <w:rFonts w:ascii="Times New Roman" w:hAnsi="Times New Roman"/>
        </w:rPr>
        <w:t>0</w:t>
      </w:r>
      <w:r>
        <w:t>, that is, there are no “</w:t>
      </w:r>
      <w:r w:rsidRPr="00E91749">
        <w:rPr>
          <w:rFonts w:ascii="Times New Roman" w:hAnsi="Times New Roman"/>
          <w:i/>
        </w:rPr>
        <w:t>p</w:t>
      </w:r>
      <w:r>
        <w:t xml:space="preserve">” arguments, and where </w:t>
      </w:r>
      <w:r w:rsidRPr="00E91749">
        <w:rPr>
          <w:rFonts w:ascii="Times New Roman" w:hAnsi="Times New Roman"/>
          <w:i/>
        </w:rPr>
        <w:t>body</w:t>
      </w:r>
      <w:r>
        <w:t xml:space="preserve"> might also not be provided), the following steps are taken:</w:t>
      </w:r>
    </w:p>
    <w:p w14:paraId="1796F582" w14:textId="77777777" w:rsidR="004C02EF" w:rsidRPr="009115A7" w:rsidRDefault="004C02EF" w:rsidP="004C02EF">
      <w:pPr>
        <w:pStyle w:val="Alg4"/>
        <w:numPr>
          <w:ilvl w:val="0"/>
          <w:numId w:val="191"/>
        </w:numPr>
      </w:pPr>
      <w:r w:rsidRPr="009115A7">
        <w:t xml:space="preserve">Let </w:t>
      </w:r>
      <w:r w:rsidRPr="009115A7">
        <w:rPr>
          <w:i/>
        </w:rPr>
        <w:t>argCount</w:t>
      </w:r>
      <w:r w:rsidRPr="009115A7">
        <w:t xml:space="preserve"> be the total number of arguments passed to this function invocation.</w:t>
      </w:r>
    </w:p>
    <w:p w14:paraId="15553F24" w14:textId="77777777" w:rsidR="004C02EF" w:rsidRPr="009115A7" w:rsidRDefault="004C02EF" w:rsidP="004C02EF">
      <w:pPr>
        <w:pStyle w:val="Alg4"/>
        <w:numPr>
          <w:ilvl w:val="0"/>
          <w:numId w:val="191"/>
        </w:numPr>
      </w:pPr>
      <w:r w:rsidRPr="009115A7">
        <w:t xml:space="preserve">Let </w:t>
      </w:r>
      <w:r w:rsidRPr="009115A7">
        <w:rPr>
          <w:i/>
        </w:rPr>
        <w:t>P</w:t>
      </w:r>
      <w:r w:rsidRPr="009115A7">
        <w:t xml:space="preserve"> be the empty </w:t>
      </w:r>
      <w:r>
        <w:t>String</w:t>
      </w:r>
      <w:r w:rsidRPr="009115A7">
        <w:t>.</w:t>
      </w:r>
    </w:p>
    <w:p w14:paraId="0264036D" w14:textId="77777777" w:rsidR="004C02EF" w:rsidRPr="009115A7" w:rsidRDefault="004C02EF" w:rsidP="004C02EF">
      <w:pPr>
        <w:pStyle w:val="Alg4"/>
        <w:numPr>
          <w:ilvl w:val="0"/>
          <w:numId w:val="191"/>
        </w:numPr>
      </w:pPr>
      <w:r w:rsidRPr="009115A7">
        <w:t xml:space="preserve">If </w:t>
      </w:r>
      <w:r w:rsidRPr="009115A7">
        <w:rPr>
          <w:i/>
        </w:rPr>
        <w:t>argCount</w:t>
      </w:r>
      <w:r w:rsidRPr="009115A7">
        <w:t xml:space="preserve"> = 0, let </w:t>
      </w:r>
      <w:r w:rsidRPr="009115A7">
        <w:rPr>
          <w:i/>
        </w:rPr>
        <w:t>body</w:t>
      </w:r>
      <w:r w:rsidRPr="009115A7">
        <w:t xml:space="preserve"> be the empty </w:t>
      </w:r>
      <w:r>
        <w:t>String</w:t>
      </w:r>
      <w:r w:rsidRPr="009115A7">
        <w:t>.</w:t>
      </w:r>
    </w:p>
    <w:p w14:paraId="51E41AAE" w14:textId="77777777" w:rsidR="004C02EF" w:rsidRPr="009115A7" w:rsidRDefault="004C02EF" w:rsidP="004C02EF">
      <w:pPr>
        <w:pStyle w:val="Alg4"/>
        <w:numPr>
          <w:ilvl w:val="0"/>
          <w:numId w:val="191"/>
        </w:numPr>
      </w:pPr>
      <w:r w:rsidRPr="009115A7">
        <w:t xml:space="preserve">Else if </w:t>
      </w:r>
      <w:r w:rsidRPr="009115A7">
        <w:rPr>
          <w:i/>
        </w:rPr>
        <w:t>argCount</w:t>
      </w:r>
      <w:r w:rsidRPr="009115A7">
        <w:t xml:space="preserve"> = 1, let </w:t>
      </w:r>
      <w:r w:rsidRPr="009115A7">
        <w:rPr>
          <w:i/>
        </w:rPr>
        <w:t>body</w:t>
      </w:r>
      <w:r w:rsidRPr="009115A7">
        <w:t xml:space="preserve"> be that argument.</w:t>
      </w:r>
    </w:p>
    <w:p w14:paraId="36E053E4" w14:textId="77777777" w:rsidR="004C02EF" w:rsidRPr="009115A7" w:rsidRDefault="004C02EF" w:rsidP="004C02EF">
      <w:pPr>
        <w:pStyle w:val="Alg4"/>
        <w:numPr>
          <w:ilvl w:val="0"/>
          <w:numId w:val="191"/>
        </w:numPr>
      </w:pPr>
      <w:r w:rsidRPr="009115A7">
        <w:t xml:space="preserve">Else, </w:t>
      </w:r>
      <w:r w:rsidRPr="009115A7">
        <w:rPr>
          <w:i/>
        </w:rPr>
        <w:t>argCount</w:t>
      </w:r>
      <w:r w:rsidRPr="009115A7">
        <w:t xml:space="preserve"> &gt; 1</w:t>
      </w:r>
    </w:p>
    <w:p w14:paraId="56FF11AA" w14:textId="77777777" w:rsidR="004C02EF" w:rsidRPr="009115A7" w:rsidRDefault="004C02EF" w:rsidP="004C02EF">
      <w:pPr>
        <w:pStyle w:val="Alg4"/>
        <w:numPr>
          <w:ilvl w:val="1"/>
          <w:numId w:val="191"/>
        </w:numPr>
      </w:pPr>
      <w:r w:rsidRPr="009115A7">
        <w:t xml:space="preserve">Let </w:t>
      </w:r>
      <w:r w:rsidRPr="009115A7">
        <w:rPr>
          <w:i/>
        </w:rPr>
        <w:t>firstArg</w:t>
      </w:r>
      <w:r w:rsidRPr="009115A7">
        <w:t xml:space="preserve"> be the first argument.</w:t>
      </w:r>
    </w:p>
    <w:p w14:paraId="12559DAC" w14:textId="77777777" w:rsidR="004C02EF" w:rsidRPr="009115A7" w:rsidRDefault="004C02EF" w:rsidP="004C02EF">
      <w:pPr>
        <w:pStyle w:val="Alg4"/>
        <w:numPr>
          <w:ilvl w:val="1"/>
          <w:numId w:val="191"/>
        </w:numPr>
      </w:pPr>
      <w:r w:rsidRPr="009115A7">
        <w:t xml:space="preserve">Let </w:t>
      </w:r>
      <w:r w:rsidRPr="009115A7">
        <w:rPr>
          <w:i/>
        </w:rPr>
        <w:t>P</w:t>
      </w:r>
      <w:r w:rsidRPr="009115A7">
        <w:t xml:space="preserve"> be ToString(</w:t>
      </w:r>
      <w:r w:rsidRPr="009115A7">
        <w:rPr>
          <w:i/>
        </w:rPr>
        <w:t>firstArg</w:t>
      </w:r>
      <w:r w:rsidRPr="009115A7">
        <w:t>).</w:t>
      </w:r>
    </w:p>
    <w:p w14:paraId="798E8D12" w14:textId="77777777" w:rsidR="004C02EF" w:rsidRPr="009115A7" w:rsidRDefault="004C02EF" w:rsidP="004C02EF">
      <w:pPr>
        <w:pStyle w:val="Alg4"/>
        <w:numPr>
          <w:ilvl w:val="1"/>
          <w:numId w:val="191"/>
        </w:numPr>
      </w:pPr>
      <w:r w:rsidRPr="009115A7">
        <w:t xml:space="preserve">Let </w:t>
      </w:r>
      <w:r w:rsidRPr="009115A7">
        <w:rPr>
          <w:i/>
        </w:rPr>
        <w:t>k</w:t>
      </w:r>
      <w:r w:rsidRPr="009115A7">
        <w:t xml:space="preserve"> be 2.</w:t>
      </w:r>
    </w:p>
    <w:p w14:paraId="6CC6F794" w14:textId="77777777" w:rsidR="004C02EF" w:rsidRPr="009115A7" w:rsidRDefault="004C02EF" w:rsidP="004C02EF">
      <w:pPr>
        <w:pStyle w:val="Alg4"/>
        <w:numPr>
          <w:ilvl w:val="1"/>
          <w:numId w:val="191"/>
        </w:numPr>
      </w:pPr>
      <w:r w:rsidRPr="009115A7">
        <w:t xml:space="preserve">Repeat, while </w:t>
      </w:r>
      <w:r w:rsidRPr="009115A7">
        <w:rPr>
          <w:i/>
        </w:rPr>
        <w:t>k</w:t>
      </w:r>
      <w:r w:rsidRPr="009115A7">
        <w:t xml:space="preserve"> &lt; </w:t>
      </w:r>
      <w:r w:rsidRPr="009115A7">
        <w:rPr>
          <w:i/>
        </w:rPr>
        <w:t>argCount</w:t>
      </w:r>
    </w:p>
    <w:p w14:paraId="2814D557" w14:textId="77777777" w:rsidR="004C02EF" w:rsidRPr="009115A7" w:rsidRDefault="004C02EF" w:rsidP="004C02EF">
      <w:pPr>
        <w:pStyle w:val="Alg4"/>
        <w:numPr>
          <w:ilvl w:val="2"/>
          <w:numId w:val="191"/>
        </w:numPr>
      </w:pPr>
      <w:r w:rsidRPr="009115A7">
        <w:t xml:space="preserve">Let </w:t>
      </w:r>
      <w:r w:rsidRPr="009115A7">
        <w:rPr>
          <w:i/>
        </w:rPr>
        <w:t>nextArg</w:t>
      </w:r>
      <w:r w:rsidRPr="009115A7">
        <w:t xml:space="preserve"> be the </w:t>
      </w:r>
      <w:r w:rsidRPr="009115A7">
        <w:rPr>
          <w:i/>
        </w:rPr>
        <w:t>k</w:t>
      </w:r>
      <w:r w:rsidRPr="009115A7">
        <w:t>’</w:t>
      </w:r>
      <w:r w:rsidRPr="00612C55">
        <w:t>th</w:t>
      </w:r>
      <w:r w:rsidRPr="009115A7">
        <w:t xml:space="preserve"> argument.</w:t>
      </w:r>
    </w:p>
    <w:p w14:paraId="424925B9" w14:textId="77777777" w:rsidR="004C02EF" w:rsidRPr="009115A7" w:rsidRDefault="004C02EF" w:rsidP="004C02EF">
      <w:pPr>
        <w:pStyle w:val="Alg4"/>
        <w:numPr>
          <w:ilvl w:val="2"/>
          <w:numId w:val="191"/>
        </w:numPr>
      </w:pPr>
      <w:r w:rsidRPr="009115A7">
        <w:t xml:space="preserve">Let </w:t>
      </w:r>
      <w:r w:rsidRPr="009115A7">
        <w:rPr>
          <w:i/>
        </w:rPr>
        <w:t>P</w:t>
      </w:r>
      <w:r w:rsidRPr="009115A7">
        <w:t xml:space="preserve"> be the result of concatenating the previous value of </w:t>
      </w:r>
      <w:r w:rsidRPr="009115A7">
        <w:rPr>
          <w:i/>
        </w:rPr>
        <w:t>P</w:t>
      </w:r>
      <w:r w:rsidRPr="009115A7">
        <w:t xml:space="preserve">, the </w:t>
      </w:r>
      <w:r>
        <w:t>String</w:t>
      </w:r>
      <w:r w:rsidRPr="009115A7">
        <w:t xml:space="preserve"> </w:t>
      </w:r>
      <w:r>
        <w:rPr>
          <w:rFonts w:ascii="Courier New" w:hAnsi="Courier New"/>
          <w:b/>
        </w:rPr>
        <w:t>","</w:t>
      </w:r>
      <w:r w:rsidRPr="009115A7">
        <w:t xml:space="preserve"> (a comma), and ToString(</w:t>
      </w:r>
      <w:r w:rsidRPr="009115A7">
        <w:rPr>
          <w:i/>
        </w:rPr>
        <w:t>nextArg</w:t>
      </w:r>
      <w:r w:rsidRPr="009115A7">
        <w:t>).</w:t>
      </w:r>
    </w:p>
    <w:p w14:paraId="0B39101D" w14:textId="77777777" w:rsidR="004C02EF" w:rsidRPr="009115A7" w:rsidRDefault="004C02EF" w:rsidP="004C02EF">
      <w:pPr>
        <w:pStyle w:val="Alg4"/>
        <w:numPr>
          <w:ilvl w:val="2"/>
          <w:numId w:val="191"/>
        </w:numPr>
      </w:pPr>
      <w:r w:rsidRPr="009115A7">
        <w:t xml:space="preserve">Increase </w:t>
      </w:r>
      <w:r w:rsidRPr="009115A7">
        <w:rPr>
          <w:i/>
        </w:rPr>
        <w:t>k</w:t>
      </w:r>
      <w:r w:rsidRPr="009115A7">
        <w:t xml:space="preserve"> by 1.</w:t>
      </w:r>
    </w:p>
    <w:p w14:paraId="272BDD36" w14:textId="77777777" w:rsidR="004C02EF" w:rsidRPr="009115A7" w:rsidRDefault="004C02EF" w:rsidP="004C02EF">
      <w:pPr>
        <w:pStyle w:val="Alg4"/>
        <w:numPr>
          <w:ilvl w:val="1"/>
          <w:numId w:val="191"/>
        </w:numPr>
      </w:pPr>
      <w:r w:rsidRPr="009115A7">
        <w:t xml:space="preserve">Let </w:t>
      </w:r>
      <w:r w:rsidRPr="009115A7">
        <w:rPr>
          <w:i/>
        </w:rPr>
        <w:t>body</w:t>
      </w:r>
      <w:r w:rsidRPr="009115A7">
        <w:t xml:space="preserve"> be the </w:t>
      </w:r>
      <w:r w:rsidRPr="009115A7">
        <w:rPr>
          <w:i/>
        </w:rPr>
        <w:t>k</w:t>
      </w:r>
      <w:r w:rsidRPr="009115A7">
        <w:t>’</w:t>
      </w:r>
      <w:r w:rsidRPr="00612C55">
        <w:t>th</w:t>
      </w:r>
      <w:r w:rsidRPr="009115A7">
        <w:t xml:space="preserve"> argument.</w:t>
      </w:r>
    </w:p>
    <w:p w14:paraId="58D22EB1" w14:textId="77777777" w:rsidR="004C02EF" w:rsidRPr="009115A7" w:rsidRDefault="004C02EF" w:rsidP="004C02EF">
      <w:pPr>
        <w:pStyle w:val="Alg4"/>
        <w:numPr>
          <w:ilvl w:val="0"/>
          <w:numId w:val="191"/>
        </w:numPr>
      </w:pPr>
      <w:r w:rsidRPr="009115A7">
        <w:t xml:space="preserve">Let </w:t>
      </w:r>
      <w:r w:rsidRPr="009115A7">
        <w:rPr>
          <w:i/>
        </w:rPr>
        <w:t>body</w:t>
      </w:r>
      <w:r w:rsidRPr="009115A7">
        <w:t xml:space="preserve"> be ToString(</w:t>
      </w:r>
      <w:r w:rsidRPr="009115A7">
        <w:rPr>
          <w:i/>
        </w:rPr>
        <w:t>body</w:t>
      </w:r>
      <w:r w:rsidRPr="009115A7">
        <w:t>).</w:t>
      </w:r>
    </w:p>
    <w:p w14:paraId="1256207C" w14:textId="77777777" w:rsidR="004C02EF" w:rsidRPr="009115A7" w:rsidRDefault="004C02EF" w:rsidP="004C02EF">
      <w:pPr>
        <w:pStyle w:val="Alg4"/>
        <w:numPr>
          <w:ilvl w:val="0"/>
          <w:numId w:val="191"/>
        </w:numPr>
      </w:pPr>
      <w:r w:rsidRPr="009115A7">
        <w:t xml:space="preserve">If </w:t>
      </w:r>
      <w:r w:rsidRPr="009115A7">
        <w:rPr>
          <w:i/>
        </w:rPr>
        <w:t>P</w:t>
      </w:r>
      <w:r w:rsidRPr="009115A7">
        <w:t xml:space="preserve"> is not parsable as a </w:t>
      </w:r>
      <w:r w:rsidRPr="009115A7">
        <w:rPr>
          <w:i/>
        </w:rPr>
        <w:t>FormalParameterList</w:t>
      </w:r>
      <w:r w:rsidRPr="005E74B3">
        <w:rPr>
          <w:rFonts w:ascii="Arial" w:hAnsi="Arial"/>
          <w:vertAlign w:val="subscript"/>
        </w:rPr>
        <w:t>opt</w:t>
      </w:r>
      <w:r w:rsidRPr="009115A7">
        <w:t xml:space="preserve"> then throw a </w:t>
      </w:r>
      <w:r w:rsidRPr="009115A7">
        <w:rPr>
          <w:b/>
        </w:rPr>
        <w:t>SyntaxError</w:t>
      </w:r>
      <w:r w:rsidRPr="009115A7">
        <w:t xml:space="preserve"> exception.</w:t>
      </w:r>
    </w:p>
    <w:p w14:paraId="0D28E2E8" w14:textId="77777777" w:rsidR="004C02EF" w:rsidRPr="009115A7" w:rsidRDefault="004C02EF" w:rsidP="004C02EF">
      <w:pPr>
        <w:pStyle w:val="Alg4"/>
        <w:numPr>
          <w:ilvl w:val="0"/>
          <w:numId w:val="191"/>
        </w:numPr>
      </w:pPr>
      <w:r w:rsidRPr="009115A7">
        <w:t xml:space="preserve">If </w:t>
      </w:r>
      <w:r w:rsidRPr="009115A7">
        <w:rPr>
          <w:i/>
        </w:rPr>
        <w:t>body</w:t>
      </w:r>
      <w:r w:rsidRPr="009115A7">
        <w:t xml:space="preserve"> is not parsable as </w:t>
      </w:r>
      <w:r w:rsidRPr="009115A7">
        <w:rPr>
          <w:i/>
        </w:rPr>
        <w:t>FunctionBody</w:t>
      </w:r>
      <w:r w:rsidRPr="009115A7">
        <w:t xml:space="preserve"> then throw a </w:t>
      </w:r>
      <w:r w:rsidRPr="009115A7">
        <w:rPr>
          <w:b/>
        </w:rPr>
        <w:t>SyntaxError</w:t>
      </w:r>
      <w:r w:rsidRPr="009115A7">
        <w:t xml:space="preserve"> exception.</w:t>
      </w:r>
    </w:p>
    <w:p w14:paraId="7495980C" w14:textId="77777777" w:rsidR="004C02EF" w:rsidRPr="009115A7" w:rsidRDefault="004C02EF" w:rsidP="004C02EF">
      <w:pPr>
        <w:pStyle w:val="Alg4"/>
        <w:numPr>
          <w:ilvl w:val="0"/>
          <w:numId w:val="191"/>
        </w:numPr>
        <w:spacing w:after="220"/>
        <w:contextualSpacing/>
      </w:pPr>
      <w:r w:rsidRPr="009115A7">
        <w:t>If</w:t>
      </w:r>
      <w:r w:rsidRPr="009115A7">
        <w:rPr>
          <w:i/>
        </w:rPr>
        <w:t xml:space="preserve"> body </w:t>
      </w:r>
      <w:r w:rsidRPr="009115A7">
        <w:t xml:space="preserve">is strict mode code </w:t>
      </w:r>
      <w:r>
        <w:t xml:space="preserve">(see 10.1.1) </w:t>
      </w:r>
      <w:r w:rsidRPr="009115A7">
        <w:t xml:space="preserve">then let </w:t>
      </w:r>
      <w:r w:rsidRPr="009115A7">
        <w:rPr>
          <w:i/>
        </w:rPr>
        <w:t>strict</w:t>
      </w:r>
      <w:r w:rsidRPr="009115A7">
        <w:t xml:space="preserve"> be </w:t>
      </w:r>
      <w:r w:rsidRPr="009115A7">
        <w:rPr>
          <w:b/>
        </w:rPr>
        <w:t>true</w:t>
      </w:r>
      <w:r w:rsidRPr="009115A7">
        <w:t xml:space="preserve">, else let </w:t>
      </w:r>
      <w:r w:rsidRPr="009115A7">
        <w:rPr>
          <w:i/>
        </w:rPr>
        <w:t>strict</w:t>
      </w:r>
      <w:r w:rsidRPr="009115A7">
        <w:t xml:space="preserve"> be </w:t>
      </w:r>
      <w:r w:rsidRPr="009115A7">
        <w:rPr>
          <w:b/>
        </w:rPr>
        <w:t>false</w:t>
      </w:r>
      <w:r w:rsidRPr="009115A7">
        <w:t>.</w:t>
      </w:r>
    </w:p>
    <w:p w14:paraId="29F70649" w14:textId="77777777" w:rsidR="004C02EF" w:rsidRPr="009115A7" w:rsidRDefault="004C02EF" w:rsidP="004C02EF">
      <w:pPr>
        <w:pStyle w:val="Alg4"/>
        <w:numPr>
          <w:ilvl w:val="0"/>
          <w:numId w:val="191"/>
        </w:numPr>
        <w:spacing w:after="220"/>
        <w:contextualSpacing/>
      </w:pPr>
      <w:r w:rsidRPr="009115A7">
        <w:t xml:space="preserve">If </w:t>
      </w:r>
      <w:r w:rsidRPr="009115A7">
        <w:rPr>
          <w:i/>
        </w:rPr>
        <w:t>strict</w:t>
      </w:r>
      <w:r w:rsidRPr="009115A7">
        <w:t xml:space="preserve"> is </w:t>
      </w:r>
      <w:r w:rsidRPr="009115A7">
        <w:rPr>
          <w:b/>
        </w:rPr>
        <w:t>true</w:t>
      </w:r>
      <w:r w:rsidRPr="009115A7">
        <w:t xml:space="preserve">, throw any exceptions specified in 13.1 that apply. </w:t>
      </w:r>
    </w:p>
    <w:p w14:paraId="04B8F72A" w14:textId="77777777" w:rsidR="004C02EF" w:rsidRPr="009115A7" w:rsidRDefault="004C02EF" w:rsidP="004C02EF">
      <w:pPr>
        <w:pStyle w:val="Alg4"/>
        <w:numPr>
          <w:ilvl w:val="0"/>
          <w:numId w:val="191"/>
        </w:numPr>
        <w:spacing w:after="220"/>
      </w:pPr>
      <w:r w:rsidRPr="009115A7">
        <w:t xml:space="preserve">Return a new Function object created as specified in 13.2 passing </w:t>
      </w:r>
      <w:r w:rsidRPr="009115A7">
        <w:rPr>
          <w:i/>
        </w:rPr>
        <w:t>P</w:t>
      </w:r>
      <w:r w:rsidRPr="009115A7">
        <w:t xml:space="preserve"> as the </w:t>
      </w:r>
      <w:r w:rsidRPr="009115A7">
        <w:rPr>
          <w:i/>
        </w:rPr>
        <w:t>FormalParameterList</w:t>
      </w:r>
      <w:r w:rsidRPr="00F27648">
        <w:rPr>
          <w:rFonts w:ascii="Arial" w:hAnsi="Arial" w:cs="Arial"/>
          <w:vertAlign w:val="subscript"/>
        </w:rPr>
        <w:t>opt</w:t>
      </w:r>
      <w:r w:rsidRPr="009115A7">
        <w:t xml:space="preserve"> and </w:t>
      </w:r>
      <w:r w:rsidRPr="009115A7">
        <w:rPr>
          <w:i/>
        </w:rPr>
        <w:t>body</w:t>
      </w:r>
      <w:r w:rsidRPr="009115A7">
        <w:t xml:space="preserve"> as the </w:t>
      </w:r>
      <w:r w:rsidRPr="009115A7">
        <w:rPr>
          <w:i/>
        </w:rPr>
        <w:t>FunctionBody</w:t>
      </w:r>
      <w:r w:rsidRPr="009115A7">
        <w:t xml:space="preserve">. Pass in the Global Environment as the </w:t>
      </w:r>
      <w:r w:rsidRPr="009115A7">
        <w:rPr>
          <w:i/>
        </w:rPr>
        <w:t>Scope</w:t>
      </w:r>
      <w:r w:rsidRPr="009115A7">
        <w:t xml:space="preserve"> parameter and </w:t>
      </w:r>
      <w:r w:rsidRPr="009115A7">
        <w:rPr>
          <w:i/>
        </w:rPr>
        <w:t>strict</w:t>
      </w:r>
      <w:r w:rsidRPr="009115A7">
        <w:t xml:space="preserve"> as the </w:t>
      </w:r>
      <w:r w:rsidRPr="009115A7">
        <w:rPr>
          <w:i/>
        </w:rPr>
        <w:t>Strict</w:t>
      </w:r>
      <w:r w:rsidRPr="009115A7">
        <w:t xml:space="preserve"> flag.</w:t>
      </w:r>
    </w:p>
    <w:p w14:paraId="46EEB52A" w14:textId="77777777" w:rsidR="004C02EF" w:rsidRDefault="004C02EF" w:rsidP="004C02EF">
      <w:r>
        <w:t xml:space="preserve">A </w:t>
      </w:r>
      <w:r>
        <w:rPr>
          <w:rFonts w:ascii="Courier New" w:hAnsi="Courier New"/>
          <w:b/>
        </w:rPr>
        <w:t>prototype</w:t>
      </w:r>
      <w:r>
        <w:t xml:space="preserve"> property is automatically created for every function, to provide for the possibility that the function will be used as a constructor.</w:t>
      </w:r>
    </w:p>
    <w:p w14:paraId="4EA8DADB" w14:textId="77777777" w:rsidR="004C02EF" w:rsidRDefault="004C02EF" w:rsidP="004C02EF">
      <w:pPr>
        <w:pStyle w:val="Note"/>
        <w:spacing w:after="120"/>
      </w:pPr>
      <w:r w:rsidRPr="009115A7">
        <w:t>NOTE</w:t>
      </w:r>
      <w:r w:rsidRPr="009115A7">
        <w:tab/>
        <w:t>It is permissible but not necessary to have one argument for each formal parameter to be specified. For example, all three of the following expressions produce the same result:</w:t>
      </w:r>
    </w:p>
    <w:p w14:paraId="3EE0F227" w14:textId="77777777" w:rsidR="004C02EF" w:rsidRPr="009115A7" w:rsidRDefault="004C02EF" w:rsidP="004C02EF">
      <w:pPr>
        <w:pStyle w:val="CodeSample3"/>
        <w:ind w:left="1701"/>
        <w:rPr>
          <w:sz w:val="18"/>
        </w:rPr>
      </w:pPr>
      <w:r w:rsidRPr="009115A7">
        <w:rPr>
          <w:sz w:val="18"/>
        </w:rPr>
        <w:t>new Function("a", "b", "c", "return a+b+c")</w:t>
      </w:r>
    </w:p>
    <w:p w14:paraId="56B69FE7" w14:textId="77777777" w:rsidR="004C02EF" w:rsidRPr="009115A7" w:rsidRDefault="004C02EF" w:rsidP="004C02EF">
      <w:pPr>
        <w:pStyle w:val="CodeSample3"/>
        <w:ind w:left="1701"/>
        <w:rPr>
          <w:sz w:val="18"/>
        </w:rPr>
      </w:pPr>
      <w:r w:rsidRPr="009115A7">
        <w:rPr>
          <w:sz w:val="18"/>
        </w:rPr>
        <w:t>new Function("a, b, c", "return a+b+c")</w:t>
      </w:r>
    </w:p>
    <w:p w14:paraId="372143AD" w14:textId="77777777" w:rsidR="004C02EF" w:rsidRPr="009115A7" w:rsidRDefault="004C02EF" w:rsidP="004C02EF">
      <w:pPr>
        <w:pStyle w:val="CodeSample3"/>
        <w:ind w:left="1701"/>
        <w:rPr>
          <w:sz w:val="18"/>
        </w:rPr>
      </w:pPr>
      <w:r w:rsidRPr="009115A7">
        <w:rPr>
          <w:sz w:val="18"/>
        </w:rPr>
        <w:t>new Function("a,b", "c", "return a+b+c")</w:t>
      </w:r>
    </w:p>
    <w:p w14:paraId="122E06C3" w14:textId="77777777" w:rsidR="004C02EF" w:rsidRDefault="004C02EF" w:rsidP="00B43482">
      <w:pPr>
        <w:pStyle w:val="30"/>
        <w:numPr>
          <w:ilvl w:val="0"/>
          <w:numId w:val="0"/>
        </w:numPr>
      </w:pPr>
      <w:bookmarkStart w:id="5363" w:name="_Toc385672273"/>
      <w:bookmarkStart w:id="5364" w:name="_Toc393690387"/>
      <w:bookmarkStart w:id="5365" w:name="_Ref457709043"/>
      <w:bookmarkStart w:id="5366" w:name="_Toc472818917"/>
      <w:bookmarkStart w:id="5367" w:name="_Toc235503495"/>
      <w:bookmarkStart w:id="5368" w:name="_Toc241509270"/>
      <w:bookmarkStart w:id="5369" w:name="_Toc244416757"/>
      <w:bookmarkStart w:id="5370" w:name="_Toc276631121"/>
      <w:bookmarkStart w:id="5371" w:name="_Toc153968510"/>
      <w:r>
        <w:t>15.3.3</w:t>
      </w:r>
      <w:r>
        <w:tab/>
        <w:t>Properties of the Function Constructo</w:t>
      </w:r>
      <w:bookmarkEnd w:id="5349"/>
      <w:bookmarkEnd w:id="5363"/>
      <w:bookmarkEnd w:id="5364"/>
      <w:r>
        <w:t>r</w:t>
      </w:r>
      <w:bookmarkStart w:id="5372" w:name="_Toc385672274"/>
      <w:bookmarkStart w:id="5373" w:name="_Ref393610728"/>
      <w:bookmarkStart w:id="5374" w:name="_Ref393614246"/>
      <w:bookmarkStart w:id="5375" w:name="_Toc393690388"/>
      <w:bookmarkStart w:id="5376" w:name="_Ref404501752"/>
      <w:bookmarkStart w:id="5377" w:name="_Ref404502250"/>
      <w:bookmarkStart w:id="5378" w:name="_Toc382291612"/>
      <w:bookmarkEnd w:id="5365"/>
      <w:bookmarkEnd w:id="5366"/>
      <w:bookmarkEnd w:id="5367"/>
      <w:bookmarkEnd w:id="5368"/>
      <w:bookmarkEnd w:id="5369"/>
      <w:bookmarkEnd w:id="5370"/>
      <w:bookmarkEnd w:id="5371"/>
    </w:p>
    <w:p w14:paraId="0AC62230" w14:textId="77777777" w:rsidR="004C02EF" w:rsidRDefault="004C02EF" w:rsidP="004C02EF">
      <w:r>
        <w:t xml:space="preserve">The Function constructor is itself a Function object and </w:t>
      </w:r>
      <w:del w:id="5379" w:author="Allen Wirfs-Brock" w:date="2011-07-02T13:51:00Z">
        <w:r w:rsidDel="00236470">
          <w:delText xml:space="preserve">its </w:delText>
        </w:r>
      </w:del>
      <w:ins w:id="5380" w:author="Allen Wirfs-Brock" w:date="2011-07-02T13:51:00Z">
        <w:r w:rsidR="00236470">
          <w:t xml:space="preserve">has a </w:t>
        </w:r>
      </w:ins>
      <w:r>
        <w:t>[[</w:t>
      </w:r>
      <w:del w:id="5381" w:author="Allen Wirfs-Brock" w:date="2011-07-02T13:51:00Z">
        <w:r w:rsidDel="00236470">
          <w:delText>Class</w:delText>
        </w:r>
      </w:del>
      <w:ins w:id="5382" w:author="Allen Wirfs-Brock" w:date="2011-07-02T13:51:00Z">
        <w:r w:rsidR="00236470">
          <w:t>IsFunction</w:t>
        </w:r>
      </w:ins>
      <w:r>
        <w:t xml:space="preserve">]] </w:t>
      </w:r>
      <w:del w:id="5383" w:author="Allen Wirfs-Brock" w:date="2011-07-02T13:51:00Z">
        <w:r w:rsidDel="00236470">
          <w:delText xml:space="preserve">is </w:delText>
        </w:r>
        <w:r w:rsidDel="00236470">
          <w:rPr>
            <w:rFonts w:ascii="Courier New" w:hAnsi="Courier New"/>
            <w:b/>
          </w:rPr>
          <w:delText>"Function"</w:delText>
        </w:r>
      </w:del>
      <w:ins w:id="5384" w:author="Allen Wirfs-Brock" w:date="2011-07-02T13:51:00Z">
        <w:r w:rsidR="00236470">
          <w:t>internal property</w:t>
        </w:r>
      </w:ins>
      <w:r>
        <w:t>. The value of the [[Prototype]] internal property of the Function constructor is the standard built-in Function prototype object (15.3.4).</w:t>
      </w:r>
    </w:p>
    <w:p w14:paraId="6E1A3984" w14:textId="77777777" w:rsidR="004C02EF" w:rsidRDefault="004C02EF" w:rsidP="004C02EF">
      <w:r>
        <w:t xml:space="preserve">The value of the [[Extensible]] internal property of the Function constructor is </w:t>
      </w:r>
      <w:r w:rsidRPr="002756D7">
        <w:rPr>
          <w:b/>
        </w:rPr>
        <w:t>true</w:t>
      </w:r>
      <w:r>
        <w:t>.</w:t>
      </w:r>
    </w:p>
    <w:p w14:paraId="7F1D71FD" w14:textId="77777777" w:rsidR="004C02EF" w:rsidRDefault="004C02EF" w:rsidP="004C02EF">
      <w:r>
        <w:t>The Function constructor has the following properties:</w:t>
      </w:r>
    </w:p>
    <w:p w14:paraId="27AAECA0" w14:textId="77777777" w:rsidR="004C02EF" w:rsidRDefault="004C02EF" w:rsidP="004C02EF">
      <w:pPr>
        <w:pStyle w:val="40"/>
        <w:numPr>
          <w:ilvl w:val="0"/>
          <w:numId w:val="0"/>
        </w:numPr>
      </w:pPr>
      <w:bookmarkStart w:id="5385" w:name="_Ref424535839"/>
      <w:r>
        <w:t>15.3.3.1</w:t>
      </w:r>
      <w:r>
        <w:tab/>
        <w:t>Function.prototyp</w:t>
      </w:r>
      <w:bookmarkEnd w:id="5372"/>
      <w:bookmarkEnd w:id="5373"/>
      <w:bookmarkEnd w:id="5374"/>
      <w:bookmarkEnd w:id="5375"/>
      <w:bookmarkEnd w:id="5376"/>
      <w:bookmarkEnd w:id="5377"/>
      <w:r>
        <w:t>e</w:t>
      </w:r>
      <w:bookmarkEnd w:id="5385"/>
    </w:p>
    <w:p w14:paraId="63447763" w14:textId="77777777" w:rsidR="004C02EF" w:rsidRDefault="004C02EF" w:rsidP="004C02EF">
      <w:r>
        <w:t xml:space="preserve">The initial value of </w:t>
      </w:r>
      <w:r>
        <w:rPr>
          <w:rFonts w:ascii="Courier New" w:hAnsi="Courier New"/>
          <w:b/>
        </w:rPr>
        <w:t>Function.prototype</w:t>
      </w:r>
      <w:r>
        <w:t xml:space="preserve"> is the standard built-in Function prototype object (15.3.4).</w:t>
      </w:r>
      <w:bookmarkStart w:id="5386" w:name="_Toc385672275"/>
    </w:p>
    <w:p w14:paraId="54A4F2D2" w14:textId="77777777" w:rsidR="004C02EF" w:rsidRDefault="004C02EF" w:rsidP="004C02EF">
      <w:r>
        <w:t xml:space="preserve">This property has the attributes { [[Writable]]: </w:t>
      </w:r>
      <w:r w:rsidRPr="00CA06D1">
        <w:rPr>
          <w:b/>
        </w:rPr>
        <w:t>false</w:t>
      </w:r>
      <w:r>
        <w:t xml:space="preserve">, [[Enumerable]]: </w:t>
      </w:r>
      <w:r w:rsidRPr="00CA06D1">
        <w:rPr>
          <w:b/>
        </w:rPr>
        <w:t>false</w:t>
      </w:r>
      <w:r>
        <w:t xml:space="preserve">, [[Configurable]]: </w:t>
      </w:r>
      <w:r w:rsidRPr="00CA06D1">
        <w:rPr>
          <w:b/>
        </w:rPr>
        <w:t>false</w:t>
      </w:r>
      <w:r>
        <w:t xml:space="preserve"> }.</w:t>
      </w:r>
      <w:bookmarkStart w:id="5387" w:name="_Toc393690389"/>
    </w:p>
    <w:p w14:paraId="570444AB" w14:textId="77777777" w:rsidR="004C02EF" w:rsidRDefault="004C02EF" w:rsidP="004C02EF">
      <w:pPr>
        <w:pStyle w:val="40"/>
        <w:numPr>
          <w:ilvl w:val="0"/>
          <w:numId w:val="0"/>
        </w:numPr>
      </w:pPr>
      <w:r>
        <w:t>15.3.3.2</w:t>
      </w:r>
      <w:r>
        <w:tab/>
        <w:t>Function.length</w:t>
      </w:r>
    </w:p>
    <w:p w14:paraId="59CB40EA" w14:textId="77777777" w:rsidR="004C02EF" w:rsidRPr="002756D7" w:rsidRDefault="004C02EF" w:rsidP="004C02EF">
      <w:r>
        <w:t xml:space="preserve">This is a data property with a value of 1. This property has the attributes { [[Writable]]: </w:t>
      </w:r>
      <w:r w:rsidRPr="00CA06D1">
        <w:rPr>
          <w:b/>
        </w:rPr>
        <w:t>false</w:t>
      </w:r>
      <w:r>
        <w:t xml:space="preserve">, [[Enumerable]]: </w:t>
      </w:r>
      <w:r w:rsidRPr="00CA06D1">
        <w:rPr>
          <w:b/>
        </w:rPr>
        <w:t>false</w:t>
      </w:r>
      <w:r>
        <w:t xml:space="preserve">, [[Configurable]]: </w:t>
      </w:r>
      <w:r w:rsidRPr="00CA06D1">
        <w:rPr>
          <w:b/>
        </w:rPr>
        <w:t>false</w:t>
      </w:r>
      <w:r>
        <w:t xml:space="preserve"> }.</w:t>
      </w:r>
    </w:p>
    <w:p w14:paraId="65864751" w14:textId="77777777" w:rsidR="004C02EF" w:rsidRDefault="004C02EF" w:rsidP="00B43482">
      <w:pPr>
        <w:pStyle w:val="30"/>
        <w:numPr>
          <w:ilvl w:val="0"/>
          <w:numId w:val="0"/>
        </w:numPr>
      </w:pPr>
      <w:bookmarkStart w:id="5388" w:name="_Toc385672276"/>
      <w:bookmarkStart w:id="5389" w:name="_Ref393609190"/>
      <w:bookmarkStart w:id="5390" w:name="_Toc393690390"/>
      <w:bookmarkStart w:id="5391" w:name="_Ref404501768"/>
      <w:bookmarkStart w:id="5392" w:name="_Ref424534100"/>
      <w:bookmarkStart w:id="5393" w:name="_Toc472818918"/>
      <w:bookmarkStart w:id="5394" w:name="_Toc235503496"/>
      <w:bookmarkStart w:id="5395" w:name="_Toc241509271"/>
      <w:bookmarkStart w:id="5396" w:name="_Toc244416758"/>
      <w:bookmarkStart w:id="5397" w:name="_Toc276631122"/>
      <w:bookmarkStart w:id="5398" w:name="_Toc153968511"/>
      <w:bookmarkEnd w:id="5386"/>
      <w:bookmarkEnd w:id="5387"/>
      <w:r>
        <w:t>15.3.4</w:t>
      </w:r>
      <w:r>
        <w:tab/>
        <w:t>Properties of the Function Prototype Objec</w:t>
      </w:r>
      <w:bookmarkEnd w:id="5378"/>
      <w:bookmarkEnd w:id="5388"/>
      <w:bookmarkEnd w:id="5389"/>
      <w:bookmarkEnd w:id="5390"/>
      <w:bookmarkEnd w:id="5391"/>
      <w:r>
        <w:t>t</w:t>
      </w:r>
      <w:bookmarkEnd w:id="5392"/>
      <w:bookmarkEnd w:id="5393"/>
      <w:bookmarkEnd w:id="5394"/>
      <w:bookmarkEnd w:id="5395"/>
      <w:bookmarkEnd w:id="5396"/>
      <w:bookmarkEnd w:id="5397"/>
      <w:bookmarkEnd w:id="5398"/>
    </w:p>
    <w:p w14:paraId="6B6AE75C" w14:textId="77777777" w:rsidR="004C02EF" w:rsidRDefault="004C02EF" w:rsidP="004C02EF">
      <w:r>
        <w:t xml:space="preserve">The Function prototype object is itself a Function object </w:t>
      </w:r>
      <w:ins w:id="5399" w:author="Allen Wirfs-Brock" w:date="2011-07-02T13:52:00Z">
        <w:r w:rsidR="00236470">
          <w:t>and has a [[IsFunction]] internal property</w:t>
        </w:r>
      </w:ins>
      <w:del w:id="5400" w:author="Allen Wirfs-Brock" w:date="2011-07-02T13:52:00Z">
        <w:r w:rsidDel="00236470">
          <w:delText xml:space="preserve">(its [[Class]] is </w:delText>
        </w:r>
        <w:r w:rsidDel="00236470">
          <w:rPr>
            <w:rFonts w:ascii="Courier New" w:hAnsi="Courier New"/>
            <w:b/>
          </w:rPr>
          <w:delText>"Function"</w:delText>
        </w:r>
        <w:r w:rsidDel="00236470">
          <w:delText>) that,</w:delText>
        </w:r>
      </w:del>
      <w:ins w:id="5401" w:author="Allen Wirfs-Brock" w:date="2011-07-02T13:52:00Z">
        <w:r w:rsidR="00236470">
          <w:t>.</w:t>
        </w:r>
      </w:ins>
      <w:r>
        <w:t xml:space="preserve"> </w:t>
      </w:r>
      <w:del w:id="5402" w:author="Allen Wirfs-Brock" w:date="2011-07-02T13:53:00Z">
        <w:r w:rsidDel="00236470">
          <w:delText xml:space="preserve">when </w:delText>
        </w:r>
      </w:del>
      <w:ins w:id="5403" w:author="Allen Wirfs-Brock" w:date="2011-07-02T13:53:00Z">
        <w:r w:rsidR="00236470">
          <w:t xml:space="preserve">When </w:t>
        </w:r>
      </w:ins>
      <w:r>
        <w:t xml:space="preserve">invoked, </w:t>
      </w:r>
      <w:ins w:id="5404" w:author="Allen Wirfs-Brock" w:date="2011-07-02T13:53:00Z">
        <w:r w:rsidR="00236470">
          <w:t xml:space="preserve">it </w:t>
        </w:r>
      </w:ins>
      <w:r>
        <w:t xml:space="preserve">accepts any arguments and returns </w:t>
      </w:r>
      <w:r>
        <w:rPr>
          <w:b/>
        </w:rPr>
        <w:t>undefined</w:t>
      </w:r>
      <w:r>
        <w:t>.</w:t>
      </w:r>
    </w:p>
    <w:p w14:paraId="7F3A94B4" w14:textId="77777777" w:rsidR="004C02EF" w:rsidRDefault="004C02EF" w:rsidP="004C02EF">
      <w:r>
        <w:t>The value of the [[Prototype]]</w:t>
      </w:r>
      <w:r w:rsidRPr="00CA6D1D">
        <w:t xml:space="preserve"> </w:t>
      </w:r>
      <w:r>
        <w:t xml:space="preserve">internal property of the Function prototype object is the standard built-in Object prototype object (15.2.4). The initial value of the [[Extensible]] internal property of the Function prototype object is </w:t>
      </w:r>
      <w:r w:rsidRPr="000D6C0A">
        <w:rPr>
          <w:b/>
        </w:rPr>
        <w:t>true</w:t>
      </w:r>
      <w:r>
        <w:t>.</w:t>
      </w:r>
    </w:p>
    <w:p w14:paraId="0567A6F8" w14:textId="77777777" w:rsidR="004C02EF" w:rsidRDefault="004C02EF" w:rsidP="004C02EF">
      <w:r>
        <w:t xml:space="preserve">The Function prototype object does not have a </w:t>
      </w:r>
      <w:r>
        <w:rPr>
          <w:rFonts w:ascii="Courier New" w:hAnsi="Courier New"/>
          <w:b/>
        </w:rPr>
        <w:t>valueOf</w:t>
      </w:r>
      <w:r>
        <w:t xml:space="preserve"> property of its own; however, it inherits the </w:t>
      </w:r>
      <w:r>
        <w:rPr>
          <w:rFonts w:ascii="Courier New" w:hAnsi="Courier New"/>
          <w:b/>
        </w:rPr>
        <w:t>valueOf</w:t>
      </w:r>
      <w:r>
        <w:t xml:space="preserve"> property from the Object prototype Object.</w:t>
      </w:r>
      <w:bookmarkStart w:id="5405" w:name="_Toc385672277"/>
      <w:bookmarkStart w:id="5406" w:name="_Toc393690391"/>
      <w:bookmarkStart w:id="5407" w:name="_Toc382291613"/>
    </w:p>
    <w:p w14:paraId="747D2905" w14:textId="77777777" w:rsidR="004C02EF" w:rsidRDefault="004C02EF" w:rsidP="004C02EF">
      <w:r>
        <w:t xml:space="preserve">The </w:t>
      </w:r>
      <w:r>
        <w:rPr>
          <w:rFonts w:ascii="Courier New" w:hAnsi="Courier New"/>
          <w:b/>
        </w:rPr>
        <w:t>length</w:t>
      </w:r>
      <w:r>
        <w:t xml:space="preserve"> property of the Function prototype object is </w:t>
      </w:r>
      <w:r>
        <w:rPr>
          <w:b/>
        </w:rPr>
        <w:t>0</w:t>
      </w:r>
      <w:r>
        <w:t>.</w:t>
      </w:r>
    </w:p>
    <w:p w14:paraId="009B961D" w14:textId="77777777" w:rsidR="004C02EF" w:rsidRDefault="004C02EF" w:rsidP="004C02EF">
      <w:pPr>
        <w:pStyle w:val="40"/>
        <w:numPr>
          <w:ilvl w:val="0"/>
          <w:numId w:val="0"/>
        </w:numPr>
      </w:pPr>
      <w:r>
        <w:t>15.3.4.1</w:t>
      </w:r>
      <w:r>
        <w:tab/>
        <w:t>Function.prototype.constructo</w:t>
      </w:r>
      <w:bookmarkEnd w:id="5405"/>
      <w:bookmarkEnd w:id="5406"/>
      <w:r>
        <w:t>r</w:t>
      </w:r>
    </w:p>
    <w:p w14:paraId="6BDA7C39" w14:textId="77777777" w:rsidR="004C02EF" w:rsidRDefault="004C02EF" w:rsidP="004C02EF">
      <w:r>
        <w:t xml:space="preserve">The initial value of </w:t>
      </w:r>
      <w:r>
        <w:rPr>
          <w:rFonts w:ascii="Courier New" w:hAnsi="Courier New"/>
          <w:b/>
        </w:rPr>
        <w:t>Function.prototype.constructor</w:t>
      </w:r>
      <w:r>
        <w:t xml:space="preserve"> is the built-in </w:t>
      </w:r>
      <w:r>
        <w:rPr>
          <w:rFonts w:ascii="Courier New" w:hAnsi="Courier New"/>
          <w:b/>
        </w:rPr>
        <w:t>Function</w:t>
      </w:r>
      <w:r>
        <w:t xml:space="preserve"> constructor.</w:t>
      </w:r>
      <w:bookmarkStart w:id="5408" w:name="_Toc385672278"/>
      <w:bookmarkStart w:id="5409" w:name="_Toc393690392"/>
    </w:p>
    <w:p w14:paraId="37DC7E8F" w14:textId="77777777" w:rsidR="004C02EF" w:rsidRDefault="004C02EF" w:rsidP="004C02EF">
      <w:pPr>
        <w:pStyle w:val="40"/>
        <w:numPr>
          <w:ilvl w:val="0"/>
          <w:numId w:val="0"/>
        </w:numPr>
      </w:pPr>
      <w:bookmarkStart w:id="5410" w:name="_Ref455972201"/>
      <w:r>
        <w:t>15.3.4.2</w:t>
      </w:r>
      <w:r>
        <w:tab/>
        <w:t>Function.prototype.toString</w:t>
      </w:r>
      <w:bookmarkEnd w:id="5408"/>
      <w:bookmarkEnd w:id="5409"/>
      <w:r>
        <w:t xml:space="preserve"> ( )</w:t>
      </w:r>
      <w:bookmarkEnd w:id="5410"/>
    </w:p>
    <w:p w14:paraId="20F00FE3" w14:textId="77777777" w:rsidR="004C02EF" w:rsidRDefault="004C02EF" w:rsidP="004C02EF">
      <w:r>
        <w:t xml:space="preserve">An implementation-dependent representation of the function is returned. This representation has the syntax of a </w:t>
      </w:r>
      <w:r w:rsidRPr="00E91749">
        <w:rPr>
          <w:rFonts w:ascii="Times New Roman" w:hAnsi="Times New Roman"/>
          <w:i/>
        </w:rPr>
        <w:t>FunctionDeclaration</w:t>
      </w:r>
      <w:r>
        <w:t>. Note in particular that the use and placement of white space, line terminators, and semicolons within the representation String is implementation-dependent.</w:t>
      </w:r>
      <w:bookmarkStart w:id="5411" w:name="_Toc385672279"/>
    </w:p>
    <w:p w14:paraId="349E4C6F" w14:textId="77777777" w:rsidR="004C02EF" w:rsidRDefault="004C02EF" w:rsidP="004C02EF">
      <w:r>
        <w:t xml:space="preserve">The </w:t>
      </w:r>
      <w:r>
        <w:rPr>
          <w:rFonts w:ascii="Courier New" w:hAnsi="Courier New"/>
          <w:b/>
        </w:rPr>
        <w:t>toString</w:t>
      </w:r>
      <w:r>
        <w:t xml:space="preserve"> function is not generic; it throws a </w:t>
      </w:r>
      <w:r>
        <w:rPr>
          <w:b/>
        </w:rPr>
        <w:t>TypeError</w:t>
      </w:r>
      <w:r>
        <w:t xml:space="preserve"> exception if its </w:t>
      </w:r>
      <w:r>
        <w:rPr>
          <w:b/>
        </w:rPr>
        <w:t>this</w:t>
      </w:r>
      <w:r>
        <w:t xml:space="preserve"> value is not a Function object. Therefore, it cannot be transferred to other kinds of objects for use as a method.</w:t>
      </w:r>
      <w:bookmarkStart w:id="5412" w:name="_Toc385672280"/>
      <w:bookmarkStart w:id="5413" w:name="_Toc393690393"/>
      <w:bookmarkEnd w:id="5411"/>
    </w:p>
    <w:p w14:paraId="37E7176A" w14:textId="77777777" w:rsidR="004C02EF" w:rsidRDefault="004C02EF" w:rsidP="004C02EF">
      <w:pPr>
        <w:pStyle w:val="40"/>
        <w:numPr>
          <w:ilvl w:val="0"/>
          <w:numId w:val="0"/>
        </w:numPr>
        <w:rPr>
          <w:snapToGrid w:val="0"/>
        </w:rPr>
      </w:pPr>
      <w:bookmarkStart w:id="5414" w:name="_Ref449966854"/>
      <w:r>
        <w:rPr>
          <w:snapToGrid w:val="0"/>
        </w:rPr>
        <w:t>15.3.4.3</w:t>
      </w:r>
      <w:r>
        <w:rPr>
          <w:snapToGrid w:val="0"/>
        </w:rPr>
        <w:tab/>
        <w:t>Function.prototype.apply (thisArg, argArray)</w:t>
      </w:r>
      <w:bookmarkEnd w:id="5414"/>
    </w:p>
    <w:p w14:paraId="377A1639" w14:textId="77777777" w:rsidR="004C02EF" w:rsidRDefault="004C02EF" w:rsidP="004C02EF">
      <w:pPr>
        <w:rPr>
          <w:snapToGrid w:val="0"/>
        </w:rPr>
      </w:pPr>
      <w:r>
        <w:rPr>
          <w:snapToGrid w:val="0"/>
        </w:rPr>
        <w:t xml:space="preserve">When the </w:t>
      </w:r>
      <w:r>
        <w:rPr>
          <w:rFonts w:ascii="Courier New" w:hAnsi="Courier New"/>
          <w:b/>
          <w:snapToGrid w:val="0"/>
        </w:rPr>
        <w:t>apply</w:t>
      </w:r>
      <w:r>
        <w:rPr>
          <w:snapToGrid w:val="0"/>
        </w:rPr>
        <w:t xml:space="preserve"> method is called on an object </w:t>
      </w:r>
      <w:r w:rsidRPr="00E91749">
        <w:rPr>
          <w:rFonts w:ascii="Times New Roman" w:hAnsi="Times New Roman"/>
          <w:i/>
          <w:snapToGrid w:val="0"/>
        </w:rPr>
        <w:t>func</w:t>
      </w:r>
      <w:r>
        <w:rPr>
          <w:snapToGrid w:val="0"/>
        </w:rPr>
        <w:t xml:space="preserve"> with arguments </w:t>
      </w:r>
      <w:r w:rsidRPr="00E91749">
        <w:rPr>
          <w:rFonts w:ascii="Times New Roman" w:hAnsi="Times New Roman"/>
          <w:i/>
          <w:snapToGrid w:val="0"/>
        </w:rPr>
        <w:t>thisArg</w:t>
      </w:r>
      <w:r>
        <w:rPr>
          <w:snapToGrid w:val="0"/>
        </w:rPr>
        <w:t xml:space="preserve"> and </w:t>
      </w:r>
      <w:r w:rsidRPr="00E91749">
        <w:rPr>
          <w:rFonts w:ascii="Times New Roman" w:hAnsi="Times New Roman"/>
          <w:i/>
          <w:snapToGrid w:val="0"/>
        </w:rPr>
        <w:t>argArray</w:t>
      </w:r>
      <w:r>
        <w:t>,</w:t>
      </w:r>
      <w:r>
        <w:rPr>
          <w:snapToGrid w:val="0"/>
        </w:rPr>
        <w:t xml:space="preserve"> the following steps are taken: </w:t>
      </w:r>
    </w:p>
    <w:p w14:paraId="61B364F1" w14:textId="77777777" w:rsidR="004C02EF" w:rsidRPr="009115A7" w:rsidRDefault="004C02EF" w:rsidP="004C02EF">
      <w:pPr>
        <w:pStyle w:val="Alg4"/>
        <w:numPr>
          <w:ilvl w:val="0"/>
          <w:numId w:val="192"/>
        </w:numPr>
      </w:pPr>
      <w:r w:rsidRPr="009115A7">
        <w:t>If IsCallable(</w:t>
      </w:r>
      <w:r w:rsidRPr="009115A7">
        <w:rPr>
          <w:i/>
        </w:rPr>
        <w:t>func</w:t>
      </w:r>
      <w:r w:rsidRPr="009115A7">
        <w:t xml:space="preserve">) is </w:t>
      </w:r>
      <w:r w:rsidRPr="009115A7">
        <w:rPr>
          <w:b/>
        </w:rPr>
        <w:t>false</w:t>
      </w:r>
      <w:r w:rsidRPr="009115A7">
        <w:t xml:space="preserve">, then throw a </w:t>
      </w:r>
      <w:r w:rsidRPr="009115A7">
        <w:rPr>
          <w:b/>
        </w:rPr>
        <w:t>TypeError</w:t>
      </w:r>
      <w:r w:rsidRPr="009115A7">
        <w:t xml:space="preserve"> exception.</w:t>
      </w:r>
    </w:p>
    <w:p w14:paraId="3A346265" w14:textId="77777777" w:rsidR="004C02EF" w:rsidRPr="009115A7" w:rsidRDefault="004C02EF" w:rsidP="004C02EF">
      <w:pPr>
        <w:pStyle w:val="Alg4"/>
        <w:numPr>
          <w:ilvl w:val="0"/>
          <w:numId w:val="192"/>
        </w:numPr>
      </w:pPr>
      <w:r w:rsidRPr="009115A7">
        <w:t xml:space="preserve">If </w:t>
      </w:r>
      <w:r w:rsidRPr="009115A7">
        <w:rPr>
          <w:i/>
        </w:rPr>
        <w:t>argArray</w:t>
      </w:r>
      <w:r w:rsidRPr="009115A7">
        <w:t xml:space="preserve"> is </w:t>
      </w:r>
      <w:r w:rsidRPr="009115A7">
        <w:rPr>
          <w:b/>
        </w:rPr>
        <w:t>null</w:t>
      </w:r>
      <w:r w:rsidRPr="009115A7">
        <w:t xml:space="preserve"> or </w:t>
      </w:r>
      <w:r w:rsidRPr="009115A7">
        <w:rPr>
          <w:b/>
        </w:rPr>
        <w:t>undefined</w:t>
      </w:r>
      <w:r w:rsidRPr="009115A7">
        <w:t>, then</w:t>
      </w:r>
    </w:p>
    <w:p w14:paraId="06AF854D" w14:textId="77777777" w:rsidR="004C02EF" w:rsidRPr="009115A7" w:rsidRDefault="004C02EF" w:rsidP="004C02EF">
      <w:pPr>
        <w:pStyle w:val="Alg4"/>
        <w:numPr>
          <w:ilvl w:val="1"/>
          <w:numId w:val="192"/>
        </w:numPr>
      </w:pPr>
      <w:r w:rsidRPr="009115A7">
        <w:t xml:space="preserve">Return the result of calling the [[Call]] internal method of </w:t>
      </w:r>
      <w:r w:rsidRPr="009115A7">
        <w:rPr>
          <w:i/>
        </w:rPr>
        <w:t>func</w:t>
      </w:r>
      <w:r w:rsidRPr="009115A7">
        <w:t xml:space="preserve">, providing </w:t>
      </w:r>
      <w:r w:rsidRPr="009115A7">
        <w:rPr>
          <w:i/>
        </w:rPr>
        <w:t>thisArg</w:t>
      </w:r>
      <w:r w:rsidRPr="009115A7">
        <w:t xml:space="preserve"> as the </w:t>
      </w:r>
      <w:r w:rsidRPr="009115A7">
        <w:rPr>
          <w:b/>
        </w:rPr>
        <w:t>this</w:t>
      </w:r>
      <w:r w:rsidRPr="009115A7">
        <w:t xml:space="preserve"> value and an empty list of arguments.</w:t>
      </w:r>
    </w:p>
    <w:p w14:paraId="16998ED3" w14:textId="77777777" w:rsidR="004C02EF" w:rsidRPr="009115A7" w:rsidRDefault="004C02EF" w:rsidP="004C02EF">
      <w:pPr>
        <w:pStyle w:val="Alg4"/>
        <w:numPr>
          <w:ilvl w:val="0"/>
          <w:numId w:val="192"/>
        </w:numPr>
      </w:pPr>
      <w:r w:rsidRPr="009115A7">
        <w:t>If Type(</w:t>
      </w:r>
      <w:r w:rsidRPr="009115A7">
        <w:rPr>
          <w:i/>
        </w:rPr>
        <w:t>argArray</w:t>
      </w:r>
      <w:r w:rsidRPr="009115A7">
        <w:t xml:space="preserve">) is not Object, then throw a </w:t>
      </w:r>
      <w:r w:rsidRPr="009115A7">
        <w:rPr>
          <w:b/>
        </w:rPr>
        <w:t>TypeError</w:t>
      </w:r>
      <w:r w:rsidRPr="009115A7">
        <w:t xml:space="preserve"> exception.</w:t>
      </w:r>
    </w:p>
    <w:p w14:paraId="1C0902CE" w14:textId="77777777" w:rsidR="004C02EF" w:rsidRPr="009115A7" w:rsidRDefault="004C02EF" w:rsidP="004C02EF">
      <w:pPr>
        <w:pStyle w:val="Alg4"/>
        <w:numPr>
          <w:ilvl w:val="0"/>
          <w:numId w:val="192"/>
        </w:numPr>
      </w:pPr>
      <w:r w:rsidRPr="009115A7">
        <w:t xml:space="preserve">Let </w:t>
      </w:r>
      <w:r w:rsidRPr="009115A7">
        <w:rPr>
          <w:i/>
        </w:rPr>
        <w:t>len</w:t>
      </w:r>
      <w:r w:rsidRPr="009115A7">
        <w:t xml:space="preserve"> be the result of calling the [[Get]] internal method of </w:t>
      </w:r>
      <w:r w:rsidRPr="009115A7">
        <w:rPr>
          <w:i/>
        </w:rPr>
        <w:t>argArray</w:t>
      </w:r>
      <w:r w:rsidRPr="009115A7">
        <w:t xml:space="preserve"> with argument </w:t>
      </w:r>
      <w:r>
        <w:rPr>
          <w:rFonts w:ascii="Courier New" w:hAnsi="Courier New" w:cs="Courier New"/>
          <w:b/>
        </w:rPr>
        <w:t>"length"</w:t>
      </w:r>
      <w:r w:rsidRPr="009115A7">
        <w:t>.</w:t>
      </w:r>
    </w:p>
    <w:p w14:paraId="20BD5D9F" w14:textId="77777777" w:rsidR="004C02EF" w:rsidRPr="009115A7" w:rsidRDefault="004C02EF" w:rsidP="004C02EF">
      <w:pPr>
        <w:pStyle w:val="Alg4"/>
        <w:numPr>
          <w:ilvl w:val="0"/>
          <w:numId w:val="192"/>
        </w:numPr>
      </w:pPr>
      <w:r w:rsidRPr="009115A7">
        <w:t xml:space="preserve">Let </w:t>
      </w:r>
      <w:r w:rsidRPr="009115A7">
        <w:rPr>
          <w:i/>
        </w:rPr>
        <w:t>n</w:t>
      </w:r>
      <w:r w:rsidRPr="009115A7">
        <w:t xml:space="preserve"> be ToUint32(</w:t>
      </w:r>
      <w:r w:rsidRPr="009115A7">
        <w:rPr>
          <w:i/>
        </w:rPr>
        <w:t>len</w:t>
      </w:r>
      <w:r w:rsidRPr="009115A7">
        <w:t>).</w:t>
      </w:r>
    </w:p>
    <w:p w14:paraId="1BBD6CDD" w14:textId="77777777" w:rsidR="004C02EF" w:rsidRPr="009115A7" w:rsidRDefault="004C02EF" w:rsidP="004C02EF">
      <w:pPr>
        <w:pStyle w:val="Alg4"/>
        <w:numPr>
          <w:ilvl w:val="0"/>
          <w:numId w:val="192"/>
        </w:numPr>
      </w:pPr>
      <w:r w:rsidRPr="009115A7">
        <w:t xml:space="preserve">Let </w:t>
      </w:r>
      <w:r w:rsidRPr="009115A7">
        <w:rPr>
          <w:i/>
        </w:rPr>
        <w:t>argList</w:t>
      </w:r>
      <w:r w:rsidRPr="009115A7">
        <w:t xml:space="preserve">  be an empty List.</w:t>
      </w:r>
    </w:p>
    <w:p w14:paraId="4D06146E" w14:textId="77777777" w:rsidR="004C02EF" w:rsidRPr="009115A7" w:rsidRDefault="004C02EF" w:rsidP="004C02EF">
      <w:pPr>
        <w:pStyle w:val="Alg4"/>
        <w:numPr>
          <w:ilvl w:val="0"/>
          <w:numId w:val="192"/>
        </w:numPr>
      </w:pPr>
      <w:r w:rsidRPr="009115A7">
        <w:t xml:space="preserve">Let </w:t>
      </w:r>
      <w:r w:rsidRPr="009115A7">
        <w:rPr>
          <w:i/>
        </w:rPr>
        <w:t>index</w:t>
      </w:r>
      <w:r w:rsidRPr="009115A7">
        <w:t xml:space="preserve"> be 0.</w:t>
      </w:r>
    </w:p>
    <w:p w14:paraId="7D4A9800" w14:textId="77777777" w:rsidR="004C02EF" w:rsidRPr="009115A7" w:rsidRDefault="004C02EF" w:rsidP="004C02EF">
      <w:pPr>
        <w:pStyle w:val="Alg4"/>
        <w:numPr>
          <w:ilvl w:val="0"/>
          <w:numId w:val="192"/>
        </w:numPr>
      </w:pPr>
      <w:r w:rsidRPr="009115A7">
        <w:t xml:space="preserve">Repeat while </w:t>
      </w:r>
      <w:r w:rsidRPr="009115A7">
        <w:rPr>
          <w:i/>
        </w:rPr>
        <w:t>index</w:t>
      </w:r>
      <w:r w:rsidRPr="009115A7">
        <w:t xml:space="preserve"> &lt; </w:t>
      </w:r>
      <w:r w:rsidRPr="009115A7">
        <w:rPr>
          <w:i/>
        </w:rPr>
        <w:t>n</w:t>
      </w:r>
    </w:p>
    <w:p w14:paraId="31B62240" w14:textId="77777777" w:rsidR="004C02EF" w:rsidRPr="009115A7" w:rsidRDefault="004C02EF" w:rsidP="004C02EF">
      <w:pPr>
        <w:pStyle w:val="Alg4"/>
        <w:numPr>
          <w:ilvl w:val="1"/>
          <w:numId w:val="192"/>
        </w:numPr>
      </w:pPr>
      <w:r w:rsidRPr="009115A7">
        <w:t xml:space="preserve">Let </w:t>
      </w:r>
      <w:r w:rsidRPr="009115A7">
        <w:rPr>
          <w:i/>
        </w:rPr>
        <w:t>indexName</w:t>
      </w:r>
      <w:r w:rsidRPr="009115A7">
        <w:t xml:space="preserve"> be ToString(</w:t>
      </w:r>
      <w:r w:rsidRPr="009115A7">
        <w:rPr>
          <w:i/>
        </w:rPr>
        <w:t>index</w:t>
      </w:r>
      <w:r w:rsidRPr="009115A7">
        <w:t>).</w:t>
      </w:r>
    </w:p>
    <w:p w14:paraId="334CBA9B" w14:textId="77777777" w:rsidR="004C02EF" w:rsidRPr="009115A7" w:rsidRDefault="004C02EF" w:rsidP="004C02EF">
      <w:pPr>
        <w:pStyle w:val="Alg4"/>
        <w:numPr>
          <w:ilvl w:val="1"/>
          <w:numId w:val="192"/>
        </w:numPr>
      </w:pPr>
      <w:r w:rsidRPr="009115A7">
        <w:t xml:space="preserve">Let </w:t>
      </w:r>
      <w:r w:rsidRPr="009115A7">
        <w:rPr>
          <w:i/>
        </w:rPr>
        <w:t>nextArg</w:t>
      </w:r>
      <w:r w:rsidRPr="009115A7">
        <w:t xml:space="preserve"> be the result of calling the [[Get]] internal method of </w:t>
      </w:r>
      <w:r w:rsidRPr="009115A7">
        <w:rPr>
          <w:i/>
        </w:rPr>
        <w:t>argArray</w:t>
      </w:r>
      <w:r w:rsidRPr="009115A7">
        <w:t xml:space="preserve"> with </w:t>
      </w:r>
      <w:r w:rsidRPr="009115A7">
        <w:rPr>
          <w:i/>
        </w:rPr>
        <w:t>indexName</w:t>
      </w:r>
      <w:r w:rsidRPr="009115A7">
        <w:t xml:space="preserve"> as the argument.</w:t>
      </w:r>
    </w:p>
    <w:p w14:paraId="219F9F7B" w14:textId="77777777" w:rsidR="004C02EF" w:rsidRPr="009115A7" w:rsidRDefault="004C02EF" w:rsidP="004C02EF">
      <w:pPr>
        <w:pStyle w:val="Alg4"/>
        <w:numPr>
          <w:ilvl w:val="1"/>
          <w:numId w:val="192"/>
        </w:numPr>
      </w:pPr>
      <w:r w:rsidRPr="009115A7">
        <w:t xml:space="preserve">Append </w:t>
      </w:r>
      <w:r w:rsidRPr="009115A7">
        <w:rPr>
          <w:i/>
        </w:rPr>
        <w:t>nextArg</w:t>
      </w:r>
      <w:r w:rsidRPr="009115A7">
        <w:t xml:space="preserve"> as the last element of </w:t>
      </w:r>
      <w:r w:rsidRPr="009115A7">
        <w:rPr>
          <w:i/>
        </w:rPr>
        <w:t>argList</w:t>
      </w:r>
      <w:r w:rsidRPr="009115A7">
        <w:t>.</w:t>
      </w:r>
    </w:p>
    <w:p w14:paraId="03B5FCFE" w14:textId="77777777" w:rsidR="004C02EF" w:rsidRPr="009115A7" w:rsidRDefault="004C02EF" w:rsidP="004C02EF">
      <w:pPr>
        <w:pStyle w:val="Alg4"/>
        <w:numPr>
          <w:ilvl w:val="1"/>
          <w:numId w:val="192"/>
        </w:numPr>
      </w:pPr>
      <w:r w:rsidRPr="009115A7">
        <w:t xml:space="preserve">Set </w:t>
      </w:r>
      <w:r w:rsidRPr="009115A7">
        <w:rPr>
          <w:i/>
        </w:rPr>
        <w:t>index</w:t>
      </w:r>
      <w:r w:rsidRPr="009115A7">
        <w:t xml:space="preserve"> to </w:t>
      </w:r>
      <w:r w:rsidRPr="009115A7">
        <w:rPr>
          <w:i/>
        </w:rPr>
        <w:t>index</w:t>
      </w:r>
      <w:r w:rsidRPr="009115A7">
        <w:t xml:space="preserve"> + 1.</w:t>
      </w:r>
    </w:p>
    <w:p w14:paraId="77B73E70" w14:textId="77777777" w:rsidR="004C02EF" w:rsidRPr="009115A7" w:rsidRDefault="004C02EF" w:rsidP="004C02EF">
      <w:pPr>
        <w:pStyle w:val="Alg4"/>
        <w:numPr>
          <w:ilvl w:val="0"/>
          <w:numId w:val="192"/>
        </w:numPr>
        <w:spacing w:after="120"/>
      </w:pPr>
      <w:r w:rsidRPr="009115A7">
        <w:t xml:space="preserve">Return the result of calling the [[Call]] internal method of </w:t>
      </w:r>
      <w:r w:rsidRPr="009115A7">
        <w:rPr>
          <w:i/>
        </w:rPr>
        <w:t>func</w:t>
      </w:r>
      <w:r w:rsidRPr="009115A7">
        <w:t xml:space="preserve">, providing </w:t>
      </w:r>
      <w:r w:rsidRPr="009115A7">
        <w:rPr>
          <w:i/>
        </w:rPr>
        <w:t>thisArg</w:t>
      </w:r>
      <w:r w:rsidRPr="009115A7">
        <w:t xml:space="preserve"> as the </w:t>
      </w:r>
      <w:r w:rsidRPr="009115A7">
        <w:rPr>
          <w:b/>
        </w:rPr>
        <w:t>this</w:t>
      </w:r>
      <w:r w:rsidRPr="009115A7">
        <w:t xml:space="preserve"> value and </w:t>
      </w:r>
      <w:r w:rsidRPr="009115A7">
        <w:rPr>
          <w:i/>
        </w:rPr>
        <w:t>argList</w:t>
      </w:r>
      <w:r w:rsidRPr="009115A7">
        <w:t xml:space="preserve"> as the list of arguments.</w:t>
      </w:r>
    </w:p>
    <w:p w14:paraId="4BE3484C" w14:textId="77777777" w:rsidR="004C02EF" w:rsidRDefault="004C02EF" w:rsidP="004C02EF">
      <w:bookmarkStart w:id="5415" w:name="_Ref449966870"/>
      <w:bookmarkStart w:id="5416" w:name="_Ref455972205"/>
      <w:r>
        <w:t xml:space="preserve">The </w:t>
      </w:r>
      <w:r>
        <w:rPr>
          <w:rFonts w:ascii="Courier New" w:hAnsi="Courier New"/>
          <w:b/>
        </w:rPr>
        <w:t>length</w:t>
      </w:r>
      <w:r>
        <w:t xml:space="preserve"> property of the </w:t>
      </w:r>
      <w:r>
        <w:rPr>
          <w:rFonts w:ascii="Courier New" w:hAnsi="Courier New"/>
          <w:b/>
        </w:rPr>
        <w:t>apply</w:t>
      </w:r>
      <w:r>
        <w:t xml:space="preserve"> method is </w:t>
      </w:r>
      <w:r>
        <w:rPr>
          <w:b/>
        </w:rPr>
        <w:t>2</w:t>
      </w:r>
      <w:r>
        <w:t>.</w:t>
      </w:r>
    </w:p>
    <w:p w14:paraId="69595DF4" w14:textId="77777777" w:rsidR="004C02EF" w:rsidRPr="00C43635" w:rsidRDefault="004C02EF" w:rsidP="004C02EF">
      <w:pPr>
        <w:pStyle w:val="Note"/>
      </w:pPr>
      <w:r w:rsidRPr="009115A7">
        <w:t>NOTE</w:t>
      </w:r>
      <w:r w:rsidRPr="009115A7">
        <w:tab/>
        <w:t xml:space="preserve">The thisArg value is passed without modification as the </w:t>
      </w:r>
      <w:r w:rsidRPr="009115A7">
        <w:rPr>
          <w:b/>
        </w:rPr>
        <w:t>this</w:t>
      </w:r>
      <w:r w:rsidRPr="009115A7">
        <w:t xml:space="preserve"> value. This is a change from Edition </w:t>
      </w:r>
      <w:r w:rsidR="00531E56">
        <w:t>3</w:t>
      </w:r>
      <w:r w:rsidRPr="009115A7">
        <w:t xml:space="preserve">, where a </w:t>
      </w:r>
      <w:r w:rsidRPr="009115A7">
        <w:rPr>
          <w:b/>
        </w:rPr>
        <w:t>undefined</w:t>
      </w:r>
      <w:r w:rsidRPr="009115A7">
        <w:t xml:space="preserve"> or </w:t>
      </w:r>
      <w:r w:rsidRPr="009115A7">
        <w:rPr>
          <w:b/>
        </w:rPr>
        <w:t>null</w:t>
      </w:r>
      <w:r w:rsidRPr="009115A7">
        <w:t xml:space="preserve"> thisArg is replaced with the global object and ToObject is applied to all other values and that result is passed as the </w:t>
      </w:r>
      <w:r w:rsidRPr="009115A7">
        <w:rPr>
          <w:b/>
        </w:rPr>
        <w:t>this</w:t>
      </w:r>
      <w:r w:rsidRPr="009115A7">
        <w:t xml:space="preserve"> value.</w:t>
      </w:r>
    </w:p>
    <w:p w14:paraId="24764B62" w14:textId="77777777" w:rsidR="004C02EF" w:rsidRDefault="004C02EF" w:rsidP="004C02EF">
      <w:pPr>
        <w:pStyle w:val="40"/>
        <w:numPr>
          <w:ilvl w:val="0"/>
          <w:numId w:val="0"/>
        </w:numPr>
        <w:rPr>
          <w:snapToGrid w:val="0"/>
        </w:rPr>
      </w:pPr>
      <w:bookmarkStart w:id="5417" w:name="_Ref457709044"/>
      <w:r>
        <w:rPr>
          <w:snapToGrid w:val="0"/>
        </w:rPr>
        <w:t>15.3.4.4</w:t>
      </w:r>
      <w:r>
        <w:rPr>
          <w:snapToGrid w:val="0"/>
        </w:rPr>
        <w:tab/>
        <w:t>Function.prototype.call (thisArg [ , arg1 [ , arg2, … ] ] )</w:t>
      </w:r>
      <w:bookmarkEnd w:id="5415"/>
      <w:bookmarkEnd w:id="5416"/>
      <w:bookmarkEnd w:id="5417"/>
    </w:p>
    <w:p w14:paraId="6936BE19" w14:textId="77777777" w:rsidR="004C02EF" w:rsidRDefault="004C02EF" w:rsidP="004C02EF">
      <w:pPr>
        <w:rPr>
          <w:snapToGrid w:val="0"/>
        </w:rPr>
      </w:pPr>
      <w:r>
        <w:rPr>
          <w:snapToGrid w:val="0"/>
        </w:rPr>
        <w:t xml:space="preserve">When the </w:t>
      </w:r>
      <w:r>
        <w:rPr>
          <w:rFonts w:ascii="Courier New" w:hAnsi="Courier New"/>
          <w:b/>
          <w:snapToGrid w:val="0"/>
        </w:rPr>
        <w:t>call</w:t>
      </w:r>
      <w:r>
        <w:rPr>
          <w:snapToGrid w:val="0"/>
        </w:rPr>
        <w:t xml:space="preserve"> method is called on an object </w:t>
      </w:r>
      <w:r w:rsidRPr="00E91749">
        <w:rPr>
          <w:rFonts w:ascii="Times New Roman" w:hAnsi="Times New Roman"/>
          <w:i/>
          <w:snapToGrid w:val="0"/>
        </w:rPr>
        <w:t>func</w:t>
      </w:r>
      <w:r>
        <w:rPr>
          <w:snapToGrid w:val="0"/>
        </w:rPr>
        <w:t xml:space="preserve"> with argument </w:t>
      </w:r>
      <w:r w:rsidRPr="00E91749">
        <w:rPr>
          <w:rFonts w:ascii="Times New Roman" w:hAnsi="Times New Roman"/>
          <w:i/>
          <w:snapToGrid w:val="0"/>
        </w:rPr>
        <w:t>thisArg</w:t>
      </w:r>
      <w:r>
        <w:rPr>
          <w:snapToGrid w:val="0"/>
        </w:rPr>
        <w:t xml:space="preserve"> and optional arguments </w:t>
      </w:r>
      <w:r w:rsidRPr="00E91749">
        <w:rPr>
          <w:rFonts w:ascii="Times New Roman" w:hAnsi="Times New Roman"/>
          <w:i/>
          <w:snapToGrid w:val="0"/>
        </w:rPr>
        <w:t>arg1</w:t>
      </w:r>
      <w:r>
        <w:rPr>
          <w:snapToGrid w:val="0"/>
        </w:rPr>
        <w:t xml:space="preserve">, </w:t>
      </w:r>
      <w:r w:rsidRPr="00E91749">
        <w:rPr>
          <w:rFonts w:ascii="Times New Roman" w:hAnsi="Times New Roman"/>
          <w:i/>
          <w:snapToGrid w:val="0"/>
        </w:rPr>
        <w:t>arg2</w:t>
      </w:r>
      <w:r>
        <w:rPr>
          <w:snapToGrid w:val="0"/>
        </w:rPr>
        <w:t xml:space="preserve"> etc, the following steps are taken:</w:t>
      </w:r>
    </w:p>
    <w:p w14:paraId="7427BA91" w14:textId="77777777" w:rsidR="004C02EF" w:rsidRPr="00AA0E90" w:rsidRDefault="004C02EF" w:rsidP="004C02EF">
      <w:pPr>
        <w:pStyle w:val="Alg4"/>
        <w:numPr>
          <w:ilvl w:val="0"/>
          <w:numId w:val="193"/>
        </w:numPr>
      </w:pPr>
      <w:r w:rsidRPr="00AA0E90">
        <w:t xml:space="preserve"> If IsCallable(</w:t>
      </w:r>
      <w:r w:rsidRPr="00AA0E90">
        <w:rPr>
          <w:i/>
        </w:rPr>
        <w:t>func</w:t>
      </w:r>
      <w:r w:rsidRPr="00AA0E90">
        <w:t xml:space="preserve">) is </w:t>
      </w:r>
      <w:r w:rsidRPr="00AA0E90">
        <w:rPr>
          <w:b/>
        </w:rPr>
        <w:t>false</w:t>
      </w:r>
      <w:r w:rsidRPr="00AA0E90">
        <w:t xml:space="preserve">, then throw a </w:t>
      </w:r>
      <w:r w:rsidRPr="00AA0E90">
        <w:rPr>
          <w:b/>
        </w:rPr>
        <w:t>TypeError</w:t>
      </w:r>
      <w:r w:rsidRPr="00AA0E90">
        <w:t xml:space="preserve"> exception.</w:t>
      </w:r>
    </w:p>
    <w:p w14:paraId="332D45B0" w14:textId="77777777" w:rsidR="004C02EF" w:rsidRPr="00AA0E90" w:rsidRDefault="004C02EF" w:rsidP="004C02EF">
      <w:pPr>
        <w:pStyle w:val="Alg4"/>
        <w:numPr>
          <w:ilvl w:val="0"/>
          <w:numId w:val="193"/>
        </w:numPr>
      </w:pPr>
      <w:r w:rsidRPr="00AA0E90">
        <w:t xml:space="preserve">Let </w:t>
      </w:r>
      <w:r w:rsidRPr="00AA0E90">
        <w:rPr>
          <w:i/>
        </w:rPr>
        <w:t>argList</w:t>
      </w:r>
      <w:r w:rsidRPr="00AA0E90">
        <w:t xml:space="preserve"> be an empty List.</w:t>
      </w:r>
    </w:p>
    <w:p w14:paraId="6AD731E6" w14:textId="77777777" w:rsidR="004C02EF" w:rsidRPr="00AA0E90" w:rsidRDefault="004C02EF" w:rsidP="004C02EF">
      <w:pPr>
        <w:pStyle w:val="Alg4"/>
        <w:numPr>
          <w:ilvl w:val="0"/>
          <w:numId w:val="193"/>
        </w:numPr>
      </w:pPr>
      <w:r w:rsidRPr="00AA0E90">
        <w:t xml:space="preserve">If this method was called with more than one argument then in left to right order starting with </w:t>
      </w:r>
      <w:r w:rsidRPr="00AA0E90">
        <w:rPr>
          <w:i/>
        </w:rPr>
        <w:t>arg1</w:t>
      </w:r>
      <w:r w:rsidRPr="00AA0E90">
        <w:t xml:space="preserve"> append each argument as the last element of </w:t>
      </w:r>
      <w:r w:rsidRPr="00AA0E90">
        <w:rPr>
          <w:i/>
        </w:rPr>
        <w:t>argList</w:t>
      </w:r>
    </w:p>
    <w:p w14:paraId="5CA230E6" w14:textId="77777777" w:rsidR="004C02EF" w:rsidRPr="00AA0E90" w:rsidRDefault="004C02EF" w:rsidP="004C02EF">
      <w:pPr>
        <w:pStyle w:val="Alg4"/>
        <w:numPr>
          <w:ilvl w:val="0"/>
          <w:numId w:val="193"/>
        </w:numPr>
        <w:spacing w:after="120"/>
      </w:pPr>
      <w:r w:rsidRPr="00AA0E90">
        <w:t xml:space="preserve">Return the result of calling the [[Call]] internal method of </w:t>
      </w:r>
      <w:r w:rsidRPr="00AA0E90">
        <w:rPr>
          <w:i/>
        </w:rPr>
        <w:t>func</w:t>
      </w:r>
      <w:r w:rsidRPr="00AA0E90">
        <w:t xml:space="preserve">, providing </w:t>
      </w:r>
      <w:r w:rsidRPr="00AA0E90">
        <w:rPr>
          <w:i/>
        </w:rPr>
        <w:t>thisArg</w:t>
      </w:r>
      <w:r w:rsidRPr="00AA0E90">
        <w:t xml:space="preserve"> as the </w:t>
      </w:r>
      <w:r w:rsidRPr="00AA0E90">
        <w:rPr>
          <w:b/>
        </w:rPr>
        <w:t>this</w:t>
      </w:r>
      <w:r w:rsidRPr="00AA0E90">
        <w:t xml:space="preserve"> value and </w:t>
      </w:r>
      <w:r w:rsidRPr="00AA0E90">
        <w:rPr>
          <w:i/>
        </w:rPr>
        <w:t>argList</w:t>
      </w:r>
      <w:r w:rsidRPr="00AA0E90">
        <w:t xml:space="preserve"> as the list of arguments.</w:t>
      </w:r>
    </w:p>
    <w:p w14:paraId="553ADA92"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call</w:t>
      </w:r>
      <w:r>
        <w:t xml:space="preserve"> method is </w:t>
      </w:r>
      <w:r>
        <w:rPr>
          <w:b/>
        </w:rPr>
        <w:t>1</w:t>
      </w:r>
      <w:r>
        <w:t>.</w:t>
      </w:r>
    </w:p>
    <w:p w14:paraId="4DDFE5E9" w14:textId="77777777" w:rsidR="004C02EF" w:rsidRPr="00C43635" w:rsidRDefault="004C02EF" w:rsidP="004C02EF">
      <w:pPr>
        <w:pStyle w:val="Note"/>
      </w:pPr>
      <w:r w:rsidRPr="00AA0E90">
        <w:t>NOTE</w:t>
      </w:r>
      <w:r w:rsidRPr="00AA0E90">
        <w:tab/>
        <w:t xml:space="preserve">The thisArg value is passed without modification as the </w:t>
      </w:r>
      <w:r w:rsidRPr="00AA0E90">
        <w:rPr>
          <w:b/>
        </w:rPr>
        <w:t>this</w:t>
      </w:r>
      <w:r w:rsidRPr="00AA0E90">
        <w:t xml:space="preserve"> value. This is a change from Edition </w:t>
      </w:r>
      <w:r w:rsidR="00531E56">
        <w:t>3</w:t>
      </w:r>
      <w:r w:rsidRPr="00AA0E90">
        <w:t xml:space="preserve">, where a </w:t>
      </w:r>
      <w:r w:rsidRPr="00AA0E90">
        <w:rPr>
          <w:b/>
        </w:rPr>
        <w:t>undefined</w:t>
      </w:r>
      <w:r w:rsidRPr="00AA0E90">
        <w:t xml:space="preserve"> or </w:t>
      </w:r>
      <w:r w:rsidRPr="00AA0E90">
        <w:rPr>
          <w:b/>
        </w:rPr>
        <w:t>null</w:t>
      </w:r>
      <w:r w:rsidRPr="00AA0E90">
        <w:t xml:space="preserve"> thisArg is replaced with the global object and ToObject is applied to all other values and that result is passed as the </w:t>
      </w:r>
      <w:r w:rsidRPr="00AA0E90">
        <w:rPr>
          <w:b/>
        </w:rPr>
        <w:t>this</w:t>
      </w:r>
      <w:r w:rsidRPr="00AA0E90">
        <w:t xml:space="preserve"> value.</w:t>
      </w:r>
    </w:p>
    <w:p w14:paraId="2183F171" w14:textId="77777777" w:rsidR="004C02EF" w:rsidRDefault="004C02EF" w:rsidP="004C02EF">
      <w:pPr>
        <w:pStyle w:val="40"/>
        <w:numPr>
          <w:ilvl w:val="0"/>
          <w:numId w:val="0"/>
        </w:numPr>
      </w:pPr>
      <w:bookmarkStart w:id="5418" w:name="_Ref457710564"/>
      <w:bookmarkStart w:id="5419" w:name="_Toc472818919"/>
      <w:r>
        <w:t>15.3.4.5</w:t>
      </w:r>
      <w:r>
        <w:tab/>
        <w:t>Function.prototype.bind (thisArg [, arg1 [, arg2, …]])</w:t>
      </w:r>
    </w:p>
    <w:p w14:paraId="5DD22EB3" w14:textId="77777777" w:rsidR="004C02EF" w:rsidRDefault="004C02EF" w:rsidP="004C02EF">
      <w:r>
        <w:t xml:space="preserve">The bind method takes one or more arguments, </w:t>
      </w:r>
      <w:r w:rsidRPr="00E91749">
        <w:rPr>
          <w:rFonts w:ascii="Times New Roman" w:hAnsi="Times New Roman"/>
          <w:i/>
        </w:rPr>
        <w:t>thisArg</w:t>
      </w:r>
      <w:r>
        <w:t xml:space="preserve"> and (optionally) </w:t>
      </w:r>
      <w:r w:rsidRPr="00E91749">
        <w:rPr>
          <w:rFonts w:ascii="Times New Roman" w:hAnsi="Times New Roman"/>
          <w:i/>
        </w:rPr>
        <w:t>arg1</w:t>
      </w:r>
      <w:r>
        <w:t xml:space="preserve">, </w:t>
      </w:r>
      <w:r w:rsidRPr="00E91749">
        <w:rPr>
          <w:rFonts w:ascii="Times New Roman" w:hAnsi="Times New Roman"/>
          <w:i/>
        </w:rPr>
        <w:t>arg2</w:t>
      </w:r>
      <w:r>
        <w:t>, etc, and returns a new function object by performing the following steps:</w:t>
      </w:r>
    </w:p>
    <w:p w14:paraId="63568123" w14:textId="77777777" w:rsidR="004C02EF" w:rsidRPr="00AA0E90" w:rsidRDefault="004C02EF" w:rsidP="004C02EF">
      <w:pPr>
        <w:pStyle w:val="Alg4"/>
        <w:numPr>
          <w:ilvl w:val="0"/>
          <w:numId w:val="194"/>
        </w:numPr>
      </w:pPr>
      <w:r w:rsidRPr="00AA0E90">
        <w:t xml:space="preserve">Let </w:t>
      </w:r>
      <w:r w:rsidRPr="00AA0E90">
        <w:rPr>
          <w:i/>
        </w:rPr>
        <w:t xml:space="preserve">Target </w:t>
      </w:r>
      <w:r w:rsidRPr="00AA0E90">
        <w:t xml:space="preserve">be the </w:t>
      </w:r>
      <w:r w:rsidRPr="00AA0E90">
        <w:rPr>
          <w:b/>
        </w:rPr>
        <w:t xml:space="preserve">this </w:t>
      </w:r>
      <w:r w:rsidRPr="00AA0E90">
        <w:t>value.</w:t>
      </w:r>
    </w:p>
    <w:p w14:paraId="08A4FC14" w14:textId="77777777" w:rsidR="004C02EF" w:rsidRPr="00AA0E90" w:rsidRDefault="004C02EF" w:rsidP="004C02EF">
      <w:pPr>
        <w:pStyle w:val="Alg4"/>
        <w:numPr>
          <w:ilvl w:val="0"/>
          <w:numId w:val="194"/>
        </w:numPr>
      </w:pPr>
      <w:r w:rsidRPr="00AA0E90">
        <w:t>If IsCallable(</w:t>
      </w:r>
      <w:r w:rsidRPr="00AA0E90">
        <w:rPr>
          <w:i/>
        </w:rPr>
        <w:t>Target</w:t>
      </w:r>
      <w:r w:rsidRPr="00AA0E90">
        <w:t xml:space="preserve">) is </w:t>
      </w:r>
      <w:r w:rsidRPr="00AA0E90">
        <w:rPr>
          <w:b/>
        </w:rPr>
        <w:t>false</w:t>
      </w:r>
      <w:r w:rsidRPr="00AA0E90">
        <w:t xml:space="preserve">, throw a </w:t>
      </w:r>
      <w:r w:rsidRPr="00AA0E90">
        <w:rPr>
          <w:b/>
        </w:rPr>
        <w:t xml:space="preserve">TypeError </w:t>
      </w:r>
      <w:r w:rsidRPr="00AA0E90">
        <w:t>exception.</w:t>
      </w:r>
    </w:p>
    <w:p w14:paraId="3C672F02" w14:textId="77777777" w:rsidR="004C02EF" w:rsidRPr="00AA0E90" w:rsidRDefault="004C02EF" w:rsidP="004C02EF">
      <w:pPr>
        <w:pStyle w:val="Alg4"/>
        <w:numPr>
          <w:ilvl w:val="0"/>
          <w:numId w:val="194"/>
        </w:numPr>
      </w:pPr>
      <w:r w:rsidRPr="00AA0E90">
        <w:t xml:space="preserve">Let </w:t>
      </w:r>
      <w:r w:rsidRPr="00AA0E90">
        <w:rPr>
          <w:i/>
        </w:rPr>
        <w:t xml:space="preserve">A </w:t>
      </w:r>
      <w:r w:rsidRPr="00AA0E90">
        <w:t xml:space="preserve">be a new (possibly empty) internal list of all of the argument values provided after </w:t>
      </w:r>
      <w:r w:rsidRPr="00AA0E90">
        <w:rPr>
          <w:i/>
        </w:rPr>
        <w:t xml:space="preserve">thisArg </w:t>
      </w:r>
      <w:r w:rsidRPr="00AA0E90">
        <w:t>(</w:t>
      </w:r>
      <w:r w:rsidRPr="00AA0E90">
        <w:rPr>
          <w:i/>
        </w:rPr>
        <w:t>arg1</w:t>
      </w:r>
      <w:r w:rsidRPr="00AA0E90">
        <w:t xml:space="preserve">, </w:t>
      </w:r>
      <w:r w:rsidRPr="00AA0E90">
        <w:rPr>
          <w:i/>
        </w:rPr>
        <w:t>arg2</w:t>
      </w:r>
      <w:r w:rsidRPr="00AA0E90">
        <w:t xml:space="preserve"> etc), in order.</w:t>
      </w:r>
    </w:p>
    <w:p w14:paraId="5D832BDA" w14:textId="77777777" w:rsidR="004C02EF" w:rsidRPr="00AA0E90" w:rsidRDefault="004C02EF" w:rsidP="004C02EF">
      <w:pPr>
        <w:pStyle w:val="Alg4"/>
        <w:numPr>
          <w:ilvl w:val="0"/>
          <w:numId w:val="194"/>
        </w:numPr>
      </w:pPr>
      <w:r w:rsidRPr="00AA0E90">
        <w:t xml:space="preserve">Let </w:t>
      </w:r>
      <w:r w:rsidRPr="00AA0E90">
        <w:rPr>
          <w:i/>
        </w:rPr>
        <w:t>F</w:t>
      </w:r>
      <w:r w:rsidRPr="00AA0E90">
        <w:t xml:space="preserve"> be a new native ECMAScript object .</w:t>
      </w:r>
    </w:p>
    <w:p w14:paraId="0C363905" w14:textId="77777777" w:rsidR="004C02EF" w:rsidRDefault="004C02EF" w:rsidP="004C02EF">
      <w:pPr>
        <w:pStyle w:val="Alg4"/>
        <w:numPr>
          <w:ilvl w:val="0"/>
          <w:numId w:val="194"/>
        </w:numPr>
      </w:pPr>
      <w:r>
        <w:t xml:space="preserve">Set </w:t>
      </w:r>
      <w:r w:rsidRPr="00A115DC">
        <w:t>all the internal methods</w:t>
      </w:r>
      <w:r>
        <w:t xml:space="preserve">, except for [[Get]], of </w:t>
      </w:r>
      <w:r w:rsidRPr="00AA0E90">
        <w:rPr>
          <w:i/>
        </w:rPr>
        <w:t>F</w:t>
      </w:r>
      <w:r>
        <w:t xml:space="preserve"> </w:t>
      </w:r>
      <w:r w:rsidRPr="00A115DC">
        <w:t>as specified in 8.12</w:t>
      </w:r>
      <w:r>
        <w:t>.</w:t>
      </w:r>
    </w:p>
    <w:p w14:paraId="17361ABC" w14:textId="77777777" w:rsidR="004C02EF" w:rsidRDefault="004C02EF" w:rsidP="004C02EF">
      <w:pPr>
        <w:pStyle w:val="Alg4"/>
        <w:numPr>
          <w:ilvl w:val="0"/>
          <w:numId w:val="194"/>
        </w:numPr>
      </w:pPr>
      <w:r w:rsidRPr="00AA0E90">
        <w:t>Set the [[</w:t>
      </w:r>
      <w:r>
        <w:t>Get</w:t>
      </w:r>
      <w:r w:rsidRPr="00AA0E90">
        <w:t xml:space="preserve">]] internal property of </w:t>
      </w:r>
      <w:r w:rsidRPr="00AA0E90">
        <w:rPr>
          <w:i/>
        </w:rPr>
        <w:t xml:space="preserve">F </w:t>
      </w:r>
      <w:r w:rsidRPr="00AA0E90">
        <w:t xml:space="preserve">as </w:t>
      </w:r>
      <w:r w:rsidRPr="00A115DC">
        <w:t xml:space="preserve">specified </w:t>
      </w:r>
      <w:r w:rsidRPr="00AA0E90">
        <w:t>in 15.3.</w:t>
      </w:r>
      <w:r>
        <w:t>5.4</w:t>
      </w:r>
      <w:r w:rsidRPr="00AA0E90">
        <w:t>.</w:t>
      </w:r>
    </w:p>
    <w:p w14:paraId="11AC4E54" w14:textId="77777777" w:rsidR="004C02EF" w:rsidRPr="00AA0E90" w:rsidRDefault="004C02EF" w:rsidP="004C02EF">
      <w:pPr>
        <w:pStyle w:val="Alg4"/>
        <w:numPr>
          <w:ilvl w:val="0"/>
          <w:numId w:val="194"/>
        </w:numPr>
      </w:pPr>
      <w:r w:rsidRPr="00AA0E90">
        <w:t xml:space="preserve">Set the [[TargetFunction]] internal property of </w:t>
      </w:r>
      <w:r w:rsidRPr="00AA0E90">
        <w:rPr>
          <w:i/>
        </w:rPr>
        <w:t xml:space="preserve">F </w:t>
      </w:r>
      <w:r w:rsidRPr="00AA0E90">
        <w:t xml:space="preserve">to </w:t>
      </w:r>
      <w:r w:rsidRPr="00AA0E90">
        <w:rPr>
          <w:i/>
        </w:rPr>
        <w:t>Target</w:t>
      </w:r>
      <w:r w:rsidRPr="00AA0E90">
        <w:t>.</w:t>
      </w:r>
    </w:p>
    <w:p w14:paraId="1A45B08E" w14:textId="77777777" w:rsidR="004C02EF" w:rsidRPr="00AA0E90" w:rsidRDefault="004C02EF" w:rsidP="004C02EF">
      <w:pPr>
        <w:pStyle w:val="Alg4"/>
        <w:numPr>
          <w:ilvl w:val="0"/>
          <w:numId w:val="194"/>
        </w:numPr>
      </w:pPr>
      <w:r w:rsidRPr="00AA0E90">
        <w:t xml:space="preserve">Set the [[BoundThis]] internal property of </w:t>
      </w:r>
      <w:r w:rsidRPr="00AA0E90">
        <w:rPr>
          <w:i/>
        </w:rPr>
        <w:t>F</w:t>
      </w:r>
      <w:r w:rsidRPr="00AA0E90">
        <w:t xml:space="preserve"> to the value of </w:t>
      </w:r>
      <w:r w:rsidRPr="00AA0E90">
        <w:rPr>
          <w:i/>
        </w:rPr>
        <w:t>thisArg</w:t>
      </w:r>
      <w:r w:rsidRPr="00AA0E90">
        <w:t>.</w:t>
      </w:r>
    </w:p>
    <w:p w14:paraId="7E92E85C" w14:textId="77777777" w:rsidR="004C02EF" w:rsidRPr="00AA0E90" w:rsidRDefault="004C02EF" w:rsidP="004C02EF">
      <w:pPr>
        <w:pStyle w:val="Alg4"/>
        <w:numPr>
          <w:ilvl w:val="0"/>
          <w:numId w:val="194"/>
        </w:numPr>
      </w:pPr>
      <w:r w:rsidRPr="00AA0E90">
        <w:t xml:space="preserve">Set the [[BoundArgs]] internal property of </w:t>
      </w:r>
      <w:r w:rsidRPr="00AA0E90">
        <w:rPr>
          <w:i/>
        </w:rPr>
        <w:t xml:space="preserve">F </w:t>
      </w:r>
      <w:r w:rsidRPr="00AA0E90">
        <w:t xml:space="preserve">to </w:t>
      </w:r>
      <w:r w:rsidRPr="00AA0E90">
        <w:rPr>
          <w:i/>
        </w:rPr>
        <w:t>A</w:t>
      </w:r>
      <w:r w:rsidRPr="00AA0E90">
        <w:t>.</w:t>
      </w:r>
    </w:p>
    <w:p w14:paraId="64E91B23" w14:textId="77777777" w:rsidR="004C02EF" w:rsidRPr="00AA0E90" w:rsidRDefault="004C02EF" w:rsidP="004C02EF">
      <w:pPr>
        <w:pStyle w:val="Alg4"/>
        <w:numPr>
          <w:ilvl w:val="0"/>
          <w:numId w:val="194"/>
        </w:numPr>
      </w:pPr>
      <w:del w:id="5420" w:author="Allen Wirfs-Brock" w:date="2011-07-02T13:53:00Z">
        <w:r w:rsidRPr="00AA0E90" w:rsidDel="00236470">
          <w:delText xml:space="preserve">Set </w:delText>
        </w:r>
      </w:del>
      <w:ins w:id="5421" w:author="Allen Wirfs-Brock" w:date="2011-07-02T13:53:00Z">
        <w:r w:rsidR="00236470">
          <w:t>Add</w:t>
        </w:r>
        <w:r w:rsidR="00236470" w:rsidRPr="00AA0E90">
          <w:t xml:space="preserve"> </w:t>
        </w:r>
      </w:ins>
      <w:r w:rsidRPr="00AA0E90">
        <w:t>the [[</w:t>
      </w:r>
      <w:del w:id="5422" w:author="Allen Wirfs-Brock" w:date="2011-07-02T13:53:00Z">
        <w:r w:rsidRPr="00AA0E90" w:rsidDel="00236470">
          <w:delText>Class</w:delText>
        </w:r>
      </w:del>
      <w:ins w:id="5423" w:author="Allen Wirfs-Brock" w:date="2011-07-02T13:53:00Z">
        <w:r w:rsidR="00236470">
          <w:t>IsFunction</w:t>
        </w:r>
      </w:ins>
      <w:r w:rsidRPr="00AA0E90">
        <w:t xml:space="preserve">]] internal property </w:t>
      </w:r>
      <w:del w:id="5424" w:author="Allen Wirfs-Brock" w:date="2011-07-02T13:54:00Z">
        <w:r w:rsidRPr="00AA0E90" w:rsidDel="00236470">
          <w:delText xml:space="preserve">of </w:delText>
        </w:r>
      </w:del>
      <w:ins w:id="5425" w:author="Allen Wirfs-Brock" w:date="2011-07-02T13:54:00Z">
        <w:r w:rsidR="00236470">
          <w:t>to</w:t>
        </w:r>
        <w:r w:rsidR="00236470" w:rsidRPr="00AA0E90">
          <w:t xml:space="preserve"> </w:t>
        </w:r>
      </w:ins>
      <w:r w:rsidRPr="00AA0E90">
        <w:rPr>
          <w:i/>
        </w:rPr>
        <w:t>F</w:t>
      </w:r>
      <w:del w:id="5426" w:author="Allen Wirfs-Brock rev2" w:date="2011-07-20T13:52:00Z">
        <w:r w:rsidRPr="00AA0E90" w:rsidDel="002E2C0B">
          <w:delText xml:space="preserve"> to </w:delText>
        </w:r>
      </w:del>
      <w:del w:id="5427" w:author="Allen Wirfs-Brock" w:date="2011-07-02T13:54:00Z">
        <w:r w:rsidRPr="00AA0E90" w:rsidDel="00236470">
          <w:rPr>
            <w:b/>
          </w:rPr>
          <w:delText>"Function"</w:delText>
        </w:r>
      </w:del>
      <w:r w:rsidRPr="00AA0E90">
        <w:t>.</w:t>
      </w:r>
    </w:p>
    <w:p w14:paraId="5DC30885" w14:textId="77777777" w:rsidR="004C02EF" w:rsidRPr="00AA0E90" w:rsidRDefault="004C02EF" w:rsidP="004C02EF">
      <w:pPr>
        <w:pStyle w:val="Alg4"/>
        <w:numPr>
          <w:ilvl w:val="0"/>
          <w:numId w:val="194"/>
        </w:numPr>
      </w:pPr>
      <w:r w:rsidRPr="00AA0E90">
        <w:t xml:space="preserve">Set the [[Prototype]] internal property of </w:t>
      </w:r>
      <w:r w:rsidRPr="00AA0E90">
        <w:rPr>
          <w:i/>
        </w:rPr>
        <w:t xml:space="preserve">F </w:t>
      </w:r>
      <w:r w:rsidRPr="00AA0E90">
        <w:t>to the standard built-in Function prototype object as specified in 15.3.3.1.</w:t>
      </w:r>
    </w:p>
    <w:p w14:paraId="1E2ACB5B" w14:textId="77777777" w:rsidR="004C02EF" w:rsidRPr="00AA0E90" w:rsidRDefault="004C02EF" w:rsidP="004C02EF">
      <w:pPr>
        <w:pStyle w:val="Alg4"/>
        <w:numPr>
          <w:ilvl w:val="0"/>
          <w:numId w:val="194"/>
        </w:numPr>
      </w:pPr>
      <w:r w:rsidRPr="00AA0E90">
        <w:t xml:space="preserve">Set the [[Call]] internal property of </w:t>
      </w:r>
      <w:r w:rsidRPr="00AA0E90">
        <w:rPr>
          <w:i/>
        </w:rPr>
        <w:t xml:space="preserve">F </w:t>
      </w:r>
      <w:r w:rsidRPr="00AA0E90">
        <w:t>as described in 15.3.4.5.1.</w:t>
      </w:r>
    </w:p>
    <w:p w14:paraId="6AC83141" w14:textId="77777777" w:rsidR="004C02EF" w:rsidRPr="00AA0E90" w:rsidRDefault="004C02EF" w:rsidP="004C02EF">
      <w:pPr>
        <w:pStyle w:val="Alg4"/>
        <w:numPr>
          <w:ilvl w:val="0"/>
          <w:numId w:val="194"/>
        </w:numPr>
      </w:pPr>
      <w:r w:rsidRPr="00AA0E90">
        <w:t xml:space="preserve">Set the [[Construct]] internal property of </w:t>
      </w:r>
      <w:r w:rsidRPr="00AA0E90">
        <w:rPr>
          <w:i/>
        </w:rPr>
        <w:t xml:space="preserve">F </w:t>
      </w:r>
      <w:r w:rsidRPr="00AA0E90">
        <w:t>as described in 15.3.4.5.2.</w:t>
      </w:r>
    </w:p>
    <w:p w14:paraId="1D168A98" w14:textId="77777777" w:rsidR="004C02EF" w:rsidRPr="00AA0E90" w:rsidRDefault="004C02EF" w:rsidP="004C02EF">
      <w:pPr>
        <w:pStyle w:val="Alg4"/>
        <w:numPr>
          <w:ilvl w:val="0"/>
          <w:numId w:val="194"/>
        </w:numPr>
      </w:pPr>
      <w:r w:rsidRPr="00AA0E90">
        <w:t xml:space="preserve">Set the [[HasInstance]] internal property of </w:t>
      </w:r>
      <w:r w:rsidRPr="00AA0E90">
        <w:rPr>
          <w:i/>
        </w:rPr>
        <w:t xml:space="preserve">F </w:t>
      </w:r>
      <w:r w:rsidRPr="00AA0E90">
        <w:t>as described in 15.3.4.5.3.</w:t>
      </w:r>
    </w:p>
    <w:p w14:paraId="04CFA5FD" w14:textId="77777777" w:rsidR="004C02EF" w:rsidRPr="00AA0E90" w:rsidRDefault="004C02EF" w:rsidP="004C02EF">
      <w:pPr>
        <w:pStyle w:val="Alg4"/>
        <w:numPr>
          <w:ilvl w:val="0"/>
          <w:numId w:val="194"/>
        </w:numPr>
      </w:pPr>
      <w:r w:rsidRPr="00AA0E90">
        <w:t xml:space="preserve">If </w:t>
      </w:r>
      <w:del w:id="5428" w:author="Allen Wirfs-Brock" w:date="2011-07-02T13:54:00Z">
        <w:r w:rsidRPr="00AA0E90" w:rsidDel="00236470">
          <w:delText xml:space="preserve">the [[Class]] internal property of </w:delText>
        </w:r>
      </w:del>
      <w:r w:rsidRPr="00AA0E90">
        <w:rPr>
          <w:i/>
        </w:rPr>
        <w:t xml:space="preserve">Target </w:t>
      </w:r>
      <w:del w:id="5429" w:author="Allen Wirfs-Brock" w:date="2011-07-02T13:54:00Z">
        <w:r w:rsidRPr="00AA0E90" w:rsidDel="00963019">
          <w:delText xml:space="preserve">is </w:delText>
        </w:r>
        <w:r w:rsidRPr="00AA0E90" w:rsidDel="00963019">
          <w:rPr>
            <w:b/>
          </w:rPr>
          <w:delText>"Function"</w:delText>
        </w:r>
      </w:del>
      <w:ins w:id="5430" w:author="Allen Wirfs-Brock" w:date="2011-07-02T13:54:00Z">
        <w:r w:rsidR="00963019">
          <w:t>has the [[IsFunction]] internal property</w:t>
        </w:r>
      </w:ins>
      <w:r w:rsidRPr="00AA0E90">
        <w:t>, then</w:t>
      </w:r>
    </w:p>
    <w:p w14:paraId="2D1F9A4D" w14:textId="77777777" w:rsidR="004C02EF" w:rsidRPr="00AA0E90" w:rsidRDefault="004C02EF" w:rsidP="004C02EF">
      <w:pPr>
        <w:pStyle w:val="Alg4"/>
        <w:numPr>
          <w:ilvl w:val="1"/>
          <w:numId w:val="194"/>
        </w:numPr>
      </w:pPr>
      <w:r w:rsidRPr="00AA0E90">
        <w:t xml:space="preserve">Let </w:t>
      </w:r>
      <w:r w:rsidRPr="00AA0E90">
        <w:rPr>
          <w:i/>
        </w:rPr>
        <w:t xml:space="preserve">L </w:t>
      </w:r>
      <w:r w:rsidRPr="00AA0E90">
        <w:t xml:space="preserve">be the </w:t>
      </w:r>
      <w:r w:rsidRPr="00AA0E90">
        <w:rPr>
          <w:b/>
        </w:rPr>
        <w:t xml:space="preserve">length </w:t>
      </w:r>
      <w:r w:rsidRPr="00AA0E90">
        <w:t xml:space="preserve">property of </w:t>
      </w:r>
      <w:r w:rsidRPr="00AA0E90">
        <w:rPr>
          <w:i/>
        </w:rPr>
        <w:t xml:space="preserve">Target </w:t>
      </w:r>
      <w:r w:rsidRPr="00AA0E90">
        <w:t xml:space="preserve">minus the length of </w:t>
      </w:r>
      <w:r w:rsidRPr="00AA0E90">
        <w:rPr>
          <w:i/>
        </w:rPr>
        <w:t>A</w:t>
      </w:r>
      <w:r w:rsidRPr="00AA0E90">
        <w:t>.</w:t>
      </w:r>
    </w:p>
    <w:p w14:paraId="306F4913" w14:textId="77777777" w:rsidR="004C02EF" w:rsidRPr="00AA0E90" w:rsidRDefault="004C02EF" w:rsidP="004C02EF">
      <w:pPr>
        <w:pStyle w:val="Alg4"/>
        <w:numPr>
          <w:ilvl w:val="1"/>
          <w:numId w:val="194"/>
        </w:numPr>
      </w:pPr>
      <w:r w:rsidRPr="00AA0E90">
        <w:t xml:space="preserve">Set the </w:t>
      </w:r>
      <w:r w:rsidRPr="00AA0E90">
        <w:rPr>
          <w:b/>
        </w:rPr>
        <w:t xml:space="preserve">length </w:t>
      </w:r>
      <w:r w:rsidRPr="00AA0E90">
        <w:t>own</w:t>
      </w:r>
      <w:r w:rsidRPr="00AA0E90">
        <w:rPr>
          <w:b/>
        </w:rPr>
        <w:t xml:space="preserve"> </w:t>
      </w:r>
      <w:r w:rsidRPr="00AA0E90">
        <w:t xml:space="preserve">property of </w:t>
      </w:r>
      <w:r w:rsidRPr="00AA0E90">
        <w:rPr>
          <w:i/>
        </w:rPr>
        <w:t xml:space="preserve">F </w:t>
      </w:r>
      <w:r w:rsidRPr="00AA0E90">
        <w:t xml:space="preserve">to either 0 or </w:t>
      </w:r>
      <w:r w:rsidRPr="00AA0E90">
        <w:rPr>
          <w:i/>
        </w:rPr>
        <w:t>L</w:t>
      </w:r>
      <w:r w:rsidRPr="00AA0E90">
        <w:t xml:space="preserve">, whichever is larger. </w:t>
      </w:r>
    </w:p>
    <w:p w14:paraId="38533438" w14:textId="77777777" w:rsidR="004C02EF" w:rsidRPr="00AA0E90" w:rsidRDefault="004C02EF" w:rsidP="004C02EF">
      <w:pPr>
        <w:pStyle w:val="Alg4"/>
        <w:numPr>
          <w:ilvl w:val="0"/>
          <w:numId w:val="194"/>
        </w:numPr>
      </w:pPr>
      <w:r w:rsidRPr="00AA0E90">
        <w:t xml:space="preserve">Else set the </w:t>
      </w:r>
      <w:r w:rsidRPr="00AA0E90">
        <w:rPr>
          <w:b/>
        </w:rPr>
        <w:t xml:space="preserve">length </w:t>
      </w:r>
      <w:r w:rsidRPr="00AA0E90">
        <w:t xml:space="preserve">own property of </w:t>
      </w:r>
      <w:r w:rsidRPr="00AA0E90">
        <w:rPr>
          <w:i/>
        </w:rPr>
        <w:t xml:space="preserve">F </w:t>
      </w:r>
      <w:r w:rsidRPr="00AA0E90">
        <w:t>to 0.</w:t>
      </w:r>
    </w:p>
    <w:p w14:paraId="6B072BC5" w14:textId="77777777" w:rsidR="004C02EF" w:rsidRPr="00AA0E90" w:rsidRDefault="004C02EF" w:rsidP="004C02EF">
      <w:pPr>
        <w:pStyle w:val="Alg4"/>
        <w:numPr>
          <w:ilvl w:val="0"/>
          <w:numId w:val="194"/>
        </w:numPr>
      </w:pPr>
      <w:r w:rsidRPr="00AA0E90">
        <w:t xml:space="preserve">Set the  attributes of the </w:t>
      </w:r>
      <w:r w:rsidRPr="00AA0E90">
        <w:rPr>
          <w:b/>
        </w:rPr>
        <w:t>length</w:t>
      </w:r>
      <w:r w:rsidRPr="00AA0E90">
        <w:t xml:space="preserve"> own property of </w:t>
      </w:r>
      <w:r w:rsidRPr="00AA0E90">
        <w:rPr>
          <w:i/>
        </w:rPr>
        <w:t>F</w:t>
      </w:r>
      <w:r w:rsidRPr="00AA0E90">
        <w:t xml:space="preserve">  to the values specified in 15.3.5.1.</w:t>
      </w:r>
    </w:p>
    <w:p w14:paraId="0D272632" w14:textId="77777777" w:rsidR="004C02EF" w:rsidRPr="00AA0E90" w:rsidRDefault="004C02EF" w:rsidP="004C02EF">
      <w:pPr>
        <w:pStyle w:val="Alg4"/>
        <w:numPr>
          <w:ilvl w:val="0"/>
          <w:numId w:val="194"/>
        </w:numPr>
      </w:pPr>
      <w:r w:rsidRPr="00AA0E90">
        <w:t xml:space="preserve">Set the [[Extensible]] internal property of </w:t>
      </w:r>
      <w:r w:rsidRPr="00AA0E90">
        <w:rPr>
          <w:i/>
        </w:rPr>
        <w:t>F</w:t>
      </w:r>
      <w:r w:rsidRPr="00AA0E90">
        <w:t xml:space="preserve"> to </w:t>
      </w:r>
      <w:r w:rsidRPr="00AA0E90">
        <w:rPr>
          <w:b/>
        </w:rPr>
        <w:t>true</w:t>
      </w:r>
      <w:r w:rsidRPr="00AA0E90">
        <w:t>.</w:t>
      </w:r>
    </w:p>
    <w:p w14:paraId="31F108EF" w14:textId="77777777" w:rsidR="004C02EF" w:rsidRPr="00AA0E90" w:rsidRDefault="004C02EF" w:rsidP="004C02EF">
      <w:pPr>
        <w:pStyle w:val="Alg4"/>
        <w:numPr>
          <w:ilvl w:val="0"/>
          <w:numId w:val="194"/>
        </w:numPr>
        <w:spacing w:after="120"/>
        <w:contextualSpacing/>
      </w:pPr>
      <w:r w:rsidRPr="00AA0E90">
        <w:t xml:space="preserve">Let </w:t>
      </w:r>
      <w:r w:rsidRPr="00AA0E90">
        <w:rPr>
          <w:i/>
        </w:rPr>
        <w:t>thrower</w:t>
      </w:r>
      <w:r w:rsidRPr="00AA0E90">
        <w:t xml:space="preserve"> be the [[ThrowTypeError]] function Object (13.2.3).</w:t>
      </w:r>
    </w:p>
    <w:p w14:paraId="06F07838" w14:textId="77777777" w:rsidR="004C02EF" w:rsidRPr="00AA0E90" w:rsidRDefault="004C02EF" w:rsidP="004C02EF">
      <w:pPr>
        <w:pStyle w:val="Alg4"/>
        <w:numPr>
          <w:ilvl w:val="0"/>
          <w:numId w:val="194"/>
        </w:numPr>
        <w:spacing w:after="120"/>
        <w:contextualSpacing/>
      </w:pPr>
      <w:r w:rsidRPr="00AA0E90">
        <w:t xml:space="preserve">Call the [[DefineOwnProperty]] internal method of </w:t>
      </w:r>
      <w:r w:rsidRPr="00AA0E90">
        <w:rPr>
          <w:i/>
        </w:rPr>
        <w:t>F</w:t>
      </w:r>
      <w:r w:rsidRPr="00AA0E90">
        <w:t xml:space="preserve"> with arguments </w:t>
      </w:r>
      <w:r>
        <w:rPr>
          <w:rFonts w:ascii="Courier New" w:hAnsi="Courier New" w:cs="Courier New"/>
          <w:b/>
        </w:rPr>
        <w:t>"caller"</w:t>
      </w:r>
      <w:r w:rsidRPr="00AA0E90">
        <w:t xml:space="preserve">, PropertyDescriptor {[[Get]]: </w:t>
      </w:r>
      <w:r w:rsidRPr="00AA0E90">
        <w:rPr>
          <w:i/>
        </w:rPr>
        <w:t>thrower</w:t>
      </w:r>
      <w:r w:rsidRPr="00AA0E90">
        <w:t xml:space="preserve">, [[Set]]: </w:t>
      </w:r>
      <w:r w:rsidRPr="00AA0E90">
        <w:rPr>
          <w:i/>
        </w:rPr>
        <w:t>thrower</w:t>
      </w:r>
      <w:r w:rsidRPr="00AA0E90">
        <w:t xml:space="preserve">, [[Enumerable]]: </w:t>
      </w:r>
      <w:r w:rsidRPr="00AA0E90">
        <w:rPr>
          <w:b/>
        </w:rPr>
        <w:t>false</w:t>
      </w:r>
      <w:r w:rsidRPr="00AA0E90">
        <w:t>, [[Configurable]]:</w:t>
      </w:r>
      <w:r w:rsidRPr="00AA0E90">
        <w:rPr>
          <w:b/>
        </w:rPr>
        <w:t xml:space="preserve"> false</w:t>
      </w:r>
      <w:r w:rsidRPr="00AA0E90">
        <w:t xml:space="preserve">}, and </w:t>
      </w:r>
      <w:r w:rsidRPr="00AA0E90">
        <w:rPr>
          <w:b/>
        </w:rPr>
        <w:t>false</w:t>
      </w:r>
      <w:r w:rsidRPr="00AA0E90">
        <w:t>.</w:t>
      </w:r>
    </w:p>
    <w:p w14:paraId="5240A315" w14:textId="77777777" w:rsidR="004C02EF" w:rsidRPr="00AA0E90" w:rsidRDefault="004C02EF" w:rsidP="004C02EF">
      <w:pPr>
        <w:pStyle w:val="Alg4"/>
        <w:numPr>
          <w:ilvl w:val="0"/>
          <w:numId w:val="194"/>
        </w:numPr>
        <w:spacing w:after="120"/>
        <w:contextualSpacing/>
      </w:pPr>
      <w:r w:rsidRPr="00AA0E90">
        <w:t xml:space="preserve">Call the [[DefineOwnProperty]] internal method of </w:t>
      </w:r>
      <w:r w:rsidRPr="00AA0E90">
        <w:rPr>
          <w:i/>
        </w:rPr>
        <w:t>F</w:t>
      </w:r>
      <w:r w:rsidRPr="00AA0E90">
        <w:t xml:space="preserve"> with arguments </w:t>
      </w:r>
      <w:r>
        <w:rPr>
          <w:rFonts w:ascii="Courier New" w:hAnsi="Courier New" w:cs="Courier New"/>
          <w:b/>
        </w:rPr>
        <w:t>"arguments"</w:t>
      </w:r>
      <w:r w:rsidRPr="00AA0E90">
        <w:t xml:space="preserve">, PropertyDescriptor {[[Get]]: </w:t>
      </w:r>
      <w:r w:rsidRPr="00AA0E90">
        <w:rPr>
          <w:i/>
        </w:rPr>
        <w:t>thrower</w:t>
      </w:r>
      <w:r w:rsidRPr="00AA0E90">
        <w:t xml:space="preserve">, [[Set]]: </w:t>
      </w:r>
      <w:r w:rsidRPr="00AA0E90">
        <w:rPr>
          <w:i/>
        </w:rPr>
        <w:t>thrower</w:t>
      </w:r>
      <w:r w:rsidRPr="00AA0E90">
        <w:t xml:space="preserve">, [[Enumerable]]: </w:t>
      </w:r>
      <w:r w:rsidRPr="00AA0E90">
        <w:rPr>
          <w:b/>
        </w:rPr>
        <w:t>false</w:t>
      </w:r>
      <w:r w:rsidRPr="00AA0E90">
        <w:t xml:space="preserve">, [[Configurable]]: </w:t>
      </w:r>
      <w:r w:rsidRPr="00AA0E90">
        <w:rPr>
          <w:b/>
        </w:rPr>
        <w:t>false</w:t>
      </w:r>
      <w:r w:rsidRPr="00AA0E90">
        <w:t xml:space="preserve">}, and </w:t>
      </w:r>
      <w:r w:rsidRPr="00AA0E90">
        <w:rPr>
          <w:b/>
        </w:rPr>
        <w:t>false</w:t>
      </w:r>
      <w:r w:rsidRPr="00AA0E90">
        <w:t>.</w:t>
      </w:r>
    </w:p>
    <w:p w14:paraId="14BD32F3" w14:textId="77777777" w:rsidR="004C02EF" w:rsidRPr="00AA0E90" w:rsidRDefault="004C02EF" w:rsidP="004C02EF">
      <w:pPr>
        <w:pStyle w:val="Alg4"/>
        <w:numPr>
          <w:ilvl w:val="0"/>
          <w:numId w:val="194"/>
        </w:numPr>
        <w:spacing w:after="120"/>
      </w:pPr>
      <w:r w:rsidRPr="00AA0E90">
        <w:t xml:space="preserve">Return </w:t>
      </w:r>
      <w:r w:rsidRPr="00AA0E90">
        <w:rPr>
          <w:i/>
        </w:rPr>
        <w:t>F</w:t>
      </w:r>
      <w:r w:rsidRPr="00AA0E90">
        <w:t>.</w:t>
      </w:r>
    </w:p>
    <w:p w14:paraId="39585158"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bind</w:t>
      </w:r>
      <w:r>
        <w:t xml:space="preserve"> method is </w:t>
      </w:r>
      <w:r>
        <w:rPr>
          <w:b/>
        </w:rPr>
        <w:t>1</w:t>
      </w:r>
      <w:r>
        <w:t>.</w:t>
      </w:r>
    </w:p>
    <w:p w14:paraId="0C35783C" w14:textId="77777777" w:rsidR="004C02EF" w:rsidRPr="00AF2BF5" w:rsidRDefault="004C02EF" w:rsidP="004C02EF">
      <w:pPr>
        <w:pStyle w:val="Note"/>
      </w:pPr>
      <w:r w:rsidRPr="00AA0E90">
        <w:t>NOTE</w:t>
      </w:r>
      <w:r w:rsidRPr="00AA0E90">
        <w:tab/>
        <w:t xml:space="preserve">Function objects created using </w:t>
      </w:r>
      <w:r w:rsidRPr="00AA0E90">
        <w:rPr>
          <w:rFonts w:ascii="Courier New" w:hAnsi="Courier New"/>
          <w:b/>
        </w:rPr>
        <w:t>Function.prototype.bind</w:t>
      </w:r>
      <w:r w:rsidRPr="00AA0E90">
        <w:t xml:space="preserve"> do not have a </w:t>
      </w:r>
      <w:r w:rsidRPr="00AA0E90">
        <w:rPr>
          <w:rFonts w:ascii="Courier New" w:hAnsi="Courier New" w:cs="Courier New"/>
          <w:b/>
        </w:rPr>
        <w:t>prototype</w:t>
      </w:r>
      <w:r w:rsidRPr="00AA0E90">
        <w:t xml:space="preserve"> property or </w:t>
      </w:r>
      <w:r>
        <w:t>the [[Code]], [[FormalParameters]], and</w:t>
      </w:r>
      <w:r w:rsidRPr="00AA0E90">
        <w:t xml:space="preserve"> [[Scope]] internal propert</w:t>
      </w:r>
      <w:r>
        <w:t>ies</w:t>
      </w:r>
      <w:r w:rsidRPr="00AA0E90">
        <w:t>.</w:t>
      </w:r>
    </w:p>
    <w:p w14:paraId="7A525269" w14:textId="77777777" w:rsidR="004C02EF" w:rsidRDefault="004C02EF" w:rsidP="004C02EF">
      <w:pPr>
        <w:pStyle w:val="51"/>
        <w:numPr>
          <w:ilvl w:val="0"/>
          <w:numId w:val="0"/>
        </w:numPr>
      </w:pPr>
      <w:r>
        <w:t>15.3.4.5.1</w:t>
      </w:r>
      <w:r>
        <w:tab/>
        <w:t>[[Call]]</w:t>
      </w:r>
    </w:p>
    <w:p w14:paraId="43308453" w14:textId="77777777" w:rsidR="004C02EF" w:rsidRDefault="004C02EF" w:rsidP="004C02EF">
      <w:r>
        <w:t xml:space="preserve">When the [[Call]] internal method of a function object, </w:t>
      </w:r>
      <w:r w:rsidRPr="00E91749">
        <w:rPr>
          <w:rFonts w:ascii="Times New Roman" w:hAnsi="Times New Roman"/>
          <w:i/>
        </w:rPr>
        <w:t>F</w:t>
      </w:r>
      <w:r>
        <w:t xml:space="preserve">, which was created using the bind function is called with a </w:t>
      </w:r>
      <w:r>
        <w:rPr>
          <w:b/>
        </w:rPr>
        <w:t>this</w:t>
      </w:r>
      <w:r>
        <w:t xml:space="preserve"> value and a list of arguments </w:t>
      </w:r>
      <w:r w:rsidRPr="00E91749">
        <w:rPr>
          <w:rFonts w:ascii="Times New Roman" w:hAnsi="Times New Roman"/>
          <w:i/>
        </w:rPr>
        <w:t>ExtraArgs</w:t>
      </w:r>
      <w:r>
        <w:t>, the following steps are taken:</w:t>
      </w:r>
    </w:p>
    <w:p w14:paraId="3751397F" w14:textId="77777777" w:rsidR="004C02EF" w:rsidRPr="00AA0E90" w:rsidRDefault="004C02EF" w:rsidP="004C02EF">
      <w:pPr>
        <w:pStyle w:val="Alg4"/>
        <w:numPr>
          <w:ilvl w:val="0"/>
          <w:numId w:val="195"/>
        </w:numPr>
      </w:pPr>
      <w:r w:rsidRPr="00AA0E90">
        <w:t xml:space="preserve">Let </w:t>
      </w:r>
      <w:r w:rsidRPr="00AA0E90">
        <w:rPr>
          <w:i/>
        </w:rPr>
        <w:t>boundArgs</w:t>
      </w:r>
      <w:r w:rsidRPr="00AA0E90">
        <w:t xml:space="preserve"> be the value of </w:t>
      </w:r>
      <w:r w:rsidRPr="00AA0E90">
        <w:rPr>
          <w:i/>
        </w:rPr>
        <w:t>F’s</w:t>
      </w:r>
      <w:r w:rsidRPr="00AA0E90">
        <w:t xml:space="preserve"> [[BoundArgs]] internal property.</w:t>
      </w:r>
    </w:p>
    <w:p w14:paraId="421792B4" w14:textId="77777777" w:rsidR="004C02EF" w:rsidRPr="00AA0E90" w:rsidRDefault="004C02EF" w:rsidP="004C02EF">
      <w:pPr>
        <w:pStyle w:val="Alg4"/>
        <w:numPr>
          <w:ilvl w:val="0"/>
          <w:numId w:val="195"/>
        </w:numPr>
      </w:pPr>
      <w:r w:rsidRPr="00AA0E90">
        <w:t xml:space="preserve">Let </w:t>
      </w:r>
      <w:r w:rsidRPr="00AA0E90">
        <w:rPr>
          <w:i/>
        </w:rPr>
        <w:t>boundThis</w:t>
      </w:r>
      <w:r w:rsidRPr="00AA0E90">
        <w:t xml:space="preserve"> be the value of </w:t>
      </w:r>
      <w:r w:rsidRPr="00AA0E90">
        <w:rPr>
          <w:i/>
        </w:rPr>
        <w:t>F’s</w:t>
      </w:r>
      <w:r w:rsidRPr="00AA0E90">
        <w:t xml:space="preserve"> [[BoundThis]] internal property.</w:t>
      </w:r>
    </w:p>
    <w:p w14:paraId="1D63EDDE" w14:textId="77777777" w:rsidR="004C02EF" w:rsidRPr="00AA0E90" w:rsidRDefault="004C02EF" w:rsidP="004C02EF">
      <w:pPr>
        <w:pStyle w:val="Alg4"/>
        <w:numPr>
          <w:ilvl w:val="0"/>
          <w:numId w:val="195"/>
        </w:numPr>
      </w:pPr>
      <w:r w:rsidRPr="00AA0E90">
        <w:t xml:space="preserve">Let </w:t>
      </w:r>
      <w:r w:rsidRPr="00AA0E90">
        <w:rPr>
          <w:i/>
        </w:rPr>
        <w:t>target</w:t>
      </w:r>
      <w:r w:rsidRPr="00AA0E90">
        <w:t xml:space="preserve"> be the value of </w:t>
      </w:r>
      <w:r w:rsidRPr="00AA0E90">
        <w:rPr>
          <w:i/>
        </w:rPr>
        <w:t>F’s</w:t>
      </w:r>
      <w:r w:rsidRPr="00AA0E90">
        <w:t xml:space="preserve"> [[TargetFunction]] internal property.</w:t>
      </w:r>
    </w:p>
    <w:p w14:paraId="1DA91566" w14:textId="77777777" w:rsidR="004C02EF" w:rsidRPr="00AA0E90" w:rsidRDefault="004C02EF" w:rsidP="004C02EF">
      <w:pPr>
        <w:pStyle w:val="Alg4"/>
        <w:numPr>
          <w:ilvl w:val="0"/>
          <w:numId w:val="195"/>
        </w:numPr>
      </w:pPr>
      <w:r w:rsidRPr="00AA0E90">
        <w:t xml:space="preserve">Let </w:t>
      </w:r>
      <w:r w:rsidRPr="00AA0E90">
        <w:rPr>
          <w:i/>
        </w:rPr>
        <w:t>args</w:t>
      </w:r>
      <w:r w:rsidRPr="00AA0E90">
        <w:t xml:space="preserve"> be a new list containing the same values as the list </w:t>
      </w:r>
      <w:r w:rsidRPr="00AA0E90">
        <w:rPr>
          <w:i/>
        </w:rPr>
        <w:t>boundArgs</w:t>
      </w:r>
      <w:r w:rsidRPr="00AA0E90">
        <w:t xml:space="preserve"> in the same order followed by the same values as the list </w:t>
      </w:r>
      <w:r w:rsidRPr="00AA0E90">
        <w:rPr>
          <w:i/>
        </w:rPr>
        <w:t>ExtraArgs</w:t>
      </w:r>
      <w:r w:rsidRPr="00AA0E90">
        <w:t xml:space="preserve"> in the same order.</w:t>
      </w:r>
    </w:p>
    <w:p w14:paraId="7AA6A2EC" w14:textId="77777777" w:rsidR="004C02EF" w:rsidRPr="00AA0E90" w:rsidRDefault="004C02EF" w:rsidP="004C02EF">
      <w:pPr>
        <w:pStyle w:val="Alg4"/>
        <w:numPr>
          <w:ilvl w:val="0"/>
          <w:numId w:val="195"/>
        </w:numPr>
        <w:spacing w:after="120"/>
      </w:pPr>
      <w:r w:rsidRPr="00AA0E90">
        <w:t xml:space="preserve">Return the result of  calling the [[Call]] internal method of </w:t>
      </w:r>
      <w:r w:rsidRPr="00AA0E90">
        <w:rPr>
          <w:i/>
        </w:rPr>
        <w:t>target</w:t>
      </w:r>
      <w:r w:rsidRPr="00AA0E90">
        <w:t xml:space="preserve"> providing </w:t>
      </w:r>
      <w:r w:rsidRPr="00AA0E90">
        <w:rPr>
          <w:i/>
        </w:rPr>
        <w:t>boundThis</w:t>
      </w:r>
      <w:r w:rsidRPr="00AA0E90">
        <w:t xml:space="preserve"> as the </w:t>
      </w:r>
      <w:r w:rsidRPr="00AA0E90">
        <w:rPr>
          <w:b/>
        </w:rPr>
        <w:t xml:space="preserve">this </w:t>
      </w:r>
      <w:r w:rsidRPr="00AA0E90">
        <w:t xml:space="preserve">value and providing </w:t>
      </w:r>
      <w:r w:rsidRPr="00AA0E90">
        <w:rPr>
          <w:i/>
        </w:rPr>
        <w:t>args</w:t>
      </w:r>
      <w:r w:rsidRPr="00AA0E90">
        <w:t xml:space="preserve"> as the arguments.</w:t>
      </w:r>
    </w:p>
    <w:p w14:paraId="65C532C4" w14:textId="77777777" w:rsidR="004C02EF" w:rsidRDefault="004C02EF" w:rsidP="004C02EF">
      <w:pPr>
        <w:pStyle w:val="51"/>
        <w:numPr>
          <w:ilvl w:val="0"/>
          <w:numId w:val="0"/>
        </w:numPr>
      </w:pPr>
      <w:r>
        <w:t>15.3.4.5.2</w:t>
      </w:r>
      <w:r>
        <w:tab/>
        <w:t>[[Construct]]</w:t>
      </w:r>
    </w:p>
    <w:p w14:paraId="59396CEE" w14:textId="77777777" w:rsidR="004C02EF" w:rsidRDefault="004C02EF" w:rsidP="004C02EF">
      <w:r>
        <w:t xml:space="preserve">When the [[Construct]] internal method of a function object, </w:t>
      </w:r>
      <w:r w:rsidRPr="00E91749">
        <w:rPr>
          <w:rFonts w:ascii="Times New Roman" w:hAnsi="Times New Roman"/>
          <w:i/>
        </w:rPr>
        <w:t>F</w:t>
      </w:r>
      <w:r>
        <w:t xml:space="preserve"> that was created using the bind function is called with a list of arguments </w:t>
      </w:r>
      <w:r w:rsidRPr="00E91749">
        <w:rPr>
          <w:rFonts w:ascii="Times New Roman" w:hAnsi="Times New Roman"/>
          <w:i/>
        </w:rPr>
        <w:t>ExtraArgs</w:t>
      </w:r>
      <w:r>
        <w:t>, the following steps are taken:</w:t>
      </w:r>
    </w:p>
    <w:p w14:paraId="0B14DD9A" w14:textId="77777777" w:rsidR="004C02EF" w:rsidRPr="00AA0E90" w:rsidRDefault="004C02EF" w:rsidP="004C02EF">
      <w:pPr>
        <w:pStyle w:val="Alg4"/>
        <w:numPr>
          <w:ilvl w:val="0"/>
          <w:numId w:val="196"/>
        </w:numPr>
      </w:pPr>
      <w:r w:rsidRPr="00AA0E90">
        <w:t xml:space="preserve">Let </w:t>
      </w:r>
      <w:r w:rsidRPr="00AA0E90">
        <w:rPr>
          <w:i/>
        </w:rPr>
        <w:t>target</w:t>
      </w:r>
      <w:r w:rsidRPr="00AA0E90">
        <w:t xml:space="preserve"> be the value of </w:t>
      </w:r>
      <w:r w:rsidRPr="00AA0E90">
        <w:rPr>
          <w:i/>
        </w:rPr>
        <w:t>F’s</w:t>
      </w:r>
      <w:r w:rsidRPr="00AA0E90">
        <w:t xml:space="preserve"> [[TargetFunction]] internal property.</w:t>
      </w:r>
    </w:p>
    <w:p w14:paraId="3A860914" w14:textId="77777777" w:rsidR="004C02EF" w:rsidRPr="00AA0E90" w:rsidRDefault="004C02EF" w:rsidP="004C02EF">
      <w:pPr>
        <w:pStyle w:val="Alg4"/>
        <w:numPr>
          <w:ilvl w:val="0"/>
          <w:numId w:val="196"/>
        </w:numPr>
      </w:pPr>
      <w:r w:rsidRPr="00AA0E90">
        <w:t xml:space="preserve">If </w:t>
      </w:r>
      <w:r w:rsidRPr="00AA0E90">
        <w:rPr>
          <w:i/>
        </w:rPr>
        <w:t>target</w:t>
      </w:r>
      <w:r w:rsidRPr="00AA0E90">
        <w:t xml:space="preserve"> has no [[Construct]] internal method, a </w:t>
      </w:r>
      <w:r w:rsidRPr="00AA0E90">
        <w:rPr>
          <w:b/>
        </w:rPr>
        <w:t>TypeError</w:t>
      </w:r>
      <w:r w:rsidRPr="00AA0E90">
        <w:t xml:space="preserve"> exception is thrown.</w:t>
      </w:r>
    </w:p>
    <w:p w14:paraId="43171D95" w14:textId="77777777" w:rsidR="004C02EF" w:rsidRPr="00AA0E90" w:rsidRDefault="004C02EF" w:rsidP="004C02EF">
      <w:pPr>
        <w:pStyle w:val="Alg4"/>
        <w:numPr>
          <w:ilvl w:val="0"/>
          <w:numId w:val="196"/>
        </w:numPr>
      </w:pPr>
      <w:r w:rsidRPr="00AA0E90">
        <w:t xml:space="preserve">Let </w:t>
      </w:r>
      <w:r w:rsidRPr="00AA0E90">
        <w:rPr>
          <w:i/>
        </w:rPr>
        <w:t>boundArgs</w:t>
      </w:r>
      <w:r w:rsidRPr="00AA0E90">
        <w:t xml:space="preserve"> be the value of </w:t>
      </w:r>
      <w:r w:rsidRPr="00AA0E90">
        <w:rPr>
          <w:i/>
        </w:rPr>
        <w:t>F’s</w:t>
      </w:r>
      <w:r w:rsidRPr="00AA0E90">
        <w:t xml:space="preserve"> [[BoundArgs]] internal property.</w:t>
      </w:r>
    </w:p>
    <w:p w14:paraId="68D6A462" w14:textId="77777777" w:rsidR="004C02EF" w:rsidRPr="00AA0E90" w:rsidRDefault="004C02EF" w:rsidP="004C02EF">
      <w:pPr>
        <w:pStyle w:val="Alg4"/>
        <w:numPr>
          <w:ilvl w:val="0"/>
          <w:numId w:val="196"/>
        </w:numPr>
      </w:pPr>
      <w:r w:rsidRPr="00AA0E90">
        <w:t xml:space="preserve">Let </w:t>
      </w:r>
      <w:r w:rsidRPr="00AA0E90">
        <w:rPr>
          <w:i/>
        </w:rPr>
        <w:t>args</w:t>
      </w:r>
      <w:r w:rsidRPr="00AA0E90">
        <w:t xml:space="preserve"> be a new list containing the same values as the list </w:t>
      </w:r>
      <w:r w:rsidRPr="00AA0E90">
        <w:rPr>
          <w:i/>
        </w:rPr>
        <w:t>boundArgs</w:t>
      </w:r>
      <w:r w:rsidRPr="00AA0E90">
        <w:t xml:space="preserve"> in the same order followed by the same values as the list </w:t>
      </w:r>
      <w:r w:rsidRPr="00AA0E90">
        <w:rPr>
          <w:i/>
        </w:rPr>
        <w:t>ExtraArgs</w:t>
      </w:r>
      <w:r w:rsidRPr="00AA0E90">
        <w:t xml:space="preserve"> in the same order.</w:t>
      </w:r>
    </w:p>
    <w:p w14:paraId="0D6D39D8" w14:textId="77777777" w:rsidR="004C02EF" w:rsidRPr="00AA0E90" w:rsidRDefault="004C02EF" w:rsidP="004C02EF">
      <w:pPr>
        <w:pStyle w:val="Alg4"/>
        <w:numPr>
          <w:ilvl w:val="0"/>
          <w:numId w:val="196"/>
        </w:numPr>
        <w:spacing w:after="120"/>
      </w:pPr>
      <w:r w:rsidRPr="00AA0E90">
        <w:t>Re</w:t>
      </w:r>
      <w:r>
        <w:t>turn the result of</w:t>
      </w:r>
      <w:r w:rsidRPr="00AA0E90">
        <w:t xml:space="preserve"> calling the [[Construct]] internal method of</w:t>
      </w:r>
      <w:r w:rsidRPr="00AA0E90">
        <w:rPr>
          <w:i/>
        </w:rPr>
        <w:t xml:space="preserve"> target</w:t>
      </w:r>
      <w:r w:rsidRPr="00AA0E90">
        <w:t xml:space="preserve"> providing </w:t>
      </w:r>
      <w:r w:rsidRPr="00AA0E90">
        <w:rPr>
          <w:i/>
        </w:rPr>
        <w:t>args</w:t>
      </w:r>
      <w:r w:rsidRPr="00AA0E90">
        <w:t xml:space="preserve"> as the arguments.</w:t>
      </w:r>
    </w:p>
    <w:p w14:paraId="3250B8B6" w14:textId="77777777" w:rsidR="004C02EF" w:rsidRDefault="004C02EF" w:rsidP="004C02EF">
      <w:pPr>
        <w:pStyle w:val="51"/>
        <w:numPr>
          <w:ilvl w:val="0"/>
          <w:numId w:val="0"/>
        </w:numPr>
      </w:pPr>
      <w:r>
        <w:t>15.3.4.5.3</w:t>
      </w:r>
      <w:r>
        <w:tab/>
        <w:t>[[HasInstance]] (V)</w:t>
      </w:r>
    </w:p>
    <w:p w14:paraId="5DCADC28" w14:textId="77777777" w:rsidR="004C02EF" w:rsidRDefault="004C02EF" w:rsidP="004C02EF">
      <w:r>
        <w:t xml:space="preserve">When the [[HasInstance]] internal method of a function object </w:t>
      </w:r>
      <w:r w:rsidRPr="00E91749">
        <w:rPr>
          <w:rFonts w:ascii="Times New Roman" w:hAnsi="Times New Roman"/>
          <w:i/>
        </w:rPr>
        <w:t>F</w:t>
      </w:r>
      <w:r>
        <w:t xml:space="preserve">, that was created using the bind function is called with argument </w:t>
      </w:r>
      <w:r w:rsidRPr="00E91749">
        <w:rPr>
          <w:rFonts w:ascii="Times New Roman" w:hAnsi="Times New Roman"/>
          <w:i/>
        </w:rPr>
        <w:t>V</w:t>
      </w:r>
      <w:r>
        <w:t>, the following steps are taken:</w:t>
      </w:r>
    </w:p>
    <w:p w14:paraId="4A6CD3A8" w14:textId="77777777" w:rsidR="004C02EF" w:rsidRPr="00AA0E90" w:rsidRDefault="004C02EF" w:rsidP="004C02EF">
      <w:pPr>
        <w:pStyle w:val="Alg4"/>
        <w:numPr>
          <w:ilvl w:val="0"/>
          <w:numId w:val="197"/>
        </w:numPr>
      </w:pPr>
      <w:r w:rsidRPr="00AA0E90">
        <w:t xml:space="preserve">Let </w:t>
      </w:r>
      <w:r w:rsidRPr="00AA0E90">
        <w:rPr>
          <w:i/>
        </w:rPr>
        <w:t>target</w:t>
      </w:r>
      <w:r w:rsidRPr="00AA0E90">
        <w:t xml:space="preserve"> be the value of </w:t>
      </w:r>
      <w:r w:rsidRPr="00AA0E90">
        <w:rPr>
          <w:i/>
        </w:rPr>
        <w:t>F’s</w:t>
      </w:r>
      <w:r w:rsidRPr="00AA0E90">
        <w:t xml:space="preserve"> [[TargetFunction]] internal property.</w:t>
      </w:r>
    </w:p>
    <w:p w14:paraId="4C00A7CD" w14:textId="77777777" w:rsidR="004C02EF" w:rsidRPr="00AA0E90" w:rsidRDefault="004C02EF" w:rsidP="004C02EF">
      <w:pPr>
        <w:pStyle w:val="Alg4"/>
        <w:numPr>
          <w:ilvl w:val="0"/>
          <w:numId w:val="197"/>
        </w:numPr>
      </w:pPr>
      <w:r w:rsidRPr="00AA0E90">
        <w:t xml:space="preserve">If </w:t>
      </w:r>
      <w:r w:rsidRPr="00AA0E90">
        <w:rPr>
          <w:i/>
        </w:rPr>
        <w:t>target</w:t>
      </w:r>
      <w:r w:rsidRPr="00AA0E90">
        <w:t xml:space="preserve"> has no [[HasInstance]] internal method, a </w:t>
      </w:r>
      <w:r w:rsidRPr="00AA0E90">
        <w:rPr>
          <w:b/>
        </w:rPr>
        <w:t>TypeError</w:t>
      </w:r>
      <w:r w:rsidRPr="00AA0E90">
        <w:t xml:space="preserve"> exception is thrown.</w:t>
      </w:r>
    </w:p>
    <w:p w14:paraId="50324029" w14:textId="77777777" w:rsidR="004C02EF" w:rsidRPr="00AA0E90" w:rsidRDefault="004C02EF" w:rsidP="004C02EF">
      <w:pPr>
        <w:pStyle w:val="Alg4"/>
        <w:numPr>
          <w:ilvl w:val="0"/>
          <w:numId w:val="197"/>
        </w:numPr>
        <w:spacing w:after="120"/>
      </w:pPr>
      <w:r w:rsidRPr="00AA0E90">
        <w:t>Return the result of calling the [[HasInstance]] internal method of</w:t>
      </w:r>
      <w:r w:rsidRPr="00AA0E90">
        <w:rPr>
          <w:i/>
        </w:rPr>
        <w:t xml:space="preserve"> target</w:t>
      </w:r>
      <w:r w:rsidRPr="00AA0E90">
        <w:t xml:space="preserve"> providing </w:t>
      </w:r>
      <w:r w:rsidRPr="00AA0E90">
        <w:rPr>
          <w:i/>
        </w:rPr>
        <w:t>V</w:t>
      </w:r>
      <w:r w:rsidRPr="00AA0E90">
        <w:t xml:space="preserve"> as the argument.</w:t>
      </w:r>
    </w:p>
    <w:p w14:paraId="32D432D2" w14:textId="77777777" w:rsidR="004C02EF" w:rsidRDefault="004C02EF" w:rsidP="00B43482">
      <w:pPr>
        <w:pStyle w:val="30"/>
        <w:numPr>
          <w:ilvl w:val="0"/>
          <w:numId w:val="0"/>
        </w:numPr>
      </w:pPr>
      <w:bookmarkStart w:id="5431" w:name="_Toc235503497"/>
      <w:bookmarkStart w:id="5432" w:name="_Toc241509272"/>
      <w:bookmarkStart w:id="5433" w:name="_Toc244416759"/>
      <w:bookmarkStart w:id="5434" w:name="_Toc276631123"/>
      <w:bookmarkStart w:id="5435" w:name="_Toc153968512"/>
      <w:r>
        <w:t>15.3.5</w:t>
      </w:r>
      <w:r>
        <w:tab/>
        <w:t>Properties of Function Instance</w:t>
      </w:r>
      <w:bookmarkEnd w:id="5407"/>
      <w:bookmarkEnd w:id="5412"/>
      <w:bookmarkEnd w:id="5413"/>
      <w:r>
        <w:t>s</w:t>
      </w:r>
      <w:bookmarkEnd w:id="5418"/>
      <w:bookmarkEnd w:id="5419"/>
      <w:bookmarkEnd w:id="5431"/>
      <w:bookmarkEnd w:id="5432"/>
      <w:bookmarkEnd w:id="5433"/>
      <w:bookmarkEnd w:id="5434"/>
      <w:bookmarkEnd w:id="5435"/>
    </w:p>
    <w:p w14:paraId="11AE7889" w14:textId="77777777" w:rsidR="004C02EF" w:rsidRDefault="004C02EF" w:rsidP="004C02EF">
      <w:r>
        <w:t>In addition to the required internal properties, every function instance has a [[Call]] internal property and in most cases uses a different version of the [[Get]] internal property. Depending on how they are created (see 8.6.2, 13.2, 15, and 15.3.4.5), function instances may have a [[HasInstance]] internal property, a [[Scope]] internal property, a [[Construct]]</w:t>
      </w:r>
      <w:r w:rsidRPr="00CA6D1D">
        <w:t xml:space="preserve"> </w:t>
      </w:r>
      <w:r>
        <w:t>internal property, a [[FormalParameters]] internal property, a [[Code]] internal property, a [[TargetFunction]] internal property, a [[BoundThis]] internal property, and a [[BoundArgs]] internal property</w:t>
      </w:r>
      <w:bookmarkStart w:id="5436" w:name="_Toc385672281"/>
      <w:bookmarkStart w:id="5437" w:name="_Toc393690394"/>
      <w:r>
        <w:t>.</w:t>
      </w:r>
    </w:p>
    <w:p w14:paraId="6D52D5DE" w14:textId="77777777" w:rsidR="004C02EF" w:rsidRDefault="004C02EF" w:rsidP="004C02EF">
      <w:del w:id="5438" w:author="Allen Wirfs-Brock" w:date="2011-07-02T13:55:00Z">
        <w:r w:rsidDel="00963019">
          <w:delText xml:space="preserve">The value of the [[Class]] internal property is </w:delText>
        </w:r>
        <w:r w:rsidDel="00963019">
          <w:rPr>
            <w:b/>
          </w:rPr>
          <w:delText>"Function"</w:delText>
        </w:r>
        <w:r w:rsidDel="00963019">
          <w:delText>.</w:delText>
        </w:r>
      </w:del>
      <w:ins w:id="5439" w:author="Allen Wirfs-Brock" w:date="2011-07-02T13:55:00Z">
        <w:r w:rsidR="00963019">
          <w:t>Every function instance has a [[IsFunction]] internal property.</w:t>
        </w:r>
      </w:ins>
    </w:p>
    <w:p w14:paraId="1DE38509" w14:textId="77777777" w:rsidR="004C02EF" w:rsidRDefault="004C02EF" w:rsidP="004C02EF">
      <w:r>
        <w:t xml:space="preserve">Function instances that correspond to strict mode functions (13.2) and function instances created using the </w:t>
      </w:r>
      <w:r w:rsidRPr="00C84AD8">
        <w:rPr>
          <w:b/>
        </w:rPr>
        <w:t>Function.prototype.bind method</w:t>
      </w:r>
      <w:r>
        <w:t xml:space="preserve"> (15.3.4.5) have properties named “caller” and “arguments” that throw a </w:t>
      </w:r>
      <w:r w:rsidRPr="00C84AD8">
        <w:rPr>
          <w:b/>
        </w:rPr>
        <w:t>TypeError</w:t>
      </w:r>
      <w:r>
        <w:t xml:space="preserve"> exception. An ECMAScript implementation must not associate any implementation specific behaviour with accesses of these properties from strict mode function code. </w:t>
      </w:r>
    </w:p>
    <w:p w14:paraId="3C736696" w14:textId="77777777" w:rsidR="004C02EF" w:rsidRDefault="004C02EF" w:rsidP="004C02EF">
      <w:pPr>
        <w:pStyle w:val="40"/>
        <w:numPr>
          <w:ilvl w:val="0"/>
          <w:numId w:val="0"/>
        </w:numPr>
      </w:pPr>
      <w:bookmarkStart w:id="5440" w:name="_Ref449944243"/>
      <w:r>
        <w:t>15.3.5.1</w:t>
      </w:r>
      <w:r>
        <w:tab/>
        <w:t>lengt</w:t>
      </w:r>
      <w:bookmarkEnd w:id="5436"/>
      <w:bookmarkEnd w:id="5437"/>
      <w:r>
        <w:t>h</w:t>
      </w:r>
      <w:bookmarkEnd w:id="5440"/>
    </w:p>
    <w:p w14:paraId="32336ACD" w14:textId="77777777" w:rsidR="004C02EF" w:rsidRDefault="004C02EF" w:rsidP="004C02EF">
      <w:r>
        <w:t xml:space="preserve">The value of the </w:t>
      </w:r>
      <w:r>
        <w:rPr>
          <w:rFonts w:ascii="Courier New" w:hAnsi="Courier New"/>
          <w:b/>
        </w:rPr>
        <w:t>length</w:t>
      </w:r>
      <w:r>
        <w:t xml:space="preserve"> property is an integer that indicates the “typical” number of arguments expected by the function. However, the language permits the function to be invoked with some other number of arguments. The behaviour of a function when invoked on a number of arguments other than the number specified by its </w:t>
      </w:r>
      <w:r>
        <w:rPr>
          <w:rFonts w:ascii="Courier New" w:hAnsi="Courier New"/>
          <w:b/>
        </w:rPr>
        <w:t>length</w:t>
      </w:r>
      <w:r>
        <w:t xml:space="preserve"> property depends on the function.</w:t>
      </w:r>
      <w:bookmarkStart w:id="5441" w:name="_Toc385672282"/>
      <w:bookmarkStart w:id="5442" w:name="_Toc393690395"/>
      <w:r>
        <w:t xml:space="preserve"> This property has the attributes { </w:t>
      </w:r>
      <w:r>
        <w:rPr>
          <w:lang w:val="en-US"/>
        </w:rPr>
        <w:t>[[Writ</w:t>
      </w:r>
      <w:r w:rsidRPr="0032109A">
        <w:rPr>
          <w:lang w:val="en-US"/>
        </w:rPr>
        <w:t xml:space="preserve">able]]: </w:t>
      </w:r>
      <w:r w:rsidRPr="00CA06D1">
        <w:rPr>
          <w:b/>
          <w:lang w:val="en-US"/>
        </w:rPr>
        <w:t>false</w:t>
      </w:r>
      <w:r w:rsidRPr="0032109A">
        <w:rPr>
          <w:lang w:val="en-US"/>
        </w:rPr>
        <w:t xml:space="preserve">, [[Enumerable]]: </w:t>
      </w:r>
      <w:r w:rsidRPr="00CA06D1">
        <w:rPr>
          <w:b/>
          <w:lang w:val="en-US"/>
        </w:rPr>
        <w:t>false</w:t>
      </w:r>
      <w:r w:rsidRPr="0032109A">
        <w:rPr>
          <w:lang w:val="en-US"/>
        </w:rPr>
        <w:t>, [[</w:t>
      </w:r>
      <w:r>
        <w:t>Configurable</w:t>
      </w:r>
      <w:r w:rsidRPr="0032109A">
        <w:rPr>
          <w:lang w:val="en-US"/>
        </w:rPr>
        <w:t xml:space="preserve">]]: </w:t>
      </w:r>
      <w:r w:rsidRPr="00CA06D1">
        <w:rPr>
          <w:b/>
          <w:lang w:val="en-US"/>
        </w:rPr>
        <w:t>false</w:t>
      </w:r>
      <w:r>
        <w:t> }.</w:t>
      </w:r>
    </w:p>
    <w:p w14:paraId="7994F9EF" w14:textId="77777777" w:rsidR="004C02EF" w:rsidRDefault="004C02EF" w:rsidP="004C02EF">
      <w:pPr>
        <w:pStyle w:val="40"/>
        <w:numPr>
          <w:ilvl w:val="0"/>
          <w:numId w:val="0"/>
        </w:numPr>
      </w:pPr>
      <w:bookmarkStart w:id="5443" w:name="_Ref449944260"/>
      <w:r>
        <w:t>15.3.5.2</w:t>
      </w:r>
      <w:r>
        <w:tab/>
        <w:t>prototyp</w:t>
      </w:r>
      <w:bookmarkEnd w:id="5441"/>
      <w:bookmarkEnd w:id="5442"/>
      <w:r>
        <w:t>e</w:t>
      </w:r>
      <w:bookmarkEnd w:id="5443"/>
    </w:p>
    <w:p w14:paraId="63454041" w14:textId="77777777" w:rsidR="004C02EF" w:rsidRDefault="004C02EF" w:rsidP="004C02EF">
      <w:r>
        <w:t xml:space="preserve">The value of the </w:t>
      </w:r>
      <w:r>
        <w:rPr>
          <w:rFonts w:ascii="Courier New" w:hAnsi="Courier New"/>
          <w:b/>
        </w:rPr>
        <w:t>prototype</w:t>
      </w:r>
      <w:r>
        <w:t xml:space="preserve"> property is used to initialise the [[Prototype]] internal property of a newly created object before the Function object is invoked as a constructor for that newly created object.</w:t>
      </w:r>
      <w:bookmarkStart w:id="5444" w:name="_Toc382291614"/>
      <w:bookmarkStart w:id="5445" w:name="_Toc385672284"/>
      <w:bookmarkStart w:id="5446" w:name="_Toc393690397"/>
      <w:r>
        <w:t xml:space="preserve"> This property has the attribute { </w:t>
      </w:r>
      <w:r>
        <w:rPr>
          <w:lang w:val="en-US"/>
        </w:rPr>
        <w:t>[[Writ</w:t>
      </w:r>
      <w:r w:rsidRPr="0032109A">
        <w:rPr>
          <w:lang w:val="en-US"/>
        </w:rPr>
        <w:t xml:space="preserve">able]]: </w:t>
      </w:r>
      <w:r w:rsidRPr="00CA06D1">
        <w:rPr>
          <w:b/>
          <w:lang w:val="en-US"/>
        </w:rPr>
        <w:t>true</w:t>
      </w:r>
      <w:r w:rsidRPr="0032109A">
        <w:rPr>
          <w:lang w:val="en-US"/>
        </w:rPr>
        <w:t xml:space="preserve">, [[Enumerable]]: </w:t>
      </w:r>
      <w:r>
        <w:rPr>
          <w:b/>
          <w:lang w:val="en-US"/>
        </w:rPr>
        <w:t>false</w:t>
      </w:r>
      <w:r w:rsidRPr="0032109A">
        <w:rPr>
          <w:lang w:val="en-US"/>
        </w:rPr>
        <w:t>, [[</w:t>
      </w:r>
      <w:r>
        <w:t>Configurable</w:t>
      </w:r>
      <w:r w:rsidRPr="0032109A">
        <w:rPr>
          <w:lang w:val="en-US"/>
        </w:rPr>
        <w:t xml:space="preserve">]]: </w:t>
      </w:r>
      <w:r>
        <w:rPr>
          <w:b/>
          <w:lang w:val="en-US"/>
        </w:rPr>
        <w:t>false</w:t>
      </w:r>
      <w:r w:rsidDel="00602F71">
        <w:t xml:space="preserve"> </w:t>
      </w:r>
      <w:r>
        <w:t>}.</w:t>
      </w:r>
    </w:p>
    <w:p w14:paraId="72BEF652" w14:textId="77777777" w:rsidR="004C02EF" w:rsidRPr="00B34F87" w:rsidRDefault="004C02EF" w:rsidP="004C02EF">
      <w:pPr>
        <w:pStyle w:val="Note"/>
      </w:pPr>
      <w:r w:rsidRPr="00AA0E90">
        <w:t>NOTE</w:t>
      </w:r>
      <w:r w:rsidRPr="00AA0E90">
        <w:tab/>
        <w:t xml:space="preserve">Function objects created using </w:t>
      </w:r>
      <w:r w:rsidRPr="00AA0E90">
        <w:rPr>
          <w:rFonts w:ascii="Courier New" w:hAnsi="Courier New"/>
          <w:b/>
        </w:rPr>
        <w:t>Function.prototype.bind</w:t>
      </w:r>
      <w:r w:rsidRPr="00AA0E90">
        <w:t xml:space="preserve"> do not have a </w:t>
      </w:r>
      <w:r w:rsidRPr="00AA0E90">
        <w:rPr>
          <w:rFonts w:ascii="Courier New" w:hAnsi="Courier New" w:cs="Courier New"/>
          <w:b/>
        </w:rPr>
        <w:t>prototype</w:t>
      </w:r>
      <w:r w:rsidRPr="00AA0E90">
        <w:t xml:space="preserve"> property.</w:t>
      </w:r>
    </w:p>
    <w:p w14:paraId="22FC9988" w14:textId="77777777" w:rsidR="004C02EF" w:rsidRDefault="004C02EF" w:rsidP="004C02EF">
      <w:pPr>
        <w:pStyle w:val="40"/>
        <w:numPr>
          <w:ilvl w:val="0"/>
          <w:numId w:val="0"/>
        </w:numPr>
      </w:pPr>
      <w:bookmarkStart w:id="5447" w:name="_Ref440446281"/>
      <w:bookmarkStart w:id="5448" w:name="_Ref449966920"/>
      <w:r>
        <w:t>15.3.5.3</w:t>
      </w:r>
      <w:r>
        <w:tab/>
        <w:t>[[HasInstance]] (V)</w:t>
      </w:r>
      <w:bookmarkEnd w:id="5447"/>
      <w:bookmarkEnd w:id="5448"/>
    </w:p>
    <w:p w14:paraId="4F9AC60E" w14:textId="77777777" w:rsidR="004C02EF" w:rsidRDefault="004C02EF" w:rsidP="004C02EF">
      <w:r>
        <w:t xml:space="preserve">Assume </w:t>
      </w:r>
      <w:r w:rsidRPr="00E91749">
        <w:rPr>
          <w:rFonts w:ascii="Times New Roman" w:hAnsi="Times New Roman"/>
          <w:i/>
        </w:rPr>
        <w:t>F</w:t>
      </w:r>
      <w:r>
        <w:t xml:space="preserve"> is a Function object.</w:t>
      </w:r>
    </w:p>
    <w:p w14:paraId="7FACE425" w14:textId="77777777" w:rsidR="004C02EF" w:rsidRDefault="004C02EF" w:rsidP="004C02EF">
      <w:r>
        <w:t xml:space="preserve">When the [[HasInstance]] internal method of </w:t>
      </w:r>
      <w:r w:rsidRPr="00E91749">
        <w:rPr>
          <w:rFonts w:ascii="Times New Roman" w:hAnsi="Times New Roman"/>
          <w:i/>
        </w:rPr>
        <w:t>F</w:t>
      </w:r>
      <w:r>
        <w:t xml:space="preserve"> is called with value </w:t>
      </w:r>
      <w:r w:rsidRPr="00E91749">
        <w:rPr>
          <w:rFonts w:ascii="Times New Roman" w:hAnsi="Times New Roman"/>
          <w:i/>
        </w:rPr>
        <w:t>V</w:t>
      </w:r>
      <w:r>
        <w:t>, the following steps are taken:</w:t>
      </w:r>
    </w:p>
    <w:p w14:paraId="26B95036" w14:textId="77777777" w:rsidR="004C02EF" w:rsidRPr="00AA0E90" w:rsidRDefault="004C02EF" w:rsidP="004C02EF">
      <w:pPr>
        <w:pStyle w:val="Alg4"/>
        <w:numPr>
          <w:ilvl w:val="0"/>
          <w:numId w:val="198"/>
        </w:numPr>
      </w:pPr>
      <w:r w:rsidRPr="00AA0E90">
        <w:t xml:space="preserve">If </w:t>
      </w:r>
      <w:r w:rsidRPr="00AA0E90">
        <w:rPr>
          <w:i/>
        </w:rPr>
        <w:t>V</w:t>
      </w:r>
      <w:r w:rsidRPr="00AA0E90">
        <w:t xml:space="preserve"> is not an object, return </w:t>
      </w:r>
      <w:r w:rsidRPr="00AA0E90">
        <w:rPr>
          <w:b/>
        </w:rPr>
        <w:t>false</w:t>
      </w:r>
      <w:r w:rsidRPr="00AA0E90">
        <w:t>.</w:t>
      </w:r>
    </w:p>
    <w:p w14:paraId="2E46E955" w14:textId="77777777" w:rsidR="004C02EF" w:rsidRPr="00AA0E90" w:rsidRDefault="004C02EF" w:rsidP="004C02EF">
      <w:pPr>
        <w:pStyle w:val="Alg4"/>
        <w:numPr>
          <w:ilvl w:val="0"/>
          <w:numId w:val="198"/>
        </w:numPr>
      </w:pPr>
      <w:r w:rsidRPr="00AA0E90">
        <w:t xml:space="preserve">Let </w:t>
      </w:r>
      <w:r w:rsidRPr="00AA0E90">
        <w:rPr>
          <w:i/>
        </w:rPr>
        <w:t>O</w:t>
      </w:r>
      <w:r w:rsidRPr="00AA0E90">
        <w:t xml:space="preserve"> be the result of calling the [[Get]] internal method of </w:t>
      </w:r>
      <w:r w:rsidRPr="00AA0E90">
        <w:rPr>
          <w:i/>
        </w:rPr>
        <w:t>F</w:t>
      </w:r>
      <w:r w:rsidRPr="00AA0E90">
        <w:t xml:space="preserve"> with property name </w:t>
      </w:r>
      <w:r>
        <w:rPr>
          <w:rFonts w:ascii="Courier New" w:hAnsi="Courier New"/>
          <w:b/>
        </w:rPr>
        <w:t>"prototype"</w:t>
      </w:r>
      <w:r w:rsidRPr="00AA0E90">
        <w:t>.</w:t>
      </w:r>
    </w:p>
    <w:p w14:paraId="717220D1" w14:textId="77777777" w:rsidR="004C02EF" w:rsidRPr="00AA0E90" w:rsidRDefault="004C02EF" w:rsidP="004C02EF">
      <w:pPr>
        <w:pStyle w:val="Alg4"/>
        <w:numPr>
          <w:ilvl w:val="0"/>
          <w:numId w:val="198"/>
        </w:numPr>
      </w:pPr>
      <w:r w:rsidRPr="00AA0E90">
        <w:t xml:space="preserve">If </w:t>
      </w:r>
      <w:r>
        <w:t>Type(</w:t>
      </w:r>
      <w:r w:rsidRPr="00AA0E90">
        <w:rPr>
          <w:i/>
        </w:rPr>
        <w:t>O</w:t>
      </w:r>
      <w:r>
        <w:t>)</w:t>
      </w:r>
      <w:r w:rsidRPr="00AA0E90">
        <w:t xml:space="preserve"> is not </w:t>
      </w:r>
      <w:r>
        <w:t>O</w:t>
      </w:r>
      <w:r w:rsidRPr="00AA0E90">
        <w:t xml:space="preserve">bject, throw a </w:t>
      </w:r>
      <w:r w:rsidRPr="00AA0E90">
        <w:rPr>
          <w:b/>
        </w:rPr>
        <w:t>TypeError</w:t>
      </w:r>
      <w:r w:rsidRPr="00AA0E90">
        <w:t xml:space="preserve"> exception.</w:t>
      </w:r>
    </w:p>
    <w:p w14:paraId="4261E1F2" w14:textId="77777777" w:rsidR="004C02EF" w:rsidRPr="00AA0E90" w:rsidRDefault="004C02EF" w:rsidP="004C02EF">
      <w:pPr>
        <w:pStyle w:val="Alg4"/>
        <w:numPr>
          <w:ilvl w:val="0"/>
          <w:numId w:val="198"/>
        </w:numPr>
      </w:pPr>
      <w:r w:rsidRPr="00AA0E90">
        <w:t>Repeat</w:t>
      </w:r>
    </w:p>
    <w:p w14:paraId="4025C9AB" w14:textId="77777777" w:rsidR="004C02EF" w:rsidRPr="00AA0E90" w:rsidRDefault="004C02EF" w:rsidP="004C02EF">
      <w:pPr>
        <w:pStyle w:val="Alg4"/>
        <w:numPr>
          <w:ilvl w:val="1"/>
          <w:numId w:val="198"/>
        </w:numPr>
      </w:pPr>
      <w:r w:rsidRPr="00AA0E90">
        <w:t xml:space="preserve">Let </w:t>
      </w:r>
      <w:r w:rsidRPr="00AA0E90">
        <w:rPr>
          <w:i/>
        </w:rPr>
        <w:t>V</w:t>
      </w:r>
      <w:r w:rsidRPr="00AA0E90">
        <w:t xml:space="preserve"> be the value of the [[Prototype]] internal property of </w:t>
      </w:r>
      <w:r w:rsidRPr="00AA0E90">
        <w:rPr>
          <w:i/>
        </w:rPr>
        <w:t>V</w:t>
      </w:r>
      <w:r w:rsidRPr="00AA0E90">
        <w:t>.</w:t>
      </w:r>
    </w:p>
    <w:p w14:paraId="04B68D46" w14:textId="77777777" w:rsidR="004C02EF" w:rsidRPr="00AA0E90" w:rsidRDefault="004C02EF" w:rsidP="004C02EF">
      <w:pPr>
        <w:pStyle w:val="Alg4"/>
        <w:numPr>
          <w:ilvl w:val="1"/>
          <w:numId w:val="198"/>
        </w:numPr>
      </w:pPr>
      <w:r w:rsidRPr="00AA0E90">
        <w:t xml:space="preserve">If </w:t>
      </w:r>
      <w:r w:rsidRPr="00AA0E90">
        <w:rPr>
          <w:i/>
        </w:rPr>
        <w:t>V</w:t>
      </w:r>
      <w:r w:rsidRPr="00AA0E90">
        <w:t xml:space="preserve"> is </w:t>
      </w:r>
      <w:r>
        <w:rPr>
          <w:rFonts w:ascii="Courier New" w:hAnsi="Courier New"/>
          <w:b/>
        </w:rPr>
        <w:t>null</w:t>
      </w:r>
      <w:r w:rsidRPr="00AA0E90">
        <w:t xml:space="preserve">, return </w:t>
      </w:r>
      <w:r w:rsidRPr="00AA0E90">
        <w:rPr>
          <w:b/>
        </w:rPr>
        <w:t>false</w:t>
      </w:r>
      <w:r w:rsidRPr="00AA0E90">
        <w:t>.</w:t>
      </w:r>
    </w:p>
    <w:p w14:paraId="6A567C56" w14:textId="77777777" w:rsidR="004C02EF" w:rsidRPr="00AA0E90" w:rsidRDefault="004C02EF" w:rsidP="004C02EF">
      <w:pPr>
        <w:pStyle w:val="Alg4"/>
        <w:numPr>
          <w:ilvl w:val="1"/>
          <w:numId w:val="198"/>
        </w:numPr>
        <w:spacing w:after="220"/>
      </w:pPr>
      <w:r w:rsidRPr="00AA0E90">
        <w:t xml:space="preserve">If </w:t>
      </w:r>
      <w:r w:rsidRPr="00AA0E90">
        <w:rPr>
          <w:i/>
        </w:rPr>
        <w:t>O</w:t>
      </w:r>
      <w:r w:rsidRPr="00AA0E90">
        <w:t xml:space="preserve"> and </w:t>
      </w:r>
      <w:r w:rsidRPr="00AA0E90">
        <w:rPr>
          <w:i/>
        </w:rPr>
        <w:t>V</w:t>
      </w:r>
      <w:r w:rsidRPr="00AA0E90">
        <w:t xml:space="preserve"> refer to the same object, return </w:t>
      </w:r>
      <w:r w:rsidRPr="00AA0E90">
        <w:rPr>
          <w:b/>
        </w:rPr>
        <w:t>true</w:t>
      </w:r>
      <w:r w:rsidRPr="00AA0E90">
        <w:t>.</w:t>
      </w:r>
    </w:p>
    <w:p w14:paraId="12ECDB24" w14:textId="77777777" w:rsidR="004C02EF" w:rsidRDefault="004C02EF" w:rsidP="004C02EF">
      <w:pPr>
        <w:pStyle w:val="Note"/>
      </w:pPr>
      <w:bookmarkStart w:id="5449" w:name="_Ref457710573"/>
      <w:bookmarkStart w:id="5450" w:name="_Toc472818920"/>
      <w:r w:rsidRPr="000956BB">
        <w:t>NOTE</w:t>
      </w:r>
      <w:r w:rsidRPr="000956BB">
        <w:tab/>
        <w:t xml:space="preserve">Function objects created using </w:t>
      </w:r>
      <w:r w:rsidRPr="000956BB">
        <w:rPr>
          <w:rFonts w:ascii="Courier New" w:hAnsi="Courier New" w:cs="Courier New"/>
          <w:b/>
        </w:rPr>
        <w:t>Function.prototype.bind</w:t>
      </w:r>
      <w:r w:rsidRPr="000956BB">
        <w:t xml:space="preserve"> have a different implementation of [[HasInstance]] defined in 15.3.4.5.3.</w:t>
      </w:r>
    </w:p>
    <w:p w14:paraId="239FBD23" w14:textId="77777777" w:rsidR="004C02EF" w:rsidRDefault="004C02EF" w:rsidP="004C02EF">
      <w:pPr>
        <w:pStyle w:val="40"/>
        <w:numPr>
          <w:ilvl w:val="0"/>
          <w:numId w:val="0"/>
        </w:numPr>
      </w:pPr>
      <w:r>
        <w:t>15.3.5.4</w:t>
      </w:r>
      <w:r>
        <w:tab/>
        <w:t>[[Get]] (P)</w:t>
      </w:r>
    </w:p>
    <w:p w14:paraId="42279F03" w14:textId="77777777" w:rsidR="004C02EF" w:rsidRDefault="004C02EF" w:rsidP="004C02EF">
      <w:r>
        <w:t>Function objects use a variation of the [[Get]] internal method used for other native ECMAScript objects (8.12.3).</w:t>
      </w:r>
    </w:p>
    <w:p w14:paraId="050C11E2" w14:textId="77777777" w:rsidR="004C02EF" w:rsidRDefault="004C02EF" w:rsidP="004C02EF">
      <w:r>
        <w:t xml:space="preserve">Assume </w:t>
      </w:r>
      <w:r w:rsidRPr="00E91749">
        <w:rPr>
          <w:rFonts w:ascii="Times New Roman" w:hAnsi="Times New Roman"/>
          <w:i/>
        </w:rPr>
        <w:t>F</w:t>
      </w:r>
      <w:r>
        <w:t xml:space="preserve"> is a Function object. When the [[Get]] internal method of </w:t>
      </w:r>
      <w:r w:rsidRPr="00E91749">
        <w:rPr>
          <w:rFonts w:ascii="Times New Roman" w:hAnsi="Times New Roman"/>
          <w:i/>
        </w:rPr>
        <w:t>F</w:t>
      </w:r>
      <w:r>
        <w:t xml:space="preserve"> is called with property name </w:t>
      </w:r>
      <w:r w:rsidRPr="00E91749">
        <w:rPr>
          <w:rFonts w:ascii="Times New Roman" w:hAnsi="Times New Roman"/>
          <w:i/>
        </w:rPr>
        <w:t>P</w:t>
      </w:r>
      <w:r>
        <w:t>, the following steps are taken:</w:t>
      </w:r>
    </w:p>
    <w:p w14:paraId="3B16ABC5" w14:textId="77777777" w:rsidR="004C02EF" w:rsidRPr="00AA0E90" w:rsidRDefault="004C02EF" w:rsidP="004C02EF">
      <w:pPr>
        <w:pStyle w:val="Alg4"/>
        <w:numPr>
          <w:ilvl w:val="0"/>
          <w:numId w:val="199"/>
        </w:numPr>
      </w:pPr>
      <w:r w:rsidRPr="00AA0E90">
        <w:t xml:space="preserve">Let </w:t>
      </w:r>
      <w:r w:rsidRPr="00AA0E90">
        <w:rPr>
          <w:i/>
        </w:rPr>
        <w:t>v</w:t>
      </w:r>
      <w:r w:rsidRPr="00AA0E90">
        <w:t xml:space="preserve"> be the result of calling the default [[Get]] internal method (8.12.3) on </w:t>
      </w:r>
      <w:r w:rsidRPr="00AA0E90">
        <w:rPr>
          <w:i/>
        </w:rPr>
        <w:t>F</w:t>
      </w:r>
      <w:r w:rsidRPr="00AA0E90">
        <w:t xml:space="preserve"> passing </w:t>
      </w:r>
      <w:r w:rsidRPr="00AA0E90">
        <w:rPr>
          <w:i/>
        </w:rPr>
        <w:t>P</w:t>
      </w:r>
      <w:r w:rsidRPr="00AA0E90">
        <w:t xml:space="preserve"> as the property name argument.</w:t>
      </w:r>
    </w:p>
    <w:p w14:paraId="6FC885E5" w14:textId="77777777" w:rsidR="004C02EF" w:rsidRPr="00AA0E90" w:rsidRDefault="004C02EF" w:rsidP="004C02EF">
      <w:pPr>
        <w:pStyle w:val="Alg4"/>
        <w:numPr>
          <w:ilvl w:val="0"/>
          <w:numId w:val="199"/>
        </w:numPr>
      </w:pPr>
      <w:r w:rsidRPr="00AA0E90">
        <w:t xml:space="preserve">If </w:t>
      </w:r>
      <w:r w:rsidRPr="00AA0E90">
        <w:rPr>
          <w:i/>
        </w:rPr>
        <w:t>P</w:t>
      </w:r>
      <w:r w:rsidRPr="00AA0E90">
        <w:t xml:space="preserve"> is </w:t>
      </w:r>
      <w:r>
        <w:rPr>
          <w:rFonts w:ascii="Courier New" w:hAnsi="Courier New"/>
          <w:b/>
        </w:rPr>
        <w:t xml:space="preserve">"caller" </w:t>
      </w:r>
      <w:r w:rsidRPr="00AA0E90">
        <w:t xml:space="preserve">and </w:t>
      </w:r>
      <w:r w:rsidRPr="00AA0E90">
        <w:rPr>
          <w:i/>
        </w:rPr>
        <w:t>v</w:t>
      </w:r>
      <w:r w:rsidRPr="00AA0E90">
        <w:t xml:space="preserve"> is a strict mode Function object, throw a </w:t>
      </w:r>
      <w:r w:rsidRPr="00AA0E90">
        <w:rPr>
          <w:b/>
        </w:rPr>
        <w:t>TypeError</w:t>
      </w:r>
      <w:r w:rsidRPr="00AA0E90">
        <w:t xml:space="preserve"> exception. </w:t>
      </w:r>
    </w:p>
    <w:p w14:paraId="7AC5A084" w14:textId="77777777" w:rsidR="004C02EF" w:rsidRPr="00AA0E90" w:rsidRDefault="004C02EF" w:rsidP="004C02EF">
      <w:pPr>
        <w:pStyle w:val="Alg4"/>
        <w:numPr>
          <w:ilvl w:val="0"/>
          <w:numId w:val="199"/>
        </w:numPr>
        <w:spacing w:after="220"/>
      </w:pPr>
      <w:r w:rsidRPr="00AA0E90">
        <w:t xml:space="preserve">Return </w:t>
      </w:r>
      <w:r w:rsidRPr="00AA0E90">
        <w:rPr>
          <w:i/>
        </w:rPr>
        <w:t>v</w:t>
      </w:r>
      <w:r w:rsidRPr="00AA0E90">
        <w:t>.</w:t>
      </w:r>
    </w:p>
    <w:p w14:paraId="0AABF1C0" w14:textId="77777777" w:rsidR="004C02EF" w:rsidRDefault="004C02EF" w:rsidP="004C02EF">
      <w:pPr>
        <w:pStyle w:val="Note"/>
      </w:pPr>
      <w:r w:rsidRPr="000956BB">
        <w:t>NOTE</w:t>
      </w:r>
      <w:r w:rsidRPr="000956BB">
        <w:tab/>
        <w:t xml:space="preserve">Function objects created using </w:t>
      </w:r>
      <w:r w:rsidRPr="000956BB">
        <w:rPr>
          <w:rFonts w:ascii="Courier New" w:hAnsi="Courier New" w:cs="Courier New"/>
          <w:b/>
        </w:rPr>
        <w:t>Function.prototype.bind</w:t>
      </w:r>
      <w:r w:rsidRPr="000956BB">
        <w:t xml:space="preserve"> use the default [[Get]] internal method.</w:t>
      </w:r>
    </w:p>
    <w:p w14:paraId="016607BA" w14:textId="77777777" w:rsidR="004C02EF" w:rsidRDefault="004C02EF" w:rsidP="00B43482">
      <w:pPr>
        <w:pStyle w:val="20"/>
        <w:numPr>
          <w:ilvl w:val="0"/>
          <w:numId w:val="0"/>
        </w:numPr>
      </w:pPr>
      <w:bookmarkStart w:id="5451" w:name="_Toc235503498"/>
      <w:bookmarkStart w:id="5452" w:name="_Toc241509273"/>
      <w:bookmarkStart w:id="5453" w:name="_Toc244416760"/>
      <w:bookmarkStart w:id="5454" w:name="_Toc276631124"/>
      <w:bookmarkStart w:id="5455" w:name="_Toc153968513"/>
      <w:r>
        <w:t>15.4</w:t>
      </w:r>
      <w:r>
        <w:tab/>
        <w:t>Array Object</w:t>
      </w:r>
      <w:bookmarkEnd w:id="5444"/>
      <w:bookmarkEnd w:id="5445"/>
      <w:bookmarkEnd w:id="5446"/>
      <w:r>
        <w:t>s</w:t>
      </w:r>
      <w:bookmarkEnd w:id="5449"/>
      <w:bookmarkEnd w:id="5450"/>
      <w:bookmarkEnd w:id="5451"/>
      <w:bookmarkEnd w:id="5452"/>
      <w:bookmarkEnd w:id="5453"/>
      <w:bookmarkEnd w:id="5454"/>
      <w:bookmarkEnd w:id="5455"/>
    </w:p>
    <w:p w14:paraId="42432E28" w14:textId="77777777" w:rsidR="004C02EF" w:rsidRDefault="004C02EF" w:rsidP="004C02EF">
      <w:r>
        <w:t xml:space="preserve">Array objects give special treatment to a certain class of property names. A property name </w:t>
      </w:r>
      <w:r w:rsidRPr="00E91749">
        <w:rPr>
          <w:rFonts w:ascii="Times New Roman" w:hAnsi="Times New Roman"/>
          <w:i/>
        </w:rPr>
        <w:t>P</w:t>
      </w:r>
      <w:r>
        <w:t xml:space="preserve"> (in the form of a String value) is an </w:t>
      </w:r>
      <w:r>
        <w:rPr>
          <w:i/>
        </w:rPr>
        <w:t>array index</w:t>
      </w:r>
      <w:r>
        <w:t xml:space="preserve"> if and only if </w:t>
      </w:r>
      <w:r w:rsidRPr="00E91749">
        <w:rPr>
          <w:rFonts w:ascii="Times New Roman" w:hAnsi="Times New Roman"/>
        </w:rPr>
        <w:t>ToString(ToUint32(</w:t>
      </w:r>
      <w:r w:rsidRPr="00E91749">
        <w:rPr>
          <w:rFonts w:ascii="Times New Roman" w:hAnsi="Times New Roman"/>
          <w:i/>
        </w:rPr>
        <w:t>P</w:t>
      </w:r>
      <w:r w:rsidRPr="00E91749">
        <w:rPr>
          <w:rFonts w:ascii="Times New Roman" w:hAnsi="Times New Roman"/>
        </w:rPr>
        <w:t>))</w:t>
      </w:r>
      <w:r>
        <w:t xml:space="preserve"> is equal to </w:t>
      </w:r>
      <w:r w:rsidRPr="00E91749">
        <w:rPr>
          <w:rFonts w:ascii="Times New Roman" w:hAnsi="Times New Roman"/>
          <w:i/>
        </w:rPr>
        <w:t>P</w:t>
      </w:r>
      <w:r>
        <w:t xml:space="preserve"> and </w:t>
      </w:r>
      <w:r w:rsidRPr="00E91749">
        <w:rPr>
          <w:rFonts w:ascii="Times New Roman" w:hAnsi="Times New Roman"/>
        </w:rPr>
        <w:t>ToUint32(</w:t>
      </w:r>
      <w:r w:rsidRPr="00E91749">
        <w:rPr>
          <w:rFonts w:ascii="Times New Roman" w:hAnsi="Times New Roman"/>
          <w:i/>
        </w:rPr>
        <w:t>P</w:t>
      </w:r>
      <w:r w:rsidRPr="00E91749">
        <w:rPr>
          <w:rFonts w:ascii="Times New Roman" w:hAnsi="Times New Roman"/>
        </w:rPr>
        <w:t>)</w:t>
      </w:r>
      <w:r>
        <w:t xml:space="preserve"> is not equal to </w:t>
      </w:r>
      <w:r w:rsidRPr="00E91749">
        <w:rPr>
          <w:rFonts w:ascii="Times New Roman" w:hAnsi="Times New Roman"/>
        </w:rPr>
        <w:t>2</w:t>
      </w:r>
      <w:r w:rsidRPr="00E91749">
        <w:rPr>
          <w:rFonts w:ascii="Times New Roman" w:hAnsi="Times New Roman"/>
          <w:vertAlign w:val="superscript"/>
        </w:rPr>
        <w:t>32</w:t>
      </w:r>
      <w:r w:rsidRPr="00E91749">
        <w:rPr>
          <w:rFonts w:ascii="Times New Roman" w:hAnsi="Times New Roman"/>
        </w:rPr>
        <w:sym w:font="Symbol" w:char="F02D"/>
      </w:r>
      <w:r w:rsidRPr="00E91749">
        <w:rPr>
          <w:rFonts w:ascii="Times New Roman" w:hAnsi="Times New Roman"/>
        </w:rPr>
        <w:t>1</w:t>
      </w:r>
      <w:r>
        <w:t xml:space="preserve">. A property whose property name is an array index is also called an </w:t>
      </w:r>
      <w:r w:rsidRPr="00160FBE">
        <w:rPr>
          <w:i/>
        </w:rPr>
        <w:t>element</w:t>
      </w:r>
      <w:r>
        <w:t xml:space="preserve">. Every Array object has a </w:t>
      </w:r>
      <w:r>
        <w:rPr>
          <w:rFonts w:ascii="Courier New" w:hAnsi="Courier New"/>
          <w:b/>
        </w:rPr>
        <w:t>length</w:t>
      </w:r>
      <w:r>
        <w:t xml:space="preserve"> property whose value is always a nonnegative integer less than </w:t>
      </w:r>
      <w:r w:rsidRPr="00E91749">
        <w:rPr>
          <w:rFonts w:ascii="Times New Roman" w:hAnsi="Times New Roman"/>
        </w:rPr>
        <w:t>2</w:t>
      </w:r>
      <w:r w:rsidRPr="00E91749">
        <w:rPr>
          <w:rFonts w:ascii="Times New Roman" w:hAnsi="Times New Roman"/>
          <w:vertAlign w:val="superscript"/>
        </w:rPr>
        <w:t>32</w:t>
      </w:r>
      <w:r>
        <w:t xml:space="preserve">. The value of the </w:t>
      </w:r>
      <w:r>
        <w:rPr>
          <w:rFonts w:ascii="Courier New" w:hAnsi="Courier New"/>
          <w:b/>
        </w:rPr>
        <w:t>length</w:t>
      </w:r>
      <w:r>
        <w:t xml:space="preserve"> property is numerically greater than the name of every property whose name is an array index; whenever a property of an Array object is created or changed, other properties are adjusted as necessary to maintain this invariant. Specifically, whenever a property is added whose name is an array index, the </w:t>
      </w:r>
      <w:r>
        <w:rPr>
          <w:rFonts w:ascii="Courier New" w:hAnsi="Courier New"/>
          <w:b/>
        </w:rPr>
        <w:t>length</w:t>
      </w:r>
      <w:r>
        <w:t xml:space="preserve"> property is changed, if necessary, to be one more than the numeric value of that array index; and whenever the </w:t>
      </w:r>
      <w:r>
        <w:rPr>
          <w:rFonts w:ascii="Courier New" w:hAnsi="Courier New"/>
          <w:b/>
        </w:rPr>
        <w:t>length</w:t>
      </w:r>
      <w:r>
        <w:t xml:space="preserve"> property is changed, every property whose name is an array index whose value is not smaller than the new length is automatically deleted. This constraint applies only to own properties of an Array object and is unaffected by </w:t>
      </w:r>
      <w:r>
        <w:rPr>
          <w:rFonts w:ascii="Courier New" w:hAnsi="Courier New"/>
          <w:b/>
        </w:rPr>
        <w:t>length</w:t>
      </w:r>
      <w:r>
        <w:t xml:space="preserve"> or array index properties that may be inherited from its prototypes.</w:t>
      </w:r>
      <w:bookmarkStart w:id="5456" w:name="_Toc393690398"/>
      <w:bookmarkStart w:id="5457" w:name="_Ref404501450"/>
    </w:p>
    <w:p w14:paraId="264E883B" w14:textId="77777777" w:rsidR="004C02EF" w:rsidRDefault="004C02EF" w:rsidP="004C02EF">
      <w:r>
        <w:t xml:space="preserve">An object, </w:t>
      </w:r>
      <w:r w:rsidRPr="00E91749">
        <w:rPr>
          <w:rFonts w:ascii="Times New Roman" w:hAnsi="Times New Roman"/>
          <w:i/>
        </w:rPr>
        <w:t>O</w:t>
      </w:r>
      <w:r>
        <w:t xml:space="preserve">,  is said to be </w:t>
      </w:r>
      <w:r w:rsidRPr="00890D22">
        <w:rPr>
          <w:i/>
        </w:rPr>
        <w:t>sparse</w:t>
      </w:r>
      <w:r>
        <w:t xml:space="preserve"> if the following algorithm returns </w:t>
      </w:r>
      <w:r w:rsidRPr="00890D22">
        <w:rPr>
          <w:b/>
        </w:rPr>
        <w:t>true</w:t>
      </w:r>
      <w:r>
        <w:t>:</w:t>
      </w:r>
    </w:p>
    <w:p w14:paraId="2DCCFA41" w14:textId="77777777" w:rsidR="004C02EF" w:rsidRPr="00AA0E90" w:rsidRDefault="004C02EF" w:rsidP="004C02EF">
      <w:pPr>
        <w:numPr>
          <w:ilvl w:val="0"/>
          <w:numId w:val="200"/>
        </w:numPr>
        <w:spacing w:after="120" w:line="240" w:lineRule="auto"/>
        <w:contextualSpacing/>
        <w:rPr>
          <w:rFonts w:ascii="Times New Roman" w:eastAsia="Times New Roman" w:hAnsi="Times New Roman"/>
          <w:spacing w:val="6"/>
          <w:lang w:eastAsia="en-US"/>
        </w:rPr>
      </w:pPr>
      <w:bookmarkStart w:id="5458" w:name="_Ref424531647"/>
      <w:bookmarkStart w:id="5459" w:name="_Toc472818921"/>
      <w:bookmarkStart w:id="5460" w:name="_Toc235503499"/>
      <w:r w:rsidRPr="00AA0E90">
        <w:rPr>
          <w:rFonts w:ascii="Times New Roman" w:eastAsia="Times New Roman" w:hAnsi="Times New Roman"/>
          <w:spacing w:val="6"/>
          <w:lang w:eastAsia="en-US"/>
        </w:rPr>
        <w:t xml:space="preserve">Let </w:t>
      </w:r>
      <w:r w:rsidRPr="00AA0E90">
        <w:rPr>
          <w:rFonts w:ascii="Times New Roman" w:eastAsia="Times New Roman" w:hAnsi="Times New Roman"/>
          <w:i/>
          <w:spacing w:val="6"/>
          <w:lang w:eastAsia="en-US"/>
        </w:rPr>
        <w:t>len</w:t>
      </w:r>
      <w:r w:rsidRPr="00AA0E90">
        <w:rPr>
          <w:rFonts w:ascii="Times New Roman" w:eastAsia="Times New Roman" w:hAnsi="Times New Roman"/>
          <w:spacing w:val="6"/>
          <w:lang w:eastAsia="en-US"/>
        </w:rPr>
        <w:t xml:space="preserve"> be the result of calling the [[Get]]</w:t>
      </w:r>
      <w:r>
        <w:rPr>
          <w:rFonts w:ascii="Times New Roman" w:eastAsia="Times New Roman" w:hAnsi="Times New Roman"/>
          <w:spacing w:val="6"/>
          <w:lang w:eastAsia="en-US"/>
        </w:rPr>
        <w:t xml:space="preserve"> </w:t>
      </w:r>
      <w:r w:rsidRPr="00AA0E90">
        <w:rPr>
          <w:rFonts w:ascii="Times New Roman" w:eastAsia="Times New Roman" w:hAnsi="Times New Roman"/>
          <w:spacing w:val="6"/>
          <w:lang w:eastAsia="en-US"/>
        </w:rPr>
        <w:t xml:space="preserve">internal method of </w:t>
      </w:r>
      <w:r w:rsidRPr="00AA0E90">
        <w:rPr>
          <w:rFonts w:ascii="Times New Roman" w:eastAsia="Times New Roman" w:hAnsi="Times New Roman"/>
          <w:i/>
          <w:spacing w:val="6"/>
          <w:lang w:eastAsia="en-US"/>
        </w:rPr>
        <w:t>O</w:t>
      </w:r>
      <w:r w:rsidRPr="00AA0E90">
        <w:rPr>
          <w:rFonts w:ascii="Times New Roman" w:eastAsia="Times New Roman" w:hAnsi="Times New Roman"/>
          <w:spacing w:val="6"/>
          <w:lang w:eastAsia="en-US"/>
        </w:rPr>
        <w:t xml:space="preserve"> with argument </w:t>
      </w:r>
      <w:r w:rsidRPr="00AA0E90">
        <w:rPr>
          <w:rFonts w:ascii="Times New Roman" w:eastAsia="Times New Roman" w:hAnsi="Times New Roman"/>
          <w:b/>
          <w:spacing w:val="6"/>
          <w:lang w:eastAsia="en-US"/>
        </w:rPr>
        <w:t>"length"</w:t>
      </w:r>
      <w:r w:rsidRPr="00AA0E90">
        <w:rPr>
          <w:rFonts w:ascii="Times New Roman" w:eastAsia="Times New Roman" w:hAnsi="Times New Roman"/>
          <w:spacing w:val="6"/>
          <w:lang w:eastAsia="en-US"/>
        </w:rPr>
        <w:t>.</w:t>
      </w:r>
    </w:p>
    <w:p w14:paraId="2BA959A5" w14:textId="77777777" w:rsidR="004C02EF" w:rsidRPr="00AA0E90" w:rsidRDefault="004C02EF" w:rsidP="004C02EF">
      <w:pPr>
        <w:numPr>
          <w:ilvl w:val="0"/>
          <w:numId w:val="200"/>
        </w:numPr>
        <w:spacing w:after="120" w:line="240" w:lineRule="auto"/>
        <w:contextualSpacing/>
        <w:rPr>
          <w:rFonts w:ascii="Times New Roman" w:eastAsia="Times New Roman" w:hAnsi="Times New Roman"/>
          <w:spacing w:val="6"/>
          <w:lang w:eastAsia="en-US"/>
        </w:rPr>
      </w:pPr>
      <w:r w:rsidRPr="00AA0E90">
        <w:rPr>
          <w:rFonts w:ascii="Times New Roman" w:eastAsia="Times New Roman" w:hAnsi="Times New Roman"/>
          <w:spacing w:val="6"/>
          <w:lang w:eastAsia="en-US"/>
        </w:rPr>
        <w:t xml:space="preserve">For each integer </w:t>
      </w:r>
      <w:r w:rsidRPr="00AA0E90">
        <w:rPr>
          <w:rFonts w:ascii="Times New Roman" w:eastAsia="Times New Roman" w:hAnsi="Times New Roman"/>
          <w:i/>
          <w:spacing w:val="6"/>
          <w:lang w:eastAsia="en-US"/>
        </w:rPr>
        <w:t>i</w:t>
      </w:r>
      <w:r w:rsidRPr="00AA0E90">
        <w:rPr>
          <w:rFonts w:ascii="Times New Roman" w:eastAsia="Times New Roman" w:hAnsi="Times New Roman"/>
          <w:spacing w:val="6"/>
          <w:lang w:eastAsia="en-US"/>
        </w:rPr>
        <w:t xml:space="preserve"> in the range 0≤</w:t>
      </w:r>
      <w:r w:rsidRPr="00AA0E90">
        <w:rPr>
          <w:rFonts w:ascii="Times New Roman" w:eastAsia="Times New Roman" w:hAnsi="Times New Roman"/>
          <w:i/>
          <w:spacing w:val="6"/>
          <w:lang w:eastAsia="en-US"/>
        </w:rPr>
        <w:t>i</w:t>
      </w:r>
      <w:r w:rsidRPr="00AA0E90">
        <w:rPr>
          <w:rFonts w:ascii="Times New Roman" w:eastAsia="Times New Roman" w:hAnsi="Times New Roman"/>
          <w:spacing w:val="6"/>
          <w:lang w:eastAsia="en-US"/>
        </w:rPr>
        <w:t>&lt;ToUint32(</w:t>
      </w:r>
      <w:r w:rsidRPr="00AA0E90">
        <w:rPr>
          <w:rFonts w:ascii="Times New Roman" w:eastAsia="Times New Roman" w:hAnsi="Times New Roman"/>
          <w:i/>
          <w:spacing w:val="6"/>
          <w:lang w:eastAsia="en-US"/>
        </w:rPr>
        <w:t>len</w:t>
      </w:r>
      <w:r w:rsidRPr="00AA0E90">
        <w:rPr>
          <w:rFonts w:ascii="Times New Roman" w:eastAsia="Times New Roman" w:hAnsi="Times New Roman"/>
          <w:spacing w:val="6"/>
          <w:lang w:eastAsia="en-US"/>
        </w:rPr>
        <w:t>)</w:t>
      </w:r>
    </w:p>
    <w:p w14:paraId="1AE0D41A" w14:textId="77777777" w:rsidR="004C02EF" w:rsidRPr="00AA0E90" w:rsidRDefault="004C02EF" w:rsidP="004C02EF">
      <w:pPr>
        <w:numPr>
          <w:ilvl w:val="1"/>
          <w:numId w:val="200"/>
        </w:numPr>
        <w:spacing w:after="120" w:line="240" w:lineRule="auto"/>
        <w:contextualSpacing/>
        <w:rPr>
          <w:rFonts w:ascii="Times New Roman" w:eastAsia="Times New Roman" w:hAnsi="Times New Roman"/>
          <w:spacing w:val="6"/>
          <w:lang w:eastAsia="en-US"/>
        </w:rPr>
      </w:pPr>
      <w:r w:rsidRPr="00AA0E90">
        <w:rPr>
          <w:rFonts w:ascii="Times New Roman" w:eastAsia="Times New Roman" w:hAnsi="Times New Roman"/>
          <w:spacing w:val="6"/>
          <w:lang w:eastAsia="en-US"/>
        </w:rPr>
        <w:t xml:space="preserve">Let </w:t>
      </w:r>
      <w:r w:rsidRPr="00AA0E90">
        <w:rPr>
          <w:rFonts w:ascii="Times New Roman" w:eastAsia="Times New Roman" w:hAnsi="Times New Roman"/>
          <w:i/>
          <w:spacing w:val="6"/>
          <w:lang w:eastAsia="en-US"/>
        </w:rPr>
        <w:t>elem</w:t>
      </w:r>
      <w:r w:rsidRPr="00AA0E90">
        <w:rPr>
          <w:rFonts w:ascii="Times New Roman" w:eastAsia="Times New Roman" w:hAnsi="Times New Roman"/>
          <w:spacing w:val="6"/>
          <w:lang w:eastAsia="en-US"/>
        </w:rPr>
        <w:t xml:space="preserve"> be the result of calling the [[GetOwnProperty]]</w:t>
      </w:r>
      <w:r>
        <w:rPr>
          <w:rFonts w:ascii="Times New Roman" w:eastAsia="Times New Roman" w:hAnsi="Times New Roman"/>
          <w:spacing w:val="6"/>
          <w:lang w:eastAsia="en-US"/>
        </w:rPr>
        <w:t xml:space="preserve"> </w:t>
      </w:r>
      <w:r w:rsidRPr="00AA0E90">
        <w:rPr>
          <w:rFonts w:ascii="Times New Roman" w:eastAsia="Times New Roman" w:hAnsi="Times New Roman"/>
          <w:spacing w:val="6"/>
          <w:lang w:eastAsia="en-US"/>
        </w:rPr>
        <w:t xml:space="preserve">internal method of </w:t>
      </w:r>
      <w:r w:rsidRPr="00AA0E90">
        <w:rPr>
          <w:rFonts w:ascii="Times New Roman" w:eastAsia="Times New Roman" w:hAnsi="Times New Roman"/>
          <w:i/>
          <w:spacing w:val="6"/>
          <w:lang w:eastAsia="en-US"/>
        </w:rPr>
        <w:t>O</w:t>
      </w:r>
      <w:r w:rsidRPr="00AA0E90">
        <w:rPr>
          <w:rFonts w:ascii="Times New Roman" w:eastAsia="Times New Roman" w:hAnsi="Times New Roman"/>
          <w:spacing w:val="6"/>
          <w:lang w:eastAsia="en-US"/>
        </w:rPr>
        <w:t xml:space="preserve"> with argument ToString(</w:t>
      </w:r>
      <w:r w:rsidRPr="00AA0E90">
        <w:rPr>
          <w:rFonts w:ascii="Times New Roman" w:eastAsia="Times New Roman" w:hAnsi="Times New Roman"/>
          <w:i/>
          <w:spacing w:val="6"/>
          <w:lang w:eastAsia="en-US"/>
        </w:rPr>
        <w:t>i</w:t>
      </w:r>
      <w:r w:rsidRPr="00AA0E90">
        <w:rPr>
          <w:rFonts w:ascii="Times New Roman" w:eastAsia="Times New Roman" w:hAnsi="Times New Roman"/>
          <w:spacing w:val="6"/>
          <w:lang w:eastAsia="en-US"/>
        </w:rPr>
        <w:t>).</w:t>
      </w:r>
    </w:p>
    <w:p w14:paraId="3E35B606" w14:textId="77777777" w:rsidR="004C02EF" w:rsidRPr="00AA0E90" w:rsidRDefault="004C02EF" w:rsidP="004C02EF">
      <w:pPr>
        <w:numPr>
          <w:ilvl w:val="1"/>
          <w:numId w:val="200"/>
        </w:numPr>
        <w:spacing w:after="120" w:line="240" w:lineRule="auto"/>
        <w:contextualSpacing/>
        <w:rPr>
          <w:rFonts w:ascii="Times New Roman" w:eastAsia="Times New Roman" w:hAnsi="Times New Roman"/>
          <w:spacing w:val="6"/>
          <w:lang w:eastAsia="en-US"/>
        </w:rPr>
      </w:pPr>
      <w:r w:rsidRPr="00AA0E90">
        <w:rPr>
          <w:rFonts w:ascii="Times New Roman" w:eastAsia="Times New Roman" w:hAnsi="Times New Roman"/>
          <w:spacing w:val="6"/>
          <w:lang w:eastAsia="en-US"/>
        </w:rPr>
        <w:t xml:space="preserve">If </w:t>
      </w:r>
      <w:r>
        <w:rPr>
          <w:rFonts w:ascii="Times New Roman" w:eastAsia="Times New Roman" w:hAnsi="Times New Roman"/>
          <w:i/>
          <w:spacing w:val="6"/>
          <w:lang w:eastAsia="en-US"/>
        </w:rPr>
        <w:t>elem</w:t>
      </w:r>
      <w:r w:rsidRPr="00AA0E90">
        <w:rPr>
          <w:rFonts w:ascii="Times New Roman" w:eastAsia="Times New Roman" w:hAnsi="Times New Roman"/>
          <w:spacing w:val="6"/>
          <w:lang w:eastAsia="en-US"/>
        </w:rPr>
        <w:t xml:space="preserve"> is </w:t>
      </w:r>
      <w:r w:rsidRPr="00AA0E90">
        <w:rPr>
          <w:rFonts w:ascii="Times New Roman" w:eastAsia="Times New Roman" w:hAnsi="Times New Roman"/>
          <w:b/>
          <w:spacing w:val="6"/>
          <w:lang w:eastAsia="en-US"/>
        </w:rPr>
        <w:t>undefined</w:t>
      </w:r>
      <w:r w:rsidRPr="00AA0E90">
        <w:rPr>
          <w:rFonts w:ascii="Times New Roman" w:eastAsia="Times New Roman" w:hAnsi="Times New Roman"/>
          <w:spacing w:val="6"/>
          <w:lang w:eastAsia="en-US"/>
        </w:rPr>
        <w:t xml:space="preserve">, return </w:t>
      </w:r>
      <w:r>
        <w:rPr>
          <w:rFonts w:ascii="Times New Roman" w:eastAsia="Times New Roman" w:hAnsi="Times New Roman"/>
          <w:b/>
          <w:spacing w:val="6"/>
          <w:lang w:eastAsia="en-US"/>
        </w:rPr>
        <w:t>true</w:t>
      </w:r>
      <w:r w:rsidRPr="00AA0E90">
        <w:rPr>
          <w:rFonts w:ascii="Times New Roman" w:eastAsia="Times New Roman" w:hAnsi="Times New Roman"/>
          <w:spacing w:val="6"/>
          <w:lang w:eastAsia="en-US"/>
        </w:rPr>
        <w:t>.</w:t>
      </w:r>
    </w:p>
    <w:p w14:paraId="2D94D015" w14:textId="77777777" w:rsidR="004C02EF" w:rsidRPr="00AA0E90" w:rsidRDefault="004C02EF" w:rsidP="004C02EF">
      <w:pPr>
        <w:numPr>
          <w:ilvl w:val="0"/>
          <w:numId w:val="200"/>
        </w:numPr>
        <w:spacing w:after="120" w:line="240" w:lineRule="auto"/>
        <w:contextualSpacing/>
        <w:rPr>
          <w:rFonts w:ascii="Times New Roman" w:eastAsia="Times New Roman" w:hAnsi="Times New Roman"/>
          <w:spacing w:val="6"/>
          <w:lang w:eastAsia="en-US"/>
        </w:rPr>
      </w:pPr>
      <w:r w:rsidRPr="00AA0E90">
        <w:rPr>
          <w:rFonts w:ascii="Times New Roman" w:eastAsia="Times New Roman" w:hAnsi="Times New Roman"/>
          <w:spacing w:val="6"/>
          <w:lang w:eastAsia="en-US"/>
        </w:rPr>
        <w:t xml:space="preserve">Return </w:t>
      </w:r>
      <w:r>
        <w:rPr>
          <w:rFonts w:ascii="Times New Roman" w:eastAsia="Times New Roman" w:hAnsi="Times New Roman"/>
          <w:b/>
          <w:spacing w:val="6"/>
          <w:lang w:eastAsia="en-US"/>
        </w:rPr>
        <w:t>false</w:t>
      </w:r>
      <w:r w:rsidRPr="00AA0E90">
        <w:rPr>
          <w:rFonts w:ascii="Times New Roman" w:eastAsia="Times New Roman" w:hAnsi="Times New Roman"/>
          <w:spacing w:val="6"/>
          <w:lang w:eastAsia="en-US"/>
        </w:rPr>
        <w:t>.</w:t>
      </w:r>
    </w:p>
    <w:p w14:paraId="40FF8F8B" w14:textId="77777777" w:rsidR="004C02EF" w:rsidRDefault="004C02EF" w:rsidP="00B43482">
      <w:pPr>
        <w:pStyle w:val="30"/>
        <w:numPr>
          <w:ilvl w:val="0"/>
          <w:numId w:val="0"/>
        </w:numPr>
      </w:pPr>
      <w:bookmarkStart w:id="5461" w:name="_Toc241509274"/>
      <w:bookmarkStart w:id="5462" w:name="_Toc244416761"/>
      <w:bookmarkStart w:id="5463" w:name="_Toc276631125"/>
      <w:bookmarkStart w:id="5464" w:name="_Toc153968514"/>
      <w:r>
        <w:t>15.4.1</w:t>
      </w:r>
      <w:r>
        <w:tab/>
        <w:t>The Array Constructor Called as a Functio</w:t>
      </w:r>
      <w:bookmarkEnd w:id="5456"/>
      <w:bookmarkEnd w:id="5457"/>
      <w:r>
        <w:t>n</w:t>
      </w:r>
      <w:bookmarkEnd w:id="5458"/>
      <w:bookmarkEnd w:id="5459"/>
      <w:bookmarkEnd w:id="5460"/>
      <w:bookmarkEnd w:id="5461"/>
      <w:bookmarkEnd w:id="5462"/>
      <w:bookmarkEnd w:id="5463"/>
      <w:bookmarkEnd w:id="5464"/>
    </w:p>
    <w:p w14:paraId="2732A023" w14:textId="77777777" w:rsidR="004C02EF" w:rsidRDefault="004C02EF" w:rsidP="004C02EF">
      <w:r>
        <w:t xml:space="preserve">When </w:t>
      </w:r>
      <w:r>
        <w:rPr>
          <w:rFonts w:ascii="Courier New" w:hAnsi="Courier New"/>
          <w:b/>
        </w:rPr>
        <w:t>Array</w:t>
      </w:r>
      <w:r>
        <w:t xml:space="preserve"> is called as a function rather than as a constructor, it creates and initialises a new Array object. Thus the function call </w:t>
      </w:r>
      <w:r>
        <w:rPr>
          <w:rFonts w:ascii="Courier New" w:hAnsi="Courier New"/>
          <w:b/>
        </w:rPr>
        <w:t>Array(</w:t>
      </w:r>
      <w:r>
        <w:rPr>
          <w:rFonts w:ascii="Courier New" w:hAnsi="Courier New"/>
          <w:snapToGrid w:val="0"/>
        </w:rPr>
        <w:t>…</w:t>
      </w:r>
      <w:r>
        <w:rPr>
          <w:rFonts w:ascii="Courier New" w:hAnsi="Courier New"/>
          <w:b/>
        </w:rPr>
        <w:t>)</w:t>
      </w:r>
      <w:r>
        <w:t xml:space="preserve"> is equivalent to the object creation expression </w:t>
      </w:r>
      <w:r>
        <w:rPr>
          <w:rFonts w:ascii="Courier New" w:hAnsi="Courier New"/>
          <w:b/>
        </w:rPr>
        <w:t>new Array(</w:t>
      </w:r>
      <w:r>
        <w:rPr>
          <w:rFonts w:ascii="Courier New" w:hAnsi="Courier New"/>
          <w:snapToGrid w:val="0"/>
        </w:rPr>
        <w:t>…</w:t>
      </w:r>
      <w:r>
        <w:rPr>
          <w:rFonts w:ascii="Courier New" w:hAnsi="Courier New"/>
          <w:b/>
        </w:rPr>
        <w:t>)</w:t>
      </w:r>
      <w:r>
        <w:t xml:space="preserve"> with the same arguments.</w:t>
      </w:r>
      <w:bookmarkStart w:id="5465" w:name="_Toc393690399"/>
    </w:p>
    <w:p w14:paraId="5C3633FB" w14:textId="77777777" w:rsidR="004C02EF" w:rsidRDefault="004C02EF" w:rsidP="004C02EF">
      <w:pPr>
        <w:pStyle w:val="40"/>
        <w:numPr>
          <w:ilvl w:val="0"/>
          <w:numId w:val="0"/>
        </w:numPr>
      </w:pPr>
      <w:r>
        <w:t>15.4.1.1</w:t>
      </w:r>
      <w:r>
        <w:tab/>
        <w:t xml:space="preserve">Array ( [ item1 [ , item2 [ , </w:t>
      </w:r>
      <w:r>
        <w:rPr>
          <w:snapToGrid w:val="0"/>
        </w:rPr>
        <w:t>…</w:t>
      </w:r>
      <w:r>
        <w:t xml:space="preserve"> ] ] ]</w:t>
      </w:r>
      <w:bookmarkEnd w:id="5465"/>
      <w:r>
        <w:t xml:space="preserve"> )</w:t>
      </w:r>
    </w:p>
    <w:p w14:paraId="26751926" w14:textId="77777777" w:rsidR="004C02EF" w:rsidRDefault="004C02EF" w:rsidP="004C02EF">
      <w:bookmarkStart w:id="5466" w:name="_Toc393690400"/>
      <w:r>
        <w:t xml:space="preserve">When the </w:t>
      </w:r>
      <w:r>
        <w:rPr>
          <w:rFonts w:ascii="Courier New" w:hAnsi="Courier New"/>
          <w:b/>
        </w:rPr>
        <w:t>Array</w:t>
      </w:r>
      <w:r>
        <w:t xml:space="preserve"> function is called the following steps are taken:</w:t>
      </w:r>
    </w:p>
    <w:p w14:paraId="75528F08" w14:textId="77777777" w:rsidR="004C02EF" w:rsidRPr="00AA0E90" w:rsidRDefault="004C02EF" w:rsidP="004C02EF">
      <w:pPr>
        <w:pStyle w:val="Alg4"/>
        <w:numPr>
          <w:ilvl w:val="0"/>
          <w:numId w:val="201"/>
        </w:numPr>
        <w:spacing w:after="220"/>
      </w:pPr>
      <w:r w:rsidRPr="00AA0E90">
        <w:t xml:space="preserve">Create and return a new Array object exactly as if the standard built-in constructor </w:t>
      </w:r>
      <w:r w:rsidRPr="00606913">
        <w:rPr>
          <w:rFonts w:ascii="Courier New" w:hAnsi="Courier New" w:cs="Courier New"/>
          <w:b/>
        </w:rPr>
        <w:t>Array</w:t>
      </w:r>
      <w:r w:rsidRPr="00AA0E90">
        <w:t xml:space="preserve"> was used in a </w:t>
      </w:r>
      <w:r w:rsidRPr="00606913">
        <w:rPr>
          <w:rFonts w:ascii="Courier New" w:hAnsi="Courier New" w:cs="Courier New"/>
          <w:b/>
        </w:rPr>
        <w:t>new</w:t>
      </w:r>
      <w:r w:rsidRPr="00AA0E90">
        <w:t xml:space="preserve"> expression with the same arguments (15.4.2).</w:t>
      </w:r>
    </w:p>
    <w:p w14:paraId="7B462A00" w14:textId="77777777" w:rsidR="004C02EF" w:rsidRDefault="004C02EF" w:rsidP="00B43482">
      <w:pPr>
        <w:pStyle w:val="30"/>
        <w:numPr>
          <w:ilvl w:val="0"/>
          <w:numId w:val="0"/>
        </w:numPr>
      </w:pPr>
      <w:bookmarkStart w:id="5467" w:name="_Toc393690402"/>
      <w:bookmarkStart w:id="5468" w:name="_Ref404501465"/>
      <w:bookmarkStart w:id="5469" w:name="_Ref424531663"/>
      <w:bookmarkStart w:id="5470" w:name="_Toc472818922"/>
      <w:bookmarkStart w:id="5471" w:name="_Toc235503500"/>
      <w:bookmarkStart w:id="5472" w:name="_Toc241509275"/>
      <w:bookmarkStart w:id="5473" w:name="_Toc244416762"/>
      <w:bookmarkStart w:id="5474" w:name="_Toc276631126"/>
      <w:bookmarkStart w:id="5475" w:name="_Toc153968515"/>
      <w:bookmarkEnd w:id="5466"/>
      <w:r>
        <w:t>15.4.2</w:t>
      </w:r>
      <w:r>
        <w:tab/>
        <w:t>The Array Constructo</w:t>
      </w:r>
      <w:bookmarkEnd w:id="5467"/>
      <w:bookmarkEnd w:id="5468"/>
      <w:r>
        <w:t>r</w:t>
      </w:r>
      <w:bookmarkEnd w:id="5469"/>
      <w:bookmarkEnd w:id="5470"/>
      <w:bookmarkEnd w:id="5471"/>
      <w:bookmarkEnd w:id="5472"/>
      <w:bookmarkEnd w:id="5473"/>
      <w:bookmarkEnd w:id="5474"/>
      <w:bookmarkEnd w:id="5475"/>
    </w:p>
    <w:p w14:paraId="4DC64B31" w14:textId="77777777" w:rsidR="004C02EF" w:rsidRDefault="004C02EF" w:rsidP="004C02EF">
      <w:r>
        <w:t xml:space="preserve">When </w:t>
      </w:r>
      <w:r>
        <w:rPr>
          <w:rFonts w:ascii="Courier New" w:hAnsi="Courier New"/>
          <w:b/>
        </w:rPr>
        <w:t>Array</w:t>
      </w:r>
      <w:r>
        <w:t xml:space="preserve"> is called as part of a </w:t>
      </w:r>
      <w:r>
        <w:rPr>
          <w:rFonts w:ascii="Courier New" w:hAnsi="Courier New"/>
          <w:b/>
        </w:rPr>
        <w:t>new</w:t>
      </w:r>
      <w:r>
        <w:t xml:space="preserve"> expression, it is a constructor: it initialises the newly created object.</w:t>
      </w:r>
    </w:p>
    <w:p w14:paraId="4B3F871E" w14:textId="77777777" w:rsidR="004C02EF" w:rsidRDefault="004C02EF" w:rsidP="004C02EF">
      <w:pPr>
        <w:pStyle w:val="40"/>
        <w:numPr>
          <w:ilvl w:val="0"/>
          <w:numId w:val="0"/>
        </w:numPr>
      </w:pPr>
      <w:bookmarkStart w:id="5476" w:name="_Toc382291616"/>
      <w:bookmarkStart w:id="5477" w:name="_Toc385672286"/>
      <w:bookmarkStart w:id="5478" w:name="_Toc393690403"/>
      <w:r>
        <w:t>15.4.2.1</w:t>
      </w:r>
      <w:r>
        <w:tab/>
        <w:t xml:space="preserve">new Array ( [ item0 [ , item1 [ , </w:t>
      </w:r>
      <w:bookmarkEnd w:id="5476"/>
      <w:bookmarkEnd w:id="5477"/>
      <w:bookmarkEnd w:id="5478"/>
      <w:r>
        <w:rPr>
          <w:snapToGrid w:val="0"/>
        </w:rPr>
        <w:t xml:space="preserve">… ] ] ] </w:t>
      </w:r>
      <w:r>
        <w:t>)</w:t>
      </w:r>
    </w:p>
    <w:p w14:paraId="5F2F6E73" w14:textId="77777777" w:rsidR="004C02EF" w:rsidRDefault="004C02EF" w:rsidP="004C02EF">
      <w:r>
        <w:t>This description applies if and only if the Array constructor is given no arguments or at least two arguments.</w:t>
      </w:r>
      <w:bookmarkStart w:id="5479" w:name="_Toc382291617"/>
    </w:p>
    <w:p w14:paraId="39AD28D7" w14:textId="77777777" w:rsidR="004C02EF" w:rsidRDefault="004C02EF" w:rsidP="004C02EF">
      <w:r>
        <w:t xml:space="preserve">The [[Prototype]] internal property of the newly constructed object is set to the original Array prototype object, the one that is the initial value of </w:t>
      </w:r>
      <w:r>
        <w:rPr>
          <w:rFonts w:ascii="Courier New" w:hAnsi="Courier New"/>
          <w:b/>
        </w:rPr>
        <w:t>Array.prototype</w:t>
      </w:r>
      <w:r>
        <w:t xml:space="preserve"> (15.4.3.1).</w:t>
      </w:r>
    </w:p>
    <w:p w14:paraId="43048BA2" w14:textId="77777777" w:rsidR="004C02EF" w:rsidRDefault="004C02EF" w:rsidP="004C02EF">
      <w:r>
        <w:t xml:space="preserve">The </w:t>
      </w:r>
      <w:del w:id="5480" w:author="Allen Wirfs-Brock" w:date="2011-07-02T13:56:00Z">
        <w:r w:rsidDel="00963019">
          <w:delText xml:space="preserve">[[Class]] internal property of the </w:delText>
        </w:r>
      </w:del>
      <w:r>
        <w:t xml:space="preserve">newly constructed object </w:t>
      </w:r>
      <w:del w:id="5481" w:author="Allen Wirfs-Brock" w:date="2011-07-02T13:56:00Z">
        <w:r w:rsidDel="00963019">
          <w:delText xml:space="preserve">is set to </w:delText>
        </w:r>
        <w:r w:rsidDel="00963019">
          <w:rPr>
            <w:rFonts w:ascii="Courier New" w:hAnsi="Courier New"/>
            <w:b/>
          </w:rPr>
          <w:delText>"Array"</w:delText>
        </w:r>
      </w:del>
      <w:ins w:id="5482" w:author="Allen Wirfs-Brock" w:date="2011-07-02T13:56:00Z">
        <w:r w:rsidR="00963019">
          <w:t>has the [[IsArray]] internal property</w:t>
        </w:r>
      </w:ins>
      <w:r>
        <w:t>.</w:t>
      </w:r>
    </w:p>
    <w:p w14:paraId="206DA34A" w14:textId="77777777" w:rsidR="004C02EF" w:rsidRDefault="004C02EF" w:rsidP="004C02EF">
      <w:r>
        <w:t xml:space="preserve">The [[Extensible]] internal property of the newly constructed object is set to </w:t>
      </w:r>
      <w:r w:rsidRPr="000D6C0A">
        <w:rPr>
          <w:b/>
        </w:rPr>
        <w:t>true</w:t>
      </w:r>
      <w:r>
        <w:t>.</w:t>
      </w:r>
    </w:p>
    <w:p w14:paraId="291E14C4" w14:textId="77777777" w:rsidR="004C02EF" w:rsidRDefault="004C02EF" w:rsidP="004C02EF">
      <w:r>
        <w:t xml:space="preserve">The </w:t>
      </w:r>
      <w:r>
        <w:rPr>
          <w:rFonts w:ascii="Courier New" w:hAnsi="Courier New"/>
          <w:b/>
        </w:rPr>
        <w:t>length</w:t>
      </w:r>
      <w:r>
        <w:t xml:space="preserve"> property of the newly constructed object is set to the number of arguments.</w:t>
      </w:r>
    </w:p>
    <w:p w14:paraId="020F769A" w14:textId="77777777" w:rsidR="004C02EF" w:rsidRDefault="004C02EF" w:rsidP="004C02EF">
      <w:r>
        <w:t xml:space="preserve">The </w:t>
      </w:r>
      <w:r>
        <w:rPr>
          <w:rFonts w:ascii="Courier New" w:hAnsi="Courier New"/>
          <w:b/>
        </w:rPr>
        <w:t>0</w:t>
      </w:r>
      <w:r>
        <w:t xml:space="preserve"> property of the newly constructed object is set to </w:t>
      </w:r>
      <w:r w:rsidRPr="00F02209">
        <w:rPr>
          <w:rFonts w:ascii="Times New Roman" w:hAnsi="Times New Roman"/>
          <w:i/>
        </w:rPr>
        <w:t>item0</w:t>
      </w:r>
      <w:r>
        <w:t xml:space="preserve"> (if supplied); the </w:t>
      </w:r>
      <w:r>
        <w:rPr>
          <w:rFonts w:ascii="Courier New" w:hAnsi="Courier New"/>
          <w:b/>
        </w:rPr>
        <w:t>1</w:t>
      </w:r>
      <w:r>
        <w:t xml:space="preserve"> property of the newly constructed object is set to </w:t>
      </w:r>
      <w:r w:rsidRPr="00F02209">
        <w:rPr>
          <w:rFonts w:ascii="Times New Roman" w:hAnsi="Times New Roman"/>
          <w:i/>
        </w:rPr>
        <w:t>item1</w:t>
      </w:r>
      <w:r>
        <w:t xml:space="preserve"> (if supplied); and, in general, for as many arguments as there are, the </w:t>
      </w:r>
      <w:r w:rsidRPr="00F02209">
        <w:rPr>
          <w:rFonts w:ascii="Times New Roman" w:hAnsi="Times New Roman"/>
          <w:i/>
        </w:rPr>
        <w:t>k</w:t>
      </w:r>
      <w:r>
        <w:t xml:space="preserve"> property of the newly constructed object is set to argument </w:t>
      </w:r>
      <w:r w:rsidRPr="00F02209">
        <w:rPr>
          <w:rFonts w:ascii="Times New Roman" w:hAnsi="Times New Roman"/>
          <w:i/>
        </w:rPr>
        <w:t>k</w:t>
      </w:r>
      <w:r>
        <w:t xml:space="preserve">, where the first argument is considered to be argument number </w:t>
      </w:r>
      <w:r>
        <w:rPr>
          <w:rFonts w:ascii="Courier New" w:hAnsi="Courier New"/>
          <w:b/>
        </w:rPr>
        <w:t>0</w:t>
      </w:r>
      <w:r>
        <w:t>.</w:t>
      </w:r>
      <w:bookmarkStart w:id="5483" w:name="_Toc385672287"/>
      <w:bookmarkStart w:id="5484" w:name="_Toc393690404"/>
      <w:r>
        <w:t xml:space="preserve"> These properties all have the attributes {[[Writable]]: </w:t>
      </w:r>
      <w:r w:rsidRPr="00CF2C6A">
        <w:rPr>
          <w:b/>
        </w:rPr>
        <w:t>true</w:t>
      </w:r>
      <w:r>
        <w:t xml:space="preserve">, [[Enumerable]]: </w:t>
      </w:r>
      <w:r w:rsidRPr="00CF2C6A">
        <w:rPr>
          <w:b/>
        </w:rPr>
        <w:t>true</w:t>
      </w:r>
      <w:r>
        <w:t xml:space="preserve">, [[Configurable]]: </w:t>
      </w:r>
      <w:r w:rsidRPr="00CF2C6A">
        <w:rPr>
          <w:b/>
        </w:rPr>
        <w:t>true</w:t>
      </w:r>
      <w:r>
        <w:t>}.</w:t>
      </w:r>
    </w:p>
    <w:p w14:paraId="2645ABCB" w14:textId="77777777" w:rsidR="004C02EF" w:rsidRDefault="004C02EF" w:rsidP="004C02EF">
      <w:pPr>
        <w:pStyle w:val="40"/>
        <w:numPr>
          <w:ilvl w:val="0"/>
          <w:numId w:val="0"/>
        </w:numPr>
      </w:pPr>
      <w:bookmarkStart w:id="5485" w:name="_Ref455971750"/>
      <w:r>
        <w:t>15.4.2.2</w:t>
      </w:r>
      <w:r>
        <w:tab/>
        <w:t>new Array (len</w:t>
      </w:r>
      <w:bookmarkEnd w:id="5479"/>
      <w:bookmarkEnd w:id="5483"/>
      <w:bookmarkEnd w:id="5484"/>
      <w:r>
        <w:t>)</w:t>
      </w:r>
      <w:bookmarkStart w:id="5486" w:name="_Toc382291618"/>
      <w:bookmarkEnd w:id="5485"/>
    </w:p>
    <w:p w14:paraId="59DC46EA" w14:textId="77777777" w:rsidR="004C02EF" w:rsidRDefault="004C02EF" w:rsidP="004C02EF">
      <w:r>
        <w:t xml:space="preserve">The [[Prototype]] internal property of the newly constructed object is set to the original Array prototype object, the one that is the initial value of </w:t>
      </w:r>
      <w:r>
        <w:rPr>
          <w:rFonts w:ascii="Courier New" w:hAnsi="Courier New"/>
          <w:b/>
        </w:rPr>
        <w:t>Array.prototype</w:t>
      </w:r>
      <w:r>
        <w:t xml:space="preserve"> (15.4.3.1). </w:t>
      </w:r>
      <w:ins w:id="5487" w:author="Allen Wirfs-Brock" w:date="2011-07-02T13:57:00Z">
        <w:r w:rsidR="00963019">
          <w:t>The newly constructed object has the [[IsArray]] internal property.</w:t>
        </w:r>
      </w:ins>
      <w:del w:id="5488" w:author="Allen Wirfs-Brock" w:date="2011-07-02T13:57:00Z">
        <w:r w:rsidDel="00963019">
          <w:delText xml:space="preserve">The [[Class]] internal property of the newly constructed object is set to </w:delText>
        </w:r>
        <w:r w:rsidDel="00963019">
          <w:rPr>
            <w:rFonts w:ascii="Courier New" w:hAnsi="Courier New"/>
            <w:b/>
          </w:rPr>
          <w:delText>"Array"</w:delText>
        </w:r>
        <w:r w:rsidDel="00963019">
          <w:delText>.</w:delText>
        </w:r>
      </w:del>
      <w:r>
        <w:t xml:space="preserve"> The [[Extensible]] internal property of the newly constructed object is set to </w:t>
      </w:r>
      <w:r w:rsidRPr="000D6C0A">
        <w:rPr>
          <w:b/>
        </w:rPr>
        <w:t>true</w:t>
      </w:r>
      <w:r>
        <w:t>.</w:t>
      </w:r>
    </w:p>
    <w:p w14:paraId="72996A61" w14:textId="77777777" w:rsidR="004C02EF" w:rsidRDefault="004C02EF" w:rsidP="004C02EF">
      <w:r>
        <w:t xml:space="preserve">If the argument </w:t>
      </w:r>
      <w:r w:rsidRPr="00F02209">
        <w:rPr>
          <w:rFonts w:ascii="Times New Roman" w:hAnsi="Times New Roman"/>
          <w:i/>
        </w:rPr>
        <w:t>len</w:t>
      </w:r>
      <w:r>
        <w:t xml:space="preserve"> is a Number and </w:t>
      </w:r>
      <w:r w:rsidRPr="00F02209">
        <w:rPr>
          <w:rFonts w:ascii="Times New Roman" w:hAnsi="Times New Roman"/>
        </w:rPr>
        <w:t>ToUint32(</w:t>
      </w:r>
      <w:r w:rsidRPr="00F02209">
        <w:rPr>
          <w:rFonts w:ascii="Times New Roman" w:hAnsi="Times New Roman"/>
          <w:i/>
        </w:rPr>
        <w:t>len</w:t>
      </w:r>
      <w:r w:rsidRPr="00F02209">
        <w:rPr>
          <w:rFonts w:ascii="Times New Roman" w:hAnsi="Times New Roman"/>
        </w:rPr>
        <w:t>)</w:t>
      </w:r>
      <w:r>
        <w:t xml:space="preserve"> is equal to </w:t>
      </w:r>
      <w:r w:rsidRPr="00F02209">
        <w:rPr>
          <w:rFonts w:ascii="Times New Roman" w:hAnsi="Times New Roman"/>
          <w:i/>
        </w:rPr>
        <w:t>len</w:t>
      </w:r>
      <w:r>
        <w:t xml:space="preserve">, then the </w:t>
      </w:r>
      <w:r>
        <w:rPr>
          <w:rFonts w:ascii="Courier New" w:hAnsi="Courier New"/>
          <w:b/>
        </w:rPr>
        <w:t>length</w:t>
      </w:r>
      <w:r>
        <w:t xml:space="preserve"> property of the newly constructed object is set to </w:t>
      </w:r>
      <w:r w:rsidRPr="00F02209">
        <w:rPr>
          <w:rFonts w:ascii="Times New Roman" w:hAnsi="Times New Roman"/>
        </w:rPr>
        <w:t>ToUint32(</w:t>
      </w:r>
      <w:r w:rsidRPr="00F02209">
        <w:rPr>
          <w:rFonts w:ascii="Times New Roman" w:hAnsi="Times New Roman"/>
          <w:i/>
        </w:rPr>
        <w:t>len</w:t>
      </w:r>
      <w:r w:rsidRPr="00F02209">
        <w:rPr>
          <w:rFonts w:ascii="Times New Roman" w:hAnsi="Times New Roman"/>
        </w:rPr>
        <w:t>)</w:t>
      </w:r>
      <w:r>
        <w:t xml:space="preserve">. If the argument </w:t>
      </w:r>
      <w:r w:rsidRPr="00F02209">
        <w:rPr>
          <w:rFonts w:ascii="Times New Roman" w:hAnsi="Times New Roman"/>
          <w:i/>
        </w:rPr>
        <w:t>len</w:t>
      </w:r>
      <w:r>
        <w:t xml:space="preserve"> is a Number and </w:t>
      </w:r>
      <w:r w:rsidRPr="00F02209">
        <w:rPr>
          <w:rFonts w:ascii="Times New Roman" w:hAnsi="Times New Roman"/>
        </w:rPr>
        <w:t>ToUint32(</w:t>
      </w:r>
      <w:r w:rsidRPr="00F02209">
        <w:rPr>
          <w:rFonts w:ascii="Times New Roman" w:hAnsi="Times New Roman"/>
          <w:i/>
        </w:rPr>
        <w:t>len</w:t>
      </w:r>
      <w:r w:rsidRPr="00F02209">
        <w:rPr>
          <w:rFonts w:ascii="Times New Roman" w:hAnsi="Times New Roman"/>
        </w:rPr>
        <w:t>)</w:t>
      </w:r>
      <w:r>
        <w:t xml:space="preserve"> is not equal to </w:t>
      </w:r>
      <w:r w:rsidRPr="00F02209">
        <w:rPr>
          <w:rFonts w:ascii="Times New Roman" w:hAnsi="Times New Roman"/>
          <w:i/>
        </w:rPr>
        <w:t>len</w:t>
      </w:r>
      <w:r>
        <w:t xml:space="preserve">, a </w:t>
      </w:r>
      <w:r>
        <w:rPr>
          <w:b/>
        </w:rPr>
        <w:t>RangeError</w:t>
      </w:r>
      <w:r>
        <w:t xml:space="preserve"> exception is thrown.</w:t>
      </w:r>
    </w:p>
    <w:p w14:paraId="0292F03F" w14:textId="77777777" w:rsidR="004C02EF" w:rsidRDefault="004C02EF" w:rsidP="004C02EF">
      <w:r>
        <w:t xml:space="preserve">If the argument </w:t>
      </w:r>
      <w:r w:rsidRPr="00F02209">
        <w:rPr>
          <w:rFonts w:ascii="Times New Roman" w:hAnsi="Times New Roman"/>
          <w:i/>
        </w:rPr>
        <w:t>len</w:t>
      </w:r>
      <w:r>
        <w:t xml:space="preserve"> is not a Number, then the </w:t>
      </w:r>
      <w:r>
        <w:rPr>
          <w:rFonts w:ascii="Courier New" w:hAnsi="Courier New"/>
          <w:b/>
        </w:rPr>
        <w:t>length</w:t>
      </w:r>
      <w:r>
        <w:t xml:space="preserve"> property of the newly constructed object is set to </w:t>
      </w:r>
      <w:r>
        <w:rPr>
          <w:rFonts w:ascii="Courier New" w:hAnsi="Courier New"/>
          <w:b/>
        </w:rPr>
        <w:t>1</w:t>
      </w:r>
      <w:r>
        <w:t xml:space="preserve"> and the </w:t>
      </w:r>
      <w:r>
        <w:rPr>
          <w:rFonts w:ascii="Courier New" w:hAnsi="Courier New"/>
          <w:b/>
        </w:rPr>
        <w:t>0</w:t>
      </w:r>
      <w:r>
        <w:t xml:space="preserve"> property of the newly constructed object is set to </w:t>
      </w:r>
      <w:r w:rsidRPr="00F02209">
        <w:rPr>
          <w:rFonts w:ascii="Times New Roman" w:hAnsi="Times New Roman"/>
          <w:i/>
        </w:rPr>
        <w:t>len</w:t>
      </w:r>
      <w:r>
        <w:t xml:space="preserve"> with attributes {[[Writable]]: </w:t>
      </w:r>
      <w:r w:rsidRPr="00CF2C6A">
        <w:rPr>
          <w:b/>
        </w:rPr>
        <w:t>true</w:t>
      </w:r>
      <w:r>
        <w:t xml:space="preserve">, [[Enumerable]]: </w:t>
      </w:r>
      <w:r w:rsidRPr="00CF2C6A">
        <w:rPr>
          <w:b/>
        </w:rPr>
        <w:t>true</w:t>
      </w:r>
      <w:r>
        <w:t xml:space="preserve">, [[Configurable]]: </w:t>
      </w:r>
      <w:r w:rsidRPr="00CF2C6A">
        <w:rPr>
          <w:b/>
        </w:rPr>
        <w:t>true</w:t>
      </w:r>
      <w:r>
        <w:t>}.</w:t>
      </w:r>
      <w:bookmarkStart w:id="5489" w:name="_Toc385672288"/>
      <w:bookmarkStart w:id="5490" w:name="_Toc393690405"/>
    </w:p>
    <w:p w14:paraId="5A174EAB" w14:textId="77777777" w:rsidR="004C02EF" w:rsidRDefault="004C02EF" w:rsidP="00B43482">
      <w:pPr>
        <w:pStyle w:val="30"/>
        <w:numPr>
          <w:ilvl w:val="0"/>
          <w:numId w:val="0"/>
        </w:numPr>
      </w:pPr>
      <w:bookmarkStart w:id="5491" w:name="_Toc382291619"/>
      <w:bookmarkStart w:id="5492" w:name="_Toc385672289"/>
      <w:bookmarkStart w:id="5493" w:name="_Toc393690406"/>
      <w:bookmarkStart w:id="5494" w:name="_Ref457709045"/>
      <w:bookmarkStart w:id="5495" w:name="_Toc472818923"/>
      <w:bookmarkStart w:id="5496" w:name="_Toc235503501"/>
      <w:bookmarkStart w:id="5497" w:name="_Toc241509276"/>
      <w:bookmarkStart w:id="5498" w:name="_Toc244416763"/>
      <w:bookmarkStart w:id="5499" w:name="_Toc276631127"/>
      <w:bookmarkStart w:id="5500" w:name="_Toc153968516"/>
      <w:bookmarkEnd w:id="5486"/>
      <w:bookmarkEnd w:id="5489"/>
      <w:bookmarkEnd w:id="5490"/>
      <w:r>
        <w:t>15.4.3</w:t>
      </w:r>
      <w:r>
        <w:tab/>
        <w:t>Properties of the Array Constructo</w:t>
      </w:r>
      <w:bookmarkEnd w:id="5491"/>
      <w:bookmarkEnd w:id="5492"/>
      <w:bookmarkEnd w:id="5493"/>
      <w:r>
        <w:t>r</w:t>
      </w:r>
      <w:bookmarkEnd w:id="5494"/>
      <w:bookmarkEnd w:id="5495"/>
      <w:bookmarkEnd w:id="5496"/>
      <w:bookmarkEnd w:id="5497"/>
      <w:bookmarkEnd w:id="5498"/>
      <w:bookmarkEnd w:id="5499"/>
      <w:bookmarkEnd w:id="5500"/>
    </w:p>
    <w:p w14:paraId="4B31CF4A" w14:textId="77777777" w:rsidR="004C02EF" w:rsidRDefault="004C02EF" w:rsidP="004C02EF">
      <w:r>
        <w:t>The value of the [[Prototype]] internal property of the Array constructor is the Function prototype object (15.3.4).</w:t>
      </w:r>
    </w:p>
    <w:p w14:paraId="50EA1A35"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1</w:t>
      </w:r>
      <w:r>
        <w:t>), the Array constructor has the following properties:</w:t>
      </w:r>
      <w:bookmarkStart w:id="5501" w:name="_Hlt424534161"/>
      <w:bookmarkStart w:id="5502" w:name="_Toc382291620"/>
      <w:bookmarkStart w:id="5503" w:name="_Toc385672290"/>
      <w:bookmarkStart w:id="5504" w:name="_Ref393614155"/>
      <w:bookmarkStart w:id="5505" w:name="_Toc393690407"/>
      <w:bookmarkStart w:id="5506" w:name="_Ref404501859"/>
      <w:bookmarkStart w:id="5507" w:name="_Ref404502071"/>
      <w:bookmarkStart w:id="5508" w:name="_Ref404502112"/>
      <w:bookmarkEnd w:id="5501"/>
    </w:p>
    <w:p w14:paraId="3FFC324E" w14:textId="77777777" w:rsidR="004C02EF" w:rsidRDefault="004C02EF" w:rsidP="004C02EF">
      <w:pPr>
        <w:pStyle w:val="40"/>
        <w:numPr>
          <w:ilvl w:val="0"/>
          <w:numId w:val="0"/>
        </w:numPr>
      </w:pPr>
      <w:bookmarkStart w:id="5509" w:name="_Ref424534154"/>
      <w:r>
        <w:t>15.4.3.1</w:t>
      </w:r>
      <w:r>
        <w:tab/>
        <w:t>Array.prototyp</w:t>
      </w:r>
      <w:bookmarkEnd w:id="5502"/>
      <w:bookmarkEnd w:id="5503"/>
      <w:bookmarkEnd w:id="5504"/>
      <w:bookmarkEnd w:id="5505"/>
      <w:bookmarkEnd w:id="5506"/>
      <w:bookmarkEnd w:id="5507"/>
      <w:bookmarkEnd w:id="5508"/>
      <w:r>
        <w:t>e</w:t>
      </w:r>
      <w:bookmarkEnd w:id="5509"/>
    </w:p>
    <w:p w14:paraId="4922A603" w14:textId="77777777" w:rsidR="004C02EF" w:rsidRDefault="004C02EF" w:rsidP="004C02EF">
      <w:r>
        <w:t xml:space="preserve">The initial value of </w:t>
      </w:r>
      <w:r>
        <w:rPr>
          <w:rFonts w:ascii="Courier New" w:hAnsi="Courier New"/>
          <w:b/>
        </w:rPr>
        <w:t>Array.prototype</w:t>
      </w:r>
      <w:r>
        <w:t xml:space="preserve"> is the Array prototype object (15.4.4).</w:t>
      </w:r>
      <w:bookmarkStart w:id="5510" w:name="_Toc385672291"/>
      <w:bookmarkStart w:id="5511" w:name="_Toc382291621"/>
    </w:p>
    <w:p w14:paraId="5147AC76" w14:textId="77777777" w:rsidR="004C02EF" w:rsidRDefault="004C02EF" w:rsidP="004C02EF">
      <w:r>
        <w:t xml:space="preserve">This property has the attributes { [[Writable]]: </w:t>
      </w:r>
      <w:r w:rsidRPr="00FE35A1">
        <w:rPr>
          <w:b/>
        </w:rPr>
        <w:t>false</w:t>
      </w:r>
      <w:r>
        <w:t xml:space="preserve">, [[Enumerable]]: </w:t>
      </w:r>
      <w:r w:rsidRPr="00FE35A1">
        <w:rPr>
          <w:b/>
        </w:rPr>
        <w:t>false</w:t>
      </w:r>
      <w:r>
        <w:t xml:space="preserve">, [[Configurable]]: </w:t>
      </w:r>
      <w:r w:rsidRPr="00FE35A1">
        <w:rPr>
          <w:b/>
        </w:rPr>
        <w:t>false</w:t>
      </w:r>
      <w:r>
        <w:t xml:space="preserve"> }.</w:t>
      </w:r>
      <w:bookmarkStart w:id="5512" w:name="_Toc393690408"/>
    </w:p>
    <w:p w14:paraId="45B00FDF" w14:textId="77777777" w:rsidR="004C02EF" w:rsidRDefault="004C02EF" w:rsidP="004C02EF">
      <w:pPr>
        <w:pStyle w:val="40"/>
        <w:numPr>
          <w:ilvl w:val="0"/>
          <w:numId w:val="0"/>
        </w:numPr>
      </w:pPr>
      <w:r>
        <w:t>15.4.3.2</w:t>
      </w:r>
      <w:r>
        <w:tab/>
        <w:t>Array.isArray ( arg )</w:t>
      </w:r>
    </w:p>
    <w:p w14:paraId="0E5DB229" w14:textId="77777777" w:rsidR="004C02EF" w:rsidRDefault="004C02EF" w:rsidP="004C02EF">
      <w:r>
        <w:t xml:space="preserve">The isArray function takes one argument </w:t>
      </w:r>
      <w:r w:rsidRPr="00F02209">
        <w:rPr>
          <w:rFonts w:ascii="Times New Roman" w:hAnsi="Times New Roman"/>
          <w:i/>
        </w:rPr>
        <w:t>arg</w:t>
      </w:r>
      <w:r>
        <w:t xml:space="preserve">, and returns the Boolean value </w:t>
      </w:r>
      <w:r w:rsidRPr="00DC6657">
        <w:rPr>
          <w:b/>
        </w:rPr>
        <w:t xml:space="preserve">true </w:t>
      </w:r>
      <w:r>
        <w:t xml:space="preserve">if the argument is an object whose class internal property is </w:t>
      </w:r>
      <w:r>
        <w:rPr>
          <w:rFonts w:ascii="Courier New" w:hAnsi="Courier New" w:cs="Courier New"/>
          <w:b/>
        </w:rPr>
        <w:t>"</w:t>
      </w:r>
      <w:r w:rsidRPr="00E25912">
        <w:rPr>
          <w:rFonts w:ascii="Courier New" w:hAnsi="Courier New" w:cs="Courier New"/>
          <w:b/>
        </w:rPr>
        <w:t>Array</w:t>
      </w:r>
      <w:r>
        <w:rPr>
          <w:rFonts w:ascii="Courier New" w:hAnsi="Courier New" w:cs="Courier New"/>
          <w:b/>
        </w:rPr>
        <w:t>"</w:t>
      </w:r>
      <w:r>
        <w:t xml:space="preserve">; otherwise it returns </w:t>
      </w:r>
      <w:r w:rsidRPr="00DC6657">
        <w:rPr>
          <w:b/>
        </w:rPr>
        <w:t>false</w:t>
      </w:r>
      <w:r>
        <w:t>. The following steps are taken:</w:t>
      </w:r>
    </w:p>
    <w:p w14:paraId="3B8881B2" w14:textId="77777777" w:rsidR="004C02EF" w:rsidRPr="00AA0E90" w:rsidRDefault="004C02EF" w:rsidP="004C02EF">
      <w:pPr>
        <w:pStyle w:val="Alg4"/>
        <w:numPr>
          <w:ilvl w:val="0"/>
          <w:numId w:val="202"/>
        </w:numPr>
      </w:pPr>
      <w:r w:rsidRPr="00AA0E90">
        <w:t>If Type(</w:t>
      </w:r>
      <w:r w:rsidRPr="00AA0E90">
        <w:rPr>
          <w:i/>
        </w:rPr>
        <w:t>arg</w:t>
      </w:r>
      <w:r w:rsidRPr="00AA0E90">
        <w:t xml:space="preserve">) is not Object, return </w:t>
      </w:r>
      <w:r w:rsidRPr="00AA0E90">
        <w:rPr>
          <w:b/>
        </w:rPr>
        <w:t>false</w:t>
      </w:r>
      <w:r w:rsidRPr="00AA0E90">
        <w:t>.</w:t>
      </w:r>
    </w:p>
    <w:p w14:paraId="7EE46958" w14:textId="77777777" w:rsidR="004C02EF" w:rsidRPr="00AA0E90" w:rsidRDefault="004C02EF" w:rsidP="004C02EF">
      <w:pPr>
        <w:pStyle w:val="Alg4"/>
        <w:numPr>
          <w:ilvl w:val="0"/>
          <w:numId w:val="202"/>
        </w:numPr>
      </w:pPr>
      <w:r w:rsidRPr="00AA0E90">
        <w:t xml:space="preserve">If </w:t>
      </w:r>
      <w:del w:id="5513" w:author="Allen Wirfs-Brock" w:date="2011-07-02T13:58:00Z">
        <w:r w:rsidRPr="00AA0E90" w:rsidDel="00963019">
          <w:delText xml:space="preserve">the value of the [[Class]] internal property of </w:delText>
        </w:r>
      </w:del>
      <w:r w:rsidRPr="00AA0E90">
        <w:rPr>
          <w:i/>
        </w:rPr>
        <w:t xml:space="preserve">arg </w:t>
      </w:r>
      <w:del w:id="5514" w:author="Allen Wirfs-Brock" w:date="2011-07-02T13:58:00Z">
        <w:r w:rsidRPr="00AA0E90" w:rsidDel="00963019">
          <w:delText xml:space="preserve">is </w:delText>
        </w:r>
        <w:r w:rsidDel="00963019">
          <w:rPr>
            <w:rFonts w:ascii="Courier New" w:hAnsi="Courier New" w:cs="Courier New"/>
            <w:b/>
          </w:rPr>
          <w:delText>"</w:delText>
        </w:r>
        <w:r w:rsidRPr="00E25912" w:rsidDel="00963019">
          <w:rPr>
            <w:rFonts w:ascii="Courier New" w:hAnsi="Courier New" w:cs="Courier New"/>
            <w:b/>
          </w:rPr>
          <w:delText>Array</w:delText>
        </w:r>
        <w:r w:rsidDel="00963019">
          <w:rPr>
            <w:rFonts w:ascii="Courier New" w:hAnsi="Courier New" w:cs="Courier New"/>
            <w:b/>
          </w:rPr>
          <w:delText>"</w:delText>
        </w:r>
      </w:del>
      <w:ins w:id="5515" w:author="Allen Wirfs-Brock" w:date="2011-07-02T13:58:00Z">
        <w:r w:rsidR="00963019">
          <w:t>has the [[IsArray]] internal property</w:t>
        </w:r>
      </w:ins>
      <w:r w:rsidRPr="00AA0E90">
        <w:t xml:space="preserve">, then return </w:t>
      </w:r>
      <w:r w:rsidRPr="00AA0E90">
        <w:rPr>
          <w:b/>
        </w:rPr>
        <w:t>true</w:t>
      </w:r>
      <w:r w:rsidRPr="00AA0E90">
        <w:t>.</w:t>
      </w:r>
    </w:p>
    <w:p w14:paraId="1BAA5373" w14:textId="77777777" w:rsidR="004C02EF" w:rsidRPr="00AA0E90" w:rsidRDefault="004C02EF" w:rsidP="004C02EF">
      <w:pPr>
        <w:pStyle w:val="Alg4"/>
        <w:numPr>
          <w:ilvl w:val="0"/>
          <w:numId w:val="202"/>
        </w:numPr>
        <w:spacing w:after="120"/>
      </w:pPr>
      <w:r w:rsidRPr="00AA0E90">
        <w:t xml:space="preserve">Return </w:t>
      </w:r>
      <w:r w:rsidRPr="00AA0E90">
        <w:rPr>
          <w:b/>
        </w:rPr>
        <w:t>false</w:t>
      </w:r>
      <w:r w:rsidRPr="00AA0E90">
        <w:t>.</w:t>
      </w:r>
    </w:p>
    <w:p w14:paraId="70502DA1" w14:textId="77777777" w:rsidR="004C02EF" w:rsidRDefault="004C02EF" w:rsidP="00B43482">
      <w:pPr>
        <w:pStyle w:val="30"/>
        <w:numPr>
          <w:ilvl w:val="0"/>
          <w:numId w:val="0"/>
        </w:numPr>
      </w:pPr>
      <w:bookmarkStart w:id="5516" w:name="_Toc385672292"/>
      <w:bookmarkStart w:id="5517" w:name="_Ref393609293"/>
      <w:bookmarkStart w:id="5518" w:name="_Toc393690409"/>
      <w:bookmarkStart w:id="5519" w:name="_Ref404502135"/>
      <w:bookmarkStart w:id="5520" w:name="_Ref424534233"/>
      <w:bookmarkStart w:id="5521" w:name="_Toc472818924"/>
      <w:bookmarkStart w:id="5522" w:name="_Toc235503502"/>
      <w:bookmarkStart w:id="5523" w:name="_Toc241509277"/>
      <w:bookmarkStart w:id="5524" w:name="_Toc244416764"/>
      <w:bookmarkStart w:id="5525" w:name="_Toc276631128"/>
      <w:bookmarkStart w:id="5526" w:name="_Toc153968517"/>
      <w:bookmarkEnd w:id="5510"/>
      <w:bookmarkEnd w:id="5512"/>
      <w:r>
        <w:t>15.4.4</w:t>
      </w:r>
      <w:r>
        <w:tab/>
        <w:t>Properties of the Array Prototype Objec</w:t>
      </w:r>
      <w:bookmarkEnd w:id="5511"/>
      <w:bookmarkEnd w:id="5516"/>
      <w:bookmarkEnd w:id="5517"/>
      <w:bookmarkEnd w:id="5518"/>
      <w:bookmarkEnd w:id="5519"/>
      <w:r>
        <w:t>t</w:t>
      </w:r>
      <w:bookmarkEnd w:id="5520"/>
      <w:bookmarkEnd w:id="5521"/>
      <w:bookmarkEnd w:id="5522"/>
      <w:bookmarkEnd w:id="5523"/>
      <w:bookmarkEnd w:id="5524"/>
      <w:bookmarkEnd w:id="5525"/>
      <w:bookmarkEnd w:id="5526"/>
    </w:p>
    <w:p w14:paraId="4EF364EF" w14:textId="77777777" w:rsidR="004C02EF" w:rsidRDefault="004C02EF" w:rsidP="004C02EF">
      <w:r>
        <w:t>The value of the [[Prototype]] internal property of the Array prototype object is the standard built-in Object prototype object (15.2.4).</w:t>
      </w:r>
    </w:p>
    <w:p w14:paraId="6A7410F2" w14:textId="77777777" w:rsidR="004C02EF" w:rsidRDefault="004C02EF" w:rsidP="004C02EF">
      <w:r>
        <w:t xml:space="preserve">The Array prototype object is itself an array; </w:t>
      </w:r>
      <w:del w:id="5527" w:author="Allen Wirfs-Brock" w:date="2011-07-02T13:59:00Z">
        <w:r w:rsidDel="00963019">
          <w:delText xml:space="preserve">its [[Class]] is </w:delText>
        </w:r>
        <w:r w:rsidDel="00963019">
          <w:rPr>
            <w:rFonts w:ascii="Courier New" w:hAnsi="Courier New"/>
            <w:b/>
          </w:rPr>
          <w:delText>"Array"</w:delText>
        </w:r>
      </w:del>
      <w:ins w:id="5528" w:author="Allen Wirfs-Brock" w:date="2011-07-02T13:59:00Z">
        <w:r w:rsidR="00963019">
          <w:t>it has an [[IsArray]] internal property</w:t>
        </w:r>
      </w:ins>
      <w:r>
        <w:t xml:space="preserve">, and it has a </w:t>
      </w:r>
      <w:r>
        <w:rPr>
          <w:rFonts w:ascii="Courier New" w:hAnsi="Courier New"/>
          <w:b/>
        </w:rPr>
        <w:t>length</w:t>
      </w:r>
      <w:r>
        <w:t xml:space="preserve"> property (whose initial value is </w:t>
      </w:r>
      <w:r>
        <w:rPr>
          <w:b/>
        </w:rPr>
        <w:t>+0</w:t>
      </w:r>
      <w:r>
        <w:t>) and the special [[DefineOwnProperty]] internal method described in 15.4.5.1.</w:t>
      </w:r>
    </w:p>
    <w:p w14:paraId="01BAF1E1" w14:textId="77777777" w:rsidR="004C02EF" w:rsidRDefault="004C02EF" w:rsidP="004C02EF">
      <w:r>
        <w:t xml:space="preserve">In following descriptions of functions that are properties of the Array prototype object, the phrase “this object” refers to the object that is the </w:t>
      </w:r>
      <w:r>
        <w:rPr>
          <w:b/>
        </w:rPr>
        <w:t>this</w:t>
      </w:r>
      <w:r>
        <w:t xml:space="preserve"> value for the invocation of the function. It is permitted for the </w:t>
      </w:r>
      <w:r>
        <w:rPr>
          <w:b/>
        </w:rPr>
        <w:t>this</w:t>
      </w:r>
      <w:r>
        <w:t xml:space="preserve"> to be an object </w:t>
      </w:r>
      <w:del w:id="5529" w:author="Allen Wirfs-Brock" w:date="2011-07-02T13:59:00Z">
        <w:r w:rsidDel="00963019">
          <w:delText xml:space="preserve">for </w:delText>
        </w:r>
      </w:del>
      <w:r>
        <w:t xml:space="preserve">which </w:t>
      </w:r>
      <w:del w:id="5530" w:author="Allen Wirfs-Brock" w:date="2011-07-02T14:00:00Z">
        <w:r w:rsidDel="00963019">
          <w:delText xml:space="preserve">the value of the [[Class]] internal property is not </w:delText>
        </w:r>
        <w:r w:rsidDel="00963019">
          <w:rPr>
            <w:rFonts w:ascii="Courier New" w:hAnsi="Courier New"/>
            <w:b/>
          </w:rPr>
          <w:delText>"Array"</w:delText>
        </w:r>
      </w:del>
      <w:ins w:id="5531" w:author="Allen Wirfs-Brock" w:date="2011-07-02T14:00:00Z">
        <w:r w:rsidR="00963019">
          <w:t>does not have an [[IsArray]] internal property</w:t>
        </w:r>
      </w:ins>
      <w:r>
        <w:t>.</w:t>
      </w:r>
      <w:bookmarkStart w:id="5532" w:name="_Toc385672293"/>
    </w:p>
    <w:p w14:paraId="7BDDEFAB" w14:textId="77777777" w:rsidR="004C02EF" w:rsidRDefault="004C02EF" w:rsidP="004C02EF">
      <w:pPr>
        <w:pStyle w:val="Note"/>
      </w:pPr>
      <w:r w:rsidRPr="000956BB">
        <w:t>NOTE</w:t>
      </w:r>
      <w:r w:rsidRPr="000956BB">
        <w:tab/>
        <w:t xml:space="preserve">The Array prototype object does not have a </w:t>
      </w:r>
      <w:r w:rsidRPr="000956BB">
        <w:rPr>
          <w:rFonts w:ascii="Courier New" w:hAnsi="Courier New"/>
          <w:b/>
        </w:rPr>
        <w:t>valueOf</w:t>
      </w:r>
      <w:r w:rsidRPr="000956BB">
        <w:t xml:space="preserve"> property of its own; however, it inherits the </w:t>
      </w:r>
      <w:r w:rsidRPr="000956BB">
        <w:rPr>
          <w:rFonts w:ascii="Courier New" w:hAnsi="Courier New"/>
          <w:b/>
        </w:rPr>
        <w:t>valueOf</w:t>
      </w:r>
      <w:r w:rsidRPr="000956BB">
        <w:t xml:space="preserve"> property from the </w:t>
      </w:r>
      <w:r>
        <w:t xml:space="preserve">standard built-in </w:t>
      </w:r>
      <w:r w:rsidRPr="000956BB">
        <w:t>Object prototype Object.</w:t>
      </w:r>
      <w:bookmarkStart w:id="5533" w:name="_Toc393690410"/>
    </w:p>
    <w:p w14:paraId="0C407667" w14:textId="77777777" w:rsidR="004C02EF" w:rsidRDefault="004C02EF" w:rsidP="004C02EF">
      <w:pPr>
        <w:pStyle w:val="40"/>
        <w:numPr>
          <w:ilvl w:val="0"/>
          <w:numId w:val="0"/>
        </w:numPr>
      </w:pPr>
      <w:r>
        <w:t>15.4.4.1</w:t>
      </w:r>
      <w:r>
        <w:tab/>
        <w:t>Array.prototype.constructo</w:t>
      </w:r>
      <w:bookmarkEnd w:id="5532"/>
      <w:bookmarkEnd w:id="5533"/>
      <w:r>
        <w:t>r</w:t>
      </w:r>
    </w:p>
    <w:p w14:paraId="200AFA9A" w14:textId="77777777" w:rsidR="004C02EF" w:rsidRDefault="004C02EF" w:rsidP="004C02EF">
      <w:r>
        <w:t xml:space="preserve">The initial value of </w:t>
      </w:r>
      <w:r>
        <w:rPr>
          <w:rFonts w:ascii="Courier New" w:hAnsi="Courier New"/>
          <w:b/>
        </w:rPr>
        <w:t>Array.prototype.constructor</w:t>
      </w:r>
      <w:r>
        <w:t xml:space="preserve"> is the standard built-in </w:t>
      </w:r>
      <w:r>
        <w:rPr>
          <w:rFonts w:ascii="Courier New" w:hAnsi="Courier New"/>
          <w:b/>
        </w:rPr>
        <w:t>Array</w:t>
      </w:r>
      <w:r>
        <w:t xml:space="preserve"> constructor.</w:t>
      </w:r>
      <w:bookmarkStart w:id="5534" w:name="_Toc385672294"/>
      <w:bookmarkStart w:id="5535" w:name="_Toc393690411"/>
    </w:p>
    <w:p w14:paraId="603CADBA" w14:textId="77777777" w:rsidR="004C02EF" w:rsidRDefault="004C02EF" w:rsidP="004C02EF">
      <w:pPr>
        <w:pStyle w:val="40"/>
        <w:numPr>
          <w:ilvl w:val="0"/>
          <w:numId w:val="0"/>
        </w:numPr>
      </w:pPr>
      <w:bookmarkStart w:id="5536" w:name="_Hlt451680383"/>
      <w:bookmarkStart w:id="5537" w:name="_Ref451680376"/>
      <w:bookmarkEnd w:id="5536"/>
      <w:r>
        <w:t>15.4.4.2</w:t>
      </w:r>
      <w:r>
        <w:tab/>
        <w:t>Array.prototype.toString</w:t>
      </w:r>
      <w:bookmarkEnd w:id="5534"/>
      <w:bookmarkEnd w:id="5535"/>
      <w:r>
        <w:t xml:space="preserve"> ( )</w:t>
      </w:r>
      <w:bookmarkEnd w:id="5537"/>
    </w:p>
    <w:p w14:paraId="12E192DD" w14:textId="77777777" w:rsidR="004C02EF" w:rsidRDefault="004C02EF" w:rsidP="004C02EF">
      <w:bookmarkStart w:id="5538" w:name="_Toc382291622"/>
      <w:bookmarkStart w:id="5539" w:name="_Toc385672296"/>
      <w:bookmarkStart w:id="5540" w:name="_Toc393690412"/>
      <w:r>
        <w:t xml:space="preserve">When the </w:t>
      </w:r>
      <w:r>
        <w:rPr>
          <w:rFonts w:ascii="Courier New" w:hAnsi="Courier New"/>
          <w:b/>
        </w:rPr>
        <w:t>toString</w:t>
      </w:r>
      <w:r>
        <w:t xml:space="preserve"> method is called, the following steps are taken:</w:t>
      </w:r>
    </w:p>
    <w:p w14:paraId="72CBD70A" w14:textId="77777777" w:rsidR="004C02EF" w:rsidRPr="00AA0E90" w:rsidRDefault="004C02EF" w:rsidP="004C02EF">
      <w:pPr>
        <w:pStyle w:val="Alg4"/>
        <w:numPr>
          <w:ilvl w:val="0"/>
          <w:numId w:val="203"/>
        </w:numPr>
      </w:pPr>
      <w:r w:rsidRPr="00AA0E90">
        <w:t xml:space="preserve">Let </w:t>
      </w:r>
      <w:r w:rsidRPr="00AA0E90">
        <w:rPr>
          <w:i/>
        </w:rPr>
        <w:t>array</w:t>
      </w:r>
      <w:r w:rsidRPr="00AA0E90">
        <w:t xml:space="preserve"> be the result of calling ToObject on the </w:t>
      </w:r>
      <w:r w:rsidRPr="00AA0E90">
        <w:rPr>
          <w:b/>
        </w:rPr>
        <w:t>this</w:t>
      </w:r>
      <w:r w:rsidRPr="00AA0E90">
        <w:t xml:space="preserve"> value.</w:t>
      </w:r>
    </w:p>
    <w:p w14:paraId="110581AA" w14:textId="77777777" w:rsidR="004C02EF" w:rsidRPr="00AA0E90" w:rsidRDefault="004C02EF" w:rsidP="004C02EF">
      <w:pPr>
        <w:pStyle w:val="Alg4"/>
        <w:numPr>
          <w:ilvl w:val="0"/>
          <w:numId w:val="203"/>
        </w:numPr>
      </w:pPr>
      <w:r w:rsidRPr="00AA0E90">
        <w:t xml:space="preserve">Let </w:t>
      </w:r>
      <w:r w:rsidRPr="00AA0E90">
        <w:rPr>
          <w:i/>
        </w:rPr>
        <w:t>func</w:t>
      </w:r>
      <w:r w:rsidRPr="00AA0E90">
        <w:t xml:space="preserve"> be the result of calling the [[Get]] internal method of </w:t>
      </w:r>
      <w:r w:rsidRPr="00AA0E90">
        <w:rPr>
          <w:i/>
        </w:rPr>
        <w:t>array</w:t>
      </w:r>
      <w:r w:rsidRPr="00AA0E90">
        <w:t xml:space="preserve"> with argument </w:t>
      </w:r>
      <w:r>
        <w:rPr>
          <w:rFonts w:ascii="Courier New" w:hAnsi="Courier New"/>
          <w:b/>
        </w:rPr>
        <w:t>"join"</w:t>
      </w:r>
      <w:r w:rsidRPr="00AA0E90">
        <w:t>.</w:t>
      </w:r>
    </w:p>
    <w:p w14:paraId="1B4C00F2" w14:textId="77777777" w:rsidR="004C02EF" w:rsidRPr="00AA0E90" w:rsidRDefault="004C02EF" w:rsidP="004C02EF">
      <w:pPr>
        <w:pStyle w:val="Alg4"/>
        <w:numPr>
          <w:ilvl w:val="0"/>
          <w:numId w:val="203"/>
        </w:numPr>
      </w:pPr>
      <w:r w:rsidRPr="00AA0E90">
        <w:t>If IsCallable(</w:t>
      </w:r>
      <w:r w:rsidRPr="00AA0E90">
        <w:rPr>
          <w:i/>
        </w:rPr>
        <w:t>func</w:t>
      </w:r>
      <w:r w:rsidRPr="00AA0E90">
        <w:t xml:space="preserve">) is </w:t>
      </w:r>
      <w:r w:rsidRPr="00AA0E90">
        <w:rPr>
          <w:b/>
        </w:rPr>
        <w:t>false</w:t>
      </w:r>
      <w:r w:rsidRPr="00AA0E90">
        <w:t xml:space="preserve">, then let </w:t>
      </w:r>
      <w:r w:rsidRPr="00AA0E90">
        <w:rPr>
          <w:i/>
        </w:rPr>
        <w:t>func</w:t>
      </w:r>
      <w:r w:rsidRPr="00AA0E90">
        <w:t xml:space="preserve"> be the standard built-in method Object.prototype.toString (15.2.4.2).</w:t>
      </w:r>
    </w:p>
    <w:p w14:paraId="4DCD0181" w14:textId="77777777" w:rsidR="004C02EF" w:rsidRPr="00AA0E90" w:rsidRDefault="004C02EF" w:rsidP="004C02EF">
      <w:pPr>
        <w:pStyle w:val="Alg4"/>
        <w:numPr>
          <w:ilvl w:val="0"/>
          <w:numId w:val="203"/>
        </w:numPr>
        <w:spacing w:after="220"/>
        <w:contextualSpacing/>
      </w:pPr>
      <w:r w:rsidRPr="00AA0E90">
        <w:t xml:space="preserve">Return  the result of calling the [[Call]] internal method of </w:t>
      </w:r>
      <w:r w:rsidRPr="00AA0E90">
        <w:rPr>
          <w:i/>
        </w:rPr>
        <w:t>func</w:t>
      </w:r>
      <w:r w:rsidRPr="00AA0E90">
        <w:t xml:space="preserve"> providing </w:t>
      </w:r>
      <w:r w:rsidRPr="00AA0E90">
        <w:rPr>
          <w:i/>
        </w:rPr>
        <w:t>array</w:t>
      </w:r>
      <w:r w:rsidRPr="00AA0E90">
        <w:t xml:space="preserve"> as the </w:t>
      </w:r>
      <w:r w:rsidRPr="00AA0E90">
        <w:rPr>
          <w:b/>
        </w:rPr>
        <w:t>this</w:t>
      </w:r>
      <w:r w:rsidRPr="00AA0E90">
        <w:t xml:space="preserve"> value and an empty arguments list.</w:t>
      </w:r>
    </w:p>
    <w:p w14:paraId="4CBF978A" w14:textId="77777777" w:rsidR="004C02EF" w:rsidRDefault="004C02EF" w:rsidP="004C02EF">
      <w:pPr>
        <w:pStyle w:val="Note"/>
      </w:pPr>
      <w:bookmarkStart w:id="5541" w:name="_Ref451680449"/>
      <w:bookmarkStart w:id="5542" w:name="_Hlk440446340"/>
      <w:bookmarkStart w:id="5543" w:name="_Ref440446372"/>
      <w:r w:rsidRPr="000956BB">
        <w:t>NOTE</w:t>
      </w:r>
      <w:r w:rsidRPr="000956BB">
        <w:tab/>
        <w:t xml:space="preserve">The </w:t>
      </w:r>
      <w:r w:rsidRPr="000956BB">
        <w:rPr>
          <w:rFonts w:ascii="Courier New" w:hAnsi="Courier New"/>
          <w:b/>
        </w:rPr>
        <w:t>toString</w:t>
      </w:r>
      <w:r w:rsidRPr="000956BB">
        <w:t xml:space="preserve"> function is intentionally generic; it does not require that its </w:t>
      </w:r>
      <w:r w:rsidRPr="000956BB">
        <w:rPr>
          <w:b/>
        </w:rPr>
        <w:t>this</w:t>
      </w:r>
      <w:r w:rsidRPr="000956BB">
        <w:t xml:space="preserve"> value be an Array object. Therefore it can be transferred to other kinds of objects for use as a method. Whether the </w:t>
      </w:r>
      <w:r w:rsidRPr="000956BB">
        <w:rPr>
          <w:rFonts w:ascii="Courier New" w:hAnsi="Courier New"/>
          <w:b/>
        </w:rPr>
        <w:t>toString</w:t>
      </w:r>
      <w:r w:rsidRPr="000956BB">
        <w:t xml:space="preserve"> function can be applied successfully to a host object is implementation-dependent.</w:t>
      </w:r>
    </w:p>
    <w:p w14:paraId="6D2575A0" w14:textId="77777777" w:rsidR="004C02EF" w:rsidRDefault="004C02EF" w:rsidP="004C02EF">
      <w:pPr>
        <w:pStyle w:val="40"/>
        <w:numPr>
          <w:ilvl w:val="0"/>
          <w:numId w:val="0"/>
        </w:numPr>
      </w:pPr>
      <w:bookmarkStart w:id="5544" w:name="_Ref456011285"/>
      <w:r>
        <w:t>15.4.4.3</w:t>
      </w:r>
      <w:r>
        <w:tab/>
        <w:t>Array.prototype.toLocaleString ( )</w:t>
      </w:r>
      <w:bookmarkEnd w:id="5541"/>
      <w:bookmarkEnd w:id="5544"/>
    </w:p>
    <w:p w14:paraId="511E7BED" w14:textId="77777777" w:rsidR="004C02EF" w:rsidRDefault="004C02EF" w:rsidP="004C02EF">
      <w:r>
        <w:t xml:space="preserve">The elements of the array are converted to Strings using their </w:t>
      </w:r>
      <w:r>
        <w:rPr>
          <w:rFonts w:ascii="Courier New" w:hAnsi="Courier New"/>
          <w:b/>
        </w:rPr>
        <w:t>toLocaleString</w:t>
      </w:r>
      <w:r>
        <w:t xml:space="preserve"> methods, and these Strings are then concatenated, separated by occurrences of a separator String that has been derived in an implementation-defined locale-specific way. The result of calling this function is intended to be analogous to the result of </w:t>
      </w:r>
      <w:r>
        <w:rPr>
          <w:rFonts w:ascii="Courier New" w:hAnsi="Courier New"/>
          <w:b/>
        </w:rPr>
        <w:t>toString</w:t>
      </w:r>
      <w:r>
        <w:t>, except that the result of this function is intended to be locale-specific.</w:t>
      </w:r>
    </w:p>
    <w:p w14:paraId="1985163B" w14:textId="77777777" w:rsidR="004C02EF" w:rsidRDefault="004C02EF" w:rsidP="004C02EF">
      <w:r>
        <w:t>The result is calculated as follows:</w:t>
      </w:r>
    </w:p>
    <w:p w14:paraId="21B294D3" w14:textId="77777777" w:rsidR="004C02EF" w:rsidRPr="00AA0E90" w:rsidRDefault="004C02EF" w:rsidP="004C02EF">
      <w:pPr>
        <w:pStyle w:val="Alg4"/>
        <w:numPr>
          <w:ilvl w:val="0"/>
          <w:numId w:val="204"/>
        </w:numPr>
      </w:pPr>
      <w:r w:rsidRPr="00AA0E90">
        <w:t xml:space="preserve">Let </w:t>
      </w:r>
      <w:r>
        <w:rPr>
          <w:i/>
        </w:rPr>
        <w:t>array</w:t>
      </w:r>
      <w:r w:rsidRPr="00AA0E90">
        <w:rPr>
          <w:i/>
        </w:rPr>
        <w:t xml:space="preserve"> </w:t>
      </w:r>
      <w:r w:rsidRPr="00AA0E90">
        <w:t xml:space="preserve">be the result of calling ToObject passing the </w:t>
      </w:r>
      <w:r w:rsidRPr="00AA0E90">
        <w:rPr>
          <w:b/>
        </w:rPr>
        <w:t xml:space="preserve">this </w:t>
      </w:r>
      <w:r w:rsidRPr="00AA0E90">
        <w:t>value as the argument.</w:t>
      </w:r>
    </w:p>
    <w:p w14:paraId="5B042FC1" w14:textId="77777777" w:rsidR="004C02EF" w:rsidRPr="00AA0E90" w:rsidRDefault="004C02EF" w:rsidP="004C02EF">
      <w:pPr>
        <w:pStyle w:val="Alg4"/>
        <w:numPr>
          <w:ilvl w:val="0"/>
          <w:numId w:val="204"/>
        </w:numPr>
      </w:pPr>
      <w:r w:rsidRPr="00AA0E90">
        <w:t xml:space="preserve">Let </w:t>
      </w:r>
      <w:r w:rsidRPr="00AA0E90">
        <w:rPr>
          <w:i/>
        </w:rPr>
        <w:t>arrayLen</w:t>
      </w:r>
      <w:r w:rsidRPr="00AA0E90">
        <w:t xml:space="preserve"> be the result of calling the [[Get]] internal method of </w:t>
      </w:r>
      <w:r w:rsidRPr="00AA0E90">
        <w:rPr>
          <w:i/>
        </w:rPr>
        <w:t>array</w:t>
      </w:r>
      <w:r w:rsidRPr="00AA0E90">
        <w:t xml:space="preserve"> with argument </w:t>
      </w:r>
      <w:r>
        <w:rPr>
          <w:rFonts w:ascii="Courier New" w:hAnsi="Courier New"/>
          <w:b/>
        </w:rPr>
        <w:t>"length"</w:t>
      </w:r>
      <w:r w:rsidRPr="00AA0E90">
        <w:t>.</w:t>
      </w:r>
    </w:p>
    <w:p w14:paraId="4AA8D56E" w14:textId="77777777" w:rsidR="004C02EF" w:rsidRPr="00AA0E90" w:rsidRDefault="004C02EF" w:rsidP="004C02EF">
      <w:pPr>
        <w:pStyle w:val="Alg4"/>
        <w:numPr>
          <w:ilvl w:val="0"/>
          <w:numId w:val="204"/>
        </w:numPr>
      </w:pPr>
      <w:r w:rsidRPr="00AA0E90">
        <w:t xml:space="preserve">Let </w:t>
      </w:r>
      <w:r w:rsidRPr="00AA0E90">
        <w:rPr>
          <w:i/>
        </w:rPr>
        <w:t>len</w:t>
      </w:r>
      <w:r w:rsidRPr="00AA0E90">
        <w:t xml:space="preserve"> be ToUint32(</w:t>
      </w:r>
      <w:r w:rsidRPr="00AA0E90">
        <w:rPr>
          <w:i/>
        </w:rPr>
        <w:t>arrayLen</w:t>
      </w:r>
      <w:r w:rsidRPr="00AA0E90">
        <w:t>).</w:t>
      </w:r>
    </w:p>
    <w:p w14:paraId="4A10C064" w14:textId="77777777" w:rsidR="004C02EF" w:rsidRPr="00AA0E90" w:rsidRDefault="004C02EF" w:rsidP="004C02EF">
      <w:pPr>
        <w:pStyle w:val="Alg4"/>
        <w:numPr>
          <w:ilvl w:val="0"/>
          <w:numId w:val="204"/>
        </w:numPr>
      </w:pPr>
      <w:r w:rsidRPr="00AA0E90">
        <w:t xml:space="preserve">Let </w:t>
      </w:r>
      <w:r w:rsidRPr="00AA0E90">
        <w:rPr>
          <w:i/>
        </w:rPr>
        <w:t>separator</w:t>
      </w:r>
      <w:r w:rsidRPr="00AA0E90">
        <w:t xml:space="preserve"> be the String value for the list-separator </w:t>
      </w:r>
      <w:r>
        <w:t>String</w:t>
      </w:r>
      <w:r w:rsidRPr="00AA0E90">
        <w:t xml:space="preserve"> appropriate for the host environment’s current locale (this is derived in an implementation-defined way).</w:t>
      </w:r>
    </w:p>
    <w:p w14:paraId="7FB19796" w14:textId="77777777" w:rsidR="004C02EF" w:rsidRPr="00AA0E90" w:rsidRDefault="004C02EF" w:rsidP="004C02EF">
      <w:pPr>
        <w:pStyle w:val="Alg4"/>
        <w:numPr>
          <w:ilvl w:val="0"/>
          <w:numId w:val="204"/>
        </w:numPr>
      </w:pPr>
      <w:r w:rsidRPr="00AA0E90">
        <w:t xml:space="preserve">If </w:t>
      </w:r>
      <w:r w:rsidRPr="00AA0E90">
        <w:rPr>
          <w:i/>
        </w:rPr>
        <w:t>len</w:t>
      </w:r>
      <w:r w:rsidRPr="00AA0E90">
        <w:t xml:space="preserve"> is zero, return the empty </w:t>
      </w:r>
      <w:r>
        <w:t>String</w:t>
      </w:r>
      <w:r w:rsidRPr="00AA0E90">
        <w:t>.</w:t>
      </w:r>
    </w:p>
    <w:p w14:paraId="5B115ED6" w14:textId="77777777" w:rsidR="004C02EF" w:rsidRPr="00AA0E90" w:rsidRDefault="004C02EF" w:rsidP="004C02EF">
      <w:pPr>
        <w:pStyle w:val="Alg4"/>
        <w:numPr>
          <w:ilvl w:val="0"/>
          <w:numId w:val="204"/>
        </w:numPr>
      </w:pPr>
      <w:r w:rsidRPr="00AA0E90">
        <w:t xml:space="preserve">Let </w:t>
      </w:r>
      <w:r w:rsidRPr="00AA0E90">
        <w:rPr>
          <w:i/>
        </w:rPr>
        <w:t>firstElement</w:t>
      </w:r>
      <w:r w:rsidRPr="00AA0E90">
        <w:t xml:space="preserve"> be the result of calling the [[Get]] internal method of </w:t>
      </w:r>
      <w:r w:rsidRPr="00AA0E90">
        <w:rPr>
          <w:i/>
        </w:rPr>
        <w:t>array</w:t>
      </w:r>
      <w:r w:rsidRPr="00AA0E90">
        <w:t xml:space="preserve"> with argument </w:t>
      </w:r>
      <w:r>
        <w:rPr>
          <w:rFonts w:ascii="Courier New" w:hAnsi="Courier New"/>
          <w:b/>
        </w:rPr>
        <w:t>"0"</w:t>
      </w:r>
      <w:r w:rsidRPr="00AA0E90">
        <w:t>.</w:t>
      </w:r>
    </w:p>
    <w:p w14:paraId="44700FA2" w14:textId="77777777" w:rsidR="004C02EF" w:rsidRPr="00AA0E90" w:rsidRDefault="004C02EF" w:rsidP="004C02EF">
      <w:pPr>
        <w:pStyle w:val="Alg4"/>
        <w:numPr>
          <w:ilvl w:val="0"/>
          <w:numId w:val="204"/>
        </w:numPr>
      </w:pPr>
      <w:r w:rsidRPr="00AA0E90">
        <w:t xml:space="preserve">If </w:t>
      </w:r>
      <w:r w:rsidRPr="00AA0E90">
        <w:rPr>
          <w:i/>
        </w:rPr>
        <w:t>firstElement</w:t>
      </w:r>
      <w:r w:rsidRPr="00AA0E90">
        <w:t xml:space="preserve"> is </w:t>
      </w:r>
      <w:r w:rsidRPr="00AA0E90">
        <w:rPr>
          <w:b/>
        </w:rPr>
        <w:t>undefined</w:t>
      </w:r>
      <w:r w:rsidRPr="00AA0E90">
        <w:t xml:space="preserve"> or </w:t>
      </w:r>
      <w:r w:rsidRPr="00AA0E90">
        <w:rPr>
          <w:b/>
        </w:rPr>
        <w:t>null</w:t>
      </w:r>
      <w:r w:rsidRPr="00AA0E90">
        <w:t>, then</w:t>
      </w:r>
    </w:p>
    <w:p w14:paraId="1A14962A" w14:textId="77777777" w:rsidR="004C02EF" w:rsidRPr="00AA0E90" w:rsidRDefault="004C02EF" w:rsidP="004C02EF">
      <w:pPr>
        <w:pStyle w:val="Alg4"/>
        <w:numPr>
          <w:ilvl w:val="1"/>
          <w:numId w:val="204"/>
        </w:numPr>
      </w:pPr>
      <w:r w:rsidRPr="00AA0E90">
        <w:t xml:space="preserve">Let </w:t>
      </w:r>
      <w:r w:rsidRPr="00AA0E90">
        <w:rPr>
          <w:i/>
        </w:rPr>
        <w:t>R</w:t>
      </w:r>
      <w:r w:rsidRPr="00AA0E90">
        <w:t xml:space="preserve"> be the empty </w:t>
      </w:r>
      <w:r>
        <w:t>String</w:t>
      </w:r>
      <w:r w:rsidRPr="00AA0E90">
        <w:t>.</w:t>
      </w:r>
    </w:p>
    <w:p w14:paraId="22D19AB5" w14:textId="77777777" w:rsidR="004C02EF" w:rsidRPr="00AA0E90" w:rsidRDefault="004C02EF" w:rsidP="004C02EF">
      <w:pPr>
        <w:pStyle w:val="Alg4"/>
        <w:numPr>
          <w:ilvl w:val="0"/>
          <w:numId w:val="204"/>
        </w:numPr>
      </w:pPr>
      <w:r w:rsidRPr="00AA0E90">
        <w:t xml:space="preserve">Else </w:t>
      </w:r>
    </w:p>
    <w:p w14:paraId="5E28D63D" w14:textId="77777777" w:rsidR="004C02EF" w:rsidRPr="00AA0E90" w:rsidRDefault="004C02EF" w:rsidP="004C02EF">
      <w:pPr>
        <w:pStyle w:val="Alg4"/>
        <w:numPr>
          <w:ilvl w:val="1"/>
          <w:numId w:val="204"/>
        </w:numPr>
      </w:pPr>
      <w:r w:rsidRPr="00AA0E90">
        <w:t xml:space="preserve">Let </w:t>
      </w:r>
      <w:r w:rsidRPr="00AA0E90">
        <w:rPr>
          <w:i/>
        </w:rPr>
        <w:t>elementObj</w:t>
      </w:r>
      <w:r w:rsidRPr="00AA0E90">
        <w:t xml:space="preserve"> be ToObject(</w:t>
      </w:r>
      <w:r w:rsidRPr="00AA0E90">
        <w:rPr>
          <w:i/>
        </w:rPr>
        <w:t>firstElement</w:t>
      </w:r>
      <w:r w:rsidRPr="00AA0E90">
        <w:t>).</w:t>
      </w:r>
    </w:p>
    <w:p w14:paraId="5FAFBCBF" w14:textId="77777777" w:rsidR="004C02EF" w:rsidRPr="00AA0E90" w:rsidRDefault="004C02EF" w:rsidP="004C02EF">
      <w:pPr>
        <w:pStyle w:val="Alg4"/>
        <w:numPr>
          <w:ilvl w:val="1"/>
          <w:numId w:val="204"/>
        </w:numPr>
      </w:pPr>
      <w:r w:rsidRPr="00AA0E90">
        <w:t xml:space="preserve">Let </w:t>
      </w:r>
      <w:r w:rsidRPr="00AA0E90">
        <w:rPr>
          <w:i/>
        </w:rPr>
        <w:t>func</w:t>
      </w:r>
      <w:r w:rsidRPr="00AA0E90">
        <w:t xml:space="preserve"> be the result of calling the [[Get]] internal method of </w:t>
      </w:r>
      <w:r w:rsidRPr="00AA0E90">
        <w:rPr>
          <w:i/>
        </w:rPr>
        <w:t>elementObj</w:t>
      </w:r>
      <w:r w:rsidRPr="00AA0E90">
        <w:t xml:space="preserve"> with argument </w:t>
      </w:r>
      <w:r>
        <w:rPr>
          <w:rFonts w:ascii="Courier New" w:hAnsi="Courier New"/>
          <w:b/>
        </w:rPr>
        <w:t>"toLocaleString"</w:t>
      </w:r>
      <w:r w:rsidRPr="00AA0E90">
        <w:t>.</w:t>
      </w:r>
    </w:p>
    <w:p w14:paraId="73E8DC60" w14:textId="77777777" w:rsidR="004C02EF" w:rsidRPr="00AA0E90" w:rsidRDefault="004C02EF" w:rsidP="004C02EF">
      <w:pPr>
        <w:pStyle w:val="Alg4"/>
        <w:numPr>
          <w:ilvl w:val="1"/>
          <w:numId w:val="204"/>
        </w:numPr>
      </w:pPr>
      <w:r w:rsidRPr="00AA0E90">
        <w:t>If IsCallable(</w:t>
      </w:r>
      <w:r w:rsidRPr="00AA0E90">
        <w:rPr>
          <w:i/>
        </w:rPr>
        <w:t>func</w:t>
      </w:r>
      <w:r w:rsidRPr="00AA0E90">
        <w:t xml:space="preserve">) is </w:t>
      </w:r>
      <w:r w:rsidRPr="00AA0E90">
        <w:rPr>
          <w:b/>
        </w:rPr>
        <w:t>false</w:t>
      </w:r>
      <w:r w:rsidRPr="00AA0E90">
        <w:t xml:space="preserve">, throw a </w:t>
      </w:r>
      <w:r w:rsidRPr="00AA0E90">
        <w:rPr>
          <w:b/>
        </w:rPr>
        <w:t>TypeError</w:t>
      </w:r>
      <w:r w:rsidRPr="00AA0E90">
        <w:t xml:space="preserve"> exception.</w:t>
      </w:r>
    </w:p>
    <w:p w14:paraId="475B4BC8" w14:textId="77777777" w:rsidR="004C02EF" w:rsidRPr="00AA0E90" w:rsidRDefault="004C02EF" w:rsidP="004C02EF">
      <w:pPr>
        <w:pStyle w:val="Alg4"/>
        <w:numPr>
          <w:ilvl w:val="1"/>
          <w:numId w:val="204"/>
        </w:numPr>
      </w:pPr>
      <w:r w:rsidRPr="00AA0E90">
        <w:t xml:space="preserve">Let </w:t>
      </w:r>
      <w:r w:rsidRPr="00AA0E90">
        <w:rPr>
          <w:i/>
        </w:rPr>
        <w:t>R</w:t>
      </w:r>
      <w:r w:rsidRPr="00AA0E90">
        <w:t xml:space="preserve"> be the result of calling the [[Call]] internal method of </w:t>
      </w:r>
      <w:r w:rsidRPr="00AA0E90">
        <w:rPr>
          <w:i/>
        </w:rPr>
        <w:t>func</w:t>
      </w:r>
      <w:r w:rsidRPr="00AA0E90">
        <w:t xml:space="preserve"> providing </w:t>
      </w:r>
      <w:r w:rsidRPr="00AA0E90">
        <w:rPr>
          <w:i/>
        </w:rPr>
        <w:t>elementObj</w:t>
      </w:r>
      <w:r w:rsidRPr="00AA0E90">
        <w:t xml:space="preserve"> as the </w:t>
      </w:r>
      <w:r w:rsidRPr="00AA0E90">
        <w:rPr>
          <w:b/>
        </w:rPr>
        <w:t>this</w:t>
      </w:r>
      <w:r w:rsidRPr="00AA0E90">
        <w:t xml:space="preserve"> value and an empty arguments list. </w:t>
      </w:r>
    </w:p>
    <w:p w14:paraId="147709B5" w14:textId="77777777" w:rsidR="004C02EF" w:rsidRPr="00AA0E90" w:rsidRDefault="004C02EF" w:rsidP="004C02EF">
      <w:pPr>
        <w:pStyle w:val="Alg4"/>
        <w:numPr>
          <w:ilvl w:val="0"/>
          <w:numId w:val="204"/>
        </w:numPr>
      </w:pPr>
      <w:r w:rsidRPr="00AA0E90">
        <w:t xml:space="preserve">Let </w:t>
      </w:r>
      <w:r w:rsidRPr="00AA0E90">
        <w:rPr>
          <w:i/>
        </w:rPr>
        <w:t>k</w:t>
      </w:r>
      <w:r w:rsidRPr="00AA0E90">
        <w:t xml:space="preserve"> be </w:t>
      </w:r>
      <w:r>
        <w:rPr>
          <w:rFonts w:ascii="Courier New" w:hAnsi="Courier New"/>
          <w:b/>
        </w:rPr>
        <w:t>1</w:t>
      </w:r>
      <w:r w:rsidRPr="00AA0E90">
        <w:t>.</w:t>
      </w:r>
    </w:p>
    <w:p w14:paraId="35BC1442" w14:textId="77777777" w:rsidR="004C02EF" w:rsidRPr="00AA0E90" w:rsidRDefault="004C02EF" w:rsidP="004C02EF">
      <w:pPr>
        <w:pStyle w:val="Alg4"/>
        <w:numPr>
          <w:ilvl w:val="0"/>
          <w:numId w:val="204"/>
        </w:numPr>
      </w:pPr>
      <w:r w:rsidRPr="00AA0E90">
        <w:t xml:space="preserve">Repeat, while </w:t>
      </w:r>
      <w:r w:rsidRPr="00AA0E90">
        <w:rPr>
          <w:i/>
        </w:rPr>
        <w:t>k</w:t>
      </w:r>
      <w:r w:rsidRPr="00AA0E90">
        <w:t xml:space="preserve"> &lt; </w:t>
      </w:r>
      <w:r w:rsidRPr="00AA0E90">
        <w:rPr>
          <w:i/>
        </w:rPr>
        <w:t>len</w:t>
      </w:r>
    </w:p>
    <w:p w14:paraId="0B6207F7" w14:textId="77777777" w:rsidR="004C02EF" w:rsidRPr="00AA0E90" w:rsidRDefault="004C02EF" w:rsidP="004C02EF">
      <w:pPr>
        <w:pStyle w:val="Alg4"/>
        <w:numPr>
          <w:ilvl w:val="1"/>
          <w:numId w:val="204"/>
        </w:numPr>
      </w:pPr>
      <w:r w:rsidRPr="00AA0E90">
        <w:t xml:space="preserve">Let </w:t>
      </w:r>
      <w:r w:rsidRPr="00AA0E90">
        <w:rPr>
          <w:i/>
        </w:rPr>
        <w:t>S</w:t>
      </w:r>
      <w:r w:rsidRPr="00AA0E90">
        <w:t xml:space="preserve"> be a </w:t>
      </w:r>
      <w:r>
        <w:t>String</w:t>
      </w:r>
      <w:r w:rsidRPr="00AA0E90">
        <w:t xml:space="preserve"> value produced by concatenating </w:t>
      </w:r>
      <w:r w:rsidRPr="00AA0E90">
        <w:rPr>
          <w:i/>
        </w:rPr>
        <w:t>R</w:t>
      </w:r>
      <w:r w:rsidRPr="00AA0E90">
        <w:t xml:space="preserve"> and </w:t>
      </w:r>
      <w:r w:rsidRPr="00AA0E90">
        <w:rPr>
          <w:i/>
        </w:rPr>
        <w:t>separator</w:t>
      </w:r>
      <w:r w:rsidRPr="00AA0E90">
        <w:t>.</w:t>
      </w:r>
    </w:p>
    <w:p w14:paraId="4AD835FE" w14:textId="77777777" w:rsidR="004C02EF" w:rsidRPr="00AA0E90" w:rsidRDefault="004C02EF" w:rsidP="004C02EF">
      <w:pPr>
        <w:pStyle w:val="Alg4"/>
        <w:numPr>
          <w:ilvl w:val="1"/>
          <w:numId w:val="204"/>
        </w:numPr>
      </w:pPr>
      <w:r w:rsidRPr="00AA0E90">
        <w:t xml:space="preserve">Let </w:t>
      </w:r>
      <w:r w:rsidRPr="00AA0E90">
        <w:rPr>
          <w:i/>
        </w:rPr>
        <w:t>nextElement</w:t>
      </w:r>
      <w:r w:rsidRPr="00AA0E90">
        <w:t xml:space="preserve"> be the result of calling the [[Get]] internal method of </w:t>
      </w:r>
      <w:r w:rsidRPr="00AA0E90">
        <w:rPr>
          <w:i/>
        </w:rPr>
        <w:t>array</w:t>
      </w:r>
      <w:r w:rsidRPr="00AA0E90">
        <w:t xml:space="preserve"> with argument ToString(</w:t>
      </w:r>
      <w:r w:rsidRPr="00AA0E90">
        <w:rPr>
          <w:i/>
        </w:rPr>
        <w:t>k</w:t>
      </w:r>
      <w:r w:rsidRPr="00AA0E90">
        <w:t>).</w:t>
      </w:r>
    </w:p>
    <w:p w14:paraId="639C3201" w14:textId="77777777" w:rsidR="004C02EF" w:rsidRPr="00AA0E90" w:rsidRDefault="004C02EF" w:rsidP="004C02EF">
      <w:pPr>
        <w:pStyle w:val="Alg4"/>
        <w:numPr>
          <w:ilvl w:val="1"/>
          <w:numId w:val="204"/>
        </w:numPr>
      </w:pPr>
      <w:r w:rsidRPr="00AA0E90">
        <w:t xml:space="preserve">If </w:t>
      </w:r>
      <w:r w:rsidRPr="00AA0E90">
        <w:rPr>
          <w:i/>
        </w:rPr>
        <w:t>nextElement</w:t>
      </w:r>
      <w:r w:rsidRPr="00AA0E90">
        <w:t xml:space="preserve"> is </w:t>
      </w:r>
      <w:r w:rsidRPr="00AA0E90">
        <w:rPr>
          <w:b/>
        </w:rPr>
        <w:t>undefined</w:t>
      </w:r>
      <w:r w:rsidRPr="00AA0E90">
        <w:t xml:space="preserve"> or </w:t>
      </w:r>
      <w:r w:rsidRPr="00AA0E90">
        <w:rPr>
          <w:b/>
        </w:rPr>
        <w:t>null</w:t>
      </w:r>
      <w:r w:rsidRPr="00AA0E90">
        <w:t>, then</w:t>
      </w:r>
    </w:p>
    <w:p w14:paraId="7A373D4E" w14:textId="77777777" w:rsidR="004C02EF" w:rsidRPr="00AA0E90" w:rsidRDefault="004C02EF" w:rsidP="004C02EF">
      <w:pPr>
        <w:pStyle w:val="Alg4"/>
        <w:numPr>
          <w:ilvl w:val="2"/>
          <w:numId w:val="204"/>
        </w:numPr>
      </w:pPr>
      <w:r w:rsidRPr="00AA0E90">
        <w:t xml:space="preserve">Let </w:t>
      </w:r>
      <w:r w:rsidRPr="00AA0E90">
        <w:rPr>
          <w:i/>
        </w:rPr>
        <w:t>R</w:t>
      </w:r>
      <w:r w:rsidRPr="00AA0E90">
        <w:t xml:space="preserve"> be the empty </w:t>
      </w:r>
      <w:r>
        <w:t>String</w:t>
      </w:r>
      <w:r w:rsidRPr="00AA0E90">
        <w:t>.</w:t>
      </w:r>
    </w:p>
    <w:p w14:paraId="3437DD96" w14:textId="77777777" w:rsidR="004C02EF" w:rsidRPr="00AA0E90" w:rsidRDefault="004C02EF" w:rsidP="004C02EF">
      <w:pPr>
        <w:pStyle w:val="Alg4"/>
        <w:numPr>
          <w:ilvl w:val="1"/>
          <w:numId w:val="204"/>
        </w:numPr>
      </w:pPr>
      <w:r w:rsidRPr="00AA0E90">
        <w:t xml:space="preserve">Else </w:t>
      </w:r>
    </w:p>
    <w:p w14:paraId="5E3C8DE5" w14:textId="77777777" w:rsidR="004C02EF" w:rsidRPr="00AA0E90" w:rsidRDefault="004C02EF" w:rsidP="004C02EF">
      <w:pPr>
        <w:pStyle w:val="Alg4"/>
        <w:numPr>
          <w:ilvl w:val="2"/>
          <w:numId w:val="204"/>
        </w:numPr>
      </w:pPr>
      <w:r w:rsidRPr="00AA0E90">
        <w:t xml:space="preserve">Let </w:t>
      </w:r>
      <w:r w:rsidRPr="00AA0E90">
        <w:rPr>
          <w:i/>
        </w:rPr>
        <w:t>elementObj</w:t>
      </w:r>
      <w:r w:rsidRPr="00AA0E90">
        <w:t xml:space="preserve"> be ToObject(</w:t>
      </w:r>
      <w:r w:rsidRPr="00AA0E90">
        <w:rPr>
          <w:i/>
        </w:rPr>
        <w:t>nextElement</w:t>
      </w:r>
      <w:r w:rsidRPr="00AA0E90">
        <w:t>).</w:t>
      </w:r>
    </w:p>
    <w:p w14:paraId="541C7231" w14:textId="77777777" w:rsidR="004C02EF" w:rsidRPr="00AA0E90" w:rsidRDefault="004C02EF" w:rsidP="004C02EF">
      <w:pPr>
        <w:pStyle w:val="Alg4"/>
        <w:numPr>
          <w:ilvl w:val="2"/>
          <w:numId w:val="204"/>
        </w:numPr>
      </w:pPr>
      <w:r w:rsidRPr="00AA0E90">
        <w:t xml:space="preserve">Let </w:t>
      </w:r>
      <w:r w:rsidRPr="00AA0E90">
        <w:rPr>
          <w:i/>
        </w:rPr>
        <w:t>func</w:t>
      </w:r>
      <w:r w:rsidRPr="00AA0E90">
        <w:t xml:space="preserve"> be the result of calling the [[Get]] internal method of </w:t>
      </w:r>
      <w:r w:rsidRPr="00AA0E90">
        <w:rPr>
          <w:i/>
        </w:rPr>
        <w:t>elementObj</w:t>
      </w:r>
      <w:r w:rsidRPr="00AA0E90">
        <w:t xml:space="preserve"> with argument </w:t>
      </w:r>
      <w:r>
        <w:rPr>
          <w:rFonts w:ascii="Courier New" w:hAnsi="Courier New"/>
          <w:b/>
        </w:rPr>
        <w:t>"toLocaleString"</w:t>
      </w:r>
      <w:r w:rsidRPr="00AA0E90">
        <w:t>.</w:t>
      </w:r>
    </w:p>
    <w:p w14:paraId="6255A022" w14:textId="77777777" w:rsidR="004C02EF" w:rsidRPr="00AA0E90" w:rsidRDefault="004C02EF" w:rsidP="004C02EF">
      <w:pPr>
        <w:pStyle w:val="Alg4"/>
        <w:numPr>
          <w:ilvl w:val="2"/>
          <w:numId w:val="204"/>
        </w:numPr>
      </w:pPr>
      <w:r w:rsidRPr="00AA0E90">
        <w:t>If IsCallable(</w:t>
      </w:r>
      <w:r w:rsidRPr="00AA0E90">
        <w:rPr>
          <w:i/>
        </w:rPr>
        <w:t>func</w:t>
      </w:r>
      <w:r w:rsidRPr="00AA0E90">
        <w:t xml:space="preserve">) is </w:t>
      </w:r>
      <w:r w:rsidRPr="00AA0E90">
        <w:rPr>
          <w:b/>
        </w:rPr>
        <w:t>false</w:t>
      </w:r>
      <w:r w:rsidRPr="00AA0E90">
        <w:t xml:space="preserve">, throw a </w:t>
      </w:r>
      <w:r w:rsidRPr="00AA0E90">
        <w:rPr>
          <w:b/>
        </w:rPr>
        <w:t>TypeError</w:t>
      </w:r>
      <w:r w:rsidRPr="00AA0E90">
        <w:t xml:space="preserve"> exception.</w:t>
      </w:r>
    </w:p>
    <w:p w14:paraId="09ED2C7E" w14:textId="77777777" w:rsidR="004C02EF" w:rsidRPr="00AA0E90" w:rsidRDefault="004C02EF" w:rsidP="004C02EF">
      <w:pPr>
        <w:pStyle w:val="Alg4"/>
        <w:numPr>
          <w:ilvl w:val="2"/>
          <w:numId w:val="204"/>
        </w:numPr>
      </w:pPr>
      <w:r w:rsidRPr="00AA0E90">
        <w:t xml:space="preserve">Let </w:t>
      </w:r>
      <w:r w:rsidRPr="00AA0E90">
        <w:rPr>
          <w:i/>
        </w:rPr>
        <w:t>R</w:t>
      </w:r>
      <w:r w:rsidRPr="00AA0E90">
        <w:t xml:space="preserve"> be the result of calling the [[Call]] internal method of </w:t>
      </w:r>
      <w:r w:rsidRPr="00AA0E90">
        <w:rPr>
          <w:i/>
        </w:rPr>
        <w:t>func</w:t>
      </w:r>
      <w:r w:rsidRPr="00AA0E90">
        <w:t xml:space="preserve"> providing </w:t>
      </w:r>
      <w:r w:rsidRPr="00AA0E90">
        <w:rPr>
          <w:i/>
        </w:rPr>
        <w:t>elementObj</w:t>
      </w:r>
      <w:r w:rsidRPr="00AA0E90">
        <w:t xml:space="preserve"> as the </w:t>
      </w:r>
      <w:r w:rsidRPr="00AA0E90">
        <w:rPr>
          <w:b/>
        </w:rPr>
        <w:t>this</w:t>
      </w:r>
      <w:r w:rsidRPr="00AA0E90">
        <w:t xml:space="preserve"> value and an empty arguments list. </w:t>
      </w:r>
    </w:p>
    <w:p w14:paraId="6AD0A614" w14:textId="77777777" w:rsidR="004C02EF" w:rsidRPr="00AA0E90" w:rsidRDefault="004C02EF" w:rsidP="004C02EF">
      <w:pPr>
        <w:pStyle w:val="Alg4"/>
        <w:numPr>
          <w:ilvl w:val="1"/>
          <w:numId w:val="204"/>
        </w:numPr>
      </w:pPr>
      <w:r w:rsidRPr="00AA0E90">
        <w:t xml:space="preserve">Let </w:t>
      </w:r>
      <w:r w:rsidRPr="00AA0E90">
        <w:rPr>
          <w:i/>
        </w:rPr>
        <w:t>R</w:t>
      </w:r>
      <w:r w:rsidRPr="00AA0E90">
        <w:t xml:space="preserve"> be a </w:t>
      </w:r>
      <w:r>
        <w:t>String</w:t>
      </w:r>
      <w:r w:rsidRPr="00AA0E90">
        <w:t xml:space="preserve"> value produced by concatenating </w:t>
      </w:r>
      <w:r w:rsidRPr="00AA0E90">
        <w:rPr>
          <w:i/>
        </w:rPr>
        <w:t>S</w:t>
      </w:r>
      <w:r w:rsidRPr="00AA0E90">
        <w:t xml:space="preserve"> and </w:t>
      </w:r>
      <w:r w:rsidRPr="00AA0E90">
        <w:rPr>
          <w:i/>
        </w:rPr>
        <w:t>R</w:t>
      </w:r>
      <w:r w:rsidRPr="00AA0E90">
        <w:t>.</w:t>
      </w:r>
    </w:p>
    <w:p w14:paraId="618031F8" w14:textId="77777777" w:rsidR="004C02EF" w:rsidRPr="00AA0E90" w:rsidRDefault="004C02EF" w:rsidP="004C02EF">
      <w:pPr>
        <w:pStyle w:val="Alg4"/>
        <w:numPr>
          <w:ilvl w:val="1"/>
          <w:numId w:val="204"/>
        </w:numPr>
      </w:pPr>
      <w:r w:rsidRPr="00AA0E90">
        <w:t xml:space="preserve">Increase </w:t>
      </w:r>
      <w:r w:rsidRPr="00AA0E90">
        <w:rPr>
          <w:i/>
        </w:rPr>
        <w:t>k</w:t>
      </w:r>
      <w:r w:rsidRPr="00AA0E90">
        <w:t xml:space="preserve"> by 1.</w:t>
      </w:r>
    </w:p>
    <w:p w14:paraId="0E09D5BB" w14:textId="77777777" w:rsidR="004C02EF" w:rsidRPr="00AA0E90" w:rsidRDefault="004C02EF" w:rsidP="004C02EF">
      <w:pPr>
        <w:pStyle w:val="Alg4"/>
        <w:numPr>
          <w:ilvl w:val="0"/>
          <w:numId w:val="204"/>
        </w:numPr>
        <w:spacing w:after="220"/>
      </w:pPr>
      <w:r w:rsidRPr="00AA0E90">
        <w:t xml:space="preserve">Return </w:t>
      </w:r>
      <w:r w:rsidRPr="00AA0E90">
        <w:rPr>
          <w:i/>
        </w:rPr>
        <w:t>R</w:t>
      </w:r>
      <w:r w:rsidRPr="00AA0E90">
        <w:t>.</w:t>
      </w:r>
    </w:p>
    <w:p w14:paraId="2A592A39" w14:textId="77777777" w:rsidR="004C02EF" w:rsidRDefault="004C02EF" w:rsidP="004C02EF">
      <w:pPr>
        <w:pStyle w:val="Note"/>
      </w:pPr>
      <w:r w:rsidRPr="00AA0E90">
        <w:t>NOTE 1</w:t>
      </w:r>
      <w:r w:rsidRPr="00AA0E90">
        <w:tab/>
        <w:t>The first parameter to this function is likely to be used in a future version of this standard; it is recommended that implementations do not use this parameter position for anything else.</w:t>
      </w:r>
    </w:p>
    <w:p w14:paraId="39B58488" w14:textId="77777777" w:rsidR="004C02EF" w:rsidRPr="00AA0E90" w:rsidRDefault="004C02EF" w:rsidP="004C02EF">
      <w:pPr>
        <w:rPr>
          <w:sz w:val="18"/>
        </w:rPr>
      </w:pPr>
      <w:r w:rsidRPr="00AA0E90">
        <w:rPr>
          <w:sz w:val="18"/>
        </w:rPr>
        <w:t>NOTE 2</w:t>
      </w:r>
      <w:r w:rsidRPr="00AA0E90">
        <w:rPr>
          <w:sz w:val="18"/>
        </w:rPr>
        <w:tab/>
        <w:t xml:space="preserve">The </w:t>
      </w:r>
      <w:r w:rsidRPr="00AA0E90">
        <w:rPr>
          <w:rFonts w:ascii="Courier New" w:hAnsi="Courier New"/>
          <w:b/>
          <w:sz w:val="18"/>
        </w:rPr>
        <w:t>toLocaleString</w:t>
      </w:r>
      <w:r w:rsidRPr="00AA0E90">
        <w:rPr>
          <w:sz w:val="18"/>
        </w:rPr>
        <w:t xml:space="preserve"> function is intentionally generic; it does not require that its </w:t>
      </w:r>
      <w:r w:rsidRPr="00AA0E90">
        <w:rPr>
          <w:b/>
          <w:sz w:val="18"/>
        </w:rPr>
        <w:t>this</w:t>
      </w:r>
      <w:r w:rsidRPr="00AA0E90">
        <w:rPr>
          <w:sz w:val="18"/>
        </w:rPr>
        <w:t xml:space="preserve"> value be an Array object. Therefore it can be transferred to other kinds of objects for use as a method. Whether the </w:t>
      </w:r>
      <w:r w:rsidRPr="00AA0E90">
        <w:rPr>
          <w:rFonts w:ascii="Courier New" w:hAnsi="Courier New"/>
          <w:b/>
          <w:sz w:val="18"/>
        </w:rPr>
        <w:t>toLocaleString</w:t>
      </w:r>
      <w:r w:rsidRPr="00AA0E90">
        <w:rPr>
          <w:sz w:val="18"/>
        </w:rPr>
        <w:t xml:space="preserve"> function can be applied successfully to a host object is implementation-dependent.</w:t>
      </w:r>
    </w:p>
    <w:p w14:paraId="03AA1540" w14:textId="77777777" w:rsidR="004C02EF" w:rsidRDefault="004C02EF" w:rsidP="004C02EF">
      <w:pPr>
        <w:pStyle w:val="40"/>
        <w:numPr>
          <w:ilvl w:val="0"/>
          <w:numId w:val="0"/>
        </w:numPr>
      </w:pPr>
      <w:bookmarkStart w:id="5545" w:name="_Ref456028287"/>
      <w:r>
        <w:t>15.4.4.4</w:t>
      </w:r>
      <w:r>
        <w:tab/>
        <w:t xml:space="preserve">Array.prototype.concat </w:t>
      </w:r>
      <w:bookmarkEnd w:id="5542"/>
      <w:r>
        <w:t>( [ item1 [ , item2 [ , … ] ] ] )</w:t>
      </w:r>
      <w:bookmarkEnd w:id="5543"/>
      <w:bookmarkEnd w:id="5545"/>
    </w:p>
    <w:p w14:paraId="2EFDE270" w14:textId="77777777" w:rsidR="004C02EF" w:rsidRDefault="004C02EF" w:rsidP="004C02EF">
      <w:r>
        <w:t xml:space="preserve">When the </w:t>
      </w:r>
      <w:r>
        <w:rPr>
          <w:rFonts w:ascii="Courier New" w:hAnsi="Courier New"/>
          <w:b/>
        </w:rPr>
        <w:t>concat</w:t>
      </w:r>
      <w:r>
        <w:t xml:space="preserve"> method is called with zero or more arguments </w:t>
      </w:r>
      <w:r w:rsidRPr="00F02209">
        <w:rPr>
          <w:rFonts w:ascii="Times New Roman" w:hAnsi="Times New Roman"/>
          <w:i/>
        </w:rPr>
        <w:t>item1</w:t>
      </w:r>
      <w:r>
        <w:t xml:space="preserve">, </w:t>
      </w:r>
      <w:r w:rsidRPr="00F02209">
        <w:rPr>
          <w:rFonts w:ascii="Times New Roman" w:hAnsi="Times New Roman"/>
          <w:i/>
        </w:rPr>
        <w:t>item2</w:t>
      </w:r>
      <w:r>
        <w:t>, etc., it returns an array containing the array elements of the object followed by the array elements of each argument in order.</w:t>
      </w:r>
    </w:p>
    <w:p w14:paraId="5CE4A047" w14:textId="77777777" w:rsidR="004C02EF" w:rsidRDefault="004C02EF" w:rsidP="004C02EF">
      <w:r>
        <w:t>The following steps are taken:</w:t>
      </w:r>
    </w:p>
    <w:p w14:paraId="49E5A978" w14:textId="77777777" w:rsidR="004C02EF" w:rsidRPr="00AA0E90" w:rsidRDefault="004C02EF" w:rsidP="004C02EF">
      <w:pPr>
        <w:pStyle w:val="Alg4"/>
        <w:numPr>
          <w:ilvl w:val="0"/>
          <w:numId w:val="205"/>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0AA34D18" w14:textId="77777777" w:rsidR="004C02EF" w:rsidRPr="00AA0E90" w:rsidRDefault="004C02EF" w:rsidP="004C02EF">
      <w:pPr>
        <w:pStyle w:val="Alg4"/>
        <w:numPr>
          <w:ilvl w:val="0"/>
          <w:numId w:val="205"/>
        </w:numPr>
      </w:pPr>
      <w:r w:rsidRPr="00AA0E90">
        <w:t xml:space="preserve">Let </w:t>
      </w:r>
      <w:r w:rsidRPr="00AA0E90">
        <w:rPr>
          <w:i/>
        </w:rPr>
        <w:t>A</w:t>
      </w:r>
      <w:r w:rsidRPr="00AA0E90">
        <w:t xml:space="preserve"> be a new array created as if by the expression </w:t>
      </w:r>
      <w:r>
        <w:rPr>
          <w:rFonts w:ascii="Courier New" w:hAnsi="Courier New"/>
          <w:b/>
        </w:rPr>
        <w:t>new Array()</w:t>
      </w:r>
      <w:r w:rsidRPr="00AA0E90">
        <w:t xml:space="preserve"> where </w:t>
      </w:r>
      <w:r w:rsidRPr="00FE35A1">
        <w:rPr>
          <w:rFonts w:ascii="Courier New" w:hAnsi="Courier New" w:cs="Courier New"/>
          <w:b/>
        </w:rPr>
        <w:t>Array</w:t>
      </w:r>
      <w:r w:rsidRPr="00AA0E90">
        <w:t xml:space="preserve"> is the standard built-in constructor with that name.</w:t>
      </w:r>
    </w:p>
    <w:p w14:paraId="35D145CB" w14:textId="77777777" w:rsidR="004C02EF" w:rsidRPr="00AA0E90" w:rsidRDefault="004C02EF" w:rsidP="004C02EF">
      <w:pPr>
        <w:pStyle w:val="Alg4"/>
        <w:numPr>
          <w:ilvl w:val="0"/>
          <w:numId w:val="205"/>
        </w:numPr>
      </w:pPr>
      <w:r w:rsidRPr="00AA0E90">
        <w:t xml:space="preserve">Let </w:t>
      </w:r>
      <w:r w:rsidRPr="00AA0E90">
        <w:rPr>
          <w:i/>
        </w:rPr>
        <w:t>n</w:t>
      </w:r>
      <w:r w:rsidRPr="00AA0E90">
        <w:t xml:space="preserve"> be 0.</w:t>
      </w:r>
    </w:p>
    <w:p w14:paraId="386F5FCD" w14:textId="77777777" w:rsidR="004C02EF" w:rsidRPr="00AA0E90" w:rsidRDefault="004C02EF" w:rsidP="004C02EF">
      <w:pPr>
        <w:pStyle w:val="Alg4"/>
        <w:numPr>
          <w:ilvl w:val="0"/>
          <w:numId w:val="205"/>
        </w:numPr>
      </w:pPr>
      <w:r w:rsidRPr="00AA0E90">
        <w:t xml:space="preserve">Let </w:t>
      </w:r>
      <w:r w:rsidRPr="00AA0E90">
        <w:rPr>
          <w:i/>
        </w:rPr>
        <w:t>items</w:t>
      </w:r>
      <w:r w:rsidRPr="00AA0E90">
        <w:t xml:space="preserve"> be an internal List whose first element is </w:t>
      </w:r>
      <w:r w:rsidRPr="00AA0E90">
        <w:rPr>
          <w:i/>
        </w:rPr>
        <w:t>O</w:t>
      </w:r>
      <w:r w:rsidRPr="00AA0E90">
        <w:t xml:space="preserve"> and whose subsequent elements are, in left to right order, the arguments that were passed to this function invocation.</w:t>
      </w:r>
    </w:p>
    <w:p w14:paraId="23BB1A42" w14:textId="77777777" w:rsidR="004C02EF" w:rsidRPr="00AA0E90" w:rsidRDefault="004C02EF" w:rsidP="004C02EF">
      <w:pPr>
        <w:pStyle w:val="Alg4"/>
        <w:numPr>
          <w:ilvl w:val="0"/>
          <w:numId w:val="205"/>
        </w:numPr>
      </w:pPr>
      <w:r w:rsidRPr="00AA0E90">
        <w:t xml:space="preserve">Repeat, while </w:t>
      </w:r>
      <w:r w:rsidRPr="00AA0E90">
        <w:rPr>
          <w:i/>
        </w:rPr>
        <w:t>items</w:t>
      </w:r>
      <w:r w:rsidRPr="00AA0E90">
        <w:t xml:space="preserve"> is not empty</w:t>
      </w:r>
    </w:p>
    <w:p w14:paraId="5BEB2733" w14:textId="77777777" w:rsidR="004C02EF" w:rsidRPr="00AA0E90" w:rsidRDefault="004C02EF" w:rsidP="004C02EF">
      <w:pPr>
        <w:pStyle w:val="Alg4"/>
        <w:numPr>
          <w:ilvl w:val="1"/>
          <w:numId w:val="205"/>
        </w:numPr>
        <w:tabs>
          <w:tab w:val="left" w:pos="2160"/>
        </w:tabs>
      </w:pPr>
      <w:r w:rsidRPr="00AA0E90">
        <w:t xml:space="preserve">Remove the first element from </w:t>
      </w:r>
      <w:r w:rsidRPr="00AA0E90">
        <w:rPr>
          <w:i/>
        </w:rPr>
        <w:t>items</w:t>
      </w:r>
      <w:r w:rsidRPr="00AA0E90">
        <w:t xml:space="preserve"> and let </w:t>
      </w:r>
      <w:r w:rsidRPr="00AA0E90">
        <w:rPr>
          <w:i/>
        </w:rPr>
        <w:t>E</w:t>
      </w:r>
      <w:r w:rsidRPr="00AA0E90">
        <w:t xml:space="preserve"> be the value of the element.</w:t>
      </w:r>
    </w:p>
    <w:p w14:paraId="674BA578" w14:textId="77777777" w:rsidR="004C02EF" w:rsidRPr="00AA0E90" w:rsidRDefault="004C02EF" w:rsidP="004C02EF">
      <w:pPr>
        <w:pStyle w:val="Alg4"/>
        <w:numPr>
          <w:ilvl w:val="1"/>
          <w:numId w:val="205"/>
        </w:numPr>
        <w:tabs>
          <w:tab w:val="left" w:pos="2160"/>
        </w:tabs>
      </w:pPr>
      <w:r w:rsidRPr="00AA0E90">
        <w:t xml:space="preserve">If </w:t>
      </w:r>
      <w:del w:id="5546" w:author="Allen Wirfs-Brock" w:date="2011-07-02T14:01:00Z">
        <w:r w:rsidRPr="00AA0E90" w:rsidDel="00963019">
          <w:delText xml:space="preserve">the value of the [[Class]] internal property of </w:delText>
        </w:r>
      </w:del>
      <w:r w:rsidRPr="00AA0E90">
        <w:rPr>
          <w:i/>
        </w:rPr>
        <w:t>E</w:t>
      </w:r>
      <w:r w:rsidRPr="00AA0E90">
        <w:t xml:space="preserve"> </w:t>
      </w:r>
      <w:del w:id="5547" w:author="Allen Wirfs-Brock" w:date="2011-07-02T14:01:00Z">
        <w:r w:rsidRPr="00AA0E90" w:rsidDel="00963019">
          <w:delText xml:space="preserve">is </w:delText>
        </w:r>
        <w:r w:rsidRPr="00396540" w:rsidDel="00963019">
          <w:rPr>
            <w:rFonts w:ascii="Courier New" w:hAnsi="Courier New" w:cs="Courier New"/>
            <w:b/>
          </w:rPr>
          <w:delText>"Array"</w:delText>
        </w:r>
      </w:del>
      <w:ins w:id="5548" w:author="Allen Wirfs-Brock" w:date="2011-07-02T14:01:00Z">
        <w:r w:rsidR="00963019">
          <w:t>has the [[IsArray]] internal property</w:t>
        </w:r>
      </w:ins>
      <w:r w:rsidRPr="00AA0E90">
        <w:t>, then</w:t>
      </w:r>
    </w:p>
    <w:p w14:paraId="5C17D38B" w14:textId="77777777" w:rsidR="004C02EF" w:rsidRPr="00AA0E90" w:rsidRDefault="004C02EF" w:rsidP="004C02EF">
      <w:pPr>
        <w:pStyle w:val="Alg4"/>
        <w:numPr>
          <w:ilvl w:val="2"/>
          <w:numId w:val="205"/>
        </w:numPr>
        <w:tabs>
          <w:tab w:val="left" w:pos="2520"/>
        </w:tabs>
      </w:pPr>
      <w:r w:rsidRPr="00AA0E90">
        <w:t xml:space="preserve">Let </w:t>
      </w:r>
      <w:r w:rsidRPr="00AA0E90">
        <w:rPr>
          <w:i/>
        </w:rPr>
        <w:t>k</w:t>
      </w:r>
      <w:r w:rsidRPr="00AA0E90">
        <w:t xml:space="preserve"> be 0.</w:t>
      </w:r>
    </w:p>
    <w:p w14:paraId="191B6B5E" w14:textId="77777777" w:rsidR="004C02EF" w:rsidRPr="00AA0E90" w:rsidRDefault="004C02EF" w:rsidP="004C02EF">
      <w:pPr>
        <w:pStyle w:val="Alg4"/>
        <w:numPr>
          <w:ilvl w:val="2"/>
          <w:numId w:val="205"/>
        </w:numPr>
        <w:tabs>
          <w:tab w:val="left" w:pos="2520"/>
        </w:tabs>
      </w:pPr>
      <w:r w:rsidRPr="00AA0E90">
        <w:t xml:space="preserve">Let </w:t>
      </w:r>
      <w:r w:rsidRPr="00AA0E90">
        <w:rPr>
          <w:i/>
        </w:rPr>
        <w:t>len</w:t>
      </w:r>
      <w:r w:rsidRPr="00AA0E90">
        <w:t xml:space="preserve"> be the result of calling the [[Get]] internal method of </w:t>
      </w:r>
      <w:r w:rsidRPr="00AA0E90">
        <w:rPr>
          <w:i/>
        </w:rPr>
        <w:t>E</w:t>
      </w:r>
      <w:r w:rsidRPr="00AA0E90">
        <w:t xml:space="preserve"> with argument </w:t>
      </w:r>
      <w:r>
        <w:rPr>
          <w:rFonts w:ascii="Courier New" w:hAnsi="Courier New"/>
          <w:b/>
        </w:rPr>
        <w:t>"length"</w:t>
      </w:r>
      <w:r w:rsidRPr="00AA0E90">
        <w:t>.</w:t>
      </w:r>
    </w:p>
    <w:p w14:paraId="4BF2AFE4" w14:textId="77777777" w:rsidR="004C02EF" w:rsidRPr="00AA0E90" w:rsidRDefault="004C02EF" w:rsidP="004C02EF">
      <w:pPr>
        <w:pStyle w:val="Alg4"/>
        <w:numPr>
          <w:ilvl w:val="2"/>
          <w:numId w:val="205"/>
        </w:numPr>
        <w:tabs>
          <w:tab w:val="left" w:pos="2520"/>
        </w:tabs>
      </w:pPr>
      <w:r w:rsidRPr="00AA0E90">
        <w:t xml:space="preserve">Repeat, while </w:t>
      </w:r>
      <w:r w:rsidRPr="00AA0E90">
        <w:rPr>
          <w:i/>
        </w:rPr>
        <w:t>k</w:t>
      </w:r>
      <w:r w:rsidRPr="00AA0E90">
        <w:t xml:space="preserve"> &lt; </w:t>
      </w:r>
      <w:r w:rsidRPr="00AA0E90">
        <w:rPr>
          <w:i/>
        </w:rPr>
        <w:t>len</w:t>
      </w:r>
    </w:p>
    <w:p w14:paraId="3852A741" w14:textId="77777777" w:rsidR="004C02EF" w:rsidRPr="00AA0E90" w:rsidRDefault="004C02EF" w:rsidP="004C02EF">
      <w:pPr>
        <w:pStyle w:val="Alg4"/>
        <w:numPr>
          <w:ilvl w:val="3"/>
          <w:numId w:val="205"/>
        </w:numPr>
      </w:pPr>
      <w:r w:rsidRPr="00AA0E90">
        <w:t xml:space="preserve">Let </w:t>
      </w:r>
      <w:r w:rsidRPr="00AA0E90">
        <w:rPr>
          <w:i/>
        </w:rPr>
        <w:t>P</w:t>
      </w:r>
      <w:r w:rsidRPr="00AA0E90">
        <w:t xml:space="preserve"> be ToString(</w:t>
      </w:r>
      <w:r w:rsidRPr="00AA0E90">
        <w:rPr>
          <w:i/>
        </w:rPr>
        <w:t>k</w:t>
      </w:r>
      <w:r w:rsidRPr="00AA0E90">
        <w:t>).</w:t>
      </w:r>
    </w:p>
    <w:p w14:paraId="55E731E4" w14:textId="77777777" w:rsidR="004C02EF" w:rsidRPr="00AA0E90" w:rsidRDefault="004C02EF" w:rsidP="004C02EF">
      <w:pPr>
        <w:pStyle w:val="Alg4"/>
        <w:numPr>
          <w:ilvl w:val="3"/>
          <w:numId w:val="205"/>
        </w:numPr>
      </w:pPr>
      <w:r w:rsidRPr="00AA0E90">
        <w:t xml:space="preserve">Let </w:t>
      </w:r>
      <w:r w:rsidRPr="00AA0E90">
        <w:rPr>
          <w:i/>
        </w:rPr>
        <w:t>exists</w:t>
      </w:r>
      <w:r w:rsidRPr="00AA0E90">
        <w:t xml:space="preserve"> be the result of calling the [[HasProperty]] internal method of </w:t>
      </w:r>
      <w:r w:rsidRPr="00AA0E90">
        <w:rPr>
          <w:i/>
        </w:rPr>
        <w:t>E</w:t>
      </w:r>
      <w:r w:rsidRPr="00AA0E90">
        <w:t xml:space="preserve"> with </w:t>
      </w:r>
      <w:r w:rsidRPr="00AA0E90">
        <w:rPr>
          <w:i/>
        </w:rPr>
        <w:t>P</w:t>
      </w:r>
      <w:r w:rsidRPr="00AA0E90">
        <w:t>.</w:t>
      </w:r>
    </w:p>
    <w:p w14:paraId="2171EA65" w14:textId="77777777" w:rsidR="004C02EF" w:rsidRPr="00AA0E90" w:rsidRDefault="004C02EF" w:rsidP="004C02EF">
      <w:pPr>
        <w:pStyle w:val="Alg4"/>
        <w:numPr>
          <w:ilvl w:val="3"/>
          <w:numId w:val="205"/>
        </w:numPr>
      </w:pPr>
      <w:r w:rsidRPr="00AA0E90">
        <w:t xml:space="preserve">If </w:t>
      </w:r>
      <w:r w:rsidRPr="00AA0E90">
        <w:rPr>
          <w:i/>
        </w:rPr>
        <w:t>exists</w:t>
      </w:r>
      <w:r w:rsidRPr="00AA0E90">
        <w:t xml:space="preserve"> is </w:t>
      </w:r>
      <w:r w:rsidRPr="00AA0E90">
        <w:rPr>
          <w:b/>
        </w:rPr>
        <w:t>true</w:t>
      </w:r>
      <w:r w:rsidRPr="00AA0E90">
        <w:t>, then</w:t>
      </w:r>
    </w:p>
    <w:p w14:paraId="2A39F41E" w14:textId="77777777" w:rsidR="004C02EF" w:rsidRPr="00AA0E90" w:rsidRDefault="004C02EF" w:rsidP="004C02EF">
      <w:pPr>
        <w:pStyle w:val="Alg4"/>
        <w:numPr>
          <w:ilvl w:val="4"/>
          <w:numId w:val="205"/>
        </w:numPr>
      </w:pPr>
      <w:r w:rsidRPr="00AA0E90">
        <w:t xml:space="preserve">Let </w:t>
      </w:r>
      <w:r w:rsidRPr="00AA0E90">
        <w:rPr>
          <w:i/>
        </w:rPr>
        <w:t>subElement</w:t>
      </w:r>
      <w:r w:rsidRPr="00AA0E90">
        <w:t xml:space="preserve"> be the result of calling the [[Get]] internal method of </w:t>
      </w:r>
      <w:r w:rsidRPr="00AA0E90">
        <w:rPr>
          <w:i/>
        </w:rPr>
        <w:t>E</w:t>
      </w:r>
      <w:r w:rsidRPr="00AA0E90">
        <w:t xml:space="preserve"> with argument </w:t>
      </w:r>
      <w:r w:rsidRPr="00AA0E90">
        <w:rPr>
          <w:i/>
        </w:rPr>
        <w:t>P</w:t>
      </w:r>
      <w:r w:rsidRPr="00AA0E90">
        <w:t>.</w:t>
      </w:r>
    </w:p>
    <w:p w14:paraId="0C56EB0F" w14:textId="77777777" w:rsidR="004C02EF" w:rsidRPr="00AA0E90" w:rsidRDefault="004C02EF" w:rsidP="004C02EF">
      <w:pPr>
        <w:pStyle w:val="Alg4"/>
        <w:numPr>
          <w:ilvl w:val="4"/>
          <w:numId w:val="205"/>
        </w:numPr>
      </w:pPr>
      <w:r w:rsidRPr="00AA0E90">
        <w:t xml:space="preserve">Call the [[DefineOwnProperty]] internal method of </w:t>
      </w:r>
      <w:r w:rsidRPr="00AA0E90">
        <w:rPr>
          <w:i/>
        </w:rPr>
        <w:t>A</w:t>
      </w:r>
      <w:r w:rsidRPr="00AA0E90">
        <w:t xml:space="preserve"> with arguments ToString(</w:t>
      </w:r>
      <w:r w:rsidRPr="00AA0E90">
        <w:rPr>
          <w:i/>
        </w:rPr>
        <w:t>n</w:t>
      </w:r>
      <w:r w:rsidRPr="00AA0E90">
        <w:t xml:space="preserve">), Property Descriptor {[[Value]]: </w:t>
      </w:r>
      <w:r w:rsidRPr="00AA0E90">
        <w:rPr>
          <w:i/>
        </w:rPr>
        <w:t>subElement</w:t>
      </w:r>
      <w:r w:rsidRPr="00AA0E90">
        <w:t xml:space="preserve">, [[Writable]]: </w:t>
      </w:r>
      <w:r w:rsidRPr="00AA0E90">
        <w:rPr>
          <w:b/>
        </w:rPr>
        <w:t>true</w:t>
      </w:r>
      <w:r w:rsidRPr="00AA0E90">
        <w:t xml:space="preserve">, [[Enumerable]]: </w:t>
      </w:r>
      <w:r w:rsidRPr="00AA0E90">
        <w:rPr>
          <w:b/>
        </w:rPr>
        <w:t>true</w:t>
      </w:r>
      <w:r w:rsidRPr="00AA0E90">
        <w:t xml:space="preserve">, [[Configurable]]: </w:t>
      </w:r>
      <w:r w:rsidRPr="00AA0E90">
        <w:rPr>
          <w:b/>
        </w:rPr>
        <w:t>true</w:t>
      </w:r>
      <w:r w:rsidRPr="00AA0E90">
        <w:t xml:space="preserve">}, and </w:t>
      </w:r>
      <w:r w:rsidRPr="00AA0E90">
        <w:rPr>
          <w:b/>
        </w:rPr>
        <w:t>false</w:t>
      </w:r>
      <w:r w:rsidRPr="00AA0E90">
        <w:t>.</w:t>
      </w:r>
    </w:p>
    <w:p w14:paraId="7D844ED9" w14:textId="77777777" w:rsidR="004C02EF" w:rsidRPr="00AA0E90" w:rsidRDefault="004C02EF" w:rsidP="004C02EF">
      <w:pPr>
        <w:pStyle w:val="Alg4"/>
        <w:numPr>
          <w:ilvl w:val="3"/>
          <w:numId w:val="205"/>
        </w:numPr>
      </w:pPr>
      <w:r w:rsidRPr="00AA0E90">
        <w:t xml:space="preserve">Increase </w:t>
      </w:r>
      <w:r w:rsidRPr="00AA0E90">
        <w:rPr>
          <w:i/>
        </w:rPr>
        <w:t>n</w:t>
      </w:r>
      <w:r w:rsidRPr="00AA0E90">
        <w:t xml:space="preserve"> by 1.</w:t>
      </w:r>
    </w:p>
    <w:p w14:paraId="57D1E812" w14:textId="77777777" w:rsidR="004C02EF" w:rsidRPr="00AA0E90" w:rsidRDefault="004C02EF" w:rsidP="004C02EF">
      <w:pPr>
        <w:pStyle w:val="Alg4"/>
        <w:numPr>
          <w:ilvl w:val="3"/>
          <w:numId w:val="205"/>
        </w:numPr>
      </w:pPr>
      <w:r w:rsidRPr="00AA0E90">
        <w:t xml:space="preserve">Increase </w:t>
      </w:r>
      <w:r w:rsidRPr="00AA0E90">
        <w:rPr>
          <w:i/>
        </w:rPr>
        <w:t>k</w:t>
      </w:r>
      <w:r w:rsidRPr="00AA0E90">
        <w:t xml:space="preserve"> by 1.</w:t>
      </w:r>
    </w:p>
    <w:p w14:paraId="2AC0E384" w14:textId="77777777" w:rsidR="004C02EF" w:rsidRPr="00AA0E90" w:rsidRDefault="004C02EF" w:rsidP="004C02EF">
      <w:pPr>
        <w:pStyle w:val="Alg4"/>
        <w:numPr>
          <w:ilvl w:val="1"/>
          <w:numId w:val="205"/>
        </w:numPr>
        <w:tabs>
          <w:tab w:val="left" w:pos="2160"/>
        </w:tabs>
      </w:pPr>
      <w:r w:rsidRPr="00AA0E90">
        <w:t xml:space="preserve">Else, </w:t>
      </w:r>
      <w:r w:rsidRPr="00AA0E90">
        <w:rPr>
          <w:i/>
        </w:rPr>
        <w:t>E</w:t>
      </w:r>
      <w:r w:rsidRPr="00AA0E90">
        <w:t xml:space="preserve"> is not an Array</w:t>
      </w:r>
    </w:p>
    <w:p w14:paraId="44E504C9" w14:textId="77777777" w:rsidR="004C02EF" w:rsidRPr="00AA0E90" w:rsidRDefault="004C02EF" w:rsidP="004C02EF">
      <w:pPr>
        <w:pStyle w:val="Alg4"/>
        <w:numPr>
          <w:ilvl w:val="2"/>
          <w:numId w:val="205"/>
        </w:numPr>
        <w:tabs>
          <w:tab w:val="left" w:pos="2520"/>
        </w:tabs>
      </w:pPr>
      <w:r w:rsidRPr="00AA0E90">
        <w:t xml:space="preserve">Call the [[DefineOwnProperty]] internal method of </w:t>
      </w:r>
      <w:r w:rsidRPr="00AA0E90">
        <w:rPr>
          <w:i/>
        </w:rPr>
        <w:t>A</w:t>
      </w:r>
      <w:r w:rsidRPr="00AA0E90">
        <w:t xml:space="preserve"> with arguments ToString(</w:t>
      </w:r>
      <w:r w:rsidRPr="00AA0E90">
        <w:rPr>
          <w:i/>
        </w:rPr>
        <w:t>n</w:t>
      </w:r>
      <w:r w:rsidRPr="00AA0E90">
        <w:t xml:space="preserve">), Property Descriptor {[[Value]]: </w:t>
      </w:r>
      <w:r w:rsidRPr="00AA0E90">
        <w:rPr>
          <w:i/>
        </w:rPr>
        <w:t>E</w:t>
      </w:r>
      <w:r w:rsidRPr="00AA0E90">
        <w:t xml:space="preserve">, [[Writable]]: </w:t>
      </w:r>
      <w:r w:rsidRPr="00AA0E90">
        <w:rPr>
          <w:b/>
        </w:rPr>
        <w:t>true</w:t>
      </w:r>
      <w:r w:rsidRPr="00AA0E90">
        <w:t xml:space="preserve">, [[Enumerable]]: </w:t>
      </w:r>
      <w:r w:rsidRPr="00AA0E90">
        <w:rPr>
          <w:b/>
        </w:rPr>
        <w:t>true</w:t>
      </w:r>
      <w:r w:rsidRPr="00AA0E90">
        <w:t xml:space="preserve">, [[Configurable]]: </w:t>
      </w:r>
      <w:r w:rsidRPr="00AA0E90">
        <w:rPr>
          <w:b/>
        </w:rPr>
        <w:t>true</w:t>
      </w:r>
      <w:r w:rsidRPr="00AA0E90">
        <w:t xml:space="preserve">}, and </w:t>
      </w:r>
      <w:r w:rsidRPr="00AA0E90">
        <w:rPr>
          <w:b/>
        </w:rPr>
        <w:t>false</w:t>
      </w:r>
      <w:r w:rsidRPr="00AA0E90">
        <w:t>.</w:t>
      </w:r>
    </w:p>
    <w:p w14:paraId="20F577F3" w14:textId="77777777" w:rsidR="004C02EF" w:rsidRPr="00AA0E90" w:rsidRDefault="004C02EF" w:rsidP="004C02EF">
      <w:pPr>
        <w:pStyle w:val="Alg4"/>
        <w:numPr>
          <w:ilvl w:val="2"/>
          <w:numId w:val="205"/>
        </w:numPr>
        <w:tabs>
          <w:tab w:val="left" w:pos="2520"/>
        </w:tabs>
      </w:pPr>
      <w:r w:rsidRPr="00AA0E90">
        <w:t xml:space="preserve">Increase </w:t>
      </w:r>
      <w:r w:rsidRPr="00612C55">
        <w:rPr>
          <w:i/>
        </w:rPr>
        <w:t>n</w:t>
      </w:r>
      <w:r w:rsidRPr="00AA0E90">
        <w:t xml:space="preserve"> by 1.</w:t>
      </w:r>
    </w:p>
    <w:p w14:paraId="04077275" w14:textId="77777777" w:rsidR="008A687B" w:rsidRPr="00AA0E90" w:rsidRDefault="008A687B" w:rsidP="008A687B">
      <w:pPr>
        <w:pStyle w:val="Alg4"/>
        <w:numPr>
          <w:ilvl w:val="0"/>
          <w:numId w:val="205"/>
        </w:numPr>
        <w:rPr>
          <w:ins w:id="5549" w:author="Allen Wirfs-Brock rev2" w:date="2011-07-20T14:06:00Z"/>
        </w:rPr>
      </w:pPr>
      <w:ins w:id="5550" w:author="Allen Wirfs-Brock rev2" w:date="2011-07-20T14:06:00Z">
        <w:r w:rsidRPr="00AA0E90">
          <w:t xml:space="preserve">Call the [[Put]] internal method of </w:t>
        </w:r>
      </w:ins>
      <w:ins w:id="5551" w:author="Allen Wirfs-Brock rev2" w:date="2011-07-20T14:07:00Z">
        <w:r>
          <w:rPr>
            <w:i/>
          </w:rPr>
          <w:t>A</w:t>
        </w:r>
      </w:ins>
      <w:ins w:id="5552" w:author="Allen Wirfs-Brock rev2" w:date="2011-07-20T14:06:00Z">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xml:space="preserve">, </w:t>
        </w:r>
        <w:r w:rsidRPr="00AA0E90">
          <w:rPr>
            <w:i/>
          </w:rPr>
          <w:t>n</w:t>
        </w:r>
        <w:r w:rsidRPr="00AA0E90">
          <w:t xml:space="preserve">, and </w:t>
        </w:r>
        <w:r w:rsidRPr="00AA0E90">
          <w:rPr>
            <w:b/>
          </w:rPr>
          <w:t>true</w:t>
        </w:r>
        <w:r w:rsidRPr="00AA0E90">
          <w:t>.</w:t>
        </w:r>
      </w:ins>
    </w:p>
    <w:p w14:paraId="2CBEA96E" w14:textId="77777777" w:rsidR="004C02EF" w:rsidRPr="00AA0E90" w:rsidRDefault="004C02EF" w:rsidP="004C02EF">
      <w:pPr>
        <w:pStyle w:val="Alg4"/>
        <w:numPr>
          <w:ilvl w:val="0"/>
          <w:numId w:val="205"/>
        </w:numPr>
        <w:spacing w:after="220"/>
      </w:pPr>
      <w:r w:rsidRPr="00AA0E90">
        <w:t xml:space="preserve">Return </w:t>
      </w:r>
      <w:r w:rsidRPr="00AA0E90">
        <w:rPr>
          <w:i/>
        </w:rPr>
        <w:t>A</w:t>
      </w:r>
      <w:r w:rsidRPr="00AA0E90">
        <w:t>.</w:t>
      </w:r>
    </w:p>
    <w:p w14:paraId="297699E8"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concat</w:t>
      </w:r>
      <w:r>
        <w:t xml:space="preserve"> method is </w:t>
      </w:r>
      <w:r>
        <w:rPr>
          <w:b/>
        </w:rPr>
        <w:t>1</w:t>
      </w:r>
      <w:r>
        <w:t>.</w:t>
      </w:r>
    </w:p>
    <w:p w14:paraId="45FB34EB" w14:textId="77777777" w:rsidR="004C02EF" w:rsidRDefault="004C02EF" w:rsidP="004C02EF">
      <w:pPr>
        <w:pStyle w:val="Note"/>
      </w:pPr>
      <w:r w:rsidRPr="00AA0E90">
        <w:t>NOTE</w:t>
      </w:r>
      <w:r w:rsidRPr="00AA0E90">
        <w:tab/>
        <w:t xml:space="preserve">The </w:t>
      </w:r>
      <w:r w:rsidRPr="00AA0E90">
        <w:rPr>
          <w:rFonts w:ascii="Courier New" w:hAnsi="Courier New"/>
          <w:b/>
        </w:rPr>
        <w:t>concat</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concat</w:t>
      </w:r>
      <w:r w:rsidRPr="00AA0E90">
        <w:t xml:space="preserve"> function can be applied successfully to a host object is implementation-dependent.</w:t>
      </w:r>
    </w:p>
    <w:p w14:paraId="5129FAD4" w14:textId="77777777" w:rsidR="004C02EF" w:rsidRDefault="004C02EF" w:rsidP="004C02EF">
      <w:pPr>
        <w:pStyle w:val="40"/>
        <w:numPr>
          <w:ilvl w:val="0"/>
          <w:numId w:val="0"/>
        </w:numPr>
      </w:pPr>
      <w:bookmarkStart w:id="5553" w:name="_Ref457793676"/>
      <w:r>
        <w:t>15.4.4.5</w:t>
      </w:r>
      <w:r>
        <w:tab/>
        <w:t>Array.prototype.joi</w:t>
      </w:r>
      <w:bookmarkEnd w:id="5538"/>
      <w:r>
        <w:t>n (separator</w:t>
      </w:r>
      <w:bookmarkEnd w:id="5539"/>
      <w:bookmarkEnd w:id="5540"/>
      <w:r>
        <w:t>)</w:t>
      </w:r>
      <w:bookmarkEnd w:id="5553"/>
    </w:p>
    <w:p w14:paraId="52888097" w14:textId="77777777" w:rsidR="004C02EF" w:rsidRDefault="004C02EF" w:rsidP="004C02EF">
      <w:r>
        <w:t xml:space="preserve">The elements of the array are converted to Strings, and these Strings are then concatenated, separated by occurrences of the </w:t>
      </w:r>
      <w:r w:rsidRPr="00F02209">
        <w:rPr>
          <w:rFonts w:ascii="Times New Roman" w:hAnsi="Times New Roman"/>
          <w:i/>
        </w:rPr>
        <w:t>separator</w:t>
      </w:r>
      <w:r>
        <w:t>. If no separator is provided, a single comma is used as the separator.</w:t>
      </w:r>
      <w:bookmarkStart w:id="5554" w:name="_Toc382291623"/>
    </w:p>
    <w:p w14:paraId="59B9F812" w14:textId="77777777" w:rsidR="004C02EF" w:rsidRDefault="004C02EF" w:rsidP="004C02EF">
      <w:r>
        <w:t xml:space="preserve">The </w:t>
      </w:r>
      <w:r>
        <w:rPr>
          <w:rFonts w:ascii="Courier New" w:hAnsi="Courier New"/>
          <w:b/>
        </w:rPr>
        <w:t>join</w:t>
      </w:r>
      <w:r>
        <w:t xml:space="preserve"> method takes one argument, </w:t>
      </w:r>
      <w:r w:rsidRPr="00F02209">
        <w:rPr>
          <w:rFonts w:ascii="Times New Roman" w:hAnsi="Times New Roman"/>
          <w:i/>
        </w:rPr>
        <w:t>separator</w:t>
      </w:r>
      <w:r>
        <w:t>, and performs the following steps:</w:t>
      </w:r>
    </w:p>
    <w:p w14:paraId="4E6EB4DD" w14:textId="77777777" w:rsidR="004C02EF" w:rsidRPr="00AA0E90" w:rsidRDefault="004C02EF" w:rsidP="004C02EF">
      <w:pPr>
        <w:pStyle w:val="Alg4"/>
        <w:numPr>
          <w:ilvl w:val="0"/>
          <w:numId w:val="207"/>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081D5276" w14:textId="77777777" w:rsidR="004C02EF" w:rsidRPr="00AA0E90" w:rsidRDefault="004C02EF" w:rsidP="004C02EF">
      <w:pPr>
        <w:pStyle w:val="Alg4"/>
        <w:numPr>
          <w:ilvl w:val="0"/>
          <w:numId w:val="207"/>
        </w:numPr>
      </w:pPr>
      <w:r w:rsidRPr="00AA0E90">
        <w:t xml:space="preserve">Let </w:t>
      </w:r>
      <w:r w:rsidRPr="00AA0E90">
        <w:rPr>
          <w:i/>
        </w:rPr>
        <w:t>lenVal</w:t>
      </w:r>
      <w:r w:rsidRPr="00AA0E90">
        <w:t xml:space="preserve"> be the result of calling the [[Get]] internal method of </w:t>
      </w:r>
      <w:r w:rsidRPr="00AA0E90">
        <w:rPr>
          <w:i/>
        </w:rPr>
        <w:t>O</w:t>
      </w:r>
      <w:r w:rsidRPr="00AA0E90">
        <w:t xml:space="preserve"> with argument </w:t>
      </w:r>
      <w:r>
        <w:rPr>
          <w:rFonts w:ascii="Courier New" w:hAnsi="Courier New"/>
          <w:b/>
        </w:rPr>
        <w:t>"length"</w:t>
      </w:r>
      <w:r w:rsidRPr="00AA0E90">
        <w:t>.</w:t>
      </w:r>
    </w:p>
    <w:p w14:paraId="67F139FA" w14:textId="77777777" w:rsidR="004C02EF" w:rsidRPr="00AA0E90" w:rsidRDefault="004C02EF" w:rsidP="004C02EF">
      <w:pPr>
        <w:pStyle w:val="Alg4"/>
        <w:numPr>
          <w:ilvl w:val="0"/>
          <w:numId w:val="207"/>
        </w:numPr>
      </w:pPr>
      <w:r w:rsidRPr="00AA0E90">
        <w:t xml:space="preserve">Let </w:t>
      </w:r>
      <w:r w:rsidRPr="00AA0E90">
        <w:rPr>
          <w:i/>
        </w:rPr>
        <w:t>len</w:t>
      </w:r>
      <w:r w:rsidRPr="00AA0E90">
        <w:t xml:space="preserve"> be ToUint32(</w:t>
      </w:r>
      <w:r w:rsidRPr="00AA0E90">
        <w:rPr>
          <w:i/>
        </w:rPr>
        <w:t>lenVal</w:t>
      </w:r>
      <w:r w:rsidRPr="00AA0E90">
        <w:t>).</w:t>
      </w:r>
    </w:p>
    <w:p w14:paraId="2C4A261B" w14:textId="77777777" w:rsidR="004C02EF" w:rsidRPr="00AA0E90" w:rsidRDefault="004C02EF" w:rsidP="004C02EF">
      <w:pPr>
        <w:pStyle w:val="Alg4"/>
        <w:numPr>
          <w:ilvl w:val="0"/>
          <w:numId w:val="207"/>
        </w:numPr>
      </w:pPr>
      <w:r w:rsidRPr="00AA0E90">
        <w:t xml:space="preserve">If </w:t>
      </w:r>
      <w:r w:rsidRPr="00AA0E90">
        <w:rPr>
          <w:i/>
        </w:rPr>
        <w:t>separator</w:t>
      </w:r>
      <w:r w:rsidRPr="00AA0E90">
        <w:t xml:space="preserve"> is </w:t>
      </w:r>
      <w:r w:rsidRPr="00AA0E90">
        <w:rPr>
          <w:b/>
        </w:rPr>
        <w:t>undefined</w:t>
      </w:r>
      <w:r w:rsidRPr="00AA0E90">
        <w:t xml:space="preserve">, let </w:t>
      </w:r>
      <w:r w:rsidRPr="00AA0E90">
        <w:rPr>
          <w:i/>
        </w:rPr>
        <w:t>separator</w:t>
      </w:r>
      <w:r w:rsidRPr="00AA0E90">
        <w:t xml:space="preserve"> be the single-character </w:t>
      </w:r>
      <w:r>
        <w:t>String</w:t>
      </w:r>
      <w:r w:rsidRPr="00AA0E90">
        <w:t xml:space="preserve"> </w:t>
      </w:r>
      <w:r>
        <w:rPr>
          <w:rFonts w:ascii="Courier New" w:hAnsi="Courier New"/>
          <w:b/>
        </w:rPr>
        <w:t>","</w:t>
      </w:r>
      <w:r w:rsidRPr="00AA0E90">
        <w:t>.</w:t>
      </w:r>
    </w:p>
    <w:p w14:paraId="33A49E12" w14:textId="77777777" w:rsidR="004C02EF" w:rsidRPr="00AA0E90" w:rsidRDefault="004C02EF" w:rsidP="004C02EF">
      <w:pPr>
        <w:pStyle w:val="Alg4"/>
        <w:numPr>
          <w:ilvl w:val="0"/>
          <w:numId w:val="207"/>
        </w:numPr>
      </w:pPr>
      <w:r w:rsidRPr="00AA0E90">
        <w:t xml:space="preserve">Let </w:t>
      </w:r>
      <w:r w:rsidRPr="00AA0E90">
        <w:rPr>
          <w:i/>
        </w:rPr>
        <w:t>sep</w:t>
      </w:r>
      <w:r w:rsidRPr="00AA0E90">
        <w:t xml:space="preserve"> be ToString(</w:t>
      </w:r>
      <w:r w:rsidRPr="00AA0E90">
        <w:rPr>
          <w:i/>
        </w:rPr>
        <w:t>separator</w:t>
      </w:r>
      <w:r w:rsidRPr="00AA0E90">
        <w:t>).</w:t>
      </w:r>
    </w:p>
    <w:p w14:paraId="4D50DE39" w14:textId="77777777" w:rsidR="004C02EF" w:rsidRPr="00AA0E90" w:rsidRDefault="004C02EF" w:rsidP="004C02EF">
      <w:pPr>
        <w:pStyle w:val="Alg4"/>
        <w:numPr>
          <w:ilvl w:val="0"/>
          <w:numId w:val="207"/>
        </w:numPr>
      </w:pPr>
      <w:r w:rsidRPr="00AA0E90">
        <w:t xml:space="preserve">If </w:t>
      </w:r>
      <w:r w:rsidRPr="00AA0E90">
        <w:rPr>
          <w:i/>
        </w:rPr>
        <w:t>len</w:t>
      </w:r>
      <w:r w:rsidRPr="00AA0E90">
        <w:t xml:space="preserve"> is zero, return the empty </w:t>
      </w:r>
      <w:r>
        <w:t>String</w:t>
      </w:r>
      <w:r w:rsidRPr="00AA0E90">
        <w:t>.</w:t>
      </w:r>
    </w:p>
    <w:p w14:paraId="326A07B3" w14:textId="77777777" w:rsidR="004C02EF" w:rsidRPr="00AA0E90" w:rsidRDefault="004C02EF" w:rsidP="004C02EF">
      <w:pPr>
        <w:pStyle w:val="Alg4"/>
        <w:numPr>
          <w:ilvl w:val="0"/>
          <w:numId w:val="207"/>
        </w:numPr>
      </w:pPr>
      <w:r w:rsidRPr="00AA0E90">
        <w:t xml:space="preserve">Let </w:t>
      </w:r>
      <w:r w:rsidRPr="00AA0E90">
        <w:rPr>
          <w:i/>
        </w:rPr>
        <w:t>element0</w:t>
      </w:r>
      <w:r w:rsidRPr="00AA0E90">
        <w:t xml:space="preserve"> be the result of calling the [[Get]] internal method of </w:t>
      </w:r>
      <w:r w:rsidRPr="00AA0E90">
        <w:rPr>
          <w:i/>
        </w:rPr>
        <w:t>O</w:t>
      </w:r>
      <w:r w:rsidRPr="00AA0E90">
        <w:t xml:space="preserve"> with argument </w:t>
      </w:r>
      <w:r>
        <w:rPr>
          <w:rFonts w:ascii="Courier New" w:hAnsi="Courier New"/>
          <w:b/>
        </w:rPr>
        <w:t>"0"</w:t>
      </w:r>
      <w:r w:rsidRPr="00AA0E90">
        <w:t>.</w:t>
      </w:r>
    </w:p>
    <w:p w14:paraId="28B63373" w14:textId="77777777" w:rsidR="004C02EF" w:rsidRPr="00AA0E90" w:rsidRDefault="004C02EF" w:rsidP="004C02EF">
      <w:pPr>
        <w:pStyle w:val="Alg4"/>
        <w:numPr>
          <w:ilvl w:val="0"/>
          <w:numId w:val="207"/>
        </w:numPr>
      </w:pPr>
      <w:r w:rsidRPr="00AA0E90">
        <w:t xml:space="preserve">If </w:t>
      </w:r>
      <w:r w:rsidRPr="00AA0E90">
        <w:rPr>
          <w:i/>
        </w:rPr>
        <w:t>element0</w:t>
      </w:r>
      <w:r w:rsidRPr="00AA0E90">
        <w:t xml:space="preserve"> is </w:t>
      </w:r>
      <w:r w:rsidRPr="00AA0E90">
        <w:rPr>
          <w:b/>
        </w:rPr>
        <w:t>undefined</w:t>
      </w:r>
      <w:r w:rsidRPr="00AA0E90">
        <w:t xml:space="preserve"> or </w:t>
      </w:r>
      <w:r w:rsidRPr="00AA0E90">
        <w:rPr>
          <w:b/>
        </w:rPr>
        <w:t>null</w:t>
      </w:r>
      <w:r w:rsidRPr="00AA0E90">
        <w:t xml:space="preserve">, let </w:t>
      </w:r>
      <w:r w:rsidRPr="00AA0E90">
        <w:rPr>
          <w:i/>
        </w:rPr>
        <w:t>R</w:t>
      </w:r>
      <w:r w:rsidRPr="00AA0E90">
        <w:t xml:space="preserve"> be the empty </w:t>
      </w:r>
      <w:r>
        <w:t>String</w:t>
      </w:r>
      <w:r w:rsidRPr="00AA0E90">
        <w:t xml:space="preserve">; otherwise, Let </w:t>
      </w:r>
      <w:r w:rsidRPr="00AA0E90">
        <w:rPr>
          <w:i/>
        </w:rPr>
        <w:t>R</w:t>
      </w:r>
      <w:r w:rsidRPr="00AA0E90">
        <w:t xml:space="preserve"> be ToString(</w:t>
      </w:r>
      <w:r w:rsidRPr="00AA0E90">
        <w:rPr>
          <w:i/>
        </w:rPr>
        <w:t>element0</w:t>
      </w:r>
      <w:r w:rsidRPr="00AA0E90">
        <w:t>).</w:t>
      </w:r>
    </w:p>
    <w:p w14:paraId="70E078F3" w14:textId="77777777" w:rsidR="004C02EF" w:rsidRPr="00AA0E90" w:rsidRDefault="004C02EF" w:rsidP="004C02EF">
      <w:pPr>
        <w:pStyle w:val="Alg4"/>
        <w:numPr>
          <w:ilvl w:val="0"/>
          <w:numId w:val="207"/>
        </w:numPr>
      </w:pPr>
      <w:r w:rsidRPr="00AA0E90">
        <w:t xml:space="preserve">Let </w:t>
      </w:r>
      <w:r w:rsidRPr="00AA0E90">
        <w:rPr>
          <w:i/>
        </w:rPr>
        <w:t>k</w:t>
      </w:r>
      <w:r w:rsidRPr="00AA0E90">
        <w:t xml:space="preserve"> be </w:t>
      </w:r>
      <w:r>
        <w:rPr>
          <w:rFonts w:ascii="Courier New" w:hAnsi="Courier New"/>
          <w:b/>
        </w:rPr>
        <w:t>1</w:t>
      </w:r>
      <w:r w:rsidRPr="00AA0E90">
        <w:t>.</w:t>
      </w:r>
    </w:p>
    <w:p w14:paraId="6E8CE8A0" w14:textId="77777777" w:rsidR="004C02EF" w:rsidRPr="00AA0E90" w:rsidRDefault="004C02EF" w:rsidP="004C02EF">
      <w:pPr>
        <w:pStyle w:val="Alg4"/>
        <w:numPr>
          <w:ilvl w:val="0"/>
          <w:numId w:val="207"/>
        </w:numPr>
      </w:pPr>
      <w:r w:rsidRPr="00AA0E90">
        <w:t xml:space="preserve">Repeat, while </w:t>
      </w:r>
      <w:r w:rsidRPr="00AA0E90">
        <w:rPr>
          <w:i/>
        </w:rPr>
        <w:t>k</w:t>
      </w:r>
      <w:r w:rsidRPr="00AA0E90">
        <w:t xml:space="preserve"> &lt; </w:t>
      </w:r>
      <w:r w:rsidRPr="00AA0E90">
        <w:rPr>
          <w:i/>
        </w:rPr>
        <w:t>len</w:t>
      </w:r>
    </w:p>
    <w:p w14:paraId="2EC54720" w14:textId="77777777" w:rsidR="004C02EF" w:rsidRPr="00AA0E90" w:rsidRDefault="004C02EF" w:rsidP="004C02EF">
      <w:pPr>
        <w:pStyle w:val="Alg4"/>
        <w:numPr>
          <w:ilvl w:val="1"/>
          <w:numId w:val="207"/>
        </w:numPr>
      </w:pPr>
      <w:r w:rsidRPr="00AA0E90">
        <w:t xml:space="preserve">Let </w:t>
      </w:r>
      <w:r w:rsidRPr="00AA0E90">
        <w:rPr>
          <w:i/>
        </w:rPr>
        <w:t>S</w:t>
      </w:r>
      <w:r w:rsidRPr="00AA0E90">
        <w:t xml:space="preserve"> be the </w:t>
      </w:r>
      <w:r>
        <w:t>String</w:t>
      </w:r>
      <w:r w:rsidRPr="00AA0E90">
        <w:t xml:space="preserve"> value produced by concatenating </w:t>
      </w:r>
      <w:r w:rsidRPr="00AA0E90">
        <w:rPr>
          <w:i/>
        </w:rPr>
        <w:t>R</w:t>
      </w:r>
      <w:r w:rsidRPr="00AA0E90">
        <w:t xml:space="preserve"> and </w:t>
      </w:r>
      <w:r w:rsidRPr="00AA0E90">
        <w:rPr>
          <w:i/>
        </w:rPr>
        <w:t>sep</w:t>
      </w:r>
      <w:r w:rsidRPr="00AA0E90">
        <w:t>.</w:t>
      </w:r>
    </w:p>
    <w:p w14:paraId="614659FC" w14:textId="77777777" w:rsidR="004C02EF" w:rsidRPr="00AA0E90" w:rsidRDefault="004C02EF" w:rsidP="004C02EF">
      <w:pPr>
        <w:pStyle w:val="Alg4"/>
        <w:numPr>
          <w:ilvl w:val="1"/>
          <w:numId w:val="207"/>
        </w:numPr>
      </w:pPr>
      <w:r w:rsidRPr="00AA0E90">
        <w:t xml:space="preserve">Let </w:t>
      </w:r>
      <w:r w:rsidRPr="00AA0E90">
        <w:rPr>
          <w:i/>
        </w:rPr>
        <w:t>element</w:t>
      </w:r>
      <w:r w:rsidRPr="00AA0E90">
        <w:t xml:space="preserve"> be the result of calling the [[Get]] internal method of </w:t>
      </w:r>
      <w:r w:rsidRPr="00AA0E90">
        <w:rPr>
          <w:i/>
        </w:rPr>
        <w:t>O</w:t>
      </w:r>
      <w:r w:rsidRPr="00AA0E90">
        <w:t xml:space="preserve"> with argument ToString(</w:t>
      </w:r>
      <w:r w:rsidRPr="00AA0E90">
        <w:rPr>
          <w:i/>
        </w:rPr>
        <w:t>k</w:t>
      </w:r>
      <w:r w:rsidRPr="00AA0E90">
        <w:t>).</w:t>
      </w:r>
    </w:p>
    <w:p w14:paraId="62F6FDB3" w14:textId="77777777" w:rsidR="004C02EF" w:rsidRPr="00AA0E90" w:rsidRDefault="004C02EF" w:rsidP="004C02EF">
      <w:pPr>
        <w:pStyle w:val="Alg4"/>
        <w:numPr>
          <w:ilvl w:val="1"/>
          <w:numId w:val="207"/>
        </w:numPr>
      </w:pPr>
      <w:r w:rsidRPr="00AA0E90">
        <w:t xml:space="preserve">If </w:t>
      </w:r>
      <w:r w:rsidRPr="00AA0E90">
        <w:rPr>
          <w:i/>
        </w:rPr>
        <w:t>element</w:t>
      </w:r>
      <w:r w:rsidRPr="00AA0E90">
        <w:t xml:space="preserve"> is </w:t>
      </w:r>
      <w:r w:rsidRPr="00AA0E90">
        <w:rPr>
          <w:b/>
        </w:rPr>
        <w:t>undefined</w:t>
      </w:r>
      <w:r w:rsidRPr="00AA0E90">
        <w:t xml:space="preserve"> or </w:t>
      </w:r>
      <w:r w:rsidRPr="00AA0E90">
        <w:rPr>
          <w:b/>
        </w:rPr>
        <w:t>null</w:t>
      </w:r>
      <w:r w:rsidRPr="00AA0E90">
        <w:t xml:space="preserve">, Let </w:t>
      </w:r>
      <w:r w:rsidRPr="00AA0E90">
        <w:rPr>
          <w:i/>
        </w:rPr>
        <w:t>next</w:t>
      </w:r>
      <w:r w:rsidRPr="00AA0E90">
        <w:t xml:space="preserve"> be the empty </w:t>
      </w:r>
      <w:r>
        <w:t>String</w:t>
      </w:r>
      <w:r w:rsidRPr="00AA0E90">
        <w:t xml:space="preserve">; otherwise, let </w:t>
      </w:r>
      <w:r w:rsidRPr="00AA0E90">
        <w:rPr>
          <w:i/>
        </w:rPr>
        <w:t>next</w:t>
      </w:r>
      <w:r w:rsidRPr="00AA0E90">
        <w:t xml:space="preserve"> be ToString(</w:t>
      </w:r>
      <w:r w:rsidRPr="00AA0E90">
        <w:rPr>
          <w:i/>
        </w:rPr>
        <w:t>element</w:t>
      </w:r>
      <w:r w:rsidRPr="00AA0E90">
        <w:t>).</w:t>
      </w:r>
    </w:p>
    <w:p w14:paraId="386F9E1C" w14:textId="77777777" w:rsidR="004C02EF" w:rsidRPr="00AA0E90" w:rsidRDefault="004C02EF" w:rsidP="004C02EF">
      <w:pPr>
        <w:pStyle w:val="Alg4"/>
        <w:numPr>
          <w:ilvl w:val="1"/>
          <w:numId w:val="207"/>
        </w:numPr>
      </w:pPr>
      <w:r w:rsidRPr="00AA0E90">
        <w:t xml:space="preserve">Let </w:t>
      </w:r>
      <w:r w:rsidRPr="00AA0E90">
        <w:rPr>
          <w:i/>
        </w:rPr>
        <w:t>R</w:t>
      </w:r>
      <w:r w:rsidRPr="00AA0E90">
        <w:t xml:space="preserve"> be a </w:t>
      </w:r>
      <w:r>
        <w:t>String</w:t>
      </w:r>
      <w:r w:rsidRPr="00AA0E90">
        <w:t xml:space="preserve"> value produced by concatenating </w:t>
      </w:r>
      <w:r w:rsidRPr="00AA0E90">
        <w:rPr>
          <w:i/>
        </w:rPr>
        <w:t>S</w:t>
      </w:r>
      <w:r w:rsidRPr="00AA0E90">
        <w:t xml:space="preserve"> and </w:t>
      </w:r>
      <w:r w:rsidRPr="00AA0E90">
        <w:rPr>
          <w:i/>
        </w:rPr>
        <w:t>next</w:t>
      </w:r>
      <w:r w:rsidRPr="00AA0E90">
        <w:t>.</w:t>
      </w:r>
    </w:p>
    <w:p w14:paraId="2D116919" w14:textId="77777777" w:rsidR="004C02EF" w:rsidRPr="00AA0E90" w:rsidRDefault="004C02EF" w:rsidP="004C02EF">
      <w:pPr>
        <w:pStyle w:val="Alg4"/>
        <w:numPr>
          <w:ilvl w:val="1"/>
          <w:numId w:val="207"/>
        </w:numPr>
      </w:pPr>
      <w:r w:rsidRPr="00AA0E90">
        <w:t xml:space="preserve">Increase </w:t>
      </w:r>
      <w:r w:rsidRPr="00AA0E90">
        <w:rPr>
          <w:i/>
        </w:rPr>
        <w:t>k</w:t>
      </w:r>
      <w:r w:rsidRPr="00AA0E90">
        <w:t xml:space="preserve"> by 1.</w:t>
      </w:r>
    </w:p>
    <w:p w14:paraId="0FF99E28" w14:textId="77777777" w:rsidR="004C02EF" w:rsidRPr="00AA0E90" w:rsidRDefault="004C02EF" w:rsidP="004C02EF">
      <w:pPr>
        <w:pStyle w:val="Alg4"/>
        <w:numPr>
          <w:ilvl w:val="0"/>
          <w:numId w:val="207"/>
        </w:numPr>
        <w:spacing w:after="220"/>
      </w:pPr>
      <w:r w:rsidRPr="00AA0E90">
        <w:t xml:space="preserve">Return </w:t>
      </w:r>
      <w:r w:rsidRPr="00AA0E90">
        <w:rPr>
          <w:i/>
        </w:rPr>
        <w:t>R</w:t>
      </w:r>
      <w:r w:rsidRPr="00AA0E90">
        <w:t>.</w:t>
      </w:r>
    </w:p>
    <w:p w14:paraId="76350F3D"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join</w:t>
      </w:r>
      <w:r>
        <w:t xml:space="preserve"> method is </w:t>
      </w:r>
      <w:r>
        <w:rPr>
          <w:b/>
        </w:rPr>
        <w:t>1</w:t>
      </w:r>
      <w:r>
        <w:t>.</w:t>
      </w:r>
    </w:p>
    <w:p w14:paraId="6C968587" w14:textId="77777777" w:rsidR="004C02EF" w:rsidRDefault="004C02EF" w:rsidP="004C02EF">
      <w:pPr>
        <w:pStyle w:val="Note"/>
      </w:pPr>
      <w:r w:rsidRPr="00AA0E90">
        <w:t>NOTE</w:t>
      </w:r>
      <w:r w:rsidRPr="00AA0E90">
        <w:tab/>
        <w:t xml:space="preserve">The </w:t>
      </w:r>
      <w:r w:rsidRPr="00AA0E90">
        <w:rPr>
          <w:rFonts w:ascii="Courier New" w:hAnsi="Courier New"/>
          <w:b/>
        </w:rPr>
        <w:t>join</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join</w:t>
      </w:r>
      <w:r w:rsidRPr="00AA0E90">
        <w:t xml:space="preserve"> function can be applied successfully to a host object is implementation-dependent.</w:t>
      </w:r>
      <w:bookmarkStart w:id="5555" w:name="_Toc385672297"/>
      <w:bookmarkStart w:id="5556" w:name="_Toc393690413"/>
    </w:p>
    <w:p w14:paraId="658D7B4F" w14:textId="77777777" w:rsidR="004C02EF" w:rsidRDefault="004C02EF" w:rsidP="004C02EF">
      <w:pPr>
        <w:pStyle w:val="40"/>
        <w:numPr>
          <w:ilvl w:val="0"/>
          <w:numId w:val="0"/>
        </w:numPr>
      </w:pPr>
      <w:r>
        <w:t>15.4.4.6</w:t>
      </w:r>
      <w:r>
        <w:tab/>
        <w:t>Array.prototype.pop ( )</w:t>
      </w:r>
    </w:p>
    <w:p w14:paraId="7FC07BDC" w14:textId="77777777" w:rsidR="004C02EF" w:rsidRDefault="004C02EF" w:rsidP="004C02EF">
      <w:r>
        <w:t>The last element of the array is removed from the array and returned.</w:t>
      </w:r>
    </w:p>
    <w:p w14:paraId="165C91EC" w14:textId="77777777" w:rsidR="004C02EF" w:rsidRPr="00AA0E90" w:rsidRDefault="004C02EF" w:rsidP="004C02EF">
      <w:pPr>
        <w:pStyle w:val="Alg4"/>
        <w:numPr>
          <w:ilvl w:val="0"/>
          <w:numId w:val="206"/>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7856CCE5" w14:textId="77777777" w:rsidR="004C02EF" w:rsidRPr="00AA0E90" w:rsidRDefault="004C02EF" w:rsidP="004C02EF">
      <w:pPr>
        <w:pStyle w:val="Alg4"/>
        <w:numPr>
          <w:ilvl w:val="0"/>
          <w:numId w:val="206"/>
        </w:numPr>
      </w:pPr>
      <w:r w:rsidRPr="00AA0E90">
        <w:t xml:space="preserve">Let </w:t>
      </w:r>
      <w:r w:rsidRPr="00AA0E90">
        <w:rPr>
          <w:i/>
        </w:rPr>
        <w:t>lenVal</w:t>
      </w:r>
      <w:r w:rsidRPr="00AA0E90">
        <w:t xml:space="preserve"> be the result of calling</w:t>
      </w:r>
      <w:r w:rsidRPr="00AA0E90" w:rsidDel="00887131">
        <w:t xml:space="preserve"> </w:t>
      </w:r>
      <w:r w:rsidRPr="00AA0E90">
        <w:t xml:space="preserve">the [[Get]] internal method of </w:t>
      </w:r>
      <w:r w:rsidRPr="00AA0E90">
        <w:rPr>
          <w:i/>
        </w:rPr>
        <w:t>O</w:t>
      </w:r>
      <w:r w:rsidRPr="00AA0E90">
        <w:t xml:space="preserve"> with argument </w:t>
      </w:r>
      <w:r>
        <w:rPr>
          <w:rFonts w:ascii="Courier New" w:hAnsi="Courier New"/>
          <w:sz w:val="18"/>
        </w:rPr>
        <w:t>"</w:t>
      </w:r>
      <w:r>
        <w:rPr>
          <w:rFonts w:ascii="Courier New" w:hAnsi="Courier New"/>
          <w:b/>
        </w:rPr>
        <w:t>length</w:t>
      </w:r>
      <w:r>
        <w:rPr>
          <w:rFonts w:ascii="Courier New" w:hAnsi="Courier New"/>
          <w:sz w:val="18"/>
        </w:rPr>
        <w:t>"</w:t>
      </w:r>
      <w:r w:rsidRPr="00AA0E90">
        <w:t>.</w:t>
      </w:r>
    </w:p>
    <w:p w14:paraId="34FF55F1" w14:textId="77777777" w:rsidR="004C02EF" w:rsidRPr="00AA0E90" w:rsidRDefault="004C02EF" w:rsidP="004C02EF">
      <w:pPr>
        <w:pStyle w:val="Alg4"/>
        <w:numPr>
          <w:ilvl w:val="0"/>
          <w:numId w:val="206"/>
        </w:numPr>
      </w:pPr>
      <w:r w:rsidRPr="00AA0E90">
        <w:t xml:space="preserve">Let </w:t>
      </w:r>
      <w:r w:rsidRPr="00AA0E90">
        <w:rPr>
          <w:i/>
        </w:rPr>
        <w:t>len</w:t>
      </w:r>
      <w:r w:rsidRPr="00AA0E90">
        <w:t xml:space="preserve"> be ToUint32(</w:t>
      </w:r>
      <w:r w:rsidRPr="00AA0E90">
        <w:rPr>
          <w:i/>
        </w:rPr>
        <w:t>lenVal</w:t>
      </w:r>
      <w:r w:rsidRPr="00AA0E90">
        <w:t>).</w:t>
      </w:r>
    </w:p>
    <w:p w14:paraId="4290D5FE" w14:textId="77777777" w:rsidR="004C02EF" w:rsidRPr="00AA0E90" w:rsidRDefault="004C02EF" w:rsidP="004C02EF">
      <w:pPr>
        <w:pStyle w:val="Alg4"/>
        <w:numPr>
          <w:ilvl w:val="0"/>
          <w:numId w:val="206"/>
        </w:numPr>
      </w:pPr>
      <w:r w:rsidRPr="00AA0E90">
        <w:t xml:space="preserve">If </w:t>
      </w:r>
      <w:r w:rsidRPr="00AA0E90">
        <w:rPr>
          <w:i/>
        </w:rPr>
        <w:t>len</w:t>
      </w:r>
      <w:r w:rsidRPr="00AA0E90">
        <w:t xml:space="preserve"> is zero, </w:t>
      </w:r>
    </w:p>
    <w:p w14:paraId="496E4A23" w14:textId="77777777" w:rsidR="004C02EF" w:rsidRPr="00AA0E90" w:rsidRDefault="004C02EF" w:rsidP="004C02EF">
      <w:pPr>
        <w:pStyle w:val="Alg4"/>
        <w:numPr>
          <w:ilvl w:val="1"/>
          <w:numId w:val="206"/>
        </w:numPr>
      </w:pPr>
      <w:r w:rsidRPr="00AA0E90">
        <w:t xml:space="preserve">Call the [[Put]] internal method of </w:t>
      </w:r>
      <w:r w:rsidRPr="00AA0E90">
        <w:rPr>
          <w:i/>
        </w:rPr>
        <w:t>O</w:t>
      </w:r>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xml:space="preserve">, 0, and </w:t>
      </w:r>
      <w:r w:rsidRPr="00AA0E90">
        <w:rPr>
          <w:b/>
        </w:rPr>
        <w:t>true</w:t>
      </w:r>
      <w:r w:rsidRPr="00AA0E90">
        <w:t>.</w:t>
      </w:r>
    </w:p>
    <w:p w14:paraId="271F0AE4" w14:textId="77777777" w:rsidR="004C02EF" w:rsidRPr="00AA0E90" w:rsidRDefault="004C02EF" w:rsidP="004C02EF">
      <w:pPr>
        <w:pStyle w:val="Alg4"/>
        <w:numPr>
          <w:ilvl w:val="1"/>
          <w:numId w:val="206"/>
        </w:numPr>
      </w:pPr>
      <w:r w:rsidRPr="00AA0E90">
        <w:t xml:space="preserve">Return </w:t>
      </w:r>
      <w:r w:rsidRPr="00AA0E90">
        <w:rPr>
          <w:b/>
        </w:rPr>
        <w:t>undefined</w:t>
      </w:r>
      <w:r w:rsidRPr="00AA0E90">
        <w:t>.</w:t>
      </w:r>
    </w:p>
    <w:p w14:paraId="6CF18F10" w14:textId="77777777" w:rsidR="004C02EF" w:rsidRPr="00AA0E90" w:rsidRDefault="004C02EF" w:rsidP="004C02EF">
      <w:pPr>
        <w:pStyle w:val="Alg4"/>
        <w:numPr>
          <w:ilvl w:val="0"/>
          <w:numId w:val="206"/>
        </w:numPr>
      </w:pPr>
      <w:r w:rsidRPr="00AA0E90">
        <w:t xml:space="preserve">Else, </w:t>
      </w:r>
      <w:r w:rsidRPr="00AA0E90">
        <w:rPr>
          <w:i/>
        </w:rPr>
        <w:t>len</w:t>
      </w:r>
      <w:r w:rsidRPr="00AA0E90">
        <w:t xml:space="preserve"> &gt; 0</w:t>
      </w:r>
    </w:p>
    <w:p w14:paraId="0A0A4889" w14:textId="77777777" w:rsidR="004C02EF" w:rsidRPr="00AA0E90" w:rsidRDefault="004C02EF" w:rsidP="004C02EF">
      <w:pPr>
        <w:pStyle w:val="Alg4"/>
        <w:numPr>
          <w:ilvl w:val="1"/>
          <w:numId w:val="206"/>
        </w:numPr>
      </w:pPr>
      <w:r w:rsidRPr="00AA0E90">
        <w:t xml:space="preserve">Let </w:t>
      </w:r>
      <w:del w:id="5557" w:author="Allen Wirfs-Brock rev2" w:date="2011-07-21T09:47:00Z">
        <w:r w:rsidRPr="00AA0E90" w:rsidDel="007112EC">
          <w:rPr>
            <w:i/>
          </w:rPr>
          <w:delText>indx</w:delText>
        </w:r>
        <w:r w:rsidRPr="00AA0E90" w:rsidDel="007112EC">
          <w:delText xml:space="preserve"> </w:delText>
        </w:r>
      </w:del>
      <w:ins w:id="5558" w:author="Allen Wirfs-Brock rev2" w:date="2011-07-21T09:47:00Z">
        <w:r w:rsidR="007112EC">
          <w:rPr>
            <w:i/>
          </w:rPr>
          <w:t>newLen</w:t>
        </w:r>
        <w:r w:rsidR="007112EC" w:rsidRPr="00AA0E90">
          <w:t xml:space="preserve"> </w:t>
        </w:r>
      </w:ins>
      <w:r w:rsidRPr="00AA0E90">
        <w:t xml:space="preserve">be </w:t>
      </w:r>
      <w:del w:id="5559" w:author="Allen Wirfs-Brock rev2" w:date="2011-07-21T09:47:00Z">
        <w:r w:rsidRPr="00AA0E90" w:rsidDel="007112EC">
          <w:delText>ToString(</w:delText>
        </w:r>
      </w:del>
      <w:r w:rsidRPr="00AA0E90">
        <w:rPr>
          <w:i/>
        </w:rPr>
        <w:t>len</w:t>
      </w:r>
      <w:r w:rsidRPr="00AA0E90">
        <w:t>–1</w:t>
      </w:r>
      <w:del w:id="5560" w:author="Allen Wirfs-Brock rev2" w:date="2011-07-21T09:47:00Z">
        <w:r w:rsidRPr="00AA0E90" w:rsidDel="007112EC">
          <w:delText>)</w:delText>
        </w:r>
      </w:del>
      <w:r w:rsidRPr="00AA0E90">
        <w:t>.</w:t>
      </w:r>
    </w:p>
    <w:p w14:paraId="478D5CA7" w14:textId="77777777" w:rsidR="007112EC" w:rsidRDefault="007112EC" w:rsidP="004C02EF">
      <w:pPr>
        <w:pStyle w:val="Alg4"/>
        <w:numPr>
          <w:ilvl w:val="1"/>
          <w:numId w:val="206"/>
        </w:numPr>
        <w:rPr>
          <w:ins w:id="5561" w:author="Allen Wirfs-Brock rev2" w:date="2011-07-21T09:46:00Z"/>
        </w:rPr>
      </w:pPr>
      <w:ins w:id="5562" w:author="Allen Wirfs-Brock rev2" w:date="2011-07-21T09:47:00Z">
        <w:r w:rsidRPr="00AA0E90">
          <w:t xml:space="preserve">Let </w:t>
        </w:r>
        <w:r w:rsidRPr="00AA0E90">
          <w:rPr>
            <w:i/>
          </w:rPr>
          <w:t>indx</w:t>
        </w:r>
        <w:r w:rsidRPr="00AA0E90">
          <w:t xml:space="preserve"> be ToString(</w:t>
        </w:r>
        <w:r>
          <w:rPr>
            <w:i/>
          </w:rPr>
          <w:t>newLen</w:t>
        </w:r>
        <w:r w:rsidRPr="00AA0E90">
          <w:t>).</w:t>
        </w:r>
      </w:ins>
    </w:p>
    <w:p w14:paraId="152844F1" w14:textId="77777777" w:rsidR="004C02EF" w:rsidRPr="00AA0E90" w:rsidRDefault="004C02EF" w:rsidP="004C02EF">
      <w:pPr>
        <w:pStyle w:val="Alg4"/>
        <w:numPr>
          <w:ilvl w:val="1"/>
          <w:numId w:val="206"/>
        </w:numPr>
      </w:pPr>
      <w:r w:rsidRPr="00AA0E90">
        <w:t xml:space="preserve">Let </w:t>
      </w:r>
      <w:r w:rsidRPr="00AA0E90">
        <w:rPr>
          <w:i/>
        </w:rPr>
        <w:t>element</w:t>
      </w:r>
      <w:r w:rsidRPr="00AA0E90">
        <w:t xml:space="preserve"> be the result of calling the [[Get]] internal method of </w:t>
      </w:r>
      <w:r w:rsidRPr="00AA0E90">
        <w:rPr>
          <w:i/>
        </w:rPr>
        <w:t>O</w:t>
      </w:r>
      <w:r w:rsidRPr="00AA0E90">
        <w:t xml:space="preserve"> with argument </w:t>
      </w:r>
      <w:r w:rsidRPr="00AA0E90">
        <w:rPr>
          <w:i/>
        </w:rPr>
        <w:t>indx</w:t>
      </w:r>
      <w:r w:rsidRPr="00AA0E90">
        <w:t>.</w:t>
      </w:r>
    </w:p>
    <w:p w14:paraId="44E995F6" w14:textId="77777777" w:rsidR="004C02EF" w:rsidRPr="00AA0E90" w:rsidRDefault="004C02EF" w:rsidP="004C02EF">
      <w:pPr>
        <w:pStyle w:val="Alg4"/>
        <w:numPr>
          <w:ilvl w:val="1"/>
          <w:numId w:val="206"/>
        </w:numPr>
      </w:pPr>
      <w:r w:rsidRPr="00AA0E90">
        <w:t xml:space="preserve">Call the [[Delete]] internal method of </w:t>
      </w:r>
      <w:r w:rsidRPr="00AA0E90">
        <w:rPr>
          <w:i/>
        </w:rPr>
        <w:t>O</w:t>
      </w:r>
      <w:r w:rsidRPr="00AA0E90">
        <w:t xml:space="preserve"> with arguments </w:t>
      </w:r>
      <w:r w:rsidRPr="00AA0E90">
        <w:rPr>
          <w:i/>
        </w:rPr>
        <w:t>indx</w:t>
      </w:r>
      <w:r w:rsidRPr="00AA0E90">
        <w:t xml:space="preserve"> and </w:t>
      </w:r>
      <w:r w:rsidRPr="00AA0E90">
        <w:rPr>
          <w:b/>
        </w:rPr>
        <w:t>true</w:t>
      </w:r>
      <w:r w:rsidRPr="00AA0E90">
        <w:t>.</w:t>
      </w:r>
    </w:p>
    <w:p w14:paraId="502AD1FD" w14:textId="77777777" w:rsidR="004C02EF" w:rsidRPr="00AA0E90" w:rsidRDefault="004C02EF" w:rsidP="004C02EF">
      <w:pPr>
        <w:pStyle w:val="Alg4"/>
        <w:numPr>
          <w:ilvl w:val="1"/>
          <w:numId w:val="206"/>
        </w:numPr>
      </w:pPr>
      <w:r w:rsidRPr="00AA0E90">
        <w:t xml:space="preserve">Call the [[Put]] internal method of </w:t>
      </w:r>
      <w:r w:rsidRPr="00AA0E90">
        <w:rPr>
          <w:i/>
        </w:rPr>
        <w:t>O</w:t>
      </w:r>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xml:space="preserve">, </w:t>
      </w:r>
      <w:del w:id="5563" w:author="Allen Wirfs-Brock rev2" w:date="2011-07-21T09:48:00Z">
        <w:r w:rsidRPr="00AA0E90" w:rsidDel="007112EC">
          <w:rPr>
            <w:i/>
          </w:rPr>
          <w:delText>indx</w:delText>
        </w:r>
      </w:del>
      <w:ins w:id="5564" w:author="Allen Wirfs-Brock rev2" w:date="2011-07-21T09:48:00Z">
        <w:r w:rsidR="007112EC">
          <w:rPr>
            <w:i/>
          </w:rPr>
          <w:t>newLen</w:t>
        </w:r>
      </w:ins>
      <w:r w:rsidRPr="00AA0E90">
        <w:t xml:space="preserve">, and </w:t>
      </w:r>
      <w:r w:rsidRPr="00AA0E90">
        <w:rPr>
          <w:b/>
        </w:rPr>
        <w:t>true</w:t>
      </w:r>
      <w:r w:rsidRPr="00AA0E90">
        <w:t>.</w:t>
      </w:r>
    </w:p>
    <w:p w14:paraId="15C6A5AA" w14:textId="77777777" w:rsidR="004C02EF" w:rsidRPr="00AA0E90" w:rsidRDefault="004C02EF" w:rsidP="004C02EF">
      <w:pPr>
        <w:pStyle w:val="Alg4"/>
        <w:numPr>
          <w:ilvl w:val="1"/>
          <w:numId w:val="206"/>
        </w:numPr>
        <w:spacing w:after="220"/>
      </w:pPr>
      <w:r w:rsidRPr="00AA0E90">
        <w:t xml:space="preserve">Return </w:t>
      </w:r>
      <w:r w:rsidRPr="00AA0E90">
        <w:rPr>
          <w:i/>
        </w:rPr>
        <w:t>element</w:t>
      </w:r>
      <w:r w:rsidRPr="00AA0E90">
        <w:t>.</w:t>
      </w:r>
    </w:p>
    <w:p w14:paraId="00CE1A91" w14:textId="77777777" w:rsidR="004C02EF" w:rsidRDefault="004C02EF" w:rsidP="004C02EF">
      <w:pPr>
        <w:pStyle w:val="Note"/>
      </w:pPr>
      <w:r w:rsidRPr="00AA0E90">
        <w:t>NOTE</w:t>
      </w:r>
      <w:r w:rsidRPr="00AA0E90">
        <w:tab/>
        <w:t xml:space="preserve">The </w:t>
      </w:r>
      <w:r w:rsidRPr="00AA0E90">
        <w:rPr>
          <w:rFonts w:ascii="Courier New" w:hAnsi="Courier New"/>
          <w:b/>
        </w:rPr>
        <w:t>pop</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pop</w:t>
      </w:r>
      <w:r w:rsidRPr="00AA0E90">
        <w:t xml:space="preserve"> function can be applied successfully to a host object is implementation-dependent.</w:t>
      </w:r>
    </w:p>
    <w:p w14:paraId="7DDDDBCD" w14:textId="77777777" w:rsidR="004C02EF" w:rsidRDefault="004C02EF" w:rsidP="004C02EF">
      <w:pPr>
        <w:pStyle w:val="40"/>
        <w:numPr>
          <w:ilvl w:val="0"/>
          <w:numId w:val="0"/>
        </w:numPr>
      </w:pPr>
      <w:bookmarkStart w:id="5565" w:name="_Ref457709102"/>
      <w:r>
        <w:t>15.4.4.7</w:t>
      </w:r>
      <w:r>
        <w:tab/>
        <w:t>Array.prototype.push ( [ item1 [ , item2 [ , … ] ] ] )</w:t>
      </w:r>
      <w:bookmarkEnd w:id="5565"/>
    </w:p>
    <w:p w14:paraId="43465158" w14:textId="77777777" w:rsidR="004C02EF" w:rsidRDefault="004C02EF" w:rsidP="004C02EF">
      <w:r>
        <w:t>The arguments are appended to the end of the array, in the order in which they appear. The new length of the array is returned as the result of the call.</w:t>
      </w:r>
    </w:p>
    <w:p w14:paraId="7BAB645F" w14:textId="77777777" w:rsidR="004C02EF" w:rsidRDefault="004C02EF" w:rsidP="004C02EF">
      <w:r>
        <w:t xml:space="preserve">When the </w:t>
      </w:r>
      <w:r>
        <w:rPr>
          <w:rFonts w:ascii="Courier New" w:hAnsi="Courier New"/>
          <w:b/>
        </w:rPr>
        <w:t>push</w:t>
      </w:r>
      <w:r>
        <w:t xml:space="preserve"> method is called with zero or more arguments </w:t>
      </w:r>
      <w:r w:rsidRPr="00F02209">
        <w:rPr>
          <w:rFonts w:ascii="Times New Roman" w:hAnsi="Times New Roman"/>
          <w:i/>
        </w:rPr>
        <w:t>item1</w:t>
      </w:r>
      <w:r w:rsidRPr="00F02209">
        <w:t>,</w:t>
      </w:r>
      <w:r w:rsidRPr="00F02209">
        <w:rPr>
          <w:rFonts w:ascii="Times New Roman" w:hAnsi="Times New Roman"/>
          <w:i/>
        </w:rPr>
        <w:t xml:space="preserve"> item2</w:t>
      </w:r>
      <w:r>
        <w:t>, etc., the following steps are taken:</w:t>
      </w:r>
    </w:p>
    <w:p w14:paraId="793694AF" w14:textId="77777777" w:rsidR="004C02EF" w:rsidRPr="00AA0E90" w:rsidRDefault="004C02EF" w:rsidP="004C02EF">
      <w:pPr>
        <w:pStyle w:val="Alg4"/>
        <w:numPr>
          <w:ilvl w:val="0"/>
          <w:numId w:val="208"/>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3DF2E74C" w14:textId="77777777" w:rsidR="004C02EF" w:rsidRPr="00AA0E90" w:rsidRDefault="004C02EF" w:rsidP="004C02EF">
      <w:pPr>
        <w:pStyle w:val="Alg4"/>
        <w:numPr>
          <w:ilvl w:val="0"/>
          <w:numId w:val="208"/>
        </w:numPr>
      </w:pPr>
      <w:r w:rsidRPr="00AA0E90">
        <w:t xml:space="preserve">Let </w:t>
      </w:r>
      <w:r w:rsidRPr="00AA0E90">
        <w:rPr>
          <w:i/>
        </w:rPr>
        <w:t>lenVal</w:t>
      </w:r>
      <w:r w:rsidRPr="00AA0E90">
        <w:t xml:space="preserve"> be the result of calling</w:t>
      </w:r>
      <w:r w:rsidRPr="00AA0E90" w:rsidDel="002619D5">
        <w:t xml:space="preserve"> </w:t>
      </w:r>
      <w:r w:rsidRPr="00AA0E90">
        <w:t xml:space="preserve">the [[Get]] internal method of </w:t>
      </w:r>
      <w:r w:rsidRPr="00AA0E90">
        <w:rPr>
          <w:i/>
        </w:rPr>
        <w:t>O</w:t>
      </w:r>
      <w:r w:rsidRPr="00AA0E90">
        <w:t xml:space="preserve"> with argument </w:t>
      </w:r>
      <w:r>
        <w:rPr>
          <w:rFonts w:ascii="Courier New" w:hAnsi="Courier New"/>
          <w:sz w:val="18"/>
        </w:rPr>
        <w:t>"</w:t>
      </w:r>
      <w:r>
        <w:rPr>
          <w:rFonts w:ascii="Courier New" w:hAnsi="Courier New"/>
          <w:b/>
        </w:rPr>
        <w:t>length</w:t>
      </w:r>
      <w:r>
        <w:rPr>
          <w:rFonts w:ascii="Courier New" w:hAnsi="Courier New"/>
          <w:sz w:val="18"/>
        </w:rPr>
        <w:t>"</w:t>
      </w:r>
      <w:r w:rsidRPr="00AA0E90">
        <w:t>.</w:t>
      </w:r>
    </w:p>
    <w:p w14:paraId="2AA033D7" w14:textId="77777777" w:rsidR="004C02EF" w:rsidRPr="00AA0E90" w:rsidRDefault="004C02EF" w:rsidP="004C02EF">
      <w:pPr>
        <w:pStyle w:val="Alg4"/>
        <w:numPr>
          <w:ilvl w:val="0"/>
          <w:numId w:val="208"/>
        </w:numPr>
      </w:pPr>
      <w:r w:rsidRPr="00AA0E90">
        <w:t xml:space="preserve">Let </w:t>
      </w:r>
      <w:r w:rsidRPr="00AA0E90">
        <w:rPr>
          <w:i/>
        </w:rPr>
        <w:t>n</w:t>
      </w:r>
      <w:r w:rsidRPr="00AA0E90">
        <w:t xml:space="preserve"> be ToUint32(</w:t>
      </w:r>
      <w:r w:rsidRPr="00AA0E90">
        <w:rPr>
          <w:i/>
        </w:rPr>
        <w:t>lenVal</w:t>
      </w:r>
      <w:r w:rsidRPr="00AA0E90">
        <w:t>).</w:t>
      </w:r>
    </w:p>
    <w:p w14:paraId="5EF181CA" w14:textId="77777777" w:rsidR="004C02EF" w:rsidRPr="00AA0E90" w:rsidRDefault="004C02EF" w:rsidP="004C02EF">
      <w:pPr>
        <w:pStyle w:val="Alg4"/>
        <w:numPr>
          <w:ilvl w:val="0"/>
          <w:numId w:val="208"/>
        </w:numPr>
      </w:pPr>
      <w:r w:rsidRPr="00AA0E90">
        <w:t xml:space="preserve">Let </w:t>
      </w:r>
      <w:r w:rsidRPr="00AA0E90">
        <w:rPr>
          <w:i/>
        </w:rPr>
        <w:t>items</w:t>
      </w:r>
      <w:r w:rsidRPr="00AA0E90">
        <w:t xml:space="preserve"> be an internal List whose elements are, in left to right order, the arguments that were passed to this function invocation.</w:t>
      </w:r>
    </w:p>
    <w:p w14:paraId="720D158B" w14:textId="77777777" w:rsidR="004C02EF" w:rsidRPr="00AA0E90" w:rsidRDefault="004C02EF" w:rsidP="004C02EF">
      <w:pPr>
        <w:pStyle w:val="Alg4"/>
        <w:numPr>
          <w:ilvl w:val="0"/>
          <w:numId w:val="208"/>
        </w:numPr>
      </w:pPr>
      <w:r w:rsidRPr="00AA0E90">
        <w:t xml:space="preserve">Repeat, while </w:t>
      </w:r>
      <w:r w:rsidRPr="00AA0E90">
        <w:rPr>
          <w:i/>
        </w:rPr>
        <w:t>items</w:t>
      </w:r>
      <w:r w:rsidRPr="00AA0E90">
        <w:t xml:space="preserve"> is not empty</w:t>
      </w:r>
    </w:p>
    <w:p w14:paraId="7B007CAA" w14:textId="77777777" w:rsidR="004C02EF" w:rsidRPr="00AA0E90" w:rsidRDefault="004C02EF" w:rsidP="004C02EF">
      <w:pPr>
        <w:pStyle w:val="Alg4"/>
        <w:numPr>
          <w:ilvl w:val="1"/>
          <w:numId w:val="208"/>
        </w:numPr>
      </w:pPr>
      <w:r w:rsidRPr="00AA0E90">
        <w:t xml:space="preserve">Remove the first element from </w:t>
      </w:r>
      <w:r w:rsidRPr="00AA0E90">
        <w:rPr>
          <w:i/>
        </w:rPr>
        <w:t>items</w:t>
      </w:r>
      <w:r w:rsidRPr="00AA0E90">
        <w:t xml:space="preserve"> and let </w:t>
      </w:r>
      <w:r w:rsidRPr="00AA0E90">
        <w:rPr>
          <w:i/>
        </w:rPr>
        <w:t>E</w:t>
      </w:r>
      <w:r w:rsidRPr="00AA0E90">
        <w:t xml:space="preserve"> be the value of the element.</w:t>
      </w:r>
    </w:p>
    <w:p w14:paraId="5CBB79AC" w14:textId="77777777" w:rsidR="004C02EF" w:rsidRPr="00AA0E90" w:rsidRDefault="004C02EF" w:rsidP="004C02EF">
      <w:pPr>
        <w:pStyle w:val="Alg4"/>
        <w:numPr>
          <w:ilvl w:val="1"/>
          <w:numId w:val="208"/>
        </w:numPr>
      </w:pPr>
      <w:r w:rsidRPr="00AA0E90">
        <w:t xml:space="preserve">Call the [[Put]] internal method of </w:t>
      </w:r>
      <w:r w:rsidRPr="00AA0E90">
        <w:rPr>
          <w:i/>
        </w:rPr>
        <w:t>O</w:t>
      </w:r>
      <w:r w:rsidRPr="00AA0E90">
        <w:t xml:space="preserve"> with arguments ToString(</w:t>
      </w:r>
      <w:r w:rsidRPr="00AA0E90">
        <w:rPr>
          <w:i/>
        </w:rPr>
        <w:t>n</w:t>
      </w:r>
      <w:r w:rsidRPr="00AA0E90">
        <w:t xml:space="preserve">), </w:t>
      </w:r>
      <w:r w:rsidRPr="00AA0E90">
        <w:rPr>
          <w:i/>
        </w:rPr>
        <w:t>E</w:t>
      </w:r>
      <w:r w:rsidRPr="00AA0E90">
        <w:t xml:space="preserve">, and </w:t>
      </w:r>
      <w:r w:rsidRPr="00AA0E90">
        <w:rPr>
          <w:b/>
        </w:rPr>
        <w:t>true</w:t>
      </w:r>
      <w:r w:rsidRPr="00AA0E90">
        <w:t>.</w:t>
      </w:r>
    </w:p>
    <w:p w14:paraId="1F379553" w14:textId="77777777" w:rsidR="004C02EF" w:rsidRPr="00AA0E90" w:rsidRDefault="004C02EF" w:rsidP="004C02EF">
      <w:pPr>
        <w:pStyle w:val="Alg4"/>
        <w:numPr>
          <w:ilvl w:val="1"/>
          <w:numId w:val="208"/>
        </w:numPr>
      </w:pPr>
      <w:r w:rsidRPr="00AA0E90">
        <w:t xml:space="preserve">Increase </w:t>
      </w:r>
      <w:r w:rsidRPr="00AA0E90">
        <w:rPr>
          <w:i/>
        </w:rPr>
        <w:t>n</w:t>
      </w:r>
      <w:r w:rsidRPr="00AA0E90">
        <w:t xml:space="preserve"> by 1.</w:t>
      </w:r>
    </w:p>
    <w:p w14:paraId="326862D3" w14:textId="77777777" w:rsidR="004C02EF" w:rsidRPr="00AA0E90" w:rsidRDefault="004C02EF" w:rsidP="004C02EF">
      <w:pPr>
        <w:pStyle w:val="Alg4"/>
        <w:numPr>
          <w:ilvl w:val="0"/>
          <w:numId w:val="208"/>
        </w:numPr>
      </w:pPr>
      <w:r w:rsidRPr="00AA0E90">
        <w:t xml:space="preserve">Call the [[Put]] internal method of </w:t>
      </w:r>
      <w:r w:rsidRPr="00AA0E90">
        <w:rPr>
          <w:i/>
        </w:rPr>
        <w:t>O</w:t>
      </w:r>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xml:space="preserve">, </w:t>
      </w:r>
      <w:r w:rsidRPr="00AA0E90">
        <w:rPr>
          <w:i/>
        </w:rPr>
        <w:t>n</w:t>
      </w:r>
      <w:r w:rsidRPr="00AA0E90">
        <w:t xml:space="preserve">, and </w:t>
      </w:r>
      <w:r w:rsidRPr="00AA0E90">
        <w:rPr>
          <w:b/>
        </w:rPr>
        <w:t>true</w:t>
      </w:r>
      <w:r w:rsidRPr="00AA0E90">
        <w:t>.</w:t>
      </w:r>
    </w:p>
    <w:p w14:paraId="69A4120A" w14:textId="77777777" w:rsidR="004C02EF" w:rsidRPr="00AA0E90" w:rsidRDefault="004C02EF" w:rsidP="004C02EF">
      <w:pPr>
        <w:pStyle w:val="Alg4"/>
        <w:numPr>
          <w:ilvl w:val="0"/>
          <w:numId w:val="208"/>
        </w:numPr>
        <w:spacing w:after="220"/>
      </w:pPr>
      <w:r w:rsidRPr="00AA0E90">
        <w:t xml:space="preserve">Return </w:t>
      </w:r>
      <w:r w:rsidRPr="00AA0E90">
        <w:rPr>
          <w:i/>
        </w:rPr>
        <w:t>n</w:t>
      </w:r>
      <w:r w:rsidRPr="00AA0E90">
        <w:t>.</w:t>
      </w:r>
    </w:p>
    <w:p w14:paraId="5654FE38"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push</w:t>
      </w:r>
      <w:r>
        <w:t xml:space="preserve"> method is </w:t>
      </w:r>
      <w:r>
        <w:rPr>
          <w:b/>
        </w:rPr>
        <w:t>1</w:t>
      </w:r>
      <w:r>
        <w:t>.</w:t>
      </w:r>
    </w:p>
    <w:p w14:paraId="15A99C76" w14:textId="77777777" w:rsidR="004C02EF" w:rsidRDefault="004C02EF" w:rsidP="004C02EF">
      <w:pPr>
        <w:pStyle w:val="Note"/>
      </w:pPr>
      <w:r w:rsidRPr="00AA0E90">
        <w:t>NOTE</w:t>
      </w:r>
      <w:r w:rsidRPr="00AA0E90">
        <w:tab/>
        <w:t xml:space="preserve">The </w:t>
      </w:r>
      <w:r w:rsidRPr="00AA0E90">
        <w:rPr>
          <w:rFonts w:ascii="Courier New" w:hAnsi="Courier New"/>
          <w:b/>
        </w:rPr>
        <w:t>push</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push</w:t>
      </w:r>
      <w:r w:rsidRPr="00AA0E90">
        <w:t xml:space="preserve"> function can be applied successfully to a host object is implementation-dependent.</w:t>
      </w:r>
    </w:p>
    <w:p w14:paraId="26E426D9" w14:textId="77777777" w:rsidR="004C02EF" w:rsidRDefault="004C02EF" w:rsidP="004C02EF">
      <w:pPr>
        <w:pStyle w:val="40"/>
        <w:numPr>
          <w:ilvl w:val="0"/>
          <w:numId w:val="0"/>
        </w:numPr>
      </w:pPr>
      <w:bookmarkStart w:id="5566" w:name="_Ref440446490"/>
      <w:r>
        <w:t>15.4.4.8</w:t>
      </w:r>
      <w:r>
        <w:tab/>
        <w:t>Array.prototype.revers</w:t>
      </w:r>
      <w:bookmarkEnd w:id="5554"/>
      <w:r>
        <w:t>e</w:t>
      </w:r>
      <w:bookmarkEnd w:id="5555"/>
      <w:bookmarkEnd w:id="5556"/>
      <w:r>
        <w:t xml:space="preserve"> ( )</w:t>
      </w:r>
      <w:bookmarkEnd w:id="5566"/>
    </w:p>
    <w:p w14:paraId="19B30D5B" w14:textId="77777777" w:rsidR="004C02EF" w:rsidRDefault="004C02EF" w:rsidP="004C02EF">
      <w:r>
        <w:t>The elements of the array are rearranged so as to reverse their order. The object is returned as the result of the call.</w:t>
      </w:r>
      <w:bookmarkStart w:id="5567" w:name="_Toc382291624"/>
    </w:p>
    <w:p w14:paraId="05140A38" w14:textId="77777777" w:rsidR="004C02EF" w:rsidRPr="00AA0E90" w:rsidRDefault="004C02EF" w:rsidP="004C02EF">
      <w:pPr>
        <w:pStyle w:val="Alg4"/>
        <w:numPr>
          <w:ilvl w:val="0"/>
          <w:numId w:val="209"/>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6CD8B59F" w14:textId="77777777" w:rsidR="004C02EF" w:rsidRPr="00AA0E90" w:rsidRDefault="004C02EF" w:rsidP="004C02EF">
      <w:pPr>
        <w:pStyle w:val="Alg4"/>
        <w:numPr>
          <w:ilvl w:val="0"/>
          <w:numId w:val="209"/>
        </w:numPr>
      </w:pPr>
      <w:r w:rsidRPr="00AA0E90">
        <w:t xml:space="preserve">Let </w:t>
      </w:r>
      <w:r w:rsidRPr="00AA0E90">
        <w:rPr>
          <w:i/>
        </w:rPr>
        <w:t>lenVal</w:t>
      </w:r>
      <w:r w:rsidRPr="00AA0E90">
        <w:t xml:space="preserve"> be the result of calling</w:t>
      </w:r>
      <w:r w:rsidRPr="00AA0E90" w:rsidDel="002619D5">
        <w:t xml:space="preserve"> </w:t>
      </w:r>
      <w:r w:rsidRPr="00AA0E90">
        <w:t xml:space="preserve">the [[Get]] internal method of </w:t>
      </w:r>
      <w:r w:rsidRPr="00AA0E90">
        <w:rPr>
          <w:i/>
        </w:rPr>
        <w:t>O</w:t>
      </w:r>
      <w:r w:rsidRPr="00AA0E90">
        <w:t xml:space="preserve"> with argument </w:t>
      </w:r>
      <w:r>
        <w:rPr>
          <w:rFonts w:ascii="Courier New" w:hAnsi="Courier New"/>
          <w:b/>
        </w:rPr>
        <w:t>"length"</w:t>
      </w:r>
      <w:r w:rsidRPr="00AA0E90">
        <w:t>.</w:t>
      </w:r>
    </w:p>
    <w:p w14:paraId="50BC8634" w14:textId="77777777" w:rsidR="004C02EF" w:rsidRPr="00AA0E90" w:rsidRDefault="004C02EF" w:rsidP="004C02EF">
      <w:pPr>
        <w:pStyle w:val="Alg4"/>
        <w:numPr>
          <w:ilvl w:val="0"/>
          <w:numId w:val="209"/>
        </w:numPr>
      </w:pPr>
      <w:r w:rsidRPr="00AA0E90">
        <w:t xml:space="preserve">Let </w:t>
      </w:r>
      <w:r w:rsidRPr="00AA0E90">
        <w:rPr>
          <w:i/>
        </w:rPr>
        <w:t>len</w:t>
      </w:r>
      <w:r w:rsidRPr="00AA0E90">
        <w:t xml:space="preserve"> be ToUint32(</w:t>
      </w:r>
      <w:r w:rsidRPr="00AA0E90">
        <w:rPr>
          <w:i/>
        </w:rPr>
        <w:t>lenVal</w:t>
      </w:r>
      <w:r w:rsidRPr="00AA0E90">
        <w:t>).</w:t>
      </w:r>
    </w:p>
    <w:p w14:paraId="6B755307" w14:textId="77777777" w:rsidR="004C02EF" w:rsidRPr="00AA0E90" w:rsidRDefault="004C02EF" w:rsidP="004C02EF">
      <w:pPr>
        <w:pStyle w:val="Alg4"/>
        <w:numPr>
          <w:ilvl w:val="0"/>
          <w:numId w:val="209"/>
        </w:numPr>
      </w:pPr>
      <w:r w:rsidRPr="00AA0E90">
        <w:t xml:space="preserve">Let </w:t>
      </w:r>
      <w:r w:rsidRPr="00AA0E90">
        <w:rPr>
          <w:i/>
        </w:rPr>
        <w:t>middle</w:t>
      </w:r>
      <w:r w:rsidRPr="00AA0E90">
        <w:t xml:space="preserve"> be  floor(</w:t>
      </w:r>
      <w:r w:rsidRPr="00AA0E90">
        <w:rPr>
          <w:i/>
        </w:rPr>
        <w:t>len</w:t>
      </w:r>
      <w:r w:rsidRPr="00AA0E90">
        <w:t>/2).</w:t>
      </w:r>
    </w:p>
    <w:p w14:paraId="0EFF2117" w14:textId="77777777" w:rsidR="004C02EF" w:rsidRPr="00AA0E90" w:rsidRDefault="004C02EF" w:rsidP="004C02EF">
      <w:pPr>
        <w:pStyle w:val="Alg4"/>
        <w:numPr>
          <w:ilvl w:val="0"/>
          <w:numId w:val="209"/>
        </w:numPr>
      </w:pPr>
      <w:r w:rsidRPr="00AA0E90">
        <w:t>Let</w:t>
      </w:r>
      <w:r w:rsidRPr="00AA0E90">
        <w:rPr>
          <w:i/>
        </w:rPr>
        <w:t xml:space="preserve"> lower</w:t>
      </w:r>
      <w:r w:rsidRPr="00AA0E90">
        <w:t xml:space="preserve"> be </w:t>
      </w:r>
      <w:r w:rsidRPr="006F716D">
        <w:rPr>
          <w:b/>
        </w:rPr>
        <w:t>0</w:t>
      </w:r>
      <w:r w:rsidRPr="00AA0E90">
        <w:t>.</w:t>
      </w:r>
    </w:p>
    <w:p w14:paraId="6CA53868" w14:textId="77777777" w:rsidR="004C02EF" w:rsidRPr="00AA0E90" w:rsidRDefault="004C02EF" w:rsidP="004C02EF">
      <w:pPr>
        <w:pStyle w:val="Alg4"/>
        <w:numPr>
          <w:ilvl w:val="0"/>
          <w:numId w:val="209"/>
        </w:numPr>
      </w:pPr>
      <w:r w:rsidRPr="00AA0E90">
        <w:t xml:space="preserve">Repeat, while </w:t>
      </w:r>
      <w:r w:rsidRPr="00AA0E90">
        <w:rPr>
          <w:i/>
        </w:rPr>
        <w:t>lower</w:t>
      </w:r>
      <w:r w:rsidRPr="00AA0E90">
        <w:t xml:space="preserve"> </w:t>
      </w:r>
      <w:r w:rsidRPr="00AA0E90">
        <w:sym w:font="Symbol" w:char="F0B9"/>
      </w:r>
      <w:r w:rsidRPr="00AA0E90">
        <w:t xml:space="preserve"> </w:t>
      </w:r>
      <w:r w:rsidRPr="00AA0E90">
        <w:rPr>
          <w:i/>
        </w:rPr>
        <w:t>middle</w:t>
      </w:r>
    </w:p>
    <w:p w14:paraId="1971F1CF" w14:textId="77777777" w:rsidR="004C02EF" w:rsidRPr="00AA0E90" w:rsidRDefault="004C02EF" w:rsidP="004C02EF">
      <w:pPr>
        <w:pStyle w:val="Alg4"/>
        <w:numPr>
          <w:ilvl w:val="1"/>
          <w:numId w:val="209"/>
        </w:numPr>
      </w:pPr>
      <w:r w:rsidRPr="00AA0E90">
        <w:t xml:space="preserve">Let </w:t>
      </w:r>
      <w:r w:rsidRPr="00AA0E90">
        <w:rPr>
          <w:i/>
        </w:rPr>
        <w:t>upper</w:t>
      </w:r>
      <w:r w:rsidRPr="00AA0E90">
        <w:t xml:space="preserve"> be </w:t>
      </w:r>
      <w:r w:rsidRPr="00AA0E90">
        <w:rPr>
          <w:i/>
        </w:rPr>
        <w:t>len</w:t>
      </w:r>
      <w:r w:rsidRPr="00AA0E90">
        <w:sym w:font="Symbol" w:char="F02D"/>
      </w:r>
      <w:r w:rsidRPr="00AA0E90">
        <w:rPr>
          <w:i/>
        </w:rPr>
        <w:t xml:space="preserve"> lower</w:t>
      </w:r>
      <w:r w:rsidRPr="00AA0E90">
        <w:t xml:space="preserve"> </w:t>
      </w:r>
      <w:r w:rsidRPr="00AA0E90">
        <w:sym w:font="Symbol" w:char="F02D"/>
      </w:r>
      <w:r w:rsidRPr="00AA0E90">
        <w:t>1.</w:t>
      </w:r>
    </w:p>
    <w:p w14:paraId="435647C6" w14:textId="77777777" w:rsidR="004C02EF" w:rsidRPr="00AA0E90" w:rsidRDefault="004C02EF" w:rsidP="004C02EF">
      <w:pPr>
        <w:pStyle w:val="Alg4"/>
        <w:numPr>
          <w:ilvl w:val="1"/>
          <w:numId w:val="209"/>
        </w:numPr>
      </w:pPr>
      <w:r w:rsidRPr="00AA0E90">
        <w:t xml:space="preserve">Let </w:t>
      </w:r>
      <w:r w:rsidRPr="00AA0E90">
        <w:rPr>
          <w:i/>
        </w:rPr>
        <w:t>upperP</w:t>
      </w:r>
      <w:r w:rsidRPr="00AA0E90">
        <w:t xml:space="preserve"> be ToString(</w:t>
      </w:r>
      <w:r w:rsidRPr="00AA0E90">
        <w:rPr>
          <w:i/>
        </w:rPr>
        <w:t>upper</w:t>
      </w:r>
      <w:r w:rsidRPr="00AA0E90">
        <w:t>).</w:t>
      </w:r>
    </w:p>
    <w:p w14:paraId="600C4BE6" w14:textId="77777777" w:rsidR="004C02EF" w:rsidRPr="00AA0E90" w:rsidRDefault="004C02EF" w:rsidP="004C02EF">
      <w:pPr>
        <w:pStyle w:val="Alg4"/>
        <w:numPr>
          <w:ilvl w:val="1"/>
          <w:numId w:val="209"/>
        </w:numPr>
      </w:pPr>
      <w:r w:rsidRPr="00AA0E90">
        <w:t xml:space="preserve">Let </w:t>
      </w:r>
      <w:r w:rsidRPr="00AA0E90">
        <w:rPr>
          <w:i/>
        </w:rPr>
        <w:t>lowerP</w:t>
      </w:r>
      <w:r w:rsidRPr="00AA0E90">
        <w:t xml:space="preserve"> be ToString(</w:t>
      </w:r>
      <w:r w:rsidRPr="00AA0E90">
        <w:rPr>
          <w:i/>
        </w:rPr>
        <w:t>lower</w:t>
      </w:r>
      <w:r w:rsidRPr="00AA0E90">
        <w:t>).</w:t>
      </w:r>
    </w:p>
    <w:p w14:paraId="52C88FA5" w14:textId="77777777" w:rsidR="004C02EF" w:rsidRPr="00AA0E90" w:rsidRDefault="004C02EF" w:rsidP="004C02EF">
      <w:pPr>
        <w:pStyle w:val="Alg4"/>
        <w:numPr>
          <w:ilvl w:val="1"/>
          <w:numId w:val="209"/>
        </w:numPr>
      </w:pPr>
      <w:r w:rsidRPr="00AA0E90">
        <w:t xml:space="preserve">Let </w:t>
      </w:r>
      <w:r w:rsidRPr="00AA0E90">
        <w:rPr>
          <w:i/>
        </w:rPr>
        <w:t>lowerValue</w:t>
      </w:r>
      <w:r w:rsidRPr="00AA0E90">
        <w:t xml:space="preserve"> be the result of calling the [[Get]] internal method of </w:t>
      </w:r>
      <w:r w:rsidRPr="00AA0E90">
        <w:rPr>
          <w:i/>
        </w:rPr>
        <w:t>O</w:t>
      </w:r>
      <w:r w:rsidRPr="00AA0E90" w:rsidDel="00246A75">
        <w:t xml:space="preserve"> </w:t>
      </w:r>
      <w:r w:rsidRPr="00AA0E90">
        <w:t xml:space="preserve">with argument </w:t>
      </w:r>
      <w:r w:rsidRPr="00AA0E90">
        <w:rPr>
          <w:i/>
        </w:rPr>
        <w:t xml:space="preserve"> lowerP</w:t>
      </w:r>
      <w:r w:rsidRPr="00AA0E90">
        <w:t>.</w:t>
      </w:r>
    </w:p>
    <w:p w14:paraId="733B85A7" w14:textId="77777777" w:rsidR="004C02EF" w:rsidRPr="00AA0E90" w:rsidRDefault="004C02EF" w:rsidP="004C02EF">
      <w:pPr>
        <w:pStyle w:val="Alg4"/>
        <w:numPr>
          <w:ilvl w:val="1"/>
          <w:numId w:val="209"/>
        </w:numPr>
      </w:pPr>
      <w:r w:rsidRPr="00AA0E90">
        <w:t xml:space="preserve">Let </w:t>
      </w:r>
      <w:r w:rsidRPr="00AA0E90">
        <w:rPr>
          <w:i/>
        </w:rPr>
        <w:t>upperValue</w:t>
      </w:r>
      <w:r w:rsidRPr="00AA0E90">
        <w:t xml:space="preserve"> be the result of calling the [[Get]] internal method of </w:t>
      </w:r>
      <w:r w:rsidRPr="00AA0E90">
        <w:rPr>
          <w:i/>
        </w:rPr>
        <w:t>O</w:t>
      </w:r>
      <w:r w:rsidRPr="00AA0E90">
        <w:t xml:space="preserve"> with argument </w:t>
      </w:r>
      <w:r w:rsidRPr="00AA0E90">
        <w:rPr>
          <w:i/>
        </w:rPr>
        <w:t>upperP</w:t>
      </w:r>
      <w:r w:rsidRPr="00AA0E90">
        <w:t xml:space="preserve"> .</w:t>
      </w:r>
    </w:p>
    <w:p w14:paraId="4D835A44" w14:textId="77777777" w:rsidR="004C02EF" w:rsidRPr="00AA0E90" w:rsidRDefault="004C02EF" w:rsidP="004C02EF">
      <w:pPr>
        <w:pStyle w:val="Alg4"/>
        <w:numPr>
          <w:ilvl w:val="1"/>
          <w:numId w:val="209"/>
        </w:numPr>
      </w:pPr>
      <w:r w:rsidRPr="00AA0E90">
        <w:t xml:space="preserve">Let </w:t>
      </w:r>
      <w:r w:rsidRPr="00AA0E90">
        <w:rPr>
          <w:i/>
        </w:rPr>
        <w:t>lowerExists</w:t>
      </w:r>
      <w:r w:rsidRPr="00AA0E90">
        <w:t xml:space="preserve"> be the result of calling the [[HasProperty]] internal method of </w:t>
      </w:r>
      <w:r w:rsidRPr="00AA0E90">
        <w:rPr>
          <w:i/>
        </w:rPr>
        <w:t>O</w:t>
      </w:r>
      <w:r w:rsidRPr="00AA0E90">
        <w:t xml:space="preserve"> with argument </w:t>
      </w:r>
      <w:r w:rsidRPr="00AA0E90">
        <w:rPr>
          <w:i/>
        </w:rPr>
        <w:t>lowerP</w:t>
      </w:r>
      <w:r w:rsidRPr="00AA0E90">
        <w:t>.</w:t>
      </w:r>
    </w:p>
    <w:p w14:paraId="432AD39F" w14:textId="77777777" w:rsidR="004C02EF" w:rsidRPr="00AA0E90" w:rsidRDefault="004C02EF" w:rsidP="004C02EF">
      <w:pPr>
        <w:pStyle w:val="Alg4"/>
        <w:numPr>
          <w:ilvl w:val="1"/>
          <w:numId w:val="209"/>
        </w:numPr>
      </w:pPr>
      <w:r w:rsidRPr="00AA0E90">
        <w:t xml:space="preserve">Let </w:t>
      </w:r>
      <w:r w:rsidRPr="00AA0E90">
        <w:rPr>
          <w:i/>
        </w:rPr>
        <w:t>upperExists</w:t>
      </w:r>
      <w:r w:rsidRPr="00AA0E90">
        <w:t xml:space="preserve"> be the result of calling the [[HasProperty]] internal method of </w:t>
      </w:r>
      <w:r w:rsidRPr="00AA0E90">
        <w:rPr>
          <w:i/>
        </w:rPr>
        <w:t>O</w:t>
      </w:r>
      <w:r w:rsidRPr="00AA0E90">
        <w:t xml:space="preserve"> with argument </w:t>
      </w:r>
      <w:r w:rsidRPr="00AA0E90">
        <w:rPr>
          <w:i/>
        </w:rPr>
        <w:t>upperP</w:t>
      </w:r>
      <w:r w:rsidRPr="00AA0E90">
        <w:t>.</w:t>
      </w:r>
    </w:p>
    <w:p w14:paraId="5D054A56" w14:textId="77777777" w:rsidR="004C02EF" w:rsidRPr="00AA0E90" w:rsidRDefault="004C02EF" w:rsidP="004C02EF">
      <w:pPr>
        <w:pStyle w:val="Alg4"/>
        <w:numPr>
          <w:ilvl w:val="1"/>
          <w:numId w:val="209"/>
        </w:numPr>
      </w:pPr>
      <w:r w:rsidRPr="00AA0E90">
        <w:t xml:space="preserve">If </w:t>
      </w:r>
      <w:r w:rsidRPr="00AA0E90">
        <w:rPr>
          <w:i/>
        </w:rPr>
        <w:t>lowerExists</w:t>
      </w:r>
      <w:r w:rsidRPr="00AA0E90">
        <w:t xml:space="preserve"> is </w:t>
      </w:r>
      <w:r w:rsidRPr="00AA0E90">
        <w:rPr>
          <w:b/>
        </w:rPr>
        <w:t>true</w:t>
      </w:r>
      <w:r w:rsidRPr="00AA0E90">
        <w:t xml:space="preserve"> and </w:t>
      </w:r>
      <w:r w:rsidRPr="00AA0E90">
        <w:rPr>
          <w:i/>
        </w:rPr>
        <w:t>upperExists</w:t>
      </w:r>
      <w:r w:rsidRPr="00AA0E90">
        <w:t xml:space="preserve"> is </w:t>
      </w:r>
      <w:r w:rsidRPr="00AA0E90">
        <w:rPr>
          <w:b/>
        </w:rPr>
        <w:t>true</w:t>
      </w:r>
      <w:r w:rsidRPr="00AA0E90">
        <w:t>, then</w:t>
      </w:r>
    </w:p>
    <w:p w14:paraId="2F019B56" w14:textId="77777777" w:rsidR="004C02EF" w:rsidRPr="00AA0E90" w:rsidRDefault="004C02EF" w:rsidP="004C02EF">
      <w:pPr>
        <w:pStyle w:val="Alg4"/>
        <w:numPr>
          <w:ilvl w:val="2"/>
          <w:numId w:val="209"/>
        </w:numPr>
      </w:pPr>
      <w:r w:rsidRPr="00AA0E90">
        <w:t xml:space="preserve">Call the [[Put]] internal method of </w:t>
      </w:r>
      <w:r w:rsidRPr="00AA0E90">
        <w:rPr>
          <w:i/>
        </w:rPr>
        <w:t>O</w:t>
      </w:r>
      <w:r w:rsidRPr="00AA0E90">
        <w:t xml:space="preserve"> with arguments </w:t>
      </w:r>
      <w:r w:rsidRPr="00AA0E90">
        <w:rPr>
          <w:i/>
        </w:rPr>
        <w:t>lowerP</w:t>
      </w:r>
      <w:r w:rsidRPr="00AA0E90">
        <w:t xml:space="preserve">, </w:t>
      </w:r>
      <w:r w:rsidRPr="00AA0E90">
        <w:rPr>
          <w:i/>
        </w:rPr>
        <w:t>upperValue</w:t>
      </w:r>
      <w:r w:rsidRPr="00AA0E90">
        <w:t xml:space="preserve">, and </w:t>
      </w:r>
      <w:r w:rsidRPr="00AA0E90">
        <w:rPr>
          <w:b/>
        </w:rPr>
        <w:t>true</w:t>
      </w:r>
      <w:r w:rsidRPr="00AA0E90" w:rsidDel="007A0A03">
        <w:t xml:space="preserve"> </w:t>
      </w:r>
      <w:r w:rsidRPr="00AA0E90">
        <w:t>.</w:t>
      </w:r>
    </w:p>
    <w:p w14:paraId="6BB100C4" w14:textId="77777777" w:rsidR="004C02EF" w:rsidRPr="00AA0E90" w:rsidRDefault="004C02EF" w:rsidP="004C02EF">
      <w:pPr>
        <w:pStyle w:val="Alg4"/>
        <w:numPr>
          <w:ilvl w:val="2"/>
          <w:numId w:val="209"/>
        </w:numPr>
      </w:pPr>
      <w:r w:rsidRPr="00AA0E90">
        <w:t xml:space="preserve">Call the [[Put]] internal method of </w:t>
      </w:r>
      <w:r w:rsidRPr="00AA0E90">
        <w:rPr>
          <w:i/>
        </w:rPr>
        <w:t>O</w:t>
      </w:r>
      <w:r w:rsidRPr="00AA0E90">
        <w:t xml:space="preserve"> with arguments </w:t>
      </w:r>
      <w:r w:rsidRPr="00AA0E90">
        <w:rPr>
          <w:i/>
        </w:rPr>
        <w:t>upperP</w:t>
      </w:r>
      <w:r w:rsidRPr="00AA0E90">
        <w:t xml:space="preserve">, </w:t>
      </w:r>
      <w:r w:rsidRPr="00AA0E90">
        <w:rPr>
          <w:i/>
        </w:rPr>
        <w:t>lowerValue</w:t>
      </w:r>
      <w:r w:rsidRPr="00AA0E90">
        <w:t xml:space="preserve">, and </w:t>
      </w:r>
      <w:r w:rsidRPr="00AA0E90">
        <w:rPr>
          <w:b/>
        </w:rPr>
        <w:t>true</w:t>
      </w:r>
      <w:r w:rsidRPr="00AA0E90" w:rsidDel="007A0A03">
        <w:t xml:space="preserve"> </w:t>
      </w:r>
      <w:r w:rsidRPr="00AA0E90">
        <w:t>.</w:t>
      </w:r>
    </w:p>
    <w:p w14:paraId="007746D5" w14:textId="77777777" w:rsidR="004C02EF" w:rsidRPr="00AA0E90" w:rsidRDefault="004C02EF" w:rsidP="004C02EF">
      <w:pPr>
        <w:pStyle w:val="Alg4"/>
        <w:numPr>
          <w:ilvl w:val="1"/>
          <w:numId w:val="209"/>
        </w:numPr>
      </w:pPr>
      <w:r w:rsidRPr="00AA0E90">
        <w:t xml:space="preserve">Else if </w:t>
      </w:r>
      <w:r w:rsidRPr="00AA0E90">
        <w:rPr>
          <w:i/>
        </w:rPr>
        <w:t>lowerExists</w:t>
      </w:r>
      <w:r w:rsidRPr="00AA0E90">
        <w:t xml:space="preserve"> is </w:t>
      </w:r>
      <w:r w:rsidRPr="00AA0E90">
        <w:rPr>
          <w:b/>
        </w:rPr>
        <w:t>false</w:t>
      </w:r>
      <w:r w:rsidRPr="00AA0E90">
        <w:t xml:space="preserve"> and </w:t>
      </w:r>
      <w:r w:rsidRPr="00AA0E90">
        <w:rPr>
          <w:i/>
        </w:rPr>
        <w:t>upperExists</w:t>
      </w:r>
      <w:r w:rsidRPr="00AA0E90">
        <w:t xml:space="preserve"> is </w:t>
      </w:r>
      <w:r w:rsidRPr="00AA0E90">
        <w:rPr>
          <w:b/>
        </w:rPr>
        <w:t>true</w:t>
      </w:r>
      <w:r w:rsidRPr="00AA0E90">
        <w:t>, then</w:t>
      </w:r>
    </w:p>
    <w:p w14:paraId="7AE514F2" w14:textId="77777777" w:rsidR="004C02EF" w:rsidRPr="00AA0E90" w:rsidRDefault="004C02EF" w:rsidP="004C02EF">
      <w:pPr>
        <w:pStyle w:val="Alg4"/>
        <w:numPr>
          <w:ilvl w:val="2"/>
          <w:numId w:val="209"/>
        </w:numPr>
      </w:pPr>
      <w:r w:rsidRPr="00AA0E90">
        <w:t xml:space="preserve">Call the [[Put]] internal method of </w:t>
      </w:r>
      <w:r w:rsidRPr="00AA0E90">
        <w:rPr>
          <w:i/>
        </w:rPr>
        <w:t>O</w:t>
      </w:r>
      <w:r w:rsidRPr="00AA0E90">
        <w:t xml:space="preserve"> with arguments </w:t>
      </w:r>
      <w:r w:rsidRPr="00AA0E90">
        <w:rPr>
          <w:i/>
        </w:rPr>
        <w:t>lowerP</w:t>
      </w:r>
      <w:r w:rsidRPr="00AA0E90">
        <w:t xml:space="preserve">, </w:t>
      </w:r>
      <w:r w:rsidRPr="00AA0E90">
        <w:rPr>
          <w:i/>
        </w:rPr>
        <w:t>upperValue</w:t>
      </w:r>
      <w:r w:rsidRPr="00AA0E90">
        <w:t xml:space="preserve">, and </w:t>
      </w:r>
      <w:r w:rsidRPr="00AA0E90">
        <w:rPr>
          <w:b/>
        </w:rPr>
        <w:t>true</w:t>
      </w:r>
      <w:r w:rsidRPr="00AA0E90" w:rsidDel="007A0A03">
        <w:t xml:space="preserve"> </w:t>
      </w:r>
      <w:r w:rsidRPr="00AA0E90">
        <w:t>.</w:t>
      </w:r>
    </w:p>
    <w:p w14:paraId="41617144" w14:textId="77777777" w:rsidR="004C02EF" w:rsidRPr="00AA0E90" w:rsidRDefault="004C02EF" w:rsidP="004C02EF">
      <w:pPr>
        <w:pStyle w:val="Alg4"/>
        <w:numPr>
          <w:ilvl w:val="2"/>
          <w:numId w:val="209"/>
        </w:numPr>
      </w:pPr>
      <w:r w:rsidRPr="00AA0E90">
        <w:t xml:space="preserve">Call the [[Delete]] internal method of </w:t>
      </w:r>
      <w:r w:rsidRPr="00AA0E90">
        <w:rPr>
          <w:i/>
        </w:rPr>
        <w:t>O</w:t>
      </w:r>
      <w:r w:rsidRPr="00AA0E90">
        <w:t xml:space="preserve">, with arguments </w:t>
      </w:r>
      <w:r w:rsidRPr="00AA0E90">
        <w:rPr>
          <w:i/>
        </w:rPr>
        <w:t>upperP</w:t>
      </w:r>
      <w:r w:rsidRPr="00AA0E90">
        <w:t xml:space="preserve"> and </w:t>
      </w:r>
      <w:r w:rsidRPr="00AA0E90">
        <w:rPr>
          <w:b/>
        </w:rPr>
        <w:t>true</w:t>
      </w:r>
      <w:r w:rsidRPr="00AA0E90">
        <w:t>.</w:t>
      </w:r>
    </w:p>
    <w:p w14:paraId="52430B8E" w14:textId="77777777" w:rsidR="004C02EF" w:rsidRPr="00AA0E90" w:rsidRDefault="004C02EF" w:rsidP="004C02EF">
      <w:pPr>
        <w:pStyle w:val="Alg4"/>
        <w:numPr>
          <w:ilvl w:val="1"/>
          <w:numId w:val="209"/>
        </w:numPr>
      </w:pPr>
      <w:r w:rsidRPr="00AA0E90">
        <w:t xml:space="preserve">Else if </w:t>
      </w:r>
      <w:r w:rsidRPr="00AA0E90">
        <w:rPr>
          <w:i/>
        </w:rPr>
        <w:t>lowerExists</w:t>
      </w:r>
      <w:r w:rsidRPr="00AA0E90">
        <w:t xml:space="preserve"> is </w:t>
      </w:r>
      <w:r w:rsidRPr="00AA0E90">
        <w:rPr>
          <w:b/>
        </w:rPr>
        <w:t>true</w:t>
      </w:r>
      <w:r w:rsidRPr="00AA0E90">
        <w:t xml:space="preserve"> and </w:t>
      </w:r>
      <w:r w:rsidRPr="00AA0E90">
        <w:rPr>
          <w:i/>
        </w:rPr>
        <w:t>upperExists</w:t>
      </w:r>
      <w:r w:rsidRPr="00AA0E90">
        <w:t xml:space="preserve"> is </w:t>
      </w:r>
      <w:r w:rsidRPr="00AA0E90">
        <w:rPr>
          <w:b/>
        </w:rPr>
        <w:t>false</w:t>
      </w:r>
      <w:r w:rsidRPr="00AA0E90">
        <w:t>, then</w:t>
      </w:r>
    </w:p>
    <w:p w14:paraId="711F15DB" w14:textId="77777777" w:rsidR="004C02EF" w:rsidRPr="00AA0E90" w:rsidRDefault="004C02EF" w:rsidP="004C02EF">
      <w:pPr>
        <w:pStyle w:val="Alg4"/>
        <w:numPr>
          <w:ilvl w:val="2"/>
          <w:numId w:val="209"/>
        </w:numPr>
      </w:pPr>
      <w:r w:rsidRPr="00AA0E90">
        <w:t xml:space="preserve">Call the [[Delete]] internal method of </w:t>
      </w:r>
      <w:r w:rsidRPr="00AA0E90">
        <w:rPr>
          <w:i/>
        </w:rPr>
        <w:t>O</w:t>
      </w:r>
      <w:r w:rsidRPr="00AA0E90">
        <w:t xml:space="preserve">, with arguments </w:t>
      </w:r>
      <w:r w:rsidRPr="00AA0E90">
        <w:rPr>
          <w:i/>
        </w:rPr>
        <w:t>lowerP</w:t>
      </w:r>
      <w:r w:rsidRPr="00AA0E90">
        <w:t xml:space="preserve"> and </w:t>
      </w:r>
      <w:r w:rsidRPr="00AA0E90">
        <w:rPr>
          <w:b/>
        </w:rPr>
        <w:t>true</w:t>
      </w:r>
      <w:r w:rsidRPr="00AA0E90">
        <w:t xml:space="preserve"> .</w:t>
      </w:r>
    </w:p>
    <w:p w14:paraId="50967981" w14:textId="77777777" w:rsidR="004C02EF" w:rsidRPr="00AA0E90" w:rsidRDefault="004C02EF" w:rsidP="004C02EF">
      <w:pPr>
        <w:pStyle w:val="Alg4"/>
        <w:numPr>
          <w:ilvl w:val="2"/>
          <w:numId w:val="209"/>
        </w:numPr>
      </w:pPr>
      <w:r w:rsidRPr="00AA0E90">
        <w:t xml:space="preserve">Call the [[Put]] internal method of </w:t>
      </w:r>
      <w:r w:rsidRPr="00AA0E90">
        <w:rPr>
          <w:i/>
        </w:rPr>
        <w:t>O</w:t>
      </w:r>
      <w:r w:rsidRPr="00AA0E90">
        <w:t xml:space="preserve"> with arguments </w:t>
      </w:r>
      <w:r w:rsidRPr="00AA0E90">
        <w:rPr>
          <w:i/>
        </w:rPr>
        <w:t>upperP</w:t>
      </w:r>
      <w:r w:rsidRPr="00AA0E90">
        <w:t xml:space="preserve">, </w:t>
      </w:r>
      <w:r w:rsidRPr="00AA0E90">
        <w:rPr>
          <w:i/>
        </w:rPr>
        <w:t>lowerValue</w:t>
      </w:r>
      <w:r w:rsidRPr="00AA0E90">
        <w:t xml:space="preserve">, and </w:t>
      </w:r>
      <w:r w:rsidRPr="00AA0E90">
        <w:rPr>
          <w:b/>
        </w:rPr>
        <w:t>true</w:t>
      </w:r>
      <w:r w:rsidRPr="00AA0E90" w:rsidDel="00157E06">
        <w:t xml:space="preserve"> </w:t>
      </w:r>
      <w:r w:rsidRPr="00AA0E90">
        <w:t>.</w:t>
      </w:r>
    </w:p>
    <w:p w14:paraId="37C028F3" w14:textId="77777777" w:rsidR="004C02EF" w:rsidRPr="00AA0E90" w:rsidRDefault="004C02EF" w:rsidP="004C02EF">
      <w:pPr>
        <w:pStyle w:val="Alg4"/>
        <w:numPr>
          <w:ilvl w:val="1"/>
          <w:numId w:val="209"/>
        </w:numPr>
      </w:pPr>
      <w:r w:rsidRPr="00AA0E90">
        <w:t xml:space="preserve">Else, both </w:t>
      </w:r>
      <w:r w:rsidRPr="00AA0E90">
        <w:rPr>
          <w:i/>
        </w:rPr>
        <w:t>lowerExists</w:t>
      </w:r>
      <w:r w:rsidRPr="00AA0E90">
        <w:t xml:space="preserve"> and </w:t>
      </w:r>
      <w:r w:rsidRPr="00AA0E90">
        <w:rPr>
          <w:i/>
        </w:rPr>
        <w:t>upperExists</w:t>
      </w:r>
      <w:r w:rsidRPr="00AA0E90">
        <w:t xml:space="preserve"> are </w:t>
      </w:r>
      <w:r w:rsidRPr="00AA0E90">
        <w:rPr>
          <w:b/>
        </w:rPr>
        <w:t>false</w:t>
      </w:r>
    </w:p>
    <w:p w14:paraId="61EFB902" w14:textId="77777777" w:rsidR="004C02EF" w:rsidRPr="00AA0E90" w:rsidRDefault="004C02EF" w:rsidP="004C02EF">
      <w:pPr>
        <w:pStyle w:val="Alg4"/>
        <w:numPr>
          <w:ilvl w:val="2"/>
          <w:numId w:val="209"/>
        </w:numPr>
      </w:pPr>
      <w:r w:rsidRPr="00AA0E90">
        <w:t>No action is required.</w:t>
      </w:r>
    </w:p>
    <w:p w14:paraId="44996D8C" w14:textId="77777777" w:rsidR="004C02EF" w:rsidRPr="00AA0E90" w:rsidRDefault="004C02EF" w:rsidP="004C02EF">
      <w:pPr>
        <w:pStyle w:val="Alg4"/>
        <w:numPr>
          <w:ilvl w:val="1"/>
          <w:numId w:val="209"/>
        </w:numPr>
      </w:pPr>
      <w:r w:rsidRPr="00AA0E90">
        <w:t xml:space="preserve">Increase </w:t>
      </w:r>
      <w:r w:rsidRPr="00AA0E90">
        <w:rPr>
          <w:i/>
        </w:rPr>
        <w:t>lower</w:t>
      </w:r>
      <w:r w:rsidRPr="00AA0E90">
        <w:t xml:space="preserve"> by 1.</w:t>
      </w:r>
    </w:p>
    <w:p w14:paraId="4D0C7C4F" w14:textId="77777777" w:rsidR="004C02EF" w:rsidRPr="00AA0E90" w:rsidRDefault="004C02EF" w:rsidP="004C02EF">
      <w:pPr>
        <w:pStyle w:val="Alg4"/>
        <w:numPr>
          <w:ilvl w:val="0"/>
          <w:numId w:val="209"/>
        </w:numPr>
        <w:spacing w:after="220"/>
      </w:pPr>
      <w:r w:rsidRPr="00AA0E90">
        <w:t xml:space="preserve">Return </w:t>
      </w:r>
      <w:r w:rsidRPr="00AA0E90">
        <w:rPr>
          <w:i/>
        </w:rPr>
        <w:t>O</w:t>
      </w:r>
      <w:r w:rsidRPr="00AA0E90" w:rsidDel="00246A75">
        <w:t xml:space="preserve"> </w:t>
      </w:r>
      <w:r w:rsidRPr="00AA0E90">
        <w:t>.</w:t>
      </w:r>
    </w:p>
    <w:p w14:paraId="7309C47A" w14:textId="77777777" w:rsidR="004C02EF" w:rsidRDefault="004C02EF" w:rsidP="004C02EF">
      <w:pPr>
        <w:pStyle w:val="Note"/>
      </w:pPr>
      <w:r w:rsidRPr="00AA0E90">
        <w:t>NOTE</w:t>
      </w:r>
      <w:r w:rsidRPr="00AA0E90">
        <w:tab/>
        <w:t xml:space="preserve">The </w:t>
      </w:r>
      <w:r w:rsidRPr="00AA0E90">
        <w:rPr>
          <w:rFonts w:ascii="Courier New" w:hAnsi="Courier New"/>
          <w:b/>
        </w:rPr>
        <w:t>reverse</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reverse</w:t>
      </w:r>
      <w:r w:rsidRPr="00AA0E90">
        <w:t xml:space="preserve"> function can be applied successfully to a host object is implementation-dependent.</w:t>
      </w:r>
      <w:bookmarkStart w:id="5568" w:name="_Toc385672298"/>
      <w:bookmarkStart w:id="5569" w:name="_Toc393690414"/>
    </w:p>
    <w:p w14:paraId="58C37E18" w14:textId="77777777" w:rsidR="004C02EF" w:rsidRDefault="004C02EF" w:rsidP="004C02EF">
      <w:pPr>
        <w:pStyle w:val="40"/>
        <w:numPr>
          <w:ilvl w:val="0"/>
          <w:numId w:val="0"/>
        </w:numPr>
      </w:pPr>
      <w:bookmarkStart w:id="5570" w:name="_Ref440446538"/>
      <w:r>
        <w:t>15.4.4.9</w:t>
      </w:r>
      <w:r>
        <w:tab/>
        <w:t>Array.prototype.shift ( )</w:t>
      </w:r>
      <w:bookmarkEnd w:id="5570"/>
    </w:p>
    <w:p w14:paraId="5EC94FA2" w14:textId="77777777" w:rsidR="004C02EF" w:rsidRDefault="004C02EF" w:rsidP="004C02EF">
      <w:r>
        <w:t>The first element of the array is removed from the array and returned.</w:t>
      </w:r>
    </w:p>
    <w:p w14:paraId="6C00EFC9" w14:textId="77777777" w:rsidR="004C02EF" w:rsidRPr="00AA0E90" w:rsidRDefault="004C02EF" w:rsidP="004C02EF">
      <w:pPr>
        <w:pStyle w:val="Alg4"/>
        <w:numPr>
          <w:ilvl w:val="0"/>
          <w:numId w:val="210"/>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7AFBEE79" w14:textId="77777777" w:rsidR="004C02EF" w:rsidRPr="00AA0E90" w:rsidRDefault="004C02EF" w:rsidP="004C02EF">
      <w:pPr>
        <w:pStyle w:val="Alg4"/>
        <w:numPr>
          <w:ilvl w:val="0"/>
          <w:numId w:val="210"/>
        </w:numPr>
      </w:pPr>
      <w:r w:rsidRPr="00AA0E90">
        <w:t xml:space="preserve">Let </w:t>
      </w:r>
      <w:r w:rsidRPr="00AA0E90">
        <w:rPr>
          <w:i/>
        </w:rPr>
        <w:t>lenVal</w:t>
      </w:r>
      <w:r w:rsidRPr="00AA0E90">
        <w:t xml:space="preserve"> be the result of calling</w:t>
      </w:r>
      <w:r w:rsidRPr="00AA0E90" w:rsidDel="00887131">
        <w:t xml:space="preserve"> </w:t>
      </w:r>
      <w:r w:rsidRPr="00AA0E90">
        <w:t xml:space="preserve">the [[Get]] internal method of </w:t>
      </w:r>
      <w:r w:rsidRPr="00AA0E90">
        <w:rPr>
          <w:i/>
        </w:rPr>
        <w:t>O</w:t>
      </w:r>
      <w:r w:rsidRPr="00AA0E90">
        <w:t xml:space="preserve"> with argument </w:t>
      </w:r>
      <w:r>
        <w:rPr>
          <w:rFonts w:ascii="Courier New" w:hAnsi="Courier New"/>
          <w:sz w:val="18"/>
        </w:rPr>
        <w:t>"</w:t>
      </w:r>
      <w:r>
        <w:rPr>
          <w:rFonts w:ascii="Courier New" w:hAnsi="Courier New"/>
          <w:b/>
        </w:rPr>
        <w:t>length</w:t>
      </w:r>
      <w:r>
        <w:rPr>
          <w:rFonts w:ascii="Courier New" w:hAnsi="Courier New"/>
          <w:sz w:val="18"/>
        </w:rPr>
        <w:t>"</w:t>
      </w:r>
      <w:r w:rsidRPr="00AA0E90">
        <w:t>.</w:t>
      </w:r>
    </w:p>
    <w:p w14:paraId="2DF88CEC" w14:textId="77777777" w:rsidR="004C02EF" w:rsidRPr="00AA0E90" w:rsidRDefault="004C02EF" w:rsidP="004C02EF">
      <w:pPr>
        <w:pStyle w:val="Alg4"/>
        <w:numPr>
          <w:ilvl w:val="0"/>
          <w:numId w:val="210"/>
        </w:numPr>
      </w:pPr>
      <w:r w:rsidRPr="00AA0E90">
        <w:t xml:space="preserve">Let </w:t>
      </w:r>
      <w:r w:rsidRPr="00AA0E90">
        <w:rPr>
          <w:i/>
        </w:rPr>
        <w:t>len</w:t>
      </w:r>
      <w:r w:rsidRPr="00AA0E90">
        <w:t xml:space="preserve"> be ToUint32(</w:t>
      </w:r>
      <w:r w:rsidRPr="00AA0E90">
        <w:rPr>
          <w:i/>
        </w:rPr>
        <w:t>lenVal</w:t>
      </w:r>
      <w:r w:rsidRPr="00AA0E90">
        <w:t>).</w:t>
      </w:r>
    </w:p>
    <w:p w14:paraId="3343020B" w14:textId="77777777" w:rsidR="004C02EF" w:rsidRPr="00AA0E90" w:rsidRDefault="004C02EF" w:rsidP="004C02EF">
      <w:pPr>
        <w:pStyle w:val="Alg4"/>
        <w:numPr>
          <w:ilvl w:val="0"/>
          <w:numId w:val="210"/>
        </w:numPr>
      </w:pPr>
      <w:r w:rsidRPr="00AA0E90">
        <w:t xml:space="preserve">If </w:t>
      </w:r>
      <w:r w:rsidRPr="00AA0E90">
        <w:rPr>
          <w:i/>
        </w:rPr>
        <w:t>len</w:t>
      </w:r>
      <w:r w:rsidRPr="00AA0E90">
        <w:t xml:space="preserve"> is zero, then</w:t>
      </w:r>
    </w:p>
    <w:p w14:paraId="2CB21E57" w14:textId="77777777" w:rsidR="004C02EF" w:rsidRPr="00AA0E90" w:rsidRDefault="004C02EF" w:rsidP="004C02EF">
      <w:pPr>
        <w:pStyle w:val="Alg4"/>
        <w:numPr>
          <w:ilvl w:val="1"/>
          <w:numId w:val="210"/>
        </w:numPr>
      </w:pPr>
      <w:r w:rsidRPr="00AA0E90">
        <w:t xml:space="preserve">Call the [[Put]] internal method of </w:t>
      </w:r>
      <w:r w:rsidRPr="00AA0E90">
        <w:rPr>
          <w:i/>
        </w:rPr>
        <w:t>O</w:t>
      </w:r>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xml:space="preserve">, 0, and </w:t>
      </w:r>
      <w:r w:rsidRPr="00AA0E90">
        <w:rPr>
          <w:b/>
        </w:rPr>
        <w:t>true</w:t>
      </w:r>
      <w:r w:rsidRPr="00AA0E90">
        <w:t>.</w:t>
      </w:r>
    </w:p>
    <w:p w14:paraId="4842A7E0" w14:textId="77777777" w:rsidR="004C02EF" w:rsidRPr="00AA0E90" w:rsidRDefault="004C02EF" w:rsidP="004C02EF">
      <w:pPr>
        <w:pStyle w:val="Alg4"/>
        <w:numPr>
          <w:ilvl w:val="1"/>
          <w:numId w:val="210"/>
        </w:numPr>
      </w:pPr>
      <w:r w:rsidRPr="00AA0E90">
        <w:t xml:space="preserve">Return </w:t>
      </w:r>
      <w:r w:rsidRPr="00AA0E90">
        <w:rPr>
          <w:b/>
        </w:rPr>
        <w:t>undefined</w:t>
      </w:r>
      <w:r w:rsidRPr="00AA0E90">
        <w:t>.</w:t>
      </w:r>
    </w:p>
    <w:p w14:paraId="402F2606" w14:textId="77777777" w:rsidR="004C02EF" w:rsidRPr="00AA0E90" w:rsidRDefault="004C02EF" w:rsidP="004C02EF">
      <w:pPr>
        <w:pStyle w:val="Alg4"/>
        <w:numPr>
          <w:ilvl w:val="0"/>
          <w:numId w:val="210"/>
        </w:numPr>
      </w:pPr>
      <w:r w:rsidRPr="00AA0E90">
        <w:t xml:space="preserve">Let </w:t>
      </w:r>
      <w:r w:rsidRPr="00AA0E90">
        <w:rPr>
          <w:i/>
        </w:rPr>
        <w:t>first</w:t>
      </w:r>
      <w:r w:rsidRPr="00AA0E90">
        <w:t xml:space="preserve"> be the result of calling the [[Get]] internal method of </w:t>
      </w:r>
      <w:r w:rsidRPr="00AA0E90">
        <w:rPr>
          <w:i/>
        </w:rPr>
        <w:t>O</w:t>
      </w:r>
      <w:r w:rsidRPr="00AA0E90">
        <w:t xml:space="preserve"> with argument </w:t>
      </w:r>
      <w:r>
        <w:rPr>
          <w:rFonts w:ascii="Courier New" w:hAnsi="Courier New"/>
          <w:sz w:val="18"/>
        </w:rPr>
        <w:t>"</w:t>
      </w:r>
      <w:r>
        <w:rPr>
          <w:rFonts w:ascii="Courier New" w:hAnsi="Courier New"/>
          <w:b/>
        </w:rPr>
        <w:t>0</w:t>
      </w:r>
      <w:r>
        <w:rPr>
          <w:rFonts w:ascii="Courier New" w:hAnsi="Courier New"/>
          <w:sz w:val="18"/>
        </w:rPr>
        <w:t>"</w:t>
      </w:r>
      <w:r w:rsidRPr="00AA0E90">
        <w:t>.</w:t>
      </w:r>
    </w:p>
    <w:p w14:paraId="6BD2925D" w14:textId="77777777" w:rsidR="004C02EF" w:rsidRPr="00AA0E90" w:rsidRDefault="004C02EF" w:rsidP="004C02EF">
      <w:pPr>
        <w:pStyle w:val="Alg4"/>
        <w:numPr>
          <w:ilvl w:val="0"/>
          <w:numId w:val="210"/>
        </w:numPr>
      </w:pPr>
      <w:r w:rsidRPr="00AA0E90">
        <w:t xml:space="preserve">Let </w:t>
      </w:r>
      <w:r w:rsidRPr="00AA0E90">
        <w:rPr>
          <w:i/>
        </w:rPr>
        <w:t>k</w:t>
      </w:r>
      <w:r w:rsidRPr="00AA0E90">
        <w:t xml:space="preserve"> be 1.</w:t>
      </w:r>
    </w:p>
    <w:p w14:paraId="0845DFFE" w14:textId="77777777" w:rsidR="004C02EF" w:rsidRPr="00AA0E90" w:rsidRDefault="004C02EF" w:rsidP="004C02EF">
      <w:pPr>
        <w:pStyle w:val="Alg4"/>
        <w:numPr>
          <w:ilvl w:val="0"/>
          <w:numId w:val="210"/>
        </w:numPr>
      </w:pPr>
      <w:r w:rsidRPr="00AA0E90">
        <w:t xml:space="preserve">Repeat, while </w:t>
      </w:r>
      <w:r w:rsidRPr="00AA0E90">
        <w:rPr>
          <w:i/>
        </w:rPr>
        <w:t>k</w:t>
      </w:r>
      <w:r w:rsidRPr="00AA0E90">
        <w:t xml:space="preserve"> &lt; </w:t>
      </w:r>
      <w:r w:rsidRPr="00AA0E90">
        <w:rPr>
          <w:i/>
        </w:rPr>
        <w:t>len</w:t>
      </w:r>
    </w:p>
    <w:p w14:paraId="7BAEBD74" w14:textId="77777777" w:rsidR="004C02EF" w:rsidRPr="00AA0E90" w:rsidRDefault="004C02EF" w:rsidP="004C02EF">
      <w:pPr>
        <w:pStyle w:val="Alg4"/>
        <w:numPr>
          <w:ilvl w:val="1"/>
          <w:numId w:val="210"/>
        </w:numPr>
      </w:pPr>
      <w:r w:rsidRPr="00AA0E90">
        <w:t xml:space="preserve">Let </w:t>
      </w:r>
      <w:r w:rsidRPr="00AA0E90">
        <w:rPr>
          <w:i/>
        </w:rPr>
        <w:t>from</w:t>
      </w:r>
      <w:r w:rsidRPr="00AA0E90">
        <w:t xml:space="preserve"> be ToString(</w:t>
      </w:r>
      <w:r w:rsidRPr="00AA0E90">
        <w:rPr>
          <w:i/>
        </w:rPr>
        <w:t>k</w:t>
      </w:r>
      <w:r w:rsidRPr="00AA0E90">
        <w:t>).</w:t>
      </w:r>
    </w:p>
    <w:p w14:paraId="79A71574" w14:textId="77777777" w:rsidR="004C02EF" w:rsidRPr="00AA0E90" w:rsidRDefault="004C02EF" w:rsidP="004C02EF">
      <w:pPr>
        <w:pStyle w:val="Alg4"/>
        <w:numPr>
          <w:ilvl w:val="1"/>
          <w:numId w:val="210"/>
        </w:numPr>
      </w:pPr>
      <w:r w:rsidRPr="00AA0E90">
        <w:t xml:space="preserve">Let </w:t>
      </w:r>
      <w:r w:rsidRPr="00AA0E90">
        <w:rPr>
          <w:i/>
        </w:rPr>
        <w:t>to</w:t>
      </w:r>
      <w:r w:rsidRPr="00AA0E90">
        <w:t xml:space="preserve"> be ToString(</w:t>
      </w:r>
      <w:r w:rsidRPr="00AA0E90">
        <w:rPr>
          <w:i/>
        </w:rPr>
        <w:t>k</w:t>
      </w:r>
      <w:r w:rsidRPr="00AA0E90">
        <w:t>–1).</w:t>
      </w:r>
    </w:p>
    <w:p w14:paraId="19EF0F56" w14:textId="77777777" w:rsidR="004C02EF" w:rsidRPr="00AA0E90" w:rsidRDefault="004C02EF" w:rsidP="004C02EF">
      <w:pPr>
        <w:pStyle w:val="Alg4"/>
        <w:numPr>
          <w:ilvl w:val="1"/>
          <w:numId w:val="210"/>
        </w:numPr>
      </w:pPr>
      <w:r w:rsidRPr="00AA0E90">
        <w:t xml:space="preserve">Let </w:t>
      </w:r>
      <w:r w:rsidRPr="00AA0E90">
        <w:rPr>
          <w:i/>
        </w:rPr>
        <w:t>fromPresent</w:t>
      </w:r>
      <w:r w:rsidRPr="00AA0E90">
        <w:t xml:space="preserve"> be the result of calling the [[HasProperty]] internal method of </w:t>
      </w:r>
      <w:r w:rsidRPr="00AA0E90">
        <w:rPr>
          <w:i/>
        </w:rPr>
        <w:t>O</w:t>
      </w:r>
      <w:r w:rsidRPr="00AA0E90">
        <w:t xml:space="preserve"> with argument </w:t>
      </w:r>
      <w:r w:rsidRPr="00AA0E90">
        <w:rPr>
          <w:i/>
        </w:rPr>
        <w:t>from</w:t>
      </w:r>
      <w:r w:rsidRPr="00AA0E90">
        <w:t>.</w:t>
      </w:r>
    </w:p>
    <w:p w14:paraId="032C0407" w14:textId="77777777" w:rsidR="004C02EF" w:rsidRPr="00AA0E90" w:rsidRDefault="004C02EF" w:rsidP="004C02EF">
      <w:pPr>
        <w:pStyle w:val="Alg4"/>
        <w:numPr>
          <w:ilvl w:val="1"/>
          <w:numId w:val="210"/>
        </w:numPr>
      </w:pPr>
      <w:r w:rsidRPr="00AA0E90">
        <w:t xml:space="preserve">If </w:t>
      </w:r>
      <w:r w:rsidRPr="00AA0E90">
        <w:rPr>
          <w:i/>
        </w:rPr>
        <w:t>fromPresent</w:t>
      </w:r>
      <w:r w:rsidRPr="00AA0E90">
        <w:t xml:space="preserve"> is </w:t>
      </w:r>
      <w:r w:rsidRPr="00AA0E90">
        <w:rPr>
          <w:b/>
        </w:rPr>
        <w:t>true</w:t>
      </w:r>
      <w:r w:rsidRPr="00AA0E90">
        <w:t>, then</w:t>
      </w:r>
    </w:p>
    <w:p w14:paraId="4AA33358" w14:textId="77777777" w:rsidR="004C02EF" w:rsidRPr="00AA0E90" w:rsidRDefault="004C02EF" w:rsidP="004C02EF">
      <w:pPr>
        <w:pStyle w:val="Alg4"/>
        <w:numPr>
          <w:ilvl w:val="2"/>
          <w:numId w:val="210"/>
        </w:numPr>
      </w:pPr>
      <w:r w:rsidRPr="00AA0E90">
        <w:t xml:space="preserve">Let </w:t>
      </w:r>
      <w:r w:rsidRPr="00AA0E90">
        <w:rPr>
          <w:i/>
        </w:rPr>
        <w:t>fromVal</w:t>
      </w:r>
      <w:r w:rsidRPr="00AA0E90">
        <w:t xml:space="preserve"> be the result of calling the [[Get]] internal method of </w:t>
      </w:r>
      <w:r w:rsidRPr="00AA0E90">
        <w:rPr>
          <w:i/>
        </w:rPr>
        <w:t>O</w:t>
      </w:r>
      <w:r w:rsidRPr="00AA0E90">
        <w:t xml:space="preserve"> with argument </w:t>
      </w:r>
      <w:r w:rsidRPr="00AA0E90">
        <w:rPr>
          <w:i/>
        </w:rPr>
        <w:t>from</w:t>
      </w:r>
      <w:r w:rsidRPr="00AA0E90">
        <w:t>.</w:t>
      </w:r>
    </w:p>
    <w:p w14:paraId="71F596A7" w14:textId="77777777" w:rsidR="004C02EF" w:rsidRPr="00AA0E90" w:rsidRDefault="004C02EF" w:rsidP="004C02EF">
      <w:pPr>
        <w:pStyle w:val="Alg4"/>
        <w:numPr>
          <w:ilvl w:val="2"/>
          <w:numId w:val="210"/>
        </w:numPr>
      </w:pPr>
      <w:r w:rsidRPr="00AA0E90">
        <w:t xml:space="preserve">Call the [[Put]] internal method of </w:t>
      </w:r>
      <w:r w:rsidRPr="00AA0E90">
        <w:rPr>
          <w:i/>
        </w:rPr>
        <w:t>O</w:t>
      </w:r>
      <w:r w:rsidRPr="00AA0E90">
        <w:t xml:space="preserve"> with arguments </w:t>
      </w:r>
      <w:r w:rsidRPr="00AA0E90">
        <w:rPr>
          <w:i/>
        </w:rPr>
        <w:t>to</w:t>
      </w:r>
      <w:r w:rsidRPr="00AA0E90">
        <w:t xml:space="preserve">, </w:t>
      </w:r>
      <w:r w:rsidRPr="00AA0E90">
        <w:rPr>
          <w:i/>
        </w:rPr>
        <w:t>fromVal</w:t>
      </w:r>
      <w:r w:rsidRPr="00AA0E90">
        <w:t xml:space="preserve">, and </w:t>
      </w:r>
      <w:r w:rsidRPr="00AA0E90">
        <w:rPr>
          <w:b/>
        </w:rPr>
        <w:t>true</w:t>
      </w:r>
      <w:r w:rsidRPr="00AA0E90">
        <w:t>.</w:t>
      </w:r>
    </w:p>
    <w:p w14:paraId="75A173C9" w14:textId="77777777" w:rsidR="004C02EF" w:rsidRPr="00AA0E90" w:rsidRDefault="004C02EF" w:rsidP="004C02EF">
      <w:pPr>
        <w:pStyle w:val="Alg4"/>
        <w:numPr>
          <w:ilvl w:val="1"/>
          <w:numId w:val="210"/>
        </w:numPr>
      </w:pPr>
      <w:r w:rsidRPr="00AA0E90">
        <w:t xml:space="preserve">Else, </w:t>
      </w:r>
      <w:r w:rsidRPr="00612C55">
        <w:rPr>
          <w:i/>
        </w:rPr>
        <w:t>fromPresent</w:t>
      </w:r>
      <w:r w:rsidRPr="00AA0E90">
        <w:t xml:space="preserve"> is </w:t>
      </w:r>
      <w:r w:rsidRPr="00AA0E90">
        <w:rPr>
          <w:b/>
        </w:rPr>
        <w:t>false</w:t>
      </w:r>
    </w:p>
    <w:p w14:paraId="4DE3CE3F" w14:textId="77777777" w:rsidR="004C02EF" w:rsidRPr="00AA0E90" w:rsidRDefault="004C02EF" w:rsidP="004C02EF">
      <w:pPr>
        <w:pStyle w:val="Alg4"/>
        <w:numPr>
          <w:ilvl w:val="2"/>
          <w:numId w:val="210"/>
        </w:numPr>
      </w:pPr>
      <w:r w:rsidRPr="00AA0E90">
        <w:t xml:space="preserve">Call the [[Delete]] internal method of </w:t>
      </w:r>
      <w:r w:rsidRPr="00AA0E90">
        <w:rPr>
          <w:i/>
        </w:rPr>
        <w:t>O</w:t>
      </w:r>
      <w:r w:rsidRPr="00AA0E90">
        <w:t xml:space="preserve"> with arguments </w:t>
      </w:r>
      <w:r w:rsidRPr="00AA0E90">
        <w:rPr>
          <w:i/>
        </w:rPr>
        <w:t>to</w:t>
      </w:r>
      <w:r w:rsidRPr="00AA0E90">
        <w:t xml:space="preserve"> and </w:t>
      </w:r>
      <w:r w:rsidRPr="00AA0E90">
        <w:rPr>
          <w:b/>
        </w:rPr>
        <w:t>true</w:t>
      </w:r>
      <w:r w:rsidRPr="00AA0E90">
        <w:t>.</w:t>
      </w:r>
    </w:p>
    <w:p w14:paraId="376C13D7" w14:textId="77777777" w:rsidR="004C02EF" w:rsidRPr="00AA0E90" w:rsidRDefault="004C02EF" w:rsidP="004C02EF">
      <w:pPr>
        <w:pStyle w:val="Alg4"/>
        <w:numPr>
          <w:ilvl w:val="1"/>
          <w:numId w:val="210"/>
        </w:numPr>
      </w:pPr>
      <w:r w:rsidRPr="00AA0E90">
        <w:t xml:space="preserve">Increase </w:t>
      </w:r>
      <w:r w:rsidRPr="00AA0E90">
        <w:rPr>
          <w:i/>
        </w:rPr>
        <w:t>k</w:t>
      </w:r>
      <w:r w:rsidRPr="00AA0E90">
        <w:t xml:space="preserve"> by 1.</w:t>
      </w:r>
    </w:p>
    <w:p w14:paraId="4841E77C" w14:textId="77777777" w:rsidR="004C02EF" w:rsidRPr="00AA0E90" w:rsidRDefault="004C02EF" w:rsidP="004C02EF">
      <w:pPr>
        <w:pStyle w:val="Alg4"/>
        <w:numPr>
          <w:ilvl w:val="0"/>
          <w:numId w:val="210"/>
        </w:numPr>
      </w:pPr>
      <w:r w:rsidRPr="00AA0E90">
        <w:t xml:space="preserve">Call the [[Delete]] internal method of </w:t>
      </w:r>
      <w:r w:rsidRPr="00AA0E90">
        <w:rPr>
          <w:i/>
        </w:rPr>
        <w:t>O</w:t>
      </w:r>
      <w:r w:rsidRPr="00AA0E90">
        <w:t xml:space="preserve"> with arguments ToString(</w:t>
      </w:r>
      <w:r w:rsidRPr="00AA0E90">
        <w:rPr>
          <w:i/>
        </w:rPr>
        <w:t>len</w:t>
      </w:r>
      <w:r w:rsidRPr="00AA0E90">
        <w:t xml:space="preserve">–1) and </w:t>
      </w:r>
      <w:r w:rsidRPr="00AA0E90">
        <w:rPr>
          <w:b/>
        </w:rPr>
        <w:t>true</w:t>
      </w:r>
      <w:r w:rsidRPr="00AA0E90">
        <w:t>.</w:t>
      </w:r>
    </w:p>
    <w:p w14:paraId="235A6BB9" w14:textId="77777777" w:rsidR="004C02EF" w:rsidRPr="00AA0E90" w:rsidRDefault="004C02EF" w:rsidP="004C02EF">
      <w:pPr>
        <w:pStyle w:val="Alg4"/>
        <w:numPr>
          <w:ilvl w:val="0"/>
          <w:numId w:val="210"/>
        </w:numPr>
      </w:pPr>
      <w:r w:rsidRPr="00AA0E90">
        <w:t xml:space="preserve">Call the [[Put]] internal method of </w:t>
      </w:r>
      <w:r w:rsidRPr="00AA0E90">
        <w:rPr>
          <w:i/>
        </w:rPr>
        <w:t>O</w:t>
      </w:r>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w:t>
      </w:r>
      <w:r w:rsidRPr="00AA0E90">
        <w:rPr>
          <w:i/>
        </w:rPr>
        <w:t>len</w:t>
      </w:r>
      <w:r w:rsidRPr="00AA0E90">
        <w:t xml:space="preserve">–1) , and </w:t>
      </w:r>
      <w:r w:rsidRPr="00AA0E90">
        <w:rPr>
          <w:b/>
        </w:rPr>
        <w:t>true</w:t>
      </w:r>
      <w:r w:rsidRPr="00AA0E90">
        <w:t>.</w:t>
      </w:r>
    </w:p>
    <w:p w14:paraId="5EE34C5B" w14:textId="77777777" w:rsidR="004C02EF" w:rsidRPr="00AA0E90" w:rsidRDefault="004C02EF" w:rsidP="004C02EF">
      <w:pPr>
        <w:pStyle w:val="Alg4"/>
        <w:numPr>
          <w:ilvl w:val="0"/>
          <w:numId w:val="210"/>
        </w:numPr>
        <w:spacing w:after="220"/>
      </w:pPr>
      <w:r w:rsidRPr="00AA0E90">
        <w:t xml:space="preserve">Return </w:t>
      </w:r>
      <w:r w:rsidRPr="00AA0E90">
        <w:rPr>
          <w:i/>
        </w:rPr>
        <w:t>first</w:t>
      </w:r>
      <w:r w:rsidRPr="00AA0E90">
        <w:t>.</w:t>
      </w:r>
    </w:p>
    <w:p w14:paraId="50F52915" w14:textId="77777777" w:rsidR="004C02EF" w:rsidRDefault="004C02EF" w:rsidP="004C02EF">
      <w:pPr>
        <w:pStyle w:val="Note"/>
      </w:pPr>
      <w:r w:rsidRPr="00AA0E90">
        <w:t>NOTE</w:t>
      </w:r>
      <w:r w:rsidRPr="00AA0E90">
        <w:tab/>
        <w:t xml:space="preserve">The </w:t>
      </w:r>
      <w:r w:rsidRPr="00AA0E90">
        <w:rPr>
          <w:rFonts w:ascii="Courier New" w:hAnsi="Courier New"/>
          <w:b/>
        </w:rPr>
        <w:t>shift</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shift</w:t>
      </w:r>
      <w:r w:rsidRPr="00AA0E90">
        <w:t xml:space="preserve"> function can be applied successfully to a host object is implementation-dependent.</w:t>
      </w:r>
    </w:p>
    <w:p w14:paraId="6835E54A" w14:textId="77777777" w:rsidR="004C02EF" w:rsidRDefault="004C02EF" w:rsidP="004C02EF">
      <w:pPr>
        <w:pStyle w:val="40"/>
        <w:numPr>
          <w:ilvl w:val="0"/>
          <w:numId w:val="0"/>
        </w:numPr>
      </w:pPr>
      <w:bookmarkStart w:id="5571" w:name="_Ref440446605"/>
      <w:r>
        <w:t>15.4.4.10</w:t>
      </w:r>
      <w:r>
        <w:tab/>
        <w:t>Array.prototype.slice (start, end)</w:t>
      </w:r>
      <w:bookmarkEnd w:id="5571"/>
    </w:p>
    <w:p w14:paraId="76AA3FD7" w14:textId="77777777" w:rsidR="004C02EF" w:rsidRDefault="004C02EF" w:rsidP="004C02EF">
      <w:r>
        <w:t xml:space="preserve">The </w:t>
      </w:r>
      <w:r>
        <w:rPr>
          <w:rFonts w:ascii="Courier New" w:hAnsi="Courier New"/>
          <w:b/>
        </w:rPr>
        <w:t>slice</w:t>
      </w:r>
      <w:r>
        <w:t xml:space="preserve"> method takes two arguments, </w:t>
      </w:r>
      <w:r w:rsidRPr="00F02209">
        <w:rPr>
          <w:rFonts w:ascii="Times New Roman" w:hAnsi="Times New Roman"/>
          <w:i/>
        </w:rPr>
        <w:t>start</w:t>
      </w:r>
      <w:r>
        <w:t xml:space="preserve"> and </w:t>
      </w:r>
      <w:r w:rsidRPr="00F02209">
        <w:rPr>
          <w:rFonts w:ascii="Times New Roman" w:hAnsi="Times New Roman"/>
          <w:i/>
        </w:rPr>
        <w:t>end</w:t>
      </w:r>
      <w:r>
        <w:t xml:space="preserve">, and returns an array containing the elements of the array from element </w:t>
      </w:r>
      <w:r w:rsidRPr="00F02209">
        <w:rPr>
          <w:rFonts w:ascii="Times New Roman" w:hAnsi="Times New Roman"/>
          <w:i/>
        </w:rPr>
        <w:t>start</w:t>
      </w:r>
      <w:r>
        <w:t xml:space="preserve"> up to, but not including, element </w:t>
      </w:r>
      <w:r w:rsidRPr="00F02209">
        <w:rPr>
          <w:rFonts w:ascii="Times New Roman" w:hAnsi="Times New Roman"/>
          <w:i/>
        </w:rPr>
        <w:t>end</w:t>
      </w:r>
      <w:r>
        <w:t xml:space="preserve"> (or through the end of the array if </w:t>
      </w:r>
      <w:r w:rsidRPr="00F02209">
        <w:rPr>
          <w:rFonts w:ascii="Times New Roman" w:hAnsi="Times New Roman"/>
          <w:i/>
        </w:rPr>
        <w:t>end</w:t>
      </w:r>
      <w:r>
        <w:t xml:space="preserve"> is </w:t>
      </w:r>
      <w:r>
        <w:rPr>
          <w:b/>
        </w:rPr>
        <w:t>undefined</w:t>
      </w:r>
      <w:r>
        <w:t xml:space="preserve">). If </w:t>
      </w:r>
      <w:r w:rsidRPr="00F02209">
        <w:rPr>
          <w:rFonts w:ascii="Times New Roman" w:hAnsi="Times New Roman"/>
          <w:i/>
        </w:rPr>
        <w:t>start</w:t>
      </w:r>
      <w:r>
        <w:t xml:space="preserve"> is negative, it is treated as </w:t>
      </w:r>
      <w:r w:rsidRPr="00F02209">
        <w:rPr>
          <w:rFonts w:ascii="Times New Roman" w:hAnsi="Times New Roman"/>
          <w:i/>
        </w:rPr>
        <w:t>length</w:t>
      </w:r>
      <w:r w:rsidRPr="00F02209">
        <w:rPr>
          <w:rFonts w:ascii="Times New Roman" w:hAnsi="Times New Roman"/>
        </w:rPr>
        <w:t>+</w:t>
      </w:r>
      <w:r w:rsidRPr="00F02209">
        <w:rPr>
          <w:rFonts w:ascii="Times New Roman" w:hAnsi="Times New Roman"/>
          <w:i/>
        </w:rPr>
        <w:t>start</w:t>
      </w:r>
      <w:r>
        <w:t xml:space="preserve"> where </w:t>
      </w:r>
      <w:r w:rsidRPr="00F02209">
        <w:rPr>
          <w:rFonts w:ascii="Times New Roman" w:hAnsi="Times New Roman"/>
          <w:i/>
        </w:rPr>
        <w:t>length</w:t>
      </w:r>
      <w:r>
        <w:t xml:space="preserve"> is the length of the array. If </w:t>
      </w:r>
      <w:r w:rsidRPr="00F02209">
        <w:rPr>
          <w:rFonts w:ascii="Times New Roman" w:hAnsi="Times New Roman"/>
          <w:i/>
        </w:rPr>
        <w:t>end</w:t>
      </w:r>
      <w:r>
        <w:t xml:space="preserve"> is negative, it is treated as </w:t>
      </w:r>
      <w:r w:rsidRPr="00F02209">
        <w:rPr>
          <w:rFonts w:ascii="Times New Roman" w:hAnsi="Times New Roman"/>
          <w:i/>
        </w:rPr>
        <w:t>length</w:t>
      </w:r>
      <w:r w:rsidRPr="00F02209">
        <w:rPr>
          <w:rFonts w:ascii="Times New Roman" w:hAnsi="Times New Roman"/>
        </w:rPr>
        <w:t>+</w:t>
      </w:r>
      <w:r w:rsidRPr="00F02209">
        <w:rPr>
          <w:rFonts w:ascii="Times New Roman" w:hAnsi="Times New Roman"/>
          <w:i/>
        </w:rPr>
        <w:t>end</w:t>
      </w:r>
      <w:r w:rsidRPr="00F02209">
        <w:rPr>
          <w:rFonts w:ascii="Times New Roman" w:hAnsi="Times New Roman"/>
        </w:rPr>
        <w:t xml:space="preserve"> </w:t>
      </w:r>
      <w:r>
        <w:t xml:space="preserve">where </w:t>
      </w:r>
      <w:r w:rsidRPr="00F02209">
        <w:rPr>
          <w:rFonts w:ascii="Times New Roman" w:hAnsi="Times New Roman"/>
          <w:i/>
        </w:rPr>
        <w:t>length</w:t>
      </w:r>
      <w:r>
        <w:t xml:space="preserve"> is the length of the array. The following steps are taken:</w:t>
      </w:r>
    </w:p>
    <w:p w14:paraId="7C6013E3" w14:textId="77777777" w:rsidR="004C02EF" w:rsidRPr="00AA0E90" w:rsidRDefault="004C02EF" w:rsidP="004C02EF">
      <w:pPr>
        <w:pStyle w:val="Alg4"/>
        <w:numPr>
          <w:ilvl w:val="0"/>
          <w:numId w:val="211"/>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0CE7E42E" w14:textId="77777777" w:rsidR="004C02EF" w:rsidRPr="00AA0E90" w:rsidRDefault="004C02EF" w:rsidP="004C02EF">
      <w:pPr>
        <w:pStyle w:val="Alg4"/>
        <w:numPr>
          <w:ilvl w:val="0"/>
          <w:numId w:val="211"/>
        </w:numPr>
      </w:pPr>
      <w:r w:rsidRPr="00AA0E90">
        <w:t xml:space="preserve">Let </w:t>
      </w:r>
      <w:r w:rsidRPr="00AA0E90">
        <w:rPr>
          <w:i/>
        </w:rPr>
        <w:t>A</w:t>
      </w:r>
      <w:r w:rsidRPr="00AA0E90">
        <w:t xml:space="preserve"> be a new array created as if by the expression </w:t>
      </w:r>
      <w:r>
        <w:rPr>
          <w:rFonts w:ascii="Courier New" w:hAnsi="Courier New"/>
          <w:b/>
        </w:rPr>
        <w:t xml:space="preserve">new Array() </w:t>
      </w:r>
      <w:r w:rsidRPr="00AA0E90">
        <w:t xml:space="preserve">where </w:t>
      </w:r>
      <w:r w:rsidRPr="00FE35A1">
        <w:rPr>
          <w:rFonts w:ascii="Courier New" w:hAnsi="Courier New" w:cs="Courier New"/>
          <w:b/>
        </w:rPr>
        <w:t>Array</w:t>
      </w:r>
      <w:r w:rsidRPr="00AA0E90">
        <w:t xml:space="preserve"> is the standard built-in constructor with that name.</w:t>
      </w:r>
    </w:p>
    <w:p w14:paraId="37295DCD" w14:textId="77777777" w:rsidR="004C02EF" w:rsidRPr="00AA0E90" w:rsidRDefault="004C02EF" w:rsidP="004C02EF">
      <w:pPr>
        <w:pStyle w:val="Alg4"/>
        <w:numPr>
          <w:ilvl w:val="0"/>
          <w:numId w:val="211"/>
        </w:numPr>
      </w:pPr>
      <w:r w:rsidRPr="00AA0E90">
        <w:t xml:space="preserve">Let </w:t>
      </w:r>
      <w:r w:rsidRPr="00AA0E90">
        <w:rPr>
          <w:i/>
        </w:rPr>
        <w:t>lenVal</w:t>
      </w:r>
      <w:r w:rsidRPr="00AA0E90">
        <w:t xml:space="preserve"> be the result of calling the [[Get]] internal method of </w:t>
      </w:r>
      <w:r w:rsidRPr="00AA0E90">
        <w:rPr>
          <w:i/>
        </w:rPr>
        <w:t>O</w:t>
      </w:r>
      <w:r w:rsidRPr="00AA0E90">
        <w:t xml:space="preserve"> with argument </w:t>
      </w:r>
      <w:r>
        <w:rPr>
          <w:rFonts w:ascii="Courier New" w:hAnsi="Courier New"/>
          <w:sz w:val="18"/>
        </w:rPr>
        <w:t>"</w:t>
      </w:r>
      <w:r>
        <w:rPr>
          <w:rFonts w:ascii="Courier New" w:hAnsi="Courier New"/>
          <w:b/>
        </w:rPr>
        <w:t>length</w:t>
      </w:r>
      <w:r>
        <w:rPr>
          <w:rFonts w:ascii="Courier New" w:hAnsi="Courier New"/>
          <w:sz w:val="18"/>
        </w:rPr>
        <w:t>"</w:t>
      </w:r>
      <w:r w:rsidRPr="00AA0E90">
        <w:t>.</w:t>
      </w:r>
    </w:p>
    <w:p w14:paraId="490057F1" w14:textId="77777777" w:rsidR="004C02EF" w:rsidRPr="00AA0E90" w:rsidRDefault="004C02EF" w:rsidP="004C02EF">
      <w:pPr>
        <w:pStyle w:val="Alg4"/>
        <w:numPr>
          <w:ilvl w:val="0"/>
          <w:numId w:val="211"/>
        </w:numPr>
      </w:pPr>
      <w:r w:rsidRPr="00AA0E90">
        <w:t xml:space="preserve">Let </w:t>
      </w:r>
      <w:r w:rsidRPr="00AA0E90">
        <w:rPr>
          <w:i/>
        </w:rPr>
        <w:t>len</w:t>
      </w:r>
      <w:r w:rsidRPr="00AA0E90">
        <w:t xml:space="preserve"> be ToUint32(</w:t>
      </w:r>
      <w:r w:rsidRPr="00AA0E90">
        <w:rPr>
          <w:i/>
        </w:rPr>
        <w:t>lenVal</w:t>
      </w:r>
      <w:r w:rsidRPr="00AA0E90">
        <w:t>).</w:t>
      </w:r>
    </w:p>
    <w:p w14:paraId="2D3A838E" w14:textId="77777777" w:rsidR="004C02EF" w:rsidRPr="00AA0E90" w:rsidRDefault="004C02EF" w:rsidP="004C02EF">
      <w:pPr>
        <w:pStyle w:val="Alg4"/>
        <w:numPr>
          <w:ilvl w:val="0"/>
          <w:numId w:val="211"/>
        </w:numPr>
      </w:pPr>
      <w:r w:rsidRPr="00AA0E90">
        <w:t xml:space="preserve">Let </w:t>
      </w:r>
      <w:r w:rsidRPr="00AA0E90">
        <w:rPr>
          <w:i/>
        </w:rPr>
        <w:t>relativeStart</w:t>
      </w:r>
      <w:r w:rsidRPr="00AA0E90">
        <w:t xml:space="preserve"> be ToInteger(</w:t>
      </w:r>
      <w:r w:rsidRPr="00AA0E90">
        <w:rPr>
          <w:i/>
        </w:rPr>
        <w:t>start</w:t>
      </w:r>
      <w:r w:rsidRPr="00AA0E90">
        <w:t>).</w:t>
      </w:r>
    </w:p>
    <w:p w14:paraId="38D5B19B" w14:textId="77777777" w:rsidR="004C02EF" w:rsidRPr="00AA0E90" w:rsidRDefault="004C02EF" w:rsidP="004C02EF">
      <w:pPr>
        <w:pStyle w:val="Alg4"/>
        <w:numPr>
          <w:ilvl w:val="0"/>
          <w:numId w:val="211"/>
        </w:numPr>
      </w:pPr>
      <w:r w:rsidRPr="00AA0E90">
        <w:t xml:space="preserve">If </w:t>
      </w:r>
      <w:r w:rsidRPr="00AA0E90">
        <w:rPr>
          <w:i/>
        </w:rPr>
        <w:t>relativeStart</w:t>
      </w:r>
      <w:r w:rsidRPr="00AA0E90">
        <w:t xml:space="preserve"> is negative, let </w:t>
      </w:r>
      <w:r w:rsidRPr="00AA0E90">
        <w:rPr>
          <w:i/>
        </w:rPr>
        <w:t>k</w:t>
      </w:r>
      <w:r w:rsidRPr="00AA0E90">
        <w:t xml:space="preserve"> be max((</w:t>
      </w:r>
      <w:r w:rsidRPr="00AA0E90">
        <w:rPr>
          <w:i/>
        </w:rPr>
        <w:t>len</w:t>
      </w:r>
      <w:r w:rsidRPr="00AA0E90">
        <w:t xml:space="preserve"> +</w:t>
      </w:r>
      <w:r w:rsidRPr="00AA0E90">
        <w:rPr>
          <w:i/>
        </w:rPr>
        <w:t xml:space="preserve"> relativeStart</w:t>
      </w:r>
      <w:r w:rsidRPr="00AA0E90">
        <w:t xml:space="preserve">),0); else let </w:t>
      </w:r>
      <w:r w:rsidRPr="00AA0E90">
        <w:rPr>
          <w:i/>
        </w:rPr>
        <w:t>k</w:t>
      </w:r>
      <w:r w:rsidRPr="00AA0E90">
        <w:t xml:space="preserve"> be min(</w:t>
      </w:r>
      <w:r w:rsidRPr="00AA0E90">
        <w:rPr>
          <w:i/>
        </w:rPr>
        <w:t>relativeStart</w:t>
      </w:r>
      <w:r w:rsidRPr="00AA0E90">
        <w:t>,</w:t>
      </w:r>
      <w:r w:rsidRPr="00AA0E90">
        <w:rPr>
          <w:i/>
        </w:rPr>
        <w:t xml:space="preserve"> len</w:t>
      </w:r>
      <w:r w:rsidRPr="00AA0E90">
        <w:t>).</w:t>
      </w:r>
    </w:p>
    <w:p w14:paraId="790B6B09" w14:textId="77777777" w:rsidR="004C02EF" w:rsidRPr="00AA0E90" w:rsidRDefault="004C02EF" w:rsidP="004C02EF">
      <w:pPr>
        <w:pStyle w:val="Alg4"/>
        <w:numPr>
          <w:ilvl w:val="0"/>
          <w:numId w:val="211"/>
        </w:numPr>
      </w:pPr>
      <w:r w:rsidRPr="00AA0E90">
        <w:t xml:space="preserve">If </w:t>
      </w:r>
      <w:r w:rsidRPr="00AA0E90">
        <w:rPr>
          <w:i/>
        </w:rPr>
        <w:t>end</w:t>
      </w:r>
      <w:r w:rsidRPr="00AA0E90">
        <w:t xml:space="preserve"> is </w:t>
      </w:r>
      <w:r w:rsidRPr="00AA0E90">
        <w:rPr>
          <w:b/>
        </w:rPr>
        <w:t>undefined</w:t>
      </w:r>
      <w:r w:rsidRPr="00AA0E90">
        <w:t xml:space="preserve">, let </w:t>
      </w:r>
      <w:r w:rsidRPr="00AA0E90">
        <w:rPr>
          <w:i/>
        </w:rPr>
        <w:t>relativeEnd</w:t>
      </w:r>
      <w:r w:rsidRPr="00AA0E90">
        <w:t xml:space="preserve"> be </w:t>
      </w:r>
      <w:r w:rsidRPr="00AA0E90">
        <w:rPr>
          <w:i/>
        </w:rPr>
        <w:t>len</w:t>
      </w:r>
      <w:r w:rsidRPr="00AA0E90">
        <w:t xml:space="preserve">; else let </w:t>
      </w:r>
      <w:r w:rsidRPr="00AA0E90">
        <w:rPr>
          <w:i/>
        </w:rPr>
        <w:t>relativeEnd</w:t>
      </w:r>
      <w:r w:rsidRPr="00AA0E90">
        <w:t xml:space="preserve"> be ToInteger(</w:t>
      </w:r>
      <w:r w:rsidRPr="00AA0E90">
        <w:rPr>
          <w:i/>
        </w:rPr>
        <w:t>end</w:t>
      </w:r>
      <w:r w:rsidRPr="00AA0E90">
        <w:t>).</w:t>
      </w:r>
    </w:p>
    <w:p w14:paraId="46162F68" w14:textId="77777777" w:rsidR="004C02EF" w:rsidRPr="00AA0E90" w:rsidRDefault="004C02EF" w:rsidP="004C02EF">
      <w:pPr>
        <w:pStyle w:val="Alg4"/>
        <w:numPr>
          <w:ilvl w:val="0"/>
          <w:numId w:val="211"/>
        </w:numPr>
      </w:pPr>
      <w:r w:rsidRPr="00AA0E90">
        <w:t xml:space="preserve">If </w:t>
      </w:r>
      <w:r w:rsidRPr="00AA0E90">
        <w:rPr>
          <w:i/>
        </w:rPr>
        <w:t>relativeEnd</w:t>
      </w:r>
      <w:r w:rsidRPr="00AA0E90">
        <w:t xml:space="preserve"> is negative, let </w:t>
      </w:r>
      <w:r w:rsidRPr="00AA0E90">
        <w:rPr>
          <w:i/>
        </w:rPr>
        <w:t>final</w:t>
      </w:r>
      <w:r w:rsidRPr="00AA0E90">
        <w:t xml:space="preserve"> be max((</w:t>
      </w:r>
      <w:r w:rsidRPr="00AA0E90">
        <w:rPr>
          <w:i/>
        </w:rPr>
        <w:t>len</w:t>
      </w:r>
      <w:r w:rsidRPr="00AA0E90">
        <w:t xml:space="preserve"> +</w:t>
      </w:r>
      <w:r w:rsidRPr="00AA0E90">
        <w:rPr>
          <w:i/>
        </w:rPr>
        <w:t xml:space="preserve"> relativeEnd</w:t>
      </w:r>
      <w:r w:rsidRPr="00AA0E90">
        <w:t xml:space="preserve">),0); else let </w:t>
      </w:r>
      <w:r w:rsidRPr="00AA0E90">
        <w:rPr>
          <w:i/>
        </w:rPr>
        <w:t>final</w:t>
      </w:r>
      <w:r w:rsidRPr="00AA0E90">
        <w:t xml:space="preserve"> be min(</w:t>
      </w:r>
      <w:r w:rsidRPr="00AA0E90">
        <w:rPr>
          <w:i/>
        </w:rPr>
        <w:t>relativeEnd</w:t>
      </w:r>
      <w:r w:rsidRPr="00AA0E90">
        <w:t>,</w:t>
      </w:r>
      <w:r w:rsidRPr="00AA0E90">
        <w:rPr>
          <w:i/>
        </w:rPr>
        <w:t xml:space="preserve"> len</w:t>
      </w:r>
      <w:r w:rsidRPr="00AA0E90">
        <w:t>).</w:t>
      </w:r>
    </w:p>
    <w:p w14:paraId="5C257B6D" w14:textId="77777777" w:rsidR="004C02EF" w:rsidRPr="00AA0E90" w:rsidRDefault="004C02EF" w:rsidP="004C02EF">
      <w:pPr>
        <w:pStyle w:val="Alg4"/>
        <w:numPr>
          <w:ilvl w:val="0"/>
          <w:numId w:val="211"/>
        </w:numPr>
      </w:pPr>
      <w:r w:rsidRPr="00AA0E90">
        <w:t xml:space="preserve">Let </w:t>
      </w:r>
      <w:r w:rsidRPr="00AA0E90">
        <w:rPr>
          <w:i/>
        </w:rPr>
        <w:t>n</w:t>
      </w:r>
      <w:r w:rsidRPr="00AA0E90">
        <w:t xml:space="preserve"> be 0.</w:t>
      </w:r>
    </w:p>
    <w:p w14:paraId="24FCEBDA" w14:textId="77777777" w:rsidR="004C02EF" w:rsidRPr="00AA0E90" w:rsidRDefault="004C02EF" w:rsidP="004C02EF">
      <w:pPr>
        <w:pStyle w:val="Alg4"/>
        <w:numPr>
          <w:ilvl w:val="0"/>
          <w:numId w:val="211"/>
        </w:numPr>
      </w:pPr>
      <w:r w:rsidRPr="00AA0E90">
        <w:t xml:space="preserve">Repeat, while </w:t>
      </w:r>
      <w:r w:rsidRPr="00AA0E90">
        <w:rPr>
          <w:i/>
        </w:rPr>
        <w:t>k</w:t>
      </w:r>
      <w:r w:rsidRPr="00AA0E90">
        <w:t xml:space="preserve"> &lt; </w:t>
      </w:r>
      <w:r w:rsidRPr="00AA0E90">
        <w:rPr>
          <w:i/>
        </w:rPr>
        <w:t>final</w:t>
      </w:r>
    </w:p>
    <w:p w14:paraId="15F0C937" w14:textId="77777777" w:rsidR="004C02EF" w:rsidRPr="00AA0E90" w:rsidRDefault="004C02EF" w:rsidP="004C02EF">
      <w:pPr>
        <w:pStyle w:val="Alg4"/>
        <w:numPr>
          <w:ilvl w:val="1"/>
          <w:numId w:val="211"/>
        </w:numPr>
      </w:pPr>
      <w:r w:rsidRPr="00AA0E90">
        <w:t xml:space="preserve">Let </w:t>
      </w:r>
      <w:r w:rsidRPr="00AA0E90">
        <w:rPr>
          <w:i/>
        </w:rPr>
        <w:t>Pk</w:t>
      </w:r>
      <w:r w:rsidRPr="00AA0E90">
        <w:t xml:space="preserve"> be ToString(</w:t>
      </w:r>
      <w:r w:rsidRPr="00AA0E90">
        <w:rPr>
          <w:i/>
        </w:rPr>
        <w:t>k</w:t>
      </w:r>
      <w:r w:rsidRPr="00AA0E90">
        <w:t>).</w:t>
      </w:r>
    </w:p>
    <w:p w14:paraId="5163ED3D" w14:textId="77777777" w:rsidR="004C02EF" w:rsidRPr="00AA0E90" w:rsidRDefault="004C02EF" w:rsidP="004C02EF">
      <w:pPr>
        <w:pStyle w:val="Alg4"/>
        <w:numPr>
          <w:ilvl w:val="1"/>
          <w:numId w:val="211"/>
        </w:numPr>
      </w:pPr>
      <w:r w:rsidRPr="00AA0E90">
        <w:t xml:space="preserve">Let </w:t>
      </w:r>
      <w:r w:rsidRPr="00AA0E90">
        <w:rPr>
          <w:i/>
        </w:rPr>
        <w:t>kPresent</w:t>
      </w:r>
      <w:r w:rsidRPr="00AA0E90">
        <w:t xml:space="preserve"> be the result of calling the [[HasProperty]] internal method of </w:t>
      </w:r>
      <w:r w:rsidRPr="00AA0E90">
        <w:rPr>
          <w:i/>
        </w:rPr>
        <w:t>O</w:t>
      </w:r>
      <w:r w:rsidRPr="00AA0E90">
        <w:t xml:space="preserve"> with argument </w:t>
      </w:r>
      <w:r w:rsidRPr="00AA0E90">
        <w:rPr>
          <w:i/>
        </w:rPr>
        <w:t>Pk</w:t>
      </w:r>
      <w:r w:rsidRPr="00AA0E90">
        <w:t>.</w:t>
      </w:r>
    </w:p>
    <w:p w14:paraId="01912816" w14:textId="77777777" w:rsidR="004C02EF" w:rsidRPr="00AA0E90" w:rsidRDefault="004C02EF" w:rsidP="004C02EF">
      <w:pPr>
        <w:pStyle w:val="Alg4"/>
        <w:numPr>
          <w:ilvl w:val="1"/>
          <w:numId w:val="211"/>
        </w:numPr>
      </w:pPr>
      <w:r w:rsidRPr="00AA0E90">
        <w:t xml:space="preserve">If </w:t>
      </w:r>
      <w:r w:rsidRPr="00AA0E90">
        <w:rPr>
          <w:i/>
        </w:rPr>
        <w:t>kPresent</w:t>
      </w:r>
      <w:r w:rsidRPr="00AA0E90">
        <w:t xml:space="preserve"> is </w:t>
      </w:r>
      <w:r w:rsidRPr="00AA0E90">
        <w:rPr>
          <w:b/>
        </w:rPr>
        <w:t>true</w:t>
      </w:r>
      <w:r w:rsidRPr="00AA0E90">
        <w:t>, then</w:t>
      </w:r>
    </w:p>
    <w:p w14:paraId="38BB8F30" w14:textId="77777777" w:rsidR="004C02EF" w:rsidRPr="00AA0E90" w:rsidRDefault="004C02EF" w:rsidP="004C02EF">
      <w:pPr>
        <w:pStyle w:val="Alg4"/>
        <w:numPr>
          <w:ilvl w:val="2"/>
          <w:numId w:val="211"/>
        </w:numPr>
        <w:tabs>
          <w:tab w:val="left" w:pos="2520"/>
        </w:tabs>
      </w:pPr>
      <w:r w:rsidRPr="00AA0E90">
        <w:t xml:space="preserve">Let </w:t>
      </w:r>
      <w:r w:rsidRPr="00AA0E90">
        <w:rPr>
          <w:i/>
        </w:rPr>
        <w:t>kValue</w:t>
      </w:r>
      <w:r w:rsidRPr="00AA0E90">
        <w:t xml:space="preserve"> be the result of calling the [[Get]] internal method of </w:t>
      </w:r>
      <w:r w:rsidRPr="00AA0E90">
        <w:rPr>
          <w:i/>
        </w:rPr>
        <w:t>O</w:t>
      </w:r>
      <w:r w:rsidRPr="00AA0E90">
        <w:t xml:space="preserve"> with argument </w:t>
      </w:r>
      <w:r w:rsidRPr="00AA0E90">
        <w:rPr>
          <w:i/>
        </w:rPr>
        <w:t>Pk</w:t>
      </w:r>
      <w:r w:rsidRPr="00AA0E90">
        <w:t>.</w:t>
      </w:r>
    </w:p>
    <w:p w14:paraId="0E70EAF3" w14:textId="77777777" w:rsidR="004C02EF" w:rsidRPr="00AA0E90" w:rsidRDefault="004C02EF" w:rsidP="004C02EF">
      <w:pPr>
        <w:pStyle w:val="Alg4"/>
        <w:numPr>
          <w:ilvl w:val="2"/>
          <w:numId w:val="211"/>
        </w:numPr>
        <w:tabs>
          <w:tab w:val="left" w:pos="2520"/>
        </w:tabs>
      </w:pPr>
      <w:r w:rsidRPr="00AA0E90">
        <w:t xml:space="preserve">Call the [[DefineOwnProperty]] internal method of </w:t>
      </w:r>
      <w:r w:rsidRPr="00AA0E90">
        <w:rPr>
          <w:i/>
        </w:rPr>
        <w:t>A</w:t>
      </w:r>
      <w:r w:rsidRPr="00AA0E90">
        <w:t xml:space="preserve"> with arguments ToString(</w:t>
      </w:r>
      <w:r w:rsidRPr="00AA0E90">
        <w:rPr>
          <w:i/>
        </w:rPr>
        <w:t>n</w:t>
      </w:r>
      <w:r w:rsidRPr="00AA0E90">
        <w:t xml:space="preserve">), Property Descriptor {[[Value]]: </w:t>
      </w:r>
      <w:r w:rsidRPr="00AA0E90">
        <w:rPr>
          <w:i/>
        </w:rPr>
        <w:t>kValue</w:t>
      </w:r>
      <w:r w:rsidRPr="00AA0E90">
        <w:t xml:space="preserve">, [[Writable]]: </w:t>
      </w:r>
      <w:r w:rsidRPr="00AA0E90">
        <w:rPr>
          <w:b/>
        </w:rPr>
        <w:t>true</w:t>
      </w:r>
      <w:r w:rsidRPr="00AA0E90">
        <w:t xml:space="preserve">, [[Enumerable]]: </w:t>
      </w:r>
      <w:r w:rsidRPr="00AA0E90">
        <w:rPr>
          <w:b/>
        </w:rPr>
        <w:t>true</w:t>
      </w:r>
      <w:r w:rsidRPr="00AA0E90">
        <w:t xml:space="preserve">, [[Configurable]]: </w:t>
      </w:r>
      <w:r w:rsidRPr="00AA0E90">
        <w:rPr>
          <w:b/>
        </w:rPr>
        <w:t>true</w:t>
      </w:r>
      <w:r w:rsidRPr="00AA0E90">
        <w:t xml:space="preserve">}, and </w:t>
      </w:r>
      <w:r w:rsidRPr="00AA0E90">
        <w:rPr>
          <w:b/>
        </w:rPr>
        <w:t>false</w:t>
      </w:r>
      <w:r w:rsidRPr="00AA0E90">
        <w:t>.</w:t>
      </w:r>
    </w:p>
    <w:p w14:paraId="1CF2284C" w14:textId="77777777" w:rsidR="004C02EF" w:rsidRPr="00AA0E90" w:rsidRDefault="004C02EF" w:rsidP="004C02EF">
      <w:pPr>
        <w:pStyle w:val="Alg4"/>
        <w:numPr>
          <w:ilvl w:val="1"/>
          <w:numId w:val="211"/>
        </w:numPr>
      </w:pPr>
      <w:r w:rsidRPr="00AA0E90">
        <w:t xml:space="preserve">Increase </w:t>
      </w:r>
      <w:r w:rsidRPr="00AA0E90">
        <w:rPr>
          <w:i/>
        </w:rPr>
        <w:t>k</w:t>
      </w:r>
      <w:r w:rsidRPr="00AA0E90">
        <w:t xml:space="preserve"> by 1.</w:t>
      </w:r>
    </w:p>
    <w:p w14:paraId="1100B20C" w14:textId="77777777" w:rsidR="004C02EF" w:rsidRPr="00AA0E90" w:rsidRDefault="004C02EF" w:rsidP="004C02EF">
      <w:pPr>
        <w:pStyle w:val="Alg4"/>
        <w:numPr>
          <w:ilvl w:val="1"/>
          <w:numId w:val="211"/>
        </w:numPr>
      </w:pPr>
      <w:r w:rsidRPr="00AA0E90">
        <w:t xml:space="preserve">Increase </w:t>
      </w:r>
      <w:r w:rsidRPr="00AA0E90">
        <w:rPr>
          <w:i/>
        </w:rPr>
        <w:t>n</w:t>
      </w:r>
      <w:r w:rsidRPr="00AA0E90">
        <w:t xml:space="preserve"> by 1.</w:t>
      </w:r>
    </w:p>
    <w:p w14:paraId="62BB1FF1" w14:textId="77777777" w:rsidR="004C02EF" w:rsidRPr="00AA0E90" w:rsidRDefault="004C02EF" w:rsidP="004C02EF">
      <w:pPr>
        <w:pStyle w:val="Alg4"/>
        <w:numPr>
          <w:ilvl w:val="0"/>
          <w:numId w:val="211"/>
        </w:numPr>
        <w:spacing w:after="220"/>
      </w:pPr>
      <w:r w:rsidRPr="00AA0E90">
        <w:t xml:space="preserve">Return </w:t>
      </w:r>
      <w:r w:rsidRPr="00AA0E90">
        <w:rPr>
          <w:i/>
        </w:rPr>
        <w:t>A</w:t>
      </w:r>
      <w:r w:rsidRPr="00AA0E90">
        <w:t>.</w:t>
      </w:r>
    </w:p>
    <w:p w14:paraId="3FC5597C"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slice</w:t>
      </w:r>
      <w:r>
        <w:t xml:space="preserve"> method is </w:t>
      </w:r>
      <w:r>
        <w:rPr>
          <w:b/>
        </w:rPr>
        <w:t>2</w:t>
      </w:r>
      <w:r>
        <w:t>.</w:t>
      </w:r>
    </w:p>
    <w:p w14:paraId="1106CA55" w14:textId="77777777" w:rsidR="004C02EF" w:rsidRDefault="004C02EF" w:rsidP="004C02EF">
      <w:pPr>
        <w:pStyle w:val="Note"/>
      </w:pPr>
      <w:r w:rsidRPr="00AA0E90">
        <w:t>NOTE</w:t>
      </w:r>
      <w:r w:rsidRPr="00AA0E90">
        <w:tab/>
        <w:t xml:space="preserve">The </w:t>
      </w:r>
      <w:r w:rsidRPr="00AA0E90">
        <w:rPr>
          <w:rFonts w:ascii="Courier New" w:hAnsi="Courier New"/>
          <w:b/>
        </w:rPr>
        <w:t>slice</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slice</w:t>
      </w:r>
      <w:r w:rsidRPr="00AA0E90">
        <w:t xml:space="preserve"> function can be applied successfully to a host object is implementation-dependent.</w:t>
      </w:r>
    </w:p>
    <w:p w14:paraId="4C8CE204" w14:textId="77777777" w:rsidR="004C02EF" w:rsidRDefault="004C02EF" w:rsidP="004C02EF">
      <w:pPr>
        <w:pStyle w:val="40"/>
        <w:numPr>
          <w:ilvl w:val="0"/>
          <w:numId w:val="0"/>
        </w:numPr>
      </w:pPr>
      <w:bookmarkStart w:id="5572" w:name="_Ref440446657"/>
      <w:r w:rsidRPr="00431E0C">
        <w:t>15.4.4.11</w:t>
      </w:r>
      <w:r w:rsidRPr="00431E0C">
        <w:tab/>
        <w:t>Array.prototype.sor</w:t>
      </w:r>
      <w:bookmarkEnd w:id="5567"/>
      <w:r w:rsidRPr="00431E0C">
        <w:t>t (comparefn</w:t>
      </w:r>
      <w:bookmarkEnd w:id="5568"/>
      <w:bookmarkEnd w:id="5569"/>
      <w:r w:rsidRPr="00431E0C">
        <w:t>)</w:t>
      </w:r>
      <w:bookmarkEnd w:id="5572"/>
    </w:p>
    <w:p w14:paraId="53C783B3" w14:textId="77777777" w:rsidR="004C02EF" w:rsidRDefault="004C02EF" w:rsidP="004C02EF">
      <w:r>
        <w:t xml:space="preserve">The elements of this array are sorted. The sort is not necessarily stable (that is, elements that compare equal do not necessarily remain in their original order). If </w:t>
      </w:r>
      <w:r w:rsidRPr="00F02209">
        <w:rPr>
          <w:rFonts w:ascii="Times New Roman" w:hAnsi="Times New Roman"/>
          <w:i/>
        </w:rPr>
        <w:t>comparefn</w:t>
      </w:r>
      <w:r>
        <w:t xml:space="preserve"> is not </w:t>
      </w:r>
      <w:r>
        <w:rPr>
          <w:b/>
        </w:rPr>
        <w:t>undefined</w:t>
      </w:r>
      <w:r>
        <w:t xml:space="preserve">, it should be a function that accepts two arguments </w:t>
      </w:r>
      <w:r w:rsidRPr="00F02209">
        <w:rPr>
          <w:rFonts w:ascii="Times New Roman" w:hAnsi="Times New Roman"/>
          <w:i/>
        </w:rPr>
        <w:t>x</w:t>
      </w:r>
      <w:r>
        <w:t xml:space="preserve"> and </w:t>
      </w:r>
      <w:r w:rsidRPr="00F02209">
        <w:rPr>
          <w:rFonts w:ascii="Times New Roman" w:hAnsi="Times New Roman"/>
          <w:i/>
        </w:rPr>
        <w:t>y</w:t>
      </w:r>
      <w:r>
        <w:t xml:space="preserve"> and returns a negative value if </w:t>
      </w:r>
      <w:r w:rsidRPr="00F02209">
        <w:rPr>
          <w:rFonts w:ascii="Times New Roman" w:hAnsi="Times New Roman"/>
          <w:i/>
        </w:rPr>
        <w:t>x</w:t>
      </w:r>
      <w:r>
        <w:t xml:space="preserve"> </w:t>
      </w:r>
      <w:r w:rsidRPr="00F02209">
        <w:rPr>
          <w:rFonts w:ascii="Times New Roman" w:hAnsi="Times New Roman"/>
        </w:rPr>
        <w:t>&lt;</w:t>
      </w:r>
      <w:r>
        <w:t xml:space="preserve"> </w:t>
      </w:r>
      <w:r w:rsidRPr="00F02209">
        <w:rPr>
          <w:rFonts w:ascii="Times New Roman" w:hAnsi="Times New Roman"/>
          <w:i/>
        </w:rPr>
        <w:t>y</w:t>
      </w:r>
      <w:r>
        <w:t xml:space="preserve">, zero if </w:t>
      </w:r>
      <w:r w:rsidRPr="00F02209">
        <w:rPr>
          <w:rFonts w:ascii="Times New Roman" w:hAnsi="Times New Roman"/>
          <w:i/>
        </w:rPr>
        <w:t>x</w:t>
      </w:r>
      <w:r>
        <w:t xml:space="preserve"> </w:t>
      </w:r>
      <w:r w:rsidRPr="00F02209">
        <w:rPr>
          <w:rFonts w:ascii="Times New Roman" w:hAnsi="Times New Roman"/>
        </w:rPr>
        <w:t>=</w:t>
      </w:r>
      <w:r>
        <w:t xml:space="preserve"> </w:t>
      </w:r>
      <w:r w:rsidRPr="00F02209">
        <w:rPr>
          <w:rFonts w:ascii="Times New Roman" w:hAnsi="Times New Roman"/>
          <w:i/>
        </w:rPr>
        <w:t>y</w:t>
      </w:r>
      <w:r>
        <w:t xml:space="preserve">, or a positive value if </w:t>
      </w:r>
      <w:r w:rsidRPr="00F02209">
        <w:rPr>
          <w:rFonts w:ascii="Times New Roman" w:hAnsi="Times New Roman"/>
          <w:i/>
        </w:rPr>
        <w:t>x</w:t>
      </w:r>
      <w:r>
        <w:t xml:space="preserve"> </w:t>
      </w:r>
      <w:r w:rsidRPr="00F02209">
        <w:rPr>
          <w:rFonts w:ascii="Times New Roman" w:hAnsi="Times New Roman"/>
        </w:rPr>
        <w:t>&gt;</w:t>
      </w:r>
      <w:r>
        <w:t xml:space="preserve"> </w:t>
      </w:r>
      <w:r w:rsidRPr="00F02209">
        <w:rPr>
          <w:rFonts w:ascii="Times New Roman" w:hAnsi="Times New Roman"/>
          <w:i/>
        </w:rPr>
        <w:t>y</w:t>
      </w:r>
      <w:r>
        <w:t>.</w:t>
      </w:r>
    </w:p>
    <w:p w14:paraId="28145879" w14:textId="77777777" w:rsidR="004C02EF" w:rsidRDefault="004C02EF" w:rsidP="004C02EF">
      <w:r>
        <w:t xml:space="preserve">Let </w:t>
      </w:r>
      <w:r w:rsidRPr="00F02209">
        <w:rPr>
          <w:rFonts w:ascii="Times New Roman" w:hAnsi="Times New Roman"/>
          <w:i/>
        </w:rPr>
        <w:t xml:space="preserve">obj </w:t>
      </w:r>
      <w:r>
        <w:t xml:space="preserve">be the result of calling ToObject passing the </w:t>
      </w:r>
      <w:r w:rsidRPr="001B613A">
        <w:rPr>
          <w:b/>
        </w:rPr>
        <w:t xml:space="preserve">this </w:t>
      </w:r>
      <w:r>
        <w:t>value as the argument.</w:t>
      </w:r>
    </w:p>
    <w:p w14:paraId="2F92E9C2" w14:textId="77777777" w:rsidR="004C02EF" w:rsidRDefault="004C02EF" w:rsidP="004C02EF">
      <w:r>
        <w:t xml:space="preserve">Let </w:t>
      </w:r>
      <w:r w:rsidRPr="00F02209">
        <w:rPr>
          <w:rFonts w:ascii="Times New Roman" w:hAnsi="Times New Roman"/>
          <w:i/>
        </w:rPr>
        <w:t>len</w:t>
      </w:r>
      <w:r>
        <w:t xml:space="preserve"> be the result of applying Uint32 to the </w:t>
      </w:r>
      <w:r w:rsidRPr="00265DCC">
        <w:t xml:space="preserve">result of calling the [[Get]] internal method of </w:t>
      </w:r>
      <w:r w:rsidRPr="00F02209">
        <w:rPr>
          <w:rFonts w:ascii="Times New Roman" w:hAnsi="Times New Roman"/>
          <w:i/>
        </w:rPr>
        <w:t>obj</w:t>
      </w:r>
      <w:r w:rsidRPr="00265DCC">
        <w:t xml:space="preserve"> with argument "</w:t>
      </w:r>
      <w:r w:rsidRPr="00265DCC">
        <w:rPr>
          <w:rFonts w:ascii="Courier New" w:hAnsi="Courier New" w:cs="Courier New"/>
          <w:b/>
        </w:rPr>
        <w:t>length</w:t>
      </w:r>
      <w:r w:rsidRPr="00265DCC">
        <w:t>".</w:t>
      </w:r>
    </w:p>
    <w:p w14:paraId="321E7C1D" w14:textId="77777777" w:rsidR="004C02EF" w:rsidRDefault="004C02EF" w:rsidP="004C02EF">
      <w:r>
        <w:t xml:space="preserve">If </w:t>
      </w:r>
      <w:r w:rsidRPr="00F02209">
        <w:rPr>
          <w:rFonts w:ascii="Times New Roman" w:hAnsi="Times New Roman"/>
          <w:i/>
        </w:rPr>
        <w:t>comparefn</w:t>
      </w:r>
      <w:r>
        <w:t xml:space="preserve"> is not </w:t>
      </w:r>
      <w:r>
        <w:rPr>
          <w:b/>
        </w:rPr>
        <w:t>undefined</w:t>
      </w:r>
      <w:r>
        <w:t xml:space="preserve"> and is not a consistent comparison function for the elements of this array (see below), the behaviour of </w:t>
      </w:r>
      <w:r>
        <w:rPr>
          <w:rFonts w:ascii="Courier New" w:hAnsi="Courier New"/>
          <w:b/>
        </w:rPr>
        <w:t>sort</w:t>
      </w:r>
      <w:r>
        <w:t xml:space="preserve"> is implementation-defined.</w:t>
      </w:r>
    </w:p>
    <w:p w14:paraId="568C26B2" w14:textId="77777777" w:rsidR="004C02EF" w:rsidRDefault="004C02EF" w:rsidP="004C02EF">
      <w:r>
        <w:t xml:space="preserve">Let </w:t>
      </w:r>
      <w:r w:rsidRPr="00F02209">
        <w:rPr>
          <w:rFonts w:ascii="Times New Roman" w:hAnsi="Times New Roman"/>
          <w:i/>
        </w:rPr>
        <w:t>proto</w:t>
      </w:r>
      <w:r>
        <w:t xml:space="preserve"> be the value of the [[Prototype]] internal property of </w:t>
      </w:r>
      <w:r w:rsidRPr="00F02209">
        <w:rPr>
          <w:rFonts w:ascii="Times New Roman" w:hAnsi="Times New Roman"/>
          <w:i/>
        </w:rPr>
        <w:t>obj</w:t>
      </w:r>
      <w:r>
        <w:t xml:space="preserve">. If </w:t>
      </w:r>
      <w:r w:rsidRPr="00F02209">
        <w:rPr>
          <w:rFonts w:ascii="Times New Roman" w:hAnsi="Times New Roman"/>
          <w:i/>
        </w:rPr>
        <w:t>proto</w:t>
      </w:r>
      <w:r>
        <w:t xml:space="preserve"> is not </w:t>
      </w:r>
      <w:r w:rsidRPr="00A71618">
        <w:rPr>
          <w:b/>
        </w:rPr>
        <w:t>null</w:t>
      </w:r>
      <w:r>
        <w:t xml:space="preserve"> and there exists an integer  </w:t>
      </w:r>
      <w:r w:rsidRPr="00F02209">
        <w:rPr>
          <w:rFonts w:ascii="Times New Roman" w:hAnsi="Times New Roman"/>
          <w:i/>
        </w:rPr>
        <w:t>j</w:t>
      </w:r>
      <w:r>
        <w:t xml:space="preserve"> such that all of the conditions below are satisfied then the behaviour of </w:t>
      </w:r>
      <w:r>
        <w:rPr>
          <w:rFonts w:ascii="Courier New" w:hAnsi="Courier New"/>
          <w:b/>
        </w:rPr>
        <w:t>sort</w:t>
      </w:r>
      <w:r>
        <w:t xml:space="preserve"> is implementation-defined:</w:t>
      </w:r>
    </w:p>
    <w:p w14:paraId="59B5636A" w14:textId="77777777" w:rsidR="004C02EF" w:rsidRPr="00AA0E90" w:rsidRDefault="004C02EF" w:rsidP="004C02EF">
      <w:pPr>
        <w:numPr>
          <w:ilvl w:val="0"/>
          <w:numId w:val="212"/>
        </w:numPr>
        <w:contextualSpacing/>
      </w:pPr>
      <w:r w:rsidRPr="00F02209">
        <w:rPr>
          <w:rFonts w:ascii="Times New Roman" w:hAnsi="Times New Roman"/>
          <w:i/>
        </w:rPr>
        <w:t>obj</w:t>
      </w:r>
      <w:r w:rsidRPr="00AA0E90">
        <w:t xml:space="preserve"> is sparse (15.4)</w:t>
      </w:r>
    </w:p>
    <w:p w14:paraId="1EB3B0CD" w14:textId="77777777" w:rsidR="004C02EF" w:rsidRPr="00D00D4A" w:rsidRDefault="004C02EF" w:rsidP="004C02EF">
      <w:pPr>
        <w:numPr>
          <w:ilvl w:val="0"/>
          <w:numId w:val="212"/>
        </w:numPr>
        <w:contextualSpacing/>
      </w:pPr>
      <w:r w:rsidRPr="00D00D4A">
        <w:t xml:space="preserve">0 </w:t>
      </w:r>
      <w:r w:rsidRPr="00D00D4A">
        <w:sym w:font="Symbol" w:char="F0A3"/>
      </w:r>
      <w:r w:rsidRPr="00D00D4A">
        <w:t xml:space="preserve"> </w:t>
      </w:r>
      <w:r w:rsidRPr="00F02209">
        <w:rPr>
          <w:rFonts w:ascii="Times New Roman" w:hAnsi="Times New Roman"/>
          <w:i/>
        </w:rPr>
        <w:t>j</w:t>
      </w:r>
      <w:r w:rsidRPr="00D00D4A">
        <w:t xml:space="preserve"> &lt; </w:t>
      </w:r>
      <w:r w:rsidRPr="00F02209">
        <w:rPr>
          <w:rFonts w:ascii="Times New Roman" w:hAnsi="Times New Roman"/>
          <w:i/>
        </w:rPr>
        <w:t>len</w:t>
      </w:r>
    </w:p>
    <w:p w14:paraId="6E927366" w14:textId="77777777" w:rsidR="004C02EF" w:rsidRPr="00D00D4A" w:rsidRDefault="004C02EF" w:rsidP="004C02EF">
      <w:pPr>
        <w:numPr>
          <w:ilvl w:val="0"/>
          <w:numId w:val="212"/>
        </w:numPr>
      </w:pPr>
      <w:r w:rsidRPr="00D00D4A">
        <w:t xml:space="preserve">The result of calling the [[HasProperty]] internal method of </w:t>
      </w:r>
      <w:r w:rsidRPr="00F02209">
        <w:rPr>
          <w:rFonts w:ascii="Times New Roman" w:hAnsi="Times New Roman"/>
          <w:i/>
        </w:rPr>
        <w:t>proto</w:t>
      </w:r>
      <w:r w:rsidRPr="00D00D4A">
        <w:t xml:space="preserve"> with argument </w:t>
      </w:r>
      <w:r w:rsidRPr="00F02209">
        <w:rPr>
          <w:rFonts w:ascii="Times New Roman" w:hAnsi="Times New Roman"/>
        </w:rPr>
        <w:t>ToString(</w:t>
      </w:r>
      <w:r w:rsidRPr="00F02209">
        <w:rPr>
          <w:rFonts w:ascii="Times New Roman" w:hAnsi="Times New Roman"/>
          <w:i/>
        </w:rPr>
        <w:t>j</w:t>
      </w:r>
      <w:r w:rsidRPr="00F02209">
        <w:rPr>
          <w:rFonts w:ascii="Times New Roman" w:hAnsi="Times New Roman"/>
        </w:rPr>
        <w:t>)</w:t>
      </w:r>
      <w:r w:rsidRPr="00D00D4A">
        <w:t xml:space="preserve"> is </w:t>
      </w:r>
      <w:r w:rsidRPr="00D00D4A">
        <w:rPr>
          <w:b/>
        </w:rPr>
        <w:t>true</w:t>
      </w:r>
      <w:r w:rsidRPr="00D00D4A">
        <w:t>.</w:t>
      </w:r>
    </w:p>
    <w:p w14:paraId="03620279" w14:textId="77777777" w:rsidR="004C02EF" w:rsidRDefault="004C02EF" w:rsidP="004C02EF">
      <w:r>
        <w:t xml:space="preserve">The behaviour of </w:t>
      </w:r>
      <w:r>
        <w:rPr>
          <w:rFonts w:ascii="Courier New" w:hAnsi="Courier New"/>
          <w:b/>
        </w:rPr>
        <w:t>sort</w:t>
      </w:r>
      <w:r>
        <w:t xml:space="preserve"> is also implementation defined if </w:t>
      </w:r>
      <w:r w:rsidRPr="00F02209">
        <w:rPr>
          <w:rFonts w:ascii="Times New Roman" w:hAnsi="Times New Roman"/>
          <w:i/>
        </w:rPr>
        <w:t xml:space="preserve">obj </w:t>
      </w:r>
      <w:r w:rsidRPr="00890D22">
        <w:t>is sparse</w:t>
      </w:r>
      <w:r>
        <w:t xml:space="preserve"> and any of the following conditions are true:</w:t>
      </w:r>
    </w:p>
    <w:p w14:paraId="62059D84" w14:textId="77777777" w:rsidR="004C02EF" w:rsidRPr="00D00D4A" w:rsidRDefault="004C02EF" w:rsidP="004C02EF">
      <w:pPr>
        <w:numPr>
          <w:ilvl w:val="0"/>
          <w:numId w:val="212"/>
        </w:numPr>
        <w:contextualSpacing/>
      </w:pPr>
      <w:r w:rsidRPr="00D00D4A">
        <w:t xml:space="preserve">The [[Extensible]] </w:t>
      </w:r>
      <w:r w:rsidRPr="00F02209">
        <w:t>internal</w:t>
      </w:r>
      <w:r w:rsidRPr="00D00D4A">
        <w:t xml:space="preserve"> property of </w:t>
      </w:r>
      <w:r w:rsidRPr="00F02209">
        <w:rPr>
          <w:rFonts w:ascii="Times New Roman" w:hAnsi="Times New Roman"/>
          <w:i/>
        </w:rPr>
        <w:t>obj</w:t>
      </w:r>
      <w:r w:rsidRPr="00D00D4A">
        <w:t xml:space="preserve"> is </w:t>
      </w:r>
      <w:r w:rsidRPr="00D00D4A">
        <w:rPr>
          <w:b/>
        </w:rPr>
        <w:t>false</w:t>
      </w:r>
      <w:r w:rsidRPr="00D00D4A">
        <w:t>.</w:t>
      </w:r>
    </w:p>
    <w:p w14:paraId="0C78CEB0" w14:textId="77777777" w:rsidR="004C02EF" w:rsidRPr="00D00D4A" w:rsidRDefault="004C02EF" w:rsidP="004C02EF">
      <w:pPr>
        <w:numPr>
          <w:ilvl w:val="0"/>
          <w:numId w:val="212"/>
        </w:numPr>
      </w:pPr>
      <w:r w:rsidRPr="00D00D4A">
        <w:t xml:space="preserve">Any array index property of </w:t>
      </w:r>
      <w:r w:rsidRPr="00F02209">
        <w:rPr>
          <w:rFonts w:ascii="Times New Roman" w:hAnsi="Times New Roman"/>
          <w:i/>
        </w:rPr>
        <w:t>obj</w:t>
      </w:r>
      <w:r w:rsidRPr="00D00D4A">
        <w:t xml:space="preserve"> whose name is a nonnegative integer less than </w:t>
      </w:r>
      <w:r w:rsidRPr="00F02209">
        <w:rPr>
          <w:rFonts w:ascii="Times New Roman" w:hAnsi="Times New Roman"/>
          <w:i/>
        </w:rPr>
        <w:t xml:space="preserve">len </w:t>
      </w:r>
      <w:r w:rsidRPr="00D00D4A">
        <w:t xml:space="preserve">is a data property whose [[Configurable]] attribute is </w:t>
      </w:r>
      <w:r w:rsidRPr="00D00D4A">
        <w:rPr>
          <w:b/>
        </w:rPr>
        <w:t>false</w:t>
      </w:r>
      <w:r w:rsidRPr="00D00D4A">
        <w:t>.</w:t>
      </w:r>
    </w:p>
    <w:p w14:paraId="119DE179" w14:textId="77777777" w:rsidR="004C02EF" w:rsidRDefault="004C02EF" w:rsidP="004C02EF">
      <w:r>
        <w:t xml:space="preserve">The behaviour of </w:t>
      </w:r>
      <w:r>
        <w:rPr>
          <w:rFonts w:ascii="Courier New" w:hAnsi="Courier New"/>
          <w:b/>
        </w:rPr>
        <w:t>sort</w:t>
      </w:r>
      <w:r>
        <w:t xml:space="preserve"> is also implementation defined if </w:t>
      </w:r>
      <w:r w:rsidRPr="00265DCC">
        <w:t xml:space="preserve">any </w:t>
      </w:r>
      <w:r>
        <w:t xml:space="preserve">array index </w:t>
      </w:r>
      <w:r w:rsidRPr="009550C9">
        <w:t>property</w:t>
      </w:r>
      <w:r w:rsidRPr="00265DCC">
        <w:t xml:space="preserve"> of </w:t>
      </w:r>
      <w:r w:rsidRPr="00F02209">
        <w:rPr>
          <w:rFonts w:ascii="Times New Roman" w:hAnsi="Times New Roman"/>
          <w:i/>
        </w:rPr>
        <w:t>obj</w:t>
      </w:r>
      <w:r w:rsidRPr="00DE182B">
        <w:t xml:space="preserve"> </w:t>
      </w:r>
      <w:r w:rsidRPr="00265DCC">
        <w:t xml:space="preserve">whose name is a nonnegative integer less than </w:t>
      </w:r>
      <w:r w:rsidRPr="00F02209">
        <w:rPr>
          <w:rFonts w:ascii="Times New Roman" w:hAnsi="Times New Roman"/>
          <w:i/>
        </w:rPr>
        <w:t>len</w:t>
      </w:r>
      <w:r w:rsidRPr="00265DCC">
        <w:t xml:space="preserve"> is an accessor property</w:t>
      </w:r>
      <w:r>
        <w:t xml:space="preserve"> or</w:t>
      </w:r>
      <w:r w:rsidRPr="000E2E85">
        <w:t xml:space="preserve"> </w:t>
      </w:r>
      <w:r w:rsidRPr="00D00D4A">
        <w:t xml:space="preserve">is a data property whose [[Writable]] attribute is </w:t>
      </w:r>
      <w:r w:rsidRPr="00D00D4A">
        <w:rPr>
          <w:b/>
        </w:rPr>
        <w:t>false</w:t>
      </w:r>
      <w:r>
        <w:t>.</w:t>
      </w:r>
    </w:p>
    <w:p w14:paraId="70DFA6E3" w14:textId="77777777" w:rsidR="004C02EF" w:rsidRDefault="004C02EF" w:rsidP="004C02EF">
      <w:r>
        <w:t>Otherwise, the following steps are taken</w:t>
      </w:r>
      <w:bookmarkStart w:id="5573" w:name="_Toc382291625"/>
      <w:r>
        <w:t>.</w:t>
      </w:r>
    </w:p>
    <w:p w14:paraId="4F123AB1" w14:textId="77777777" w:rsidR="004C02EF" w:rsidRPr="00AA0E90" w:rsidRDefault="004C02EF" w:rsidP="004C02EF">
      <w:pPr>
        <w:pStyle w:val="Alg4"/>
        <w:numPr>
          <w:ilvl w:val="0"/>
          <w:numId w:val="213"/>
        </w:numPr>
      </w:pPr>
      <w:r w:rsidRPr="00AA0E90">
        <w:t xml:space="preserve">Perform an implementation-dependent sequence of calls to the [[Get]] , [[Put]], and [[Delete]] internal methods of </w:t>
      </w:r>
      <w:r w:rsidRPr="00AA0E90">
        <w:rPr>
          <w:i/>
        </w:rPr>
        <w:t>obj</w:t>
      </w:r>
      <w:r w:rsidRPr="00AA0E90">
        <w:t xml:space="preserve"> and to SortCompare (described below), where the first argument for each call to [[Get]], [[Put]], or [[Delete]] is a nonnegative integer less than </w:t>
      </w:r>
      <w:r w:rsidRPr="00AA0E90">
        <w:rPr>
          <w:i/>
        </w:rPr>
        <w:t xml:space="preserve">len </w:t>
      </w:r>
      <w:r w:rsidRPr="00AA0E90">
        <w:t xml:space="preserve">and where the arguments for calls to SortCompare are results of previous calls to the [[Get]] internal method. The throw argument to the [[Put]] and [[Delete]] internal methods will be the value </w:t>
      </w:r>
      <w:r w:rsidRPr="00AA0E90">
        <w:rPr>
          <w:b/>
        </w:rPr>
        <w:t>true</w:t>
      </w:r>
      <w:r w:rsidRPr="00AA0E90">
        <w:t xml:space="preserve">. If </w:t>
      </w:r>
      <w:r w:rsidRPr="00AA0E90">
        <w:rPr>
          <w:i/>
        </w:rPr>
        <w:t>obj</w:t>
      </w:r>
      <w:r w:rsidRPr="00AA0E90">
        <w:t xml:space="preserve"> is </w:t>
      </w:r>
      <w:r>
        <w:t xml:space="preserve">not </w:t>
      </w:r>
      <w:r w:rsidRPr="00AA0E90">
        <w:t>sparse then [[Delete]] must not be called.</w:t>
      </w:r>
    </w:p>
    <w:p w14:paraId="09626541" w14:textId="77777777" w:rsidR="004C02EF" w:rsidRPr="00AA0E90" w:rsidRDefault="004C02EF" w:rsidP="004C02EF">
      <w:pPr>
        <w:pStyle w:val="Alg4"/>
        <w:numPr>
          <w:ilvl w:val="0"/>
          <w:numId w:val="213"/>
        </w:numPr>
        <w:spacing w:after="120"/>
      </w:pPr>
      <w:r w:rsidRPr="00AA0E90">
        <w:t xml:space="preserve">Return </w:t>
      </w:r>
      <w:r w:rsidRPr="00AA0E90">
        <w:rPr>
          <w:i/>
        </w:rPr>
        <w:t>obj</w:t>
      </w:r>
      <w:r w:rsidRPr="00AA0E90">
        <w:t>.</w:t>
      </w:r>
    </w:p>
    <w:p w14:paraId="1ED336FF" w14:textId="77777777" w:rsidR="004C02EF" w:rsidRDefault="004C02EF" w:rsidP="004C02EF">
      <w:pPr>
        <w:keepNext/>
      </w:pPr>
      <w:r>
        <w:t>The returned object must have the following two properties.</w:t>
      </w:r>
    </w:p>
    <w:p w14:paraId="27F199F2" w14:textId="77777777" w:rsidR="004C02EF" w:rsidRPr="00D00D4A" w:rsidRDefault="004C02EF" w:rsidP="004C02EF">
      <w:pPr>
        <w:numPr>
          <w:ilvl w:val="0"/>
          <w:numId w:val="212"/>
        </w:numPr>
        <w:contextualSpacing/>
      </w:pPr>
      <w:r w:rsidRPr="00D00D4A">
        <w:t xml:space="preserve">There must be some mathematical permutation </w:t>
      </w:r>
      <w:r w:rsidRPr="00F02209">
        <w:rPr>
          <w:rFonts w:ascii="Times New Roman" w:hAnsi="Times New Roman"/>
        </w:rPr>
        <w:sym w:font="Symbol" w:char="F070"/>
      </w:r>
      <w:r w:rsidRPr="00D00D4A">
        <w:t xml:space="preserve"> of the nonnegative integers less than </w:t>
      </w:r>
      <w:r w:rsidRPr="00F02209">
        <w:rPr>
          <w:rFonts w:ascii="Times New Roman" w:hAnsi="Times New Roman"/>
          <w:i/>
        </w:rPr>
        <w:t>len</w:t>
      </w:r>
      <w:r w:rsidRPr="00D00D4A">
        <w:t xml:space="preserve">, such that for every nonnegative integer </w:t>
      </w:r>
      <w:r w:rsidRPr="00F02209">
        <w:rPr>
          <w:rFonts w:ascii="Times New Roman" w:hAnsi="Times New Roman"/>
          <w:i/>
        </w:rPr>
        <w:t>j</w:t>
      </w:r>
      <w:r w:rsidRPr="00D00D4A">
        <w:t xml:space="preserve"> less than </w:t>
      </w:r>
      <w:r w:rsidRPr="00F02209">
        <w:rPr>
          <w:rFonts w:ascii="Times New Roman" w:hAnsi="Times New Roman"/>
          <w:i/>
        </w:rPr>
        <w:t>len</w:t>
      </w:r>
      <w:r w:rsidRPr="00D00D4A">
        <w:t xml:space="preserve">, if property </w:t>
      </w:r>
      <w:r w:rsidRPr="00F02209">
        <w:rPr>
          <w:rFonts w:ascii="Times New Roman" w:hAnsi="Times New Roman"/>
        </w:rPr>
        <w:t>old[</w:t>
      </w:r>
      <w:r w:rsidRPr="00F02209">
        <w:rPr>
          <w:rFonts w:ascii="Times New Roman" w:hAnsi="Times New Roman"/>
          <w:i/>
        </w:rPr>
        <w:t>j</w:t>
      </w:r>
      <w:r w:rsidRPr="00F02209">
        <w:rPr>
          <w:rFonts w:ascii="Times New Roman" w:hAnsi="Times New Roman"/>
        </w:rPr>
        <w:t>]</w:t>
      </w:r>
      <w:r>
        <w:rPr>
          <w:rFonts w:ascii="Courier New" w:hAnsi="Courier New"/>
          <w:b/>
        </w:rPr>
        <w:t xml:space="preserve"> </w:t>
      </w:r>
      <w:r w:rsidRPr="00D00D4A">
        <w:t xml:space="preserve">existed, then </w:t>
      </w:r>
      <w:r w:rsidRPr="00F02209">
        <w:rPr>
          <w:rFonts w:ascii="Times New Roman" w:hAnsi="Times New Roman"/>
        </w:rPr>
        <w:t>new[</w:t>
      </w:r>
      <w:r w:rsidRPr="00F02209">
        <w:rPr>
          <w:rFonts w:ascii="Times New Roman" w:hAnsi="Times New Roman"/>
        </w:rPr>
        <w:sym w:font="Symbol" w:char="F070"/>
      </w:r>
      <w:r w:rsidRPr="00F02209">
        <w:rPr>
          <w:rFonts w:ascii="Times New Roman" w:hAnsi="Times New Roman"/>
        </w:rPr>
        <w:t>(</w:t>
      </w:r>
      <w:r w:rsidRPr="00F02209">
        <w:rPr>
          <w:rFonts w:ascii="Times New Roman" w:hAnsi="Times New Roman"/>
          <w:i/>
        </w:rPr>
        <w:t>j</w:t>
      </w:r>
      <w:r w:rsidRPr="00F02209">
        <w:rPr>
          <w:rFonts w:ascii="Times New Roman" w:hAnsi="Times New Roman"/>
        </w:rPr>
        <w:t>)]</w:t>
      </w:r>
      <w:r w:rsidRPr="00D00D4A">
        <w:t xml:space="preserve"> is exactly the same value as </w:t>
      </w:r>
      <w:r w:rsidRPr="00F02209">
        <w:rPr>
          <w:rFonts w:ascii="Times New Roman" w:hAnsi="Times New Roman"/>
        </w:rPr>
        <w:t>old[</w:t>
      </w:r>
      <w:r w:rsidRPr="00F02209">
        <w:rPr>
          <w:rFonts w:ascii="Times New Roman" w:hAnsi="Times New Roman"/>
          <w:i/>
        </w:rPr>
        <w:t>j</w:t>
      </w:r>
      <w:r w:rsidRPr="00F02209">
        <w:rPr>
          <w:rFonts w:ascii="Times New Roman" w:hAnsi="Times New Roman"/>
        </w:rPr>
        <w:t>]</w:t>
      </w:r>
      <w:r w:rsidRPr="00D00D4A">
        <w:rPr>
          <w:b/>
        </w:rPr>
        <w:t>,</w:t>
      </w:r>
      <w:r w:rsidRPr="00D00D4A">
        <w:t xml:space="preserve">. But if property </w:t>
      </w:r>
      <w:r w:rsidRPr="00F02209">
        <w:rPr>
          <w:rFonts w:ascii="Times New Roman" w:hAnsi="Times New Roman"/>
        </w:rPr>
        <w:t>old[</w:t>
      </w:r>
      <w:r w:rsidRPr="00F02209">
        <w:rPr>
          <w:rFonts w:ascii="Times New Roman" w:hAnsi="Times New Roman"/>
          <w:i/>
        </w:rPr>
        <w:t>j</w:t>
      </w:r>
      <w:r w:rsidRPr="00F02209">
        <w:rPr>
          <w:rFonts w:ascii="Times New Roman" w:hAnsi="Times New Roman"/>
        </w:rPr>
        <w:t>]</w:t>
      </w:r>
      <w:r>
        <w:rPr>
          <w:rFonts w:ascii="Courier New" w:hAnsi="Courier New"/>
          <w:b/>
        </w:rPr>
        <w:t xml:space="preserve"> </w:t>
      </w:r>
      <w:r w:rsidRPr="00D00D4A">
        <w:t xml:space="preserve">did not exist, then </w:t>
      </w:r>
      <w:r w:rsidRPr="00F02209">
        <w:rPr>
          <w:rFonts w:ascii="Times New Roman" w:hAnsi="Times New Roman"/>
        </w:rPr>
        <w:t>new[</w:t>
      </w:r>
      <w:r w:rsidRPr="00F02209">
        <w:rPr>
          <w:rFonts w:ascii="Times New Roman" w:hAnsi="Times New Roman"/>
        </w:rPr>
        <w:sym w:font="Symbol" w:char="F070"/>
      </w:r>
      <w:r w:rsidRPr="00F02209">
        <w:rPr>
          <w:rFonts w:ascii="Times New Roman" w:hAnsi="Times New Roman"/>
        </w:rPr>
        <w:t>(</w:t>
      </w:r>
      <w:r w:rsidRPr="00F02209">
        <w:rPr>
          <w:rFonts w:ascii="Times New Roman" w:hAnsi="Times New Roman"/>
          <w:i/>
        </w:rPr>
        <w:t>j</w:t>
      </w:r>
      <w:r w:rsidRPr="00F02209">
        <w:rPr>
          <w:rFonts w:ascii="Times New Roman" w:hAnsi="Times New Roman"/>
        </w:rPr>
        <w:t>)]</w:t>
      </w:r>
      <w:r w:rsidRPr="00D00D4A">
        <w:t xml:space="preserve"> does not exist.</w:t>
      </w:r>
    </w:p>
    <w:p w14:paraId="7AABB36D" w14:textId="77777777" w:rsidR="004C02EF" w:rsidRPr="00D00D4A" w:rsidRDefault="004C02EF" w:rsidP="004C02EF">
      <w:pPr>
        <w:numPr>
          <w:ilvl w:val="0"/>
          <w:numId w:val="212"/>
        </w:numPr>
      </w:pPr>
      <w:r w:rsidRPr="00D00D4A">
        <w:t xml:space="preserve">Then for all nonnegative integers </w:t>
      </w:r>
      <w:r w:rsidRPr="00F02209">
        <w:rPr>
          <w:rFonts w:ascii="Times New Roman" w:hAnsi="Times New Roman"/>
          <w:i/>
        </w:rPr>
        <w:t>j</w:t>
      </w:r>
      <w:r w:rsidRPr="00D00D4A">
        <w:t xml:space="preserve"> and </w:t>
      </w:r>
      <w:r w:rsidRPr="00F02209">
        <w:rPr>
          <w:rFonts w:ascii="Times New Roman" w:hAnsi="Times New Roman"/>
          <w:i/>
        </w:rPr>
        <w:t>k</w:t>
      </w:r>
      <w:r w:rsidRPr="00D00D4A">
        <w:t xml:space="preserve">, each less than </w:t>
      </w:r>
      <w:r w:rsidRPr="00F02209">
        <w:rPr>
          <w:rFonts w:ascii="Times New Roman" w:hAnsi="Times New Roman"/>
          <w:i/>
        </w:rPr>
        <w:t>len</w:t>
      </w:r>
      <w:r w:rsidRPr="00D00D4A">
        <w:t xml:space="preserve">, if </w:t>
      </w:r>
      <w:r w:rsidRPr="00F02209">
        <w:rPr>
          <w:rFonts w:ascii="Times New Roman" w:hAnsi="Times New Roman"/>
        </w:rPr>
        <w:t>SortCompare(</w:t>
      </w:r>
      <w:r w:rsidRPr="00F02209">
        <w:rPr>
          <w:rFonts w:ascii="Times New Roman" w:hAnsi="Times New Roman"/>
          <w:i/>
        </w:rPr>
        <w:t>j</w:t>
      </w:r>
      <w:r w:rsidRPr="00F02209">
        <w:rPr>
          <w:rFonts w:ascii="Times New Roman" w:hAnsi="Times New Roman"/>
        </w:rPr>
        <w:t>,</w:t>
      </w:r>
      <w:r w:rsidRPr="00F02209">
        <w:rPr>
          <w:rFonts w:ascii="Times New Roman" w:hAnsi="Times New Roman"/>
          <w:i/>
        </w:rPr>
        <w:t>k</w:t>
      </w:r>
      <w:r w:rsidRPr="00F02209">
        <w:rPr>
          <w:rFonts w:ascii="Times New Roman" w:hAnsi="Times New Roman"/>
        </w:rPr>
        <w:t>) &lt; 0</w:t>
      </w:r>
      <w:r>
        <w:rPr>
          <w:rFonts w:ascii="Courier New" w:hAnsi="Courier New"/>
          <w:b/>
        </w:rPr>
        <w:t xml:space="preserve"> </w:t>
      </w:r>
      <w:r w:rsidRPr="00D00D4A">
        <w:t xml:space="preserve">(see SortCompare below), then </w:t>
      </w:r>
      <w:r w:rsidRPr="00F02209">
        <w:rPr>
          <w:rFonts w:ascii="Times New Roman" w:hAnsi="Times New Roman"/>
          <w:b/>
        </w:rPr>
        <w:sym w:font="Symbol" w:char="F070"/>
      </w:r>
      <w:r w:rsidRPr="00F02209">
        <w:rPr>
          <w:rFonts w:ascii="Times New Roman" w:hAnsi="Times New Roman"/>
        </w:rPr>
        <w:t>(</w:t>
      </w:r>
      <w:r w:rsidRPr="00F02209">
        <w:rPr>
          <w:rFonts w:ascii="Times New Roman" w:hAnsi="Times New Roman"/>
          <w:i/>
        </w:rPr>
        <w:t>j</w:t>
      </w:r>
      <w:r w:rsidRPr="00F02209">
        <w:rPr>
          <w:rFonts w:ascii="Times New Roman" w:hAnsi="Times New Roman"/>
        </w:rPr>
        <w:t>) &lt;</w:t>
      </w:r>
      <w:r w:rsidRPr="00F02209">
        <w:rPr>
          <w:rFonts w:ascii="Times New Roman" w:hAnsi="Times New Roman"/>
          <w:b/>
        </w:rPr>
        <w:t xml:space="preserve"> </w:t>
      </w:r>
      <w:r w:rsidRPr="00F02209">
        <w:rPr>
          <w:rFonts w:ascii="Times New Roman" w:hAnsi="Times New Roman"/>
          <w:b/>
        </w:rPr>
        <w:sym w:font="Symbol" w:char="F070"/>
      </w:r>
      <w:r w:rsidRPr="00F02209">
        <w:rPr>
          <w:rFonts w:ascii="Times New Roman" w:hAnsi="Times New Roman"/>
        </w:rPr>
        <w:t>(</w:t>
      </w:r>
      <w:r w:rsidRPr="00F02209">
        <w:rPr>
          <w:rFonts w:ascii="Times New Roman" w:hAnsi="Times New Roman"/>
          <w:i/>
        </w:rPr>
        <w:t>k</w:t>
      </w:r>
      <w:r w:rsidRPr="00F02209">
        <w:rPr>
          <w:rFonts w:ascii="Times New Roman" w:hAnsi="Times New Roman"/>
        </w:rPr>
        <w:t>)</w:t>
      </w:r>
      <w:r w:rsidRPr="00D00D4A">
        <w:t>.</w:t>
      </w:r>
    </w:p>
    <w:p w14:paraId="280F469F" w14:textId="77777777" w:rsidR="004C02EF" w:rsidRDefault="004C02EF" w:rsidP="004C02EF">
      <w:r>
        <w:t xml:space="preserve">Here the notation </w:t>
      </w:r>
      <w:r w:rsidRPr="00F02209">
        <w:rPr>
          <w:rFonts w:ascii="Times New Roman" w:hAnsi="Times New Roman"/>
        </w:rPr>
        <w:t>old[</w:t>
      </w:r>
      <w:r w:rsidRPr="00F02209">
        <w:rPr>
          <w:rFonts w:ascii="Times New Roman" w:hAnsi="Times New Roman"/>
          <w:i/>
        </w:rPr>
        <w:t>j</w:t>
      </w:r>
      <w:r w:rsidRPr="00F02209">
        <w:rPr>
          <w:rFonts w:ascii="Times New Roman" w:hAnsi="Times New Roman"/>
        </w:rPr>
        <w:t>]</w:t>
      </w:r>
      <w:r>
        <w:t xml:space="preserve"> is used to refer to the hypothetical result of calling the [[Get]] internal method of </w:t>
      </w:r>
      <w:r w:rsidRPr="00F02209">
        <w:rPr>
          <w:rFonts w:ascii="Times New Roman" w:hAnsi="Times New Roman"/>
          <w:i/>
        </w:rPr>
        <w:t>obj</w:t>
      </w:r>
      <w:r>
        <w:t xml:space="preserve"> with argument </w:t>
      </w:r>
      <w:r w:rsidRPr="00F02209">
        <w:rPr>
          <w:rFonts w:ascii="Times New Roman" w:hAnsi="Times New Roman"/>
          <w:i/>
        </w:rPr>
        <w:t>j</w:t>
      </w:r>
      <w:r>
        <w:t xml:space="preserve"> before this function is executed, and the notation </w:t>
      </w:r>
      <w:r w:rsidRPr="00F02209">
        <w:rPr>
          <w:rFonts w:ascii="Times New Roman" w:hAnsi="Times New Roman"/>
        </w:rPr>
        <w:t>new[</w:t>
      </w:r>
      <w:r w:rsidRPr="00F02209">
        <w:rPr>
          <w:rFonts w:ascii="Times New Roman" w:hAnsi="Times New Roman"/>
          <w:i/>
        </w:rPr>
        <w:t>j</w:t>
      </w:r>
      <w:r w:rsidRPr="00F02209">
        <w:rPr>
          <w:rFonts w:ascii="Times New Roman" w:hAnsi="Times New Roman"/>
        </w:rPr>
        <w:t>]</w:t>
      </w:r>
      <w:r>
        <w:t xml:space="preserve"> to refer to the hypothetical result of calling the [[Get]] internal method of </w:t>
      </w:r>
      <w:r w:rsidRPr="00F02209">
        <w:rPr>
          <w:rFonts w:ascii="Times New Roman" w:hAnsi="Times New Roman"/>
          <w:i/>
        </w:rPr>
        <w:t>obj</w:t>
      </w:r>
      <w:r>
        <w:t xml:space="preserve"> with argument </w:t>
      </w:r>
      <w:r w:rsidRPr="00F02209">
        <w:rPr>
          <w:rFonts w:ascii="Times New Roman" w:hAnsi="Times New Roman"/>
          <w:i/>
        </w:rPr>
        <w:t>j</w:t>
      </w:r>
      <w:r>
        <w:t xml:space="preserve"> after this function has been executed.</w:t>
      </w:r>
    </w:p>
    <w:p w14:paraId="6D151C7F" w14:textId="77777777" w:rsidR="004C02EF" w:rsidRDefault="004C02EF" w:rsidP="004C02EF">
      <w:r>
        <w:t xml:space="preserve">A function </w:t>
      </w:r>
      <w:r w:rsidRPr="00F02209">
        <w:rPr>
          <w:rFonts w:ascii="Times New Roman" w:hAnsi="Times New Roman"/>
          <w:i/>
        </w:rPr>
        <w:t>comparefn</w:t>
      </w:r>
      <w:r>
        <w:t xml:space="preserve"> is a consistent comparison function for a set of values </w:t>
      </w:r>
      <w:r w:rsidRPr="00F02209">
        <w:rPr>
          <w:rFonts w:ascii="Times New Roman" w:hAnsi="Times New Roman"/>
          <w:i/>
        </w:rPr>
        <w:t>S</w:t>
      </w:r>
      <w:r>
        <w:t xml:space="preserve"> if all of the requirements below are met for all values </w:t>
      </w:r>
      <w:r w:rsidRPr="00F02209">
        <w:rPr>
          <w:rFonts w:ascii="Times New Roman" w:hAnsi="Times New Roman"/>
          <w:i/>
        </w:rPr>
        <w:t>a</w:t>
      </w:r>
      <w:r>
        <w:t xml:space="preserve">, </w:t>
      </w:r>
      <w:r w:rsidRPr="00F02209">
        <w:rPr>
          <w:rFonts w:ascii="Times New Roman" w:hAnsi="Times New Roman"/>
          <w:i/>
        </w:rPr>
        <w:t>b</w:t>
      </w:r>
      <w:r>
        <w:t xml:space="preserve">, and </w:t>
      </w:r>
      <w:r w:rsidRPr="00F02209">
        <w:rPr>
          <w:rFonts w:ascii="Times New Roman" w:hAnsi="Times New Roman"/>
          <w:i/>
        </w:rPr>
        <w:t>c</w:t>
      </w:r>
      <w:r>
        <w:t xml:space="preserve"> (possibly the same value) in the set </w:t>
      </w:r>
      <w:r w:rsidRPr="00F02209">
        <w:rPr>
          <w:rFonts w:ascii="Times New Roman" w:hAnsi="Times New Roman"/>
          <w:i/>
        </w:rPr>
        <w:t>S</w:t>
      </w:r>
      <w:r>
        <w:t xml:space="preserve">: The notation </w:t>
      </w:r>
      <w:r w:rsidRPr="00F02209">
        <w:rPr>
          <w:rFonts w:ascii="Times New Roman" w:hAnsi="Times New Roman"/>
          <w:i/>
        </w:rPr>
        <w:t>a</w:t>
      </w:r>
      <w:r w:rsidRPr="00F02209">
        <w:rPr>
          <w:rFonts w:ascii="Times New Roman" w:hAnsi="Times New Roman"/>
        </w:rPr>
        <w:t> &lt;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t xml:space="preserve"> means </w:t>
      </w:r>
      <w:r w:rsidRPr="00F02209">
        <w:rPr>
          <w:rFonts w:ascii="Times New Roman" w:hAnsi="Times New Roman"/>
          <w:i/>
        </w:rPr>
        <w:t>comparefn</w:t>
      </w:r>
      <w:r w:rsidRPr="00F02209">
        <w:rPr>
          <w:rFonts w:ascii="Times New Roman" w:hAnsi="Times New Roman"/>
        </w:rPr>
        <w:t>(</w:t>
      </w:r>
      <w:r w:rsidRPr="00F02209">
        <w:rPr>
          <w:rFonts w:ascii="Times New Roman" w:hAnsi="Times New Roman"/>
          <w:i/>
        </w:rPr>
        <w:t>a</w:t>
      </w:r>
      <w:r w:rsidRPr="00F02209">
        <w:rPr>
          <w:rFonts w:ascii="Times New Roman" w:hAnsi="Times New Roman"/>
        </w:rPr>
        <w:t>,</w:t>
      </w:r>
      <w:r w:rsidRPr="00F02209">
        <w:rPr>
          <w:rFonts w:ascii="Times New Roman" w:hAnsi="Times New Roman"/>
          <w:i/>
        </w:rPr>
        <w:t>b</w:t>
      </w:r>
      <w:r w:rsidRPr="00F02209">
        <w:rPr>
          <w:rFonts w:ascii="Times New Roman" w:hAnsi="Times New Roman"/>
        </w:rPr>
        <w:t>) &lt; 0</w:t>
      </w:r>
      <w:r>
        <w:t xml:space="preserve">; </w:t>
      </w:r>
      <w:r w:rsidRPr="00F02209">
        <w:rPr>
          <w:rFonts w:ascii="Times New Roman" w:hAnsi="Times New Roman"/>
          <w:i/>
        </w:rPr>
        <w:t>a</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t xml:space="preserve"> means </w:t>
      </w:r>
      <w:r w:rsidRPr="00F02209">
        <w:rPr>
          <w:rFonts w:ascii="Times New Roman" w:hAnsi="Times New Roman"/>
          <w:i/>
        </w:rPr>
        <w:t>comparefn</w:t>
      </w:r>
      <w:r w:rsidRPr="00F02209">
        <w:rPr>
          <w:rFonts w:ascii="Times New Roman" w:hAnsi="Times New Roman"/>
        </w:rPr>
        <w:t>(</w:t>
      </w:r>
      <w:r w:rsidRPr="00F02209">
        <w:rPr>
          <w:rFonts w:ascii="Times New Roman" w:hAnsi="Times New Roman"/>
          <w:i/>
        </w:rPr>
        <w:t>a</w:t>
      </w:r>
      <w:r w:rsidRPr="00F02209">
        <w:rPr>
          <w:rFonts w:ascii="Times New Roman" w:hAnsi="Times New Roman"/>
        </w:rPr>
        <w:t>,</w:t>
      </w:r>
      <w:r w:rsidRPr="00F02209">
        <w:rPr>
          <w:rFonts w:ascii="Times New Roman" w:hAnsi="Times New Roman"/>
          <w:i/>
        </w:rPr>
        <w:t>b</w:t>
      </w:r>
      <w:r w:rsidRPr="00F02209">
        <w:rPr>
          <w:rFonts w:ascii="Times New Roman" w:hAnsi="Times New Roman"/>
        </w:rPr>
        <w:t>) = 0</w:t>
      </w:r>
      <w:r>
        <w:t xml:space="preserve"> (of either sign); and </w:t>
      </w:r>
      <w:r w:rsidRPr="00F02209">
        <w:rPr>
          <w:rFonts w:ascii="Times New Roman" w:hAnsi="Times New Roman"/>
          <w:i/>
        </w:rPr>
        <w:t>a</w:t>
      </w:r>
      <w:r w:rsidRPr="00F02209">
        <w:rPr>
          <w:rFonts w:ascii="Times New Roman" w:hAnsi="Times New Roman"/>
        </w:rPr>
        <w:t> &gt;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t xml:space="preserve"> means </w:t>
      </w:r>
      <w:r w:rsidRPr="00F02209">
        <w:rPr>
          <w:rFonts w:ascii="Times New Roman" w:hAnsi="Times New Roman"/>
          <w:i/>
        </w:rPr>
        <w:t>comparefn</w:t>
      </w:r>
      <w:r w:rsidRPr="00F02209">
        <w:rPr>
          <w:rFonts w:ascii="Times New Roman" w:hAnsi="Times New Roman"/>
        </w:rPr>
        <w:t>(</w:t>
      </w:r>
      <w:r w:rsidRPr="00F02209">
        <w:rPr>
          <w:rFonts w:ascii="Times New Roman" w:hAnsi="Times New Roman"/>
          <w:i/>
        </w:rPr>
        <w:t>a</w:t>
      </w:r>
      <w:r w:rsidRPr="00F02209">
        <w:rPr>
          <w:rFonts w:ascii="Times New Roman" w:hAnsi="Times New Roman"/>
        </w:rPr>
        <w:t>,</w:t>
      </w:r>
      <w:r w:rsidRPr="00F02209">
        <w:rPr>
          <w:rFonts w:ascii="Times New Roman" w:hAnsi="Times New Roman"/>
          <w:i/>
        </w:rPr>
        <w:t>b</w:t>
      </w:r>
      <w:r w:rsidRPr="00F02209">
        <w:rPr>
          <w:rFonts w:ascii="Times New Roman" w:hAnsi="Times New Roman"/>
        </w:rPr>
        <w:t>) &gt; 0</w:t>
      </w:r>
      <w:r>
        <w:t>.</w:t>
      </w:r>
    </w:p>
    <w:p w14:paraId="5DF33310" w14:textId="77777777" w:rsidR="004C02EF" w:rsidRPr="00F02209" w:rsidRDefault="004C02EF" w:rsidP="004C02EF">
      <w:pPr>
        <w:numPr>
          <w:ilvl w:val="0"/>
          <w:numId w:val="212"/>
        </w:numPr>
        <w:contextualSpacing/>
        <w:rPr>
          <w:rFonts w:ascii="Times New Roman" w:hAnsi="Times New Roman"/>
        </w:rPr>
      </w:pPr>
      <w:r w:rsidRPr="00F02209">
        <w:rPr>
          <w:rFonts w:ascii="Times New Roman" w:hAnsi="Times New Roman"/>
        </w:rPr>
        <w:t xml:space="preserve">Calling </w:t>
      </w:r>
      <w:r w:rsidRPr="00F02209">
        <w:rPr>
          <w:rFonts w:ascii="Times New Roman" w:hAnsi="Times New Roman"/>
          <w:i/>
        </w:rPr>
        <w:t>comparefn</w:t>
      </w:r>
      <w:r w:rsidRPr="00F02209">
        <w:rPr>
          <w:rFonts w:ascii="Times New Roman" w:hAnsi="Times New Roman"/>
        </w:rPr>
        <w:t>(</w:t>
      </w:r>
      <w:r w:rsidRPr="00F02209">
        <w:rPr>
          <w:rFonts w:ascii="Times New Roman" w:hAnsi="Times New Roman"/>
          <w:i/>
        </w:rPr>
        <w:t>a</w:t>
      </w:r>
      <w:r w:rsidRPr="00F02209">
        <w:rPr>
          <w:rFonts w:ascii="Times New Roman" w:hAnsi="Times New Roman"/>
        </w:rPr>
        <w:t>,</w:t>
      </w:r>
      <w:r w:rsidRPr="00F02209">
        <w:rPr>
          <w:rFonts w:ascii="Times New Roman" w:hAnsi="Times New Roman"/>
          <w:i/>
        </w:rPr>
        <w:t>b</w:t>
      </w:r>
      <w:r w:rsidRPr="00F02209">
        <w:rPr>
          <w:rFonts w:ascii="Times New Roman" w:hAnsi="Times New Roman"/>
        </w:rPr>
        <w:t xml:space="preserve">) always returns the same value </w:t>
      </w:r>
      <w:r w:rsidRPr="00F02209">
        <w:rPr>
          <w:rFonts w:ascii="Times New Roman" w:hAnsi="Times New Roman"/>
          <w:i/>
        </w:rPr>
        <w:t>v</w:t>
      </w:r>
      <w:r w:rsidRPr="00F02209">
        <w:rPr>
          <w:rFonts w:ascii="Times New Roman" w:hAnsi="Times New Roman"/>
        </w:rPr>
        <w:t xml:space="preserve"> when given a specific pair of values </w:t>
      </w:r>
      <w:r w:rsidRPr="00F02209">
        <w:rPr>
          <w:rFonts w:ascii="Times New Roman" w:hAnsi="Times New Roman"/>
          <w:i/>
        </w:rPr>
        <w:t>a</w:t>
      </w:r>
      <w:r w:rsidRPr="00F02209">
        <w:rPr>
          <w:rFonts w:ascii="Times New Roman" w:hAnsi="Times New Roman"/>
        </w:rPr>
        <w:t xml:space="preserve"> and </w:t>
      </w:r>
      <w:r w:rsidRPr="00F02209">
        <w:rPr>
          <w:rFonts w:ascii="Times New Roman" w:hAnsi="Times New Roman"/>
          <w:i/>
        </w:rPr>
        <w:t>b</w:t>
      </w:r>
      <w:r w:rsidRPr="00F02209">
        <w:rPr>
          <w:rFonts w:ascii="Times New Roman" w:hAnsi="Times New Roman"/>
        </w:rPr>
        <w:t xml:space="preserve"> as its two arguments. Furthermore, </w:t>
      </w:r>
      <w:r>
        <w:rPr>
          <w:rFonts w:ascii="Times New Roman" w:hAnsi="Times New Roman"/>
        </w:rPr>
        <w:t>Type(</w:t>
      </w:r>
      <w:r w:rsidRPr="00F02209">
        <w:rPr>
          <w:rFonts w:ascii="Times New Roman" w:hAnsi="Times New Roman"/>
          <w:i/>
        </w:rPr>
        <w:t>v</w:t>
      </w:r>
      <w:r>
        <w:rPr>
          <w:rFonts w:ascii="Times New Roman" w:hAnsi="Times New Roman"/>
        </w:rPr>
        <w:t>)</w:t>
      </w:r>
      <w:r w:rsidRPr="00F02209">
        <w:rPr>
          <w:rFonts w:ascii="Times New Roman" w:hAnsi="Times New Roman"/>
        </w:rPr>
        <w:t xml:space="preserve"> </w:t>
      </w:r>
      <w:r>
        <w:rPr>
          <w:rFonts w:ascii="Times New Roman" w:hAnsi="Times New Roman"/>
        </w:rPr>
        <w:t>is</w:t>
      </w:r>
      <w:r w:rsidRPr="00F02209">
        <w:rPr>
          <w:rFonts w:ascii="Times New Roman" w:hAnsi="Times New Roman"/>
        </w:rPr>
        <w:t xml:space="preserve"> Number, and </w:t>
      </w:r>
      <w:r w:rsidRPr="00F02209">
        <w:rPr>
          <w:rFonts w:ascii="Times New Roman" w:hAnsi="Times New Roman"/>
          <w:i/>
        </w:rPr>
        <w:t>v</w:t>
      </w:r>
      <w:r w:rsidRPr="00F02209">
        <w:rPr>
          <w:rFonts w:ascii="Times New Roman" w:hAnsi="Times New Roman"/>
        </w:rPr>
        <w:t xml:space="preserve"> is not NaN. Note that this implies that exactly one of </w:t>
      </w:r>
      <w:r w:rsidRPr="00F02209">
        <w:rPr>
          <w:rFonts w:ascii="Times New Roman" w:hAnsi="Times New Roman"/>
          <w:i/>
        </w:rPr>
        <w:t>a</w:t>
      </w:r>
      <w:r w:rsidRPr="00F02209">
        <w:rPr>
          <w:rFonts w:ascii="Times New Roman" w:hAnsi="Times New Roman"/>
        </w:rPr>
        <w:t> &lt;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rsidRPr="00F02209">
        <w:rPr>
          <w:rFonts w:ascii="Times New Roman" w:hAnsi="Times New Roman"/>
        </w:rPr>
        <w:t xml:space="preserve">, </w:t>
      </w:r>
      <w:r w:rsidRPr="00F02209">
        <w:rPr>
          <w:rFonts w:ascii="Times New Roman" w:hAnsi="Times New Roman"/>
          <w:i/>
        </w:rPr>
        <w:t>a</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rsidRPr="00F02209">
        <w:rPr>
          <w:rFonts w:ascii="Times New Roman" w:hAnsi="Times New Roman"/>
        </w:rPr>
        <w:t xml:space="preserve">, and </w:t>
      </w:r>
      <w:r w:rsidRPr="00F02209">
        <w:rPr>
          <w:rFonts w:ascii="Times New Roman" w:hAnsi="Times New Roman"/>
          <w:i/>
        </w:rPr>
        <w:t>a</w:t>
      </w:r>
      <w:r w:rsidRPr="00F02209">
        <w:rPr>
          <w:rFonts w:ascii="Times New Roman" w:hAnsi="Times New Roman"/>
        </w:rPr>
        <w:t> &gt;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rsidRPr="00F02209">
        <w:rPr>
          <w:rFonts w:ascii="Times New Roman" w:hAnsi="Times New Roman"/>
        </w:rPr>
        <w:t xml:space="preserve"> will be true for a given pair of </w:t>
      </w:r>
      <w:r w:rsidRPr="00F02209">
        <w:rPr>
          <w:rFonts w:ascii="Times New Roman" w:hAnsi="Times New Roman"/>
          <w:i/>
        </w:rPr>
        <w:t>a</w:t>
      </w:r>
      <w:r w:rsidRPr="00F02209">
        <w:rPr>
          <w:rFonts w:ascii="Times New Roman" w:hAnsi="Times New Roman"/>
        </w:rPr>
        <w:t xml:space="preserve"> and </w:t>
      </w:r>
      <w:r w:rsidRPr="00F02209">
        <w:rPr>
          <w:rFonts w:ascii="Times New Roman" w:hAnsi="Times New Roman"/>
          <w:i/>
        </w:rPr>
        <w:t>b</w:t>
      </w:r>
      <w:r w:rsidRPr="00F02209">
        <w:rPr>
          <w:rFonts w:ascii="Times New Roman" w:hAnsi="Times New Roman"/>
        </w:rPr>
        <w:t>.</w:t>
      </w:r>
    </w:p>
    <w:p w14:paraId="55FAE1A0" w14:textId="77777777" w:rsidR="004C02EF" w:rsidRPr="00F02209" w:rsidRDefault="004C02EF" w:rsidP="004C02EF">
      <w:pPr>
        <w:numPr>
          <w:ilvl w:val="0"/>
          <w:numId w:val="212"/>
        </w:numPr>
        <w:contextualSpacing/>
        <w:rPr>
          <w:rFonts w:ascii="Times New Roman" w:hAnsi="Times New Roman"/>
        </w:rPr>
      </w:pPr>
      <w:r w:rsidRPr="00F02209">
        <w:rPr>
          <w:rFonts w:ascii="Times New Roman" w:hAnsi="Times New Roman"/>
        </w:rPr>
        <w:t xml:space="preserve">Calling </w:t>
      </w:r>
      <w:r w:rsidRPr="00F02209">
        <w:rPr>
          <w:rFonts w:ascii="Times New Roman" w:hAnsi="Times New Roman"/>
          <w:i/>
        </w:rPr>
        <w:t>comparefn</w:t>
      </w:r>
      <w:r w:rsidRPr="00F02209">
        <w:rPr>
          <w:rFonts w:ascii="Times New Roman" w:hAnsi="Times New Roman"/>
        </w:rPr>
        <w:t>(</w:t>
      </w:r>
      <w:r w:rsidRPr="00F02209">
        <w:rPr>
          <w:rFonts w:ascii="Times New Roman" w:hAnsi="Times New Roman"/>
          <w:i/>
        </w:rPr>
        <w:t>a</w:t>
      </w:r>
      <w:r w:rsidRPr="00F02209">
        <w:rPr>
          <w:rFonts w:ascii="Times New Roman" w:hAnsi="Times New Roman"/>
        </w:rPr>
        <w:t>,</w:t>
      </w:r>
      <w:r w:rsidRPr="00F02209">
        <w:rPr>
          <w:rFonts w:ascii="Times New Roman" w:hAnsi="Times New Roman"/>
          <w:i/>
        </w:rPr>
        <w:t>b</w:t>
      </w:r>
      <w:r w:rsidRPr="00F02209">
        <w:rPr>
          <w:rFonts w:ascii="Times New Roman" w:hAnsi="Times New Roman"/>
        </w:rPr>
        <w:t xml:space="preserve">) does not modify the </w:t>
      </w:r>
      <w:r w:rsidRPr="00F02209">
        <w:rPr>
          <w:rFonts w:ascii="Times New Roman" w:hAnsi="Times New Roman"/>
          <w:b/>
        </w:rPr>
        <w:t>this</w:t>
      </w:r>
      <w:r w:rsidRPr="00F02209">
        <w:rPr>
          <w:rFonts w:ascii="Times New Roman" w:hAnsi="Times New Roman"/>
        </w:rPr>
        <w:t xml:space="preserve"> object.</w:t>
      </w:r>
    </w:p>
    <w:p w14:paraId="14AE97C9" w14:textId="77777777" w:rsidR="004C02EF" w:rsidRPr="00F02209" w:rsidRDefault="004C02EF" w:rsidP="004C02EF">
      <w:pPr>
        <w:numPr>
          <w:ilvl w:val="0"/>
          <w:numId w:val="212"/>
        </w:numPr>
        <w:contextualSpacing/>
        <w:rPr>
          <w:rFonts w:ascii="Times New Roman" w:hAnsi="Times New Roman"/>
        </w:rPr>
      </w:pPr>
      <w:r w:rsidRPr="00F02209">
        <w:rPr>
          <w:rFonts w:ascii="Times New Roman" w:hAnsi="Times New Roman"/>
          <w:i/>
        </w:rPr>
        <w:t>a</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a</w:t>
      </w:r>
      <w:r w:rsidRPr="00F02209">
        <w:rPr>
          <w:rFonts w:ascii="Times New Roman" w:hAnsi="Times New Roman"/>
        </w:rPr>
        <w:t xml:space="preserve">   (reflexivity)</w:t>
      </w:r>
    </w:p>
    <w:p w14:paraId="0901B9A3" w14:textId="77777777" w:rsidR="004C02EF" w:rsidRPr="00F02209" w:rsidRDefault="004C02EF" w:rsidP="004C02EF">
      <w:pPr>
        <w:numPr>
          <w:ilvl w:val="0"/>
          <w:numId w:val="212"/>
        </w:numPr>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a</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rsidRPr="00F02209">
        <w:rPr>
          <w:rFonts w:ascii="Times New Roman" w:hAnsi="Times New Roman"/>
        </w:rPr>
        <w:t xml:space="preserve">, then </w:t>
      </w:r>
      <w:r w:rsidRPr="00F02209">
        <w:rPr>
          <w:rFonts w:ascii="Times New Roman" w:hAnsi="Times New Roman"/>
          <w:i/>
        </w:rPr>
        <w:t>b</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a</w:t>
      </w:r>
      <w:r w:rsidRPr="00F02209">
        <w:rPr>
          <w:rFonts w:ascii="Times New Roman" w:hAnsi="Times New Roman"/>
        </w:rPr>
        <w:t xml:space="preserve">   (symmetry)</w:t>
      </w:r>
    </w:p>
    <w:p w14:paraId="223B5DDC" w14:textId="77777777" w:rsidR="004C02EF" w:rsidRPr="00F02209" w:rsidRDefault="004C02EF" w:rsidP="004C02EF">
      <w:pPr>
        <w:numPr>
          <w:ilvl w:val="0"/>
          <w:numId w:val="212"/>
        </w:numPr>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a</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rsidRPr="00F02209">
        <w:rPr>
          <w:rFonts w:ascii="Times New Roman" w:hAnsi="Times New Roman"/>
        </w:rPr>
        <w:t xml:space="preserve"> and </w:t>
      </w:r>
      <w:r w:rsidRPr="00F02209">
        <w:rPr>
          <w:rFonts w:ascii="Times New Roman" w:hAnsi="Times New Roman"/>
          <w:i/>
        </w:rPr>
        <w:t>b</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c</w:t>
      </w:r>
      <w:r w:rsidRPr="00F02209">
        <w:rPr>
          <w:rFonts w:ascii="Times New Roman" w:hAnsi="Times New Roman"/>
        </w:rPr>
        <w:t xml:space="preserve">, then </w:t>
      </w:r>
      <w:r w:rsidRPr="00F02209">
        <w:rPr>
          <w:rFonts w:ascii="Times New Roman" w:hAnsi="Times New Roman"/>
          <w:i/>
        </w:rPr>
        <w:t>a</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c</w:t>
      </w:r>
      <w:r w:rsidRPr="00F02209">
        <w:rPr>
          <w:rFonts w:ascii="Times New Roman" w:hAnsi="Times New Roman"/>
        </w:rPr>
        <w:t xml:space="preserve">   (transitivity of =</w:t>
      </w:r>
      <w:r w:rsidRPr="00F02209">
        <w:rPr>
          <w:rFonts w:ascii="Times New Roman" w:hAnsi="Times New Roman"/>
          <w:vertAlign w:val="subscript"/>
        </w:rPr>
        <w:t>CF</w:t>
      </w:r>
      <w:r w:rsidRPr="00F02209">
        <w:rPr>
          <w:rFonts w:ascii="Times New Roman" w:hAnsi="Times New Roman"/>
        </w:rPr>
        <w:t>)</w:t>
      </w:r>
    </w:p>
    <w:p w14:paraId="5A8C8AE0" w14:textId="77777777" w:rsidR="004C02EF" w:rsidRPr="00F02209" w:rsidRDefault="004C02EF" w:rsidP="004C02EF">
      <w:pPr>
        <w:numPr>
          <w:ilvl w:val="0"/>
          <w:numId w:val="212"/>
        </w:numPr>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a</w:t>
      </w:r>
      <w:r w:rsidRPr="00F02209">
        <w:rPr>
          <w:rFonts w:ascii="Times New Roman" w:hAnsi="Times New Roman"/>
        </w:rPr>
        <w:t> &lt;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rsidRPr="00F02209">
        <w:rPr>
          <w:rFonts w:ascii="Times New Roman" w:hAnsi="Times New Roman"/>
        </w:rPr>
        <w:t xml:space="preserve"> and </w:t>
      </w:r>
      <w:r w:rsidRPr="00F02209">
        <w:rPr>
          <w:rFonts w:ascii="Times New Roman" w:hAnsi="Times New Roman"/>
          <w:i/>
        </w:rPr>
        <w:t>b</w:t>
      </w:r>
      <w:r w:rsidRPr="00F02209">
        <w:rPr>
          <w:rFonts w:ascii="Times New Roman" w:hAnsi="Times New Roman"/>
        </w:rPr>
        <w:t> &lt;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c</w:t>
      </w:r>
      <w:r w:rsidRPr="00F02209">
        <w:rPr>
          <w:rFonts w:ascii="Times New Roman" w:hAnsi="Times New Roman"/>
        </w:rPr>
        <w:t xml:space="preserve">, then </w:t>
      </w:r>
      <w:r w:rsidRPr="00F02209">
        <w:rPr>
          <w:rFonts w:ascii="Times New Roman" w:hAnsi="Times New Roman"/>
          <w:i/>
        </w:rPr>
        <w:t>a</w:t>
      </w:r>
      <w:r w:rsidRPr="00F02209">
        <w:rPr>
          <w:rFonts w:ascii="Times New Roman" w:hAnsi="Times New Roman"/>
        </w:rPr>
        <w:t> &lt;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c</w:t>
      </w:r>
      <w:r w:rsidRPr="00F02209">
        <w:rPr>
          <w:rFonts w:ascii="Times New Roman" w:hAnsi="Times New Roman"/>
        </w:rPr>
        <w:t xml:space="preserve">   (transitivity of &lt;</w:t>
      </w:r>
      <w:r w:rsidRPr="00F02209">
        <w:rPr>
          <w:rFonts w:ascii="Times New Roman" w:hAnsi="Times New Roman"/>
          <w:vertAlign w:val="subscript"/>
        </w:rPr>
        <w:t>CF</w:t>
      </w:r>
      <w:r w:rsidRPr="00F02209">
        <w:rPr>
          <w:rFonts w:ascii="Times New Roman" w:hAnsi="Times New Roman"/>
        </w:rPr>
        <w:t>)</w:t>
      </w:r>
    </w:p>
    <w:p w14:paraId="5CB897ED" w14:textId="77777777" w:rsidR="004C02EF" w:rsidRPr="00F02209" w:rsidRDefault="004C02EF" w:rsidP="004C02EF">
      <w:pPr>
        <w:numPr>
          <w:ilvl w:val="0"/>
          <w:numId w:val="212"/>
        </w:numPr>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a</w:t>
      </w:r>
      <w:r w:rsidRPr="00F02209">
        <w:rPr>
          <w:rFonts w:ascii="Times New Roman" w:hAnsi="Times New Roman"/>
        </w:rPr>
        <w:t> &gt;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rsidRPr="00F02209">
        <w:rPr>
          <w:rFonts w:ascii="Times New Roman" w:hAnsi="Times New Roman"/>
        </w:rPr>
        <w:t xml:space="preserve"> and </w:t>
      </w:r>
      <w:r w:rsidRPr="00F02209">
        <w:rPr>
          <w:rFonts w:ascii="Times New Roman" w:hAnsi="Times New Roman"/>
          <w:i/>
        </w:rPr>
        <w:t>b</w:t>
      </w:r>
      <w:r w:rsidRPr="00F02209">
        <w:rPr>
          <w:rFonts w:ascii="Times New Roman" w:hAnsi="Times New Roman"/>
        </w:rPr>
        <w:t> &gt;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c</w:t>
      </w:r>
      <w:r w:rsidRPr="00F02209">
        <w:rPr>
          <w:rFonts w:ascii="Times New Roman" w:hAnsi="Times New Roman"/>
        </w:rPr>
        <w:t xml:space="preserve">, then </w:t>
      </w:r>
      <w:r w:rsidRPr="00F02209">
        <w:rPr>
          <w:rFonts w:ascii="Times New Roman" w:hAnsi="Times New Roman"/>
          <w:i/>
        </w:rPr>
        <w:t>a</w:t>
      </w:r>
      <w:r w:rsidRPr="00F02209">
        <w:rPr>
          <w:rFonts w:ascii="Times New Roman" w:hAnsi="Times New Roman"/>
        </w:rPr>
        <w:t> &gt;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c</w:t>
      </w:r>
      <w:r w:rsidRPr="00F02209">
        <w:rPr>
          <w:rFonts w:ascii="Times New Roman" w:hAnsi="Times New Roman"/>
        </w:rPr>
        <w:t xml:space="preserve">   (transitivity of &gt;</w:t>
      </w:r>
      <w:r w:rsidRPr="00F02209">
        <w:rPr>
          <w:rFonts w:ascii="Times New Roman" w:hAnsi="Times New Roman"/>
          <w:vertAlign w:val="subscript"/>
        </w:rPr>
        <w:t>CF</w:t>
      </w:r>
      <w:r w:rsidRPr="00F02209">
        <w:rPr>
          <w:rFonts w:ascii="Times New Roman" w:hAnsi="Times New Roman"/>
        </w:rPr>
        <w:t>)</w:t>
      </w:r>
    </w:p>
    <w:p w14:paraId="30A95629" w14:textId="77777777" w:rsidR="004C02EF" w:rsidRDefault="004C02EF" w:rsidP="004C02EF">
      <w:pPr>
        <w:pStyle w:val="Note"/>
      </w:pPr>
      <w:r w:rsidRPr="00AA0E90">
        <w:t>NOTE</w:t>
      </w:r>
      <w:r w:rsidRPr="00AA0E90">
        <w:tab/>
        <w:t xml:space="preserve">The above conditions are necessary and sufficient to ensure that </w:t>
      </w:r>
      <w:r w:rsidRPr="00F02209">
        <w:rPr>
          <w:rFonts w:ascii="Times New Roman" w:hAnsi="Times New Roman"/>
          <w:i/>
        </w:rPr>
        <w:t>comparefn</w:t>
      </w:r>
      <w:r w:rsidRPr="00AA0E90">
        <w:t xml:space="preserve"> divides the set </w:t>
      </w:r>
      <w:r w:rsidRPr="00F02209">
        <w:rPr>
          <w:rFonts w:ascii="Times New Roman" w:hAnsi="Times New Roman"/>
          <w:i/>
        </w:rPr>
        <w:t>S</w:t>
      </w:r>
      <w:r w:rsidRPr="00AA0E90">
        <w:t xml:space="preserve"> into equivalence classes and that these equivalence classes are totally ordered.</w:t>
      </w:r>
    </w:p>
    <w:p w14:paraId="6B5B2E6C" w14:textId="77777777" w:rsidR="004C02EF" w:rsidRDefault="004C02EF" w:rsidP="004C02EF">
      <w:r>
        <w:t xml:space="preserve">When the SortCompare abstract operation is called with two arguments </w:t>
      </w:r>
      <w:r w:rsidRPr="00F02209">
        <w:rPr>
          <w:rFonts w:ascii="Times New Roman" w:hAnsi="Times New Roman"/>
          <w:i/>
        </w:rPr>
        <w:t>j</w:t>
      </w:r>
      <w:r>
        <w:t xml:space="preserve"> and </w:t>
      </w:r>
      <w:r w:rsidRPr="00F02209">
        <w:rPr>
          <w:rFonts w:ascii="Times New Roman" w:hAnsi="Times New Roman"/>
          <w:i/>
        </w:rPr>
        <w:t>k</w:t>
      </w:r>
      <w:r>
        <w:t>, the following steps are taken:</w:t>
      </w:r>
    </w:p>
    <w:p w14:paraId="2410C2AC" w14:textId="77777777" w:rsidR="004C02EF" w:rsidRPr="00AA0E90" w:rsidRDefault="004C02EF" w:rsidP="004C02EF">
      <w:pPr>
        <w:pStyle w:val="Alg4"/>
        <w:numPr>
          <w:ilvl w:val="0"/>
          <w:numId w:val="214"/>
        </w:numPr>
      </w:pPr>
      <w:r w:rsidRPr="00AA0E90">
        <w:t xml:space="preserve">Let </w:t>
      </w:r>
      <w:r w:rsidRPr="00AA0E90">
        <w:rPr>
          <w:i/>
        </w:rPr>
        <w:t>jString</w:t>
      </w:r>
      <w:r w:rsidRPr="00AA0E90">
        <w:t xml:space="preserve"> be ToString(</w:t>
      </w:r>
      <w:r w:rsidRPr="00AA0E90">
        <w:rPr>
          <w:i/>
        </w:rPr>
        <w:t>j</w:t>
      </w:r>
      <w:r w:rsidRPr="00AA0E90">
        <w:t>).</w:t>
      </w:r>
    </w:p>
    <w:p w14:paraId="32090771" w14:textId="77777777" w:rsidR="004C02EF" w:rsidRPr="00AA0E90" w:rsidRDefault="004C02EF" w:rsidP="004C02EF">
      <w:pPr>
        <w:pStyle w:val="Alg4"/>
        <w:numPr>
          <w:ilvl w:val="0"/>
          <w:numId w:val="214"/>
        </w:numPr>
      </w:pPr>
      <w:r w:rsidRPr="00AA0E90">
        <w:t xml:space="preserve">Let </w:t>
      </w:r>
      <w:r w:rsidRPr="00AA0E90">
        <w:rPr>
          <w:i/>
        </w:rPr>
        <w:t>kString</w:t>
      </w:r>
      <w:r w:rsidRPr="00AA0E90">
        <w:t xml:space="preserve"> be ToString(</w:t>
      </w:r>
      <w:r w:rsidRPr="00AA0E90">
        <w:rPr>
          <w:i/>
        </w:rPr>
        <w:t>k</w:t>
      </w:r>
      <w:r w:rsidRPr="00AA0E90">
        <w:t>).</w:t>
      </w:r>
    </w:p>
    <w:p w14:paraId="1F6F546B" w14:textId="77777777" w:rsidR="004C02EF" w:rsidRPr="00AA0E90" w:rsidRDefault="004C02EF" w:rsidP="004C02EF">
      <w:pPr>
        <w:pStyle w:val="Alg4"/>
        <w:numPr>
          <w:ilvl w:val="0"/>
          <w:numId w:val="214"/>
        </w:numPr>
      </w:pPr>
      <w:r w:rsidRPr="00AA0E90">
        <w:t xml:space="preserve">Let </w:t>
      </w:r>
      <w:r w:rsidRPr="00AA0E90">
        <w:rPr>
          <w:i/>
        </w:rPr>
        <w:t>hasj</w:t>
      </w:r>
      <w:r w:rsidRPr="00AA0E90">
        <w:t xml:space="preserve"> be the result of calling the [[HasProperty]] internal method of </w:t>
      </w:r>
      <w:r w:rsidRPr="00AA0E90">
        <w:rPr>
          <w:i/>
        </w:rPr>
        <w:t>obj</w:t>
      </w:r>
      <w:r w:rsidRPr="00AA0E90">
        <w:t xml:space="preserve"> with argument </w:t>
      </w:r>
      <w:r w:rsidRPr="00AA0E90">
        <w:rPr>
          <w:i/>
        </w:rPr>
        <w:t>jString</w:t>
      </w:r>
      <w:r w:rsidRPr="00AA0E90">
        <w:t>.</w:t>
      </w:r>
    </w:p>
    <w:p w14:paraId="0D064299" w14:textId="77777777" w:rsidR="004C02EF" w:rsidRPr="00AA0E90" w:rsidRDefault="004C02EF" w:rsidP="004C02EF">
      <w:pPr>
        <w:pStyle w:val="Alg4"/>
        <w:numPr>
          <w:ilvl w:val="0"/>
          <w:numId w:val="214"/>
        </w:numPr>
      </w:pPr>
      <w:r w:rsidRPr="00AA0E90">
        <w:t xml:space="preserve">Let </w:t>
      </w:r>
      <w:r w:rsidRPr="00AA0E90">
        <w:rPr>
          <w:i/>
        </w:rPr>
        <w:t>hask</w:t>
      </w:r>
      <w:r w:rsidRPr="00AA0E90">
        <w:t xml:space="preserve"> be the result of calling the [[HasProperty]] internal method of </w:t>
      </w:r>
      <w:r w:rsidRPr="00AA0E90">
        <w:rPr>
          <w:i/>
        </w:rPr>
        <w:t>obj</w:t>
      </w:r>
      <w:r w:rsidRPr="00AA0E90">
        <w:t xml:space="preserve"> with argument </w:t>
      </w:r>
      <w:r w:rsidRPr="00AA0E90">
        <w:rPr>
          <w:i/>
        </w:rPr>
        <w:t>kString</w:t>
      </w:r>
      <w:r w:rsidRPr="00AA0E90">
        <w:t>.</w:t>
      </w:r>
    </w:p>
    <w:p w14:paraId="4435A420" w14:textId="77777777" w:rsidR="004C02EF" w:rsidRPr="00AA0E90" w:rsidRDefault="004C02EF" w:rsidP="004C02EF">
      <w:pPr>
        <w:pStyle w:val="Alg4"/>
        <w:numPr>
          <w:ilvl w:val="0"/>
          <w:numId w:val="214"/>
        </w:numPr>
      </w:pPr>
      <w:r w:rsidRPr="00AA0E90">
        <w:t xml:space="preserve">If </w:t>
      </w:r>
      <w:r w:rsidRPr="00AA0E90">
        <w:rPr>
          <w:i/>
        </w:rPr>
        <w:t xml:space="preserve">hasj </w:t>
      </w:r>
      <w:r w:rsidRPr="00AA0E90">
        <w:t>and</w:t>
      </w:r>
      <w:r w:rsidRPr="00AA0E90">
        <w:rPr>
          <w:i/>
        </w:rPr>
        <w:t xml:space="preserve"> hask </w:t>
      </w:r>
      <w:r w:rsidRPr="00AA0E90">
        <w:t>are both</w:t>
      </w:r>
      <w:r w:rsidRPr="00AA0E90">
        <w:rPr>
          <w:i/>
        </w:rPr>
        <w:t xml:space="preserve"> </w:t>
      </w:r>
      <w:r w:rsidRPr="00AA0E90">
        <w:rPr>
          <w:b/>
        </w:rPr>
        <w:t>false</w:t>
      </w:r>
      <w:r w:rsidRPr="00AA0E90">
        <w:t xml:space="preserve">, then return </w:t>
      </w:r>
      <w:r w:rsidRPr="00AA0E90">
        <w:rPr>
          <w:b/>
        </w:rPr>
        <w:t>+0</w:t>
      </w:r>
      <w:r w:rsidRPr="00AA0E90">
        <w:t>.</w:t>
      </w:r>
    </w:p>
    <w:p w14:paraId="58E63079" w14:textId="77777777" w:rsidR="004C02EF" w:rsidRPr="00AA0E90" w:rsidRDefault="004C02EF" w:rsidP="004C02EF">
      <w:pPr>
        <w:pStyle w:val="Alg4"/>
        <w:numPr>
          <w:ilvl w:val="0"/>
          <w:numId w:val="214"/>
        </w:numPr>
      </w:pPr>
      <w:r w:rsidRPr="00AA0E90">
        <w:t xml:space="preserve">If </w:t>
      </w:r>
      <w:r w:rsidRPr="00AA0E90">
        <w:rPr>
          <w:i/>
        </w:rPr>
        <w:t xml:space="preserve">hasj </w:t>
      </w:r>
      <w:r w:rsidRPr="00AA0E90">
        <w:t xml:space="preserve">is </w:t>
      </w:r>
      <w:r w:rsidRPr="00AA0E90">
        <w:rPr>
          <w:b/>
        </w:rPr>
        <w:t>false</w:t>
      </w:r>
      <w:r w:rsidRPr="00AA0E90">
        <w:t>, then return 1.</w:t>
      </w:r>
    </w:p>
    <w:p w14:paraId="11DE6B6D" w14:textId="77777777" w:rsidR="004C02EF" w:rsidRPr="00AA0E90" w:rsidRDefault="004C02EF" w:rsidP="004C02EF">
      <w:pPr>
        <w:pStyle w:val="Alg4"/>
        <w:numPr>
          <w:ilvl w:val="0"/>
          <w:numId w:val="214"/>
        </w:numPr>
      </w:pPr>
      <w:r w:rsidRPr="00AA0E90">
        <w:t xml:space="preserve">If </w:t>
      </w:r>
      <w:r w:rsidRPr="00AA0E90">
        <w:rPr>
          <w:i/>
        </w:rPr>
        <w:t xml:space="preserve">hask </w:t>
      </w:r>
      <w:r w:rsidRPr="00AA0E90">
        <w:t xml:space="preserve">is </w:t>
      </w:r>
      <w:r w:rsidRPr="00AA0E90">
        <w:rPr>
          <w:b/>
        </w:rPr>
        <w:t>false</w:t>
      </w:r>
      <w:r w:rsidRPr="00AA0E90">
        <w:t>, then return –1.</w:t>
      </w:r>
    </w:p>
    <w:p w14:paraId="1CCBE36E" w14:textId="77777777" w:rsidR="004C02EF" w:rsidRPr="00AA0E90" w:rsidRDefault="004C02EF" w:rsidP="004C02EF">
      <w:pPr>
        <w:pStyle w:val="Alg4"/>
        <w:numPr>
          <w:ilvl w:val="0"/>
          <w:numId w:val="214"/>
        </w:numPr>
      </w:pPr>
      <w:r w:rsidRPr="00AA0E90">
        <w:t xml:space="preserve">Let </w:t>
      </w:r>
      <w:r w:rsidRPr="00AA0E90">
        <w:rPr>
          <w:i/>
        </w:rPr>
        <w:t>x</w:t>
      </w:r>
      <w:r w:rsidRPr="00AA0E90">
        <w:t xml:space="preserve"> be the result of calling the [[Get]] internal method of </w:t>
      </w:r>
      <w:r w:rsidRPr="00AA0E90">
        <w:rPr>
          <w:i/>
        </w:rPr>
        <w:t>obj</w:t>
      </w:r>
      <w:r w:rsidRPr="00AA0E90">
        <w:t xml:space="preserve"> with argument </w:t>
      </w:r>
      <w:r w:rsidRPr="00AA0E90">
        <w:rPr>
          <w:i/>
        </w:rPr>
        <w:t>jString</w:t>
      </w:r>
      <w:r w:rsidRPr="00AA0E90">
        <w:t>.</w:t>
      </w:r>
    </w:p>
    <w:p w14:paraId="54E0BA97" w14:textId="77777777" w:rsidR="004C02EF" w:rsidRPr="00AA0E90" w:rsidRDefault="004C02EF" w:rsidP="004C02EF">
      <w:pPr>
        <w:pStyle w:val="Alg4"/>
        <w:numPr>
          <w:ilvl w:val="0"/>
          <w:numId w:val="214"/>
        </w:numPr>
      </w:pPr>
      <w:r w:rsidRPr="00AA0E90">
        <w:t xml:space="preserve">Let </w:t>
      </w:r>
      <w:r w:rsidRPr="00AA0E90">
        <w:rPr>
          <w:i/>
        </w:rPr>
        <w:t>y</w:t>
      </w:r>
      <w:r w:rsidRPr="00AA0E90">
        <w:t xml:space="preserve"> be the result of calling the [[Get]] internal method of </w:t>
      </w:r>
      <w:r w:rsidRPr="00AA0E90">
        <w:rPr>
          <w:i/>
        </w:rPr>
        <w:t>obj</w:t>
      </w:r>
      <w:r w:rsidRPr="00AA0E90">
        <w:t xml:space="preserve"> with argument </w:t>
      </w:r>
      <w:r w:rsidRPr="00AA0E90">
        <w:rPr>
          <w:i/>
        </w:rPr>
        <w:t>kString</w:t>
      </w:r>
      <w:r w:rsidRPr="00AA0E90">
        <w:t>.</w:t>
      </w:r>
    </w:p>
    <w:p w14:paraId="4C632592" w14:textId="77777777" w:rsidR="004C02EF" w:rsidRPr="00AA0E90" w:rsidRDefault="004C02EF" w:rsidP="004C02EF">
      <w:pPr>
        <w:pStyle w:val="Alg4"/>
        <w:numPr>
          <w:ilvl w:val="0"/>
          <w:numId w:val="214"/>
        </w:numPr>
      </w:pPr>
      <w:r w:rsidRPr="00AA0E90">
        <w:t xml:space="preserve">If </w:t>
      </w:r>
      <w:r w:rsidRPr="00AA0E90">
        <w:rPr>
          <w:i/>
        </w:rPr>
        <w:t>x</w:t>
      </w:r>
      <w:r w:rsidRPr="00AA0E90">
        <w:t xml:space="preserve"> and </w:t>
      </w:r>
      <w:r w:rsidRPr="00AA0E90">
        <w:rPr>
          <w:i/>
        </w:rPr>
        <w:t>y</w:t>
      </w:r>
      <w:r w:rsidRPr="00AA0E90">
        <w:t xml:space="preserve"> are both </w:t>
      </w:r>
      <w:r w:rsidRPr="00AA0E90">
        <w:rPr>
          <w:b/>
        </w:rPr>
        <w:t>undefined</w:t>
      </w:r>
      <w:r w:rsidRPr="00AA0E90">
        <w:t xml:space="preserve">, return </w:t>
      </w:r>
      <w:r w:rsidRPr="00AA0E90">
        <w:rPr>
          <w:b/>
        </w:rPr>
        <w:t>+0</w:t>
      </w:r>
      <w:r w:rsidRPr="00AA0E90">
        <w:t>.</w:t>
      </w:r>
    </w:p>
    <w:p w14:paraId="12A52F67" w14:textId="77777777" w:rsidR="004C02EF" w:rsidRPr="00AA0E90" w:rsidRDefault="004C02EF" w:rsidP="004C02EF">
      <w:pPr>
        <w:pStyle w:val="Alg4"/>
        <w:numPr>
          <w:ilvl w:val="0"/>
          <w:numId w:val="214"/>
        </w:numPr>
      </w:pPr>
      <w:r w:rsidRPr="00AA0E90">
        <w:t xml:space="preserve">If </w:t>
      </w:r>
      <w:r w:rsidRPr="00AA0E90">
        <w:rPr>
          <w:i/>
        </w:rPr>
        <w:t>x</w:t>
      </w:r>
      <w:r w:rsidRPr="00AA0E90">
        <w:t xml:space="preserve"> is </w:t>
      </w:r>
      <w:r w:rsidRPr="00AA0E90">
        <w:rPr>
          <w:b/>
        </w:rPr>
        <w:t>undefined</w:t>
      </w:r>
      <w:r w:rsidRPr="00AA0E90">
        <w:t>, return 1.</w:t>
      </w:r>
    </w:p>
    <w:p w14:paraId="66184254" w14:textId="77777777" w:rsidR="004C02EF" w:rsidRPr="00AA0E90" w:rsidRDefault="004C02EF" w:rsidP="004C02EF">
      <w:pPr>
        <w:pStyle w:val="Alg4"/>
        <w:numPr>
          <w:ilvl w:val="0"/>
          <w:numId w:val="214"/>
        </w:numPr>
      </w:pPr>
      <w:r w:rsidRPr="00AA0E90">
        <w:t xml:space="preserve">If </w:t>
      </w:r>
      <w:r w:rsidRPr="00AA0E90">
        <w:rPr>
          <w:i/>
        </w:rPr>
        <w:t>y</w:t>
      </w:r>
      <w:r w:rsidRPr="00AA0E90">
        <w:t xml:space="preserve"> is </w:t>
      </w:r>
      <w:r w:rsidRPr="00AA0E90">
        <w:rPr>
          <w:b/>
        </w:rPr>
        <w:t>undefined</w:t>
      </w:r>
      <w:r w:rsidRPr="00AA0E90">
        <w:t xml:space="preserve">, return </w:t>
      </w:r>
      <w:r w:rsidRPr="00AA0E90">
        <w:sym w:font="Symbol" w:char="F02D"/>
      </w:r>
      <w:r w:rsidRPr="00AA0E90">
        <w:t>1.</w:t>
      </w:r>
    </w:p>
    <w:p w14:paraId="4BB58E65" w14:textId="77777777" w:rsidR="004C02EF" w:rsidRPr="00AA0E90" w:rsidRDefault="004C02EF" w:rsidP="004C02EF">
      <w:pPr>
        <w:pStyle w:val="Alg4"/>
        <w:numPr>
          <w:ilvl w:val="0"/>
          <w:numId w:val="214"/>
        </w:numPr>
      </w:pPr>
      <w:r w:rsidRPr="00AA0E90">
        <w:t xml:space="preserve">If the argument </w:t>
      </w:r>
      <w:r w:rsidRPr="00AA0E90">
        <w:rPr>
          <w:i/>
        </w:rPr>
        <w:t>comparefn</w:t>
      </w:r>
      <w:r w:rsidRPr="00AA0E90">
        <w:t xml:space="preserve"> is not </w:t>
      </w:r>
      <w:r w:rsidRPr="00AA0E90">
        <w:rPr>
          <w:b/>
        </w:rPr>
        <w:t>undefined</w:t>
      </w:r>
      <w:r w:rsidRPr="00AA0E90">
        <w:t>, then</w:t>
      </w:r>
    </w:p>
    <w:p w14:paraId="0F249887" w14:textId="77777777" w:rsidR="004C02EF" w:rsidRPr="00AA0E90" w:rsidRDefault="004C02EF" w:rsidP="004C02EF">
      <w:pPr>
        <w:pStyle w:val="Alg4"/>
        <w:numPr>
          <w:ilvl w:val="1"/>
          <w:numId w:val="214"/>
        </w:numPr>
      </w:pPr>
      <w:r w:rsidRPr="00AA0E90">
        <w:t>If IsCallable(</w:t>
      </w:r>
      <w:r w:rsidRPr="00AA0E90">
        <w:rPr>
          <w:i/>
        </w:rPr>
        <w:t>comparefn</w:t>
      </w:r>
      <w:r w:rsidRPr="00AA0E90">
        <w:t xml:space="preserve">) is </w:t>
      </w:r>
      <w:r w:rsidRPr="00AA0E90">
        <w:rPr>
          <w:b/>
        </w:rPr>
        <w:t>false</w:t>
      </w:r>
      <w:r w:rsidRPr="00AA0E90">
        <w:t xml:space="preserve">, throw a </w:t>
      </w:r>
      <w:r w:rsidRPr="006F716D">
        <w:rPr>
          <w:b/>
        </w:rPr>
        <w:t>TypeError</w:t>
      </w:r>
      <w:r w:rsidRPr="00AA0E90">
        <w:t xml:space="preserve"> exception.</w:t>
      </w:r>
    </w:p>
    <w:p w14:paraId="09FC32BC" w14:textId="77777777" w:rsidR="004C02EF" w:rsidRPr="00AA0E90" w:rsidRDefault="004C02EF" w:rsidP="004C02EF">
      <w:pPr>
        <w:pStyle w:val="Alg4"/>
        <w:numPr>
          <w:ilvl w:val="1"/>
          <w:numId w:val="214"/>
        </w:numPr>
      </w:pPr>
      <w:r w:rsidRPr="00AA0E90">
        <w:t xml:space="preserve">Return the result of calling the [[Call]] internal method of </w:t>
      </w:r>
      <w:r w:rsidRPr="00AA0E90">
        <w:rPr>
          <w:i/>
        </w:rPr>
        <w:t>comparefn</w:t>
      </w:r>
      <w:r w:rsidRPr="00AA0E90">
        <w:t xml:space="preserve"> passing </w:t>
      </w:r>
      <w:r w:rsidRPr="00AA0E90">
        <w:rPr>
          <w:b/>
        </w:rPr>
        <w:t>undefined</w:t>
      </w:r>
      <w:r w:rsidRPr="00AA0E90">
        <w:t xml:space="preserve"> as the </w:t>
      </w:r>
      <w:r w:rsidRPr="00AA0E90">
        <w:rPr>
          <w:b/>
        </w:rPr>
        <w:t>this</w:t>
      </w:r>
      <w:r w:rsidRPr="00AA0E90">
        <w:t xml:space="preserve"> value and with arguments </w:t>
      </w:r>
      <w:r w:rsidRPr="00AA0E90">
        <w:rPr>
          <w:i/>
        </w:rPr>
        <w:t>x</w:t>
      </w:r>
      <w:r w:rsidRPr="00AA0E90">
        <w:t xml:space="preserve"> and </w:t>
      </w:r>
      <w:r w:rsidRPr="00AA0E90">
        <w:rPr>
          <w:i/>
        </w:rPr>
        <w:t>y</w:t>
      </w:r>
      <w:r w:rsidRPr="00AA0E90">
        <w:t>.</w:t>
      </w:r>
    </w:p>
    <w:p w14:paraId="2B3318E9" w14:textId="77777777" w:rsidR="004C02EF" w:rsidRPr="00AA0E90" w:rsidRDefault="004C02EF" w:rsidP="004C02EF">
      <w:pPr>
        <w:pStyle w:val="Alg4"/>
        <w:numPr>
          <w:ilvl w:val="0"/>
          <w:numId w:val="214"/>
        </w:numPr>
      </w:pPr>
      <w:r w:rsidRPr="00AA0E90">
        <w:t xml:space="preserve">Let </w:t>
      </w:r>
      <w:r w:rsidRPr="00AA0E90">
        <w:rPr>
          <w:i/>
        </w:rPr>
        <w:t>xString</w:t>
      </w:r>
      <w:r w:rsidRPr="00AA0E90">
        <w:t xml:space="preserve"> be ToString(</w:t>
      </w:r>
      <w:r w:rsidRPr="00AA0E90">
        <w:rPr>
          <w:i/>
        </w:rPr>
        <w:t>x</w:t>
      </w:r>
      <w:r w:rsidRPr="00AA0E90">
        <w:t>).</w:t>
      </w:r>
    </w:p>
    <w:p w14:paraId="624F687A" w14:textId="77777777" w:rsidR="004C02EF" w:rsidRPr="00AA0E90" w:rsidRDefault="004C02EF" w:rsidP="004C02EF">
      <w:pPr>
        <w:pStyle w:val="Alg4"/>
        <w:numPr>
          <w:ilvl w:val="0"/>
          <w:numId w:val="214"/>
        </w:numPr>
      </w:pPr>
      <w:r w:rsidRPr="00AA0E90">
        <w:t xml:space="preserve">Let </w:t>
      </w:r>
      <w:r w:rsidRPr="00AA0E90">
        <w:rPr>
          <w:i/>
        </w:rPr>
        <w:t>yString</w:t>
      </w:r>
      <w:r w:rsidRPr="00AA0E90">
        <w:t xml:space="preserve"> be ToString(</w:t>
      </w:r>
      <w:r w:rsidRPr="00AA0E90">
        <w:rPr>
          <w:i/>
        </w:rPr>
        <w:t>y</w:t>
      </w:r>
      <w:r w:rsidRPr="00AA0E90">
        <w:t>).</w:t>
      </w:r>
    </w:p>
    <w:p w14:paraId="1B67F540" w14:textId="77777777" w:rsidR="004C02EF" w:rsidRPr="00AA0E90" w:rsidRDefault="004C02EF" w:rsidP="004C02EF">
      <w:pPr>
        <w:pStyle w:val="Alg4"/>
        <w:numPr>
          <w:ilvl w:val="0"/>
          <w:numId w:val="214"/>
        </w:numPr>
      </w:pPr>
      <w:r w:rsidRPr="00AA0E90">
        <w:t xml:space="preserve">If </w:t>
      </w:r>
      <w:r w:rsidRPr="00AA0E90">
        <w:rPr>
          <w:i/>
        </w:rPr>
        <w:t>xString</w:t>
      </w:r>
      <w:r w:rsidRPr="00AA0E90">
        <w:t xml:space="preserve"> &lt; </w:t>
      </w:r>
      <w:r w:rsidRPr="00AA0E90">
        <w:rPr>
          <w:i/>
        </w:rPr>
        <w:t>yString</w:t>
      </w:r>
      <w:r w:rsidRPr="00AA0E90">
        <w:t xml:space="preserve">, return </w:t>
      </w:r>
      <w:r w:rsidRPr="00AA0E90">
        <w:sym w:font="Symbol" w:char="F02D"/>
      </w:r>
      <w:r w:rsidRPr="00AA0E90">
        <w:t>1.</w:t>
      </w:r>
    </w:p>
    <w:p w14:paraId="7E38656C" w14:textId="77777777" w:rsidR="004C02EF" w:rsidRPr="00AA0E90" w:rsidRDefault="004C02EF" w:rsidP="004C02EF">
      <w:pPr>
        <w:pStyle w:val="Alg4"/>
        <w:numPr>
          <w:ilvl w:val="0"/>
          <w:numId w:val="214"/>
        </w:numPr>
      </w:pPr>
      <w:r w:rsidRPr="00AA0E90">
        <w:t xml:space="preserve">If </w:t>
      </w:r>
      <w:r w:rsidRPr="00AA0E90">
        <w:rPr>
          <w:i/>
        </w:rPr>
        <w:t>xString</w:t>
      </w:r>
      <w:r w:rsidRPr="00AA0E90">
        <w:t xml:space="preserve"> &gt; </w:t>
      </w:r>
      <w:r w:rsidRPr="00AA0E90">
        <w:rPr>
          <w:i/>
        </w:rPr>
        <w:t>yString</w:t>
      </w:r>
      <w:r w:rsidRPr="00AA0E90">
        <w:t>, return 1.</w:t>
      </w:r>
    </w:p>
    <w:p w14:paraId="5497E3E2" w14:textId="77777777" w:rsidR="004C02EF" w:rsidRPr="00AA0E90" w:rsidRDefault="004C02EF" w:rsidP="004C02EF">
      <w:pPr>
        <w:pStyle w:val="Alg4"/>
        <w:numPr>
          <w:ilvl w:val="0"/>
          <w:numId w:val="214"/>
        </w:numPr>
        <w:spacing w:after="120"/>
      </w:pPr>
      <w:r w:rsidRPr="00AA0E90">
        <w:t xml:space="preserve">Return </w:t>
      </w:r>
      <w:r w:rsidRPr="00AA0E90">
        <w:rPr>
          <w:b/>
        </w:rPr>
        <w:t>+0</w:t>
      </w:r>
      <w:r w:rsidRPr="00AA0E90">
        <w:t>.</w:t>
      </w:r>
    </w:p>
    <w:p w14:paraId="620E347C" w14:textId="77777777" w:rsidR="004C02EF" w:rsidRDefault="004C02EF" w:rsidP="004C02EF">
      <w:pPr>
        <w:pStyle w:val="Note"/>
      </w:pPr>
      <w:r w:rsidRPr="00AA0E90">
        <w:t>NOTE</w:t>
      </w:r>
      <w:r>
        <w:t xml:space="preserve"> 1</w:t>
      </w:r>
      <w:r w:rsidRPr="00AA0E90">
        <w:tab/>
        <w:t xml:space="preserve">Because non-existent property values always compare greater than </w:t>
      </w:r>
      <w:r w:rsidRPr="00AA0E90">
        <w:rPr>
          <w:b/>
        </w:rPr>
        <w:t>undefined</w:t>
      </w:r>
      <w:r w:rsidRPr="00AA0E90">
        <w:t xml:space="preserve"> property values, and </w:t>
      </w:r>
      <w:r w:rsidRPr="00AA0E90">
        <w:rPr>
          <w:b/>
        </w:rPr>
        <w:t>undefined</w:t>
      </w:r>
      <w:r w:rsidRPr="00AA0E90">
        <w:t xml:space="preserve"> always compares greater than any other value, undefined property values always sort to the end of the result, followed by non-existent property values.</w:t>
      </w:r>
    </w:p>
    <w:p w14:paraId="56005BA7" w14:textId="77777777" w:rsidR="004C02EF" w:rsidRPr="00AA0E90" w:rsidRDefault="004C02EF" w:rsidP="004C02EF">
      <w:pPr>
        <w:pStyle w:val="Note"/>
      </w:pPr>
      <w:r w:rsidRPr="00AA0E90">
        <w:t>NOTE 2</w:t>
      </w:r>
      <w:r w:rsidRPr="00AA0E90">
        <w:tab/>
        <w:t xml:space="preserve">The </w:t>
      </w:r>
      <w:r w:rsidRPr="00AA0E90">
        <w:rPr>
          <w:rFonts w:ascii="Courier New" w:hAnsi="Courier New"/>
          <w:b/>
        </w:rPr>
        <w:t>sort</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sort</w:t>
      </w:r>
      <w:r w:rsidRPr="00AA0E90">
        <w:t xml:space="preserve"> function can be applied successfully to a host object is implementation-dependent.</w:t>
      </w:r>
      <w:bookmarkStart w:id="5574" w:name="_Toc385672299"/>
      <w:bookmarkStart w:id="5575" w:name="_Toc393690415"/>
      <w:bookmarkStart w:id="5576" w:name="_Ref457709104"/>
    </w:p>
    <w:p w14:paraId="66C8F101" w14:textId="77777777" w:rsidR="004C02EF" w:rsidRDefault="004C02EF" w:rsidP="004C02EF">
      <w:pPr>
        <w:pStyle w:val="40"/>
        <w:numPr>
          <w:ilvl w:val="0"/>
          <w:numId w:val="0"/>
        </w:numPr>
      </w:pPr>
      <w:r>
        <w:t>15.4.4.12</w:t>
      </w:r>
      <w:r>
        <w:tab/>
        <w:t>Array.prototype.splice (start, deleteCount [ , item1 [ , item2 [ , … ] ] ] )</w:t>
      </w:r>
      <w:bookmarkEnd w:id="5576"/>
    </w:p>
    <w:p w14:paraId="45D29D50" w14:textId="77777777" w:rsidR="004C02EF" w:rsidRDefault="004C02EF" w:rsidP="004C02EF">
      <w:r>
        <w:t xml:space="preserve">When the </w:t>
      </w:r>
      <w:r>
        <w:rPr>
          <w:rFonts w:ascii="Courier New" w:hAnsi="Courier New"/>
          <w:b/>
        </w:rPr>
        <w:t>splice</w:t>
      </w:r>
      <w:r>
        <w:t xml:space="preserve"> method is called with two or more arguments </w:t>
      </w:r>
      <w:r w:rsidRPr="00F02209">
        <w:rPr>
          <w:rFonts w:ascii="Times New Roman" w:hAnsi="Times New Roman"/>
          <w:i/>
        </w:rPr>
        <w:t>start</w:t>
      </w:r>
      <w:r>
        <w:t xml:space="preserve">, </w:t>
      </w:r>
      <w:r w:rsidRPr="00F02209">
        <w:rPr>
          <w:rFonts w:ascii="Times New Roman" w:hAnsi="Times New Roman"/>
          <w:i/>
        </w:rPr>
        <w:t>deleteCount</w:t>
      </w:r>
      <w:r>
        <w:t xml:space="preserve"> and (optionally) </w:t>
      </w:r>
      <w:r w:rsidRPr="00F02209">
        <w:rPr>
          <w:rFonts w:ascii="Times New Roman" w:hAnsi="Times New Roman"/>
          <w:i/>
        </w:rPr>
        <w:t>item1</w:t>
      </w:r>
      <w:r>
        <w:t xml:space="preserve">, </w:t>
      </w:r>
      <w:r w:rsidRPr="00F02209">
        <w:rPr>
          <w:rFonts w:ascii="Times New Roman" w:hAnsi="Times New Roman"/>
          <w:i/>
        </w:rPr>
        <w:t>item2</w:t>
      </w:r>
      <w:r>
        <w:t xml:space="preserve">, etc., the </w:t>
      </w:r>
      <w:r w:rsidRPr="00F02209">
        <w:rPr>
          <w:rFonts w:ascii="Times New Roman" w:hAnsi="Times New Roman"/>
          <w:i/>
        </w:rPr>
        <w:t>deleteCount</w:t>
      </w:r>
      <w:r>
        <w:t xml:space="preserve"> elements of the array starting at array index </w:t>
      </w:r>
      <w:r w:rsidRPr="00F02209">
        <w:rPr>
          <w:rFonts w:ascii="Times New Roman" w:hAnsi="Times New Roman"/>
          <w:i/>
        </w:rPr>
        <w:t>start</w:t>
      </w:r>
      <w:r>
        <w:t xml:space="preserve"> are replaced by the arguments </w:t>
      </w:r>
      <w:r w:rsidRPr="00F02209">
        <w:rPr>
          <w:rFonts w:ascii="Times New Roman" w:hAnsi="Times New Roman"/>
          <w:i/>
        </w:rPr>
        <w:t>item1</w:t>
      </w:r>
      <w:r>
        <w:t xml:space="preserve">, </w:t>
      </w:r>
      <w:r w:rsidRPr="00F02209">
        <w:rPr>
          <w:rFonts w:ascii="Times New Roman" w:hAnsi="Times New Roman"/>
          <w:i/>
        </w:rPr>
        <w:t>item2</w:t>
      </w:r>
      <w:r>
        <w:t>, etc. An Array object containing the deleted elements (if any) is returned. The following steps are taken:</w:t>
      </w:r>
    </w:p>
    <w:p w14:paraId="3BE9D9C2" w14:textId="77777777" w:rsidR="004C02EF" w:rsidRPr="00AA0E90" w:rsidRDefault="004C02EF" w:rsidP="004C02EF">
      <w:pPr>
        <w:pStyle w:val="Alg4"/>
        <w:numPr>
          <w:ilvl w:val="0"/>
          <w:numId w:val="215"/>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1553BD33" w14:textId="77777777" w:rsidR="004C02EF" w:rsidRPr="00AA0E90" w:rsidRDefault="004C02EF" w:rsidP="004C02EF">
      <w:pPr>
        <w:pStyle w:val="Alg4"/>
        <w:numPr>
          <w:ilvl w:val="0"/>
          <w:numId w:val="215"/>
        </w:numPr>
      </w:pPr>
      <w:r w:rsidRPr="00AA0E90">
        <w:t xml:space="preserve">Let </w:t>
      </w:r>
      <w:r w:rsidRPr="00AA0E90">
        <w:rPr>
          <w:i/>
        </w:rPr>
        <w:t>A</w:t>
      </w:r>
      <w:r w:rsidRPr="00AA0E90">
        <w:t xml:space="preserve"> be a new array created as if by the expression </w:t>
      </w:r>
      <w:r>
        <w:rPr>
          <w:rFonts w:ascii="Courier New" w:hAnsi="Courier New"/>
          <w:b/>
        </w:rPr>
        <w:t>new Array()</w:t>
      </w:r>
      <w:r w:rsidRPr="00AA0E90">
        <w:t xml:space="preserve">where </w:t>
      </w:r>
      <w:r w:rsidRPr="00FE35A1">
        <w:rPr>
          <w:rFonts w:ascii="Courier New" w:hAnsi="Courier New" w:cs="Courier New"/>
          <w:b/>
        </w:rPr>
        <w:t>Array</w:t>
      </w:r>
      <w:r w:rsidRPr="00AA0E90">
        <w:t xml:space="preserve"> is the standard built-in constructor with that name.</w:t>
      </w:r>
    </w:p>
    <w:p w14:paraId="488DF936" w14:textId="77777777" w:rsidR="004C02EF" w:rsidRPr="00AA0E90" w:rsidRDefault="004C02EF" w:rsidP="004C02EF">
      <w:pPr>
        <w:pStyle w:val="Alg4"/>
        <w:numPr>
          <w:ilvl w:val="0"/>
          <w:numId w:val="215"/>
        </w:numPr>
      </w:pPr>
      <w:r w:rsidRPr="00AA0E90">
        <w:t xml:space="preserve">Let </w:t>
      </w:r>
      <w:r w:rsidRPr="00AA0E90">
        <w:rPr>
          <w:i/>
        </w:rPr>
        <w:t>lenVal</w:t>
      </w:r>
      <w:r w:rsidRPr="00AA0E90">
        <w:t xml:space="preserve"> be the result of calling the [[Get]] internal method of </w:t>
      </w:r>
      <w:r w:rsidRPr="00AA0E90">
        <w:rPr>
          <w:i/>
        </w:rPr>
        <w:t>O</w:t>
      </w:r>
      <w:r w:rsidRPr="00AA0E90">
        <w:t xml:space="preserve"> with argument </w:t>
      </w:r>
      <w:r>
        <w:rPr>
          <w:rFonts w:ascii="Courier New" w:hAnsi="Courier New"/>
          <w:sz w:val="18"/>
        </w:rPr>
        <w:t>"</w:t>
      </w:r>
      <w:r>
        <w:rPr>
          <w:rFonts w:ascii="Courier New" w:hAnsi="Courier New"/>
          <w:b/>
        </w:rPr>
        <w:t>length</w:t>
      </w:r>
      <w:r>
        <w:rPr>
          <w:rFonts w:ascii="Courier New" w:hAnsi="Courier New"/>
          <w:sz w:val="18"/>
        </w:rPr>
        <w:t>"</w:t>
      </w:r>
      <w:r w:rsidRPr="00AA0E90">
        <w:t>.</w:t>
      </w:r>
    </w:p>
    <w:p w14:paraId="099E627D" w14:textId="77777777" w:rsidR="004C02EF" w:rsidRPr="00AA0E90" w:rsidRDefault="004C02EF" w:rsidP="004C02EF">
      <w:pPr>
        <w:pStyle w:val="Alg4"/>
        <w:numPr>
          <w:ilvl w:val="0"/>
          <w:numId w:val="215"/>
        </w:numPr>
      </w:pPr>
      <w:r w:rsidRPr="00AA0E90">
        <w:t xml:space="preserve">Let </w:t>
      </w:r>
      <w:r w:rsidRPr="00AA0E90">
        <w:rPr>
          <w:i/>
        </w:rPr>
        <w:t>len</w:t>
      </w:r>
      <w:r w:rsidRPr="00AA0E90">
        <w:t xml:space="preserve"> be ToUint32(</w:t>
      </w:r>
      <w:r w:rsidRPr="00AA0E90">
        <w:rPr>
          <w:i/>
        </w:rPr>
        <w:t>lenVal</w:t>
      </w:r>
      <w:r w:rsidRPr="00AA0E90">
        <w:t>).</w:t>
      </w:r>
    </w:p>
    <w:p w14:paraId="1C350F08" w14:textId="77777777" w:rsidR="004C02EF" w:rsidRPr="00AA0E90" w:rsidRDefault="004C02EF" w:rsidP="004C02EF">
      <w:pPr>
        <w:pStyle w:val="Alg4"/>
        <w:numPr>
          <w:ilvl w:val="0"/>
          <w:numId w:val="215"/>
        </w:numPr>
      </w:pPr>
      <w:r w:rsidRPr="00AA0E90">
        <w:t xml:space="preserve">Let </w:t>
      </w:r>
      <w:r w:rsidRPr="00AA0E90">
        <w:rPr>
          <w:i/>
        </w:rPr>
        <w:t>relativeStart</w:t>
      </w:r>
      <w:r w:rsidRPr="00AA0E90">
        <w:t xml:space="preserve"> be ToInteger(</w:t>
      </w:r>
      <w:r w:rsidRPr="00AA0E90">
        <w:rPr>
          <w:i/>
        </w:rPr>
        <w:t>start</w:t>
      </w:r>
      <w:r w:rsidRPr="00AA0E90">
        <w:t>).</w:t>
      </w:r>
    </w:p>
    <w:p w14:paraId="3A8E7388" w14:textId="77777777" w:rsidR="004C02EF" w:rsidRPr="00AA0E90" w:rsidRDefault="004C02EF" w:rsidP="004C02EF">
      <w:pPr>
        <w:pStyle w:val="Alg4"/>
        <w:numPr>
          <w:ilvl w:val="0"/>
          <w:numId w:val="215"/>
        </w:numPr>
      </w:pPr>
      <w:r w:rsidRPr="00AA0E90">
        <w:t xml:space="preserve">If </w:t>
      </w:r>
      <w:r w:rsidRPr="00AA0E90">
        <w:rPr>
          <w:i/>
        </w:rPr>
        <w:t>relativeStart</w:t>
      </w:r>
      <w:r w:rsidRPr="00AA0E90">
        <w:t xml:space="preserve"> is negative, let </w:t>
      </w:r>
      <w:r w:rsidRPr="00AA0E90">
        <w:rPr>
          <w:i/>
        </w:rPr>
        <w:t>actualStart</w:t>
      </w:r>
      <w:r w:rsidRPr="00AA0E90">
        <w:t xml:space="preserve"> be max((</w:t>
      </w:r>
      <w:r w:rsidRPr="00AA0E90">
        <w:rPr>
          <w:i/>
        </w:rPr>
        <w:t>len</w:t>
      </w:r>
      <w:r w:rsidRPr="00AA0E90">
        <w:t xml:space="preserve"> +</w:t>
      </w:r>
      <w:r w:rsidRPr="00AA0E90">
        <w:rPr>
          <w:i/>
        </w:rPr>
        <w:t xml:space="preserve"> relativeStart</w:t>
      </w:r>
      <w:r w:rsidRPr="00AA0E90">
        <w:t xml:space="preserve">),0); else let </w:t>
      </w:r>
      <w:r w:rsidRPr="00AA0E90">
        <w:rPr>
          <w:i/>
        </w:rPr>
        <w:t>actualStart</w:t>
      </w:r>
      <w:r w:rsidRPr="00AA0E90">
        <w:t xml:space="preserve"> be min(</w:t>
      </w:r>
      <w:r w:rsidRPr="00AA0E90">
        <w:rPr>
          <w:i/>
        </w:rPr>
        <w:t>relativeStart</w:t>
      </w:r>
      <w:r w:rsidRPr="00AA0E90">
        <w:t>,</w:t>
      </w:r>
      <w:r w:rsidRPr="00AA0E90">
        <w:rPr>
          <w:i/>
        </w:rPr>
        <w:t xml:space="preserve"> len</w:t>
      </w:r>
      <w:r w:rsidRPr="00AA0E90">
        <w:t>).</w:t>
      </w:r>
    </w:p>
    <w:p w14:paraId="05F30924" w14:textId="77777777" w:rsidR="004C02EF" w:rsidRPr="00AA0E90" w:rsidRDefault="004C02EF" w:rsidP="004C02EF">
      <w:pPr>
        <w:pStyle w:val="Alg4"/>
        <w:numPr>
          <w:ilvl w:val="0"/>
          <w:numId w:val="215"/>
        </w:numPr>
      </w:pPr>
      <w:r w:rsidRPr="00AA0E90">
        <w:t xml:space="preserve">Let </w:t>
      </w:r>
      <w:r w:rsidRPr="00AA0E90">
        <w:rPr>
          <w:i/>
        </w:rPr>
        <w:t>actualDeleteCount</w:t>
      </w:r>
      <w:r w:rsidRPr="00AA0E90">
        <w:t xml:space="preserve"> be min(max(ToInteger(</w:t>
      </w:r>
      <w:r w:rsidRPr="00AA0E90">
        <w:rPr>
          <w:i/>
        </w:rPr>
        <w:t>deleteCount</w:t>
      </w:r>
      <w:r w:rsidRPr="00AA0E90">
        <w:t>),0),</w:t>
      </w:r>
      <w:r w:rsidRPr="00AA0E90">
        <w:rPr>
          <w:i/>
        </w:rPr>
        <w:t xml:space="preserve"> len</w:t>
      </w:r>
      <w:r w:rsidRPr="00AA0E90">
        <w:t xml:space="preserve"> –</w:t>
      </w:r>
      <w:r w:rsidRPr="00AA0E90">
        <w:rPr>
          <w:i/>
        </w:rPr>
        <w:t xml:space="preserve"> actualStart</w:t>
      </w:r>
      <w:r w:rsidRPr="00AA0E90">
        <w:t>).</w:t>
      </w:r>
    </w:p>
    <w:p w14:paraId="57B270A9" w14:textId="77777777" w:rsidR="004C02EF" w:rsidRPr="00AA0E90" w:rsidRDefault="004C02EF" w:rsidP="004C02EF">
      <w:pPr>
        <w:pStyle w:val="Alg4"/>
        <w:numPr>
          <w:ilvl w:val="0"/>
          <w:numId w:val="215"/>
        </w:numPr>
      </w:pPr>
      <w:r w:rsidRPr="00AA0E90">
        <w:t xml:space="preserve">Let </w:t>
      </w:r>
      <w:r w:rsidRPr="00AA0E90">
        <w:rPr>
          <w:i/>
        </w:rPr>
        <w:t>k</w:t>
      </w:r>
      <w:r w:rsidRPr="00AA0E90">
        <w:t xml:space="preserve"> be 0.</w:t>
      </w:r>
    </w:p>
    <w:p w14:paraId="7398E147" w14:textId="77777777" w:rsidR="004C02EF" w:rsidRPr="00AA0E90" w:rsidRDefault="004C02EF" w:rsidP="004C02EF">
      <w:pPr>
        <w:pStyle w:val="Alg4"/>
        <w:numPr>
          <w:ilvl w:val="0"/>
          <w:numId w:val="215"/>
        </w:numPr>
      </w:pPr>
      <w:r w:rsidRPr="00AA0E90">
        <w:t xml:space="preserve">Repeat, while </w:t>
      </w:r>
      <w:r w:rsidRPr="00AA0E90">
        <w:rPr>
          <w:i/>
        </w:rPr>
        <w:t>k</w:t>
      </w:r>
      <w:r w:rsidRPr="00AA0E90">
        <w:t xml:space="preserve"> &lt; </w:t>
      </w:r>
      <w:r w:rsidRPr="00AA0E90">
        <w:rPr>
          <w:i/>
        </w:rPr>
        <w:t>actualDeleteCount</w:t>
      </w:r>
    </w:p>
    <w:p w14:paraId="4B07517C" w14:textId="77777777" w:rsidR="004C02EF" w:rsidRPr="00AA0E90" w:rsidRDefault="004C02EF" w:rsidP="004C02EF">
      <w:pPr>
        <w:pStyle w:val="Alg4"/>
        <w:numPr>
          <w:ilvl w:val="1"/>
          <w:numId w:val="215"/>
        </w:numPr>
      </w:pPr>
      <w:r w:rsidRPr="00AA0E90">
        <w:t xml:space="preserve">Let </w:t>
      </w:r>
      <w:r w:rsidRPr="00AA0E90">
        <w:rPr>
          <w:i/>
        </w:rPr>
        <w:t>from</w:t>
      </w:r>
      <w:r w:rsidRPr="00AA0E90">
        <w:t xml:space="preserve"> be ToString(</w:t>
      </w:r>
      <w:r>
        <w:rPr>
          <w:i/>
        </w:rPr>
        <w:t>actualStart</w:t>
      </w:r>
      <w:r w:rsidRPr="00AA0E90">
        <w:t>+</w:t>
      </w:r>
      <w:r w:rsidRPr="00AA0E90">
        <w:rPr>
          <w:i/>
        </w:rPr>
        <w:t>k</w:t>
      </w:r>
      <w:r w:rsidRPr="00AA0E90">
        <w:t>).</w:t>
      </w:r>
    </w:p>
    <w:p w14:paraId="72CDE314" w14:textId="77777777" w:rsidR="004C02EF" w:rsidRPr="00AA0E90" w:rsidRDefault="004C02EF" w:rsidP="004C02EF">
      <w:pPr>
        <w:pStyle w:val="Alg4"/>
        <w:numPr>
          <w:ilvl w:val="1"/>
          <w:numId w:val="215"/>
        </w:numPr>
      </w:pPr>
      <w:r w:rsidRPr="00AA0E90">
        <w:t xml:space="preserve">Let </w:t>
      </w:r>
      <w:r w:rsidRPr="00AA0E90">
        <w:rPr>
          <w:i/>
        </w:rPr>
        <w:t>fromPresent</w:t>
      </w:r>
      <w:r w:rsidRPr="00AA0E90">
        <w:t xml:space="preserve"> be the result of calling the [[HasProperty]] internal method of </w:t>
      </w:r>
      <w:r w:rsidRPr="00AA0E90">
        <w:rPr>
          <w:i/>
        </w:rPr>
        <w:t>O</w:t>
      </w:r>
      <w:r w:rsidRPr="00AA0E90">
        <w:t xml:space="preserve"> with argument </w:t>
      </w:r>
      <w:r w:rsidRPr="00AA0E90">
        <w:rPr>
          <w:i/>
        </w:rPr>
        <w:t>from</w:t>
      </w:r>
      <w:r w:rsidRPr="00AA0E90">
        <w:t>.</w:t>
      </w:r>
    </w:p>
    <w:p w14:paraId="5F8D58B8" w14:textId="77777777" w:rsidR="004C02EF" w:rsidRPr="00AA0E90" w:rsidRDefault="004C02EF" w:rsidP="004C02EF">
      <w:pPr>
        <w:pStyle w:val="Alg4"/>
        <w:numPr>
          <w:ilvl w:val="1"/>
          <w:numId w:val="215"/>
        </w:numPr>
      </w:pPr>
      <w:r w:rsidRPr="00AA0E90">
        <w:t xml:space="preserve">If </w:t>
      </w:r>
      <w:r w:rsidRPr="00AA0E90">
        <w:rPr>
          <w:i/>
        </w:rPr>
        <w:t>fromPresent</w:t>
      </w:r>
      <w:r w:rsidRPr="00AA0E90">
        <w:t xml:space="preserve"> is </w:t>
      </w:r>
      <w:r w:rsidRPr="00AA0E90">
        <w:rPr>
          <w:b/>
        </w:rPr>
        <w:t>true</w:t>
      </w:r>
      <w:r w:rsidRPr="00AA0E90">
        <w:t>, then</w:t>
      </w:r>
    </w:p>
    <w:p w14:paraId="4C917EC2" w14:textId="77777777" w:rsidR="004C02EF" w:rsidRPr="00AA0E90" w:rsidRDefault="004C02EF" w:rsidP="004C02EF">
      <w:pPr>
        <w:pStyle w:val="Alg4"/>
        <w:numPr>
          <w:ilvl w:val="2"/>
          <w:numId w:val="215"/>
        </w:numPr>
      </w:pPr>
      <w:r w:rsidRPr="00AA0E90">
        <w:t xml:space="preserve">Let </w:t>
      </w:r>
      <w:r w:rsidRPr="00AA0E90">
        <w:rPr>
          <w:i/>
        </w:rPr>
        <w:t>fromValue</w:t>
      </w:r>
      <w:r w:rsidRPr="00AA0E90">
        <w:t xml:space="preserve"> be the result of calling the [[Get]] internal method of </w:t>
      </w:r>
      <w:r w:rsidRPr="00AA0E90">
        <w:rPr>
          <w:i/>
        </w:rPr>
        <w:t>O</w:t>
      </w:r>
      <w:r w:rsidRPr="00AA0E90">
        <w:t xml:space="preserve"> with argument </w:t>
      </w:r>
      <w:r w:rsidRPr="00AA0E90">
        <w:rPr>
          <w:i/>
        </w:rPr>
        <w:t>from</w:t>
      </w:r>
      <w:r w:rsidRPr="00AA0E90">
        <w:t>.</w:t>
      </w:r>
    </w:p>
    <w:p w14:paraId="04B8B23F" w14:textId="77777777" w:rsidR="004C02EF" w:rsidRPr="00AA0E90" w:rsidRDefault="004C02EF" w:rsidP="004C02EF">
      <w:pPr>
        <w:pStyle w:val="Alg4"/>
        <w:numPr>
          <w:ilvl w:val="2"/>
          <w:numId w:val="215"/>
        </w:numPr>
      </w:pPr>
      <w:r w:rsidRPr="00AA0E90">
        <w:t xml:space="preserve">Call the [[DefineOwnProperty]] internal method of </w:t>
      </w:r>
      <w:r w:rsidRPr="00AA0E90">
        <w:rPr>
          <w:i/>
        </w:rPr>
        <w:t>A</w:t>
      </w:r>
      <w:r w:rsidRPr="00AA0E90">
        <w:t xml:space="preserve"> with arguments ToString(</w:t>
      </w:r>
      <w:r w:rsidRPr="00AA0E90">
        <w:rPr>
          <w:i/>
        </w:rPr>
        <w:t>k</w:t>
      </w:r>
      <w:r w:rsidRPr="00AA0E90">
        <w:t xml:space="preserve">), Property Descriptor {[[Value]]: </w:t>
      </w:r>
      <w:r w:rsidRPr="00AA0E90">
        <w:rPr>
          <w:i/>
        </w:rPr>
        <w:t>fromValue</w:t>
      </w:r>
      <w:r w:rsidRPr="00AA0E90">
        <w:t xml:space="preserve">, [[Writable]]: </w:t>
      </w:r>
      <w:r w:rsidRPr="00AA0E90">
        <w:rPr>
          <w:b/>
        </w:rPr>
        <w:t>true</w:t>
      </w:r>
      <w:r w:rsidRPr="00AA0E90">
        <w:t xml:space="preserve">, [[Enumerable]]: </w:t>
      </w:r>
      <w:r w:rsidRPr="00AA0E90">
        <w:rPr>
          <w:b/>
        </w:rPr>
        <w:t>true</w:t>
      </w:r>
      <w:r w:rsidRPr="00AA0E90">
        <w:t xml:space="preserve">, [[Configurable]]: </w:t>
      </w:r>
      <w:r w:rsidRPr="00AA0E90">
        <w:rPr>
          <w:b/>
        </w:rPr>
        <w:t>true</w:t>
      </w:r>
      <w:r w:rsidRPr="00AA0E90">
        <w:t xml:space="preserve">}, and </w:t>
      </w:r>
      <w:r w:rsidRPr="00AA0E90">
        <w:rPr>
          <w:b/>
        </w:rPr>
        <w:t>false</w:t>
      </w:r>
      <w:r w:rsidRPr="00AA0E90">
        <w:t>.</w:t>
      </w:r>
    </w:p>
    <w:p w14:paraId="3C9ABF3A" w14:textId="77777777" w:rsidR="004C02EF" w:rsidRPr="00AA0E90" w:rsidRDefault="004C02EF" w:rsidP="004C02EF">
      <w:pPr>
        <w:pStyle w:val="Alg4"/>
        <w:numPr>
          <w:ilvl w:val="1"/>
          <w:numId w:val="215"/>
        </w:numPr>
        <w:tabs>
          <w:tab w:val="num" w:pos="2700"/>
        </w:tabs>
      </w:pPr>
      <w:r w:rsidRPr="00AA0E90">
        <w:t xml:space="preserve">Increment </w:t>
      </w:r>
      <w:r w:rsidRPr="00AA0E90">
        <w:rPr>
          <w:i/>
        </w:rPr>
        <w:t>k</w:t>
      </w:r>
      <w:r w:rsidRPr="00AA0E90">
        <w:t xml:space="preserve"> by 1.</w:t>
      </w:r>
    </w:p>
    <w:p w14:paraId="17A6F195" w14:textId="77777777" w:rsidR="004C02EF" w:rsidRPr="00AA0E90" w:rsidRDefault="004C02EF" w:rsidP="004C02EF">
      <w:pPr>
        <w:pStyle w:val="Alg4"/>
        <w:numPr>
          <w:ilvl w:val="0"/>
          <w:numId w:val="215"/>
        </w:numPr>
      </w:pPr>
      <w:r w:rsidRPr="00AA0E90">
        <w:t xml:space="preserve">Let </w:t>
      </w:r>
      <w:r w:rsidRPr="00AA0E90">
        <w:rPr>
          <w:i/>
        </w:rPr>
        <w:t>items</w:t>
      </w:r>
      <w:r w:rsidRPr="00AA0E90">
        <w:t xml:space="preserve"> be an internal List whose elements are, in left to right order, the portion of the actual argument list starting with </w:t>
      </w:r>
      <w:r w:rsidRPr="00AA0E90">
        <w:rPr>
          <w:i/>
        </w:rPr>
        <w:t>item1</w:t>
      </w:r>
      <w:r w:rsidRPr="00AA0E90">
        <w:t>. The list will be empty if no such items are present.</w:t>
      </w:r>
    </w:p>
    <w:p w14:paraId="7A8EAEFA" w14:textId="77777777" w:rsidR="004C02EF" w:rsidRPr="00AA0E90" w:rsidRDefault="004C02EF" w:rsidP="004C02EF">
      <w:pPr>
        <w:pStyle w:val="Alg4"/>
        <w:numPr>
          <w:ilvl w:val="0"/>
          <w:numId w:val="215"/>
        </w:numPr>
      </w:pPr>
      <w:r w:rsidRPr="00AA0E90">
        <w:t xml:space="preserve">Let </w:t>
      </w:r>
      <w:r w:rsidRPr="00AA0E90">
        <w:rPr>
          <w:i/>
        </w:rPr>
        <w:t>itemCount</w:t>
      </w:r>
      <w:r w:rsidRPr="00AA0E90">
        <w:t xml:space="preserve"> be the number of elements in </w:t>
      </w:r>
      <w:r w:rsidRPr="00AA0E90">
        <w:rPr>
          <w:i/>
        </w:rPr>
        <w:t>items</w:t>
      </w:r>
      <w:r w:rsidRPr="00AA0E90">
        <w:t>.</w:t>
      </w:r>
    </w:p>
    <w:p w14:paraId="4EDBA275" w14:textId="77777777" w:rsidR="004C02EF" w:rsidRPr="00AA0E90" w:rsidRDefault="004C02EF" w:rsidP="004C02EF">
      <w:pPr>
        <w:pStyle w:val="Alg4"/>
        <w:numPr>
          <w:ilvl w:val="0"/>
          <w:numId w:val="215"/>
        </w:numPr>
      </w:pPr>
      <w:r w:rsidRPr="00AA0E90">
        <w:t xml:space="preserve">If </w:t>
      </w:r>
      <w:r w:rsidRPr="00AA0E90">
        <w:rPr>
          <w:i/>
        </w:rPr>
        <w:t>itemCount</w:t>
      </w:r>
      <w:r w:rsidRPr="00AA0E90">
        <w:t xml:space="preserve"> &lt; </w:t>
      </w:r>
      <w:r w:rsidRPr="00AA0E90">
        <w:rPr>
          <w:i/>
        </w:rPr>
        <w:t>actualDeleteCount</w:t>
      </w:r>
      <w:r w:rsidRPr="00AA0E90">
        <w:t>, then</w:t>
      </w:r>
    </w:p>
    <w:p w14:paraId="5AF4433C" w14:textId="77777777" w:rsidR="004C02EF" w:rsidRPr="00AA0E90" w:rsidRDefault="004C02EF" w:rsidP="004C02EF">
      <w:pPr>
        <w:pStyle w:val="Alg4"/>
        <w:numPr>
          <w:ilvl w:val="1"/>
          <w:numId w:val="215"/>
        </w:numPr>
      </w:pPr>
      <w:r w:rsidRPr="00AA0E90">
        <w:t xml:space="preserve">Let </w:t>
      </w:r>
      <w:r w:rsidRPr="00AA0E90">
        <w:rPr>
          <w:i/>
        </w:rPr>
        <w:t>k</w:t>
      </w:r>
      <w:r w:rsidRPr="00AA0E90">
        <w:t xml:space="preserve"> be </w:t>
      </w:r>
      <w:r w:rsidRPr="00AA0E90">
        <w:rPr>
          <w:i/>
        </w:rPr>
        <w:t>actualStart</w:t>
      </w:r>
      <w:r w:rsidRPr="00AA0E90">
        <w:t>.</w:t>
      </w:r>
    </w:p>
    <w:p w14:paraId="67C441BE" w14:textId="77777777" w:rsidR="004C02EF" w:rsidRPr="00AA0E90" w:rsidRDefault="004C02EF" w:rsidP="004C02EF">
      <w:pPr>
        <w:pStyle w:val="Alg4"/>
        <w:numPr>
          <w:ilvl w:val="1"/>
          <w:numId w:val="215"/>
        </w:numPr>
      </w:pPr>
      <w:r w:rsidRPr="00AA0E90">
        <w:t xml:space="preserve">Repeat, while </w:t>
      </w:r>
      <w:r w:rsidRPr="00AA0E90">
        <w:rPr>
          <w:i/>
        </w:rPr>
        <w:t>k</w:t>
      </w:r>
      <w:r w:rsidRPr="00AA0E90">
        <w:t xml:space="preserve"> &lt; (</w:t>
      </w:r>
      <w:r w:rsidRPr="00AA0E90">
        <w:rPr>
          <w:i/>
        </w:rPr>
        <w:t>len</w:t>
      </w:r>
      <w:r w:rsidRPr="00AA0E90">
        <w:t xml:space="preserve"> – </w:t>
      </w:r>
      <w:r w:rsidRPr="00AA0E90">
        <w:rPr>
          <w:i/>
        </w:rPr>
        <w:t>actualDeleteCount</w:t>
      </w:r>
      <w:r w:rsidRPr="00AA0E90">
        <w:t>)</w:t>
      </w:r>
    </w:p>
    <w:p w14:paraId="6F1AF3E8" w14:textId="77777777" w:rsidR="004C02EF" w:rsidRPr="00AA0E90" w:rsidRDefault="004C02EF" w:rsidP="004C02EF">
      <w:pPr>
        <w:pStyle w:val="Alg4"/>
        <w:numPr>
          <w:ilvl w:val="2"/>
          <w:numId w:val="215"/>
        </w:numPr>
      </w:pPr>
      <w:r w:rsidRPr="00AA0E90">
        <w:t xml:space="preserve">Let </w:t>
      </w:r>
      <w:r w:rsidRPr="00AA0E90">
        <w:rPr>
          <w:i/>
        </w:rPr>
        <w:t>from</w:t>
      </w:r>
      <w:r w:rsidRPr="00AA0E90">
        <w:t xml:space="preserve"> be ToString(</w:t>
      </w:r>
      <w:r w:rsidRPr="00AA0E90">
        <w:rPr>
          <w:i/>
        </w:rPr>
        <w:t>k</w:t>
      </w:r>
      <w:r w:rsidRPr="00AA0E90">
        <w:t>+</w:t>
      </w:r>
      <w:r w:rsidRPr="00AA0E90">
        <w:rPr>
          <w:i/>
        </w:rPr>
        <w:t>actualDeleteCount</w:t>
      </w:r>
      <w:r w:rsidRPr="00AA0E90">
        <w:t>).</w:t>
      </w:r>
    </w:p>
    <w:p w14:paraId="780BFBF8" w14:textId="77777777" w:rsidR="004C02EF" w:rsidRPr="00AA0E90" w:rsidRDefault="004C02EF" w:rsidP="004C02EF">
      <w:pPr>
        <w:pStyle w:val="Alg4"/>
        <w:numPr>
          <w:ilvl w:val="2"/>
          <w:numId w:val="215"/>
        </w:numPr>
      </w:pPr>
      <w:r w:rsidRPr="00AA0E90">
        <w:t xml:space="preserve">Let </w:t>
      </w:r>
      <w:r w:rsidRPr="00AA0E90">
        <w:rPr>
          <w:i/>
        </w:rPr>
        <w:t>to</w:t>
      </w:r>
      <w:r w:rsidRPr="00AA0E90">
        <w:t xml:space="preserve"> be ToString(</w:t>
      </w:r>
      <w:r w:rsidRPr="00AA0E90">
        <w:rPr>
          <w:i/>
        </w:rPr>
        <w:t>k</w:t>
      </w:r>
      <w:r w:rsidRPr="00AA0E90">
        <w:t>+</w:t>
      </w:r>
      <w:r w:rsidRPr="00AA0E90">
        <w:rPr>
          <w:i/>
        </w:rPr>
        <w:t>itemCount</w:t>
      </w:r>
      <w:r w:rsidRPr="00AA0E90">
        <w:t>).</w:t>
      </w:r>
    </w:p>
    <w:p w14:paraId="7ECE607C" w14:textId="77777777" w:rsidR="004C02EF" w:rsidRPr="00AA0E90" w:rsidRDefault="004C02EF" w:rsidP="004C02EF">
      <w:pPr>
        <w:pStyle w:val="Alg4"/>
        <w:numPr>
          <w:ilvl w:val="2"/>
          <w:numId w:val="215"/>
        </w:numPr>
      </w:pPr>
      <w:r w:rsidRPr="00AA0E90">
        <w:t xml:space="preserve">Let </w:t>
      </w:r>
      <w:r w:rsidRPr="00AA0E90">
        <w:rPr>
          <w:i/>
        </w:rPr>
        <w:t>fromPresent</w:t>
      </w:r>
      <w:r w:rsidRPr="00AA0E90">
        <w:t xml:space="preserve"> be the result of calling the [[HasProperty]] internal method of </w:t>
      </w:r>
      <w:r w:rsidRPr="00AA0E90">
        <w:rPr>
          <w:i/>
        </w:rPr>
        <w:t>O</w:t>
      </w:r>
      <w:r w:rsidRPr="00AA0E90">
        <w:t xml:space="preserve"> with argument </w:t>
      </w:r>
      <w:r w:rsidRPr="00AA0E90">
        <w:rPr>
          <w:i/>
        </w:rPr>
        <w:t>from</w:t>
      </w:r>
      <w:r w:rsidRPr="00AA0E90">
        <w:t>.</w:t>
      </w:r>
    </w:p>
    <w:p w14:paraId="4E587DF1" w14:textId="77777777" w:rsidR="004C02EF" w:rsidRPr="00AA0E90" w:rsidRDefault="004C02EF" w:rsidP="004C02EF">
      <w:pPr>
        <w:pStyle w:val="Alg4"/>
        <w:numPr>
          <w:ilvl w:val="2"/>
          <w:numId w:val="215"/>
        </w:numPr>
      </w:pPr>
      <w:r w:rsidRPr="00AA0E90">
        <w:t xml:space="preserve">If </w:t>
      </w:r>
      <w:r w:rsidRPr="00AA0E90">
        <w:rPr>
          <w:i/>
        </w:rPr>
        <w:t>fromPresent</w:t>
      </w:r>
      <w:r w:rsidRPr="00AA0E90">
        <w:t xml:space="preserve"> is </w:t>
      </w:r>
      <w:r w:rsidRPr="00AA0E90">
        <w:rPr>
          <w:b/>
        </w:rPr>
        <w:t>true</w:t>
      </w:r>
      <w:r w:rsidRPr="00AA0E90">
        <w:t>, then</w:t>
      </w:r>
    </w:p>
    <w:p w14:paraId="33E45AFF" w14:textId="77777777" w:rsidR="004C02EF" w:rsidRPr="00AA0E90" w:rsidRDefault="004C02EF" w:rsidP="004C02EF">
      <w:pPr>
        <w:pStyle w:val="Alg4"/>
        <w:numPr>
          <w:ilvl w:val="3"/>
          <w:numId w:val="215"/>
        </w:numPr>
      </w:pPr>
      <w:r w:rsidRPr="00AA0E90">
        <w:t xml:space="preserve">Let </w:t>
      </w:r>
      <w:r w:rsidRPr="00AA0E90">
        <w:rPr>
          <w:i/>
        </w:rPr>
        <w:t>fromValue</w:t>
      </w:r>
      <w:r w:rsidRPr="00AA0E90">
        <w:t xml:space="preserve"> be the result of calling the [[Get]] internal method of </w:t>
      </w:r>
      <w:r w:rsidRPr="00AA0E90">
        <w:rPr>
          <w:i/>
        </w:rPr>
        <w:t>O</w:t>
      </w:r>
      <w:r w:rsidRPr="00AA0E90">
        <w:t xml:space="preserve"> with argument </w:t>
      </w:r>
      <w:r w:rsidRPr="00AA0E90">
        <w:rPr>
          <w:i/>
        </w:rPr>
        <w:t>from</w:t>
      </w:r>
      <w:r w:rsidRPr="00AA0E90">
        <w:t>.</w:t>
      </w:r>
    </w:p>
    <w:p w14:paraId="5A83B74F" w14:textId="77777777" w:rsidR="004C02EF" w:rsidRPr="00AA0E90" w:rsidRDefault="004C02EF" w:rsidP="004C02EF">
      <w:pPr>
        <w:pStyle w:val="Alg4"/>
        <w:numPr>
          <w:ilvl w:val="3"/>
          <w:numId w:val="215"/>
        </w:numPr>
      </w:pPr>
      <w:r w:rsidRPr="00AA0E90">
        <w:t xml:space="preserve">Call the [[Put]] internal method of </w:t>
      </w:r>
      <w:r w:rsidRPr="00AA0E90">
        <w:rPr>
          <w:i/>
        </w:rPr>
        <w:t>O</w:t>
      </w:r>
      <w:r w:rsidRPr="00AA0E90">
        <w:t xml:space="preserve"> with arguments </w:t>
      </w:r>
      <w:r w:rsidRPr="00AA0E90">
        <w:rPr>
          <w:i/>
        </w:rPr>
        <w:t>to</w:t>
      </w:r>
      <w:r w:rsidRPr="00AA0E90">
        <w:t xml:space="preserve">, </w:t>
      </w:r>
      <w:r w:rsidRPr="00AA0E90">
        <w:rPr>
          <w:i/>
        </w:rPr>
        <w:t>fromValue</w:t>
      </w:r>
      <w:r w:rsidRPr="00AA0E90">
        <w:t xml:space="preserve">, and </w:t>
      </w:r>
      <w:r w:rsidRPr="00AA0E90">
        <w:rPr>
          <w:b/>
        </w:rPr>
        <w:t>true</w:t>
      </w:r>
      <w:r w:rsidRPr="00AA0E90">
        <w:t>.</w:t>
      </w:r>
    </w:p>
    <w:p w14:paraId="0A1C4744" w14:textId="77777777" w:rsidR="004C02EF" w:rsidRPr="00AA0E90" w:rsidRDefault="004C02EF" w:rsidP="004C02EF">
      <w:pPr>
        <w:pStyle w:val="Alg4"/>
        <w:numPr>
          <w:ilvl w:val="2"/>
          <w:numId w:val="215"/>
        </w:numPr>
      </w:pPr>
      <w:r w:rsidRPr="00AA0E90">
        <w:t xml:space="preserve">Else, </w:t>
      </w:r>
      <w:r w:rsidRPr="00AA0E90">
        <w:rPr>
          <w:i/>
        </w:rPr>
        <w:t>fromPresent</w:t>
      </w:r>
      <w:r w:rsidRPr="00AA0E90">
        <w:t xml:space="preserve"> is </w:t>
      </w:r>
      <w:r w:rsidRPr="00AA0E90">
        <w:rPr>
          <w:b/>
        </w:rPr>
        <w:t>false</w:t>
      </w:r>
    </w:p>
    <w:p w14:paraId="79E6AEF3" w14:textId="77777777" w:rsidR="004C02EF" w:rsidRPr="00AA0E90" w:rsidRDefault="004C02EF" w:rsidP="004C02EF">
      <w:pPr>
        <w:pStyle w:val="Alg4"/>
        <w:numPr>
          <w:ilvl w:val="3"/>
          <w:numId w:val="215"/>
        </w:numPr>
        <w:tabs>
          <w:tab w:val="num" w:pos="3060"/>
        </w:tabs>
      </w:pPr>
      <w:r w:rsidRPr="00AA0E90">
        <w:t xml:space="preserve">Call the [[Delete]] internal method of </w:t>
      </w:r>
      <w:r w:rsidRPr="00AA0E90">
        <w:rPr>
          <w:i/>
        </w:rPr>
        <w:t>O</w:t>
      </w:r>
      <w:r w:rsidRPr="00AA0E90" w:rsidDel="00275DFF">
        <w:t xml:space="preserve"> </w:t>
      </w:r>
      <w:r w:rsidRPr="00AA0E90">
        <w:t xml:space="preserve">with arguments </w:t>
      </w:r>
      <w:r w:rsidRPr="00AA0E90">
        <w:rPr>
          <w:i/>
        </w:rPr>
        <w:t>to</w:t>
      </w:r>
      <w:r w:rsidRPr="00AA0E90">
        <w:t xml:space="preserve"> and </w:t>
      </w:r>
      <w:r w:rsidRPr="00AA0E90">
        <w:rPr>
          <w:b/>
        </w:rPr>
        <w:t>true</w:t>
      </w:r>
      <w:r w:rsidRPr="00AA0E90">
        <w:t>.</w:t>
      </w:r>
    </w:p>
    <w:p w14:paraId="21D2A9C6" w14:textId="77777777" w:rsidR="004C02EF" w:rsidRPr="00AA0E90" w:rsidRDefault="004C02EF" w:rsidP="004C02EF">
      <w:pPr>
        <w:pStyle w:val="Alg4"/>
        <w:numPr>
          <w:ilvl w:val="2"/>
          <w:numId w:val="215"/>
        </w:numPr>
      </w:pPr>
      <w:r w:rsidRPr="00AA0E90">
        <w:t>Increase k by 1.</w:t>
      </w:r>
    </w:p>
    <w:p w14:paraId="29C7D065" w14:textId="77777777" w:rsidR="004C02EF" w:rsidRPr="00AA0E90" w:rsidRDefault="004C02EF" w:rsidP="004C02EF">
      <w:pPr>
        <w:pStyle w:val="Alg4"/>
        <w:numPr>
          <w:ilvl w:val="1"/>
          <w:numId w:val="215"/>
        </w:numPr>
      </w:pPr>
      <w:r w:rsidRPr="00AA0E90">
        <w:t xml:space="preserve">Let </w:t>
      </w:r>
      <w:r w:rsidRPr="00AA0E90">
        <w:rPr>
          <w:i/>
        </w:rPr>
        <w:t>k</w:t>
      </w:r>
      <w:r w:rsidRPr="00AA0E90">
        <w:t xml:space="preserve"> be </w:t>
      </w:r>
      <w:r w:rsidRPr="00AA0E90">
        <w:rPr>
          <w:i/>
        </w:rPr>
        <w:t>len</w:t>
      </w:r>
      <w:r w:rsidRPr="00AA0E90">
        <w:t>.</w:t>
      </w:r>
    </w:p>
    <w:p w14:paraId="719286C2" w14:textId="77777777" w:rsidR="004C02EF" w:rsidRPr="00AA0E90" w:rsidRDefault="004C02EF" w:rsidP="004C02EF">
      <w:pPr>
        <w:pStyle w:val="Alg4"/>
        <w:numPr>
          <w:ilvl w:val="1"/>
          <w:numId w:val="215"/>
        </w:numPr>
      </w:pPr>
      <w:r w:rsidRPr="00AA0E90">
        <w:t xml:space="preserve">Repeat, while </w:t>
      </w:r>
      <w:r w:rsidRPr="00AA0E90">
        <w:rPr>
          <w:i/>
        </w:rPr>
        <w:t>k</w:t>
      </w:r>
      <w:r w:rsidRPr="00AA0E90">
        <w:t xml:space="preserve"> &gt; (</w:t>
      </w:r>
      <w:r w:rsidRPr="00AA0E90">
        <w:rPr>
          <w:i/>
        </w:rPr>
        <w:t>len</w:t>
      </w:r>
      <w:r w:rsidRPr="00AA0E90">
        <w:t xml:space="preserve"> –</w:t>
      </w:r>
      <w:r w:rsidRPr="00AA0E90">
        <w:rPr>
          <w:i/>
        </w:rPr>
        <w:t xml:space="preserve"> actualDeleteCount</w:t>
      </w:r>
      <w:r w:rsidRPr="00AA0E90">
        <w:t xml:space="preserve"> +</w:t>
      </w:r>
      <w:r w:rsidRPr="00AA0E90">
        <w:rPr>
          <w:i/>
        </w:rPr>
        <w:t xml:space="preserve"> itemCount</w:t>
      </w:r>
      <w:r w:rsidRPr="00AA0E90">
        <w:t xml:space="preserve">) </w:t>
      </w:r>
    </w:p>
    <w:p w14:paraId="1D48B90A" w14:textId="77777777" w:rsidR="004C02EF" w:rsidRPr="00AA0E90" w:rsidRDefault="004C02EF" w:rsidP="004C02EF">
      <w:pPr>
        <w:pStyle w:val="Alg4"/>
        <w:numPr>
          <w:ilvl w:val="2"/>
          <w:numId w:val="215"/>
        </w:numPr>
        <w:tabs>
          <w:tab w:val="num" w:pos="2700"/>
        </w:tabs>
      </w:pPr>
      <w:r w:rsidRPr="00AA0E90">
        <w:t xml:space="preserve">Call the [[Delete]] internal method of </w:t>
      </w:r>
      <w:r w:rsidRPr="00AA0E90">
        <w:rPr>
          <w:i/>
        </w:rPr>
        <w:t>O</w:t>
      </w:r>
      <w:r w:rsidRPr="00AA0E90">
        <w:t xml:space="preserve"> with arguments ToString(</w:t>
      </w:r>
      <w:r w:rsidRPr="00AA0E90">
        <w:rPr>
          <w:i/>
        </w:rPr>
        <w:t>k</w:t>
      </w:r>
      <w:r w:rsidRPr="00AA0E90">
        <w:t xml:space="preserve">–1) and </w:t>
      </w:r>
      <w:r w:rsidRPr="00AA0E90">
        <w:rPr>
          <w:b/>
        </w:rPr>
        <w:t>true</w:t>
      </w:r>
      <w:r w:rsidRPr="00AA0E90">
        <w:t>.</w:t>
      </w:r>
    </w:p>
    <w:p w14:paraId="09EF7227" w14:textId="77777777" w:rsidR="004C02EF" w:rsidRPr="00AA0E90" w:rsidRDefault="004C02EF" w:rsidP="004C02EF">
      <w:pPr>
        <w:pStyle w:val="Alg4"/>
        <w:numPr>
          <w:ilvl w:val="2"/>
          <w:numId w:val="215"/>
        </w:numPr>
        <w:tabs>
          <w:tab w:val="num" w:pos="2700"/>
        </w:tabs>
      </w:pPr>
      <w:r w:rsidRPr="00AA0E90">
        <w:t xml:space="preserve">Decrease </w:t>
      </w:r>
      <w:r w:rsidRPr="00AA0E90">
        <w:rPr>
          <w:i/>
        </w:rPr>
        <w:t>k</w:t>
      </w:r>
      <w:r w:rsidRPr="00AA0E90">
        <w:t xml:space="preserve"> by 1.</w:t>
      </w:r>
    </w:p>
    <w:p w14:paraId="41FAFA84" w14:textId="77777777" w:rsidR="004C02EF" w:rsidRPr="00AA0E90" w:rsidRDefault="004C02EF" w:rsidP="004C02EF">
      <w:pPr>
        <w:pStyle w:val="Alg4"/>
        <w:numPr>
          <w:ilvl w:val="0"/>
          <w:numId w:val="215"/>
        </w:numPr>
      </w:pPr>
      <w:r w:rsidRPr="00AA0E90">
        <w:t xml:space="preserve">Else if </w:t>
      </w:r>
      <w:r w:rsidRPr="00AA0E90">
        <w:rPr>
          <w:i/>
        </w:rPr>
        <w:t>itemCount</w:t>
      </w:r>
      <w:r w:rsidRPr="00AA0E90">
        <w:t xml:space="preserve"> &gt; </w:t>
      </w:r>
      <w:r w:rsidRPr="00AA0E90">
        <w:rPr>
          <w:i/>
        </w:rPr>
        <w:t>actualDeleteCount</w:t>
      </w:r>
      <w:r w:rsidRPr="00AA0E90">
        <w:t>, then</w:t>
      </w:r>
    </w:p>
    <w:p w14:paraId="54696435" w14:textId="77777777" w:rsidR="004C02EF" w:rsidRPr="00AA0E90" w:rsidRDefault="004C02EF" w:rsidP="004C02EF">
      <w:pPr>
        <w:pStyle w:val="Alg4"/>
        <w:numPr>
          <w:ilvl w:val="1"/>
          <w:numId w:val="215"/>
        </w:numPr>
      </w:pPr>
      <w:r w:rsidRPr="00AA0E90">
        <w:t xml:space="preserve">Let </w:t>
      </w:r>
      <w:r w:rsidRPr="00AA0E90">
        <w:rPr>
          <w:i/>
        </w:rPr>
        <w:t>k</w:t>
      </w:r>
      <w:r w:rsidRPr="00AA0E90">
        <w:t xml:space="preserve"> be (</w:t>
      </w:r>
      <w:r w:rsidRPr="00AA0E90">
        <w:rPr>
          <w:i/>
        </w:rPr>
        <w:t>len</w:t>
      </w:r>
      <w:r w:rsidRPr="00AA0E90">
        <w:t xml:space="preserve"> –</w:t>
      </w:r>
      <w:r w:rsidRPr="00AA0E90">
        <w:rPr>
          <w:i/>
        </w:rPr>
        <w:t xml:space="preserve"> actualDeleteCount</w:t>
      </w:r>
      <w:r w:rsidRPr="00AA0E90">
        <w:t>).</w:t>
      </w:r>
    </w:p>
    <w:p w14:paraId="6A361F51" w14:textId="77777777" w:rsidR="004C02EF" w:rsidRPr="00AA0E90" w:rsidRDefault="004C02EF" w:rsidP="004C02EF">
      <w:pPr>
        <w:pStyle w:val="Alg4"/>
        <w:numPr>
          <w:ilvl w:val="1"/>
          <w:numId w:val="215"/>
        </w:numPr>
      </w:pPr>
      <w:r w:rsidRPr="00AA0E90">
        <w:t xml:space="preserve">Repeat, while </w:t>
      </w:r>
      <w:r w:rsidRPr="00AA0E90">
        <w:rPr>
          <w:i/>
        </w:rPr>
        <w:t>k</w:t>
      </w:r>
      <w:r w:rsidRPr="00AA0E90">
        <w:t xml:space="preserve"> &gt; </w:t>
      </w:r>
      <w:r w:rsidRPr="00AA0E90">
        <w:rPr>
          <w:i/>
        </w:rPr>
        <w:t>actualStart</w:t>
      </w:r>
    </w:p>
    <w:p w14:paraId="395C4D01" w14:textId="77777777" w:rsidR="004C02EF" w:rsidRPr="00AA0E90" w:rsidRDefault="004C02EF" w:rsidP="004C02EF">
      <w:pPr>
        <w:pStyle w:val="Alg4"/>
        <w:numPr>
          <w:ilvl w:val="2"/>
          <w:numId w:val="215"/>
        </w:numPr>
      </w:pPr>
      <w:r w:rsidRPr="00AA0E90">
        <w:t xml:space="preserve">Let </w:t>
      </w:r>
      <w:r w:rsidRPr="00AA0E90">
        <w:rPr>
          <w:i/>
        </w:rPr>
        <w:t>from</w:t>
      </w:r>
      <w:r w:rsidRPr="00AA0E90">
        <w:t xml:space="preserve"> be ToString(</w:t>
      </w:r>
      <w:r w:rsidRPr="00AA0E90">
        <w:rPr>
          <w:i/>
        </w:rPr>
        <w:t xml:space="preserve">k </w:t>
      </w:r>
      <w:r w:rsidRPr="00AA0E90">
        <w:t>+</w:t>
      </w:r>
      <w:r w:rsidRPr="00AA0E90">
        <w:rPr>
          <w:i/>
        </w:rPr>
        <w:t xml:space="preserve"> actualDeleteCount</w:t>
      </w:r>
      <w:r w:rsidRPr="00AA0E90">
        <w:t xml:space="preserve"> – 1).</w:t>
      </w:r>
    </w:p>
    <w:p w14:paraId="2502EC64" w14:textId="77777777" w:rsidR="004C02EF" w:rsidRPr="00AA0E90" w:rsidRDefault="004C02EF" w:rsidP="004C02EF">
      <w:pPr>
        <w:pStyle w:val="Alg4"/>
        <w:numPr>
          <w:ilvl w:val="2"/>
          <w:numId w:val="215"/>
        </w:numPr>
      </w:pPr>
      <w:r w:rsidRPr="00AA0E90">
        <w:t xml:space="preserve">Let </w:t>
      </w:r>
      <w:r w:rsidRPr="00AA0E90">
        <w:rPr>
          <w:i/>
        </w:rPr>
        <w:t>to</w:t>
      </w:r>
      <w:r w:rsidRPr="00AA0E90">
        <w:t xml:space="preserve"> be ToString(</w:t>
      </w:r>
      <w:r w:rsidRPr="00AA0E90">
        <w:rPr>
          <w:i/>
        </w:rPr>
        <w:t xml:space="preserve">k </w:t>
      </w:r>
      <w:r w:rsidRPr="00AA0E90">
        <w:t>+</w:t>
      </w:r>
      <w:r w:rsidRPr="00AA0E90">
        <w:rPr>
          <w:i/>
        </w:rPr>
        <w:t xml:space="preserve"> itemCount</w:t>
      </w:r>
      <w:r w:rsidRPr="00AA0E90">
        <w:t xml:space="preserve"> – 1)</w:t>
      </w:r>
    </w:p>
    <w:p w14:paraId="7C3387AD" w14:textId="77777777" w:rsidR="004C02EF" w:rsidRPr="00AA0E90" w:rsidRDefault="004C02EF" w:rsidP="004C02EF">
      <w:pPr>
        <w:pStyle w:val="Alg4"/>
        <w:numPr>
          <w:ilvl w:val="2"/>
          <w:numId w:val="215"/>
        </w:numPr>
      </w:pPr>
      <w:r w:rsidRPr="00AA0E90">
        <w:t xml:space="preserve">Let </w:t>
      </w:r>
      <w:r w:rsidRPr="00AA0E90">
        <w:rPr>
          <w:i/>
        </w:rPr>
        <w:t>fromPresent</w:t>
      </w:r>
      <w:r w:rsidRPr="00AA0E90">
        <w:t xml:space="preserve"> be the result of calling the [[HasProperty]] internal method of </w:t>
      </w:r>
      <w:r w:rsidRPr="00AA0E90">
        <w:rPr>
          <w:i/>
        </w:rPr>
        <w:t>O</w:t>
      </w:r>
      <w:r w:rsidRPr="00AA0E90">
        <w:t xml:space="preserve"> with argument </w:t>
      </w:r>
      <w:r w:rsidRPr="00AA0E90">
        <w:rPr>
          <w:i/>
        </w:rPr>
        <w:t>from</w:t>
      </w:r>
      <w:r w:rsidRPr="00AA0E90">
        <w:t>.</w:t>
      </w:r>
    </w:p>
    <w:p w14:paraId="5FE8DF66" w14:textId="77777777" w:rsidR="004C02EF" w:rsidRPr="00AA0E90" w:rsidRDefault="004C02EF" w:rsidP="004C02EF">
      <w:pPr>
        <w:pStyle w:val="Alg4"/>
        <w:numPr>
          <w:ilvl w:val="2"/>
          <w:numId w:val="215"/>
        </w:numPr>
      </w:pPr>
      <w:r w:rsidRPr="00AA0E90">
        <w:t xml:space="preserve">If </w:t>
      </w:r>
      <w:r w:rsidRPr="00AA0E90">
        <w:rPr>
          <w:i/>
        </w:rPr>
        <w:t>fromPresent</w:t>
      </w:r>
      <w:r w:rsidRPr="00AA0E90">
        <w:t xml:space="preserve"> is </w:t>
      </w:r>
      <w:r w:rsidRPr="00AA0E90">
        <w:rPr>
          <w:b/>
        </w:rPr>
        <w:t>true</w:t>
      </w:r>
      <w:r w:rsidRPr="00AA0E90">
        <w:t>, then</w:t>
      </w:r>
    </w:p>
    <w:p w14:paraId="03CF2719" w14:textId="77777777" w:rsidR="004C02EF" w:rsidRPr="00AA0E90" w:rsidRDefault="004C02EF" w:rsidP="004C02EF">
      <w:pPr>
        <w:pStyle w:val="Alg4"/>
        <w:numPr>
          <w:ilvl w:val="3"/>
          <w:numId w:val="215"/>
        </w:numPr>
      </w:pPr>
      <w:r w:rsidRPr="00AA0E90">
        <w:t xml:space="preserve">Let </w:t>
      </w:r>
      <w:r w:rsidRPr="00AA0E90">
        <w:rPr>
          <w:i/>
        </w:rPr>
        <w:t>fromValue</w:t>
      </w:r>
      <w:r w:rsidRPr="00AA0E90">
        <w:t xml:space="preserve"> be the result of calling the [[Get]] internal method of </w:t>
      </w:r>
      <w:r w:rsidRPr="00AA0E90">
        <w:rPr>
          <w:i/>
        </w:rPr>
        <w:t>O</w:t>
      </w:r>
      <w:r w:rsidRPr="00AA0E90">
        <w:t xml:space="preserve"> with argument </w:t>
      </w:r>
      <w:r w:rsidRPr="00AA0E90">
        <w:rPr>
          <w:i/>
        </w:rPr>
        <w:t>from</w:t>
      </w:r>
      <w:r w:rsidRPr="00AA0E90">
        <w:t>.</w:t>
      </w:r>
    </w:p>
    <w:p w14:paraId="3D1B91CB" w14:textId="77777777" w:rsidR="004C02EF" w:rsidRPr="00AA0E90" w:rsidRDefault="004C02EF" w:rsidP="004C02EF">
      <w:pPr>
        <w:pStyle w:val="Alg4"/>
        <w:numPr>
          <w:ilvl w:val="3"/>
          <w:numId w:val="215"/>
        </w:numPr>
      </w:pPr>
      <w:r w:rsidRPr="00AA0E90">
        <w:t xml:space="preserve">Call the [[Put]] internal method of </w:t>
      </w:r>
      <w:r w:rsidRPr="00AA0E90">
        <w:rPr>
          <w:i/>
        </w:rPr>
        <w:t>O</w:t>
      </w:r>
      <w:r w:rsidRPr="00AA0E90">
        <w:t xml:space="preserve"> with arguments </w:t>
      </w:r>
      <w:r w:rsidRPr="00AA0E90">
        <w:rPr>
          <w:i/>
        </w:rPr>
        <w:t>to</w:t>
      </w:r>
      <w:r w:rsidRPr="00AA0E90">
        <w:t xml:space="preserve">, </w:t>
      </w:r>
      <w:r w:rsidRPr="00AA0E90">
        <w:rPr>
          <w:i/>
        </w:rPr>
        <w:t>fromValue</w:t>
      </w:r>
      <w:r w:rsidRPr="00AA0E90">
        <w:t xml:space="preserve">, and </w:t>
      </w:r>
      <w:r w:rsidRPr="00AA0E90">
        <w:rPr>
          <w:b/>
        </w:rPr>
        <w:t>true</w:t>
      </w:r>
      <w:r w:rsidRPr="00AA0E90">
        <w:t>.</w:t>
      </w:r>
    </w:p>
    <w:p w14:paraId="65B4FCEC" w14:textId="77777777" w:rsidR="004C02EF" w:rsidRPr="00AA0E90" w:rsidRDefault="004C02EF" w:rsidP="004C02EF">
      <w:pPr>
        <w:pStyle w:val="Alg4"/>
        <w:numPr>
          <w:ilvl w:val="2"/>
          <w:numId w:val="215"/>
        </w:numPr>
      </w:pPr>
      <w:r w:rsidRPr="00AA0E90">
        <w:t xml:space="preserve">Else, </w:t>
      </w:r>
      <w:r w:rsidRPr="00AA0E90">
        <w:rPr>
          <w:i/>
        </w:rPr>
        <w:t>fromPresent</w:t>
      </w:r>
      <w:r w:rsidRPr="00AA0E90">
        <w:t xml:space="preserve"> is </w:t>
      </w:r>
      <w:r w:rsidRPr="00AA0E90">
        <w:rPr>
          <w:b/>
        </w:rPr>
        <w:t>false</w:t>
      </w:r>
    </w:p>
    <w:p w14:paraId="6B57E451" w14:textId="77777777" w:rsidR="004C02EF" w:rsidRPr="00AA0E90" w:rsidRDefault="004C02EF" w:rsidP="004C02EF">
      <w:pPr>
        <w:pStyle w:val="Alg4"/>
        <w:numPr>
          <w:ilvl w:val="3"/>
          <w:numId w:val="215"/>
        </w:numPr>
        <w:tabs>
          <w:tab w:val="num" w:pos="3060"/>
        </w:tabs>
      </w:pPr>
      <w:r w:rsidRPr="00AA0E90">
        <w:t xml:space="preserve">Call the [[Delete]] internal method of </w:t>
      </w:r>
      <w:r w:rsidRPr="00AA0E90">
        <w:rPr>
          <w:i/>
        </w:rPr>
        <w:t>O</w:t>
      </w:r>
      <w:r w:rsidRPr="00AA0E90" w:rsidDel="00582B35">
        <w:t xml:space="preserve"> </w:t>
      </w:r>
      <w:r w:rsidRPr="00AA0E90">
        <w:t xml:space="preserve">with argument </w:t>
      </w:r>
      <w:r w:rsidRPr="00AA0E90">
        <w:rPr>
          <w:i/>
        </w:rPr>
        <w:t>to</w:t>
      </w:r>
      <w:r w:rsidRPr="00AA0E90">
        <w:t xml:space="preserve"> and </w:t>
      </w:r>
      <w:r w:rsidRPr="00AA0E90">
        <w:rPr>
          <w:b/>
        </w:rPr>
        <w:t>true</w:t>
      </w:r>
      <w:r w:rsidRPr="00AA0E90">
        <w:t>.</w:t>
      </w:r>
    </w:p>
    <w:p w14:paraId="25DED790" w14:textId="77777777" w:rsidR="004C02EF" w:rsidRPr="00AA0E90" w:rsidRDefault="004C02EF" w:rsidP="004C02EF">
      <w:pPr>
        <w:pStyle w:val="Alg4"/>
        <w:numPr>
          <w:ilvl w:val="2"/>
          <w:numId w:val="215"/>
        </w:numPr>
      </w:pPr>
      <w:r w:rsidRPr="00AA0E90">
        <w:t xml:space="preserve">Decrease </w:t>
      </w:r>
      <w:r w:rsidRPr="00AA0E90">
        <w:rPr>
          <w:i/>
        </w:rPr>
        <w:t>k</w:t>
      </w:r>
      <w:r w:rsidRPr="00AA0E90">
        <w:t xml:space="preserve"> by 1.</w:t>
      </w:r>
    </w:p>
    <w:p w14:paraId="71006495" w14:textId="77777777" w:rsidR="004C02EF" w:rsidRPr="00AA0E90" w:rsidRDefault="004C02EF" w:rsidP="004C02EF">
      <w:pPr>
        <w:pStyle w:val="Alg4"/>
        <w:numPr>
          <w:ilvl w:val="0"/>
          <w:numId w:val="215"/>
        </w:numPr>
      </w:pPr>
      <w:r w:rsidRPr="00AA0E90">
        <w:t xml:space="preserve">Let </w:t>
      </w:r>
      <w:r w:rsidRPr="00AA0E90">
        <w:rPr>
          <w:i/>
        </w:rPr>
        <w:t>k</w:t>
      </w:r>
      <w:r w:rsidRPr="00AA0E90">
        <w:t xml:space="preserve"> be </w:t>
      </w:r>
      <w:r w:rsidRPr="00AA0E90">
        <w:rPr>
          <w:i/>
        </w:rPr>
        <w:t>actualStart</w:t>
      </w:r>
      <w:r w:rsidRPr="00AA0E90">
        <w:t>.</w:t>
      </w:r>
    </w:p>
    <w:p w14:paraId="371FADF4" w14:textId="77777777" w:rsidR="004C02EF" w:rsidRPr="00AA0E90" w:rsidRDefault="004C02EF" w:rsidP="004C02EF">
      <w:pPr>
        <w:pStyle w:val="Alg4"/>
        <w:numPr>
          <w:ilvl w:val="0"/>
          <w:numId w:val="215"/>
        </w:numPr>
      </w:pPr>
      <w:r w:rsidRPr="00AA0E90">
        <w:t xml:space="preserve">Repeat, while </w:t>
      </w:r>
      <w:r w:rsidRPr="00AA0E90">
        <w:rPr>
          <w:i/>
        </w:rPr>
        <w:t>items</w:t>
      </w:r>
      <w:r w:rsidRPr="00AA0E90">
        <w:t xml:space="preserve"> is not empty</w:t>
      </w:r>
    </w:p>
    <w:p w14:paraId="55612D00" w14:textId="77777777" w:rsidR="004C02EF" w:rsidRPr="00AA0E90" w:rsidRDefault="004C02EF" w:rsidP="004C02EF">
      <w:pPr>
        <w:pStyle w:val="Alg4"/>
        <w:numPr>
          <w:ilvl w:val="1"/>
          <w:numId w:val="215"/>
        </w:numPr>
      </w:pPr>
      <w:r w:rsidRPr="00AA0E90">
        <w:t xml:space="preserve">Remove the first element from </w:t>
      </w:r>
      <w:r w:rsidRPr="00AA0E90">
        <w:rPr>
          <w:i/>
        </w:rPr>
        <w:t>items</w:t>
      </w:r>
      <w:r w:rsidRPr="00AA0E90">
        <w:t xml:space="preserve"> and let </w:t>
      </w:r>
      <w:r w:rsidRPr="00AA0E90">
        <w:rPr>
          <w:i/>
        </w:rPr>
        <w:t>E</w:t>
      </w:r>
      <w:r w:rsidRPr="00AA0E90">
        <w:t xml:space="preserve"> be the value of that element.</w:t>
      </w:r>
    </w:p>
    <w:p w14:paraId="0C083E28" w14:textId="77777777" w:rsidR="004C02EF" w:rsidRPr="00AA0E90" w:rsidRDefault="004C02EF" w:rsidP="004C02EF">
      <w:pPr>
        <w:pStyle w:val="Alg4"/>
        <w:numPr>
          <w:ilvl w:val="1"/>
          <w:numId w:val="215"/>
        </w:numPr>
      </w:pPr>
      <w:r w:rsidRPr="00AA0E90">
        <w:t xml:space="preserve">Call the [[Put]] internal method of </w:t>
      </w:r>
      <w:r w:rsidRPr="00AA0E90">
        <w:rPr>
          <w:i/>
        </w:rPr>
        <w:t>O</w:t>
      </w:r>
      <w:r w:rsidRPr="00AA0E90">
        <w:t xml:space="preserve"> with arguments ToString(</w:t>
      </w:r>
      <w:r w:rsidRPr="00AA0E90">
        <w:rPr>
          <w:i/>
        </w:rPr>
        <w:t>k</w:t>
      </w:r>
      <w:r w:rsidRPr="00AA0E90">
        <w:t xml:space="preserve">), </w:t>
      </w:r>
      <w:r w:rsidRPr="00AA0E90">
        <w:rPr>
          <w:i/>
        </w:rPr>
        <w:t>E</w:t>
      </w:r>
      <w:r w:rsidRPr="00AA0E90">
        <w:t xml:space="preserve">, and </w:t>
      </w:r>
      <w:r w:rsidRPr="00AA0E90">
        <w:rPr>
          <w:b/>
        </w:rPr>
        <w:t>true</w:t>
      </w:r>
      <w:r w:rsidRPr="00AA0E90">
        <w:t>.</w:t>
      </w:r>
    </w:p>
    <w:p w14:paraId="33454040" w14:textId="77777777" w:rsidR="004C02EF" w:rsidRPr="00AA0E90" w:rsidRDefault="004C02EF" w:rsidP="004C02EF">
      <w:pPr>
        <w:pStyle w:val="Alg4"/>
        <w:numPr>
          <w:ilvl w:val="1"/>
          <w:numId w:val="215"/>
        </w:numPr>
      </w:pPr>
      <w:r w:rsidRPr="00AA0E90">
        <w:t xml:space="preserve">Increase </w:t>
      </w:r>
      <w:r w:rsidRPr="00AA0E90">
        <w:rPr>
          <w:i/>
        </w:rPr>
        <w:t>k</w:t>
      </w:r>
      <w:r w:rsidRPr="00AA0E90">
        <w:t xml:space="preserve"> by 1.</w:t>
      </w:r>
    </w:p>
    <w:p w14:paraId="02BEA82D" w14:textId="77777777" w:rsidR="004C02EF" w:rsidRPr="00AA0E90" w:rsidRDefault="004C02EF" w:rsidP="004C02EF">
      <w:pPr>
        <w:pStyle w:val="Alg4"/>
        <w:numPr>
          <w:ilvl w:val="0"/>
          <w:numId w:val="215"/>
        </w:numPr>
      </w:pPr>
      <w:r w:rsidRPr="00AA0E90">
        <w:t xml:space="preserve">Call the [[Put]] internal method of </w:t>
      </w:r>
      <w:r w:rsidRPr="00AA0E90">
        <w:rPr>
          <w:i/>
        </w:rPr>
        <w:t>O</w:t>
      </w:r>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w:t>
      </w:r>
      <w:r w:rsidRPr="00AA0E90">
        <w:rPr>
          <w:i/>
        </w:rPr>
        <w:t xml:space="preserve">len </w:t>
      </w:r>
      <w:r w:rsidRPr="00AA0E90">
        <w:t>–</w:t>
      </w:r>
      <w:r w:rsidRPr="00AA0E90">
        <w:rPr>
          <w:i/>
        </w:rPr>
        <w:t xml:space="preserve"> actualDeleteCount</w:t>
      </w:r>
      <w:r w:rsidRPr="00AA0E90">
        <w:t xml:space="preserve"> +</w:t>
      </w:r>
      <w:r w:rsidRPr="00AA0E90">
        <w:rPr>
          <w:i/>
        </w:rPr>
        <w:t xml:space="preserve"> itemCount</w:t>
      </w:r>
      <w:r w:rsidRPr="00AA0E90">
        <w:t xml:space="preserve">), and </w:t>
      </w:r>
      <w:r w:rsidRPr="00AA0E90">
        <w:rPr>
          <w:b/>
        </w:rPr>
        <w:t>true</w:t>
      </w:r>
      <w:r w:rsidRPr="00AA0E90">
        <w:t>.</w:t>
      </w:r>
    </w:p>
    <w:p w14:paraId="6746806A" w14:textId="77777777" w:rsidR="004C02EF" w:rsidRPr="00AA0E90" w:rsidRDefault="004C02EF" w:rsidP="004C02EF">
      <w:pPr>
        <w:pStyle w:val="Alg4"/>
        <w:numPr>
          <w:ilvl w:val="0"/>
          <w:numId w:val="215"/>
        </w:numPr>
        <w:spacing w:after="120"/>
      </w:pPr>
      <w:r w:rsidRPr="00AA0E90">
        <w:t xml:space="preserve">Return </w:t>
      </w:r>
      <w:r w:rsidRPr="00AA0E90">
        <w:rPr>
          <w:i/>
        </w:rPr>
        <w:t>A</w:t>
      </w:r>
      <w:r w:rsidRPr="00AA0E90">
        <w:t>.</w:t>
      </w:r>
    </w:p>
    <w:p w14:paraId="16B959F3"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splice</w:t>
      </w:r>
      <w:r>
        <w:t xml:space="preserve"> method is </w:t>
      </w:r>
      <w:r>
        <w:rPr>
          <w:b/>
        </w:rPr>
        <w:t>2</w:t>
      </w:r>
      <w:r>
        <w:t>.</w:t>
      </w:r>
    </w:p>
    <w:p w14:paraId="5FBC77EC" w14:textId="77777777" w:rsidR="004C02EF" w:rsidRDefault="004C02EF" w:rsidP="004C02EF">
      <w:pPr>
        <w:pStyle w:val="Note"/>
      </w:pPr>
      <w:r w:rsidRPr="00AA0E90">
        <w:t>NOTE</w:t>
      </w:r>
      <w:r w:rsidRPr="00AA0E90">
        <w:tab/>
        <w:t xml:space="preserve">The </w:t>
      </w:r>
      <w:r w:rsidRPr="00AA0E90">
        <w:rPr>
          <w:rFonts w:ascii="Courier New" w:hAnsi="Courier New"/>
          <w:b/>
        </w:rPr>
        <w:t>splice</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splice</w:t>
      </w:r>
      <w:r w:rsidRPr="00AA0E90">
        <w:t xml:space="preserve"> function can be applied successfully to a host object is implementation-dependent.</w:t>
      </w:r>
    </w:p>
    <w:p w14:paraId="5C517EDC" w14:textId="77777777" w:rsidR="004C02EF" w:rsidRDefault="004C02EF" w:rsidP="004C02EF">
      <w:pPr>
        <w:pStyle w:val="40"/>
        <w:numPr>
          <w:ilvl w:val="0"/>
          <w:numId w:val="0"/>
        </w:numPr>
      </w:pPr>
      <w:bookmarkStart w:id="5577" w:name="_Ref440446838"/>
      <w:r>
        <w:t>15.4.4.13</w:t>
      </w:r>
      <w:r>
        <w:tab/>
        <w:t>Array.prototype.unshift ( [ item1 [ , item2 [ , … ] ] ] )</w:t>
      </w:r>
      <w:bookmarkEnd w:id="5577"/>
    </w:p>
    <w:p w14:paraId="3D7CADDD" w14:textId="77777777" w:rsidR="004C02EF" w:rsidRDefault="004C02EF" w:rsidP="004C02EF">
      <w:r>
        <w:t>The arguments are prepended to the start of the array, such that their order within the array is the same as the order in which they appear in the argument list.</w:t>
      </w:r>
    </w:p>
    <w:p w14:paraId="7326DF5C" w14:textId="77777777" w:rsidR="004C02EF" w:rsidRDefault="004C02EF" w:rsidP="004C02EF">
      <w:r>
        <w:t xml:space="preserve">When the </w:t>
      </w:r>
      <w:r>
        <w:rPr>
          <w:rFonts w:ascii="Courier New" w:hAnsi="Courier New"/>
          <w:b/>
        </w:rPr>
        <w:t>unshift</w:t>
      </w:r>
      <w:r>
        <w:t xml:space="preserve"> method is called with zero or more arguments </w:t>
      </w:r>
      <w:r w:rsidRPr="00F02209">
        <w:rPr>
          <w:rFonts w:ascii="Times New Roman" w:hAnsi="Times New Roman"/>
          <w:i/>
        </w:rPr>
        <w:t>item1</w:t>
      </w:r>
      <w:r w:rsidRPr="00F02209">
        <w:t>,</w:t>
      </w:r>
      <w:r w:rsidRPr="00F02209">
        <w:rPr>
          <w:rFonts w:ascii="Times New Roman" w:hAnsi="Times New Roman"/>
          <w:i/>
        </w:rPr>
        <w:t xml:space="preserve"> item2</w:t>
      </w:r>
      <w:r>
        <w:t>, etc., the following steps are taken:</w:t>
      </w:r>
    </w:p>
    <w:p w14:paraId="3553B1BA" w14:textId="77777777" w:rsidR="004C02EF" w:rsidRPr="00AA0E90" w:rsidRDefault="004C02EF" w:rsidP="004C02EF">
      <w:pPr>
        <w:pStyle w:val="Alg4"/>
        <w:numPr>
          <w:ilvl w:val="0"/>
          <w:numId w:val="216"/>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66D5F639" w14:textId="77777777" w:rsidR="004C02EF" w:rsidRPr="00AA0E90" w:rsidRDefault="004C02EF" w:rsidP="004C02EF">
      <w:pPr>
        <w:pStyle w:val="Alg4"/>
        <w:numPr>
          <w:ilvl w:val="0"/>
          <w:numId w:val="216"/>
        </w:numPr>
      </w:pPr>
      <w:r w:rsidRPr="00AA0E90">
        <w:t xml:space="preserve">Let </w:t>
      </w:r>
      <w:r w:rsidRPr="00AA0E90">
        <w:rPr>
          <w:i/>
        </w:rPr>
        <w:t>lenVal</w:t>
      </w:r>
      <w:r w:rsidRPr="00AA0E90">
        <w:t xml:space="preserve"> be the result of calling</w:t>
      </w:r>
      <w:r w:rsidRPr="00AA0E90" w:rsidDel="00887131">
        <w:t xml:space="preserve"> </w:t>
      </w:r>
      <w:r w:rsidRPr="00AA0E90">
        <w:t xml:space="preserve">the  [[Get]] internal method of </w:t>
      </w:r>
      <w:r w:rsidRPr="00AA0E90">
        <w:rPr>
          <w:i/>
        </w:rPr>
        <w:t>O</w:t>
      </w:r>
      <w:r w:rsidRPr="00AA0E90">
        <w:t xml:space="preserve"> with argument </w:t>
      </w:r>
      <w:r>
        <w:rPr>
          <w:rFonts w:ascii="Courier New" w:hAnsi="Courier New"/>
          <w:sz w:val="18"/>
        </w:rPr>
        <w:t>"</w:t>
      </w:r>
      <w:r>
        <w:rPr>
          <w:rFonts w:ascii="Courier New" w:hAnsi="Courier New"/>
          <w:b/>
        </w:rPr>
        <w:t>length</w:t>
      </w:r>
      <w:r>
        <w:rPr>
          <w:rFonts w:ascii="Courier New" w:hAnsi="Courier New"/>
          <w:sz w:val="18"/>
        </w:rPr>
        <w:t>"</w:t>
      </w:r>
      <w:r w:rsidRPr="00AA0E90">
        <w:t>.</w:t>
      </w:r>
    </w:p>
    <w:p w14:paraId="3953D7C0" w14:textId="77777777" w:rsidR="004C02EF" w:rsidRPr="00AA0E90" w:rsidRDefault="004C02EF" w:rsidP="004C02EF">
      <w:pPr>
        <w:pStyle w:val="Alg4"/>
        <w:numPr>
          <w:ilvl w:val="0"/>
          <w:numId w:val="216"/>
        </w:numPr>
      </w:pPr>
      <w:r w:rsidRPr="00AA0E90">
        <w:t xml:space="preserve">Let </w:t>
      </w:r>
      <w:r w:rsidRPr="00AA0E90">
        <w:rPr>
          <w:i/>
        </w:rPr>
        <w:t>len</w:t>
      </w:r>
      <w:r w:rsidRPr="00AA0E90">
        <w:t xml:space="preserve"> be ToUint32(</w:t>
      </w:r>
      <w:r w:rsidRPr="00AA0E90">
        <w:rPr>
          <w:i/>
        </w:rPr>
        <w:t>lenVal</w:t>
      </w:r>
      <w:r w:rsidRPr="00AA0E90">
        <w:t>).</w:t>
      </w:r>
    </w:p>
    <w:p w14:paraId="6088C1EE" w14:textId="77777777" w:rsidR="004C02EF" w:rsidRPr="00AA0E90" w:rsidRDefault="004C02EF" w:rsidP="004C02EF">
      <w:pPr>
        <w:pStyle w:val="Alg4"/>
        <w:numPr>
          <w:ilvl w:val="0"/>
          <w:numId w:val="216"/>
        </w:numPr>
      </w:pPr>
      <w:r w:rsidRPr="00AA0E90">
        <w:t xml:space="preserve">Let </w:t>
      </w:r>
      <w:r w:rsidRPr="00AA0E90">
        <w:rPr>
          <w:i/>
        </w:rPr>
        <w:t>argCount</w:t>
      </w:r>
      <w:r w:rsidRPr="00AA0E90">
        <w:t xml:space="preserve"> be the number of actual arguments.</w:t>
      </w:r>
    </w:p>
    <w:p w14:paraId="7984B7DA" w14:textId="77777777" w:rsidR="004C02EF" w:rsidRPr="00AA0E90" w:rsidRDefault="004C02EF" w:rsidP="004C02EF">
      <w:pPr>
        <w:pStyle w:val="Alg4"/>
        <w:numPr>
          <w:ilvl w:val="0"/>
          <w:numId w:val="216"/>
        </w:numPr>
      </w:pPr>
      <w:r w:rsidRPr="00AA0E90">
        <w:t xml:space="preserve">Let </w:t>
      </w:r>
      <w:r w:rsidRPr="00AA0E90">
        <w:rPr>
          <w:i/>
        </w:rPr>
        <w:t>k</w:t>
      </w:r>
      <w:r w:rsidRPr="00AA0E90">
        <w:t xml:space="preserve"> be </w:t>
      </w:r>
      <w:r w:rsidRPr="00AA0E90">
        <w:rPr>
          <w:i/>
        </w:rPr>
        <w:t>len</w:t>
      </w:r>
      <w:r w:rsidRPr="00AA0E90">
        <w:t>.</w:t>
      </w:r>
    </w:p>
    <w:p w14:paraId="738E11B7" w14:textId="77777777" w:rsidR="004C02EF" w:rsidRPr="00AA0E90" w:rsidRDefault="004C02EF" w:rsidP="004C02EF">
      <w:pPr>
        <w:pStyle w:val="Alg4"/>
        <w:numPr>
          <w:ilvl w:val="0"/>
          <w:numId w:val="216"/>
        </w:numPr>
      </w:pPr>
      <w:r w:rsidRPr="00AA0E90">
        <w:t xml:space="preserve">Repeat, while </w:t>
      </w:r>
      <w:r w:rsidRPr="00AA0E90">
        <w:rPr>
          <w:i/>
        </w:rPr>
        <w:t>k</w:t>
      </w:r>
      <w:r w:rsidRPr="00AA0E90">
        <w:t xml:space="preserve"> &gt; 0, </w:t>
      </w:r>
    </w:p>
    <w:p w14:paraId="2C4A8C7F" w14:textId="77777777" w:rsidR="004C02EF" w:rsidRPr="00AA0E90" w:rsidRDefault="004C02EF" w:rsidP="004C02EF">
      <w:pPr>
        <w:pStyle w:val="Alg4"/>
        <w:numPr>
          <w:ilvl w:val="1"/>
          <w:numId w:val="216"/>
        </w:numPr>
      </w:pPr>
      <w:r w:rsidRPr="00AA0E90">
        <w:t xml:space="preserve">Let </w:t>
      </w:r>
      <w:r w:rsidRPr="00AA0E90">
        <w:rPr>
          <w:i/>
        </w:rPr>
        <w:t>from</w:t>
      </w:r>
      <w:r w:rsidRPr="00AA0E90">
        <w:t xml:space="preserve"> be ToString(</w:t>
      </w:r>
      <w:r w:rsidRPr="00AA0E90">
        <w:rPr>
          <w:i/>
        </w:rPr>
        <w:t>k</w:t>
      </w:r>
      <w:r w:rsidRPr="00AA0E90">
        <w:t>–1).</w:t>
      </w:r>
    </w:p>
    <w:p w14:paraId="42FCB715" w14:textId="77777777" w:rsidR="004C02EF" w:rsidRPr="00AA0E90" w:rsidRDefault="004C02EF" w:rsidP="004C02EF">
      <w:pPr>
        <w:pStyle w:val="Alg4"/>
        <w:numPr>
          <w:ilvl w:val="1"/>
          <w:numId w:val="216"/>
        </w:numPr>
      </w:pPr>
      <w:r w:rsidRPr="00AA0E90">
        <w:t xml:space="preserve">Let </w:t>
      </w:r>
      <w:r w:rsidRPr="00AA0E90">
        <w:rPr>
          <w:i/>
        </w:rPr>
        <w:t>to</w:t>
      </w:r>
      <w:r w:rsidRPr="00AA0E90">
        <w:t xml:space="preserve"> be ToString(</w:t>
      </w:r>
      <w:r w:rsidRPr="00AA0E90">
        <w:rPr>
          <w:i/>
        </w:rPr>
        <w:t>k</w:t>
      </w:r>
      <w:r w:rsidRPr="00AA0E90">
        <w:t>+</w:t>
      </w:r>
      <w:r w:rsidRPr="00AA0E90">
        <w:rPr>
          <w:i/>
        </w:rPr>
        <w:t>argCount</w:t>
      </w:r>
      <w:r w:rsidRPr="00AA0E90">
        <w:t xml:space="preserve"> –1).</w:t>
      </w:r>
    </w:p>
    <w:p w14:paraId="74087D63" w14:textId="77777777" w:rsidR="004C02EF" w:rsidRPr="00AA0E90" w:rsidRDefault="004C02EF" w:rsidP="004C02EF">
      <w:pPr>
        <w:pStyle w:val="Alg4"/>
        <w:numPr>
          <w:ilvl w:val="1"/>
          <w:numId w:val="216"/>
        </w:numPr>
      </w:pPr>
      <w:r w:rsidRPr="00AA0E90">
        <w:t xml:space="preserve">Let </w:t>
      </w:r>
      <w:r w:rsidRPr="00AA0E90">
        <w:rPr>
          <w:i/>
        </w:rPr>
        <w:t>fromPresent</w:t>
      </w:r>
      <w:r w:rsidRPr="00AA0E90">
        <w:t xml:space="preserve"> be the result of calling the [[HasProperty]] internal method of </w:t>
      </w:r>
      <w:r w:rsidRPr="00AA0E90">
        <w:rPr>
          <w:i/>
        </w:rPr>
        <w:t>O</w:t>
      </w:r>
      <w:r w:rsidRPr="00AA0E90">
        <w:t xml:space="preserve"> with argument </w:t>
      </w:r>
      <w:r w:rsidRPr="00AA0E90">
        <w:rPr>
          <w:i/>
        </w:rPr>
        <w:t>from</w:t>
      </w:r>
      <w:r w:rsidRPr="00AA0E90">
        <w:t>.</w:t>
      </w:r>
    </w:p>
    <w:p w14:paraId="04BF3A3A" w14:textId="77777777" w:rsidR="004C02EF" w:rsidRPr="00AA0E90" w:rsidRDefault="004C02EF" w:rsidP="004C02EF">
      <w:pPr>
        <w:pStyle w:val="Alg4"/>
        <w:numPr>
          <w:ilvl w:val="1"/>
          <w:numId w:val="216"/>
        </w:numPr>
      </w:pPr>
      <w:r w:rsidRPr="00AA0E90">
        <w:t xml:space="preserve">If </w:t>
      </w:r>
      <w:r w:rsidRPr="00AA0E90">
        <w:rPr>
          <w:i/>
        </w:rPr>
        <w:t>fromPresent</w:t>
      </w:r>
      <w:r w:rsidRPr="00AA0E90">
        <w:t xml:space="preserve"> is </w:t>
      </w:r>
      <w:r w:rsidRPr="00AA0E90">
        <w:rPr>
          <w:b/>
        </w:rPr>
        <w:t>true</w:t>
      </w:r>
      <w:r w:rsidRPr="00AA0E90">
        <w:t>, then</w:t>
      </w:r>
    </w:p>
    <w:p w14:paraId="37296EE7" w14:textId="77777777" w:rsidR="004C02EF" w:rsidRPr="00AA0E90" w:rsidRDefault="004C02EF" w:rsidP="004C02EF">
      <w:pPr>
        <w:pStyle w:val="Alg4"/>
        <w:numPr>
          <w:ilvl w:val="2"/>
          <w:numId w:val="216"/>
        </w:numPr>
        <w:tabs>
          <w:tab w:val="left" w:pos="2340"/>
        </w:tabs>
      </w:pPr>
      <w:r w:rsidRPr="00AA0E90">
        <w:t xml:space="preserve">Let </w:t>
      </w:r>
      <w:r w:rsidRPr="00AA0E90">
        <w:rPr>
          <w:i/>
        </w:rPr>
        <w:t>fromValue</w:t>
      </w:r>
      <w:r w:rsidRPr="00AA0E90">
        <w:t xml:space="preserve"> be the result of calling the [[Get]] internal method of </w:t>
      </w:r>
      <w:r w:rsidRPr="00AA0E90">
        <w:rPr>
          <w:i/>
        </w:rPr>
        <w:t>O</w:t>
      </w:r>
      <w:r w:rsidRPr="00AA0E90">
        <w:t xml:space="preserve"> with argument </w:t>
      </w:r>
      <w:r w:rsidRPr="00AA0E90">
        <w:rPr>
          <w:i/>
        </w:rPr>
        <w:t>from</w:t>
      </w:r>
      <w:r w:rsidRPr="00AA0E90">
        <w:t>.</w:t>
      </w:r>
    </w:p>
    <w:p w14:paraId="4B9077B9" w14:textId="77777777" w:rsidR="004C02EF" w:rsidRPr="00AA0E90" w:rsidRDefault="004C02EF" w:rsidP="004C02EF">
      <w:pPr>
        <w:pStyle w:val="Alg4"/>
        <w:numPr>
          <w:ilvl w:val="2"/>
          <w:numId w:val="216"/>
        </w:numPr>
        <w:tabs>
          <w:tab w:val="left" w:pos="2340"/>
        </w:tabs>
      </w:pPr>
      <w:r w:rsidRPr="00AA0E90">
        <w:t xml:space="preserve">Call the [[Put]] internal method of </w:t>
      </w:r>
      <w:r w:rsidRPr="00AA0E90">
        <w:rPr>
          <w:i/>
        </w:rPr>
        <w:t>O</w:t>
      </w:r>
      <w:r w:rsidRPr="00AA0E90">
        <w:t xml:space="preserve"> with arguments </w:t>
      </w:r>
      <w:r w:rsidRPr="00AA0E90">
        <w:rPr>
          <w:i/>
        </w:rPr>
        <w:t>to</w:t>
      </w:r>
      <w:r w:rsidRPr="00AA0E90">
        <w:t xml:space="preserve">, </w:t>
      </w:r>
      <w:r w:rsidRPr="00AA0E90">
        <w:rPr>
          <w:i/>
        </w:rPr>
        <w:t>fromValue</w:t>
      </w:r>
      <w:r w:rsidRPr="00AA0E90">
        <w:t xml:space="preserve">, and </w:t>
      </w:r>
      <w:r w:rsidRPr="00AA0E90">
        <w:rPr>
          <w:b/>
        </w:rPr>
        <w:t>true</w:t>
      </w:r>
      <w:r w:rsidRPr="00AA0E90">
        <w:t>.</w:t>
      </w:r>
    </w:p>
    <w:p w14:paraId="004DCBF4" w14:textId="77777777" w:rsidR="004C02EF" w:rsidRPr="00AA0E90" w:rsidRDefault="004C02EF" w:rsidP="004C02EF">
      <w:pPr>
        <w:pStyle w:val="Alg4"/>
        <w:numPr>
          <w:ilvl w:val="1"/>
          <w:numId w:val="216"/>
        </w:numPr>
      </w:pPr>
      <w:r w:rsidRPr="00AA0E90">
        <w:t xml:space="preserve">Else, </w:t>
      </w:r>
      <w:r w:rsidRPr="00AA0E90">
        <w:rPr>
          <w:i/>
        </w:rPr>
        <w:t>fromPresent</w:t>
      </w:r>
      <w:r w:rsidRPr="00AA0E90">
        <w:t xml:space="preserve"> is </w:t>
      </w:r>
      <w:r w:rsidRPr="00AA0E90">
        <w:rPr>
          <w:b/>
        </w:rPr>
        <w:t>false</w:t>
      </w:r>
    </w:p>
    <w:p w14:paraId="4395F7A7" w14:textId="77777777" w:rsidR="004C02EF" w:rsidRPr="00AA0E90" w:rsidRDefault="004C02EF" w:rsidP="004C02EF">
      <w:pPr>
        <w:pStyle w:val="Alg4"/>
        <w:numPr>
          <w:ilvl w:val="2"/>
          <w:numId w:val="216"/>
        </w:numPr>
        <w:tabs>
          <w:tab w:val="left" w:pos="2340"/>
        </w:tabs>
      </w:pPr>
      <w:r w:rsidRPr="00AA0E90">
        <w:t xml:space="preserve">Call the [[Delete]] internal method of </w:t>
      </w:r>
      <w:r w:rsidRPr="00AA0E90">
        <w:rPr>
          <w:i/>
        </w:rPr>
        <w:t>O</w:t>
      </w:r>
      <w:r w:rsidRPr="00AA0E90">
        <w:t xml:space="preserve"> with arguments </w:t>
      </w:r>
      <w:r w:rsidRPr="00AA0E90">
        <w:rPr>
          <w:i/>
        </w:rPr>
        <w:t>to</w:t>
      </w:r>
      <w:r w:rsidRPr="00AA0E90">
        <w:t xml:space="preserve">, and </w:t>
      </w:r>
      <w:r w:rsidRPr="00AA0E90">
        <w:rPr>
          <w:b/>
        </w:rPr>
        <w:t>true</w:t>
      </w:r>
      <w:r w:rsidRPr="00AA0E90">
        <w:t>.</w:t>
      </w:r>
    </w:p>
    <w:p w14:paraId="6B4A9B5B" w14:textId="77777777" w:rsidR="004C02EF" w:rsidRPr="00AA0E90" w:rsidRDefault="004C02EF" w:rsidP="004C02EF">
      <w:pPr>
        <w:pStyle w:val="Alg4"/>
        <w:numPr>
          <w:ilvl w:val="1"/>
          <w:numId w:val="216"/>
        </w:numPr>
      </w:pPr>
      <w:r w:rsidRPr="00AA0E90">
        <w:t xml:space="preserve">Decrease </w:t>
      </w:r>
      <w:r w:rsidRPr="00AA0E90">
        <w:rPr>
          <w:i/>
        </w:rPr>
        <w:t>k</w:t>
      </w:r>
      <w:r w:rsidRPr="00AA0E90">
        <w:t xml:space="preserve"> by 1.</w:t>
      </w:r>
    </w:p>
    <w:p w14:paraId="2836EA8C" w14:textId="77777777" w:rsidR="004C02EF" w:rsidRPr="00AA0E90" w:rsidRDefault="004C02EF" w:rsidP="004C02EF">
      <w:pPr>
        <w:pStyle w:val="Alg4"/>
        <w:numPr>
          <w:ilvl w:val="0"/>
          <w:numId w:val="216"/>
        </w:numPr>
      </w:pPr>
      <w:r w:rsidRPr="00AA0E90">
        <w:t xml:space="preserve">Let </w:t>
      </w:r>
      <w:r w:rsidRPr="00AA0E90">
        <w:rPr>
          <w:i/>
        </w:rPr>
        <w:t>j</w:t>
      </w:r>
      <w:r w:rsidRPr="00AA0E90">
        <w:t xml:space="preserve"> be 0.</w:t>
      </w:r>
    </w:p>
    <w:p w14:paraId="5DD0B355" w14:textId="77777777" w:rsidR="004C02EF" w:rsidRPr="00AA0E90" w:rsidRDefault="004C02EF" w:rsidP="004C02EF">
      <w:pPr>
        <w:pStyle w:val="Alg4"/>
        <w:numPr>
          <w:ilvl w:val="0"/>
          <w:numId w:val="216"/>
        </w:numPr>
      </w:pPr>
      <w:r w:rsidRPr="00AA0E90">
        <w:t xml:space="preserve">Let </w:t>
      </w:r>
      <w:r w:rsidRPr="00AA0E90">
        <w:rPr>
          <w:i/>
        </w:rPr>
        <w:t>items</w:t>
      </w:r>
      <w:r w:rsidRPr="00AA0E90">
        <w:t xml:space="preserve"> be an internal List whose elements are, in left to right order, the arguments that were passed to this function invocation.</w:t>
      </w:r>
    </w:p>
    <w:p w14:paraId="2A7C9FBE" w14:textId="77777777" w:rsidR="004C02EF" w:rsidRPr="00AA0E90" w:rsidRDefault="004C02EF" w:rsidP="004C02EF">
      <w:pPr>
        <w:pStyle w:val="Alg4"/>
        <w:numPr>
          <w:ilvl w:val="0"/>
          <w:numId w:val="216"/>
        </w:numPr>
      </w:pPr>
      <w:r w:rsidRPr="00AA0E90">
        <w:t xml:space="preserve">Repeat, while </w:t>
      </w:r>
      <w:r w:rsidRPr="00AA0E90">
        <w:rPr>
          <w:i/>
        </w:rPr>
        <w:t>items</w:t>
      </w:r>
      <w:r w:rsidRPr="00AA0E90">
        <w:t xml:space="preserve"> is not empty</w:t>
      </w:r>
    </w:p>
    <w:p w14:paraId="0A090A07" w14:textId="77777777" w:rsidR="004C02EF" w:rsidRPr="00AA0E90" w:rsidRDefault="004C02EF" w:rsidP="004C02EF">
      <w:pPr>
        <w:pStyle w:val="Alg4"/>
        <w:numPr>
          <w:ilvl w:val="1"/>
          <w:numId w:val="216"/>
        </w:numPr>
      </w:pPr>
      <w:r w:rsidRPr="00AA0E90">
        <w:t xml:space="preserve">Remove the first element from </w:t>
      </w:r>
      <w:r w:rsidRPr="00AA0E90">
        <w:rPr>
          <w:i/>
        </w:rPr>
        <w:t>items</w:t>
      </w:r>
      <w:r w:rsidRPr="00AA0E90">
        <w:t xml:space="preserve"> and let </w:t>
      </w:r>
      <w:r w:rsidRPr="00AA0E90">
        <w:rPr>
          <w:i/>
        </w:rPr>
        <w:t>E</w:t>
      </w:r>
      <w:r w:rsidRPr="00AA0E90">
        <w:t xml:space="preserve"> be the value of that element.</w:t>
      </w:r>
    </w:p>
    <w:p w14:paraId="17D26565" w14:textId="77777777" w:rsidR="004C02EF" w:rsidRPr="00AA0E90" w:rsidRDefault="004C02EF" w:rsidP="004C02EF">
      <w:pPr>
        <w:pStyle w:val="Alg4"/>
        <w:numPr>
          <w:ilvl w:val="1"/>
          <w:numId w:val="216"/>
        </w:numPr>
      </w:pPr>
      <w:r w:rsidRPr="00AA0E90">
        <w:t xml:space="preserve">Call the [[Put]] internal method of </w:t>
      </w:r>
      <w:r w:rsidRPr="00AA0E90">
        <w:rPr>
          <w:i/>
        </w:rPr>
        <w:t>O</w:t>
      </w:r>
      <w:r w:rsidRPr="00AA0E90">
        <w:t xml:space="preserve"> with arguments ToString(</w:t>
      </w:r>
      <w:r w:rsidRPr="00AA0E90">
        <w:rPr>
          <w:i/>
        </w:rPr>
        <w:t>j</w:t>
      </w:r>
      <w:r w:rsidRPr="00AA0E90">
        <w:t xml:space="preserve">), </w:t>
      </w:r>
      <w:r w:rsidRPr="00AA0E90">
        <w:rPr>
          <w:i/>
        </w:rPr>
        <w:t>E</w:t>
      </w:r>
      <w:r w:rsidRPr="00AA0E90">
        <w:t xml:space="preserve">, and </w:t>
      </w:r>
      <w:r w:rsidRPr="00AA0E90">
        <w:rPr>
          <w:b/>
        </w:rPr>
        <w:t>true</w:t>
      </w:r>
      <w:r w:rsidRPr="00AA0E90">
        <w:t>.</w:t>
      </w:r>
    </w:p>
    <w:p w14:paraId="7D8885AA" w14:textId="77777777" w:rsidR="004C02EF" w:rsidRPr="00AA0E90" w:rsidRDefault="004C02EF" w:rsidP="004C02EF">
      <w:pPr>
        <w:pStyle w:val="Alg4"/>
        <w:numPr>
          <w:ilvl w:val="1"/>
          <w:numId w:val="216"/>
        </w:numPr>
      </w:pPr>
      <w:r w:rsidRPr="00AA0E90">
        <w:t xml:space="preserve">Increase </w:t>
      </w:r>
      <w:r w:rsidRPr="00AA0E90">
        <w:rPr>
          <w:i/>
        </w:rPr>
        <w:t>j</w:t>
      </w:r>
      <w:r w:rsidRPr="00AA0E90">
        <w:t xml:space="preserve"> by 1.</w:t>
      </w:r>
    </w:p>
    <w:p w14:paraId="797CD0E0" w14:textId="77777777" w:rsidR="004C02EF" w:rsidRPr="00AA0E90" w:rsidRDefault="004C02EF" w:rsidP="004C02EF">
      <w:pPr>
        <w:pStyle w:val="Alg4"/>
        <w:numPr>
          <w:ilvl w:val="0"/>
          <w:numId w:val="216"/>
        </w:numPr>
      </w:pPr>
      <w:r w:rsidRPr="00AA0E90">
        <w:t xml:space="preserve">Call the [[Put]] internal method of </w:t>
      </w:r>
      <w:r w:rsidRPr="00AA0E90">
        <w:rPr>
          <w:i/>
        </w:rPr>
        <w:t>O</w:t>
      </w:r>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xml:space="preserve">, </w:t>
      </w:r>
      <w:r w:rsidRPr="00AA0E90">
        <w:rPr>
          <w:i/>
        </w:rPr>
        <w:t>len</w:t>
      </w:r>
      <w:r w:rsidRPr="00AA0E90">
        <w:t>+</w:t>
      </w:r>
      <w:r w:rsidRPr="00AA0E90">
        <w:rPr>
          <w:i/>
        </w:rPr>
        <w:t>argCount</w:t>
      </w:r>
      <w:r w:rsidRPr="00AA0E90">
        <w:t xml:space="preserve">, and </w:t>
      </w:r>
      <w:r w:rsidRPr="00AA0E90">
        <w:rPr>
          <w:b/>
        </w:rPr>
        <w:t>true</w:t>
      </w:r>
      <w:r w:rsidRPr="00AA0E90">
        <w:t>.</w:t>
      </w:r>
    </w:p>
    <w:p w14:paraId="446626F9" w14:textId="77777777" w:rsidR="004C02EF" w:rsidRPr="00AA0E90" w:rsidRDefault="004C02EF" w:rsidP="004C02EF">
      <w:pPr>
        <w:pStyle w:val="Alg4"/>
        <w:numPr>
          <w:ilvl w:val="0"/>
          <w:numId w:val="216"/>
        </w:numPr>
        <w:spacing w:after="220"/>
      </w:pPr>
      <w:r w:rsidRPr="00AA0E90">
        <w:t xml:space="preserve">Return </w:t>
      </w:r>
      <w:r w:rsidRPr="00AA0E90">
        <w:rPr>
          <w:i/>
        </w:rPr>
        <w:t>len</w:t>
      </w:r>
      <w:r w:rsidRPr="00AA0E90">
        <w:t>+</w:t>
      </w:r>
      <w:r w:rsidRPr="00AA0E90">
        <w:rPr>
          <w:i/>
        </w:rPr>
        <w:t>argCount</w:t>
      </w:r>
      <w:r w:rsidRPr="00AA0E90">
        <w:t>.</w:t>
      </w:r>
    </w:p>
    <w:p w14:paraId="1DF1F334"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unshift</w:t>
      </w:r>
      <w:r>
        <w:t xml:space="preserve"> method is </w:t>
      </w:r>
      <w:r>
        <w:rPr>
          <w:b/>
        </w:rPr>
        <w:t>1</w:t>
      </w:r>
      <w:r>
        <w:t>.</w:t>
      </w:r>
    </w:p>
    <w:p w14:paraId="660BD613" w14:textId="77777777" w:rsidR="004C02EF" w:rsidRDefault="004C02EF" w:rsidP="004C02EF">
      <w:pPr>
        <w:pStyle w:val="Note"/>
      </w:pPr>
      <w:r w:rsidRPr="00AA0E90">
        <w:t>NOTE</w:t>
      </w:r>
      <w:r w:rsidRPr="00AA0E90">
        <w:tab/>
        <w:t xml:space="preserve">The </w:t>
      </w:r>
      <w:r w:rsidRPr="00AA0E90">
        <w:rPr>
          <w:rFonts w:ascii="Courier New" w:hAnsi="Courier New"/>
          <w:b/>
        </w:rPr>
        <w:t>unshift</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unshift</w:t>
      </w:r>
      <w:r w:rsidRPr="00AA0E90">
        <w:t xml:space="preserve"> function can be applied successfully to a host object is implementation-dependent.</w:t>
      </w:r>
    </w:p>
    <w:p w14:paraId="6F207BFA" w14:textId="77777777" w:rsidR="004C02EF" w:rsidRDefault="004C02EF" w:rsidP="004C02EF">
      <w:pPr>
        <w:pStyle w:val="40"/>
        <w:numPr>
          <w:ilvl w:val="0"/>
          <w:numId w:val="0"/>
        </w:numPr>
      </w:pPr>
      <w:r>
        <w:t>15.4.4.14</w:t>
      </w:r>
      <w:r>
        <w:tab/>
        <w:t>Array.prototype.indexOf ( searchElement [ , fromIndex ] )</w:t>
      </w:r>
    </w:p>
    <w:p w14:paraId="4C41274C" w14:textId="77777777" w:rsidR="004C02EF" w:rsidRDefault="004C02EF" w:rsidP="004C02EF">
      <w:r w:rsidRPr="00D13E21">
        <w:rPr>
          <w:rFonts w:ascii="Courier New" w:hAnsi="Courier New" w:cs="Courier New"/>
          <w:b/>
        </w:rPr>
        <w:t>indexOf</w:t>
      </w:r>
      <w:r>
        <w:t xml:space="preserve"> compares </w:t>
      </w:r>
      <w:r w:rsidRPr="00F02209">
        <w:rPr>
          <w:rFonts w:ascii="Times New Roman" w:hAnsi="Times New Roman"/>
          <w:i/>
        </w:rPr>
        <w:t>searchElement</w:t>
      </w:r>
      <w:r>
        <w:t xml:space="preserve"> to the elements of the array, in ascending order, using the internal Strict Equality Comparison Algorithm</w:t>
      </w:r>
      <w:r w:rsidDel="00B35B81">
        <w:t xml:space="preserve"> </w:t>
      </w:r>
      <w:r>
        <w:t>(11.9.6), and if found at one or more positions, returns the index of the first such position; otherwise, -1 is returned.</w:t>
      </w:r>
    </w:p>
    <w:p w14:paraId="7A8D63A6" w14:textId="77777777" w:rsidR="004C02EF" w:rsidRDefault="004C02EF" w:rsidP="004C02EF">
      <w:r>
        <w:t xml:space="preserve">The optional second argument </w:t>
      </w:r>
      <w:r w:rsidRPr="00F02209">
        <w:rPr>
          <w:rFonts w:ascii="Times New Roman" w:hAnsi="Times New Roman"/>
          <w:i/>
        </w:rPr>
        <w:t>fromIndex</w:t>
      </w:r>
      <w:r>
        <w:t xml:space="preserve"> defaults to 0 (i.e. the whole array is searched). If it is greater than or equal to the length of the array, -1 is returned, i.e. the array will not be searched. If it is negative, it is used as the offset from the end of the array to compute </w:t>
      </w:r>
      <w:r w:rsidRPr="00F02209">
        <w:rPr>
          <w:rFonts w:ascii="Times New Roman" w:hAnsi="Times New Roman"/>
          <w:i/>
        </w:rPr>
        <w:t>fromIndex</w:t>
      </w:r>
      <w:r>
        <w:t>. If the computed index is less than 0, the whole array will be searched.</w:t>
      </w:r>
    </w:p>
    <w:p w14:paraId="1D34DDBA" w14:textId="77777777" w:rsidR="004C02EF" w:rsidRDefault="004C02EF" w:rsidP="004C02EF">
      <w:r>
        <w:t xml:space="preserve">When the </w:t>
      </w:r>
      <w:r w:rsidRPr="00D13E21">
        <w:rPr>
          <w:rFonts w:ascii="Courier New" w:hAnsi="Courier New" w:cs="Courier New"/>
          <w:b/>
        </w:rPr>
        <w:t>indexOf</w:t>
      </w:r>
      <w:r>
        <w:t xml:space="preserve"> method is called with one or two arguments, the following steps are taken:</w:t>
      </w:r>
    </w:p>
    <w:p w14:paraId="102AFD51" w14:textId="77777777" w:rsidR="004C02EF" w:rsidRPr="00AA0E90" w:rsidRDefault="004C02EF" w:rsidP="004C02EF">
      <w:pPr>
        <w:pStyle w:val="Alg4"/>
        <w:numPr>
          <w:ilvl w:val="0"/>
          <w:numId w:val="398"/>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5C44D09C" w14:textId="77777777" w:rsidR="004C02EF" w:rsidRPr="00AA0E90" w:rsidRDefault="004C02EF" w:rsidP="004C02EF">
      <w:pPr>
        <w:pStyle w:val="Alg4"/>
        <w:numPr>
          <w:ilvl w:val="0"/>
          <w:numId w:val="398"/>
        </w:numPr>
      </w:pPr>
      <w:r w:rsidRPr="00AA0E90">
        <w:t xml:space="preserve">Let </w:t>
      </w:r>
      <w:r w:rsidRPr="00AA0E90">
        <w:rPr>
          <w:i/>
        </w:rPr>
        <w:t>lenValue</w:t>
      </w:r>
      <w:r w:rsidRPr="00AA0E90">
        <w:t xml:space="preserve">  be the result of calling the [[Get]] internal method of </w:t>
      </w:r>
      <w:r w:rsidRPr="00AA0E90">
        <w:rPr>
          <w:i/>
        </w:rPr>
        <w:t xml:space="preserve">O </w:t>
      </w:r>
      <w:r w:rsidRPr="00AA0E90">
        <w:t xml:space="preserve">with the argument </w:t>
      </w:r>
      <w:r w:rsidRPr="0050212E">
        <w:rPr>
          <w:rFonts w:ascii="Courier New" w:hAnsi="Courier New" w:cs="Courier New"/>
        </w:rPr>
        <w:t>"</w:t>
      </w:r>
      <w:r w:rsidRPr="0050212E">
        <w:rPr>
          <w:rFonts w:ascii="Courier New" w:hAnsi="Courier New" w:cs="Courier New"/>
          <w:b/>
        </w:rPr>
        <w:t>length</w:t>
      </w:r>
      <w:r w:rsidRPr="0050212E">
        <w:rPr>
          <w:rFonts w:ascii="Courier New" w:hAnsi="Courier New" w:cs="Courier New"/>
        </w:rPr>
        <w:t>"</w:t>
      </w:r>
      <w:r w:rsidRPr="00AA0E90">
        <w:t>.</w:t>
      </w:r>
    </w:p>
    <w:p w14:paraId="5703D5C0" w14:textId="77777777" w:rsidR="004C02EF" w:rsidRPr="00AA0E90" w:rsidRDefault="004C02EF" w:rsidP="004C02EF">
      <w:pPr>
        <w:pStyle w:val="Alg4"/>
        <w:numPr>
          <w:ilvl w:val="0"/>
          <w:numId w:val="398"/>
        </w:numPr>
      </w:pPr>
      <w:r w:rsidRPr="00AA0E90">
        <w:t xml:space="preserve">Let </w:t>
      </w:r>
      <w:r w:rsidRPr="00AA0E90">
        <w:rPr>
          <w:i/>
        </w:rPr>
        <w:t>len</w:t>
      </w:r>
      <w:r w:rsidRPr="00AA0E90">
        <w:t xml:space="preserve"> be ToUint32(</w:t>
      </w:r>
      <w:r w:rsidRPr="00AA0E90">
        <w:rPr>
          <w:i/>
        </w:rPr>
        <w:t>lenValue</w:t>
      </w:r>
      <w:r w:rsidRPr="00AA0E90">
        <w:t>).</w:t>
      </w:r>
    </w:p>
    <w:p w14:paraId="492C01DD" w14:textId="77777777" w:rsidR="004C02EF" w:rsidRPr="00AA0E90" w:rsidRDefault="004C02EF" w:rsidP="004C02EF">
      <w:pPr>
        <w:pStyle w:val="Alg4"/>
        <w:numPr>
          <w:ilvl w:val="0"/>
          <w:numId w:val="398"/>
        </w:numPr>
      </w:pPr>
      <w:r w:rsidRPr="00AA0E90">
        <w:t xml:space="preserve">If </w:t>
      </w:r>
      <w:r w:rsidRPr="00AA0E90">
        <w:rPr>
          <w:i/>
        </w:rPr>
        <w:t>len</w:t>
      </w:r>
      <w:r w:rsidRPr="00AA0E90">
        <w:t xml:space="preserve"> is 0, return -1.</w:t>
      </w:r>
    </w:p>
    <w:p w14:paraId="38505054" w14:textId="77777777" w:rsidR="004C02EF" w:rsidRPr="00AA0E90" w:rsidRDefault="004C02EF" w:rsidP="004C02EF">
      <w:pPr>
        <w:pStyle w:val="Alg4"/>
        <w:numPr>
          <w:ilvl w:val="0"/>
          <w:numId w:val="398"/>
        </w:numPr>
      </w:pPr>
      <w:r w:rsidRPr="00AA0E90">
        <w:t xml:space="preserve">If argument </w:t>
      </w:r>
      <w:r w:rsidRPr="00AA0E90">
        <w:rPr>
          <w:i/>
        </w:rPr>
        <w:t>fromIndex</w:t>
      </w:r>
      <w:r w:rsidRPr="00AA0E90">
        <w:t xml:space="preserve"> was passed let </w:t>
      </w:r>
      <w:r w:rsidRPr="00AA0E90">
        <w:rPr>
          <w:i/>
        </w:rPr>
        <w:t>n</w:t>
      </w:r>
      <w:r w:rsidRPr="00AA0E90">
        <w:t xml:space="preserve"> be ToInteger(</w:t>
      </w:r>
      <w:r w:rsidRPr="00AA0E90">
        <w:rPr>
          <w:i/>
        </w:rPr>
        <w:t>fromIndex</w:t>
      </w:r>
      <w:r w:rsidRPr="00AA0E90">
        <w:t xml:space="preserve">); else let </w:t>
      </w:r>
      <w:r w:rsidRPr="00AA0E90">
        <w:rPr>
          <w:i/>
        </w:rPr>
        <w:t>n</w:t>
      </w:r>
      <w:r w:rsidRPr="00AA0E90">
        <w:t xml:space="preserve"> be 0.</w:t>
      </w:r>
    </w:p>
    <w:p w14:paraId="7C268692" w14:textId="77777777" w:rsidR="004C02EF" w:rsidRPr="00AA0E90" w:rsidRDefault="004C02EF" w:rsidP="004C02EF">
      <w:pPr>
        <w:pStyle w:val="Alg4"/>
        <w:numPr>
          <w:ilvl w:val="0"/>
          <w:numId w:val="398"/>
        </w:numPr>
      </w:pPr>
      <w:r w:rsidRPr="00AA0E90">
        <w:t xml:space="preserve">If </w:t>
      </w:r>
      <w:r w:rsidRPr="00AA0E90">
        <w:rPr>
          <w:i/>
        </w:rPr>
        <w:t xml:space="preserve">n </w:t>
      </w:r>
      <w:r w:rsidRPr="00AA0E90">
        <w:t xml:space="preserve">≥ </w:t>
      </w:r>
      <w:r w:rsidRPr="00AA0E90">
        <w:rPr>
          <w:i/>
        </w:rPr>
        <w:t>len</w:t>
      </w:r>
      <w:r w:rsidRPr="00AA0E90">
        <w:t>, return -1.</w:t>
      </w:r>
    </w:p>
    <w:p w14:paraId="6D0589FE" w14:textId="77777777" w:rsidR="004C02EF" w:rsidRPr="00AA0E90" w:rsidRDefault="004C02EF" w:rsidP="004C02EF">
      <w:pPr>
        <w:pStyle w:val="Alg4"/>
        <w:numPr>
          <w:ilvl w:val="0"/>
          <w:numId w:val="398"/>
        </w:numPr>
      </w:pPr>
      <w:r w:rsidRPr="00AA0E90">
        <w:t xml:space="preserve">If </w:t>
      </w:r>
      <w:r w:rsidRPr="00AA0E90">
        <w:rPr>
          <w:i/>
        </w:rPr>
        <w:t xml:space="preserve">n </w:t>
      </w:r>
      <w:r w:rsidRPr="00AA0E90">
        <w:t xml:space="preserve">≥ 0, then </w:t>
      </w:r>
    </w:p>
    <w:p w14:paraId="088BD854" w14:textId="77777777" w:rsidR="004C02EF" w:rsidRPr="00AA0E90" w:rsidRDefault="004C02EF" w:rsidP="004C02EF">
      <w:pPr>
        <w:pStyle w:val="Alg4"/>
        <w:numPr>
          <w:ilvl w:val="1"/>
          <w:numId w:val="398"/>
        </w:numPr>
      </w:pPr>
      <w:r w:rsidRPr="00AA0E90">
        <w:t xml:space="preserve">Let </w:t>
      </w:r>
      <w:r w:rsidRPr="00AA0E90">
        <w:rPr>
          <w:i/>
        </w:rPr>
        <w:t xml:space="preserve">k </w:t>
      </w:r>
      <w:r w:rsidRPr="00AA0E90">
        <w:t xml:space="preserve">be </w:t>
      </w:r>
      <w:r w:rsidRPr="00AA0E90">
        <w:rPr>
          <w:i/>
        </w:rPr>
        <w:t>n</w:t>
      </w:r>
      <w:r w:rsidRPr="00AA0E90">
        <w:t>.</w:t>
      </w:r>
    </w:p>
    <w:p w14:paraId="77F6B626" w14:textId="77777777" w:rsidR="004C02EF" w:rsidRPr="00AA0E90" w:rsidRDefault="004C02EF" w:rsidP="004C02EF">
      <w:pPr>
        <w:pStyle w:val="Alg4"/>
        <w:numPr>
          <w:ilvl w:val="0"/>
          <w:numId w:val="398"/>
        </w:numPr>
      </w:pPr>
      <w:r w:rsidRPr="00AA0E90">
        <w:t xml:space="preserve">Else, </w:t>
      </w:r>
      <w:r w:rsidRPr="00AA0E90">
        <w:rPr>
          <w:i/>
        </w:rPr>
        <w:t>n</w:t>
      </w:r>
      <w:r w:rsidRPr="00AA0E90">
        <w:t>&lt;0</w:t>
      </w:r>
    </w:p>
    <w:p w14:paraId="4EB6D361" w14:textId="77777777" w:rsidR="004C02EF" w:rsidRPr="00AA0E90" w:rsidRDefault="004C02EF" w:rsidP="004C02EF">
      <w:pPr>
        <w:pStyle w:val="Alg4"/>
        <w:numPr>
          <w:ilvl w:val="1"/>
          <w:numId w:val="398"/>
        </w:numPr>
      </w:pPr>
      <w:r w:rsidRPr="00AA0E90">
        <w:t xml:space="preserve">Let </w:t>
      </w:r>
      <w:r w:rsidRPr="00AA0E90">
        <w:rPr>
          <w:i/>
        </w:rPr>
        <w:t xml:space="preserve">k </w:t>
      </w:r>
      <w:r w:rsidRPr="00AA0E90">
        <w:t xml:space="preserve">be </w:t>
      </w:r>
      <w:r w:rsidRPr="00AA0E90">
        <w:rPr>
          <w:i/>
        </w:rPr>
        <w:t>len</w:t>
      </w:r>
      <w:r w:rsidRPr="00AA0E90">
        <w:t xml:space="preserve"> - abs(</w:t>
      </w:r>
      <w:r w:rsidRPr="00AA0E90">
        <w:rPr>
          <w:i/>
        </w:rPr>
        <w:t>n</w:t>
      </w:r>
      <w:r w:rsidRPr="00AA0E90">
        <w:t>).</w:t>
      </w:r>
    </w:p>
    <w:p w14:paraId="56D80894" w14:textId="77777777" w:rsidR="004C02EF" w:rsidRPr="00AA0E90" w:rsidRDefault="004C02EF" w:rsidP="004C02EF">
      <w:pPr>
        <w:pStyle w:val="Alg4"/>
        <w:numPr>
          <w:ilvl w:val="1"/>
          <w:numId w:val="398"/>
        </w:numPr>
      </w:pPr>
      <w:r w:rsidRPr="00AA0E90">
        <w:t xml:space="preserve">If </w:t>
      </w:r>
      <w:r w:rsidRPr="00AA0E90">
        <w:rPr>
          <w:i/>
        </w:rPr>
        <w:t xml:space="preserve">k </w:t>
      </w:r>
      <w:r w:rsidRPr="00AA0E90">
        <w:t xml:space="preserve">is less than 0, then let </w:t>
      </w:r>
      <w:r w:rsidRPr="00AA0E90">
        <w:rPr>
          <w:i/>
        </w:rPr>
        <w:t>k</w:t>
      </w:r>
      <w:r w:rsidRPr="00AA0E90">
        <w:t xml:space="preserve"> be 0.</w:t>
      </w:r>
    </w:p>
    <w:p w14:paraId="38CDF586" w14:textId="77777777" w:rsidR="004C02EF" w:rsidRPr="00AA0E90" w:rsidRDefault="004C02EF" w:rsidP="004C02EF">
      <w:pPr>
        <w:pStyle w:val="Alg4"/>
        <w:numPr>
          <w:ilvl w:val="0"/>
          <w:numId w:val="398"/>
        </w:numPr>
      </w:pPr>
      <w:r w:rsidRPr="00AA0E90">
        <w:t xml:space="preserve">Repeat, while </w:t>
      </w:r>
      <w:r w:rsidRPr="00AA0E90">
        <w:rPr>
          <w:i/>
        </w:rPr>
        <w:t>k</w:t>
      </w:r>
      <w:r w:rsidRPr="00AA0E90">
        <w:t>&lt;</w:t>
      </w:r>
      <w:r w:rsidRPr="00AA0E90">
        <w:rPr>
          <w:i/>
        </w:rPr>
        <w:t>len</w:t>
      </w:r>
    </w:p>
    <w:p w14:paraId="5050F4C3" w14:textId="77777777" w:rsidR="004C02EF" w:rsidRPr="00AA0E90" w:rsidRDefault="004C02EF" w:rsidP="004C02EF">
      <w:pPr>
        <w:pStyle w:val="Alg4"/>
        <w:numPr>
          <w:ilvl w:val="1"/>
          <w:numId w:val="398"/>
        </w:numPr>
      </w:pPr>
      <w:r w:rsidRPr="00AA0E90">
        <w:t xml:space="preserve">Let </w:t>
      </w:r>
      <w:r w:rsidRPr="00AA0E90">
        <w:rPr>
          <w:i/>
        </w:rPr>
        <w:t>kPresent</w:t>
      </w:r>
      <w:r w:rsidRPr="00AA0E90">
        <w:t xml:space="preserve"> be the result of calling the [[HasProperty]] internal method of </w:t>
      </w:r>
      <w:r w:rsidRPr="00AA0E90">
        <w:rPr>
          <w:i/>
        </w:rPr>
        <w:t>O</w:t>
      </w:r>
      <w:r w:rsidRPr="00AA0E90">
        <w:t xml:space="preserve"> with argument ToString(</w:t>
      </w:r>
      <w:r w:rsidRPr="00AA0E90">
        <w:rPr>
          <w:i/>
        </w:rPr>
        <w:t>k</w:t>
      </w:r>
      <w:r w:rsidRPr="00AA0E90">
        <w:t>).</w:t>
      </w:r>
    </w:p>
    <w:p w14:paraId="4CCAC9EF" w14:textId="77777777" w:rsidR="004C02EF" w:rsidRPr="00AA0E90" w:rsidRDefault="004C02EF" w:rsidP="004C02EF">
      <w:pPr>
        <w:pStyle w:val="Alg4"/>
        <w:numPr>
          <w:ilvl w:val="1"/>
          <w:numId w:val="398"/>
        </w:numPr>
      </w:pPr>
      <w:r w:rsidRPr="00AA0E90">
        <w:t xml:space="preserve">If </w:t>
      </w:r>
      <w:r w:rsidRPr="00AA0E90">
        <w:rPr>
          <w:i/>
        </w:rPr>
        <w:t>kPresent</w:t>
      </w:r>
      <w:r w:rsidRPr="00AA0E90">
        <w:t xml:space="preserve"> is </w:t>
      </w:r>
      <w:r>
        <w:rPr>
          <w:b/>
        </w:rPr>
        <w:t>true</w:t>
      </w:r>
      <w:r w:rsidRPr="00AA0E90">
        <w:t>, then</w:t>
      </w:r>
    </w:p>
    <w:p w14:paraId="1AB1C1A6" w14:textId="77777777" w:rsidR="004C02EF" w:rsidRPr="00AA0E90" w:rsidRDefault="004C02EF" w:rsidP="004C02EF">
      <w:pPr>
        <w:pStyle w:val="Alg4"/>
        <w:numPr>
          <w:ilvl w:val="2"/>
          <w:numId w:val="398"/>
        </w:numPr>
      </w:pPr>
      <w:r w:rsidRPr="00AA0E90">
        <w:t xml:space="preserve">Let </w:t>
      </w:r>
      <w:r w:rsidRPr="00AA0E90">
        <w:rPr>
          <w:i/>
        </w:rPr>
        <w:t>elementK</w:t>
      </w:r>
      <w:r w:rsidRPr="00AA0E90">
        <w:t xml:space="preserve"> be the result of calling the [[Get]] internal method of </w:t>
      </w:r>
      <w:r w:rsidRPr="00AA0E90">
        <w:rPr>
          <w:i/>
        </w:rPr>
        <w:t xml:space="preserve">O </w:t>
      </w:r>
      <w:r w:rsidRPr="00AA0E90">
        <w:t>with the argument ToString(</w:t>
      </w:r>
      <w:r w:rsidRPr="00AA0E90">
        <w:rPr>
          <w:i/>
        </w:rPr>
        <w:t>k</w:t>
      </w:r>
      <w:r w:rsidRPr="00AA0E90">
        <w:t>).</w:t>
      </w:r>
    </w:p>
    <w:p w14:paraId="305EBF65" w14:textId="77777777" w:rsidR="004C02EF" w:rsidRPr="00AA0E90" w:rsidRDefault="004C02EF" w:rsidP="004C02EF">
      <w:pPr>
        <w:pStyle w:val="Alg4"/>
        <w:numPr>
          <w:ilvl w:val="2"/>
          <w:numId w:val="398"/>
        </w:numPr>
      </w:pPr>
      <w:r>
        <w:t xml:space="preserve">Let </w:t>
      </w:r>
      <w:r w:rsidRPr="00982078">
        <w:rPr>
          <w:i/>
        </w:rPr>
        <w:t>same</w:t>
      </w:r>
      <w:r>
        <w:t xml:space="preserve"> be the result of applying the Strict Equality Comparison Algorithm to</w:t>
      </w:r>
      <w:r w:rsidRPr="00982078">
        <w:rPr>
          <w:i/>
        </w:rPr>
        <w:t xml:space="preserve"> </w:t>
      </w:r>
      <w:r w:rsidRPr="0050652E">
        <w:rPr>
          <w:i/>
        </w:rPr>
        <w:t>searchElement</w:t>
      </w:r>
      <w:r>
        <w:t xml:space="preserve"> and </w:t>
      </w:r>
      <w:r w:rsidRPr="00B246A5">
        <w:rPr>
          <w:i/>
        </w:rPr>
        <w:t>elementK</w:t>
      </w:r>
      <w:r>
        <w:t>.</w:t>
      </w:r>
    </w:p>
    <w:p w14:paraId="3DE1411C" w14:textId="77777777" w:rsidR="004C02EF" w:rsidRPr="00AA0E90" w:rsidRDefault="004C02EF" w:rsidP="004C02EF">
      <w:pPr>
        <w:pStyle w:val="Alg4"/>
        <w:numPr>
          <w:ilvl w:val="2"/>
          <w:numId w:val="398"/>
        </w:numPr>
      </w:pPr>
      <w:r w:rsidRPr="00AA0E90">
        <w:t xml:space="preserve">If </w:t>
      </w:r>
      <w:r w:rsidRPr="00C23EC7">
        <w:rPr>
          <w:i/>
        </w:rPr>
        <w:t>same</w:t>
      </w:r>
      <w:r w:rsidRPr="00AA0E90">
        <w:t xml:space="preserve"> is </w:t>
      </w:r>
      <w:r w:rsidRPr="00AA0E90">
        <w:rPr>
          <w:b/>
        </w:rPr>
        <w:t xml:space="preserve">true,  </w:t>
      </w:r>
      <w:r w:rsidRPr="00AA0E90">
        <w:t xml:space="preserve">return </w:t>
      </w:r>
      <w:r w:rsidRPr="00AA0E90">
        <w:rPr>
          <w:i/>
        </w:rPr>
        <w:t>k</w:t>
      </w:r>
      <w:r w:rsidRPr="00AA0E90">
        <w:t>.</w:t>
      </w:r>
    </w:p>
    <w:p w14:paraId="058BAA97" w14:textId="77777777" w:rsidR="004C02EF" w:rsidRPr="00AA0E90" w:rsidRDefault="004C02EF" w:rsidP="004C02EF">
      <w:pPr>
        <w:pStyle w:val="Alg4"/>
        <w:numPr>
          <w:ilvl w:val="1"/>
          <w:numId w:val="398"/>
        </w:numPr>
      </w:pPr>
      <w:r w:rsidRPr="00AA0E90">
        <w:t xml:space="preserve">Increase </w:t>
      </w:r>
      <w:r w:rsidRPr="00AA0E90">
        <w:rPr>
          <w:i/>
        </w:rPr>
        <w:t xml:space="preserve">k </w:t>
      </w:r>
      <w:r w:rsidRPr="00AA0E90">
        <w:t>by 1.</w:t>
      </w:r>
    </w:p>
    <w:p w14:paraId="5A1C070B" w14:textId="77777777" w:rsidR="004C02EF" w:rsidRPr="00AA0E90" w:rsidRDefault="004C02EF" w:rsidP="004C02EF">
      <w:pPr>
        <w:pStyle w:val="Alg4"/>
        <w:numPr>
          <w:ilvl w:val="0"/>
          <w:numId w:val="398"/>
        </w:numPr>
        <w:spacing w:after="120"/>
      </w:pPr>
      <w:r w:rsidRPr="00AA0E90">
        <w:t>Return -1.</w:t>
      </w:r>
    </w:p>
    <w:p w14:paraId="004726F0" w14:textId="77777777" w:rsidR="004C02EF" w:rsidRPr="000B3954" w:rsidRDefault="004C02EF" w:rsidP="004C02EF">
      <w:r>
        <w:t xml:space="preserve">The </w:t>
      </w:r>
      <w:r>
        <w:rPr>
          <w:rFonts w:ascii="Courier New" w:hAnsi="Courier New"/>
          <w:b/>
        </w:rPr>
        <w:t>length</w:t>
      </w:r>
      <w:r>
        <w:t xml:space="preserve"> property of the </w:t>
      </w:r>
      <w:r w:rsidRPr="00D13E21">
        <w:rPr>
          <w:rFonts w:ascii="Courier New" w:hAnsi="Courier New" w:cs="Courier New"/>
          <w:b/>
        </w:rPr>
        <w:t>indexOf</w:t>
      </w:r>
      <w:r>
        <w:t xml:space="preserve"> method is </w:t>
      </w:r>
      <w:r>
        <w:rPr>
          <w:b/>
        </w:rPr>
        <w:t>1</w:t>
      </w:r>
      <w:r>
        <w:t>.</w:t>
      </w:r>
    </w:p>
    <w:p w14:paraId="44AD74EB" w14:textId="77777777" w:rsidR="004C02EF" w:rsidRDefault="004C02EF" w:rsidP="004C02EF">
      <w:pPr>
        <w:pStyle w:val="Note"/>
      </w:pPr>
      <w:r w:rsidRPr="000956BB">
        <w:t>NOTE</w:t>
      </w:r>
      <w:r w:rsidRPr="000956BB">
        <w:tab/>
        <w:t xml:space="preserve">The </w:t>
      </w:r>
      <w:r w:rsidRPr="000956BB">
        <w:rPr>
          <w:rFonts w:ascii="Courier New" w:hAnsi="Courier New" w:cs="Courier New"/>
          <w:b/>
        </w:rPr>
        <w:t>indexOf</w:t>
      </w:r>
      <w:r w:rsidRPr="000956BB">
        <w:t xml:space="preserve"> function is intentionally generic; it does not require that its </w:t>
      </w:r>
      <w:r w:rsidRPr="000956BB">
        <w:rPr>
          <w:b/>
        </w:rPr>
        <w:t>this</w:t>
      </w:r>
      <w:r w:rsidRPr="000956BB">
        <w:t xml:space="preserve"> value be an Array object. Therefore it can be transferred to other kinds of objects for use as a method. Whether the </w:t>
      </w:r>
      <w:r w:rsidRPr="000956BB">
        <w:rPr>
          <w:rFonts w:ascii="Courier New" w:hAnsi="Courier New" w:cs="Courier New"/>
          <w:b/>
        </w:rPr>
        <w:t>indexOf</w:t>
      </w:r>
      <w:r w:rsidRPr="000956BB">
        <w:t xml:space="preserve"> function can be applied successfully to a host object is implementation-dependent.</w:t>
      </w:r>
    </w:p>
    <w:p w14:paraId="4D6B29E6" w14:textId="77777777" w:rsidR="004C02EF" w:rsidRDefault="004C02EF" w:rsidP="004C02EF">
      <w:pPr>
        <w:pStyle w:val="40"/>
        <w:numPr>
          <w:ilvl w:val="0"/>
          <w:numId w:val="0"/>
        </w:numPr>
      </w:pPr>
      <w:r>
        <w:t>15.4.4.15</w:t>
      </w:r>
      <w:r>
        <w:tab/>
        <w:t>Array.prototype.lastIndexOf ( searchElement [ , fromIndex ] )</w:t>
      </w:r>
    </w:p>
    <w:p w14:paraId="23332C35" w14:textId="77777777" w:rsidR="004C02EF" w:rsidRDefault="004C02EF" w:rsidP="004C02EF">
      <w:r w:rsidRPr="00392479">
        <w:rPr>
          <w:rFonts w:ascii="Courier New" w:hAnsi="Courier New" w:cs="Courier New"/>
          <w:b/>
        </w:rPr>
        <w:t>lastIndexOf</w:t>
      </w:r>
      <w:r>
        <w:t xml:space="preserve"> compares </w:t>
      </w:r>
      <w:r w:rsidRPr="00F02209">
        <w:rPr>
          <w:rFonts w:ascii="Times New Roman" w:hAnsi="Times New Roman"/>
          <w:i/>
        </w:rPr>
        <w:t>searchElement</w:t>
      </w:r>
      <w:r>
        <w:t xml:space="preserve"> to the elements of the array in descending order using the internal Strict Equality Comparison Algorithm</w:t>
      </w:r>
      <w:r w:rsidDel="00B35B81">
        <w:t xml:space="preserve"> </w:t>
      </w:r>
      <w:r>
        <w:t>(11.9.6), and if found at one or more positions, returns the index of the last such position; otherwise, -1 is returned.</w:t>
      </w:r>
    </w:p>
    <w:p w14:paraId="7D33A3F3" w14:textId="77777777" w:rsidR="004C02EF" w:rsidRDefault="004C02EF" w:rsidP="004C02EF">
      <w:r>
        <w:t xml:space="preserve">The optional second argument </w:t>
      </w:r>
      <w:r w:rsidRPr="00F02209">
        <w:rPr>
          <w:rFonts w:ascii="Times New Roman" w:hAnsi="Times New Roman"/>
          <w:i/>
        </w:rPr>
        <w:t>fromIndex</w:t>
      </w:r>
      <w:r>
        <w:t xml:space="preserve"> defaults to the array's length minus one (i.e. the whole array is searched). If it is greater than or equal to the length of the array, the whole array will be searched. If it is negative, it is used as the offset from the end of the array to compute </w:t>
      </w:r>
      <w:r w:rsidRPr="00F02209">
        <w:rPr>
          <w:rFonts w:ascii="Times New Roman" w:hAnsi="Times New Roman"/>
          <w:i/>
        </w:rPr>
        <w:t>fromIndex</w:t>
      </w:r>
      <w:r>
        <w:t>. If the computed index is less than 0, -1 is returned.</w:t>
      </w:r>
    </w:p>
    <w:p w14:paraId="4125920B" w14:textId="77777777" w:rsidR="004C02EF" w:rsidRDefault="004C02EF" w:rsidP="004C02EF">
      <w:r>
        <w:t xml:space="preserve">When the </w:t>
      </w:r>
      <w:r w:rsidRPr="00392479">
        <w:rPr>
          <w:rFonts w:ascii="Courier New" w:hAnsi="Courier New" w:cs="Courier New"/>
          <w:b/>
        </w:rPr>
        <w:t>lastIndexOf</w:t>
      </w:r>
      <w:r>
        <w:t xml:space="preserve"> method is called with one or two arguments, the following steps are taken:</w:t>
      </w:r>
    </w:p>
    <w:p w14:paraId="59609812" w14:textId="77777777" w:rsidR="004C02EF" w:rsidRPr="00AA0E90" w:rsidRDefault="004C02EF" w:rsidP="004C02EF">
      <w:pPr>
        <w:pStyle w:val="Alg4"/>
        <w:numPr>
          <w:ilvl w:val="0"/>
          <w:numId w:val="217"/>
        </w:numPr>
      </w:pPr>
      <w:r w:rsidRPr="00AA0E90">
        <w:t xml:space="preserve">Let </w:t>
      </w:r>
      <w:r w:rsidRPr="00AA0E90">
        <w:rPr>
          <w:i/>
        </w:rPr>
        <w:t>O</w:t>
      </w:r>
      <w:r w:rsidRPr="00AA0E90">
        <w:t xml:space="preserve"> be the result of calling ToObject passing the </w:t>
      </w:r>
      <w:r w:rsidRPr="00AA0E90">
        <w:rPr>
          <w:b/>
        </w:rPr>
        <w:t xml:space="preserve">this </w:t>
      </w:r>
      <w:r w:rsidRPr="00AA0E90">
        <w:t>value as the argument.</w:t>
      </w:r>
    </w:p>
    <w:p w14:paraId="69B6CFD7" w14:textId="77777777" w:rsidR="004C02EF" w:rsidRPr="00AA0E90" w:rsidRDefault="004C02EF" w:rsidP="004C02EF">
      <w:pPr>
        <w:pStyle w:val="Alg4"/>
        <w:numPr>
          <w:ilvl w:val="0"/>
          <w:numId w:val="217"/>
        </w:numPr>
      </w:pPr>
      <w:r w:rsidRPr="00AA0E90">
        <w:t xml:space="preserve">Let </w:t>
      </w:r>
      <w:r w:rsidRPr="00AA0E90">
        <w:rPr>
          <w:i/>
        </w:rPr>
        <w:t>lenValue</w:t>
      </w:r>
      <w:r w:rsidRPr="00AA0E90">
        <w:t xml:space="preserve">  be the result of calling the [[Get]] internal method of </w:t>
      </w:r>
      <w:r w:rsidRPr="00AA0E90">
        <w:rPr>
          <w:i/>
        </w:rPr>
        <w:t xml:space="preserve">O </w:t>
      </w:r>
      <w:r w:rsidRPr="00AA0E90">
        <w:t xml:space="preserve">with the argument </w:t>
      </w:r>
      <w:r w:rsidRPr="0050212E">
        <w:rPr>
          <w:rFonts w:ascii="Courier New" w:hAnsi="Courier New" w:cs="Courier New"/>
        </w:rPr>
        <w:t>"</w:t>
      </w:r>
      <w:r w:rsidRPr="0050212E">
        <w:rPr>
          <w:rFonts w:ascii="Courier New" w:hAnsi="Courier New" w:cs="Courier New"/>
          <w:b/>
        </w:rPr>
        <w:t>length</w:t>
      </w:r>
      <w:r w:rsidRPr="0050212E">
        <w:rPr>
          <w:rFonts w:ascii="Courier New" w:hAnsi="Courier New" w:cs="Courier New"/>
        </w:rPr>
        <w:t>"</w:t>
      </w:r>
      <w:r w:rsidRPr="00AA0E90">
        <w:t>.</w:t>
      </w:r>
    </w:p>
    <w:p w14:paraId="25505B20" w14:textId="77777777" w:rsidR="004C02EF" w:rsidRPr="00AA0E90" w:rsidRDefault="004C02EF" w:rsidP="004C02EF">
      <w:pPr>
        <w:pStyle w:val="Alg4"/>
        <w:numPr>
          <w:ilvl w:val="0"/>
          <w:numId w:val="217"/>
        </w:numPr>
      </w:pPr>
      <w:r w:rsidRPr="00AA0E90">
        <w:t xml:space="preserve">Let </w:t>
      </w:r>
      <w:r w:rsidRPr="00AA0E90">
        <w:rPr>
          <w:i/>
        </w:rPr>
        <w:t>len</w:t>
      </w:r>
      <w:r w:rsidRPr="00AA0E90">
        <w:t xml:space="preserve"> be ToUint32(</w:t>
      </w:r>
      <w:r w:rsidRPr="00AA0E90">
        <w:rPr>
          <w:i/>
        </w:rPr>
        <w:t>lenValue</w:t>
      </w:r>
      <w:r w:rsidRPr="00AA0E90">
        <w:t>).</w:t>
      </w:r>
    </w:p>
    <w:p w14:paraId="16C4A34F" w14:textId="77777777" w:rsidR="004C02EF" w:rsidRPr="00AA0E90" w:rsidRDefault="004C02EF" w:rsidP="004C02EF">
      <w:pPr>
        <w:pStyle w:val="Alg4"/>
        <w:numPr>
          <w:ilvl w:val="0"/>
          <w:numId w:val="217"/>
        </w:numPr>
      </w:pPr>
      <w:r w:rsidRPr="00AA0E90">
        <w:t xml:space="preserve">If </w:t>
      </w:r>
      <w:r w:rsidRPr="00AA0E90">
        <w:rPr>
          <w:i/>
        </w:rPr>
        <w:t>len</w:t>
      </w:r>
      <w:r w:rsidRPr="00AA0E90">
        <w:t xml:space="preserve"> is 0, return -1.</w:t>
      </w:r>
    </w:p>
    <w:p w14:paraId="10B9C885" w14:textId="77777777" w:rsidR="004C02EF" w:rsidRPr="00AA0E90" w:rsidRDefault="004C02EF" w:rsidP="004C02EF">
      <w:pPr>
        <w:pStyle w:val="Alg4"/>
        <w:numPr>
          <w:ilvl w:val="0"/>
          <w:numId w:val="217"/>
        </w:numPr>
      </w:pPr>
      <w:r w:rsidRPr="00AA0E90">
        <w:t xml:space="preserve">If argument </w:t>
      </w:r>
      <w:r w:rsidRPr="00AA0E90">
        <w:rPr>
          <w:i/>
        </w:rPr>
        <w:t>fromIndex</w:t>
      </w:r>
      <w:r w:rsidRPr="00AA0E90">
        <w:t xml:space="preserve"> was passed let </w:t>
      </w:r>
      <w:r w:rsidRPr="00AA0E90">
        <w:rPr>
          <w:i/>
        </w:rPr>
        <w:t>n</w:t>
      </w:r>
      <w:r w:rsidRPr="00AA0E90">
        <w:t xml:space="preserve"> be ToInteger(</w:t>
      </w:r>
      <w:r w:rsidRPr="00AA0E90">
        <w:rPr>
          <w:i/>
        </w:rPr>
        <w:t>fromIndex</w:t>
      </w:r>
      <w:r w:rsidRPr="00AA0E90">
        <w:t xml:space="preserve">); else let </w:t>
      </w:r>
      <w:r w:rsidRPr="00AA0E90">
        <w:rPr>
          <w:i/>
        </w:rPr>
        <w:t>n</w:t>
      </w:r>
      <w:r w:rsidRPr="00AA0E90">
        <w:t xml:space="preserve"> be </w:t>
      </w:r>
      <w:r w:rsidRPr="00AA0E90">
        <w:rPr>
          <w:i/>
        </w:rPr>
        <w:t>len</w:t>
      </w:r>
      <w:r w:rsidRPr="00D874DD">
        <w:t>-1</w:t>
      </w:r>
      <w:r w:rsidRPr="00AA0E90">
        <w:t>.</w:t>
      </w:r>
    </w:p>
    <w:p w14:paraId="424E6059" w14:textId="77777777" w:rsidR="004C02EF" w:rsidRPr="00AA0E90" w:rsidRDefault="004C02EF" w:rsidP="004C02EF">
      <w:pPr>
        <w:pStyle w:val="Alg4"/>
        <w:numPr>
          <w:ilvl w:val="0"/>
          <w:numId w:val="217"/>
        </w:numPr>
      </w:pPr>
      <w:r w:rsidRPr="00AA0E90">
        <w:t xml:space="preserve">If </w:t>
      </w:r>
      <w:r w:rsidRPr="00AA0E90">
        <w:rPr>
          <w:i/>
        </w:rPr>
        <w:t>n</w:t>
      </w:r>
      <w:r w:rsidRPr="00AA0E90">
        <w:t xml:space="preserve"> ≥ </w:t>
      </w:r>
      <w:r w:rsidRPr="00AA0E90">
        <w:rPr>
          <w:i/>
        </w:rPr>
        <w:t>0</w:t>
      </w:r>
      <w:r w:rsidRPr="00AA0E90">
        <w:t xml:space="preserve">, then let </w:t>
      </w:r>
      <w:r w:rsidRPr="00AA0E90">
        <w:rPr>
          <w:i/>
        </w:rPr>
        <w:t>k</w:t>
      </w:r>
      <w:r w:rsidRPr="00AA0E90">
        <w:t xml:space="preserve"> be min(</w:t>
      </w:r>
      <w:r w:rsidRPr="00AA0E90">
        <w:rPr>
          <w:i/>
        </w:rPr>
        <w:t>n</w:t>
      </w:r>
      <w:r w:rsidRPr="00AA0E90">
        <w:t xml:space="preserve">, </w:t>
      </w:r>
      <w:r w:rsidRPr="00AA0E90">
        <w:rPr>
          <w:i/>
        </w:rPr>
        <w:t>len</w:t>
      </w:r>
      <w:r w:rsidRPr="00AA0E90">
        <w:t xml:space="preserve"> – 1).</w:t>
      </w:r>
    </w:p>
    <w:p w14:paraId="53D2FB7D" w14:textId="77777777" w:rsidR="004C02EF" w:rsidRPr="00AA0E90" w:rsidRDefault="004C02EF" w:rsidP="004C02EF">
      <w:pPr>
        <w:pStyle w:val="Alg4"/>
        <w:numPr>
          <w:ilvl w:val="0"/>
          <w:numId w:val="217"/>
        </w:numPr>
      </w:pPr>
      <w:r w:rsidRPr="00AA0E90">
        <w:t xml:space="preserve">Else,  </w:t>
      </w:r>
      <w:r w:rsidRPr="00AA0E90">
        <w:rPr>
          <w:i/>
        </w:rPr>
        <w:t>n</w:t>
      </w:r>
      <w:r w:rsidRPr="00AA0E90">
        <w:t xml:space="preserve"> &lt; 0</w:t>
      </w:r>
    </w:p>
    <w:p w14:paraId="6006DD59" w14:textId="77777777" w:rsidR="004C02EF" w:rsidRPr="00AA0E90" w:rsidRDefault="004C02EF" w:rsidP="004C02EF">
      <w:pPr>
        <w:pStyle w:val="Alg4"/>
        <w:numPr>
          <w:ilvl w:val="1"/>
          <w:numId w:val="217"/>
        </w:numPr>
      </w:pPr>
      <w:r w:rsidRPr="00AA0E90">
        <w:t xml:space="preserve">Let </w:t>
      </w:r>
      <w:r w:rsidRPr="00AA0E90">
        <w:rPr>
          <w:i/>
        </w:rPr>
        <w:t>k</w:t>
      </w:r>
      <w:r w:rsidRPr="00AA0E90">
        <w:t xml:space="preserve"> be </w:t>
      </w:r>
      <w:r w:rsidRPr="00AA0E90">
        <w:rPr>
          <w:i/>
        </w:rPr>
        <w:t>len</w:t>
      </w:r>
      <w:r w:rsidRPr="00AA0E90">
        <w:t xml:space="preserve"> - abs(</w:t>
      </w:r>
      <w:r w:rsidRPr="00AA0E90">
        <w:rPr>
          <w:i/>
        </w:rPr>
        <w:t>n</w:t>
      </w:r>
      <w:r w:rsidRPr="00AA0E90">
        <w:t>).</w:t>
      </w:r>
    </w:p>
    <w:p w14:paraId="0266919A" w14:textId="77777777" w:rsidR="004C02EF" w:rsidRPr="00AA0E90" w:rsidRDefault="004C02EF" w:rsidP="004C02EF">
      <w:pPr>
        <w:pStyle w:val="Alg4"/>
        <w:numPr>
          <w:ilvl w:val="0"/>
          <w:numId w:val="217"/>
        </w:numPr>
      </w:pPr>
      <w:r w:rsidRPr="00AA0E90">
        <w:t xml:space="preserve">Repeat, while </w:t>
      </w:r>
      <w:r w:rsidRPr="00AA0E90">
        <w:rPr>
          <w:i/>
        </w:rPr>
        <w:t>k</w:t>
      </w:r>
      <w:r w:rsidRPr="00AA0E90">
        <w:t xml:space="preserve">≥ </w:t>
      </w:r>
      <w:r w:rsidRPr="00AA0E90">
        <w:rPr>
          <w:i/>
        </w:rPr>
        <w:t>0</w:t>
      </w:r>
    </w:p>
    <w:p w14:paraId="33EC747F" w14:textId="77777777" w:rsidR="004C02EF" w:rsidRPr="00AA0E90" w:rsidRDefault="004C02EF" w:rsidP="004C02EF">
      <w:pPr>
        <w:pStyle w:val="Alg4"/>
        <w:numPr>
          <w:ilvl w:val="1"/>
          <w:numId w:val="217"/>
        </w:numPr>
      </w:pPr>
      <w:r w:rsidRPr="00AA0E90">
        <w:t xml:space="preserve">Let </w:t>
      </w:r>
      <w:r w:rsidRPr="00AA0E90">
        <w:rPr>
          <w:i/>
        </w:rPr>
        <w:t>kPresent</w:t>
      </w:r>
      <w:r w:rsidRPr="00AA0E90">
        <w:t xml:space="preserve"> be the result of calling the [[HasProperty]] internal method of </w:t>
      </w:r>
      <w:r w:rsidRPr="00AA0E90">
        <w:rPr>
          <w:i/>
        </w:rPr>
        <w:t>O</w:t>
      </w:r>
      <w:r w:rsidRPr="00AA0E90">
        <w:t xml:space="preserve"> with argument ToString(</w:t>
      </w:r>
      <w:r w:rsidRPr="00AA0E90">
        <w:rPr>
          <w:i/>
        </w:rPr>
        <w:t>k</w:t>
      </w:r>
      <w:r w:rsidRPr="00AA0E90">
        <w:t>).</w:t>
      </w:r>
    </w:p>
    <w:p w14:paraId="113E04C8" w14:textId="77777777" w:rsidR="004C02EF" w:rsidRPr="00AA0E90" w:rsidRDefault="004C02EF" w:rsidP="004C02EF">
      <w:pPr>
        <w:pStyle w:val="Alg4"/>
        <w:numPr>
          <w:ilvl w:val="1"/>
          <w:numId w:val="217"/>
        </w:numPr>
      </w:pPr>
      <w:r w:rsidRPr="00AA0E90">
        <w:t xml:space="preserve">If </w:t>
      </w:r>
      <w:r w:rsidRPr="00AA0E90">
        <w:rPr>
          <w:i/>
        </w:rPr>
        <w:t>kPresent</w:t>
      </w:r>
      <w:r w:rsidRPr="00AA0E90">
        <w:t xml:space="preserve"> is </w:t>
      </w:r>
      <w:r>
        <w:rPr>
          <w:b/>
        </w:rPr>
        <w:t>true</w:t>
      </w:r>
      <w:r w:rsidRPr="00AA0E90">
        <w:t>, then</w:t>
      </w:r>
    </w:p>
    <w:p w14:paraId="134A3291" w14:textId="77777777" w:rsidR="004C02EF" w:rsidRPr="00AA0E90" w:rsidRDefault="004C02EF" w:rsidP="004C02EF">
      <w:pPr>
        <w:pStyle w:val="Alg4"/>
        <w:numPr>
          <w:ilvl w:val="2"/>
          <w:numId w:val="217"/>
        </w:numPr>
      </w:pPr>
      <w:r w:rsidRPr="00AA0E90">
        <w:t xml:space="preserve">Let </w:t>
      </w:r>
      <w:r w:rsidRPr="00AA0E90">
        <w:rPr>
          <w:i/>
        </w:rPr>
        <w:t>elementK</w:t>
      </w:r>
      <w:r w:rsidRPr="00AA0E90">
        <w:t xml:space="preserve"> be the result of calling the [[Get]] internal method of </w:t>
      </w:r>
      <w:r w:rsidRPr="00AA0E90">
        <w:rPr>
          <w:i/>
        </w:rPr>
        <w:t xml:space="preserve">O </w:t>
      </w:r>
      <w:r w:rsidRPr="00AA0E90">
        <w:t>with the argument ToString(</w:t>
      </w:r>
      <w:r w:rsidRPr="00AA0E90">
        <w:rPr>
          <w:i/>
        </w:rPr>
        <w:t>k</w:t>
      </w:r>
      <w:r w:rsidRPr="00AA0E90">
        <w:t>).</w:t>
      </w:r>
    </w:p>
    <w:p w14:paraId="2082AA36" w14:textId="77777777" w:rsidR="004C02EF" w:rsidRPr="00AA0E90" w:rsidRDefault="004C02EF" w:rsidP="004C02EF">
      <w:pPr>
        <w:pStyle w:val="Alg4"/>
        <w:numPr>
          <w:ilvl w:val="2"/>
          <w:numId w:val="217"/>
        </w:numPr>
      </w:pPr>
      <w:r>
        <w:t xml:space="preserve">Let </w:t>
      </w:r>
      <w:r w:rsidRPr="00982078">
        <w:rPr>
          <w:i/>
        </w:rPr>
        <w:t>same</w:t>
      </w:r>
      <w:r>
        <w:t xml:space="preserve"> be the result of applying the Strict Equality Comparison Algorithm to</w:t>
      </w:r>
      <w:r w:rsidRPr="00982078">
        <w:rPr>
          <w:i/>
        </w:rPr>
        <w:t xml:space="preserve"> </w:t>
      </w:r>
      <w:r w:rsidRPr="0050652E">
        <w:rPr>
          <w:i/>
        </w:rPr>
        <w:t>searchElement</w:t>
      </w:r>
      <w:r>
        <w:t xml:space="preserve"> and </w:t>
      </w:r>
      <w:r w:rsidRPr="00B246A5">
        <w:rPr>
          <w:i/>
        </w:rPr>
        <w:t>elementK</w:t>
      </w:r>
      <w:r>
        <w:t>.</w:t>
      </w:r>
    </w:p>
    <w:p w14:paraId="4FC8A2AC" w14:textId="77777777" w:rsidR="004C02EF" w:rsidRPr="00AA0E90" w:rsidRDefault="004C02EF" w:rsidP="004C02EF">
      <w:pPr>
        <w:pStyle w:val="Alg4"/>
        <w:numPr>
          <w:ilvl w:val="2"/>
          <w:numId w:val="217"/>
        </w:numPr>
      </w:pPr>
      <w:r w:rsidRPr="00AA0E90">
        <w:t xml:space="preserve">If </w:t>
      </w:r>
      <w:r w:rsidRPr="00AA0E90">
        <w:rPr>
          <w:i/>
        </w:rPr>
        <w:t>same</w:t>
      </w:r>
      <w:r w:rsidRPr="00AA0E90">
        <w:t xml:space="preserve"> is </w:t>
      </w:r>
      <w:r w:rsidRPr="00AA0E90">
        <w:rPr>
          <w:b/>
        </w:rPr>
        <w:t xml:space="preserve">true,  </w:t>
      </w:r>
      <w:r w:rsidRPr="00AA0E90">
        <w:t xml:space="preserve">return </w:t>
      </w:r>
      <w:r w:rsidRPr="00AA0E90">
        <w:rPr>
          <w:i/>
        </w:rPr>
        <w:t>k</w:t>
      </w:r>
      <w:r w:rsidRPr="00AA0E90">
        <w:t>.</w:t>
      </w:r>
    </w:p>
    <w:p w14:paraId="5F157E25" w14:textId="77777777" w:rsidR="004C02EF" w:rsidRPr="00AA0E90" w:rsidRDefault="004C02EF" w:rsidP="004C02EF">
      <w:pPr>
        <w:pStyle w:val="Alg4"/>
        <w:numPr>
          <w:ilvl w:val="1"/>
          <w:numId w:val="217"/>
        </w:numPr>
      </w:pPr>
      <w:r w:rsidRPr="00AA0E90">
        <w:t xml:space="preserve">Decrease </w:t>
      </w:r>
      <w:r w:rsidRPr="00AA0E90">
        <w:rPr>
          <w:i/>
        </w:rPr>
        <w:t>k</w:t>
      </w:r>
      <w:r w:rsidRPr="00AA0E90">
        <w:t xml:space="preserve"> by 1.</w:t>
      </w:r>
    </w:p>
    <w:p w14:paraId="56952D3A" w14:textId="77777777" w:rsidR="004C02EF" w:rsidRPr="00AA0E90" w:rsidRDefault="004C02EF" w:rsidP="004C02EF">
      <w:pPr>
        <w:pStyle w:val="Alg4"/>
        <w:numPr>
          <w:ilvl w:val="0"/>
          <w:numId w:val="217"/>
        </w:numPr>
        <w:spacing w:after="120"/>
      </w:pPr>
      <w:r w:rsidRPr="00AA0E90">
        <w:t>Return -1.</w:t>
      </w:r>
    </w:p>
    <w:p w14:paraId="33F4F777"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lastI</w:t>
      </w:r>
      <w:r w:rsidRPr="00D13E21">
        <w:rPr>
          <w:rFonts w:ascii="Courier New" w:hAnsi="Courier New" w:cs="Courier New"/>
          <w:b/>
        </w:rPr>
        <w:t>ndexOf</w:t>
      </w:r>
      <w:r>
        <w:t xml:space="preserve"> method is </w:t>
      </w:r>
      <w:r>
        <w:rPr>
          <w:b/>
        </w:rPr>
        <w:t>1</w:t>
      </w:r>
      <w:r>
        <w:t>.</w:t>
      </w:r>
    </w:p>
    <w:p w14:paraId="57C67190" w14:textId="77777777" w:rsidR="004C02EF" w:rsidRDefault="004C02EF" w:rsidP="004C02EF">
      <w:pPr>
        <w:pStyle w:val="Note"/>
      </w:pPr>
      <w:r w:rsidRPr="00AA0E90">
        <w:t>NOTE</w:t>
      </w:r>
      <w:r w:rsidRPr="00AA0E90">
        <w:tab/>
        <w:t xml:space="preserve">The </w:t>
      </w:r>
      <w:r w:rsidRPr="00AA0E90">
        <w:rPr>
          <w:rFonts w:ascii="Courier New" w:hAnsi="Courier New" w:cs="Courier New"/>
          <w:b/>
        </w:rPr>
        <w:t>lastIndexOf</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cs="Courier New"/>
          <w:b/>
        </w:rPr>
        <w:t>lastIndexOf</w:t>
      </w:r>
      <w:r w:rsidRPr="00AA0E90">
        <w:t xml:space="preserve"> function can be applied successfully to a host object is implementation-dependent.</w:t>
      </w:r>
    </w:p>
    <w:p w14:paraId="72FF7947" w14:textId="77777777" w:rsidR="004C02EF" w:rsidRDefault="004C02EF" w:rsidP="004C02EF">
      <w:pPr>
        <w:pStyle w:val="40"/>
        <w:numPr>
          <w:ilvl w:val="0"/>
          <w:numId w:val="0"/>
        </w:numPr>
      </w:pPr>
      <w:r>
        <w:t>15.4.4.16</w:t>
      </w:r>
      <w:r>
        <w:tab/>
        <w:t>Array.prototype.every ( callbackfn [ , thisArg ] )</w:t>
      </w:r>
    </w:p>
    <w:p w14:paraId="4DDC7C13" w14:textId="77777777" w:rsidR="004C02EF" w:rsidRDefault="004C02EF" w:rsidP="004C02EF">
      <w:r w:rsidRPr="00F02209">
        <w:rPr>
          <w:rFonts w:ascii="Times New Roman" w:hAnsi="Times New Roman"/>
          <w:i/>
        </w:rPr>
        <w:t xml:space="preserve">callbackfn </w:t>
      </w:r>
      <w:r w:rsidRPr="009E775D">
        <w:t xml:space="preserve">should be a function that </w:t>
      </w:r>
      <w:r>
        <w:t xml:space="preserve">accepts three arguments and returns a value that is coercible to the Boolean value </w:t>
      </w:r>
      <w:r w:rsidRPr="009E775D">
        <w:rPr>
          <w:b/>
        </w:rPr>
        <w:t>true</w:t>
      </w:r>
      <w:r>
        <w:t xml:space="preserve"> or </w:t>
      </w:r>
      <w:r w:rsidRPr="009E775D">
        <w:rPr>
          <w:b/>
        </w:rPr>
        <w:t>false</w:t>
      </w:r>
      <w:r>
        <w:t xml:space="preserve">. </w:t>
      </w:r>
      <w:r w:rsidRPr="00740C05">
        <w:rPr>
          <w:rFonts w:ascii="Courier New" w:hAnsi="Courier New" w:cs="Courier New"/>
          <w:b/>
        </w:rPr>
        <w:t>every</w:t>
      </w:r>
      <w:r>
        <w:t xml:space="preserve"> calls </w:t>
      </w:r>
      <w:r w:rsidRPr="00F02209">
        <w:rPr>
          <w:rFonts w:ascii="Times New Roman" w:hAnsi="Times New Roman"/>
          <w:i/>
        </w:rPr>
        <w:t>callbackfn</w:t>
      </w:r>
      <w:r>
        <w:t xml:space="preserve"> once for each element present in the array, in ascending order, until it finds one where </w:t>
      </w:r>
      <w:r w:rsidRPr="00F02209">
        <w:rPr>
          <w:rFonts w:ascii="Times New Roman" w:hAnsi="Times New Roman"/>
          <w:i/>
        </w:rPr>
        <w:t>callbackfn</w:t>
      </w:r>
      <w:r>
        <w:t xml:space="preserve"> returns </w:t>
      </w:r>
      <w:r w:rsidRPr="00740C05">
        <w:rPr>
          <w:b/>
        </w:rPr>
        <w:t>false</w:t>
      </w:r>
      <w:r>
        <w:t xml:space="preserve">. If such an element is found, </w:t>
      </w:r>
      <w:r w:rsidRPr="009E775D">
        <w:rPr>
          <w:rFonts w:ascii="Courier New" w:hAnsi="Courier New" w:cs="Courier New"/>
          <w:b/>
        </w:rPr>
        <w:t>every</w:t>
      </w:r>
      <w:r w:rsidRPr="009E775D">
        <w:t xml:space="preserve"> </w:t>
      </w:r>
      <w:r>
        <w:t xml:space="preserve">immediately returns </w:t>
      </w:r>
      <w:r w:rsidRPr="00740C05">
        <w:rPr>
          <w:b/>
        </w:rPr>
        <w:t>false</w:t>
      </w:r>
      <w:r>
        <w:t xml:space="preserve">. Otherwise, if </w:t>
      </w:r>
      <w:r w:rsidRPr="00F02209">
        <w:rPr>
          <w:rFonts w:ascii="Times New Roman" w:hAnsi="Times New Roman"/>
          <w:i/>
        </w:rPr>
        <w:t>callbackfn</w:t>
      </w:r>
      <w:r>
        <w:t xml:space="preserve"> returned </w:t>
      </w:r>
      <w:r w:rsidRPr="00740C05">
        <w:rPr>
          <w:b/>
        </w:rPr>
        <w:t>true</w:t>
      </w:r>
      <w:r>
        <w:t xml:space="preserve"> for all elements, </w:t>
      </w:r>
      <w:r w:rsidRPr="009E775D">
        <w:rPr>
          <w:rFonts w:ascii="Courier New" w:hAnsi="Courier New" w:cs="Courier New"/>
          <w:b/>
        </w:rPr>
        <w:t>every</w:t>
      </w:r>
      <w:r w:rsidRPr="009E775D">
        <w:t xml:space="preserve"> </w:t>
      </w:r>
      <w:r>
        <w:t xml:space="preserve">will return </w:t>
      </w:r>
      <w:r w:rsidRPr="00740C05">
        <w:rPr>
          <w:b/>
        </w:rPr>
        <w:t>true</w:t>
      </w:r>
      <w:r>
        <w:t xml:space="preserve">. </w:t>
      </w:r>
      <w:r w:rsidRPr="00F02209">
        <w:rPr>
          <w:rFonts w:ascii="Times New Roman" w:hAnsi="Times New Roman"/>
          <w:i/>
        </w:rPr>
        <w:t>callbackfn</w:t>
      </w:r>
      <w:r>
        <w:t xml:space="preserve"> is called only for elements of the array which actually exist; it is not called for missing elements of the array.</w:t>
      </w:r>
    </w:p>
    <w:p w14:paraId="1E90B24E" w14:textId="77777777" w:rsidR="004C02EF" w:rsidRDefault="004C02EF" w:rsidP="004C02EF">
      <w:r w:rsidRPr="00D71808">
        <w:t xml:space="preserve">If a </w:t>
      </w:r>
      <w:r w:rsidRPr="00F02209">
        <w:rPr>
          <w:rFonts w:ascii="Times New Roman" w:hAnsi="Times New Roman"/>
          <w:i/>
        </w:rPr>
        <w:t>thisArg</w:t>
      </w:r>
      <w:r w:rsidRPr="00D71808">
        <w:t xml:space="preserve"> parameter is provided, it will be used as the </w:t>
      </w:r>
      <w:r w:rsidRPr="00AD3F00">
        <w:rPr>
          <w:b/>
        </w:rPr>
        <w:t xml:space="preserve">this </w:t>
      </w:r>
      <w:r w:rsidRPr="00F3727E">
        <w:t xml:space="preserve">value </w:t>
      </w:r>
      <w:r w:rsidRPr="00D71808">
        <w:t xml:space="preserve">for each invocation of </w:t>
      </w:r>
      <w:r w:rsidRPr="00F02209">
        <w:rPr>
          <w:rFonts w:ascii="Times New Roman" w:hAnsi="Times New Roman"/>
          <w:i/>
        </w:rPr>
        <w:t>callbackfn</w:t>
      </w:r>
      <w:r w:rsidRPr="00D71808">
        <w:t xml:space="preserve">. If it is not provided, </w:t>
      </w:r>
      <w:r w:rsidRPr="00F3727E">
        <w:rPr>
          <w:b/>
        </w:rPr>
        <w:t>undefined</w:t>
      </w:r>
      <w:r w:rsidRPr="001965D8">
        <w:t xml:space="preserve"> </w:t>
      </w:r>
      <w:r w:rsidRPr="00D71808">
        <w:t>is used instead.</w:t>
      </w:r>
    </w:p>
    <w:p w14:paraId="3015262A" w14:textId="77777777" w:rsidR="004C02EF" w:rsidRDefault="004C02EF" w:rsidP="004C02EF">
      <w:r w:rsidRPr="00F02209">
        <w:rPr>
          <w:rFonts w:ascii="Times New Roman" w:hAnsi="Times New Roman"/>
          <w:i/>
        </w:rPr>
        <w:t>callbackfn</w:t>
      </w:r>
      <w:r w:rsidRPr="007A494D">
        <w:t xml:space="preserve"> </w:t>
      </w:r>
      <w:r>
        <w:t>is called with three arguments: the value of the element, the index of the element, and the object being traversed.</w:t>
      </w:r>
    </w:p>
    <w:p w14:paraId="3665EC34" w14:textId="77777777" w:rsidR="004C02EF" w:rsidRDefault="004C02EF" w:rsidP="004C02EF">
      <w:r w:rsidRPr="00740C05">
        <w:rPr>
          <w:rFonts w:ascii="Courier New" w:hAnsi="Courier New" w:cs="Courier New"/>
          <w:b/>
        </w:rPr>
        <w:t>every</w:t>
      </w:r>
      <w:r>
        <w:t xml:space="preserve"> does not directly mutate the object on which it is called but the object may be mutated by the calls to </w:t>
      </w:r>
      <w:r w:rsidRPr="00F02209">
        <w:rPr>
          <w:rFonts w:ascii="Times New Roman" w:hAnsi="Times New Roman"/>
          <w:i/>
        </w:rPr>
        <w:t>callbackfn</w:t>
      </w:r>
      <w:r>
        <w:t xml:space="preserve">. </w:t>
      </w:r>
    </w:p>
    <w:p w14:paraId="7F2363A6" w14:textId="77777777" w:rsidR="004C02EF" w:rsidRDefault="004C02EF" w:rsidP="004C02EF">
      <w:r>
        <w:t xml:space="preserve">The range of elements processed by </w:t>
      </w:r>
      <w:r w:rsidRPr="00740C05">
        <w:rPr>
          <w:rFonts w:ascii="Courier New" w:hAnsi="Courier New" w:cs="Courier New"/>
          <w:b/>
        </w:rPr>
        <w:t>every</w:t>
      </w:r>
      <w:r>
        <w:t xml:space="preserve"> is set before the first call to </w:t>
      </w:r>
      <w:r w:rsidRPr="00F02209">
        <w:rPr>
          <w:rFonts w:ascii="Times New Roman" w:hAnsi="Times New Roman"/>
          <w:i/>
        </w:rPr>
        <w:t>callbackfn</w:t>
      </w:r>
      <w:r>
        <w:t xml:space="preserve">. Elements which are appended to the array after the call to </w:t>
      </w:r>
      <w:r w:rsidRPr="00740C05">
        <w:rPr>
          <w:rFonts w:ascii="Courier New" w:hAnsi="Courier New" w:cs="Courier New"/>
          <w:b/>
        </w:rPr>
        <w:t>every</w:t>
      </w:r>
      <w:r>
        <w:t xml:space="preserve"> begins will not be visited by </w:t>
      </w:r>
      <w:r w:rsidRPr="00F02209">
        <w:rPr>
          <w:rFonts w:ascii="Times New Roman" w:hAnsi="Times New Roman"/>
          <w:i/>
        </w:rPr>
        <w:t>callbackfn</w:t>
      </w:r>
      <w:r>
        <w:t xml:space="preserve">. If existing elements of the array are changed, their value as passed to </w:t>
      </w:r>
      <w:r w:rsidRPr="00F02209">
        <w:rPr>
          <w:rFonts w:ascii="Times New Roman" w:hAnsi="Times New Roman"/>
          <w:i/>
        </w:rPr>
        <w:t>callbackfn</w:t>
      </w:r>
      <w:r>
        <w:t xml:space="preserve"> will be the value at the time </w:t>
      </w:r>
      <w:r w:rsidRPr="00740C05">
        <w:rPr>
          <w:rFonts w:ascii="Courier New" w:hAnsi="Courier New" w:cs="Courier New"/>
          <w:b/>
        </w:rPr>
        <w:t>every</w:t>
      </w:r>
      <w:r>
        <w:t xml:space="preserve"> visits them; elements that are deleted after the call to </w:t>
      </w:r>
      <w:r w:rsidRPr="00740C05">
        <w:rPr>
          <w:rFonts w:ascii="Courier New" w:hAnsi="Courier New" w:cs="Courier New"/>
          <w:b/>
        </w:rPr>
        <w:t>every</w:t>
      </w:r>
      <w:r>
        <w:t xml:space="preserve"> begins and before being visited are not visited. </w:t>
      </w:r>
      <w:r w:rsidRPr="00740C05">
        <w:rPr>
          <w:rFonts w:ascii="Courier New" w:hAnsi="Courier New" w:cs="Courier New"/>
          <w:b/>
        </w:rPr>
        <w:t>every</w:t>
      </w:r>
      <w:r>
        <w:t xml:space="preserve"> acts like the "for all" quantifier in mathematics. In particular, for an empty array, it returns </w:t>
      </w:r>
      <w:r w:rsidRPr="00740C05">
        <w:rPr>
          <w:b/>
        </w:rPr>
        <w:t>true</w:t>
      </w:r>
      <w:r>
        <w:t>.</w:t>
      </w:r>
    </w:p>
    <w:p w14:paraId="0BB2D291" w14:textId="77777777" w:rsidR="004C02EF" w:rsidRDefault="004C02EF" w:rsidP="004C02EF">
      <w:r>
        <w:t xml:space="preserve">When the </w:t>
      </w:r>
      <w:r w:rsidRPr="00740C05">
        <w:rPr>
          <w:rFonts w:ascii="Courier New" w:hAnsi="Courier New" w:cs="Courier New"/>
          <w:b/>
        </w:rPr>
        <w:t>every</w:t>
      </w:r>
      <w:r>
        <w:t xml:space="preserve"> method is called with one or two arguments, the following steps are taken:</w:t>
      </w:r>
    </w:p>
    <w:p w14:paraId="6644B082" w14:textId="77777777" w:rsidR="004C02EF" w:rsidRPr="00AA0E90" w:rsidRDefault="004C02EF" w:rsidP="004C02EF">
      <w:pPr>
        <w:pStyle w:val="Alg4"/>
        <w:numPr>
          <w:ilvl w:val="0"/>
          <w:numId w:val="218"/>
        </w:numPr>
      </w:pPr>
      <w:r w:rsidRPr="00AA0E90">
        <w:t xml:space="preserve">Let </w:t>
      </w:r>
      <w:r w:rsidRPr="00AA0E90">
        <w:rPr>
          <w:i/>
        </w:rPr>
        <w:t>O</w:t>
      </w:r>
      <w:r w:rsidRPr="00AA0E90">
        <w:t xml:space="preserve"> be the result of calling ToObject passing the </w:t>
      </w:r>
      <w:r w:rsidRPr="00AA0E90">
        <w:rPr>
          <w:b/>
        </w:rPr>
        <w:t xml:space="preserve">this </w:t>
      </w:r>
      <w:r w:rsidRPr="00AA0E90">
        <w:t>value as the argument.</w:t>
      </w:r>
    </w:p>
    <w:p w14:paraId="74344F07" w14:textId="77777777" w:rsidR="004C02EF" w:rsidRPr="00AA0E90" w:rsidRDefault="004C02EF" w:rsidP="004C02EF">
      <w:pPr>
        <w:pStyle w:val="Alg4"/>
        <w:numPr>
          <w:ilvl w:val="0"/>
          <w:numId w:val="218"/>
        </w:numPr>
      </w:pPr>
      <w:r w:rsidRPr="00AA0E90">
        <w:t xml:space="preserve">Let </w:t>
      </w:r>
      <w:r w:rsidRPr="00AA0E90">
        <w:rPr>
          <w:i/>
        </w:rPr>
        <w:t>lenValue</w:t>
      </w:r>
      <w:r w:rsidRPr="00AA0E90">
        <w:t xml:space="preserve">  be the result of calling the [[Get]] internal method of </w:t>
      </w:r>
      <w:r w:rsidRPr="00AA0E90">
        <w:rPr>
          <w:i/>
        </w:rPr>
        <w:t>O</w:t>
      </w:r>
      <w:r w:rsidRPr="00AA0E90">
        <w:t xml:space="preserve"> with the argument </w:t>
      </w:r>
      <w:r w:rsidRPr="003A1CEA">
        <w:rPr>
          <w:rFonts w:ascii="Courier New" w:hAnsi="Courier New" w:cs="Courier New"/>
          <w:b/>
        </w:rPr>
        <w:t>"length"</w:t>
      </w:r>
      <w:r w:rsidRPr="00AA0E90">
        <w:t>.</w:t>
      </w:r>
    </w:p>
    <w:p w14:paraId="15C8BDA6" w14:textId="77777777" w:rsidR="004C02EF" w:rsidRPr="00AA0E90" w:rsidRDefault="004C02EF" w:rsidP="004C02EF">
      <w:pPr>
        <w:pStyle w:val="Alg4"/>
        <w:numPr>
          <w:ilvl w:val="0"/>
          <w:numId w:val="218"/>
        </w:numPr>
      </w:pPr>
      <w:r w:rsidRPr="00AA0E90">
        <w:t xml:space="preserve">Let </w:t>
      </w:r>
      <w:r w:rsidRPr="00AA0E90">
        <w:rPr>
          <w:i/>
        </w:rPr>
        <w:t>len</w:t>
      </w:r>
      <w:r w:rsidRPr="00AA0E90">
        <w:t xml:space="preserve"> be ToUint32(</w:t>
      </w:r>
      <w:r w:rsidRPr="00AA0E90">
        <w:rPr>
          <w:i/>
        </w:rPr>
        <w:t>lenValue</w:t>
      </w:r>
      <w:r w:rsidRPr="00AA0E90">
        <w:t>).</w:t>
      </w:r>
    </w:p>
    <w:p w14:paraId="512057C1" w14:textId="77777777" w:rsidR="004C02EF" w:rsidRPr="00AA0E90" w:rsidRDefault="004C02EF" w:rsidP="004C02EF">
      <w:pPr>
        <w:pStyle w:val="Alg4"/>
        <w:numPr>
          <w:ilvl w:val="0"/>
          <w:numId w:val="218"/>
        </w:numPr>
      </w:pPr>
      <w:r w:rsidRPr="00AA0E90">
        <w:t>If IsCallable(</w:t>
      </w:r>
      <w:r w:rsidRPr="00AA0E90">
        <w:rPr>
          <w:i/>
        </w:rPr>
        <w:t>callbackfn</w:t>
      </w:r>
      <w:r w:rsidRPr="00AA0E90">
        <w:t xml:space="preserve">) is </w:t>
      </w:r>
      <w:r w:rsidRPr="00AA0E90">
        <w:rPr>
          <w:b/>
        </w:rPr>
        <w:t>false</w:t>
      </w:r>
      <w:r w:rsidRPr="00AA0E90">
        <w:t xml:space="preserve">, throw a </w:t>
      </w:r>
      <w:r w:rsidRPr="00AA0E90">
        <w:rPr>
          <w:b/>
        </w:rPr>
        <w:t>TypeError</w:t>
      </w:r>
      <w:r w:rsidRPr="00AA0E90">
        <w:t xml:space="preserve"> exception.</w:t>
      </w:r>
    </w:p>
    <w:p w14:paraId="60D367C5" w14:textId="77777777" w:rsidR="004C02EF" w:rsidRPr="00AA0E90" w:rsidRDefault="004C02EF" w:rsidP="004C02EF">
      <w:pPr>
        <w:pStyle w:val="Alg4"/>
        <w:numPr>
          <w:ilvl w:val="0"/>
          <w:numId w:val="218"/>
        </w:numPr>
      </w:pPr>
      <w:r w:rsidRPr="00AA0E90">
        <w:t xml:space="preserve">If </w:t>
      </w:r>
      <w:r w:rsidRPr="00AA0E90">
        <w:rPr>
          <w:i/>
        </w:rPr>
        <w:t>thisArg</w:t>
      </w:r>
      <w:r w:rsidRPr="00AA0E90">
        <w:t xml:space="preserve"> was supplied, let </w:t>
      </w:r>
      <w:r w:rsidRPr="00AA0E90">
        <w:rPr>
          <w:i/>
        </w:rPr>
        <w:t>T</w:t>
      </w:r>
      <w:r w:rsidRPr="00AA0E90">
        <w:t xml:space="preserve"> be </w:t>
      </w:r>
      <w:r w:rsidRPr="00AA0E90">
        <w:rPr>
          <w:i/>
        </w:rPr>
        <w:t>thisArg</w:t>
      </w:r>
      <w:r w:rsidRPr="00AA0E90">
        <w:t xml:space="preserve">; else let </w:t>
      </w:r>
      <w:r w:rsidRPr="00AA0E90">
        <w:rPr>
          <w:i/>
        </w:rPr>
        <w:t>T</w:t>
      </w:r>
      <w:r w:rsidRPr="00AA0E90">
        <w:t xml:space="preserve"> be </w:t>
      </w:r>
      <w:r w:rsidRPr="00AA0E90">
        <w:rPr>
          <w:b/>
        </w:rPr>
        <w:t>undefined</w:t>
      </w:r>
      <w:r w:rsidRPr="00AA0E90">
        <w:t>.</w:t>
      </w:r>
    </w:p>
    <w:p w14:paraId="2940D68C" w14:textId="77777777" w:rsidR="004C02EF" w:rsidRPr="00AA0E90" w:rsidRDefault="004C02EF" w:rsidP="004C02EF">
      <w:pPr>
        <w:pStyle w:val="Alg4"/>
        <w:numPr>
          <w:ilvl w:val="0"/>
          <w:numId w:val="218"/>
        </w:numPr>
      </w:pPr>
      <w:r w:rsidRPr="00AA0E90">
        <w:t xml:space="preserve">Let </w:t>
      </w:r>
      <w:r w:rsidRPr="00AA0E90">
        <w:rPr>
          <w:i/>
        </w:rPr>
        <w:t>k</w:t>
      </w:r>
      <w:r w:rsidRPr="00AA0E90">
        <w:t xml:space="preserve"> be 0.</w:t>
      </w:r>
    </w:p>
    <w:p w14:paraId="37737481" w14:textId="77777777" w:rsidR="004C02EF" w:rsidRPr="00AA0E90" w:rsidRDefault="004C02EF" w:rsidP="004C02EF">
      <w:pPr>
        <w:pStyle w:val="Alg4"/>
        <w:numPr>
          <w:ilvl w:val="0"/>
          <w:numId w:val="218"/>
        </w:numPr>
      </w:pPr>
      <w:r w:rsidRPr="00AA0E90">
        <w:t xml:space="preserve">Repeat, while </w:t>
      </w:r>
      <w:r w:rsidRPr="00AA0E90">
        <w:rPr>
          <w:i/>
        </w:rPr>
        <w:t xml:space="preserve">k </w:t>
      </w:r>
      <w:r w:rsidRPr="00AA0E90">
        <w:t xml:space="preserve">&lt; </w:t>
      </w:r>
      <w:r w:rsidRPr="00AA0E90">
        <w:rPr>
          <w:i/>
        </w:rPr>
        <w:t>len</w:t>
      </w:r>
    </w:p>
    <w:p w14:paraId="634942D1" w14:textId="77777777" w:rsidR="004C02EF" w:rsidRPr="00AA0E90" w:rsidRDefault="004C02EF" w:rsidP="004C02EF">
      <w:pPr>
        <w:pStyle w:val="Alg4"/>
        <w:numPr>
          <w:ilvl w:val="1"/>
          <w:numId w:val="218"/>
        </w:numPr>
      </w:pPr>
      <w:r w:rsidRPr="00AA0E90">
        <w:t xml:space="preserve">Let </w:t>
      </w:r>
      <w:r w:rsidRPr="00AA0E90">
        <w:rPr>
          <w:i/>
        </w:rPr>
        <w:t>Pk</w:t>
      </w:r>
      <w:r w:rsidRPr="00AA0E90">
        <w:t xml:space="preserve"> be ToString(</w:t>
      </w:r>
      <w:r w:rsidRPr="00AA0E90">
        <w:rPr>
          <w:i/>
        </w:rPr>
        <w:t>k</w:t>
      </w:r>
      <w:r w:rsidRPr="00AA0E90">
        <w:t>).</w:t>
      </w:r>
    </w:p>
    <w:p w14:paraId="0C95307C" w14:textId="77777777" w:rsidR="004C02EF" w:rsidRPr="00AA0E90" w:rsidRDefault="004C02EF" w:rsidP="004C02EF">
      <w:pPr>
        <w:pStyle w:val="Alg4"/>
        <w:numPr>
          <w:ilvl w:val="1"/>
          <w:numId w:val="218"/>
        </w:numPr>
      </w:pPr>
      <w:r w:rsidRPr="00AA0E90">
        <w:t xml:space="preserve">Let </w:t>
      </w:r>
      <w:r w:rsidRPr="00AA0E90">
        <w:rPr>
          <w:i/>
        </w:rPr>
        <w:t>kPresent</w:t>
      </w:r>
      <w:r w:rsidRPr="00AA0E90">
        <w:t xml:space="preserve"> be the result of calling the [[HasProperty]] internal method of </w:t>
      </w:r>
      <w:r w:rsidRPr="00AA0E90">
        <w:rPr>
          <w:i/>
        </w:rPr>
        <w:t>O</w:t>
      </w:r>
      <w:r w:rsidRPr="00AA0E90">
        <w:t xml:space="preserve"> with argument </w:t>
      </w:r>
      <w:r w:rsidRPr="00AA0E90">
        <w:rPr>
          <w:i/>
        </w:rPr>
        <w:t>Pk</w:t>
      </w:r>
      <w:r w:rsidRPr="00AA0E90">
        <w:t>.</w:t>
      </w:r>
    </w:p>
    <w:p w14:paraId="5271AF61" w14:textId="77777777" w:rsidR="004C02EF" w:rsidRPr="00AA0E90" w:rsidRDefault="004C02EF" w:rsidP="004C02EF">
      <w:pPr>
        <w:pStyle w:val="Alg4"/>
        <w:numPr>
          <w:ilvl w:val="1"/>
          <w:numId w:val="218"/>
        </w:numPr>
      </w:pPr>
      <w:r w:rsidRPr="00AA0E90">
        <w:t xml:space="preserve">If </w:t>
      </w:r>
      <w:r w:rsidRPr="00AA0E90">
        <w:rPr>
          <w:i/>
        </w:rPr>
        <w:t>kPresent</w:t>
      </w:r>
      <w:r w:rsidRPr="00AA0E90">
        <w:t xml:space="preserve"> is </w:t>
      </w:r>
      <w:r w:rsidRPr="00AA0E90">
        <w:rPr>
          <w:b/>
        </w:rPr>
        <w:t>true</w:t>
      </w:r>
      <w:r w:rsidRPr="00AA0E90">
        <w:t>, then</w:t>
      </w:r>
    </w:p>
    <w:p w14:paraId="6E620E20" w14:textId="77777777" w:rsidR="004C02EF" w:rsidRPr="00AA0E90" w:rsidRDefault="004C02EF" w:rsidP="004C02EF">
      <w:pPr>
        <w:pStyle w:val="Alg4"/>
        <w:numPr>
          <w:ilvl w:val="2"/>
          <w:numId w:val="218"/>
        </w:numPr>
      </w:pPr>
      <w:r w:rsidRPr="00AA0E90">
        <w:t xml:space="preserve">Let </w:t>
      </w:r>
      <w:r w:rsidRPr="00AA0E90">
        <w:rPr>
          <w:i/>
        </w:rPr>
        <w:t>kValue</w:t>
      </w:r>
      <w:r w:rsidRPr="00AA0E90">
        <w:t xml:space="preserve"> be the result of calling the [[Get]] internal method of </w:t>
      </w:r>
      <w:r w:rsidRPr="00AA0E90">
        <w:rPr>
          <w:i/>
        </w:rPr>
        <w:t>O</w:t>
      </w:r>
      <w:r w:rsidRPr="00AA0E90">
        <w:t xml:space="preserve"> with argument </w:t>
      </w:r>
      <w:r w:rsidRPr="00AA0E90">
        <w:rPr>
          <w:i/>
        </w:rPr>
        <w:t>Pk</w:t>
      </w:r>
      <w:r w:rsidRPr="00AA0E90">
        <w:t>.</w:t>
      </w:r>
    </w:p>
    <w:p w14:paraId="42C4E56D" w14:textId="77777777" w:rsidR="004C02EF" w:rsidRPr="00AA0E90" w:rsidRDefault="004C02EF" w:rsidP="004C02EF">
      <w:pPr>
        <w:pStyle w:val="Alg4"/>
        <w:numPr>
          <w:ilvl w:val="2"/>
          <w:numId w:val="218"/>
        </w:numPr>
      </w:pPr>
      <w:r w:rsidRPr="00AA0E90">
        <w:t xml:space="preserve">Let </w:t>
      </w:r>
      <w:r w:rsidRPr="00AA0E90">
        <w:rPr>
          <w:i/>
        </w:rPr>
        <w:t>testResult</w:t>
      </w:r>
      <w:r w:rsidRPr="00AA0E90">
        <w:t xml:space="preserve"> be the result of calling the [[Call]] internal method of </w:t>
      </w:r>
      <w:r w:rsidRPr="00AA0E90">
        <w:rPr>
          <w:i/>
        </w:rPr>
        <w:t>callbackfn</w:t>
      </w:r>
      <w:r w:rsidRPr="00AA0E90">
        <w:t xml:space="preserve"> with </w:t>
      </w:r>
      <w:r w:rsidRPr="00AA0E90">
        <w:rPr>
          <w:i/>
        </w:rPr>
        <w:t>T</w:t>
      </w:r>
      <w:r w:rsidRPr="00AA0E90">
        <w:t xml:space="preserve"> as the </w:t>
      </w:r>
      <w:r w:rsidRPr="00AA0E90">
        <w:rPr>
          <w:b/>
        </w:rPr>
        <w:t>this</w:t>
      </w:r>
      <w:r w:rsidRPr="00AA0E90">
        <w:t xml:space="preserve"> value and argument list containing </w:t>
      </w:r>
      <w:r w:rsidRPr="00AA0E90">
        <w:rPr>
          <w:i/>
        </w:rPr>
        <w:t>kValue</w:t>
      </w:r>
      <w:r w:rsidRPr="00AA0E90">
        <w:t xml:space="preserve">, </w:t>
      </w:r>
      <w:r w:rsidRPr="00AA0E90">
        <w:rPr>
          <w:i/>
        </w:rPr>
        <w:t>k</w:t>
      </w:r>
      <w:r w:rsidRPr="00AA0E90">
        <w:t xml:space="preserve">, and </w:t>
      </w:r>
      <w:r w:rsidRPr="00AA0E90">
        <w:rPr>
          <w:i/>
        </w:rPr>
        <w:t>O</w:t>
      </w:r>
      <w:r w:rsidRPr="00AA0E90">
        <w:t>.</w:t>
      </w:r>
    </w:p>
    <w:p w14:paraId="16A24D8F" w14:textId="77777777" w:rsidR="004C02EF" w:rsidRPr="00AA0E90" w:rsidRDefault="004C02EF" w:rsidP="004C02EF">
      <w:pPr>
        <w:pStyle w:val="Alg4"/>
        <w:numPr>
          <w:ilvl w:val="2"/>
          <w:numId w:val="218"/>
        </w:numPr>
      </w:pPr>
      <w:r w:rsidRPr="00AA0E90">
        <w:t>If ToBoolean(</w:t>
      </w:r>
      <w:r w:rsidRPr="00AA0E90">
        <w:rPr>
          <w:i/>
        </w:rPr>
        <w:t>testResult)</w:t>
      </w:r>
      <w:r w:rsidRPr="00AA0E90">
        <w:t xml:space="preserve"> is </w:t>
      </w:r>
      <w:r w:rsidRPr="00AA0E90">
        <w:rPr>
          <w:b/>
        </w:rPr>
        <w:t>false</w:t>
      </w:r>
      <w:r w:rsidRPr="00AA0E90">
        <w:t xml:space="preserve">, return </w:t>
      </w:r>
      <w:r w:rsidRPr="00AA0E90">
        <w:rPr>
          <w:b/>
        </w:rPr>
        <w:t>false</w:t>
      </w:r>
      <w:r w:rsidRPr="00AA0E90">
        <w:t>.</w:t>
      </w:r>
    </w:p>
    <w:p w14:paraId="6B861AF2" w14:textId="77777777" w:rsidR="004C02EF" w:rsidRPr="00AA0E90" w:rsidRDefault="004C02EF" w:rsidP="004C02EF">
      <w:pPr>
        <w:pStyle w:val="Alg4"/>
        <w:numPr>
          <w:ilvl w:val="1"/>
          <w:numId w:val="218"/>
        </w:numPr>
      </w:pPr>
      <w:r w:rsidRPr="00AA0E90">
        <w:t xml:space="preserve">Increase </w:t>
      </w:r>
      <w:r w:rsidRPr="00AA0E90">
        <w:rPr>
          <w:i/>
        </w:rPr>
        <w:t>k</w:t>
      </w:r>
      <w:r w:rsidRPr="00AA0E90">
        <w:t xml:space="preserve"> by 1.</w:t>
      </w:r>
    </w:p>
    <w:p w14:paraId="12C4B85E" w14:textId="77777777" w:rsidR="004C02EF" w:rsidRPr="00AA0E90" w:rsidRDefault="004C02EF" w:rsidP="004C02EF">
      <w:pPr>
        <w:pStyle w:val="Alg4"/>
        <w:numPr>
          <w:ilvl w:val="0"/>
          <w:numId w:val="218"/>
        </w:numPr>
        <w:spacing w:after="120"/>
      </w:pPr>
      <w:r w:rsidRPr="00AA0E90">
        <w:t xml:space="preserve">Return </w:t>
      </w:r>
      <w:r w:rsidRPr="00AA0E90">
        <w:rPr>
          <w:b/>
        </w:rPr>
        <w:t>true</w:t>
      </w:r>
      <w:r w:rsidRPr="00AA0E90">
        <w:t>.</w:t>
      </w:r>
    </w:p>
    <w:p w14:paraId="1FE1AAC5"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every</w:t>
      </w:r>
      <w:r>
        <w:t xml:space="preserve"> method is </w:t>
      </w:r>
      <w:r>
        <w:rPr>
          <w:b/>
        </w:rPr>
        <w:t>1</w:t>
      </w:r>
      <w:r>
        <w:t>.</w:t>
      </w:r>
    </w:p>
    <w:p w14:paraId="2F60F905" w14:textId="77777777" w:rsidR="004C02EF" w:rsidRPr="00D90646" w:rsidRDefault="004C02EF" w:rsidP="004C02EF">
      <w:pPr>
        <w:pStyle w:val="Note"/>
      </w:pPr>
      <w:r w:rsidRPr="00AA0E90">
        <w:t>NOTE</w:t>
      </w:r>
      <w:r w:rsidRPr="00AA0E90">
        <w:tab/>
        <w:t xml:space="preserve">The </w:t>
      </w:r>
      <w:r w:rsidRPr="00AA0E90">
        <w:rPr>
          <w:rFonts w:ascii="Courier New" w:hAnsi="Courier New" w:cs="Courier New"/>
          <w:b/>
        </w:rPr>
        <w:t>every</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cs="Courier New"/>
          <w:b/>
        </w:rPr>
        <w:t>every</w:t>
      </w:r>
      <w:r w:rsidRPr="00AA0E90">
        <w:t xml:space="preserve"> function can be applied successfully to a host object is implementation-dependent.</w:t>
      </w:r>
    </w:p>
    <w:p w14:paraId="363E0A29" w14:textId="77777777" w:rsidR="004C02EF" w:rsidRDefault="004C02EF" w:rsidP="004C02EF">
      <w:pPr>
        <w:pStyle w:val="40"/>
        <w:numPr>
          <w:ilvl w:val="0"/>
          <w:numId w:val="0"/>
        </w:numPr>
      </w:pPr>
      <w:r>
        <w:t>15.4.4.17</w:t>
      </w:r>
      <w:r>
        <w:tab/>
        <w:t>Array.prototype.some ( callbackfn [ , thisArg ] )</w:t>
      </w:r>
    </w:p>
    <w:p w14:paraId="05189C77" w14:textId="77777777" w:rsidR="004C02EF" w:rsidRDefault="004C02EF" w:rsidP="004C02EF">
      <w:r w:rsidRPr="00F02209">
        <w:rPr>
          <w:rFonts w:ascii="Times New Roman" w:hAnsi="Times New Roman"/>
          <w:i/>
        </w:rPr>
        <w:t xml:space="preserve">callbackfn </w:t>
      </w:r>
      <w:r w:rsidRPr="009E775D">
        <w:t xml:space="preserve">should be a function that </w:t>
      </w:r>
      <w:r>
        <w:t xml:space="preserve">accepts three arguments and returns a value that is coercible to the Boolean value </w:t>
      </w:r>
      <w:r w:rsidRPr="009E775D">
        <w:rPr>
          <w:b/>
        </w:rPr>
        <w:t>true</w:t>
      </w:r>
      <w:r>
        <w:t xml:space="preserve"> or </w:t>
      </w:r>
      <w:r w:rsidRPr="009E775D">
        <w:rPr>
          <w:b/>
        </w:rPr>
        <w:t>false</w:t>
      </w:r>
      <w:r w:rsidRPr="00EA1BE9">
        <w:t xml:space="preserve">. </w:t>
      </w:r>
      <w:r w:rsidRPr="008F3B49">
        <w:rPr>
          <w:rFonts w:ascii="Courier New" w:hAnsi="Courier New" w:cs="Courier New"/>
          <w:b/>
        </w:rPr>
        <w:t>some</w:t>
      </w:r>
      <w:r>
        <w:t xml:space="preserve"> calls </w:t>
      </w:r>
      <w:r w:rsidRPr="00F02209">
        <w:rPr>
          <w:rFonts w:ascii="Times New Roman" w:hAnsi="Times New Roman"/>
          <w:i/>
        </w:rPr>
        <w:t>callbackfn</w:t>
      </w:r>
      <w:r w:rsidDel="00414287">
        <w:t xml:space="preserve"> </w:t>
      </w:r>
      <w:r>
        <w:t xml:space="preserve">once for each element present in the array, in ascending order, until it finds one where </w:t>
      </w:r>
      <w:r w:rsidRPr="00F02209">
        <w:rPr>
          <w:rFonts w:ascii="Times New Roman" w:hAnsi="Times New Roman"/>
          <w:i/>
        </w:rPr>
        <w:t>callbackfn</w:t>
      </w:r>
      <w:r>
        <w:t xml:space="preserve"> returns </w:t>
      </w:r>
      <w:r w:rsidRPr="008F3B49">
        <w:rPr>
          <w:b/>
        </w:rPr>
        <w:t>true</w:t>
      </w:r>
      <w:r>
        <w:t xml:space="preserve">. If such an element is found, </w:t>
      </w:r>
      <w:r w:rsidRPr="008F3B49">
        <w:rPr>
          <w:rFonts w:ascii="Courier New" w:hAnsi="Courier New" w:cs="Courier New"/>
          <w:b/>
        </w:rPr>
        <w:t>some</w:t>
      </w:r>
      <w:r>
        <w:t xml:space="preserve"> immediately returns </w:t>
      </w:r>
      <w:r w:rsidRPr="008F3B49">
        <w:rPr>
          <w:b/>
        </w:rPr>
        <w:t>true</w:t>
      </w:r>
      <w:r>
        <w:t xml:space="preserve">. Otherwise, </w:t>
      </w:r>
      <w:r w:rsidRPr="008F3B49">
        <w:rPr>
          <w:rFonts w:ascii="Courier New" w:hAnsi="Courier New" w:cs="Courier New"/>
          <w:b/>
        </w:rPr>
        <w:t>some</w:t>
      </w:r>
      <w:r>
        <w:t xml:space="preserve"> returns </w:t>
      </w:r>
      <w:r w:rsidRPr="008F3B49">
        <w:rPr>
          <w:b/>
        </w:rPr>
        <w:t>false</w:t>
      </w:r>
      <w:r>
        <w:t xml:space="preserve">. </w:t>
      </w:r>
      <w:r w:rsidRPr="00F02209">
        <w:rPr>
          <w:rFonts w:ascii="Times New Roman" w:hAnsi="Times New Roman"/>
          <w:i/>
        </w:rPr>
        <w:t>callbackfn</w:t>
      </w:r>
      <w:r>
        <w:t xml:space="preserve"> is called only for elements of the array which actually exist; it is not called for missing elements of the array.</w:t>
      </w:r>
    </w:p>
    <w:p w14:paraId="1C374558" w14:textId="77777777" w:rsidR="004C02EF" w:rsidRDefault="004C02EF" w:rsidP="004C02EF">
      <w:r w:rsidRPr="00D71808">
        <w:t xml:space="preserve">If a </w:t>
      </w:r>
      <w:r w:rsidRPr="00F02209">
        <w:rPr>
          <w:rFonts w:ascii="Times New Roman" w:hAnsi="Times New Roman"/>
          <w:i/>
        </w:rPr>
        <w:t>thisArg</w:t>
      </w:r>
      <w:r w:rsidRPr="00D71808">
        <w:t xml:space="preserve"> parameter is provided, it will be used as the </w:t>
      </w:r>
      <w:r w:rsidRPr="00AD3F00">
        <w:rPr>
          <w:b/>
        </w:rPr>
        <w:t xml:space="preserve">this </w:t>
      </w:r>
      <w:r w:rsidRPr="00F3727E">
        <w:t xml:space="preserve">value </w:t>
      </w:r>
      <w:r w:rsidRPr="00D71808">
        <w:t xml:space="preserve">for each invocation of </w:t>
      </w:r>
      <w:r w:rsidRPr="00F02209">
        <w:rPr>
          <w:rFonts w:ascii="Times New Roman" w:hAnsi="Times New Roman"/>
          <w:i/>
        </w:rPr>
        <w:t>callbackfn</w:t>
      </w:r>
      <w:r w:rsidRPr="00D71808">
        <w:t xml:space="preserve">. If it is not provided, </w:t>
      </w:r>
      <w:r w:rsidRPr="00F3727E">
        <w:rPr>
          <w:b/>
        </w:rPr>
        <w:t>undefined</w:t>
      </w:r>
      <w:r w:rsidRPr="001965D8">
        <w:t xml:space="preserve"> </w:t>
      </w:r>
      <w:r w:rsidRPr="00D71808">
        <w:t>is used instead.</w:t>
      </w:r>
    </w:p>
    <w:p w14:paraId="0F6BF8B8" w14:textId="77777777" w:rsidR="004C02EF" w:rsidRDefault="004C02EF" w:rsidP="004C02EF">
      <w:r w:rsidRPr="00F02209">
        <w:rPr>
          <w:rFonts w:ascii="Times New Roman" w:hAnsi="Times New Roman"/>
          <w:i/>
        </w:rPr>
        <w:t>callbackfn</w:t>
      </w:r>
      <w:r>
        <w:t xml:space="preserve"> is called with three arguments: the value of the element, the index of the element, and the object being traversed.</w:t>
      </w:r>
    </w:p>
    <w:p w14:paraId="3C3163B7" w14:textId="77777777" w:rsidR="004C02EF" w:rsidRDefault="004C02EF" w:rsidP="004C02EF">
      <w:r w:rsidRPr="008F3B49">
        <w:rPr>
          <w:rFonts w:ascii="Courier New" w:hAnsi="Courier New" w:cs="Courier New"/>
          <w:b/>
        </w:rPr>
        <w:t>some</w:t>
      </w:r>
      <w:r>
        <w:t xml:space="preserve"> does not directly mutate the object on which it is called but the object may be mutated by the calls to </w:t>
      </w:r>
      <w:r w:rsidRPr="00F02209">
        <w:rPr>
          <w:rFonts w:ascii="Times New Roman" w:hAnsi="Times New Roman"/>
          <w:i/>
        </w:rPr>
        <w:t>callbackfn</w:t>
      </w:r>
      <w:r>
        <w:t>.</w:t>
      </w:r>
    </w:p>
    <w:p w14:paraId="4DCB3826" w14:textId="77777777" w:rsidR="004C02EF" w:rsidRDefault="004C02EF" w:rsidP="004C02EF">
      <w:r>
        <w:t xml:space="preserve">The range of elements processed by </w:t>
      </w:r>
      <w:r w:rsidRPr="008F3B49">
        <w:rPr>
          <w:rFonts w:ascii="Courier New" w:hAnsi="Courier New" w:cs="Courier New"/>
          <w:b/>
        </w:rPr>
        <w:t>some</w:t>
      </w:r>
      <w:r>
        <w:t xml:space="preserve"> is set before the first call to </w:t>
      </w:r>
      <w:r w:rsidRPr="00F02209">
        <w:rPr>
          <w:rFonts w:ascii="Times New Roman" w:hAnsi="Times New Roman"/>
          <w:i/>
        </w:rPr>
        <w:t>callbackfn</w:t>
      </w:r>
      <w:r>
        <w:t xml:space="preserve">. Elements that are appended to the array after the call to </w:t>
      </w:r>
      <w:r w:rsidRPr="008F3B49">
        <w:rPr>
          <w:rFonts w:ascii="Courier New" w:hAnsi="Courier New" w:cs="Courier New"/>
          <w:b/>
        </w:rPr>
        <w:t>some</w:t>
      </w:r>
      <w:r>
        <w:t xml:space="preserve"> begins will not be visited by </w:t>
      </w:r>
      <w:r w:rsidRPr="00F02209">
        <w:rPr>
          <w:rFonts w:ascii="Times New Roman" w:hAnsi="Times New Roman"/>
          <w:i/>
        </w:rPr>
        <w:t>callbackfn</w:t>
      </w:r>
      <w:r>
        <w:t xml:space="preserve">. If existing elements of the array are changed, their value as passed to </w:t>
      </w:r>
      <w:r w:rsidRPr="00F02209">
        <w:rPr>
          <w:rFonts w:ascii="Times New Roman" w:hAnsi="Times New Roman"/>
          <w:i/>
        </w:rPr>
        <w:t>callbackfn</w:t>
      </w:r>
      <w:r>
        <w:t xml:space="preserve"> will be the value at the time that </w:t>
      </w:r>
      <w:r w:rsidRPr="008F3B49">
        <w:rPr>
          <w:rFonts w:ascii="Courier New" w:hAnsi="Courier New" w:cs="Courier New"/>
          <w:b/>
        </w:rPr>
        <w:t>some</w:t>
      </w:r>
      <w:r>
        <w:t xml:space="preserve"> visits them; elements that are deleted after the call to </w:t>
      </w:r>
      <w:r>
        <w:rPr>
          <w:rFonts w:ascii="Courier New" w:hAnsi="Courier New" w:cs="Courier New"/>
          <w:b/>
        </w:rPr>
        <w:t>some</w:t>
      </w:r>
      <w:r>
        <w:t xml:space="preserve"> begins and before being visited are not visited.</w:t>
      </w:r>
      <w:r w:rsidRPr="00A772B0">
        <w:rPr>
          <w:rFonts w:ascii="Courier New" w:hAnsi="Courier New" w:cs="Courier New"/>
          <w:b/>
        </w:rPr>
        <w:t xml:space="preserve"> </w:t>
      </w:r>
      <w:r>
        <w:rPr>
          <w:rFonts w:ascii="Courier New" w:hAnsi="Courier New" w:cs="Courier New"/>
          <w:b/>
        </w:rPr>
        <w:t>some</w:t>
      </w:r>
      <w:r>
        <w:t xml:space="preserve"> acts like the "exists" quantifier in mathematics. In particular, for an empty array, it returns </w:t>
      </w:r>
      <w:r>
        <w:rPr>
          <w:b/>
        </w:rPr>
        <w:t>false</w:t>
      </w:r>
      <w:r>
        <w:t>.</w:t>
      </w:r>
    </w:p>
    <w:p w14:paraId="0835ED63" w14:textId="77777777" w:rsidR="004C02EF" w:rsidRDefault="004C02EF" w:rsidP="004C02EF">
      <w:r>
        <w:t xml:space="preserve">When the </w:t>
      </w:r>
      <w:r w:rsidRPr="008F3B49">
        <w:rPr>
          <w:rFonts w:ascii="Courier New" w:hAnsi="Courier New" w:cs="Courier New"/>
          <w:b/>
        </w:rPr>
        <w:t>some</w:t>
      </w:r>
      <w:r>
        <w:t xml:space="preserve"> method is called with one or two arguments, the following steps are taken:</w:t>
      </w:r>
    </w:p>
    <w:p w14:paraId="17E0B1CE" w14:textId="77777777" w:rsidR="004C02EF" w:rsidRPr="00AA0E90" w:rsidRDefault="004C02EF" w:rsidP="004C02EF">
      <w:pPr>
        <w:pStyle w:val="Alg4"/>
        <w:numPr>
          <w:ilvl w:val="0"/>
          <w:numId w:val="219"/>
        </w:numPr>
      </w:pPr>
      <w:r w:rsidRPr="00AA0E90">
        <w:t xml:space="preserve">Let </w:t>
      </w:r>
      <w:r w:rsidRPr="00AA0E90">
        <w:rPr>
          <w:i/>
        </w:rPr>
        <w:t>O</w:t>
      </w:r>
      <w:r w:rsidRPr="00AA0E90">
        <w:t xml:space="preserve"> be the result of calling ToObject passing the </w:t>
      </w:r>
      <w:r w:rsidRPr="00AA0E90">
        <w:rPr>
          <w:b/>
        </w:rPr>
        <w:t xml:space="preserve">this </w:t>
      </w:r>
      <w:r w:rsidRPr="00AA0E90">
        <w:t>value as the argument.</w:t>
      </w:r>
    </w:p>
    <w:p w14:paraId="2211E037" w14:textId="77777777" w:rsidR="004C02EF" w:rsidRPr="00AA0E90" w:rsidRDefault="004C02EF" w:rsidP="004C02EF">
      <w:pPr>
        <w:pStyle w:val="Alg4"/>
        <w:numPr>
          <w:ilvl w:val="0"/>
          <w:numId w:val="219"/>
        </w:numPr>
      </w:pPr>
      <w:r w:rsidRPr="00AA0E90">
        <w:t xml:space="preserve">Let </w:t>
      </w:r>
      <w:r w:rsidRPr="00AA0E90">
        <w:rPr>
          <w:i/>
        </w:rPr>
        <w:t>lenValue</w:t>
      </w:r>
      <w:r w:rsidRPr="00AA0E90">
        <w:t xml:space="preserve">  be the result of calling the [[Get]] internal method of </w:t>
      </w:r>
      <w:r w:rsidRPr="00AA0E90">
        <w:rPr>
          <w:i/>
        </w:rPr>
        <w:t>O</w:t>
      </w:r>
      <w:r w:rsidRPr="00AA0E90">
        <w:t xml:space="preserve"> with the argument </w:t>
      </w:r>
      <w:r w:rsidRPr="003A1CEA">
        <w:rPr>
          <w:rFonts w:ascii="Courier New" w:hAnsi="Courier New" w:cs="Courier New"/>
          <w:b/>
        </w:rPr>
        <w:t>"length"</w:t>
      </w:r>
      <w:r w:rsidRPr="00AA0E90">
        <w:t>.</w:t>
      </w:r>
    </w:p>
    <w:p w14:paraId="22D3502F" w14:textId="77777777" w:rsidR="004C02EF" w:rsidRPr="00AA0E90" w:rsidRDefault="004C02EF" w:rsidP="004C02EF">
      <w:pPr>
        <w:pStyle w:val="Alg4"/>
        <w:numPr>
          <w:ilvl w:val="0"/>
          <w:numId w:val="219"/>
        </w:numPr>
      </w:pPr>
      <w:r w:rsidRPr="00AA0E90">
        <w:t xml:space="preserve">Let </w:t>
      </w:r>
      <w:r w:rsidRPr="00AA0E90">
        <w:rPr>
          <w:i/>
        </w:rPr>
        <w:t>len</w:t>
      </w:r>
      <w:r w:rsidRPr="00AA0E90">
        <w:t xml:space="preserve"> be ToUint32(</w:t>
      </w:r>
      <w:r w:rsidRPr="00AA0E90">
        <w:rPr>
          <w:i/>
        </w:rPr>
        <w:t>lenValue</w:t>
      </w:r>
      <w:r w:rsidRPr="00AA0E90">
        <w:t>).</w:t>
      </w:r>
    </w:p>
    <w:p w14:paraId="1FB7E960" w14:textId="77777777" w:rsidR="004C02EF" w:rsidRPr="00AA0E90" w:rsidRDefault="004C02EF" w:rsidP="004C02EF">
      <w:pPr>
        <w:pStyle w:val="Alg4"/>
        <w:numPr>
          <w:ilvl w:val="0"/>
          <w:numId w:val="219"/>
        </w:numPr>
      </w:pPr>
      <w:r w:rsidRPr="00AA0E90">
        <w:t>If IsCallable(</w:t>
      </w:r>
      <w:r w:rsidRPr="00AA0E90">
        <w:rPr>
          <w:i/>
        </w:rPr>
        <w:t>callbackfn</w:t>
      </w:r>
      <w:r w:rsidRPr="00AA0E90">
        <w:t xml:space="preserve">) is </w:t>
      </w:r>
      <w:r w:rsidRPr="00AA0E90">
        <w:rPr>
          <w:b/>
        </w:rPr>
        <w:t>false</w:t>
      </w:r>
      <w:r w:rsidRPr="00AA0E90">
        <w:t xml:space="preserve">, throw a </w:t>
      </w:r>
      <w:r w:rsidRPr="00AA0E90">
        <w:rPr>
          <w:b/>
        </w:rPr>
        <w:t>TypeError</w:t>
      </w:r>
      <w:r w:rsidRPr="00AA0E90">
        <w:t xml:space="preserve"> exception.</w:t>
      </w:r>
    </w:p>
    <w:p w14:paraId="6D80DA98" w14:textId="77777777" w:rsidR="004C02EF" w:rsidRPr="00AA0E90" w:rsidRDefault="004C02EF" w:rsidP="004C02EF">
      <w:pPr>
        <w:pStyle w:val="Alg4"/>
        <w:numPr>
          <w:ilvl w:val="0"/>
          <w:numId w:val="219"/>
        </w:numPr>
      </w:pPr>
      <w:r w:rsidRPr="00AA0E90">
        <w:t xml:space="preserve">If </w:t>
      </w:r>
      <w:r w:rsidRPr="00AA0E90">
        <w:rPr>
          <w:i/>
        </w:rPr>
        <w:t>thisArg</w:t>
      </w:r>
      <w:r w:rsidRPr="00AA0E90">
        <w:t xml:space="preserve"> was supplied, let </w:t>
      </w:r>
      <w:r w:rsidRPr="00AA0E90">
        <w:rPr>
          <w:i/>
        </w:rPr>
        <w:t>T</w:t>
      </w:r>
      <w:r w:rsidRPr="00AA0E90">
        <w:t xml:space="preserve"> be </w:t>
      </w:r>
      <w:r w:rsidRPr="00AA0E90">
        <w:rPr>
          <w:i/>
        </w:rPr>
        <w:t>thisArg</w:t>
      </w:r>
      <w:r w:rsidRPr="00AA0E90">
        <w:t xml:space="preserve">; else let </w:t>
      </w:r>
      <w:r w:rsidRPr="00AA0E90">
        <w:rPr>
          <w:i/>
        </w:rPr>
        <w:t>T</w:t>
      </w:r>
      <w:r w:rsidRPr="00AA0E90">
        <w:t xml:space="preserve"> be </w:t>
      </w:r>
      <w:r w:rsidRPr="00AA0E90">
        <w:rPr>
          <w:b/>
        </w:rPr>
        <w:t>undefined</w:t>
      </w:r>
      <w:r w:rsidRPr="00AA0E90">
        <w:t>.</w:t>
      </w:r>
    </w:p>
    <w:p w14:paraId="034EE771" w14:textId="77777777" w:rsidR="004C02EF" w:rsidRPr="00AA0E90" w:rsidRDefault="004C02EF" w:rsidP="004C02EF">
      <w:pPr>
        <w:pStyle w:val="Alg4"/>
        <w:numPr>
          <w:ilvl w:val="0"/>
          <w:numId w:val="219"/>
        </w:numPr>
      </w:pPr>
      <w:r w:rsidRPr="00AA0E90">
        <w:t xml:space="preserve">Let </w:t>
      </w:r>
      <w:r w:rsidRPr="00AA0E90">
        <w:rPr>
          <w:i/>
        </w:rPr>
        <w:t>k</w:t>
      </w:r>
      <w:r w:rsidRPr="00AA0E90">
        <w:t xml:space="preserve"> be 0.</w:t>
      </w:r>
    </w:p>
    <w:p w14:paraId="05119506" w14:textId="77777777" w:rsidR="004C02EF" w:rsidRPr="00AA0E90" w:rsidRDefault="004C02EF" w:rsidP="004C02EF">
      <w:pPr>
        <w:pStyle w:val="Alg4"/>
        <w:numPr>
          <w:ilvl w:val="0"/>
          <w:numId w:val="219"/>
        </w:numPr>
      </w:pPr>
      <w:r w:rsidRPr="00AA0E90">
        <w:t xml:space="preserve">Repeat, while </w:t>
      </w:r>
      <w:r w:rsidRPr="00AA0E90">
        <w:rPr>
          <w:i/>
        </w:rPr>
        <w:t xml:space="preserve">k </w:t>
      </w:r>
      <w:r w:rsidRPr="00AA0E90">
        <w:t xml:space="preserve">&lt; </w:t>
      </w:r>
      <w:r w:rsidRPr="00AA0E90">
        <w:rPr>
          <w:i/>
        </w:rPr>
        <w:t>len</w:t>
      </w:r>
    </w:p>
    <w:p w14:paraId="0E8EB8CA" w14:textId="77777777" w:rsidR="004C02EF" w:rsidRPr="00AA0E90" w:rsidRDefault="004C02EF" w:rsidP="004C02EF">
      <w:pPr>
        <w:pStyle w:val="Alg4"/>
        <w:numPr>
          <w:ilvl w:val="1"/>
          <w:numId w:val="219"/>
        </w:numPr>
      </w:pPr>
      <w:r w:rsidRPr="00AA0E90">
        <w:t xml:space="preserve">Let </w:t>
      </w:r>
      <w:r w:rsidRPr="00AA0E90">
        <w:rPr>
          <w:i/>
        </w:rPr>
        <w:t>Pk</w:t>
      </w:r>
      <w:r w:rsidRPr="00AA0E90">
        <w:t xml:space="preserve"> be ToString(</w:t>
      </w:r>
      <w:r w:rsidRPr="00AA0E90">
        <w:rPr>
          <w:i/>
        </w:rPr>
        <w:t>k</w:t>
      </w:r>
      <w:r w:rsidRPr="00AA0E90">
        <w:t>).</w:t>
      </w:r>
    </w:p>
    <w:p w14:paraId="1453CAEF" w14:textId="77777777" w:rsidR="004C02EF" w:rsidRPr="00AA0E90" w:rsidRDefault="004C02EF" w:rsidP="004C02EF">
      <w:pPr>
        <w:pStyle w:val="Alg4"/>
        <w:numPr>
          <w:ilvl w:val="1"/>
          <w:numId w:val="219"/>
        </w:numPr>
      </w:pPr>
      <w:r w:rsidRPr="00AA0E90">
        <w:t xml:space="preserve">Let </w:t>
      </w:r>
      <w:r w:rsidRPr="00AA0E90">
        <w:rPr>
          <w:i/>
        </w:rPr>
        <w:t>kPresent</w:t>
      </w:r>
      <w:r w:rsidRPr="00AA0E90">
        <w:t xml:space="preserve"> be the result of calling the [[HasProperty]] internal method of </w:t>
      </w:r>
      <w:r w:rsidRPr="00AA0E90">
        <w:rPr>
          <w:i/>
        </w:rPr>
        <w:t>O</w:t>
      </w:r>
      <w:r w:rsidRPr="00AA0E90">
        <w:t xml:space="preserve"> with argument </w:t>
      </w:r>
      <w:r w:rsidRPr="00AA0E90">
        <w:rPr>
          <w:i/>
        </w:rPr>
        <w:t>Pk</w:t>
      </w:r>
      <w:r w:rsidRPr="00AA0E90">
        <w:t>.</w:t>
      </w:r>
    </w:p>
    <w:p w14:paraId="6D9CE7D5" w14:textId="77777777" w:rsidR="004C02EF" w:rsidRPr="00AA0E90" w:rsidRDefault="004C02EF" w:rsidP="004C02EF">
      <w:pPr>
        <w:pStyle w:val="Alg4"/>
        <w:numPr>
          <w:ilvl w:val="1"/>
          <w:numId w:val="219"/>
        </w:numPr>
      </w:pPr>
      <w:r w:rsidRPr="00AA0E90">
        <w:t xml:space="preserve">If </w:t>
      </w:r>
      <w:r w:rsidRPr="00AA0E90">
        <w:rPr>
          <w:i/>
        </w:rPr>
        <w:t>kPresent</w:t>
      </w:r>
      <w:r w:rsidRPr="00AA0E90">
        <w:t xml:space="preserve"> is </w:t>
      </w:r>
      <w:r w:rsidRPr="00AA0E90">
        <w:rPr>
          <w:b/>
        </w:rPr>
        <w:t>true</w:t>
      </w:r>
      <w:r w:rsidRPr="00AA0E90">
        <w:t>, then</w:t>
      </w:r>
    </w:p>
    <w:p w14:paraId="3776D6FF" w14:textId="77777777" w:rsidR="004C02EF" w:rsidRPr="00AA0E90" w:rsidRDefault="004C02EF" w:rsidP="004C02EF">
      <w:pPr>
        <w:pStyle w:val="Alg4"/>
        <w:numPr>
          <w:ilvl w:val="2"/>
          <w:numId w:val="219"/>
        </w:numPr>
      </w:pPr>
      <w:r w:rsidRPr="00AA0E90">
        <w:t xml:space="preserve">Let </w:t>
      </w:r>
      <w:r w:rsidRPr="00AA0E90">
        <w:rPr>
          <w:i/>
        </w:rPr>
        <w:t>kValue</w:t>
      </w:r>
      <w:r w:rsidRPr="00AA0E90">
        <w:t xml:space="preserve"> be the result of calling the [[Get]] internal method of </w:t>
      </w:r>
      <w:r w:rsidRPr="00AA0E90">
        <w:rPr>
          <w:i/>
        </w:rPr>
        <w:t>O</w:t>
      </w:r>
      <w:r w:rsidRPr="00AA0E90">
        <w:t xml:space="preserve"> with argument </w:t>
      </w:r>
      <w:r w:rsidRPr="00AA0E90">
        <w:rPr>
          <w:i/>
        </w:rPr>
        <w:t>Pk</w:t>
      </w:r>
      <w:r w:rsidRPr="00AA0E90">
        <w:t>.</w:t>
      </w:r>
    </w:p>
    <w:p w14:paraId="6522B333" w14:textId="77777777" w:rsidR="004C02EF" w:rsidRPr="00AA0E90" w:rsidRDefault="004C02EF" w:rsidP="004C02EF">
      <w:pPr>
        <w:pStyle w:val="Alg4"/>
        <w:numPr>
          <w:ilvl w:val="2"/>
          <w:numId w:val="219"/>
        </w:numPr>
      </w:pPr>
      <w:r w:rsidRPr="00AA0E90">
        <w:t xml:space="preserve">Let </w:t>
      </w:r>
      <w:r w:rsidRPr="00AA0E90">
        <w:rPr>
          <w:i/>
        </w:rPr>
        <w:t>testResult</w:t>
      </w:r>
      <w:r w:rsidRPr="00AA0E90">
        <w:t xml:space="preserve"> be the result of calling the [[Call]] internal method of </w:t>
      </w:r>
      <w:r w:rsidRPr="00AA0E90">
        <w:rPr>
          <w:i/>
        </w:rPr>
        <w:t>callbackfn</w:t>
      </w:r>
      <w:r w:rsidRPr="00AA0E90">
        <w:t xml:space="preserve"> with </w:t>
      </w:r>
      <w:r w:rsidRPr="00AA0E90">
        <w:rPr>
          <w:i/>
        </w:rPr>
        <w:t>T</w:t>
      </w:r>
      <w:r w:rsidRPr="00AA0E90">
        <w:t xml:space="preserve"> as the </w:t>
      </w:r>
      <w:r w:rsidRPr="00AA0E90">
        <w:rPr>
          <w:b/>
        </w:rPr>
        <w:t>this</w:t>
      </w:r>
      <w:r w:rsidRPr="00AA0E90">
        <w:t xml:space="preserve"> value and argument list containing </w:t>
      </w:r>
      <w:r w:rsidRPr="00AA0E90">
        <w:rPr>
          <w:i/>
        </w:rPr>
        <w:t>kValue</w:t>
      </w:r>
      <w:r w:rsidRPr="00AA0E90">
        <w:t xml:space="preserve">, </w:t>
      </w:r>
      <w:r w:rsidRPr="00AA0E90">
        <w:rPr>
          <w:i/>
        </w:rPr>
        <w:t>k</w:t>
      </w:r>
      <w:r w:rsidRPr="00AA0E90">
        <w:t xml:space="preserve">, and </w:t>
      </w:r>
      <w:r w:rsidRPr="00AA0E90">
        <w:rPr>
          <w:i/>
        </w:rPr>
        <w:t>O</w:t>
      </w:r>
      <w:r w:rsidRPr="00AA0E90">
        <w:t>.</w:t>
      </w:r>
    </w:p>
    <w:p w14:paraId="7F419F10" w14:textId="77777777" w:rsidR="004C02EF" w:rsidRPr="00AA0E90" w:rsidRDefault="004C02EF" w:rsidP="004C02EF">
      <w:pPr>
        <w:pStyle w:val="Alg4"/>
        <w:numPr>
          <w:ilvl w:val="2"/>
          <w:numId w:val="219"/>
        </w:numPr>
      </w:pPr>
      <w:r w:rsidRPr="00AA0E90">
        <w:t>If ToBoolean(</w:t>
      </w:r>
      <w:r w:rsidRPr="00AA0E90">
        <w:rPr>
          <w:i/>
        </w:rPr>
        <w:t>testResult)</w:t>
      </w:r>
      <w:r w:rsidRPr="00AA0E90">
        <w:t xml:space="preserve"> is </w:t>
      </w:r>
      <w:r w:rsidRPr="00AA0E90">
        <w:rPr>
          <w:b/>
        </w:rPr>
        <w:t>true</w:t>
      </w:r>
      <w:r w:rsidRPr="00AA0E90">
        <w:t xml:space="preserve">, return </w:t>
      </w:r>
      <w:r w:rsidRPr="00AA0E90">
        <w:rPr>
          <w:b/>
        </w:rPr>
        <w:t>true</w:t>
      </w:r>
      <w:r w:rsidRPr="00AA0E90">
        <w:t>.</w:t>
      </w:r>
    </w:p>
    <w:p w14:paraId="13802C77" w14:textId="77777777" w:rsidR="004C02EF" w:rsidRPr="00AA0E90" w:rsidRDefault="004C02EF" w:rsidP="004C02EF">
      <w:pPr>
        <w:pStyle w:val="Alg4"/>
        <w:numPr>
          <w:ilvl w:val="1"/>
          <w:numId w:val="219"/>
        </w:numPr>
      </w:pPr>
      <w:r w:rsidRPr="00AA0E90">
        <w:t xml:space="preserve">Increase </w:t>
      </w:r>
      <w:r w:rsidRPr="00AA0E90">
        <w:rPr>
          <w:i/>
        </w:rPr>
        <w:t>k</w:t>
      </w:r>
      <w:r w:rsidRPr="00AA0E90">
        <w:t xml:space="preserve"> by 1.</w:t>
      </w:r>
    </w:p>
    <w:p w14:paraId="37368A40" w14:textId="77777777" w:rsidR="004C02EF" w:rsidRPr="00AA0E90" w:rsidRDefault="004C02EF" w:rsidP="004C02EF">
      <w:pPr>
        <w:pStyle w:val="Alg4"/>
        <w:numPr>
          <w:ilvl w:val="0"/>
          <w:numId w:val="219"/>
        </w:numPr>
        <w:spacing w:after="120"/>
      </w:pPr>
      <w:r w:rsidRPr="00AA0E90">
        <w:t xml:space="preserve">Return </w:t>
      </w:r>
      <w:r w:rsidRPr="00AA0E90">
        <w:rPr>
          <w:b/>
        </w:rPr>
        <w:t>false</w:t>
      </w:r>
      <w:r w:rsidRPr="00AA0E90">
        <w:t>.</w:t>
      </w:r>
    </w:p>
    <w:p w14:paraId="42629BDB"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some</w:t>
      </w:r>
      <w:r>
        <w:t xml:space="preserve"> method is </w:t>
      </w:r>
      <w:r>
        <w:rPr>
          <w:b/>
        </w:rPr>
        <w:t>1</w:t>
      </w:r>
      <w:r>
        <w:t>.</w:t>
      </w:r>
    </w:p>
    <w:p w14:paraId="5C01FBE5" w14:textId="77777777" w:rsidR="004C02EF" w:rsidRPr="008F3B49" w:rsidRDefault="004C02EF" w:rsidP="004C02EF">
      <w:pPr>
        <w:pStyle w:val="Note"/>
      </w:pPr>
      <w:r w:rsidRPr="00AA0E90">
        <w:t>NOTE</w:t>
      </w:r>
      <w:r w:rsidRPr="00AA0E90">
        <w:tab/>
        <w:t xml:space="preserve">The </w:t>
      </w:r>
      <w:r w:rsidRPr="00AA0E90">
        <w:rPr>
          <w:rFonts w:ascii="Courier New" w:hAnsi="Courier New" w:cs="Courier New"/>
          <w:b/>
        </w:rPr>
        <w:t>some</w:t>
      </w:r>
      <w:r w:rsidRPr="00AA0E90">
        <w:rPr>
          <w:b/>
        </w:rPr>
        <w:t xml:space="preserve"> </w:t>
      </w:r>
      <w:r w:rsidRPr="00AA0E90">
        <w:t xml:space="preserve">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cs="Courier New"/>
          <w:b/>
        </w:rPr>
        <w:t>some</w:t>
      </w:r>
      <w:r w:rsidRPr="00AA0E90">
        <w:rPr>
          <w:b/>
        </w:rPr>
        <w:t xml:space="preserve"> </w:t>
      </w:r>
      <w:r w:rsidRPr="00AA0E90">
        <w:t>function can be applied successfully to a host object is implementation-dependent.</w:t>
      </w:r>
    </w:p>
    <w:p w14:paraId="53296A24" w14:textId="77777777" w:rsidR="004C02EF" w:rsidRDefault="004C02EF" w:rsidP="004C02EF">
      <w:pPr>
        <w:pStyle w:val="40"/>
        <w:numPr>
          <w:ilvl w:val="0"/>
          <w:numId w:val="0"/>
        </w:numPr>
      </w:pPr>
      <w:r>
        <w:t>15.4.4.18</w:t>
      </w:r>
      <w:r>
        <w:tab/>
        <w:t>Array.prototype.forEach ( callbackfn [ , thisArg ] )</w:t>
      </w:r>
    </w:p>
    <w:p w14:paraId="76D9BAC5" w14:textId="77777777" w:rsidR="004C02EF" w:rsidRDefault="004C02EF" w:rsidP="004C02EF">
      <w:r w:rsidRPr="00F02209">
        <w:rPr>
          <w:rFonts w:ascii="Times New Roman" w:hAnsi="Times New Roman"/>
          <w:i/>
        </w:rPr>
        <w:t xml:space="preserve">callbackfn </w:t>
      </w:r>
      <w:r w:rsidRPr="009E775D">
        <w:t xml:space="preserve">should be a function that </w:t>
      </w:r>
      <w:r>
        <w:t>accepts three arguments</w:t>
      </w:r>
      <w:r w:rsidRPr="00665412">
        <w:t xml:space="preserve">. </w:t>
      </w:r>
      <w:r w:rsidRPr="00BA5F6F">
        <w:rPr>
          <w:rFonts w:ascii="Courier New" w:hAnsi="Courier New" w:cs="Courier New"/>
          <w:b/>
        </w:rPr>
        <w:t>forEach</w:t>
      </w:r>
      <w:r>
        <w:t xml:space="preserve"> calls </w:t>
      </w:r>
      <w:r w:rsidRPr="00F02209">
        <w:rPr>
          <w:rFonts w:ascii="Times New Roman" w:hAnsi="Times New Roman"/>
          <w:i/>
        </w:rPr>
        <w:t>callbackfn</w:t>
      </w:r>
      <w:r>
        <w:t xml:space="preserve"> once for each element present in the array, in ascending order. </w:t>
      </w:r>
      <w:r w:rsidRPr="00F02209">
        <w:rPr>
          <w:rFonts w:ascii="Times New Roman" w:hAnsi="Times New Roman"/>
          <w:i/>
        </w:rPr>
        <w:t>callbackfn</w:t>
      </w:r>
      <w:r>
        <w:t xml:space="preserve"> is called only for elements of the array which actually exist; it is not called for missing elements of the array.</w:t>
      </w:r>
    </w:p>
    <w:p w14:paraId="19DF13A6" w14:textId="77777777" w:rsidR="004C02EF" w:rsidRDefault="004C02EF" w:rsidP="004C02EF">
      <w:r w:rsidRPr="00D71808">
        <w:t xml:space="preserve">If a </w:t>
      </w:r>
      <w:r w:rsidRPr="00F02209">
        <w:rPr>
          <w:rFonts w:ascii="Times New Roman" w:hAnsi="Times New Roman"/>
          <w:i/>
        </w:rPr>
        <w:t>thisArg</w:t>
      </w:r>
      <w:r w:rsidRPr="00D71808">
        <w:t xml:space="preserve"> parameter is provided, it will be used as the </w:t>
      </w:r>
      <w:r w:rsidRPr="00AD3F00">
        <w:rPr>
          <w:b/>
        </w:rPr>
        <w:t xml:space="preserve">this </w:t>
      </w:r>
      <w:r w:rsidRPr="00F3727E">
        <w:t xml:space="preserve">value </w:t>
      </w:r>
      <w:r w:rsidRPr="00D71808">
        <w:t xml:space="preserve">for each invocation of </w:t>
      </w:r>
      <w:r w:rsidRPr="00F02209">
        <w:rPr>
          <w:rFonts w:ascii="Times New Roman" w:hAnsi="Times New Roman"/>
          <w:i/>
        </w:rPr>
        <w:t>callbackfn</w:t>
      </w:r>
      <w:r w:rsidRPr="00D71808">
        <w:t xml:space="preserve">. If it is not provided, </w:t>
      </w:r>
      <w:r w:rsidRPr="00F3727E">
        <w:rPr>
          <w:b/>
        </w:rPr>
        <w:t>undefined</w:t>
      </w:r>
      <w:r w:rsidRPr="00D71808">
        <w:t xml:space="preserve"> is used instead.</w:t>
      </w:r>
    </w:p>
    <w:p w14:paraId="1E01995B" w14:textId="77777777" w:rsidR="004C02EF" w:rsidRDefault="004C02EF" w:rsidP="004C02EF">
      <w:r w:rsidRPr="00F02209">
        <w:rPr>
          <w:rFonts w:ascii="Times New Roman" w:hAnsi="Times New Roman"/>
          <w:i/>
        </w:rPr>
        <w:t>callbackfn</w:t>
      </w:r>
      <w:r>
        <w:t xml:space="preserve"> is called with three arguments: the value of the element, the index of the element, and the object being traversed. </w:t>
      </w:r>
    </w:p>
    <w:p w14:paraId="3E64E790" w14:textId="77777777" w:rsidR="004C02EF" w:rsidRDefault="004C02EF" w:rsidP="004C02EF">
      <w:r w:rsidRPr="00BA5F6F">
        <w:rPr>
          <w:rFonts w:ascii="Courier New" w:hAnsi="Courier New" w:cs="Courier New"/>
          <w:b/>
        </w:rPr>
        <w:t>forEach</w:t>
      </w:r>
      <w:r>
        <w:t xml:space="preserve"> does not directly mutate the object on which it is called but the object may be mutated by the calls to </w:t>
      </w:r>
      <w:r w:rsidRPr="00F02209">
        <w:rPr>
          <w:rFonts w:ascii="Times New Roman" w:hAnsi="Times New Roman"/>
          <w:i/>
        </w:rPr>
        <w:t>callbackfn</w:t>
      </w:r>
      <w:r>
        <w:t xml:space="preserve">. </w:t>
      </w:r>
    </w:p>
    <w:p w14:paraId="40145F4C" w14:textId="77777777" w:rsidR="004C02EF" w:rsidRDefault="004C02EF" w:rsidP="004C02EF">
      <w:r>
        <w:t xml:space="preserve">The range of elements processed by </w:t>
      </w:r>
      <w:r w:rsidRPr="00BA5F6F">
        <w:rPr>
          <w:rFonts w:ascii="Courier New" w:hAnsi="Courier New" w:cs="Courier New"/>
          <w:b/>
        </w:rPr>
        <w:t>forEach</w:t>
      </w:r>
      <w:r>
        <w:t xml:space="preserve"> is set before the first call to </w:t>
      </w:r>
      <w:r w:rsidRPr="00F02209">
        <w:rPr>
          <w:rFonts w:ascii="Times New Roman" w:hAnsi="Times New Roman"/>
          <w:i/>
        </w:rPr>
        <w:t>callbackfn</w:t>
      </w:r>
      <w:r>
        <w:t xml:space="preserve">. Elements which are appended to the array after the call to </w:t>
      </w:r>
      <w:r w:rsidRPr="00BA5F6F">
        <w:rPr>
          <w:rFonts w:ascii="Courier New" w:hAnsi="Courier New" w:cs="Courier New"/>
          <w:b/>
        </w:rPr>
        <w:t>forEach</w:t>
      </w:r>
      <w:r>
        <w:t xml:space="preserve"> begins will not be visited by </w:t>
      </w:r>
      <w:r w:rsidRPr="00F02209">
        <w:rPr>
          <w:rFonts w:ascii="Times New Roman" w:hAnsi="Times New Roman"/>
          <w:i/>
        </w:rPr>
        <w:t>callbackfn</w:t>
      </w:r>
      <w:r>
        <w:t xml:space="preserve">. If existing elements of the array are changed, their value as passed to callback will be the value at the time </w:t>
      </w:r>
      <w:r w:rsidRPr="00BA5F6F">
        <w:rPr>
          <w:rFonts w:ascii="Courier New" w:hAnsi="Courier New" w:cs="Courier New"/>
          <w:b/>
        </w:rPr>
        <w:t>forEach</w:t>
      </w:r>
      <w:r>
        <w:t xml:space="preserve"> visits them; elements that are deleted after the call to </w:t>
      </w:r>
      <w:r w:rsidRPr="00BA5F6F">
        <w:rPr>
          <w:rFonts w:ascii="Courier New" w:hAnsi="Courier New" w:cs="Courier New"/>
          <w:b/>
        </w:rPr>
        <w:t>forEach</w:t>
      </w:r>
      <w:r>
        <w:t xml:space="preserve"> begins and before being visited are not visited.</w:t>
      </w:r>
    </w:p>
    <w:p w14:paraId="6898B43C" w14:textId="77777777" w:rsidR="004C02EF" w:rsidRDefault="004C02EF" w:rsidP="004C02EF">
      <w:r>
        <w:t xml:space="preserve">When the </w:t>
      </w:r>
      <w:r w:rsidRPr="00BA5F6F">
        <w:rPr>
          <w:rFonts w:ascii="Courier New" w:hAnsi="Courier New" w:cs="Courier New"/>
          <w:b/>
        </w:rPr>
        <w:t>forEach</w:t>
      </w:r>
      <w:r>
        <w:t xml:space="preserve"> method is called with one or two arguments, the following steps are taken:</w:t>
      </w:r>
    </w:p>
    <w:p w14:paraId="45474288" w14:textId="77777777" w:rsidR="004C02EF" w:rsidRPr="00AA0E90" w:rsidRDefault="004C02EF" w:rsidP="004C02EF">
      <w:pPr>
        <w:pStyle w:val="Alg4"/>
        <w:numPr>
          <w:ilvl w:val="0"/>
          <w:numId w:val="220"/>
        </w:numPr>
      </w:pPr>
      <w:r w:rsidRPr="00AA0E90">
        <w:t xml:space="preserve">Let </w:t>
      </w:r>
      <w:r w:rsidRPr="00AA0E90">
        <w:rPr>
          <w:i/>
        </w:rPr>
        <w:t>O</w:t>
      </w:r>
      <w:r w:rsidRPr="00AA0E90">
        <w:t xml:space="preserve"> be the result of calling ToObject passing the </w:t>
      </w:r>
      <w:r w:rsidRPr="00AA0E90">
        <w:rPr>
          <w:b/>
        </w:rPr>
        <w:t xml:space="preserve">this </w:t>
      </w:r>
      <w:r w:rsidRPr="00AA0E90">
        <w:t>value as the argument.</w:t>
      </w:r>
    </w:p>
    <w:p w14:paraId="59D021FD" w14:textId="77777777" w:rsidR="004C02EF" w:rsidRPr="00AA0E90" w:rsidRDefault="004C02EF" w:rsidP="004C02EF">
      <w:pPr>
        <w:pStyle w:val="Alg4"/>
        <w:numPr>
          <w:ilvl w:val="0"/>
          <w:numId w:val="220"/>
        </w:numPr>
      </w:pPr>
      <w:r w:rsidRPr="00AA0E90">
        <w:t xml:space="preserve">Let </w:t>
      </w:r>
      <w:r w:rsidRPr="00AA0E90">
        <w:rPr>
          <w:i/>
        </w:rPr>
        <w:t>lenValue</w:t>
      </w:r>
      <w:r w:rsidRPr="00AA0E90">
        <w:t xml:space="preserve">  be the result of calling the [[Get]] internal method of </w:t>
      </w:r>
      <w:r w:rsidRPr="00AA0E90">
        <w:rPr>
          <w:i/>
        </w:rPr>
        <w:t>O</w:t>
      </w:r>
      <w:r w:rsidRPr="00AA0E90">
        <w:t xml:space="preserve"> with the argument </w:t>
      </w:r>
      <w:r w:rsidRPr="003A1CEA">
        <w:rPr>
          <w:rFonts w:ascii="Courier New" w:hAnsi="Courier New" w:cs="Courier New"/>
          <w:b/>
        </w:rPr>
        <w:t>"length"</w:t>
      </w:r>
      <w:r w:rsidRPr="00AA0E90">
        <w:t>.</w:t>
      </w:r>
    </w:p>
    <w:p w14:paraId="20B4C4CC" w14:textId="77777777" w:rsidR="004C02EF" w:rsidRPr="00AA0E90" w:rsidRDefault="004C02EF" w:rsidP="004C02EF">
      <w:pPr>
        <w:pStyle w:val="Alg4"/>
        <w:numPr>
          <w:ilvl w:val="0"/>
          <w:numId w:val="220"/>
        </w:numPr>
      </w:pPr>
      <w:r w:rsidRPr="00AA0E90">
        <w:t xml:space="preserve">Let </w:t>
      </w:r>
      <w:r w:rsidRPr="00AA0E90">
        <w:rPr>
          <w:i/>
        </w:rPr>
        <w:t>len</w:t>
      </w:r>
      <w:r w:rsidRPr="00AA0E90">
        <w:t xml:space="preserve"> be ToUint32(</w:t>
      </w:r>
      <w:r w:rsidRPr="00AA0E90">
        <w:rPr>
          <w:i/>
        </w:rPr>
        <w:t>lenValue</w:t>
      </w:r>
      <w:r w:rsidRPr="00AA0E90">
        <w:t>).</w:t>
      </w:r>
    </w:p>
    <w:p w14:paraId="51EE9070" w14:textId="77777777" w:rsidR="004C02EF" w:rsidRPr="00AA0E90" w:rsidRDefault="004C02EF" w:rsidP="004C02EF">
      <w:pPr>
        <w:pStyle w:val="Alg4"/>
        <w:numPr>
          <w:ilvl w:val="0"/>
          <w:numId w:val="220"/>
        </w:numPr>
      </w:pPr>
      <w:r w:rsidRPr="00AA0E90">
        <w:t>If IsCallable(</w:t>
      </w:r>
      <w:r w:rsidRPr="00AA0E90">
        <w:rPr>
          <w:i/>
        </w:rPr>
        <w:t>callbackfn</w:t>
      </w:r>
      <w:r w:rsidRPr="00AA0E90">
        <w:t xml:space="preserve">) is </w:t>
      </w:r>
      <w:r w:rsidRPr="00AA0E90">
        <w:rPr>
          <w:b/>
        </w:rPr>
        <w:t>false</w:t>
      </w:r>
      <w:r w:rsidRPr="00AA0E90">
        <w:t xml:space="preserve">, throw a </w:t>
      </w:r>
      <w:r w:rsidRPr="00AA0E90">
        <w:rPr>
          <w:b/>
        </w:rPr>
        <w:t>TypeError</w:t>
      </w:r>
      <w:r w:rsidRPr="00AA0E90">
        <w:t xml:space="preserve"> exception.</w:t>
      </w:r>
    </w:p>
    <w:p w14:paraId="4827F9B8" w14:textId="77777777" w:rsidR="004C02EF" w:rsidRPr="00AA0E90" w:rsidRDefault="004C02EF" w:rsidP="004C02EF">
      <w:pPr>
        <w:pStyle w:val="Alg4"/>
        <w:numPr>
          <w:ilvl w:val="0"/>
          <w:numId w:val="220"/>
        </w:numPr>
      </w:pPr>
      <w:r w:rsidRPr="00AA0E90">
        <w:t xml:space="preserve">If </w:t>
      </w:r>
      <w:r w:rsidRPr="00AA0E90">
        <w:rPr>
          <w:i/>
        </w:rPr>
        <w:t>thisArg</w:t>
      </w:r>
      <w:r w:rsidRPr="00AA0E90">
        <w:t xml:space="preserve"> was supplied, let </w:t>
      </w:r>
      <w:r w:rsidRPr="00AA0E90">
        <w:rPr>
          <w:i/>
        </w:rPr>
        <w:t>T</w:t>
      </w:r>
      <w:r w:rsidRPr="00AA0E90">
        <w:t xml:space="preserve"> be </w:t>
      </w:r>
      <w:r w:rsidRPr="00AA0E90">
        <w:rPr>
          <w:i/>
        </w:rPr>
        <w:t>thisArg</w:t>
      </w:r>
      <w:r w:rsidRPr="00AA0E90">
        <w:t xml:space="preserve">; else let </w:t>
      </w:r>
      <w:r w:rsidRPr="00AA0E90">
        <w:rPr>
          <w:i/>
        </w:rPr>
        <w:t>T</w:t>
      </w:r>
      <w:r w:rsidRPr="00AA0E90">
        <w:t xml:space="preserve"> be </w:t>
      </w:r>
      <w:r w:rsidRPr="00AA0E90">
        <w:rPr>
          <w:b/>
        </w:rPr>
        <w:t>undefined</w:t>
      </w:r>
      <w:r w:rsidRPr="00AA0E90">
        <w:t>.</w:t>
      </w:r>
    </w:p>
    <w:p w14:paraId="40A3EA4D" w14:textId="77777777" w:rsidR="004C02EF" w:rsidRPr="00AA0E90" w:rsidRDefault="004C02EF" w:rsidP="004C02EF">
      <w:pPr>
        <w:pStyle w:val="Alg4"/>
        <w:numPr>
          <w:ilvl w:val="0"/>
          <w:numId w:val="220"/>
        </w:numPr>
      </w:pPr>
      <w:r w:rsidRPr="00AA0E90">
        <w:t xml:space="preserve">Let </w:t>
      </w:r>
      <w:r w:rsidRPr="00AA0E90">
        <w:rPr>
          <w:i/>
        </w:rPr>
        <w:t>k</w:t>
      </w:r>
      <w:r w:rsidRPr="00AA0E90">
        <w:t xml:space="preserve"> be 0.</w:t>
      </w:r>
    </w:p>
    <w:p w14:paraId="6B60595F" w14:textId="77777777" w:rsidR="004C02EF" w:rsidRPr="00AA0E90" w:rsidRDefault="004C02EF" w:rsidP="004C02EF">
      <w:pPr>
        <w:pStyle w:val="Alg4"/>
        <w:numPr>
          <w:ilvl w:val="0"/>
          <w:numId w:val="220"/>
        </w:numPr>
      </w:pPr>
      <w:r w:rsidRPr="00AA0E90">
        <w:t xml:space="preserve">Repeat, while </w:t>
      </w:r>
      <w:r w:rsidRPr="00AA0E90">
        <w:rPr>
          <w:i/>
        </w:rPr>
        <w:t xml:space="preserve">k </w:t>
      </w:r>
      <w:r w:rsidRPr="00AA0E90">
        <w:t xml:space="preserve">&lt; </w:t>
      </w:r>
      <w:r w:rsidRPr="00AA0E90">
        <w:rPr>
          <w:i/>
        </w:rPr>
        <w:t>len</w:t>
      </w:r>
    </w:p>
    <w:p w14:paraId="6A5183B3" w14:textId="77777777" w:rsidR="004C02EF" w:rsidRPr="00AA0E90" w:rsidRDefault="004C02EF" w:rsidP="004C02EF">
      <w:pPr>
        <w:pStyle w:val="Alg4"/>
        <w:numPr>
          <w:ilvl w:val="1"/>
          <w:numId w:val="220"/>
        </w:numPr>
      </w:pPr>
      <w:r w:rsidRPr="00AA0E90">
        <w:t xml:space="preserve">Let </w:t>
      </w:r>
      <w:r w:rsidRPr="00AA0E90">
        <w:rPr>
          <w:i/>
        </w:rPr>
        <w:t>Pk</w:t>
      </w:r>
      <w:r w:rsidRPr="00AA0E90">
        <w:t xml:space="preserve"> be ToString(</w:t>
      </w:r>
      <w:r w:rsidRPr="00AA0E90">
        <w:rPr>
          <w:i/>
        </w:rPr>
        <w:t>k</w:t>
      </w:r>
      <w:r w:rsidRPr="00AA0E90">
        <w:t>).</w:t>
      </w:r>
    </w:p>
    <w:p w14:paraId="54366356" w14:textId="77777777" w:rsidR="004C02EF" w:rsidRPr="00AA0E90" w:rsidRDefault="004C02EF" w:rsidP="004C02EF">
      <w:pPr>
        <w:pStyle w:val="Alg4"/>
        <w:numPr>
          <w:ilvl w:val="1"/>
          <w:numId w:val="220"/>
        </w:numPr>
      </w:pPr>
      <w:r w:rsidRPr="00AA0E90">
        <w:t xml:space="preserve">Let </w:t>
      </w:r>
      <w:r w:rsidRPr="00AA0E90">
        <w:rPr>
          <w:i/>
        </w:rPr>
        <w:t>kPresent</w:t>
      </w:r>
      <w:r w:rsidRPr="00AA0E90">
        <w:t xml:space="preserve"> be the result of calling the [[HasProperty]] internal method of </w:t>
      </w:r>
      <w:r w:rsidRPr="00AA0E90">
        <w:rPr>
          <w:i/>
        </w:rPr>
        <w:t>O</w:t>
      </w:r>
      <w:r w:rsidRPr="00AA0E90">
        <w:t xml:space="preserve"> with argument </w:t>
      </w:r>
      <w:r w:rsidRPr="00AA0E90">
        <w:rPr>
          <w:i/>
        </w:rPr>
        <w:t>Pk</w:t>
      </w:r>
      <w:r w:rsidRPr="00AA0E90">
        <w:t>.</w:t>
      </w:r>
    </w:p>
    <w:p w14:paraId="458DB701" w14:textId="77777777" w:rsidR="004C02EF" w:rsidRPr="00AA0E90" w:rsidRDefault="004C02EF" w:rsidP="004C02EF">
      <w:pPr>
        <w:pStyle w:val="Alg4"/>
        <w:numPr>
          <w:ilvl w:val="1"/>
          <w:numId w:val="220"/>
        </w:numPr>
      </w:pPr>
      <w:r w:rsidRPr="00AA0E90">
        <w:t xml:space="preserve">If </w:t>
      </w:r>
      <w:r w:rsidRPr="00AA0E90">
        <w:rPr>
          <w:i/>
        </w:rPr>
        <w:t>kPresent</w:t>
      </w:r>
      <w:r w:rsidRPr="00AA0E90">
        <w:t xml:space="preserve"> is </w:t>
      </w:r>
      <w:r w:rsidRPr="00AA0E90">
        <w:rPr>
          <w:b/>
        </w:rPr>
        <w:t>true</w:t>
      </w:r>
      <w:r w:rsidRPr="00AA0E90">
        <w:t>, then</w:t>
      </w:r>
    </w:p>
    <w:p w14:paraId="68B27641" w14:textId="77777777" w:rsidR="004C02EF" w:rsidRPr="00AA0E90" w:rsidRDefault="004C02EF" w:rsidP="004C02EF">
      <w:pPr>
        <w:pStyle w:val="Alg4"/>
        <w:numPr>
          <w:ilvl w:val="2"/>
          <w:numId w:val="220"/>
        </w:numPr>
        <w:tabs>
          <w:tab w:val="left" w:pos="2520"/>
        </w:tabs>
      </w:pPr>
      <w:r w:rsidRPr="00AA0E90">
        <w:t xml:space="preserve">Let </w:t>
      </w:r>
      <w:r w:rsidRPr="00AA0E90">
        <w:rPr>
          <w:i/>
        </w:rPr>
        <w:t>kValue</w:t>
      </w:r>
      <w:r w:rsidRPr="00AA0E90">
        <w:t xml:space="preserve"> be the result of calling the [[Get]] internal method of </w:t>
      </w:r>
      <w:r w:rsidRPr="00AA0E90">
        <w:rPr>
          <w:i/>
        </w:rPr>
        <w:t>O</w:t>
      </w:r>
      <w:r w:rsidRPr="00AA0E90">
        <w:t xml:space="preserve"> with argument </w:t>
      </w:r>
      <w:r w:rsidRPr="00AA0E90">
        <w:rPr>
          <w:i/>
        </w:rPr>
        <w:t>Pk</w:t>
      </w:r>
      <w:r w:rsidRPr="00AA0E90">
        <w:t>.</w:t>
      </w:r>
    </w:p>
    <w:p w14:paraId="216F941A" w14:textId="77777777" w:rsidR="004C02EF" w:rsidRPr="00AA0E90" w:rsidRDefault="004C02EF" w:rsidP="004C02EF">
      <w:pPr>
        <w:pStyle w:val="Alg4"/>
        <w:numPr>
          <w:ilvl w:val="2"/>
          <w:numId w:val="220"/>
        </w:numPr>
        <w:tabs>
          <w:tab w:val="left" w:pos="2520"/>
        </w:tabs>
      </w:pPr>
      <w:r w:rsidRPr="00AA0E90">
        <w:t xml:space="preserve">Call the [[Call]] internal method of </w:t>
      </w:r>
      <w:r w:rsidRPr="00AA0E90">
        <w:rPr>
          <w:i/>
        </w:rPr>
        <w:t>callbackfn</w:t>
      </w:r>
      <w:r w:rsidRPr="00AA0E90">
        <w:t xml:space="preserve"> with </w:t>
      </w:r>
      <w:r w:rsidRPr="00AA0E90">
        <w:rPr>
          <w:i/>
        </w:rPr>
        <w:t>T</w:t>
      </w:r>
      <w:r w:rsidRPr="00AA0E90">
        <w:t xml:space="preserve"> as the </w:t>
      </w:r>
      <w:r w:rsidRPr="00AA0E90">
        <w:rPr>
          <w:b/>
        </w:rPr>
        <w:t>this</w:t>
      </w:r>
      <w:r w:rsidRPr="00AA0E90">
        <w:t xml:space="preserve"> value and argument list containing </w:t>
      </w:r>
      <w:r w:rsidRPr="00AA0E90">
        <w:rPr>
          <w:i/>
        </w:rPr>
        <w:t>kValue</w:t>
      </w:r>
      <w:r w:rsidRPr="00AA0E90">
        <w:t xml:space="preserve">, </w:t>
      </w:r>
      <w:r w:rsidRPr="00AA0E90">
        <w:rPr>
          <w:i/>
        </w:rPr>
        <w:t>k</w:t>
      </w:r>
      <w:r w:rsidRPr="00AA0E90">
        <w:t xml:space="preserve">, and </w:t>
      </w:r>
      <w:r w:rsidRPr="00AA0E90">
        <w:rPr>
          <w:i/>
        </w:rPr>
        <w:t>O</w:t>
      </w:r>
      <w:r w:rsidRPr="00AA0E90">
        <w:t>.</w:t>
      </w:r>
    </w:p>
    <w:p w14:paraId="50915FEB" w14:textId="77777777" w:rsidR="004C02EF" w:rsidRPr="00AA0E90" w:rsidRDefault="004C02EF" w:rsidP="004C02EF">
      <w:pPr>
        <w:pStyle w:val="Alg4"/>
        <w:numPr>
          <w:ilvl w:val="1"/>
          <w:numId w:val="220"/>
        </w:numPr>
      </w:pPr>
      <w:r w:rsidRPr="00AA0E90">
        <w:t xml:space="preserve">Increase </w:t>
      </w:r>
      <w:r w:rsidRPr="00AA0E90">
        <w:rPr>
          <w:i/>
        </w:rPr>
        <w:t>k</w:t>
      </w:r>
      <w:r w:rsidRPr="00AA0E90">
        <w:t xml:space="preserve"> by 1.</w:t>
      </w:r>
    </w:p>
    <w:p w14:paraId="7419963B" w14:textId="77777777" w:rsidR="004C02EF" w:rsidRPr="00AA0E90" w:rsidRDefault="004C02EF" w:rsidP="004C02EF">
      <w:pPr>
        <w:pStyle w:val="Alg4"/>
        <w:numPr>
          <w:ilvl w:val="0"/>
          <w:numId w:val="220"/>
        </w:numPr>
        <w:spacing w:after="120"/>
      </w:pPr>
      <w:r w:rsidRPr="00AA0E90">
        <w:t>Return</w:t>
      </w:r>
      <w:r>
        <w:t xml:space="preserve"> </w:t>
      </w:r>
      <w:r w:rsidRPr="00AA0E90">
        <w:rPr>
          <w:b/>
        </w:rPr>
        <w:t>undefined</w:t>
      </w:r>
      <w:r w:rsidRPr="00AA0E90">
        <w:t>.</w:t>
      </w:r>
    </w:p>
    <w:p w14:paraId="14A549CD"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forEach</w:t>
      </w:r>
      <w:r>
        <w:t xml:space="preserve"> method is </w:t>
      </w:r>
      <w:r>
        <w:rPr>
          <w:b/>
        </w:rPr>
        <w:t>1</w:t>
      </w:r>
      <w:r>
        <w:t>.</w:t>
      </w:r>
    </w:p>
    <w:p w14:paraId="240CF466" w14:textId="77777777" w:rsidR="004C02EF" w:rsidRPr="00BA5F6F" w:rsidRDefault="004C02EF" w:rsidP="004C02EF">
      <w:pPr>
        <w:pStyle w:val="Note"/>
      </w:pPr>
      <w:r w:rsidRPr="00AA0E90">
        <w:t>NOTE</w:t>
      </w:r>
      <w:r w:rsidRPr="00AA0E90">
        <w:tab/>
        <w:t xml:space="preserve">The </w:t>
      </w:r>
      <w:r w:rsidRPr="00AA0E90">
        <w:rPr>
          <w:rFonts w:ascii="Courier New" w:hAnsi="Courier New" w:cs="Courier New"/>
          <w:b/>
        </w:rPr>
        <w:t>forEach</w:t>
      </w:r>
      <w:r w:rsidRPr="00AA0E90">
        <w:rPr>
          <w:b/>
        </w:rPr>
        <w:t xml:space="preserve"> </w:t>
      </w:r>
      <w:r w:rsidRPr="00AA0E90">
        <w:t xml:space="preserve">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cs="Courier New"/>
          <w:b/>
        </w:rPr>
        <w:t>forEach</w:t>
      </w:r>
      <w:r w:rsidRPr="00AA0E90">
        <w:rPr>
          <w:b/>
        </w:rPr>
        <w:t xml:space="preserve"> </w:t>
      </w:r>
      <w:r w:rsidRPr="00AA0E90">
        <w:t>function can be applied successfully to a host object is implementation-dependent.</w:t>
      </w:r>
    </w:p>
    <w:p w14:paraId="2008A601" w14:textId="77777777" w:rsidR="004C02EF" w:rsidRDefault="004C02EF" w:rsidP="004C02EF">
      <w:pPr>
        <w:pStyle w:val="40"/>
        <w:numPr>
          <w:ilvl w:val="0"/>
          <w:numId w:val="0"/>
        </w:numPr>
      </w:pPr>
      <w:r>
        <w:t>15.4.4.19</w:t>
      </w:r>
      <w:r>
        <w:tab/>
        <w:t>Array.prototype.map ( callbackfn [ , thisArg ] )</w:t>
      </w:r>
    </w:p>
    <w:p w14:paraId="06D529A4" w14:textId="77777777" w:rsidR="004C02EF" w:rsidRDefault="004C02EF" w:rsidP="004C02EF">
      <w:r w:rsidRPr="00F02209">
        <w:rPr>
          <w:rFonts w:ascii="Times New Roman" w:hAnsi="Times New Roman"/>
          <w:i/>
        </w:rPr>
        <w:t xml:space="preserve">callbackfn </w:t>
      </w:r>
      <w:r w:rsidRPr="009E775D">
        <w:t xml:space="preserve">should be a function that </w:t>
      </w:r>
      <w:r>
        <w:t>accepts three arguments</w:t>
      </w:r>
      <w:r w:rsidRPr="00665412">
        <w:t>.</w:t>
      </w:r>
      <w:r>
        <w:t xml:space="preserve"> </w:t>
      </w:r>
      <w:r w:rsidRPr="00AE6EC3">
        <w:rPr>
          <w:rFonts w:ascii="Courier New" w:hAnsi="Courier New" w:cs="Courier New"/>
          <w:b/>
        </w:rPr>
        <w:t>map</w:t>
      </w:r>
      <w:r>
        <w:t xml:space="preserve"> calls </w:t>
      </w:r>
      <w:r w:rsidRPr="00F02209">
        <w:rPr>
          <w:rFonts w:ascii="Times New Roman" w:hAnsi="Times New Roman"/>
          <w:i/>
        </w:rPr>
        <w:t>callbackfn</w:t>
      </w:r>
      <w:r>
        <w:t xml:space="preserve"> once for each element in the array, in ascending order, and constructs a new Array from the results. </w:t>
      </w:r>
      <w:r w:rsidRPr="00F02209">
        <w:rPr>
          <w:rFonts w:ascii="Times New Roman" w:hAnsi="Times New Roman"/>
          <w:i/>
        </w:rPr>
        <w:t>callbackfn</w:t>
      </w:r>
      <w:r>
        <w:t xml:space="preserve"> is called only for elements of the array which actually exist; it is not called for missing elements of the array.</w:t>
      </w:r>
    </w:p>
    <w:p w14:paraId="3AAB31AD" w14:textId="77777777" w:rsidR="004C02EF" w:rsidRDefault="004C02EF" w:rsidP="004C02EF">
      <w:r w:rsidRPr="00D71808">
        <w:t xml:space="preserve">If a </w:t>
      </w:r>
      <w:r w:rsidRPr="00F02209">
        <w:rPr>
          <w:rFonts w:ascii="Times New Roman" w:hAnsi="Times New Roman"/>
          <w:i/>
        </w:rPr>
        <w:t>thisArg</w:t>
      </w:r>
      <w:r w:rsidRPr="00D71808">
        <w:t xml:space="preserve"> parameter is provided, it will be used as the </w:t>
      </w:r>
      <w:r w:rsidRPr="00AD3F00">
        <w:rPr>
          <w:b/>
        </w:rPr>
        <w:t xml:space="preserve">this </w:t>
      </w:r>
      <w:r w:rsidRPr="00F3727E">
        <w:t>value</w:t>
      </w:r>
      <w:r>
        <w:rPr>
          <w:b/>
        </w:rPr>
        <w:t xml:space="preserve"> </w:t>
      </w:r>
      <w:r w:rsidRPr="00D71808">
        <w:t xml:space="preserve">for each invocation of </w:t>
      </w:r>
      <w:r w:rsidRPr="00F02209">
        <w:rPr>
          <w:rFonts w:ascii="Times New Roman" w:hAnsi="Times New Roman"/>
          <w:i/>
        </w:rPr>
        <w:t>callbackfn</w:t>
      </w:r>
      <w:r w:rsidRPr="00D71808">
        <w:t xml:space="preserve">. If it is not provided, </w:t>
      </w:r>
      <w:r w:rsidRPr="00F3727E">
        <w:rPr>
          <w:b/>
        </w:rPr>
        <w:t>undefined</w:t>
      </w:r>
      <w:r>
        <w:t xml:space="preserve"> </w:t>
      </w:r>
      <w:r w:rsidRPr="00D71808">
        <w:t>is used instead.</w:t>
      </w:r>
    </w:p>
    <w:p w14:paraId="549D7D0F" w14:textId="77777777" w:rsidR="004C02EF" w:rsidRDefault="004C02EF" w:rsidP="004C02EF">
      <w:r w:rsidRPr="00F02209">
        <w:rPr>
          <w:rFonts w:ascii="Times New Roman" w:hAnsi="Times New Roman"/>
          <w:i/>
        </w:rPr>
        <w:t>callbackfn</w:t>
      </w:r>
      <w:r>
        <w:t xml:space="preserve"> is called with three arguments: the value of the element, the index of the element, and the object being traversed.</w:t>
      </w:r>
    </w:p>
    <w:p w14:paraId="38D37FAB" w14:textId="77777777" w:rsidR="004C02EF" w:rsidRDefault="004C02EF" w:rsidP="004C02EF">
      <w:r w:rsidRPr="00AE6EC3">
        <w:rPr>
          <w:rFonts w:ascii="Courier New" w:hAnsi="Courier New" w:cs="Courier New"/>
          <w:b/>
        </w:rPr>
        <w:t>map</w:t>
      </w:r>
      <w:r>
        <w:t xml:space="preserve"> does not directly mutate the object on which it is called but the object may be mutated by the calls to </w:t>
      </w:r>
      <w:r w:rsidRPr="00F02209">
        <w:rPr>
          <w:rFonts w:ascii="Times New Roman" w:hAnsi="Times New Roman"/>
          <w:i/>
        </w:rPr>
        <w:t>callbackfn</w:t>
      </w:r>
      <w:r>
        <w:t>.</w:t>
      </w:r>
    </w:p>
    <w:p w14:paraId="24D58715" w14:textId="77777777" w:rsidR="004C02EF" w:rsidRDefault="004C02EF" w:rsidP="004C02EF">
      <w:r>
        <w:t xml:space="preserve">The range of elements processed by </w:t>
      </w:r>
      <w:r w:rsidRPr="00AE6EC3">
        <w:rPr>
          <w:rFonts w:ascii="Courier New" w:hAnsi="Courier New" w:cs="Courier New"/>
          <w:b/>
        </w:rPr>
        <w:t>map</w:t>
      </w:r>
      <w:r>
        <w:t xml:space="preserve"> is set before the first call to </w:t>
      </w:r>
      <w:r w:rsidRPr="00F02209">
        <w:rPr>
          <w:rFonts w:ascii="Times New Roman" w:hAnsi="Times New Roman"/>
          <w:i/>
        </w:rPr>
        <w:t>callbackfn</w:t>
      </w:r>
      <w:r>
        <w:t xml:space="preserve">. Elements which are appended to the array after the call to </w:t>
      </w:r>
      <w:r w:rsidRPr="00AE6EC3">
        <w:rPr>
          <w:rFonts w:ascii="Courier New" w:hAnsi="Courier New" w:cs="Courier New"/>
          <w:b/>
        </w:rPr>
        <w:t>map</w:t>
      </w:r>
      <w:r>
        <w:t xml:space="preserve"> begins will not be visited by </w:t>
      </w:r>
      <w:r w:rsidRPr="00F02209">
        <w:rPr>
          <w:rFonts w:ascii="Times New Roman" w:hAnsi="Times New Roman"/>
          <w:i/>
        </w:rPr>
        <w:t>callbackfn</w:t>
      </w:r>
      <w:r>
        <w:t xml:space="preserve">. If existing elements of the array are changed, their value as passed to </w:t>
      </w:r>
      <w:r w:rsidRPr="00F02209">
        <w:rPr>
          <w:rFonts w:ascii="Times New Roman" w:hAnsi="Times New Roman"/>
          <w:i/>
        </w:rPr>
        <w:t>callbackfn</w:t>
      </w:r>
      <w:r>
        <w:t xml:space="preserve"> will be the value at the time </w:t>
      </w:r>
      <w:r w:rsidRPr="00AE6EC3">
        <w:rPr>
          <w:rFonts w:ascii="Courier New" w:hAnsi="Courier New" w:cs="Courier New"/>
          <w:b/>
        </w:rPr>
        <w:t>map</w:t>
      </w:r>
      <w:r>
        <w:t xml:space="preserve"> visits them; elements that are deleted after the call to </w:t>
      </w:r>
      <w:r w:rsidRPr="00AE6EC3">
        <w:rPr>
          <w:rFonts w:ascii="Courier New" w:hAnsi="Courier New" w:cs="Courier New"/>
          <w:b/>
        </w:rPr>
        <w:t>map</w:t>
      </w:r>
      <w:r>
        <w:t xml:space="preserve"> begins and before being visited are not visited.</w:t>
      </w:r>
    </w:p>
    <w:p w14:paraId="2EAC00CE" w14:textId="77777777" w:rsidR="004C02EF" w:rsidRDefault="004C02EF" w:rsidP="004C02EF">
      <w:r>
        <w:t xml:space="preserve">When the </w:t>
      </w:r>
      <w:r w:rsidRPr="00AE6EC3">
        <w:rPr>
          <w:rFonts w:ascii="Courier New" w:hAnsi="Courier New" w:cs="Courier New"/>
          <w:b/>
        </w:rPr>
        <w:t>map</w:t>
      </w:r>
      <w:r>
        <w:t xml:space="preserve"> method is called with one or two arguments, the following steps are taken:</w:t>
      </w:r>
      <w:r w:rsidRPr="00087CD1">
        <w:t xml:space="preserve"> </w:t>
      </w:r>
    </w:p>
    <w:p w14:paraId="17A79FF4" w14:textId="77777777" w:rsidR="004C02EF" w:rsidRPr="00AA0E90" w:rsidRDefault="004C02EF" w:rsidP="004C02EF">
      <w:pPr>
        <w:pStyle w:val="Alg4"/>
        <w:numPr>
          <w:ilvl w:val="0"/>
          <w:numId w:val="221"/>
        </w:numPr>
      </w:pPr>
      <w:r w:rsidRPr="00AA0E90">
        <w:t xml:space="preserve">Let </w:t>
      </w:r>
      <w:r w:rsidRPr="00AA0E90">
        <w:rPr>
          <w:i/>
        </w:rPr>
        <w:t>O</w:t>
      </w:r>
      <w:r w:rsidRPr="00AA0E90">
        <w:t xml:space="preserve"> be the result of calling ToObject passing the </w:t>
      </w:r>
      <w:r w:rsidRPr="00AA0E90">
        <w:rPr>
          <w:b/>
        </w:rPr>
        <w:t xml:space="preserve">this </w:t>
      </w:r>
      <w:r w:rsidRPr="00AA0E90">
        <w:t>value as the argument.</w:t>
      </w:r>
    </w:p>
    <w:p w14:paraId="14B00133" w14:textId="77777777" w:rsidR="004C02EF" w:rsidRPr="00AA0E90" w:rsidRDefault="004C02EF" w:rsidP="004C02EF">
      <w:pPr>
        <w:pStyle w:val="Alg4"/>
        <w:numPr>
          <w:ilvl w:val="0"/>
          <w:numId w:val="221"/>
        </w:numPr>
      </w:pPr>
      <w:r w:rsidRPr="00AA0E90">
        <w:t xml:space="preserve">Let </w:t>
      </w:r>
      <w:r w:rsidRPr="00AA0E90">
        <w:rPr>
          <w:i/>
        </w:rPr>
        <w:t>lenValue</w:t>
      </w:r>
      <w:r w:rsidRPr="00AA0E90">
        <w:t xml:space="preserve">  be the result of calling the [[Get]] internal method of </w:t>
      </w:r>
      <w:r w:rsidRPr="00AA0E90">
        <w:rPr>
          <w:i/>
        </w:rPr>
        <w:t>O</w:t>
      </w:r>
      <w:r w:rsidRPr="00AA0E90">
        <w:t xml:space="preserve"> with the argument </w:t>
      </w:r>
      <w:r w:rsidRPr="003A1CEA">
        <w:rPr>
          <w:rFonts w:ascii="Courier New" w:hAnsi="Courier New" w:cs="Courier New"/>
          <w:b/>
        </w:rPr>
        <w:t>"length"</w:t>
      </w:r>
      <w:r w:rsidRPr="00AA0E90">
        <w:t>.</w:t>
      </w:r>
    </w:p>
    <w:p w14:paraId="3F2AC5CA" w14:textId="77777777" w:rsidR="004C02EF" w:rsidRPr="00AA0E90" w:rsidRDefault="004C02EF" w:rsidP="004C02EF">
      <w:pPr>
        <w:pStyle w:val="Alg4"/>
        <w:numPr>
          <w:ilvl w:val="0"/>
          <w:numId w:val="221"/>
        </w:numPr>
      </w:pPr>
      <w:r w:rsidRPr="00AA0E90">
        <w:t xml:space="preserve">Let </w:t>
      </w:r>
      <w:r w:rsidRPr="00AA0E90">
        <w:rPr>
          <w:i/>
        </w:rPr>
        <w:t>len</w:t>
      </w:r>
      <w:r w:rsidRPr="00AA0E90">
        <w:t xml:space="preserve"> be ToUint32(</w:t>
      </w:r>
      <w:r w:rsidRPr="00AA0E90">
        <w:rPr>
          <w:i/>
        </w:rPr>
        <w:t>lenValue</w:t>
      </w:r>
      <w:r w:rsidRPr="00AA0E90">
        <w:t>).</w:t>
      </w:r>
    </w:p>
    <w:p w14:paraId="66F29C10" w14:textId="77777777" w:rsidR="004C02EF" w:rsidRPr="00AA0E90" w:rsidRDefault="004C02EF" w:rsidP="004C02EF">
      <w:pPr>
        <w:pStyle w:val="Alg4"/>
        <w:numPr>
          <w:ilvl w:val="0"/>
          <w:numId w:val="221"/>
        </w:numPr>
      </w:pPr>
      <w:r w:rsidRPr="00AA0E90">
        <w:t>If IsCallable(</w:t>
      </w:r>
      <w:r w:rsidRPr="00AA0E90">
        <w:rPr>
          <w:i/>
        </w:rPr>
        <w:t>callbackfn</w:t>
      </w:r>
      <w:r w:rsidRPr="00AA0E90">
        <w:t xml:space="preserve">) is </w:t>
      </w:r>
      <w:r w:rsidRPr="00AA0E90">
        <w:rPr>
          <w:b/>
        </w:rPr>
        <w:t>false</w:t>
      </w:r>
      <w:r w:rsidRPr="00AA0E90">
        <w:t xml:space="preserve">, throw a </w:t>
      </w:r>
      <w:r w:rsidRPr="00AA0E90">
        <w:rPr>
          <w:b/>
        </w:rPr>
        <w:t>TypeError</w:t>
      </w:r>
      <w:r w:rsidRPr="00AA0E90">
        <w:t xml:space="preserve"> exception.</w:t>
      </w:r>
    </w:p>
    <w:p w14:paraId="045A0F2C" w14:textId="77777777" w:rsidR="004C02EF" w:rsidRPr="00AA0E90" w:rsidRDefault="004C02EF" w:rsidP="004C02EF">
      <w:pPr>
        <w:pStyle w:val="Alg4"/>
        <w:numPr>
          <w:ilvl w:val="0"/>
          <w:numId w:val="221"/>
        </w:numPr>
      </w:pPr>
      <w:r w:rsidRPr="00AA0E90">
        <w:t xml:space="preserve">If </w:t>
      </w:r>
      <w:r w:rsidRPr="00AA0E90">
        <w:rPr>
          <w:i/>
        </w:rPr>
        <w:t>thisArg</w:t>
      </w:r>
      <w:r w:rsidRPr="00AA0E90">
        <w:t xml:space="preserve"> was supplied, let </w:t>
      </w:r>
      <w:r w:rsidRPr="00AA0E90">
        <w:rPr>
          <w:i/>
        </w:rPr>
        <w:t>T</w:t>
      </w:r>
      <w:r w:rsidRPr="00AA0E90">
        <w:t xml:space="preserve"> be </w:t>
      </w:r>
      <w:r w:rsidRPr="00AA0E90">
        <w:rPr>
          <w:i/>
        </w:rPr>
        <w:t>thisArg</w:t>
      </w:r>
      <w:r w:rsidRPr="00AA0E90">
        <w:t xml:space="preserve">; else let </w:t>
      </w:r>
      <w:r w:rsidRPr="00AA0E90">
        <w:rPr>
          <w:i/>
        </w:rPr>
        <w:t>T</w:t>
      </w:r>
      <w:r w:rsidRPr="00AA0E90">
        <w:t xml:space="preserve"> be </w:t>
      </w:r>
      <w:r w:rsidRPr="00AA0E90">
        <w:rPr>
          <w:b/>
        </w:rPr>
        <w:t>undefined</w:t>
      </w:r>
      <w:r w:rsidRPr="00AA0E90">
        <w:t>.</w:t>
      </w:r>
    </w:p>
    <w:p w14:paraId="0E04BA0B" w14:textId="77777777" w:rsidR="004C02EF" w:rsidRPr="00AA0E90" w:rsidRDefault="004C02EF" w:rsidP="004C02EF">
      <w:pPr>
        <w:pStyle w:val="Alg4"/>
        <w:numPr>
          <w:ilvl w:val="0"/>
          <w:numId w:val="221"/>
        </w:numPr>
      </w:pPr>
      <w:r w:rsidRPr="00AA0E90">
        <w:t xml:space="preserve">Let </w:t>
      </w:r>
      <w:r w:rsidRPr="00AA0E90">
        <w:rPr>
          <w:i/>
        </w:rPr>
        <w:t>A</w:t>
      </w:r>
      <w:r w:rsidRPr="00AA0E90">
        <w:t xml:space="preserve"> be a new array created as if by the expression </w:t>
      </w:r>
      <w:r>
        <w:rPr>
          <w:rFonts w:ascii="Courier New" w:hAnsi="Courier New"/>
          <w:b/>
        </w:rPr>
        <w:t>new Array(</w:t>
      </w:r>
      <w:r w:rsidRPr="00AA0E90">
        <w:rPr>
          <w:i/>
        </w:rPr>
        <w:t>len</w:t>
      </w:r>
      <w:r>
        <w:rPr>
          <w:rFonts w:ascii="Courier New" w:hAnsi="Courier New"/>
          <w:b/>
        </w:rPr>
        <w:t>)</w:t>
      </w:r>
      <w:r w:rsidRPr="00AA0E90">
        <w:t xml:space="preserve"> where </w:t>
      </w:r>
      <w:r w:rsidRPr="00FE35A1">
        <w:rPr>
          <w:rFonts w:ascii="Courier New" w:hAnsi="Courier New" w:cs="Courier New"/>
          <w:b/>
        </w:rPr>
        <w:t>Array</w:t>
      </w:r>
      <w:r w:rsidRPr="00AA0E90">
        <w:t xml:space="preserve"> is the standard built-in constructor with that name and </w:t>
      </w:r>
      <w:r w:rsidRPr="00AA0E90">
        <w:rPr>
          <w:i/>
        </w:rPr>
        <w:t>len</w:t>
      </w:r>
      <w:r w:rsidRPr="00AA0E90">
        <w:t xml:space="preserve"> is the value of </w:t>
      </w:r>
      <w:r w:rsidRPr="00AA0E90">
        <w:rPr>
          <w:i/>
        </w:rPr>
        <w:t>len</w:t>
      </w:r>
      <w:r w:rsidRPr="00AA0E90">
        <w:t>.</w:t>
      </w:r>
    </w:p>
    <w:p w14:paraId="6661EE2B" w14:textId="77777777" w:rsidR="004C02EF" w:rsidRPr="00AA0E90" w:rsidRDefault="004C02EF" w:rsidP="004C02EF">
      <w:pPr>
        <w:pStyle w:val="Alg4"/>
        <w:numPr>
          <w:ilvl w:val="0"/>
          <w:numId w:val="221"/>
        </w:numPr>
      </w:pPr>
      <w:r w:rsidRPr="00AA0E90">
        <w:t xml:space="preserve">Let </w:t>
      </w:r>
      <w:r w:rsidRPr="00AA0E90">
        <w:rPr>
          <w:i/>
        </w:rPr>
        <w:t>k</w:t>
      </w:r>
      <w:r w:rsidRPr="00AA0E90">
        <w:t xml:space="preserve"> be 0.</w:t>
      </w:r>
    </w:p>
    <w:p w14:paraId="55FACDF9" w14:textId="77777777" w:rsidR="004C02EF" w:rsidRPr="00AA0E90" w:rsidRDefault="004C02EF" w:rsidP="004C02EF">
      <w:pPr>
        <w:pStyle w:val="Alg4"/>
        <w:numPr>
          <w:ilvl w:val="0"/>
          <w:numId w:val="221"/>
        </w:numPr>
      </w:pPr>
      <w:r w:rsidRPr="00AA0E90">
        <w:t xml:space="preserve">Repeat, while </w:t>
      </w:r>
      <w:r w:rsidRPr="00AA0E90">
        <w:rPr>
          <w:i/>
        </w:rPr>
        <w:t xml:space="preserve">k </w:t>
      </w:r>
      <w:r w:rsidRPr="00AA0E90">
        <w:t xml:space="preserve">&lt; </w:t>
      </w:r>
      <w:r w:rsidRPr="00AA0E90">
        <w:rPr>
          <w:i/>
        </w:rPr>
        <w:t>len</w:t>
      </w:r>
    </w:p>
    <w:p w14:paraId="11BCA7F2" w14:textId="77777777" w:rsidR="004C02EF" w:rsidRPr="00AA0E90" w:rsidRDefault="004C02EF" w:rsidP="004C02EF">
      <w:pPr>
        <w:pStyle w:val="Alg4"/>
        <w:numPr>
          <w:ilvl w:val="1"/>
          <w:numId w:val="221"/>
        </w:numPr>
      </w:pPr>
      <w:r w:rsidRPr="00AA0E90">
        <w:t xml:space="preserve">Let </w:t>
      </w:r>
      <w:r w:rsidRPr="00AA0E90">
        <w:rPr>
          <w:i/>
        </w:rPr>
        <w:t>Pk</w:t>
      </w:r>
      <w:r w:rsidRPr="00AA0E90">
        <w:t xml:space="preserve"> be ToString(</w:t>
      </w:r>
      <w:r w:rsidRPr="00AA0E90">
        <w:rPr>
          <w:i/>
        </w:rPr>
        <w:t>k</w:t>
      </w:r>
      <w:r w:rsidRPr="00AA0E90">
        <w:t>).</w:t>
      </w:r>
    </w:p>
    <w:p w14:paraId="0D83A444" w14:textId="77777777" w:rsidR="004C02EF" w:rsidRPr="00AA0E90" w:rsidRDefault="004C02EF" w:rsidP="004C02EF">
      <w:pPr>
        <w:pStyle w:val="Alg4"/>
        <w:numPr>
          <w:ilvl w:val="1"/>
          <w:numId w:val="221"/>
        </w:numPr>
      </w:pPr>
      <w:r w:rsidRPr="00AA0E90">
        <w:t xml:space="preserve">Let </w:t>
      </w:r>
      <w:r w:rsidRPr="00AA0E90">
        <w:rPr>
          <w:i/>
        </w:rPr>
        <w:t>kPresent</w:t>
      </w:r>
      <w:r w:rsidRPr="00AA0E90">
        <w:t xml:space="preserve"> be the result of calling the [[HasProperty]] internal method of </w:t>
      </w:r>
      <w:r w:rsidRPr="00AA0E90">
        <w:rPr>
          <w:i/>
        </w:rPr>
        <w:t>O</w:t>
      </w:r>
      <w:r w:rsidRPr="00AA0E90">
        <w:t xml:space="preserve"> with argument </w:t>
      </w:r>
      <w:r w:rsidRPr="00AA0E90">
        <w:rPr>
          <w:i/>
        </w:rPr>
        <w:t>Pk</w:t>
      </w:r>
      <w:r w:rsidRPr="00AA0E90">
        <w:t>.</w:t>
      </w:r>
    </w:p>
    <w:p w14:paraId="0E4184C5" w14:textId="77777777" w:rsidR="004C02EF" w:rsidRPr="00AA0E90" w:rsidRDefault="004C02EF" w:rsidP="004C02EF">
      <w:pPr>
        <w:pStyle w:val="Alg4"/>
        <w:numPr>
          <w:ilvl w:val="1"/>
          <w:numId w:val="221"/>
        </w:numPr>
      </w:pPr>
      <w:r w:rsidRPr="00AA0E90">
        <w:t xml:space="preserve">If </w:t>
      </w:r>
      <w:r w:rsidRPr="00AA0E90">
        <w:rPr>
          <w:i/>
        </w:rPr>
        <w:t>kPresent</w:t>
      </w:r>
      <w:r w:rsidRPr="00AA0E90">
        <w:t xml:space="preserve"> is </w:t>
      </w:r>
      <w:r w:rsidRPr="00AA0E90">
        <w:rPr>
          <w:b/>
        </w:rPr>
        <w:t>true</w:t>
      </w:r>
      <w:r w:rsidRPr="00AA0E90">
        <w:t>, then</w:t>
      </w:r>
    </w:p>
    <w:p w14:paraId="028F38A9" w14:textId="77777777" w:rsidR="004C02EF" w:rsidRPr="00AA0E90" w:rsidRDefault="004C02EF" w:rsidP="004C02EF">
      <w:pPr>
        <w:pStyle w:val="Alg4"/>
        <w:numPr>
          <w:ilvl w:val="2"/>
          <w:numId w:val="221"/>
        </w:numPr>
      </w:pPr>
      <w:r w:rsidRPr="00AA0E90">
        <w:t xml:space="preserve">Let </w:t>
      </w:r>
      <w:r w:rsidRPr="00AA0E90">
        <w:rPr>
          <w:i/>
        </w:rPr>
        <w:t>kValue</w:t>
      </w:r>
      <w:r w:rsidRPr="00AA0E90">
        <w:t xml:space="preserve"> be the result of calling the [[Get]] internal method of </w:t>
      </w:r>
      <w:r w:rsidRPr="00AA0E90">
        <w:rPr>
          <w:i/>
        </w:rPr>
        <w:t>O</w:t>
      </w:r>
      <w:r w:rsidRPr="00AA0E90">
        <w:t xml:space="preserve"> with argument </w:t>
      </w:r>
      <w:r w:rsidRPr="00AA0E90">
        <w:rPr>
          <w:i/>
        </w:rPr>
        <w:t>Pk</w:t>
      </w:r>
      <w:r w:rsidRPr="00AA0E90">
        <w:t>.</w:t>
      </w:r>
    </w:p>
    <w:p w14:paraId="4B7D5C9F" w14:textId="77777777" w:rsidR="004C02EF" w:rsidRPr="00AA0E90" w:rsidRDefault="004C02EF" w:rsidP="004C02EF">
      <w:pPr>
        <w:pStyle w:val="Alg4"/>
        <w:numPr>
          <w:ilvl w:val="2"/>
          <w:numId w:val="221"/>
        </w:numPr>
      </w:pPr>
      <w:r w:rsidRPr="00AA0E90">
        <w:t xml:space="preserve">Let </w:t>
      </w:r>
      <w:r w:rsidRPr="00AA0E90">
        <w:rPr>
          <w:i/>
        </w:rPr>
        <w:t>mappedValue</w:t>
      </w:r>
      <w:r w:rsidRPr="00AA0E90">
        <w:t xml:space="preserve"> be the result of calling the [[Call]] internal method of </w:t>
      </w:r>
      <w:r w:rsidRPr="00AA0E90">
        <w:rPr>
          <w:i/>
        </w:rPr>
        <w:t>callbackfn</w:t>
      </w:r>
      <w:r w:rsidRPr="00AA0E90">
        <w:t xml:space="preserve"> with </w:t>
      </w:r>
      <w:r w:rsidRPr="00AA0E90">
        <w:rPr>
          <w:i/>
        </w:rPr>
        <w:t>T</w:t>
      </w:r>
      <w:r w:rsidRPr="00AA0E90">
        <w:t xml:space="preserve"> as the </w:t>
      </w:r>
      <w:r w:rsidRPr="00AA0E90">
        <w:rPr>
          <w:b/>
        </w:rPr>
        <w:t>this</w:t>
      </w:r>
      <w:r w:rsidRPr="00AA0E90">
        <w:t xml:space="preserve"> value and argument list containing </w:t>
      </w:r>
      <w:r w:rsidRPr="00AA0E90">
        <w:rPr>
          <w:i/>
        </w:rPr>
        <w:t>kValue</w:t>
      </w:r>
      <w:r w:rsidRPr="00AA0E90">
        <w:t xml:space="preserve">, </w:t>
      </w:r>
      <w:r w:rsidRPr="00AA0E90">
        <w:rPr>
          <w:i/>
        </w:rPr>
        <w:t>k</w:t>
      </w:r>
      <w:r w:rsidRPr="00AA0E90">
        <w:t xml:space="preserve">, and </w:t>
      </w:r>
      <w:r w:rsidRPr="00AA0E90">
        <w:rPr>
          <w:i/>
        </w:rPr>
        <w:t>O</w:t>
      </w:r>
      <w:r w:rsidRPr="00AA0E90">
        <w:t>.</w:t>
      </w:r>
    </w:p>
    <w:p w14:paraId="23572691" w14:textId="77777777" w:rsidR="004C02EF" w:rsidRPr="00AA0E90" w:rsidRDefault="004C02EF" w:rsidP="004C02EF">
      <w:pPr>
        <w:pStyle w:val="Alg4"/>
        <w:numPr>
          <w:ilvl w:val="2"/>
          <w:numId w:val="221"/>
        </w:numPr>
      </w:pPr>
      <w:r w:rsidRPr="00AA0E90">
        <w:t xml:space="preserve">Call the [[DefineOwnProperty]] internal method of </w:t>
      </w:r>
      <w:r w:rsidRPr="00AA0E90">
        <w:rPr>
          <w:i/>
        </w:rPr>
        <w:t>A</w:t>
      </w:r>
      <w:r w:rsidRPr="00AA0E90">
        <w:t xml:space="preserve"> with arguments </w:t>
      </w:r>
      <w:r w:rsidRPr="00AA0E90">
        <w:rPr>
          <w:i/>
        </w:rPr>
        <w:t>Pk</w:t>
      </w:r>
      <w:r w:rsidRPr="00AA0E90">
        <w:t xml:space="preserve">, Property Descriptor {[[Value]]: </w:t>
      </w:r>
      <w:r w:rsidRPr="00AA0E90">
        <w:rPr>
          <w:i/>
        </w:rPr>
        <w:t>mappedValue</w:t>
      </w:r>
      <w:r w:rsidRPr="00AA0E90">
        <w:t xml:space="preserve">, [[Writable]]: </w:t>
      </w:r>
      <w:r w:rsidRPr="00AA0E90">
        <w:rPr>
          <w:b/>
        </w:rPr>
        <w:t>true</w:t>
      </w:r>
      <w:r w:rsidRPr="00AA0E90">
        <w:t xml:space="preserve">, [[Enumerable]]: </w:t>
      </w:r>
      <w:r w:rsidRPr="00AA0E90">
        <w:rPr>
          <w:b/>
        </w:rPr>
        <w:t>true</w:t>
      </w:r>
      <w:r w:rsidRPr="00AA0E90">
        <w:t xml:space="preserve">, [[Configurable]]: </w:t>
      </w:r>
      <w:r w:rsidRPr="00AA0E90">
        <w:rPr>
          <w:b/>
        </w:rPr>
        <w:t>true</w:t>
      </w:r>
      <w:r w:rsidRPr="00AA0E90">
        <w:t xml:space="preserve">}, and </w:t>
      </w:r>
      <w:r w:rsidRPr="00AA0E90">
        <w:rPr>
          <w:b/>
        </w:rPr>
        <w:t>false</w:t>
      </w:r>
      <w:r w:rsidRPr="00AA0E90">
        <w:t>.</w:t>
      </w:r>
    </w:p>
    <w:p w14:paraId="616F5B3F" w14:textId="77777777" w:rsidR="004C02EF" w:rsidRPr="00AA0E90" w:rsidRDefault="004C02EF" w:rsidP="004C02EF">
      <w:pPr>
        <w:pStyle w:val="Alg4"/>
        <w:numPr>
          <w:ilvl w:val="1"/>
          <w:numId w:val="221"/>
        </w:numPr>
      </w:pPr>
      <w:r w:rsidRPr="00AA0E90">
        <w:t xml:space="preserve">Increase </w:t>
      </w:r>
      <w:r w:rsidRPr="00AA0E90">
        <w:rPr>
          <w:i/>
        </w:rPr>
        <w:t>k</w:t>
      </w:r>
      <w:r w:rsidRPr="00AA0E90">
        <w:t xml:space="preserve"> by 1.</w:t>
      </w:r>
    </w:p>
    <w:p w14:paraId="080C602C" w14:textId="77777777" w:rsidR="004C02EF" w:rsidRPr="00AA0E90" w:rsidRDefault="004C02EF" w:rsidP="004C02EF">
      <w:pPr>
        <w:pStyle w:val="Alg4"/>
        <w:numPr>
          <w:ilvl w:val="0"/>
          <w:numId w:val="221"/>
        </w:numPr>
        <w:spacing w:after="120"/>
      </w:pPr>
      <w:r w:rsidRPr="00AA0E90">
        <w:t xml:space="preserve">Return </w:t>
      </w:r>
      <w:r w:rsidRPr="00AA0E90">
        <w:rPr>
          <w:i/>
        </w:rPr>
        <w:t>A</w:t>
      </w:r>
      <w:r w:rsidRPr="00AA0E90">
        <w:t>.</w:t>
      </w:r>
    </w:p>
    <w:p w14:paraId="5DD23B1E"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map</w:t>
      </w:r>
      <w:r>
        <w:t xml:space="preserve"> method is </w:t>
      </w:r>
      <w:r>
        <w:rPr>
          <w:b/>
        </w:rPr>
        <w:t>1</w:t>
      </w:r>
      <w:r>
        <w:t>.</w:t>
      </w:r>
    </w:p>
    <w:p w14:paraId="6532E482" w14:textId="77777777" w:rsidR="004C02EF" w:rsidRPr="00DD0A64" w:rsidRDefault="004C02EF" w:rsidP="004C02EF">
      <w:pPr>
        <w:pStyle w:val="Note"/>
      </w:pPr>
      <w:r w:rsidRPr="00AA0E90">
        <w:t>NOTE</w:t>
      </w:r>
      <w:r w:rsidRPr="00AA0E90">
        <w:tab/>
        <w:t xml:space="preserve">The </w:t>
      </w:r>
      <w:r w:rsidRPr="00AA0E90">
        <w:rPr>
          <w:rFonts w:ascii="Courier New" w:hAnsi="Courier New" w:cs="Courier New"/>
          <w:b/>
        </w:rPr>
        <w:t>map</w:t>
      </w:r>
      <w:r w:rsidRPr="00AA0E90">
        <w:rPr>
          <w:b/>
        </w:rPr>
        <w:t xml:space="preserve"> </w:t>
      </w:r>
      <w:r w:rsidRPr="00AA0E90">
        <w:t xml:space="preserve">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cs="Courier New"/>
          <w:b/>
        </w:rPr>
        <w:t>map</w:t>
      </w:r>
      <w:r w:rsidRPr="00AA0E90">
        <w:rPr>
          <w:b/>
        </w:rPr>
        <w:t xml:space="preserve"> </w:t>
      </w:r>
      <w:r w:rsidRPr="00AA0E90">
        <w:t>function can be applied successfully to a host object is implementation-dependent.</w:t>
      </w:r>
    </w:p>
    <w:p w14:paraId="6C753DAB" w14:textId="77777777" w:rsidR="004C02EF" w:rsidRDefault="004C02EF" w:rsidP="004C02EF">
      <w:pPr>
        <w:pStyle w:val="40"/>
        <w:numPr>
          <w:ilvl w:val="0"/>
          <w:numId w:val="0"/>
        </w:numPr>
      </w:pPr>
      <w:r>
        <w:t>15.4.4.20</w:t>
      </w:r>
      <w:r>
        <w:tab/>
        <w:t>Array.prototype.filter ( callbackfn [ , thisArg ] )</w:t>
      </w:r>
    </w:p>
    <w:p w14:paraId="68CBBF48" w14:textId="77777777" w:rsidR="004C02EF" w:rsidRDefault="004C02EF" w:rsidP="004C02EF">
      <w:r w:rsidRPr="00F02209">
        <w:rPr>
          <w:rFonts w:ascii="Times New Roman" w:hAnsi="Times New Roman"/>
          <w:i/>
        </w:rPr>
        <w:t xml:space="preserve">callbackfn </w:t>
      </w:r>
      <w:r w:rsidRPr="009E775D">
        <w:t xml:space="preserve">should be a function that </w:t>
      </w:r>
      <w:r>
        <w:t xml:space="preserve">accepts three arguments and returns a value that is coercible to the Boolean value </w:t>
      </w:r>
      <w:r w:rsidRPr="009E775D">
        <w:rPr>
          <w:b/>
        </w:rPr>
        <w:t>true</w:t>
      </w:r>
      <w:r>
        <w:t xml:space="preserve"> or </w:t>
      </w:r>
      <w:r w:rsidRPr="009E775D">
        <w:rPr>
          <w:b/>
        </w:rPr>
        <w:t>false</w:t>
      </w:r>
      <w:r>
        <w:t xml:space="preserve">. </w:t>
      </w:r>
      <w:r w:rsidRPr="00D22404">
        <w:rPr>
          <w:rFonts w:ascii="Courier New" w:hAnsi="Courier New" w:cs="Courier New"/>
          <w:b/>
        </w:rPr>
        <w:t>filter</w:t>
      </w:r>
      <w:r>
        <w:t xml:space="preserve"> calls </w:t>
      </w:r>
      <w:r w:rsidRPr="00F02209">
        <w:rPr>
          <w:rFonts w:ascii="Times New Roman" w:hAnsi="Times New Roman"/>
          <w:i/>
        </w:rPr>
        <w:t>callbackfn</w:t>
      </w:r>
      <w:r>
        <w:t xml:space="preserve"> once for each element in the array, in ascending order, and constructs a new array of all the values for which </w:t>
      </w:r>
      <w:r w:rsidRPr="00F02209">
        <w:rPr>
          <w:rFonts w:ascii="Times New Roman" w:hAnsi="Times New Roman"/>
          <w:i/>
        </w:rPr>
        <w:t>callbackfn</w:t>
      </w:r>
      <w:r>
        <w:t xml:space="preserve"> returns </w:t>
      </w:r>
      <w:r w:rsidRPr="00BA2059">
        <w:rPr>
          <w:b/>
        </w:rPr>
        <w:t>true</w:t>
      </w:r>
      <w:r>
        <w:t xml:space="preserve">. </w:t>
      </w:r>
      <w:r w:rsidRPr="00F02209">
        <w:rPr>
          <w:rFonts w:ascii="Times New Roman" w:hAnsi="Times New Roman"/>
          <w:i/>
        </w:rPr>
        <w:t>callbackfn</w:t>
      </w:r>
      <w:r>
        <w:t xml:space="preserve"> is called only for elements of the array which actually exist; it is not called for missing elements of the array.</w:t>
      </w:r>
    </w:p>
    <w:p w14:paraId="6B76183A" w14:textId="77777777" w:rsidR="004C02EF" w:rsidRDefault="004C02EF" w:rsidP="004C02EF">
      <w:r w:rsidRPr="00D71808">
        <w:t xml:space="preserve">If a </w:t>
      </w:r>
      <w:r w:rsidRPr="00F02209">
        <w:rPr>
          <w:rFonts w:ascii="Times New Roman" w:hAnsi="Times New Roman"/>
          <w:i/>
        </w:rPr>
        <w:t>thisArg</w:t>
      </w:r>
      <w:r w:rsidRPr="00D71808">
        <w:t xml:space="preserve"> parameter is provided, it will be used as the </w:t>
      </w:r>
      <w:r w:rsidRPr="00AD3F00">
        <w:rPr>
          <w:b/>
        </w:rPr>
        <w:t xml:space="preserve">this </w:t>
      </w:r>
      <w:r w:rsidRPr="00F3727E">
        <w:t xml:space="preserve">value </w:t>
      </w:r>
      <w:r w:rsidRPr="00D71808">
        <w:t xml:space="preserve">for each invocation of </w:t>
      </w:r>
      <w:r w:rsidRPr="00F02209">
        <w:rPr>
          <w:rFonts w:ascii="Times New Roman" w:hAnsi="Times New Roman"/>
          <w:i/>
        </w:rPr>
        <w:t>callbackfn</w:t>
      </w:r>
      <w:r w:rsidRPr="00D71808">
        <w:t xml:space="preserve">. If it is not provided, </w:t>
      </w:r>
      <w:r w:rsidRPr="00F3727E">
        <w:rPr>
          <w:b/>
        </w:rPr>
        <w:t>undefined</w:t>
      </w:r>
      <w:r w:rsidRPr="00D71808">
        <w:t xml:space="preserve"> is used instead.</w:t>
      </w:r>
    </w:p>
    <w:p w14:paraId="2C8C5891" w14:textId="77777777" w:rsidR="004C02EF" w:rsidRDefault="004C02EF" w:rsidP="004C02EF">
      <w:r w:rsidRPr="00F02209">
        <w:rPr>
          <w:rFonts w:ascii="Times New Roman" w:hAnsi="Times New Roman"/>
          <w:i/>
        </w:rPr>
        <w:t>callbackfn</w:t>
      </w:r>
      <w:r>
        <w:t xml:space="preserve"> is called with three arguments: the value of the element, the index of the element, and the object being traversed.</w:t>
      </w:r>
    </w:p>
    <w:p w14:paraId="1F2E70F2" w14:textId="77777777" w:rsidR="004C02EF" w:rsidRDefault="004C02EF" w:rsidP="004C02EF">
      <w:r w:rsidRPr="00D22404">
        <w:rPr>
          <w:rFonts w:ascii="Courier New" w:hAnsi="Courier New" w:cs="Courier New"/>
          <w:b/>
        </w:rPr>
        <w:t>filter</w:t>
      </w:r>
      <w:r>
        <w:t xml:space="preserve"> does not directly mutate the object on which it is called but the object may be mutated by the calls to </w:t>
      </w:r>
      <w:r w:rsidRPr="00F02209">
        <w:rPr>
          <w:rFonts w:ascii="Times New Roman" w:hAnsi="Times New Roman"/>
          <w:i/>
        </w:rPr>
        <w:t>callbackfn</w:t>
      </w:r>
      <w:r>
        <w:t>.</w:t>
      </w:r>
    </w:p>
    <w:p w14:paraId="53AFA537" w14:textId="77777777" w:rsidR="004C02EF" w:rsidRDefault="004C02EF" w:rsidP="004C02EF">
      <w:r>
        <w:t xml:space="preserve">The range of elements processed by </w:t>
      </w:r>
      <w:r w:rsidRPr="00D22404">
        <w:rPr>
          <w:rFonts w:ascii="Courier New" w:hAnsi="Courier New" w:cs="Courier New"/>
          <w:b/>
        </w:rPr>
        <w:t>filter</w:t>
      </w:r>
      <w:r>
        <w:t xml:space="preserve"> is set before the first call to </w:t>
      </w:r>
      <w:r w:rsidRPr="00F02209">
        <w:rPr>
          <w:rFonts w:ascii="Times New Roman" w:hAnsi="Times New Roman"/>
          <w:i/>
        </w:rPr>
        <w:t>callbackfn</w:t>
      </w:r>
      <w:r>
        <w:t xml:space="preserve">. Elements which are appended to the array after the call to </w:t>
      </w:r>
      <w:r w:rsidRPr="00D22404">
        <w:rPr>
          <w:rFonts w:ascii="Courier New" w:hAnsi="Courier New" w:cs="Courier New"/>
          <w:b/>
        </w:rPr>
        <w:t>filter</w:t>
      </w:r>
      <w:r>
        <w:t xml:space="preserve"> begins will not be visited by </w:t>
      </w:r>
      <w:r w:rsidRPr="00F02209">
        <w:rPr>
          <w:rFonts w:ascii="Times New Roman" w:hAnsi="Times New Roman"/>
          <w:i/>
        </w:rPr>
        <w:t>callbackfn</w:t>
      </w:r>
      <w:r>
        <w:t xml:space="preserve">. If existing elements of the array are changed their value as passed to </w:t>
      </w:r>
      <w:r w:rsidRPr="00F02209">
        <w:rPr>
          <w:rFonts w:ascii="Times New Roman" w:hAnsi="Times New Roman"/>
          <w:i/>
        </w:rPr>
        <w:t>callbackfn</w:t>
      </w:r>
      <w:r>
        <w:t xml:space="preserve"> will be the value at the time </w:t>
      </w:r>
      <w:r w:rsidRPr="00D22404">
        <w:rPr>
          <w:rFonts w:ascii="Courier New" w:hAnsi="Courier New" w:cs="Courier New"/>
          <w:b/>
        </w:rPr>
        <w:t>filter</w:t>
      </w:r>
      <w:r>
        <w:t xml:space="preserve"> visits them; elements that are deleted after the call to </w:t>
      </w:r>
      <w:r w:rsidRPr="00D22404">
        <w:rPr>
          <w:rFonts w:ascii="Courier New" w:hAnsi="Courier New" w:cs="Courier New"/>
          <w:b/>
        </w:rPr>
        <w:t>filter</w:t>
      </w:r>
      <w:r>
        <w:t xml:space="preserve"> begins and before being visited are not visited.</w:t>
      </w:r>
    </w:p>
    <w:p w14:paraId="14621CC1" w14:textId="77777777" w:rsidR="004C02EF" w:rsidRDefault="004C02EF" w:rsidP="004C02EF">
      <w:r>
        <w:t xml:space="preserve">When the </w:t>
      </w:r>
      <w:r w:rsidRPr="00D22404">
        <w:rPr>
          <w:rFonts w:ascii="Courier New" w:hAnsi="Courier New" w:cs="Courier New"/>
          <w:b/>
        </w:rPr>
        <w:t>filter</w:t>
      </w:r>
      <w:r>
        <w:t xml:space="preserve"> method is called with one or two arguments, the following steps are taken:</w:t>
      </w:r>
      <w:r w:rsidRPr="001C36E9">
        <w:t xml:space="preserve"> </w:t>
      </w:r>
    </w:p>
    <w:p w14:paraId="12F5CF90" w14:textId="77777777" w:rsidR="004C02EF" w:rsidRPr="005F2176" w:rsidRDefault="004C02EF" w:rsidP="004C02EF">
      <w:pPr>
        <w:pStyle w:val="Alg4"/>
        <w:numPr>
          <w:ilvl w:val="0"/>
          <w:numId w:val="222"/>
        </w:numPr>
      </w:pPr>
      <w:r w:rsidRPr="005F2176">
        <w:t xml:space="preserve">Let </w:t>
      </w:r>
      <w:r w:rsidRPr="005F2176">
        <w:rPr>
          <w:i/>
        </w:rPr>
        <w:t>O</w:t>
      </w:r>
      <w:r w:rsidRPr="005F2176">
        <w:t xml:space="preserve"> be the result of calling ToObject passing the </w:t>
      </w:r>
      <w:r w:rsidRPr="005F2176">
        <w:rPr>
          <w:b/>
        </w:rPr>
        <w:t xml:space="preserve">this </w:t>
      </w:r>
      <w:r w:rsidRPr="005F2176">
        <w:t>value as the argument.</w:t>
      </w:r>
    </w:p>
    <w:p w14:paraId="7B288AAB" w14:textId="77777777" w:rsidR="004C02EF" w:rsidRPr="005F2176" w:rsidRDefault="004C02EF" w:rsidP="004C02EF">
      <w:pPr>
        <w:pStyle w:val="Alg4"/>
        <w:numPr>
          <w:ilvl w:val="0"/>
          <w:numId w:val="222"/>
        </w:numPr>
      </w:pPr>
      <w:r w:rsidRPr="005F2176">
        <w:t xml:space="preserve">Let </w:t>
      </w:r>
      <w:r w:rsidRPr="005F2176">
        <w:rPr>
          <w:i/>
        </w:rPr>
        <w:t>lenValue</w:t>
      </w:r>
      <w:r w:rsidRPr="005F2176">
        <w:t xml:space="preserve">  be the result of calling the [[Get]] internal method of </w:t>
      </w:r>
      <w:r w:rsidRPr="005F2176">
        <w:rPr>
          <w:i/>
        </w:rPr>
        <w:t>O</w:t>
      </w:r>
      <w:r w:rsidRPr="005F2176">
        <w:t xml:space="preserve"> with the argument </w:t>
      </w:r>
      <w:r w:rsidRPr="003A1CEA">
        <w:rPr>
          <w:rFonts w:ascii="Courier New" w:hAnsi="Courier New" w:cs="Courier New"/>
          <w:b/>
        </w:rPr>
        <w:t>"length"</w:t>
      </w:r>
      <w:r w:rsidRPr="005F2176">
        <w:t>.</w:t>
      </w:r>
    </w:p>
    <w:p w14:paraId="5D5CCDA3" w14:textId="77777777" w:rsidR="004C02EF" w:rsidRPr="005F2176" w:rsidRDefault="004C02EF" w:rsidP="004C02EF">
      <w:pPr>
        <w:pStyle w:val="Alg4"/>
        <w:numPr>
          <w:ilvl w:val="0"/>
          <w:numId w:val="222"/>
        </w:numPr>
      </w:pPr>
      <w:r w:rsidRPr="005F2176">
        <w:t xml:space="preserve">Let </w:t>
      </w:r>
      <w:r w:rsidRPr="005F2176">
        <w:rPr>
          <w:i/>
        </w:rPr>
        <w:t>len</w:t>
      </w:r>
      <w:r w:rsidRPr="005F2176">
        <w:t xml:space="preserve"> be ToUint32(</w:t>
      </w:r>
      <w:r w:rsidRPr="005F2176">
        <w:rPr>
          <w:i/>
        </w:rPr>
        <w:t>lenValue</w:t>
      </w:r>
      <w:r w:rsidRPr="005F2176">
        <w:t>).</w:t>
      </w:r>
    </w:p>
    <w:p w14:paraId="4C49C872" w14:textId="77777777" w:rsidR="004C02EF" w:rsidRPr="005F2176" w:rsidRDefault="004C02EF" w:rsidP="004C02EF">
      <w:pPr>
        <w:pStyle w:val="Alg4"/>
        <w:numPr>
          <w:ilvl w:val="0"/>
          <w:numId w:val="222"/>
        </w:numPr>
      </w:pPr>
      <w:r w:rsidRPr="005F2176">
        <w:t>If IsCallable(</w:t>
      </w:r>
      <w:r w:rsidRPr="005F2176">
        <w:rPr>
          <w:i/>
        </w:rPr>
        <w:t>callbackfn</w:t>
      </w:r>
      <w:r w:rsidRPr="005F2176">
        <w:t xml:space="preserve">) is </w:t>
      </w:r>
      <w:r w:rsidRPr="005F2176">
        <w:rPr>
          <w:b/>
        </w:rPr>
        <w:t>false</w:t>
      </w:r>
      <w:r w:rsidRPr="005F2176">
        <w:t xml:space="preserve">, throw a </w:t>
      </w:r>
      <w:r w:rsidRPr="005F2176">
        <w:rPr>
          <w:b/>
        </w:rPr>
        <w:t>TypeError</w:t>
      </w:r>
      <w:r w:rsidRPr="005F2176">
        <w:t xml:space="preserve"> exception.</w:t>
      </w:r>
    </w:p>
    <w:p w14:paraId="459B9C46" w14:textId="77777777" w:rsidR="004C02EF" w:rsidRPr="005F2176" w:rsidRDefault="004C02EF" w:rsidP="004C02EF">
      <w:pPr>
        <w:pStyle w:val="Alg4"/>
        <w:numPr>
          <w:ilvl w:val="0"/>
          <w:numId w:val="222"/>
        </w:numPr>
      </w:pPr>
      <w:r w:rsidRPr="005F2176">
        <w:t xml:space="preserve">If </w:t>
      </w:r>
      <w:r w:rsidRPr="005F2176">
        <w:rPr>
          <w:i/>
        </w:rPr>
        <w:t>thisArg</w:t>
      </w:r>
      <w:r w:rsidRPr="005F2176">
        <w:t xml:space="preserve"> was supplied, let </w:t>
      </w:r>
      <w:r w:rsidRPr="005F2176">
        <w:rPr>
          <w:i/>
        </w:rPr>
        <w:t>T</w:t>
      </w:r>
      <w:r w:rsidRPr="005F2176">
        <w:t xml:space="preserve"> be </w:t>
      </w:r>
      <w:r w:rsidRPr="005F2176">
        <w:rPr>
          <w:i/>
        </w:rPr>
        <w:t>thisArg</w:t>
      </w:r>
      <w:r w:rsidRPr="005F2176">
        <w:t xml:space="preserve">; else let </w:t>
      </w:r>
      <w:r w:rsidRPr="005F2176">
        <w:rPr>
          <w:i/>
        </w:rPr>
        <w:t>T</w:t>
      </w:r>
      <w:r w:rsidRPr="005F2176">
        <w:t xml:space="preserve"> be </w:t>
      </w:r>
      <w:r w:rsidRPr="005F2176">
        <w:rPr>
          <w:b/>
        </w:rPr>
        <w:t>undefined</w:t>
      </w:r>
      <w:r w:rsidRPr="005F2176">
        <w:t>.</w:t>
      </w:r>
    </w:p>
    <w:p w14:paraId="7DC7019E" w14:textId="77777777" w:rsidR="004C02EF" w:rsidRPr="005F2176" w:rsidRDefault="004C02EF" w:rsidP="004C02EF">
      <w:pPr>
        <w:pStyle w:val="Alg4"/>
        <w:numPr>
          <w:ilvl w:val="0"/>
          <w:numId w:val="222"/>
        </w:numPr>
      </w:pPr>
      <w:r w:rsidRPr="005F2176">
        <w:t xml:space="preserve">Let </w:t>
      </w:r>
      <w:r w:rsidRPr="005F2176">
        <w:rPr>
          <w:i/>
        </w:rPr>
        <w:t>A</w:t>
      </w:r>
      <w:r w:rsidRPr="005F2176">
        <w:t xml:space="preserve"> be a new array created as if by the expression </w:t>
      </w:r>
      <w:r>
        <w:rPr>
          <w:rFonts w:ascii="Courier New" w:hAnsi="Courier New"/>
          <w:b/>
        </w:rPr>
        <w:t>new Array()</w:t>
      </w:r>
      <w:r w:rsidRPr="005F2176">
        <w:t xml:space="preserve"> where </w:t>
      </w:r>
      <w:r w:rsidRPr="00FE35A1">
        <w:rPr>
          <w:rFonts w:ascii="Courier New" w:hAnsi="Courier New" w:cs="Courier New"/>
          <w:b/>
        </w:rPr>
        <w:t>Array</w:t>
      </w:r>
      <w:r w:rsidRPr="005F2176">
        <w:t xml:space="preserve"> is the standard built-in constructor with that name.</w:t>
      </w:r>
    </w:p>
    <w:p w14:paraId="56960295" w14:textId="77777777" w:rsidR="004C02EF" w:rsidRPr="005F2176" w:rsidRDefault="004C02EF" w:rsidP="004C02EF">
      <w:pPr>
        <w:pStyle w:val="Alg4"/>
        <w:numPr>
          <w:ilvl w:val="0"/>
          <w:numId w:val="222"/>
        </w:numPr>
      </w:pPr>
      <w:r w:rsidRPr="005F2176">
        <w:t xml:space="preserve">Let </w:t>
      </w:r>
      <w:r w:rsidRPr="005F2176">
        <w:rPr>
          <w:i/>
        </w:rPr>
        <w:t>k</w:t>
      </w:r>
      <w:r w:rsidRPr="005F2176">
        <w:t xml:space="preserve"> be 0.</w:t>
      </w:r>
    </w:p>
    <w:p w14:paraId="53EDF574" w14:textId="77777777" w:rsidR="004C02EF" w:rsidRPr="005F2176" w:rsidRDefault="004C02EF" w:rsidP="004C02EF">
      <w:pPr>
        <w:pStyle w:val="Alg4"/>
        <w:numPr>
          <w:ilvl w:val="0"/>
          <w:numId w:val="222"/>
        </w:numPr>
      </w:pPr>
      <w:r w:rsidRPr="005F2176">
        <w:t xml:space="preserve">Let </w:t>
      </w:r>
      <w:r w:rsidRPr="005F2176">
        <w:rPr>
          <w:i/>
        </w:rPr>
        <w:t>to</w:t>
      </w:r>
      <w:r w:rsidRPr="005F2176">
        <w:t xml:space="preserve"> be 0.</w:t>
      </w:r>
    </w:p>
    <w:p w14:paraId="6AEE4F7C" w14:textId="77777777" w:rsidR="004C02EF" w:rsidRPr="005F2176" w:rsidRDefault="004C02EF" w:rsidP="004C02EF">
      <w:pPr>
        <w:pStyle w:val="Alg4"/>
        <w:numPr>
          <w:ilvl w:val="0"/>
          <w:numId w:val="222"/>
        </w:numPr>
      </w:pPr>
      <w:r w:rsidRPr="005F2176">
        <w:t xml:space="preserve">Repeat, while </w:t>
      </w:r>
      <w:r w:rsidRPr="005F2176">
        <w:rPr>
          <w:i/>
        </w:rPr>
        <w:t xml:space="preserve">k </w:t>
      </w:r>
      <w:r w:rsidRPr="005F2176">
        <w:t xml:space="preserve">&lt; </w:t>
      </w:r>
      <w:r w:rsidRPr="005F2176">
        <w:rPr>
          <w:i/>
        </w:rPr>
        <w:t>len</w:t>
      </w:r>
    </w:p>
    <w:p w14:paraId="536C3AE9" w14:textId="77777777" w:rsidR="004C02EF" w:rsidRPr="005F2176" w:rsidRDefault="004C02EF" w:rsidP="004C02EF">
      <w:pPr>
        <w:pStyle w:val="Alg4"/>
        <w:numPr>
          <w:ilvl w:val="1"/>
          <w:numId w:val="222"/>
        </w:numPr>
      </w:pPr>
      <w:r w:rsidRPr="005F2176">
        <w:t xml:space="preserve">Let </w:t>
      </w:r>
      <w:r w:rsidRPr="005F2176">
        <w:rPr>
          <w:i/>
        </w:rPr>
        <w:t>Pk</w:t>
      </w:r>
      <w:r w:rsidRPr="005F2176">
        <w:t xml:space="preserve"> be ToString(</w:t>
      </w:r>
      <w:r w:rsidRPr="005F2176">
        <w:rPr>
          <w:i/>
        </w:rPr>
        <w:t>k</w:t>
      </w:r>
      <w:r w:rsidRPr="005F2176">
        <w:t>).</w:t>
      </w:r>
    </w:p>
    <w:p w14:paraId="7A1CE803" w14:textId="77777777" w:rsidR="004C02EF" w:rsidRPr="005F2176" w:rsidRDefault="004C02EF" w:rsidP="004C02EF">
      <w:pPr>
        <w:pStyle w:val="Alg4"/>
        <w:numPr>
          <w:ilvl w:val="1"/>
          <w:numId w:val="222"/>
        </w:numPr>
      </w:pPr>
      <w:r w:rsidRPr="005F2176">
        <w:t xml:space="preserve">Let </w:t>
      </w:r>
      <w:r w:rsidRPr="005F2176">
        <w:rPr>
          <w:i/>
        </w:rPr>
        <w:t>kPresent</w:t>
      </w:r>
      <w:r w:rsidRPr="005F2176">
        <w:t xml:space="preserve"> be the result of calling the [[HasProperty]] internal method of </w:t>
      </w:r>
      <w:r w:rsidRPr="005F2176">
        <w:rPr>
          <w:i/>
        </w:rPr>
        <w:t>O</w:t>
      </w:r>
      <w:r w:rsidRPr="005F2176">
        <w:t xml:space="preserve"> with argument </w:t>
      </w:r>
      <w:r w:rsidRPr="005F2176">
        <w:rPr>
          <w:i/>
        </w:rPr>
        <w:t>Pk</w:t>
      </w:r>
      <w:r w:rsidRPr="005F2176">
        <w:t>.</w:t>
      </w:r>
    </w:p>
    <w:p w14:paraId="41FDC675" w14:textId="77777777" w:rsidR="004C02EF" w:rsidRPr="005F2176" w:rsidRDefault="004C02EF" w:rsidP="004C02EF">
      <w:pPr>
        <w:pStyle w:val="Alg4"/>
        <w:numPr>
          <w:ilvl w:val="1"/>
          <w:numId w:val="222"/>
        </w:numPr>
      </w:pPr>
      <w:r w:rsidRPr="005F2176">
        <w:t xml:space="preserve">If </w:t>
      </w:r>
      <w:r w:rsidRPr="005F2176">
        <w:rPr>
          <w:i/>
        </w:rPr>
        <w:t>kPresent</w:t>
      </w:r>
      <w:r w:rsidRPr="005F2176">
        <w:t xml:space="preserve"> is </w:t>
      </w:r>
      <w:r w:rsidRPr="005F2176">
        <w:rPr>
          <w:b/>
        </w:rPr>
        <w:t>true</w:t>
      </w:r>
      <w:r w:rsidRPr="005F2176">
        <w:t>, then</w:t>
      </w:r>
    </w:p>
    <w:p w14:paraId="3FB34AA6" w14:textId="77777777" w:rsidR="004C02EF" w:rsidRPr="005F2176" w:rsidRDefault="004C02EF" w:rsidP="004C02EF">
      <w:pPr>
        <w:pStyle w:val="Alg4"/>
        <w:numPr>
          <w:ilvl w:val="2"/>
          <w:numId w:val="222"/>
        </w:numPr>
      </w:pPr>
      <w:r w:rsidRPr="005F2176">
        <w:t xml:space="preserve">Let </w:t>
      </w:r>
      <w:r w:rsidRPr="005F2176">
        <w:rPr>
          <w:i/>
        </w:rPr>
        <w:t>kValue</w:t>
      </w:r>
      <w:r w:rsidRPr="005F2176">
        <w:t xml:space="preserve"> be the result of calling the [[Get]] internal method of </w:t>
      </w:r>
      <w:r w:rsidRPr="005F2176">
        <w:rPr>
          <w:i/>
        </w:rPr>
        <w:t>O</w:t>
      </w:r>
      <w:r w:rsidRPr="005F2176">
        <w:t xml:space="preserve"> with argument </w:t>
      </w:r>
      <w:r w:rsidRPr="005F2176">
        <w:rPr>
          <w:i/>
        </w:rPr>
        <w:t>Pk</w:t>
      </w:r>
      <w:r w:rsidRPr="005F2176">
        <w:t>.</w:t>
      </w:r>
    </w:p>
    <w:p w14:paraId="5C439B78" w14:textId="77777777" w:rsidR="004C02EF" w:rsidRPr="005F2176" w:rsidRDefault="004C02EF" w:rsidP="004C02EF">
      <w:pPr>
        <w:pStyle w:val="Alg4"/>
        <w:numPr>
          <w:ilvl w:val="2"/>
          <w:numId w:val="222"/>
        </w:numPr>
      </w:pPr>
      <w:r w:rsidRPr="005F2176">
        <w:t xml:space="preserve">Let </w:t>
      </w:r>
      <w:r w:rsidRPr="005F2176">
        <w:rPr>
          <w:i/>
        </w:rPr>
        <w:t>selected</w:t>
      </w:r>
      <w:r w:rsidRPr="005F2176">
        <w:t xml:space="preserve"> be the result of calling the [[Call]] internal method of </w:t>
      </w:r>
      <w:r w:rsidRPr="005F2176">
        <w:rPr>
          <w:i/>
        </w:rPr>
        <w:t>callbackfn</w:t>
      </w:r>
      <w:r w:rsidRPr="005F2176">
        <w:t xml:space="preserve"> with </w:t>
      </w:r>
      <w:r w:rsidRPr="005F2176">
        <w:rPr>
          <w:i/>
        </w:rPr>
        <w:t>T</w:t>
      </w:r>
      <w:r w:rsidRPr="005F2176">
        <w:t xml:space="preserve"> as the </w:t>
      </w:r>
      <w:r w:rsidRPr="005F2176">
        <w:rPr>
          <w:b/>
        </w:rPr>
        <w:t>this</w:t>
      </w:r>
      <w:r w:rsidRPr="005F2176">
        <w:t xml:space="preserve"> value and argument list containing </w:t>
      </w:r>
      <w:r w:rsidRPr="005F2176">
        <w:rPr>
          <w:i/>
        </w:rPr>
        <w:t>kValue</w:t>
      </w:r>
      <w:r w:rsidRPr="005F2176">
        <w:t xml:space="preserve">, </w:t>
      </w:r>
      <w:r w:rsidRPr="005F2176">
        <w:rPr>
          <w:i/>
        </w:rPr>
        <w:t>k</w:t>
      </w:r>
      <w:r w:rsidRPr="005F2176">
        <w:t xml:space="preserve">, and </w:t>
      </w:r>
      <w:r w:rsidRPr="005F2176">
        <w:rPr>
          <w:i/>
        </w:rPr>
        <w:t>O</w:t>
      </w:r>
      <w:r w:rsidRPr="005F2176">
        <w:t>.</w:t>
      </w:r>
    </w:p>
    <w:p w14:paraId="28B02A47" w14:textId="77777777" w:rsidR="004C02EF" w:rsidRPr="005F2176" w:rsidRDefault="004C02EF" w:rsidP="004C02EF">
      <w:pPr>
        <w:pStyle w:val="Alg4"/>
        <w:numPr>
          <w:ilvl w:val="2"/>
          <w:numId w:val="222"/>
        </w:numPr>
      </w:pPr>
      <w:r w:rsidRPr="005F2176">
        <w:t>If ToBoolean(</w:t>
      </w:r>
      <w:r w:rsidRPr="005F2176">
        <w:rPr>
          <w:i/>
        </w:rPr>
        <w:t>selected</w:t>
      </w:r>
      <w:r w:rsidRPr="005F2176">
        <w:t xml:space="preserve">) is </w:t>
      </w:r>
      <w:r w:rsidRPr="005F2176">
        <w:rPr>
          <w:b/>
        </w:rPr>
        <w:t>true</w:t>
      </w:r>
      <w:r w:rsidRPr="005F2176">
        <w:t>, then</w:t>
      </w:r>
    </w:p>
    <w:p w14:paraId="0952BDEA" w14:textId="77777777" w:rsidR="004C02EF" w:rsidRPr="005F2176" w:rsidRDefault="004C02EF" w:rsidP="004C02EF">
      <w:pPr>
        <w:pStyle w:val="Alg4"/>
        <w:numPr>
          <w:ilvl w:val="3"/>
          <w:numId w:val="222"/>
        </w:numPr>
      </w:pPr>
      <w:r w:rsidRPr="005F2176">
        <w:t xml:space="preserve">Call the [[DefineOwnProperty]] internal method of </w:t>
      </w:r>
      <w:r w:rsidRPr="005F2176">
        <w:rPr>
          <w:i/>
        </w:rPr>
        <w:t>A</w:t>
      </w:r>
      <w:r w:rsidRPr="005F2176">
        <w:t xml:space="preserve"> with arguments ToString(</w:t>
      </w:r>
      <w:r w:rsidRPr="005F2176">
        <w:rPr>
          <w:i/>
        </w:rPr>
        <w:t>to</w:t>
      </w:r>
      <w:r w:rsidRPr="005F2176">
        <w:t xml:space="preserve">), Property Descriptor {[[Value]]: </w:t>
      </w:r>
      <w:r w:rsidRPr="005F2176">
        <w:rPr>
          <w:i/>
        </w:rPr>
        <w:t>kValue</w:t>
      </w:r>
      <w:r w:rsidRPr="005F2176">
        <w:t xml:space="preserve">, [[Writable]]: </w:t>
      </w:r>
      <w:r w:rsidRPr="005F2176">
        <w:rPr>
          <w:b/>
        </w:rPr>
        <w:t>true</w:t>
      </w:r>
      <w:r w:rsidRPr="005F2176">
        <w:t xml:space="preserve">, [[Enumerable]]: </w:t>
      </w:r>
      <w:r w:rsidRPr="005F2176">
        <w:rPr>
          <w:b/>
        </w:rPr>
        <w:t>true</w:t>
      </w:r>
      <w:r w:rsidRPr="005F2176">
        <w:t xml:space="preserve">, [[Configurable]]: </w:t>
      </w:r>
      <w:r w:rsidRPr="005F2176">
        <w:rPr>
          <w:b/>
        </w:rPr>
        <w:t>true</w:t>
      </w:r>
      <w:r w:rsidRPr="005F2176">
        <w:t xml:space="preserve">}, and </w:t>
      </w:r>
      <w:r w:rsidRPr="005F2176">
        <w:rPr>
          <w:b/>
        </w:rPr>
        <w:t>false</w:t>
      </w:r>
      <w:r w:rsidRPr="005F2176">
        <w:t>.</w:t>
      </w:r>
    </w:p>
    <w:p w14:paraId="464C5E7F" w14:textId="77777777" w:rsidR="004C02EF" w:rsidRPr="005F2176" w:rsidRDefault="004C02EF" w:rsidP="004C02EF">
      <w:pPr>
        <w:pStyle w:val="Alg4"/>
        <w:numPr>
          <w:ilvl w:val="3"/>
          <w:numId w:val="222"/>
        </w:numPr>
      </w:pPr>
      <w:r w:rsidRPr="005F2176">
        <w:t xml:space="preserve">Increase </w:t>
      </w:r>
      <w:r w:rsidRPr="005F2176">
        <w:rPr>
          <w:i/>
        </w:rPr>
        <w:t>to</w:t>
      </w:r>
      <w:r w:rsidRPr="005F2176">
        <w:t xml:space="preserve"> by 1.</w:t>
      </w:r>
    </w:p>
    <w:p w14:paraId="7AD21995" w14:textId="77777777" w:rsidR="004C02EF" w:rsidRPr="005F2176" w:rsidRDefault="004C02EF" w:rsidP="004C02EF">
      <w:pPr>
        <w:pStyle w:val="Alg4"/>
        <w:numPr>
          <w:ilvl w:val="1"/>
          <w:numId w:val="222"/>
        </w:numPr>
      </w:pPr>
      <w:r w:rsidRPr="005F2176">
        <w:t xml:space="preserve">Increase </w:t>
      </w:r>
      <w:r w:rsidRPr="005F2176">
        <w:rPr>
          <w:i/>
        </w:rPr>
        <w:t>k</w:t>
      </w:r>
      <w:r w:rsidRPr="005F2176">
        <w:t xml:space="preserve"> by 1.</w:t>
      </w:r>
    </w:p>
    <w:p w14:paraId="692C5519" w14:textId="77777777" w:rsidR="004C02EF" w:rsidRPr="005F2176" w:rsidRDefault="004C02EF" w:rsidP="004C02EF">
      <w:pPr>
        <w:pStyle w:val="Alg4"/>
        <w:numPr>
          <w:ilvl w:val="0"/>
          <w:numId w:val="222"/>
        </w:numPr>
        <w:spacing w:after="120"/>
      </w:pPr>
      <w:r w:rsidRPr="005F2176">
        <w:t xml:space="preserve">Return </w:t>
      </w:r>
      <w:r w:rsidRPr="005F2176">
        <w:rPr>
          <w:i/>
        </w:rPr>
        <w:t>A</w:t>
      </w:r>
      <w:r w:rsidRPr="005F2176">
        <w:t>.</w:t>
      </w:r>
    </w:p>
    <w:p w14:paraId="64C9968B"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filter</w:t>
      </w:r>
      <w:r>
        <w:t xml:space="preserve"> method is </w:t>
      </w:r>
      <w:r>
        <w:rPr>
          <w:b/>
        </w:rPr>
        <w:t>1</w:t>
      </w:r>
      <w:r>
        <w:t>.</w:t>
      </w:r>
    </w:p>
    <w:p w14:paraId="24A13301" w14:textId="77777777" w:rsidR="004C02EF" w:rsidRPr="00D22404" w:rsidRDefault="004C02EF" w:rsidP="004C02EF">
      <w:pPr>
        <w:pStyle w:val="Note"/>
      </w:pPr>
      <w:r w:rsidRPr="005F2176">
        <w:t>NOTE</w:t>
      </w:r>
      <w:r w:rsidRPr="005F2176">
        <w:tab/>
        <w:t xml:space="preserve">The </w:t>
      </w:r>
      <w:r w:rsidRPr="005F2176">
        <w:rPr>
          <w:rFonts w:ascii="Courier New" w:hAnsi="Courier New" w:cs="Courier New"/>
          <w:b/>
        </w:rPr>
        <w:t>filter</w:t>
      </w:r>
      <w:r w:rsidRPr="005F2176">
        <w:rPr>
          <w:b/>
        </w:rPr>
        <w:t xml:space="preserve"> </w:t>
      </w:r>
      <w:r w:rsidRPr="005F2176">
        <w:t xml:space="preserve">function is intentionally generic; it does not require that its </w:t>
      </w:r>
      <w:r w:rsidRPr="005F2176">
        <w:rPr>
          <w:b/>
        </w:rPr>
        <w:t>this</w:t>
      </w:r>
      <w:r w:rsidRPr="005F2176">
        <w:t xml:space="preserve"> value be an Array object. Therefore it can be transferred to other kinds of objects for use as a method. Whether the </w:t>
      </w:r>
      <w:r w:rsidRPr="005F2176">
        <w:rPr>
          <w:rFonts w:ascii="Courier New" w:hAnsi="Courier New" w:cs="Courier New"/>
          <w:b/>
        </w:rPr>
        <w:t>filter</w:t>
      </w:r>
      <w:r w:rsidRPr="005F2176">
        <w:rPr>
          <w:b/>
        </w:rPr>
        <w:t xml:space="preserve"> </w:t>
      </w:r>
      <w:r w:rsidRPr="005F2176">
        <w:t>function can be applied successfully to a host object is implementation-dependent.</w:t>
      </w:r>
    </w:p>
    <w:p w14:paraId="572E8567" w14:textId="77777777" w:rsidR="004C02EF" w:rsidRDefault="004C02EF" w:rsidP="004C02EF">
      <w:pPr>
        <w:pStyle w:val="40"/>
        <w:numPr>
          <w:ilvl w:val="0"/>
          <w:numId w:val="0"/>
        </w:numPr>
      </w:pPr>
      <w:r>
        <w:t>15.4.4.21</w:t>
      </w:r>
      <w:r>
        <w:tab/>
        <w:t>Array.prototype.reduce ( callbackfn [ , initialValue ] )</w:t>
      </w:r>
    </w:p>
    <w:p w14:paraId="2EC0AAAB" w14:textId="77777777" w:rsidR="004C02EF" w:rsidRDefault="004C02EF" w:rsidP="004C02EF">
      <w:r w:rsidRPr="00F02209">
        <w:rPr>
          <w:rFonts w:ascii="Times New Roman" w:hAnsi="Times New Roman"/>
          <w:i/>
        </w:rPr>
        <w:t xml:space="preserve">callbackfn </w:t>
      </w:r>
      <w:r>
        <w:t xml:space="preserve">should be a function that takes four arguments. </w:t>
      </w:r>
      <w:r w:rsidRPr="00FA0557">
        <w:rPr>
          <w:rFonts w:ascii="Courier New" w:hAnsi="Courier New" w:cs="Courier New"/>
          <w:b/>
        </w:rPr>
        <w:t>reduce</w:t>
      </w:r>
      <w:r>
        <w:t xml:space="preserve"> calls the callback, as a function, once for each element present in the array, in ascending order.</w:t>
      </w:r>
    </w:p>
    <w:p w14:paraId="30602B54" w14:textId="77777777" w:rsidR="004C02EF" w:rsidRDefault="004C02EF" w:rsidP="004C02EF">
      <w:r w:rsidRPr="00F02209">
        <w:rPr>
          <w:rFonts w:ascii="Times New Roman" w:hAnsi="Times New Roman"/>
          <w:i/>
        </w:rPr>
        <w:t xml:space="preserve">callbackfn </w:t>
      </w:r>
      <w:r>
        <w:t xml:space="preserve">is called with four arguments: the </w:t>
      </w:r>
      <w:r w:rsidRPr="006F716D">
        <w:rPr>
          <w:i/>
        </w:rPr>
        <w:t>previousValue</w:t>
      </w:r>
      <w:r>
        <w:t xml:space="preserve"> (or value from the previous call to </w:t>
      </w:r>
      <w:r w:rsidRPr="00F02209">
        <w:rPr>
          <w:rFonts w:ascii="Times New Roman" w:hAnsi="Times New Roman"/>
          <w:i/>
        </w:rPr>
        <w:t>callbackfn</w:t>
      </w:r>
      <w:r>
        <w:t xml:space="preserve">), the </w:t>
      </w:r>
      <w:r w:rsidRPr="006F716D">
        <w:rPr>
          <w:i/>
        </w:rPr>
        <w:t>currentValue</w:t>
      </w:r>
      <w:r>
        <w:t xml:space="preserve"> (value of the current element), the </w:t>
      </w:r>
      <w:r w:rsidRPr="006F716D">
        <w:rPr>
          <w:i/>
        </w:rPr>
        <w:t>currentIndex</w:t>
      </w:r>
      <w:r>
        <w:t xml:space="preserve">, and the object being traversed. </w:t>
      </w:r>
      <w:r w:rsidRPr="00FA0557">
        <w:t>The first time th</w:t>
      </w:r>
      <w:r>
        <w:t xml:space="preserve">at callback is </w:t>
      </w:r>
      <w:r w:rsidRPr="00FA0557">
        <w:t xml:space="preserve">called, the </w:t>
      </w:r>
      <w:r w:rsidRPr="006F716D">
        <w:rPr>
          <w:i/>
        </w:rPr>
        <w:t>previousValue</w:t>
      </w:r>
      <w:r w:rsidRPr="00FA0557">
        <w:t xml:space="preserve"> and </w:t>
      </w:r>
      <w:r w:rsidRPr="006F716D">
        <w:rPr>
          <w:i/>
        </w:rPr>
        <w:t>currentValue</w:t>
      </w:r>
      <w:r w:rsidRPr="00FA0557">
        <w:t xml:space="preserve"> can be one of two values. If an </w:t>
      </w:r>
      <w:r w:rsidRPr="00F02209">
        <w:rPr>
          <w:rFonts w:ascii="Times New Roman" w:hAnsi="Times New Roman"/>
          <w:i/>
        </w:rPr>
        <w:t xml:space="preserve">initialValue </w:t>
      </w:r>
      <w:r w:rsidRPr="00FA0557">
        <w:t xml:space="preserve">was provided in the call to </w:t>
      </w:r>
      <w:r w:rsidRPr="00FA0557">
        <w:rPr>
          <w:rFonts w:ascii="Courier New" w:hAnsi="Courier New" w:cs="Courier New"/>
          <w:b/>
        </w:rPr>
        <w:t>reduce</w:t>
      </w:r>
      <w:r w:rsidRPr="00FA0557">
        <w:t xml:space="preserve">, then </w:t>
      </w:r>
      <w:r w:rsidRPr="006F716D">
        <w:rPr>
          <w:i/>
        </w:rPr>
        <w:t>previousValue</w:t>
      </w:r>
      <w:r w:rsidRPr="00FA0557">
        <w:t xml:space="preserve"> will be equal to </w:t>
      </w:r>
      <w:r w:rsidRPr="00F02209">
        <w:rPr>
          <w:rFonts w:ascii="Times New Roman" w:hAnsi="Times New Roman"/>
          <w:i/>
        </w:rPr>
        <w:t xml:space="preserve">initialValue </w:t>
      </w:r>
      <w:r w:rsidRPr="00FA0557">
        <w:t xml:space="preserve">and </w:t>
      </w:r>
      <w:r w:rsidRPr="006F716D">
        <w:rPr>
          <w:i/>
        </w:rPr>
        <w:t>currentValue</w:t>
      </w:r>
      <w:r w:rsidRPr="00FA0557">
        <w:t xml:space="preserve"> will be equal to the first value in the array. If no </w:t>
      </w:r>
      <w:r w:rsidRPr="00F02209">
        <w:rPr>
          <w:rFonts w:ascii="Times New Roman" w:hAnsi="Times New Roman"/>
          <w:i/>
        </w:rPr>
        <w:t xml:space="preserve">initialValue </w:t>
      </w:r>
      <w:r w:rsidRPr="00FA0557">
        <w:t xml:space="preserve">was provided, then </w:t>
      </w:r>
      <w:r w:rsidRPr="006F716D">
        <w:rPr>
          <w:i/>
        </w:rPr>
        <w:t>previousValue</w:t>
      </w:r>
      <w:r w:rsidRPr="00FA0557">
        <w:t xml:space="preserve"> will be equal to the first value in the array and </w:t>
      </w:r>
      <w:r w:rsidRPr="006F716D">
        <w:rPr>
          <w:i/>
        </w:rPr>
        <w:t>currentValue</w:t>
      </w:r>
      <w:r w:rsidRPr="00FA0557">
        <w:t xml:space="preserve"> will be equal to the second.</w:t>
      </w:r>
      <w:r>
        <w:t xml:space="preserve"> It is a </w:t>
      </w:r>
      <w:r w:rsidRPr="006F716D">
        <w:rPr>
          <w:b/>
        </w:rPr>
        <w:t>TypeError</w:t>
      </w:r>
      <w:r>
        <w:t xml:space="preserve"> if the array contains no elements and </w:t>
      </w:r>
      <w:r w:rsidRPr="00F02209">
        <w:rPr>
          <w:rFonts w:ascii="Times New Roman" w:hAnsi="Times New Roman"/>
          <w:i/>
        </w:rPr>
        <w:t>initialValue</w:t>
      </w:r>
      <w:r>
        <w:t xml:space="preserve"> is not provided.</w:t>
      </w:r>
    </w:p>
    <w:p w14:paraId="746AFABF" w14:textId="77777777" w:rsidR="004C02EF" w:rsidRDefault="004C02EF" w:rsidP="004C02EF">
      <w:r w:rsidRPr="00FA0557">
        <w:rPr>
          <w:rFonts w:ascii="Courier New" w:hAnsi="Courier New" w:cs="Courier New"/>
          <w:b/>
        </w:rPr>
        <w:t>reduce</w:t>
      </w:r>
      <w:r>
        <w:t xml:space="preserve"> does not directly mutate the object on which it is called</w:t>
      </w:r>
      <w:r w:rsidRPr="0092710F">
        <w:t xml:space="preserve"> </w:t>
      </w:r>
      <w:r>
        <w:t xml:space="preserve">but the object may be mutated by the calls to </w:t>
      </w:r>
      <w:r w:rsidRPr="00F02209">
        <w:rPr>
          <w:rFonts w:ascii="Times New Roman" w:hAnsi="Times New Roman"/>
          <w:i/>
        </w:rPr>
        <w:t>callbackfn</w:t>
      </w:r>
      <w:r>
        <w:t>.</w:t>
      </w:r>
    </w:p>
    <w:p w14:paraId="47226B4C" w14:textId="77777777" w:rsidR="004C02EF" w:rsidRDefault="004C02EF" w:rsidP="004C02EF">
      <w:r>
        <w:t xml:space="preserve">The range of elements processed by </w:t>
      </w:r>
      <w:r w:rsidRPr="00FA0557">
        <w:rPr>
          <w:rFonts w:ascii="Courier New" w:hAnsi="Courier New" w:cs="Courier New"/>
          <w:b/>
        </w:rPr>
        <w:t>reduce</w:t>
      </w:r>
      <w:r>
        <w:t xml:space="preserve"> is set before the first call to </w:t>
      </w:r>
      <w:r w:rsidRPr="00F02209">
        <w:rPr>
          <w:rFonts w:ascii="Times New Roman" w:hAnsi="Times New Roman"/>
          <w:i/>
        </w:rPr>
        <w:t>callbackfn</w:t>
      </w:r>
      <w:r>
        <w:t xml:space="preserve">. Elements that are appended to the array after the call to </w:t>
      </w:r>
      <w:r w:rsidRPr="00FA0557">
        <w:rPr>
          <w:rFonts w:ascii="Courier New" w:hAnsi="Courier New" w:cs="Courier New"/>
          <w:b/>
        </w:rPr>
        <w:t>reduce</w:t>
      </w:r>
      <w:r>
        <w:t xml:space="preserve"> begins will not be visited by </w:t>
      </w:r>
      <w:r w:rsidRPr="00F02209">
        <w:rPr>
          <w:rFonts w:ascii="Times New Roman" w:hAnsi="Times New Roman"/>
          <w:i/>
        </w:rPr>
        <w:t>callbackfn</w:t>
      </w:r>
      <w:r>
        <w:t>. If existing</w:t>
      </w:r>
      <w:r w:rsidRPr="0092710F">
        <w:t xml:space="preserve"> </w:t>
      </w:r>
      <w:r>
        <w:t xml:space="preserve">elements of the array are changed, their value as passed to </w:t>
      </w:r>
      <w:r w:rsidRPr="00F02209">
        <w:rPr>
          <w:rFonts w:ascii="Times New Roman" w:hAnsi="Times New Roman"/>
          <w:i/>
        </w:rPr>
        <w:t xml:space="preserve">callbackfn </w:t>
      </w:r>
      <w:r>
        <w:t xml:space="preserve">will be the value at the time </w:t>
      </w:r>
      <w:r w:rsidRPr="00FA0557">
        <w:rPr>
          <w:rFonts w:ascii="Courier New" w:hAnsi="Courier New" w:cs="Courier New"/>
          <w:b/>
        </w:rPr>
        <w:t>reduce</w:t>
      </w:r>
      <w:r>
        <w:t xml:space="preserve"> visits them; elements that are deleted after the call to </w:t>
      </w:r>
      <w:r>
        <w:rPr>
          <w:rFonts w:ascii="Courier New" w:hAnsi="Courier New" w:cs="Courier New"/>
          <w:b/>
        </w:rPr>
        <w:t>reduce</w:t>
      </w:r>
      <w:r>
        <w:t xml:space="preserve"> begins and before being visited are not visited.</w:t>
      </w:r>
    </w:p>
    <w:p w14:paraId="0E7B0A78" w14:textId="77777777" w:rsidR="004C02EF" w:rsidRDefault="004C02EF" w:rsidP="004C02EF">
      <w:r>
        <w:t xml:space="preserve">When the </w:t>
      </w:r>
      <w:r w:rsidRPr="00FA0557">
        <w:rPr>
          <w:rFonts w:ascii="Courier New" w:hAnsi="Courier New" w:cs="Courier New"/>
          <w:b/>
        </w:rPr>
        <w:t>reduce</w:t>
      </w:r>
      <w:r>
        <w:t xml:space="preserve"> method is called with one or two arguments, the following steps are taken:</w:t>
      </w:r>
      <w:r w:rsidRPr="005046A6">
        <w:t xml:space="preserve"> </w:t>
      </w:r>
    </w:p>
    <w:p w14:paraId="214D587D" w14:textId="77777777" w:rsidR="004C02EF" w:rsidRPr="005F2176" w:rsidRDefault="004C02EF" w:rsidP="004C02EF">
      <w:pPr>
        <w:pStyle w:val="Alg4"/>
        <w:numPr>
          <w:ilvl w:val="0"/>
          <w:numId w:val="223"/>
        </w:numPr>
      </w:pPr>
      <w:r w:rsidRPr="005F2176">
        <w:t xml:space="preserve">Let </w:t>
      </w:r>
      <w:r w:rsidRPr="005F2176">
        <w:rPr>
          <w:i/>
        </w:rPr>
        <w:t>O</w:t>
      </w:r>
      <w:r w:rsidRPr="005F2176">
        <w:t xml:space="preserve"> be the result of calling ToObject passing the </w:t>
      </w:r>
      <w:r w:rsidRPr="005F2176">
        <w:rPr>
          <w:b/>
        </w:rPr>
        <w:t xml:space="preserve">this </w:t>
      </w:r>
      <w:r w:rsidRPr="005F2176">
        <w:t>value as the argument.</w:t>
      </w:r>
    </w:p>
    <w:p w14:paraId="2F488469" w14:textId="77777777" w:rsidR="004C02EF" w:rsidRPr="005F2176" w:rsidRDefault="004C02EF" w:rsidP="004C02EF">
      <w:pPr>
        <w:pStyle w:val="Alg4"/>
        <w:numPr>
          <w:ilvl w:val="0"/>
          <w:numId w:val="223"/>
        </w:numPr>
      </w:pPr>
      <w:r w:rsidRPr="005F2176">
        <w:t xml:space="preserve">Let </w:t>
      </w:r>
      <w:r w:rsidRPr="005F2176">
        <w:rPr>
          <w:i/>
        </w:rPr>
        <w:t>lenValue</w:t>
      </w:r>
      <w:r w:rsidRPr="005F2176">
        <w:t xml:space="preserve">  be the result of calling the [[Get]] internal method of </w:t>
      </w:r>
      <w:r w:rsidRPr="005F2176">
        <w:rPr>
          <w:i/>
        </w:rPr>
        <w:t>O</w:t>
      </w:r>
      <w:r w:rsidRPr="005F2176">
        <w:t xml:space="preserve"> with the argument </w:t>
      </w:r>
      <w:r w:rsidRPr="003A1CEA">
        <w:rPr>
          <w:rFonts w:ascii="Courier New" w:hAnsi="Courier New" w:cs="Courier New"/>
          <w:b/>
        </w:rPr>
        <w:t>"length"</w:t>
      </w:r>
      <w:r w:rsidRPr="005F2176">
        <w:t>.</w:t>
      </w:r>
    </w:p>
    <w:p w14:paraId="0C0C7130" w14:textId="77777777" w:rsidR="004C02EF" w:rsidRPr="005F2176" w:rsidRDefault="004C02EF" w:rsidP="004C02EF">
      <w:pPr>
        <w:pStyle w:val="Alg4"/>
        <w:numPr>
          <w:ilvl w:val="0"/>
          <w:numId w:val="223"/>
        </w:numPr>
      </w:pPr>
      <w:r w:rsidRPr="005F2176">
        <w:t xml:space="preserve">Let </w:t>
      </w:r>
      <w:r w:rsidRPr="005F2176">
        <w:rPr>
          <w:i/>
        </w:rPr>
        <w:t>len</w:t>
      </w:r>
      <w:r w:rsidRPr="005F2176">
        <w:t xml:space="preserve"> be ToUint32(</w:t>
      </w:r>
      <w:r w:rsidRPr="005F2176">
        <w:rPr>
          <w:i/>
        </w:rPr>
        <w:t>lenValue</w:t>
      </w:r>
      <w:r w:rsidRPr="005F2176">
        <w:t>).</w:t>
      </w:r>
    </w:p>
    <w:p w14:paraId="545EE506" w14:textId="77777777" w:rsidR="004C02EF" w:rsidRPr="005F2176" w:rsidRDefault="004C02EF" w:rsidP="004C02EF">
      <w:pPr>
        <w:pStyle w:val="Alg4"/>
        <w:numPr>
          <w:ilvl w:val="0"/>
          <w:numId w:val="223"/>
        </w:numPr>
      </w:pPr>
      <w:r w:rsidRPr="005F2176">
        <w:t>If IsCallable(</w:t>
      </w:r>
      <w:r w:rsidRPr="005F2176">
        <w:rPr>
          <w:i/>
        </w:rPr>
        <w:t>callbackfn</w:t>
      </w:r>
      <w:r w:rsidRPr="005F2176">
        <w:t xml:space="preserve">) is </w:t>
      </w:r>
      <w:r w:rsidRPr="005F2176">
        <w:rPr>
          <w:b/>
        </w:rPr>
        <w:t>false</w:t>
      </w:r>
      <w:r w:rsidRPr="005F2176">
        <w:t xml:space="preserve">, throw a </w:t>
      </w:r>
      <w:r w:rsidRPr="005F2176">
        <w:rPr>
          <w:b/>
        </w:rPr>
        <w:t>TypeError</w:t>
      </w:r>
      <w:r w:rsidRPr="005F2176">
        <w:t xml:space="preserve"> exception.</w:t>
      </w:r>
    </w:p>
    <w:p w14:paraId="578505EC" w14:textId="77777777" w:rsidR="004C02EF" w:rsidRPr="005F2176" w:rsidRDefault="004C02EF" w:rsidP="004C02EF">
      <w:pPr>
        <w:pStyle w:val="Alg4"/>
        <w:numPr>
          <w:ilvl w:val="0"/>
          <w:numId w:val="223"/>
        </w:numPr>
      </w:pPr>
      <w:r w:rsidRPr="005F2176">
        <w:t xml:space="preserve">If len is 0 and </w:t>
      </w:r>
      <w:r w:rsidRPr="005F2176">
        <w:rPr>
          <w:i/>
        </w:rPr>
        <w:t>initialValue</w:t>
      </w:r>
      <w:r w:rsidRPr="005F2176">
        <w:t xml:space="preserve"> is not present, throw a </w:t>
      </w:r>
      <w:r w:rsidRPr="005F2176">
        <w:rPr>
          <w:b/>
        </w:rPr>
        <w:t>TypeError</w:t>
      </w:r>
      <w:r w:rsidRPr="005F2176">
        <w:t xml:space="preserve"> exception.</w:t>
      </w:r>
    </w:p>
    <w:p w14:paraId="25411A69" w14:textId="77777777" w:rsidR="004C02EF" w:rsidRPr="005F2176" w:rsidRDefault="004C02EF" w:rsidP="004C02EF">
      <w:pPr>
        <w:pStyle w:val="Alg4"/>
        <w:numPr>
          <w:ilvl w:val="0"/>
          <w:numId w:val="223"/>
        </w:numPr>
      </w:pPr>
      <w:r w:rsidRPr="005F2176">
        <w:t xml:space="preserve">Let </w:t>
      </w:r>
      <w:r w:rsidRPr="005F2176">
        <w:rPr>
          <w:i/>
        </w:rPr>
        <w:t>k</w:t>
      </w:r>
      <w:r w:rsidRPr="005F2176">
        <w:t xml:space="preserve"> be 0.</w:t>
      </w:r>
    </w:p>
    <w:p w14:paraId="4D9EE24B" w14:textId="77777777" w:rsidR="004C02EF" w:rsidRPr="005F2176" w:rsidRDefault="004C02EF" w:rsidP="004C02EF">
      <w:pPr>
        <w:pStyle w:val="Alg4"/>
        <w:numPr>
          <w:ilvl w:val="0"/>
          <w:numId w:val="223"/>
        </w:numPr>
      </w:pPr>
      <w:r w:rsidRPr="005F2176">
        <w:t xml:space="preserve">If </w:t>
      </w:r>
      <w:r w:rsidRPr="005F2176">
        <w:rPr>
          <w:i/>
        </w:rPr>
        <w:t>initialValue</w:t>
      </w:r>
      <w:r w:rsidRPr="005F2176">
        <w:t xml:space="preserve"> is present, then</w:t>
      </w:r>
    </w:p>
    <w:p w14:paraId="635C4145" w14:textId="77777777" w:rsidR="004C02EF" w:rsidRPr="005F2176" w:rsidRDefault="004C02EF" w:rsidP="004C02EF">
      <w:pPr>
        <w:pStyle w:val="Alg4"/>
        <w:numPr>
          <w:ilvl w:val="1"/>
          <w:numId w:val="223"/>
        </w:numPr>
      </w:pPr>
      <w:r w:rsidRPr="005F2176">
        <w:t xml:space="preserve">Set </w:t>
      </w:r>
      <w:r w:rsidRPr="005F2176">
        <w:rPr>
          <w:i/>
        </w:rPr>
        <w:t>accumulator</w:t>
      </w:r>
      <w:r w:rsidRPr="005F2176">
        <w:t xml:space="preserve"> to </w:t>
      </w:r>
      <w:r w:rsidRPr="005F2176">
        <w:rPr>
          <w:i/>
        </w:rPr>
        <w:t>initialValue</w:t>
      </w:r>
      <w:r w:rsidRPr="005F2176">
        <w:t>.</w:t>
      </w:r>
    </w:p>
    <w:p w14:paraId="6540CEBA" w14:textId="77777777" w:rsidR="004C02EF" w:rsidRPr="005F2176" w:rsidRDefault="004C02EF" w:rsidP="004C02EF">
      <w:pPr>
        <w:pStyle w:val="Alg4"/>
        <w:numPr>
          <w:ilvl w:val="0"/>
          <w:numId w:val="223"/>
        </w:numPr>
      </w:pPr>
      <w:r w:rsidRPr="005F2176">
        <w:t xml:space="preserve">Else, </w:t>
      </w:r>
      <w:r w:rsidRPr="005F2176">
        <w:rPr>
          <w:i/>
        </w:rPr>
        <w:t>initialValue</w:t>
      </w:r>
      <w:r w:rsidRPr="005F2176">
        <w:t xml:space="preserve"> is not present</w:t>
      </w:r>
    </w:p>
    <w:p w14:paraId="0247AD89" w14:textId="77777777" w:rsidR="004C02EF" w:rsidRPr="005F2176" w:rsidRDefault="004C02EF" w:rsidP="004C02EF">
      <w:pPr>
        <w:pStyle w:val="Alg4"/>
        <w:numPr>
          <w:ilvl w:val="1"/>
          <w:numId w:val="223"/>
        </w:numPr>
      </w:pPr>
      <w:r w:rsidRPr="005F2176">
        <w:t xml:space="preserve">Let </w:t>
      </w:r>
      <w:r w:rsidRPr="005F2176">
        <w:rPr>
          <w:i/>
        </w:rPr>
        <w:t>kPresent</w:t>
      </w:r>
      <w:r w:rsidRPr="005F2176">
        <w:t xml:space="preserve"> be </w:t>
      </w:r>
      <w:r w:rsidRPr="005F2176">
        <w:rPr>
          <w:b/>
        </w:rPr>
        <w:t>false</w:t>
      </w:r>
      <w:r w:rsidRPr="005F2176">
        <w:t>.</w:t>
      </w:r>
    </w:p>
    <w:p w14:paraId="12D90CD5" w14:textId="77777777" w:rsidR="004C02EF" w:rsidRPr="005F2176" w:rsidRDefault="004C02EF" w:rsidP="004C02EF">
      <w:pPr>
        <w:pStyle w:val="Alg4"/>
        <w:numPr>
          <w:ilvl w:val="1"/>
          <w:numId w:val="223"/>
        </w:numPr>
      </w:pPr>
      <w:r w:rsidRPr="005F2176">
        <w:t xml:space="preserve">Repeat, while  </w:t>
      </w:r>
      <w:r w:rsidRPr="005F2176">
        <w:rPr>
          <w:i/>
        </w:rPr>
        <w:t>kPresent</w:t>
      </w:r>
      <w:r w:rsidRPr="005F2176">
        <w:t xml:space="preserve"> is </w:t>
      </w:r>
      <w:r w:rsidRPr="005F2176">
        <w:rPr>
          <w:b/>
        </w:rPr>
        <w:t>false</w:t>
      </w:r>
      <w:r w:rsidRPr="005F2176">
        <w:t xml:space="preserve"> and  </w:t>
      </w:r>
      <w:r w:rsidRPr="005F2176">
        <w:rPr>
          <w:i/>
        </w:rPr>
        <w:t>k</w:t>
      </w:r>
      <w:r w:rsidRPr="005F2176">
        <w:t xml:space="preserve"> &lt; </w:t>
      </w:r>
      <w:r w:rsidRPr="005F2176">
        <w:rPr>
          <w:i/>
        </w:rPr>
        <w:t>len</w:t>
      </w:r>
    </w:p>
    <w:p w14:paraId="2BCDF35E" w14:textId="77777777" w:rsidR="004C02EF" w:rsidRPr="005F2176" w:rsidRDefault="004C02EF" w:rsidP="004C02EF">
      <w:pPr>
        <w:pStyle w:val="Alg4"/>
        <w:numPr>
          <w:ilvl w:val="2"/>
          <w:numId w:val="223"/>
        </w:numPr>
      </w:pPr>
      <w:r w:rsidRPr="005F2176">
        <w:t xml:space="preserve">Let </w:t>
      </w:r>
      <w:r w:rsidRPr="005F2176">
        <w:rPr>
          <w:i/>
        </w:rPr>
        <w:t>Pk</w:t>
      </w:r>
      <w:r w:rsidRPr="005F2176">
        <w:t xml:space="preserve"> be ToString(</w:t>
      </w:r>
      <w:r w:rsidRPr="005F2176">
        <w:rPr>
          <w:i/>
        </w:rPr>
        <w:t>k</w:t>
      </w:r>
      <w:r w:rsidRPr="005F2176">
        <w:t>).</w:t>
      </w:r>
    </w:p>
    <w:p w14:paraId="16FE192B" w14:textId="77777777" w:rsidR="004C02EF" w:rsidRPr="005F2176" w:rsidRDefault="004C02EF" w:rsidP="004C02EF">
      <w:pPr>
        <w:pStyle w:val="Alg4"/>
        <w:numPr>
          <w:ilvl w:val="2"/>
          <w:numId w:val="223"/>
        </w:numPr>
      </w:pPr>
      <w:r w:rsidRPr="005F2176">
        <w:t xml:space="preserve">Let </w:t>
      </w:r>
      <w:r w:rsidRPr="005F2176">
        <w:rPr>
          <w:i/>
        </w:rPr>
        <w:t>kPresent</w:t>
      </w:r>
      <w:r w:rsidRPr="005F2176">
        <w:t xml:space="preserve"> be the result of calling the [[HasProperty]] internal method of </w:t>
      </w:r>
      <w:r w:rsidRPr="005F2176">
        <w:rPr>
          <w:i/>
        </w:rPr>
        <w:t>O</w:t>
      </w:r>
      <w:r w:rsidRPr="005F2176">
        <w:t xml:space="preserve"> with argument </w:t>
      </w:r>
      <w:r w:rsidRPr="005F2176">
        <w:rPr>
          <w:i/>
        </w:rPr>
        <w:t>Pk</w:t>
      </w:r>
      <w:r w:rsidRPr="005F2176">
        <w:t>.</w:t>
      </w:r>
    </w:p>
    <w:p w14:paraId="2D184D0E" w14:textId="77777777" w:rsidR="004C02EF" w:rsidRPr="005F2176" w:rsidRDefault="004C02EF" w:rsidP="004C02EF">
      <w:pPr>
        <w:pStyle w:val="Alg4"/>
        <w:numPr>
          <w:ilvl w:val="2"/>
          <w:numId w:val="223"/>
        </w:numPr>
      </w:pPr>
      <w:r w:rsidRPr="005F2176">
        <w:t xml:space="preserve">If </w:t>
      </w:r>
      <w:r w:rsidRPr="005F2176">
        <w:rPr>
          <w:i/>
        </w:rPr>
        <w:t>kPresent</w:t>
      </w:r>
      <w:r w:rsidRPr="005F2176">
        <w:t xml:space="preserve"> is </w:t>
      </w:r>
      <w:r w:rsidRPr="005F2176">
        <w:rPr>
          <w:b/>
        </w:rPr>
        <w:t>true</w:t>
      </w:r>
      <w:r w:rsidRPr="005F2176">
        <w:t>, then</w:t>
      </w:r>
    </w:p>
    <w:p w14:paraId="1850E20A" w14:textId="77777777" w:rsidR="004C02EF" w:rsidRPr="005F2176" w:rsidRDefault="004C02EF" w:rsidP="004C02EF">
      <w:pPr>
        <w:pStyle w:val="Alg4"/>
        <w:numPr>
          <w:ilvl w:val="3"/>
          <w:numId w:val="223"/>
        </w:numPr>
      </w:pPr>
      <w:r w:rsidRPr="005F2176">
        <w:t xml:space="preserve">Let </w:t>
      </w:r>
      <w:r w:rsidRPr="005F2176">
        <w:rPr>
          <w:i/>
        </w:rPr>
        <w:t>accumulator</w:t>
      </w:r>
      <w:r w:rsidRPr="005F2176">
        <w:t xml:space="preserve"> be the result of calling the [[Get]] internal method of </w:t>
      </w:r>
      <w:r w:rsidRPr="005F2176">
        <w:rPr>
          <w:i/>
        </w:rPr>
        <w:t>O</w:t>
      </w:r>
      <w:r w:rsidRPr="005F2176">
        <w:t xml:space="preserve"> with argument </w:t>
      </w:r>
      <w:r w:rsidRPr="005F2176">
        <w:rPr>
          <w:i/>
        </w:rPr>
        <w:t>Pk</w:t>
      </w:r>
      <w:r w:rsidRPr="005F2176">
        <w:t>.</w:t>
      </w:r>
    </w:p>
    <w:p w14:paraId="71FC45D6" w14:textId="77777777" w:rsidR="004C02EF" w:rsidRPr="005F2176" w:rsidRDefault="004C02EF" w:rsidP="004C02EF">
      <w:pPr>
        <w:pStyle w:val="Alg4"/>
        <w:numPr>
          <w:ilvl w:val="2"/>
          <w:numId w:val="223"/>
        </w:numPr>
      </w:pPr>
      <w:r w:rsidRPr="005F2176">
        <w:t xml:space="preserve">Increase </w:t>
      </w:r>
      <w:r w:rsidRPr="005F2176">
        <w:rPr>
          <w:i/>
        </w:rPr>
        <w:t>k</w:t>
      </w:r>
      <w:r w:rsidRPr="005F2176">
        <w:t xml:space="preserve"> by 1.</w:t>
      </w:r>
    </w:p>
    <w:p w14:paraId="76102963" w14:textId="77777777" w:rsidR="004C02EF" w:rsidRPr="005F2176" w:rsidRDefault="004C02EF" w:rsidP="004C02EF">
      <w:pPr>
        <w:pStyle w:val="Alg4"/>
        <w:numPr>
          <w:ilvl w:val="1"/>
          <w:numId w:val="223"/>
        </w:numPr>
      </w:pPr>
      <w:r w:rsidRPr="005F2176">
        <w:t xml:space="preserve">If </w:t>
      </w:r>
      <w:r w:rsidRPr="005F2176">
        <w:rPr>
          <w:i/>
        </w:rPr>
        <w:t>kPresent</w:t>
      </w:r>
      <w:r w:rsidRPr="005F2176">
        <w:t xml:space="preserve"> is </w:t>
      </w:r>
      <w:r w:rsidRPr="005F2176">
        <w:rPr>
          <w:b/>
        </w:rPr>
        <w:t>false</w:t>
      </w:r>
      <w:r w:rsidRPr="005F2176">
        <w:t xml:space="preserve">, throw a </w:t>
      </w:r>
      <w:r w:rsidRPr="005F2176">
        <w:rPr>
          <w:b/>
        </w:rPr>
        <w:t>TypeError</w:t>
      </w:r>
      <w:r w:rsidRPr="005F2176">
        <w:t xml:space="preserve"> exception.</w:t>
      </w:r>
    </w:p>
    <w:p w14:paraId="6510A489" w14:textId="77777777" w:rsidR="004C02EF" w:rsidRPr="005F2176" w:rsidRDefault="004C02EF" w:rsidP="004C02EF">
      <w:pPr>
        <w:pStyle w:val="Alg4"/>
        <w:numPr>
          <w:ilvl w:val="0"/>
          <w:numId w:val="223"/>
        </w:numPr>
      </w:pPr>
      <w:r w:rsidRPr="005F2176">
        <w:t xml:space="preserve">Repeat, while </w:t>
      </w:r>
      <w:r w:rsidRPr="005F2176">
        <w:rPr>
          <w:i/>
        </w:rPr>
        <w:t xml:space="preserve">k </w:t>
      </w:r>
      <w:r w:rsidRPr="005F2176">
        <w:t xml:space="preserve">&lt; </w:t>
      </w:r>
      <w:r w:rsidRPr="005F2176">
        <w:rPr>
          <w:i/>
        </w:rPr>
        <w:t>len</w:t>
      </w:r>
    </w:p>
    <w:p w14:paraId="4A85196D" w14:textId="77777777" w:rsidR="004C02EF" w:rsidRPr="005F2176" w:rsidRDefault="004C02EF" w:rsidP="004C02EF">
      <w:pPr>
        <w:pStyle w:val="Alg4"/>
        <w:numPr>
          <w:ilvl w:val="1"/>
          <w:numId w:val="223"/>
        </w:numPr>
      </w:pPr>
      <w:r w:rsidRPr="005F2176">
        <w:t xml:space="preserve">Let </w:t>
      </w:r>
      <w:r w:rsidRPr="005F2176">
        <w:rPr>
          <w:i/>
        </w:rPr>
        <w:t>Pk</w:t>
      </w:r>
      <w:r w:rsidRPr="005F2176">
        <w:t xml:space="preserve"> be ToString(</w:t>
      </w:r>
      <w:r w:rsidRPr="005F2176">
        <w:rPr>
          <w:i/>
        </w:rPr>
        <w:t>k</w:t>
      </w:r>
      <w:r w:rsidRPr="005F2176">
        <w:t>).</w:t>
      </w:r>
    </w:p>
    <w:p w14:paraId="6F2D3586" w14:textId="77777777" w:rsidR="004C02EF" w:rsidRPr="005F2176" w:rsidRDefault="004C02EF" w:rsidP="004C02EF">
      <w:pPr>
        <w:pStyle w:val="Alg4"/>
        <w:numPr>
          <w:ilvl w:val="1"/>
          <w:numId w:val="223"/>
        </w:numPr>
      </w:pPr>
      <w:r w:rsidRPr="005F2176">
        <w:t xml:space="preserve">Let </w:t>
      </w:r>
      <w:r w:rsidRPr="005F2176">
        <w:rPr>
          <w:i/>
        </w:rPr>
        <w:t>kPresent</w:t>
      </w:r>
      <w:r w:rsidRPr="005F2176">
        <w:t xml:space="preserve"> be the result of calling the [[HasProperty]] internal method of </w:t>
      </w:r>
      <w:r w:rsidRPr="005F2176">
        <w:rPr>
          <w:i/>
        </w:rPr>
        <w:t>O</w:t>
      </w:r>
      <w:r w:rsidRPr="005F2176">
        <w:t xml:space="preserve"> with argument </w:t>
      </w:r>
      <w:r w:rsidRPr="005F2176">
        <w:rPr>
          <w:i/>
        </w:rPr>
        <w:t>Pk</w:t>
      </w:r>
      <w:r w:rsidRPr="005F2176">
        <w:t>.</w:t>
      </w:r>
    </w:p>
    <w:p w14:paraId="346B4819" w14:textId="77777777" w:rsidR="004C02EF" w:rsidRPr="005F2176" w:rsidRDefault="004C02EF" w:rsidP="004C02EF">
      <w:pPr>
        <w:pStyle w:val="Alg4"/>
        <w:numPr>
          <w:ilvl w:val="1"/>
          <w:numId w:val="223"/>
        </w:numPr>
      </w:pPr>
      <w:r w:rsidRPr="005F2176">
        <w:t xml:space="preserve">If </w:t>
      </w:r>
      <w:r w:rsidRPr="005F2176">
        <w:rPr>
          <w:i/>
        </w:rPr>
        <w:t>kPresent</w:t>
      </w:r>
      <w:r w:rsidRPr="005F2176">
        <w:t xml:space="preserve"> is </w:t>
      </w:r>
      <w:r w:rsidRPr="005F2176">
        <w:rPr>
          <w:b/>
        </w:rPr>
        <w:t>true</w:t>
      </w:r>
      <w:r w:rsidRPr="005F2176">
        <w:t>, then</w:t>
      </w:r>
    </w:p>
    <w:p w14:paraId="12B9A8A6" w14:textId="77777777" w:rsidR="004C02EF" w:rsidRPr="005F2176" w:rsidRDefault="004C02EF" w:rsidP="004C02EF">
      <w:pPr>
        <w:pStyle w:val="Alg4"/>
        <w:numPr>
          <w:ilvl w:val="2"/>
          <w:numId w:val="223"/>
        </w:numPr>
      </w:pPr>
      <w:r w:rsidRPr="005F2176">
        <w:t xml:space="preserve">Let </w:t>
      </w:r>
      <w:r w:rsidRPr="005F2176">
        <w:rPr>
          <w:i/>
        </w:rPr>
        <w:t>kValue</w:t>
      </w:r>
      <w:r w:rsidRPr="005F2176">
        <w:t xml:space="preserve"> be the result of calling the [[Get]] internal method of </w:t>
      </w:r>
      <w:r w:rsidRPr="005F2176">
        <w:rPr>
          <w:i/>
        </w:rPr>
        <w:t>O</w:t>
      </w:r>
      <w:r w:rsidRPr="005F2176">
        <w:t xml:space="preserve"> with argument </w:t>
      </w:r>
      <w:r w:rsidRPr="005F2176">
        <w:rPr>
          <w:i/>
        </w:rPr>
        <w:t>Pk</w:t>
      </w:r>
      <w:r w:rsidRPr="005F2176">
        <w:t>.</w:t>
      </w:r>
    </w:p>
    <w:p w14:paraId="7787994E" w14:textId="77777777" w:rsidR="004C02EF" w:rsidRPr="005F2176" w:rsidRDefault="004C02EF" w:rsidP="004C02EF">
      <w:pPr>
        <w:pStyle w:val="Alg4"/>
        <w:numPr>
          <w:ilvl w:val="2"/>
          <w:numId w:val="223"/>
        </w:numPr>
      </w:pPr>
      <w:r w:rsidRPr="005F2176">
        <w:t xml:space="preserve">Let </w:t>
      </w:r>
      <w:r w:rsidRPr="005F2176">
        <w:rPr>
          <w:i/>
        </w:rPr>
        <w:t>accumulator</w:t>
      </w:r>
      <w:r w:rsidRPr="005F2176">
        <w:t xml:space="preserve"> be the result of calling the [[Call]] internal method of </w:t>
      </w:r>
      <w:r w:rsidRPr="005F2176">
        <w:rPr>
          <w:i/>
        </w:rPr>
        <w:t>callbackfn</w:t>
      </w:r>
      <w:r w:rsidRPr="005F2176">
        <w:t xml:space="preserve"> with </w:t>
      </w:r>
      <w:r>
        <w:rPr>
          <w:b/>
        </w:rPr>
        <w:t>undefined</w:t>
      </w:r>
      <w:r w:rsidRPr="005F2176">
        <w:t xml:space="preserve"> as the </w:t>
      </w:r>
      <w:r w:rsidRPr="005F2176">
        <w:rPr>
          <w:b/>
        </w:rPr>
        <w:t>this</w:t>
      </w:r>
      <w:r w:rsidRPr="005F2176">
        <w:t xml:space="preserve"> value and argument list containing </w:t>
      </w:r>
      <w:r w:rsidRPr="005F2176">
        <w:rPr>
          <w:i/>
        </w:rPr>
        <w:t>accumulator</w:t>
      </w:r>
      <w:r w:rsidRPr="005F2176">
        <w:t xml:space="preserve">, </w:t>
      </w:r>
      <w:r w:rsidRPr="005F2176">
        <w:rPr>
          <w:i/>
        </w:rPr>
        <w:t>kValue</w:t>
      </w:r>
      <w:r w:rsidRPr="005F2176">
        <w:t xml:space="preserve">, </w:t>
      </w:r>
      <w:r w:rsidRPr="005F2176">
        <w:rPr>
          <w:i/>
        </w:rPr>
        <w:t>k</w:t>
      </w:r>
      <w:r w:rsidRPr="005F2176">
        <w:t xml:space="preserve">, and </w:t>
      </w:r>
      <w:r w:rsidRPr="005F2176">
        <w:rPr>
          <w:i/>
        </w:rPr>
        <w:t>O</w:t>
      </w:r>
      <w:r w:rsidRPr="005F2176">
        <w:t>.</w:t>
      </w:r>
    </w:p>
    <w:p w14:paraId="28113D99" w14:textId="77777777" w:rsidR="004C02EF" w:rsidRPr="005F2176" w:rsidRDefault="004C02EF" w:rsidP="004C02EF">
      <w:pPr>
        <w:pStyle w:val="Alg4"/>
        <w:numPr>
          <w:ilvl w:val="1"/>
          <w:numId w:val="223"/>
        </w:numPr>
      </w:pPr>
      <w:r w:rsidRPr="005F2176">
        <w:t xml:space="preserve">Increase </w:t>
      </w:r>
      <w:r w:rsidRPr="005F2176">
        <w:rPr>
          <w:i/>
        </w:rPr>
        <w:t>k</w:t>
      </w:r>
      <w:r w:rsidRPr="005F2176">
        <w:t xml:space="preserve"> by 1.</w:t>
      </w:r>
    </w:p>
    <w:p w14:paraId="3874DE97" w14:textId="77777777" w:rsidR="004C02EF" w:rsidRPr="005F2176" w:rsidRDefault="004C02EF" w:rsidP="004C02EF">
      <w:pPr>
        <w:pStyle w:val="Alg4"/>
        <w:numPr>
          <w:ilvl w:val="0"/>
          <w:numId w:val="223"/>
        </w:numPr>
        <w:spacing w:after="120"/>
      </w:pPr>
      <w:r w:rsidRPr="005F2176">
        <w:t xml:space="preserve">Return </w:t>
      </w:r>
      <w:r w:rsidRPr="005F2176">
        <w:rPr>
          <w:i/>
        </w:rPr>
        <w:t>accumulator</w:t>
      </w:r>
      <w:r w:rsidRPr="005F2176">
        <w:t>.</w:t>
      </w:r>
    </w:p>
    <w:p w14:paraId="768C0FAF"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reduce</w:t>
      </w:r>
      <w:r>
        <w:t xml:space="preserve"> method is </w:t>
      </w:r>
      <w:r>
        <w:rPr>
          <w:b/>
        </w:rPr>
        <w:t>1</w:t>
      </w:r>
      <w:r>
        <w:t>.</w:t>
      </w:r>
    </w:p>
    <w:p w14:paraId="76429BB1" w14:textId="77777777" w:rsidR="004C02EF" w:rsidRPr="009C06B1" w:rsidRDefault="004C02EF" w:rsidP="004C02EF">
      <w:pPr>
        <w:pStyle w:val="Note"/>
      </w:pPr>
      <w:r w:rsidRPr="005F2176">
        <w:t>NOTE</w:t>
      </w:r>
      <w:r w:rsidRPr="005F2176">
        <w:tab/>
        <w:t xml:space="preserve">The </w:t>
      </w:r>
      <w:r w:rsidRPr="005F2176">
        <w:rPr>
          <w:rFonts w:ascii="Courier New" w:hAnsi="Courier New" w:cs="Courier New"/>
          <w:b/>
        </w:rPr>
        <w:t>reduce</w:t>
      </w:r>
      <w:r w:rsidRPr="005F2176">
        <w:rPr>
          <w:b/>
        </w:rPr>
        <w:t xml:space="preserve"> </w:t>
      </w:r>
      <w:r w:rsidRPr="005F2176">
        <w:t xml:space="preserve">function is intentionally generic; it does not require that its </w:t>
      </w:r>
      <w:r w:rsidRPr="005F2176">
        <w:rPr>
          <w:b/>
        </w:rPr>
        <w:t>this</w:t>
      </w:r>
      <w:r w:rsidRPr="005F2176">
        <w:t xml:space="preserve"> value be an Array object. Therefore it can be transferred to other kinds of objects for use as a method. Whether the </w:t>
      </w:r>
      <w:r w:rsidRPr="005F2176">
        <w:rPr>
          <w:rFonts w:ascii="Courier New" w:hAnsi="Courier New" w:cs="Courier New"/>
          <w:b/>
        </w:rPr>
        <w:t>reduce</w:t>
      </w:r>
      <w:r w:rsidRPr="005F2176">
        <w:rPr>
          <w:b/>
        </w:rPr>
        <w:t xml:space="preserve"> </w:t>
      </w:r>
      <w:r w:rsidRPr="005F2176">
        <w:t>function can be applied successfully to a host object is implementation-dependent.</w:t>
      </w:r>
    </w:p>
    <w:p w14:paraId="745BBD86" w14:textId="77777777" w:rsidR="004C02EF" w:rsidRDefault="004C02EF" w:rsidP="004C02EF">
      <w:pPr>
        <w:pStyle w:val="40"/>
        <w:numPr>
          <w:ilvl w:val="0"/>
          <w:numId w:val="0"/>
        </w:numPr>
      </w:pPr>
      <w:r>
        <w:t>15.4.4.22</w:t>
      </w:r>
      <w:r>
        <w:tab/>
        <w:t>Array.prototype.reduceRight ( callbackfn [ , initialValue ] )</w:t>
      </w:r>
    </w:p>
    <w:p w14:paraId="7E82B0FE" w14:textId="77777777" w:rsidR="004C02EF" w:rsidRDefault="004C02EF" w:rsidP="004C02EF">
      <w:r w:rsidRPr="00F02209">
        <w:rPr>
          <w:rFonts w:ascii="Times New Roman" w:hAnsi="Times New Roman"/>
          <w:i/>
        </w:rPr>
        <w:t xml:space="preserve">callbackfn </w:t>
      </w:r>
      <w:r>
        <w:t xml:space="preserve">should be a function that takes four arguments. </w:t>
      </w:r>
      <w:r w:rsidRPr="00FA0557">
        <w:rPr>
          <w:rFonts w:ascii="Courier New" w:hAnsi="Courier New" w:cs="Courier New"/>
          <w:b/>
        </w:rPr>
        <w:t xml:space="preserve">reduceRight </w:t>
      </w:r>
      <w:r>
        <w:t>calls the callback, as a function, once for each element present in the array, in descending order.</w:t>
      </w:r>
    </w:p>
    <w:p w14:paraId="76CCEF17" w14:textId="77777777" w:rsidR="004C02EF" w:rsidRDefault="004C02EF" w:rsidP="004C02EF">
      <w:r w:rsidRPr="00F02209">
        <w:rPr>
          <w:rFonts w:ascii="Times New Roman" w:hAnsi="Times New Roman"/>
          <w:i/>
        </w:rPr>
        <w:t xml:space="preserve">callbackfn </w:t>
      </w:r>
      <w:r>
        <w:t xml:space="preserve">is called with four arguments: the </w:t>
      </w:r>
      <w:r w:rsidRPr="00612C55">
        <w:rPr>
          <w:rFonts w:ascii="Times New Roman" w:hAnsi="Times New Roman"/>
          <w:i/>
        </w:rPr>
        <w:t>previousValue</w:t>
      </w:r>
      <w:r>
        <w:t xml:space="preserve"> (or value from the previous call to </w:t>
      </w:r>
      <w:r w:rsidRPr="00F02209">
        <w:rPr>
          <w:rFonts w:ascii="Times New Roman" w:hAnsi="Times New Roman"/>
          <w:i/>
        </w:rPr>
        <w:t>callbackfn</w:t>
      </w:r>
      <w:r>
        <w:t xml:space="preserve">), the </w:t>
      </w:r>
      <w:r w:rsidRPr="00612C55">
        <w:rPr>
          <w:rFonts w:ascii="Times New Roman" w:hAnsi="Times New Roman"/>
          <w:i/>
        </w:rPr>
        <w:t>currentValue</w:t>
      </w:r>
      <w:r>
        <w:t xml:space="preserve"> (value of the current element), the </w:t>
      </w:r>
      <w:r w:rsidRPr="00612C55">
        <w:rPr>
          <w:rFonts w:ascii="Times New Roman" w:hAnsi="Times New Roman"/>
          <w:i/>
        </w:rPr>
        <w:t>currentIndex</w:t>
      </w:r>
      <w:r>
        <w:t xml:space="preserve">, and the object being traversed. </w:t>
      </w:r>
      <w:r w:rsidRPr="00DB0348">
        <w:t xml:space="preserve">The first time the function is called, the </w:t>
      </w:r>
      <w:r w:rsidRPr="00612C55">
        <w:rPr>
          <w:rFonts w:ascii="Times New Roman" w:hAnsi="Times New Roman"/>
          <w:i/>
        </w:rPr>
        <w:t>previousValue</w:t>
      </w:r>
      <w:r w:rsidRPr="00DB0348">
        <w:t xml:space="preserve"> and </w:t>
      </w:r>
      <w:r w:rsidRPr="00612C55">
        <w:rPr>
          <w:rFonts w:ascii="Times New Roman" w:hAnsi="Times New Roman"/>
          <w:i/>
        </w:rPr>
        <w:t>currentValue</w:t>
      </w:r>
      <w:r w:rsidRPr="00DB0348">
        <w:t xml:space="preserve"> can be one of two values. If an </w:t>
      </w:r>
      <w:r w:rsidRPr="00F02209">
        <w:rPr>
          <w:rFonts w:ascii="Times New Roman" w:hAnsi="Times New Roman"/>
          <w:i/>
        </w:rPr>
        <w:t xml:space="preserve">initialValue </w:t>
      </w:r>
      <w:r w:rsidRPr="00DB0348">
        <w:t xml:space="preserve">was provided in the call to </w:t>
      </w:r>
      <w:r w:rsidRPr="00FA0557">
        <w:rPr>
          <w:rFonts w:ascii="Courier New" w:hAnsi="Courier New" w:cs="Courier New"/>
          <w:b/>
        </w:rPr>
        <w:t>reduceRight</w:t>
      </w:r>
      <w:r w:rsidRPr="00DB0348">
        <w:t xml:space="preserve">, then </w:t>
      </w:r>
      <w:r w:rsidRPr="00612C55">
        <w:rPr>
          <w:rFonts w:ascii="Times New Roman" w:hAnsi="Times New Roman"/>
          <w:i/>
        </w:rPr>
        <w:t>previousValue</w:t>
      </w:r>
      <w:r w:rsidRPr="00DB0348">
        <w:t xml:space="preserve"> will be equal to </w:t>
      </w:r>
      <w:r w:rsidRPr="00F02209">
        <w:rPr>
          <w:rFonts w:ascii="Times New Roman" w:hAnsi="Times New Roman"/>
          <w:i/>
        </w:rPr>
        <w:t>initialValue</w:t>
      </w:r>
      <w:r w:rsidRPr="00DB0348">
        <w:t xml:space="preserve"> and </w:t>
      </w:r>
      <w:r w:rsidRPr="00612C55">
        <w:rPr>
          <w:rFonts w:ascii="Times New Roman" w:hAnsi="Times New Roman"/>
          <w:i/>
        </w:rPr>
        <w:t>currentValue</w:t>
      </w:r>
      <w:r w:rsidRPr="00DB0348">
        <w:t xml:space="preserve"> will be equal to the last value in the array. If no </w:t>
      </w:r>
      <w:r w:rsidRPr="00F02209">
        <w:rPr>
          <w:rFonts w:ascii="Times New Roman" w:hAnsi="Times New Roman"/>
          <w:i/>
        </w:rPr>
        <w:t xml:space="preserve">initialValue </w:t>
      </w:r>
      <w:r w:rsidRPr="00DB0348">
        <w:t xml:space="preserve">was provided, then </w:t>
      </w:r>
      <w:r w:rsidRPr="00612C55">
        <w:rPr>
          <w:rFonts w:ascii="Times New Roman" w:hAnsi="Times New Roman"/>
          <w:i/>
        </w:rPr>
        <w:t>previousValue</w:t>
      </w:r>
      <w:r w:rsidRPr="00DB0348">
        <w:t xml:space="preserve"> will be equal to the last value in the array and </w:t>
      </w:r>
      <w:r w:rsidRPr="00612C55">
        <w:rPr>
          <w:rFonts w:ascii="Times New Roman" w:hAnsi="Times New Roman"/>
          <w:i/>
        </w:rPr>
        <w:t>currentValue</w:t>
      </w:r>
      <w:r w:rsidRPr="00DB0348">
        <w:t xml:space="preserve"> will be equal to the second-to-last value.</w:t>
      </w:r>
      <w:r w:rsidRPr="00914693">
        <w:t xml:space="preserve"> </w:t>
      </w:r>
      <w:r>
        <w:t xml:space="preserve">It is a </w:t>
      </w:r>
      <w:r w:rsidRPr="00580C53">
        <w:rPr>
          <w:b/>
        </w:rPr>
        <w:t>TypeError</w:t>
      </w:r>
      <w:r>
        <w:t xml:space="preserve"> if the array contains no elements and </w:t>
      </w:r>
      <w:r w:rsidRPr="00F02209">
        <w:rPr>
          <w:rFonts w:ascii="Times New Roman" w:hAnsi="Times New Roman"/>
          <w:i/>
        </w:rPr>
        <w:t>initialValue</w:t>
      </w:r>
      <w:r>
        <w:t xml:space="preserve"> is not provided.</w:t>
      </w:r>
    </w:p>
    <w:p w14:paraId="2EFD3812" w14:textId="77777777" w:rsidR="004C02EF" w:rsidRDefault="004C02EF" w:rsidP="004C02EF">
      <w:r w:rsidRPr="00FA0557">
        <w:rPr>
          <w:rFonts w:ascii="Courier New" w:hAnsi="Courier New" w:cs="Courier New"/>
          <w:b/>
        </w:rPr>
        <w:t xml:space="preserve">reduceRight </w:t>
      </w:r>
      <w:r>
        <w:t>does not directly mutate the object on which it is called</w:t>
      </w:r>
      <w:r w:rsidRPr="00914693">
        <w:t xml:space="preserve"> </w:t>
      </w:r>
      <w:r>
        <w:t xml:space="preserve">but the object may be mutated by the calls to </w:t>
      </w:r>
      <w:r w:rsidRPr="00F02209">
        <w:rPr>
          <w:rFonts w:ascii="Times New Roman" w:hAnsi="Times New Roman"/>
          <w:i/>
        </w:rPr>
        <w:t>callbackfn</w:t>
      </w:r>
      <w:r>
        <w:t>.</w:t>
      </w:r>
    </w:p>
    <w:p w14:paraId="435CE7FA" w14:textId="77777777" w:rsidR="004C02EF" w:rsidRDefault="004C02EF" w:rsidP="004C02EF">
      <w:r>
        <w:t xml:space="preserve">The range of elements processed by </w:t>
      </w:r>
      <w:r w:rsidRPr="00FA0557">
        <w:rPr>
          <w:rFonts w:ascii="Courier New" w:hAnsi="Courier New" w:cs="Courier New"/>
          <w:b/>
        </w:rPr>
        <w:t xml:space="preserve">reduceRight </w:t>
      </w:r>
      <w:r>
        <w:t xml:space="preserve">is set before the first call to </w:t>
      </w:r>
      <w:r w:rsidRPr="00F02209">
        <w:rPr>
          <w:rFonts w:ascii="Times New Roman" w:hAnsi="Times New Roman"/>
          <w:i/>
        </w:rPr>
        <w:t>callbackfn</w:t>
      </w:r>
      <w:r>
        <w:t xml:space="preserve">. Elements that are appended to the array after the call to </w:t>
      </w:r>
      <w:r w:rsidRPr="00FA0557">
        <w:rPr>
          <w:rFonts w:ascii="Courier New" w:hAnsi="Courier New" w:cs="Courier New"/>
          <w:b/>
        </w:rPr>
        <w:t xml:space="preserve">reduceRight </w:t>
      </w:r>
      <w:r>
        <w:t xml:space="preserve">begins will not be visited by </w:t>
      </w:r>
      <w:r w:rsidRPr="00F02209">
        <w:rPr>
          <w:rFonts w:ascii="Times New Roman" w:hAnsi="Times New Roman"/>
          <w:i/>
        </w:rPr>
        <w:t>callbackfn</w:t>
      </w:r>
      <w:r>
        <w:t>. If existing</w:t>
      </w:r>
      <w:r w:rsidRPr="00914693">
        <w:t xml:space="preserve"> </w:t>
      </w:r>
      <w:r>
        <w:t xml:space="preserve">elements of the array are changed by </w:t>
      </w:r>
      <w:r w:rsidRPr="00F02209">
        <w:rPr>
          <w:rFonts w:ascii="Times New Roman" w:hAnsi="Times New Roman"/>
          <w:i/>
        </w:rPr>
        <w:t>callbackfn</w:t>
      </w:r>
      <w:r>
        <w:t xml:space="preserve">, their value as passed to </w:t>
      </w:r>
      <w:r w:rsidRPr="00F02209">
        <w:rPr>
          <w:rFonts w:ascii="Times New Roman" w:hAnsi="Times New Roman"/>
          <w:i/>
        </w:rPr>
        <w:t xml:space="preserve">callbackfn </w:t>
      </w:r>
      <w:r>
        <w:t xml:space="preserve">will be the value at the time </w:t>
      </w:r>
      <w:r w:rsidRPr="00FA0557">
        <w:rPr>
          <w:rFonts w:ascii="Courier New" w:hAnsi="Courier New" w:cs="Courier New"/>
          <w:b/>
        </w:rPr>
        <w:t xml:space="preserve">reduceRight </w:t>
      </w:r>
      <w:r>
        <w:t xml:space="preserve">visits them; elements that are deleted after the call to </w:t>
      </w:r>
      <w:r>
        <w:rPr>
          <w:rFonts w:ascii="Courier New" w:hAnsi="Courier New" w:cs="Courier New"/>
          <w:b/>
        </w:rPr>
        <w:t>reduceRight</w:t>
      </w:r>
      <w:r>
        <w:t xml:space="preserve"> begins and before being visited are not visited.</w:t>
      </w:r>
    </w:p>
    <w:p w14:paraId="5E3C28B3" w14:textId="77777777" w:rsidR="004C02EF" w:rsidRDefault="004C02EF" w:rsidP="004C02EF">
      <w:r>
        <w:t xml:space="preserve">When the </w:t>
      </w:r>
      <w:r w:rsidRPr="00FA0557">
        <w:rPr>
          <w:rFonts w:ascii="Courier New" w:hAnsi="Courier New" w:cs="Courier New"/>
          <w:b/>
        </w:rPr>
        <w:t xml:space="preserve">reduceRight </w:t>
      </w:r>
      <w:r>
        <w:t>method is called with one or two arguments, the following steps are taken:</w:t>
      </w:r>
      <w:r w:rsidRPr="007527DD">
        <w:t xml:space="preserve"> </w:t>
      </w:r>
    </w:p>
    <w:p w14:paraId="44F254C9" w14:textId="77777777" w:rsidR="004C02EF" w:rsidRPr="005F2176" w:rsidRDefault="004C02EF" w:rsidP="004C02EF">
      <w:pPr>
        <w:pStyle w:val="Alg4"/>
        <w:numPr>
          <w:ilvl w:val="0"/>
          <w:numId w:val="224"/>
        </w:numPr>
      </w:pPr>
      <w:r w:rsidRPr="005F2176">
        <w:t xml:space="preserve">Let </w:t>
      </w:r>
      <w:r w:rsidRPr="005F2176">
        <w:rPr>
          <w:i/>
        </w:rPr>
        <w:t>O</w:t>
      </w:r>
      <w:r w:rsidRPr="005F2176">
        <w:t xml:space="preserve"> be the result of calling ToObject passing the </w:t>
      </w:r>
      <w:r w:rsidRPr="005F2176">
        <w:rPr>
          <w:b/>
        </w:rPr>
        <w:t xml:space="preserve">this </w:t>
      </w:r>
      <w:r w:rsidRPr="005F2176">
        <w:t>value as the argument.</w:t>
      </w:r>
    </w:p>
    <w:p w14:paraId="1FAB833B" w14:textId="77777777" w:rsidR="004C02EF" w:rsidRPr="005F2176" w:rsidRDefault="004C02EF" w:rsidP="004C02EF">
      <w:pPr>
        <w:pStyle w:val="Alg4"/>
        <w:numPr>
          <w:ilvl w:val="0"/>
          <w:numId w:val="224"/>
        </w:numPr>
      </w:pPr>
      <w:r w:rsidRPr="005F2176">
        <w:t xml:space="preserve">Let </w:t>
      </w:r>
      <w:r w:rsidRPr="005F2176">
        <w:rPr>
          <w:i/>
        </w:rPr>
        <w:t>lenValue</w:t>
      </w:r>
      <w:r w:rsidRPr="005F2176">
        <w:t xml:space="preserve">  be the result of calling the [[Get]] internal method of </w:t>
      </w:r>
      <w:r w:rsidRPr="005F2176">
        <w:rPr>
          <w:i/>
        </w:rPr>
        <w:t>O</w:t>
      </w:r>
      <w:r w:rsidRPr="005F2176">
        <w:t xml:space="preserve"> with the argument </w:t>
      </w:r>
      <w:r w:rsidRPr="003A1CEA">
        <w:rPr>
          <w:rFonts w:ascii="Courier New" w:hAnsi="Courier New" w:cs="Courier New"/>
          <w:b/>
        </w:rPr>
        <w:t>"length"</w:t>
      </w:r>
      <w:r w:rsidRPr="005F2176">
        <w:t>.</w:t>
      </w:r>
    </w:p>
    <w:p w14:paraId="11D62A9B" w14:textId="77777777" w:rsidR="004C02EF" w:rsidRPr="005F2176" w:rsidRDefault="004C02EF" w:rsidP="004C02EF">
      <w:pPr>
        <w:pStyle w:val="Alg4"/>
        <w:numPr>
          <w:ilvl w:val="0"/>
          <w:numId w:val="224"/>
        </w:numPr>
      </w:pPr>
      <w:r w:rsidRPr="005F2176">
        <w:t xml:space="preserve">Let </w:t>
      </w:r>
      <w:r w:rsidRPr="005F2176">
        <w:rPr>
          <w:i/>
        </w:rPr>
        <w:t>len</w:t>
      </w:r>
      <w:r w:rsidRPr="005F2176">
        <w:t xml:space="preserve"> be ToUint32(</w:t>
      </w:r>
      <w:r w:rsidRPr="005F2176">
        <w:rPr>
          <w:i/>
        </w:rPr>
        <w:t>lenValue</w:t>
      </w:r>
      <w:r w:rsidRPr="005F2176">
        <w:t>).</w:t>
      </w:r>
    </w:p>
    <w:p w14:paraId="602D2A50" w14:textId="77777777" w:rsidR="004C02EF" w:rsidRPr="005F2176" w:rsidRDefault="004C02EF" w:rsidP="004C02EF">
      <w:pPr>
        <w:pStyle w:val="Alg4"/>
        <w:numPr>
          <w:ilvl w:val="0"/>
          <w:numId w:val="224"/>
        </w:numPr>
      </w:pPr>
      <w:r w:rsidRPr="005F2176">
        <w:t>If IsCallable(</w:t>
      </w:r>
      <w:r w:rsidRPr="005F2176">
        <w:rPr>
          <w:i/>
        </w:rPr>
        <w:t>callbackfn</w:t>
      </w:r>
      <w:r w:rsidRPr="005F2176">
        <w:t xml:space="preserve">) is </w:t>
      </w:r>
      <w:r w:rsidRPr="005F2176">
        <w:rPr>
          <w:b/>
        </w:rPr>
        <w:t>false</w:t>
      </w:r>
      <w:r w:rsidRPr="005F2176">
        <w:t xml:space="preserve">, throw a </w:t>
      </w:r>
      <w:r w:rsidRPr="005F2176">
        <w:rPr>
          <w:b/>
        </w:rPr>
        <w:t>TypeError</w:t>
      </w:r>
      <w:r w:rsidRPr="005F2176">
        <w:t xml:space="preserve"> exception.</w:t>
      </w:r>
    </w:p>
    <w:p w14:paraId="3FBD2D22" w14:textId="77777777" w:rsidR="004C02EF" w:rsidRPr="005F2176" w:rsidRDefault="004C02EF" w:rsidP="004C02EF">
      <w:pPr>
        <w:pStyle w:val="Alg4"/>
        <w:numPr>
          <w:ilvl w:val="0"/>
          <w:numId w:val="224"/>
        </w:numPr>
      </w:pPr>
      <w:r w:rsidRPr="005F2176">
        <w:t xml:space="preserve">If len is 0 and </w:t>
      </w:r>
      <w:r w:rsidRPr="005F2176">
        <w:rPr>
          <w:i/>
        </w:rPr>
        <w:t>initialValue</w:t>
      </w:r>
      <w:r w:rsidRPr="005F2176">
        <w:t xml:space="preserve"> is not present, throw a </w:t>
      </w:r>
      <w:r w:rsidRPr="005F2176">
        <w:rPr>
          <w:b/>
        </w:rPr>
        <w:t>TypeError</w:t>
      </w:r>
      <w:r w:rsidRPr="005F2176">
        <w:t xml:space="preserve"> exception.</w:t>
      </w:r>
    </w:p>
    <w:p w14:paraId="577944AC" w14:textId="77777777" w:rsidR="004C02EF" w:rsidRPr="005F2176" w:rsidRDefault="004C02EF" w:rsidP="004C02EF">
      <w:pPr>
        <w:pStyle w:val="Alg4"/>
        <w:numPr>
          <w:ilvl w:val="0"/>
          <w:numId w:val="224"/>
        </w:numPr>
      </w:pPr>
      <w:r w:rsidRPr="005F2176">
        <w:t xml:space="preserve">Let </w:t>
      </w:r>
      <w:r w:rsidRPr="005F2176">
        <w:rPr>
          <w:i/>
        </w:rPr>
        <w:t>k</w:t>
      </w:r>
      <w:r w:rsidRPr="005F2176">
        <w:t xml:space="preserve"> be </w:t>
      </w:r>
      <w:r w:rsidRPr="005F2176">
        <w:rPr>
          <w:i/>
        </w:rPr>
        <w:t>len</w:t>
      </w:r>
      <w:r w:rsidRPr="005F2176">
        <w:t>-1.</w:t>
      </w:r>
    </w:p>
    <w:p w14:paraId="624C53B9" w14:textId="77777777" w:rsidR="004C02EF" w:rsidRPr="005F2176" w:rsidRDefault="004C02EF" w:rsidP="004C02EF">
      <w:pPr>
        <w:pStyle w:val="Alg4"/>
        <w:numPr>
          <w:ilvl w:val="0"/>
          <w:numId w:val="224"/>
        </w:numPr>
      </w:pPr>
      <w:r w:rsidRPr="005F2176">
        <w:t xml:space="preserve">If </w:t>
      </w:r>
      <w:r w:rsidRPr="005F2176">
        <w:rPr>
          <w:i/>
        </w:rPr>
        <w:t>initialValue</w:t>
      </w:r>
      <w:r w:rsidRPr="005F2176">
        <w:t xml:space="preserve"> is present, then</w:t>
      </w:r>
    </w:p>
    <w:p w14:paraId="2534C6DC" w14:textId="77777777" w:rsidR="004C02EF" w:rsidRPr="005F2176" w:rsidRDefault="004C02EF" w:rsidP="004C02EF">
      <w:pPr>
        <w:pStyle w:val="Alg4"/>
        <w:numPr>
          <w:ilvl w:val="1"/>
          <w:numId w:val="224"/>
        </w:numPr>
      </w:pPr>
      <w:r w:rsidRPr="005F2176">
        <w:t xml:space="preserve">Set </w:t>
      </w:r>
      <w:r w:rsidRPr="005F2176">
        <w:rPr>
          <w:i/>
        </w:rPr>
        <w:t>accumulator</w:t>
      </w:r>
      <w:r w:rsidRPr="005F2176">
        <w:t xml:space="preserve"> to </w:t>
      </w:r>
      <w:r w:rsidRPr="005F2176">
        <w:rPr>
          <w:i/>
        </w:rPr>
        <w:t>initialValue</w:t>
      </w:r>
      <w:r w:rsidRPr="005F2176">
        <w:t>.</w:t>
      </w:r>
    </w:p>
    <w:p w14:paraId="74BDB9EA" w14:textId="77777777" w:rsidR="004C02EF" w:rsidRPr="005F2176" w:rsidRDefault="004C02EF" w:rsidP="004C02EF">
      <w:pPr>
        <w:pStyle w:val="Alg4"/>
        <w:numPr>
          <w:ilvl w:val="0"/>
          <w:numId w:val="224"/>
        </w:numPr>
      </w:pPr>
      <w:r w:rsidRPr="005F2176">
        <w:t xml:space="preserve">Else, </w:t>
      </w:r>
      <w:r w:rsidRPr="005F2176">
        <w:rPr>
          <w:i/>
        </w:rPr>
        <w:t>initialValue</w:t>
      </w:r>
      <w:r w:rsidRPr="005F2176">
        <w:t xml:space="preserve"> is not present</w:t>
      </w:r>
    </w:p>
    <w:p w14:paraId="2D92379A" w14:textId="77777777" w:rsidR="004C02EF" w:rsidRPr="005F2176" w:rsidRDefault="004C02EF" w:rsidP="004C02EF">
      <w:pPr>
        <w:pStyle w:val="Alg4"/>
        <w:numPr>
          <w:ilvl w:val="1"/>
          <w:numId w:val="224"/>
        </w:numPr>
      </w:pPr>
      <w:r w:rsidRPr="005F2176">
        <w:t xml:space="preserve">Let </w:t>
      </w:r>
      <w:r w:rsidRPr="005F2176">
        <w:rPr>
          <w:i/>
        </w:rPr>
        <w:t>kPresent</w:t>
      </w:r>
      <w:r w:rsidRPr="005F2176">
        <w:t xml:space="preserve"> be </w:t>
      </w:r>
      <w:r w:rsidRPr="005F2176">
        <w:rPr>
          <w:b/>
        </w:rPr>
        <w:t>false</w:t>
      </w:r>
      <w:r w:rsidRPr="005F2176">
        <w:t>.</w:t>
      </w:r>
    </w:p>
    <w:p w14:paraId="5D6BD082" w14:textId="77777777" w:rsidR="004C02EF" w:rsidRPr="005F2176" w:rsidRDefault="004C02EF" w:rsidP="004C02EF">
      <w:pPr>
        <w:pStyle w:val="Alg4"/>
        <w:numPr>
          <w:ilvl w:val="1"/>
          <w:numId w:val="224"/>
        </w:numPr>
      </w:pPr>
      <w:r w:rsidRPr="005F2176">
        <w:t xml:space="preserve">Repeat, while  </w:t>
      </w:r>
      <w:r w:rsidRPr="005F2176">
        <w:rPr>
          <w:i/>
        </w:rPr>
        <w:t>kPresent</w:t>
      </w:r>
      <w:r w:rsidRPr="005F2176">
        <w:t xml:space="preserve"> is </w:t>
      </w:r>
      <w:r w:rsidRPr="005F2176">
        <w:rPr>
          <w:b/>
        </w:rPr>
        <w:t>false</w:t>
      </w:r>
      <w:r w:rsidRPr="005F2176">
        <w:t xml:space="preserve"> and  </w:t>
      </w:r>
      <w:r w:rsidRPr="005F2176">
        <w:rPr>
          <w:i/>
        </w:rPr>
        <w:t>k</w:t>
      </w:r>
      <w:r w:rsidRPr="005F2176">
        <w:t xml:space="preserve"> ≥ 0</w:t>
      </w:r>
    </w:p>
    <w:p w14:paraId="0C2AE299" w14:textId="77777777" w:rsidR="004C02EF" w:rsidRPr="005F2176" w:rsidRDefault="004C02EF" w:rsidP="004C02EF">
      <w:pPr>
        <w:pStyle w:val="Alg4"/>
        <w:numPr>
          <w:ilvl w:val="2"/>
          <w:numId w:val="224"/>
        </w:numPr>
      </w:pPr>
      <w:r w:rsidRPr="005F2176">
        <w:t xml:space="preserve">Let </w:t>
      </w:r>
      <w:r w:rsidRPr="005F2176">
        <w:rPr>
          <w:i/>
        </w:rPr>
        <w:t>Pk</w:t>
      </w:r>
      <w:r w:rsidRPr="005F2176">
        <w:t xml:space="preserve"> be ToString(</w:t>
      </w:r>
      <w:r w:rsidRPr="005F2176">
        <w:rPr>
          <w:i/>
        </w:rPr>
        <w:t>k</w:t>
      </w:r>
      <w:r w:rsidRPr="005F2176">
        <w:t>).</w:t>
      </w:r>
    </w:p>
    <w:p w14:paraId="6443B31D" w14:textId="77777777" w:rsidR="004C02EF" w:rsidRPr="005F2176" w:rsidRDefault="004C02EF" w:rsidP="004C02EF">
      <w:pPr>
        <w:pStyle w:val="Alg4"/>
        <w:numPr>
          <w:ilvl w:val="2"/>
          <w:numId w:val="224"/>
        </w:numPr>
      </w:pPr>
      <w:r w:rsidRPr="005F2176">
        <w:t xml:space="preserve">Let </w:t>
      </w:r>
      <w:r w:rsidRPr="005F2176">
        <w:rPr>
          <w:i/>
        </w:rPr>
        <w:t>kPresent</w:t>
      </w:r>
      <w:r w:rsidRPr="005F2176">
        <w:t xml:space="preserve"> be the result of calling the [[HasProperty]] internal method of </w:t>
      </w:r>
      <w:r w:rsidRPr="005F2176">
        <w:rPr>
          <w:i/>
        </w:rPr>
        <w:t>O</w:t>
      </w:r>
      <w:r w:rsidRPr="005F2176">
        <w:t xml:space="preserve"> with argument </w:t>
      </w:r>
      <w:r w:rsidRPr="005F2176">
        <w:rPr>
          <w:i/>
        </w:rPr>
        <w:t>Pk</w:t>
      </w:r>
      <w:r w:rsidRPr="005F2176">
        <w:t>.</w:t>
      </w:r>
    </w:p>
    <w:p w14:paraId="143B4DD5" w14:textId="77777777" w:rsidR="004C02EF" w:rsidRPr="005F2176" w:rsidRDefault="004C02EF" w:rsidP="004C02EF">
      <w:pPr>
        <w:pStyle w:val="Alg4"/>
        <w:numPr>
          <w:ilvl w:val="2"/>
          <w:numId w:val="224"/>
        </w:numPr>
      </w:pPr>
      <w:r w:rsidRPr="005F2176">
        <w:t xml:space="preserve">If </w:t>
      </w:r>
      <w:r w:rsidRPr="005F2176">
        <w:rPr>
          <w:i/>
        </w:rPr>
        <w:t>kPresent</w:t>
      </w:r>
      <w:r w:rsidRPr="005F2176">
        <w:t xml:space="preserve"> is </w:t>
      </w:r>
      <w:r w:rsidRPr="005F2176">
        <w:rPr>
          <w:b/>
        </w:rPr>
        <w:t>true</w:t>
      </w:r>
      <w:r w:rsidRPr="005F2176">
        <w:t>, then</w:t>
      </w:r>
    </w:p>
    <w:p w14:paraId="4225A63E" w14:textId="77777777" w:rsidR="004C02EF" w:rsidRPr="005F2176" w:rsidRDefault="004C02EF" w:rsidP="004C02EF">
      <w:pPr>
        <w:pStyle w:val="Alg4"/>
        <w:numPr>
          <w:ilvl w:val="3"/>
          <w:numId w:val="224"/>
        </w:numPr>
      </w:pPr>
      <w:r w:rsidRPr="005F2176">
        <w:t xml:space="preserve">Let </w:t>
      </w:r>
      <w:r w:rsidRPr="005F2176">
        <w:rPr>
          <w:i/>
        </w:rPr>
        <w:t>accumulator</w:t>
      </w:r>
      <w:r w:rsidRPr="005F2176">
        <w:t xml:space="preserve"> be the result of calling the [[Get]] internal method of </w:t>
      </w:r>
      <w:r w:rsidRPr="005F2176">
        <w:rPr>
          <w:i/>
        </w:rPr>
        <w:t>O</w:t>
      </w:r>
      <w:r w:rsidRPr="005F2176">
        <w:t xml:space="preserve"> with argument </w:t>
      </w:r>
      <w:r w:rsidRPr="005F2176">
        <w:rPr>
          <w:i/>
        </w:rPr>
        <w:t>Pk</w:t>
      </w:r>
      <w:r w:rsidRPr="005F2176">
        <w:t>.</w:t>
      </w:r>
    </w:p>
    <w:p w14:paraId="39676567" w14:textId="77777777" w:rsidR="004C02EF" w:rsidRPr="005F2176" w:rsidRDefault="004C02EF" w:rsidP="004C02EF">
      <w:pPr>
        <w:pStyle w:val="Alg4"/>
        <w:numPr>
          <w:ilvl w:val="2"/>
          <w:numId w:val="224"/>
        </w:numPr>
      </w:pPr>
      <w:r w:rsidRPr="005F2176">
        <w:t xml:space="preserve">Decrease </w:t>
      </w:r>
      <w:r w:rsidRPr="005F2176">
        <w:rPr>
          <w:i/>
        </w:rPr>
        <w:t>k</w:t>
      </w:r>
      <w:r w:rsidRPr="005F2176">
        <w:t xml:space="preserve"> by 1.</w:t>
      </w:r>
    </w:p>
    <w:p w14:paraId="4EA9E1D4" w14:textId="77777777" w:rsidR="004C02EF" w:rsidRPr="005F2176" w:rsidRDefault="004C02EF" w:rsidP="004C02EF">
      <w:pPr>
        <w:pStyle w:val="Alg4"/>
        <w:numPr>
          <w:ilvl w:val="1"/>
          <w:numId w:val="224"/>
        </w:numPr>
      </w:pPr>
      <w:r w:rsidRPr="005F2176">
        <w:t xml:space="preserve">If </w:t>
      </w:r>
      <w:r w:rsidRPr="005F2176">
        <w:rPr>
          <w:i/>
        </w:rPr>
        <w:t>kPresent</w:t>
      </w:r>
      <w:r w:rsidRPr="005F2176">
        <w:t xml:space="preserve"> is </w:t>
      </w:r>
      <w:r w:rsidRPr="005F2176">
        <w:rPr>
          <w:b/>
        </w:rPr>
        <w:t>false</w:t>
      </w:r>
      <w:r w:rsidRPr="005F2176">
        <w:t xml:space="preserve">, throw a </w:t>
      </w:r>
      <w:r w:rsidRPr="005F2176">
        <w:rPr>
          <w:b/>
        </w:rPr>
        <w:t>TypeError</w:t>
      </w:r>
      <w:r w:rsidRPr="005F2176">
        <w:t xml:space="preserve"> exception.</w:t>
      </w:r>
    </w:p>
    <w:p w14:paraId="664971CE" w14:textId="77777777" w:rsidR="004C02EF" w:rsidRPr="005F2176" w:rsidRDefault="004C02EF" w:rsidP="004C02EF">
      <w:pPr>
        <w:pStyle w:val="Alg4"/>
        <w:numPr>
          <w:ilvl w:val="0"/>
          <w:numId w:val="224"/>
        </w:numPr>
      </w:pPr>
      <w:r w:rsidRPr="005F2176">
        <w:t xml:space="preserve">Repeat, while </w:t>
      </w:r>
      <w:r w:rsidRPr="005F2176">
        <w:rPr>
          <w:i/>
        </w:rPr>
        <w:t xml:space="preserve">k </w:t>
      </w:r>
      <w:r w:rsidRPr="005F2176">
        <w:t>≥ 0</w:t>
      </w:r>
    </w:p>
    <w:p w14:paraId="2A9FEC57" w14:textId="77777777" w:rsidR="004C02EF" w:rsidRPr="005F2176" w:rsidRDefault="004C02EF" w:rsidP="004C02EF">
      <w:pPr>
        <w:pStyle w:val="Alg4"/>
        <w:numPr>
          <w:ilvl w:val="1"/>
          <w:numId w:val="224"/>
        </w:numPr>
      </w:pPr>
      <w:r w:rsidRPr="005F2176">
        <w:t xml:space="preserve">Let </w:t>
      </w:r>
      <w:r w:rsidRPr="005F2176">
        <w:rPr>
          <w:i/>
        </w:rPr>
        <w:t>Pk</w:t>
      </w:r>
      <w:r w:rsidRPr="005F2176">
        <w:t xml:space="preserve"> be ToString(</w:t>
      </w:r>
      <w:r w:rsidRPr="005F2176">
        <w:rPr>
          <w:i/>
        </w:rPr>
        <w:t>k</w:t>
      </w:r>
      <w:r w:rsidRPr="005F2176">
        <w:t>).</w:t>
      </w:r>
    </w:p>
    <w:p w14:paraId="543A8CC9" w14:textId="77777777" w:rsidR="004C02EF" w:rsidRPr="005F2176" w:rsidRDefault="004C02EF" w:rsidP="004C02EF">
      <w:pPr>
        <w:pStyle w:val="Alg4"/>
        <w:numPr>
          <w:ilvl w:val="1"/>
          <w:numId w:val="224"/>
        </w:numPr>
      </w:pPr>
      <w:r w:rsidRPr="005F2176">
        <w:t xml:space="preserve">Let </w:t>
      </w:r>
      <w:r w:rsidRPr="005F2176">
        <w:rPr>
          <w:i/>
        </w:rPr>
        <w:t>kPresent</w:t>
      </w:r>
      <w:r w:rsidRPr="005F2176">
        <w:t xml:space="preserve"> be the result of calling the [[HasProperty]] internal method of </w:t>
      </w:r>
      <w:r w:rsidRPr="005F2176">
        <w:rPr>
          <w:i/>
        </w:rPr>
        <w:t>O</w:t>
      </w:r>
      <w:r w:rsidRPr="005F2176">
        <w:t xml:space="preserve"> with argument </w:t>
      </w:r>
      <w:r w:rsidRPr="005F2176">
        <w:rPr>
          <w:i/>
        </w:rPr>
        <w:t>Pk</w:t>
      </w:r>
      <w:r w:rsidRPr="005F2176">
        <w:t>.</w:t>
      </w:r>
    </w:p>
    <w:p w14:paraId="6537EA49" w14:textId="77777777" w:rsidR="004C02EF" w:rsidRPr="005F2176" w:rsidRDefault="004C02EF" w:rsidP="004C02EF">
      <w:pPr>
        <w:pStyle w:val="Alg4"/>
        <w:numPr>
          <w:ilvl w:val="1"/>
          <w:numId w:val="224"/>
        </w:numPr>
      </w:pPr>
      <w:r w:rsidRPr="005F2176">
        <w:t xml:space="preserve">If </w:t>
      </w:r>
      <w:r w:rsidRPr="005F2176">
        <w:rPr>
          <w:i/>
        </w:rPr>
        <w:t>kPresent</w:t>
      </w:r>
      <w:r w:rsidRPr="005F2176">
        <w:t xml:space="preserve"> is </w:t>
      </w:r>
      <w:r w:rsidRPr="005F2176">
        <w:rPr>
          <w:b/>
        </w:rPr>
        <w:t>true</w:t>
      </w:r>
      <w:r w:rsidRPr="005F2176">
        <w:t>, then</w:t>
      </w:r>
    </w:p>
    <w:p w14:paraId="2D23E89C" w14:textId="77777777" w:rsidR="004C02EF" w:rsidRPr="005F2176" w:rsidRDefault="004C02EF" w:rsidP="004C02EF">
      <w:pPr>
        <w:pStyle w:val="Alg4"/>
        <w:numPr>
          <w:ilvl w:val="2"/>
          <w:numId w:val="224"/>
        </w:numPr>
      </w:pPr>
      <w:r w:rsidRPr="005F2176">
        <w:t xml:space="preserve">Let </w:t>
      </w:r>
      <w:r w:rsidRPr="005F2176">
        <w:rPr>
          <w:i/>
        </w:rPr>
        <w:t>kValue</w:t>
      </w:r>
      <w:r w:rsidRPr="005F2176">
        <w:t xml:space="preserve"> be the result of calling the [[Get]] internal method of </w:t>
      </w:r>
      <w:r w:rsidRPr="005F2176">
        <w:rPr>
          <w:i/>
        </w:rPr>
        <w:t>O</w:t>
      </w:r>
      <w:r w:rsidRPr="005F2176">
        <w:t xml:space="preserve"> with argument </w:t>
      </w:r>
      <w:r w:rsidRPr="005F2176">
        <w:rPr>
          <w:i/>
        </w:rPr>
        <w:t>Pk</w:t>
      </w:r>
      <w:r w:rsidRPr="005F2176">
        <w:t>.</w:t>
      </w:r>
    </w:p>
    <w:p w14:paraId="559F6656" w14:textId="77777777" w:rsidR="004C02EF" w:rsidRPr="005F2176" w:rsidRDefault="004C02EF" w:rsidP="004C02EF">
      <w:pPr>
        <w:pStyle w:val="Alg4"/>
        <w:numPr>
          <w:ilvl w:val="2"/>
          <w:numId w:val="224"/>
        </w:numPr>
      </w:pPr>
      <w:r w:rsidRPr="005F2176">
        <w:t xml:space="preserve">Let </w:t>
      </w:r>
      <w:r w:rsidRPr="005F2176">
        <w:rPr>
          <w:i/>
        </w:rPr>
        <w:t>accumulator</w:t>
      </w:r>
      <w:r w:rsidRPr="005F2176">
        <w:t xml:space="preserve"> be the result of calling the [[Call]] internal method of </w:t>
      </w:r>
      <w:r w:rsidRPr="005F2176">
        <w:rPr>
          <w:i/>
        </w:rPr>
        <w:t>callbackfn</w:t>
      </w:r>
      <w:r w:rsidRPr="005F2176">
        <w:t xml:space="preserve"> with </w:t>
      </w:r>
      <w:r>
        <w:rPr>
          <w:b/>
        </w:rPr>
        <w:t>undefined</w:t>
      </w:r>
      <w:r w:rsidRPr="005F2176">
        <w:t xml:space="preserve"> as the </w:t>
      </w:r>
      <w:r w:rsidRPr="005F2176">
        <w:rPr>
          <w:b/>
        </w:rPr>
        <w:t>this</w:t>
      </w:r>
      <w:r w:rsidRPr="005F2176">
        <w:t xml:space="preserve"> value and argument list containing </w:t>
      </w:r>
      <w:r w:rsidRPr="005F2176">
        <w:rPr>
          <w:i/>
        </w:rPr>
        <w:t>accumulator</w:t>
      </w:r>
      <w:r w:rsidRPr="005F2176">
        <w:t xml:space="preserve">, </w:t>
      </w:r>
      <w:r w:rsidRPr="005F2176">
        <w:rPr>
          <w:i/>
        </w:rPr>
        <w:t>kValue</w:t>
      </w:r>
      <w:r w:rsidRPr="005F2176">
        <w:t xml:space="preserve">, </w:t>
      </w:r>
      <w:r w:rsidRPr="005F2176">
        <w:rPr>
          <w:i/>
        </w:rPr>
        <w:t>k</w:t>
      </w:r>
      <w:r w:rsidRPr="005F2176">
        <w:t xml:space="preserve">, and </w:t>
      </w:r>
      <w:r w:rsidRPr="005F2176">
        <w:rPr>
          <w:i/>
        </w:rPr>
        <w:t>O</w:t>
      </w:r>
      <w:r w:rsidRPr="005F2176">
        <w:t>.</w:t>
      </w:r>
    </w:p>
    <w:p w14:paraId="5F25DDE3" w14:textId="77777777" w:rsidR="004C02EF" w:rsidRPr="005F2176" w:rsidRDefault="004C02EF" w:rsidP="004C02EF">
      <w:pPr>
        <w:pStyle w:val="Alg4"/>
        <w:numPr>
          <w:ilvl w:val="1"/>
          <w:numId w:val="224"/>
        </w:numPr>
      </w:pPr>
      <w:r w:rsidRPr="005F2176">
        <w:t xml:space="preserve">Decrease </w:t>
      </w:r>
      <w:r w:rsidRPr="005F2176">
        <w:rPr>
          <w:i/>
        </w:rPr>
        <w:t>k</w:t>
      </w:r>
      <w:r w:rsidRPr="005F2176">
        <w:t xml:space="preserve"> by 1.</w:t>
      </w:r>
    </w:p>
    <w:p w14:paraId="4ABE35D7" w14:textId="77777777" w:rsidR="004C02EF" w:rsidRPr="005F2176" w:rsidRDefault="004C02EF" w:rsidP="004C02EF">
      <w:pPr>
        <w:pStyle w:val="Alg4"/>
        <w:numPr>
          <w:ilvl w:val="0"/>
          <w:numId w:val="224"/>
        </w:numPr>
        <w:spacing w:after="120"/>
      </w:pPr>
      <w:r w:rsidRPr="005F2176">
        <w:t xml:space="preserve">Return </w:t>
      </w:r>
      <w:r w:rsidRPr="005F2176">
        <w:rPr>
          <w:i/>
        </w:rPr>
        <w:t>accumulator</w:t>
      </w:r>
      <w:r w:rsidRPr="005F2176">
        <w:t>.</w:t>
      </w:r>
    </w:p>
    <w:p w14:paraId="7E2453EA"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reduceRight</w:t>
      </w:r>
      <w:r>
        <w:t xml:space="preserve"> method is </w:t>
      </w:r>
      <w:r>
        <w:rPr>
          <w:b/>
        </w:rPr>
        <w:t>1</w:t>
      </w:r>
      <w:r>
        <w:t>.</w:t>
      </w:r>
    </w:p>
    <w:p w14:paraId="52B43DE7" w14:textId="77777777" w:rsidR="004C02EF" w:rsidRDefault="004C02EF" w:rsidP="004C02EF">
      <w:pPr>
        <w:pStyle w:val="Note"/>
      </w:pPr>
      <w:r w:rsidRPr="005F2176">
        <w:t>NOTE</w:t>
      </w:r>
      <w:r w:rsidRPr="005F2176">
        <w:tab/>
        <w:t xml:space="preserve">The </w:t>
      </w:r>
      <w:r w:rsidRPr="005F2176">
        <w:rPr>
          <w:rFonts w:ascii="Courier New" w:hAnsi="Courier New" w:cs="Courier New"/>
          <w:b/>
        </w:rPr>
        <w:t xml:space="preserve">reduceRight </w:t>
      </w:r>
      <w:r w:rsidRPr="005F2176">
        <w:t xml:space="preserve">function is intentionally generic; it does not require that its this value be an Array object. Therefore it can be transferred to other kinds of objects for use as a method. Whether the </w:t>
      </w:r>
      <w:r w:rsidRPr="005F2176">
        <w:rPr>
          <w:rFonts w:ascii="Courier New" w:hAnsi="Courier New" w:cs="Courier New"/>
          <w:b/>
        </w:rPr>
        <w:t xml:space="preserve">reduceRight </w:t>
      </w:r>
      <w:r w:rsidRPr="005F2176">
        <w:t>function can be applied successfully to a host object is implementation-dependent.</w:t>
      </w:r>
    </w:p>
    <w:p w14:paraId="67B7B788" w14:textId="77777777" w:rsidR="004C02EF" w:rsidRDefault="004C02EF" w:rsidP="00B43482">
      <w:pPr>
        <w:pStyle w:val="30"/>
        <w:numPr>
          <w:ilvl w:val="0"/>
          <w:numId w:val="0"/>
        </w:numPr>
      </w:pPr>
      <w:bookmarkStart w:id="5578" w:name="_Toc472818925"/>
      <w:bookmarkStart w:id="5579" w:name="_Toc235503503"/>
      <w:bookmarkStart w:id="5580" w:name="_Toc241509278"/>
      <w:bookmarkStart w:id="5581" w:name="_Toc244416765"/>
      <w:bookmarkStart w:id="5582" w:name="_Toc276631129"/>
      <w:bookmarkStart w:id="5583" w:name="_Toc153968518"/>
      <w:r>
        <w:t>15.4.5</w:t>
      </w:r>
      <w:r>
        <w:tab/>
        <w:t>Properties of Array Instance</w:t>
      </w:r>
      <w:bookmarkEnd w:id="5573"/>
      <w:bookmarkEnd w:id="5574"/>
      <w:bookmarkEnd w:id="5575"/>
      <w:r>
        <w:t>s</w:t>
      </w:r>
      <w:bookmarkEnd w:id="5578"/>
      <w:bookmarkEnd w:id="5579"/>
      <w:bookmarkEnd w:id="5580"/>
      <w:bookmarkEnd w:id="5581"/>
      <w:bookmarkEnd w:id="5582"/>
      <w:bookmarkEnd w:id="5583"/>
    </w:p>
    <w:p w14:paraId="0E08DCD6" w14:textId="77777777" w:rsidR="004C02EF" w:rsidRDefault="004C02EF" w:rsidP="004C02EF">
      <w:r>
        <w:t xml:space="preserve">Array instances inherit properties from the Array prototype object and </w:t>
      </w:r>
      <w:del w:id="5584" w:author="Allen Wirfs-Brock" w:date="2011-07-02T14:01:00Z">
        <w:r w:rsidDel="00963019">
          <w:delText xml:space="preserve">their [[Class]] </w:delText>
        </w:r>
      </w:del>
      <w:ins w:id="5585" w:author="Allen Wirfs-Brock" w:date="2011-07-02T14:01:00Z">
        <w:r w:rsidR="00963019">
          <w:t xml:space="preserve">have the [[IsArray]] </w:t>
        </w:r>
      </w:ins>
      <w:r>
        <w:t>internal property</w:t>
      </w:r>
      <w:del w:id="5586" w:author="Allen Wirfs-Brock" w:date="2011-07-02T14:02:00Z">
        <w:r w:rsidDel="00963019">
          <w:delText xml:space="preserve"> value is </w:delText>
        </w:r>
        <w:r w:rsidDel="00963019">
          <w:rPr>
            <w:rFonts w:ascii="Courier New" w:hAnsi="Courier New" w:cs="Courier New"/>
            <w:b/>
          </w:rPr>
          <w:delText>"</w:delText>
        </w:r>
        <w:r w:rsidRPr="006148DB" w:rsidDel="00963019">
          <w:rPr>
            <w:rFonts w:ascii="Courier New" w:hAnsi="Courier New" w:cs="Courier New"/>
            <w:b/>
          </w:rPr>
          <w:delText>Array</w:delText>
        </w:r>
        <w:r w:rsidDel="00963019">
          <w:rPr>
            <w:rFonts w:ascii="Courier New" w:hAnsi="Courier New" w:cs="Courier New"/>
            <w:b/>
          </w:rPr>
          <w:delText>"</w:delText>
        </w:r>
      </w:del>
      <w:r>
        <w:t>. Array instances also have the following properties.</w:t>
      </w:r>
      <w:bookmarkStart w:id="5587" w:name="_Hlt424531027"/>
      <w:bookmarkStart w:id="5588" w:name="_Ref384024926"/>
      <w:bookmarkStart w:id="5589" w:name="_Ref385487297"/>
      <w:bookmarkStart w:id="5590" w:name="_Toc385672300"/>
      <w:bookmarkStart w:id="5591" w:name="_Toc393690416"/>
      <w:bookmarkEnd w:id="5587"/>
    </w:p>
    <w:p w14:paraId="050CBDF6" w14:textId="77777777" w:rsidR="004C02EF" w:rsidRDefault="004C02EF" w:rsidP="004C02EF">
      <w:pPr>
        <w:pStyle w:val="40"/>
        <w:numPr>
          <w:ilvl w:val="0"/>
          <w:numId w:val="0"/>
        </w:numPr>
      </w:pPr>
      <w:bookmarkStart w:id="5592" w:name="_Ref424531062"/>
      <w:r>
        <w:t>15.4.5.1</w:t>
      </w:r>
      <w:r>
        <w:tab/>
        <w:t>[[DefineOwnProperty]</w:t>
      </w:r>
      <w:bookmarkEnd w:id="5588"/>
      <w:r>
        <w:t xml:space="preserve">] ( P, </w:t>
      </w:r>
      <w:bookmarkEnd w:id="5589"/>
      <w:bookmarkEnd w:id="5590"/>
      <w:bookmarkEnd w:id="5591"/>
      <w:r>
        <w:t>Desc, Throw )</w:t>
      </w:r>
      <w:bookmarkEnd w:id="5592"/>
    </w:p>
    <w:p w14:paraId="54E02D07" w14:textId="77777777" w:rsidR="004C02EF" w:rsidRDefault="004C02EF" w:rsidP="004C02EF">
      <w:r>
        <w:t>Array objects use a variation of the [[DefineOwnProperty]] internal method used for other native ECMAScript objects (8.12.9).</w:t>
      </w:r>
      <w:bookmarkStart w:id="5593" w:name="_Toc382291626"/>
    </w:p>
    <w:p w14:paraId="372C5B42" w14:textId="77777777" w:rsidR="004C02EF" w:rsidRDefault="004C02EF" w:rsidP="004C02EF">
      <w:r>
        <w:t xml:space="preserve">Assume </w:t>
      </w:r>
      <w:r w:rsidRPr="00F02209">
        <w:rPr>
          <w:rFonts w:ascii="Times New Roman" w:hAnsi="Times New Roman"/>
          <w:i/>
        </w:rPr>
        <w:t xml:space="preserve">A </w:t>
      </w:r>
      <w:r>
        <w:t xml:space="preserve">is an Array object, </w:t>
      </w:r>
      <w:r w:rsidRPr="00F02209">
        <w:rPr>
          <w:rFonts w:ascii="Times New Roman" w:hAnsi="Times New Roman"/>
          <w:i/>
        </w:rPr>
        <w:t>Desc</w:t>
      </w:r>
      <w:r>
        <w:t xml:space="preserve"> is a Property Descriptor, and </w:t>
      </w:r>
      <w:r w:rsidRPr="00F02209">
        <w:rPr>
          <w:rFonts w:ascii="Times New Roman" w:hAnsi="Times New Roman"/>
          <w:i/>
        </w:rPr>
        <w:t xml:space="preserve">Throw </w:t>
      </w:r>
      <w:r>
        <w:t>is a Boolean flag.</w:t>
      </w:r>
    </w:p>
    <w:p w14:paraId="3BB5B42A" w14:textId="77777777" w:rsidR="004C02EF" w:rsidRDefault="004C02EF" w:rsidP="004C02EF">
      <w:r>
        <w:t>In the following algorithm, the term “</w:t>
      </w:r>
      <w:r w:rsidRPr="00F02209">
        <w:rPr>
          <w:rFonts w:ascii="Times New Roman" w:hAnsi="Times New Roman"/>
        </w:rPr>
        <w:t>Reject</w:t>
      </w:r>
      <w:r>
        <w:t>” means “</w:t>
      </w:r>
      <w:r w:rsidRPr="00F02209">
        <w:rPr>
          <w:rFonts w:ascii="Times New Roman" w:hAnsi="Times New Roman"/>
        </w:rPr>
        <w:t xml:space="preserve">If </w:t>
      </w:r>
      <w:r w:rsidRPr="00F02209">
        <w:rPr>
          <w:rFonts w:ascii="Times New Roman" w:hAnsi="Times New Roman"/>
          <w:i/>
        </w:rPr>
        <w:t xml:space="preserve">Throw </w:t>
      </w:r>
      <w:r w:rsidRPr="00F02209">
        <w:rPr>
          <w:rFonts w:ascii="Times New Roman" w:hAnsi="Times New Roman"/>
        </w:rPr>
        <w:t xml:space="preserve">is </w:t>
      </w:r>
      <w:r w:rsidRPr="00F02209">
        <w:rPr>
          <w:rFonts w:ascii="Times New Roman" w:hAnsi="Times New Roman"/>
          <w:b/>
        </w:rPr>
        <w:t>true</w:t>
      </w:r>
      <w:r w:rsidRPr="00F02209">
        <w:rPr>
          <w:rFonts w:ascii="Times New Roman" w:hAnsi="Times New Roman"/>
        </w:rPr>
        <w:t xml:space="preserve">, then throw a </w:t>
      </w:r>
      <w:r w:rsidRPr="00F02209">
        <w:rPr>
          <w:rFonts w:ascii="Times New Roman" w:hAnsi="Times New Roman"/>
          <w:b/>
        </w:rPr>
        <w:t>TypeError</w:t>
      </w:r>
      <w:r w:rsidRPr="00F02209">
        <w:rPr>
          <w:rFonts w:ascii="Times New Roman" w:hAnsi="Times New Roman"/>
        </w:rPr>
        <w:t xml:space="preserve"> exception, otherwise return </w:t>
      </w:r>
      <w:r w:rsidRPr="00F02209">
        <w:rPr>
          <w:rFonts w:ascii="Times New Roman" w:hAnsi="Times New Roman"/>
          <w:b/>
        </w:rPr>
        <w:t>false</w:t>
      </w:r>
      <w:r w:rsidRPr="00F02209">
        <w:rPr>
          <w:rFonts w:ascii="Times New Roman" w:hAnsi="Times New Roman"/>
        </w:rPr>
        <w:t>.</w:t>
      </w:r>
      <w:r>
        <w:t>”</w:t>
      </w:r>
    </w:p>
    <w:p w14:paraId="44CD8A25" w14:textId="77777777" w:rsidR="004C02EF" w:rsidRDefault="004C02EF" w:rsidP="004C02EF">
      <w:r>
        <w:t xml:space="preserve">When the [[DefineOwnProperty]] internal method of </w:t>
      </w:r>
      <w:r w:rsidRPr="00F02209">
        <w:rPr>
          <w:rFonts w:ascii="Times New Roman" w:hAnsi="Times New Roman"/>
          <w:i/>
        </w:rPr>
        <w:t>A</w:t>
      </w:r>
      <w:r>
        <w:t xml:space="preserve"> is called with property </w:t>
      </w:r>
      <w:r w:rsidRPr="00F02209">
        <w:rPr>
          <w:rFonts w:ascii="Times New Roman" w:hAnsi="Times New Roman"/>
          <w:i/>
        </w:rPr>
        <w:t>P</w:t>
      </w:r>
      <w:r>
        <w:t xml:space="preserve">, Property Descriptor </w:t>
      </w:r>
      <w:r w:rsidRPr="00F02209">
        <w:rPr>
          <w:rFonts w:ascii="Times New Roman" w:hAnsi="Times New Roman"/>
          <w:i/>
        </w:rPr>
        <w:t>Desc</w:t>
      </w:r>
      <w:r>
        <w:t xml:space="preserve">, and Boolean flag </w:t>
      </w:r>
      <w:r w:rsidRPr="00F02209">
        <w:rPr>
          <w:rFonts w:ascii="Times New Roman" w:hAnsi="Times New Roman"/>
          <w:i/>
        </w:rPr>
        <w:t>Throw</w:t>
      </w:r>
      <w:r>
        <w:t>, the following steps are taken:</w:t>
      </w:r>
    </w:p>
    <w:p w14:paraId="1C3993F2" w14:textId="77777777" w:rsidR="004C02EF" w:rsidRPr="005F2176" w:rsidRDefault="004C02EF" w:rsidP="004C02EF">
      <w:pPr>
        <w:pStyle w:val="Alg4"/>
        <w:numPr>
          <w:ilvl w:val="0"/>
          <w:numId w:val="225"/>
        </w:numPr>
      </w:pPr>
      <w:r w:rsidRPr="005F2176">
        <w:t xml:space="preserve">Let </w:t>
      </w:r>
      <w:r w:rsidRPr="005F2176">
        <w:rPr>
          <w:i/>
        </w:rPr>
        <w:t>oldLenDesc</w:t>
      </w:r>
      <w:r w:rsidRPr="005F2176">
        <w:t xml:space="preserve"> be the result of calling the [[GetOwnProperty]] internal method of </w:t>
      </w:r>
      <w:r w:rsidRPr="005F2176">
        <w:rPr>
          <w:i/>
        </w:rPr>
        <w:t>A</w:t>
      </w:r>
      <w:r w:rsidRPr="005F2176">
        <w:t xml:space="preserve"> passing </w:t>
      </w:r>
      <w:r w:rsidRPr="005F2176">
        <w:rPr>
          <w:b/>
        </w:rPr>
        <w:t>"</w:t>
      </w:r>
      <w:r w:rsidRPr="006F5976">
        <w:rPr>
          <w:rFonts w:ascii="Courier New" w:hAnsi="Courier New" w:cs="Courier New"/>
          <w:b/>
        </w:rPr>
        <w:t>length</w:t>
      </w:r>
      <w:r w:rsidRPr="005F2176">
        <w:rPr>
          <w:b/>
        </w:rPr>
        <w:t>"</w:t>
      </w:r>
      <w:r w:rsidRPr="005F2176">
        <w:t xml:space="preserve"> as the argument.  The result will never be </w:t>
      </w:r>
      <w:r w:rsidRPr="005F2176">
        <w:rPr>
          <w:b/>
        </w:rPr>
        <w:t xml:space="preserve">undefined </w:t>
      </w:r>
      <w:r w:rsidRPr="005F2176">
        <w:t>or an accessor descriptor because Array objects are created with a length data property that cannot be deleted or reconfigured.</w:t>
      </w:r>
    </w:p>
    <w:p w14:paraId="67ED70F8" w14:textId="77777777" w:rsidR="004C02EF" w:rsidRPr="005F2176" w:rsidRDefault="004C02EF" w:rsidP="004C02EF">
      <w:pPr>
        <w:pStyle w:val="Alg4"/>
        <w:numPr>
          <w:ilvl w:val="0"/>
          <w:numId w:val="225"/>
        </w:numPr>
      </w:pPr>
      <w:r w:rsidRPr="005F2176">
        <w:t xml:space="preserve">Let </w:t>
      </w:r>
      <w:r w:rsidRPr="005F2176">
        <w:rPr>
          <w:i/>
        </w:rPr>
        <w:t>oldLen</w:t>
      </w:r>
      <w:r w:rsidRPr="005F2176">
        <w:t xml:space="preserve"> be </w:t>
      </w:r>
      <w:r w:rsidRPr="005F2176">
        <w:rPr>
          <w:i/>
        </w:rPr>
        <w:t>oldLenDesc</w:t>
      </w:r>
      <w:r w:rsidRPr="005F2176">
        <w:t>.[[Value]].</w:t>
      </w:r>
    </w:p>
    <w:p w14:paraId="1B13D3EE" w14:textId="77777777" w:rsidR="004C02EF" w:rsidRPr="005F2176" w:rsidRDefault="004C02EF" w:rsidP="004C02EF">
      <w:pPr>
        <w:pStyle w:val="Alg4"/>
        <w:numPr>
          <w:ilvl w:val="0"/>
          <w:numId w:val="225"/>
        </w:numPr>
      </w:pPr>
      <w:r w:rsidRPr="005F2176">
        <w:t xml:space="preserve">If </w:t>
      </w:r>
      <w:r w:rsidRPr="005F2176">
        <w:rPr>
          <w:i/>
        </w:rPr>
        <w:t>P</w:t>
      </w:r>
      <w:r w:rsidRPr="005F2176">
        <w:t xml:space="preserve"> is </w:t>
      </w:r>
      <w:r w:rsidRPr="005F2176">
        <w:rPr>
          <w:b/>
        </w:rPr>
        <w:t>"</w:t>
      </w:r>
      <w:r w:rsidRPr="006F5976">
        <w:rPr>
          <w:rFonts w:ascii="Courier New" w:hAnsi="Courier New" w:cs="Courier New"/>
          <w:b/>
        </w:rPr>
        <w:t>length</w:t>
      </w:r>
      <w:r w:rsidRPr="005F2176">
        <w:rPr>
          <w:b/>
        </w:rPr>
        <w:t>"</w:t>
      </w:r>
      <w:r w:rsidRPr="005F2176">
        <w:t>, then</w:t>
      </w:r>
    </w:p>
    <w:p w14:paraId="62B61246" w14:textId="77777777" w:rsidR="004C02EF" w:rsidRPr="005F2176" w:rsidRDefault="004C02EF" w:rsidP="004C02EF">
      <w:pPr>
        <w:pStyle w:val="Alg4"/>
        <w:numPr>
          <w:ilvl w:val="1"/>
          <w:numId w:val="225"/>
        </w:numPr>
      </w:pPr>
      <w:r w:rsidRPr="005F2176">
        <w:t xml:space="preserve">If the [[Value]] field of </w:t>
      </w:r>
      <w:r w:rsidRPr="005F2176">
        <w:rPr>
          <w:i/>
        </w:rPr>
        <w:t>Desc</w:t>
      </w:r>
      <w:r w:rsidRPr="005F2176">
        <w:t xml:space="preserve"> is </w:t>
      </w:r>
      <w:r>
        <w:t>absent</w:t>
      </w:r>
      <w:r w:rsidRPr="005F2176">
        <w:t>, then</w:t>
      </w:r>
    </w:p>
    <w:p w14:paraId="7DE7E5D6" w14:textId="77777777" w:rsidR="004C02EF" w:rsidRDefault="004C02EF" w:rsidP="004C02EF">
      <w:pPr>
        <w:pStyle w:val="Alg4"/>
        <w:numPr>
          <w:ilvl w:val="2"/>
          <w:numId w:val="225"/>
        </w:numPr>
      </w:pPr>
      <w:r>
        <w:t>Return</w:t>
      </w:r>
      <w:r w:rsidRPr="005F2176">
        <w:t xml:space="preserve"> the result of calling the default [[DefineOwnProperty]] internal method (8.12.9) on </w:t>
      </w:r>
      <w:r w:rsidRPr="005F2176">
        <w:rPr>
          <w:i/>
        </w:rPr>
        <w:t>A</w:t>
      </w:r>
      <w:r w:rsidRPr="005F2176">
        <w:t xml:space="preserve"> passing </w:t>
      </w:r>
      <w:r w:rsidRPr="005F2176">
        <w:rPr>
          <w:b/>
        </w:rPr>
        <w:t>"</w:t>
      </w:r>
      <w:r w:rsidRPr="006F5976">
        <w:rPr>
          <w:rFonts w:ascii="Courier New" w:hAnsi="Courier New" w:cs="Courier New"/>
          <w:b/>
        </w:rPr>
        <w:t>length</w:t>
      </w:r>
      <w:r w:rsidRPr="005F2176">
        <w:rPr>
          <w:b/>
        </w:rPr>
        <w:t>"</w:t>
      </w:r>
      <w:r w:rsidRPr="005F2176">
        <w:t xml:space="preserve">, </w:t>
      </w:r>
      <w:r w:rsidRPr="005F2176">
        <w:rPr>
          <w:i/>
        </w:rPr>
        <w:t>Desc</w:t>
      </w:r>
      <w:r w:rsidRPr="005F2176">
        <w:t xml:space="preserve">, and </w:t>
      </w:r>
      <w:r w:rsidRPr="005F2176">
        <w:rPr>
          <w:i/>
        </w:rPr>
        <w:t>Throw</w:t>
      </w:r>
      <w:r w:rsidRPr="005F2176">
        <w:t xml:space="preserve"> as arguments.</w:t>
      </w:r>
    </w:p>
    <w:p w14:paraId="44693DD9" w14:textId="77777777" w:rsidR="004C02EF" w:rsidRPr="005F2176" w:rsidRDefault="004C02EF" w:rsidP="004C02EF">
      <w:pPr>
        <w:pStyle w:val="Alg4"/>
        <w:numPr>
          <w:ilvl w:val="1"/>
          <w:numId w:val="225"/>
        </w:numPr>
      </w:pPr>
      <w:r w:rsidRPr="005F2176">
        <w:t xml:space="preserve">Let </w:t>
      </w:r>
      <w:r w:rsidRPr="005F2176">
        <w:rPr>
          <w:i/>
        </w:rPr>
        <w:t>newLenDesc</w:t>
      </w:r>
      <w:r w:rsidRPr="005F2176">
        <w:t xml:space="preserve"> be a copy of </w:t>
      </w:r>
      <w:r w:rsidRPr="005F2176">
        <w:rPr>
          <w:i/>
        </w:rPr>
        <w:t>Desc</w:t>
      </w:r>
      <w:r w:rsidRPr="005F2176">
        <w:t>.</w:t>
      </w:r>
    </w:p>
    <w:p w14:paraId="14769875" w14:textId="77777777" w:rsidR="004C02EF" w:rsidRPr="005F2176" w:rsidRDefault="004C02EF" w:rsidP="004C02EF">
      <w:pPr>
        <w:pStyle w:val="Alg4"/>
        <w:numPr>
          <w:ilvl w:val="1"/>
          <w:numId w:val="225"/>
        </w:numPr>
      </w:pPr>
      <w:r w:rsidRPr="005F2176">
        <w:t xml:space="preserve">Let </w:t>
      </w:r>
      <w:r w:rsidRPr="005F2176">
        <w:rPr>
          <w:i/>
        </w:rPr>
        <w:t>newLen</w:t>
      </w:r>
      <w:r w:rsidRPr="005F2176">
        <w:t xml:space="preserve"> be ToUint32(</w:t>
      </w:r>
      <w:r w:rsidRPr="005F2176">
        <w:rPr>
          <w:i/>
        </w:rPr>
        <w:t>Desc</w:t>
      </w:r>
      <w:r w:rsidRPr="005F2176">
        <w:t>.[[Value]]).</w:t>
      </w:r>
    </w:p>
    <w:p w14:paraId="24C38630" w14:textId="77777777" w:rsidR="004C02EF" w:rsidRPr="005F2176" w:rsidRDefault="004C02EF" w:rsidP="004C02EF">
      <w:pPr>
        <w:pStyle w:val="Alg4"/>
        <w:numPr>
          <w:ilvl w:val="1"/>
          <w:numId w:val="225"/>
        </w:numPr>
      </w:pPr>
      <w:r w:rsidRPr="005F2176">
        <w:t xml:space="preserve">If </w:t>
      </w:r>
      <w:r w:rsidRPr="005F2176">
        <w:rPr>
          <w:i/>
        </w:rPr>
        <w:t>newLen</w:t>
      </w:r>
      <w:r w:rsidRPr="005F2176">
        <w:t xml:space="preserve"> is not equal to ToNumber(</w:t>
      </w:r>
      <w:r w:rsidRPr="005F2176">
        <w:rPr>
          <w:i/>
        </w:rPr>
        <w:t xml:space="preserve"> Desc</w:t>
      </w:r>
      <w:r w:rsidRPr="005F2176">
        <w:t xml:space="preserve">.[[Value]]), throw a </w:t>
      </w:r>
      <w:r w:rsidRPr="005F2176">
        <w:rPr>
          <w:b/>
        </w:rPr>
        <w:t>RangeError</w:t>
      </w:r>
      <w:r w:rsidRPr="005F2176">
        <w:t xml:space="preserve"> exception.</w:t>
      </w:r>
    </w:p>
    <w:p w14:paraId="7BFFB66D" w14:textId="77777777" w:rsidR="004C02EF" w:rsidRPr="005F2176" w:rsidRDefault="004C02EF" w:rsidP="004C02EF">
      <w:pPr>
        <w:pStyle w:val="Alg4"/>
        <w:numPr>
          <w:ilvl w:val="1"/>
          <w:numId w:val="225"/>
        </w:numPr>
      </w:pPr>
      <w:r w:rsidRPr="005F2176">
        <w:t xml:space="preserve">Set </w:t>
      </w:r>
      <w:r w:rsidRPr="005F2176">
        <w:rPr>
          <w:i/>
        </w:rPr>
        <w:t>newLenDesc</w:t>
      </w:r>
      <w:r w:rsidRPr="005F2176">
        <w:t>.[[Value]</w:t>
      </w:r>
      <w:ins w:id="5594" w:author="Allen Wirfs-Brock rev2" w:date="2011-07-25T17:10:00Z">
        <w:r w:rsidR="00245531">
          <w:t>]</w:t>
        </w:r>
      </w:ins>
      <w:r w:rsidRPr="005F2176">
        <w:t xml:space="preserve"> to </w:t>
      </w:r>
      <w:r w:rsidRPr="005F2176">
        <w:rPr>
          <w:i/>
        </w:rPr>
        <w:t>newLen</w:t>
      </w:r>
      <w:r w:rsidRPr="005F2176">
        <w:t>.</w:t>
      </w:r>
    </w:p>
    <w:p w14:paraId="1C066F62" w14:textId="77777777" w:rsidR="004C02EF" w:rsidRDefault="004C02EF" w:rsidP="004C02EF">
      <w:pPr>
        <w:pStyle w:val="Alg4"/>
        <w:numPr>
          <w:ilvl w:val="1"/>
          <w:numId w:val="225"/>
        </w:numPr>
      </w:pPr>
      <w:r>
        <w:t xml:space="preserve">If </w:t>
      </w:r>
      <w:r w:rsidRPr="006F5976">
        <w:rPr>
          <w:i/>
        </w:rPr>
        <w:t>newLen</w:t>
      </w:r>
      <w:r>
        <w:t xml:space="preserve"> ≥</w:t>
      </w:r>
      <w:r w:rsidRPr="006F5976">
        <w:rPr>
          <w:i/>
        </w:rPr>
        <w:t>oldLen</w:t>
      </w:r>
      <w:r>
        <w:t>, then</w:t>
      </w:r>
    </w:p>
    <w:p w14:paraId="3DEBB8C6" w14:textId="77777777" w:rsidR="004C02EF" w:rsidRPr="005F2176" w:rsidRDefault="004C02EF" w:rsidP="004C02EF">
      <w:pPr>
        <w:pStyle w:val="Alg4"/>
        <w:numPr>
          <w:ilvl w:val="2"/>
          <w:numId w:val="225"/>
        </w:numPr>
      </w:pPr>
      <w:r>
        <w:t>Return</w:t>
      </w:r>
      <w:r w:rsidRPr="005F2176">
        <w:t xml:space="preserve"> the result of calling the default [[DefineOwnProperty]] internal method (8.12.9) on </w:t>
      </w:r>
      <w:r w:rsidRPr="005F2176">
        <w:rPr>
          <w:i/>
        </w:rPr>
        <w:t>A</w:t>
      </w:r>
      <w:r w:rsidRPr="005F2176">
        <w:t xml:space="preserve"> passing </w:t>
      </w:r>
      <w:r w:rsidRPr="005F2176">
        <w:rPr>
          <w:b/>
        </w:rPr>
        <w:t>"</w:t>
      </w:r>
      <w:r w:rsidRPr="006F5976">
        <w:rPr>
          <w:rFonts w:ascii="Courier New" w:hAnsi="Courier New" w:cs="Courier New"/>
          <w:b/>
        </w:rPr>
        <w:t>length</w:t>
      </w:r>
      <w:r w:rsidRPr="005F2176">
        <w:rPr>
          <w:b/>
        </w:rPr>
        <w:t>"</w:t>
      </w:r>
      <w:r w:rsidRPr="005F2176">
        <w:t xml:space="preserve">, </w:t>
      </w:r>
      <w:r w:rsidRPr="005F2176">
        <w:rPr>
          <w:i/>
        </w:rPr>
        <w:t>newLenDesc</w:t>
      </w:r>
      <w:r w:rsidRPr="005F2176">
        <w:t xml:space="preserve">, and </w:t>
      </w:r>
      <w:r w:rsidRPr="006C5FFB">
        <w:rPr>
          <w:i/>
        </w:rPr>
        <w:t>Throw</w:t>
      </w:r>
      <w:r w:rsidRPr="005F2176">
        <w:t xml:space="preserve"> as arguments.</w:t>
      </w:r>
    </w:p>
    <w:p w14:paraId="171C6A49" w14:textId="77777777" w:rsidR="004C02EF" w:rsidRDefault="004C02EF" w:rsidP="004C02EF">
      <w:pPr>
        <w:pStyle w:val="Alg4"/>
        <w:numPr>
          <w:ilvl w:val="1"/>
          <w:numId w:val="225"/>
        </w:numPr>
      </w:pPr>
      <w:r>
        <w:t xml:space="preserve">Reject if </w:t>
      </w:r>
      <w:r w:rsidRPr="007953AF">
        <w:rPr>
          <w:i/>
        </w:rPr>
        <w:t>oldLenDesc</w:t>
      </w:r>
      <w:r>
        <w:t xml:space="preserve">.[[Writable]] is </w:t>
      </w:r>
      <w:r w:rsidRPr="007953AF">
        <w:rPr>
          <w:b/>
        </w:rPr>
        <w:t>false</w:t>
      </w:r>
      <w:r>
        <w:t>.</w:t>
      </w:r>
    </w:p>
    <w:p w14:paraId="38262AA4" w14:textId="77777777" w:rsidR="004C02EF" w:rsidRDefault="004C02EF" w:rsidP="004C02EF">
      <w:pPr>
        <w:pStyle w:val="Alg4"/>
        <w:numPr>
          <w:ilvl w:val="1"/>
          <w:numId w:val="225"/>
        </w:numPr>
      </w:pPr>
      <w:r>
        <w:t xml:space="preserve">If </w:t>
      </w:r>
      <w:r w:rsidRPr="00DA5B73">
        <w:rPr>
          <w:i/>
        </w:rPr>
        <w:t>newLenDesc</w:t>
      </w:r>
      <w:r>
        <w:t xml:space="preserve">.[[Writable]] is absent or has the value </w:t>
      </w:r>
      <w:r>
        <w:rPr>
          <w:b/>
        </w:rPr>
        <w:t>true</w:t>
      </w:r>
      <w:r>
        <w:t xml:space="preserve">, let </w:t>
      </w:r>
      <w:r w:rsidRPr="00DA5B73">
        <w:rPr>
          <w:i/>
        </w:rPr>
        <w:t>new</w:t>
      </w:r>
      <w:r>
        <w:rPr>
          <w:i/>
        </w:rPr>
        <w:t>Writable</w:t>
      </w:r>
      <w:r>
        <w:t xml:space="preserve"> be </w:t>
      </w:r>
      <w:r>
        <w:rPr>
          <w:b/>
        </w:rPr>
        <w:t>true</w:t>
      </w:r>
      <w:r>
        <w:t>.</w:t>
      </w:r>
    </w:p>
    <w:p w14:paraId="2B3EB14B" w14:textId="77777777" w:rsidR="004C02EF" w:rsidRDefault="004C02EF" w:rsidP="004C02EF">
      <w:pPr>
        <w:pStyle w:val="Alg4"/>
        <w:numPr>
          <w:ilvl w:val="1"/>
          <w:numId w:val="225"/>
        </w:numPr>
      </w:pPr>
      <w:r>
        <w:t>Else,</w:t>
      </w:r>
    </w:p>
    <w:p w14:paraId="1F244A50" w14:textId="77777777" w:rsidR="004C02EF" w:rsidRDefault="004C02EF" w:rsidP="004C02EF">
      <w:pPr>
        <w:pStyle w:val="Alg4"/>
        <w:numPr>
          <w:ilvl w:val="2"/>
          <w:numId w:val="225"/>
        </w:numPr>
      </w:pPr>
      <w:r>
        <w:t xml:space="preserve">Need to defer setting the [[Writable]] attribute to </w:t>
      </w:r>
      <w:r w:rsidRPr="0000657E">
        <w:rPr>
          <w:b/>
        </w:rPr>
        <w:t>false</w:t>
      </w:r>
      <w:r>
        <w:t xml:space="preserve"> in case any elements cannot be deleted.</w:t>
      </w:r>
    </w:p>
    <w:p w14:paraId="4E439E27" w14:textId="77777777" w:rsidR="004C02EF" w:rsidRDefault="004C02EF" w:rsidP="004C02EF">
      <w:pPr>
        <w:pStyle w:val="Alg4"/>
        <w:numPr>
          <w:ilvl w:val="2"/>
          <w:numId w:val="225"/>
        </w:numPr>
      </w:pPr>
      <w:r>
        <w:t xml:space="preserve">Let </w:t>
      </w:r>
      <w:r w:rsidRPr="00DA5B73">
        <w:rPr>
          <w:i/>
        </w:rPr>
        <w:t>new</w:t>
      </w:r>
      <w:r>
        <w:rPr>
          <w:i/>
        </w:rPr>
        <w:t>Writable</w:t>
      </w:r>
      <w:r>
        <w:t xml:space="preserve"> be </w:t>
      </w:r>
      <w:r>
        <w:rPr>
          <w:b/>
        </w:rPr>
        <w:t>false</w:t>
      </w:r>
      <w:r>
        <w:t>.</w:t>
      </w:r>
    </w:p>
    <w:p w14:paraId="131715C3" w14:textId="77777777" w:rsidR="004C02EF" w:rsidRDefault="004C02EF" w:rsidP="004C02EF">
      <w:pPr>
        <w:pStyle w:val="Alg4"/>
        <w:numPr>
          <w:ilvl w:val="2"/>
          <w:numId w:val="225"/>
        </w:numPr>
      </w:pPr>
      <w:r>
        <w:t xml:space="preserve">Set </w:t>
      </w:r>
      <w:r w:rsidRPr="005F2176">
        <w:rPr>
          <w:i/>
        </w:rPr>
        <w:t>newLenDesc</w:t>
      </w:r>
      <w:r w:rsidRPr="005F2176">
        <w:t>.[[</w:t>
      </w:r>
      <w:r>
        <w:t>Writable</w:t>
      </w:r>
      <w:r w:rsidRPr="005F2176">
        <w:t>]</w:t>
      </w:r>
      <w:ins w:id="5595" w:author="Allen Wirfs-Brock rev2" w:date="2011-07-25T17:10:00Z">
        <w:r w:rsidR="00245531">
          <w:t>]</w:t>
        </w:r>
      </w:ins>
      <w:r w:rsidRPr="005F2176">
        <w:t xml:space="preserve"> to </w:t>
      </w:r>
      <w:r w:rsidRPr="009E4F9D">
        <w:rPr>
          <w:b/>
        </w:rPr>
        <w:t>true</w:t>
      </w:r>
      <w:r w:rsidRPr="005F2176">
        <w:t>.</w:t>
      </w:r>
    </w:p>
    <w:p w14:paraId="77AA9A46" w14:textId="77777777" w:rsidR="004C02EF" w:rsidRDefault="004C02EF" w:rsidP="004C02EF">
      <w:pPr>
        <w:pStyle w:val="Alg4"/>
        <w:numPr>
          <w:ilvl w:val="1"/>
          <w:numId w:val="225"/>
        </w:numPr>
      </w:pPr>
      <w:r>
        <w:t xml:space="preserve">Let </w:t>
      </w:r>
      <w:r w:rsidRPr="009E4F9D">
        <w:rPr>
          <w:i/>
        </w:rPr>
        <w:t>succeeded</w:t>
      </w:r>
      <w:r>
        <w:t xml:space="preserve"> be</w:t>
      </w:r>
      <w:r w:rsidRPr="005F2176">
        <w:t xml:space="preserve"> the result of calling the default [[DefineOwnProperty]] internal method (8.12.9) on </w:t>
      </w:r>
      <w:r w:rsidRPr="005F2176">
        <w:rPr>
          <w:i/>
        </w:rPr>
        <w:t>A</w:t>
      </w:r>
      <w:r w:rsidRPr="005F2176">
        <w:t xml:space="preserve"> passing </w:t>
      </w:r>
      <w:r w:rsidRPr="005F2176">
        <w:rPr>
          <w:b/>
        </w:rPr>
        <w:t>"</w:t>
      </w:r>
      <w:r w:rsidRPr="006F5976">
        <w:rPr>
          <w:rFonts w:ascii="Courier New" w:hAnsi="Courier New" w:cs="Courier New"/>
          <w:b/>
        </w:rPr>
        <w:t>length</w:t>
      </w:r>
      <w:r w:rsidRPr="005F2176">
        <w:rPr>
          <w:b/>
        </w:rPr>
        <w:t>"</w:t>
      </w:r>
      <w:r w:rsidRPr="005F2176">
        <w:t xml:space="preserve">, </w:t>
      </w:r>
      <w:r w:rsidRPr="005F2176">
        <w:rPr>
          <w:i/>
        </w:rPr>
        <w:t>newLenDesc</w:t>
      </w:r>
      <w:r w:rsidRPr="005F2176">
        <w:t xml:space="preserve">, and </w:t>
      </w:r>
      <w:r w:rsidRPr="00136465">
        <w:rPr>
          <w:i/>
        </w:rPr>
        <w:t>Throw</w:t>
      </w:r>
      <w:r w:rsidRPr="005F2176">
        <w:t xml:space="preserve"> as arguments.</w:t>
      </w:r>
    </w:p>
    <w:p w14:paraId="66ED77B9" w14:textId="77777777" w:rsidR="004C02EF" w:rsidRDefault="004C02EF" w:rsidP="004C02EF">
      <w:pPr>
        <w:pStyle w:val="Alg4"/>
        <w:numPr>
          <w:ilvl w:val="1"/>
          <w:numId w:val="225"/>
        </w:numPr>
      </w:pPr>
      <w:r>
        <w:t>I</w:t>
      </w:r>
      <w:r w:rsidRPr="005F2176">
        <w:t xml:space="preserve">f </w:t>
      </w:r>
      <w:r w:rsidRPr="005F2176">
        <w:rPr>
          <w:i/>
        </w:rPr>
        <w:t>succeeded</w:t>
      </w:r>
      <w:r w:rsidRPr="005F2176">
        <w:t xml:space="preserve"> is </w:t>
      </w:r>
      <w:r w:rsidRPr="005F2176">
        <w:rPr>
          <w:b/>
        </w:rPr>
        <w:t>false</w:t>
      </w:r>
      <w:r>
        <w:t xml:space="preserve">, return </w:t>
      </w:r>
      <w:r w:rsidRPr="00136465">
        <w:rPr>
          <w:b/>
        </w:rPr>
        <w:t>false</w:t>
      </w:r>
      <w:r>
        <w:t>.</w:t>
      </w:r>
    </w:p>
    <w:p w14:paraId="3F16DDA2" w14:textId="77777777" w:rsidR="004C02EF" w:rsidRPr="005F2176" w:rsidRDefault="004C02EF" w:rsidP="004C02EF">
      <w:pPr>
        <w:pStyle w:val="Alg4"/>
        <w:numPr>
          <w:ilvl w:val="1"/>
          <w:numId w:val="225"/>
        </w:numPr>
      </w:pPr>
      <w:r w:rsidRPr="005F2176">
        <w:t xml:space="preserve">While </w:t>
      </w:r>
      <w:r w:rsidRPr="005F2176">
        <w:rPr>
          <w:i/>
        </w:rPr>
        <w:t>newLen</w:t>
      </w:r>
      <w:r w:rsidRPr="005F2176">
        <w:t xml:space="preserve"> &lt; </w:t>
      </w:r>
      <w:r w:rsidRPr="005F2176">
        <w:rPr>
          <w:i/>
        </w:rPr>
        <w:t>oldLen</w:t>
      </w:r>
      <w:r w:rsidRPr="005F2176">
        <w:t xml:space="preserve"> repeat,</w:t>
      </w:r>
    </w:p>
    <w:p w14:paraId="6B415921" w14:textId="77777777" w:rsidR="004C02EF" w:rsidRPr="005F2176" w:rsidRDefault="004C02EF" w:rsidP="004C02EF">
      <w:pPr>
        <w:pStyle w:val="Alg4"/>
        <w:numPr>
          <w:ilvl w:val="2"/>
          <w:numId w:val="225"/>
        </w:numPr>
      </w:pPr>
      <w:r w:rsidRPr="005F2176">
        <w:t xml:space="preserve">Set </w:t>
      </w:r>
      <w:r w:rsidRPr="005F2176">
        <w:rPr>
          <w:i/>
        </w:rPr>
        <w:t>oldLen</w:t>
      </w:r>
      <w:r w:rsidRPr="005F2176">
        <w:t xml:space="preserve"> to </w:t>
      </w:r>
      <w:r w:rsidRPr="005F2176">
        <w:rPr>
          <w:i/>
        </w:rPr>
        <w:t>oldLen</w:t>
      </w:r>
      <w:r w:rsidRPr="005F2176">
        <w:t xml:space="preserve"> – 1.</w:t>
      </w:r>
    </w:p>
    <w:p w14:paraId="4505398E" w14:textId="77777777" w:rsidR="004C02EF" w:rsidRPr="005F2176" w:rsidRDefault="004C02EF" w:rsidP="004C02EF">
      <w:pPr>
        <w:pStyle w:val="Alg4"/>
        <w:numPr>
          <w:ilvl w:val="2"/>
          <w:numId w:val="225"/>
        </w:numPr>
      </w:pPr>
      <w:r w:rsidRPr="005F2176">
        <w:t xml:space="preserve">Let </w:t>
      </w:r>
      <w:r>
        <w:rPr>
          <w:i/>
        </w:rPr>
        <w:t>deleteSucceeded</w:t>
      </w:r>
      <w:r w:rsidRPr="005F2176">
        <w:t xml:space="preserve"> be the result of calling the [[Delete]] internal method of </w:t>
      </w:r>
      <w:r w:rsidRPr="005F2176">
        <w:rPr>
          <w:i/>
        </w:rPr>
        <w:t>A</w:t>
      </w:r>
      <w:r w:rsidRPr="005F2176">
        <w:t xml:space="preserve"> passing ToString(</w:t>
      </w:r>
      <w:r w:rsidRPr="005F2176">
        <w:rPr>
          <w:i/>
        </w:rPr>
        <w:t>oldLen</w:t>
      </w:r>
      <w:r w:rsidRPr="005F2176">
        <w:t xml:space="preserve">) and </w:t>
      </w:r>
      <w:r w:rsidRPr="005F2176">
        <w:rPr>
          <w:b/>
        </w:rPr>
        <w:t>false</w:t>
      </w:r>
      <w:r w:rsidRPr="005F2176">
        <w:t xml:space="preserve"> as arguments.</w:t>
      </w:r>
    </w:p>
    <w:p w14:paraId="747DCC15" w14:textId="77777777" w:rsidR="004C02EF" w:rsidRPr="005F2176" w:rsidRDefault="004C02EF" w:rsidP="004C02EF">
      <w:pPr>
        <w:pStyle w:val="Alg4"/>
        <w:numPr>
          <w:ilvl w:val="2"/>
          <w:numId w:val="225"/>
        </w:numPr>
      </w:pPr>
      <w:r w:rsidRPr="005F2176">
        <w:t xml:space="preserve">If </w:t>
      </w:r>
      <w:r>
        <w:rPr>
          <w:i/>
        </w:rPr>
        <w:t>deleteSucceeded</w:t>
      </w:r>
      <w:r w:rsidRPr="005F2176">
        <w:t xml:space="preserve"> is </w:t>
      </w:r>
      <w:r>
        <w:rPr>
          <w:b/>
        </w:rPr>
        <w:t>false</w:t>
      </w:r>
      <w:r w:rsidRPr="005F2176">
        <w:t>, then</w:t>
      </w:r>
    </w:p>
    <w:p w14:paraId="190B371F" w14:textId="77777777" w:rsidR="004C02EF" w:rsidRPr="005F2176" w:rsidRDefault="004C02EF" w:rsidP="004C02EF">
      <w:pPr>
        <w:pStyle w:val="Alg4"/>
        <w:numPr>
          <w:ilvl w:val="3"/>
          <w:numId w:val="225"/>
        </w:numPr>
      </w:pPr>
      <w:r w:rsidRPr="005F2176">
        <w:t xml:space="preserve">Set </w:t>
      </w:r>
      <w:r w:rsidRPr="005F2176">
        <w:rPr>
          <w:i/>
        </w:rPr>
        <w:t>newLenDesc</w:t>
      </w:r>
      <w:r w:rsidRPr="005F2176">
        <w:t>.[[Value]</w:t>
      </w:r>
      <w:ins w:id="5596" w:author="Allen Wirfs-Brock rev2" w:date="2011-07-25T17:11:00Z">
        <w:r w:rsidR="00245531">
          <w:t>]</w:t>
        </w:r>
      </w:ins>
      <w:r w:rsidRPr="005F2176">
        <w:t xml:space="preserve"> to </w:t>
      </w:r>
      <w:r w:rsidRPr="005F2176">
        <w:rPr>
          <w:i/>
        </w:rPr>
        <w:t>oldLen+1</w:t>
      </w:r>
      <w:r w:rsidRPr="005F2176">
        <w:t>.</w:t>
      </w:r>
    </w:p>
    <w:p w14:paraId="5E4E4C8B" w14:textId="77777777" w:rsidR="004C02EF" w:rsidRDefault="004C02EF" w:rsidP="004C02EF">
      <w:pPr>
        <w:pStyle w:val="Alg4"/>
        <w:numPr>
          <w:ilvl w:val="3"/>
          <w:numId w:val="225"/>
        </w:numPr>
      </w:pPr>
      <w:r>
        <w:t xml:space="preserve">If </w:t>
      </w:r>
      <w:r w:rsidRPr="00E57315">
        <w:rPr>
          <w:i/>
        </w:rPr>
        <w:t>newWritable</w:t>
      </w:r>
      <w:r>
        <w:t xml:space="preserve"> is </w:t>
      </w:r>
      <w:r w:rsidRPr="00E57315">
        <w:rPr>
          <w:b/>
        </w:rPr>
        <w:t>false</w:t>
      </w:r>
      <w:r>
        <w:t xml:space="preserve">, set </w:t>
      </w:r>
      <w:r w:rsidRPr="005F2176">
        <w:rPr>
          <w:i/>
        </w:rPr>
        <w:t>newLenDesc</w:t>
      </w:r>
      <w:r w:rsidRPr="005F2176">
        <w:t>.[[</w:t>
      </w:r>
      <w:r>
        <w:t>Writable</w:t>
      </w:r>
      <w:r w:rsidRPr="005F2176">
        <w:t>]</w:t>
      </w:r>
      <w:ins w:id="5597" w:author="Allen Wirfs-Brock rev2" w:date="2011-07-25T17:11:00Z">
        <w:r w:rsidR="00245531">
          <w:t>]</w:t>
        </w:r>
      </w:ins>
      <w:r w:rsidRPr="005F2176">
        <w:t xml:space="preserve"> to </w:t>
      </w:r>
      <w:r>
        <w:rPr>
          <w:b/>
        </w:rPr>
        <w:t>false</w:t>
      </w:r>
      <w:r w:rsidRPr="005F2176">
        <w:t>.</w:t>
      </w:r>
    </w:p>
    <w:p w14:paraId="7CDB57BE" w14:textId="77777777" w:rsidR="004C02EF" w:rsidRPr="005F2176" w:rsidRDefault="004C02EF" w:rsidP="004C02EF">
      <w:pPr>
        <w:pStyle w:val="Alg4"/>
        <w:numPr>
          <w:ilvl w:val="3"/>
          <w:numId w:val="225"/>
        </w:numPr>
      </w:pPr>
      <w:r w:rsidRPr="005F2176">
        <w:t xml:space="preserve">Call the default [[DefineOwnProperty]] internal method (8.12.9) on </w:t>
      </w:r>
      <w:r w:rsidRPr="005F2176">
        <w:rPr>
          <w:i/>
        </w:rPr>
        <w:t>A</w:t>
      </w:r>
      <w:r w:rsidRPr="005F2176">
        <w:t xml:space="preserve"> passing </w:t>
      </w:r>
      <w:r w:rsidRPr="005F2176">
        <w:rPr>
          <w:b/>
        </w:rPr>
        <w:t>"</w:t>
      </w:r>
      <w:r w:rsidRPr="006F5976">
        <w:rPr>
          <w:rFonts w:ascii="Courier New" w:hAnsi="Courier New" w:cs="Courier New"/>
          <w:b/>
        </w:rPr>
        <w:t>length</w:t>
      </w:r>
      <w:r w:rsidRPr="005F2176">
        <w:rPr>
          <w:b/>
        </w:rPr>
        <w:t>"</w:t>
      </w:r>
      <w:r w:rsidRPr="005F2176">
        <w:t xml:space="preserve">, </w:t>
      </w:r>
      <w:r w:rsidRPr="005F2176">
        <w:rPr>
          <w:i/>
        </w:rPr>
        <w:t>newLenDesc</w:t>
      </w:r>
      <w:r w:rsidRPr="005F2176">
        <w:t xml:space="preserve">, and </w:t>
      </w:r>
      <w:r w:rsidRPr="003C3C6F">
        <w:rPr>
          <w:b/>
        </w:rPr>
        <w:t>false</w:t>
      </w:r>
      <w:r w:rsidRPr="005F2176">
        <w:t xml:space="preserve"> as arguments.</w:t>
      </w:r>
      <w:r>
        <w:t xml:space="preserve"> </w:t>
      </w:r>
    </w:p>
    <w:p w14:paraId="05C21FC5" w14:textId="77777777" w:rsidR="004C02EF" w:rsidRPr="005F2176" w:rsidRDefault="004C02EF" w:rsidP="004C02EF">
      <w:pPr>
        <w:pStyle w:val="Alg4"/>
        <w:numPr>
          <w:ilvl w:val="3"/>
          <w:numId w:val="225"/>
        </w:numPr>
      </w:pPr>
      <w:r>
        <w:t>Reject.</w:t>
      </w:r>
    </w:p>
    <w:p w14:paraId="034972E8" w14:textId="77777777" w:rsidR="004C02EF" w:rsidRDefault="004C02EF" w:rsidP="004C02EF">
      <w:pPr>
        <w:pStyle w:val="Alg4"/>
        <w:numPr>
          <w:ilvl w:val="1"/>
          <w:numId w:val="225"/>
        </w:numPr>
      </w:pPr>
      <w:r>
        <w:t xml:space="preserve">If </w:t>
      </w:r>
      <w:r w:rsidRPr="00E57315">
        <w:rPr>
          <w:i/>
        </w:rPr>
        <w:t>newWritable</w:t>
      </w:r>
      <w:r>
        <w:t xml:space="preserve"> is </w:t>
      </w:r>
      <w:r w:rsidRPr="00E57315">
        <w:rPr>
          <w:b/>
        </w:rPr>
        <w:t>false</w:t>
      </w:r>
      <w:r>
        <w:t>, then</w:t>
      </w:r>
    </w:p>
    <w:p w14:paraId="33C9D372" w14:textId="77777777" w:rsidR="004C02EF" w:rsidRDefault="004C02EF" w:rsidP="004C02EF">
      <w:pPr>
        <w:pStyle w:val="Alg4"/>
        <w:numPr>
          <w:ilvl w:val="2"/>
          <w:numId w:val="225"/>
        </w:numPr>
      </w:pPr>
      <w:r w:rsidRPr="005F2176">
        <w:t xml:space="preserve">Call the default [[DefineOwnProperty]] internal method (8.12.9) on </w:t>
      </w:r>
      <w:r w:rsidRPr="005F2176">
        <w:rPr>
          <w:i/>
        </w:rPr>
        <w:t>A</w:t>
      </w:r>
      <w:r w:rsidRPr="005F2176">
        <w:t xml:space="preserve"> passing </w:t>
      </w:r>
      <w:r w:rsidRPr="005F2176">
        <w:rPr>
          <w:b/>
        </w:rPr>
        <w:t>"</w:t>
      </w:r>
      <w:r w:rsidRPr="006F5976">
        <w:rPr>
          <w:rFonts w:ascii="Courier New" w:hAnsi="Courier New" w:cs="Courier New"/>
          <w:b/>
        </w:rPr>
        <w:t>length</w:t>
      </w:r>
      <w:r w:rsidRPr="005F2176">
        <w:rPr>
          <w:b/>
        </w:rPr>
        <w:t>"</w:t>
      </w:r>
      <w:r w:rsidRPr="005F2176">
        <w:t xml:space="preserve">, </w:t>
      </w:r>
      <w:r w:rsidRPr="00E57315">
        <w:t>Property Descriptor</w:t>
      </w:r>
      <w:r>
        <w:t xml:space="preserve">{[[Writable]]: </w:t>
      </w:r>
      <w:r w:rsidRPr="00E57315">
        <w:rPr>
          <w:b/>
        </w:rPr>
        <w:t>false</w:t>
      </w:r>
      <w:r>
        <w:t>}</w:t>
      </w:r>
      <w:r w:rsidRPr="005F2176">
        <w:t xml:space="preserve">, and </w:t>
      </w:r>
      <w:r w:rsidRPr="005F2176">
        <w:rPr>
          <w:b/>
        </w:rPr>
        <w:t>false</w:t>
      </w:r>
      <w:r w:rsidRPr="005F2176">
        <w:t xml:space="preserve"> as arguments.</w:t>
      </w:r>
      <w:r>
        <w:t xml:space="preserve"> </w:t>
      </w:r>
      <w:r w:rsidRPr="005F2176">
        <w:t xml:space="preserve">This call will always return </w:t>
      </w:r>
      <w:r w:rsidRPr="005F2176">
        <w:rPr>
          <w:b/>
        </w:rPr>
        <w:t>true</w:t>
      </w:r>
      <w:r w:rsidRPr="005F2176">
        <w:t>.</w:t>
      </w:r>
    </w:p>
    <w:p w14:paraId="60C199DA" w14:textId="77777777" w:rsidR="004C02EF" w:rsidRPr="005F2176" w:rsidRDefault="004C02EF" w:rsidP="004C02EF">
      <w:pPr>
        <w:pStyle w:val="Alg4"/>
        <w:numPr>
          <w:ilvl w:val="1"/>
          <w:numId w:val="225"/>
        </w:numPr>
      </w:pPr>
      <w:r w:rsidRPr="005F2176">
        <w:t xml:space="preserve">Return </w:t>
      </w:r>
      <w:r w:rsidRPr="005F2176">
        <w:rPr>
          <w:b/>
        </w:rPr>
        <w:t>true</w:t>
      </w:r>
      <w:r w:rsidRPr="005F2176">
        <w:t>.</w:t>
      </w:r>
    </w:p>
    <w:p w14:paraId="7E381E14" w14:textId="77777777" w:rsidR="004C02EF" w:rsidRPr="005F2176" w:rsidRDefault="004C02EF" w:rsidP="004C02EF">
      <w:pPr>
        <w:pStyle w:val="Alg4"/>
        <w:numPr>
          <w:ilvl w:val="0"/>
          <w:numId w:val="225"/>
        </w:numPr>
      </w:pPr>
      <w:r w:rsidRPr="005F2176">
        <w:t xml:space="preserve">Else if </w:t>
      </w:r>
      <w:r w:rsidRPr="005F2176">
        <w:rPr>
          <w:i/>
        </w:rPr>
        <w:t>P</w:t>
      </w:r>
      <w:r w:rsidRPr="005F2176">
        <w:t xml:space="preserve"> is an array index (15.4), then</w:t>
      </w:r>
    </w:p>
    <w:p w14:paraId="49E6D5F5" w14:textId="77777777" w:rsidR="004C02EF" w:rsidRPr="005F2176" w:rsidRDefault="004C02EF" w:rsidP="004C02EF">
      <w:pPr>
        <w:pStyle w:val="Alg4"/>
        <w:numPr>
          <w:ilvl w:val="1"/>
          <w:numId w:val="225"/>
        </w:numPr>
      </w:pPr>
      <w:r w:rsidRPr="005F2176">
        <w:t xml:space="preserve">Let </w:t>
      </w:r>
      <w:r w:rsidRPr="005F2176">
        <w:rPr>
          <w:i/>
        </w:rPr>
        <w:t>index</w:t>
      </w:r>
      <w:r w:rsidRPr="005F2176">
        <w:t xml:space="preserve"> be ToUint32(</w:t>
      </w:r>
      <w:r w:rsidRPr="005F2176">
        <w:rPr>
          <w:i/>
        </w:rPr>
        <w:t>P</w:t>
      </w:r>
      <w:r w:rsidRPr="005F2176">
        <w:t>).</w:t>
      </w:r>
    </w:p>
    <w:p w14:paraId="37AAF909" w14:textId="77777777" w:rsidR="004C02EF" w:rsidRPr="005F2176" w:rsidRDefault="004C02EF" w:rsidP="004C02EF">
      <w:pPr>
        <w:pStyle w:val="Alg4"/>
        <w:numPr>
          <w:ilvl w:val="1"/>
          <w:numId w:val="225"/>
        </w:numPr>
      </w:pPr>
      <w:r w:rsidRPr="005F2176">
        <w:t xml:space="preserve">Reject if </w:t>
      </w:r>
      <w:r w:rsidRPr="005F2176">
        <w:rPr>
          <w:i/>
        </w:rPr>
        <w:t>index</w:t>
      </w:r>
      <w:r w:rsidRPr="005F2176">
        <w:t xml:space="preserve"> ≥ </w:t>
      </w:r>
      <w:r w:rsidRPr="005F2176">
        <w:rPr>
          <w:i/>
        </w:rPr>
        <w:t>oldLen</w:t>
      </w:r>
      <w:r w:rsidRPr="005F2176">
        <w:t xml:space="preserve"> and </w:t>
      </w:r>
      <w:r w:rsidRPr="005F2176">
        <w:rPr>
          <w:i/>
        </w:rPr>
        <w:t>oldLenDesc</w:t>
      </w:r>
      <w:r w:rsidRPr="005F2176">
        <w:t xml:space="preserve">.[[Writable]] is </w:t>
      </w:r>
      <w:r w:rsidRPr="005F2176">
        <w:rPr>
          <w:b/>
        </w:rPr>
        <w:t>false</w:t>
      </w:r>
      <w:r w:rsidRPr="005F2176">
        <w:t>.</w:t>
      </w:r>
    </w:p>
    <w:p w14:paraId="3520B0BA" w14:textId="77777777" w:rsidR="004C02EF" w:rsidRPr="005F2176" w:rsidRDefault="004C02EF" w:rsidP="004C02EF">
      <w:pPr>
        <w:pStyle w:val="Alg4"/>
        <w:numPr>
          <w:ilvl w:val="1"/>
          <w:numId w:val="225"/>
        </w:numPr>
      </w:pPr>
      <w:r w:rsidRPr="005F2176">
        <w:t xml:space="preserve">Let </w:t>
      </w:r>
      <w:r w:rsidRPr="005F2176">
        <w:rPr>
          <w:i/>
        </w:rPr>
        <w:t>succeeded</w:t>
      </w:r>
      <w:r w:rsidRPr="005F2176">
        <w:t xml:space="preserve"> be the result of calling the default [[DefineOwnProperty]] internal method (8.12.9) on </w:t>
      </w:r>
      <w:r w:rsidRPr="005F2176">
        <w:rPr>
          <w:i/>
        </w:rPr>
        <w:t>A</w:t>
      </w:r>
      <w:r w:rsidRPr="005F2176">
        <w:t xml:space="preserve"> passing </w:t>
      </w:r>
      <w:r w:rsidRPr="005F2176">
        <w:rPr>
          <w:i/>
        </w:rPr>
        <w:t>P</w:t>
      </w:r>
      <w:r w:rsidRPr="005F2176">
        <w:t xml:space="preserve">, </w:t>
      </w:r>
      <w:r w:rsidRPr="005F2176">
        <w:rPr>
          <w:i/>
        </w:rPr>
        <w:t>Desc</w:t>
      </w:r>
      <w:r w:rsidRPr="005F2176">
        <w:t xml:space="preserve">, and </w:t>
      </w:r>
      <w:r w:rsidRPr="005F2176">
        <w:rPr>
          <w:b/>
        </w:rPr>
        <w:t>false</w:t>
      </w:r>
      <w:r w:rsidRPr="005F2176">
        <w:t xml:space="preserve"> as arguments.</w:t>
      </w:r>
    </w:p>
    <w:p w14:paraId="42289CF9" w14:textId="77777777" w:rsidR="004C02EF" w:rsidRPr="005F2176" w:rsidRDefault="004C02EF" w:rsidP="004C02EF">
      <w:pPr>
        <w:pStyle w:val="Alg4"/>
        <w:numPr>
          <w:ilvl w:val="1"/>
          <w:numId w:val="225"/>
        </w:numPr>
      </w:pPr>
      <w:r w:rsidRPr="005F2176">
        <w:t xml:space="preserve">Reject if </w:t>
      </w:r>
      <w:r w:rsidRPr="005F2176">
        <w:rPr>
          <w:i/>
        </w:rPr>
        <w:t>succeeded</w:t>
      </w:r>
      <w:r w:rsidRPr="005F2176">
        <w:t xml:space="preserve"> is </w:t>
      </w:r>
      <w:r w:rsidRPr="005F2176">
        <w:rPr>
          <w:b/>
        </w:rPr>
        <w:t>false</w:t>
      </w:r>
      <w:r w:rsidRPr="005F2176">
        <w:t>.</w:t>
      </w:r>
    </w:p>
    <w:p w14:paraId="2B1AC849" w14:textId="77777777" w:rsidR="004C02EF" w:rsidRPr="005F2176" w:rsidRDefault="004C02EF" w:rsidP="004C02EF">
      <w:pPr>
        <w:pStyle w:val="Alg4"/>
        <w:numPr>
          <w:ilvl w:val="1"/>
          <w:numId w:val="225"/>
        </w:numPr>
      </w:pPr>
      <w:r w:rsidRPr="005F2176">
        <w:t xml:space="preserve">If  </w:t>
      </w:r>
      <w:r w:rsidRPr="005F2176">
        <w:rPr>
          <w:i/>
        </w:rPr>
        <w:t>index</w:t>
      </w:r>
      <w:r w:rsidRPr="005F2176">
        <w:t xml:space="preserve"> ≥ </w:t>
      </w:r>
      <w:r w:rsidRPr="005F2176">
        <w:rPr>
          <w:i/>
        </w:rPr>
        <w:t>oldLen</w:t>
      </w:r>
    </w:p>
    <w:p w14:paraId="3D826B77" w14:textId="77777777" w:rsidR="004C02EF" w:rsidRPr="005F2176" w:rsidRDefault="004C02EF" w:rsidP="004C02EF">
      <w:pPr>
        <w:pStyle w:val="Alg4"/>
        <w:numPr>
          <w:ilvl w:val="2"/>
          <w:numId w:val="225"/>
        </w:numPr>
      </w:pPr>
      <w:r w:rsidRPr="005F2176">
        <w:t xml:space="preserve">Set </w:t>
      </w:r>
      <w:r w:rsidRPr="005F2176">
        <w:rPr>
          <w:i/>
        </w:rPr>
        <w:t>oldLenDesc</w:t>
      </w:r>
      <w:r w:rsidRPr="005F2176">
        <w:t xml:space="preserve">.[[Value]] to </w:t>
      </w:r>
      <w:r w:rsidRPr="005F2176">
        <w:rPr>
          <w:i/>
        </w:rPr>
        <w:t>index</w:t>
      </w:r>
      <w:r w:rsidRPr="005F2176">
        <w:t xml:space="preserve"> + 1.</w:t>
      </w:r>
    </w:p>
    <w:p w14:paraId="4F6190FE" w14:textId="77777777" w:rsidR="004C02EF" w:rsidRPr="005F2176" w:rsidRDefault="004C02EF" w:rsidP="004C02EF">
      <w:pPr>
        <w:pStyle w:val="Alg4"/>
        <w:numPr>
          <w:ilvl w:val="2"/>
          <w:numId w:val="225"/>
        </w:numPr>
      </w:pPr>
      <w:r w:rsidRPr="005F2176">
        <w:t xml:space="preserve">Call the default [[DefineOwnProperty]] internal method (8.12.9) on </w:t>
      </w:r>
      <w:r w:rsidRPr="005F2176">
        <w:rPr>
          <w:i/>
        </w:rPr>
        <w:t>A</w:t>
      </w:r>
      <w:r w:rsidRPr="005F2176">
        <w:t xml:space="preserve"> passing </w:t>
      </w:r>
      <w:r w:rsidRPr="005F2176">
        <w:rPr>
          <w:b/>
        </w:rPr>
        <w:t>"</w:t>
      </w:r>
      <w:r w:rsidRPr="006F5976">
        <w:rPr>
          <w:rFonts w:ascii="Courier New" w:hAnsi="Courier New" w:cs="Courier New"/>
          <w:b/>
        </w:rPr>
        <w:t>length</w:t>
      </w:r>
      <w:r w:rsidRPr="005F2176">
        <w:rPr>
          <w:b/>
        </w:rPr>
        <w:t>"</w:t>
      </w:r>
      <w:r w:rsidRPr="005F2176">
        <w:t xml:space="preserve">, </w:t>
      </w:r>
      <w:r w:rsidRPr="005F2176">
        <w:rPr>
          <w:i/>
        </w:rPr>
        <w:t>oldLenDesc</w:t>
      </w:r>
      <w:r w:rsidRPr="005F2176">
        <w:t xml:space="preserve">, and </w:t>
      </w:r>
      <w:r w:rsidRPr="005F2176">
        <w:rPr>
          <w:b/>
        </w:rPr>
        <w:t>false</w:t>
      </w:r>
      <w:r w:rsidRPr="005F2176">
        <w:t xml:space="preserve"> as arguments. This call will always return </w:t>
      </w:r>
      <w:r w:rsidRPr="005F2176">
        <w:rPr>
          <w:b/>
        </w:rPr>
        <w:t>true</w:t>
      </w:r>
      <w:r w:rsidRPr="005F2176">
        <w:t>.</w:t>
      </w:r>
    </w:p>
    <w:p w14:paraId="6D04352A" w14:textId="77777777" w:rsidR="004C02EF" w:rsidRPr="005F2176" w:rsidRDefault="004C02EF" w:rsidP="004C02EF">
      <w:pPr>
        <w:pStyle w:val="Alg4"/>
        <w:numPr>
          <w:ilvl w:val="1"/>
          <w:numId w:val="225"/>
        </w:numPr>
      </w:pPr>
      <w:r w:rsidRPr="005F2176">
        <w:t xml:space="preserve">Return </w:t>
      </w:r>
      <w:r w:rsidRPr="005F2176">
        <w:rPr>
          <w:b/>
        </w:rPr>
        <w:t>true</w:t>
      </w:r>
      <w:r w:rsidRPr="005F2176">
        <w:t>.</w:t>
      </w:r>
    </w:p>
    <w:p w14:paraId="557884BE" w14:textId="77777777" w:rsidR="004C02EF" w:rsidRPr="005F2176" w:rsidRDefault="004C02EF" w:rsidP="004C02EF">
      <w:pPr>
        <w:pStyle w:val="Alg4"/>
        <w:numPr>
          <w:ilvl w:val="0"/>
          <w:numId w:val="225"/>
        </w:numPr>
        <w:spacing w:after="120"/>
      </w:pPr>
      <w:r w:rsidRPr="005F2176">
        <w:t xml:space="preserve">Return the result of calling the default [[DefineOwnProperty]] internal method (8.12.9) on </w:t>
      </w:r>
      <w:r w:rsidRPr="005F2176">
        <w:rPr>
          <w:i/>
        </w:rPr>
        <w:t>A</w:t>
      </w:r>
      <w:r w:rsidRPr="005F2176">
        <w:t xml:space="preserve"> passing </w:t>
      </w:r>
      <w:r w:rsidRPr="005F2176">
        <w:rPr>
          <w:i/>
        </w:rPr>
        <w:t>P</w:t>
      </w:r>
      <w:r w:rsidRPr="005F2176">
        <w:t xml:space="preserve">, </w:t>
      </w:r>
      <w:r w:rsidRPr="005F2176">
        <w:rPr>
          <w:i/>
        </w:rPr>
        <w:t>Desc</w:t>
      </w:r>
      <w:r w:rsidRPr="005F2176">
        <w:t xml:space="preserve">, and </w:t>
      </w:r>
      <w:r w:rsidRPr="005F2176">
        <w:rPr>
          <w:i/>
        </w:rPr>
        <w:t>Throw</w:t>
      </w:r>
      <w:r w:rsidRPr="005F2176">
        <w:t xml:space="preserve"> as arguments.</w:t>
      </w:r>
    </w:p>
    <w:p w14:paraId="0B8949DD" w14:textId="77777777" w:rsidR="004C02EF" w:rsidRDefault="004C02EF" w:rsidP="004C02EF">
      <w:pPr>
        <w:pStyle w:val="40"/>
        <w:numPr>
          <w:ilvl w:val="0"/>
          <w:numId w:val="0"/>
        </w:numPr>
      </w:pPr>
      <w:bookmarkStart w:id="5598" w:name="_Toc385672301"/>
      <w:bookmarkStart w:id="5599" w:name="_Toc393690417"/>
      <w:r>
        <w:t>15.4.5.2</w:t>
      </w:r>
      <w:r>
        <w:tab/>
        <w:t>lengt</w:t>
      </w:r>
      <w:bookmarkEnd w:id="5593"/>
      <w:bookmarkEnd w:id="5598"/>
      <w:bookmarkEnd w:id="5599"/>
      <w:r>
        <w:t>h</w:t>
      </w:r>
    </w:p>
    <w:p w14:paraId="2CE358C9" w14:textId="77777777" w:rsidR="004C02EF" w:rsidRDefault="004C02EF" w:rsidP="004C02EF">
      <w:r>
        <w:t xml:space="preserve">The </w:t>
      </w:r>
      <w:r>
        <w:rPr>
          <w:rFonts w:ascii="Courier New" w:hAnsi="Courier New"/>
          <w:b/>
        </w:rPr>
        <w:t>length</w:t>
      </w:r>
      <w:r>
        <w:t xml:space="preserve"> property of this Array object is a data property whose value is always numerically greater than the name of every deletable property whose name is an array index.</w:t>
      </w:r>
    </w:p>
    <w:p w14:paraId="28D1E506" w14:textId="77777777" w:rsidR="004C02EF" w:rsidRDefault="004C02EF" w:rsidP="004C02EF">
      <w:r>
        <w:t xml:space="preserve">The </w:t>
      </w:r>
      <w:r>
        <w:rPr>
          <w:rFonts w:ascii="Courier New" w:hAnsi="Courier New"/>
          <w:b/>
        </w:rPr>
        <w:t>length</w:t>
      </w:r>
      <w:r>
        <w:t xml:space="preserve"> property initially has the attributes </w:t>
      </w:r>
      <w:r w:rsidRPr="008B2930">
        <w:rPr>
          <w:rFonts w:ascii="Times New Roman" w:hAnsi="Times New Roman"/>
        </w:rPr>
        <w:t xml:space="preserve">{ [[Writable]]: </w:t>
      </w:r>
      <w:r w:rsidRPr="008B2930">
        <w:rPr>
          <w:rFonts w:ascii="Times New Roman" w:hAnsi="Times New Roman"/>
          <w:b/>
        </w:rPr>
        <w:t>true</w:t>
      </w:r>
      <w:r w:rsidRPr="008B2930">
        <w:rPr>
          <w:rFonts w:ascii="Times New Roman" w:hAnsi="Times New Roman"/>
        </w:rPr>
        <w:t xml:space="preserve">, [[Enumerable]]: </w:t>
      </w:r>
      <w:r w:rsidRPr="008B2930">
        <w:rPr>
          <w:rFonts w:ascii="Times New Roman" w:hAnsi="Times New Roman"/>
          <w:b/>
        </w:rPr>
        <w:t>false</w:t>
      </w:r>
      <w:r w:rsidRPr="008B2930">
        <w:rPr>
          <w:rFonts w:ascii="Times New Roman" w:hAnsi="Times New Roman"/>
        </w:rPr>
        <w:t xml:space="preserve">, [[Configurable]]: </w:t>
      </w:r>
      <w:r w:rsidRPr="008B2930">
        <w:rPr>
          <w:rFonts w:ascii="Times New Roman" w:hAnsi="Times New Roman"/>
          <w:b/>
        </w:rPr>
        <w:t>false</w:t>
      </w:r>
      <w:r w:rsidRPr="008B2930">
        <w:rPr>
          <w:rFonts w:ascii="Times New Roman" w:hAnsi="Times New Roman"/>
        </w:rPr>
        <w:t xml:space="preserve"> }</w:t>
      </w:r>
      <w:r>
        <w:t>.</w:t>
      </w:r>
      <w:bookmarkStart w:id="5600" w:name="_Toc382291627"/>
      <w:bookmarkStart w:id="5601" w:name="_Ref383601992"/>
      <w:bookmarkStart w:id="5602" w:name="_Toc385672302"/>
      <w:bookmarkStart w:id="5603" w:name="_Toc393690418"/>
      <w:bookmarkStart w:id="5604" w:name="_Ref404493357"/>
    </w:p>
    <w:p w14:paraId="174BCE08" w14:textId="77777777" w:rsidR="004C02EF" w:rsidRPr="00C35330" w:rsidRDefault="004C02EF" w:rsidP="004C02EF">
      <w:pPr>
        <w:pStyle w:val="Note"/>
      </w:pPr>
      <w:r w:rsidRPr="005F2176">
        <w:t>NOTE</w:t>
      </w:r>
      <w:r w:rsidRPr="005F2176">
        <w:tab/>
        <w:t>Attempting to set the length property of an Array object to a value that is numerically less than or equal to the largest numeric property name of an existing array indexed non-deletable property of the array will result in the length being set to a numeric value that is one greater than that largest numeric property name. See 15.4.5.1.</w:t>
      </w:r>
    </w:p>
    <w:p w14:paraId="522BBAE2" w14:textId="77777777" w:rsidR="004C02EF" w:rsidRDefault="004C02EF" w:rsidP="00B43482">
      <w:pPr>
        <w:pStyle w:val="20"/>
        <w:numPr>
          <w:ilvl w:val="0"/>
          <w:numId w:val="0"/>
        </w:numPr>
      </w:pPr>
      <w:bookmarkStart w:id="5605" w:name="_Ref424531349"/>
      <w:bookmarkStart w:id="5606" w:name="_Toc472818926"/>
      <w:bookmarkStart w:id="5607" w:name="_Toc235503504"/>
      <w:bookmarkStart w:id="5608" w:name="_Toc241509279"/>
      <w:bookmarkStart w:id="5609" w:name="_Toc244416766"/>
      <w:bookmarkStart w:id="5610" w:name="_Toc276631130"/>
      <w:bookmarkStart w:id="5611" w:name="_Toc153968519"/>
      <w:r w:rsidRPr="000C71D0">
        <w:t>15.5</w:t>
      </w:r>
      <w:r w:rsidRPr="000C71D0">
        <w:tab/>
        <w:t>String Object</w:t>
      </w:r>
      <w:bookmarkEnd w:id="5600"/>
      <w:bookmarkEnd w:id="5601"/>
      <w:bookmarkEnd w:id="5602"/>
      <w:bookmarkEnd w:id="5603"/>
      <w:bookmarkEnd w:id="5604"/>
      <w:r w:rsidRPr="000C71D0">
        <w:t>s</w:t>
      </w:r>
      <w:bookmarkStart w:id="5612" w:name="_Toc385672303"/>
      <w:bookmarkStart w:id="5613" w:name="_Ref393527560"/>
      <w:bookmarkStart w:id="5614" w:name="_Toc393690419"/>
      <w:bookmarkStart w:id="5615" w:name="_Ref404501479"/>
      <w:bookmarkStart w:id="5616" w:name="_Toc382212251"/>
      <w:bookmarkStart w:id="5617" w:name="_Toc382212814"/>
      <w:bookmarkStart w:id="5618" w:name="_Toc382291628"/>
      <w:bookmarkEnd w:id="5605"/>
      <w:bookmarkEnd w:id="5606"/>
      <w:bookmarkEnd w:id="5607"/>
      <w:bookmarkEnd w:id="5608"/>
      <w:bookmarkEnd w:id="5609"/>
      <w:bookmarkEnd w:id="5610"/>
      <w:bookmarkEnd w:id="5611"/>
    </w:p>
    <w:p w14:paraId="72AD4FDB" w14:textId="77777777" w:rsidR="004C02EF" w:rsidRDefault="004C02EF" w:rsidP="00B43482">
      <w:pPr>
        <w:pStyle w:val="30"/>
        <w:numPr>
          <w:ilvl w:val="0"/>
          <w:numId w:val="0"/>
        </w:numPr>
      </w:pPr>
      <w:bookmarkStart w:id="5619" w:name="_Ref424531760"/>
      <w:bookmarkStart w:id="5620" w:name="_Toc472818927"/>
      <w:bookmarkStart w:id="5621" w:name="_Toc235503505"/>
      <w:bookmarkStart w:id="5622" w:name="_Toc241509280"/>
      <w:bookmarkStart w:id="5623" w:name="_Toc244416767"/>
      <w:bookmarkStart w:id="5624" w:name="_Toc276631131"/>
      <w:bookmarkStart w:id="5625" w:name="_Toc153968520"/>
      <w:r>
        <w:t>15.5.1</w:t>
      </w:r>
      <w:r>
        <w:tab/>
        <w:t>The String Constructor Called as a Functio</w:t>
      </w:r>
      <w:bookmarkEnd w:id="5612"/>
      <w:bookmarkEnd w:id="5613"/>
      <w:bookmarkEnd w:id="5614"/>
      <w:bookmarkEnd w:id="5615"/>
      <w:r>
        <w:t>n</w:t>
      </w:r>
      <w:bookmarkEnd w:id="5619"/>
      <w:bookmarkEnd w:id="5620"/>
      <w:bookmarkEnd w:id="5621"/>
      <w:bookmarkEnd w:id="5622"/>
      <w:bookmarkEnd w:id="5623"/>
      <w:bookmarkEnd w:id="5624"/>
      <w:bookmarkEnd w:id="5625"/>
    </w:p>
    <w:p w14:paraId="7DDD8A01" w14:textId="77777777" w:rsidR="004C02EF" w:rsidRDefault="004C02EF" w:rsidP="004C02EF">
      <w:r>
        <w:t xml:space="preserve">When </w:t>
      </w:r>
      <w:r>
        <w:rPr>
          <w:rFonts w:ascii="Courier New" w:hAnsi="Courier New"/>
          <w:b/>
        </w:rPr>
        <w:t>String</w:t>
      </w:r>
      <w:r>
        <w:t xml:space="preserve"> is called as a function rather than as a constructor, it performs a type conversion.</w:t>
      </w:r>
      <w:bookmarkStart w:id="5626" w:name="_Toc385672304"/>
      <w:bookmarkStart w:id="5627" w:name="_Toc393690420"/>
    </w:p>
    <w:p w14:paraId="37043589" w14:textId="77777777" w:rsidR="004C02EF" w:rsidRDefault="004C02EF" w:rsidP="004C02EF">
      <w:pPr>
        <w:pStyle w:val="40"/>
        <w:numPr>
          <w:ilvl w:val="0"/>
          <w:numId w:val="0"/>
        </w:numPr>
      </w:pPr>
      <w:bookmarkStart w:id="5628" w:name="_Ref457704072"/>
      <w:r>
        <w:t>15.5.1.1</w:t>
      </w:r>
      <w:r>
        <w:tab/>
        <w:t>String ( [ value</w:t>
      </w:r>
      <w:bookmarkEnd w:id="5626"/>
      <w:bookmarkEnd w:id="5627"/>
      <w:r>
        <w:t xml:space="preserve"> ] )</w:t>
      </w:r>
      <w:bookmarkEnd w:id="5628"/>
    </w:p>
    <w:p w14:paraId="37869546" w14:textId="77777777" w:rsidR="004C02EF" w:rsidRDefault="004C02EF" w:rsidP="004C02EF">
      <w:r>
        <w:t xml:space="preserve">Returns a String value (not a String object) computed by </w:t>
      </w:r>
      <w:r w:rsidRPr="008B2930">
        <w:rPr>
          <w:rFonts w:ascii="Times New Roman" w:hAnsi="Times New Roman"/>
        </w:rPr>
        <w:t>ToString(</w:t>
      </w:r>
      <w:r w:rsidRPr="008B2930">
        <w:rPr>
          <w:rFonts w:ascii="Times New Roman" w:hAnsi="Times New Roman"/>
          <w:i/>
        </w:rPr>
        <w:t>value</w:t>
      </w:r>
      <w:r w:rsidRPr="008B2930">
        <w:rPr>
          <w:rFonts w:ascii="Times New Roman" w:hAnsi="Times New Roman"/>
        </w:rPr>
        <w:t>)</w:t>
      </w:r>
      <w:r>
        <w:t>.</w:t>
      </w:r>
      <w:bookmarkStart w:id="5629" w:name="_Toc385672305"/>
      <w:bookmarkStart w:id="5630" w:name="_Toc393690421"/>
      <w:r>
        <w:t xml:space="preserve"> If </w:t>
      </w:r>
      <w:r w:rsidRPr="008B2930">
        <w:rPr>
          <w:rFonts w:ascii="Times New Roman" w:hAnsi="Times New Roman"/>
          <w:i/>
        </w:rPr>
        <w:t>value</w:t>
      </w:r>
      <w:r>
        <w:t xml:space="preserve"> is not supplied, the empty String </w:t>
      </w:r>
      <w:r>
        <w:rPr>
          <w:rFonts w:ascii="Courier New" w:hAnsi="Courier New"/>
          <w:b/>
        </w:rPr>
        <w:t>""</w:t>
      </w:r>
      <w:r>
        <w:t xml:space="preserve"> is returned.</w:t>
      </w:r>
    </w:p>
    <w:p w14:paraId="4119635D" w14:textId="77777777" w:rsidR="004C02EF" w:rsidRDefault="004C02EF" w:rsidP="00B43482">
      <w:pPr>
        <w:pStyle w:val="30"/>
        <w:numPr>
          <w:ilvl w:val="0"/>
          <w:numId w:val="0"/>
        </w:numPr>
      </w:pPr>
      <w:bookmarkStart w:id="5631" w:name="_Toc385672306"/>
      <w:bookmarkStart w:id="5632" w:name="_Ref393527562"/>
      <w:bookmarkStart w:id="5633" w:name="_Toc393690422"/>
      <w:bookmarkStart w:id="5634" w:name="_Ref404501493"/>
      <w:bookmarkStart w:id="5635" w:name="_Ref424531774"/>
      <w:bookmarkStart w:id="5636" w:name="_Toc472818928"/>
      <w:bookmarkStart w:id="5637" w:name="_Toc235503506"/>
      <w:bookmarkStart w:id="5638" w:name="_Toc241509281"/>
      <w:bookmarkStart w:id="5639" w:name="_Toc244416768"/>
      <w:bookmarkStart w:id="5640" w:name="_Toc276631132"/>
      <w:bookmarkStart w:id="5641" w:name="_Toc153968521"/>
      <w:bookmarkEnd w:id="5629"/>
      <w:bookmarkEnd w:id="5630"/>
      <w:r>
        <w:t>15.5.2</w:t>
      </w:r>
      <w:r>
        <w:tab/>
        <w:t>The String Constructo</w:t>
      </w:r>
      <w:bookmarkEnd w:id="5616"/>
      <w:bookmarkEnd w:id="5617"/>
      <w:bookmarkEnd w:id="5618"/>
      <w:bookmarkEnd w:id="5631"/>
      <w:bookmarkEnd w:id="5632"/>
      <w:bookmarkEnd w:id="5633"/>
      <w:bookmarkEnd w:id="5634"/>
      <w:r>
        <w:t>r</w:t>
      </w:r>
      <w:bookmarkEnd w:id="5635"/>
      <w:bookmarkEnd w:id="5636"/>
      <w:bookmarkEnd w:id="5637"/>
      <w:bookmarkEnd w:id="5638"/>
      <w:bookmarkEnd w:id="5639"/>
      <w:bookmarkEnd w:id="5640"/>
      <w:bookmarkEnd w:id="5641"/>
    </w:p>
    <w:p w14:paraId="0605C4D3" w14:textId="77777777" w:rsidR="004C02EF" w:rsidRDefault="004C02EF" w:rsidP="004C02EF">
      <w:r>
        <w:t xml:space="preserve">When </w:t>
      </w:r>
      <w:r>
        <w:rPr>
          <w:rFonts w:ascii="Courier New" w:hAnsi="Courier New"/>
          <w:b/>
        </w:rPr>
        <w:t>String</w:t>
      </w:r>
      <w:r>
        <w:t xml:space="preserve"> is called as part of a </w:t>
      </w:r>
      <w:r>
        <w:rPr>
          <w:rFonts w:ascii="Courier New" w:hAnsi="Courier New"/>
          <w:b/>
        </w:rPr>
        <w:t>new</w:t>
      </w:r>
      <w:r>
        <w:t xml:space="preserve"> expression, it is a constructor: it initialises the newly created object.</w:t>
      </w:r>
      <w:bookmarkStart w:id="5642" w:name="_Toc385672307"/>
      <w:bookmarkStart w:id="5643" w:name="_Toc393690423"/>
    </w:p>
    <w:p w14:paraId="265C848E" w14:textId="77777777" w:rsidR="004C02EF" w:rsidRDefault="004C02EF" w:rsidP="004C02EF">
      <w:pPr>
        <w:pStyle w:val="40"/>
        <w:numPr>
          <w:ilvl w:val="0"/>
          <w:numId w:val="0"/>
        </w:numPr>
      </w:pPr>
      <w:r>
        <w:t>15.5.2.1</w:t>
      </w:r>
      <w:r>
        <w:tab/>
        <w:t>new String ( [ value</w:t>
      </w:r>
      <w:bookmarkEnd w:id="5642"/>
      <w:bookmarkEnd w:id="5643"/>
      <w:r>
        <w:t xml:space="preserve"> ] )</w:t>
      </w:r>
    </w:p>
    <w:p w14:paraId="46561460" w14:textId="77777777" w:rsidR="004C02EF" w:rsidRDefault="004C02EF" w:rsidP="004C02EF">
      <w:r>
        <w:t xml:space="preserve">The </w:t>
      </w:r>
      <w:r w:rsidRPr="008B2930">
        <w:rPr>
          <w:rFonts w:ascii="Times New Roman" w:hAnsi="Times New Roman"/>
        </w:rPr>
        <w:t>[[Prototype]]</w:t>
      </w:r>
      <w:r>
        <w:t xml:space="preserve"> internal property of the newly constructed object is set to the standard built-in String prototype object that is the initial value of </w:t>
      </w:r>
      <w:r>
        <w:rPr>
          <w:rFonts w:ascii="Courier New" w:hAnsi="Courier New"/>
          <w:b/>
        </w:rPr>
        <w:t>String.prototype</w:t>
      </w:r>
      <w:r>
        <w:t xml:space="preserve"> (15.5.3.1).</w:t>
      </w:r>
    </w:p>
    <w:p w14:paraId="6F588A14" w14:textId="77777777" w:rsidR="004C02EF" w:rsidRDefault="004C02EF" w:rsidP="004C02EF">
      <w:r>
        <w:t xml:space="preserve">The </w:t>
      </w:r>
      <w:del w:id="5644" w:author="Allen Wirfs-Brock" w:date="2011-07-02T14:02:00Z">
        <w:r w:rsidRPr="008B2930" w:rsidDel="00963019">
          <w:rPr>
            <w:rFonts w:ascii="Times New Roman" w:hAnsi="Times New Roman"/>
          </w:rPr>
          <w:delText>[[Class]]</w:delText>
        </w:r>
        <w:r w:rsidDel="00963019">
          <w:delText xml:space="preserve"> internal property of the </w:delText>
        </w:r>
      </w:del>
      <w:r>
        <w:t xml:space="preserve">newly constructed object </w:t>
      </w:r>
      <w:del w:id="5645" w:author="Allen Wirfs-Brock" w:date="2011-07-02T14:02:00Z">
        <w:r w:rsidDel="00963019">
          <w:delText xml:space="preserve">is set to </w:delText>
        </w:r>
        <w:r w:rsidDel="00963019">
          <w:rPr>
            <w:rFonts w:ascii="Courier New" w:hAnsi="Courier New"/>
            <w:b/>
          </w:rPr>
          <w:delText>"String"</w:delText>
        </w:r>
      </w:del>
      <w:ins w:id="5646" w:author="Allen Wirfs-Brock" w:date="2011-07-02T14:02:00Z">
        <w:r w:rsidR="00963019">
          <w:t>has the [[IsString]]</w:t>
        </w:r>
      </w:ins>
      <w:ins w:id="5647" w:author="Allen Wirfs-Brock" w:date="2011-07-02T14:03:00Z">
        <w:r w:rsidR="00963019">
          <w:t xml:space="preserve"> internal property</w:t>
        </w:r>
      </w:ins>
      <w:r>
        <w:t>.</w:t>
      </w:r>
    </w:p>
    <w:p w14:paraId="32B60DFD" w14:textId="77777777" w:rsidR="004C02EF" w:rsidRDefault="004C02EF" w:rsidP="004C02EF">
      <w:r>
        <w:t xml:space="preserve">The </w:t>
      </w:r>
      <w:r w:rsidRPr="008B2930">
        <w:rPr>
          <w:rFonts w:ascii="Times New Roman" w:hAnsi="Times New Roman"/>
        </w:rPr>
        <w:t>[[Extensible]]</w:t>
      </w:r>
      <w:r>
        <w:t xml:space="preserve"> internal property of the newly constructed object is set to </w:t>
      </w:r>
      <w:r w:rsidRPr="008B2930">
        <w:rPr>
          <w:rFonts w:ascii="Times New Roman" w:hAnsi="Times New Roman"/>
          <w:b/>
        </w:rPr>
        <w:t>true</w:t>
      </w:r>
      <w:r>
        <w:t>.</w:t>
      </w:r>
    </w:p>
    <w:p w14:paraId="0D436BF8" w14:textId="77777777" w:rsidR="004C02EF" w:rsidRDefault="004C02EF" w:rsidP="004C02EF">
      <w:r>
        <w:t xml:space="preserve">The </w:t>
      </w:r>
      <w:r w:rsidRPr="008B2930">
        <w:rPr>
          <w:rFonts w:ascii="Times New Roman" w:hAnsi="Times New Roman"/>
        </w:rPr>
        <w:t xml:space="preserve">[[PrimitiveValue]] </w:t>
      </w:r>
      <w:r>
        <w:t xml:space="preserve">internal property of the newly constructed object is set to </w:t>
      </w:r>
      <w:r w:rsidRPr="008B2930">
        <w:rPr>
          <w:rFonts w:ascii="Times New Roman" w:hAnsi="Times New Roman"/>
        </w:rPr>
        <w:t>ToString(</w:t>
      </w:r>
      <w:r w:rsidRPr="008B2930">
        <w:rPr>
          <w:rFonts w:ascii="Times New Roman" w:hAnsi="Times New Roman"/>
          <w:i/>
        </w:rPr>
        <w:t>value</w:t>
      </w:r>
      <w:bookmarkStart w:id="5648" w:name="_Toc385672308"/>
      <w:bookmarkStart w:id="5649" w:name="_Toc393690424"/>
      <w:r w:rsidRPr="008B2930">
        <w:rPr>
          <w:rFonts w:ascii="Times New Roman" w:hAnsi="Times New Roman"/>
        </w:rPr>
        <w:t>)</w:t>
      </w:r>
      <w:r>
        <w:t xml:space="preserve">, or to the empty String if </w:t>
      </w:r>
      <w:r w:rsidRPr="008B2930">
        <w:rPr>
          <w:rFonts w:ascii="Times New Roman" w:hAnsi="Times New Roman"/>
          <w:i/>
        </w:rPr>
        <w:t>value</w:t>
      </w:r>
      <w:r>
        <w:t xml:space="preserve"> is not supplied.</w:t>
      </w:r>
    </w:p>
    <w:p w14:paraId="6E91C063" w14:textId="77777777" w:rsidR="004C02EF" w:rsidRDefault="004C02EF" w:rsidP="00B43482">
      <w:pPr>
        <w:pStyle w:val="30"/>
        <w:numPr>
          <w:ilvl w:val="0"/>
          <w:numId w:val="0"/>
        </w:numPr>
      </w:pPr>
      <w:bookmarkStart w:id="5650" w:name="_Toc382212252"/>
      <w:bookmarkStart w:id="5651" w:name="_Toc382212815"/>
      <w:bookmarkStart w:id="5652" w:name="_Toc382291629"/>
      <w:bookmarkStart w:id="5653" w:name="_Toc385672309"/>
      <w:bookmarkStart w:id="5654" w:name="_Ref393609337"/>
      <w:bookmarkStart w:id="5655" w:name="_Toc393690425"/>
      <w:bookmarkStart w:id="5656" w:name="_Ref457709106"/>
      <w:bookmarkStart w:id="5657" w:name="_Toc472818929"/>
      <w:bookmarkStart w:id="5658" w:name="_Toc235503507"/>
      <w:bookmarkStart w:id="5659" w:name="_Toc241509282"/>
      <w:bookmarkStart w:id="5660" w:name="_Toc244416769"/>
      <w:bookmarkStart w:id="5661" w:name="_Toc276631133"/>
      <w:bookmarkStart w:id="5662" w:name="_Toc153968522"/>
      <w:bookmarkEnd w:id="5648"/>
      <w:bookmarkEnd w:id="5649"/>
      <w:r>
        <w:t>15.5.3</w:t>
      </w:r>
      <w:r>
        <w:tab/>
        <w:t>Properties of the String</w:t>
      </w:r>
      <w:bookmarkEnd w:id="5650"/>
      <w:bookmarkEnd w:id="5651"/>
      <w:r>
        <w:t xml:space="preserve"> Constructo</w:t>
      </w:r>
      <w:bookmarkEnd w:id="5652"/>
      <w:bookmarkEnd w:id="5653"/>
      <w:bookmarkEnd w:id="5654"/>
      <w:bookmarkEnd w:id="5655"/>
      <w:r>
        <w:t>r</w:t>
      </w:r>
      <w:bookmarkEnd w:id="5656"/>
      <w:bookmarkEnd w:id="5657"/>
      <w:bookmarkEnd w:id="5658"/>
      <w:bookmarkEnd w:id="5659"/>
      <w:bookmarkEnd w:id="5660"/>
      <w:bookmarkEnd w:id="5661"/>
      <w:bookmarkEnd w:id="5662"/>
    </w:p>
    <w:p w14:paraId="688E981D" w14:textId="77777777" w:rsidR="004C02EF" w:rsidRDefault="004C02EF" w:rsidP="004C02EF">
      <w:r>
        <w:t>The value of the [[Prototype]] internal property of the String constructor is the standard built-in Function prototype object (15.3.4).</w:t>
      </w:r>
    </w:p>
    <w:p w14:paraId="416E7E01"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1</w:t>
      </w:r>
      <w:r>
        <w:t>), the String constructor has the following properties:</w:t>
      </w:r>
      <w:bookmarkStart w:id="5663" w:name="_Hlt424534372"/>
      <w:bookmarkStart w:id="5664" w:name="_Toc382291630"/>
      <w:bookmarkStart w:id="5665" w:name="_Toc385672310"/>
      <w:bookmarkStart w:id="5666" w:name="_Ref393613870"/>
      <w:bookmarkStart w:id="5667" w:name="_Toc393690426"/>
      <w:bookmarkStart w:id="5668" w:name="_Ref404502444"/>
      <w:bookmarkStart w:id="5669" w:name="_Ref404502469"/>
      <w:bookmarkEnd w:id="5663"/>
    </w:p>
    <w:p w14:paraId="46E4D4AA" w14:textId="77777777" w:rsidR="004C02EF" w:rsidRDefault="004C02EF" w:rsidP="004C02EF">
      <w:pPr>
        <w:pStyle w:val="40"/>
        <w:numPr>
          <w:ilvl w:val="0"/>
          <w:numId w:val="0"/>
        </w:numPr>
      </w:pPr>
      <w:bookmarkStart w:id="5670" w:name="_Hlt424535880"/>
      <w:bookmarkStart w:id="5671" w:name="_Ref424534397"/>
      <w:bookmarkEnd w:id="5670"/>
      <w:r>
        <w:t>15.5.3.1</w:t>
      </w:r>
      <w:r>
        <w:tab/>
        <w:t>String.prototyp</w:t>
      </w:r>
      <w:bookmarkEnd w:id="5664"/>
      <w:bookmarkEnd w:id="5665"/>
      <w:bookmarkEnd w:id="5666"/>
      <w:bookmarkEnd w:id="5667"/>
      <w:bookmarkEnd w:id="5668"/>
      <w:bookmarkEnd w:id="5669"/>
      <w:r>
        <w:t>e</w:t>
      </w:r>
      <w:bookmarkEnd w:id="5671"/>
    </w:p>
    <w:p w14:paraId="53BF519A" w14:textId="77777777" w:rsidR="004C02EF" w:rsidRDefault="004C02EF" w:rsidP="004C02EF">
      <w:r>
        <w:t xml:space="preserve">The initial value of </w:t>
      </w:r>
      <w:r>
        <w:rPr>
          <w:rFonts w:ascii="Courier New" w:hAnsi="Courier New"/>
          <w:b/>
        </w:rPr>
        <w:t>String.prototype</w:t>
      </w:r>
      <w:r>
        <w:t xml:space="preserve"> is the standard built-in String prototype object (15.5.4).</w:t>
      </w:r>
    </w:p>
    <w:p w14:paraId="6DAA6499" w14:textId="77777777" w:rsidR="004C02EF" w:rsidRDefault="004C02EF" w:rsidP="004C02EF">
      <w:r>
        <w:t xml:space="preserve">This property has the attributes { [[Writable]]: </w:t>
      </w:r>
      <w:r w:rsidRPr="0052688F">
        <w:rPr>
          <w:b/>
        </w:rPr>
        <w:t>false</w:t>
      </w:r>
      <w:r>
        <w:t xml:space="preserve">, [[Enumerable]]: </w:t>
      </w:r>
      <w:r w:rsidRPr="0052688F">
        <w:rPr>
          <w:b/>
        </w:rPr>
        <w:t>false</w:t>
      </w:r>
      <w:r>
        <w:t xml:space="preserve">, [[Configurable]]: </w:t>
      </w:r>
      <w:r w:rsidRPr="0052688F">
        <w:rPr>
          <w:b/>
        </w:rPr>
        <w:t>false</w:t>
      </w:r>
      <w:r>
        <w:t xml:space="preserve"> }.</w:t>
      </w:r>
      <w:bookmarkStart w:id="5672" w:name="_Toc393690427"/>
    </w:p>
    <w:p w14:paraId="3CE231C0" w14:textId="77777777" w:rsidR="004C02EF" w:rsidRDefault="004C02EF" w:rsidP="004C02EF">
      <w:pPr>
        <w:pStyle w:val="40"/>
        <w:numPr>
          <w:ilvl w:val="0"/>
          <w:numId w:val="0"/>
        </w:numPr>
      </w:pPr>
      <w:bookmarkStart w:id="5673" w:name="_Ref457705192"/>
      <w:r>
        <w:t>15.5.3.2</w:t>
      </w:r>
      <w:r>
        <w:tab/>
        <w:t xml:space="preserve">String.fromCharCode ( [ char0 [ , char1 [ , </w:t>
      </w:r>
      <w:bookmarkEnd w:id="5672"/>
      <w:r>
        <w:rPr>
          <w:snapToGrid w:val="0"/>
        </w:rPr>
        <w:t xml:space="preserve">… ] ] ] </w:t>
      </w:r>
      <w:r>
        <w:t>)</w:t>
      </w:r>
      <w:bookmarkEnd w:id="5673"/>
    </w:p>
    <w:p w14:paraId="4C9B6971" w14:textId="77777777" w:rsidR="004C02EF" w:rsidRDefault="004C02EF" w:rsidP="004C02EF">
      <w:r>
        <w:t>Returns a String value containing as many characters as the number of arguments. Each argument specifies one character of the resulting String, with the first argument specifying the first character, and so on, from left to right. An argument is converted to a character by applying the operation ToUint16 (9.7) and regarding the resulting 16-bit integer as the code unit value of a character. If no arguments are supplied, the result is the empty String.</w:t>
      </w:r>
      <w:bookmarkStart w:id="5674" w:name="_Toc385672312"/>
      <w:bookmarkStart w:id="5675" w:name="_Ref393609348"/>
      <w:bookmarkStart w:id="5676" w:name="_Toc393690428"/>
      <w:bookmarkStart w:id="5677" w:name="_Ref404502484"/>
    </w:p>
    <w:p w14:paraId="0128F3F7" w14:textId="77777777" w:rsidR="004C02EF" w:rsidRDefault="004C02EF" w:rsidP="004C02EF">
      <w:bookmarkStart w:id="5678" w:name="_Ref424535900"/>
      <w:r>
        <w:t xml:space="preserve">The </w:t>
      </w:r>
      <w:r>
        <w:rPr>
          <w:rFonts w:ascii="Courier New" w:hAnsi="Courier New"/>
          <w:b/>
        </w:rPr>
        <w:t>length</w:t>
      </w:r>
      <w:r>
        <w:t xml:space="preserve"> property of the </w:t>
      </w:r>
      <w:r>
        <w:rPr>
          <w:rFonts w:ascii="Courier New" w:hAnsi="Courier New"/>
          <w:b/>
        </w:rPr>
        <w:t>fromCharCode</w:t>
      </w:r>
      <w:r>
        <w:t xml:space="preserve"> function is </w:t>
      </w:r>
      <w:r>
        <w:rPr>
          <w:b/>
        </w:rPr>
        <w:t>1</w:t>
      </w:r>
      <w:r>
        <w:t>.</w:t>
      </w:r>
    </w:p>
    <w:p w14:paraId="1B23EB07" w14:textId="77777777" w:rsidR="004C02EF" w:rsidRDefault="004C02EF" w:rsidP="00B43482">
      <w:pPr>
        <w:pStyle w:val="30"/>
        <w:numPr>
          <w:ilvl w:val="0"/>
          <w:numId w:val="0"/>
        </w:numPr>
      </w:pPr>
      <w:bookmarkStart w:id="5679" w:name="_Ref457704247"/>
      <w:bookmarkStart w:id="5680" w:name="_Toc472818930"/>
      <w:bookmarkStart w:id="5681" w:name="_Toc235503508"/>
      <w:bookmarkStart w:id="5682" w:name="_Toc241509283"/>
      <w:bookmarkStart w:id="5683" w:name="_Toc244416770"/>
      <w:bookmarkStart w:id="5684" w:name="_Toc276631134"/>
      <w:bookmarkStart w:id="5685" w:name="_Toc153968523"/>
      <w:r>
        <w:t>15.5.4</w:t>
      </w:r>
      <w:r>
        <w:tab/>
        <w:t>Properties of the String Prototype Objec</w:t>
      </w:r>
      <w:bookmarkEnd w:id="5674"/>
      <w:bookmarkEnd w:id="5675"/>
      <w:bookmarkEnd w:id="5676"/>
      <w:bookmarkEnd w:id="5677"/>
      <w:r>
        <w:t>t</w:t>
      </w:r>
      <w:bookmarkEnd w:id="5678"/>
      <w:bookmarkEnd w:id="5679"/>
      <w:bookmarkEnd w:id="5680"/>
      <w:bookmarkEnd w:id="5681"/>
      <w:bookmarkEnd w:id="5682"/>
      <w:bookmarkEnd w:id="5683"/>
      <w:bookmarkEnd w:id="5684"/>
      <w:bookmarkEnd w:id="5685"/>
    </w:p>
    <w:p w14:paraId="4BFC2A09" w14:textId="77777777" w:rsidR="004C02EF" w:rsidRDefault="004C02EF" w:rsidP="004C02EF">
      <w:r>
        <w:t>The String prototype object is itself a String object</w:t>
      </w:r>
      <w:del w:id="5686" w:author="Allen Wirfs-Brock" w:date="2011-07-02T14:04:00Z">
        <w:r w:rsidDel="00963019">
          <w:delText xml:space="preserve"> (its [[Class]] is </w:delText>
        </w:r>
        <w:r w:rsidDel="00963019">
          <w:rPr>
            <w:rFonts w:ascii="Courier New" w:hAnsi="Courier New"/>
            <w:b/>
          </w:rPr>
          <w:delText>"String"</w:delText>
        </w:r>
        <w:r w:rsidDel="00963019">
          <w:delText>)</w:delText>
        </w:r>
      </w:del>
      <w:r>
        <w:t xml:space="preserve"> whose value is an empty String.</w:t>
      </w:r>
      <w:ins w:id="5687" w:author="Allen Wirfs-Brock" w:date="2011-07-02T14:04:00Z">
        <w:r w:rsidR="00963019">
          <w:t xml:space="preserve"> The </w:t>
        </w:r>
        <w:r w:rsidR="00141138">
          <w:t xml:space="preserve">String prototype object </w:t>
        </w:r>
        <w:r w:rsidR="00963019">
          <w:t>has the [[IsString]] internal property.</w:t>
        </w:r>
      </w:ins>
    </w:p>
    <w:p w14:paraId="23E56CFB" w14:textId="77777777" w:rsidR="004C02EF" w:rsidRDefault="004C02EF" w:rsidP="004C02EF">
      <w:r>
        <w:t>The value of the [[Prototype]] internal property of the String prototype object is the standard built-in Object prototype object (15.2.4).</w:t>
      </w:r>
      <w:bookmarkStart w:id="5688" w:name="_Toc385672313"/>
      <w:bookmarkStart w:id="5689" w:name="_Toc393690429"/>
      <w:bookmarkStart w:id="5690" w:name="_Toc382291632"/>
      <w:bookmarkStart w:id="5691" w:name="_Toc382212254"/>
      <w:bookmarkStart w:id="5692" w:name="_Toc382212817"/>
    </w:p>
    <w:p w14:paraId="3392A2EA" w14:textId="77777777" w:rsidR="004C02EF" w:rsidRDefault="004C02EF" w:rsidP="004C02EF">
      <w:pPr>
        <w:pStyle w:val="40"/>
        <w:numPr>
          <w:ilvl w:val="0"/>
          <w:numId w:val="0"/>
        </w:numPr>
      </w:pPr>
      <w:r>
        <w:t>15.5.4.1</w:t>
      </w:r>
      <w:r>
        <w:tab/>
        <w:t>String.prototype.constructo</w:t>
      </w:r>
      <w:bookmarkEnd w:id="5688"/>
      <w:bookmarkEnd w:id="5689"/>
      <w:r>
        <w:t>r</w:t>
      </w:r>
    </w:p>
    <w:p w14:paraId="1B80BAA9" w14:textId="77777777" w:rsidR="004C02EF" w:rsidRDefault="004C02EF" w:rsidP="004C02EF">
      <w:r>
        <w:t xml:space="preserve">The initial value of </w:t>
      </w:r>
      <w:r>
        <w:rPr>
          <w:rFonts w:ascii="Courier New" w:hAnsi="Courier New"/>
          <w:b/>
        </w:rPr>
        <w:t>String.prototype.constructor</w:t>
      </w:r>
      <w:r>
        <w:t xml:space="preserve"> is the built-in </w:t>
      </w:r>
      <w:r>
        <w:rPr>
          <w:rFonts w:ascii="Courier New" w:hAnsi="Courier New"/>
          <w:b/>
        </w:rPr>
        <w:t>String</w:t>
      </w:r>
      <w:r>
        <w:t xml:space="preserve"> constructor.</w:t>
      </w:r>
      <w:bookmarkStart w:id="5693" w:name="_Toc385672314"/>
      <w:bookmarkStart w:id="5694" w:name="_Toc393690430"/>
    </w:p>
    <w:p w14:paraId="34859C18" w14:textId="77777777" w:rsidR="004C02EF" w:rsidRDefault="004C02EF" w:rsidP="004C02EF">
      <w:pPr>
        <w:pStyle w:val="40"/>
        <w:numPr>
          <w:ilvl w:val="0"/>
          <w:numId w:val="0"/>
        </w:numPr>
      </w:pPr>
      <w:bookmarkStart w:id="5695" w:name="_Ref455972324"/>
      <w:r>
        <w:t>15.5.4.2</w:t>
      </w:r>
      <w:r>
        <w:tab/>
        <w:t>String.prototype.toString</w:t>
      </w:r>
      <w:bookmarkEnd w:id="5690"/>
      <w:bookmarkEnd w:id="5693"/>
      <w:bookmarkEnd w:id="5694"/>
      <w:r>
        <w:t xml:space="preserve"> ( )</w:t>
      </w:r>
      <w:bookmarkEnd w:id="5695"/>
    </w:p>
    <w:p w14:paraId="04C20F20" w14:textId="77777777" w:rsidR="004C02EF" w:rsidRDefault="004C02EF" w:rsidP="004C02EF">
      <w:r>
        <w:t xml:space="preserve">Returns this String value. (Note that, for a String object, the </w:t>
      </w:r>
      <w:r>
        <w:rPr>
          <w:rFonts w:ascii="Courier New" w:hAnsi="Courier New"/>
          <w:b/>
        </w:rPr>
        <w:t>toString</w:t>
      </w:r>
      <w:r>
        <w:t xml:space="preserve"> method happens to return the same thing as the </w:t>
      </w:r>
      <w:r>
        <w:rPr>
          <w:rFonts w:ascii="Courier New" w:hAnsi="Courier New"/>
          <w:b/>
        </w:rPr>
        <w:t>valueOf</w:t>
      </w:r>
      <w:r>
        <w:t xml:space="preserve"> method.)</w:t>
      </w:r>
      <w:bookmarkStart w:id="5696" w:name="_Toc382291633"/>
      <w:bookmarkStart w:id="5697" w:name="_Toc385672315"/>
    </w:p>
    <w:p w14:paraId="23CB0044" w14:textId="77777777" w:rsidR="004C02EF" w:rsidRDefault="004C02EF" w:rsidP="004C02EF">
      <w:r>
        <w:t xml:space="preserve">The </w:t>
      </w:r>
      <w:r>
        <w:rPr>
          <w:rFonts w:ascii="Courier New" w:hAnsi="Courier New"/>
          <w:b/>
        </w:rPr>
        <w:t>toString</w:t>
      </w:r>
      <w:r>
        <w:t xml:space="preserve"> function is not generic; it throws a </w:t>
      </w:r>
      <w:r>
        <w:rPr>
          <w:b/>
        </w:rPr>
        <w:t>TypeError</w:t>
      </w:r>
      <w:r>
        <w:t xml:space="preserve"> exception if its </w:t>
      </w:r>
      <w:r>
        <w:rPr>
          <w:b/>
        </w:rPr>
        <w:t>this</w:t>
      </w:r>
      <w:r>
        <w:t xml:space="preserve"> value is not a String or a String object. Therefore, it cannot be transferred to other kinds of objects for use as a method.</w:t>
      </w:r>
      <w:bookmarkStart w:id="5698" w:name="_Toc393690431"/>
    </w:p>
    <w:p w14:paraId="3DD5E8AD" w14:textId="77777777" w:rsidR="004C02EF" w:rsidRDefault="004C02EF" w:rsidP="004C02EF">
      <w:pPr>
        <w:pStyle w:val="40"/>
        <w:numPr>
          <w:ilvl w:val="0"/>
          <w:numId w:val="0"/>
        </w:numPr>
      </w:pPr>
      <w:bookmarkStart w:id="5699" w:name="_Ref455972327"/>
      <w:r>
        <w:t>15.5.4.3</w:t>
      </w:r>
      <w:r>
        <w:tab/>
        <w:t>String.prototype.valueOf</w:t>
      </w:r>
      <w:bookmarkEnd w:id="5696"/>
      <w:bookmarkEnd w:id="5697"/>
      <w:bookmarkEnd w:id="5698"/>
      <w:r>
        <w:t xml:space="preserve"> ( )</w:t>
      </w:r>
      <w:bookmarkStart w:id="5700" w:name="_Toc382291634"/>
      <w:bookmarkEnd w:id="5699"/>
    </w:p>
    <w:p w14:paraId="524C029F" w14:textId="77777777" w:rsidR="004C02EF" w:rsidRDefault="004C02EF" w:rsidP="004C02EF">
      <w:r>
        <w:t>Returns this String value.</w:t>
      </w:r>
      <w:bookmarkStart w:id="5701" w:name="_Toc385672316"/>
    </w:p>
    <w:p w14:paraId="490D7C6E" w14:textId="77777777" w:rsidR="004C02EF" w:rsidRDefault="004C02EF" w:rsidP="004C02EF">
      <w:r>
        <w:t xml:space="preserve">The </w:t>
      </w:r>
      <w:r>
        <w:rPr>
          <w:rFonts w:ascii="Courier New" w:hAnsi="Courier New"/>
          <w:b/>
        </w:rPr>
        <w:t>valueOf</w:t>
      </w:r>
      <w:r>
        <w:t xml:space="preserve"> function is not generic; it throws a </w:t>
      </w:r>
      <w:r>
        <w:rPr>
          <w:b/>
        </w:rPr>
        <w:t>TypeError</w:t>
      </w:r>
      <w:r>
        <w:t xml:space="preserve"> exception if its </w:t>
      </w:r>
      <w:r>
        <w:rPr>
          <w:b/>
        </w:rPr>
        <w:t>this</w:t>
      </w:r>
      <w:r>
        <w:t xml:space="preserve"> value is not a String or String object. Therefore, it cannot be transferred to other kinds of objects for use as a method.</w:t>
      </w:r>
      <w:bookmarkStart w:id="5702" w:name="_Toc393690432"/>
    </w:p>
    <w:p w14:paraId="256B6CAB" w14:textId="77777777" w:rsidR="004C02EF" w:rsidRDefault="004C02EF" w:rsidP="004C02EF">
      <w:pPr>
        <w:pStyle w:val="40"/>
        <w:numPr>
          <w:ilvl w:val="0"/>
          <w:numId w:val="0"/>
        </w:numPr>
      </w:pPr>
      <w:bookmarkStart w:id="5703" w:name="_Ref457704263"/>
      <w:r>
        <w:t>15.5.4.4</w:t>
      </w:r>
      <w:r>
        <w:tab/>
        <w:t>String.prototype.charA</w:t>
      </w:r>
      <w:bookmarkEnd w:id="5700"/>
      <w:r>
        <w:t>t (pos</w:t>
      </w:r>
      <w:bookmarkEnd w:id="5701"/>
      <w:bookmarkEnd w:id="5702"/>
      <w:r>
        <w:t>)</w:t>
      </w:r>
      <w:bookmarkStart w:id="5704" w:name="_Toc382291635"/>
      <w:bookmarkEnd w:id="5703"/>
    </w:p>
    <w:p w14:paraId="25349465" w14:textId="77777777" w:rsidR="004C02EF" w:rsidRDefault="004C02EF" w:rsidP="004C02EF">
      <w:r>
        <w:t xml:space="preserve">Returns a String containing the character at position </w:t>
      </w:r>
      <w:r w:rsidRPr="00F02209">
        <w:rPr>
          <w:rFonts w:ascii="Times New Roman" w:hAnsi="Times New Roman"/>
          <w:i/>
        </w:rPr>
        <w:t>pos</w:t>
      </w:r>
      <w:r>
        <w:t xml:space="preserve"> in the String resulting from converting this object to a String. If there is no character at that position, the result is the empty String. The result is a String value, not a String object.</w:t>
      </w:r>
    </w:p>
    <w:p w14:paraId="6D2DA9F9" w14:textId="77777777" w:rsidR="004C02EF" w:rsidRDefault="004C02EF" w:rsidP="004C02EF">
      <w:r>
        <w:t xml:space="preserve">If </w:t>
      </w:r>
      <w:r w:rsidRPr="00F02209">
        <w:rPr>
          <w:rFonts w:ascii="Times New Roman" w:hAnsi="Times New Roman"/>
          <w:i/>
        </w:rPr>
        <w:t>pos</w:t>
      </w:r>
      <w:r>
        <w:t xml:space="preserve"> is a value of Number type that is an integer, then the result of </w:t>
      </w:r>
      <w:r>
        <w:rPr>
          <w:rFonts w:ascii="Courier New" w:hAnsi="Courier New"/>
          <w:b/>
        </w:rPr>
        <w:t>x.charAt(</w:t>
      </w:r>
      <w:r w:rsidRPr="00F02209">
        <w:rPr>
          <w:rFonts w:ascii="Times New Roman" w:hAnsi="Times New Roman"/>
          <w:i/>
        </w:rPr>
        <w:t>pos</w:t>
      </w:r>
      <w:r>
        <w:rPr>
          <w:rFonts w:ascii="Courier New" w:hAnsi="Courier New"/>
          <w:b/>
        </w:rPr>
        <w:t>)</w:t>
      </w:r>
      <w:r>
        <w:t xml:space="preserve"> is equal to the result of </w:t>
      </w:r>
      <w:r>
        <w:rPr>
          <w:rFonts w:ascii="Courier New" w:hAnsi="Courier New"/>
          <w:b/>
        </w:rPr>
        <w:t>x.substring(</w:t>
      </w:r>
      <w:r w:rsidRPr="00F02209">
        <w:rPr>
          <w:rFonts w:ascii="Times New Roman" w:hAnsi="Times New Roman"/>
          <w:i/>
        </w:rPr>
        <w:t>pos</w:t>
      </w:r>
      <w:r>
        <w:rPr>
          <w:rFonts w:ascii="Courier New" w:hAnsi="Courier New"/>
          <w:b/>
        </w:rPr>
        <w:t>,</w:t>
      </w:r>
      <w:r>
        <w:t xml:space="preserve"> </w:t>
      </w:r>
      <w:r w:rsidRPr="00F02209">
        <w:rPr>
          <w:rFonts w:ascii="Times New Roman" w:hAnsi="Times New Roman"/>
          <w:i/>
        </w:rPr>
        <w:t>pos</w:t>
      </w:r>
      <w:r>
        <w:rPr>
          <w:rFonts w:ascii="Courier New" w:hAnsi="Courier New"/>
          <w:b/>
        </w:rPr>
        <w:t>+1)</w:t>
      </w:r>
      <w:r>
        <w:t>.</w:t>
      </w:r>
    </w:p>
    <w:p w14:paraId="0BDEBA02" w14:textId="77777777" w:rsidR="004C02EF" w:rsidRDefault="004C02EF" w:rsidP="004C02EF">
      <w:r>
        <w:t xml:space="preserve">When the </w:t>
      </w:r>
      <w:r>
        <w:rPr>
          <w:rFonts w:ascii="Courier New" w:hAnsi="Courier New"/>
          <w:b/>
        </w:rPr>
        <w:t>charAt</w:t>
      </w:r>
      <w:r>
        <w:t xml:space="preserve"> method is called with one argument </w:t>
      </w:r>
      <w:r w:rsidRPr="00F02209">
        <w:rPr>
          <w:rFonts w:ascii="Times New Roman" w:hAnsi="Times New Roman"/>
          <w:i/>
        </w:rPr>
        <w:t>pos</w:t>
      </w:r>
      <w:r>
        <w:t>, the following steps are taken:</w:t>
      </w:r>
    </w:p>
    <w:p w14:paraId="7A929EA3" w14:textId="77777777" w:rsidR="004C02EF" w:rsidRPr="008B2930" w:rsidRDefault="004C02EF" w:rsidP="004C02EF">
      <w:pPr>
        <w:pStyle w:val="Alg4"/>
        <w:numPr>
          <w:ilvl w:val="0"/>
          <w:numId w:val="226"/>
        </w:numPr>
      </w:pPr>
      <w:r w:rsidRPr="008B2930">
        <w:t xml:space="preserve">Call CheckObjectCoercible passing the </w:t>
      </w:r>
      <w:r w:rsidRPr="008B2930">
        <w:rPr>
          <w:b/>
        </w:rPr>
        <w:t>this</w:t>
      </w:r>
      <w:r w:rsidRPr="008B2930">
        <w:t xml:space="preserve"> value as its argument.</w:t>
      </w:r>
    </w:p>
    <w:p w14:paraId="65DCD118" w14:textId="77777777" w:rsidR="004C02EF" w:rsidRPr="008B2930" w:rsidRDefault="004C02EF" w:rsidP="004C02EF">
      <w:pPr>
        <w:pStyle w:val="Alg4"/>
        <w:numPr>
          <w:ilvl w:val="0"/>
          <w:numId w:val="226"/>
        </w:numPr>
      </w:pPr>
      <w:r w:rsidRPr="008B2930">
        <w:t xml:space="preserve">Let </w:t>
      </w:r>
      <w:r w:rsidRPr="008B2930">
        <w:rPr>
          <w:i/>
        </w:rPr>
        <w:t>S</w:t>
      </w:r>
      <w:r w:rsidRPr="008B2930">
        <w:t xml:space="preserve"> be the result of calling ToString, giving it the </w:t>
      </w:r>
      <w:r w:rsidRPr="008B2930">
        <w:rPr>
          <w:b/>
        </w:rPr>
        <w:t>this</w:t>
      </w:r>
      <w:r w:rsidRPr="008B2930">
        <w:t xml:space="preserve"> value as its argument.</w:t>
      </w:r>
    </w:p>
    <w:p w14:paraId="634E658D" w14:textId="77777777" w:rsidR="004C02EF" w:rsidRPr="008B2930" w:rsidRDefault="004C02EF" w:rsidP="004C02EF">
      <w:pPr>
        <w:pStyle w:val="Alg4"/>
        <w:numPr>
          <w:ilvl w:val="0"/>
          <w:numId w:val="226"/>
        </w:numPr>
      </w:pPr>
      <w:r w:rsidRPr="008B2930">
        <w:t xml:space="preserve">Let </w:t>
      </w:r>
      <w:r w:rsidRPr="008B2930">
        <w:rPr>
          <w:i/>
        </w:rPr>
        <w:t>position</w:t>
      </w:r>
      <w:r w:rsidRPr="008B2930">
        <w:t xml:space="preserve"> be ToInteger(</w:t>
      </w:r>
      <w:r w:rsidRPr="008B2930">
        <w:rPr>
          <w:i/>
        </w:rPr>
        <w:t>pos</w:t>
      </w:r>
      <w:r w:rsidRPr="008B2930">
        <w:t>).</w:t>
      </w:r>
    </w:p>
    <w:p w14:paraId="519AB846" w14:textId="77777777" w:rsidR="004C02EF" w:rsidRPr="008B2930" w:rsidRDefault="004C02EF" w:rsidP="004C02EF">
      <w:pPr>
        <w:pStyle w:val="Alg4"/>
        <w:numPr>
          <w:ilvl w:val="0"/>
          <w:numId w:val="226"/>
        </w:numPr>
      </w:pPr>
      <w:r w:rsidRPr="008B2930">
        <w:t xml:space="preserve">Let </w:t>
      </w:r>
      <w:r w:rsidRPr="008B2930">
        <w:rPr>
          <w:i/>
        </w:rPr>
        <w:t>size</w:t>
      </w:r>
      <w:r w:rsidRPr="008B2930">
        <w:t xml:space="preserve"> be the number of characters in </w:t>
      </w:r>
      <w:r w:rsidRPr="008B2930">
        <w:rPr>
          <w:i/>
        </w:rPr>
        <w:t>S</w:t>
      </w:r>
      <w:r w:rsidRPr="008B2930">
        <w:t>.</w:t>
      </w:r>
    </w:p>
    <w:p w14:paraId="379C3E68" w14:textId="77777777" w:rsidR="004C02EF" w:rsidRPr="008B2930" w:rsidRDefault="004C02EF" w:rsidP="004C02EF">
      <w:pPr>
        <w:pStyle w:val="Alg4"/>
        <w:numPr>
          <w:ilvl w:val="0"/>
          <w:numId w:val="226"/>
        </w:numPr>
      </w:pPr>
      <w:r w:rsidRPr="008B2930">
        <w:t xml:space="preserve">If </w:t>
      </w:r>
      <w:r w:rsidRPr="008B2930">
        <w:rPr>
          <w:i/>
        </w:rPr>
        <w:t>position</w:t>
      </w:r>
      <w:r w:rsidRPr="008B2930">
        <w:t xml:space="preserve"> &lt; 0 or </w:t>
      </w:r>
      <w:r w:rsidRPr="008B2930">
        <w:rPr>
          <w:i/>
        </w:rPr>
        <w:t>position</w:t>
      </w:r>
      <w:r w:rsidRPr="008B2930">
        <w:t xml:space="preserve"> ≥ </w:t>
      </w:r>
      <w:r w:rsidRPr="008B2930">
        <w:rPr>
          <w:i/>
        </w:rPr>
        <w:t>size</w:t>
      </w:r>
      <w:r w:rsidRPr="008B2930">
        <w:t xml:space="preserve">, return the empty </w:t>
      </w:r>
      <w:r>
        <w:t>String</w:t>
      </w:r>
      <w:r w:rsidRPr="008B2930">
        <w:t>.</w:t>
      </w:r>
    </w:p>
    <w:p w14:paraId="0012E19E" w14:textId="77777777" w:rsidR="004C02EF" w:rsidRPr="008B2930" w:rsidRDefault="004C02EF" w:rsidP="004C02EF">
      <w:pPr>
        <w:pStyle w:val="Alg4"/>
        <w:numPr>
          <w:ilvl w:val="0"/>
          <w:numId w:val="226"/>
        </w:numPr>
        <w:spacing w:after="220"/>
      </w:pPr>
      <w:r w:rsidRPr="008B2930">
        <w:t xml:space="preserve">Return a </w:t>
      </w:r>
      <w:r>
        <w:t>String</w:t>
      </w:r>
      <w:r w:rsidRPr="008B2930">
        <w:t xml:space="preserve"> of length 1, containing one character from </w:t>
      </w:r>
      <w:r w:rsidRPr="008B2930">
        <w:rPr>
          <w:i/>
        </w:rPr>
        <w:t>S</w:t>
      </w:r>
      <w:r w:rsidRPr="008B2930">
        <w:t xml:space="preserve">, namely the character at position </w:t>
      </w:r>
      <w:r w:rsidRPr="008B2930">
        <w:rPr>
          <w:i/>
        </w:rPr>
        <w:t>position</w:t>
      </w:r>
      <w:r w:rsidRPr="008B2930">
        <w:t xml:space="preserve">, where the first (leftmost) character in </w:t>
      </w:r>
      <w:r w:rsidRPr="008B2930">
        <w:rPr>
          <w:i/>
        </w:rPr>
        <w:t>S</w:t>
      </w:r>
      <w:r w:rsidRPr="008B2930">
        <w:t xml:space="preserve"> is considered to be at position 0, the next one at position 1, and so on.</w:t>
      </w:r>
    </w:p>
    <w:p w14:paraId="6F6628F6" w14:textId="77777777" w:rsidR="004C02EF" w:rsidRDefault="004C02EF" w:rsidP="004C02EF">
      <w:pPr>
        <w:pStyle w:val="Note"/>
      </w:pPr>
      <w:r w:rsidRPr="008B2930">
        <w:t>NOTE</w:t>
      </w:r>
      <w:r w:rsidRPr="008B2930">
        <w:tab/>
        <w:t xml:space="preserve">The </w:t>
      </w:r>
      <w:r w:rsidRPr="008B2930">
        <w:rPr>
          <w:rFonts w:ascii="Courier New" w:hAnsi="Courier New"/>
          <w:b/>
        </w:rPr>
        <w:t>charAt</w:t>
      </w:r>
      <w:r w:rsidRPr="008B2930">
        <w:t xml:space="preserve"> function is intentionally generic; it does not require that its </w:t>
      </w:r>
      <w:r w:rsidRPr="008B2930">
        <w:rPr>
          <w:b/>
        </w:rPr>
        <w:t>this</w:t>
      </w:r>
      <w:r w:rsidRPr="008B2930">
        <w:t xml:space="preserve"> value be a String object. Therefore, it can be transferred to other kinds of objects for use as a method.</w:t>
      </w:r>
      <w:bookmarkStart w:id="5705" w:name="_Toc385672317"/>
      <w:bookmarkStart w:id="5706" w:name="_Toc393690433"/>
    </w:p>
    <w:p w14:paraId="3D3E58E9" w14:textId="77777777" w:rsidR="004C02EF" w:rsidRDefault="004C02EF" w:rsidP="004C02EF">
      <w:pPr>
        <w:pStyle w:val="40"/>
        <w:numPr>
          <w:ilvl w:val="0"/>
          <w:numId w:val="0"/>
        </w:numPr>
      </w:pPr>
      <w:bookmarkStart w:id="5707" w:name="_Ref451681117"/>
      <w:r>
        <w:t>15.5.4.5</w:t>
      </w:r>
      <w:r>
        <w:tab/>
        <w:t>String.prototype.charCodeAt (pos</w:t>
      </w:r>
      <w:bookmarkEnd w:id="5705"/>
      <w:bookmarkEnd w:id="5706"/>
      <w:r>
        <w:t>)</w:t>
      </w:r>
      <w:bookmarkEnd w:id="5707"/>
    </w:p>
    <w:p w14:paraId="1BE5A75B" w14:textId="77777777" w:rsidR="004C02EF" w:rsidRDefault="004C02EF" w:rsidP="004C02EF">
      <w:r>
        <w:t xml:space="preserve">Returns a Number (a nonnegative integer less than </w:t>
      </w:r>
      <w:r w:rsidRPr="008B2930">
        <w:rPr>
          <w:rFonts w:ascii="Times New Roman" w:hAnsi="Times New Roman"/>
        </w:rPr>
        <w:t>2</w:t>
      </w:r>
      <w:r w:rsidRPr="008B2930">
        <w:rPr>
          <w:rFonts w:ascii="Times New Roman" w:hAnsi="Times New Roman"/>
          <w:vertAlign w:val="superscript"/>
        </w:rPr>
        <w:t>16</w:t>
      </w:r>
      <w:r>
        <w:t xml:space="preserve">) representing the code unit value of the character at position </w:t>
      </w:r>
      <w:r w:rsidRPr="00F02209">
        <w:rPr>
          <w:rFonts w:ascii="Times New Roman" w:hAnsi="Times New Roman"/>
          <w:i/>
        </w:rPr>
        <w:t>pos</w:t>
      </w:r>
      <w:r>
        <w:t xml:space="preserve"> in the String resulting from converting this object to a String. If there is no character at that position, the result is </w:t>
      </w:r>
      <w:r>
        <w:rPr>
          <w:b/>
        </w:rPr>
        <w:t>NaN</w:t>
      </w:r>
      <w:r>
        <w:t>.</w:t>
      </w:r>
    </w:p>
    <w:p w14:paraId="54521730" w14:textId="77777777" w:rsidR="004C02EF" w:rsidRDefault="004C02EF" w:rsidP="004C02EF">
      <w:r>
        <w:t xml:space="preserve">When the </w:t>
      </w:r>
      <w:r>
        <w:rPr>
          <w:rFonts w:ascii="Courier New" w:hAnsi="Courier New"/>
          <w:b/>
        </w:rPr>
        <w:t>charCodeAt</w:t>
      </w:r>
      <w:r>
        <w:t xml:space="preserve"> method is called with one argument </w:t>
      </w:r>
      <w:r w:rsidRPr="00F02209">
        <w:rPr>
          <w:rFonts w:ascii="Times New Roman" w:hAnsi="Times New Roman"/>
          <w:i/>
        </w:rPr>
        <w:t>pos</w:t>
      </w:r>
      <w:r>
        <w:t>, the following steps are taken:</w:t>
      </w:r>
    </w:p>
    <w:p w14:paraId="6C507110" w14:textId="77777777" w:rsidR="004C02EF" w:rsidRPr="008B2930" w:rsidRDefault="004C02EF" w:rsidP="004C02EF">
      <w:pPr>
        <w:pStyle w:val="Alg4"/>
        <w:numPr>
          <w:ilvl w:val="0"/>
          <w:numId w:val="227"/>
        </w:numPr>
      </w:pPr>
      <w:r w:rsidRPr="008B2930">
        <w:t xml:space="preserve">Call CheckObjectCoercible passing the </w:t>
      </w:r>
      <w:r w:rsidRPr="008B2930">
        <w:rPr>
          <w:b/>
        </w:rPr>
        <w:t>this</w:t>
      </w:r>
      <w:r w:rsidRPr="008B2930">
        <w:t xml:space="preserve"> value as its argument.</w:t>
      </w:r>
    </w:p>
    <w:p w14:paraId="650E70D7" w14:textId="77777777" w:rsidR="004C02EF" w:rsidRPr="008B2930" w:rsidRDefault="004C02EF" w:rsidP="004C02EF">
      <w:pPr>
        <w:pStyle w:val="Alg4"/>
        <w:numPr>
          <w:ilvl w:val="0"/>
          <w:numId w:val="227"/>
        </w:numPr>
      </w:pPr>
      <w:r w:rsidRPr="008B2930">
        <w:t xml:space="preserve">Let </w:t>
      </w:r>
      <w:r w:rsidRPr="008B2930">
        <w:rPr>
          <w:i/>
        </w:rPr>
        <w:t>S</w:t>
      </w:r>
      <w:r w:rsidRPr="008B2930">
        <w:t xml:space="preserve"> be the result of calling ToString, giving it the </w:t>
      </w:r>
      <w:r w:rsidRPr="008B2930">
        <w:rPr>
          <w:b/>
        </w:rPr>
        <w:t>this</w:t>
      </w:r>
      <w:r w:rsidRPr="008B2930">
        <w:t xml:space="preserve"> value as its argument.</w:t>
      </w:r>
    </w:p>
    <w:p w14:paraId="760BD606" w14:textId="77777777" w:rsidR="004C02EF" w:rsidRPr="008B2930" w:rsidRDefault="004C02EF" w:rsidP="004C02EF">
      <w:pPr>
        <w:pStyle w:val="Alg4"/>
        <w:numPr>
          <w:ilvl w:val="0"/>
          <w:numId w:val="227"/>
        </w:numPr>
      </w:pPr>
      <w:r w:rsidRPr="008B2930">
        <w:t xml:space="preserve">Let </w:t>
      </w:r>
      <w:r w:rsidRPr="008B2930">
        <w:rPr>
          <w:i/>
        </w:rPr>
        <w:t>position</w:t>
      </w:r>
      <w:r w:rsidRPr="008B2930">
        <w:t xml:space="preserve"> be ToInteger(</w:t>
      </w:r>
      <w:r w:rsidRPr="008B2930">
        <w:rPr>
          <w:i/>
        </w:rPr>
        <w:t>pos</w:t>
      </w:r>
      <w:r w:rsidRPr="008B2930">
        <w:t>).</w:t>
      </w:r>
    </w:p>
    <w:p w14:paraId="3F1E8FED" w14:textId="77777777" w:rsidR="004C02EF" w:rsidRPr="008B2930" w:rsidRDefault="004C02EF" w:rsidP="004C02EF">
      <w:pPr>
        <w:pStyle w:val="Alg4"/>
        <w:numPr>
          <w:ilvl w:val="0"/>
          <w:numId w:val="227"/>
        </w:numPr>
      </w:pPr>
      <w:r w:rsidRPr="008B2930">
        <w:t xml:space="preserve">Let </w:t>
      </w:r>
      <w:r w:rsidRPr="008B2930">
        <w:rPr>
          <w:i/>
        </w:rPr>
        <w:t>size</w:t>
      </w:r>
      <w:r w:rsidRPr="008B2930">
        <w:t xml:space="preserve"> be the number of characters in </w:t>
      </w:r>
      <w:r w:rsidRPr="008B2930">
        <w:rPr>
          <w:i/>
        </w:rPr>
        <w:t>S</w:t>
      </w:r>
      <w:r w:rsidRPr="008B2930">
        <w:t>.</w:t>
      </w:r>
    </w:p>
    <w:p w14:paraId="128458BB" w14:textId="77777777" w:rsidR="004C02EF" w:rsidRPr="008B2930" w:rsidRDefault="004C02EF" w:rsidP="004C02EF">
      <w:pPr>
        <w:pStyle w:val="Alg4"/>
        <w:numPr>
          <w:ilvl w:val="0"/>
          <w:numId w:val="227"/>
        </w:numPr>
      </w:pPr>
      <w:r w:rsidRPr="008B2930">
        <w:t xml:space="preserve">If </w:t>
      </w:r>
      <w:r w:rsidRPr="008B2930">
        <w:rPr>
          <w:i/>
        </w:rPr>
        <w:t>position</w:t>
      </w:r>
      <w:r w:rsidRPr="008B2930">
        <w:t xml:space="preserve"> &lt; 0 or </w:t>
      </w:r>
      <w:r w:rsidRPr="008B2930">
        <w:rPr>
          <w:i/>
        </w:rPr>
        <w:t>position</w:t>
      </w:r>
      <w:r w:rsidRPr="008B2930">
        <w:t xml:space="preserve"> ≥ </w:t>
      </w:r>
      <w:r w:rsidRPr="008B2930">
        <w:rPr>
          <w:i/>
        </w:rPr>
        <w:t>size</w:t>
      </w:r>
      <w:r w:rsidRPr="008B2930">
        <w:t xml:space="preserve">, return </w:t>
      </w:r>
      <w:r w:rsidRPr="008B2930">
        <w:rPr>
          <w:b/>
        </w:rPr>
        <w:t>NaN</w:t>
      </w:r>
      <w:r w:rsidRPr="008B2930">
        <w:t>.</w:t>
      </w:r>
    </w:p>
    <w:p w14:paraId="7A4CCB68" w14:textId="77777777" w:rsidR="004C02EF" w:rsidRPr="008B2930" w:rsidRDefault="004C02EF" w:rsidP="004C02EF">
      <w:pPr>
        <w:pStyle w:val="Alg4"/>
        <w:numPr>
          <w:ilvl w:val="0"/>
          <w:numId w:val="227"/>
        </w:numPr>
        <w:spacing w:after="220"/>
      </w:pPr>
      <w:r w:rsidRPr="008B2930">
        <w:t xml:space="preserve">Return a value of Number type, whose value is the code unit value of the character at position </w:t>
      </w:r>
      <w:r w:rsidRPr="008B2930">
        <w:rPr>
          <w:i/>
        </w:rPr>
        <w:t>position</w:t>
      </w:r>
      <w:r w:rsidRPr="008B2930">
        <w:t xml:space="preserve"> in the </w:t>
      </w:r>
      <w:r>
        <w:t>String</w:t>
      </w:r>
      <w:r w:rsidRPr="008B2930">
        <w:t xml:space="preserve"> </w:t>
      </w:r>
      <w:r w:rsidRPr="008B2930">
        <w:rPr>
          <w:i/>
        </w:rPr>
        <w:t>S</w:t>
      </w:r>
      <w:r w:rsidRPr="008B2930">
        <w:t xml:space="preserve">, where the first (leftmost) character in </w:t>
      </w:r>
      <w:r w:rsidRPr="008B2930">
        <w:rPr>
          <w:i/>
        </w:rPr>
        <w:t>S</w:t>
      </w:r>
      <w:r w:rsidRPr="008B2930">
        <w:t xml:space="preserve"> is considered to be at position 0, the next one at position 1, and so on.</w:t>
      </w:r>
      <w:bookmarkStart w:id="5708" w:name="_Ref385475601"/>
    </w:p>
    <w:p w14:paraId="6F244DF0" w14:textId="77777777" w:rsidR="004C02EF" w:rsidRDefault="004C02EF" w:rsidP="004C02EF">
      <w:pPr>
        <w:pStyle w:val="Note"/>
      </w:pPr>
      <w:r w:rsidRPr="008B2930">
        <w:t>NOTE</w:t>
      </w:r>
      <w:r w:rsidRPr="008B2930">
        <w:tab/>
        <w:t xml:space="preserve">The </w:t>
      </w:r>
      <w:r w:rsidRPr="008B2930">
        <w:rPr>
          <w:rFonts w:ascii="Courier New" w:hAnsi="Courier New"/>
          <w:b/>
        </w:rPr>
        <w:t>charCodeAt</w:t>
      </w:r>
      <w:r w:rsidRPr="008B2930">
        <w:t xml:space="preserve"> function is intentionally generic; it does not require that its </w:t>
      </w:r>
      <w:r w:rsidRPr="008B2930">
        <w:rPr>
          <w:b/>
        </w:rPr>
        <w:t>this</w:t>
      </w:r>
      <w:r w:rsidRPr="008B2930">
        <w:t xml:space="preserve"> value be a String object. Therefore it can be transferred to other kinds of objects for use as a method.</w:t>
      </w:r>
    </w:p>
    <w:p w14:paraId="5ECEE573" w14:textId="77777777" w:rsidR="004C02EF" w:rsidRDefault="004C02EF" w:rsidP="004C02EF">
      <w:pPr>
        <w:pStyle w:val="40"/>
        <w:numPr>
          <w:ilvl w:val="0"/>
          <w:numId w:val="0"/>
        </w:numPr>
      </w:pPr>
      <w:bookmarkStart w:id="5709" w:name="_Ref457709108"/>
      <w:r>
        <w:t>15.5.4.6</w:t>
      </w:r>
      <w:r>
        <w:tab/>
        <w:t>String.prototype.concat ( [ string1 [ , string2 [ , … ] ] ] )</w:t>
      </w:r>
      <w:bookmarkEnd w:id="5709"/>
    </w:p>
    <w:p w14:paraId="424550F5" w14:textId="77777777" w:rsidR="004C02EF" w:rsidRDefault="004C02EF" w:rsidP="004C02EF">
      <w:r>
        <w:t xml:space="preserve">When the </w:t>
      </w:r>
      <w:r>
        <w:rPr>
          <w:rFonts w:ascii="Courier New" w:hAnsi="Courier New"/>
          <w:b/>
        </w:rPr>
        <w:t>concat</w:t>
      </w:r>
      <w:r>
        <w:t xml:space="preserve"> method is called with zero or more arguments </w:t>
      </w:r>
      <w:r w:rsidRPr="00F02209">
        <w:rPr>
          <w:rFonts w:ascii="Times New Roman" w:hAnsi="Times New Roman"/>
          <w:i/>
        </w:rPr>
        <w:t>string1</w:t>
      </w:r>
      <w:r>
        <w:t xml:space="preserve">, </w:t>
      </w:r>
      <w:r w:rsidRPr="00F02209">
        <w:rPr>
          <w:rFonts w:ascii="Times New Roman" w:hAnsi="Times New Roman"/>
          <w:i/>
        </w:rPr>
        <w:t>string2</w:t>
      </w:r>
      <w:r>
        <w:t xml:space="preserve">, etc., it returns a String consisting of the characters of this object (converted to a String) followed by the characters of each of </w:t>
      </w:r>
      <w:r w:rsidRPr="00F02209">
        <w:rPr>
          <w:rFonts w:ascii="Times New Roman" w:hAnsi="Times New Roman"/>
          <w:i/>
        </w:rPr>
        <w:t>string1</w:t>
      </w:r>
      <w:r>
        <w:t xml:space="preserve">, </w:t>
      </w:r>
      <w:r w:rsidRPr="00F02209">
        <w:rPr>
          <w:rFonts w:ascii="Times New Roman" w:hAnsi="Times New Roman"/>
          <w:i/>
        </w:rPr>
        <w:t>string2</w:t>
      </w:r>
      <w:r>
        <w:t>, etc. (where each argument is converted to a String). The result is a String value, not a String object. The following steps are taken:</w:t>
      </w:r>
    </w:p>
    <w:p w14:paraId="783F9B38" w14:textId="77777777" w:rsidR="004C02EF" w:rsidRPr="008B2930" w:rsidRDefault="004C02EF" w:rsidP="004C02EF">
      <w:pPr>
        <w:pStyle w:val="Alg4"/>
        <w:numPr>
          <w:ilvl w:val="0"/>
          <w:numId w:val="228"/>
        </w:numPr>
      </w:pPr>
      <w:r w:rsidRPr="008B2930">
        <w:t xml:space="preserve">Call CheckObjectCoercible passing the </w:t>
      </w:r>
      <w:r w:rsidRPr="008B2930">
        <w:rPr>
          <w:b/>
        </w:rPr>
        <w:t>this</w:t>
      </w:r>
      <w:r w:rsidRPr="008B2930">
        <w:t xml:space="preserve"> value as its argument.</w:t>
      </w:r>
    </w:p>
    <w:p w14:paraId="3B32B9D7" w14:textId="77777777" w:rsidR="004C02EF" w:rsidRPr="008B2930" w:rsidRDefault="004C02EF" w:rsidP="004C02EF">
      <w:pPr>
        <w:pStyle w:val="Alg4"/>
        <w:numPr>
          <w:ilvl w:val="0"/>
          <w:numId w:val="228"/>
        </w:numPr>
      </w:pPr>
      <w:r w:rsidRPr="008B2930">
        <w:t xml:space="preserve">Let </w:t>
      </w:r>
      <w:r w:rsidRPr="008B2930">
        <w:rPr>
          <w:i/>
        </w:rPr>
        <w:t>S</w:t>
      </w:r>
      <w:r w:rsidRPr="008B2930">
        <w:t xml:space="preserve"> be the result of calling ToString, giving it the </w:t>
      </w:r>
      <w:r w:rsidRPr="008B2930">
        <w:rPr>
          <w:b/>
        </w:rPr>
        <w:t>this</w:t>
      </w:r>
      <w:r w:rsidRPr="008B2930">
        <w:t xml:space="preserve"> value as its argument.</w:t>
      </w:r>
    </w:p>
    <w:p w14:paraId="241048BF" w14:textId="77777777" w:rsidR="004C02EF" w:rsidRPr="008B2930" w:rsidRDefault="004C02EF" w:rsidP="004C02EF">
      <w:pPr>
        <w:pStyle w:val="Alg4"/>
        <w:numPr>
          <w:ilvl w:val="0"/>
          <w:numId w:val="228"/>
        </w:numPr>
      </w:pPr>
      <w:r w:rsidRPr="008B2930">
        <w:t xml:space="preserve">Let </w:t>
      </w:r>
      <w:r w:rsidRPr="008B2930">
        <w:rPr>
          <w:i/>
        </w:rPr>
        <w:t>args</w:t>
      </w:r>
      <w:r w:rsidRPr="008B2930">
        <w:t xml:space="preserve"> be an internal list that is a copy of the argument list passed to this function.</w:t>
      </w:r>
    </w:p>
    <w:p w14:paraId="1FC3807C" w14:textId="77777777" w:rsidR="004C02EF" w:rsidRPr="008B2930" w:rsidRDefault="004C02EF" w:rsidP="004C02EF">
      <w:pPr>
        <w:pStyle w:val="Alg4"/>
        <w:numPr>
          <w:ilvl w:val="0"/>
          <w:numId w:val="228"/>
        </w:numPr>
      </w:pPr>
      <w:r w:rsidRPr="008B2930">
        <w:t xml:space="preserve">Let </w:t>
      </w:r>
      <w:r w:rsidRPr="008B2930">
        <w:rPr>
          <w:i/>
        </w:rPr>
        <w:t>R</w:t>
      </w:r>
      <w:r w:rsidRPr="008B2930">
        <w:t xml:space="preserve"> be </w:t>
      </w:r>
      <w:r w:rsidRPr="008B2930">
        <w:rPr>
          <w:i/>
        </w:rPr>
        <w:t>S</w:t>
      </w:r>
      <w:r w:rsidRPr="008B2930">
        <w:t>.</w:t>
      </w:r>
    </w:p>
    <w:p w14:paraId="2A24D842" w14:textId="77777777" w:rsidR="004C02EF" w:rsidRPr="008B2930" w:rsidRDefault="004C02EF" w:rsidP="004C02EF">
      <w:pPr>
        <w:pStyle w:val="Alg4"/>
        <w:numPr>
          <w:ilvl w:val="0"/>
          <w:numId w:val="228"/>
        </w:numPr>
      </w:pPr>
      <w:r w:rsidRPr="008B2930">
        <w:t xml:space="preserve">Repeat, while </w:t>
      </w:r>
      <w:r w:rsidRPr="008B2930">
        <w:rPr>
          <w:i/>
        </w:rPr>
        <w:t>args</w:t>
      </w:r>
      <w:r w:rsidRPr="008B2930">
        <w:t xml:space="preserve"> is not empty</w:t>
      </w:r>
    </w:p>
    <w:p w14:paraId="62893331" w14:textId="77777777" w:rsidR="004C02EF" w:rsidRPr="008B2930" w:rsidRDefault="004C02EF" w:rsidP="004C02EF">
      <w:pPr>
        <w:pStyle w:val="Alg4"/>
        <w:numPr>
          <w:ilvl w:val="1"/>
          <w:numId w:val="228"/>
        </w:numPr>
        <w:tabs>
          <w:tab w:val="num" w:pos="2070"/>
        </w:tabs>
      </w:pPr>
      <w:r w:rsidRPr="008B2930">
        <w:t xml:space="preserve">Remove the first element from </w:t>
      </w:r>
      <w:r w:rsidRPr="008B2930">
        <w:rPr>
          <w:i/>
        </w:rPr>
        <w:t>args</w:t>
      </w:r>
      <w:r w:rsidRPr="008B2930">
        <w:t xml:space="preserve"> and let </w:t>
      </w:r>
      <w:r w:rsidRPr="008B2930">
        <w:rPr>
          <w:i/>
        </w:rPr>
        <w:t>next</w:t>
      </w:r>
      <w:r w:rsidRPr="008B2930">
        <w:t xml:space="preserve"> be the value of that element.</w:t>
      </w:r>
    </w:p>
    <w:p w14:paraId="447DC920" w14:textId="77777777" w:rsidR="004C02EF" w:rsidRPr="008B2930" w:rsidRDefault="004C02EF" w:rsidP="004C02EF">
      <w:pPr>
        <w:pStyle w:val="Alg4"/>
        <w:numPr>
          <w:ilvl w:val="1"/>
          <w:numId w:val="228"/>
        </w:numPr>
        <w:tabs>
          <w:tab w:val="num" w:pos="2070"/>
        </w:tabs>
      </w:pPr>
      <w:r w:rsidRPr="008B2930">
        <w:t xml:space="preserve">Let </w:t>
      </w:r>
      <w:r w:rsidRPr="008B2930">
        <w:rPr>
          <w:i/>
        </w:rPr>
        <w:t>R</w:t>
      </w:r>
      <w:r w:rsidRPr="008B2930">
        <w:t xml:space="preserve"> be the </w:t>
      </w:r>
      <w:r>
        <w:t>String</w:t>
      </w:r>
      <w:r w:rsidRPr="008B2930">
        <w:t xml:space="preserve"> value consisting of the characters in the previous value of </w:t>
      </w:r>
      <w:r w:rsidRPr="008B2930">
        <w:rPr>
          <w:i/>
        </w:rPr>
        <w:t>R</w:t>
      </w:r>
      <w:r w:rsidRPr="008B2930">
        <w:t xml:space="preserve"> followed by the characters of ToString(</w:t>
      </w:r>
      <w:r w:rsidRPr="008B2930">
        <w:rPr>
          <w:i/>
        </w:rPr>
        <w:t>next</w:t>
      </w:r>
      <w:r w:rsidRPr="008B2930">
        <w:t>).</w:t>
      </w:r>
    </w:p>
    <w:p w14:paraId="2899A0CD" w14:textId="77777777" w:rsidR="004C02EF" w:rsidRPr="008B2930" w:rsidRDefault="004C02EF" w:rsidP="004C02EF">
      <w:pPr>
        <w:pStyle w:val="Alg4"/>
        <w:numPr>
          <w:ilvl w:val="0"/>
          <w:numId w:val="228"/>
        </w:numPr>
        <w:spacing w:after="220"/>
      </w:pPr>
      <w:r w:rsidRPr="008B2930">
        <w:t xml:space="preserve">Return </w:t>
      </w:r>
      <w:r w:rsidRPr="008B2930">
        <w:rPr>
          <w:i/>
        </w:rPr>
        <w:t>R</w:t>
      </w:r>
      <w:r w:rsidRPr="008B2930">
        <w:t>.</w:t>
      </w:r>
    </w:p>
    <w:p w14:paraId="28BA9996"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concat</w:t>
      </w:r>
      <w:r>
        <w:t xml:space="preserve"> method is </w:t>
      </w:r>
      <w:r>
        <w:rPr>
          <w:b/>
        </w:rPr>
        <w:t>1</w:t>
      </w:r>
      <w:r>
        <w:t>.</w:t>
      </w:r>
    </w:p>
    <w:p w14:paraId="19A2E36A" w14:textId="77777777" w:rsidR="004C02EF" w:rsidRDefault="004C02EF" w:rsidP="004C02EF">
      <w:pPr>
        <w:pStyle w:val="Note"/>
      </w:pPr>
      <w:r w:rsidRPr="008B2930">
        <w:t>NOTE</w:t>
      </w:r>
      <w:r w:rsidRPr="008B2930">
        <w:tab/>
        <w:t xml:space="preserve">The </w:t>
      </w:r>
      <w:r w:rsidRPr="008B2930">
        <w:rPr>
          <w:rFonts w:ascii="Courier New" w:hAnsi="Courier New"/>
          <w:b/>
        </w:rPr>
        <w:t>concat</w:t>
      </w:r>
      <w:r w:rsidRPr="008B2930">
        <w:t xml:space="preserve"> function is intentionally generic; it does not require that its </w:t>
      </w:r>
      <w:r w:rsidRPr="008B2930">
        <w:rPr>
          <w:b/>
        </w:rPr>
        <w:t>this</w:t>
      </w:r>
      <w:r w:rsidRPr="008B2930">
        <w:t xml:space="preserve"> value be a String object. Therefore it can be transferred to other kinds of objects for use as a method.</w:t>
      </w:r>
      <w:bookmarkStart w:id="5710" w:name="_Toc385672318"/>
      <w:bookmarkStart w:id="5711" w:name="_Toc393690434"/>
    </w:p>
    <w:p w14:paraId="18FB1DC5" w14:textId="77777777" w:rsidR="004C02EF" w:rsidRDefault="004C02EF" w:rsidP="004C02EF">
      <w:pPr>
        <w:pStyle w:val="40"/>
        <w:numPr>
          <w:ilvl w:val="0"/>
          <w:numId w:val="0"/>
        </w:numPr>
      </w:pPr>
      <w:bookmarkStart w:id="5712" w:name="_Ref457704269"/>
      <w:r>
        <w:t>15.5.4.7</w:t>
      </w:r>
      <w:r>
        <w:tab/>
        <w:t>String.prototype.indexO</w:t>
      </w:r>
      <w:bookmarkEnd w:id="5704"/>
      <w:r>
        <w:t>f (searchString, position</w:t>
      </w:r>
      <w:bookmarkEnd w:id="5708"/>
      <w:bookmarkEnd w:id="5710"/>
      <w:bookmarkEnd w:id="5711"/>
      <w:r>
        <w:t>)</w:t>
      </w:r>
      <w:bookmarkEnd w:id="5712"/>
    </w:p>
    <w:p w14:paraId="74B1D43F" w14:textId="77777777" w:rsidR="004C02EF" w:rsidRDefault="004C02EF" w:rsidP="004C02EF">
      <w:r>
        <w:t xml:space="preserve">If </w:t>
      </w:r>
      <w:r w:rsidRPr="00F02209">
        <w:rPr>
          <w:rFonts w:ascii="Times New Roman" w:hAnsi="Times New Roman"/>
          <w:i/>
        </w:rPr>
        <w:t>searchString</w:t>
      </w:r>
      <w:r>
        <w:t xml:space="preserve"> appears as a substring of the result of converting this object to a String, at one or more positions that are greater than or equal to </w:t>
      </w:r>
      <w:r w:rsidRPr="00F02209">
        <w:rPr>
          <w:rFonts w:ascii="Times New Roman" w:hAnsi="Times New Roman"/>
          <w:i/>
        </w:rPr>
        <w:t>position</w:t>
      </w:r>
      <w:r>
        <w:t xml:space="preserve">, then the index of the smallest such position is returned; otherwise, </w:t>
      </w:r>
      <w:r>
        <w:rPr>
          <w:rFonts w:ascii="Courier New" w:hAnsi="Courier New"/>
          <w:b/>
        </w:rPr>
        <w:noBreakHyphen/>
        <w:t>1</w:t>
      </w:r>
      <w:r>
        <w:t xml:space="preserve"> is returned. If </w:t>
      </w:r>
      <w:r w:rsidRPr="00F02209">
        <w:rPr>
          <w:rFonts w:ascii="Times New Roman" w:hAnsi="Times New Roman"/>
          <w:i/>
        </w:rPr>
        <w:t>position</w:t>
      </w:r>
      <w:r>
        <w:t xml:space="preserve"> is </w:t>
      </w:r>
      <w:r>
        <w:rPr>
          <w:b/>
        </w:rPr>
        <w:t>undefined</w:t>
      </w:r>
      <w:r>
        <w:t>, 0 is assumed, so as to search all of the String.</w:t>
      </w:r>
      <w:bookmarkStart w:id="5713" w:name="_Toc382291636"/>
    </w:p>
    <w:p w14:paraId="6528723D" w14:textId="77777777" w:rsidR="004C02EF" w:rsidRDefault="004C02EF" w:rsidP="004C02EF">
      <w:r>
        <w:t xml:space="preserve">The </w:t>
      </w:r>
      <w:r>
        <w:rPr>
          <w:rFonts w:ascii="Courier New" w:hAnsi="Courier New"/>
          <w:b/>
        </w:rPr>
        <w:t>indexOf</w:t>
      </w:r>
      <w:r>
        <w:t xml:space="preserve"> method takes two arguments, </w:t>
      </w:r>
      <w:r w:rsidRPr="00F02209">
        <w:rPr>
          <w:rFonts w:ascii="Times New Roman" w:hAnsi="Times New Roman"/>
          <w:i/>
        </w:rPr>
        <w:t xml:space="preserve">searchString </w:t>
      </w:r>
      <w:r>
        <w:t>and</w:t>
      </w:r>
      <w:r w:rsidRPr="00F02209">
        <w:rPr>
          <w:rFonts w:ascii="Times New Roman" w:hAnsi="Times New Roman"/>
          <w:i/>
        </w:rPr>
        <w:t xml:space="preserve"> position</w:t>
      </w:r>
      <w:r>
        <w:t>, and performs the following steps:</w:t>
      </w:r>
    </w:p>
    <w:p w14:paraId="5BB38A04" w14:textId="77777777" w:rsidR="004C02EF" w:rsidRPr="008B2930" w:rsidRDefault="004C02EF" w:rsidP="004C02EF">
      <w:pPr>
        <w:pStyle w:val="Alg4"/>
        <w:numPr>
          <w:ilvl w:val="0"/>
          <w:numId w:val="407"/>
        </w:numPr>
      </w:pPr>
      <w:r w:rsidRPr="008B2930">
        <w:t xml:space="preserve">Call CheckObjectCoercible passing the </w:t>
      </w:r>
      <w:r w:rsidRPr="008B2930">
        <w:rPr>
          <w:b/>
        </w:rPr>
        <w:t>this</w:t>
      </w:r>
      <w:r w:rsidRPr="008B2930">
        <w:t xml:space="preserve"> value as its argument.</w:t>
      </w:r>
    </w:p>
    <w:p w14:paraId="11C29EF6" w14:textId="77777777" w:rsidR="004C02EF" w:rsidRPr="008B2930" w:rsidRDefault="004C02EF" w:rsidP="004C02EF">
      <w:pPr>
        <w:pStyle w:val="Alg4"/>
        <w:numPr>
          <w:ilvl w:val="0"/>
          <w:numId w:val="407"/>
        </w:numPr>
      </w:pPr>
      <w:r w:rsidRPr="008B2930">
        <w:t xml:space="preserve">Let </w:t>
      </w:r>
      <w:r w:rsidRPr="008B2930">
        <w:rPr>
          <w:i/>
        </w:rPr>
        <w:t>S</w:t>
      </w:r>
      <w:r w:rsidRPr="008B2930">
        <w:t xml:space="preserve"> be the result of calling ToString, giving it the </w:t>
      </w:r>
      <w:r w:rsidRPr="008B2930">
        <w:rPr>
          <w:b/>
        </w:rPr>
        <w:t>this</w:t>
      </w:r>
      <w:r w:rsidRPr="008B2930">
        <w:t xml:space="preserve"> value as its argument.</w:t>
      </w:r>
    </w:p>
    <w:p w14:paraId="7258FF3B" w14:textId="77777777" w:rsidR="004C02EF" w:rsidRPr="008B2930" w:rsidRDefault="004C02EF" w:rsidP="004C02EF">
      <w:pPr>
        <w:pStyle w:val="Alg4"/>
        <w:numPr>
          <w:ilvl w:val="0"/>
          <w:numId w:val="407"/>
        </w:numPr>
      </w:pPr>
      <w:r w:rsidRPr="008B2930">
        <w:t xml:space="preserve">Let </w:t>
      </w:r>
      <w:r w:rsidRPr="008B2930">
        <w:rPr>
          <w:i/>
        </w:rPr>
        <w:t>searchStr</w:t>
      </w:r>
      <w:r w:rsidRPr="008B2930">
        <w:t xml:space="preserve"> be ToString(</w:t>
      </w:r>
      <w:r w:rsidRPr="008B2930">
        <w:rPr>
          <w:i/>
        </w:rPr>
        <w:t>searchString</w:t>
      </w:r>
      <w:r w:rsidRPr="008B2930">
        <w:t>).</w:t>
      </w:r>
    </w:p>
    <w:p w14:paraId="5B447FA8" w14:textId="77777777" w:rsidR="004C02EF" w:rsidRPr="008B2930" w:rsidRDefault="004C02EF" w:rsidP="004C02EF">
      <w:pPr>
        <w:pStyle w:val="Alg4"/>
        <w:numPr>
          <w:ilvl w:val="0"/>
          <w:numId w:val="407"/>
        </w:numPr>
      </w:pPr>
      <w:r w:rsidRPr="008B2930">
        <w:t xml:space="preserve">Let </w:t>
      </w:r>
      <w:r w:rsidRPr="008B2930">
        <w:rPr>
          <w:i/>
        </w:rPr>
        <w:t>pos</w:t>
      </w:r>
      <w:r w:rsidRPr="008B2930">
        <w:t xml:space="preserve"> be ToInteger(</w:t>
      </w:r>
      <w:r w:rsidRPr="008B2930">
        <w:rPr>
          <w:i/>
        </w:rPr>
        <w:t>position</w:t>
      </w:r>
      <w:r w:rsidRPr="008B2930">
        <w:t xml:space="preserve">). (If </w:t>
      </w:r>
      <w:r w:rsidRPr="008B2930">
        <w:rPr>
          <w:i/>
        </w:rPr>
        <w:t>position</w:t>
      </w:r>
      <w:r w:rsidRPr="008B2930">
        <w:t xml:space="preserve"> is </w:t>
      </w:r>
      <w:r w:rsidRPr="008B2930">
        <w:rPr>
          <w:b/>
        </w:rPr>
        <w:t>undefined</w:t>
      </w:r>
      <w:r w:rsidRPr="008B2930">
        <w:t xml:space="preserve">, this step produces the value </w:t>
      </w:r>
      <w:r>
        <w:rPr>
          <w:rFonts w:ascii="Courier New" w:hAnsi="Courier New"/>
          <w:b/>
        </w:rPr>
        <w:t>0</w:t>
      </w:r>
      <w:r w:rsidRPr="008B2930">
        <w:t>).</w:t>
      </w:r>
    </w:p>
    <w:p w14:paraId="6DE2285F" w14:textId="77777777" w:rsidR="004C02EF" w:rsidRPr="008B2930" w:rsidRDefault="004C02EF" w:rsidP="004C02EF">
      <w:pPr>
        <w:pStyle w:val="Alg4"/>
        <w:numPr>
          <w:ilvl w:val="0"/>
          <w:numId w:val="407"/>
        </w:numPr>
      </w:pPr>
      <w:r w:rsidRPr="008B2930">
        <w:t xml:space="preserve">Let </w:t>
      </w:r>
      <w:r w:rsidRPr="008B2930">
        <w:rPr>
          <w:i/>
        </w:rPr>
        <w:t>len</w:t>
      </w:r>
      <w:r w:rsidRPr="008B2930">
        <w:t xml:space="preserve"> be the number of characters in </w:t>
      </w:r>
      <w:r w:rsidRPr="008B2930">
        <w:rPr>
          <w:i/>
        </w:rPr>
        <w:t>S</w:t>
      </w:r>
      <w:r w:rsidRPr="008B2930">
        <w:t>.</w:t>
      </w:r>
    </w:p>
    <w:p w14:paraId="1833A446" w14:textId="77777777" w:rsidR="004C02EF" w:rsidRPr="008B2930" w:rsidRDefault="004C02EF" w:rsidP="004C02EF">
      <w:pPr>
        <w:pStyle w:val="Alg4"/>
        <w:numPr>
          <w:ilvl w:val="0"/>
          <w:numId w:val="407"/>
        </w:numPr>
      </w:pPr>
      <w:r w:rsidRPr="008B2930">
        <w:t xml:space="preserve">Let </w:t>
      </w:r>
      <w:r w:rsidRPr="008B2930">
        <w:rPr>
          <w:i/>
        </w:rPr>
        <w:t>start</w:t>
      </w:r>
      <w:r w:rsidRPr="008B2930">
        <w:t xml:space="preserve"> be min(max(</w:t>
      </w:r>
      <w:r w:rsidRPr="008B2930">
        <w:rPr>
          <w:i/>
        </w:rPr>
        <w:t>pos</w:t>
      </w:r>
      <w:r w:rsidRPr="008B2930">
        <w:t xml:space="preserve">, 0), </w:t>
      </w:r>
      <w:r w:rsidRPr="008B2930">
        <w:rPr>
          <w:i/>
        </w:rPr>
        <w:t>len</w:t>
      </w:r>
      <w:r w:rsidRPr="008B2930">
        <w:t>).</w:t>
      </w:r>
    </w:p>
    <w:p w14:paraId="1031CA4E" w14:textId="77777777" w:rsidR="004C02EF" w:rsidRPr="008B2930" w:rsidRDefault="004C02EF" w:rsidP="004C02EF">
      <w:pPr>
        <w:pStyle w:val="Alg4"/>
        <w:numPr>
          <w:ilvl w:val="0"/>
          <w:numId w:val="407"/>
        </w:numPr>
      </w:pPr>
      <w:r w:rsidRPr="008B2930">
        <w:t xml:space="preserve">Let </w:t>
      </w:r>
      <w:r w:rsidRPr="008B2930">
        <w:rPr>
          <w:i/>
        </w:rPr>
        <w:t>searchLen</w:t>
      </w:r>
      <w:r w:rsidRPr="008B2930">
        <w:t xml:space="preserve"> be the number of characters in </w:t>
      </w:r>
      <w:r w:rsidRPr="008B2930">
        <w:rPr>
          <w:i/>
        </w:rPr>
        <w:t>searchStr</w:t>
      </w:r>
      <w:r w:rsidRPr="008B2930">
        <w:t>.</w:t>
      </w:r>
    </w:p>
    <w:p w14:paraId="612AC0A4" w14:textId="77777777" w:rsidR="004C02EF" w:rsidRPr="00D00D4A" w:rsidRDefault="004C02EF" w:rsidP="004C02EF">
      <w:pPr>
        <w:pStyle w:val="Alg4"/>
        <w:numPr>
          <w:ilvl w:val="0"/>
          <w:numId w:val="407"/>
        </w:numPr>
        <w:spacing w:after="220"/>
        <w:rPr>
          <w:rFonts w:ascii="Arial" w:hAnsi="Arial"/>
        </w:rPr>
      </w:pPr>
      <w:r w:rsidRPr="008B2930">
        <w:t xml:space="preserve">Return the smallest possible integer </w:t>
      </w:r>
      <w:r w:rsidRPr="008B2930">
        <w:rPr>
          <w:i/>
        </w:rPr>
        <w:t>k</w:t>
      </w:r>
      <w:r w:rsidRPr="008B2930">
        <w:t xml:space="preserve"> not smaller than </w:t>
      </w:r>
      <w:r w:rsidRPr="008B2930">
        <w:rPr>
          <w:i/>
        </w:rPr>
        <w:t>start</w:t>
      </w:r>
      <w:r w:rsidRPr="008B2930">
        <w:t xml:space="preserve"> such that </w:t>
      </w:r>
      <w:r w:rsidRPr="008B2930">
        <w:rPr>
          <w:i/>
        </w:rPr>
        <w:t>k</w:t>
      </w:r>
      <w:r w:rsidRPr="008B2930">
        <w:t>+</w:t>
      </w:r>
      <w:r w:rsidRPr="008B2930">
        <w:rPr>
          <w:i/>
        </w:rPr>
        <w:t xml:space="preserve"> searchLen</w:t>
      </w:r>
      <w:r w:rsidRPr="008B2930">
        <w:t xml:space="preserve"> is not greater than </w:t>
      </w:r>
      <w:r w:rsidRPr="008B2930">
        <w:rPr>
          <w:i/>
        </w:rPr>
        <w:t>len</w:t>
      </w:r>
      <w:r w:rsidRPr="008B2930">
        <w:t xml:space="preserve">, and for all nonnegative integers </w:t>
      </w:r>
      <w:r w:rsidRPr="008B2930">
        <w:rPr>
          <w:i/>
        </w:rPr>
        <w:t>j</w:t>
      </w:r>
      <w:r w:rsidRPr="008B2930">
        <w:t xml:space="preserve"> less than </w:t>
      </w:r>
      <w:r w:rsidRPr="008B2930">
        <w:rPr>
          <w:i/>
        </w:rPr>
        <w:t>searchLen</w:t>
      </w:r>
      <w:r w:rsidRPr="008B2930">
        <w:t xml:space="preserve">, the character at position </w:t>
      </w:r>
      <w:r w:rsidRPr="008B2930">
        <w:rPr>
          <w:i/>
        </w:rPr>
        <w:t>k</w:t>
      </w:r>
      <w:r w:rsidRPr="008B2930">
        <w:t>+</w:t>
      </w:r>
      <w:r w:rsidRPr="008B2930">
        <w:rPr>
          <w:i/>
        </w:rPr>
        <w:t>j</w:t>
      </w:r>
      <w:r w:rsidRPr="008B2930">
        <w:t xml:space="preserve"> of </w:t>
      </w:r>
      <w:r w:rsidRPr="008B2930">
        <w:rPr>
          <w:i/>
        </w:rPr>
        <w:t>S</w:t>
      </w:r>
      <w:r w:rsidRPr="008B2930">
        <w:t xml:space="preserve"> is the same as the character at position </w:t>
      </w:r>
      <w:r w:rsidRPr="008B2930">
        <w:rPr>
          <w:i/>
        </w:rPr>
        <w:t>j</w:t>
      </w:r>
      <w:r w:rsidRPr="008B2930">
        <w:t xml:space="preserve"> of </w:t>
      </w:r>
      <w:r w:rsidRPr="008B2930">
        <w:rPr>
          <w:i/>
        </w:rPr>
        <w:t>searchStr</w:t>
      </w:r>
      <w:r w:rsidRPr="008B2930">
        <w:t xml:space="preserve">; but if there is no such integer </w:t>
      </w:r>
      <w:r w:rsidRPr="008B2930">
        <w:rPr>
          <w:i/>
        </w:rPr>
        <w:t>k</w:t>
      </w:r>
      <w:r w:rsidRPr="008B2930">
        <w:t xml:space="preserve">, then return the value </w:t>
      </w:r>
      <w:r>
        <w:rPr>
          <w:rFonts w:ascii="Courier New" w:hAnsi="Courier New"/>
          <w:b/>
        </w:rPr>
        <w:t>-1</w:t>
      </w:r>
      <w:r w:rsidRPr="00D00D4A">
        <w:rPr>
          <w:rFonts w:ascii="Arial" w:hAnsi="Arial"/>
        </w:rPr>
        <w:t>.</w:t>
      </w:r>
    </w:p>
    <w:p w14:paraId="402D3728"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indexOf</w:t>
      </w:r>
      <w:r>
        <w:t xml:space="preserve"> method is </w:t>
      </w:r>
      <w:r>
        <w:rPr>
          <w:b/>
        </w:rPr>
        <w:t>1</w:t>
      </w:r>
      <w:r>
        <w:t>.</w:t>
      </w:r>
    </w:p>
    <w:p w14:paraId="21A9E2BC" w14:textId="77777777" w:rsidR="004C02EF" w:rsidRDefault="004C02EF" w:rsidP="004C02EF">
      <w:pPr>
        <w:pStyle w:val="Note"/>
      </w:pPr>
      <w:r w:rsidRPr="008B2930">
        <w:t>NOTE</w:t>
      </w:r>
      <w:r w:rsidRPr="008B2930">
        <w:tab/>
        <w:t xml:space="preserve">The </w:t>
      </w:r>
      <w:r w:rsidRPr="008B2930">
        <w:rPr>
          <w:rFonts w:ascii="Courier New" w:hAnsi="Courier New"/>
          <w:b/>
        </w:rPr>
        <w:t>indexOf</w:t>
      </w:r>
      <w:r w:rsidRPr="008B2930">
        <w:t xml:space="preserve"> function is intentionally generic; it does not require that its </w:t>
      </w:r>
      <w:r w:rsidRPr="008B2930">
        <w:rPr>
          <w:b/>
        </w:rPr>
        <w:t>this</w:t>
      </w:r>
      <w:r w:rsidRPr="008B2930">
        <w:t xml:space="preserve"> value be a String object. Therefore, it can be transferred to other kinds of objects for use as a method.</w:t>
      </w:r>
      <w:bookmarkStart w:id="5714" w:name="_Toc385672319"/>
      <w:bookmarkStart w:id="5715" w:name="_Toc393690435"/>
    </w:p>
    <w:p w14:paraId="0D6BFAAD" w14:textId="77777777" w:rsidR="004C02EF" w:rsidRDefault="004C02EF" w:rsidP="004C02EF">
      <w:pPr>
        <w:pStyle w:val="40"/>
        <w:numPr>
          <w:ilvl w:val="0"/>
          <w:numId w:val="0"/>
        </w:numPr>
      </w:pPr>
      <w:bookmarkStart w:id="5716" w:name="_Ref457704276"/>
      <w:r>
        <w:t>15.5.4.8</w:t>
      </w:r>
      <w:r>
        <w:tab/>
        <w:t>String.prototype.lastIndexO</w:t>
      </w:r>
      <w:bookmarkEnd w:id="5713"/>
      <w:r>
        <w:t>f (searchString, position</w:t>
      </w:r>
      <w:bookmarkEnd w:id="5714"/>
      <w:bookmarkEnd w:id="5715"/>
      <w:r>
        <w:t>)</w:t>
      </w:r>
      <w:bookmarkStart w:id="5717" w:name="_Toc382291637"/>
      <w:bookmarkEnd w:id="5716"/>
    </w:p>
    <w:p w14:paraId="027C710E" w14:textId="77777777" w:rsidR="004C02EF" w:rsidRDefault="004C02EF" w:rsidP="004C02EF">
      <w:r>
        <w:t xml:space="preserve">If </w:t>
      </w:r>
      <w:r w:rsidRPr="00F02209">
        <w:rPr>
          <w:rFonts w:ascii="Times New Roman" w:hAnsi="Times New Roman"/>
          <w:i/>
        </w:rPr>
        <w:t>searchString</w:t>
      </w:r>
      <w:r>
        <w:t xml:space="preserve"> appears as a substring of the result of converting this object to a String at one or more positions that are smaller than or equal to </w:t>
      </w:r>
      <w:r w:rsidRPr="00F02209">
        <w:rPr>
          <w:rFonts w:ascii="Times New Roman" w:hAnsi="Times New Roman"/>
          <w:i/>
        </w:rPr>
        <w:t>position</w:t>
      </w:r>
      <w:r>
        <w:t xml:space="preserve">, then the index of the greatest such position is returned; otherwise, </w:t>
      </w:r>
      <w:r>
        <w:rPr>
          <w:rFonts w:ascii="Courier New" w:hAnsi="Courier New"/>
          <w:b/>
        </w:rPr>
        <w:noBreakHyphen/>
        <w:t>1</w:t>
      </w:r>
      <w:r>
        <w:t xml:space="preserve"> is returned. If </w:t>
      </w:r>
      <w:r w:rsidRPr="00F02209">
        <w:rPr>
          <w:rFonts w:ascii="Times New Roman" w:hAnsi="Times New Roman"/>
          <w:i/>
        </w:rPr>
        <w:t>position</w:t>
      </w:r>
      <w:r>
        <w:t xml:space="preserve"> is </w:t>
      </w:r>
      <w:r>
        <w:rPr>
          <w:b/>
        </w:rPr>
        <w:t>undefined</w:t>
      </w:r>
      <w:r>
        <w:t>, the length of the String value is assumed, so as to search all of the String.</w:t>
      </w:r>
    </w:p>
    <w:p w14:paraId="7B09CE05" w14:textId="77777777" w:rsidR="004C02EF" w:rsidRDefault="004C02EF" w:rsidP="004C02EF">
      <w:r>
        <w:t xml:space="preserve">The </w:t>
      </w:r>
      <w:r>
        <w:rPr>
          <w:rFonts w:ascii="Courier New" w:hAnsi="Courier New"/>
          <w:b/>
        </w:rPr>
        <w:t>lastIndexOf</w:t>
      </w:r>
      <w:r>
        <w:t xml:space="preserve"> method takes two arguments, </w:t>
      </w:r>
      <w:r w:rsidRPr="00F02209">
        <w:rPr>
          <w:rFonts w:ascii="Times New Roman" w:hAnsi="Times New Roman"/>
          <w:i/>
        </w:rPr>
        <w:t xml:space="preserve">searchString </w:t>
      </w:r>
      <w:r>
        <w:t>and</w:t>
      </w:r>
      <w:r w:rsidRPr="00F02209">
        <w:rPr>
          <w:rFonts w:ascii="Times New Roman" w:hAnsi="Times New Roman"/>
          <w:i/>
        </w:rPr>
        <w:t xml:space="preserve"> position</w:t>
      </w:r>
      <w:r>
        <w:t>, and performs the following steps:</w:t>
      </w:r>
    </w:p>
    <w:p w14:paraId="42318EE7" w14:textId="77777777" w:rsidR="004C02EF" w:rsidRPr="008B2930" w:rsidRDefault="004C02EF" w:rsidP="004C02EF">
      <w:pPr>
        <w:pStyle w:val="Alg4"/>
        <w:numPr>
          <w:ilvl w:val="0"/>
          <w:numId w:val="230"/>
        </w:numPr>
      </w:pPr>
      <w:r w:rsidRPr="008B2930">
        <w:t xml:space="preserve">Call CheckObjectCoercible passing the </w:t>
      </w:r>
      <w:r w:rsidRPr="008B2930">
        <w:rPr>
          <w:b/>
        </w:rPr>
        <w:t>this</w:t>
      </w:r>
      <w:r w:rsidRPr="008B2930">
        <w:t xml:space="preserve"> value as its argument.</w:t>
      </w:r>
    </w:p>
    <w:p w14:paraId="024412DB" w14:textId="77777777" w:rsidR="004C02EF" w:rsidRPr="008B2930" w:rsidRDefault="004C02EF" w:rsidP="004C02EF">
      <w:pPr>
        <w:pStyle w:val="Alg4"/>
        <w:numPr>
          <w:ilvl w:val="0"/>
          <w:numId w:val="230"/>
        </w:numPr>
      </w:pPr>
      <w:r w:rsidRPr="008B2930">
        <w:t xml:space="preserve">Let </w:t>
      </w:r>
      <w:r w:rsidRPr="008B2930">
        <w:rPr>
          <w:i/>
        </w:rPr>
        <w:t>S</w:t>
      </w:r>
      <w:r w:rsidRPr="008B2930">
        <w:t xml:space="preserve"> be the result of calling ToString, giving it the </w:t>
      </w:r>
      <w:r w:rsidRPr="008B2930">
        <w:rPr>
          <w:b/>
        </w:rPr>
        <w:t>this</w:t>
      </w:r>
      <w:r w:rsidRPr="008B2930">
        <w:t xml:space="preserve"> value as its argument.</w:t>
      </w:r>
    </w:p>
    <w:p w14:paraId="0894145C" w14:textId="77777777" w:rsidR="004C02EF" w:rsidRPr="008B2930" w:rsidRDefault="004C02EF" w:rsidP="004C02EF">
      <w:pPr>
        <w:pStyle w:val="Alg4"/>
        <w:numPr>
          <w:ilvl w:val="0"/>
          <w:numId w:val="230"/>
        </w:numPr>
      </w:pPr>
      <w:r w:rsidRPr="008B2930">
        <w:t xml:space="preserve">Let </w:t>
      </w:r>
      <w:r w:rsidRPr="008B2930">
        <w:rPr>
          <w:i/>
        </w:rPr>
        <w:t>searchStr</w:t>
      </w:r>
      <w:r w:rsidRPr="008B2930">
        <w:t xml:space="preserve"> be ToString(</w:t>
      </w:r>
      <w:r w:rsidRPr="008B2930">
        <w:rPr>
          <w:i/>
        </w:rPr>
        <w:t>searchString</w:t>
      </w:r>
      <w:r w:rsidRPr="008B2930">
        <w:t>).</w:t>
      </w:r>
    </w:p>
    <w:p w14:paraId="33DDB4C3" w14:textId="77777777" w:rsidR="004C02EF" w:rsidRPr="008B2930" w:rsidRDefault="004C02EF" w:rsidP="004C02EF">
      <w:pPr>
        <w:pStyle w:val="Alg4"/>
        <w:numPr>
          <w:ilvl w:val="0"/>
          <w:numId w:val="230"/>
        </w:numPr>
      </w:pPr>
      <w:r w:rsidRPr="008B2930">
        <w:t xml:space="preserve">Let </w:t>
      </w:r>
      <w:r w:rsidRPr="008B2930">
        <w:rPr>
          <w:i/>
        </w:rPr>
        <w:t>numPos</w:t>
      </w:r>
      <w:r w:rsidRPr="008B2930">
        <w:t xml:space="preserve"> be ToNumber(</w:t>
      </w:r>
      <w:r w:rsidRPr="008B2930">
        <w:rPr>
          <w:i/>
        </w:rPr>
        <w:t>position</w:t>
      </w:r>
      <w:r w:rsidRPr="008B2930">
        <w:t xml:space="preserve">). (If </w:t>
      </w:r>
      <w:r w:rsidRPr="008B2930">
        <w:rPr>
          <w:i/>
        </w:rPr>
        <w:t>position</w:t>
      </w:r>
      <w:r w:rsidRPr="008B2930">
        <w:t xml:space="preserve"> is </w:t>
      </w:r>
      <w:r w:rsidRPr="008B2930">
        <w:rPr>
          <w:b/>
        </w:rPr>
        <w:t>undefined</w:t>
      </w:r>
      <w:r w:rsidRPr="008B2930">
        <w:t xml:space="preserve">, this step produces the value </w:t>
      </w:r>
      <w:r w:rsidRPr="008B2930">
        <w:rPr>
          <w:b/>
        </w:rPr>
        <w:t>NaN</w:t>
      </w:r>
      <w:r w:rsidRPr="008B2930">
        <w:t>).</w:t>
      </w:r>
    </w:p>
    <w:p w14:paraId="5B6C752B" w14:textId="77777777" w:rsidR="004C02EF" w:rsidRPr="008B2930" w:rsidRDefault="004C02EF" w:rsidP="004C02EF">
      <w:pPr>
        <w:pStyle w:val="Alg4"/>
        <w:numPr>
          <w:ilvl w:val="0"/>
          <w:numId w:val="230"/>
        </w:numPr>
      </w:pPr>
      <w:r w:rsidRPr="008B2930">
        <w:t xml:space="preserve">If </w:t>
      </w:r>
      <w:r w:rsidRPr="008B2930">
        <w:rPr>
          <w:i/>
        </w:rPr>
        <w:t>numPos</w:t>
      </w:r>
      <w:r w:rsidRPr="008B2930">
        <w:t xml:space="preserve"> is </w:t>
      </w:r>
      <w:r w:rsidRPr="008B2930">
        <w:rPr>
          <w:b/>
        </w:rPr>
        <w:t>NaN</w:t>
      </w:r>
      <w:r w:rsidRPr="008B2930">
        <w:t xml:space="preserve">, let </w:t>
      </w:r>
      <w:r w:rsidRPr="008B2930">
        <w:rPr>
          <w:i/>
        </w:rPr>
        <w:t>pos</w:t>
      </w:r>
      <w:r w:rsidRPr="008B2930">
        <w:t xml:space="preserve"> be </w:t>
      </w:r>
      <w:r w:rsidRPr="008B2930">
        <w:rPr>
          <w:b/>
        </w:rPr>
        <w:t>+</w:t>
      </w:r>
      <w:r w:rsidRPr="008B2930">
        <w:rPr>
          <w:b/>
        </w:rPr>
        <w:sym w:font="Symbol" w:char="F0A5"/>
      </w:r>
      <w:r w:rsidRPr="008B2930">
        <w:t xml:space="preserve">; otherwise, let </w:t>
      </w:r>
      <w:r w:rsidRPr="008B2930">
        <w:rPr>
          <w:i/>
        </w:rPr>
        <w:t>pos</w:t>
      </w:r>
      <w:r w:rsidRPr="008B2930">
        <w:t xml:space="preserve"> be ToInteger(</w:t>
      </w:r>
      <w:r w:rsidRPr="008B2930">
        <w:rPr>
          <w:i/>
        </w:rPr>
        <w:t>numPos</w:t>
      </w:r>
      <w:r w:rsidRPr="008B2930">
        <w:t>).</w:t>
      </w:r>
    </w:p>
    <w:p w14:paraId="6AD7E97E" w14:textId="77777777" w:rsidR="004C02EF" w:rsidRPr="008B2930" w:rsidRDefault="004C02EF" w:rsidP="004C02EF">
      <w:pPr>
        <w:pStyle w:val="Alg4"/>
        <w:numPr>
          <w:ilvl w:val="0"/>
          <w:numId w:val="230"/>
        </w:numPr>
      </w:pPr>
      <w:r w:rsidRPr="008B2930">
        <w:t xml:space="preserve">Let </w:t>
      </w:r>
      <w:r w:rsidRPr="008B2930">
        <w:rPr>
          <w:i/>
        </w:rPr>
        <w:t>len</w:t>
      </w:r>
      <w:r w:rsidRPr="008B2930">
        <w:t xml:space="preserve"> be the number of characters in </w:t>
      </w:r>
      <w:r w:rsidRPr="008B2930">
        <w:rPr>
          <w:i/>
        </w:rPr>
        <w:t>S</w:t>
      </w:r>
      <w:r w:rsidRPr="008B2930">
        <w:t>.</w:t>
      </w:r>
    </w:p>
    <w:p w14:paraId="78257A76" w14:textId="77777777" w:rsidR="004C02EF" w:rsidRPr="008B2930" w:rsidRDefault="004C02EF" w:rsidP="004C02EF">
      <w:pPr>
        <w:pStyle w:val="Alg4"/>
        <w:numPr>
          <w:ilvl w:val="0"/>
          <w:numId w:val="230"/>
        </w:numPr>
      </w:pPr>
      <w:r w:rsidRPr="008B2930">
        <w:t xml:space="preserve">Let </w:t>
      </w:r>
      <w:r w:rsidRPr="008B2930">
        <w:rPr>
          <w:i/>
        </w:rPr>
        <w:t>start</w:t>
      </w:r>
      <w:r w:rsidRPr="008B2930">
        <w:t xml:space="preserve"> min(max(</w:t>
      </w:r>
      <w:r w:rsidRPr="008B2930">
        <w:rPr>
          <w:i/>
        </w:rPr>
        <w:t>pos</w:t>
      </w:r>
      <w:r w:rsidRPr="008B2930">
        <w:t xml:space="preserve">, 0), </w:t>
      </w:r>
      <w:r w:rsidRPr="008B2930">
        <w:rPr>
          <w:i/>
        </w:rPr>
        <w:t>len</w:t>
      </w:r>
      <w:r w:rsidRPr="008B2930">
        <w:t>).</w:t>
      </w:r>
    </w:p>
    <w:p w14:paraId="50D7EC17" w14:textId="77777777" w:rsidR="004C02EF" w:rsidRPr="008B2930" w:rsidRDefault="004C02EF" w:rsidP="004C02EF">
      <w:pPr>
        <w:pStyle w:val="Alg4"/>
        <w:numPr>
          <w:ilvl w:val="0"/>
          <w:numId w:val="230"/>
        </w:numPr>
      </w:pPr>
      <w:r w:rsidRPr="008B2930">
        <w:t xml:space="preserve">Let </w:t>
      </w:r>
      <w:r w:rsidRPr="008B2930">
        <w:rPr>
          <w:i/>
        </w:rPr>
        <w:t>searchLen</w:t>
      </w:r>
      <w:r w:rsidRPr="008B2930">
        <w:t xml:space="preserve"> be the number of characters in </w:t>
      </w:r>
      <w:r w:rsidRPr="008B2930">
        <w:rPr>
          <w:i/>
        </w:rPr>
        <w:t>searchStr</w:t>
      </w:r>
      <w:r w:rsidRPr="008B2930">
        <w:t>.</w:t>
      </w:r>
    </w:p>
    <w:p w14:paraId="06890580" w14:textId="77777777" w:rsidR="004C02EF" w:rsidRPr="008B2930" w:rsidRDefault="004C02EF" w:rsidP="004C02EF">
      <w:pPr>
        <w:pStyle w:val="Alg4"/>
        <w:numPr>
          <w:ilvl w:val="0"/>
          <w:numId w:val="230"/>
        </w:numPr>
        <w:spacing w:after="220"/>
      </w:pPr>
      <w:r w:rsidRPr="008B2930">
        <w:t xml:space="preserve">Return the largest possible nonnegative integer </w:t>
      </w:r>
      <w:r w:rsidRPr="008B2930">
        <w:rPr>
          <w:i/>
        </w:rPr>
        <w:t>k</w:t>
      </w:r>
      <w:r w:rsidRPr="008B2930">
        <w:t xml:space="preserve"> not larger than </w:t>
      </w:r>
      <w:r w:rsidRPr="008B2930">
        <w:rPr>
          <w:i/>
        </w:rPr>
        <w:t>start</w:t>
      </w:r>
      <w:r w:rsidRPr="008B2930">
        <w:t xml:space="preserve"> such that </w:t>
      </w:r>
      <w:r w:rsidRPr="008B2930">
        <w:rPr>
          <w:i/>
        </w:rPr>
        <w:t>k</w:t>
      </w:r>
      <w:r w:rsidRPr="008B2930">
        <w:t>+</w:t>
      </w:r>
      <w:r w:rsidRPr="008B2930">
        <w:rPr>
          <w:i/>
        </w:rPr>
        <w:t xml:space="preserve"> searchLen</w:t>
      </w:r>
      <w:r w:rsidRPr="008B2930">
        <w:t xml:space="preserve"> is not greater than </w:t>
      </w:r>
      <w:r w:rsidRPr="008B2930">
        <w:rPr>
          <w:i/>
        </w:rPr>
        <w:t>len</w:t>
      </w:r>
      <w:r w:rsidRPr="008B2930">
        <w:t xml:space="preserve">, and for all nonnegative integers </w:t>
      </w:r>
      <w:r w:rsidRPr="008B2930">
        <w:rPr>
          <w:i/>
        </w:rPr>
        <w:t>j</w:t>
      </w:r>
      <w:r w:rsidRPr="008B2930">
        <w:t xml:space="preserve"> less than </w:t>
      </w:r>
      <w:r w:rsidRPr="008B2930">
        <w:rPr>
          <w:i/>
        </w:rPr>
        <w:t>searchLen</w:t>
      </w:r>
      <w:r w:rsidRPr="008B2930">
        <w:t xml:space="preserve">, the character at position </w:t>
      </w:r>
      <w:r w:rsidRPr="008B2930">
        <w:rPr>
          <w:i/>
        </w:rPr>
        <w:t>k</w:t>
      </w:r>
      <w:r w:rsidRPr="008B2930">
        <w:t>+</w:t>
      </w:r>
      <w:r w:rsidRPr="008B2930">
        <w:rPr>
          <w:i/>
        </w:rPr>
        <w:t>j</w:t>
      </w:r>
      <w:r w:rsidRPr="008B2930">
        <w:t xml:space="preserve"> of </w:t>
      </w:r>
      <w:r w:rsidRPr="008B2930">
        <w:rPr>
          <w:i/>
        </w:rPr>
        <w:t>S</w:t>
      </w:r>
      <w:r w:rsidRPr="008B2930">
        <w:t xml:space="preserve"> is the same as the character at position </w:t>
      </w:r>
      <w:r w:rsidRPr="008B2930">
        <w:rPr>
          <w:i/>
        </w:rPr>
        <w:t>j</w:t>
      </w:r>
      <w:r w:rsidRPr="008B2930">
        <w:t xml:space="preserve"> of </w:t>
      </w:r>
      <w:r w:rsidRPr="008B2930">
        <w:rPr>
          <w:i/>
        </w:rPr>
        <w:t>searchStr</w:t>
      </w:r>
      <w:r w:rsidRPr="008B2930">
        <w:t xml:space="preserve">; but if there is no such integer </w:t>
      </w:r>
      <w:r w:rsidRPr="008B2930">
        <w:rPr>
          <w:i/>
        </w:rPr>
        <w:t>k</w:t>
      </w:r>
      <w:r w:rsidRPr="008B2930">
        <w:t xml:space="preserve">, then return the value </w:t>
      </w:r>
      <w:r>
        <w:rPr>
          <w:rFonts w:ascii="Courier New" w:hAnsi="Courier New"/>
          <w:b/>
        </w:rPr>
        <w:t>-1</w:t>
      </w:r>
      <w:r w:rsidRPr="008B2930">
        <w:t>.</w:t>
      </w:r>
    </w:p>
    <w:p w14:paraId="51A4BC7E"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lastIndexOf</w:t>
      </w:r>
      <w:r>
        <w:t xml:space="preserve"> method is </w:t>
      </w:r>
      <w:r>
        <w:rPr>
          <w:b/>
        </w:rPr>
        <w:t>1</w:t>
      </w:r>
      <w:r>
        <w:t>.</w:t>
      </w:r>
    </w:p>
    <w:p w14:paraId="37E00212" w14:textId="77777777" w:rsidR="004C02EF" w:rsidRDefault="004C02EF" w:rsidP="004C02EF">
      <w:pPr>
        <w:pStyle w:val="Note"/>
      </w:pPr>
      <w:r w:rsidRPr="008B2930">
        <w:t>NOTE</w:t>
      </w:r>
      <w:r w:rsidRPr="008B2930">
        <w:tab/>
        <w:t xml:space="preserve">The </w:t>
      </w:r>
      <w:r w:rsidRPr="008B2930">
        <w:rPr>
          <w:rFonts w:ascii="Courier New" w:hAnsi="Courier New"/>
          <w:b/>
        </w:rPr>
        <w:t>lastIndexOf</w:t>
      </w:r>
      <w:r w:rsidRPr="008B2930">
        <w:t xml:space="preserve"> function is intentionally generic; it does not require that its </w:t>
      </w:r>
      <w:r w:rsidRPr="008B2930">
        <w:rPr>
          <w:b/>
        </w:rPr>
        <w:t>this</w:t>
      </w:r>
      <w:r w:rsidRPr="008B2930">
        <w:t xml:space="preserve"> value be a String object. Therefore, it can be transferred to other kinds of objects for use as a method.</w:t>
      </w:r>
      <w:bookmarkStart w:id="5718" w:name="_Toc385672320"/>
      <w:bookmarkStart w:id="5719" w:name="_Toc393690436"/>
    </w:p>
    <w:p w14:paraId="27BC2D47" w14:textId="77777777" w:rsidR="004C02EF" w:rsidRDefault="004C02EF" w:rsidP="004C02EF">
      <w:pPr>
        <w:pStyle w:val="40"/>
        <w:numPr>
          <w:ilvl w:val="0"/>
          <w:numId w:val="0"/>
        </w:numPr>
      </w:pPr>
      <w:bookmarkStart w:id="5720" w:name="_Ref456012385"/>
      <w:r>
        <w:t>15.5.4.9</w:t>
      </w:r>
      <w:r>
        <w:tab/>
        <w:t>String.prototype.localeCompare (that)</w:t>
      </w:r>
      <w:bookmarkEnd w:id="5720"/>
    </w:p>
    <w:p w14:paraId="7921D43B" w14:textId="77777777" w:rsidR="004C02EF" w:rsidRDefault="004C02EF" w:rsidP="004C02EF">
      <w:r>
        <w:t xml:space="preserve">When the </w:t>
      </w:r>
      <w:r>
        <w:rPr>
          <w:rFonts w:ascii="Courier New" w:hAnsi="Courier New"/>
          <w:b/>
        </w:rPr>
        <w:t>localeCompare</w:t>
      </w:r>
      <w:r>
        <w:t xml:space="preserve"> method is called with one argument </w:t>
      </w:r>
      <w:r w:rsidRPr="00F02209">
        <w:rPr>
          <w:rFonts w:ascii="Times New Roman" w:hAnsi="Times New Roman"/>
          <w:i/>
        </w:rPr>
        <w:t>that</w:t>
      </w:r>
      <w:r>
        <w:t xml:space="preserve">, it returns a Number other than </w:t>
      </w:r>
      <w:r>
        <w:rPr>
          <w:b/>
        </w:rPr>
        <w:t>NaN</w:t>
      </w:r>
      <w:r>
        <w:t xml:space="preserve"> that represents the result of a locale-sensitive String comparison of the this value (converted to a String) with </w:t>
      </w:r>
      <w:r w:rsidRPr="00F02209">
        <w:rPr>
          <w:rFonts w:ascii="Times New Roman" w:hAnsi="Times New Roman"/>
          <w:i/>
        </w:rPr>
        <w:t>that</w:t>
      </w:r>
      <w:r>
        <w:t xml:space="preserve"> (converted to a String). The two Strings are </w:t>
      </w:r>
      <w:r w:rsidRPr="00F02209">
        <w:rPr>
          <w:rFonts w:ascii="Times New Roman" w:hAnsi="Times New Roman"/>
          <w:i/>
        </w:rPr>
        <w:t>S</w:t>
      </w:r>
      <w:r>
        <w:t xml:space="preserve"> and </w:t>
      </w:r>
      <w:r w:rsidRPr="00F02209">
        <w:rPr>
          <w:rFonts w:ascii="Times New Roman" w:hAnsi="Times New Roman"/>
          <w:i/>
        </w:rPr>
        <w:t>That</w:t>
      </w:r>
      <w:r>
        <w:t xml:space="preserve">. The two Strings are compared in an implementation-defined fashion. The result is intended to order String values in the sort order specified by the system default locale, and will be negative, zero, or positive, depending on whether </w:t>
      </w:r>
      <w:r w:rsidRPr="00F02209">
        <w:rPr>
          <w:rFonts w:ascii="Times New Roman" w:hAnsi="Times New Roman"/>
          <w:i/>
        </w:rPr>
        <w:t>S</w:t>
      </w:r>
      <w:r>
        <w:t xml:space="preserve"> comes before </w:t>
      </w:r>
      <w:r w:rsidRPr="00F02209">
        <w:rPr>
          <w:rFonts w:ascii="Times New Roman" w:hAnsi="Times New Roman"/>
          <w:i/>
        </w:rPr>
        <w:t>That</w:t>
      </w:r>
      <w:r>
        <w:t xml:space="preserve"> in the sort order, the Strings are equal, or </w:t>
      </w:r>
      <w:r w:rsidRPr="00F02209">
        <w:rPr>
          <w:rFonts w:ascii="Times New Roman" w:hAnsi="Times New Roman"/>
          <w:i/>
        </w:rPr>
        <w:t>S</w:t>
      </w:r>
      <w:r w:rsidRPr="00351E4B" w:rsidDel="00351E4B">
        <w:t xml:space="preserve"> </w:t>
      </w:r>
      <w:r>
        <w:t xml:space="preserve">comes after </w:t>
      </w:r>
      <w:r w:rsidRPr="00F02209">
        <w:rPr>
          <w:rFonts w:ascii="Times New Roman" w:hAnsi="Times New Roman"/>
          <w:i/>
        </w:rPr>
        <w:t>That</w:t>
      </w:r>
      <w:r>
        <w:t xml:space="preserve"> in the sort order, respectively.</w:t>
      </w:r>
    </w:p>
    <w:p w14:paraId="21D7DAAA" w14:textId="77777777" w:rsidR="004C02EF" w:rsidRDefault="004C02EF" w:rsidP="004C02EF">
      <w:r>
        <w:t>Before perform the comparisons the following steps are performed to prepare the Strings:</w:t>
      </w:r>
    </w:p>
    <w:p w14:paraId="70EC6FB7" w14:textId="77777777" w:rsidR="004C02EF" w:rsidRPr="008B2930" w:rsidRDefault="004C02EF" w:rsidP="004C02EF">
      <w:pPr>
        <w:pStyle w:val="Alg4"/>
        <w:numPr>
          <w:ilvl w:val="0"/>
          <w:numId w:val="231"/>
        </w:numPr>
      </w:pPr>
      <w:r w:rsidRPr="008B2930">
        <w:t xml:space="preserve">Call CheckObjectCoercible passing the </w:t>
      </w:r>
      <w:r w:rsidRPr="008B2930">
        <w:rPr>
          <w:b/>
        </w:rPr>
        <w:t>this</w:t>
      </w:r>
      <w:r w:rsidRPr="008B2930">
        <w:t xml:space="preserve"> value as its argument.</w:t>
      </w:r>
    </w:p>
    <w:p w14:paraId="3986B605" w14:textId="77777777" w:rsidR="004C02EF" w:rsidRPr="008B2930" w:rsidRDefault="004C02EF" w:rsidP="004C02EF">
      <w:pPr>
        <w:pStyle w:val="Alg4"/>
        <w:numPr>
          <w:ilvl w:val="0"/>
          <w:numId w:val="231"/>
        </w:numPr>
      </w:pPr>
      <w:r w:rsidRPr="008B2930">
        <w:t xml:space="preserve">Let </w:t>
      </w:r>
      <w:r w:rsidRPr="008B2930">
        <w:rPr>
          <w:i/>
        </w:rPr>
        <w:t>S</w:t>
      </w:r>
      <w:r w:rsidRPr="008B2930">
        <w:t xml:space="preserve"> be the result of calling ToString, giving it the </w:t>
      </w:r>
      <w:r w:rsidRPr="008B2930">
        <w:rPr>
          <w:b/>
        </w:rPr>
        <w:t>this</w:t>
      </w:r>
      <w:r w:rsidRPr="008B2930">
        <w:t xml:space="preserve"> value as its argument.</w:t>
      </w:r>
    </w:p>
    <w:p w14:paraId="00019F15" w14:textId="77777777" w:rsidR="004C02EF" w:rsidRPr="008B2930" w:rsidRDefault="004C02EF" w:rsidP="004C02EF">
      <w:pPr>
        <w:pStyle w:val="Alg4"/>
        <w:numPr>
          <w:ilvl w:val="0"/>
          <w:numId w:val="231"/>
        </w:numPr>
        <w:spacing w:after="120"/>
      </w:pPr>
      <w:r w:rsidRPr="008B2930">
        <w:t xml:space="preserve">Let </w:t>
      </w:r>
      <w:r w:rsidRPr="008B2930">
        <w:rPr>
          <w:i/>
        </w:rPr>
        <w:t>That</w:t>
      </w:r>
      <w:r w:rsidRPr="008B2930">
        <w:t xml:space="preserve"> be ToString(</w:t>
      </w:r>
      <w:r w:rsidRPr="008B2930">
        <w:rPr>
          <w:i/>
        </w:rPr>
        <w:t>that</w:t>
      </w:r>
      <w:r w:rsidRPr="008B2930">
        <w:t>).</w:t>
      </w:r>
    </w:p>
    <w:p w14:paraId="5940A41F" w14:textId="77777777" w:rsidR="004C02EF" w:rsidRDefault="004C02EF" w:rsidP="004C02EF">
      <w:r>
        <w:t xml:space="preserve">The </w:t>
      </w:r>
      <w:r>
        <w:rPr>
          <w:rFonts w:ascii="Courier New" w:hAnsi="Courier New"/>
          <w:b/>
        </w:rPr>
        <w:t>localeCompare</w:t>
      </w:r>
      <w:r>
        <w:t xml:space="preserve"> method, if considered as a function of two arguments </w:t>
      </w:r>
      <w:r>
        <w:rPr>
          <w:b/>
        </w:rPr>
        <w:t>this</w:t>
      </w:r>
      <w:r>
        <w:t xml:space="preserve"> and </w:t>
      </w:r>
      <w:r w:rsidRPr="00F02209">
        <w:rPr>
          <w:rFonts w:ascii="Times New Roman" w:hAnsi="Times New Roman"/>
          <w:i/>
        </w:rPr>
        <w:t>that</w:t>
      </w:r>
      <w:r>
        <w:t xml:space="preserve">, is a consistent comparison function (as defined in 15.4.4.11) on the set of all Strings. </w:t>
      </w:r>
    </w:p>
    <w:p w14:paraId="1FE51BA5" w14:textId="77777777" w:rsidR="004C02EF" w:rsidRDefault="004C02EF" w:rsidP="004C02EF">
      <w:r>
        <w:t xml:space="preserve">The actual return values are implementation-defined to permit implementers to encode additional information in the value, but the function is required to define a total ordering on all Strings and to return </w:t>
      </w:r>
      <w:r>
        <w:rPr>
          <w:rFonts w:ascii="Courier New" w:hAnsi="Courier New"/>
          <w:b/>
        </w:rPr>
        <w:t>0</w:t>
      </w:r>
      <w:r>
        <w:t xml:space="preserve"> when comparing Strings that are considered canonically equivalent by the Unicode standard.</w:t>
      </w:r>
    </w:p>
    <w:p w14:paraId="33625D3D" w14:textId="77777777" w:rsidR="004C02EF" w:rsidRDefault="004C02EF" w:rsidP="004C02EF">
      <w:r>
        <w:t>If no language-sensitive comparison at all is available from the host environment, this function may perform a bitwise comparison.</w:t>
      </w:r>
    </w:p>
    <w:p w14:paraId="5F9FADE6" w14:textId="77777777" w:rsidR="004C02EF" w:rsidRDefault="004C02EF" w:rsidP="004C02EF">
      <w:pPr>
        <w:pStyle w:val="Note"/>
      </w:pPr>
      <w:r w:rsidRPr="008B2930">
        <w:t>NOTE</w:t>
      </w:r>
      <w:r>
        <w:t xml:space="preserve"> 1</w:t>
      </w:r>
      <w:r w:rsidRPr="008B2930">
        <w:tab/>
        <w:t xml:space="preserve">The </w:t>
      </w:r>
      <w:r w:rsidRPr="008B2930">
        <w:rPr>
          <w:rFonts w:ascii="Courier New" w:hAnsi="Courier New"/>
          <w:b/>
        </w:rPr>
        <w:t>localeCompare</w:t>
      </w:r>
      <w:r w:rsidRPr="008B2930">
        <w:t xml:space="preserve"> method itself is not directly suitable as an argument to </w:t>
      </w:r>
      <w:r w:rsidRPr="008B2930">
        <w:rPr>
          <w:rFonts w:ascii="Courier New" w:hAnsi="Courier New"/>
          <w:b/>
        </w:rPr>
        <w:t>Array.prototype.sort</w:t>
      </w:r>
      <w:r w:rsidRPr="008B2930">
        <w:t xml:space="preserve"> because the latter requires a function of two arguments.</w:t>
      </w:r>
    </w:p>
    <w:p w14:paraId="0BDF2800" w14:textId="77777777" w:rsidR="004C02EF" w:rsidRPr="008B2930" w:rsidRDefault="004C02EF" w:rsidP="004C02EF">
      <w:pPr>
        <w:pStyle w:val="Note"/>
      </w:pPr>
      <w:r w:rsidRPr="008B2930">
        <w:t>NOTE 2</w:t>
      </w:r>
      <w:r w:rsidRPr="008B2930">
        <w:tab/>
        <w:t xml:space="preserve">This function is intended to rely on whatever language-sensitive comparison functionality is available to the ECMAScript environment from the host environment, and to compare according to the rules of the host environment’s current locale. It is strongly recommended that this function treat </w:t>
      </w:r>
      <w:r>
        <w:t>Strings</w:t>
      </w:r>
      <w:r w:rsidRPr="008B2930">
        <w:t xml:space="preserve"> that are canonically equivalent according to the Unicode standard as identical (in other words, compare the </w:t>
      </w:r>
      <w:r>
        <w:t>Strings</w:t>
      </w:r>
      <w:r w:rsidRPr="008B2930">
        <w:t xml:space="preserve"> as if they had both been converted to Normalised Form C or D first). It is also recommended that this function not honour Unicode compatibility equivalences or decompositions.</w:t>
      </w:r>
    </w:p>
    <w:p w14:paraId="0B0E3A81" w14:textId="77777777" w:rsidR="004C02EF" w:rsidRPr="004F25CB" w:rsidRDefault="004C02EF" w:rsidP="004C02EF">
      <w:pPr>
        <w:pStyle w:val="Note"/>
      </w:pPr>
      <w:r w:rsidRPr="008B2930">
        <w:t xml:space="preserve">NOTE </w:t>
      </w:r>
      <w:r>
        <w:t>3</w:t>
      </w:r>
      <w:r w:rsidRPr="008B2930">
        <w:tab/>
      </w:r>
      <w:r w:rsidRPr="004F25CB">
        <w:t>The second parameter to this function is likely to be used in a future version of this standard; it is recommended that implementations do not use this parameter position for anything else.</w:t>
      </w:r>
    </w:p>
    <w:p w14:paraId="3BE72AAD" w14:textId="77777777" w:rsidR="004C02EF" w:rsidRPr="004F25CB" w:rsidRDefault="004C02EF" w:rsidP="004C02EF">
      <w:pPr>
        <w:pStyle w:val="Note"/>
      </w:pPr>
      <w:r w:rsidRPr="008B2930">
        <w:t xml:space="preserve">NOTE </w:t>
      </w:r>
      <w:r>
        <w:t>4</w:t>
      </w:r>
      <w:r w:rsidRPr="008B2930">
        <w:tab/>
      </w:r>
      <w:r w:rsidRPr="004F25CB">
        <w:t xml:space="preserve">The </w:t>
      </w:r>
      <w:r w:rsidRPr="004F25CB">
        <w:rPr>
          <w:rFonts w:ascii="Courier New" w:hAnsi="Courier New"/>
          <w:b/>
        </w:rPr>
        <w:t>localeCompare</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2E5CF116" w14:textId="77777777" w:rsidR="004C02EF" w:rsidRDefault="004C02EF" w:rsidP="004C02EF">
      <w:pPr>
        <w:pStyle w:val="40"/>
        <w:numPr>
          <w:ilvl w:val="0"/>
          <w:numId w:val="0"/>
        </w:numPr>
      </w:pPr>
      <w:bookmarkStart w:id="5721" w:name="_Ref456010579"/>
      <w:r>
        <w:t>15.5.4.10</w:t>
      </w:r>
      <w:r>
        <w:tab/>
        <w:t>String.prototype.match (regexp)</w:t>
      </w:r>
      <w:bookmarkEnd w:id="5721"/>
    </w:p>
    <w:p w14:paraId="3E99A259" w14:textId="77777777" w:rsidR="004C02EF" w:rsidRDefault="004C02EF" w:rsidP="004C02EF">
      <w:r>
        <w:t xml:space="preserve">When the </w:t>
      </w:r>
      <w:r>
        <w:rPr>
          <w:rFonts w:ascii="Courier New" w:hAnsi="Courier New"/>
          <w:b/>
        </w:rPr>
        <w:t>match</w:t>
      </w:r>
      <w:r>
        <w:t xml:space="preserve"> method is called with argument </w:t>
      </w:r>
      <w:r w:rsidRPr="00F02209">
        <w:rPr>
          <w:rFonts w:ascii="Times New Roman" w:hAnsi="Times New Roman"/>
          <w:i/>
        </w:rPr>
        <w:t>regexp</w:t>
      </w:r>
      <w:r>
        <w:t>, the following steps are taken:</w:t>
      </w:r>
    </w:p>
    <w:p w14:paraId="26F60381" w14:textId="77777777" w:rsidR="004C02EF" w:rsidRPr="004F25CB" w:rsidRDefault="004C02EF" w:rsidP="004C02EF">
      <w:pPr>
        <w:pStyle w:val="Alg4"/>
        <w:numPr>
          <w:ilvl w:val="0"/>
          <w:numId w:val="232"/>
        </w:numPr>
      </w:pPr>
      <w:r w:rsidRPr="004F25CB">
        <w:t xml:space="preserve">Call CheckObjectCoercible passing the </w:t>
      </w:r>
      <w:r w:rsidRPr="004F25CB">
        <w:rPr>
          <w:b/>
        </w:rPr>
        <w:t>this</w:t>
      </w:r>
      <w:r w:rsidRPr="004F25CB">
        <w:t xml:space="preserve"> value as its argument.</w:t>
      </w:r>
    </w:p>
    <w:p w14:paraId="46F1372B" w14:textId="77777777" w:rsidR="004C02EF" w:rsidRPr="004F25CB" w:rsidRDefault="004C02EF" w:rsidP="004C02EF">
      <w:pPr>
        <w:pStyle w:val="Alg4"/>
        <w:numPr>
          <w:ilvl w:val="0"/>
          <w:numId w:val="232"/>
        </w:numPr>
      </w:pPr>
      <w:r w:rsidRPr="004F25CB">
        <w:t xml:space="preserve">Let </w:t>
      </w:r>
      <w:r w:rsidRPr="004F25CB">
        <w:rPr>
          <w:i/>
        </w:rPr>
        <w:t>S</w:t>
      </w:r>
      <w:r w:rsidRPr="004F25CB">
        <w:t xml:space="preserve"> be the result of calling ToString, giving it the </w:t>
      </w:r>
      <w:r w:rsidRPr="004F25CB">
        <w:rPr>
          <w:b/>
        </w:rPr>
        <w:t>this</w:t>
      </w:r>
      <w:r w:rsidRPr="004F25CB">
        <w:t xml:space="preserve"> value as its argument.</w:t>
      </w:r>
    </w:p>
    <w:p w14:paraId="2EDE3527" w14:textId="77777777" w:rsidR="004C02EF" w:rsidRPr="004F25CB" w:rsidRDefault="004C02EF" w:rsidP="004C02EF">
      <w:pPr>
        <w:pStyle w:val="Alg4"/>
        <w:numPr>
          <w:ilvl w:val="0"/>
          <w:numId w:val="232"/>
        </w:numPr>
      </w:pPr>
      <w:r w:rsidRPr="004F25CB">
        <w:t>If Type(</w:t>
      </w:r>
      <w:r w:rsidRPr="004F25CB">
        <w:rPr>
          <w:i/>
        </w:rPr>
        <w:t>regexp</w:t>
      </w:r>
      <w:r w:rsidRPr="004F25CB">
        <w:t xml:space="preserve">) is Object and </w:t>
      </w:r>
      <w:del w:id="5722" w:author="Allen Wirfs-Brock" w:date="2011-07-02T14:05:00Z">
        <w:r w:rsidRPr="004F25CB" w:rsidDel="00141138">
          <w:delText xml:space="preserve">the value of the [[Class]] internal property of </w:delText>
        </w:r>
      </w:del>
      <w:r w:rsidRPr="004F25CB">
        <w:rPr>
          <w:i/>
        </w:rPr>
        <w:t>regexp</w:t>
      </w:r>
      <w:r w:rsidRPr="004F25CB">
        <w:t xml:space="preserve"> </w:t>
      </w:r>
      <w:del w:id="5723" w:author="Allen Wirfs-Brock" w:date="2011-07-02T14:06:00Z">
        <w:r w:rsidRPr="004F25CB" w:rsidDel="00141138">
          <w:delText xml:space="preserve">is </w:delText>
        </w:r>
        <w:r w:rsidDel="00141138">
          <w:rPr>
            <w:rFonts w:ascii="Courier New" w:hAnsi="Courier New"/>
            <w:b/>
          </w:rPr>
          <w:delText>"RegExp"</w:delText>
        </w:r>
      </w:del>
      <w:ins w:id="5724" w:author="Allen Wirfs-Brock" w:date="2011-07-02T14:06:00Z">
        <w:r w:rsidR="00141138">
          <w:t>has the [[IsRegExp]] internal property</w:t>
        </w:r>
      </w:ins>
      <w:r w:rsidRPr="004F25CB">
        <w:t xml:space="preserve">, then let </w:t>
      </w:r>
      <w:r w:rsidRPr="004F25CB">
        <w:rPr>
          <w:i/>
        </w:rPr>
        <w:t>rx</w:t>
      </w:r>
      <w:r w:rsidRPr="004F25CB">
        <w:t xml:space="preserve"> be </w:t>
      </w:r>
      <w:r w:rsidRPr="004F25CB">
        <w:rPr>
          <w:i/>
        </w:rPr>
        <w:t>regexp</w:t>
      </w:r>
      <w:r w:rsidRPr="004F25CB">
        <w:t>;</w:t>
      </w:r>
    </w:p>
    <w:p w14:paraId="1DA9EC6A" w14:textId="77777777" w:rsidR="004C02EF" w:rsidRPr="004F25CB" w:rsidRDefault="004C02EF" w:rsidP="004C02EF">
      <w:pPr>
        <w:pStyle w:val="Alg4"/>
        <w:numPr>
          <w:ilvl w:val="0"/>
          <w:numId w:val="232"/>
        </w:numPr>
      </w:pPr>
      <w:r w:rsidRPr="004F25CB">
        <w:t xml:space="preserve">Else, let </w:t>
      </w:r>
      <w:r w:rsidRPr="004F25CB">
        <w:rPr>
          <w:i/>
        </w:rPr>
        <w:t>rx</w:t>
      </w:r>
      <w:r w:rsidRPr="004F25CB">
        <w:t xml:space="preserve"> be a new RegExp object created as if by the expression </w:t>
      </w:r>
      <w:r>
        <w:rPr>
          <w:rFonts w:ascii="Courier New" w:hAnsi="Courier New"/>
          <w:b/>
        </w:rPr>
        <w:t>new RegExp(</w:t>
      </w:r>
      <w:r w:rsidRPr="004F25CB">
        <w:rPr>
          <w:i/>
        </w:rPr>
        <w:t>regexp</w:t>
      </w:r>
      <w:r>
        <w:rPr>
          <w:rFonts w:ascii="Courier New" w:hAnsi="Courier New"/>
          <w:b/>
        </w:rPr>
        <w:t>)</w:t>
      </w:r>
      <w:r w:rsidRPr="004F25CB">
        <w:t xml:space="preserve"> where </w:t>
      </w:r>
      <w:r>
        <w:rPr>
          <w:rFonts w:ascii="Courier New" w:hAnsi="Courier New"/>
          <w:b/>
        </w:rPr>
        <w:t>RegExp</w:t>
      </w:r>
      <w:r w:rsidRPr="004F25CB">
        <w:t xml:space="preserve"> is the standard built-in constructor with that name.</w:t>
      </w:r>
    </w:p>
    <w:p w14:paraId="1ADF70C8" w14:textId="77777777" w:rsidR="004C02EF" w:rsidRPr="004F25CB" w:rsidRDefault="004C02EF" w:rsidP="004C02EF">
      <w:pPr>
        <w:pStyle w:val="Alg4"/>
        <w:numPr>
          <w:ilvl w:val="0"/>
          <w:numId w:val="232"/>
        </w:numPr>
      </w:pPr>
      <w:r w:rsidRPr="004F25CB">
        <w:t xml:space="preserve">Let </w:t>
      </w:r>
      <w:r w:rsidRPr="004F25CB">
        <w:rPr>
          <w:i/>
        </w:rPr>
        <w:t>global</w:t>
      </w:r>
      <w:r w:rsidRPr="004F25CB">
        <w:t xml:space="preserve"> be the result of calling the [[Get]] internal method of </w:t>
      </w:r>
      <w:r w:rsidRPr="004F25CB">
        <w:rPr>
          <w:i/>
        </w:rPr>
        <w:t>rx</w:t>
      </w:r>
      <w:r w:rsidRPr="004F25CB">
        <w:t xml:space="preserve"> with argument </w:t>
      </w:r>
      <w:r>
        <w:rPr>
          <w:rFonts w:ascii="Courier New" w:hAnsi="Courier New"/>
          <w:b/>
        </w:rPr>
        <w:t>"global"</w:t>
      </w:r>
      <w:r w:rsidRPr="004F25CB">
        <w:t>.</w:t>
      </w:r>
    </w:p>
    <w:p w14:paraId="08F66D12" w14:textId="77777777" w:rsidR="004C02EF" w:rsidRPr="004F25CB" w:rsidRDefault="004C02EF" w:rsidP="004C02EF">
      <w:pPr>
        <w:pStyle w:val="Alg4"/>
        <w:numPr>
          <w:ilvl w:val="0"/>
          <w:numId w:val="232"/>
        </w:numPr>
      </w:pPr>
      <w:r w:rsidRPr="004F25CB">
        <w:t xml:space="preserve">Let </w:t>
      </w:r>
      <w:r w:rsidRPr="004F25CB">
        <w:rPr>
          <w:i/>
        </w:rPr>
        <w:t>exec</w:t>
      </w:r>
      <w:r w:rsidRPr="004F25CB">
        <w:t xml:space="preserve"> be the standard built-in function </w:t>
      </w:r>
      <w:r>
        <w:rPr>
          <w:rFonts w:ascii="Courier New" w:hAnsi="Courier New"/>
          <w:b/>
        </w:rPr>
        <w:t>RegExp.prototype.exec</w:t>
      </w:r>
      <w:r w:rsidRPr="004F25CB">
        <w:t xml:space="preserve"> (see 15.10.6.2)</w:t>
      </w:r>
    </w:p>
    <w:p w14:paraId="70C2F8CB" w14:textId="77777777" w:rsidR="004C02EF" w:rsidRPr="004F25CB" w:rsidRDefault="004C02EF" w:rsidP="004C02EF">
      <w:pPr>
        <w:pStyle w:val="Alg4"/>
        <w:numPr>
          <w:ilvl w:val="0"/>
          <w:numId w:val="232"/>
        </w:numPr>
      </w:pPr>
      <w:r w:rsidRPr="004F25CB">
        <w:t xml:space="preserve">If </w:t>
      </w:r>
      <w:r w:rsidRPr="004F25CB">
        <w:rPr>
          <w:i/>
        </w:rPr>
        <w:t>global</w:t>
      </w:r>
      <w:r w:rsidRPr="004F25CB">
        <w:t xml:space="preserve"> is not </w:t>
      </w:r>
      <w:r w:rsidRPr="004F25CB">
        <w:rPr>
          <w:b/>
        </w:rPr>
        <w:t>true</w:t>
      </w:r>
      <w:r w:rsidRPr="004F25CB">
        <w:t>, then</w:t>
      </w:r>
    </w:p>
    <w:p w14:paraId="02CF78DD" w14:textId="77777777" w:rsidR="004C02EF" w:rsidRPr="004F25CB" w:rsidRDefault="004C02EF" w:rsidP="004C02EF">
      <w:pPr>
        <w:pStyle w:val="Alg4"/>
        <w:numPr>
          <w:ilvl w:val="1"/>
          <w:numId w:val="232"/>
        </w:numPr>
      </w:pPr>
      <w:r w:rsidRPr="004F25CB">
        <w:t xml:space="preserve">Return the result of calling the [[Call]] internal method of </w:t>
      </w:r>
      <w:r w:rsidRPr="004F25CB">
        <w:rPr>
          <w:i/>
        </w:rPr>
        <w:t>exec</w:t>
      </w:r>
      <w:r w:rsidRPr="004F25CB">
        <w:t xml:space="preserve"> with </w:t>
      </w:r>
      <w:r w:rsidRPr="004F25CB">
        <w:rPr>
          <w:i/>
        </w:rPr>
        <w:t>rx</w:t>
      </w:r>
      <w:r w:rsidRPr="004F25CB">
        <w:t xml:space="preserve"> as the </w:t>
      </w:r>
      <w:r w:rsidRPr="004F25CB">
        <w:rPr>
          <w:b/>
        </w:rPr>
        <w:t>this</w:t>
      </w:r>
      <w:r w:rsidRPr="004F25CB">
        <w:t xml:space="preserve"> value and argument list containing </w:t>
      </w:r>
      <w:r w:rsidRPr="004F25CB">
        <w:rPr>
          <w:i/>
        </w:rPr>
        <w:t>S</w:t>
      </w:r>
      <w:r w:rsidRPr="004F25CB">
        <w:t>.</w:t>
      </w:r>
    </w:p>
    <w:p w14:paraId="6C5C6629" w14:textId="77777777" w:rsidR="004C02EF" w:rsidRPr="004F25CB" w:rsidRDefault="004C02EF" w:rsidP="004C02EF">
      <w:pPr>
        <w:pStyle w:val="Alg4"/>
        <w:numPr>
          <w:ilvl w:val="0"/>
          <w:numId w:val="232"/>
        </w:numPr>
      </w:pPr>
      <w:r w:rsidRPr="004F25CB">
        <w:t xml:space="preserve">Else, </w:t>
      </w:r>
      <w:r w:rsidRPr="004F25CB">
        <w:rPr>
          <w:i/>
        </w:rPr>
        <w:t>global</w:t>
      </w:r>
      <w:r w:rsidRPr="004F25CB">
        <w:t xml:space="preserve"> is </w:t>
      </w:r>
      <w:r w:rsidRPr="004F25CB">
        <w:rPr>
          <w:b/>
        </w:rPr>
        <w:t>true</w:t>
      </w:r>
    </w:p>
    <w:p w14:paraId="2FC835B9" w14:textId="77777777" w:rsidR="004C02EF" w:rsidRPr="004F25CB" w:rsidRDefault="004C02EF" w:rsidP="004C02EF">
      <w:pPr>
        <w:pStyle w:val="Alg4"/>
        <w:numPr>
          <w:ilvl w:val="1"/>
          <w:numId w:val="232"/>
        </w:numPr>
      </w:pPr>
      <w:r w:rsidRPr="004F25CB">
        <w:t xml:space="preserve">Call the [[Put]] internal method of </w:t>
      </w:r>
      <w:r w:rsidRPr="004F25CB">
        <w:rPr>
          <w:i/>
        </w:rPr>
        <w:t>rx</w:t>
      </w:r>
      <w:r w:rsidRPr="004F25CB">
        <w:t xml:space="preserve"> with arguments </w:t>
      </w:r>
      <w:r>
        <w:rPr>
          <w:rFonts w:ascii="Courier New" w:hAnsi="Courier New"/>
          <w:b/>
        </w:rPr>
        <w:t>"lastIndex"</w:t>
      </w:r>
      <w:r w:rsidRPr="004F25CB">
        <w:t xml:space="preserve"> and 0.</w:t>
      </w:r>
    </w:p>
    <w:p w14:paraId="2EC1CA4F" w14:textId="77777777" w:rsidR="004C02EF" w:rsidRPr="004F25CB" w:rsidRDefault="004C02EF" w:rsidP="004C02EF">
      <w:pPr>
        <w:pStyle w:val="Alg4"/>
        <w:numPr>
          <w:ilvl w:val="1"/>
          <w:numId w:val="232"/>
        </w:numPr>
      </w:pPr>
      <w:r w:rsidRPr="004F25CB">
        <w:t xml:space="preserve">Let </w:t>
      </w:r>
      <w:r w:rsidRPr="004F25CB">
        <w:rPr>
          <w:i/>
        </w:rPr>
        <w:t>A</w:t>
      </w:r>
      <w:r w:rsidRPr="004F25CB">
        <w:t xml:space="preserve"> be a new array created as if by the expression </w:t>
      </w:r>
      <w:r>
        <w:rPr>
          <w:rFonts w:ascii="Courier New" w:hAnsi="Courier New"/>
          <w:b/>
        </w:rPr>
        <w:t>new Array()</w:t>
      </w:r>
      <w:r w:rsidRPr="004F25CB">
        <w:t xml:space="preserve"> where </w:t>
      </w:r>
      <w:r w:rsidRPr="00FE35A1">
        <w:rPr>
          <w:rFonts w:ascii="Courier New" w:hAnsi="Courier New" w:cs="Courier New"/>
          <w:b/>
        </w:rPr>
        <w:t>Array</w:t>
      </w:r>
      <w:r w:rsidRPr="004F25CB">
        <w:t xml:space="preserve"> is the standard built-in constructor with that name.</w:t>
      </w:r>
    </w:p>
    <w:p w14:paraId="5B7AF2D8" w14:textId="77777777" w:rsidR="004C02EF" w:rsidRPr="004F25CB" w:rsidRDefault="004C02EF" w:rsidP="004C02EF">
      <w:pPr>
        <w:pStyle w:val="Alg4"/>
        <w:numPr>
          <w:ilvl w:val="1"/>
          <w:numId w:val="232"/>
        </w:numPr>
      </w:pPr>
      <w:r w:rsidRPr="004F25CB">
        <w:t xml:space="preserve">Let </w:t>
      </w:r>
      <w:r w:rsidRPr="004F25CB">
        <w:rPr>
          <w:i/>
        </w:rPr>
        <w:t>previousLastIndex</w:t>
      </w:r>
      <w:r w:rsidRPr="004F25CB">
        <w:t xml:space="preserve"> be 0.</w:t>
      </w:r>
    </w:p>
    <w:p w14:paraId="16C32083" w14:textId="77777777" w:rsidR="004C02EF" w:rsidRPr="004F25CB" w:rsidRDefault="004C02EF" w:rsidP="004C02EF">
      <w:pPr>
        <w:pStyle w:val="Alg4"/>
        <w:numPr>
          <w:ilvl w:val="1"/>
          <w:numId w:val="232"/>
        </w:numPr>
      </w:pPr>
      <w:r w:rsidRPr="004F25CB">
        <w:t xml:space="preserve">Let </w:t>
      </w:r>
      <w:r w:rsidRPr="004F25CB">
        <w:rPr>
          <w:i/>
        </w:rPr>
        <w:t>n</w:t>
      </w:r>
      <w:r w:rsidRPr="004F25CB">
        <w:t xml:space="preserve"> be 0.</w:t>
      </w:r>
    </w:p>
    <w:p w14:paraId="56C30579" w14:textId="77777777" w:rsidR="004C02EF" w:rsidRPr="004F25CB" w:rsidRDefault="004C02EF" w:rsidP="004C02EF">
      <w:pPr>
        <w:pStyle w:val="Alg4"/>
        <w:numPr>
          <w:ilvl w:val="1"/>
          <w:numId w:val="232"/>
        </w:numPr>
      </w:pPr>
      <w:r w:rsidRPr="004F25CB">
        <w:t xml:space="preserve">Let </w:t>
      </w:r>
      <w:r w:rsidRPr="004F25CB">
        <w:rPr>
          <w:i/>
        </w:rPr>
        <w:t>lastMatch</w:t>
      </w:r>
      <w:r w:rsidRPr="004F25CB">
        <w:t xml:space="preserve"> be </w:t>
      </w:r>
      <w:r w:rsidRPr="004F25CB">
        <w:rPr>
          <w:b/>
        </w:rPr>
        <w:t>true</w:t>
      </w:r>
      <w:r w:rsidRPr="004F25CB">
        <w:t>.</w:t>
      </w:r>
    </w:p>
    <w:p w14:paraId="12B5E287" w14:textId="77777777" w:rsidR="004C02EF" w:rsidRPr="004F25CB" w:rsidRDefault="004C02EF" w:rsidP="004C02EF">
      <w:pPr>
        <w:pStyle w:val="Alg4"/>
        <w:numPr>
          <w:ilvl w:val="1"/>
          <w:numId w:val="232"/>
        </w:numPr>
      </w:pPr>
      <w:r w:rsidRPr="004F25CB">
        <w:t xml:space="preserve">Repeat, while </w:t>
      </w:r>
      <w:r w:rsidRPr="004F25CB">
        <w:rPr>
          <w:i/>
        </w:rPr>
        <w:t>lastMatch</w:t>
      </w:r>
      <w:r w:rsidRPr="004F25CB">
        <w:t xml:space="preserve"> is </w:t>
      </w:r>
      <w:r w:rsidRPr="004F25CB">
        <w:rPr>
          <w:b/>
        </w:rPr>
        <w:t>true</w:t>
      </w:r>
    </w:p>
    <w:p w14:paraId="66C01A46" w14:textId="77777777" w:rsidR="004C02EF" w:rsidRPr="004F25CB" w:rsidRDefault="004C02EF" w:rsidP="004C02EF">
      <w:pPr>
        <w:pStyle w:val="Alg4"/>
        <w:numPr>
          <w:ilvl w:val="2"/>
          <w:numId w:val="232"/>
        </w:numPr>
      </w:pPr>
      <w:r w:rsidRPr="004F25CB">
        <w:t xml:space="preserve">Let </w:t>
      </w:r>
      <w:r w:rsidRPr="004F25CB">
        <w:rPr>
          <w:i/>
        </w:rPr>
        <w:t>result</w:t>
      </w:r>
      <w:r w:rsidRPr="004F25CB">
        <w:t xml:space="preserve"> be the result of calling the [[Call]] internal method of </w:t>
      </w:r>
      <w:r w:rsidRPr="004F25CB">
        <w:rPr>
          <w:i/>
        </w:rPr>
        <w:t>exec</w:t>
      </w:r>
      <w:r w:rsidRPr="004F25CB">
        <w:t xml:space="preserve"> with </w:t>
      </w:r>
      <w:r w:rsidRPr="004F25CB">
        <w:rPr>
          <w:i/>
        </w:rPr>
        <w:t>rx</w:t>
      </w:r>
      <w:r w:rsidRPr="004F25CB">
        <w:t xml:space="preserve"> as the </w:t>
      </w:r>
      <w:r w:rsidRPr="004F25CB">
        <w:rPr>
          <w:b/>
        </w:rPr>
        <w:t>this</w:t>
      </w:r>
      <w:r w:rsidRPr="004F25CB">
        <w:t xml:space="preserve"> value and argument list containing </w:t>
      </w:r>
      <w:r w:rsidRPr="004F25CB">
        <w:rPr>
          <w:i/>
        </w:rPr>
        <w:t>S</w:t>
      </w:r>
      <w:r w:rsidRPr="004F25CB">
        <w:t>.</w:t>
      </w:r>
    </w:p>
    <w:p w14:paraId="72BCE956" w14:textId="77777777" w:rsidR="004C02EF" w:rsidRPr="004F25CB" w:rsidRDefault="004C02EF" w:rsidP="004C02EF">
      <w:pPr>
        <w:pStyle w:val="Alg4"/>
        <w:numPr>
          <w:ilvl w:val="2"/>
          <w:numId w:val="232"/>
        </w:numPr>
      </w:pPr>
      <w:r w:rsidRPr="004F25CB">
        <w:t xml:space="preserve">If </w:t>
      </w:r>
      <w:r w:rsidRPr="004F25CB">
        <w:rPr>
          <w:i/>
        </w:rPr>
        <w:t>result</w:t>
      </w:r>
      <w:r w:rsidRPr="004F25CB">
        <w:t xml:space="preserve"> is </w:t>
      </w:r>
      <w:r w:rsidRPr="004F25CB">
        <w:rPr>
          <w:b/>
        </w:rPr>
        <w:t>null</w:t>
      </w:r>
      <w:r w:rsidRPr="004F25CB">
        <w:t xml:space="preserve">, then set </w:t>
      </w:r>
      <w:r w:rsidRPr="004F25CB">
        <w:rPr>
          <w:i/>
        </w:rPr>
        <w:t>lastMatch</w:t>
      </w:r>
      <w:r w:rsidRPr="004F25CB">
        <w:t xml:space="preserve"> to </w:t>
      </w:r>
      <w:r w:rsidRPr="004F25CB">
        <w:rPr>
          <w:b/>
        </w:rPr>
        <w:t>false</w:t>
      </w:r>
      <w:r w:rsidRPr="004F25CB">
        <w:t>.</w:t>
      </w:r>
    </w:p>
    <w:p w14:paraId="54507663" w14:textId="77777777" w:rsidR="004C02EF" w:rsidRPr="004F25CB" w:rsidRDefault="004C02EF" w:rsidP="004C02EF">
      <w:pPr>
        <w:pStyle w:val="Alg4"/>
        <w:numPr>
          <w:ilvl w:val="2"/>
          <w:numId w:val="232"/>
        </w:numPr>
        <w:rPr>
          <w:b/>
        </w:rPr>
      </w:pPr>
      <w:r w:rsidRPr="004F25CB">
        <w:t xml:space="preserve">Else, </w:t>
      </w:r>
      <w:r w:rsidRPr="004F25CB">
        <w:rPr>
          <w:i/>
        </w:rPr>
        <w:t>result</w:t>
      </w:r>
      <w:r w:rsidRPr="004F25CB">
        <w:t xml:space="preserve"> is not </w:t>
      </w:r>
      <w:r w:rsidRPr="004F25CB">
        <w:rPr>
          <w:b/>
        </w:rPr>
        <w:t>null</w:t>
      </w:r>
    </w:p>
    <w:p w14:paraId="2DDA8E68" w14:textId="77777777" w:rsidR="004C02EF" w:rsidRPr="004F25CB" w:rsidRDefault="004C02EF" w:rsidP="004C02EF">
      <w:pPr>
        <w:pStyle w:val="Alg4"/>
        <w:numPr>
          <w:ilvl w:val="3"/>
          <w:numId w:val="232"/>
        </w:numPr>
      </w:pPr>
      <w:r w:rsidRPr="004F25CB">
        <w:t xml:space="preserve">Let </w:t>
      </w:r>
      <w:r w:rsidRPr="004F25CB">
        <w:rPr>
          <w:i/>
        </w:rPr>
        <w:t>thisIndex</w:t>
      </w:r>
      <w:r w:rsidRPr="004F25CB">
        <w:t xml:space="preserve">  be the result of calling the [[Get]] internal method of </w:t>
      </w:r>
      <w:r w:rsidRPr="004F25CB">
        <w:rPr>
          <w:i/>
        </w:rPr>
        <w:t>rx</w:t>
      </w:r>
      <w:r w:rsidRPr="004F25CB">
        <w:t xml:space="preserve"> with argument </w:t>
      </w:r>
      <w:r>
        <w:rPr>
          <w:rFonts w:ascii="Courier New" w:hAnsi="Courier New"/>
          <w:b/>
        </w:rPr>
        <w:t>"lastIndex"</w:t>
      </w:r>
      <w:r w:rsidRPr="004F25CB">
        <w:t>.</w:t>
      </w:r>
    </w:p>
    <w:p w14:paraId="3495E879" w14:textId="77777777" w:rsidR="004C02EF" w:rsidRPr="004F25CB" w:rsidRDefault="004C02EF" w:rsidP="004C02EF">
      <w:pPr>
        <w:pStyle w:val="Alg4"/>
        <w:numPr>
          <w:ilvl w:val="3"/>
          <w:numId w:val="232"/>
        </w:numPr>
      </w:pPr>
      <w:r w:rsidRPr="004F25CB">
        <w:t xml:space="preserve">If </w:t>
      </w:r>
      <w:r w:rsidRPr="004F25CB">
        <w:rPr>
          <w:i/>
        </w:rPr>
        <w:t>thisIndex</w:t>
      </w:r>
      <w:r w:rsidRPr="004F25CB">
        <w:t xml:space="preserve"> = </w:t>
      </w:r>
      <w:r w:rsidRPr="004F25CB">
        <w:rPr>
          <w:i/>
        </w:rPr>
        <w:t>previousLastIndex</w:t>
      </w:r>
      <w:r w:rsidRPr="004F25CB">
        <w:t xml:space="preserve"> then</w:t>
      </w:r>
    </w:p>
    <w:p w14:paraId="760448BD" w14:textId="77777777" w:rsidR="004C02EF" w:rsidRPr="004F25CB" w:rsidRDefault="004C02EF" w:rsidP="004C02EF">
      <w:pPr>
        <w:pStyle w:val="Alg4"/>
        <w:numPr>
          <w:ilvl w:val="4"/>
          <w:numId w:val="232"/>
        </w:numPr>
      </w:pPr>
      <w:r w:rsidRPr="004F25CB">
        <w:t xml:space="preserve">Call the [[Put]] internal method of </w:t>
      </w:r>
      <w:r w:rsidRPr="004F25CB">
        <w:rPr>
          <w:i/>
        </w:rPr>
        <w:t>rx</w:t>
      </w:r>
      <w:r w:rsidRPr="004F25CB">
        <w:t xml:space="preserve"> with arguments </w:t>
      </w:r>
      <w:r>
        <w:rPr>
          <w:rFonts w:ascii="Courier New" w:hAnsi="Courier New"/>
          <w:b/>
        </w:rPr>
        <w:t>"lastIndex"</w:t>
      </w:r>
      <w:r w:rsidRPr="004F25CB">
        <w:t xml:space="preserve"> and </w:t>
      </w:r>
      <w:r w:rsidRPr="004F25CB">
        <w:rPr>
          <w:i/>
        </w:rPr>
        <w:t>thisIndex</w:t>
      </w:r>
      <w:r w:rsidRPr="004F25CB">
        <w:t>+1.</w:t>
      </w:r>
    </w:p>
    <w:p w14:paraId="1D677240" w14:textId="77777777" w:rsidR="004C02EF" w:rsidRPr="004F25CB" w:rsidRDefault="004C02EF" w:rsidP="004C02EF">
      <w:pPr>
        <w:pStyle w:val="Alg4"/>
        <w:numPr>
          <w:ilvl w:val="4"/>
          <w:numId w:val="232"/>
        </w:numPr>
      </w:pPr>
      <w:r w:rsidRPr="004F25CB">
        <w:t xml:space="preserve">Set </w:t>
      </w:r>
      <w:r w:rsidRPr="004F25CB">
        <w:rPr>
          <w:i/>
        </w:rPr>
        <w:t>previousLastIndex</w:t>
      </w:r>
      <w:r w:rsidRPr="004F25CB">
        <w:t xml:space="preserve"> to </w:t>
      </w:r>
      <w:r w:rsidRPr="004F25CB">
        <w:rPr>
          <w:i/>
        </w:rPr>
        <w:t>thisIndex</w:t>
      </w:r>
      <w:r w:rsidRPr="004F25CB">
        <w:t>+1.</w:t>
      </w:r>
    </w:p>
    <w:p w14:paraId="2496B0D5" w14:textId="77777777" w:rsidR="004C02EF" w:rsidRPr="004F25CB" w:rsidRDefault="004C02EF" w:rsidP="004C02EF">
      <w:pPr>
        <w:pStyle w:val="Alg4"/>
        <w:numPr>
          <w:ilvl w:val="3"/>
          <w:numId w:val="232"/>
        </w:numPr>
      </w:pPr>
      <w:r w:rsidRPr="004F25CB">
        <w:t xml:space="preserve">Else, set </w:t>
      </w:r>
      <w:r w:rsidRPr="004F25CB">
        <w:rPr>
          <w:i/>
        </w:rPr>
        <w:t>previousLastIndex</w:t>
      </w:r>
      <w:r w:rsidRPr="004F25CB">
        <w:t xml:space="preserve"> to </w:t>
      </w:r>
      <w:r w:rsidRPr="004F25CB">
        <w:rPr>
          <w:i/>
        </w:rPr>
        <w:t>thisIndex</w:t>
      </w:r>
      <w:r w:rsidRPr="004F25CB">
        <w:t>.</w:t>
      </w:r>
    </w:p>
    <w:p w14:paraId="440A9BF8" w14:textId="77777777" w:rsidR="004C02EF" w:rsidRPr="004F25CB" w:rsidRDefault="004C02EF" w:rsidP="004C02EF">
      <w:pPr>
        <w:pStyle w:val="Alg4"/>
        <w:numPr>
          <w:ilvl w:val="3"/>
          <w:numId w:val="232"/>
        </w:numPr>
      </w:pPr>
      <w:r w:rsidRPr="004F25CB">
        <w:t xml:space="preserve">Let </w:t>
      </w:r>
      <w:r w:rsidRPr="004F25CB">
        <w:rPr>
          <w:i/>
        </w:rPr>
        <w:t>matchStr</w:t>
      </w:r>
      <w:r w:rsidRPr="004F25CB">
        <w:t xml:space="preserve"> be the result of calling the [[Get]] internal method of </w:t>
      </w:r>
      <w:r w:rsidRPr="004F25CB">
        <w:rPr>
          <w:i/>
        </w:rPr>
        <w:t>result</w:t>
      </w:r>
      <w:r w:rsidRPr="004F25CB">
        <w:t xml:space="preserve"> with argument </w:t>
      </w:r>
      <w:r>
        <w:rPr>
          <w:rFonts w:ascii="Courier New" w:hAnsi="Courier New"/>
          <w:b/>
        </w:rPr>
        <w:t>"0"</w:t>
      </w:r>
      <w:r w:rsidRPr="004F25CB">
        <w:t>.</w:t>
      </w:r>
    </w:p>
    <w:p w14:paraId="660E4299" w14:textId="77777777" w:rsidR="004C02EF" w:rsidRPr="004F25CB" w:rsidRDefault="004C02EF" w:rsidP="004C02EF">
      <w:pPr>
        <w:pStyle w:val="Alg4"/>
        <w:numPr>
          <w:ilvl w:val="3"/>
          <w:numId w:val="232"/>
        </w:numPr>
      </w:pPr>
      <w:r w:rsidRPr="004F25CB">
        <w:t xml:space="preserve">Call the [[DefineOwnProperty]] internal method of </w:t>
      </w:r>
      <w:r w:rsidRPr="004F25CB">
        <w:rPr>
          <w:i/>
        </w:rPr>
        <w:t>A</w:t>
      </w:r>
      <w:r w:rsidRPr="004F25CB">
        <w:t xml:space="preserve"> with arguments ToString(</w:t>
      </w:r>
      <w:r w:rsidRPr="004F25CB">
        <w:rPr>
          <w:i/>
        </w:rPr>
        <w:t>n</w:t>
      </w:r>
      <w:r w:rsidRPr="004F25CB">
        <w:t xml:space="preserve">), the Property Descriptor {[[Value]]: </w:t>
      </w:r>
      <w:r w:rsidRPr="004F25CB">
        <w:rPr>
          <w:i/>
        </w:rPr>
        <w:t>matchStr</w:t>
      </w:r>
      <w:r w:rsidRPr="004F25CB">
        <w:t xml:space="preserve">, [[Writable]]: </w:t>
      </w:r>
      <w:r w:rsidRPr="004F25CB">
        <w:rPr>
          <w:b/>
        </w:rPr>
        <w:t>true</w:t>
      </w:r>
      <w:r w:rsidRPr="004F25CB">
        <w:t xml:space="preserve">, [[Enumerable]]: </w:t>
      </w:r>
      <w:r w:rsidRPr="004F25CB">
        <w:rPr>
          <w:b/>
        </w:rPr>
        <w:t>true</w:t>
      </w:r>
      <w:r w:rsidRPr="004F25CB">
        <w:t xml:space="preserve">, [[configurable]]: </w:t>
      </w:r>
      <w:r w:rsidRPr="004F25CB">
        <w:rPr>
          <w:b/>
        </w:rPr>
        <w:t>true</w:t>
      </w:r>
      <w:r w:rsidRPr="004F25CB">
        <w:t xml:space="preserve">}, and </w:t>
      </w:r>
      <w:r w:rsidRPr="004F25CB">
        <w:rPr>
          <w:b/>
        </w:rPr>
        <w:t>false</w:t>
      </w:r>
      <w:r w:rsidRPr="004F25CB">
        <w:t>.</w:t>
      </w:r>
    </w:p>
    <w:p w14:paraId="4C1DC8B0" w14:textId="77777777" w:rsidR="004C02EF" w:rsidRPr="004F25CB" w:rsidRDefault="004C02EF" w:rsidP="004C02EF">
      <w:pPr>
        <w:pStyle w:val="Alg4"/>
        <w:numPr>
          <w:ilvl w:val="3"/>
          <w:numId w:val="232"/>
        </w:numPr>
      </w:pPr>
      <w:r w:rsidRPr="004F25CB">
        <w:t xml:space="preserve">Increment </w:t>
      </w:r>
      <w:r w:rsidRPr="004F25CB">
        <w:rPr>
          <w:i/>
        </w:rPr>
        <w:t>n</w:t>
      </w:r>
      <w:r w:rsidRPr="004F25CB">
        <w:t>.</w:t>
      </w:r>
    </w:p>
    <w:p w14:paraId="2DA8F15D" w14:textId="77777777" w:rsidR="004C02EF" w:rsidRPr="004F25CB" w:rsidRDefault="004C02EF" w:rsidP="004C02EF">
      <w:pPr>
        <w:pStyle w:val="Alg4"/>
        <w:numPr>
          <w:ilvl w:val="1"/>
          <w:numId w:val="232"/>
        </w:numPr>
      </w:pPr>
      <w:r w:rsidRPr="004F25CB">
        <w:t xml:space="preserve">If </w:t>
      </w:r>
      <w:r w:rsidRPr="004F25CB">
        <w:rPr>
          <w:i/>
        </w:rPr>
        <w:t>n</w:t>
      </w:r>
      <w:r w:rsidRPr="004F25CB">
        <w:t xml:space="preserve"> = 0, then return </w:t>
      </w:r>
      <w:r w:rsidRPr="004F25CB">
        <w:rPr>
          <w:b/>
        </w:rPr>
        <w:t>null</w:t>
      </w:r>
      <w:r w:rsidRPr="004F25CB">
        <w:t>.</w:t>
      </w:r>
    </w:p>
    <w:p w14:paraId="45404611" w14:textId="77777777" w:rsidR="004C02EF" w:rsidRPr="004F25CB" w:rsidRDefault="004C02EF" w:rsidP="004C02EF">
      <w:pPr>
        <w:pStyle w:val="Alg4"/>
        <w:numPr>
          <w:ilvl w:val="1"/>
          <w:numId w:val="232"/>
        </w:numPr>
        <w:spacing w:after="220"/>
      </w:pPr>
      <w:r w:rsidRPr="004F25CB">
        <w:t xml:space="preserve">Return </w:t>
      </w:r>
      <w:r w:rsidRPr="004F25CB">
        <w:rPr>
          <w:i/>
        </w:rPr>
        <w:t>A</w:t>
      </w:r>
      <w:r w:rsidRPr="004F25CB">
        <w:t>.</w:t>
      </w:r>
    </w:p>
    <w:p w14:paraId="4DCCC661" w14:textId="77777777" w:rsidR="004C02EF" w:rsidRDefault="004C02EF" w:rsidP="004C02EF">
      <w:pPr>
        <w:pStyle w:val="Note"/>
      </w:pPr>
      <w:r w:rsidRPr="004F25CB">
        <w:t>NOTE</w:t>
      </w:r>
      <w:r w:rsidRPr="004F25CB">
        <w:tab/>
        <w:t xml:space="preserve">The </w:t>
      </w:r>
      <w:r w:rsidRPr="004F25CB">
        <w:rPr>
          <w:rFonts w:ascii="Courier New" w:hAnsi="Courier New"/>
          <w:b/>
        </w:rPr>
        <w:t>match</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43E346AA" w14:textId="77777777" w:rsidR="004C02EF" w:rsidRDefault="004C02EF" w:rsidP="004C02EF">
      <w:pPr>
        <w:pStyle w:val="40"/>
        <w:numPr>
          <w:ilvl w:val="0"/>
          <w:numId w:val="0"/>
        </w:numPr>
      </w:pPr>
      <w:bookmarkStart w:id="5725" w:name="_Ref456010585"/>
      <w:r>
        <w:t>15.5.4.11</w:t>
      </w:r>
      <w:r>
        <w:tab/>
        <w:t>String.prototype.replace (searchValue, replaceValue)</w:t>
      </w:r>
      <w:bookmarkEnd w:id="5725"/>
    </w:p>
    <w:p w14:paraId="011AAFEB" w14:textId="77777777" w:rsidR="004C02EF" w:rsidRDefault="004C02EF" w:rsidP="004C02EF">
      <w:r>
        <w:t xml:space="preserve">First set </w:t>
      </w:r>
      <w:r>
        <w:rPr>
          <w:i/>
        </w:rPr>
        <w:t>string</w:t>
      </w:r>
      <w:r>
        <w:t xml:space="preserve"> according to the following steps:</w:t>
      </w:r>
    </w:p>
    <w:p w14:paraId="77DB7AC6" w14:textId="77777777" w:rsidR="004C02EF" w:rsidRPr="004F25CB" w:rsidRDefault="004C02EF" w:rsidP="004C02EF">
      <w:pPr>
        <w:pStyle w:val="Alg4"/>
        <w:numPr>
          <w:ilvl w:val="0"/>
          <w:numId w:val="233"/>
        </w:numPr>
      </w:pPr>
      <w:r w:rsidRPr="004F25CB">
        <w:t xml:space="preserve">Call CheckObjectCoercible passing the </w:t>
      </w:r>
      <w:r w:rsidRPr="004F25CB">
        <w:rPr>
          <w:b/>
        </w:rPr>
        <w:t>this</w:t>
      </w:r>
      <w:r w:rsidRPr="004F25CB">
        <w:t xml:space="preserve"> value as its argument.</w:t>
      </w:r>
    </w:p>
    <w:p w14:paraId="3A01E4CF" w14:textId="77777777" w:rsidR="004C02EF" w:rsidRPr="004F25CB" w:rsidRDefault="004C02EF" w:rsidP="004C02EF">
      <w:pPr>
        <w:pStyle w:val="Alg4"/>
        <w:numPr>
          <w:ilvl w:val="0"/>
          <w:numId w:val="233"/>
        </w:numPr>
        <w:spacing w:after="120"/>
      </w:pPr>
      <w:r w:rsidRPr="004F25CB">
        <w:t xml:space="preserve">Let </w:t>
      </w:r>
      <w:r w:rsidRPr="004F25CB">
        <w:rPr>
          <w:i/>
        </w:rPr>
        <w:t>string</w:t>
      </w:r>
      <w:r w:rsidRPr="004F25CB">
        <w:t xml:space="preserve"> be the result of calling ToString, giving it the </w:t>
      </w:r>
      <w:r w:rsidRPr="004F25CB">
        <w:rPr>
          <w:b/>
        </w:rPr>
        <w:t>this</w:t>
      </w:r>
      <w:r w:rsidRPr="004F25CB">
        <w:t xml:space="preserve"> value as its argument.</w:t>
      </w:r>
    </w:p>
    <w:p w14:paraId="75B3A759" w14:textId="77777777" w:rsidR="004C02EF" w:rsidRDefault="004C02EF" w:rsidP="004C02EF">
      <w:r>
        <w:t xml:space="preserve">If </w:t>
      </w:r>
      <w:r w:rsidRPr="00F02209">
        <w:rPr>
          <w:rFonts w:ascii="Times New Roman" w:hAnsi="Times New Roman"/>
          <w:i/>
        </w:rPr>
        <w:t>searchValue</w:t>
      </w:r>
      <w:r>
        <w:t xml:space="preserve"> is a regular expression (an object </w:t>
      </w:r>
      <w:del w:id="5726" w:author="Allen Wirfs-Brock" w:date="2011-07-02T14:06:00Z">
        <w:r w:rsidDel="00141138">
          <w:delText>whose [[Class]]</w:delText>
        </w:r>
      </w:del>
      <w:ins w:id="5727" w:author="Allen Wirfs-Brock" w:date="2011-07-02T14:06:00Z">
        <w:r w:rsidR="00141138">
          <w:t>that has the [[IsRegExp]]</w:t>
        </w:r>
      </w:ins>
      <w:r>
        <w:t xml:space="preserve"> internal property</w:t>
      </w:r>
      <w:del w:id="5728" w:author="Allen Wirfs-Brock" w:date="2011-07-02T14:07:00Z">
        <w:r w:rsidDel="00141138">
          <w:delText xml:space="preserve"> is </w:delText>
        </w:r>
        <w:r w:rsidDel="00141138">
          <w:rPr>
            <w:rFonts w:ascii="Courier New" w:hAnsi="Courier New"/>
            <w:b/>
          </w:rPr>
          <w:delText>"RegExp"</w:delText>
        </w:r>
      </w:del>
      <w:r>
        <w:t xml:space="preserve">), do the following: If </w:t>
      </w:r>
      <w:r w:rsidRPr="00F02209">
        <w:rPr>
          <w:rFonts w:ascii="Times New Roman" w:hAnsi="Times New Roman"/>
          <w:i/>
        </w:rPr>
        <w:t>searchValue</w:t>
      </w:r>
      <w:r>
        <w:t xml:space="preserve">.global is </w:t>
      </w:r>
      <w:r>
        <w:rPr>
          <w:b/>
        </w:rPr>
        <w:t>false</w:t>
      </w:r>
      <w:r>
        <w:t xml:space="preserve">, then search </w:t>
      </w:r>
      <w:r w:rsidRPr="00F02209">
        <w:rPr>
          <w:rFonts w:ascii="Times New Roman" w:hAnsi="Times New Roman"/>
          <w:i/>
        </w:rPr>
        <w:t>string</w:t>
      </w:r>
      <w:r>
        <w:t xml:space="preserve"> for the first match of the regular expression </w:t>
      </w:r>
      <w:r w:rsidRPr="00F02209">
        <w:rPr>
          <w:rFonts w:ascii="Times New Roman" w:hAnsi="Times New Roman"/>
          <w:i/>
        </w:rPr>
        <w:t>searchValue</w:t>
      </w:r>
      <w:r>
        <w:t xml:space="preserve">. If </w:t>
      </w:r>
      <w:r w:rsidRPr="00F02209">
        <w:rPr>
          <w:rFonts w:ascii="Times New Roman" w:hAnsi="Times New Roman"/>
          <w:i/>
        </w:rPr>
        <w:t>searchValue</w:t>
      </w:r>
      <w:r>
        <w:t xml:space="preserve">.global is </w:t>
      </w:r>
      <w:r>
        <w:rPr>
          <w:b/>
        </w:rPr>
        <w:t>true</w:t>
      </w:r>
      <w:r>
        <w:t xml:space="preserve">, then search </w:t>
      </w:r>
      <w:r w:rsidRPr="00F02209">
        <w:rPr>
          <w:rFonts w:ascii="Times New Roman" w:hAnsi="Times New Roman"/>
          <w:i/>
        </w:rPr>
        <w:t>string</w:t>
      </w:r>
      <w:r>
        <w:t xml:space="preserve"> for all matches of the regular expression </w:t>
      </w:r>
      <w:r w:rsidRPr="00F02209">
        <w:rPr>
          <w:rFonts w:ascii="Times New Roman" w:hAnsi="Times New Roman"/>
          <w:i/>
        </w:rPr>
        <w:t>searchValue</w:t>
      </w:r>
      <w:r>
        <w:t xml:space="preserve">. Do the search in the same manner as in </w:t>
      </w:r>
      <w:r>
        <w:rPr>
          <w:rFonts w:ascii="Courier New" w:hAnsi="Courier New"/>
          <w:b/>
        </w:rPr>
        <w:t>String.prototype.match</w:t>
      </w:r>
      <w:r>
        <w:t xml:space="preserve">, including the update of </w:t>
      </w:r>
      <w:r w:rsidRPr="00F02209">
        <w:rPr>
          <w:rFonts w:ascii="Times New Roman" w:hAnsi="Times New Roman"/>
          <w:i/>
        </w:rPr>
        <w:t>searchValue</w:t>
      </w:r>
      <w:r>
        <w:t>.</w:t>
      </w:r>
      <w:r>
        <w:rPr>
          <w:rFonts w:ascii="Courier New" w:hAnsi="Courier New"/>
          <w:b/>
        </w:rPr>
        <w:t>lastIndex</w:t>
      </w:r>
      <w:r>
        <w:t xml:space="preserve">. Let </w:t>
      </w:r>
      <w:r w:rsidRPr="00F02209">
        <w:rPr>
          <w:rFonts w:ascii="Times New Roman" w:hAnsi="Times New Roman"/>
          <w:i/>
        </w:rPr>
        <w:t>m</w:t>
      </w:r>
      <w:r>
        <w:t xml:space="preserve"> be the number of left capturing parentheses in </w:t>
      </w:r>
      <w:r w:rsidRPr="00F02209">
        <w:rPr>
          <w:rFonts w:ascii="Times New Roman" w:hAnsi="Times New Roman"/>
          <w:i/>
        </w:rPr>
        <w:t>searchValue</w:t>
      </w:r>
      <w:r>
        <w:t xml:space="preserve"> (using </w:t>
      </w:r>
      <w:r w:rsidRPr="00F02209">
        <w:rPr>
          <w:rFonts w:ascii="Times New Roman" w:hAnsi="Times New Roman"/>
          <w:i/>
        </w:rPr>
        <w:t>NcapturingParens</w:t>
      </w:r>
      <w:r>
        <w:t xml:space="preserve"> as specified in 15.10.2.1).</w:t>
      </w:r>
    </w:p>
    <w:p w14:paraId="0827EC7C" w14:textId="77777777" w:rsidR="004C02EF" w:rsidRDefault="004C02EF" w:rsidP="004C02EF">
      <w:r>
        <w:t xml:space="preserve">If </w:t>
      </w:r>
      <w:r w:rsidRPr="00F02209">
        <w:rPr>
          <w:rFonts w:ascii="Times New Roman" w:hAnsi="Times New Roman"/>
          <w:i/>
        </w:rPr>
        <w:t>searchValue</w:t>
      </w:r>
      <w:r>
        <w:t xml:space="preserve"> is not a regular expression, let </w:t>
      </w:r>
      <w:r w:rsidRPr="00F02209">
        <w:rPr>
          <w:rFonts w:ascii="Times New Roman" w:hAnsi="Times New Roman"/>
          <w:i/>
        </w:rPr>
        <w:t>searchString</w:t>
      </w:r>
      <w:r>
        <w:t xml:space="preserve"> be </w:t>
      </w:r>
      <w:r w:rsidRPr="00F02209">
        <w:rPr>
          <w:rFonts w:ascii="Times New Roman" w:hAnsi="Times New Roman"/>
        </w:rPr>
        <w:t>ToString(</w:t>
      </w:r>
      <w:r w:rsidRPr="00F02209">
        <w:rPr>
          <w:rFonts w:ascii="Times New Roman" w:hAnsi="Times New Roman"/>
          <w:i/>
        </w:rPr>
        <w:t>searchValue</w:t>
      </w:r>
      <w:r w:rsidRPr="00F02209">
        <w:rPr>
          <w:rFonts w:ascii="Times New Roman" w:hAnsi="Times New Roman"/>
        </w:rPr>
        <w:t>)</w:t>
      </w:r>
      <w:r>
        <w:t xml:space="preserve"> and search </w:t>
      </w:r>
      <w:r w:rsidRPr="00F02209">
        <w:rPr>
          <w:rFonts w:ascii="Times New Roman" w:hAnsi="Times New Roman"/>
          <w:i/>
        </w:rPr>
        <w:t>string</w:t>
      </w:r>
      <w:r>
        <w:t xml:space="preserve"> for the first occurrence of </w:t>
      </w:r>
      <w:r w:rsidRPr="00F02209">
        <w:rPr>
          <w:rFonts w:ascii="Times New Roman" w:hAnsi="Times New Roman"/>
          <w:i/>
        </w:rPr>
        <w:t>searchString</w:t>
      </w:r>
      <w:r>
        <w:t xml:space="preserve">. Let </w:t>
      </w:r>
      <w:r w:rsidRPr="00F02209">
        <w:rPr>
          <w:rFonts w:ascii="Times New Roman" w:hAnsi="Times New Roman"/>
          <w:i/>
        </w:rPr>
        <w:t>m</w:t>
      </w:r>
      <w:r>
        <w:t xml:space="preserve"> be 0.</w:t>
      </w:r>
    </w:p>
    <w:p w14:paraId="7EA7FAEE" w14:textId="77777777" w:rsidR="004C02EF" w:rsidRDefault="004C02EF" w:rsidP="004C02EF">
      <w:r>
        <w:t xml:space="preserve">If </w:t>
      </w:r>
      <w:r w:rsidRPr="00F02209">
        <w:rPr>
          <w:rFonts w:ascii="Times New Roman" w:hAnsi="Times New Roman"/>
          <w:i/>
        </w:rPr>
        <w:t>replaceValue</w:t>
      </w:r>
      <w:r>
        <w:t xml:space="preserve"> is a function, then for each matched substring, call the function with the following </w:t>
      </w:r>
      <w:r w:rsidRPr="00F02209">
        <w:rPr>
          <w:rFonts w:ascii="Times New Roman" w:hAnsi="Times New Roman"/>
          <w:i/>
        </w:rPr>
        <w:t>m</w:t>
      </w:r>
      <w:r>
        <w:t xml:space="preserve"> + 3 arguments. Argument 1 is the substring that matched. If </w:t>
      </w:r>
      <w:r w:rsidRPr="00F02209">
        <w:rPr>
          <w:rFonts w:ascii="Times New Roman" w:hAnsi="Times New Roman"/>
          <w:i/>
        </w:rPr>
        <w:t>searchValue</w:t>
      </w:r>
      <w:r>
        <w:t xml:space="preserve"> is a regular expression, the next </w:t>
      </w:r>
      <w:r w:rsidRPr="00F02209">
        <w:rPr>
          <w:rFonts w:ascii="Times New Roman" w:hAnsi="Times New Roman"/>
          <w:i/>
        </w:rPr>
        <w:t>m</w:t>
      </w:r>
      <w:r>
        <w:t xml:space="preserve"> arguments are all of the captures in the MatchResult (see 15.10.2.1). Argument </w:t>
      </w:r>
      <w:r w:rsidRPr="00F02209">
        <w:rPr>
          <w:rFonts w:ascii="Times New Roman" w:hAnsi="Times New Roman"/>
          <w:i/>
        </w:rPr>
        <w:t>m</w:t>
      </w:r>
      <w:r>
        <w:t xml:space="preserve"> + 2 is the offset within </w:t>
      </w:r>
      <w:r w:rsidRPr="00F02209">
        <w:rPr>
          <w:rFonts w:ascii="Times New Roman" w:hAnsi="Times New Roman"/>
          <w:i/>
        </w:rPr>
        <w:t>string</w:t>
      </w:r>
      <w:r>
        <w:t xml:space="preserve"> where the match occurred, and argument </w:t>
      </w:r>
      <w:r w:rsidRPr="00F02209">
        <w:rPr>
          <w:rFonts w:ascii="Times New Roman" w:hAnsi="Times New Roman"/>
          <w:i/>
        </w:rPr>
        <w:t>m</w:t>
      </w:r>
      <w:r>
        <w:t xml:space="preserve"> + 3 is </w:t>
      </w:r>
      <w:r w:rsidRPr="00F02209">
        <w:rPr>
          <w:rFonts w:ascii="Times New Roman" w:hAnsi="Times New Roman"/>
          <w:i/>
        </w:rPr>
        <w:t>string</w:t>
      </w:r>
      <w:r>
        <w:t>. The result is a String value derived from the original input by replacing each matched substring with the corresponding return value of the function call, converted to a String if need be.</w:t>
      </w:r>
    </w:p>
    <w:p w14:paraId="0D526AE9" w14:textId="77777777" w:rsidR="004C02EF" w:rsidRDefault="004C02EF" w:rsidP="004C02EF">
      <w:r>
        <w:t xml:space="preserve">Otherwise, let </w:t>
      </w:r>
      <w:r w:rsidRPr="00F02209">
        <w:rPr>
          <w:rFonts w:ascii="Times New Roman" w:hAnsi="Times New Roman"/>
          <w:i/>
        </w:rPr>
        <w:t>newstring</w:t>
      </w:r>
      <w:r>
        <w:t xml:space="preserve"> denote the result of converting </w:t>
      </w:r>
      <w:r w:rsidRPr="00F02209">
        <w:rPr>
          <w:rFonts w:ascii="Times New Roman" w:hAnsi="Times New Roman"/>
          <w:i/>
        </w:rPr>
        <w:t>replaceValue</w:t>
      </w:r>
      <w:r>
        <w:t xml:space="preserve"> to a String. The result is a String value derived from the original input String by replacing each matched substring with a String derived from </w:t>
      </w:r>
      <w:r w:rsidRPr="00F02209">
        <w:rPr>
          <w:rFonts w:ascii="Times New Roman" w:hAnsi="Times New Roman"/>
          <w:i/>
        </w:rPr>
        <w:t>newstring</w:t>
      </w:r>
      <w:r>
        <w:t xml:space="preserve"> by replacing characters in </w:t>
      </w:r>
      <w:r w:rsidRPr="00F02209">
        <w:rPr>
          <w:rFonts w:ascii="Times New Roman" w:hAnsi="Times New Roman"/>
          <w:i/>
        </w:rPr>
        <w:t>newstring</w:t>
      </w:r>
      <w:r>
        <w:t xml:space="preserve"> by replacement text as specified in </w:t>
      </w:r>
      <w:r w:rsidRPr="00654E44">
        <w:t xml:space="preserve">Table </w:t>
      </w:r>
      <w:del w:id="5729" w:author="Allen Wirfs-Brock" w:date="2011-07-02T13:32:00Z">
        <w:r w:rsidRPr="00654E44" w:rsidDel="008962D8">
          <w:delText>22</w:delText>
        </w:r>
      </w:del>
      <w:ins w:id="5730" w:author="Allen Wirfs-Brock" w:date="2011-07-02T13:43:00Z">
        <w:r w:rsidR="005761C4">
          <w:t>24</w:t>
        </w:r>
      </w:ins>
      <w:r>
        <w:t xml:space="preserve">. These </w:t>
      </w:r>
      <w:r>
        <w:rPr>
          <w:rFonts w:ascii="Courier New" w:hAnsi="Courier New"/>
          <w:b/>
        </w:rPr>
        <w:t>$</w:t>
      </w:r>
      <w:r>
        <w:t xml:space="preserve"> replacements are done left-to-right, and, once such a replacement is performed, the new replacement text is not subject to further replacements. For example, </w:t>
      </w:r>
      <w:r>
        <w:rPr>
          <w:rFonts w:ascii="Courier New" w:hAnsi="Courier New"/>
          <w:b/>
        </w:rPr>
        <w:t>"$1,$2".replace(/(\$(\d))/g, "$$1-$1$2")</w:t>
      </w:r>
      <w:r>
        <w:t xml:space="preserve"> returns </w:t>
      </w:r>
      <w:r>
        <w:rPr>
          <w:rFonts w:ascii="Courier New" w:hAnsi="Courier New"/>
          <w:b/>
        </w:rPr>
        <w:t>"$1-$11,$1-$22"</w:t>
      </w:r>
      <w:r>
        <w:t xml:space="preserve">. A </w:t>
      </w:r>
      <w:r>
        <w:rPr>
          <w:rFonts w:ascii="Courier New" w:hAnsi="Courier New"/>
          <w:b/>
        </w:rPr>
        <w:t>$</w:t>
      </w:r>
      <w:r>
        <w:t xml:space="preserve"> in </w:t>
      </w:r>
      <w:r w:rsidRPr="00F02209">
        <w:rPr>
          <w:rFonts w:ascii="Times New Roman" w:hAnsi="Times New Roman"/>
          <w:i/>
        </w:rPr>
        <w:t>newstring</w:t>
      </w:r>
      <w:r>
        <w:t xml:space="preserve"> that does not match any of the forms below is left as is.</w:t>
      </w:r>
    </w:p>
    <w:p w14:paraId="2DDC163B" w14:textId="77777777" w:rsidR="004C02EF" w:rsidRDefault="004C02EF" w:rsidP="004C02EF">
      <w:pPr>
        <w:pStyle w:val="Tabletitle"/>
        <w:keepNext w:val="0"/>
        <w:widowControl w:val="0"/>
      </w:pPr>
      <w:r w:rsidRPr="00654E44">
        <w:rPr>
          <w:rFonts w:eastAsia="Arial Unicode MS"/>
        </w:rPr>
        <w:t>Table </w:t>
      </w:r>
      <w:del w:id="5731" w:author="Allen Wirfs-Brock" w:date="2011-07-02T13:32:00Z">
        <w:r w:rsidRPr="00654E44" w:rsidDel="008962D8">
          <w:rPr>
            <w:rFonts w:eastAsia="Arial Unicode MS"/>
          </w:rPr>
          <w:delText xml:space="preserve">22 </w:delText>
        </w:r>
      </w:del>
      <w:ins w:id="5732" w:author="Allen Wirfs-Brock" w:date="2011-07-02T13:43:00Z">
        <w:r w:rsidR="005761C4">
          <w:rPr>
            <w:rFonts w:eastAsia="Arial Unicode MS"/>
          </w:rPr>
          <w:t>24</w:t>
        </w:r>
      </w:ins>
      <w:ins w:id="5733" w:author="Allen Wirfs-Brock" w:date="2011-07-02T13:32:00Z">
        <w:r w:rsidR="008962D8" w:rsidRPr="00654E44">
          <w:rPr>
            <w:rFonts w:eastAsia="Arial Unicode MS"/>
          </w:rPr>
          <w:t xml:space="preserve"> </w:t>
        </w:r>
      </w:ins>
      <w:r w:rsidRPr="00654E44">
        <w:rPr>
          <w:rFonts w:eastAsia="Arial Unicode MS"/>
        </w:rPr>
        <w:t xml:space="preserve">— </w:t>
      </w:r>
      <w:r>
        <w:rPr>
          <w:rFonts w:eastAsia="Arial Unicode MS"/>
        </w:rPr>
        <w:t>Replacement Text Symbol Substitutions</w:t>
      </w:r>
    </w:p>
    <w:tbl>
      <w:tblPr>
        <w:tblW w:w="9090"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10"/>
        <w:gridCol w:w="7380"/>
      </w:tblGrid>
      <w:tr w:rsidR="004C02EF" w:rsidRPr="00984A3F" w14:paraId="6EC5B983" w14:textId="77777777" w:rsidTr="003A4B22">
        <w:tc>
          <w:tcPr>
            <w:tcW w:w="1710" w:type="dxa"/>
            <w:tcBorders>
              <w:top w:val="single" w:sz="12" w:space="0" w:color="000000"/>
              <w:left w:val="single" w:sz="6" w:space="0" w:color="000000"/>
              <w:bottom w:val="single" w:sz="6" w:space="0" w:color="000000"/>
              <w:right w:val="nil"/>
            </w:tcBorders>
            <w:shd w:val="solid" w:color="C0C0C0" w:fill="FFFFFF"/>
          </w:tcPr>
          <w:p w14:paraId="6F4DA801" w14:textId="77777777" w:rsidR="004C02EF" w:rsidRDefault="004C02EF" w:rsidP="003A4B22">
            <w:pPr>
              <w:spacing w:after="120"/>
              <w:rPr>
                <w:shd w:val="solid" w:color="C0C0C0" w:fill="FFFFFF"/>
              </w:rPr>
            </w:pPr>
            <w:r>
              <w:rPr>
                <w:shd w:val="solid" w:color="C0C0C0" w:fill="FFFFFF"/>
              </w:rPr>
              <w:t>Characters</w:t>
            </w:r>
          </w:p>
        </w:tc>
        <w:tc>
          <w:tcPr>
            <w:tcW w:w="7380" w:type="dxa"/>
            <w:tcBorders>
              <w:top w:val="single" w:sz="12" w:space="0" w:color="000000"/>
              <w:left w:val="nil"/>
              <w:bottom w:val="single" w:sz="6" w:space="0" w:color="000000"/>
              <w:right w:val="single" w:sz="6" w:space="0" w:color="000000"/>
            </w:tcBorders>
            <w:shd w:val="solid" w:color="C0C0C0" w:fill="FFFFFF"/>
          </w:tcPr>
          <w:p w14:paraId="11330EA6" w14:textId="77777777" w:rsidR="004C02EF" w:rsidRDefault="004C02EF" w:rsidP="003A4B22">
            <w:pPr>
              <w:spacing w:after="120"/>
              <w:rPr>
                <w:shd w:val="solid" w:color="C0C0C0" w:fill="FFFFFF"/>
              </w:rPr>
            </w:pPr>
            <w:r>
              <w:rPr>
                <w:shd w:val="solid" w:color="C0C0C0" w:fill="FFFFFF"/>
              </w:rPr>
              <w:t>Replacement text</w:t>
            </w:r>
          </w:p>
        </w:tc>
      </w:tr>
      <w:tr w:rsidR="004C02EF" w:rsidRPr="00984A3F" w14:paraId="711F9716" w14:textId="77777777" w:rsidTr="003A4B22">
        <w:tc>
          <w:tcPr>
            <w:tcW w:w="1710" w:type="dxa"/>
            <w:tcBorders>
              <w:top w:val="nil"/>
            </w:tcBorders>
          </w:tcPr>
          <w:p w14:paraId="326AD42C" w14:textId="77777777" w:rsidR="004C02EF" w:rsidRPr="00654E44" w:rsidRDefault="004C02EF" w:rsidP="003A4B22">
            <w:pPr>
              <w:spacing w:after="0"/>
              <w:contextualSpacing/>
              <w:rPr>
                <w:rFonts w:ascii="Courier New" w:hAnsi="Courier New" w:cs="Courier New"/>
                <w:b/>
              </w:rPr>
            </w:pPr>
            <w:r w:rsidRPr="00654E44">
              <w:rPr>
                <w:rFonts w:ascii="Courier New" w:hAnsi="Courier New" w:cs="Courier New"/>
                <w:b/>
              </w:rPr>
              <w:t>$$</w:t>
            </w:r>
          </w:p>
        </w:tc>
        <w:tc>
          <w:tcPr>
            <w:tcW w:w="7380" w:type="dxa"/>
            <w:tcBorders>
              <w:top w:val="nil"/>
            </w:tcBorders>
          </w:tcPr>
          <w:p w14:paraId="475A5FF2" w14:textId="77777777" w:rsidR="004C02EF" w:rsidRPr="00654E44" w:rsidRDefault="004C02EF" w:rsidP="003A4B22">
            <w:pPr>
              <w:spacing w:after="0"/>
              <w:contextualSpacing/>
              <w:rPr>
                <w:rFonts w:ascii="Courier New" w:hAnsi="Courier New" w:cs="Courier New"/>
                <w:b/>
              </w:rPr>
            </w:pPr>
            <w:r w:rsidRPr="00654E44">
              <w:rPr>
                <w:rFonts w:ascii="Courier New" w:hAnsi="Courier New" w:cs="Courier New"/>
                <w:b/>
              </w:rPr>
              <w:t>$</w:t>
            </w:r>
          </w:p>
        </w:tc>
      </w:tr>
      <w:tr w:rsidR="004C02EF" w:rsidRPr="00984A3F" w14:paraId="23039D16" w14:textId="77777777" w:rsidTr="003A4B22">
        <w:tc>
          <w:tcPr>
            <w:tcW w:w="1710" w:type="dxa"/>
            <w:tcBorders>
              <w:top w:val="nil"/>
            </w:tcBorders>
          </w:tcPr>
          <w:p w14:paraId="63F40E77" w14:textId="77777777" w:rsidR="004C02EF" w:rsidRPr="00654E44" w:rsidRDefault="004C02EF" w:rsidP="003A4B22">
            <w:pPr>
              <w:spacing w:after="0"/>
              <w:contextualSpacing/>
              <w:rPr>
                <w:rFonts w:ascii="Courier New" w:hAnsi="Courier New" w:cs="Courier New"/>
                <w:b/>
                <w:i/>
              </w:rPr>
            </w:pPr>
            <w:r w:rsidRPr="00654E44">
              <w:rPr>
                <w:rFonts w:ascii="Courier New" w:hAnsi="Courier New" w:cs="Courier New"/>
                <w:b/>
              </w:rPr>
              <w:t>$&amp;</w:t>
            </w:r>
          </w:p>
        </w:tc>
        <w:tc>
          <w:tcPr>
            <w:tcW w:w="7380" w:type="dxa"/>
            <w:tcBorders>
              <w:top w:val="nil"/>
            </w:tcBorders>
          </w:tcPr>
          <w:p w14:paraId="24DBE597" w14:textId="77777777" w:rsidR="004C02EF" w:rsidRDefault="004C02EF" w:rsidP="003A4B22">
            <w:pPr>
              <w:spacing w:after="0"/>
              <w:contextualSpacing/>
            </w:pPr>
            <w:r>
              <w:t>The matched substring.</w:t>
            </w:r>
          </w:p>
        </w:tc>
      </w:tr>
      <w:tr w:rsidR="004C02EF" w:rsidRPr="00984A3F" w14:paraId="3BF78E8A" w14:textId="77777777" w:rsidTr="003A4B22">
        <w:tc>
          <w:tcPr>
            <w:tcW w:w="1710" w:type="dxa"/>
          </w:tcPr>
          <w:p w14:paraId="5CAE168E" w14:textId="77777777" w:rsidR="004C02EF" w:rsidRPr="00654E44" w:rsidRDefault="004C02EF" w:rsidP="003A4B22">
            <w:pPr>
              <w:spacing w:after="0"/>
              <w:contextualSpacing/>
              <w:rPr>
                <w:rFonts w:ascii="Courier New" w:hAnsi="Courier New" w:cs="Courier New"/>
                <w:b/>
              </w:rPr>
            </w:pPr>
            <w:r w:rsidRPr="00654E44">
              <w:rPr>
                <w:rFonts w:ascii="Courier New" w:hAnsi="Courier New" w:cs="Courier New"/>
                <w:b/>
              </w:rPr>
              <w:t>$‘</w:t>
            </w:r>
          </w:p>
        </w:tc>
        <w:tc>
          <w:tcPr>
            <w:tcW w:w="7380" w:type="dxa"/>
          </w:tcPr>
          <w:p w14:paraId="1DA41CF4" w14:textId="77777777" w:rsidR="004C02EF" w:rsidRDefault="004C02EF" w:rsidP="003A4B22">
            <w:pPr>
              <w:spacing w:after="0"/>
              <w:contextualSpacing/>
            </w:pPr>
            <w:r>
              <w:t xml:space="preserve">The portion of </w:t>
            </w:r>
            <w:r w:rsidRPr="00F02209">
              <w:rPr>
                <w:rFonts w:ascii="Times New Roman" w:hAnsi="Times New Roman"/>
                <w:i/>
              </w:rPr>
              <w:t>string</w:t>
            </w:r>
            <w:r>
              <w:t xml:space="preserve"> that precedes the matched substring.</w:t>
            </w:r>
          </w:p>
        </w:tc>
      </w:tr>
      <w:tr w:rsidR="004C02EF" w:rsidRPr="00984A3F" w14:paraId="5D5B0E82" w14:textId="77777777" w:rsidTr="003A4B22">
        <w:tc>
          <w:tcPr>
            <w:tcW w:w="1710" w:type="dxa"/>
          </w:tcPr>
          <w:p w14:paraId="23240C11" w14:textId="77777777" w:rsidR="004C02EF" w:rsidRPr="00654E44" w:rsidRDefault="004C02EF" w:rsidP="003A4B22">
            <w:pPr>
              <w:spacing w:after="0"/>
              <w:contextualSpacing/>
              <w:rPr>
                <w:rFonts w:ascii="Courier New" w:hAnsi="Courier New" w:cs="Courier New"/>
                <w:b/>
              </w:rPr>
            </w:pPr>
            <w:r w:rsidRPr="00654E44">
              <w:rPr>
                <w:rFonts w:ascii="Courier New" w:hAnsi="Courier New" w:cs="Courier New"/>
                <w:b/>
              </w:rPr>
              <w:t>$’</w:t>
            </w:r>
          </w:p>
        </w:tc>
        <w:tc>
          <w:tcPr>
            <w:tcW w:w="7380" w:type="dxa"/>
          </w:tcPr>
          <w:p w14:paraId="38EFAA0A" w14:textId="77777777" w:rsidR="004C02EF" w:rsidRDefault="004C02EF" w:rsidP="003A4B22">
            <w:pPr>
              <w:spacing w:after="0"/>
              <w:contextualSpacing/>
            </w:pPr>
            <w:r>
              <w:t xml:space="preserve">The portion of </w:t>
            </w:r>
            <w:r w:rsidRPr="00F02209">
              <w:rPr>
                <w:rFonts w:ascii="Times New Roman" w:hAnsi="Times New Roman"/>
                <w:i/>
              </w:rPr>
              <w:t>string</w:t>
            </w:r>
            <w:r>
              <w:t xml:space="preserve"> that follows the matched substring.</w:t>
            </w:r>
          </w:p>
        </w:tc>
      </w:tr>
      <w:tr w:rsidR="004C02EF" w:rsidRPr="00984A3F" w14:paraId="6C9419E2" w14:textId="77777777" w:rsidTr="003A4B22">
        <w:tc>
          <w:tcPr>
            <w:tcW w:w="1710" w:type="dxa"/>
          </w:tcPr>
          <w:p w14:paraId="09487902" w14:textId="77777777" w:rsidR="004C02EF" w:rsidRPr="00654E44" w:rsidRDefault="004C02EF" w:rsidP="003A4B22">
            <w:pPr>
              <w:spacing w:after="0"/>
              <w:contextualSpacing/>
              <w:rPr>
                <w:rFonts w:ascii="Courier New" w:hAnsi="Courier New" w:cs="Courier New"/>
                <w:b/>
              </w:rPr>
            </w:pPr>
            <w:r w:rsidRPr="00654E44">
              <w:rPr>
                <w:rFonts w:ascii="Courier New" w:hAnsi="Courier New" w:cs="Courier New"/>
                <w:b/>
              </w:rPr>
              <w:t>$n</w:t>
            </w:r>
          </w:p>
        </w:tc>
        <w:tc>
          <w:tcPr>
            <w:tcW w:w="7380" w:type="dxa"/>
          </w:tcPr>
          <w:p w14:paraId="3C56E4CB" w14:textId="77777777" w:rsidR="004C02EF" w:rsidRDefault="004C02EF" w:rsidP="003A4B22">
            <w:pPr>
              <w:spacing w:after="0"/>
              <w:contextualSpacing/>
            </w:pPr>
            <w:r>
              <w:t xml:space="preserve">The </w:t>
            </w:r>
            <w:r w:rsidRPr="00F02209">
              <w:rPr>
                <w:rFonts w:ascii="Times New Roman" w:hAnsi="Times New Roman"/>
                <w:i/>
              </w:rPr>
              <w:t>n</w:t>
            </w:r>
            <w:r w:rsidRPr="00F02209">
              <w:rPr>
                <w:rFonts w:ascii="Times New Roman" w:hAnsi="Times New Roman"/>
                <w:vertAlign w:val="superscript"/>
              </w:rPr>
              <w:t>th</w:t>
            </w:r>
            <w:r>
              <w:t xml:space="preserve"> capture, where </w:t>
            </w:r>
            <w:r w:rsidRPr="00F02209">
              <w:rPr>
                <w:rFonts w:ascii="Times New Roman" w:hAnsi="Times New Roman"/>
                <w:i/>
              </w:rPr>
              <w:t>n</w:t>
            </w:r>
            <w:r>
              <w:t xml:space="preserve"> is a single digit in the range </w:t>
            </w:r>
            <w:r w:rsidRPr="00F02209">
              <w:rPr>
                <w:rFonts w:ascii="Times New Roman" w:hAnsi="Times New Roman"/>
              </w:rPr>
              <w:t>1</w:t>
            </w:r>
            <w:r>
              <w:t xml:space="preserve"> to </w:t>
            </w:r>
            <w:r w:rsidRPr="00F02209">
              <w:rPr>
                <w:rFonts w:ascii="Times New Roman" w:hAnsi="Times New Roman"/>
              </w:rPr>
              <w:t>9</w:t>
            </w:r>
            <w:r>
              <w:t xml:space="preserve"> and </w:t>
            </w:r>
            <w:r>
              <w:rPr>
                <w:rFonts w:ascii="Courier New" w:hAnsi="Courier New"/>
                <w:b/>
              </w:rPr>
              <w:t>$</w:t>
            </w:r>
            <w:r w:rsidRPr="00F02209">
              <w:rPr>
                <w:rFonts w:ascii="Times New Roman" w:hAnsi="Times New Roman"/>
                <w:i/>
              </w:rPr>
              <w:t>n</w:t>
            </w:r>
            <w:r>
              <w:t xml:space="preserve"> is not followed by a decimal digit. If </w:t>
            </w:r>
            <w:r w:rsidRPr="00F02209">
              <w:rPr>
                <w:rFonts w:ascii="Times New Roman" w:hAnsi="Times New Roman"/>
                <w:i/>
              </w:rPr>
              <w:t>n</w:t>
            </w:r>
            <w:r w:rsidRPr="00F02209">
              <w:rPr>
                <w:rFonts w:ascii="Times New Roman" w:hAnsi="Times New Roman"/>
              </w:rPr>
              <w:sym w:font="Symbol" w:char="F0A3"/>
            </w:r>
            <w:r w:rsidRPr="00F02209">
              <w:rPr>
                <w:rFonts w:ascii="Times New Roman" w:hAnsi="Times New Roman"/>
                <w:i/>
              </w:rPr>
              <w:t>m</w:t>
            </w:r>
            <w:r>
              <w:t xml:space="preserve"> and the </w:t>
            </w:r>
            <w:r w:rsidRPr="00F02209">
              <w:rPr>
                <w:rFonts w:ascii="Times New Roman" w:hAnsi="Times New Roman"/>
                <w:i/>
              </w:rPr>
              <w:t>n</w:t>
            </w:r>
            <w:r>
              <w:t xml:space="preserve">th capture is </w:t>
            </w:r>
            <w:r>
              <w:rPr>
                <w:b/>
              </w:rPr>
              <w:t>undefined</w:t>
            </w:r>
            <w:r>
              <w:t xml:space="preserve">, use the empty String instead. If </w:t>
            </w:r>
            <w:r w:rsidRPr="00F02209">
              <w:rPr>
                <w:rFonts w:ascii="Times New Roman" w:hAnsi="Times New Roman"/>
                <w:i/>
              </w:rPr>
              <w:t>n</w:t>
            </w:r>
            <w:r w:rsidRPr="00F02209">
              <w:rPr>
                <w:rFonts w:ascii="Times New Roman" w:hAnsi="Times New Roman"/>
              </w:rPr>
              <w:t>&gt;</w:t>
            </w:r>
            <w:r w:rsidRPr="00F02209">
              <w:rPr>
                <w:rFonts w:ascii="Times New Roman" w:hAnsi="Times New Roman"/>
                <w:i/>
              </w:rPr>
              <w:t>m</w:t>
            </w:r>
            <w:r>
              <w:t>, the result is implementation-defined.</w:t>
            </w:r>
          </w:p>
        </w:tc>
      </w:tr>
      <w:tr w:rsidR="004C02EF" w:rsidRPr="00984A3F" w14:paraId="54E7EC15" w14:textId="77777777" w:rsidTr="003A4B22">
        <w:tc>
          <w:tcPr>
            <w:tcW w:w="1710" w:type="dxa"/>
          </w:tcPr>
          <w:p w14:paraId="08B1E0A7" w14:textId="77777777" w:rsidR="004C02EF" w:rsidRPr="00654E44" w:rsidRDefault="004C02EF" w:rsidP="003A4B22">
            <w:pPr>
              <w:spacing w:after="0"/>
              <w:contextualSpacing/>
              <w:rPr>
                <w:rFonts w:ascii="Courier New" w:hAnsi="Courier New" w:cs="Courier New"/>
                <w:b/>
              </w:rPr>
            </w:pPr>
            <w:r w:rsidRPr="00654E44">
              <w:rPr>
                <w:rFonts w:ascii="Courier New" w:hAnsi="Courier New" w:cs="Courier New"/>
                <w:b/>
              </w:rPr>
              <w:t>$nn</w:t>
            </w:r>
          </w:p>
        </w:tc>
        <w:tc>
          <w:tcPr>
            <w:tcW w:w="7380" w:type="dxa"/>
          </w:tcPr>
          <w:p w14:paraId="2B04095D" w14:textId="77777777" w:rsidR="004C02EF" w:rsidRDefault="004C02EF" w:rsidP="003A4B22">
            <w:pPr>
              <w:spacing w:after="0"/>
              <w:contextualSpacing/>
            </w:pPr>
            <w:r>
              <w:t xml:space="preserve">The </w:t>
            </w:r>
            <w:r w:rsidRPr="00F02209">
              <w:rPr>
                <w:rFonts w:ascii="Times New Roman" w:hAnsi="Times New Roman"/>
                <w:i/>
              </w:rPr>
              <w:t>nn</w:t>
            </w:r>
            <w:r w:rsidRPr="00F02209">
              <w:rPr>
                <w:rFonts w:ascii="Times New Roman" w:hAnsi="Times New Roman"/>
                <w:vertAlign w:val="superscript"/>
              </w:rPr>
              <w:t>th</w:t>
            </w:r>
            <w:r>
              <w:t xml:space="preserve"> capture, where </w:t>
            </w:r>
            <w:r w:rsidRPr="00F02209">
              <w:rPr>
                <w:rFonts w:ascii="Times New Roman" w:hAnsi="Times New Roman"/>
                <w:i/>
              </w:rPr>
              <w:t>nn</w:t>
            </w:r>
            <w:r>
              <w:t xml:space="preserve"> is a two-digit decimal number in the range </w:t>
            </w:r>
            <w:r w:rsidRPr="00F02209">
              <w:rPr>
                <w:rFonts w:ascii="Times New Roman" w:hAnsi="Times New Roman"/>
              </w:rPr>
              <w:t>01</w:t>
            </w:r>
            <w:r>
              <w:t xml:space="preserve"> to </w:t>
            </w:r>
            <w:r w:rsidRPr="00F02209">
              <w:rPr>
                <w:rFonts w:ascii="Times New Roman" w:hAnsi="Times New Roman"/>
              </w:rPr>
              <w:t>99</w:t>
            </w:r>
            <w:r>
              <w:t xml:space="preserve">. If </w:t>
            </w:r>
            <w:r w:rsidRPr="00F02209">
              <w:rPr>
                <w:rFonts w:ascii="Times New Roman" w:hAnsi="Times New Roman"/>
                <w:i/>
              </w:rPr>
              <w:t>nn</w:t>
            </w:r>
            <w:r>
              <w:sym w:font="Symbol" w:char="F0A3"/>
            </w:r>
            <w:r w:rsidRPr="00F02209">
              <w:rPr>
                <w:rFonts w:ascii="Times New Roman" w:hAnsi="Times New Roman"/>
                <w:i/>
              </w:rPr>
              <w:t>m</w:t>
            </w:r>
            <w:r>
              <w:t xml:space="preserve"> and the </w:t>
            </w:r>
            <w:r w:rsidRPr="00F02209">
              <w:rPr>
                <w:rFonts w:ascii="Times New Roman" w:hAnsi="Times New Roman"/>
                <w:i/>
              </w:rPr>
              <w:t>nn</w:t>
            </w:r>
            <w:r w:rsidRPr="00F02209">
              <w:rPr>
                <w:rFonts w:ascii="Times New Roman" w:hAnsi="Times New Roman"/>
                <w:vertAlign w:val="superscript"/>
              </w:rPr>
              <w:t>th</w:t>
            </w:r>
            <w:r>
              <w:t xml:space="preserve"> capture is </w:t>
            </w:r>
            <w:r>
              <w:rPr>
                <w:b/>
              </w:rPr>
              <w:t>undefined</w:t>
            </w:r>
            <w:r>
              <w:t xml:space="preserve">, use the empty String instead. If </w:t>
            </w:r>
            <w:r w:rsidRPr="00F02209">
              <w:rPr>
                <w:rFonts w:ascii="Times New Roman" w:hAnsi="Times New Roman"/>
                <w:i/>
              </w:rPr>
              <w:t>nn</w:t>
            </w:r>
            <w:r w:rsidRPr="00F02209">
              <w:rPr>
                <w:rFonts w:ascii="Times New Roman" w:hAnsi="Times New Roman"/>
              </w:rPr>
              <w:t>&gt;</w:t>
            </w:r>
            <w:r w:rsidRPr="00F02209">
              <w:rPr>
                <w:rFonts w:ascii="Times New Roman" w:hAnsi="Times New Roman"/>
                <w:i/>
              </w:rPr>
              <w:t>m</w:t>
            </w:r>
            <w:r>
              <w:t>, the result is implementation-defined.</w:t>
            </w:r>
          </w:p>
        </w:tc>
      </w:tr>
    </w:tbl>
    <w:p w14:paraId="6058BD6A" w14:textId="77777777" w:rsidR="004C02EF" w:rsidRDefault="004C02EF" w:rsidP="004C02EF">
      <w:pPr>
        <w:pStyle w:val="Note"/>
        <w:spacing w:before="240"/>
      </w:pPr>
      <w:r w:rsidRPr="004F25CB">
        <w:t>NOTE</w:t>
      </w:r>
      <w:r w:rsidRPr="004F25CB">
        <w:tab/>
        <w:t xml:space="preserve">The </w:t>
      </w:r>
      <w:r w:rsidRPr="004F25CB">
        <w:rPr>
          <w:rFonts w:ascii="Courier New" w:hAnsi="Courier New"/>
          <w:b/>
        </w:rPr>
        <w:t>replace</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476778E7" w14:textId="77777777" w:rsidR="004C02EF" w:rsidRDefault="004C02EF" w:rsidP="004C02EF">
      <w:pPr>
        <w:pStyle w:val="40"/>
        <w:numPr>
          <w:ilvl w:val="0"/>
          <w:numId w:val="0"/>
        </w:numPr>
      </w:pPr>
      <w:bookmarkStart w:id="5734" w:name="_Ref456010590"/>
      <w:r>
        <w:t>15.5.4.12</w:t>
      </w:r>
      <w:r>
        <w:tab/>
        <w:t>String.prototype.search (regexp)</w:t>
      </w:r>
      <w:bookmarkEnd w:id="5734"/>
    </w:p>
    <w:p w14:paraId="6796173F" w14:textId="77777777" w:rsidR="004C02EF" w:rsidRDefault="004C02EF" w:rsidP="004C02EF">
      <w:r>
        <w:t xml:space="preserve">When the search method is called with argument </w:t>
      </w:r>
      <w:r w:rsidRPr="00F02209">
        <w:rPr>
          <w:rFonts w:ascii="Times New Roman" w:hAnsi="Times New Roman"/>
          <w:i/>
        </w:rPr>
        <w:t>regexp</w:t>
      </w:r>
      <w:r>
        <w:t>, the following steps are taken:</w:t>
      </w:r>
    </w:p>
    <w:p w14:paraId="0406CA38" w14:textId="77777777" w:rsidR="004C02EF" w:rsidRPr="004F25CB" w:rsidRDefault="004C02EF" w:rsidP="004C02EF">
      <w:pPr>
        <w:pStyle w:val="Alg4"/>
        <w:numPr>
          <w:ilvl w:val="0"/>
          <w:numId w:val="234"/>
        </w:numPr>
      </w:pPr>
      <w:r w:rsidRPr="004F25CB">
        <w:t xml:space="preserve">Call CheckObjectCoercible passing the </w:t>
      </w:r>
      <w:r w:rsidRPr="004F25CB">
        <w:rPr>
          <w:b/>
        </w:rPr>
        <w:t>this</w:t>
      </w:r>
      <w:r w:rsidRPr="004F25CB">
        <w:t xml:space="preserve"> value as its argument.</w:t>
      </w:r>
    </w:p>
    <w:p w14:paraId="13888343" w14:textId="77777777" w:rsidR="004C02EF" w:rsidRPr="004F25CB" w:rsidRDefault="004C02EF" w:rsidP="004C02EF">
      <w:pPr>
        <w:pStyle w:val="Alg4"/>
        <w:numPr>
          <w:ilvl w:val="0"/>
          <w:numId w:val="234"/>
        </w:numPr>
      </w:pPr>
      <w:r w:rsidRPr="004F25CB">
        <w:t xml:space="preserve">Let </w:t>
      </w:r>
      <w:r w:rsidRPr="004F25CB">
        <w:rPr>
          <w:i/>
        </w:rPr>
        <w:t>string</w:t>
      </w:r>
      <w:r w:rsidRPr="004F25CB">
        <w:t xml:space="preserve"> be the result of calling ToString, giving it the </w:t>
      </w:r>
      <w:r w:rsidRPr="004F25CB">
        <w:rPr>
          <w:b/>
        </w:rPr>
        <w:t>this</w:t>
      </w:r>
      <w:r w:rsidRPr="004F25CB">
        <w:t xml:space="preserve"> value as its argument.</w:t>
      </w:r>
    </w:p>
    <w:p w14:paraId="77206EAA" w14:textId="77777777" w:rsidR="004C02EF" w:rsidRPr="004F25CB" w:rsidRDefault="004C02EF" w:rsidP="004C02EF">
      <w:pPr>
        <w:pStyle w:val="Alg4"/>
        <w:numPr>
          <w:ilvl w:val="0"/>
          <w:numId w:val="234"/>
        </w:numPr>
      </w:pPr>
      <w:r w:rsidRPr="004F25CB">
        <w:t>If Type(</w:t>
      </w:r>
      <w:r w:rsidRPr="004F25CB">
        <w:rPr>
          <w:i/>
        </w:rPr>
        <w:t>regexp</w:t>
      </w:r>
      <w:r w:rsidRPr="004F25CB">
        <w:t xml:space="preserve">) is Object and </w:t>
      </w:r>
      <w:del w:id="5735" w:author="Allen Wirfs-Brock" w:date="2011-07-02T14:08:00Z">
        <w:r w:rsidRPr="004F25CB" w:rsidDel="00141138">
          <w:delText xml:space="preserve">the value of the [[Class]] internal property of </w:delText>
        </w:r>
      </w:del>
      <w:r w:rsidRPr="004F25CB">
        <w:rPr>
          <w:i/>
        </w:rPr>
        <w:t>regexp</w:t>
      </w:r>
      <w:r w:rsidRPr="004F25CB">
        <w:t xml:space="preserve"> </w:t>
      </w:r>
      <w:ins w:id="5736" w:author="Allen Wirfs-Brock" w:date="2011-07-02T14:08:00Z">
        <w:r w:rsidR="00141138">
          <w:t>has the [[IsRegExp]] internal property</w:t>
        </w:r>
      </w:ins>
      <w:del w:id="5737" w:author="Allen Wirfs-Brock" w:date="2011-07-02T14:08:00Z">
        <w:r w:rsidRPr="004F25CB" w:rsidDel="00141138">
          <w:delText xml:space="preserve">is </w:delText>
        </w:r>
        <w:r w:rsidDel="00141138">
          <w:rPr>
            <w:rFonts w:ascii="Courier New" w:hAnsi="Courier New"/>
            <w:b/>
          </w:rPr>
          <w:delText>"RegExp"</w:delText>
        </w:r>
      </w:del>
      <w:r w:rsidRPr="004F25CB">
        <w:t xml:space="preserve">, then let </w:t>
      </w:r>
      <w:r w:rsidRPr="004F25CB">
        <w:rPr>
          <w:i/>
        </w:rPr>
        <w:t>rx</w:t>
      </w:r>
      <w:r w:rsidRPr="004F25CB">
        <w:t xml:space="preserve"> be </w:t>
      </w:r>
      <w:r w:rsidRPr="004F25CB">
        <w:rPr>
          <w:i/>
        </w:rPr>
        <w:t>regexp</w:t>
      </w:r>
      <w:r w:rsidRPr="004F25CB">
        <w:t>;</w:t>
      </w:r>
    </w:p>
    <w:p w14:paraId="32425AFB" w14:textId="77777777" w:rsidR="004C02EF" w:rsidRPr="004F25CB" w:rsidRDefault="004C02EF" w:rsidP="004C02EF">
      <w:pPr>
        <w:pStyle w:val="Alg4"/>
        <w:numPr>
          <w:ilvl w:val="0"/>
          <w:numId w:val="234"/>
        </w:numPr>
      </w:pPr>
      <w:r w:rsidRPr="004F25CB">
        <w:t xml:space="preserve">Else, let </w:t>
      </w:r>
      <w:r w:rsidRPr="004F25CB">
        <w:rPr>
          <w:i/>
        </w:rPr>
        <w:t>rx</w:t>
      </w:r>
      <w:r w:rsidRPr="004F25CB">
        <w:t xml:space="preserve"> be a new RegExp object created as if by the expression </w:t>
      </w:r>
      <w:r>
        <w:rPr>
          <w:rFonts w:ascii="Courier New" w:hAnsi="Courier New"/>
          <w:b/>
        </w:rPr>
        <w:t>new RegExp(</w:t>
      </w:r>
      <w:r w:rsidRPr="004F25CB">
        <w:rPr>
          <w:i/>
        </w:rPr>
        <w:t>regexp</w:t>
      </w:r>
      <w:r>
        <w:rPr>
          <w:rFonts w:ascii="Courier New" w:hAnsi="Courier New"/>
          <w:b/>
        </w:rPr>
        <w:t>)</w:t>
      </w:r>
      <w:r w:rsidRPr="004F25CB">
        <w:t xml:space="preserve"> where </w:t>
      </w:r>
      <w:r>
        <w:rPr>
          <w:rFonts w:ascii="Courier New" w:hAnsi="Courier New"/>
          <w:b/>
        </w:rPr>
        <w:t>RegExp</w:t>
      </w:r>
      <w:r w:rsidRPr="004F25CB">
        <w:t xml:space="preserve"> is the standard built-in constructor with that name.</w:t>
      </w:r>
    </w:p>
    <w:p w14:paraId="36A92653" w14:textId="77777777" w:rsidR="004C02EF" w:rsidRPr="004F25CB" w:rsidRDefault="004C02EF" w:rsidP="004C02EF">
      <w:pPr>
        <w:pStyle w:val="Alg4"/>
        <w:numPr>
          <w:ilvl w:val="0"/>
          <w:numId w:val="234"/>
        </w:numPr>
      </w:pPr>
      <w:r w:rsidRPr="004F25CB">
        <w:t xml:space="preserve">Search the value </w:t>
      </w:r>
      <w:r w:rsidRPr="004F25CB">
        <w:rPr>
          <w:i/>
        </w:rPr>
        <w:t>string</w:t>
      </w:r>
      <w:r w:rsidRPr="004F25CB">
        <w:t xml:space="preserve"> from its beginning for an occurrence of the regular expression pattern </w:t>
      </w:r>
      <w:r w:rsidRPr="004F25CB">
        <w:rPr>
          <w:i/>
        </w:rPr>
        <w:t>rx</w:t>
      </w:r>
      <w:r w:rsidRPr="004F25CB">
        <w:t xml:space="preserve">. Let </w:t>
      </w:r>
      <w:r w:rsidRPr="004F25CB">
        <w:rPr>
          <w:i/>
        </w:rPr>
        <w:t>result</w:t>
      </w:r>
      <w:r w:rsidRPr="004F25CB">
        <w:t xml:space="preserve"> be a </w:t>
      </w:r>
      <w:r>
        <w:t>N</w:t>
      </w:r>
      <w:r w:rsidRPr="004F25CB">
        <w:t xml:space="preserve">umber indicating the offset within </w:t>
      </w:r>
      <w:r w:rsidRPr="004F25CB">
        <w:rPr>
          <w:i/>
        </w:rPr>
        <w:t>string</w:t>
      </w:r>
      <w:r w:rsidRPr="004F25CB">
        <w:t xml:space="preserve"> where the pattern matched, or –1 if there was no match. The</w:t>
      </w:r>
      <w:r w:rsidRPr="004F25CB">
        <w:rPr>
          <w:i/>
        </w:rPr>
        <w:t xml:space="preserve"> </w:t>
      </w:r>
      <w:r w:rsidRPr="00E560BC">
        <w:rPr>
          <w:rFonts w:ascii="Courier New" w:hAnsi="Courier New" w:cs="Courier New"/>
          <w:b/>
        </w:rPr>
        <w:t>lastIndex</w:t>
      </w:r>
      <w:r w:rsidRPr="004F25CB">
        <w:t xml:space="preserve"> and </w:t>
      </w:r>
      <w:r w:rsidRPr="00E560BC">
        <w:rPr>
          <w:rFonts w:ascii="Courier New" w:hAnsi="Courier New" w:cs="Courier New"/>
          <w:b/>
        </w:rPr>
        <w:t>global</w:t>
      </w:r>
      <w:r w:rsidRPr="004F25CB">
        <w:t xml:space="preserve"> properties of </w:t>
      </w:r>
      <w:r w:rsidRPr="00612C55">
        <w:rPr>
          <w:i/>
        </w:rPr>
        <w:t>regexp</w:t>
      </w:r>
      <w:r w:rsidRPr="004F25CB">
        <w:t xml:space="preserve"> are ignored when performing the search. The </w:t>
      </w:r>
      <w:r w:rsidRPr="00E560BC">
        <w:rPr>
          <w:rFonts w:ascii="Courier New" w:hAnsi="Courier New" w:cs="Courier New"/>
          <w:b/>
        </w:rPr>
        <w:t>lastIndex</w:t>
      </w:r>
      <w:r w:rsidRPr="004F25CB">
        <w:t xml:space="preserve"> property of </w:t>
      </w:r>
      <w:r w:rsidRPr="00612C55">
        <w:rPr>
          <w:i/>
        </w:rPr>
        <w:t>regexp</w:t>
      </w:r>
      <w:r w:rsidRPr="004F25CB">
        <w:t xml:space="preserve"> is left unchanged.</w:t>
      </w:r>
    </w:p>
    <w:p w14:paraId="12302183" w14:textId="77777777" w:rsidR="004C02EF" w:rsidRPr="004F25CB" w:rsidRDefault="004C02EF" w:rsidP="004C02EF">
      <w:pPr>
        <w:pStyle w:val="Alg4"/>
        <w:numPr>
          <w:ilvl w:val="0"/>
          <w:numId w:val="234"/>
        </w:numPr>
        <w:spacing w:after="120"/>
      </w:pPr>
      <w:r w:rsidRPr="004F25CB">
        <w:t xml:space="preserve">Return </w:t>
      </w:r>
      <w:r w:rsidRPr="004F25CB">
        <w:rPr>
          <w:i/>
        </w:rPr>
        <w:t>result</w:t>
      </w:r>
      <w:r w:rsidRPr="004F25CB">
        <w:t>.</w:t>
      </w:r>
    </w:p>
    <w:p w14:paraId="5B824C85" w14:textId="77777777" w:rsidR="004C02EF" w:rsidRDefault="004C02EF" w:rsidP="004C02EF">
      <w:pPr>
        <w:pStyle w:val="Note"/>
      </w:pPr>
      <w:r w:rsidRPr="004F25CB">
        <w:t>NOTE</w:t>
      </w:r>
      <w:r w:rsidRPr="004F25CB">
        <w:tab/>
        <w:t xml:space="preserve">The </w:t>
      </w:r>
      <w:r w:rsidRPr="004F25CB">
        <w:rPr>
          <w:rFonts w:ascii="Courier New" w:hAnsi="Courier New"/>
          <w:b/>
        </w:rPr>
        <w:t>search</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30BE716B" w14:textId="77777777" w:rsidR="004C02EF" w:rsidRDefault="004C02EF" w:rsidP="004C02EF">
      <w:pPr>
        <w:pStyle w:val="40"/>
        <w:numPr>
          <w:ilvl w:val="0"/>
          <w:numId w:val="0"/>
        </w:numPr>
      </w:pPr>
      <w:bookmarkStart w:id="5738" w:name="_Ref457709109"/>
      <w:r>
        <w:t>15.5.4.13</w:t>
      </w:r>
      <w:r>
        <w:tab/>
        <w:t>String.prototype.slice (start, end)</w:t>
      </w:r>
      <w:bookmarkEnd w:id="5738"/>
    </w:p>
    <w:p w14:paraId="1511ED51" w14:textId="77777777" w:rsidR="004C02EF" w:rsidRDefault="004C02EF" w:rsidP="004C02EF">
      <w:r>
        <w:t xml:space="preserve">The </w:t>
      </w:r>
      <w:r>
        <w:rPr>
          <w:rFonts w:ascii="Courier New" w:hAnsi="Courier New"/>
          <w:b/>
        </w:rPr>
        <w:t>slice</w:t>
      </w:r>
      <w:r>
        <w:t xml:space="preserve"> method takes two arguments, </w:t>
      </w:r>
      <w:r w:rsidRPr="00F02209">
        <w:rPr>
          <w:rFonts w:ascii="Times New Roman" w:hAnsi="Times New Roman"/>
          <w:i/>
        </w:rPr>
        <w:t>start</w:t>
      </w:r>
      <w:r>
        <w:t xml:space="preserve"> and </w:t>
      </w:r>
      <w:r w:rsidRPr="00F02209">
        <w:rPr>
          <w:rFonts w:ascii="Times New Roman" w:hAnsi="Times New Roman"/>
          <w:i/>
        </w:rPr>
        <w:t>end</w:t>
      </w:r>
      <w:r>
        <w:t xml:space="preserve">, and returns a substring of the result of converting this object to a String, starting from character position </w:t>
      </w:r>
      <w:r w:rsidRPr="00F02209">
        <w:rPr>
          <w:rFonts w:ascii="Times New Roman" w:hAnsi="Times New Roman"/>
          <w:i/>
        </w:rPr>
        <w:t>start</w:t>
      </w:r>
      <w:r>
        <w:t xml:space="preserve"> and running to, but not including, character position </w:t>
      </w:r>
      <w:r w:rsidRPr="00F02209">
        <w:rPr>
          <w:rFonts w:ascii="Times New Roman" w:hAnsi="Times New Roman"/>
          <w:i/>
        </w:rPr>
        <w:t>end</w:t>
      </w:r>
      <w:r>
        <w:t xml:space="preserve"> (or through the end of the String if </w:t>
      </w:r>
      <w:r w:rsidRPr="00F02209">
        <w:rPr>
          <w:rFonts w:ascii="Times New Roman" w:hAnsi="Times New Roman"/>
          <w:i/>
        </w:rPr>
        <w:t>end</w:t>
      </w:r>
      <w:r>
        <w:t xml:space="preserve"> is </w:t>
      </w:r>
      <w:r>
        <w:rPr>
          <w:b/>
        </w:rPr>
        <w:t>undefined</w:t>
      </w:r>
      <w:r>
        <w:t xml:space="preserve">). If </w:t>
      </w:r>
      <w:r w:rsidRPr="00F02209">
        <w:rPr>
          <w:rFonts w:ascii="Times New Roman" w:hAnsi="Times New Roman"/>
          <w:i/>
        </w:rPr>
        <w:t>start</w:t>
      </w:r>
      <w:r>
        <w:t xml:space="preserve"> is negative, it is treated as </w:t>
      </w:r>
      <w:r w:rsidRPr="00F02209">
        <w:rPr>
          <w:rFonts w:ascii="Times New Roman" w:hAnsi="Times New Roman"/>
          <w:i/>
        </w:rPr>
        <w:t>sourceLength</w:t>
      </w:r>
      <w:r w:rsidRPr="00F02209">
        <w:rPr>
          <w:rFonts w:ascii="Times New Roman" w:hAnsi="Times New Roman"/>
        </w:rPr>
        <w:t>+</w:t>
      </w:r>
      <w:r w:rsidRPr="00F02209">
        <w:rPr>
          <w:rFonts w:ascii="Times New Roman" w:hAnsi="Times New Roman"/>
          <w:i/>
        </w:rPr>
        <w:t>start</w:t>
      </w:r>
      <w:r>
        <w:rPr>
          <w:rFonts w:ascii="Times New Roman" w:hAnsi="Times New Roman"/>
          <w:i/>
        </w:rPr>
        <w:t xml:space="preserve"> </w:t>
      </w:r>
      <w:r>
        <w:t xml:space="preserve">where </w:t>
      </w:r>
      <w:r w:rsidRPr="00F02209">
        <w:rPr>
          <w:rFonts w:ascii="Times New Roman" w:hAnsi="Times New Roman"/>
          <w:i/>
        </w:rPr>
        <w:t>sourceLength</w:t>
      </w:r>
      <w:r>
        <w:t xml:space="preserve"> is the length of the String. If </w:t>
      </w:r>
      <w:r w:rsidRPr="00F02209">
        <w:rPr>
          <w:rFonts w:ascii="Times New Roman" w:hAnsi="Times New Roman"/>
          <w:i/>
        </w:rPr>
        <w:t>end</w:t>
      </w:r>
      <w:r>
        <w:t xml:space="preserve"> is negative, it is treated as </w:t>
      </w:r>
      <w:r w:rsidRPr="00F02209">
        <w:rPr>
          <w:rFonts w:ascii="Times New Roman" w:hAnsi="Times New Roman"/>
          <w:i/>
        </w:rPr>
        <w:t>sourceLength</w:t>
      </w:r>
      <w:r w:rsidRPr="00F02209">
        <w:rPr>
          <w:rFonts w:ascii="Times New Roman" w:hAnsi="Times New Roman"/>
        </w:rPr>
        <w:t>+</w:t>
      </w:r>
      <w:r w:rsidRPr="00F02209">
        <w:rPr>
          <w:rFonts w:ascii="Times New Roman" w:hAnsi="Times New Roman"/>
          <w:i/>
        </w:rPr>
        <w:t>end</w:t>
      </w:r>
      <w:r>
        <w:t xml:space="preserve"> where </w:t>
      </w:r>
      <w:r w:rsidRPr="00F02209">
        <w:rPr>
          <w:rFonts w:ascii="Times New Roman" w:hAnsi="Times New Roman"/>
          <w:i/>
        </w:rPr>
        <w:t>sourceLength</w:t>
      </w:r>
      <w:r>
        <w:t xml:space="preserve"> is the length of the String. The result is a String value, not a String object. The following steps are taken:</w:t>
      </w:r>
    </w:p>
    <w:p w14:paraId="6BC9EEED" w14:textId="77777777" w:rsidR="004C02EF" w:rsidRPr="004F25CB" w:rsidRDefault="004C02EF" w:rsidP="004C02EF">
      <w:pPr>
        <w:pStyle w:val="Alg4"/>
        <w:numPr>
          <w:ilvl w:val="0"/>
          <w:numId w:val="235"/>
        </w:numPr>
      </w:pPr>
      <w:r w:rsidRPr="004F25CB">
        <w:t xml:space="preserve">Call CheckObjectCoercible passing the </w:t>
      </w:r>
      <w:r w:rsidRPr="004F25CB">
        <w:rPr>
          <w:b/>
        </w:rPr>
        <w:t>this</w:t>
      </w:r>
      <w:r w:rsidRPr="004F25CB">
        <w:t xml:space="preserve"> value as its argument.</w:t>
      </w:r>
    </w:p>
    <w:p w14:paraId="3CDFE446" w14:textId="77777777" w:rsidR="004C02EF" w:rsidRPr="004F25CB" w:rsidRDefault="004C02EF" w:rsidP="004C02EF">
      <w:pPr>
        <w:pStyle w:val="Alg4"/>
        <w:numPr>
          <w:ilvl w:val="0"/>
          <w:numId w:val="235"/>
        </w:numPr>
      </w:pPr>
      <w:r w:rsidRPr="004F25CB">
        <w:t xml:space="preserve">Let </w:t>
      </w:r>
      <w:r w:rsidRPr="004F25CB">
        <w:rPr>
          <w:i/>
        </w:rPr>
        <w:t>S</w:t>
      </w:r>
      <w:r w:rsidRPr="004F25CB">
        <w:t xml:space="preserve"> be the result of calling ToString, giving it the </w:t>
      </w:r>
      <w:r w:rsidRPr="004F25CB">
        <w:rPr>
          <w:b/>
        </w:rPr>
        <w:t>this</w:t>
      </w:r>
      <w:r w:rsidRPr="004F25CB">
        <w:t xml:space="preserve"> value as its argument.</w:t>
      </w:r>
    </w:p>
    <w:p w14:paraId="744513BD" w14:textId="77777777" w:rsidR="004C02EF" w:rsidRPr="004F25CB" w:rsidRDefault="004C02EF" w:rsidP="004C02EF">
      <w:pPr>
        <w:pStyle w:val="Alg4"/>
        <w:numPr>
          <w:ilvl w:val="0"/>
          <w:numId w:val="235"/>
        </w:numPr>
      </w:pPr>
      <w:r w:rsidRPr="004F25CB">
        <w:t xml:space="preserve">Let </w:t>
      </w:r>
      <w:r w:rsidRPr="004F25CB">
        <w:rPr>
          <w:i/>
        </w:rPr>
        <w:t>len</w:t>
      </w:r>
      <w:r w:rsidRPr="004F25CB">
        <w:t xml:space="preserve"> be the number of characters in </w:t>
      </w:r>
      <w:r w:rsidRPr="004F25CB">
        <w:rPr>
          <w:i/>
        </w:rPr>
        <w:t>S</w:t>
      </w:r>
      <w:r w:rsidRPr="004F25CB">
        <w:t>.</w:t>
      </w:r>
    </w:p>
    <w:p w14:paraId="19133059" w14:textId="77777777" w:rsidR="004C02EF" w:rsidRPr="004F25CB" w:rsidRDefault="004C02EF" w:rsidP="004C02EF">
      <w:pPr>
        <w:pStyle w:val="Alg4"/>
        <w:numPr>
          <w:ilvl w:val="0"/>
          <w:numId w:val="235"/>
        </w:numPr>
      </w:pPr>
      <w:r w:rsidRPr="004F25CB">
        <w:t xml:space="preserve">Let </w:t>
      </w:r>
      <w:r w:rsidRPr="004F25CB">
        <w:rPr>
          <w:i/>
        </w:rPr>
        <w:t>intStart</w:t>
      </w:r>
      <w:r w:rsidRPr="004F25CB">
        <w:t xml:space="preserve"> be ToInteger(</w:t>
      </w:r>
      <w:r w:rsidRPr="004F25CB">
        <w:rPr>
          <w:i/>
        </w:rPr>
        <w:t>start</w:t>
      </w:r>
      <w:r w:rsidRPr="004F25CB">
        <w:t>).</w:t>
      </w:r>
    </w:p>
    <w:p w14:paraId="10329562" w14:textId="77777777" w:rsidR="004C02EF" w:rsidRPr="004F25CB" w:rsidRDefault="004C02EF" w:rsidP="004C02EF">
      <w:pPr>
        <w:pStyle w:val="Alg4"/>
        <w:numPr>
          <w:ilvl w:val="0"/>
          <w:numId w:val="235"/>
        </w:numPr>
      </w:pPr>
      <w:r w:rsidRPr="004F25CB">
        <w:t xml:space="preserve">If </w:t>
      </w:r>
      <w:r w:rsidRPr="004F25CB">
        <w:rPr>
          <w:i/>
        </w:rPr>
        <w:t>end</w:t>
      </w:r>
      <w:r w:rsidRPr="004F25CB">
        <w:t xml:space="preserve"> is </w:t>
      </w:r>
      <w:r w:rsidRPr="004F25CB">
        <w:rPr>
          <w:b/>
        </w:rPr>
        <w:t>undefined</w:t>
      </w:r>
      <w:r w:rsidRPr="004F25CB">
        <w:t xml:space="preserve">, let </w:t>
      </w:r>
      <w:r w:rsidRPr="004F25CB">
        <w:rPr>
          <w:i/>
        </w:rPr>
        <w:t>intEnd</w:t>
      </w:r>
      <w:r w:rsidRPr="004F25CB">
        <w:t xml:space="preserve"> be </w:t>
      </w:r>
      <w:r w:rsidRPr="004F25CB">
        <w:rPr>
          <w:i/>
        </w:rPr>
        <w:t>len</w:t>
      </w:r>
      <w:r w:rsidRPr="004F25CB">
        <w:t xml:space="preserve">; else let </w:t>
      </w:r>
      <w:r w:rsidRPr="004F25CB">
        <w:rPr>
          <w:i/>
        </w:rPr>
        <w:t>intEnd</w:t>
      </w:r>
      <w:r w:rsidRPr="004F25CB">
        <w:t xml:space="preserve"> be ToInteger(</w:t>
      </w:r>
      <w:r w:rsidRPr="004F25CB">
        <w:rPr>
          <w:i/>
        </w:rPr>
        <w:t>end</w:t>
      </w:r>
      <w:r w:rsidRPr="004F25CB">
        <w:t>).</w:t>
      </w:r>
    </w:p>
    <w:p w14:paraId="7F999C47" w14:textId="77777777" w:rsidR="004C02EF" w:rsidRPr="004F25CB" w:rsidRDefault="004C02EF" w:rsidP="004C02EF">
      <w:pPr>
        <w:pStyle w:val="Alg4"/>
        <w:numPr>
          <w:ilvl w:val="0"/>
          <w:numId w:val="235"/>
        </w:numPr>
      </w:pPr>
      <w:r w:rsidRPr="004F25CB">
        <w:t xml:space="preserve">If </w:t>
      </w:r>
      <w:r w:rsidRPr="004F25CB">
        <w:rPr>
          <w:i/>
        </w:rPr>
        <w:t xml:space="preserve"> intStart </w:t>
      </w:r>
      <w:r w:rsidRPr="004F25CB">
        <w:t xml:space="preserve">is negative, let </w:t>
      </w:r>
      <w:r w:rsidRPr="004F25CB">
        <w:rPr>
          <w:i/>
        </w:rPr>
        <w:t>from</w:t>
      </w:r>
      <w:r w:rsidRPr="004F25CB">
        <w:t xml:space="preserve"> be max(</w:t>
      </w:r>
      <w:r w:rsidRPr="004F25CB">
        <w:rPr>
          <w:i/>
        </w:rPr>
        <w:t>len</w:t>
      </w:r>
      <w:r w:rsidRPr="004F25CB">
        <w:t xml:space="preserve"> +</w:t>
      </w:r>
      <w:r w:rsidRPr="004F25CB">
        <w:rPr>
          <w:i/>
        </w:rPr>
        <w:t xml:space="preserve"> intStart</w:t>
      </w:r>
      <w:r w:rsidRPr="004F25CB">
        <w:t xml:space="preserve">,0); else let </w:t>
      </w:r>
      <w:r w:rsidRPr="004F25CB">
        <w:rPr>
          <w:i/>
        </w:rPr>
        <w:t>from</w:t>
      </w:r>
      <w:r w:rsidRPr="004F25CB">
        <w:t xml:space="preserve"> be min(</w:t>
      </w:r>
      <w:r w:rsidRPr="004F25CB">
        <w:rPr>
          <w:i/>
        </w:rPr>
        <w:t>intStart</w:t>
      </w:r>
      <w:r w:rsidRPr="004F25CB">
        <w:t>,</w:t>
      </w:r>
      <w:r w:rsidRPr="004F25CB">
        <w:rPr>
          <w:i/>
        </w:rPr>
        <w:t xml:space="preserve"> len</w:t>
      </w:r>
      <w:r w:rsidRPr="004F25CB">
        <w:t>).</w:t>
      </w:r>
    </w:p>
    <w:p w14:paraId="430D3B2A" w14:textId="77777777" w:rsidR="004C02EF" w:rsidRPr="004F25CB" w:rsidRDefault="004C02EF" w:rsidP="004C02EF">
      <w:pPr>
        <w:pStyle w:val="Alg4"/>
        <w:numPr>
          <w:ilvl w:val="0"/>
          <w:numId w:val="235"/>
        </w:numPr>
      </w:pPr>
      <w:r w:rsidRPr="004F25CB">
        <w:t xml:space="preserve">If </w:t>
      </w:r>
      <w:r w:rsidRPr="004F25CB">
        <w:rPr>
          <w:i/>
        </w:rPr>
        <w:t>intEnd</w:t>
      </w:r>
      <w:r w:rsidRPr="004F25CB">
        <w:t xml:space="preserve"> is negative, let </w:t>
      </w:r>
      <w:r w:rsidRPr="004F25CB">
        <w:rPr>
          <w:i/>
        </w:rPr>
        <w:t>to</w:t>
      </w:r>
      <w:r w:rsidRPr="004F25CB">
        <w:t xml:space="preserve"> be max(</w:t>
      </w:r>
      <w:r w:rsidRPr="004F25CB">
        <w:rPr>
          <w:i/>
        </w:rPr>
        <w:t>len</w:t>
      </w:r>
      <w:r w:rsidRPr="004F25CB">
        <w:t xml:space="preserve"> +</w:t>
      </w:r>
      <w:r w:rsidRPr="004F25CB">
        <w:rPr>
          <w:i/>
        </w:rPr>
        <w:t xml:space="preserve"> intEnd</w:t>
      </w:r>
      <w:r w:rsidRPr="004F25CB">
        <w:t xml:space="preserve">,0); else let </w:t>
      </w:r>
      <w:r w:rsidRPr="004F25CB">
        <w:rPr>
          <w:i/>
        </w:rPr>
        <w:t>to</w:t>
      </w:r>
      <w:r w:rsidRPr="004F25CB">
        <w:t xml:space="preserve"> be min(</w:t>
      </w:r>
      <w:r w:rsidRPr="004F25CB">
        <w:rPr>
          <w:i/>
        </w:rPr>
        <w:t>intEnd</w:t>
      </w:r>
      <w:r w:rsidRPr="004F25CB">
        <w:t>,</w:t>
      </w:r>
      <w:r w:rsidRPr="004F25CB">
        <w:rPr>
          <w:i/>
        </w:rPr>
        <w:t xml:space="preserve"> len</w:t>
      </w:r>
      <w:r w:rsidRPr="004F25CB">
        <w:t>).</w:t>
      </w:r>
    </w:p>
    <w:p w14:paraId="6DA39F55" w14:textId="77777777" w:rsidR="004C02EF" w:rsidRPr="004F25CB" w:rsidRDefault="004C02EF" w:rsidP="004C02EF">
      <w:pPr>
        <w:pStyle w:val="Alg4"/>
        <w:numPr>
          <w:ilvl w:val="0"/>
          <w:numId w:val="235"/>
        </w:numPr>
      </w:pPr>
      <w:r w:rsidRPr="004F25CB">
        <w:t xml:space="preserve">Let </w:t>
      </w:r>
      <w:r w:rsidRPr="004F25CB">
        <w:rPr>
          <w:i/>
        </w:rPr>
        <w:t>span</w:t>
      </w:r>
      <w:r w:rsidRPr="004F25CB">
        <w:t xml:space="preserve"> be max(</w:t>
      </w:r>
      <w:r w:rsidRPr="004F25CB">
        <w:rPr>
          <w:i/>
        </w:rPr>
        <w:t>to</w:t>
      </w:r>
      <w:r w:rsidRPr="004F25CB">
        <w:t xml:space="preserve"> –</w:t>
      </w:r>
      <w:r w:rsidRPr="004F25CB">
        <w:rPr>
          <w:i/>
        </w:rPr>
        <w:t xml:space="preserve"> from</w:t>
      </w:r>
      <w:r w:rsidRPr="004F25CB">
        <w:t>,0).</w:t>
      </w:r>
    </w:p>
    <w:p w14:paraId="3924815B" w14:textId="77777777" w:rsidR="004C02EF" w:rsidRPr="004F25CB" w:rsidRDefault="004C02EF" w:rsidP="004C02EF">
      <w:pPr>
        <w:pStyle w:val="Alg4"/>
        <w:numPr>
          <w:ilvl w:val="0"/>
          <w:numId w:val="235"/>
        </w:numPr>
        <w:spacing w:after="220"/>
      </w:pPr>
      <w:r w:rsidRPr="004F25CB">
        <w:t xml:space="preserve">Return a </w:t>
      </w:r>
      <w:r>
        <w:t>String</w:t>
      </w:r>
      <w:r w:rsidRPr="004F25CB">
        <w:t xml:space="preserve"> containing </w:t>
      </w:r>
      <w:r w:rsidRPr="004F25CB">
        <w:rPr>
          <w:i/>
        </w:rPr>
        <w:t>span</w:t>
      </w:r>
      <w:r w:rsidRPr="004F25CB">
        <w:t xml:space="preserve"> consecutive characters from </w:t>
      </w:r>
      <w:r w:rsidRPr="004F25CB">
        <w:rPr>
          <w:i/>
        </w:rPr>
        <w:t>S</w:t>
      </w:r>
      <w:r w:rsidRPr="004F25CB">
        <w:t xml:space="preserve"> beginning with the character at position </w:t>
      </w:r>
      <w:r w:rsidRPr="004F25CB">
        <w:rPr>
          <w:i/>
        </w:rPr>
        <w:t>from</w:t>
      </w:r>
      <w:r w:rsidRPr="004F25CB">
        <w:t>.</w:t>
      </w:r>
    </w:p>
    <w:p w14:paraId="4883551A"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slice</w:t>
      </w:r>
      <w:r>
        <w:t xml:space="preserve"> method is </w:t>
      </w:r>
      <w:r>
        <w:rPr>
          <w:b/>
        </w:rPr>
        <w:t>2</w:t>
      </w:r>
      <w:r>
        <w:t>.</w:t>
      </w:r>
    </w:p>
    <w:p w14:paraId="7164A680" w14:textId="77777777" w:rsidR="004C02EF" w:rsidRDefault="004C02EF" w:rsidP="004C02EF">
      <w:pPr>
        <w:pStyle w:val="Note"/>
      </w:pPr>
      <w:r w:rsidRPr="004F25CB">
        <w:t>NOTE</w:t>
      </w:r>
      <w:r w:rsidRPr="004F25CB">
        <w:tab/>
        <w:t xml:space="preserve">The </w:t>
      </w:r>
      <w:r w:rsidRPr="004F25CB">
        <w:rPr>
          <w:rFonts w:ascii="Courier New" w:hAnsi="Courier New"/>
          <w:b/>
        </w:rPr>
        <w:t>slice</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3D547775" w14:textId="77777777" w:rsidR="004C02EF" w:rsidRDefault="004C02EF" w:rsidP="004C02EF">
      <w:pPr>
        <w:pStyle w:val="40"/>
        <w:numPr>
          <w:ilvl w:val="0"/>
          <w:numId w:val="0"/>
        </w:numPr>
      </w:pPr>
      <w:bookmarkStart w:id="5739" w:name="_Ref456010446"/>
      <w:r>
        <w:t>15.5.4.14</w:t>
      </w:r>
      <w:r>
        <w:tab/>
        <w:t>String.prototype.spli</w:t>
      </w:r>
      <w:bookmarkEnd w:id="5717"/>
      <w:r>
        <w:t>t (separator</w:t>
      </w:r>
      <w:bookmarkEnd w:id="5718"/>
      <w:bookmarkEnd w:id="5719"/>
      <w:r>
        <w:t>, limit)</w:t>
      </w:r>
      <w:bookmarkEnd w:id="5739"/>
    </w:p>
    <w:p w14:paraId="6C77A030" w14:textId="77777777" w:rsidR="004C02EF" w:rsidRDefault="004C02EF" w:rsidP="004C02EF">
      <w:r>
        <w:t xml:space="preserve">Returns an Array object into which substrings of the result of converting this object to a String have been stored. The substrings are determined by searching from left to right for occurrences of </w:t>
      </w:r>
      <w:r w:rsidRPr="00F02209">
        <w:rPr>
          <w:rFonts w:ascii="Times New Roman" w:hAnsi="Times New Roman"/>
          <w:i/>
        </w:rPr>
        <w:t>separator</w:t>
      </w:r>
      <w:r>
        <w:t xml:space="preserve">; these occurrences are not part of any substring in the returned array, but serve to divide up the String value. The value of </w:t>
      </w:r>
      <w:r w:rsidRPr="00F02209">
        <w:rPr>
          <w:rFonts w:ascii="Times New Roman" w:hAnsi="Times New Roman"/>
          <w:i/>
        </w:rPr>
        <w:t>separator</w:t>
      </w:r>
      <w:r>
        <w:t xml:space="preserve"> may be a String of any length</w:t>
      </w:r>
      <w:bookmarkStart w:id="5740" w:name="_Toc385672321"/>
      <w:bookmarkStart w:id="5741" w:name="_Toc393690437"/>
      <w:bookmarkStart w:id="5742" w:name="_Toc382291638"/>
      <w:r>
        <w:t xml:space="preserve"> or it may be a RegExp object (i.e., an object </w:t>
      </w:r>
      <w:ins w:id="5743" w:author="Allen Wirfs-Brock" w:date="2011-07-02T14:09:00Z">
        <w:r w:rsidR="00141138">
          <w:t>with the [[IsRegExp]] internal property</w:t>
        </w:r>
      </w:ins>
      <w:del w:id="5744" w:author="Allen Wirfs-Brock" w:date="2011-07-02T14:09:00Z">
        <w:r w:rsidDel="00141138">
          <w:delText xml:space="preserve">whose [[Class]] internal property is </w:delText>
        </w:r>
        <w:r w:rsidDel="00141138">
          <w:rPr>
            <w:rFonts w:ascii="Courier New" w:hAnsi="Courier New"/>
            <w:b/>
          </w:rPr>
          <w:delText>"RegExp"</w:delText>
        </w:r>
      </w:del>
      <w:r>
        <w:t>; see 15.10).</w:t>
      </w:r>
    </w:p>
    <w:p w14:paraId="444945BA" w14:textId="77777777" w:rsidR="004C02EF" w:rsidRDefault="004C02EF" w:rsidP="004C02EF">
      <w:r>
        <w:t xml:space="preserve">The value of </w:t>
      </w:r>
      <w:r w:rsidRPr="00F02209">
        <w:rPr>
          <w:rFonts w:ascii="Times New Roman" w:hAnsi="Times New Roman"/>
          <w:i/>
        </w:rPr>
        <w:t>separator</w:t>
      </w:r>
      <w:r>
        <w:t xml:space="preserve"> may be an empty String, an empty regular expression, or a regular expression that can match an empty String. In this case, </w:t>
      </w:r>
      <w:r w:rsidRPr="00F02209">
        <w:rPr>
          <w:rFonts w:ascii="Times New Roman" w:hAnsi="Times New Roman"/>
          <w:i/>
        </w:rPr>
        <w:t>separator</w:t>
      </w:r>
      <w:r>
        <w:t xml:space="preserve"> does not match the empty substring at the beginning or end of the input String, nor does it match the empty substring at the end of the previous separator match. (For example, if </w:t>
      </w:r>
      <w:r w:rsidRPr="00F02209">
        <w:rPr>
          <w:rFonts w:ascii="Times New Roman" w:hAnsi="Times New Roman"/>
          <w:i/>
        </w:rPr>
        <w:t>separator</w:t>
      </w:r>
      <w:r>
        <w:t xml:space="preserve"> is the empty String, the String is split up into individual characters; the length of the result array equals the length of the String, and each substring contains one character.) If </w:t>
      </w:r>
      <w:r w:rsidRPr="00F02209">
        <w:rPr>
          <w:rFonts w:ascii="Times New Roman" w:hAnsi="Times New Roman"/>
          <w:i/>
        </w:rPr>
        <w:t>separator</w:t>
      </w:r>
      <w:r>
        <w:t xml:space="preserve"> is a regular expression, only the first match at a given position of the </w:t>
      </w:r>
      <w:r>
        <w:rPr>
          <w:b/>
        </w:rPr>
        <w:t>this</w:t>
      </w:r>
      <w:r>
        <w:t xml:space="preserve"> String is considered, even if backtracking could yield a non-empty-substring match at that position. (For example, </w:t>
      </w:r>
      <w:r>
        <w:rPr>
          <w:rFonts w:ascii="Courier New" w:hAnsi="Courier New"/>
          <w:b/>
        </w:rPr>
        <w:t>"ab".split(/a*?/)</w:t>
      </w:r>
      <w:r>
        <w:t xml:space="preserve"> evaluates to the array </w:t>
      </w:r>
      <w:r>
        <w:rPr>
          <w:rFonts w:ascii="Courier New" w:hAnsi="Courier New"/>
          <w:b/>
        </w:rPr>
        <w:t>["a","b"]</w:t>
      </w:r>
      <w:r>
        <w:t xml:space="preserve">, while </w:t>
      </w:r>
      <w:r>
        <w:rPr>
          <w:rFonts w:ascii="Courier New" w:hAnsi="Courier New"/>
          <w:b/>
        </w:rPr>
        <w:t>"ab".split(/a*/)</w:t>
      </w:r>
      <w:r>
        <w:t xml:space="preserve"> evaluates to the array</w:t>
      </w:r>
      <w:r>
        <w:rPr>
          <w:rFonts w:ascii="Courier New" w:hAnsi="Courier New"/>
          <w:b/>
        </w:rPr>
        <w:t>["","b"]</w:t>
      </w:r>
      <w:r>
        <w:t>.)</w:t>
      </w:r>
    </w:p>
    <w:p w14:paraId="4A04C6D0" w14:textId="77777777" w:rsidR="004C02EF" w:rsidRDefault="004C02EF" w:rsidP="004C02EF">
      <w:r>
        <w:t xml:space="preserve">If the </w:t>
      </w:r>
      <w:r>
        <w:rPr>
          <w:b/>
        </w:rPr>
        <w:t>this</w:t>
      </w:r>
      <w:r>
        <w:t xml:space="preserve"> object is (or converts to) the empty String, the result depends on whether </w:t>
      </w:r>
      <w:r w:rsidRPr="00F02209">
        <w:rPr>
          <w:rFonts w:ascii="Times New Roman" w:hAnsi="Times New Roman"/>
          <w:i/>
        </w:rPr>
        <w:t>separator</w:t>
      </w:r>
      <w:r>
        <w:t xml:space="preserve"> can match the empty String. If it can, the result array contains no elements. Otherwise, the result array contains one element, which is the empty String.</w:t>
      </w:r>
    </w:p>
    <w:p w14:paraId="344BF606" w14:textId="77777777" w:rsidR="004C02EF" w:rsidRDefault="004C02EF" w:rsidP="004C02EF">
      <w:pPr>
        <w:spacing w:after="60"/>
      </w:pPr>
      <w:r>
        <w:t xml:space="preserve">If </w:t>
      </w:r>
      <w:r w:rsidRPr="00F02209">
        <w:rPr>
          <w:rFonts w:ascii="Times New Roman" w:hAnsi="Times New Roman"/>
          <w:i/>
        </w:rPr>
        <w:t>separator</w:t>
      </w:r>
      <w:r>
        <w:t xml:space="preserve"> is a regular expression that contains capturing parentheses, then each time </w:t>
      </w:r>
      <w:r w:rsidRPr="00F02209">
        <w:rPr>
          <w:rFonts w:ascii="Times New Roman" w:hAnsi="Times New Roman"/>
          <w:i/>
        </w:rPr>
        <w:t>separator</w:t>
      </w:r>
      <w:r>
        <w:t xml:space="preserve"> is matched the results (including any </w:t>
      </w:r>
      <w:r>
        <w:rPr>
          <w:b/>
        </w:rPr>
        <w:t>undefined</w:t>
      </w:r>
      <w:r>
        <w:t xml:space="preserve"> results) of the capturing parentheses are spliced into the output array. For example,</w:t>
      </w:r>
    </w:p>
    <w:p w14:paraId="612A2390" w14:textId="77777777" w:rsidR="004C02EF" w:rsidRPr="004F25CB" w:rsidRDefault="004C02EF" w:rsidP="004C02EF">
      <w:pPr>
        <w:spacing w:after="60"/>
        <w:ind w:left="806"/>
        <w:rPr>
          <w:rFonts w:ascii="Courier New" w:hAnsi="Courier New" w:cs="Courier New"/>
          <w:b/>
        </w:rPr>
      </w:pPr>
      <w:r w:rsidRPr="004F25CB">
        <w:rPr>
          <w:rFonts w:ascii="Courier New" w:hAnsi="Courier New" w:cs="Courier New"/>
          <w:b/>
        </w:rPr>
        <w:t>"A&lt;B&gt;bold&lt;/B&gt;and&lt;CODE&gt;coded&lt;/CODE&gt;".split(/&lt;(\/)?([^&lt;&gt;]+)&gt;/)</w:t>
      </w:r>
    </w:p>
    <w:p w14:paraId="28A32DEB" w14:textId="77777777" w:rsidR="004C02EF" w:rsidRDefault="004C02EF" w:rsidP="004C02EF">
      <w:pPr>
        <w:spacing w:after="60"/>
      </w:pPr>
      <w:r>
        <w:t>evaluates to the array</w:t>
      </w:r>
    </w:p>
    <w:p w14:paraId="17256BB6" w14:textId="77777777" w:rsidR="004C02EF" w:rsidRPr="004F25CB" w:rsidRDefault="004C02EF" w:rsidP="004C02EF">
      <w:pPr>
        <w:ind w:left="806"/>
        <w:jc w:val="left"/>
        <w:rPr>
          <w:rFonts w:ascii="Courier New" w:hAnsi="Courier New" w:cs="Courier New"/>
          <w:b/>
        </w:rPr>
      </w:pPr>
      <w:r w:rsidRPr="004F25CB">
        <w:rPr>
          <w:rFonts w:ascii="Courier New" w:hAnsi="Courier New" w:cs="Courier New"/>
          <w:b/>
        </w:rPr>
        <w:t>["A", undefined, "B", "bold", "/",</w:t>
      </w:r>
      <w:r>
        <w:rPr>
          <w:rFonts w:ascii="Courier New" w:hAnsi="Courier New" w:cs="Courier New"/>
          <w:b/>
        </w:rPr>
        <w:t xml:space="preserve"> "B", "and", undefined,</w:t>
      </w:r>
      <w:r>
        <w:rPr>
          <w:rFonts w:ascii="Courier New" w:hAnsi="Courier New" w:cs="Courier New"/>
          <w:b/>
        </w:rPr>
        <w:br/>
        <w:t xml:space="preserve"> "CODE",</w:t>
      </w:r>
      <w:r w:rsidRPr="004F25CB">
        <w:rPr>
          <w:rFonts w:ascii="Courier New" w:hAnsi="Courier New" w:cs="Courier New"/>
          <w:b/>
        </w:rPr>
        <w:t xml:space="preserve"> "coded", "/", "CODE", ""]</w:t>
      </w:r>
    </w:p>
    <w:p w14:paraId="11A1E8B5" w14:textId="77777777" w:rsidR="004C02EF" w:rsidRDefault="004C02EF" w:rsidP="004C02EF">
      <w:r>
        <w:t xml:space="preserve">If </w:t>
      </w:r>
      <w:r w:rsidRPr="00F02209">
        <w:rPr>
          <w:rFonts w:ascii="Times New Roman" w:hAnsi="Times New Roman"/>
          <w:i/>
        </w:rPr>
        <w:t>separator</w:t>
      </w:r>
      <w:r>
        <w:t xml:space="preserve"> is </w:t>
      </w:r>
      <w:r>
        <w:rPr>
          <w:b/>
        </w:rPr>
        <w:t>undefined</w:t>
      </w:r>
      <w:r>
        <w:t xml:space="preserve">, then the result array contains just one String, which is the </w:t>
      </w:r>
      <w:r>
        <w:rPr>
          <w:b/>
        </w:rPr>
        <w:t>this</w:t>
      </w:r>
      <w:r>
        <w:t xml:space="preserve"> value (converted to a String). If </w:t>
      </w:r>
      <w:r w:rsidRPr="00F02209">
        <w:rPr>
          <w:rFonts w:ascii="Times New Roman" w:hAnsi="Times New Roman"/>
          <w:i/>
        </w:rPr>
        <w:t>limit</w:t>
      </w:r>
      <w:r>
        <w:t xml:space="preserve"> is not </w:t>
      </w:r>
      <w:r>
        <w:rPr>
          <w:b/>
        </w:rPr>
        <w:t>undefined</w:t>
      </w:r>
      <w:r>
        <w:t xml:space="preserve">, then the output array is truncated so that it contains no more than </w:t>
      </w:r>
      <w:r w:rsidRPr="00F02209">
        <w:rPr>
          <w:rFonts w:ascii="Times New Roman" w:hAnsi="Times New Roman"/>
          <w:i/>
        </w:rPr>
        <w:t>limit</w:t>
      </w:r>
      <w:r>
        <w:t xml:space="preserve"> elements.</w:t>
      </w:r>
    </w:p>
    <w:p w14:paraId="0B691517" w14:textId="77777777" w:rsidR="004C02EF" w:rsidRDefault="004C02EF" w:rsidP="004C02EF">
      <w:r>
        <w:t xml:space="preserve">When the </w:t>
      </w:r>
      <w:r>
        <w:rPr>
          <w:rFonts w:ascii="Courier New" w:hAnsi="Courier New"/>
          <w:b/>
        </w:rPr>
        <w:t>split</w:t>
      </w:r>
      <w:r>
        <w:t xml:space="preserve"> method is called, the following steps are taken:</w:t>
      </w:r>
    </w:p>
    <w:p w14:paraId="595AC2B5" w14:textId="77777777" w:rsidR="004C02EF" w:rsidRPr="004F25CB" w:rsidRDefault="004C02EF" w:rsidP="004C02EF">
      <w:pPr>
        <w:pStyle w:val="Alg4"/>
        <w:numPr>
          <w:ilvl w:val="0"/>
          <w:numId w:val="236"/>
        </w:numPr>
        <w:tabs>
          <w:tab w:val="left" w:pos="1710"/>
        </w:tabs>
      </w:pPr>
      <w:r w:rsidRPr="004F25CB">
        <w:t xml:space="preserve">Call CheckObjectCoercible passing the </w:t>
      </w:r>
      <w:r w:rsidRPr="004F25CB">
        <w:rPr>
          <w:b/>
        </w:rPr>
        <w:t>this</w:t>
      </w:r>
      <w:r w:rsidRPr="004F25CB">
        <w:t xml:space="preserve"> value as its argument.</w:t>
      </w:r>
    </w:p>
    <w:p w14:paraId="09EC922B" w14:textId="77777777" w:rsidR="004C02EF" w:rsidRPr="004F25CB" w:rsidRDefault="004C02EF" w:rsidP="004C02EF">
      <w:pPr>
        <w:pStyle w:val="Alg4"/>
        <w:numPr>
          <w:ilvl w:val="0"/>
          <w:numId w:val="236"/>
        </w:numPr>
        <w:tabs>
          <w:tab w:val="left" w:pos="1710"/>
        </w:tabs>
      </w:pPr>
      <w:r w:rsidRPr="004F25CB">
        <w:t xml:space="preserve">Let </w:t>
      </w:r>
      <w:r w:rsidRPr="004F25CB">
        <w:rPr>
          <w:i/>
        </w:rPr>
        <w:t>S</w:t>
      </w:r>
      <w:r w:rsidRPr="004F25CB">
        <w:t xml:space="preserve"> be the result of calling ToString, giving it the </w:t>
      </w:r>
      <w:r w:rsidRPr="004F25CB">
        <w:rPr>
          <w:b/>
        </w:rPr>
        <w:t>this</w:t>
      </w:r>
      <w:r w:rsidRPr="004F25CB">
        <w:t xml:space="preserve"> value as its argument.</w:t>
      </w:r>
    </w:p>
    <w:p w14:paraId="53B02B20" w14:textId="77777777" w:rsidR="004C02EF" w:rsidRPr="004F25CB" w:rsidRDefault="004C02EF" w:rsidP="004C02EF">
      <w:pPr>
        <w:pStyle w:val="Alg4"/>
        <w:numPr>
          <w:ilvl w:val="0"/>
          <w:numId w:val="236"/>
        </w:numPr>
      </w:pPr>
      <w:r w:rsidRPr="004F25CB">
        <w:t xml:space="preserve">Let </w:t>
      </w:r>
      <w:r w:rsidRPr="004F25CB">
        <w:rPr>
          <w:i/>
        </w:rPr>
        <w:t>A</w:t>
      </w:r>
      <w:r w:rsidRPr="004F25CB">
        <w:t xml:space="preserve"> be a new array created as if by the expression </w:t>
      </w:r>
      <w:r>
        <w:rPr>
          <w:rFonts w:ascii="Courier New" w:hAnsi="Courier New"/>
          <w:b/>
        </w:rPr>
        <w:t>new Array()</w:t>
      </w:r>
      <w:r w:rsidRPr="004F25CB">
        <w:t xml:space="preserve">where </w:t>
      </w:r>
      <w:r w:rsidRPr="00FE35A1">
        <w:rPr>
          <w:rFonts w:ascii="Courier New" w:hAnsi="Courier New" w:cs="Courier New"/>
          <w:b/>
        </w:rPr>
        <w:t>Array</w:t>
      </w:r>
      <w:r w:rsidRPr="004F25CB">
        <w:t xml:space="preserve"> is the standard built-in constructor with that name.</w:t>
      </w:r>
    </w:p>
    <w:p w14:paraId="28734A9C" w14:textId="77777777" w:rsidR="004C02EF" w:rsidRPr="004F25CB" w:rsidRDefault="004C02EF" w:rsidP="004C02EF">
      <w:pPr>
        <w:pStyle w:val="Alg4"/>
        <w:numPr>
          <w:ilvl w:val="0"/>
          <w:numId w:val="236"/>
        </w:numPr>
      </w:pPr>
      <w:r w:rsidRPr="004F25CB">
        <w:t xml:space="preserve">Let </w:t>
      </w:r>
      <w:r w:rsidRPr="004F25CB">
        <w:rPr>
          <w:i/>
        </w:rPr>
        <w:t>lengthA</w:t>
      </w:r>
      <w:r w:rsidRPr="004F25CB">
        <w:t xml:space="preserve"> be 0.</w:t>
      </w:r>
    </w:p>
    <w:p w14:paraId="6A02104C" w14:textId="77777777" w:rsidR="004C02EF" w:rsidRPr="004F25CB" w:rsidRDefault="004C02EF" w:rsidP="004C02EF">
      <w:pPr>
        <w:pStyle w:val="Alg4"/>
        <w:numPr>
          <w:ilvl w:val="0"/>
          <w:numId w:val="236"/>
        </w:numPr>
      </w:pPr>
      <w:r w:rsidRPr="004F25CB">
        <w:t xml:space="preserve">If </w:t>
      </w:r>
      <w:r w:rsidRPr="004F25CB">
        <w:rPr>
          <w:i/>
        </w:rPr>
        <w:t>limit</w:t>
      </w:r>
      <w:r w:rsidRPr="004F25CB">
        <w:t xml:space="preserve"> is </w:t>
      </w:r>
      <w:r w:rsidRPr="004F25CB">
        <w:rPr>
          <w:b/>
        </w:rPr>
        <w:t>undefined</w:t>
      </w:r>
      <w:r w:rsidRPr="004F25CB">
        <w:t xml:space="preserve">, let </w:t>
      </w:r>
      <w:r w:rsidRPr="004F25CB">
        <w:rPr>
          <w:i/>
        </w:rPr>
        <w:t>lim</w:t>
      </w:r>
      <w:r w:rsidRPr="004F25CB">
        <w:t xml:space="preserve"> = 2</w:t>
      </w:r>
      <w:r w:rsidRPr="004F25CB">
        <w:rPr>
          <w:vertAlign w:val="superscript"/>
        </w:rPr>
        <w:t>32</w:t>
      </w:r>
      <w:r w:rsidRPr="004F25CB">
        <w:t xml:space="preserve">–1; else let </w:t>
      </w:r>
      <w:r w:rsidRPr="004F25CB">
        <w:rPr>
          <w:i/>
        </w:rPr>
        <w:t>lim</w:t>
      </w:r>
      <w:r w:rsidRPr="004F25CB">
        <w:t xml:space="preserve"> = ToUint32(</w:t>
      </w:r>
      <w:r w:rsidRPr="004F25CB">
        <w:rPr>
          <w:i/>
        </w:rPr>
        <w:t>limit</w:t>
      </w:r>
      <w:r w:rsidRPr="004F25CB">
        <w:t>).</w:t>
      </w:r>
    </w:p>
    <w:p w14:paraId="6C381457" w14:textId="77777777" w:rsidR="004C02EF" w:rsidRPr="004F25CB" w:rsidRDefault="004C02EF" w:rsidP="004C02EF">
      <w:pPr>
        <w:pStyle w:val="Alg4"/>
        <w:numPr>
          <w:ilvl w:val="0"/>
          <w:numId w:val="236"/>
        </w:numPr>
      </w:pPr>
      <w:r w:rsidRPr="004F25CB">
        <w:t xml:space="preserve">Let </w:t>
      </w:r>
      <w:r w:rsidRPr="004F25CB">
        <w:rPr>
          <w:i/>
        </w:rPr>
        <w:t>s</w:t>
      </w:r>
      <w:r w:rsidRPr="004F25CB">
        <w:t xml:space="preserve"> be the number of characters in </w:t>
      </w:r>
      <w:r w:rsidRPr="004F25CB">
        <w:rPr>
          <w:i/>
        </w:rPr>
        <w:t>S</w:t>
      </w:r>
      <w:r w:rsidRPr="004F25CB">
        <w:t>.</w:t>
      </w:r>
    </w:p>
    <w:p w14:paraId="3E713A8D" w14:textId="77777777" w:rsidR="004C02EF" w:rsidRPr="004F25CB" w:rsidRDefault="004C02EF" w:rsidP="004C02EF">
      <w:pPr>
        <w:pStyle w:val="Alg4"/>
        <w:numPr>
          <w:ilvl w:val="0"/>
          <w:numId w:val="236"/>
        </w:numPr>
      </w:pPr>
      <w:r w:rsidRPr="004F25CB">
        <w:t xml:space="preserve">Let </w:t>
      </w:r>
      <w:r w:rsidRPr="004F25CB">
        <w:rPr>
          <w:i/>
        </w:rPr>
        <w:t>p</w:t>
      </w:r>
      <w:r w:rsidRPr="004F25CB">
        <w:t xml:space="preserve"> = 0.</w:t>
      </w:r>
    </w:p>
    <w:p w14:paraId="18E01143" w14:textId="77777777" w:rsidR="004C02EF" w:rsidRPr="004F25CB" w:rsidRDefault="004C02EF" w:rsidP="004C02EF">
      <w:pPr>
        <w:pStyle w:val="Alg4"/>
        <w:numPr>
          <w:ilvl w:val="0"/>
          <w:numId w:val="236"/>
        </w:numPr>
      </w:pPr>
      <w:r w:rsidRPr="004F25CB">
        <w:t xml:space="preserve">If </w:t>
      </w:r>
      <w:r w:rsidRPr="004F25CB">
        <w:rPr>
          <w:i/>
        </w:rPr>
        <w:t>separator</w:t>
      </w:r>
      <w:r w:rsidRPr="004F25CB">
        <w:t xml:space="preserve"> </w:t>
      </w:r>
      <w:ins w:id="5745" w:author="Allen Wirfs-Brock" w:date="2011-07-02T14:10:00Z">
        <w:r w:rsidR="00141138">
          <w:t>has the [[IsRegExp]] internal property</w:t>
        </w:r>
      </w:ins>
      <w:del w:id="5746" w:author="Allen Wirfs-Brock" w:date="2011-07-02T14:10:00Z">
        <w:r w:rsidRPr="004F25CB" w:rsidDel="00141138">
          <w:delText xml:space="preserve">is a RegExp object (its [[Class]] is </w:delText>
        </w:r>
        <w:r w:rsidDel="00141138">
          <w:rPr>
            <w:rFonts w:ascii="Courier New" w:hAnsi="Courier New"/>
            <w:b/>
          </w:rPr>
          <w:delText>"RegExp"</w:delText>
        </w:r>
        <w:r w:rsidRPr="004F25CB" w:rsidDel="00141138">
          <w:delText>)</w:delText>
        </w:r>
      </w:del>
      <w:r w:rsidRPr="004F25CB">
        <w:t xml:space="preserve">, let </w:t>
      </w:r>
      <w:r w:rsidRPr="004F25CB">
        <w:rPr>
          <w:i/>
        </w:rPr>
        <w:t>R</w:t>
      </w:r>
      <w:r w:rsidRPr="004F25CB">
        <w:t xml:space="preserve"> = </w:t>
      </w:r>
      <w:r w:rsidRPr="004F25CB">
        <w:rPr>
          <w:i/>
        </w:rPr>
        <w:t>separator</w:t>
      </w:r>
      <w:r w:rsidRPr="004F25CB">
        <w:t xml:space="preserve">; otherwise let </w:t>
      </w:r>
      <w:r w:rsidRPr="004F25CB">
        <w:rPr>
          <w:i/>
        </w:rPr>
        <w:t>R</w:t>
      </w:r>
      <w:r w:rsidRPr="004F25CB">
        <w:t xml:space="preserve"> = ToString(</w:t>
      </w:r>
      <w:r w:rsidRPr="004F25CB">
        <w:rPr>
          <w:i/>
        </w:rPr>
        <w:t>separator</w:t>
      </w:r>
      <w:r w:rsidRPr="004F25CB">
        <w:t>).</w:t>
      </w:r>
    </w:p>
    <w:p w14:paraId="6702E93D" w14:textId="77777777" w:rsidR="004C02EF" w:rsidRPr="004F25CB" w:rsidRDefault="004C02EF" w:rsidP="004C02EF">
      <w:pPr>
        <w:pStyle w:val="Alg4"/>
        <w:numPr>
          <w:ilvl w:val="0"/>
          <w:numId w:val="236"/>
        </w:numPr>
      </w:pPr>
      <w:r w:rsidRPr="004F25CB">
        <w:t xml:space="preserve">If </w:t>
      </w:r>
      <w:r w:rsidRPr="004F25CB">
        <w:rPr>
          <w:i/>
        </w:rPr>
        <w:t>lim</w:t>
      </w:r>
      <w:r w:rsidRPr="004F25CB">
        <w:t xml:space="preserve"> = 0, return </w:t>
      </w:r>
      <w:r w:rsidRPr="004F25CB">
        <w:rPr>
          <w:i/>
        </w:rPr>
        <w:t>A</w:t>
      </w:r>
      <w:r w:rsidRPr="004F25CB">
        <w:t>.</w:t>
      </w:r>
    </w:p>
    <w:p w14:paraId="75BAC84F" w14:textId="77777777" w:rsidR="004C02EF" w:rsidRPr="004F25CB" w:rsidRDefault="004C02EF" w:rsidP="004C02EF">
      <w:pPr>
        <w:pStyle w:val="Alg4"/>
        <w:numPr>
          <w:ilvl w:val="0"/>
          <w:numId w:val="236"/>
        </w:numPr>
      </w:pPr>
      <w:r w:rsidRPr="004F25CB">
        <w:t xml:space="preserve">If </w:t>
      </w:r>
      <w:r w:rsidRPr="004F25CB">
        <w:rPr>
          <w:i/>
        </w:rPr>
        <w:t>separator</w:t>
      </w:r>
      <w:r w:rsidRPr="004F25CB">
        <w:t xml:space="preserve"> is </w:t>
      </w:r>
      <w:r w:rsidRPr="004F25CB">
        <w:rPr>
          <w:b/>
        </w:rPr>
        <w:t>undefined</w:t>
      </w:r>
      <w:r w:rsidRPr="004F25CB">
        <w:t>, then</w:t>
      </w:r>
    </w:p>
    <w:p w14:paraId="19A38845" w14:textId="77777777" w:rsidR="004C02EF" w:rsidRPr="004F25CB" w:rsidRDefault="004C02EF" w:rsidP="004C02EF">
      <w:pPr>
        <w:pStyle w:val="Alg4"/>
        <w:numPr>
          <w:ilvl w:val="1"/>
          <w:numId w:val="236"/>
        </w:numPr>
      </w:pPr>
      <w:r w:rsidRPr="004F25CB">
        <w:t xml:space="preserve">Call the [[DefineOwnProperty]] internal method of </w:t>
      </w:r>
      <w:r w:rsidRPr="004F25CB">
        <w:rPr>
          <w:i/>
        </w:rPr>
        <w:t>A</w:t>
      </w:r>
      <w:r w:rsidRPr="004F25CB">
        <w:t xml:space="preserve"> with arguments </w:t>
      </w:r>
      <w:r>
        <w:rPr>
          <w:rFonts w:ascii="Courier New" w:hAnsi="Courier New"/>
        </w:rPr>
        <w:t>"</w:t>
      </w:r>
      <w:r>
        <w:rPr>
          <w:rFonts w:ascii="Courier New" w:hAnsi="Courier New"/>
          <w:b/>
        </w:rPr>
        <w:t>0</w:t>
      </w:r>
      <w:r>
        <w:rPr>
          <w:rFonts w:ascii="Courier New" w:hAnsi="Courier New"/>
        </w:rPr>
        <w:t>"</w:t>
      </w:r>
      <w:r w:rsidRPr="004F25CB">
        <w:t xml:space="preserve">, Property Descriptor {[[Value]]: </w:t>
      </w:r>
      <w:r w:rsidRPr="004F25CB">
        <w:rPr>
          <w:i/>
        </w:rPr>
        <w:t>S</w:t>
      </w:r>
      <w:r w:rsidRPr="004F25CB">
        <w:t xml:space="preserve">, [[Writable]]: </w:t>
      </w:r>
      <w:r w:rsidRPr="004F25CB">
        <w:rPr>
          <w:b/>
        </w:rPr>
        <w:t>true</w:t>
      </w:r>
      <w:r w:rsidRPr="004F25CB">
        <w:t xml:space="preserve">, [[Enumerable]]: </w:t>
      </w:r>
      <w:r w:rsidRPr="004F25CB">
        <w:rPr>
          <w:b/>
        </w:rPr>
        <w:t>true</w:t>
      </w:r>
      <w:r w:rsidRPr="004F25CB">
        <w:t xml:space="preserve">, [[Configurable]]: </w:t>
      </w:r>
      <w:r w:rsidRPr="004F25CB">
        <w:rPr>
          <w:b/>
        </w:rPr>
        <w:t>true</w:t>
      </w:r>
      <w:r w:rsidRPr="004F25CB">
        <w:t xml:space="preserve">}, and </w:t>
      </w:r>
      <w:r w:rsidRPr="004F25CB">
        <w:rPr>
          <w:b/>
        </w:rPr>
        <w:t>false</w:t>
      </w:r>
      <w:r w:rsidRPr="004F25CB">
        <w:t>.</w:t>
      </w:r>
    </w:p>
    <w:p w14:paraId="31AF856D" w14:textId="77777777" w:rsidR="004C02EF" w:rsidRPr="004F25CB" w:rsidRDefault="004C02EF" w:rsidP="004C02EF">
      <w:pPr>
        <w:pStyle w:val="Alg4"/>
        <w:numPr>
          <w:ilvl w:val="1"/>
          <w:numId w:val="236"/>
        </w:numPr>
        <w:spacing w:after="120"/>
        <w:contextualSpacing/>
      </w:pPr>
      <w:r w:rsidRPr="004F25CB">
        <w:t xml:space="preserve">Return </w:t>
      </w:r>
      <w:r w:rsidRPr="004F25CB">
        <w:rPr>
          <w:i/>
        </w:rPr>
        <w:t>A</w:t>
      </w:r>
      <w:r w:rsidRPr="004F25CB">
        <w:t>.</w:t>
      </w:r>
    </w:p>
    <w:p w14:paraId="359E6F94" w14:textId="77777777" w:rsidR="004C02EF" w:rsidRPr="004F25CB" w:rsidRDefault="004C02EF" w:rsidP="004C02EF">
      <w:pPr>
        <w:pStyle w:val="Alg4"/>
        <w:numPr>
          <w:ilvl w:val="0"/>
          <w:numId w:val="236"/>
        </w:numPr>
      </w:pPr>
      <w:r w:rsidRPr="004F25CB">
        <w:t xml:space="preserve">If </w:t>
      </w:r>
      <w:r w:rsidRPr="004F25CB">
        <w:rPr>
          <w:i/>
        </w:rPr>
        <w:t>s</w:t>
      </w:r>
      <w:r w:rsidRPr="004F25CB">
        <w:t xml:space="preserve"> = 0, then</w:t>
      </w:r>
    </w:p>
    <w:p w14:paraId="1A2B5776" w14:textId="77777777" w:rsidR="004C02EF" w:rsidRPr="004F25CB" w:rsidRDefault="004C02EF" w:rsidP="004C02EF">
      <w:pPr>
        <w:pStyle w:val="Alg4"/>
        <w:numPr>
          <w:ilvl w:val="1"/>
          <w:numId w:val="236"/>
        </w:numPr>
      </w:pPr>
      <w:r w:rsidRPr="004F25CB">
        <w:t xml:space="preserve">Call </w:t>
      </w:r>
      <w:r w:rsidRPr="004F25CB">
        <w:rPr>
          <w:i/>
        </w:rPr>
        <w:t>SplitMatch</w:t>
      </w:r>
      <w:r w:rsidRPr="004F25CB">
        <w:t>(</w:t>
      </w:r>
      <w:r w:rsidRPr="004F25CB">
        <w:rPr>
          <w:i/>
        </w:rPr>
        <w:t>S</w:t>
      </w:r>
      <w:r w:rsidRPr="004F25CB">
        <w:t>, 0</w:t>
      </w:r>
      <w:r>
        <w:t xml:space="preserve">, </w:t>
      </w:r>
      <w:r w:rsidRPr="004F25CB">
        <w:rPr>
          <w:i/>
        </w:rPr>
        <w:t>R</w:t>
      </w:r>
      <w:r w:rsidRPr="004F25CB">
        <w:t xml:space="preserve">) and let </w:t>
      </w:r>
      <w:r w:rsidRPr="004F25CB">
        <w:rPr>
          <w:i/>
        </w:rPr>
        <w:t>z</w:t>
      </w:r>
      <w:r w:rsidRPr="004F25CB">
        <w:t xml:space="preserve"> be its MatchResult result.</w:t>
      </w:r>
    </w:p>
    <w:p w14:paraId="0BC7036A" w14:textId="77777777" w:rsidR="004C02EF" w:rsidRPr="004F25CB" w:rsidRDefault="004C02EF" w:rsidP="004C02EF">
      <w:pPr>
        <w:pStyle w:val="Alg4"/>
        <w:numPr>
          <w:ilvl w:val="1"/>
          <w:numId w:val="236"/>
        </w:numPr>
      </w:pPr>
      <w:r w:rsidRPr="004F25CB">
        <w:t xml:space="preserve">If </w:t>
      </w:r>
      <w:r w:rsidRPr="004F25CB">
        <w:rPr>
          <w:i/>
        </w:rPr>
        <w:t>z</w:t>
      </w:r>
      <w:r w:rsidRPr="004F25CB">
        <w:t xml:space="preserve"> is not </w:t>
      </w:r>
      <w:r w:rsidRPr="004F25CB">
        <w:rPr>
          <w:b/>
        </w:rPr>
        <w:t>failure</w:t>
      </w:r>
      <w:r w:rsidRPr="004F25CB">
        <w:t xml:space="preserve">, return </w:t>
      </w:r>
      <w:r w:rsidRPr="004F25CB">
        <w:rPr>
          <w:i/>
        </w:rPr>
        <w:t>A</w:t>
      </w:r>
      <w:r w:rsidRPr="004F25CB">
        <w:t>.</w:t>
      </w:r>
    </w:p>
    <w:p w14:paraId="6CDAC02A" w14:textId="77777777" w:rsidR="004C02EF" w:rsidRPr="004F25CB" w:rsidRDefault="004C02EF" w:rsidP="004C02EF">
      <w:pPr>
        <w:pStyle w:val="Alg4"/>
        <w:numPr>
          <w:ilvl w:val="1"/>
          <w:numId w:val="236"/>
        </w:numPr>
      </w:pPr>
      <w:r w:rsidRPr="004F25CB">
        <w:t xml:space="preserve">Call the [[DefineOwnProperty]] internal method of </w:t>
      </w:r>
      <w:r w:rsidRPr="004F25CB">
        <w:rPr>
          <w:i/>
        </w:rPr>
        <w:t>A</w:t>
      </w:r>
      <w:r w:rsidRPr="004F25CB">
        <w:t xml:space="preserve"> with arguments </w:t>
      </w:r>
      <w:r>
        <w:rPr>
          <w:rFonts w:ascii="Courier New" w:hAnsi="Courier New"/>
        </w:rPr>
        <w:t>"</w:t>
      </w:r>
      <w:r>
        <w:rPr>
          <w:rFonts w:ascii="Courier New" w:hAnsi="Courier New"/>
          <w:b/>
        </w:rPr>
        <w:t>0</w:t>
      </w:r>
      <w:r>
        <w:rPr>
          <w:rFonts w:ascii="Courier New" w:hAnsi="Courier New"/>
        </w:rPr>
        <w:t>"</w:t>
      </w:r>
      <w:r w:rsidRPr="004F25CB">
        <w:t xml:space="preserve">, Property Descriptor {[[Value]]: </w:t>
      </w:r>
      <w:r w:rsidRPr="004F25CB">
        <w:rPr>
          <w:i/>
        </w:rPr>
        <w:t>S</w:t>
      </w:r>
      <w:r w:rsidRPr="004F25CB">
        <w:t xml:space="preserve">, [[Writable]]: </w:t>
      </w:r>
      <w:r w:rsidRPr="004F25CB">
        <w:rPr>
          <w:b/>
        </w:rPr>
        <w:t>true</w:t>
      </w:r>
      <w:r w:rsidRPr="004F25CB">
        <w:t xml:space="preserve">, [[Enumerable]]: </w:t>
      </w:r>
      <w:r w:rsidRPr="004F25CB">
        <w:rPr>
          <w:b/>
        </w:rPr>
        <w:t>true</w:t>
      </w:r>
      <w:r w:rsidRPr="004F25CB">
        <w:t xml:space="preserve">, [[Configurable]]: </w:t>
      </w:r>
      <w:r w:rsidRPr="004F25CB">
        <w:rPr>
          <w:b/>
        </w:rPr>
        <w:t>true</w:t>
      </w:r>
      <w:r w:rsidRPr="004F25CB">
        <w:t xml:space="preserve">}, and </w:t>
      </w:r>
      <w:r w:rsidRPr="004F25CB">
        <w:rPr>
          <w:b/>
        </w:rPr>
        <w:t>false</w:t>
      </w:r>
      <w:r w:rsidRPr="004F25CB">
        <w:t>.</w:t>
      </w:r>
    </w:p>
    <w:p w14:paraId="1F0AF01D" w14:textId="77777777" w:rsidR="004C02EF" w:rsidRPr="004F25CB" w:rsidRDefault="004C02EF" w:rsidP="004C02EF">
      <w:pPr>
        <w:pStyle w:val="Alg4"/>
        <w:numPr>
          <w:ilvl w:val="1"/>
          <w:numId w:val="236"/>
        </w:numPr>
        <w:spacing w:after="120"/>
        <w:contextualSpacing/>
      </w:pPr>
      <w:r w:rsidRPr="004F25CB">
        <w:t xml:space="preserve">Return </w:t>
      </w:r>
      <w:r w:rsidRPr="004F25CB">
        <w:rPr>
          <w:i/>
        </w:rPr>
        <w:t>A</w:t>
      </w:r>
      <w:r w:rsidRPr="004F25CB">
        <w:t>.</w:t>
      </w:r>
    </w:p>
    <w:p w14:paraId="01AA4EE6" w14:textId="77777777" w:rsidR="004C02EF" w:rsidRPr="004F25CB" w:rsidRDefault="004C02EF" w:rsidP="004C02EF">
      <w:pPr>
        <w:pStyle w:val="Alg4"/>
        <w:numPr>
          <w:ilvl w:val="0"/>
          <w:numId w:val="236"/>
        </w:numPr>
      </w:pPr>
      <w:r w:rsidRPr="004F25CB">
        <w:t xml:space="preserve">Let </w:t>
      </w:r>
      <w:r w:rsidRPr="004F25CB">
        <w:rPr>
          <w:i/>
        </w:rPr>
        <w:t>q</w:t>
      </w:r>
      <w:r w:rsidRPr="004F25CB">
        <w:t xml:space="preserve"> = </w:t>
      </w:r>
      <w:r w:rsidRPr="004F25CB">
        <w:rPr>
          <w:i/>
        </w:rPr>
        <w:t>p</w:t>
      </w:r>
      <w:r w:rsidRPr="004F25CB">
        <w:t>.</w:t>
      </w:r>
    </w:p>
    <w:p w14:paraId="7DA1702B" w14:textId="77777777" w:rsidR="004C02EF" w:rsidRPr="004F25CB" w:rsidRDefault="004C02EF" w:rsidP="004C02EF">
      <w:pPr>
        <w:pStyle w:val="Alg4"/>
        <w:numPr>
          <w:ilvl w:val="0"/>
          <w:numId w:val="236"/>
        </w:numPr>
      </w:pPr>
      <w:r w:rsidRPr="004F25CB">
        <w:t xml:space="preserve">Repeat, while </w:t>
      </w:r>
      <w:r w:rsidRPr="004F25CB">
        <w:rPr>
          <w:i/>
        </w:rPr>
        <w:t>q</w:t>
      </w:r>
      <w:r w:rsidRPr="004F25CB">
        <w:t xml:space="preserve"> </w:t>
      </w:r>
      <w:r w:rsidRPr="004F25CB">
        <w:sym w:font="Symbol" w:char="F0B9"/>
      </w:r>
      <w:r w:rsidRPr="004F25CB">
        <w:t xml:space="preserve"> </w:t>
      </w:r>
      <w:r w:rsidRPr="004F25CB">
        <w:rPr>
          <w:i/>
        </w:rPr>
        <w:t>s</w:t>
      </w:r>
    </w:p>
    <w:p w14:paraId="35591EAE" w14:textId="77777777" w:rsidR="004C02EF" w:rsidRPr="004F25CB" w:rsidRDefault="004C02EF" w:rsidP="004C02EF">
      <w:pPr>
        <w:pStyle w:val="Alg4"/>
        <w:numPr>
          <w:ilvl w:val="1"/>
          <w:numId w:val="236"/>
        </w:numPr>
      </w:pPr>
      <w:r w:rsidRPr="004F25CB">
        <w:t xml:space="preserve">Call </w:t>
      </w:r>
      <w:r w:rsidRPr="004F25CB">
        <w:rPr>
          <w:i/>
        </w:rPr>
        <w:t>SplitMatch</w:t>
      </w:r>
      <w:r w:rsidRPr="004F25CB">
        <w:t>(</w:t>
      </w:r>
      <w:r>
        <w:rPr>
          <w:i/>
        </w:rPr>
        <w:t>S, q, R</w:t>
      </w:r>
      <w:r w:rsidRPr="004F25CB">
        <w:t xml:space="preserve">) and let </w:t>
      </w:r>
      <w:r w:rsidRPr="004F25CB">
        <w:rPr>
          <w:i/>
        </w:rPr>
        <w:t>z</w:t>
      </w:r>
      <w:r w:rsidRPr="004F25CB">
        <w:t xml:space="preserve"> be its MatchResult result.</w:t>
      </w:r>
    </w:p>
    <w:p w14:paraId="36FABE5F" w14:textId="77777777" w:rsidR="004C02EF" w:rsidRPr="004F25CB" w:rsidRDefault="004C02EF" w:rsidP="004C02EF">
      <w:pPr>
        <w:pStyle w:val="Alg4"/>
        <w:numPr>
          <w:ilvl w:val="1"/>
          <w:numId w:val="236"/>
        </w:numPr>
      </w:pPr>
      <w:r w:rsidRPr="004F25CB">
        <w:t xml:space="preserve">If </w:t>
      </w:r>
      <w:r w:rsidRPr="004F25CB">
        <w:rPr>
          <w:i/>
        </w:rPr>
        <w:t>z</w:t>
      </w:r>
      <w:r w:rsidRPr="004F25CB">
        <w:t xml:space="preserve"> is </w:t>
      </w:r>
      <w:r w:rsidRPr="004F25CB">
        <w:rPr>
          <w:b/>
        </w:rPr>
        <w:t>failure</w:t>
      </w:r>
      <w:r w:rsidRPr="004F25CB">
        <w:t xml:space="preserve">, then let </w:t>
      </w:r>
      <w:r w:rsidRPr="004F25CB">
        <w:rPr>
          <w:i/>
        </w:rPr>
        <w:t>q</w:t>
      </w:r>
      <w:r w:rsidRPr="004F25CB">
        <w:t xml:space="preserve"> = </w:t>
      </w:r>
      <w:r w:rsidRPr="004F25CB">
        <w:rPr>
          <w:i/>
        </w:rPr>
        <w:t>q</w:t>
      </w:r>
      <w:r w:rsidRPr="004F25CB">
        <w:t>+1.</w:t>
      </w:r>
    </w:p>
    <w:p w14:paraId="4C660F17" w14:textId="77777777" w:rsidR="004C02EF" w:rsidRPr="004F25CB" w:rsidRDefault="004C02EF" w:rsidP="004C02EF">
      <w:pPr>
        <w:pStyle w:val="Alg4"/>
        <w:numPr>
          <w:ilvl w:val="1"/>
          <w:numId w:val="236"/>
        </w:numPr>
      </w:pPr>
      <w:r w:rsidRPr="004F25CB">
        <w:t xml:space="preserve">Else,  </w:t>
      </w:r>
      <w:r w:rsidRPr="004F25CB">
        <w:rPr>
          <w:i/>
        </w:rPr>
        <w:t>z</w:t>
      </w:r>
      <w:r w:rsidRPr="004F25CB">
        <w:t xml:space="preserve"> is not </w:t>
      </w:r>
      <w:r w:rsidRPr="004F25CB">
        <w:rPr>
          <w:b/>
        </w:rPr>
        <w:t>failure</w:t>
      </w:r>
    </w:p>
    <w:p w14:paraId="025DB143" w14:textId="77777777" w:rsidR="004C02EF" w:rsidRPr="004F25CB" w:rsidRDefault="004C02EF" w:rsidP="004C02EF">
      <w:pPr>
        <w:pStyle w:val="Alg4"/>
        <w:numPr>
          <w:ilvl w:val="2"/>
          <w:numId w:val="236"/>
        </w:numPr>
      </w:pPr>
      <w:r w:rsidRPr="004F25CB">
        <w:rPr>
          <w:i/>
        </w:rPr>
        <w:t>z</w:t>
      </w:r>
      <w:r w:rsidRPr="004F25CB">
        <w:t xml:space="preserve"> must be a State. Let </w:t>
      </w:r>
      <w:r w:rsidRPr="004F25CB">
        <w:rPr>
          <w:i/>
        </w:rPr>
        <w:t>e</w:t>
      </w:r>
      <w:r w:rsidRPr="004F25CB">
        <w:t xml:space="preserve"> be </w:t>
      </w:r>
      <w:r w:rsidRPr="004F25CB">
        <w:rPr>
          <w:i/>
        </w:rPr>
        <w:t>z</w:t>
      </w:r>
      <w:r w:rsidRPr="004F25CB">
        <w:t xml:space="preserve">'s </w:t>
      </w:r>
      <w:r w:rsidRPr="004F25CB">
        <w:rPr>
          <w:i/>
        </w:rPr>
        <w:t>endIndex</w:t>
      </w:r>
      <w:r w:rsidRPr="004F25CB">
        <w:t xml:space="preserve"> and let </w:t>
      </w:r>
      <w:r w:rsidRPr="004F25CB">
        <w:rPr>
          <w:i/>
        </w:rPr>
        <w:t>cap</w:t>
      </w:r>
      <w:r w:rsidRPr="004F25CB">
        <w:t xml:space="preserve"> be </w:t>
      </w:r>
      <w:r w:rsidRPr="004F25CB">
        <w:rPr>
          <w:i/>
        </w:rPr>
        <w:t>z</w:t>
      </w:r>
      <w:r w:rsidRPr="004F25CB">
        <w:t xml:space="preserve">'s </w:t>
      </w:r>
      <w:r w:rsidRPr="004F25CB">
        <w:rPr>
          <w:i/>
        </w:rPr>
        <w:t>captures</w:t>
      </w:r>
      <w:r w:rsidRPr="004F25CB">
        <w:t xml:space="preserve"> array.</w:t>
      </w:r>
    </w:p>
    <w:p w14:paraId="5F660AE4" w14:textId="77777777" w:rsidR="004C02EF" w:rsidRPr="004F25CB" w:rsidRDefault="004C02EF" w:rsidP="004C02EF">
      <w:pPr>
        <w:pStyle w:val="Alg4"/>
        <w:numPr>
          <w:ilvl w:val="2"/>
          <w:numId w:val="236"/>
        </w:numPr>
      </w:pPr>
      <w:r w:rsidRPr="004F25CB">
        <w:t xml:space="preserve">If </w:t>
      </w:r>
      <w:r w:rsidRPr="004F25CB">
        <w:rPr>
          <w:i/>
        </w:rPr>
        <w:t>e</w:t>
      </w:r>
      <w:r w:rsidRPr="004F25CB">
        <w:t xml:space="preserve"> = </w:t>
      </w:r>
      <w:r w:rsidRPr="004F25CB">
        <w:rPr>
          <w:i/>
        </w:rPr>
        <w:t>p</w:t>
      </w:r>
      <w:r w:rsidRPr="004F25CB">
        <w:t xml:space="preserve">, then let </w:t>
      </w:r>
      <w:r w:rsidRPr="004F25CB">
        <w:rPr>
          <w:i/>
        </w:rPr>
        <w:t>q</w:t>
      </w:r>
      <w:r w:rsidRPr="004F25CB">
        <w:t xml:space="preserve"> = </w:t>
      </w:r>
      <w:r w:rsidRPr="004F25CB">
        <w:rPr>
          <w:i/>
        </w:rPr>
        <w:t>q</w:t>
      </w:r>
      <w:r w:rsidRPr="004F25CB">
        <w:t>+1.</w:t>
      </w:r>
    </w:p>
    <w:p w14:paraId="68BCA578" w14:textId="77777777" w:rsidR="004C02EF" w:rsidRPr="004F25CB" w:rsidRDefault="004C02EF" w:rsidP="004C02EF">
      <w:pPr>
        <w:pStyle w:val="Alg4"/>
        <w:numPr>
          <w:ilvl w:val="2"/>
          <w:numId w:val="236"/>
        </w:numPr>
      </w:pPr>
      <w:r w:rsidRPr="004F25CB">
        <w:t xml:space="preserve">Else, </w:t>
      </w:r>
      <w:r w:rsidRPr="004F25CB">
        <w:rPr>
          <w:i/>
        </w:rPr>
        <w:t>e</w:t>
      </w:r>
      <w:r w:rsidRPr="004F25CB">
        <w:t xml:space="preserve"> </w:t>
      </w:r>
      <w:r w:rsidRPr="004F25CB">
        <w:sym w:font="Symbol" w:char="F0B9"/>
      </w:r>
      <w:r w:rsidRPr="004F25CB">
        <w:t xml:space="preserve"> </w:t>
      </w:r>
      <w:r w:rsidRPr="004F25CB">
        <w:rPr>
          <w:i/>
        </w:rPr>
        <w:t>p</w:t>
      </w:r>
    </w:p>
    <w:p w14:paraId="2824D8DE" w14:textId="77777777" w:rsidR="004C02EF" w:rsidRPr="004F25CB" w:rsidRDefault="004C02EF" w:rsidP="004C02EF">
      <w:pPr>
        <w:pStyle w:val="Alg4"/>
        <w:numPr>
          <w:ilvl w:val="3"/>
          <w:numId w:val="236"/>
        </w:numPr>
      </w:pPr>
      <w:r w:rsidRPr="004F25CB">
        <w:t xml:space="preserve">Let </w:t>
      </w:r>
      <w:r w:rsidRPr="004F25CB">
        <w:rPr>
          <w:i/>
        </w:rPr>
        <w:t>T</w:t>
      </w:r>
      <w:r w:rsidRPr="004F25CB">
        <w:t xml:space="preserve"> be a </w:t>
      </w:r>
      <w:r>
        <w:t>String</w:t>
      </w:r>
      <w:r w:rsidRPr="004F25CB">
        <w:t xml:space="preserve"> value equal to the substring of </w:t>
      </w:r>
      <w:r w:rsidRPr="004F25CB">
        <w:rPr>
          <w:i/>
        </w:rPr>
        <w:t>S</w:t>
      </w:r>
      <w:r w:rsidRPr="004F25CB">
        <w:t xml:space="preserve"> consisting of the characters at positions </w:t>
      </w:r>
      <w:r w:rsidRPr="004F25CB">
        <w:rPr>
          <w:i/>
        </w:rPr>
        <w:t>p</w:t>
      </w:r>
      <w:r w:rsidRPr="004F25CB">
        <w:t xml:space="preserve"> (inclusive) through </w:t>
      </w:r>
      <w:r w:rsidRPr="004F25CB">
        <w:rPr>
          <w:i/>
        </w:rPr>
        <w:t>q</w:t>
      </w:r>
      <w:r w:rsidRPr="004F25CB">
        <w:t xml:space="preserve"> (exclusive).</w:t>
      </w:r>
    </w:p>
    <w:p w14:paraId="28A0822F" w14:textId="77777777" w:rsidR="004C02EF" w:rsidRPr="004F25CB" w:rsidRDefault="004C02EF" w:rsidP="004C02EF">
      <w:pPr>
        <w:pStyle w:val="Alg4"/>
        <w:numPr>
          <w:ilvl w:val="3"/>
          <w:numId w:val="236"/>
        </w:numPr>
      </w:pPr>
      <w:r w:rsidRPr="004F25CB">
        <w:t xml:space="preserve">Call the [[DefineOwnProperty]] internal method of </w:t>
      </w:r>
      <w:r w:rsidRPr="004F25CB">
        <w:rPr>
          <w:i/>
        </w:rPr>
        <w:t>A</w:t>
      </w:r>
      <w:r w:rsidRPr="004F25CB">
        <w:t xml:space="preserve"> with arguments ToString(</w:t>
      </w:r>
      <w:r w:rsidRPr="004F25CB">
        <w:rPr>
          <w:i/>
        </w:rPr>
        <w:t>lengthA</w:t>
      </w:r>
      <w:r w:rsidRPr="004F25CB">
        <w:t xml:space="preserve">), Property Descriptor {[[Value]]: </w:t>
      </w:r>
      <w:r w:rsidRPr="004F25CB">
        <w:rPr>
          <w:i/>
        </w:rPr>
        <w:t>T</w:t>
      </w:r>
      <w:r w:rsidRPr="004F25CB">
        <w:t xml:space="preserve">, [[Writable]]: </w:t>
      </w:r>
      <w:r w:rsidRPr="004F25CB">
        <w:rPr>
          <w:b/>
        </w:rPr>
        <w:t>true</w:t>
      </w:r>
      <w:r w:rsidRPr="004F25CB">
        <w:t xml:space="preserve">, [[Enumerable]]: </w:t>
      </w:r>
      <w:r w:rsidRPr="004F25CB">
        <w:rPr>
          <w:b/>
        </w:rPr>
        <w:t>true</w:t>
      </w:r>
      <w:r w:rsidRPr="004F25CB">
        <w:t xml:space="preserve">, [[Configurable]]: </w:t>
      </w:r>
      <w:r w:rsidRPr="004F25CB">
        <w:rPr>
          <w:b/>
        </w:rPr>
        <w:t>true</w:t>
      </w:r>
      <w:r w:rsidRPr="004F25CB">
        <w:t xml:space="preserve">}, and </w:t>
      </w:r>
      <w:r w:rsidRPr="004F25CB">
        <w:rPr>
          <w:b/>
        </w:rPr>
        <w:t>false</w:t>
      </w:r>
      <w:r w:rsidRPr="004F25CB">
        <w:t>.</w:t>
      </w:r>
    </w:p>
    <w:p w14:paraId="30AF0E21" w14:textId="77777777" w:rsidR="004C02EF" w:rsidRPr="004F25CB" w:rsidRDefault="004C02EF" w:rsidP="004C02EF">
      <w:pPr>
        <w:pStyle w:val="Alg4"/>
        <w:numPr>
          <w:ilvl w:val="3"/>
          <w:numId w:val="236"/>
        </w:numPr>
      </w:pPr>
      <w:r w:rsidRPr="004F25CB">
        <w:t xml:space="preserve">Increment </w:t>
      </w:r>
      <w:r w:rsidRPr="004F25CB">
        <w:rPr>
          <w:i/>
        </w:rPr>
        <w:t>lengthA</w:t>
      </w:r>
      <w:r w:rsidRPr="004F25CB">
        <w:t xml:space="preserve"> by 1.</w:t>
      </w:r>
    </w:p>
    <w:p w14:paraId="46BDE5A6" w14:textId="77777777" w:rsidR="004C02EF" w:rsidRPr="004F25CB" w:rsidRDefault="004C02EF" w:rsidP="004C02EF">
      <w:pPr>
        <w:pStyle w:val="Alg4"/>
        <w:numPr>
          <w:ilvl w:val="3"/>
          <w:numId w:val="236"/>
        </w:numPr>
      </w:pPr>
      <w:r w:rsidRPr="004F25CB">
        <w:t xml:space="preserve">If </w:t>
      </w:r>
      <w:r w:rsidRPr="004F25CB">
        <w:rPr>
          <w:i/>
        </w:rPr>
        <w:t>lengthA</w:t>
      </w:r>
      <w:r w:rsidRPr="004F25CB">
        <w:t xml:space="preserve"> = </w:t>
      </w:r>
      <w:r w:rsidRPr="004F25CB">
        <w:rPr>
          <w:i/>
        </w:rPr>
        <w:t>lim</w:t>
      </w:r>
      <w:r w:rsidRPr="004F25CB">
        <w:t xml:space="preserve">, return </w:t>
      </w:r>
      <w:r w:rsidRPr="004F25CB">
        <w:rPr>
          <w:i/>
        </w:rPr>
        <w:t>A</w:t>
      </w:r>
      <w:r w:rsidRPr="004F25CB">
        <w:t>.</w:t>
      </w:r>
    </w:p>
    <w:p w14:paraId="7E1FED17" w14:textId="77777777" w:rsidR="004C02EF" w:rsidRPr="004F25CB" w:rsidRDefault="004C02EF" w:rsidP="004C02EF">
      <w:pPr>
        <w:pStyle w:val="Alg4"/>
        <w:numPr>
          <w:ilvl w:val="3"/>
          <w:numId w:val="236"/>
        </w:numPr>
      </w:pPr>
      <w:r w:rsidRPr="004F25CB">
        <w:t>Let p = e.</w:t>
      </w:r>
    </w:p>
    <w:p w14:paraId="29D778C1" w14:textId="77777777" w:rsidR="004C02EF" w:rsidRPr="004F25CB" w:rsidRDefault="004C02EF" w:rsidP="004C02EF">
      <w:pPr>
        <w:pStyle w:val="Alg4"/>
        <w:numPr>
          <w:ilvl w:val="3"/>
          <w:numId w:val="236"/>
        </w:numPr>
      </w:pPr>
      <w:r w:rsidRPr="004F25CB">
        <w:t xml:space="preserve">Let </w:t>
      </w:r>
      <w:r w:rsidRPr="004F25CB">
        <w:rPr>
          <w:i/>
        </w:rPr>
        <w:t>i</w:t>
      </w:r>
      <w:r w:rsidRPr="004F25CB">
        <w:t xml:space="preserve"> = 0.</w:t>
      </w:r>
    </w:p>
    <w:p w14:paraId="4A403F15" w14:textId="77777777" w:rsidR="004C02EF" w:rsidRPr="004F25CB" w:rsidRDefault="004C02EF" w:rsidP="004C02EF">
      <w:pPr>
        <w:pStyle w:val="Alg4"/>
        <w:numPr>
          <w:ilvl w:val="3"/>
          <w:numId w:val="236"/>
        </w:numPr>
      </w:pPr>
      <w:r w:rsidRPr="004F25CB">
        <w:t xml:space="preserve">Repeat, while </w:t>
      </w:r>
      <w:r w:rsidRPr="004F25CB">
        <w:rPr>
          <w:i/>
        </w:rPr>
        <w:t>i</w:t>
      </w:r>
      <w:r w:rsidRPr="004F25CB">
        <w:t xml:space="preserve"> is not equal to the number of elements in </w:t>
      </w:r>
      <w:r w:rsidRPr="004F25CB">
        <w:rPr>
          <w:i/>
        </w:rPr>
        <w:t>cap</w:t>
      </w:r>
      <w:r w:rsidRPr="004F25CB">
        <w:t>.</w:t>
      </w:r>
    </w:p>
    <w:p w14:paraId="1DC0E099" w14:textId="77777777" w:rsidR="004C02EF" w:rsidRPr="004F25CB" w:rsidRDefault="004C02EF" w:rsidP="004C02EF">
      <w:pPr>
        <w:pStyle w:val="Alg4"/>
        <w:numPr>
          <w:ilvl w:val="4"/>
          <w:numId w:val="236"/>
        </w:numPr>
      </w:pPr>
      <w:r w:rsidRPr="004F25CB">
        <w:t xml:space="preserve">Let </w:t>
      </w:r>
      <w:r w:rsidRPr="004F25CB">
        <w:rPr>
          <w:i/>
        </w:rPr>
        <w:t>i</w:t>
      </w:r>
      <w:r w:rsidRPr="004F25CB">
        <w:t xml:space="preserve"> = </w:t>
      </w:r>
      <w:r w:rsidRPr="004F25CB">
        <w:rPr>
          <w:i/>
        </w:rPr>
        <w:t>i</w:t>
      </w:r>
      <w:r w:rsidRPr="004F25CB">
        <w:t>+1.</w:t>
      </w:r>
    </w:p>
    <w:p w14:paraId="0B750A81" w14:textId="77777777" w:rsidR="004C02EF" w:rsidRPr="004F25CB" w:rsidRDefault="004C02EF" w:rsidP="004C02EF">
      <w:pPr>
        <w:pStyle w:val="Alg4"/>
        <w:numPr>
          <w:ilvl w:val="4"/>
          <w:numId w:val="236"/>
        </w:numPr>
      </w:pPr>
      <w:r w:rsidRPr="004F25CB">
        <w:t xml:space="preserve">Call the [[DefineOwnProperty]] internal method of </w:t>
      </w:r>
      <w:r w:rsidRPr="004F25CB">
        <w:rPr>
          <w:i/>
        </w:rPr>
        <w:t>A</w:t>
      </w:r>
      <w:r w:rsidRPr="004F25CB">
        <w:t xml:space="preserve"> with arguments ToString(</w:t>
      </w:r>
      <w:r w:rsidRPr="004F25CB">
        <w:rPr>
          <w:i/>
        </w:rPr>
        <w:t>lengthA</w:t>
      </w:r>
      <w:r w:rsidRPr="004F25CB">
        <w:t xml:space="preserve">), Property Descriptor {[[Value]]: </w:t>
      </w:r>
      <w:r w:rsidRPr="004F25CB">
        <w:rPr>
          <w:i/>
        </w:rPr>
        <w:t>cap</w:t>
      </w:r>
      <w:r w:rsidRPr="004F25CB">
        <w:t>[</w:t>
      </w:r>
      <w:r w:rsidRPr="004F25CB">
        <w:rPr>
          <w:i/>
        </w:rPr>
        <w:t>i</w:t>
      </w:r>
      <w:r w:rsidRPr="004F25CB">
        <w:t xml:space="preserve">], [[Writable]]: </w:t>
      </w:r>
      <w:r w:rsidRPr="004F25CB">
        <w:rPr>
          <w:b/>
        </w:rPr>
        <w:t>true</w:t>
      </w:r>
      <w:r w:rsidRPr="004F25CB">
        <w:t xml:space="preserve">, [[Enumerable]]: </w:t>
      </w:r>
      <w:r w:rsidRPr="004F25CB">
        <w:rPr>
          <w:b/>
        </w:rPr>
        <w:t>true</w:t>
      </w:r>
      <w:r w:rsidRPr="004F25CB">
        <w:t xml:space="preserve">, [[Configurable]]: </w:t>
      </w:r>
      <w:r w:rsidRPr="004F25CB">
        <w:rPr>
          <w:b/>
        </w:rPr>
        <w:t>true</w:t>
      </w:r>
      <w:r w:rsidRPr="004F25CB">
        <w:t xml:space="preserve">}, and </w:t>
      </w:r>
      <w:r w:rsidRPr="004F25CB">
        <w:rPr>
          <w:b/>
        </w:rPr>
        <w:t>false</w:t>
      </w:r>
      <w:r w:rsidRPr="004F25CB">
        <w:t>.</w:t>
      </w:r>
    </w:p>
    <w:p w14:paraId="24209DD4" w14:textId="77777777" w:rsidR="004C02EF" w:rsidRPr="004F25CB" w:rsidRDefault="004C02EF" w:rsidP="004C02EF">
      <w:pPr>
        <w:pStyle w:val="Alg4"/>
        <w:numPr>
          <w:ilvl w:val="4"/>
          <w:numId w:val="236"/>
        </w:numPr>
      </w:pPr>
      <w:r w:rsidRPr="004F25CB">
        <w:t xml:space="preserve">Increment </w:t>
      </w:r>
      <w:r w:rsidRPr="004F25CB">
        <w:rPr>
          <w:i/>
        </w:rPr>
        <w:t>lengthA</w:t>
      </w:r>
      <w:r w:rsidRPr="004F25CB">
        <w:t xml:space="preserve"> by 1.</w:t>
      </w:r>
    </w:p>
    <w:p w14:paraId="125392E1" w14:textId="77777777" w:rsidR="004C02EF" w:rsidRPr="004F25CB" w:rsidRDefault="004C02EF" w:rsidP="004C02EF">
      <w:pPr>
        <w:pStyle w:val="Alg4"/>
        <w:numPr>
          <w:ilvl w:val="4"/>
          <w:numId w:val="236"/>
        </w:numPr>
      </w:pPr>
      <w:r w:rsidRPr="004F25CB">
        <w:t xml:space="preserve">If </w:t>
      </w:r>
      <w:r w:rsidRPr="0028523F">
        <w:rPr>
          <w:i/>
        </w:rPr>
        <w:t>lengthA</w:t>
      </w:r>
      <w:r w:rsidR="00330F2A">
        <w:rPr>
          <w:i/>
        </w:rPr>
        <w:t xml:space="preserve"> </w:t>
      </w:r>
      <w:r w:rsidRPr="004F25CB">
        <w:t xml:space="preserve">= </w:t>
      </w:r>
      <w:r w:rsidRPr="004F25CB">
        <w:rPr>
          <w:i/>
        </w:rPr>
        <w:t>lim</w:t>
      </w:r>
      <w:r w:rsidRPr="004F25CB">
        <w:t xml:space="preserve">, return </w:t>
      </w:r>
      <w:r w:rsidRPr="004F25CB">
        <w:rPr>
          <w:i/>
        </w:rPr>
        <w:t>A</w:t>
      </w:r>
      <w:r w:rsidRPr="004F25CB">
        <w:t>.</w:t>
      </w:r>
    </w:p>
    <w:p w14:paraId="2B367271" w14:textId="77777777" w:rsidR="004C02EF" w:rsidRPr="004F25CB" w:rsidRDefault="004C02EF" w:rsidP="004C02EF">
      <w:pPr>
        <w:pStyle w:val="Alg4"/>
        <w:numPr>
          <w:ilvl w:val="3"/>
          <w:numId w:val="236"/>
        </w:numPr>
        <w:tabs>
          <w:tab w:val="num" w:pos="3240"/>
        </w:tabs>
      </w:pPr>
      <w:r w:rsidRPr="004F25CB">
        <w:t xml:space="preserve">Let </w:t>
      </w:r>
      <w:r w:rsidRPr="004F25CB">
        <w:rPr>
          <w:i/>
        </w:rPr>
        <w:t>q</w:t>
      </w:r>
      <w:r w:rsidRPr="004F25CB">
        <w:t xml:space="preserve"> = </w:t>
      </w:r>
      <w:r w:rsidRPr="004F25CB">
        <w:rPr>
          <w:i/>
        </w:rPr>
        <w:t>p</w:t>
      </w:r>
      <w:r w:rsidRPr="004F25CB">
        <w:t>.</w:t>
      </w:r>
    </w:p>
    <w:p w14:paraId="62D13570" w14:textId="77777777" w:rsidR="004C02EF" w:rsidRPr="004F25CB" w:rsidRDefault="004C02EF" w:rsidP="004C02EF">
      <w:pPr>
        <w:pStyle w:val="Alg4"/>
        <w:numPr>
          <w:ilvl w:val="0"/>
          <w:numId w:val="236"/>
        </w:numPr>
      </w:pPr>
      <w:r w:rsidRPr="004F25CB">
        <w:t xml:space="preserve">Let </w:t>
      </w:r>
      <w:r w:rsidRPr="004F25CB">
        <w:rPr>
          <w:i/>
        </w:rPr>
        <w:t>T</w:t>
      </w:r>
      <w:r w:rsidRPr="004F25CB">
        <w:t xml:space="preserve"> be a </w:t>
      </w:r>
      <w:r>
        <w:t>String</w:t>
      </w:r>
      <w:r w:rsidRPr="004F25CB">
        <w:t xml:space="preserve"> value equal to the substring of </w:t>
      </w:r>
      <w:r w:rsidRPr="004F25CB">
        <w:rPr>
          <w:i/>
        </w:rPr>
        <w:t>S</w:t>
      </w:r>
      <w:r w:rsidRPr="004F25CB">
        <w:t xml:space="preserve"> consisting of the characters at positions </w:t>
      </w:r>
      <w:r w:rsidRPr="004F25CB">
        <w:rPr>
          <w:i/>
        </w:rPr>
        <w:t>p</w:t>
      </w:r>
      <w:r w:rsidRPr="004F25CB">
        <w:t xml:space="preserve"> (inclusive) through </w:t>
      </w:r>
      <w:r w:rsidRPr="004F25CB">
        <w:rPr>
          <w:i/>
        </w:rPr>
        <w:t>s</w:t>
      </w:r>
      <w:r w:rsidRPr="004F25CB">
        <w:t xml:space="preserve"> (exclusive).</w:t>
      </w:r>
    </w:p>
    <w:p w14:paraId="0EFBE21B" w14:textId="77777777" w:rsidR="004C02EF" w:rsidRPr="004F25CB" w:rsidRDefault="004C02EF" w:rsidP="004C02EF">
      <w:pPr>
        <w:pStyle w:val="Alg4"/>
        <w:numPr>
          <w:ilvl w:val="0"/>
          <w:numId w:val="236"/>
        </w:numPr>
      </w:pPr>
      <w:r w:rsidRPr="004F25CB">
        <w:t xml:space="preserve">Call the [[DefineOwnProperty]] internal method of </w:t>
      </w:r>
      <w:r w:rsidRPr="004F25CB">
        <w:rPr>
          <w:i/>
        </w:rPr>
        <w:t>A</w:t>
      </w:r>
      <w:r w:rsidRPr="004F25CB">
        <w:t xml:space="preserve"> with arguments ToString(</w:t>
      </w:r>
      <w:r w:rsidRPr="004F25CB">
        <w:rPr>
          <w:i/>
        </w:rPr>
        <w:t>lengthA</w:t>
      </w:r>
      <w:r w:rsidRPr="004F25CB">
        <w:t xml:space="preserve">), Property Descriptor {[[Value]]: </w:t>
      </w:r>
      <w:r w:rsidRPr="004F25CB">
        <w:rPr>
          <w:i/>
        </w:rPr>
        <w:t>T</w:t>
      </w:r>
      <w:r w:rsidRPr="004F25CB">
        <w:t xml:space="preserve">, [[Writable]]: </w:t>
      </w:r>
      <w:r w:rsidRPr="004F25CB">
        <w:rPr>
          <w:b/>
        </w:rPr>
        <w:t>true</w:t>
      </w:r>
      <w:r w:rsidRPr="004F25CB">
        <w:t xml:space="preserve">, [[Enumerable]]: </w:t>
      </w:r>
      <w:r w:rsidRPr="004F25CB">
        <w:rPr>
          <w:b/>
        </w:rPr>
        <w:t>true</w:t>
      </w:r>
      <w:r w:rsidRPr="004F25CB">
        <w:t xml:space="preserve">, [[Configurable]]: </w:t>
      </w:r>
      <w:r w:rsidRPr="004F25CB">
        <w:rPr>
          <w:b/>
        </w:rPr>
        <w:t>true</w:t>
      </w:r>
      <w:r w:rsidRPr="004F25CB">
        <w:t xml:space="preserve">}, and </w:t>
      </w:r>
      <w:r w:rsidRPr="004F25CB">
        <w:rPr>
          <w:b/>
        </w:rPr>
        <w:t>false</w:t>
      </w:r>
      <w:r w:rsidRPr="004F25CB">
        <w:t>.</w:t>
      </w:r>
    </w:p>
    <w:p w14:paraId="701DE62B" w14:textId="77777777" w:rsidR="004C02EF" w:rsidRPr="004F25CB" w:rsidRDefault="004C02EF" w:rsidP="004C02EF">
      <w:pPr>
        <w:pStyle w:val="Alg4"/>
        <w:numPr>
          <w:ilvl w:val="0"/>
          <w:numId w:val="236"/>
        </w:numPr>
        <w:spacing w:after="220"/>
      </w:pPr>
      <w:r w:rsidRPr="004F25CB">
        <w:t xml:space="preserve">Return </w:t>
      </w:r>
      <w:r w:rsidRPr="004F25CB">
        <w:rPr>
          <w:i/>
        </w:rPr>
        <w:t>A</w:t>
      </w:r>
      <w:r w:rsidRPr="004F25CB">
        <w:t>.</w:t>
      </w:r>
    </w:p>
    <w:p w14:paraId="461400F3" w14:textId="77777777" w:rsidR="004C02EF" w:rsidRDefault="004C02EF" w:rsidP="004C02EF">
      <w:r>
        <w:t xml:space="preserve">The abstract operation </w:t>
      </w:r>
      <w:r w:rsidRPr="00F02209">
        <w:rPr>
          <w:rFonts w:ascii="Times New Roman" w:hAnsi="Times New Roman"/>
          <w:i/>
        </w:rPr>
        <w:t>SplitMatch</w:t>
      </w:r>
      <w:r>
        <w:t xml:space="preserve"> takes three parameters, a String </w:t>
      </w:r>
      <w:r w:rsidRPr="00F02209">
        <w:rPr>
          <w:rFonts w:ascii="Times New Roman" w:hAnsi="Times New Roman"/>
          <w:i/>
        </w:rPr>
        <w:t>S</w:t>
      </w:r>
      <w:r>
        <w:t xml:space="preserve">, an integer </w:t>
      </w:r>
      <w:r w:rsidRPr="00F02209">
        <w:rPr>
          <w:rFonts w:ascii="Times New Roman" w:hAnsi="Times New Roman"/>
          <w:i/>
        </w:rPr>
        <w:t>q</w:t>
      </w:r>
      <w:r>
        <w:t xml:space="preserve">, and a String or RegExp </w:t>
      </w:r>
      <w:r w:rsidRPr="00F02209">
        <w:rPr>
          <w:rFonts w:ascii="Times New Roman" w:hAnsi="Times New Roman"/>
          <w:i/>
        </w:rPr>
        <w:t>R</w:t>
      </w:r>
      <w:r>
        <w:t>, and performs the following in order to return a MatchResult (see 15.10.2.1):</w:t>
      </w:r>
    </w:p>
    <w:p w14:paraId="0875318A" w14:textId="77777777" w:rsidR="004C02EF" w:rsidRPr="004F25CB" w:rsidRDefault="004C02EF" w:rsidP="004C02EF">
      <w:pPr>
        <w:pStyle w:val="Alg4"/>
        <w:numPr>
          <w:ilvl w:val="0"/>
          <w:numId w:val="237"/>
        </w:numPr>
      </w:pPr>
      <w:r w:rsidRPr="004F25CB">
        <w:t xml:space="preserve">If </w:t>
      </w:r>
      <w:r w:rsidRPr="004F25CB">
        <w:rPr>
          <w:i/>
        </w:rPr>
        <w:t>R</w:t>
      </w:r>
      <w:r w:rsidRPr="004F25CB">
        <w:t xml:space="preserve"> </w:t>
      </w:r>
      <w:ins w:id="5747" w:author="Allen Wirfs-Brock" w:date="2011-07-02T14:10:00Z">
        <w:r w:rsidR="00141138">
          <w:t>has the [[IsRegExp]] internal property</w:t>
        </w:r>
      </w:ins>
      <w:del w:id="5748" w:author="Allen Wirfs-Brock" w:date="2011-07-02T14:10:00Z">
        <w:r w:rsidRPr="004F25CB" w:rsidDel="00141138">
          <w:delText xml:space="preserve">is a RegExp object (its [[Class]] is </w:delText>
        </w:r>
        <w:r w:rsidDel="00141138">
          <w:rPr>
            <w:rFonts w:ascii="Courier New" w:hAnsi="Courier New"/>
            <w:b/>
          </w:rPr>
          <w:delText>"RegExp"</w:delText>
        </w:r>
        <w:r w:rsidRPr="004F25CB" w:rsidDel="00141138">
          <w:delText>)</w:delText>
        </w:r>
      </w:del>
      <w:r w:rsidRPr="004F25CB">
        <w:t>, then</w:t>
      </w:r>
    </w:p>
    <w:p w14:paraId="12FA24A5" w14:textId="77777777" w:rsidR="004C02EF" w:rsidRPr="004F25CB" w:rsidRDefault="004C02EF" w:rsidP="004C02EF">
      <w:pPr>
        <w:pStyle w:val="Alg4"/>
        <w:numPr>
          <w:ilvl w:val="1"/>
          <w:numId w:val="237"/>
        </w:numPr>
      </w:pPr>
      <w:r w:rsidRPr="004F25CB">
        <w:t xml:space="preserve">Call the [[Match]] internal method of </w:t>
      </w:r>
      <w:r w:rsidRPr="004F25CB">
        <w:rPr>
          <w:i/>
        </w:rPr>
        <w:t>R</w:t>
      </w:r>
      <w:r w:rsidRPr="004F25CB">
        <w:t xml:space="preserve"> giving it the arguments </w:t>
      </w:r>
      <w:r w:rsidRPr="004F25CB">
        <w:rPr>
          <w:i/>
        </w:rPr>
        <w:t>S</w:t>
      </w:r>
      <w:r w:rsidRPr="004F25CB">
        <w:t xml:space="preserve"> and </w:t>
      </w:r>
      <w:r w:rsidRPr="004F25CB">
        <w:rPr>
          <w:i/>
        </w:rPr>
        <w:t>q</w:t>
      </w:r>
      <w:r w:rsidRPr="004F25CB">
        <w:t>, and return the MatchResult result.</w:t>
      </w:r>
    </w:p>
    <w:p w14:paraId="215C998C" w14:textId="77777777" w:rsidR="004C02EF" w:rsidRPr="004F25CB" w:rsidRDefault="004C02EF" w:rsidP="004C02EF">
      <w:pPr>
        <w:pStyle w:val="Alg4"/>
        <w:numPr>
          <w:ilvl w:val="0"/>
          <w:numId w:val="237"/>
        </w:numPr>
      </w:pPr>
      <w:r>
        <w:t>Type(</w:t>
      </w:r>
      <w:r w:rsidRPr="00712698">
        <w:rPr>
          <w:i/>
        </w:rPr>
        <w:t>R</w:t>
      </w:r>
      <w:r>
        <w:t>)</w:t>
      </w:r>
      <w:r w:rsidRPr="004F25CB">
        <w:t xml:space="preserve"> must be </w:t>
      </w:r>
      <w:r>
        <w:t>S</w:t>
      </w:r>
      <w:r w:rsidRPr="004F25CB">
        <w:t xml:space="preserve">tring. Let </w:t>
      </w:r>
      <w:r w:rsidRPr="004F25CB">
        <w:rPr>
          <w:i/>
        </w:rPr>
        <w:t>r</w:t>
      </w:r>
      <w:r w:rsidRPr="004F25CB">
        <w:t xml:space="preserve"> be the number of characters in </w:t>
      </w:r>
      <w:r w:rsidRPr="004F25CB">
        <w:rPr>
          <w:i/>
        </w:rPr>
        <w:t>R</w:t>
      </w:r>
      <w:r w:rsidRPr="004F25CB">
        <w:t>.</w:t>
      </w:r>
    </w:p>
    <w:p w14:paraId="787B4DE6" w14:textId="77777777" w:rsidR="004C02EF" w:rsidRPr="004F25CB" w:rsidRDefault="004C02EF" w:rsidP="004C02EF">
      <w:pPr>
        <w:pStyle w:val="Alg4"/>
        <w:numPr>
          <w:ilvl w:val="0"/>
          <w:numId w:val="237"/>
        </w:numPr>
      </w:pPr>
      <w:r w:rsidRPr="004F25CB">
        <w:t xml:space="preserve">Let </w:t>
      </w:r>
      <w:r w:rsidRPr="004F25CB">
        <w:rPr>
          <w:i/>
        </w:rPr>
        <w:t>s</w:t>
      </w:r>
      <w:r w:rsidRPr="004F25CB">
        <w:t xml:space="preserve"> be the number of characters in </w:t>
      </w:r>
      <w:r w:rsidRPr="004F25CB">
        <w:rPr>
          <w:i/>
        </w:rPr>
        <w:t>S</w:t>
      </w:r>
      <w:r w:rsidRPr="004F25CB">
        <w:t>.</w:t>
      </w:r>
    </w:p>
    <w:p w14:paraId="2D6859AE" w14:textId="77777777" w:rsidR="004C02EF" w:rsidRPr="004F25CB" w:rsidRDefault="004C02EF" w:rsidP="004C02EF">
      <w:pPr>
        <w:pStyle w:val="Alg4"/>
        <w:numPr>
          <w:ilvl w:val="0"/>
          <w:numId w:val="237"/>
        </w:numPr>
      </w:pPr>
      <w:r w:rsidRPr="004F25CB">
        <w:t xml:space="preserve">If </w:t>
      </w:r>
      <w:r w:rsidRPr="004F25CB">
        <w:rPr>
          <w:i/>
        </w:rPr>
        <w:t>q</w:t>
      </w:r>
      <w:r w:rsidRPr="004F25CB">
        <w:t>+</w:t>
      </w:r>
      <w:r w:rsidRPr="004F25CB">
        <w:rPr>
          <w:i/>
        </w:rPr>
        <w:t>r</w:t>
      </w:r>
      <w:r w:rsidRPr="004F25CB">
        <w:t xml:space="preserve"> &gt; </w:t>
      </w:r>
      <w:r w:rsidRPr="004F25CB">
        <w:rPr>
          <w:i/>
        </w:rPr>
        <w:t>s</w:t>
      </w:r>
      <w:r w:rsidRPr="004F25CB">
        <w:t xml:space="preserve"> then return the MatchResult </w:t>
      </w:r>
      <w:r w:rsidRPr="004F25CB">
        <w:rPr>
          <w:b/>
        </w:rPr>
        <w:t>failure</w:t>
      </w:r>
      <w:r w:rsidRPr="004F25CB">
        <w:t>.</w:t>
      </w:r>
    </w:p>
    <w:p w14:paraId="17453C0F" w14:textId="77777777" w:rsidR="004C02EF" w:rsidRPr="004F25CB" w:rsidRDefault="004C02EF" w:rsidP="004C02EF">
      <w:pPr>
        <w:pStyle w:val="Alg4"/>
        <w:numPr>
          <w:ilvl w:val="0"/>
          <w:numId w:val="237"/>
        </w:numPr>
      </w:pPr>
      <w:r w:rsidRPr="004F25CB">
        <w:t xml:space="preserve">If there exists an integer </w:t>
      </w:r>
      <w:r w:rsidRPr="004F25CB">
        <w:rPr>
          <w:i/>
        </w:rPr>
        <w:t>i</w:t>
      </w:r>
      <w:r w:rsidRPr="004F25CB">
        <w:t xml:space="preserve"> between 0 (inclusive) and </w:t>
      </w:r>
      <w:r w:rsidRPr="004F25CB">
        <w:rPr>
          <w:i/>
        </w:rPr>
        <w:t>r</w:t>
      </w:r>
      <w:r w:rsidRPr="004F25CB">
        <w:t xml:space="preserve"> (exclusive) such that the character at position </w:t>
      </w:r>
      <w:r w:rsidRPr="004F25CB">
        <w:rPr>
          <w:i/>
        </w:rPr>
        <w:t>q</w:t>
      </w:r>
      <w:r w:rsidRPr="004F25CB">
        <w:t>+</w:t>
      </w:r>
      <w:r w:rsidRPr="004F25CB">
        <w:rPr>
          <w:i/>
        </w:rPr>
        <w:t>i</w:t>
      </w:r>
      <w:r w:rsidRPr="004F25CB">
        <w:t xml:space="preserve"> of </w:t>
      </w:r>
      <w:r w:rsidRPr="004F25CB">
        <w:rPr>
          <w:i/>
        </w:rPr>
        <w:t>S</w:t>
      </w:r>
      <w:r w:rsidRPr="004F25CB">
        <w:t xml:space="preserve"> is different from the character at position </w:t>
      </w:r>
      <w:r w:rsidRPr="004F25CB">
        <w:rPr>
          <w:i/>
        </w:rPr>
        <w:t>i</w:t>
      </w:r>
      <w:r w:rsidRPr="004F25CB">
        <w:t xml:space="preserve"> of </w:t>
      </w:r>
      <w:r w:rsidRPr="004F25CB">
        <w:rPr>
          <w:i/>
        </w:rPr>
        <w:t>R</w:t>
      </w:r>
      <w:r w:rsidRPr="004F25CB">
        <w:t xml:space="preserve">, then return </w:t>
      </w:r>
      <w:r w:rsidRPr="004F25CB">
        <w:rPr>
          <w:b/>
        </w:rPr>
        <w:t>failure</w:t>
      </w:r>
      <w:r w:rsidRPr="004F25CB">
        <w:t>.</w:t>
      </w:r>
    </w:p>
    <w:p w14:paraId="561DC8BD" w14:textId="77777777" w:rsidR="004C02EF" w:rsidRPr="004F25CB" w:rsidRDefault="004C02EF" w:rsidP="004C02EF">
      <w:pPr>
        <w:pStyle w:val="Alg4"/>
        <w:numPr>
          <w:ilvl w:val="0"/>
          <w:numId w:val="237"/>
        </w:numPr>
      </w:pPr>
      <w:r w:rsidRPr="004F25CB">
        <w:t xml:space="preserve">Let </w:t>
      </w:r>
      <w:r w:rsidRPr="004F25CB">
        <w:rPr>
          <w:i/>
        </w:rPr>
        <w:t>cap</w:t>
      </w:r>
      <w:r w:rsidRPr="004F25CB">
        <w:t xml:space="preserve"> be an empty array of captures (see 15.10.2.1).</w:t>
      </w:r>
    </w:p>
    <w:p w14:paraId="4FAAEAD4" w14:textId="77777777" w:rsidR="004C02EF" w:rsidRPr="004F25CB" w:rsidRDefault="004C02EF" w:rsidP="004C02EF">
      <w:pPr>
        <w:pStyle w:val="Alg4"/>
        <w:numPr>
          <w:ilvl w:val="0"/>
          <w:numId w:val="237"/>
        </w:numPr>
        <w:spacing w:after="220"/>
      </w:pPr>
      <w:r w:rsidRPr="004F25CB">
        <w:t>Return the State (</w:t>
      </w:r>
      <w:r w:rsidRPr="004F25CB">
        <w:rPr>
          <w:i/>
        </w:rPr>
        <w:t>q</w:t>
      </w:r>
      <w:r w:rsidRPr="004F25CB">
        <w:t>+</w:t>
      </w:r>
      <w:r w:rsidRPr="004F25CB">
        <w:rPr>
          <w:i/>
        </w:rPr>
        <w:t>r</w:t>
      </w:r>
      <w:r w:rsidRPr="004F25CB">
        <w:t xml:space="preserve">, </w:t>
      </w:r>
      <w:r w:rsidRPr="004F25CB">
        <w:rPr>
          <w:i/>
        </w:rPr>
        <w:t>cap</w:t>
      </w:r>
      <w:r w:rsidRPr="004F25CB">
        <w:t>). (see 15.10.2.1)</w:t>
      </w:r>
    </w:p>
    <w:p w14:paraId="6AFF9DA1"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split</w:t>
      </w:r>
      <w:r>
        <w:t xml:space="preserve"> method is </w:t>
      </w:r>
      <w:r>
        <w:rPr>
          <w:b/>
        </w:rPr>
        <w:t>2</w:t>
      </w:r>
      <w:r>
        <w:t>.</w:t>
      </w:r>
    </w:p>
    <w:p w14:paraId="6B4F28CA" w14:textId="77777777" w:rsidR="004C02EF" w:rsidRPr="004F25CB" w:rsidRDefault="004C02EF" w:rsidP="004C02EF">
      <w:pPr>
        <w:pStyle w:val="Note"/>
      </w:pPr>
      <w:r w:rsidRPr="004F25CB">
        <w:t>NOTE 1</w:t>
      </w:r>
      <w:r w:rsidRPr="004F25CB">
        <w:tab/>
        <w:t xml:space="preserve">The </w:t>
      </w:r>
      <w:r w:rsidRPr="004F25CB">
        <w:rPr>
          <w:rFonts w:ascii="Courier New" w:hAnsi="Courier New"/>
          <w:b/>
        </w:rPr>
        <w:t>split</w:t>
      </w:r>
      <w:r w:rsidRPr="004F25CB">
        <w:t xml:space="preserve"> method ignores the value of separator</w:t>
      </w:r>
      <w:r w:rsidRPr="004F25CB">
        <w:rPr>
          <w:rFonts w:ascii="Courier New" w:hAnsi="Courier New"/>
          <w:b/>
        </w:rPr>
        <w:t>.global</w:t>
      </w:r>
      <w:r w:rsidRPr="004F25CB">
        <w:t xml:space="preserve"> for separators that are RegExp objects.</w:t>
      </w:r>
    </w:p>
    <w:p w14:paraId="56DCBE99" w14:textId="77777777" w:rsidR="004C02EF" w:rsidRPr="004F25CB" w:rsidRDefault="004C02EF" w:rsidP="004C02EF">
      <w:pPr>
        <w:pStyle w:val="Note"/>
      </w:pPr>
      <w:r w:rsidRPr="004F25CB">
        <w:t>NOTE 2</w:t>
      </w:r>
      <w:r w:rsidRPr="004F25CB">
        <w:tab/>
        <w:t xml:space="preserve">The </w:t>
      </w:r>
      <w:r w:rsidRPr="004F25CB">
        <w:rPr>
          <w:rFonts w:ascii="Courier New" w:hAnsi="Courier New"/>
          <w:b/>
        </w:rPr>
        <w:t>split</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6D88DF1A" w14:textId="77777777" w:rsidR="004C02EF" w:rsidRDefault="004C02EF" w:rsidP="004C02EF">
      <w:pPr>
        <w:pStyle w:val="40"/>
        <w:numPr>
          <w:ilvl w:val="0"/>
          <w:numId w:val="0"/>
        </w:numPr>
      </w:pPr>
      <w:bookmarkStart w:id="5749" w:name="_Toc385672322"/>
      <w:bookmarkStart w:id="5750" w:name="_Toc393690438"/>
      <w:bookmarkStart w:id="5751" w:name="_Ref457704308"/>
      <w:bookmarkEnd w:id="5740"/>
      <w:bookmarkEnd w:id="5741"/>
      <w:r>
        <w:t>15.5.4.15</w:t>
      </w:r>
      <w:r>
        <w:tab/>
        <w:t>String.prototype.substrin</w:t>
      </w:r>
      <w:bookmarkEnd w:id="5742"/>
      <w:r>
        <w:t>g (start, end</w:t>
      </w:r>
      <w:bookmarkEnd w:id="5749"/>
      <w:bookmarkEnd w:id="5750"/>
      <w:r>
        <w:t>)</w:t>
      </w:r>
      <w:bookmarkStart w:id="5752" w:name="_Toc382291639"/>
      <w:bookmarkEnd w:id="5751"/>
    </w:p>
    <w:p w14:paraId="36E3DB63" w14:textId="77777777" w:rsidR="004C02EF" w:rsidRDefault="004C02EF" w:rsidP="004C02EF">
      <w:r>
        <w:t xml:space="preserve">The </w:t>
      </w:r>
      <w:r>
        <w:rPr>
          <w:b/>
        </w:rPr>
        <w:t>substring</w:t>
      </w:r>
      <w:r>
        <w:t xml:space="preserve"> method takes two arguments, </w:t>
      </w:r>
      <w:r w:rsidRPr="00F02209">
        <w:rPr>
          <w:rFonts w:ascii="Times New Roman" w:hAnsi="Times New Roman"/>
          <w:i/>
        </w:rPr>
        <w:t>start</w:t>
      </w:r>
      <w:r>
        <w:t xml:space="preserve"> and </w:t>
      </w:r>
      <w:r w:rsidRPr="00F02209">
        <w:rPr>
          <w:rFonts w:ascii="Times New Roman" w:hAnsi="Times New Roman"/>
          <w:i/>
        </w:rPr>
        <w:t>end</w:t>
      </w:r>
      <w:r>
        <w:t xml:space="preserve">, and returns a substring of the result of converting this object to a String, starting from character position </w:t>
      </w:r>
      <w:r w:rsidRPr="00F02209">
        <w:rPr>
          <w:rFonts w:ascii="Times New Roman" w:hAnsi="Times New Roman"/>
          <w:i/>
        </w:rPr>
        <w:t>start</w:t>
      </w:r>
      <w:r>
        <w:t xml:space="preserve"> and running to, but not including, character position </w:t>
      </w:r>
      <w:r w:rsidRPr="00F02209">
        <w:rPr>
          <w:rFonts w:ascii="Times New Roman" w:hAnsi="Times New Roman"/>
          <w:i/>
        </w:rPr>
        <w:t>end</w:t>
      </w:r>
      <w:r>
        <w:t xml:space="preserve"> of the String (or through the end of the String is </w:t>
      </w:r>
      <w:r w:rsidRPr="00F02209">
        <w:rPr>
          <w:rFonts w:ascii="Times New Roman" w:hAnsi="Times New Roman"/>
          <w:i/>
        </w:rPr>
        <w:t>end</w:t>
      </w:r>
      <w:r>
        <w:t xml:space="preserve"> is </w:t>
      </w:r>
      <w:r>
        <w:rPr>
          <w:b/>
        </w:rPr>
        <w:t>undefined</w:t>
      </w:r>
      <w:r>
        <w:t>). The result is a String value, not a String object.</w:t>
      </w:r>
    </w:p>
    <w:p w14:paraId="5E643104" w14:textId="77777777" w:rsidR="004C02EF" w:rsidRDefault="004C02EF" w:rsidP="004C02EF">
      <w:r>
        <w:t xml:space="preserve">If either argument is </w:t>
      </w:r>
      <w:r>
        <w:rPr>
          <w:b/>
        </w:rPr>
        <w:t>NaN</w:t>
      </w:r>
      <w:r>
        <w:t xml:space="preserve"> or negative, it is replaced with zero; if either argument is larger than the length of the String, it is replaced with the length of the String.</w:t>
      </w:r>
    </w:p>
    <w:p w14:paraId="44B94E4E" w14:textId="77777777" w:rsidR="004C02EF" w:rsidRDefault="004C02EF" w:rsidP="004C02EF">
      <w:r>
        <w:t xml:space="preserve">If </w:t>
      </w:r>
      <w:r w:rsidRPr="00F02209">
        <w:rPr>
          <w:rFonts w:ascii="Times New Roman" w:hAnsi="Times New Roman"/>
          <w:i/>
        </w:rPr>
        <w:t>start</w:t>
      </w:r>
      <w:r>
        <w:t xml:space="preserve"> is larger than </w:t>
      </w:r>
      <w:r w:rsidRPr="00F02209">
        <w:rPr>
          <w:rFonts w:ascii="Times New Roman" w:hAnsi="Times New Roman"/>
          <w:i/>
        </w:rPr>
        <w:t>end</w:t>
      </w:r>
      <w:r>
        <w:t>, they are swapped.</w:t>
      </w:r>
    </w:p>
    <w:p w14:paraId="13FDD6BD" w14:textId="77777777" w:rsidR="004C02EF" w:rsidRDefault="004C02EF" w:rsidP="004C02EF">
      <w:r>
        <w:t>The following steps are taken:</w:t>
      </w:r>
    </w:p>
    <w:p w14:paraId="0C23C051" w14:textId="77777777" w:rsidR="004C02EF" w:rsidRPr="004F25CB" w:rsidRDefault="004C02EF" w:rsidP="004C02EF">
      <w:pPr>
        <w:pStyle w:val="Alg4"/>
        <w:numPr>
          <w:ilvl w:val="0"/>
          <w:numId w:val="238"/>
        </w:numPr>
      </w:pPr>
      <w:r w:rsidRPr="004F25CB">
        <w:t xml:space="preserve">Call CheckObjectCoercible passing the </w:t>
      </w:r>
      <w:r w:rsidRPr="004F25CB">
        <w:rPr>
          <w:b/>
        </w:rPr>
        <w:t>this</w:t>
      </w:r>
      <w:r w:rsidRPr="004F25CB">
        <w:t xml:space="preserve"> value as its argument.</w:t>
      </w:r>
    </w:p>
    <w:p w14:paraId="5295AAFB" w14:textId="77777777" w:rsidR="004C02EF" w:rsidRPr="004F25CB" w:rsidRDefault="004C02EF" w:rsidP="004C02EF">
      <w:pPr>
        <w:pStyle w:val="Alg4"/>
        <w:numPr>
          <w:ilvl w:val="0"/>
          <w:numId w:val="238"/>
        </w:numPr>
      </w:pPr>
      <w:r w:rsidRPr="004F25CB">
        <w:t xml:space="preserve">Let </w:t>
      </w:r>
      <w:r w:rsidRPr="004F25CB">
        <w:rPr>
          <w:i/>
        </w:rPr>
        <w:t>S</w:t>
      </w:r>
      <w:r w:rsidRPr="004F25CB">
        <w:t xml:space="preserve"> be the result of calling ToString, giving it the </w:t>
      </w:r>
      <w:r w:rsidRPr="004F25CB">
        <w:rPr>
          <w:b/>
        </w:rPr>
        <w:t>this</w:t>
      </w:r>
      <w:r w:rsidRPr="004F25CB">
        <w:t xml:space="preserve"> value as its argument.</w:t>
      </w:r>
    </w:p>
    <w:p w14:paraId="52CD4AEE" w14:textId="77777777" w:rsidR="004C02EF" w:rsidRPr="004F25CB" w:rsidRDefault="004C02EF" w:rsidP="004C02EF">
      <w:pPr>
        <w:pStyle w:val="Alg4"/>
        <w:numPr>
          <w:ilvl w:val="0"/>
          <w:numId w:val="238"/>
        </w:numPr>
      </w:pPr>
      <w:r w:rsidRPr="004F25CB">
        <w:t xml:space="preserve">Let </w:t>
      </w:r>
      <w:r w:rsidRPr="004F25CB">
        <w:rPr>
          <w:i/>
        </w:rPr>
        <w:t>len</w:t>
      </w:r>
      <w:r w:rsidRPr="004F25CB">
        <w:t xml:space="preserve"> be the number of characters in </w:t>
      </w:r>
      <w:r w:rsidRPr="004F25CB">
        <w:rPr>
          <w:i/>
        </w:rPr>
        <w:t>S</w:t>
      </w:r>
      <w:r w:rsidRPr="004F25CB">
        <w:t>.</w:t>
      </w:r>
    </w:p>
    <w:p w14:paraId="28C06DF2" w14:textId="77777777" w:rsidR="004C02EF" w:rsidRPr="004F25CB" w:rsidRDefault="004C02EF" w:rsidP="004C02EF">
      <w:pPr>
        <w:pStyle w:val="Alg4"/>
        <w:numPr>
          <w:ilvl w:val="0"/>
          <w:numId w:val="238"/>
        </w:numPr>
      </w:pPr>
      <w:r w:rsidRPr="004F25CB">
        <w:t xml:space="preserve">Let </w:t>
      </w:r>
      <w:r w:rsidRPr="004F25CB">
        <w:rPr>
          <w:i/>
        </w:rPr>
        <w:t>intStart</w:t>
      </w:r>
      <w:r w:rsidRPr="004F25CB">
        <w:t xml:space="preserve"> be ToInteger(</w:t>
      </w:r>
      <w:r w:rsidRPr="004F25CB">
        <w:rPr>
          <w:i/>
        </w:rPr>
        <w:t>start</w:t>
      </w:r>
      <w:r w:rsidRPr="004F25CB">
        <w:t>).</w:t>
      </w:r>
    </w:p>
    <w:p w14:paraId="79469C73" w14:textId="77777777" w:rsidR="004C02EF" w:rsidRPr="004F25CB" w:rsidRDefault="004C02EF" w:rsidP="004C02EF">
      <w:pPr>
        <w:pStyle w:val="Alg4"/>
        <w:numPr>
          <w:ilvl w:val="0"/>
          <w:numId w:val="238"/>
        </w:numPr>
      </w:pPr>
      <w:r w:rsidRPr="004F25CB">
        <w:t xml:space="preserve">If </w:t>
      </w:r>
      <w:r w:rsidRPr="004F25CB">
        <w:rPr>
          <w:i/>
        </w:rPr>
        <w:t>end</w:t>
      </w:r>
      <w:r w:rsidRPr="004F25CB">
        <w:t xml:space="preserve"> is </w:t>
      </w:r>
      <w:r w:rsidRPr="004F25CB">
        <w:rPr>
          <w:b/>
        </w:rPr>
        <w:t>undefined</w:t>
      </w:r>
      <w:r w:rsidRPr="004F25CB">
        <w:t xml:space="preserve">, let </w:t>
      </w:r>
      <w:r w:rsidRPr="004F25CB">
        <w:rPr>
          <w:i/>
        </w:rPr>
        <w:t>intEnd</w:t>
      </w:r>
      <w:r w:rsidRPr="004F25CB">
        <w:t xml:space="preserve"> be </w:t>
      </w:r>
      <w:r w:rsidRPr="004F25CB">
        <w:rPr>
          <w:i/>
        </w:rPr>
        <w:t>len</w:t>
      </w:r>
      <w:r w:rsidRPr="004F25CB">
        <w:t xml:space="preserve">; else let </w:t>
      </w:r>
      <w:r w:rsidRPr="004F25CB">
        <w:rPr>
          <w:i/>
        </w:rPr>
        <w:t>intEnd</w:t>
      </w:r>
      <w:r w:rsidRPr="004F25CB">
        <w:t xml:space="preserve"> be ToInteger(</w:t>
      </w:r>
      <w:r w:rsidRPr="004F25CB">
        <w:rPr>
          <w:i/>
        </w:rPr>
        <w:t>end</w:t>
      </w:r>
      <w:r w:rsidRPr="004F25CB">
        <w:t>).</w:t>
      </w:r>
    </w:p>
    <w:p w14:paraId="24ECE92E" w14:textId="77777777" w:rsidR="004C02EF" w:rsidRPr="004F25CB" w:rsidRDefault="004C02EF" w:rsidP="004C02EF">
      <w:pPr>
        <w:pStyle w:val="Alg4"/>
        <w:numPr>
          <w:ilvl w:val="0"/>
          <w:numId w:val="238"/>
        </w:numPr>
      </w:pPr>
      <w:r w:rsidRPr="004F25CB">
        <w:t xml:space="preserve">Let </w:t>
      </w:r>
      <w:r w:rsidRPr="004F25CB">
        <w:rPr>
          <w:i/>
        </w:rPr>
        <w:t>finalStart</w:t>
      </w:r>
      <w:r w:rsidRPr="004F25CB">
        <w:t xml:space="preserve"> be min(max(</w:t>
      </w:r>
      <w:r w:rsidRPr="004F25CB">
        <w:rPr>
          <w:i/>
        </w:rPr>
        <w:t>intStart</w:t>
      </w:r>
      <w:r w:rsidRPr="004F25CB">
        <w:t xml:space="preserve">, 0), </w:t>
      </w:r>
      <w:r w:rsidRPr="004F25CB">
        <w:rPr>
          <w:i/>
        </w:rPr>
        <w:t>len</w:t>
      </w:r>
      <w:r w:rsidRPr="004F25CB">
        <w:t>).</w:t>
      </w:r>
    </w:p>
    <w:p w14:paraId="2FBA57DD" w14:textId="77777777" w:rsidR="004C02EF" w:rsidRPr="004F25CB" w:rsidRDefault="004C02EF" w:rsidP="004C02EF">
      <w:pPr>
        <w:pStyle w:val="Alg4"/>
        <w:numPr>
          <w:ilvl w:val="0"/>
          <w:numId w:val="238"/>
        </w:numPr>
      </w:pPr>
      <w:r w:rsidRPr="004F25CB">
        <w:t xml:space="preserve">Let </w:t>
      </w:r>
      <w:r w:rsidRPr="004F25CB">
        <w:rPr>
          <w:i/>
        </w:rPr>
        <w:t>finalEnd</w:t>
      </w:r>
      <w:r w:rsidRPr="004F25CB">
        <w:t xml:space="preserve"> be min(max(</w:t>
      </w:r>
      <w:r w:rsidRPr="004F25CB">
        <w:rPr>
          <w:i/>
        </w:rPr>
        <w:t>intEnd</w:t>
      </w:r>
      <w:r w:rsidRPr="004F25CB">
        <w:t xml:space="preserve">, 0), </w:t>
      </w:r>
      <w:r w:rsidRPr="004F25CB">
        <w:rPr>
          <w:i/>
        </w:rPr>
        <w:t>len</w:t>
      </w:r>
      <w:r w:rsidRPr="004F25CB">
        <w:t>).</w:t>
      </w:r>
    </w:p>
    <w:p w14:paraId="1AC97E12" w14:textId="77777777" w:rsidR="004C02EF" w:rsidRPr="004F25CB" w:rsidRDefault="004C02EF" w:rsidP="004C02EF">
      <w:pPr>
        <w:pStyle w:val="Alg4"/>
        <w:numPr>
          <w:ilvl w:val="0"/>
          <w:numId w:val="238"/>
        </w:numPr>
      </w:pPr>
      <w:r w:rsidRPr="004F25CB">
        <w:t xml:space="preserve">Let </w:t>
      </w:r>
      <w:r w:rsidRPr="004F25CB">
        <w:rPr>
          <w:i/>
        </w:rPr>
        <w:t>from</w:t>
      </w:r>
      <w:r w:rsidRPr="004F25CB">
        <w:t xml:space="preserve"> be min(</w:t>
      </w:r>
      <w:r w:rsidRPr="004F25CB">
        <w:rPr>
          <w:i/>
        </w:rPr>
        <w:t>finalStart</w:t>
      </w:r>
      <w:r w:rsidRPr="004F25CB">
        <w:t xml:space="preserve">, </w:t>
      </w:r>
      <w:r w:rsidRPr="004F25CB">
        <w:rPr>
          <w:i/>
        </w:rPr>
        <w:t>finalEnd</w:t>
      </w:r>
      <w:r w:rsidRPr="004F25CB">
        <w:t>).</w:t>
      </w:r>
    </w:p>
    <w:p w14:paraId="3EF648A3" w14:textId="77777777" w:rsidR="004C02EF" w:rsidRPr="004F25CB" w:rsidRDefault="004C02EF" w:rsidP="004C02EF">
      <w:pPr>
        <w:pStyle w:val="Alg4"/>
        <w:numPr>
          <w:ilvl w:val="0"/>
          <w:numId w:val="238"/>
        </w:numPr>
      </w:pPr>
      <w:r w:rsidRPr="004F25CB">
        <w:t xml:space="preserve">Let </w:t>
      </w:r>
      <w:r w:rsidRPr="004F25CB">
        <w:rPr>
          <w:i/>
        </w:rPr>
        <w:t>to</w:t>
      </w:r>
      <w:r w:rsidRPr="004F25CB">
        <w:t xml:space="preserve"> be max(</w:t>
      </w:r>
      <w:r w:rsidRPr="004F25CB">
        <w:rPr>
          <w:i/>
        </w:rPr>
        <w:t>finalStart</w:t>
      </w:r>
      <w:r w:rsidRPr="004F25CB">
        <w:t xml:space="preserve">, </w:t>
      </w:r>
      <w:r w:rsidRPr="004F25CB">
        <w:rPr>
          <w:i/>
        </w:rPr>
        <w:t>finalEnd</w:t>
      </w:r>
      <w:r w:rsidRPr="004F25CB">
        <w:t>).</w:t>
      </w:r>
    </w:p>
    <w:p w14:paraId="094D75BA" w14:textId="77777777" w:rsidR="004C02EF" w:rsidRPr="004F25CB" w:rsidRDefault="004C02EF" w:rsidP="004C02EF">
      <w:pPr>
        <w:pStyle w:val="Alg4"/>
        <w:numPr>
          <w:ilvl w:val="0"/>
          <w:numId w:val="238"/>
        </w:numPr>
        <w:spacing w:after="220"/>
      </w:pPr>
      <w:r w:rsidRPr="004F25CB">
        <w:t xml:space="preserve">Return a </w:t>
      </w:r>
      <w:r>
        <w:t>String</w:t>
      </w:r>
      <w:r w:rsidRPr="004F25CB">
        <w:t xml:space="preserve"> whose length is </w:t>
      </w:r>
      <w:r w:rsidRPr="004F25CB">
        <w:rPr>
          <w:i/>
        </w:rPr>
        <w:t>to</w:t>
      </w:r>
      <w:r w:rsidRPr="004F25CB">
        <w:t xml:space="preserve"> - </w:t>
      </w:r>
      <w:r w:rsidRPr="004F25CB">
        <w:rPr>
          <w:i/>
        </w:rPr>
        <w:t>from</w:t>
      </w:r>
      <w:r w:rsidRPr="004F25CB">
        <w:t xml:space="preserve">, containing characters from </w:t>
      </w:r>
      <w:r w:rsidRPr="004F25CB">
        <w:rPr>
          <w:i/>
        </w:rPr>
        <w:t>S</w:t>
      </w:r>
      <w:r w:rsidRPr="004F25CB">
        <w:t xml:space="preserve">, namely the characters with indices </w:t>
      </w:r>
      <w:r w:rsidRPr="004F25CB">
        <w:rPr>
          <w:i/>
        </w:rPr>
        <w:t>from</w:t>
      </w:r>
      <w:r w:rsidRPr="004F25CB">
        <w:t xml:space="preserve"> through </w:t>
      </w:r>
      <w:r w:rsidRPr="004F25CB">
        <w:rPr>
          <w:i/>
        </w:rPr>
        <w:t>to</w:t>
      </w:r>
      <w:r w:rsidRPr="004F25CB">
        <w:t xml:space="preserve"> </w:t>
      </w:r>
      <w:r w:rsidRPr="004F25CB">
        <w:sym w:font="Symbol" w:char="F02D"/>
      </w:r>
      <w:r w:rsidRPr="004F25CB">
        <w:t>1, in ascending order.</w:t>
      </w:r>
    </w:p>
    <w:p w14:paraId="7BAA123F"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substring</w:t>
      </w:r>
      <w:r>
        <w:t xml:space="preserve"> method is </w:t>
      </w:r>
      <w:r>
        <w:rPr>
          <w:b/>
        </w:rPr>
        <w:t>2</w:t>
      </w:r>
      <w:r>
        <w:t>.</w:t>
      </w:r>
    </w:p>
    <w:p w14:paraId="468AE523" w14:textId="77777777" w:rsidR="004C02EF" w:rsidRDefault="004C02EF" w:rsidP="004C02EF">
      <w:pPr>
        <w:pStyle w:val="Note"/>
      </w:pPr>
      <w:r w:rsidRPr="004F25CB">
        <w:t>NOTE</w:t>
      </w:r>
      <w:r w:rsidRPr="004F25CB">
        <w:tab/>
        <w:t xml:space="preserve">The </w:t>
      </w:r>
      <w:r w:rsidRPr="004F25CB">
        <w:rPr>
          <w:rFonts w:ascii="Courier New" w:hAnsi="Courier New"/>
          <w:b/>
        </w:rPr>
        <w:t>substring</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bookmarkStart w:id="5753" w:name="_Toc385672323"/>
      <w:bookmarkStart w:id="5754" w:name="_Toc393690439"/>
    </w:p>
    <w:p w14:paraId="59853912" w14:textId="77777777" w:rsidR="004C02EF" w:rsidRDefault="004C02EF" w:rsidP="004C02EF">
      <w:pPr>
        <w:pStyle w:val="40"/>
        <w:numPr>
          <w:ilvl w:val="0"/>
          <w:numId w:val="0"/>
        </w:numPr>
      </w:pPr>
      <w:bookmarkStart w:id="5755" w:name="_Ref451681173"/>
      <w:bookmarkStart w:id="5756" w:name="_Toc382291640"/>
      <w:bookmarkStart w:id="5757" w:name="_Ref451681222"/>
      <w:bookmarkEnd w:id="5752"/>
      <w:bookmarkEnd w:id="5753"/>
      <w:bookmarkEnd w:id="5754"/>
      <w:r>
        <w:t>15.5.4.16</w:t>
      </w:r>
      <w:r>
        <w:tab/>
        <w:t>String.prototype.toLowerCase ( )</w:t>
      </w:r>
    </w:p>
    <w:p w14:paraId="66EB3AB5" w14:textId="77777777" w:rsidR="004C02EF" w:rsidRDefault="004C02EF" w:rsidP="004C02EF">
      <w:r>
        <w:t>The following steps are taken:</w:t>
      </w:r>
    </w:p>
    <w:p w14:paraId="6938236B" w14:textId="77777777" w:rsidR="004C02EF" w:rsidRPr="004F25CB" w:rsidRDefault="004C02EF" w:rsidP="004C02EF">
      <w:pPr>
        <w:pStyle w:val="Alg4"/>
        <w:numPr>
          <w:ilvl w:val="0"/>
          <w:numId w:val="239"/>
        </w:numPr>
      </w:pPr>
      <w:r w:rsidRPr="004F25CB">
        <w:t xml:space="preserve">Call CheckObjectCoercible passing the </w:t>
      </w:r>
      <w:r w:rsidRPr="004F25CB">
        <w:rPr>
          <w:b/>
        </w:rPr>
        <w:t>this</w:t>
      </w:r>
      <w:r w:rsidRPr="004F25CB">
        <w:t xml:space="preserve"> value as its argument.</w:t>
      </w:r>
    </w:p>
    <w:p w14:paraId="29B3AEC4" w14:textId="77777777" w:rsidR="004C02EF" w:rsidRPr="004F25CB" w:rsidRDefault="004C02EF" w:rsidP="004C02EF">
      <w:pPr>
        <w:pStyle w:val="Alg4"/>
        <w:numPr>
          <w:ilvl w:val="0"/>
          <w:numId w:val="239"/>
        </w:numPr>
      </w:pPr>
      <w:r w:rsidRPr="004F25CB">
        <w:t xml:space="preserve">Let </w:t>
      </w:r>
      <w:r w:rsidRPr="004F25CB">
        <w:rPr>
          <w:i/>
        </w:rPr>
        <w:t>S</w:t>
      </w:r>
      <w:r w:rsidRPr="004F25CB">
        <w:t xml:space="preserve"> be the result of calling ToString, giving it the </w:t>
      </w:r>
      <w:r w:rsidRPr="004F25CB">
        <w:rPr>
          <w:b/>
        </w:rPr>
        <w:t>this</w:t>
      </w:r>
      <w:r w:rsidRPr="004F25CB">
        <w:t xml:space="preserve"> value as its argument.</w:t>
      </w:r>
    </w:p>
    <w:p w14:paraId="6D446872" w14:textId="77777777" w:rsidR="004C02EF" w:rsidRPr="004F25CB" w:rsidRDefault="004C02EF" w:rsidP="004C02EF">
      <w:pPr>
        <w:pStyle w:val="Alg4"/>
        <w:numPr>
          <w:ilvl w:val="0"/>
          <w:numId w:val="239"/>
        </w:numPr>
      </w:pPr>
      <w:r w:rsidRPr="004F25CB">
        <w:t xml:space="preserve">Let </w:t>
      </w:r>
      <w:r w:rsidRPr="004F25CB">
        <w:rPr>
          <w:i/>
        </w:rPr>
        <w:t>L</w:t>
      </w:r>
      <w:r w:rsidRPr="004F25CB">
        <w:t xml:space="preserve"> be a </w:t>
      </w:r>
      <w:r>
        <w:t>String</w:t>
      </w:r>
      <w:r w:rsidRPr="004F25CB">
        <w:t xml:space="preserve"> where each character of </w:t>
      </w:r>
      <w:r w:rsidRPr="004F25CB">
        <w:rPr>
          <w:i/>
        </w:rPr>
        <w:t>L</w:t>
      </w:r>
      <w:r w:rsidRPr="004F25CB">
        <w:t xml:space="preserve"> is either the Unicode lowercase equivalent of the corresponding character of </w:t>
      </w:r>
      <w:r w:rsidRPr="004F25CB">
        <w:rPr>
          <w:i/>
        </w:rPr>
        <w:t>S</w:t>
      </w:r>
      <w:r w:rsidRPr="004F25CB">
        <w:t xml:space="preserve"> or the actual corresponding character of </w:t>
      </w:r>
      <w:r w:rsidRPr="004F25CB">
        <w:rPr>
          <w:i/>
        </w:rPr>
        <w:t>S</w:t>
      </w:r>
      <w:r w:rsidRPr="004F25CB">
        <w:t xml:space="preserve"> if no Unicode lowercase equivalent exists.</w:t>
      </w:r>
    </w:p>
    <w:p w14:paraId="7467D60C" w14:textId="77777777" w:rsidR="004C02EF" w:rsidRPr="004F25CB" w:rsidRDefault="004C02EF" w:rsidP="004C02EF">
      <w:pPr>
        <w:pStyle w:val="Alg4"/>
        <w:numPr>
          <w:ilvl w:val="0"/>
          <w:numId w:val="239"/>
        </w:numPr>
        <w:spacing w:after="220"/>
      </w:pPr>
      <w:r w:rsidRPr="004F25CB">
        <w:t xml:space="preserve">Return </w:t>
      </w:r>
      <w:r w:rsidRPr="004F25CB">
        <w:rPr>
          <w:i/>
        </w:rPr>
        <w:t>L</w:t>
      </w:r>
      <w:r w:rsidRPr="004F25CB">
        <w:t>.</w:t>
      </w:r>
    </w:p>
    <w:p w14:paraId="4E8B7548" w14:textId="77777777" w:rsidR="004C02EF" w:rsidRPr="004F25CB" w:rsidRDefault="004C02EF" w:rsidP="004C02EF">
      <w:r w:rsidRPr="004F25CB">
        <w:t xml:space="preserve">For the purposes of this operation, the 16-bit code units of the </w:t>
      </w:r>
      <w:r>
        <w:t>Strings</w:t>
      </w:r>
      <w:r w:rsidRPr="004F25CB">
        <w:t xml:space="preserve"> are treated as code points in the Unicode Basic Multilingual Plane. Surrogate code points are directly transferred from </w:t>
      </w:r>
      <w:r w:rsidRPr="004F25CB">
        <w:rPr>
          <w:rFonts w:ascii="Times New Roman" w:hAnsi="Times New Roman"/>
          <w:i/>
        </w:rPr>
        <w:t>S</w:t>
      </w:r>
      <w:r w:rsidRPr="004F25CB">
        <w:t xml:space="preserve"> to </w:t>
      </w:r>
      <w:r w:rsidRPr="004F25CB">
        <w:rPr>
          <w:rFonts w:ascii="Times New Roman" w:hAnsi="Times New Roman"/>
          <w:i/>
        </w:rPr>
        <w:t>L</w:t>
      </w:r>
      <w:r w:rsidRPr="004F25CB">
        <w:t xml:space="preserve"> without any mapping.</w:t>
      </w:r>
    </w:p>
    <w:p w14:paraId="571F2CC9" w14:textId="77777777" w:rsidR="004C02EF" w:rsidRPr="004F25CB" w:rsidRDefault="004C02EF" w:rsidP="004C02EF">
      <w:pPr>
        <w:pStyle w:val="Note"/>
        <w:rPr>
          <w:sz w:val="20"/>
        </w:rPr>
      </w:pPr>
      <w:r w:rsidRPr="004F25CB">
        <w:rPr>
          <w:sz w:val="20"/>
        </w:rPr>
        <w:t xml:space="preserve">The result </w:t>
      </w:r>
      <w:r>
        <w:rPr>
          <w:sz w:val="20"/>
        </w:rPr>
        <w:t>must</w:t>
      </w:r>
      <w:r w:rsidRPr="004F25CB">
        <w:rPr>
          <w:sz w:val="20"/>
        </w:rPr>
        <w:t xml:space="preserve"> be derived according to the case mappings in the Unicode character database (this explicitly includes not only the UnicodeData.txt file, but also the SpecialCasings.txt file that accompanies it in Unicode 2.1.8 and later).</w:t>
      </w:r>
    </w:p>
    <w:p w14:paraId="62060EDB" w14:textId="77777777" w:rsidR="004C02EF" w:rsidRPr="004F25CB" w:rsidRDefault="004C02EF" w:rsidP="004C02EF">
      <w:pPr>
        <w:pStyle w:val="Note"/>
      </w:pPr>
      <w:r w:rsidRPr="004F25CB">
        <w:t>NOTE 1</w:t>
      </w:r>
      <w:r w:rsidRPr="004F25CB">
        <w:tab/>
        <w:t xml:space="preserve">The case mapping of some characters may produce multiple characters.  In this case the result </w:t>
      </w:r>
      <w:r>
        <w:t>String</w:t>
      </w:r>
      <w:r w:rsidRPr="004F25CB">
        <w:t xml:space="preserve"> may not be the same length as the source </w:t>
      </w:r>
      <w:r>
        <w:t>String</w:t>
      </w:r>
      <w:r w:rsidRPr="004F25CB">
        <w:t xml:space="preserve">. Because both </w:t>
      </w:r>
      <w:r w:rsidRPr="004F25CB">
        <w:rPr>
          <w:rFonts w:ascii="Courier New" w:hAnsi="Courier New"/>
          <w:b/>
        </w:rPr>
        <w:t>toUpperCase</w:t>
      </w:r>
      <w:r w:rsidRPr="004F25CB">
        <w:t xml:space="preserve"> and </w:t>
      </w:r>
      <w:r w:rsidRPr="004F25CB">
        <w:rPr>
          <w:rFonts w:ascii="Courier New" w:hAnsi="Courier New"/>
          <w:b/>
        </w:rPr>
        <w:t>toLowerCase</w:t>
      </w:r>
      <w:r w:rsidRPr="004F25CB">
        <w:t xml:space="preserve"> have context-sensitive behaviour, the functions are not symmetrical. In other words, </w:t>
      </w:r>
      <w:r w:rsidRPr="004F25CB">
        <w:rPr>
          <w:rFonts w:ascii="Courier New" w:hAnsi="Courier New"/>
          <w:b/>
        </w:rPr>
        <w:t>s.toUpperCase().toLowerCase()</w:t>
      </w:r>
      <w:r w:rsidRPr="004F25CB">
        <w:t xml:space="preserve"> is not necessarily equal to </w:t>
      </w:r>
      <w:r w:rsidRPr="004F25CB">
        <w:rPr>
          <w:rFonts w:ascii="Courier New" w:hAnsi="Courier New"/>
          <w:b/>
        </w:rPr>
        <w:t>s.toLowerCase()</w:t>
      </w:r>
      <w:r w:rsidRPr="004F25CB">
        <w:t>.</w:t>
      </w:r>
    </w:p>
    <w:p w14:paraId="1D74E0B8" w14:textId="77777777" w:rsidR="004C02EF" w:rsidRPr="004F25CB" w:rsidRDefault="004C02EF" w:rsidP="004C02EF">
      <w:pPr>
        <w:pStyle w:val="Note"/>
      </w:pPr>
      <w:r w:rsidRPr="004F25CB">
        <w:t xml:space="preserve">NOTE </w:t>
      </w:r>
      <w:r>
        <w:t>2</w:t>
      </w:r>
      <w:r w:rsidRPr="004F25CB">
        <w:tab/>
        <w:t xml:space="preserve">The </w:t>
      </w:r>
      <w:r w:rsidRPr="004F25CB">
        <w:rPr>
          <w:rFonts w:ascii="Courier New" w:hAnsi="Courier New"/>
          <w:b/>
        </w:rPr>
        <w:t>toLowerCase</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27DDC1AC" w14:textId="77777777" w:rsidR="004C02EF" w:rsidRDefault="004C02EF" w:rsidP="004C02EF">
      <w:pPr>
        <w:pStyle w:val="40"/>
        <w:numPr>
          <w:ilvl w:val="0"/>
          <w:numId w:val="0"/>
        </w:numPr>
      </w:pPr>
      <w:bookmarkStart w:id="5758" w:name="_Ref457710640"/>
      <w:r>
        <w:t>15.5.4.17</w:t>
      </w:r>
      <w:r>
        <w:tab/>
        <w:t>String.prototype.toLocaleLowerCase ( )</w:t>
      </w:r>
      <w:bookmarkEnd w:id="5755"/>
      <w:bookmarkEnd w:id="5758"/>
    </w:p>
    <w:p w14:paraId="015B9A43" w14:textId="77777777" w:rsidR="004C02EF" w:rsidRDefault="004C02EF" w:rsidP="004C02EF">
      <w:r>
        <w:t xml:space="preserve">This function works exactly the same as </w:t>
      </w:r>
      <w:r>
        <w:rPr>
          <w:rFonts w:ascii="Courier New" w:hAnsi="Courier New"/>
          <w:b/>
        </w:rPr>
        <w:t>toLowerCase</w:t>
      </w:r>
      <w:r>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3239A75A" w14:textId="77777777" w:rsidR="004C02EF" w:rsidRPr="004F25CB" w:rsidRDefault="004C02EF" w:rsidP="004C02EF">
      <w:pPr>
        <w:pStyle w:val="Note"/>
      </w:pPr>
      <w:r w:rsidRPr="004F25CB">
        <w:t>NOTE 1</w:t>
      </w:r>
      <w:r w:rsidRPr="004F25CB">
        <w:tab/>
        <w:t>The first parameter to this function is likely to be used in a future version of this standard; it is recommended that implementations do not use this parameter position for anything else.</w:t>
      </w:r>
    </w:p>
    <w:p w14:paraId="68D5E536" w14:textId="77777777" w:rsidR="004C02EF" w:rsidRPr="000D0128" w:rsidRDefault="004C02EF" w:rsidP="004C02EF">
      <w:pPr>
        <w:pStyle w:val="Note"/>
      </w:pPr>
      <w:r w:rsidRPr="000D0128">
        <w:t>NOTE 2</w:t>
      </w:r>
      <w:r w:rsidRPr="000D0128">
        <w:tab/>
        <w:t xml:space="preserve">The </w:t>
      </w:r>
      <w:r w:rsidRPr="00052C9B">
        <w:rPr>
          <w:rFonts w:ascii="Courier New" w:hAnsi="Courier New" w:cs="Courier New"/>
          <w:b/>
        </w:rPr>
        <w:t>toLocaleLowerCase</w:t>
      </w:r>
      <w:r w:rsidRPr="000D0128">
        <w:t xml:space="preserve"> function is intentionally generic; it does not require that its </w:t>
      </w:r>
      <w:r w:rsidRPr="00052C9B">
        <w:rPr>
          <w:b/>
        </w:rPr>
        <w:t>this</w:t>
      </w:r>
      <w:r w:rsidRPr="000D0128">
        <w:t xml:space="preserve"> value be a String object. Therefore, it can be transferred to other kinds of objects for use as a method.</w:t>
      </w:r>
    </w:p>
    <w:p w14:paraId="70C732D3" w14:textId="77777777" w:rsidR="004C02EF" w:rsidRDefault="004C02EF" w:rsidP="004C02EF">
      <w:pPr>
        <w:pStyle w:val="40"/>
        <w:numPr>
          <w:ilvl w:val="0"/>
          <w:numId w:val="0"/>
        </w:numPr>
      </w:pPr>
      <w:bookmarkStart w:id="5759" w:name="_Toc385672324"/>
      <w:bookmarkStart w:id="5760" w:name="_Toc393690440"/>
      <w:bookmarkStart w:id="5761" w:name="_Ref449966490"/>
      <w:bookmarkStart w:id="5762" w:name="_Ref451681188"/>
      <w:r>
        <w:t>15.5.4.18</w:t>
      </w:r>
      <w:r>
        <w:tab/>
        <w:t>String.prototype.toUpperCas</w:t>
      </w:r>
      <w:bookmarkEnd w:id="5759"/>
      <w:bookmarkEnd w:id="5760"/>
      <w:r>
        <w:t>e ( )</w:t>
      </w:r>
      <w:bookmarkEnd w:id="5761"/>
    </w:p>
    <w:p w14:paraId="24F5C7E2" w14:textId="77777777" w:rsidR="004C02EF" w:rsidRDefault="004C02EF" w:rsidP="004C02EF">
      <w:r>
        <w:t xml:space="preserve">This function behaves in exactly the same way as </w:t>
      </w:r>
      <w:r>
        <w:rPr>
          <w:rFonts w:ascii="Courier New" w:hAnsi="Courier New"/>
          <w:b/>
        </w:rPr>
        <w:t>String.prototype.toLowerCase</w:t>
      </w:r>
      <w:r>
        <w:t xml:space="preserve">, except that characters are mapped to their </w:t>
      </w:r>
      <w:r w:rsidRPr="00F02209">
        <w:rPr>
          <w:rFonts w:ascii="Times New Roman" w:hAnsi="Times New Roman"/>
          <w:i/>
        </w:rPr>
        <w:t>uppercase</w:t>
      </w:r>
      <w:r>
        <w:t xml:space="preserve"> equivalents as specified in the Unicode Character Database.</w:t>
      </w:r>
    </w:p>
    <w:p w14:paraId="0401ED11" w14:textId="77777777" w:rsidR="004C02EF" w:rsidRDefault="004C02EF" w:rsidP="004C02EF">
      <w:pPr>
        <w:pStyle w:val="Note"/>
      </w:pPr>
      <w:r w:rsidRPr="004F25CB">
        <w:t>NOTE</w:t>
      </w:r>
      <w:r w:rsidRPr="004F25CB">
        <w:tab/>
        <w:t xml:space="preserve">The </w:t>
      </w:r>
      <w:r w:rsidRPr="004F25CB">
        <w:rPr>
          <w:rFonts w:ascii="Courier New" w:hAnsi="Courier New"/>
          <w:b/>
        </w:rPr>
        <w:t>toUpperCase</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58F04EFC" w14:textId="77777777" w:rsidR="004C02EF" w:rsidRDefault="004C02EF" w:rsidP="004C02EF">
      <w:pPr>
        <w:pStyle w:val="40"/>
        <w:numPr>
          <w:ilvl w:val="0"/>
          <w:numId w:val="0"/>
        </w:numPr>
      </w:pPr>
      <w:bookmarkStart w:id="5763" w:name="_Ref457710642"/>
      <w:r>
        <w:t>15.5.4.19</w:t>
      </w:r>
      <w:r>
        <w:tab/>
        <w:t>String.prototype.toLocaleUpperCase ( )</w:t>
      </w:r>
      <w:bookmarkEnd w:id="5762"/>
      <w:bookmarkEnd w:id="5763"/>
    </w:p>
    <w:p w14:paraId="16130107" w14:textId="77777777" w:rsidR="004C02EF" w:rsidRDefault="004C02EF" w:rsidP="004C02EF">
      <w:r>
        <w:t xml:space="preserve">This function works exactly the same as </w:t>
      </w:r>
      <w:r>
        <w:rPr>
          <w:rFonts w:ascii="Courier New" w:hAnsi="Courier New"/>
          <w:b/>
        </w:rPr>
        <w:t>toUpperCase</w:t>
      </w:r>
      <w:r>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721B1719" w14:textId="77777777" w:rsidR="004C02EF" w:rsidRPr="004F25CB" w:rsidRDefault="004C02EF" w:rsidP="004C02EF">
      <w:pPr>
        <w:pStyle w:val="Note"/>
      </w:pPr>
      <w:r w:rsidRPr="004F25CB">
        <w:t>NOTE 1</w:t>
      </w:r>
      <w:r w:rsidRPr="004F25CB">
        <w:tab/>
        <w:t>The first parameter to this function is likely to be used in a future version of this standard; it is recommended that implementations do not use this parameter position for anything else.</w:t>
      </w:r>
    </w:p>
    <w:p w14:paraId="145204B5" w14:textId="77777777" w:rsidR="004C02EF" w:rsidRPr="000D0128" w:rsidRDefault="004C02EF" w:rsidP="004C02EF">
      <w:pPr>
        <w:pStyle w:val="Note"/>
      </w:pPr>
      <w:r w:rsidRPr="000D0128">
        <w:t>NOTE 2</w:t>
      </w:r>
      <w:r w:rsidRPr="000D0128">
        <w:tab/>
        <w:t xml:space="preserve">The </w:t>
      </w:r>
      <w:r w:rsidRPr="00052C9B">
        <w:rPr>
          <w:rFonts w:ascii="Courier New" w:hAnsi="Courier New" w:cs="Courier New"/>
          <w:b/>
        </w:rPr>
        <w:t>toLocaleUpperCase</w:t>
      </w:r>
      <w:r w:rsidRPr="000D0128">
        <w:t xml:space="preserve"> function is intentionally generic; it does not require that its </w:t>
      </w:r>
      <w:r w:rsidRPr="00052C9B">
        <w:rPr>
          <w:b/>
        </w:rPr>
        <w:t>this</w:t>
      </w:r>
      <w:r w:rsidRPr="000D0128">
        <w:t xml:space="preserve"> value be a String object. Therefore, it can be transferred to other kinds of objects for use as a method.</w:t>
      </w:r>
    </w:p>
    <w:p w14:paraId="298B5984" w14:textId="77777777" w:rsidR="004C02EF" w:rsidRDefault="004C02EF" w:rsidP="004C02EF">
      <w:pPr>
        <w:pStyle w:val="40"/>
        <w:numPr>
          <w:ilvl w:val="0"/>
          <w:numId w:val="0"/>
        </w:numPr>
      </w:pPr>
      <w:r>
        <w:t>15.5.4.20</w:t>
      </w:r>
      <w:r>
        <w:tab/>
        <w:t>String.prototype.trim ( )</w:t>
      </w:r>
    </w:p>
    <w:p w14:paraId="61F5D48C" w14:textId="77777777" w:rsidR="004C02EF" w:rsidRDefault="004C02EF" w:rsidP="004C02EF">
      <w:r>
        <w:t>The following steps are taken:</w:t>
      </w:r>
    </w:p>
    <w:p w14:paraId="2EE7F685" w14:textId="77777777" w:rsidR="004C02EF" w:rsidRPr="004F25CB" w:rsidRDefault="004C02EF" w:rsidP="004C02EF">
      <w:pPr>
        <w:pStyle w:val="Alg4"/>
        <w:numPr>
          <w:ilvl w:val="0"/>
          <w:numId w:val="240"/>
        </w:numPr>
      </w:pPr>
      <w:r w:rsidRPr="004F25CB">
        <w:t xml:space="preserve">Call CheckObjectCoercible passing the </w:t>
      </w:r>
      <w:r w:rsidRPr="004F25CB">
        <w:rPr>
          <w:b/>
        </w:rPr>
        <w:t>this</w:t>
      </w:r>
      <w:r w:rsidRPr="004F25CB">
        <w:t xml:space="preserve"> value as its argument.</w:t>
      </w:r>
    </w:p>
    <w:p w14:paraId="13E9293B" w14:textId="77777777" w:rsidR="004C02EF" w:rsidRPr="004F25CB" w:rsidRDefault="004C02EF" w:rsidP="004C02EF">
      <w:pPr>
        <w:pStyle w:val="Alg4"/>
        <w:numPr>
          <w:ilvl w:val="0"/>
          <w:numId w:val="240"/>
        </w:numPr>
      </w:pPr>
      <w:r w:rsidRPr="004F25CB">
        <w:t xml:space="preserve">Let </w:t>
      </w:r>
      <w:r w:rsidRPr="004F25CB">
        <w:rPr>
          <w:i/>
        </w:rPr>
        <w:t>S</w:t>
      </w:r>
      <w:r w:rsidRPr="004F25CB">
        <w:t xml:space="preserve"> be the result of calling ToString, giving it the </w:t>
      </w:r>
      <w:r w:rsidRPr="004F25CB">
        <w:rPr>
          <w:b/>
        </w:rPr>
        <w:t>this</w:t>
      </w:r>
      <w:r w:rsidRPr="004F25CB">
        <w:t xml:space="preserve"> value as its argument.</w:t>
      </w:r>
    </w:p>
    <w:p w14:paraId="72DF78E6" w14:textId="77777777" w:rsidR="004C02EF" w:rsidRPr="004F25CB" w:rsidRDefault="004C02EF" w:rsidP="004C02EF">
      <w:pPr>
        <w:pStyle w:val="Alg4"/>
        <w:numPr>
          <w:ilvl w:val="0"/>
          <w:numId w:val="240"/>
        </w:numPr>
      </w:pPr>
      <w:r w:rsidRPr="004F25CB">
        <w:t xml:space="preserve">Let </w:t>
      </w:r>
      <w:r w:rsidRPr="004F25CB">
        <w:rPr>
          <w:i/>
        </w:rPr>
        <w:t>T</w:t>
      </w:r>
      <w:r w:rsidRPr="004F25CB">
        <w:t xml:space="preserve"> be a </w:t>
      </w:r>
      <w:r>
        <w:t>String</w:t>
      </w:r>
      <w:r w:rsidRPr="004F25CB">
        <w:t xml:space="preserve"> value that is a copy of </w:t>
      </w:r>
      <w:r w:rsidRPr="004F25CB">
        <w:rPr>
          <w:i/>
        </w:rPr>
        <w:t>S</w:t>
      </w:r>
      <w:r w:rsidRPr="004F25CB">
        <w:t xml:space="preserve"> with both leading and trailing white space removed. The definition of white space is the union of </w:t>
      </w:r>
      <w:r w:rsidRPr="004F25CB">
        <w:rPr>
          <w:i/>
        </w:rPr>
        <w:t xml:space="preserve">WhiteSpace </w:t>
      </w:r>
      <w:r w:rsidRPr="004F25CB">
        <w:t xml:space="preserve">and </w:t>
      </w:r>
      <w:r w:rsidRPr="004F25CB">
        <w:rPr>
          <w:i/>
        </w:rPr>
        <w:t>LineTerminator</w:t>
      </w:r>
      <w:r w:rsidRPr="004F25CB">
        <w:t>.</w:t>
      </w:r>
    </w:p>
    <w:p w14:paraId="022DFFCD" w14:textId="77777777" w:rsidR="004C02EF" w:rsidRPr="004F25CB" w:rsidRDefault="004C02EF" w:rsidP="004C02EF">
      <w:pPr>
        <w:pStyle w:val="Alg4"/>
        <w:numPr>
          <w:ilvl w:val="0"/>
          <w:numId w:val="240"/>
        </w:numPr>
        <w:spacing w:after="220"/>
      </w:pPr>
      <w:r w:rsidRPr="004F25CB">
        <w:t xml:space="preserve">Return </w:t>
      </w:r>
      <w:r w:rsidRPr="004F25CB">
        <w:rPr>
          <w:i/>
        </w:rPr>
        <w:t>T</w:t>
      </w:r>
      <w:r w:rsidRPr="004F25CB">
        <w:t>.</w:t>
      </w:r>
    </w:p>
    <w:p w14:paraId="39BB12D8" w14:textId="77777777" w:rsidR="004C02EF" w:rsidRDefault="004C02EF" w:rsidP="004C02EF">
      <w:pPr>
        <w:pStyle w:val="Note"/>
      </w:pPr>
      <w:r w:rsidRPr="004F25CB">
        <w:t>NOTE</w:t>
      </w:r>
      <w:r w:rsidRPr="004F25CB">
        <w:tab/>
        <w:t xml:space="preserve">The </w:t>
      </w:r>
      <w:r w:rsidRPr="004F25CB">
        <w:rPr>
          <w:rFonts w:ascii="Courier New" w:hAnsi="Courier New"/>
          <w:b/>
        </w:rPr>
        <w:t>trim</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58CECB3A" w14:textId="77777777" w:rsidR="004C02EF" w:rsidRDefault="004C02EF" w:rsidP="00B43482">
      <w:pPr>
        <w:pStyle w:val="30"/>
        <w:numPr>
          <w:ilvl w:val="0"/>
          <w:numId w:val="0"/>
        </w:numPr>
      </w:pPr>
      <w:bookmarkStart w:id="5764" w:name="_Toc382291641"/>
      <w:bookmarkStart w:id="5765" w:name="_Toc385672325"/>
      <w:bookmarkStart w:id="5766" w:name="_Toc393690441"/>
      <w:bookmarkStart w:id="5767" w:name="_Ref457704412"/>
      <w:bookmarkStart w:id="5768" w:name="_Toc472818931"/>
      <w:bookmarkStart w:id="5769" w:name="_Toc235503509"/>
      <w:bookmarkStart w:id="5770" w:name="_Toc241509284"/>
      <w:bookmarkStart w:id="5771" w:name="_Toc244416771"/>
      <w:bookmarkStart w:id="5772" w:name="_Toc276631135"/>
      <w:bookmarkStart w:id="5773" w:name="_Toc153968524"/>
      <w:bookmarkEnd w:id="5756"/>
      <w:bookmarkEnd w:id="5757"/>
      <w:r>
        <w:t>15.5.5</w:t>
      </w:r>
      <w:r>
        <w:tab/>
        <w:t>Properties of String Instance</w:t>
      </w:r>
      <w:bookmarkEnd w:id="5691"/>
      <w:bookmarkEnd w:id="5692"/>
      <w:bookmarkEnd w:id="5764"/>
      <w:bookmarkEnd w:id="5765"/>
      <w:bookmarkEnd w:id="5766"/>
      <w:r>
        <w:t>s</w:t>
      </w:r>
      <w:bookmarkEnd w:id="5767"/>
      <w:bookmarkEnd w:id="5768"/>
      <w:bookmarkEnd w:id="5769"/>
      <w:bookmarkEnd w:id="5770"/>
      <w:bookmarkEnd w:id="5771"/>
      <w:bookmarkEnd w:id="5772"/>
      <w:bookmarkEnd w:id="5773"/>
    </w:p>
    <w:p w14:paraId="105749FD" w14:textId="77777777" w:rsidR="004C02EF" w:rsidRDefault="004C02EF" w:rsidP="004C02EF">
      <w:r>
        <w:t xml:space="preserve">String instances inherit properties from the String prototype object and </w:t>
      </w:r>
      <w:del w:id="5774" w:author="Allen Wirfs-Brock" w:date="2011-07-02T14:11:00Z">
        <w:r w:rsidDel="00141138">
          <w:delText>their [[Class]]</w:delText>
        </w:r>
      </w:del>
      <w:ins w:id="5775" w:author="Allen Wirfs-Brock" w:date="2011-07-02T14:11:00Z">
        <w:r w:rsidR="00141138">
          <w:t>have a [[IsString]]</w:t>
        </w:r>
      </w:ins>
      <w:r>
        <w:t xml:space="preserve"> internal property</w:t>
      </w:r>
      <w:del w:id="5776" w:author="Allen Wirfs-Brock" w:date="2011-07-02T14:12:00Z">
        <w:r w:rsidDel="00141138">
          <w:delText xml:space="preserve"> value is </w:delText>
        </w:r>
        <w:r w:rsidDel="00141138">
          <w:rPr>
            <w:rFonts w:ascii="Courier New" w:hAnsi="Courier New" w:cs="Courier New"/>
            <w:b/>
          </w:rPr>
          <w:delText>"String"</w:delText>
        </w:r>
      </w:del>
      <w:r>
        <w:t xml:space="preserve">. String instances also have a [[PrimitiveValue]] internal property, a </w:t>
      </w:r>
      <w:r>
        <w:rPr>
          <w:rFonts w:ascii="Courier New" w:hAnsi="Courier New"/>
          <w:b/>
        </w:rPr>
        <w:t>length</w:t>
      </w:r>
      <w:r>
        <w:t xml:space="preserve"> property, and a set of enumerable properties with array index names.</w:t>
      </w:r>
    </w:p>
    <w:p w14:paraId="7FBE212F" w14:textId="77777777" w:rsidR="004C02EF" w:rsidRDefault="004C02EF" w:rsidP="004C02EF">
      <w:r>
        <w:t>The [[PrimitiveValue]] internal property is the String value represented by this String object.</w:t>
      </w:r>
      <w:bookmarkStart w:id="5777" w:name="_Toc382291642"/>
      <w:bookmarkStart w:id="5778" w:name="_Toc385672326"/>
      <w:bookmarkStart w:id="5779" w:name="_Toc393690442"/>
      <w:r>
        <w:t xml:space="preserve"> The array index named properties correspond to the individual characters of the String value. A special [[GetOwnProperty]] internal method is used to specify the number, values, and attributes of the array index named properties. </w:t>
      </w:r>
    </w:p>
    <w:p w14:paraId="3C0C03B5" w14:textId="77777777" w:rsidR="004C02EF" w:rsidRDefault="004C02EF" w:rsidP="004C02EF">
      <w:pPr>
        <w:pStyle w:val="40"/>
        <w:numPr>
          <w:ilvl w:val="0"/>
          <w:numId w:val="0"/>
        </w:numPr>
      </w:pPr>
      <w:bookmarkStart w:id="5780" w:name="_Ref457704420"/>
      <w:r>
        <w:t>15.5.5.1</w:t>
      </w:r>
      <w:r>
        <w:tab/>
        <w:t>lengt</w:t>
      </w:r>
      <w:bookmarkEnd w:id="5777"/>
      <w:bookmarkEnd w:id="5778"/>
      <w:bookmarkEnd w:id="5779"/>
      <w:r>
        <w:t>h</w:t>
      </w:r>
      <w:bookmarkEnd w:id="5780"/>
    </w:p>
    <w:p w14:paraId="33F70581" w14:textId="77777777" w:rsidR="004C02EF" w:rsidRDefault="004C02EF" w:rsidP="004C02EF">
      <w:r>
        <w:t>The number of characters in the String value represented by this String object.</w:t>
      </w:r>
    </w:p>
    <w:p w14:paraId="269AFC08" w14:textId="77777777" w:rsidR="004C02EF" w:rsidRDefault="004C02EF" w:rsidP="004C02EF">
      <w:r>
        <w:t xml:space="preserve">Once a String object is created, this property is unchanging. It has the attributes { [[Writable]]: </w:t>
      </w:r>
      <w:r w:rsidRPr="00DE623C">
        <w:rPr>
          <w:b/>
        </w:rPr>
        <w:t>false</w:t>
      </w:r>
      <w:r>
        <w:t xml:space="preserve">, [[Enumerable]]: </w:t>
      </w:r>
      <w:r w:rsidRPr="00DE623C">
        <w:rPr>
          <w:b/>
        </w:rPr>
        <w:t>false</w:t>
      </w:r>
      <w:r>
        <w:t xml:space="preserve">, [[Configurable]]: </w:t>
      </w:r>
      <w:r w:rsidRPr="00DE623C">
        <w:rPr>
          <w:b/>
        </w:rPr>
        <w:t>false</w:t>
      </w:r>
      <w:r>
        <w:t xml:space="preserve"> }.</w:t>
      </w:r>
      <w:bookmarkStart w:id="5781" w:name="_Toc382212260"/>
      <w:bookmarkStart w:id="5782" w:name="_Toc382212823"/>
      <w:bookmarkStart w:id="5783" w:name="_Toc382291643"/>
      <w:bookmarkStart w:id="5784" w:name="_Ref383601928"/>
      <w:bookmarkStart w:id="5785" w:name="_Toc385672327"/>
      <w:bookmarkStart w:id="5786" w:name="_Toc393690443"/>
      <w:bookmarkStart w:id="5787" w:name="_Ref404493316"/>
    </w:p>
    <w:p w14:paraId="22C39467" w14:textId="77777777" w:rsidR="004C02EF" w:rsidRDefault="004C02EF" w:rsidP="004C02EF">
      <w:pPr>
        <w:pStyle w:val="40"/>
        <w:numPr>
          <w:ilvl w:val="0"/>
          <w:numId w:val="0"/>
        </w:numPr>
      </w:pPr>
      <w:r>
        <w:t>15.5.5.2</w:t>
      </w:r>
      <w:r>
        <w:tab/>
        <w:t>[[GetOwnProperty]] ( P )</w:t>
      </w:r>
    </w:p>
    <w:p w14:paraId="4420F08F" w14:textId="77777777" w:rsidR="004C02EF" w:rsidRDefault="004C02EF" w:rsidP="004C02EF">
      <w:r>
        <w:t>String objects use a variation of the [[GetOwnProperty]] internal method used for other native ECMAScript objects (8.12.1). This special internal method provides access to named properties corresponding to the individual characters of String objects.</w:t>
      </w:r>
    </w:p>
    <w:p w14:paraId="3EB9802E" w14:textId="77777777" w:rsidR="004C02EF" w:rsidRDefault="004C02EF" w:rsidP="004C02EF">
      <w:r>
        <w:t xml:space="preserve">Assume </w:t>
      </w:r>
      <w:r w:rsidRPr="00F02209">
        <w:rPr>
          <w:rFonts w:ascii="Times New Roman" w:hAnsi="Times New Roman"/>
          <w:i/>
        </w:rPr>
        <w:t xml:space="preserve">S </w:t>
      </w:r>
      <w:r>
        <w:t xml:space="preserve">is a String object and </w:t>
      </w:r>
      <w:r w:rsidRPr="00F02209">
        <w:rPr>
          <w:rFonts w:ascii="Times New Roman" w:hAnsi="Times New Roman"/>
          <w:i/>
        </w:rPr>
        <w:t xml:space="preserve">P </w:t>
      </w:r>
      <w:r>
        <w:t>is a String.</w:t>
      </w:r>
    </w:p>
    <w:p w14:paraId="6D774391" w14:textId="77777777" w:rsidR="004C02EF" w:rsidRDefault="004C02EF" w:rsidP="004C02EF">
      <w:r>
        <w:t xml:space="preserve">When the [[GetOwnProperty]] internal method of </w:t>
      </w:r>
      <w:r w:rsidRPr="00F02209">
        <w:rPr>
          <w:rFonts w:ascii="Times New Roman" w:hAnsi="Times New Roman"/>
          <w:i/>
        </w:rPr>
        <w:t xml:space="preserve">S </w:t>
      </w:r>
      <w:r>
        <w:t xml:space="preserve">is called with property name </w:t>
      </w:r>
      <w:r w:rsidRPr="00F02209">
        <w:rPr>
          <w:rFonts w:ascii="Times New Roman" w:hAnsi="Times New Roman"/>
          <w:i/>
        </w:rPr>
        <w:t>P</w:t>
      </w:r>
      <w:r>
        <w:t>, the following steps are taken:</w:t>
      </w:r>
    </w:p>
    <w:p w14:paraId="1368103C" w14:textId="77777777" w:rsidR="004C02EF" w:rsidRPr="004F25CB" w:rsidRDefault="004C02EF" w:rsidP="004C02EF">
      <w:pPr>
        <w:pStyle w:val="Alg4"/>
        <w:numPr>
          <w:ilvl w:val="0"/>
          <w:numId w:val="241"/>
        </w:numPr>
      </w:pPr>
      <w:r w:rsidRPr="004F25CB">
        <w:t xml:space="preserve">Let </w:t>
      </w:r>
      <w:r w:rsidRPr="004F25CB">
        <w:rPr>
          <w:i/>
        </w:rPr>
        <w:t>desc</w:t>
      </w:r>
      <w:r w:rsidRPr="004F25CB">
        <w:t xml:space="preserve"> be the result of calling the default [[GetOwnProperty]] internal method (8.12.1) on </w:t>
      </w:r>
      <w:r w:rsidRPr="004F25CB">
        <w:rPr>
          <w:i/>
        </w:rPr>
        <w:t xml:space="preserve">S </w:t>
      </w:r>
      <w:r w:rsidRPr="004F25CB">
        <w:t xml:space="preserve">with argument </w:t>
      </w:r>
      <w:r w:rsidRPr="004F25CB">
        <w:rPr>
          <w:i/>
        </w:rPr>
        <w:t>P</w:t>
      </w:r>
      <w:r w:rsidRPr="004F25CB">
        <w:t>.</w:t>
      </w:r>
    </w:p>
    <w:p w14:paraId="1A437955" w14:textId="77777777" w:rsidR="004C02EF" w:rsidRPr="004F25CB" w:rsidRDefault="004C02EF" w:rsidP="004C02EF">
      <w:pPr>
        <w:pStyle w:val="Alg4"/>
        <w:numPr>
          <w:ilvl w:val="0"/>
          <w:numId w:val="241"/>
        </w:numPr>
      </w:pPr>
      <w:r w:rsidRPr="004F25CB">
        <w:t xml:space="preserve">If </w:t>
      </w:r>
      <w:r w:rsidRPr="004F25CB">
        <w:rPr>
          <w:i/>
        </w:rPr>
        <w:t>desc</w:t>
      </w:r>
      <w:r w:rsidRPr="004F25CB">
        <w:t xml:space="preserve"> is not </w:t>
      </w:r>
      <w:r w:rsidRPr="004F25CB">
        <w:rPr>
          <w:b/>
        </w:rPr>
        <w:t xml:space="preserve">undefined </w:t>
      </w:r>
      <w:r w:rsidRPr="004F25CB">
        <w:t xml:space="preserve">return </w:t>
      </w:r>
      <w:r w:rsidRPr="004F25CB">
        <w:rPr>
          <w:i/>
        </w:rPr>
        <w:t>desc</w:t>
      </w:r>
      <w:r w:rsidRPr="004F25CB">
        <w:t xml:space="preserve">. </w:t>
      </w:r>
    </w:p>
    <w:p w14:paraId="299279D0" w14:textId="77777777" w:rsidR="004C02EF" w:rsidRPr="004F25CB" w:rsidRDefault="004C02EF" w:rsidP="004C02EF">
      <w:pPr>
        <w:pStyle w:val="Alg4"/>
        <w:numPr>
          <w:ilvl w:val="0"/>
          <w:numId w:val="241"/>
        </w:numPr>
      </w:pPr>
      <w:r w:rsidRPr="004F25CB">
        <w:t xml:space="preserve">If </w:t>
      </w:r>
      <w:r>
        <w:t>ToString(abs(ToInteger(</w:t>
      </w:r>
      <w:r w:rsidRPr="004F25CB">
        <w:rPr>
          <w:i/>
        </w:rPr>
        <w:t>P</w:t>
      </w:r>
      <w:r w:rsidRPr="0028523F">
        <w:t>)))</w:t>
      </w:r>
      <w:r w:rsidRPr="004F25CB">
        <w:t xml:space="preserve"> is not </w:t>
      </w:r>
      <w:r>
        <w:t xml:space="preserve">the same value as </w:t>
      </w:r>
      <w:r w:rsidRPr="0028523F">
        <w:rPr>
          <w:i/>
        </w:rPr>
        <w:t>P</w:t>
      </w:r>
      <w:r w:rsidRPr="004F25CB">
        <w:t xml:space="preserve">, return </w:t>
      </w:r>
      <w:r w:rsidRPr="004F25CB">
        <w:rPr>
          <w:b/>
        </w:rPr>
        <w:t>undefined</w:t>
      </w:r>
      <w:r w:rsidRPr="004F25CB">
        <w:t>.</w:t>
      </w:r>
    </w:p>
    <w:p w14:paraId="7357E26C" w14:textId="77777777" w:rsidR="004C02EF" w:rsidRPr="004F25CB" w:rsidRDefault="004C02EF" w:rsidP="004C02EF">
      <w:pPr>
        <w:pStyle w:val="Alg4"/>
        <w:numPr>
          <w:ilvl w:val="0"/>
          <w:numId w:val="241"/>
        </w:numPr>
      </w:pPr>
      <w:r w:rsidRPr="004F25CB">
        <w:t xml:space="preserve">Let </w:t>
      </w:r>
      <w:r w:rsidRPr="004F25CB">
        <w:rPr>
          <w:i/>
        </w:rPr>
        <w:t>str</w:t>
      </w:r>
      <w:r w:rsidRPr="004F25CB">
        <w:t xml:space="preserve"> be the String value of the [[PrimitiveValue]] internal property of </w:t>
      </w:r>
      <w:r w:rsidRPr="0017233B">
        <w:rPr>
          <w:i/>
        </w:rPr>
        <w:t>S</w:t>
      </w:r>
      <w:r w:rsidRPr="004F25CB">
        <w:t>.</w:t>
      </w:r>
    </w:p>
    <w:p w14:paraId="0D963C7A" w14:textId="77777777" w:rsidR="004C02EF" w:rsidRPr="004F25CB" w:rsidRDefault="004C02EF" w:rsidP="004C02EF">
      <w:pPr>
        <w:pStyle w:val="Alg4"/>
        <w:numPr>
          <w:ilvl w:val="0"/>
          <w:numId w:val="241"/>
        </w:numPr>
      </w:pPr>
      <w:r w:rsidRPr="004F25CB">
        <w:t xml:space="preserve">Let </w:t>
      </w:r>
      <w:r w:rsidRPr="004F25CB">
        <w:rPr>
          <w:i/>
        </w:rPr>
        <w:t>index</w:t>
      </w:r>
      <w:r w:rsidRPr="004F25CB">
        <w:t xml:space="preserve"> be </w:t>
      </w:r>
      <w:r>
        <w:t>ToInteger</w:t>
      </w:r>
      <w:r w:rsidRPr="004F25CB">
        <w:t>(</w:t>
      </w:r>
      <w:r w:rsidRPr="004F25CB">
        <w:rPr>
          <w:i/>
        </w:rPr>
        <w:t>P</w:t>
      </w:r>
      <w:r w:rsidRPr="004F25CB">
        <w:t>).</w:t>
      </w:r>
    </w:p>
    <w:p w14:paraId="579AD5E2" w14:textId="77777777" w:rsidR="004C02EF" w:rsidRPr="004F25CB" w:rsidRDefault="004C02EF" w:rsidP="004C02EF">
      <w:pPr>
        <w:pStyle w:val="Alg4"/>
        <w:numPr>
          <w:ilvl w:val="0"/>
          <w:numId w:val="241"/>
        </w:numPr>
      </w:pPr>
      <w:r w:rsidRPr="004F25CB">
        <w:t xml:space="preserve">Let </w:t>
      </w:r>
      <w:r w:rsidRPr="004F25CB">
        <w:rPr>
          <w:i/>
        </w:rPr>
        <w:t>len</w:t>
      </w:r>
      <w:r w:rsidRPr="004F25CB">
        <w:t xml:space="preserve"> be the number of characters in </w:t>
      </w:r>
      <w:r w:rsidRPr="004F25CB">
        <w:rPr>
          <w:i/>
        </w:rPr>
        <w:t>str</w:t>
      </w:r>
      <w:r w:rsidRPr="004F25CB">
        <w:t>.</w:t>
      </w:r>
    </w:p>
    <w:p w14:paraId="6A0C1677" w14:textId="77777777" w:rsidR="004C02EF" w:rsidRPr="004F25CB" w:rsidRDefault="004C02EF" w:rsidP="004C02EF">
      <w:pPr>
        <w:pStyle w:val="Alg4"/>
        <w:numPr>
          <w:ilvl w:val="0"/>
          <w:numId w:val="241"/>
        </w:numPr>
      </w:pPr>
      <w:r w:rsidRPr="004F25CB">
        <w:t xml:space="preserve">If </w:t>
      </w:r>
      <w:r w:rsidRPr="004F25CB">
        <w:rPr>
          <w:i/>
        </w:rPr>
        <w:t>len</w:t>
      </w:r>
      <w:r w:rsidRPr="004F25CB">
        <w:t xml:space="preserve"> ≤ </w:t>
      </w:r>
      <w:r w:rsidRPr="004F25CB">
        <w:rPr>
          <w:i/>
        </w:rPr>
        <w:t>index</w:t>
      </w:r>
      <w:r w:rsidRPr="004F25CB">
        <w:t xml:space="preserve">, return </w:t>
      </w:r>
      <w:r w:rsidRPr="004F25CB">
        <w:rPr>
          <w:b/>
        </w:rPr>
        <w:t>undefined</w:t>
      </w:r>
      <w:r w:rsidRPr="004F25CB">
        <w:t>.</w:t>
      </w:r>
    </w:p>
    <w:p w14:paraId="6CC6CB7D" w14:textId="77777777" w:rsidR="004C02EF" w:rsidRPr="004F25CB" w:rsidRDefault="004C02EF" w:rsidP="004C02EF">
      <w:pPr>
        <w:pStyle w:val="Alg4"/>
        <w:numPr>
          <w:ilvl w:val="0"/>
          <w:numId w:val="241"/>
        </w:numPr>
      </w:pPr>
      <w:r w:rsidRPr="004F25CB">
        <w:t xml:space="preserve">Let </w:t>
      </w:r>
      <w:r w:rsidRPr="004F25CB">
        <w:rPr>
          <w:i/>
        </w:rPr>
        <w:t>resultStr</w:t>
      </w:r>
      <w:r w:rsidRPr="004F25CB">
        <w:t xml:space="preserve"> be a String of length 1, containing one character from </w:t>
      </w:r>
      <w:r w:rsidRPr="004F25CB">
        <w:rPr>
          <w:i/>
        </w:rPr>
        <w:t>str</w:t>
      </w:r>
      <w:r w:rsidRPr="004F25CB">
        <w:t xml:space="preserve">, specifically the character at position </w:t>
      </w:r>
      <w:r w:rsidRPr="004F25CB">
        <w:rPr>
          <w:i/>
        </w:rPr>
        <w:t>index</w:t>
      </w:r>
      <w:r w:rsidRPr="004F25CB">
        <w:t xml:space="preserve">, where the first (leftmost) character in </w:t>
      </w:r>
      <w:r w:rsidRPr="004F25CB">
        <w:rPr>
          <w:i/>
        </w:rPr>
        <w:t>str</w:t>
      </w:r>
      <w:r w:rsidRPr="004F25CB">
        <w:t xml:space="preserve"> is considered to be at position 0, the next one at position 1, and so on.</w:t>
      </w:r>
    </w:p>
    <w:p w14:paraId="217968B5" w14:textId="77777777" w:rsidR="004C02EF" w:rsidRPr="004F25CB" w:rsidRDefault="004C02EF" w:rsidP="004C02EF">
      <w:pPr>
        <w:pStyle w:val="Alg4"/>
        <w:numPr>
          <w:ilvl w:val="0"/>
          <w:numId w:val="241"/>
        </w:numPr>
        <w:spacing w:after="120"/>
      </w:pPr>
      <w:r w:rsidRPr="004F25CB">
        <w:t xml:space="preserve">Return a Property Descriptor { [[Value]]: </w:t>
      </w:r>
      <w:r w:rsidRPr="004F25CB">
        <w:rPr>
          <w:i/>
        </w:rPr>
        <w:t>resultStr</w:t>
      </w:r>
      <w:r w:rsidRPr="004F25CB">
        <w:t xml:space="preserve">, [[Enumerable]]: </w:t>
      </w:r>
      <w:r w:rsidRPr="004F25CB">
        <w:rPr>
          <w:b/>
        </w:rPr>
        <w:t>true</w:t>
      </w:r>
      <w:r w:rsidRPr="004F25CB">
        <w:t xml:space="preserve">, [[Writable]]: </w:t>
      </w:r>
      <w:r w:rsidRPr="004F25CB">
        <w:rPr>
          <w:b/>
        </w:rPr>
        <w:t>false</w:t>
      </w:r>
      <w:r w:rsidRPr="004F25CB">
        <w:t xml:space="preserve">, [[Configurable]]: </w:t>
      </w:r>
      <w:r w:rsidRPr="004F25CB">
        <w:rPr>
          <w:b/>
        </w:rPr>
        <w:t xml:space="preserve">false </w:t>
      </w:r>
      <w:r w:rsidRPr="004F25CB">
        <w:t>}</w:t>
      </w:r>
    </w:p>
    <w:p w14:paraId="49B2A99E" w14:textId="77777777" w:rsidR="004C02EF" w:rsidRDefault="004C02EF" w:rsidP="00B43482">
      <w:pPr>
        <w:pStyle w:val="20"/>
        <w:numPr>
          <w:ilvl w:val="0"/>
          <w:numId w:val="0"/>
        </w:numPr>
      </w:pPr>
      <w:bookmarkStart w:id="5788" w:name="_Ref424531301"/>
      <w:bookmarkStart w:id="5789" w:name="_Toc472818932"/>
      <w:bookmarkStart w:id="5790" w:name="_Toc235503510"/>
      <w:bookmarkStart w:id="5791" w:name="_Toc241509285"/>
      <w:bookmarkStart w:id="5792" w:name="_Toc244416772"/>
      <w:bookmarkStart w:id="5793" w:name="_Toc276631136"/>
      <w:bookmarkStart w:id="5794" w:name="_Toc153968525"/>
      <w:r w:rsidRPr="00352F8E">
        <w:t>15.6</w:t>
      </w:r>
      <w:r w:rsidRPr="00352F8E">
        <w:tab/>
        <w:t>Boolean</w:t>
      </w:r>
      <w:bookmarkEnd w:id="5781"/>
      <w:bookmarkEnd w:id="5782"/>
      <w:r w:rsidRPr="00352F8E">
        <w:t xml:space="preserve"> Object</w:t>
      </w:r>
      <w:bookmarkEnd w:id="5783"/>
      <w:bookmarkEnd w:id="5784"/>
      <w:bookmarkEnd w:id="5785"/>
      <w:bookmarkEnd w:id="5786"/>
      <w:bookmarkEnd w:id="5787"/>
      <w:r w:rsidRPr="00352F8E">
        <w:t>s</w:t>
      </w:r>
      <w:bookmarkStart w:id="5795" w:name="_Toc385672328"/>
      <w:bookmarkStart w:id="5796" w:name="_Ref393527597"/>
      <w:bookmarkStart w:id="5797" w:name="_Toc393690444"/>
      <w:bookmarkStart w:id="5798" w:name="_Ref404501506"/>
      <w:bookmarkStart w:id="5799" w:name="_Toc382291644"/>
      <w:bookmarkEnd w:id="5788"/>
      <w:bookmarkEnd w:id="5789"/>
      <w:bookmarkEnd w:id="5790"/>
      <w:bookmarkEnd w:id="5791"/>
      <w:bookmarkEnd w:id="5792"/>
      <w:bookmarkEnd w:id="5793"/>
      <w:bookmarkEnd w:id="5794"/>
    </w:p>
    <w:p w14:paraId="6621DF46" w14:textId="77777777" w:rsidR="004C02EF" w:rsidRDefault="004C02EF" w:rsidP="00B43482">
      <w:pPr>
        <w:pStyle w:val="30"/>
        <w:numPr>
          <w:ilvl w:val="0"/>
          <w:numId w:val="0"/>
        </w:numPr>
      </w:pPr>
      <w:bookmarkStart w:id="5800" w:name="_Ref424531794"/>
      <w:bookmarkStart w:id="5801" w:name="_Toc472818933"/>
      <w:bookmarkStart w:id="5802" w:name="_Toc235503511"/>
      <w:bookmarkStart w:id="5803" w:name="_Toc241509286"/>
      <w:bookmarkStart w:id="5804" w:name="_Toc244416773"/>
      <w:bookmarkStart w:id="5805" w:name="_Toc276631137"/>
      <w:bookmarkStart w:id="5806" w:name="_Toc153968526"/>
      <w:r>
        <w:t>15.6.1</w:t>
      </w:r>
      <w:r>
        <w:tab/>
        <w:t>The Boolean Constructor Called as a Functio</w:t>
      </w:r>
      <w:bookmarkEnd w:id="5795"/>
      <w:bookmarkEnd w:id="5796"/>
      <w:bookmarkEnd w:id="5797"/>
      <w:bookmarkEnd w:id="5798"/>
      <w:r>
        <w:t>n</w:t>
      </w:r>
      <w:bookmarkEnd w:id="5800"/>
      <w:bookmarkEnd w:id="5801"/>
      <w:bookmarkEnd w:id="5802"/>
      <w:bookmarkEnd w:id="5803"/>
      <w:bookmarkEnd w:id="5804"/>
      <w:bookmarkEnd w:id="5805"/>
      <w:bookmarkEnd w:id="5806"/>
    </w:p>
    <w:p w14:paraId="3C7F6835" w14:textId="77777777" w:rsidR="004C02EF" w:rsidRDefault="004C02EF" w:rsidP="004C02EF">
      <w:r>
        <w:t xml:space="preserve">When </w:t>
      </w:r>
      <w:r>
        <w:rPr>
          <w:rFonts w:ascii="Courier New" w:hAnsi="Courier New"/>
          <w:b/>
        </w:rPr>
        <w:t>Boolean</w:t>
      </w:r>
      <w:r>
        <w:t xml:space="preserve"> is called as a function rather than as a constructor, it performs a type conversion.</w:t>
      </w:r>
      <w:bookmarkStart w:id="5807" w:name="_Toc385672329"/>
      <w:bookmarkStart w:id="5808" w:name="_Toc393690445"/>
    </w:p>
    <w:p w14:paraId="7ECD82AE" w14:textId="77777777" w:rsidR="004C02EF" w:rsidRDefault="004C02EF" w:rsidP="004C02EF">
      <w:pPr>
        <w:pStyle w:val="40"/>
        <w:numPr>
          <w:ilvl w:val="0"/>
          <w:numId w:val="0"/>
        </w:numPr>
      </w:pPr>
      <w:bookmarkStart w:id="5809" w:name="_Ref457704428"/>
      <w:r>
        <w:t>15.6.1.1</w:t>
      </w:r>
      <w:r>
        <w:tab/>
        <w:t>Boolean (value</w:t>
      </w:r>
      <w:bookmarkEnd w:id="5807"/>
      <w:bookmarkEnd w:id="5808"/>
      <w:r>
        <w:t>)</w:t>
      </w:r>
      <w:bookmarkEnd w:id="5809"/>
    </w:p>
    <w:p w14:paraId="2D1B4DB7" w14:textId="77777777" w:rsidR="004C02EF" w:rsidRDefault="004C02EF" w:rsidP="004C02EF">
      <w:r>
        <w:t xml:space="preserve">Returns a Boolean value (not a Boolean object) computed by </w:t>
      </w:r>
      <w:r w:rsidRPr="00E2265C">
        <w:rPr>
          <w:rFonts w:ascii="Times New Roman" w:hAnsi="Times New Roman"/>
        </w:rPr>
        <w:t>ToBoolean(</w:t>
      </w:r>
      <w:r w:rsidRPr="00E2265C">
        <w:rPr>
          <w:rFonts w:ascii="Times New Roman" w:hAnsi="Times New Roman"/>
          <w:i/>
        </w:rPr>
        <w:t>value</w:t>
      </w:r>
      <w:r w:rsidRPr="00E2265C">
        <w:rPr>
          <w:rFonts w:ascii="Times New Roman" w:hAnsi="Times New Roman"/>
        </w:rPr>
        <w:t>)</w:t>
      </w:r>
      <w:r w:rsidRPr="00E2265C">
        <w:rPr>
          <w:rFonts w:cs="Arial"/>
        </w:rPr>
        <w:t>.</w:t>
      </w:r>
      <w:bookmarkStart w:id="5810" w:name="_Toc385672330"/>
      <w:bookmarkStart w:id="5811" w:name="_Toc393690446"/>
    </w:p>
    <w:p w14:paraId="0B812CBE" w14:textId="77777777" w:rsidR="004C02EF" w:rsidRDefault="004C02EF" w:rsidP="00B43482">
      <w:pPr>
        <w:pStyle w:val="30"/>
        <w:numPr>
          <w:ilvl w:val="0"/>
          <w:numId w:val="0"/>
        </w:numPr>
      </w:pPr>
      <w:bookmarkStart w:id="5812" w:name="_Toc385672331"/>
      <w:bookmarkStart w:id="5813" w:name="_Ref393527599"/>
      <w:bookmarkStart w:id="5814" w:name="_Toc393690447"/>
      <w:bookmarkStart w:id="5815" w:name="_Ref404501520"/>
      <w:bookmarkStart w:id="5816" w:name="_Ref424531804"/>
      <w:bookmarkStart w:id="5817" w:name="_Toc472818934"/>
      <w:bookmarkStart w:id="5818" w:name="_Toc235503512"/>
      <w:bookmarkStart w:id="5819" w:name="_Toc241509287"/>
      <w:bookmarkStart w:id="5820" w:name="_Toc244416774"/>
      <w:bookmarkStart w:id="5821" w:name="_Toc276631138"/>
      <w:bookmarkStart w:id="5822" w:name="_Toc153968527"/>
      <w:bookmarkEnd w:id="5810"/>
      <w:bookmarkEnd w:id="5811"/>
      <w:r>
        <w:t>15.6.2</w:t>
      </w:r>
      <w:r>
        <w:tab/>
        <w:t>The Boolean Constructo</w:t>
      </w:r>
      <w:bookmarkEnd w:id="5799"/>
      <w:bookmarkEnd w:id="5812"/>
      <w:bookmarkEnd w:id="5813"/>
      <w:bookmarkEnd w:id="5814"/>
      <w:bookmarkEnd w:id="5815"/>
      <w:r>
        <w:t>r</w:t>
      </w:r>
      <w:bookmarkStart w:id="5823" w:name="_Toc382291645"/>
      <w:bookmarkEnd w:id="5816"/>
      <w:bookmarkEnd w:id="5817"/>
      <w:bookmarkEnd w:id="5818"/>
      <w:bookmarkEnd w:id="5819"/>
      <w:bookmarkEnd w:id="5820"/>
      <w:bookmarkEnd w:id="5821"/>
      <w:bookmarkEnd w:id="5822"/>
    </w:p>
    <w:p w14:paraId="759E1E88" w14:textId="77777777" w:rsidR="004C02EF" w:rsidRDefault="004C02EF" w:rsidP="004C02EF">
      <w:r>
        <w:t xml:space="preserve">When </w:t>
      </w:r>
      <w:r>
        <w:rPr>
          <w:rFonts w:ascii="Courier New" w:hAnsi="Courier New"/>
          <w:b/>
        </w:rPr>
        <w:t>Boolean</w:t>
      </w:r>
      <w:r>
        <w:t xml:space="preserve"> is called as part of a </w:t>
      </w:r>
      <w:r>
        <w:rPr>
          <w:rFonts w:ascii="Courier New" w:hAnsi="Courier New"/>
          <w:b/>
        </w:rPr>
        <w:t>new</w:t>
      </w:r>
      <w:r>
        <w:t xml:space="preserve"> expression it is a constructor: it initialises the newly created object.</w:t>
      </w:r>
      <w:bookmarkStart w:id="5824" w:name="_Toc385672332"/>
      <w:bookmarkStart w:id="5825" w:name="_Toc393690448"/>
    </w:p>
    <w:p w14:paraId="4E06395F" w14:textId="77777777" w:rsidR="004C02EF" w:rsidRDefault="004C02EF" w:rsidP="004C02EF">
      <w:pPr>
        <w:pStyle w:val="40"/>
        <w:numPr>
          <w:ilvl w:val="0"/>
          <w:numId w:val="0"/>
        </w:numPr>
      </w:pPr>
      <w:bookmarkStart w:id="5826" w:name="_Ref457704435"/>
      <w:r>
        <w:t>15.6.2.1</w:t>
      </w:r>
      <w:r>
        <w:tab/>
        <w:t>new Boolean (value</w:t>
      </w:r>
      <w:bookmarkEnd w:id="5823"/>
      <w:bookmarkEnd w:id="5824"/>
      <w:bookmarkEnd w:id="5825"/>
      <w:r>
        <w:t>)</w:t>
      </w:r>
      <w:bookmarkEnd w:id="5826"/>
    </w:p>
    <w:p w14:paraId="5FD3D5FD" w14:textId="77777777" w:rsidR="004C02EF" w:rsidRDefault="004C02EF" w:rsidP="004C02EF">
      <w:r>
        <w:t xml:space="preserve">The [[Prototype]] internal property of the newly constructed object is set to the original Boolean prototype object, the one that is the initial value of </w:t>
      </w:r>
      <w:r>
        <w:rPr>
          <w:rFonts w:ascii="Courier New" w:hAnsi="Courier New"/>
          <w:b/>
        </w:rPr>
        <w:t>Boolean.prototype</w:t>
      </w:r>
      <w:r>
        <w:t xml:space="preserve"> (15.6.3.1).</w:t>
      </w:r>
    </w:p>
    <w:p w14:paraId="5CC53B00" w14:textId="77777777" w:rsidR="004C02EF" w:rsidRDefault="004C02EF" w:rsidP="004C02EF">
      <w:r>
        <w:t xml:space="preserve">The </w:t>
      </w:r>
      <w:del w:id="5827" w:author="Allen Wirfs-Brock" w:date="2011-07-02T14:12:00Z">
        <w:r w:rsidDel="00141138">
          <w:delText xml:space="preserve">[[Class]] internal property of the </w:delText>
        </w:r>
      </w:del>
      <w:r>
        <w:t xml:space="preserve">newly constructed Boolean object </w:t>
      </w:r>
      <w:del w:id="5828" w:author="Allen Wirfs-Brock" w:date="2011-07-02T14:12:00Z">
        <w:r w:rsidDel="00141138">
          <w:delText xml:space="preserve">is set to </w:delText>
        </w:r>
        <w:r w:rsidDel="00141138">
          <w:rPr>
            <w:rFonts w:ascii="Courier New" w:hAnsi="Courier New"/>
            <w:b/>
          </w:rPr>
          <w:delText>"Boolean"</w:delText>
        </w:r>
      </w:del>
      <w:ins w:id="5829" w:author="Allen Wirfs-Brock" w:date="2011-07-02T14:12:00Z">
        <w:r w:rsidR="00141138">
          <w:t>has a [[IsBoolean]] internal property</w:t>
        </w:r>
      </w:ins>
      <w:r>
        <w:t>.</w:t>
      </w:r>
    </w:p>
    <w:p w14:paraId="15756504" w14:textId="77777777" w:rsidR="004C02EF" w:rsidRDefault="004C02EF" w:rsidP="004C02EF">
      <w:r>
        <w:t>The [[PrimitiveValue]]</w:t>
      </w:r>
      <w:r w:rsidRPr="00CA6D1D">
        <w:t xml:space="preserve"> </w:t>
      </w:r>
      <w:r>
        <w:t xml:space="preserve">internal property of the newly constructed Boolean object is set to </w:t>
      </w:r>
      <w:r w:rsidRPr="00E2265C">
        <w:rPr>
          <w:rFonts w:ascii="Times New Roman" w:hAnsi="Times New Roman"/>
        </w:rPr>
        <w:t>ToBoolean(</w:t>
      </w:r>
      <w:r w:rsidRPr="00E2265C">
        <w:rPr>
          <w:rFonts w:ascii="Times New Roman" w:hAnsi="Times New Roman"/>
          <w:i/>
        </w:rPr>
        <w:t>value</w:t>
      </w:r>
      <w:r w:rsidRPr="00E2265C">
        <w:rPr>
          <w:rFonts w:ascii="Times New Roman" w:hAnsi="Times New Roman"/>
        </w:rPr>
        <w:t>)</w:t>
      </w:r>
      <w:r>
        <w:t>.</w:t>
      </w:r>
      <w:bookmarkStart w:id="5830" w:name="_Toc382291646"/>
      <w:bookmarkStart w:id="5831" w:name="_Toc385672333"/>
      <w:bookmarkStart w:id="5832" w:name="_Toc393690449"/>
    </w:p>
    <w:p w14:paraId="53B10126" w14:textId="77777777" w:rsidR="004C02EF" w:rsidRDefault="004C02EF" w:rsidP="004C02EF">
      <w:r>
        <w:t xml:space="preserve">The [[Extensible]] internal property of the newly constructed object is set to </w:t>
      </w:r>
      <w:r w:rsidRPr="000D6C0A">
        <w:rPr>
          <w:b/>
        </w:rPr>
        <w:t>true</w:t>
      </w:r>
      <w:r>
        <w:t>.</w:t>
      </w:r>
    </w:p>
    <w:p w14:paraId="4885FF92" w14:textId="77777777" w:rsidR="004C02EF" w:rsidRDefault="004C02EF" w:rsidP="00B43482">
      <w:pPr>
        <w:pStyle w:val="30"/>
        <w:numPr>
          <w:ilvl w:val="0"/>
          <w:numId w:val="0"/>
        </w:numPr>
      </w:pPr>
      <w:bookmarkStart w:id="5833" w:name="_Toc382291647"/>
      <w:bookmarkStart w:id="5834" w:name="_Toc385672334"/>
      <w:bookmarkStart w:id="5835" w:name="_Toc393690450"/>
      <w:bookmarkStart w:id="5836" w:name="_Ref457709202"/>
      <w:bookmarkStart w:id="5837" w:name="_Toc472818935"/>
      <w:bookmarkStart w:id="5838" w:name="_Toc235503513"/>
      <w:bookmarkStart w:id="5839" w:name="_Toc241509288"/>
      <w:bookmarkStart w:id="5840" w:name="_Toc244416775"/>
      <w:bookmarkStart w:id="5841" w:name="_Toc276631139"/>
      <w:bookmarkStart w:id="5842" w:name="_Toc153968528"/>
      <w:bookmarkEnd w:id="5830"/>
      <w:bookmarkEnd w:id="5831"/>
      <w:bookmarkEnd w:id="5832"/>
      <w:r>
        <w:t>15.6.3</w:t>
      </w:r>
      <w:r>
        <w:tab/>
        <w:t>Properties of the Boolean Constructo</w:t>
      </w:r>
      <w:bookmarkEnd w:id="5833"/>
      <w:bookmarkEnd w:id="5834"/>
      <w:bookmarkEnd w:id="5835"/>
      <w:r>
        <w:t>r</w:t>
      </w:r>
      <w:bookmarkEnd w:id="5836"/>
      <w:bookmarkEnd w:id="5837"/>
      <w:bookmarkEnd w:id="5838"/>
      <w:bookmarkEnd w:id="5839"/>
      <w:bookmarkEnd w:id="5840"/>
      <w:bookmarkEnd w:id="5841"/>
      <w:bookmarkEnd w:id="5842"/>
    </w:p>
    <w:p w14:paraId="57AA6C0A" w14:textId="77777777" w:rsidR="004C02EF" w:rsidRDefault="004C02EF" w:rsidP="004C02EF">
      <w:r>
        <w:t>The value of the [[Prototype]] internal property of the Boolean constructor is the Function prototype object (15.3.4).</w:t>
      </w:r>
    </w:p>
    <w:p w14:paraId="3FFF99F8"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1</w:t>
      </w:r>
      <w:r>
        <w:t>), the Boolean constructor has the following property:</w:t>
      </w:r>
      <w:bookmarkStart w:id="5843" w:name="_Toc382291648"/>
      <w:bookmarkStart w:id="5844" w:name="_Toc385672335"/>
      <w:bookmarkStart w:id="5845" w:name="_Ref393613897"/>
      <w:bookmarkStart w:id="5846" w:name="_Toc393690451"/>
      <w:bookmarkStart w:id="5847" w:name="_Ref404502544"/>
    </w:p>
    <w:p w14:paraId="4BC28CDE" w14:textId="77777777" w:rsidR="004C02EF" w:rsidRDefault="004C02EF" w:rsidP="004C02EF">
      <w:pPr>
        <w:pStyle w:val="40"/>
        <w:numPr>
          <w:ilvl w:val="0"/>
          <w:numId w:val="0"/>
        </w:numPr>
      </w:pPr>
      <w:bookmarkStart w:id="5848" w:name="_Ref424534464"/>
      <w:r>
        <w:t>15.6.3.1</w:t>
      </w:r>
      <w:r>
        <w:tab/>
        <w:t>Boolean.prototyp</w:t>
      </w:r>
      <w:bookmarkEnd w:id="5843"/>
      <w:bookmarkEnd w:id="5844"/>
      <w:bookmarkEnd w:id="5845"/>
      <w:bookmarkEnd w:id="5846"/>
      <w:bookmarkEnd w:id="5847"/>
      <w:r>
        <w:t>e</w:t>
      </w:r>
      <w:bookmarkEnd w:id="5848"/>
    </w:p>
    <w:p w14:paraId="01A30F52" w14:textId="77777777" w:rsidR="004C02EF" w:rsidRDefault="004C02EF" w:rsidP="004C02EF">
      <w:r>
        <w:t xml:space="preserve">The initial value of </w:t>
      </w:r>
      <w:r>
        <w:rPr>
          <w:rFonts w:ascii="Courier New" w:hAnsi="Courier New"/>
          <w:b/>
        </w:rPr>
        <w:t>Boolean.prototype</w:t>
      </w:r>
      <w:r>
        <w:t xml:space="preserve"> is the Boolean prototype object (15.6.4).</w:t>
      </w:r>
      <w:bookmarkStart w:id="5849" w:name="_Toc382291649"/>
      <w:bookmarkStart w:id="5850" w:name="_Toc385672336"/>
    </w:p>
    <w:p w14:paraId="678F7B21" w14:textId="77777777" w:rsidR="004C02EF" w:rsidRDefault="004C02EF" w:rsidP="004C02EF">
      <w:r>
        <w:t xml:space="preserve">This property has the attributes { [[Writable]]: </w:t>
      </w:r>
      <w:r w:rsidRPr="00BA2DE5">
        <w:rPr>
          <w:b/>
        </w:rPr>
        <w:t>false</w:t>
      </w:r>
      <w:r>
        <w:t xml:space="preserve">, [[Enumerable]]: </w:t>
      </w:r>
      <w:r w:rsidRPr="00BA2DE5">
        <w:rPr>
          <w:b/>
        </w:rPr>
        <w:t>false</w:t>
      </w:r>
      <w:r>
        <w:t xml:space="preserve">, [[Configurable]]: </w:t>
      </w:r>
      <w:r w:rsidRPr="00BA2DE5">
        <w:rPr>
          <w:b/>
        </w:rPr>
        <w:t>false</w:t>
      </w:r>
      <w:r>
        <w:t xml:space="preserve"> }.</w:t>
      </w:r>
      <w:bookmarkStart w:id="5851" w:name="_Ref393609398"/>
      <w:bookmarkStart w:id="5852" w:name="_Toc393690452"/>
    </w:p>
    <w:p w14:paraId="06737FA1" w14:textId="77777777" w:rsidR="004C02EF" w:rsidRDefault="004C02EF" w:rsidP="00B43482">
      <w:pPr>
        <w:pStyle w:val="30"/>
        <w:numPr>
          <w:ilvl w:val="0"/>
          <w:numId w:val="0"/>
        </w:numPr>
      </w:pPr>
      <w:bookmarkStart w:id="5853" w:name="_Ref424535986"/>
      <w:bookmarkStart w:id="5854" w:name="_Toc472818936"/>
      <w:bookmarkStart w:id="5855" w:name="_Toc235503514"/>
      <w:bookmarkStart w:id="5856" w:name="_Toc241509289"/>
      <w:bookmarkStart w:id="5857" w:name="_Toc244416776"/>
      <w:bookmarkStart w:id="5858" w:name="_Toc276631140"/>
      <w:bookmarkStart w:id="5859" w:name="_Toc153968529"/>
      <w:r>
        <w:t>15.6.4</w:t>
      </w:r>
      <w:r>
        <w:tab/>
        <w:t>Properties of the Boolean Prototype Objec</w:t>
      </w:r>
      <w:bookmarkEnd w:id="5849"/>
      <w:bookmarkEnd w:id="5850"/>
      <w:bookmarkEnd w:id="5851"/>
      <w:bookmarkEnd w:id="5852"/>
      <w:r>
        <w:t>t</w:t>
      </w:r>
      <w:bookmarkEnd w:id="5853"/>
      <w:bookmarkEnd w:id="5854"/>
      <w:bookmarkEnd w:id="5855"/>
      <w:bookmarkEnd w:id="5856"/>
      <w:bookmarkEnd w:id="5857"/>
      <w:bookmarkEnd w:id="5858"/>
      <w:bookmarkEnd w:id="5859"/>
    </w:p>
    <w:p w14:paraId="17F3EBE1" w14:textId="77777777" w:rsidR="004C02EF" w:rsidRDefault="004C02EF" w:rsidP="004C02EF">
      <w:r>
        <w:t xml:space="preserve">The Boolean prototype object is itself a Boolean object </w:t>
      </w:r>
      <w:del w:id="5860" w:author="Allen Wirfs-Brock" w:date="2011-07-02T14:13:00Z">
        <w:r w:rsidDel="00141138">
          <w:delText xml:space="preserve">(its [[Class]] is </w:delText>
        </w:r>
        <w:r w:rsidDel="00141138">
          <w:rPr>
            <w:rFonts w:ascii="Courier New" w:hAnsi="Courier New"/>
            <w:b/>
          </w:rPr>
          <w:delText>"Boolean"</w:delText>
        </w:r>
        <w:r w:rsidDel="00141138">
          <w:delText>)</w:delText>
        </w:r>
      </w:del>
      <w:r>
        <w:t xml:space="preserve"> whose value is </w:t>
      </w:r>
      <w:r>
        <w:rPr>
          <w:b/>
        </w:rPr>
        <w:t>false</w:t>
      </w:r>
      <w:r>
        <w:t>.</w:t>
      </w:r>
      <w:ins w:id="5861" w:author="Allen Wirfs-Brock" w:date="2011-07-02T14:13:00Z">
        <w:r w:rsidR="00141138">
          <w:t xml:space="preserve"> The Boolean prototype object has a [[IsBoolean]] internal property.</w:t>
        </w:r>
      </w:ins>
    </w:p>
    <w:p w14:paraId="03ACC68C" w14:textId="77777777" w:rsidR="004C02EF" w:rsidRDefault="004C02EF" w:rsidP="004C02EF">
      <w:r>
        <w:t>The value of the [[Prototype]] internal property of the Boolean prototype object is the standard built-in Object prototype object (15.2.4).</w:t>
      </w:r>
    </w:p>
    <w:p w14:paraId="164997FE" w14:textId="77777777" w:rsidR="004C02EF" w:rsidRDefault="004C02EF" w:rsidP="004C02EF">
      <w:pPr>
        <w:pStyle w:val="40"/>
        <w:numPr>
          <w:ilvl w:val="0"/>
          <w:numId w:val="0"/>
        </w:numPr>
      </w:pPr>
      <w:bookmarkStart w:id="5862" w:name="_Toc385672337"/>
      <w:bookmarkStart w:id="5863" w:name="_Toc393690453"/>
      <w:bookmarkStart w:id="5864" w:name="_Toc382291650"/>
      <w:r>
        <w:t>15.6.4.1</w:t>
      </w:r>
      <w:r>
        <w:tab/>
        <w:t>Boolean.prototype.constructo</w:t>
      </w:r>
      <w:bookmarkEnd w:id="5862"/>
      <w:bookmarkEnd w:id="5863"/>
      <w:r>
        <w:t>r</w:t>
      </w:r>
    </w:p>
    <w:p w14:paraId="2058A86B" w14:textId="77777777" w:rsidR="004C02EF" w:rsidRDefault="004C02EF" w:rsidP="004C02EF">
      <w:r>
        <w:t xml:space="preserve">The initial value of </w:t>
      </w:r>
      <w:r>
        <w:rPr>
          <w:rFonts w:ascii="Courier New" w:hAnsi="Courier New"/>
          <w:b/>
        </w:rPr>
        <w:t>Boolean.prototype.constructor</w:t>
      </w:r>
      <w:r>
        <w:t xml:space="preserve"> is the built-in </w:t>
      </w:r>
      <w:r>
        <w:rPr>
          <w:rFonts w:ascii="Courier New" w:hAnsi="Courier New"/>
          <w:b/>
        </w:rPr>
        <w:t>Boolean</w:t>
      </w:r>
      <w:r>
        <w:t xml:space="preserve"> constructor.</w:t>
      </w:r>
      <w:bookmarkStart w:id="5865" w:name="_Toc385672338"/>
      <w:bookmarkStart w:id="5866" w:name="_Toc393690454"/>
    </w:p>
    <w:p w14:paraId="0441CCBE" w14:textId="77777777" w:rsidR="004C02EF" w:rsidRDefault="004C02EF" w:rsidP="004C02EF">
      <w:pPr>
        <w:pStyle w:val="40"/>
        <w:numPr>
          <w:ilvl w:val="0"/>
          <w:numId w:val="0"/>
        </w:numPr>
      </w:pPr>
      <w:bookmarkStart w:id="5867" w:name="_Ref455972335"/>
      <w:r>
        <w:t>15.6.4.2</w:t>
      </w:r>
      <w:r>
        <w:tab/>
        <w:t>Boolean.prototype.toString</w:t>
      </w:r>
      <w:bookmarkEnd w:id="5864"/>
      <w:bookmarkEnd w:id="5865"/>
      <w:bookmarkEnd w:id="5866"/>
      <w:r>
        <w:t xml:space="preserve"> ( )</w:t>
      </w:r>
      <w:bookmarkEnd w:id="5867"/>
    </w:p>
    <w:p w14:paraId="6B584D84" w14:textId="77777777" w:rsidR="004C02EF" w:rsidRDefault="004C02EF" w:rsidP="004C02EF">
      <w:bookmarkStart w:id="5868" w:name="_Toc382291651"/>
      <w:bookmarkStart w:id="5869" w:name="_Toc385672339"/>
      <w:r>
        <w:t>The following steps are taken:</w:t>
      </w:r>
    </w:p>
    <w:p w14:paraId="35A2BF82" w14:textId="77777777" w:rsidR="004C02EF" w:rsidRPr="00E2265C" w:rsidRDefault="004C02EF" w:rsidP="004C02EF">
      <w:pPr>
        <w:pStyle w:val="Alg4"/>
        <w:numPr>
          <w:ilvl w:val="0"/>
          <w:numId w:val="242"/>
        </w:numPr>
      </w:pPr>
      <w:r w:rsidRPr="00E2265C">
        <w:t xml:space="preserve">Let </w:t>
      </w:r>
      <w:r w:rsidRPr="00E2265C">
        <w:rPr>
          <w:i/>
        </w:rPr>
        <w:t>B</w:t>
      </w:r>
      <w:r w:rsidRPr="00E2265C">
        <w:t xml:space="preserve"> be the </w:t>
      </w:r>
      <w:r w:rsidRPr="00E2265C">
        <w:rPr>
          <w:b/>
        </w:rPr>
        <w:t>this</w:t>
      </w:r>
      <w:r w:rsidRPr="00E2265C">
        <w:t xml:space="preserve"> value.</w:t>
      </w:r>
    </w:p>
    <w:p w14:paraId="3F99B020" w14:textId="77777777" w:rsidR="004C02EF" w:rsidRPr="00E2265C" w:rsidRDefault="004C02EF" w:rsidP="004C02EF">
      <w:pPr>
        <w:pStyle w:val="Alg4"/>
        <w:numPr>
          <w:ilvl w:val="0"/>
          <w:numId w:val="242"/>
        </w:numPr>
      </w:pPr>
      <w:r w:rsidRPr="00E2265C">
        <w:t>If Type(</w:t>
      </w:r>
      <w:r w:rsidRPr="00E2265C">
        <w:rPr>
          <w:i/>
        </w:rPr>
        <w:t>B</w:t>
      </w:r>
      <w:r w:rsidRPr="00E2265C">
        <w:t xml:space="preserve">) is Boolean, then let </w:t>
      </w:r>
      <w:r w:rsidRPr="00E2265C">
        <w:rPr>
          <w:i/>
        </w:rPr>
        <w:t>b</w:t>
      </w:r>
      <w:r w:rsidRPr="00E2265C">
        <w:t xml:space="preserve"> be </w:t>
      </w:r>
      <w:r w:rsidRPr="00E2265C">
        <w:rPr>
          <w:i/>
        </w:rPr>
        <w:t>B</w:t>
      </w:r>
      <w:r w:rsidRPr="00E2265C">
        <w:t>.</w:t>
      </w:r>
    </w:p>
    <w:p w14:paraId="0606838F" w14:textId="77777777" w:rsidR="004C02EF" w:rsidRPr="00E2265C" w:rsidRDefault="004C02EF" w:rsidP="004C02EF">
      <w:pPr>
        <w:pStyle w:val="Alg4"/>
        <w:numPr>
          <w:ilvl w:val="0"/>
          <w:numId w:val="242"/>
        </w:numPr>
      </w:pPr>
      <w:r w:rsidRPr="00E2265C">
        <w:t>Else if Type(</w:t>
      </w:r>
      <w:r w:rsidRPr="00E2265C">
        <w:rPr>
          <w:i/>
        </w:rPr>
        <w:t>B</w:t>
      </w:r>
      <w:r w:rsidRPr="00E2265C">
        <w:t xml:space="preserve">) is Object and </w:t>
      </w:r>
      <w:del w:id="5870" w:author="Allen Wirfs-Brock" w:date="2011-07-02T14:14:00Z">
        <w:r w:rsidRPr="00E2265C" w:rsidDel="000625EF">
          <w:delText xml:space="preserve">the value of the [[Class]] internal property of </w:delText>
        </w:r>
      </w:del>
      <w:r w:rsidRPr="00E2265C">
        <w:rPr>
          <w:i/>
        </w:rPr>
        <w:t>B</w:t>
      </w:r>
      <w:r w:rsidRPr="00E2265C">
        <w:t xml:space="preserve"> </w:t>
      </w:r>
      <w:ins w:id="5871" w:author="Allen Wirfs-Brock rev2" w:date="2011-07-20T13:54:00Z">
        <w:r w:rsidR="002E2C0B">
          <w:t>h</w:t>
        </w:r>
      </w:ins>
      <w:del w:id="5872" w:author="Allen Wirfs-Brock" w:date="2011-07-02T14:15:00Z">
        <w:r w:rsidRPr="00E2265C" w:rsidDel="000625EF">
          <w:delText xml:space="preserve">is </w:delText>
        </w:r>
        <w:r w:rsidDel="000625EF">
          <w:rPr>
            <w:rFonts w:ascii="Courier New" w:hAnsi="Courier New"/>
            <w:b/>
          </w:rPr>
          <w:delText>"Boolean</w:delText>
        </w:r>
        <w:r w:rsidRPr="002C7D5B" w:rsidDel="000625EF">
          <w:rPr>
            <w:rFonts w:ascii="Courier New" w:hAnsi="Courier New"/>
            <w:b/>
          </w:rPr>
          <w:delText>"</w:delText>
        </w:r>
      </w:del>
      <w:ins w:id="5873" w:author="Allen Wirfs-Brock" w:date="2011-07-02T14:15:00Z">
        <w:r w:rsidR="000625EF">
          <w:t>as a [[IsBoolean]] internal property</w:t>
        </w:r>
      </w:ins>
      <w:r w:rsidRPr="00E2265C">
        <w:t xml:space="preserve">, then let </w:t>
      </w:r>
      <w:r w:rsidRPr="00E2265C">
        <w:rPr>
          <w:i/>
        </w:rPr>
        <w:t>b</w:t>
      </w:r>
      <w:r w:rsidRPr="00E2265C">
        <w:t xml:space="preserve"> be the value of the [[PrimitiveValue]] internal property of </w:t>
      </w:r>
      <w:r w:rsidRPr="00E2265C">
        <w:rPr>
          <w:i/>
        </w:rPr>
        <w:t>B</w:t>
      </w:r>
      <w:r w:rsidRPr="00E2265C">
        <w:t>.</w:t>
      </w:r>
    </w:p>
    <w:p w14:paraId="42F1C6D0" w14:textId="77777777" w:rsidR="004C02EF" w:rsidRPr="00E2265C" w:rsidRDefault="004C02EF" w:rsidP="004C02EF">
      <w:pPr>
        <w:pStyle w:val="Alg4"/>
        <w:numPr>
          <w:ilvl w:val="0"/>
          <w:numId w:val="242"/>
        </w:numPr>
      </w:pPr>
      <w:r w:rsidRPr="00E2265C">
        <w:t xml:space="preserve">Else throw a </w:t>
      </w:r>
      <w:r w:rsidRPr="00E2265C">
        <w:rPr>
          <w:b/>
        </w:rPr>
        <w:t>TypeError</w:t>
      </w:r>
      <w:r w:rsidRPr="00E2265C">
        <w:t xml:space="preserve"> exception.</w:t>
      </w:r>
    </w:p>
    <w:p w14:paraId="5064E670" w14:textId="77777777" w:rsidR="004C02EF" w:rsidRPr="00E2265C" w:rsidRDefault="004C02EF" w:rsidP="004C02EF">
      <w:pPr>
        <w:pStyle w:val="Alg4"/>
        <w:numPr>
          <w:ilvl w:val="0"/>
          <w:numId w:val="242"/>
        </w:numPr>
        <w:spacing w:after="220"/>
      </w:pPr>
      <w:r w:rsidRPr="00E2265C">
        <w:t xml:space="preserve">If </w:t>
      </w:r>
      <w:r w:rsidRPr="00E2265C">
        <w:rPr>
          <w:i/>
        </w:rPr>
        <w:t>b</w:t>
      </w:r>
      <w:r w:rsidRPr="00E2265C">
        <w:t xml:space="preserve"> is </w:t>
      </w:r>
      <w:r w:rsidRPr="00E2265C">
        <w:rPr>
          <w:b/>
        </w:rPr>
        <w:t>true</w:t>
      </w:r>
      <w:r w:rsidRPr="00E2265C">
        <w:t xml:space="preserve">, then return </w:t>
      </w:r>
      <w:r>
        <w:rPr>
          <w:rFonts w:ascii="Courier New" w:hAnsi="Courier New"/>
          <w:b/>
        </w:rPr>
        <w:t>"true"</w:t>
      </w:r>
      <w:r w:rsidRPr="00E2265C">
        <w:t xml:space="preserve">; else return </w:t>
      </w:r>
      <w:r>
        <w:rPr>
          <w:rFonts w:ascii="Courier New" w:hAnsi="Courier New"/>
          <w:b/>
        </w:rPr>
        <w:t>"false"</w:t>
      </w:r>
      <w:r w:rsidRPr="00E2265C">
        <w:t>.</w:t>
      </w:r>
    </w:p>
    <w:p w14:paraId="49E93E77" w14:textId="77777777" w:rsidR="004C02EF" w:rsidRDefault="004C02EF" w:rsidP="004C02EF">
      <w:pPr>
        <w:pStyle w:val="40"/>
        <w:numPr>
          <w:ilvl w:val="0"/>
          <w:numId w:val="0"/>
        </w:numPr>
      </w:pPr>
      <w:bookmarkStart w:id="5874" w:name="_Toc393690455"/>
      <w:bookmarkStart w:id="5875" w:name="_Ref455972337"/>
      <w:r>
        <w:t>15.6.4.3</w:t>
      </w:r>
      <w:r>
        <w:tab/>
        <w:t>Boolean.prototype.valueOf</w:t>
      </w:r>
      <w:bookmarkEnd w:id="5868"/>
      <w:bookmarkEnd w:id="5869"/>
      <w:bookmarkEnd w:id="5874"/>
      <w:r>
        <w:t xml:space="preserve"> ( )</w:t>
      </w:r>
      <w:bookmarkEnd w:id="5875"/>
    </w:p>
    <w:p w14:paraId="140E24AA" w14:textId="77777777" w:rsidR="004C02EF" w:rsidRDefault="004C02EF" w:rsidP="004C02EF">
      <w:r>
        <w:t>The following steps are taken:</w:t>
      </w:r>
    </w:p>
    <w:p w14:paraId="7DA14188" w14:textId="77777777" w:rsidR="004C02EF" w:rsidRPr="00E2265C" w:rsidRDefault="004C02EF" w:rsidP="004C02EF">
      <w:pPr>
        <w:pStyle w:val="Alg4"/>
        <w:numPr>
          <w:ilvl w:val="0"/>
          <w:numId w:val="243"/>
        </w:numPr>
      </w:pPr>
      <w:r w:rsidRPr="00E2265C">
        <w:t xml:space="preserve">Let </w:t>
      </w:r>
      <w:r w:rsidRPr="00E2265C">
        <w:rPr>
          <w:i/>
        </w:rPr>
        <w:t>B</w:t>
      </w:r>
      <w:r w:rsidRPr="00E2265C">
        <w:t xml:space="preserve"> be the </w:t>
      </w:r>
      <w:r w:rsidRPr="00E2265C">
        <w:rPr>
          <w:b/>
        </w:rPr>
        <w:t>this</w:t>
      </w:r>
      <w:r w:rsidRPr="00E2265C">
        <w:t xml:space="preserve"> value.</w:t>
      </w:r>
    </w:p>
    <w:p w14:paraId="2E5BEBF4" w14:textId="77777777" w:rsidR="004C02EF" w:rsidRPr="00E2265C" w:rsidRDefault="004C02EF" w:rsidP="004C02EF">
      <w:pPr>
        <w:pStyle w:val="Alg4"/>
        <w:numPr>
          <w:ilvl w:val="0"/>
          <w:numId w:val="243"/>
        </w:numPr>
      </w:pPr>
      <w:r w:rsidRPr="00E2265C">
        <w:t>If Type(</w:t>
      </w:r>
      <w:r w:rsidRPr="00E2265C">
        <w:rPr>
          <w:i/>
        </w:rPr>
        <w:t>B</w:t>
      </w:r>
      <w:r w:rsidRPr="00E2265C">
        <w:t xml:space="preserve">) is Boolean, then let </w:t>
      </w:r>
      <w:r w:rsidRPr="00E2265C">
        <w:rPr>
          <w:i/>
        </w:rPr>
        <w:t>b</w:t>
      </w:r>
      <w:r w:rsidRPr="00E2265C">
        <w:t xml:space="preserve"> be </w:t>
      </w:r>
      <w:r w:rsidRPr="00E2265C">
        <w:rPr>
          <w:i/>
        </w:rPr>
        <w:t>B</w:t>
      </w:r>
      <w:r w:rsidRPr="00E2265C">
        <w:t>.</w:t>
      </w:r>
    </w:p>
    <w:p w14:paraId="1777B8B3" w14:textId="77777777" w:rsidR="004C02EF" w:rsidRPr="00E2265C" w:rsidRDefault="004C02EF" w:rsidP="004C02EF">
      <w:pPr>
        <w:pStyle w:val="Alg4"/>
        <w:numPr>
          <w:ilvl w:val="0"/>
          <w:numId w:val="243"/>
        </w:numPr>
      </w:pPr>
      <w:r w:rsidRPr="00E2265C">
        <w:t>Else if Type(</w:t>
      </w:r>
      <w:r w:rsidRPr="00E2265C">
        <w:rPr>
          <w:i/>
        </w:rPr>
        <w:t>B</w:t>
      </w:r>
      <w:r w:rsidRPr="00E2265C">
        <w:t xml:space="preserve">) is Object and </w:t>
      </w:r>
      <w:del w:id="5876" w:author="Allen Wirfs-Brock" w:date="2011-07-02T14:15:00Z">
        <w:r w:rsidRPr="00E2265C" w:rsidDel="000625EF">
          <w:delText xml:space="preserve">the value of the [[Class]] internal property of </w:delText>
        </w:r>
      </w:del>
      <w:r w:rsidRPr="00E2265C">
        <w:rPr>
          <w:i/>
        </w:rPr>
        <w:t>B</w:t>
      </w:r>
      <w:r w:rsidRPr="00E2265C">
        <w:t xml:space="preserve"> </w:t>
      </w:r>
      <w:del w:id="5877" w:author="Allen Wirfs-Brock" w:date="2011-07-02T14:16:00Z">
        <w:r w:rsidRPr="00E2265C" w:rsidDel="000625EF">
          <w:delText xml:space="preserve">is </w:delText>
        </w:r>
        <w:r w:rsidDel="000625EF">
          <w:rPr>
            <w:rFonts w:ascii="Courier New" w:hAnsi="Courier New"/>
            <w:b/>
          </w:rPr>
          <w:delText>"Boolean</w:delText>
        </w:r>
        <w:r w:rsidRPr="002C7D5B" w:rsidDel="000625EF">
          <w:rPr>
            <w:rFonts w:ascii="Courier New" w:hAnsi="Courier New"/>
            <w:b/>
          </w:rPr>
          <w:delText>"</w:delText>
        </w:r>
      </w:del>
      <w:ins w:id="5878" w:author="Allen Wirfs-Brock" w:date="2011-07-02T14:16:00Z">
        <w:r w:rsidR="000625EF">
          <w:t>has a [[IsBoolean]] internal property</w:t>
        </w:r>
      </w:ins>
      <w:r w:rsidRPr="00E2265C">
        <w:t xml:space="preserve">, then let </w:t>
      </w:r>
      <w:r w:rsidRPr="00E2265C">
        <w:rPr>
          <w:i/>
        </w:rPr>
        <w:t>b</w:t>
      </w:r>
      <w:r w:rsidRPr="00E2265C">
        <w:t xml:space="preserve"> be the value of the [[PrimitiveValue]] internal property of </w:t>
      </w:r>
      <w:r w:rsidRPr="00E2265C">
        <w:rPr>
          <w:i/>
        </w:rPr>
        <w:t>B</w:t>
      </w:r>
      <w:r w:rsidRPr="00E2265C">
        <w:t>.</w:t>
      </w:r>
    </w:p>
    <w:p w14:paraId="66F56253" w14:textId="77777777" w:rsidR="004C02EF" w:rsidRPr="00E2265C" w:rsidRDefault="004C02EF" w:rsidP="004C02EF">
      <w:pPr>
        <w:pStyle w:val="Alg4"/>
        <w:numPr>
          <w:ilvl w:val="0"/>
          <w:numId w:val="243"/>
        </w:numPr>
      </w:pPr>
      <w:r w:rsidRPr="00E2265C">
        <w:t xml:space="preserve">Else throw a </w:t>
      </w:r>
      <w:r w:rsidRPr="00E2265C">
        <w:rPr>
          <w:b/>
        </w:rPr>
        <w:t>TypeError</w:t>
      </w:r>
      <w:r w:rsidRPr="00E2265C">
        <w:t xml:space="preserve"> exception.</w:t>
      </w:r>
    </w:p>
    <w:p w14:paraId="6EC9E5F0" w14:textId="77777777" w:rsidR="004C02EF" w:rsidRPr="00E2265C" w:rsidRDefault="004C02EF" w:rsidP="004C02EF">
      <w:pPr>
        <w:pStyle w:val="Alg4"/>
        <w:numPr>
          <w:ilvl w:val="0"/>
          <w:numId w:val="243"/>
        </w:numPr>
        <w:spacing w:after="220"/>
      </w:pPr>
      <w:r w:rsidRPr="00E2265C">
        <w:t xml:space="preserve">Return </w:t>
      </w:r>
      <w:r w:rsidRPr="00E2265C">
        <w:rPr>
          <w:i/>
        </w:rPr>
        <w:t>b</w:t>
      </w:r>
      <w:r w:rsidRPr="00E2265C">
        <w:t>.</w:t>
      </w:r>
      <w:bookmarkStart w:id="5879" w:name="_Toc382291652"/>
      <w:bookmarkStart w:id="5880" w:name="_Toc385672340"/>
    </w:p>
    <w:p w14:paraId="52871595" w14:textId="77777777" w:rsidR="004C02EF" w:rsidRDefault="004C02EF" w:rsidP="00B43482">
      <w:pPr>
        <w:pStyle w:val="30"/>
        <w:numPr>
          <w:ilvl w:val="0"/>
          <w:numId w:val="0"/>
        </w:numPr>
      </w:pPr>
      <w:bookmarkStart w:id="5881" w:name="_Toc393690456"/>
      <w:bookmarkStart w:id="5882" w:name="_Toc472818937"/>
      <w:bookmarkStart w:id="5883" w:name="_Toc235503515"/>
      <w:bookmarkStart w:id="5884" w:name="_Toc241509290"/>
      <w:bookmarkStart w:id="5885" w:name="_Toc244416777"/>
      <w:bookmarkStart w:id="5886" w:name="_Toc276631141"/>
      <w:bookmarkStart w:id="5887" w:name="_Toc153968530"/>
      <w:r>
        <w:t>15.6.5</w:t>
      </w:r>
      <w:r>
        <w:tab/>
        <w:t>Properties of Boolean Instance</w:t>
      </w:r>
      <w:bookmarkEnd w:id="5879"/>
      <w:bookmarkEnd w:id="5880"/>
      <w:bookmarkEnd w:id="5881"/>
      <w:r>
        <w:t>s</w:t>
      </w:r>
      <w:bookmarkEnd w:id="5882"/>
      <w:bookmarkEnd w:id="5883"/>
      <w:bookmarkEnd w:id="5884"/>
      <w:bookmarkEnd w:id="5885"/>
      <w:bookmarkEnd w:id="5886"/>
      <w:bookmarkEnd w:id="5887"/>
    </w:p>
    <w:p w14:paraId="2353D676" w14:textId="77777777" w:rsidR="004C02EF" w:rsidRDefault="004C02EF" w:rsidP="004C02EF">
      <w:r>
        <w:t xml:space="preserve">Boolean instances inherit properties from the Boolean prototype object and </w:t>
      </w:r>
      <w:del w:id="5888" w:author="Allen Wirfs-Brock" w:date="2011-07-02T14:16:00Z">
        <w:r w:rsidDel="000625EF">
          <w:delText xml:space="preserve">their </w:delText>
        </w:r>
      </w:del>
      <w:ins w:id="5889" w:author="Allen Wirfs-Brock" w:date="2011-07-02T14:16:00Z">
        <w:r w:rsidR="000625EF">
          <w:t xml:space="preserve">have a </w:t>
        </w:r>
      </w:ins>
      <w:r>
        <w:t>[[</w:t>
      </w:r>
      <w:del w:id="5890" w:author="Allen Wirfs-Brock" w:date="2011-07-02T14:16:00Z">
        <w:r w:rsidDel="000625EF">
          <w:delText>Class</w:delText>
        </w:r>
      </w:del>
      <w:ins w:id="5891" w:author="Allen Wirfs-Brock" w:date="2011-07-02T14:16:00Z">
        <w:r w:rsidR="000625EF">
          <w:t>IsBoolean</w:t>
        </w:r>
      </w:ins>
      <w:r>
        <w:t>]] internal property</w:t>
      </w:r>
      <w:del w:id="5892" w:author="Allen Wirfs-Brock" w:date="2011-07-02T14:16:00Z">
        <w:r w:rsidDel="000625EF">
          <w:delText xml:space="preserve"> value is </w:delText>
        </w:r>
        <w:r w:rsidDel="000625EF">
          <w:rPr>
            <w:rFonts w:ascii="Courier New" w:hAnsi="Courier New" w:cs="Courier New"/>
            <w:b/>
          </w:rPr>
          <w:delText>"Boolean"</w:delText>
        </w:r>
      </w:del>
      <w:r>
        <w:t>. Boolean instances also have a [[PrimitiveValue]] internal property.</w:t>
      </w:r>
      <w:bookmarkStart w:id="5893" w:name="_Toc382212255"/>
      <w:bookmarkStart w:id="5894" w:name="_Toc382212818"/>
      <w:bookmarkStart w:id="5895" w:name="_Toc382291653"/>
      <w:bookmarkStart w:id="5896" w:name="_Ref383601961"/>
      <w:bookmarkStart w:id="5897" w:name="_Toc385672341"/>
      <w:bookmarkStart w:id="5898" w:name="_Toc393690457"/>
      <w:bookmarkStart w:id="5899" w:name="_Ref404493337"/>
      <w:bookmarkStart w:id="5900" w:name="_Toc382212263"/>
      <w:bookmarkStart w:id="5901" w:name="_Toc382212826"/>
    </w:p>
    <w:p w14:paraId="625744D5" w14:textId="77777777" w:rsidR="004C02EF" w:rsidRDefault="004C02EF" w:rsidP="004C02EF">
      <w:r>
        <w:t>The [[PrimitiveValue]] internal property is the Boolean value represented by this Boolean object.</w:t>
      </w:r>
    </w:p>
    <w:p w14:paraId="48F882A9" w14:textId="77777777" w:rsidR="004C02EF" w:rsidRDefault="004C02EF" w:rsidP="00B43482">
      <w:pPr>
        <w:pStyle w:val="20"/>
        <w:numPr>
          <w:ilvl w:val="0"/>
          <w:numId w:val="0"/>
        </w:numPr>
      </w:pPr>
      <w:bookmarkStart w:id="5902" w:name="_Ref424531326"/>
      <w:bookmarkStart w:id="5903" w:name="_Toc472818938"/>
      <w:bookmarkStart w:id="5904" w:name="_Toc235503516"/>
      <w:bookmarkStart w:id="5905" w:name="_Toc241509291"/>
      <w:bookmarkStart w:id="5906" w:name="_Toc244416778"/>
      <w:bookmarkStart w:id="5907" w:name="_Toc276631142"/>
      <w:bookmarkStart w:id="5908" w:name="_Toc153968531"/>
      <w:r>
        <w:t>15.7</w:t>
      </w:r>
      <w:r>
        <w:tab/>
        <w:t>Number</w:t>
      </w:r>
      <w:bookmarkEnd w:id="5893"/>
      <w:bookmarkEnd w:id="5894"/>
      <w:r>
        <w:t xml:space="preserve"> Object</w:t>
      </w:r>
      <w:bookmarkEnd w:id="5895"/>
      <w:bookmarkEnd w:id="5896"/>
      <w:bookmarkEnd w:id="5897"/>
      <w:bookmarkEnd w:id="5898"/>
      <w:bookmarkEnd w:id="5899"/>
      <w:r>
        <w:t>s</w:t>
      </w:r>
      <w:bookmarkStart w:id="5909" w:name="_Toc385672342"/>
      <w:bookmarkStart w:id="5910" w:name="_Ref393527624"/>
      <w:bookmarkStart w:id="5911" w:name="_Toc393690458"/>
      <w:bookmarkStart w:id="5912" w:name="_Ref404501532"/>
      <w:bookmarkStart w:id="5913" w:name="_Toc382212256"/>
      <w:bookmarkStart w:id="5914" w:name="_Toc382212819"/>
      <w:bookmarkStart w:id="5915" w:name="_Toc382291654"/>
      <w:bookmarkEnd w:id="5902"/>
      <w:bookmarkEnd w:id="5903"/>
      <w:bookmarkEnd w:id="5904"/>
      <w:bookmarkEnd w:id="5905"/>
      <w:bookmarkEnd w:id="5906"/>
      <w:bookmarkEnd w:id="5907"/>
      <w:bookmarkEnd w:id="5908"/>
    </w:p>
    <w:p w14:paraId="00B95ABA" w14:textId="77777777" w:rsidR="004C02EF" w:rsidRDefault="004C02EF" w:rsidP="00B43482">
      <w:pPr>
        <w:pStyle w:val="30"/>
        <w:numPr>
          <w:ilvl w:val="0"/>
          <w:numId w:val="0"/>
        </w:numPr>
      </w:pPr>
      <w:bookmarkStart w:id="5916" w:name="_Ref424531823"/>
      <w:bookmarkStart w:id="5917" w:name="_Toc472818939"/>
      <w:bookmarkStart w:id="5918" w:name="_Toc235503517"/>
      <w:bookmarkStart w:id="5919" w:name="_Toc241509292"/>
      <w:bookmarkStart w:id="5920" w:name="_Toc244416779"/>
      <w:bookmarkStart w:id="5921" w:name="_Toc276631143"/>
      <w:bookmarkStart w:id="5922" w:name="_Toc153968532"/>
      <w:r>
        <w:t>15.7.1</w:t>
      </w:r>
      <w:r>
        <w:tab/>
        <w:t>The Number Constructor Called as a Functio</w:t>
      </w:r>
      <w:bookmarkEnd w:id="5909"/>
      <w:bookmarkEnd w:id="5910"/>
      <w:bookmarkEnd w:id="5911"/>
      <w:bookmarkEnd w:id="5912"/>
      <w:r>
        <w:t>n</w:t>
      </w:r>
      <w:bookmarkEnd w:id="5916"/>
      <w:bookmarkEnd w:id="5917"/>
      <w:bookmarkEnd w:id="5918"/>
      <w:bookmarkEnd w:id="5919"/>
      <w:bookmarkEnd w:id="5920"/>
      <w:bookmarkEnd w:id="5921"/>
      <w:bookmarkEnd w:id="5922"/>
    </w:p>
    <w:p w14:paraId="61DA3010" w14:textId="77777777" w:rsidR="004C02EF" w:rsidRDefault="004C02EF" w:rsidP="004C02EF">
      <w:r>
        <w:t xml:space="preserve">When </w:t>
      </w:r>
      <w:r>
        <w:rPr>
          <w:rFonts w:ascii="Courier New" w:hAnsi="Courier New"/>
          <w:b/>
        </w:rPr>
        <w:t>Number</w:t>
      </w:r>
      <w:r>
        <w:t xml:space="preserve"> is called as a function rather than as a constructor, it performs a type conversion.</w:t>
      </w:r>
      <w:bookmarkStart w:id="5923" w:name="_Toc385672343"/>
      <w:bookmarkStart w:id="5924" w:name="_Toc393690459"/>
    </w:p>
    <w:p w14:paraId="0A72D33F" w14:textId="77777777" w:rsidR="004C02EF" w:rsidRDefault="004C02EF" w:rsidP="004C02EF">
      <w:pPr>
        <w:pStyle w:val="40"/>
        <w:numPr>
          <w:ilvl w:val="0"/>
          <w:numId w:val="0"/>
        </w:numPr>
      </w:pPr>
      <w:bookmarkStart w:id="5925" w:name="_Ref457704661"/>
      <w:r>
        <w:t>15.7.1.1</w:t>
      </w:r>
      <w:r>
        <w:tab/>
        <w:t>Number ( [ value</w:t>
      </w:r>
      <w:bookmarkEnd w:id="5923"/>
      <w:bookmarkEnd w:id="5924"/>
      <w:r>
        <w:t xml:space="preserve"> ] )</w:t>
      </w:r>
      <w:bookmarkEnd w:id="5925"/>
    </w:p>
    <w:p w14:paraId="721ED95F" w14:textId="77777777" w:rsidR="004C02EF" w:rsidRDefault="004C02EF" w:rsidP="004C02EF">
      <w:r>
        <w:t xml:space="preserve">Returns a Number value (not a </w:t>
      </w:r>
      <w:bookmarkStart w:id="5926" w:name="_Toc385672344"/>
      <w:bookmarkStart w:id="5927" w:name="_Toc393690460"/>
      <w:r>
        <w:t xml:space="preserve">Number object) computed by </w:t>
      </w:r>
      <w:r w:rsidRPr="00F02209">
        <w:rPr>
          <w:rFonts w:ascii="Times New Roman" w:hAnsi="Times New Roman"/>
        </w:rPr>
        <w:t>ToNumber(</w:t>
      </w:r>
      <w:r w:rsidRPr="00F02209">
        <w:rPr>
          <w:rFonts w:ascii="Times New Roman" w:hAnsi="Times New Roman"/>
          <w:i/>
        </w:rPr>
        <w:t>value</w:t>
      </w:r>
      <w:r w:rsidRPr="00F02209">
        <w:rPr>
          <w:rFonts w:ascii="Times New Roman" w:hAnsi="Times New Roman"/>
        </w:rPr>
        <w:t>)</w:t>
      </w:r>
      <w:r>
        <w:t xml:space="preserve"> if </w:t>
      </w:r>
      <w:r w:rsidRPr="00F02209">
        <w:rPr>
          <w:rFonts w:ascii="Times New Roman" w:hAnsi="Times New Roman"/>
          <w:i/>
        </w:rPr>
        <w:t>value</w:t>
      </w:r>
      <w:r>
        <w:t xml:space="preserve"> was supplied, else returns </w:t>
      </w:r>
      <w:r>
        <w:rPr>
          <w:b/>
        </w:rPr>
        <w:t>+0</w:t>
      </w:r>
      <w:r>
        <w:t>.</w:t>
      </w:r>
    </w:p>
    <w:p w14:paraId="24860846" w14:textId="77777777" w:rsidR="004C02EF" w:rsidRDefault="004C02EF" w:rsidP="00B43482">
      <w:pPr>
        <w:pStyle w:val="30"/>
        <w:numPr>
          <w:ilvl w:val="0"/>
          <w:numId w:val="0"/>
        </w:numPr>
      </w:pPr>
      <w:bookmarkStart w:id="5928" w:name="_Toc385672345"/>
      <w:bookmarkStart w:id="5929" w:name="_Ref393527628"/>
      <w:bookmarkStart w:id="5930" w:name="_Toc393690461"/>
      <w:bookmarkStart w:id="5931" w:name="_Ref404501547"/>
      <w:bookmarkStart w:id="5932" w:name="_Ref424531834"/>
      <w:bookmarkStart w:id="5933" w:name="_Toc472818940"/>
      <w:bookmarkStart w:id="5934" w:name="_Toc235503518"/>
      <w:bookmarkStart w:id="5935" w:name="_Toc241509293"/>
      <w:bookmarkStart w:id="5936" w:name="_Toc244416780"/>
      <w:bookmarkStart w:id="5937" w:name="_Toc276631144"/>
      <w:bookmarkStart w:id="5938" w:name="_Toc153968533"/>
      <w:bookmarkEnd w:id="5926"/>
      <w:bookmarkEnd w:id="5927"/>
      <w:r>
        <w:t>15.7.2</w:t>
      </w:r>
      <w:r>
        <w:tab/>
        <w:t>The Number Constructo</w:t>
      </w:r>
      <w:bookmarkEnd w:id="5913"/>
      <w:bookmarkEnd w:id="5914"/>
      <w:bookmarkEnd w:id="5915"/>
      <w:bookmarkEnd w:id="5928"/>
      <w:bookmarkEnd w:id="5929"/>
      <w:bookmarkEnd w:id="5930"/>
      <w:bookmarkEnd w:id="5931"/>
      <w:r>
        <w:t>r</w:t>
      </w:r>
      <w:bookmarkStart w:id="5939" w:name="_Toc382291655"/>
      <w:bookmarkEnd w:id="5932"/>
      <w:bookmarkEnd w:id="5933"/>
      <w:bookmarkEnd w:id="5934"/>
      <w:bookmarkEnd w:id="5935"/>
      <w:bookmarkEnd w:id="5936"/>
      <w:bookmarkEnd w:id="5937"/>
      <w:bookmarkEnd w:id="5938"/>
    </w:p>
    <w:p w14:paraId="44F83B86" w14:textId="77777777" w:rsidR="004C02EF" w:rsidRDefault="004C02EF" w:rsidP="004C02EF">
      <w:r>
        <w:t xml:space="preserve">When </w:t>
      </w:r>
      <w:r>
        <w:rPr>
          <w:rFonts w:ascii="Courier New" w:hAnsi="Courier New"/>
          <w:b/>
        </w:rPr>
        <w:t>Number</w:t>
      </w:r>
      <w:r>
        <w:t xml:space="preserve"> is called as part of a </w:t>
      </w:r>
      <w:r>
        <w:rPr>
          <w:rFonts w:ascii="Courier New" w:hAnsi="Courier New"/>
          <w:b/>
        </w:rPr>
        <w:t>new</w:t>
      </w:r>
      <w:r>
        <w:t xml:space="preserve"> expression it is a constructor: it initialises the newly created object.</w:t>
      </w:r>
      <w:bookmarkStart w:id="5940" w:name="_Toc385672346"/>
      <w:bookmarkStart w:id="5941" w:name="_Toc393690462"/>
    </w:p>
    <w:p w14:paraId="02105235" w14:textId="77777777" w:rsidR="004C02EF" w:rsidRDefault="004C02EF" w:rsidP="004C02EF">
      <w:pPr>
        <w:pStyle w:val="40"/>
        <w:numPr>
          <w:ilvl w:val="0"/>
          <w:numId w:val="0"/>
        </w:numPr>
      </w:pPr>
      <w:r>
        <w:t>15.7.2.1</w:t>
      </w:r>
      <w:r>
        <w:tab/>
        <w:t>new Number ( [ value</w:t>
      </w:r>
      <w:bookmarkEnd w:id="5939"/>
      <w:bookmarkEnd w:id="5940"/>
      <w:bookmarkEnd w:id="5941"/>
      <w:r>
        <w:t xml:space="preserve"> ] )</w:t>
      </w:r>
      <w:bookmarkStart w:id="5942" w:name="_Toc382291656"/>
    </w:p>
    <w:p w14:paraId="472E7C84" w14:textId="77777777" w:rsidR="004C02EF" w:rsidRDefault="004C02EF" w:rsidP="004C02EF">
      <w:r>
        <w:t xml:space="preserve">The [[Prototype]] internal property of the newly constructed object is set to the original Number prototype object, the one that is the initial value of </w:t>
      </w:r>
      <w:r>
        <w:rPr>
          <w:rFonts w:ascii="Courier New" w:hAnsi="Courier New"/>
          <w:b/>
        </w:rPr>
        <w:t>Number.prototype</w:t>
      </w:r>
      <w:r>
        <w:t xml:space="preserve"> (15.7.3.1).</w:t>
      </w:r>
    </w:p>
    <w:p w14:paraId="5D6BB5CF" w14:textId="77777777" w:rsidR="004C02EF" w:rsidRDefault="004C02EF" w:rsidP="004C02EF">
      <w:r>
        <w:t xml:space="preserve">The </w:t>
      </w:r>
      <w:del w:id="5943" w:author="Allen Wirfs-Brock" w:date="2011-07-02T14:17:00Z">
        <w:r w:rsidDel="000625EF">
          <w:delText xml:space="preserve">[[Class]] internal property of the </w:delText>
        </w:r>
      </w:del>
      <w:r>
        <w:t xml:space="preserve">newly constructed object is </w:t>
      </w:r>
      <w:del w:id="5944" w:author="Allen Wirfs-Brock" w:date="2011-07-02T14:17:00Z">
        <w:r w:rsidDel="000625EF">
          <w:delText xml:space="preserve">set to </w:delText>
        </w:r>
        <w:r w:rsidDel="000625EF">
          <w:rPr>
            <w:rFonts w:ascii="Courier New" w:hAnsi="Courier New"/>
            <w:b/>
          </w:rPr>
          <w:delText>"Number"</w:delText>
        </w:r>
      </w:del>
      <w:ins w:id="5945" w:author="Allen Wirfs-Brock" w:date="2011-07-02T14:17:00Z">
        <w:r w:rsidR="000625EF">
          <w:t>has a [[IsNumber]] internal property</w:t>
        </w:r>
      </w:ins>
      <w:r>
        <w:t>.</w:t>
      </w:r>
    </w:p>
    <w:p w14:paraId="082ABF96" w14:textId="77777777" w:rsidR="004C02EF" w:rsidRDefault="004C02EF" w:rsidP="004C02EF">
      <w:r>
        <w:t xml:space="preserve">The [[PrimitiveValue]] internal property of the newly constructed object is set to </w:t>
      </w:r>
      <w:r w:rsidRPr="00F02209">
        <w:rPr>
          <w:rFonts w:ascii="Times New Roman" w:hAnsi="Times New Roman"/>
        </w:rPr>
        <w:t>ToNumber(</w:t>
      </w:r>
      <w:r w:rsidRPr="00F02209">
        <w:rPr>
          <w:rFonts w:ascii="Times New Roman" w:hAnsi="Times New Roman"/>
          <w:i/>
        </w:rPr>
        <w:t>value</w:t>
      </w:r>
      <w:r w:rsidRPr="00F02209">
        <w:rPr>
          <w:rFonts w:ascii="Times New Roman" w:hAnsi="Times New Roman"/>
        </w:rPr>
        <w:t>)</w:t>
      </w:r>
      <w:r>
        <w:t xml:space="preserve"> if </w:t>
      </w:r>
      <w:r w:rsidRPr="00F02209">
        <w:rPr>
          <w:rFonts w:ascii="Times New Roman" w:hAnsi="Times New Roman"/>
          <w:i/>
        </w:rPr>
        <w:t>value</w:t>
      </w:r>
      <w:r>
        <w:t xml:space="preserve"> was supplied, else to +0.</w:t>
      </w:r>
      <w:bookmarkStart w:id="5946" w:name="_Toc385672347"/>
      <w:bookmarkStart w:id="5947" w:name="_Toc393690463"/>
    </w:p>
    <w:p w14:paraId="6B049ADB" w14:textId="77777777" w:rsidR="004C02EF" w:rsidRDefault="004C02EF" w:rsidP="004C02EF">
      <w:r>
        <w:t xml:space="preserve">The [[Extensible]] internal property of the newly constructed object is set to </w:t>
      </w:r>
      <w:r w:rsidRPr="000D6C0A">
        <w:rPr>
          <w:b/>
        </w:rPr>
        <w:t>true</w:t>
      </w:r>
      <w:r>
        <w:t>.</w:t>
      </w:r>
    </w:p>
    <w:p w14:paraId="2AB5BAB2" w14:textId="77777777" w:rsidR="004C02EF" w:rsidRDefault="004C02EF" w:rsidP="00B43482">
      <w:pPr>
        <w:pStyle w:val="30"/>
        <w:numPr>
          <w:ilvl w:val="0"/>
          <w:numId w:val="0"/>
        </w:numPr>
      </w:pPr>
      <w:bookmarkStart w:id="5948" w:name="_Toc382212257"/>
      <w:bookmarkStart w:id="5949" w:name="_Toc382212820"/>
      <w:bookmarkStart w:id="5950" w:name="_Toc382291657"/>
      <w:bookmarkStart w:id="5951" w:name="_Toc385672348"/>
      <w:bookmarkStart w:id="5952" w:name="_Toc393690464"/>
      <w:bookmarkStart w:id="5953" w:name="_Ref457704674"/>
      <w:bookmarkStart w:id="5954" w:name="_Ref457709286"/>
      <w:bookmarkStart w:id="5955" w:name="_Toc472818941"/>
      <w:bookmarkStart w:id="5956" w:name="_Toc235503519"/>
      <w:bookmarkStart w:id="5957" w:name="_Toc241509294"/>
      <w:bookmarkStart w:id="5958" w:name="_Toc244416781"/>
      <w:bookmarkStart w:id="5959" w:name="_Toc276631145"/>
      <w:bookmarkStart w:id="5960" w:name="_Toc153968534"/>
      <w:bookmarkEnd w:id="5942"/>
      <w:bookmarkEnd w:id="5946"/>
      <w:bookmarkEnd w:id="5947"/>
      <w:r>
        <w:t>15.7.3</w:t>
      </w:r>
      <w:r>
        <w:tab/>
        <w:t>Properties of the Number</w:t>
      </w:r>
      <w:bookmarkEnd w:id="5948"/>
      <w:bookmarkEnd w:id="5949"/>
      <w:r>
        <w:t xml:space="preserve"> Constructo</w:t>
      </w:r>
      <w:bookmarkEnd w:id="5950"/>
      <w:bookmarkEnd w:id="5951"/>
      <w:bookmarkEnd w:id="5952"/>
      <w:r>
        <w:t>r</w:t>
      </w:r>
      <w:bookmarkEnd w:id="5953"/>
      <w:bookmarkEnd w:id="5954"/>
      <w:bookmarkEnd w:id="5955"/>
      <w:bookmarkEnd w:id="5956"/>
      <w:bookmarkEnd w:id="5957"/>
      <w:bookmarkEnd w:id="5958"/>
      <w:bookmarkEnd w:id="5959"/>
      <w:bookmarkEnd w:id="5960"/>
    </w:p>
    <w:p w14:paraId="18C81150" w14:textId="77777777" w:rsidR="004C02EF" w:rsidRDefault="004C02EF" w:rsidP="004C02EF">
      <w:r>
        <w:t>The value of the [[Prototype]] internal property of the Number constructor is the Function prototype object (15.3.4).</w:t>
      </w:r>
    </w:p>
    <w:p w14:paraId="4E4CEAF3"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1</w:t>
      </w:r>
      <w:r>
        <w:t>), the Number constructor has the following properties:</w:t>
      </w:r>
      <w:bookmarkStart w:id="5961" w:name="_Toc382291658"/>
      <w:bookmarkStart w:id="5962" w:name="_Toc385672349"/>
      <w:bookmarkStart w:id="5963" w:name="_Ref393613924"/>
      <w:bookmarkStart w:id="5964" w:name="_Toc393690465"/>
      <w:bookmarkStart w:id="5965" w:name="_Ref404502635"/>
      <w:bookmarkStart w:id="5966" w:name="_Toc382212258"/>
      <w:bookmarkStart w:id="5967" w:name="_Toc382212821"/>
    </w:p>
    <w:p w14:paraId="77DE51A7" w14:textId="77777777" w:rsidR="004C02EF" w:rsidRDefault="004C02EF" w:rsidP="004C02EF">
      <w:pPr>
        <w:pStyle w:val="40"/>
        <w:numPr>
          <w:ilvl w:val="0"/>
          <w:numId w:val="0"/>
        </w:numPr>
      </w:pPr>
      <w:bookmarkStart w:id="5968" w:name="_Ref424534510"/>
      <w:r>
        <w:t>15.7.3.1</w:t>
      </w:r>
      <w:r>
        <w:tab/>
        <w:t>Number.prototyp</w:t>
      </w:r>
      <w:bookmarkEnd w:id="5961"/>
      <w:bookmarkEnd w:id="5962"/>
      <w:bookmarkEnd w:id="5963"/>
      <w:bookmarkEnd w:id="5964"/>
      <w:bookmarkEnd w:id="5965"/>
      <w:r>
        <w:t>e</w:t>
      </w:r>
      <w:bookmarkEnd w:id="5968"/>
    </w:p>
    <w:p w14:paraId="26EF6AA8" w14:textId="77777777" w:rsidR="004C02EF" w:rsidRDefault="004C02EF" w:rsidP="004C02EF">
      <w:r>
        <w:t xml:space="preserve">The initial value of </w:t>
      </w:r>
      <w:r>
        <w:rPr>
          <w:rFonts w:ascii="Courier New" w:hAnsi="Courier New"/>
          <w:b/>
        </w:rPr>
        <w:t>Number.prototype</w:t>
      </w:r>
      <w:r>
        <w:t xml:space="preserve"> is the Number prototype object (15.7.4).</w:t>
      </w:r>
      <w:bookmarkStart w:id="5969" w:name="_Toc385672350"/>
      <w:bookmarkStart w:id="5970" w:name="_Toc382291659"/>
    </w:p>
    <w:p w14:paraId="49DB7397" w14:textId="77777777" w:rsidR="004C02EF" w:rsidRDefault="004C02EF" w:rsidP="004C02EF">
      <w:r>
        <w:t xml:space="preserve">This property has the attributes { [[Writable]]: </w:t>
      </w:r>
      <w:r w:rsidRPr="00923341">
        <w:rPr>
          <w:b/>
        </w:rPr>
        <w:t>false</w:t>
      </w:r>
      <w:r>
        <w:t xml:space="preserve">, [[Enumerable]]: </w:t>
      </w:r>
      <w:r w:rsidRPr="00923341">
        <w:rPr>
          <w:b/>
        </w:rPr>
        <w:t>false</w:t>
      </w:r>
      <w:r>
        <w:t xml:space="preserve">, [[Configurable]]: </w:t>
      </w:r>
      <w:r w:rsidRPr="00923341">
        <w:rPr>
          <w:b/>
        </w:rPr>
        <w:t>false</w:t>
      </w:r>
      <w:r>
        <w:t xml:space="preserve"> }.</w:t>
      </w:r>
      <w:bookmarkStart w:id="5971" w:name="_Toc393690466"/>
    </w:p>
    <w:p w14:paraId="02EE496B" w14:textId="77777777" w:rsidR="004C02EF" w:rsidRDefault="004C02EF" w:rsidP="004C02EF">
      <w:pPr>
        <w:pStyle w:val="40"/>
        <w:numPr>
          <w:ilvl w:val="0"/>
          <w:numId w:val="0"/>
        </w:numPr>
      </w:pPr>
      <w:bookmarkStart w:id="5972" w:name="_Ref457704688"/>
      <w:r>
        <w:t>15.7.3.2</w:t>
      </w:r>
      <w:r>
        <w:tab/>
        <w:t>Number.MAX_VALU</w:t>
      </w:r>
      <w:bookmarkEnd w:id="5969"/>
      <w:bookmarkEnd w:id="5971"/>
      <w:r>
        <w:t>E</w:t>
      </w:r>
      <w:bookmarkEnd w:id="5972"/>
    </w:p>
    <w:p w14:paraId="0A832E05" w14:textId="77777777" w:rsidR="004C02EF" w:rsidRDefault="004C02EF" w:rsidP="004C02EF">
      <w:r>
        <w:t xml:space="preserve">The value of </w:t>
      </w:r>
      <w:r>
        <w:rPr>
          <w:rFonts w:ascii="Courier New" w:hAnsi="Courier New"/>
          <w:b/>
        </w:rPr>
        <w:t>Number.MAX_VALUE</w:t>
      </w:r>
      <w:r>
        <w:t xml:space="preserve"> is the largest positive finite value of the Number type, which is approximately </w:t>
      </w:r>
      <w:r w:rsidRPr="00E2265C">
        <w:rPr>
          <w:rFonts w:ascii="Times New Roman" w:hAnsi="Times New Roman"/>
        </w:rPr>
        <w:t>1.7976931348623157 </w:t>
      </w:r>
      <w:r w:rsidRPr="00E2265C">
        <w:rPr>
          <w:rFonts w:ascii="Times New Roman" w:hAnsi="Times New Roman"/>
        </w:rPr>
        <w:sym w:font="Symbol" w:char="F0B4"/>
      </w:r>
      <w:r w:rsidRPr="00E2265C">
        <w:rPr>
          <w:rFonts w:ascii="Times New Roman" w:hAnsi="Times New Roman"/>
        </w:rPr>
        <w:t> 10</w:t>
      </w:r>
      <w:r w:rsidRPr="00E2265C">
        <w:rPr>
          <w:rFonts w:ascii="Times New Roman" w:hAnsi="Times New Roman"/>
          <w:vertAlign w:val="superscript"/>
        </w:rPr>
        <w:t>308</w:t>
      </w:r>
      <w:r>
        <w:t>.</w:t>
      </w:r>
    </w:p>
    <w:p w14:paraId="6589265F"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5973" w:name="_Toc385672351"/>
      <w:bookmarkStart w:id="5974" w:name="_Toc393690467"/>
    </w:p>
    <w:p w14:paraId="5991EFF4" w14:textId="77777777" w:rsidR="004C02EF" w:rsidRDefault="004C02EF" w:rsidP="004C02EF">
      <w:pPr>
        <w:pStyle w:val="40"/>
        <w:numPr>
          <w:ilvl w:val="0"/>
          <w:numId w:val="0"/>
        </w:numPr>
      </w:pPr>
      <w:r>
        <w:t>15.7.3.3</w:t>
      </w:r>
      <w:r>
        <w:tab/>
        <w:t>Number.MIN_VALU</w:t>
      </w:r>
      <w:bookmarkEnd w:id="5973"/>
      <w:bookmarkEnd w:id="5974"/>
      <w:r>
        <w:t>E</w:t>
      </w:r>
    </w:p>
    <w:p w14:paraId="4EAF524F" w14:textId="77777777" w:rsidR="004C02EF" w:rsidRDefault="004C02EF" w:rsidP="004C02EF">
      <w:r>
        <w:t xml:space="preserve">The value of </w:t>
      </w:r>
      <w:r>
        <w:rPr>
          <w:rFonts w:ascii="Courier New" w:hAnsi="Courier New"/>
          <w:b/>
        </w:rPr>
        <w:t>Number.MIN_VALUE</w:t>
      </w:r>
      <w:r>
        <w:t xml:space="preserve"> is the smallest positive value of the Number type, which is approximately </w:t>
      </w:r>
      <w:r w:rsidRPr="00E2265C">
        <w:rPr>
          <w:rFonts w:ascii="Times New Roman" w:hAnsi="Times New Roman"/>
        </w:rPr>
        <w:t>5 </w:t>
      </w:r>
      <w:r w:rsidRPr="00E2265C">
        <w:rPr>
          <w:rFonts w:ascii="Times New Roman" w:hAnsi="Times New Roman"/>
        </w:rPr>
        <w:sym w:font="Symbol" w:char="F0B4"/>
      </w:r>
      <w:r w:rsidRPr="00E2265C">
        <w:rPr>
          <w:rFonts w:ascii="Times New Roman" w:hAnsi="Times New Roman"/>
        </w:rPr>
        <w:t> 10</w:t>
      </w:r>
      <w:r w:rsidRPr="00E2265C">
        <w:rPr>
          <w:rFonts w:ascii="Times New Roman" w:hAnsi="Times New Roman"/>
          <w:vertAlign w:val="superscript"/>
        </w:rPr>
        <w:noBreakHyphen/>
        <w:t>324</w:t>
      </w:r>
      <w:r>
        <w:t>.</w:t>
      </w:r>
      <w:bookmarkStart w:id="5975" w:name="_Toc385672352"/>
    </w:p>
    <w:p w14:paraId="36F58567"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5976" w:name="_Toc393690468"/>
    </w:p>
    <w:p w14:paraId="040B9F0E" w14:textId="77777777" w:rsidR="004C02EF" w:rsidRDefault="004C02EF" w:rsidP="004C02EF">
      <w:pPr>
        <w:pStyle w:val="40"/>
        <w:numPr>
          <w:ilvl w:val="0"/>
          <w:numId w:val="0"/>
        </w:numPr>
      </w:pPr>
      <w:bookmarkStart w:id="5977" w:name="_Ref457704701"/>
      <w:r>
        <w:t>15.7.3.4</w:t>
      </w:r>
      <w:r>
        <w:tab/>
        <w:t>Number.Na</w:t>
      </w:r>
      <w:bookmarkEnd w:id="5970"/>
      <w:bookmarkEnd w:id="5975"/>
      <w:bookmarkEnd w:id="5976"/>
      <w:r>
        <w:t>N</w:t>
      </w:r>
      <w:bookmarkEnd w:id="5977"/>
    </w:p>
    <w:p w14:paraId="4CE19F5F" w14:textId="77777777" w:rsidR="004C02EF" w:rsidRDefault="004C02EF" w:rsidP="004C02EF">
      <w:r>
        <w:t xml:space="preserve">The value of </w:t>
      </w:r>
      <w:r>
        <w:rPr>
          <w:rFonts w:ascii="Courier New" w:hAnsi="Courier New"/>
          <w:b/>
        </w:rPr>
        <w:t>Number.NaN</w:t>
      </w:r>
      <w:r>
        <w:t xml:space="preserve"> is </w:t>
      </w:r>
      <w:r>
        <w:rPr>
          <w:b/>
        </w:rPr>
        <w:t>NaN</w:t>
      </w:r>
      <w:r>
        <w:t>.</w:t>
      </w:r>
      <w:bookmarkStart w:id="5978" w:name="_Toc385672353"/>
      <w:bookmarkStart w:id="5979" w:name="_Toc382291660"/>
    </w:p>
    <w:p w14:paraId="06ABDDB3"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5980" w:name="_Toc393690469"/>
    </w:p>
    <w:p w14:paraId="0A64DBDF" w14:textId="77777777" w:rsidR="004C02EF" w:rsidRDefault="004C02EF" w:rsidP="004C02EF">
      <w:pPr>
        <w:pStyle w:val="40"/>
        <w:numPr>
          <w:ilvl w:val="0"/>
          <w:numId w:val="0"/>
        </w:numPr>
      </w:pPr>
      <w:r>
        <w:t>15.7.3.5</w:t>
      </w:r>
      <w:r>
        <w:tab/>
        <w:t>Number.NEGATIVE_INFINIT</w:t>
      </w:r>
      <w:bookmarkEnd w:id="5978"/>
      <w:bookmarkEnd w:id="5980"/>
      <w:r>
        <w:t>Y</w:t>
      </w:r>
    </w:p>
    <w:p w14:paraId="5A53A432" w14:textId="77777777" w:rsidR="004C02EF" w:rsidRDefault="004C02EF" w:rsidP="004C02EF">
      <w:r>
        <w:t xml:space="preserve">The value of Number.NEGATIVE_INFINITY is </w:t>
      </w:r>
      <w:r>
        <w:sym w:font="Symbol" w:char="F02D"/>
      </w:r>
      <w:r>
        <w:sym w:font="Symbol" w:char="F0A5"/>
      </w:r>
      <w:r>
        <w:t>.</w:t>
      </w:r>
      <w:bookmarkStart w:id="5981" w:name="_Toc385672354"/>
    </w:p>
    <w:p w14:paraId="55CEF61E"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5982" w:name="_Toc393690470"/>
    </w:p>
    <w:p w14:paraId="7FC4C293" w14:textId="77777777" w:rsidR="004C02EF" w:rsidRDefault="004C02EF" w:rsidP="004C02EF">
      <w:pPr>
        <w:pStyle w:val="40"/>
        <w:numPr>
          <w:ilvl w:val="0"/>
          <w:numId w:val="0"/>
        </w:numPr>
      </w:pPr>
      <w:r>
        <w:t>15.7.3.6</w:t>
      </w:r>
      <w:r>
        <w:tab/>
        <w:t>Number.POSITIVE_INFINIT</w:t>
      </w:r>
      <w:bookmarkEnd w:id="5981"/>
      <w:bookmarkEnd w:id="5982"/>
      <w:r>
        <w:t>Y</w:t>
      </w:r>
    </w:p>
    <w:p w14:paraId="3A696DE6" w14:textId="77777777" w:rsidR="004C02EF" w:rsidRDefault="004C02EF" w:rsidP="004C02EF">
      <w:r>
        <w:t>The value of Number.POSITIVE_INFINITY is +</w:t>
      </w:r>
      <w:r>
        <w:sym w:font="Symbol" w:char="F0A5"/>
      </w:r>
      <w:r>
        <w:t>.</w:t>
      </w:r>
      <w:bookmarkStart w:id="5983" w:name="_Toc385672355"/>
    </w:p>
    <w:p w14:paraId="79A9EAFD"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5984" w:name="_Ref393609442"/>
      <w:bookmarkStart w:id="5985" w:name="_Toc393690471"/>
    </w:p>
    <w:p w14:paraId="06A8F555" w14:textId="77777777" w:rsidR="004C02EF" w:rsidRDefault="004C02EF" w:rsidP="00B43482">
      <w:pPr>
        <w:pStyle w:val="30"/>
        <w:numPr>
          <w:ilvl w:val="0"/>
          <w:numId w:val="0"/>
        </w:numPr>
      </w:pPr>
      <w:bookmarkStart w:id="5986" w:name="_Ref424536060"/>
      <w:bookmarkStart w:id="5987" w:name="_Toc472818942"/>
      <w:bookmarkStart w:id="5988" w:name="_Toc235503520"/>
      <w:bookmarkStart w:id="5989" w:name="_Toc241509295"/>
      <w:bookmarkStart w:id="5990" w:name="_Toc244416782"/>
      <w:bookmarkStart w:id="5991" w:name="_Toc276631146"/>
      <w:bookmarkStart w:id="5992" w:name="_Toc153968535"/>
      <w:r>
        <w:t>15.7.4</w:t>
      </w:r>
      <w:r>
        <w:tab/>
        <w:t>Properties of the Number Prototype Objec</w:t>
      </w:r>
      <w:bookmarkEnd w:id="5966"/>
      <w:bookmarkEnd w:id="5967"/>
      <w:bookmarkEnd w:id="5979"/>
      <w:bookmarkEnd w:id="5983"/>
      <w:bookmarkEnd w:id="5984"/>
      <w:bookmarkEnd w:id="5985"/>
      <w:r>
        <w:t>t</w:t>
      </w:r>
      <w:bookmarkStart w:id="5993" w:name="_Toc382212259"/>
      <w:bookmarkStart w:id="5994" w:name="_Toc382212822"/>
      <w:bookmarkEnd w:id="5986"/>
      <w:bookmarkEnd w:id="5987"/>
      <w:bookmarkEnd w:id="5988"/>
      <w:bookmarkEnd w:id="5989"/>
      <w:bookmarkEnd w:id="5990"/>
      <w:bookmarkEnd w:id="5991"/>
      <w:bookmarkEnd w:id="5992"/>
    </w:p>
    <w:p w14:paraId="1AD87674" w14:textId="77777777" w:rsidR="004C02EF" w:rsidRDefault="004C02EF" w:rsidP="004C02EF">
      <w:r>
        <w:t xml:space="preserve">The Number prototype object is itself a Number object </w:t>
      </w:r>
      <w:del w:id="5995" w:author="Allen Wirfs-Brock" w:date="2011-07-02T14:18:00Z">
        <w:r w:rsidDel="000625EF">
          <w:delText xml:space="preserve">(its [[Class]] is </w:delText>
        </w:r>
        <w:r w:rsidDel="000625EF">
          <w:rPr>
            <w:rFonts w:ascii="Courier New" w:hAnsi="Courier New"/>
            <w:b/>
          </w:rPr>
          <w:delText>"Number"</w:delText>
        </w:r>
        <w:r w:rsidDel="000625EF">
          <w:delText>)</w:delText>
        </w:r>
      </w:del>
      <w:ins w:id="5996" w:author="Allen Wirfs-Brock" w:date="2011-07-02T14:18:00Z">
        <w:r w:rsidR="000625EF">
          <w:t>with a [[IsNumber]] internal property.</w:t>
        </w:r>
      </w:ins>
      <w:r>
        <w:t xml:space="preserve"> </w:t>
      </w:r>
      <w:del w:id="5997" w:author="Allen Wirfs-Brock" w:date="2011-07-02T14:18:00Z">
        <w:r w:rsidDel="000625EF">
          <w:delText xml:space="preserve">whose </w:delText>
        </w:r>
      </w:del>
      <w:ins w:id="5998" w:author="Allen Wirfs-Brock" w:date="2011-07-02T14:18:00Z">
        <w:r w:rsidR="000625EF">
          <w:t xml:space="preserve">Its </w:t>
        </w:r>
      </w:ins>
      <w:r>
        <w:t>value is +0.</w:t>
      </w:r>
    </w:p>
    <w:p w14:paraId="7D44F8EF" w14:textId="77777777" w:rsidR="004C02EF" w:rsidRDefault="004C02EF" w:rsidP="004C02EF">
      <w:r>
        <w:t>The value of the [[Prototype]] internal property of the Number prototype object is the standard built-in Object prototype object (15.2.4).</w:t>
      </w:r>
    </w:p>
    <w:p w14:paraId="5A0EDCE3" w14:textId="77777777" w:rsidR="004C02EF" w:rsidRDefault="004C02EF" w:rsidP="004C02EF">
      <w:r>
        <w:t xml:space="preserve">Unless explicitly stated otherwise, the methods of the Number prototype object defined below are not generic and the this value passed to them must be either a Number value or an </w:t>
      </w:r>
      <w:del w:id="5999" w:author="Allen Wirfs-Brock" w:date="2011-07-02T14:20:00Z">
        <w:r w:rsidDel="000625EF">
          <w:delText xml:space="preserve">Object </w:delText>
        </w:r>
      </w:del>
      <w:ins w:id="6000" w:author="Allen Wirfs-Brock" w:date="2011-07-02T14:20:00Z">
        <w:r w:rsidR="000625EF">
          <w:t xml:space="preserve">object </w:t>
        </w:r>
      </w:ins>
      <w:del w:id="6001" w:author="Allen Wirfs-Brock" w:date="2011-07-02T14:19:00Z">
        <w:r w:rsidDel="000625EF">
          <w:delText>for which the value of</w:delText>
        </w:r>
      </w:del>
      <w:ins w:id="6002" w:author="Allen Wirfs-Brock" w:date="2011-07-02T14:19:00Z">
        <w:r w:rsidR="000625EF">
          <w:t>that has</w:t>
        </w:r>
      </w:ins>
      <w:r>
        <w:t xml:space="preserve"> the [[</w:t>
      </w:r>
      <w:del w:id="6003" w:author="Allen Wirfs-Brock" w:date="2011-07-02T14:19:00Z">
        <w:r w:rsidDel="000625EF">
          <w:delText>Class</w:delText>
        </w:r>
      </w:del>
      <w:ins w:id="6004" w:author="Allen Wirfs-Brock" w:date="2011-07-02T14:19:00Z">
        <w:r w:rsidR="000625EF">
          <w:t>IsNumber</w:t>
        </w:r>
      </w:ins>
      <w:r>
        <w:t>]] internal property</w:t>
      </w:r>
      <w:del w:id="6005" w:author="Allen Wirfs-Brock" w:date="2011-07-02T14:19:00Z">
        <w:r w:rsidDel="000625EF">
          <w:delText xml:space="preserve"> is </w:delText>
        </w:r>
        <w:r w:rsidDel="000625EF">
          <w:rPr>
            <w:rFonts w:ascii="Courier New" w:hAnsi="Courier New"/>
            <w:b/>
          </w:rPr>
          <w:delText>"Number"</w:delText>
        </w:r>
      </w:del>
      <w:r>
        <w:t>.</w:t>
      </w:r>
    </w:p>
    <w:p w14:paraId="073CD83F" w14:textId="77777777" w:rsidR="004C02EF" w:rsidRDefault="004C02EF" w:rsidP="004C02EF">
      <w:r>
        <w:t xml:space="preserve">In the following descriptions of functions that are properties of the Number prototype object, the phrase “this Number object” refers to either the object that is the </w:t>
      </w:r>
      <w:r>
        <w:rPr>
          <w:b/>
        </w:rPr>
        <w:t>this</w:t>
      </w:r>
      <w:r>
        <w:t xml:space="preserve"> value for the invocation of the function or, if Type(</w:t>
      </w:r>
      <w:r w:rsidRPr="00EF4BAF">
        <w:rPr>
          <w:b/>
        </w:rPr>
        <w:t>this</w:t>
      </w:r>
      <w:r>
        <w:t xml:space="preserve"> value) is Number,  an object that is created as if by the expression </w:t>
      </w:r>
      <w:r w:rsidRPr="00EF4BAF">
        <w:rPr>
          <w:rFonts w:ascii="Courier New" w:hAnsi="Courier New" w:cs="Courier New"/>
          <w:b/>
        </w:rPr>
        <w:t>new Number(</w:t>
      </w:r>
      <w:r w:rsidRPr="00EF4BAF">
        <w:rPr>
          <w:b/>
        </w:rPr>
        <w:t>this</w:t>
      </w:r>
      <w:r>
        <w:t xml:space="preserve"> value</w:t>
      </w:r>
      <w:r w:rsidRPr="00EF4BAF">
        <w:rPr>
          <w:rFonts w:ascii="Courier New" w:hAnsi="Courier New" w:cs="Courier New"/>
          <w:b/>
        </w:rPr>
        <w:t>)</w:t>
      </w:r>
      <w:r>
        <w:t xml:space="preserve"> where </w:t>
      </w:r>
      <w:r w:rsidRPr="00EF4BAF">
        <w:rPr>
          <w:rFonts w:ascii="Courier New" w:hAnsi="Courier New" w:cs="Courier New"/>
          <w:b/>
        </w:rPr>
        <w:t>Number</w:t>
      </w:r>
      <w:r>
        <w:t xml:space="preserve"> is the standard built-in constructor with that name.  Also, the phrase “this Number value” refers to either the Number value represented by this Number object, that is, the value of the [[PrimitiveValue]] internal property of this Number object</w:t>
      </w:r>
      <w:bookmarkStart w:id="6006" w:name="_Toc385672356"/>
      <w:bookmarkStart w:id="6007" w:name="_Toc393690472"/>
      <w:bookmarkStart w:id="6008" w:name="_Toc382291661"/>
      <w:r>
        <w:t xml:space="preserve"> or the </w:t>
      </w:r>
      <w:r w:rsidRPr="00EF4BAF">
        <w:rPr>
          <w:b/>
        </w:rPr>
        <w:t>this</w:t>
      </w:r>
      <w:r>
        <w:t xml:space="preserve"> value if its type is Number.  A </w:t>
      </w:r>
      <w:r>
        <w:rPr>
          <w:b/>
        </w:rPr>
        <w:t>TypeError</w:t>
      </w:r>
      <w:r>
        <w:t xml:space="preserve"> exception is thrown if the </w:t>
      </w:r>
      <w:r>
        <w:rPr>
          <w:b/>
        </w:rPr>
        <w:t>this</w:t>
      </w:r>
      <w:r>
        <w:t xml:space="preserve"> value is neither an object </w:t>
      </w:r>
      <w:del w:id="6009" w:author="Allen Wirfs-Brock" w:date="2011-07-02T14:20:00Z">
        <w:r w:rsidDel="000625EF">
          <w:delText>for which the value of the</w:delText>
        </w:r>
      </w:del>
      <w:ins w:id="6010" w:author="Allen Wirfs-Brock" w:date="2011-07-02T14:20:00Z">
        <w:r w:rsidR="000625EF">
          <w:t>that has a</w:t>
        </w:r>
      </w:ins>
      <w:ins w:id="6011" w:author="Allen Wirfs-Brock" w:date="2011-07-02T14:21:00Z">
        <w:r w:rsidR="000625EF">
          <w:t>n</w:t>
        </w:r>
      </w:ins>
      <w:r>
        <w:t xml:space="preserve"> [[</w:t>
      </w:r>
      <w:del w:id="6012" w:author="Allen Wirfs-Brock" w:date="2011-07-02T14:20:00Z">
        <w:r w:rsidDel="000625EF">
          <w:delText>Class</w:delText>
        </w:r>
      </w:del>
      <w:ins w:id="6013" w:author="Allen Wirfs-Brock" w:date="2011-07-02T14:20:00Z">
        <w:r w:rsidR="000625EF">
          <w:t>IsNumber</w:t>
        </w:r>
      </w:ins>
      <w:r>
        <w:t xml:space="preserve">]] internal property </w:t>
      </w:r>
      <w:del w:id="6014" w:author="Allen Wirfs-Brock" w:date="2011-07-02T14:21:00Z">
        <w:r w:rsidDel="000625EF">
          <w:delText xml:space="preserve">is </w:delText>
        </w:r>
        <w:r w:rsidDel="000625EF">
          <w:rPr>
            <w:rFonts w:ascii="Courier New" w:hAnsi="Courier New"/>
            <w:b/>
          </w:rPr>
          <w:delText>"Number"</w:delText>
        </w:r>
        <w:r w:rsidDel="000625EF">
          <w:delText xml:space="preserve"> </w:delText>
        </w:r>
      </w:del>
      <w:r>
        <w:t>or a value whose type is Number.</w:t>
      </w:r>
    </w:p>
    <w:p w14:paraId="44408BF4" w14:textId="77777777" w:rsidR="004C02EF" w:rsidRDefault="004C02EF" w:rsidP="004C02EF">
      <w:pPr>
        <w:pStyle w:val="40"/>
        <w:numPr>
          <w:ilvl w:val="0"/>
          <w:numId w:val="0"/>
        </w:numPr>
      </w:pPr>
      <w:r>
        <w:t>15.7.4.1</w:t>
      </w:r>
      <w:r>
        <w:tab/>
        <w:t>Number.prototype.constructo</w:t>
      </w:r>
      <w:bookmarkEnd w:id="6006"/>
      <w:bookmarkEnd w:id="6007"/>
      <w:r>
        <w:t>r</w:t>
      </w:r>
    </w:p>
    <w:p w14:paraId="7B45E9C7" w14:textId="77777777" w:rsidR="004C02EF" w:rsidRDefault="004C02EF" w:rsidP="004C02EF">
      <w:r>
        <w:t xml:space="preserve">The initial value of </w:t>
      </w:r>
      <w:r>
        <w:rPr>
          <w:rFonts w:ascii="Courier New" w:hAnsi="Courier New"/>
          <w:b/>
        </w:rPr>
        <w:t>Number.prototype.constructor</w:t>
      </w:r>
      <w:r>
        <w:t xml:space="preserve"> is the built-in </w:t>
      </w:r>
      <w:r>
        <w:rPr>
          <w:rFonts w:ascii="Courier New" w:hAnsi="Courier New"/>
          <w:b/>
        </w:rPr>
        <w:t>Number</w:t>
      </w:r>
      <w:r>
        <w:t xml:space="preserve"> constructor.</w:t>
      </w:r>
      <w:bookmarkStart w:id="6015" w:name="_Toc385672357"/>
      <w:bookmarkStart w:id="6016" w:name="_Toc393690473"/>
    </w:p>
    <w:p w14:paraId="442664D7" w14:textId="77777777" w:rsidR="004C02EF" w:rsidRDefault="004C02EF" w:rsidP="004C02EF">
      <w:pPr>
        <w:pStyle w:val="40"/>
        <w:numPr>
          <w:ilvl w:val="0"/>
          <w:numId w:val="0"/>
        </w:numPr>
      </w:pPr>
      <w:bookmarkStart w:id="6017" w:name="_Ref455972347"/>
      <w:r>
        <w:t>15.7.4.2</w:t>
      </w:r>
      <w:r>
        <w:tab/>
        <w:t>Number.prototype.toString ( [ radix</w:t>
      </w:r>
      <w:bookmarkEnd w:id="6008"/>
      <w:bookmarkEnd w:id="6015"/>
      <w:bookmarkEnd w:id="6016"/>
      <w:r>
        <w:t xml:space="preserve"> ] )</w:t>
      </w:r>
      <w:bookmarkEnd w:id="6017"/>
    </w:p>
    <w:p w14:paraId="0FF7552A" w14:textId="77777777" w:rsidR="004C02EF" w:rsidRDefault="004C02EF" w:rsidP="004C02EF">
      <w:r>
        <w:t xml:space="preserve">The optional </w:t>
      </w:r>
      <w:r w:rsidRPr="00F02209">
        <w:rPr>
          <w:rFonts w:ascii="Times New Roman" w:hAnsi="Times New Roman"/>
          <w:i/>
        </w:rPr>
        <w:t>radix</w:t>
      </w:r>
      <w:r>
        <w:t xml:space="preserve"> should be an integer value in the inclusive range </w:t>
      </w:r>
      <w:r w:rsidRPr="00FE4CB7">
        <w:rPr>
          <w:rFonts w:ascii="Times New Roman" w:hAnsi="Times New Roman"/>
        </w:rPr>
        <w:t>2</w:t>
      </w:r>
      <w:r>
        <w:t xml:space="preserve"> to </w:t>
      </w:r>
      <w:r w:rsidRPr="00FE4CB7">
        <w:rPr>
          <w:rFonts w:ascii="Times New Roman" w:hAnsi="Times New Roman"/>
        </w:rPr>
        <w:t>36</w:t>
      </w:r>
      <w:r>
        <w:t xml:space="preserve">. If </w:t>
      </w:r>
      <w:r w:rsidRPr="00F02209">
        <w:rPr>
          <w:rFonts w:ascii="Times New Roman" w:hAnsi="Times New Roman"/>
          <w:i/>
        </w:rPr>
        <w:t>radix</w:t>
      </w:r>
      <w:r>
        <w:t xml:space="preserve"> not present or is </w:t>
      </w:r>
      <w:r w:rsidRPr="00140972">
        <w:rPr>
          <w:b/>
        </w:rPr>
        <w:t>undefined</w:t>
      </w:r>
      <w:r>
        <w:t xml:space="preserve"> the Number </w:t>
      </w:r>
      <w:r w:rsidRPr="00FE4CB7">
        <w:rPr>
          <w:rFonts w:ascii="Times New Roman" w:hAnsi="Times New Roman"/>
        </w:rPr>
        <w:t>10</w:t>
      </w:r>
      <w:r>
        <w:t xml:space="preserve"> is used as the value of </w:t>
      </w:r>
      <w:r w:rsidRPr="00F02209">
        <w:rPr>
          <w:rFonts w:ascii="Times New Roman" w:hAnsi="Times New Roman"/>
          <w:i/>
        </w:rPr>
        <w:t>radix</w:t>
      </w:r>
      <w:r>
        <w:t xml:space="preserve">. If </w:t>
      </w:r>
      <w:r w:rsidRPr="00F02209">
        <w:rPr>
          <w:rFonts w:ascii="Times New Roman" w:hAnsi="Times New Roman"/>
        </w:rPr>
        <w:t>ToInteger(</w:t>
      </w:r>
      <w:r w:rsidRPr="00F02209">
        <w:rPr>
          <w:rFonts w:ascii="Times New Roman" w:hAnsi="Times New Roman"/>
          <w:i/>
        </w:rPr>
        <w:t>radix</w:t>
      </w:r>
      <w:r w:rsidRPr="00F02209">
        <w:rPr>
          <w:rFonts w:ascii="Times New Roman" w:hAnsi="Times New Roman"/>
        </w:rPr>
        <w:t>)</w:t>
      </w:r>
      <w:r>
        <w:t xml:space="preserve"> is the Number </w:t>
      </w:r>
      <w:r w:rsidRPr="00FE4CB7">
        <w:rPr>
          <w:rFonts w:ascii="Times New Roman" w:hAnsi="Times New Roman"/>
        </w:rPr>
        <w:t>10</w:t>
      </w:r>
      <w:r>
        <w:t xml:space="preserve"> then this Number value is given as an argument to the ToString abstract operation; the resulting String value is returned.</w:t>
      </w:r>
    </w:p>
    <w:p w14:paraId="1E8AE38F" w14:textId="77777777" w:rsidR="004C02EF" w:rsidRDefault="004C02EF" w:rsidP="004C02EF">
      <w:r>
        <w:t xml:space="preserve">If </w:t>
      </w:r>
      <w:r w:rsidRPr="00F02209">
        <w:rPr>
          <w:rFonts w:ascii="Times New Roman" w:hAnsi="Times New Roman"/>
        </w:rPr>
        <w:t>ToInteger(</w:t>
      </w:r>
      <w:r w:rsidRPr="00F02209">
        <w:rPr>
          <w:rFonts w:ascii="Times New Roman" w:hAnsi="Times New Roman"/>
          <w:i/>
        </w:rPr>
        <w:t>radix</w:t>
      </w:r>
      <w:r w:rsidRPr="00F02209">
        <w:rPr>
          <w:rFonts w:ascii="Times New Roman" w:hAnsi="Times New Roman"/>
        </w:rPr>
        <w:t>)</w:t>
      </w:r>
      <w:r>
        <w:t xml:space="preserve"> is not an integer between 2 and 36 inclusive throw a </w:t>
      </w:r>
      <w:r w:rsidRPr="00612C55">
        <w:rPr>
          <w:b/>
        </w:rPr>
        <w:t>RangeError</w:t>
      </w:r>
      <w:r>
        <w:t xml:space="preserve"> exception. If </w:t>
      </w:r>
      <w:r w:rsidRPr="00F02209">
        <w:rPr>
          <w:rFonts w:ascii="Times New Roman" w:hAnsi="Times New Roman"/>
        </w:rPr>
        <w:t>ToInteger(</w:t>
      </w:r>
      <w:r w:rsidRPr="00F02209">
        <w:rPr>
          <w:rFonts w:ascii="Times New Roman" w:hAnsi="Times New Roman"/>
          <w:i/>
        </w:rPr>
        <w:t>radix</w:t>
      </w:r>
      <w:r w:rsidRPr="00F02209">
        <w:rPr>
          <w:rFonts w:ascii="Times New Roman" w:hAnsi="Times New Roman"/>
        </w:rPr>
        <w:t>)</w:t>
      </w:r>
      <w:r>
        <w:t xml:space="preserve"> is an integer from 2 to 36, but not 10, the result is a String representation of this Number value using the specified radix. Letters </w:t>
      </w:r>
      <w:r>
        <w:rPr>
          <w:rFonts w:ascii="Courier New" w:hAnsi="Courier New"/>
          <w:b/>
        </w:rPr>
        <w:t>a</w:t>
      </w:r>
      <w:r>
        <w:t>-</w:t>
      </w:r>
      <w:r>
        <w:rPr>
          <w:rFonts w:ascii="Courier New" w:hAnsi="Courier New"/>
          <w:b/>
        </w:rPr>
        <w:t>z</w:t>
      </w:r>
      <w:r>
        <w:t xml:space="preserve"> are used for digits with values 10 through 35. The precise algorithm is implementation-dependent if the radix is not 10, however the algorithm should be a generalisation of that specified in 9.8.1.</w:t>
      </w:r>
      <w:bookmarkStart w:id="6018" w:name="_Toc382291662"/>
      <w:bookmarkStart w:id="6019" w:name="_Toc385672358"/>
    </w:p>
    <w:p w14:paraId="51489A5F" w14:textId="77777777" w:rsidR="004C02EF" w:rsidRDefault="004C02EF" w:rsidP="004C02EF">
      <w:r>
        <w:t xml:space="preserve">The </w:t>
      </w:r>
      <w:r>
        <w:rPr>
          <w:rFonts w:ascii="Courier New" w:hAnsi="Courier New"/>
          <w:b/>
        </w:rPr>
        <w:t>toString</w:t>
      </w:r>
      <w:r>
        <w:t xml:space="preserve"> function is not generic; it throws a </w:t>
      </w:r>
      <w:r>
        <w:rPr>
          <w:b/>
        </w:rPr>
        <w:t>TypeError</w:t>
      </w:r>
      <w:r>
        <w:t xml:space="preserve"> exception if its </w:t>
      </w:r>
      <w:r>
        <w:rPr>
          <w:b/>
        </w:rPr>
        <w:t>this</w:t>
      </w:r>
      <w:r>
        <w:t xml:space="preserve"> value is not a Number or a Number object. Therefore, it cannot be transferred to other kinds of objects for use as a method.</w:t>
      </w:r>
      <w:bookmarkStart w:id="6020" w:name="_Toc393690474"/>
    </w:p>
    <w:p w14:paraId="69571BE8" w14:textId="77777777" w:rsidR="004C02EF" w:rsidRDefault="004C02EF" w:rsidP="004C02EF">
      <w:pPr>
        <w:pStyle w:val="40"/>
        <w:numPr>
          <w:ilvl w:val="0"/>
          <w:numId w:val="0"/>
        </w:numPr>
      </w:pPr>
      <w:bookmarkStart w:id="6021" w:name="_Ref451681287"/>
      <w:r>
        <w:t>15.7.4.3</w:t>
      </w:r>
      <w:r>
        <w:tab/>
        <w:t>Number.prototype.toLocaleString()</w:t>
      </w:r>
      <w:bookmarkEnd w:id="6021"/>
    </w:p>
    <w:p w14:paraId="4DD6749D" w14:textId="77777777" w:rsidR="004C02EF" w:rsidRDefault="004C02EF" w:rsidP="004C02EF">
      <w:r>
        <w:t xml:space="preserve">Produces a String value that represents this Number value formatted according to the conventions of the host environment’s current locale. This function is implementation-dependent, and it is permissible, but not encouraged, for it to return the same thing as </w:t>
      </w:r>
      <w:r>
        <w:rPr>
          <w:rFonts w:ascii="Courier New" w:hAnsi="Courier New"/>
          <w:b/>
        </w:rPr>
        <w:t>toString</w:t>
      </w:r>
      <w:r>
        <w:t>.</w:t>
      </w:r>
    </w:p>
    <w:p w14:paraId="37448300" w14:textId="77777777" w:rsidR="004C02EF" w:rsidRDefault="004C02EF" w:rsidP="004C02EF">
      <w:pPr>
        <w:pStyle w:val="Note"/>
      </w:pPr>
      <w:r w:rsidRPr="00E2265C">
        <w:t>NOTE</w:t>
      </w:r>
      <w:r w:rsidRPr="00E2265C">
        <w:tab/>
        <w:t>The first parameter to this function is likely to be used in a future version of this standard; it is recommended that implementations do not use this parameter position for anything else.</w:t>
      </w:r>
    </w:p>
    <w:p w14:paraId="5A627A47" w14:textId="77777777" w:rsidR="004C02EF" w:rsidRDefault="004C02EF" w:rsidP="004C02EF">
      <w:pPr>
        <w:pStyle w:val="40"/>
        <w:numPr>
          <w:ilvl w:val="0"/>
          <w:numId w:val="0"/>
        </w:numPr>
      </w:pPr>
      <w:bookmarkStart w:id="6022" w:name="_Ref455972349"/>
      <w:r>
        <w:t>15.7.4.4</w:t>
      </w:r>
      <w:r>
        <w:tab/>
        <w:t>Number.prototype.valueOf</w:t>
      </w:r>
      <w:bookmarkEnd w:id="6018"/>
      <w:bookmarkEnd w:id="6019"/>
      <w:bookmarkEnd w:id="6020"/>
      <w:r>
        <w:t xml:space="preserve"> ( )</w:t>
      </w:r>
      <w:bookmarkStart w:id="6023" w:name="_Toc382291663"/>
      <w:bookmarkEnd w:id="6022"/>
    </w:p>
    <w:p w14:paraId="0EF9E97C" w14:textId="77777777" w:rsidR="004C02EF" w:rsidRDefault="004C02EF" w:rsidP="004C02EF">
      <w:r>
        <w:t>Returns this Number value.</w:t>
      </w:r>
      <w:bookmarkStart w:id="6024" w:name="_Toc385672359"/>
    </w:p>
    <w:p w14:paraId="247EFEE8" w14:textId="77777777" w:rsidR="004C02EF" w:rsidRDefault="004C02EF" w:rsidP="004C02EF">
      <w:r>
        <w:t xml:space="preserve">The </w:t>
      </w:r>
      <w:r>
        <w:rPr>
          <w:rFonts w:ascii="Courier New" w:hAnsi="Courier New"/>
          <w:b/>
        </w:rPr>
        <w:t>valueOf</w:t>
      </w:r>
      <w:r>
        <w:t xml:space="preserve"> function is not generic; it throws a </w:t>
      </w:r>
      <w:r>
        <w:rPr>
          <w:b/>
        </w:rPr>
        <w:t>TypeError</w:t>
      </w:r>
      <w:r>
        <w:t xml:space="preserve"> exception if its </w:t>
      </w:r>
      <w:r>
        <w:rPr>
          <w:b/>
        </w:rPr>
        <w:t>this</w:t>
      </w:r>
      <w:r>
        <w:t xml:space="preserve"> value is not a Number or a Number object. Therefore, it cannot be transferred to other kinds of objects for use as a method.</w:t>
      </w:r>
      <w:bookmarkStart w:id="6025" w:name="_Toc393690475"/>
    </w:p>
    <w:p w14:paraId="3705E159" w14:textId="77777777" w:rsidR="004C02EF" w:rsidRDefault="004C02EF" w:rsidP="004C02EF">
      <w:pPr>
        <w:pStyle w:val="40"/>
        <w:numPr>
          <w:ilvl w:val="0"/>
          <w:numId w:val="0"/>
        </w:numPr>
      </w:pPr>
      <w:bookmarkStart w:id="6026" w:name="_Ref457790851"/>
      <w:r>
        <w:t>15.7.4.5</w:t>
      </w:r>
      <w:r>
        <w:tab/>
        <w:t>Number.prototype.toFixed (fractionDigits)</w:t>
      </w:r>
      <w:bookmarkEnd w:id="6026"/>
    </w:p>
    <w:p w14:paraId="77A2EFB7" w14:textId="77777777" w:rsidR="004C02EF" w:rsidRDefault="004C02EF" w:rsidP="004C02EF">
      <w:r>
        <w:t xml:space="preserve">Return a String containing this Number value represented in decimal fixed-point notation with </w:t>
      </w:r>
      <w:r w:rsidRPr="00F02209">
        <w:rPr>
          <w:rFonts w:ascii="Times New Roman" w:hAnsi="Times New Roman"/>
          <w:i/>
        </w:rPr>
        <w:t>fractionDigits</w:t>
      </w:r>
      <w:r>
        <w:t xml:space="preserve"> digits after the decimal point. If </w:t>
      </w:r>
      <w:r w:rsidRPr="00F02209">
        <w:rPr>
          <w:rFonts w:ascii="Times New Roman" w:hAnsi="Times New Roman"/>
          <w:i/>
        </w:rPr>
        <w:t>fractionDigits</w:t>
      </w:r>
      <w:r>
        <w:t xml:space="preserve"> is </w:t>
      </w:r>
      <w:r>
        <w:rPr>
          <w:b/>
        </w:rPr>
        <w:t>undefined</w:t>
      </w:r>
      <w:r>
        <w:t>, 0 is assumed. Specifically, perform the following steps:</w:t>
      </w:r>
    </w:p>
    <w:p w14:paraId="40D33E42" w14:textId="77777777" w:rsidR="004C02EF" w:rsidRPr="00E2265C" w:rsidRDefault="004C02EF" w:rsidP="004C02EF">
      <w:pPr>
        <w:pStyle w:val="Alg4"/>
        <w:numPr>
          <w:ilvl w:val="0"/>
          <w:numId w:val="244"/>
        </w:numPr>
      </w:pPr>
      <w:r w:rsidRPr="00E2265C">
        <w:t xml:space="preserve">Let </w:t>
      </w:r>
      <w:r w:rsidRPr="00E2265C">
        <w:rPr>
          <w:i/>
        </w:rPr>
        <w:t>f</w:t>
      </w:r>
      <w:r w:rsidRPr="00E2265C">
        <w:t xml:space="preserve"> be ToInteger(</w:t>
      </w:r>
      <w:r w:rsidRPr="00E2265C">
        <w:rPr>
          <w:i/>
        </w:rPr>
        <w:t>fractionDigits</w:t>
      </w:r>
      <w:r w:rsidRPr="00E2265C">
        <w:t xml:space="preserve">). (If </w:t>
      </w:r>
      <w:r w:rsidRPr="00E2265C">
        <w:rPr>
          <w:i/>
        </w:rPr>
        <w:t>fractionDigits</w:t>
      </w:r>
      <w:r w:rsidRPr="00E2265C">
        <w:t xml:space="preserve"> is </w:t>
      </w:r>
      <w:r w:rsidRPr="00E2265C">
        <w:rPr>
          <w:b/>
        </w:rPr>
        <w:t>undefined</w:t>
      </w:r>
      <w:r w:rsidRPr="00E2265C">
        <w:t xml:space="preserve">, this step produces the value </w:t>
      </w:r>
      <w:r>
        <w:rPr>
          <w:rFonts w:ascii="Courier New" w:hAnsi="Courier New"/>
          <w:b/>
        </w:rPr>
        <w:t>0</w:t>
      </w:r>
      <w:r w:rsidRPr="00E2265C">
        <w:t>).</w:t>
      </w:r>
    </w:p>
    <w:p w14:paraId="030850B5" w14:textId="77777777" w:rsidR="004C02EF" w:rsidRPr="00E2265C" w:rsidRDefault="004C02EF" w:rsidP="004C02EF">
      <w:pPr>
        <w:pStyle w:val="Alg4"/>
        <w:numPr>
          <w:ilvl w:val="0"/>
          <w:numId w:val="244"/>
        </w:numPr>
      </w:pPr>
      <w:r w:rsidRPr="00E2265C">
        <w:t xml:space="preserve">If </w:t>
      </w:r>
      <w:r w:rsidRPr="00E2265C">
        <w:rPr>
          <w:i/>
        </w:rPr>
        <w:t>f</w:t>
      </w:r>
      <w:r w:rsidRPr="00E2265C">
        <w:t xml:space="preserve"> &lt; 0 or </w:t>
      </w:r>
      <w:r w:rsidRPr="00E2265C">
        <w:rPr>
          <w:i/>
        </w:rPr>
        <w:t>f</w:t>
      </w:r>
      <w:r w:rsidRPr="00E2265C">
        <w:t xml:space="preserve"> &gt; 20, throw a </w:t>
      </w:r>
      <w:r w:rsidRPr="00E2265C">
        <w:rPr>
          <w:b/>
        </w:rPr>
        <w:t>RangeError</w:t>
      </w:r>
      <w:r w:rsidRPr="00E2265C">
        <w:t xml:space="preserve"> exception.</w:t>
      </w:r>
    </w:p>
    <w:p w14:paraId="710CE45A" w14:textId="77777777" w:rsidR="004C02EF" w:rsidRPr="00E2265C" w:rsidRDefault="004C02EF" w:rsidP="004C02EF">
      <w:pPr>
        <w:pStyle w:val="Alg4"/>
        <w:numPr>
          <w:ilvl w:val="0"/>
          <w:numId w:val="244"/>
        </w:numPr>
      </w:pPr>
      <w:r w:rsidRPr="00E2265C">
        <w:t xml:space="preserve">Let </w:t>
      </w:r>
      <w:r w:rsidRPr="00E2265C">
        <w:rPr>
          <w:i/>
        </w:rPr>
        <w:t>x</w:t>
      </w:r>
      <w:r w:rsidRPr="00E2265C">
        <w:t xml:space="preserve"> be this </w:t>
      </w:r>
      <w:r>
        <w:t>N</w:t>
      </w:r>
      <w:r w:rsidRPr="00E2265C">
        <w:t>umber value.</w:t>
      </w:r>
    </w:p>
    <w:p w14:paraId="16A13E2C" w14:textId="77777777" w:rsidR="004C02EF" w:rsidRPr="00E2265C" w:rsidRDefault="004C02EF" w:rsidP="004C02EF">
      <w:pPr>
        <w:pStyle w:val="Alg4"/>
        <w:numPr>
          <w:ilvl w:val="0"/>
          <w:numId w:val="244"/>
        </w:numPr>
      </w:pPr>
      <w:r w:rsidRPr="00E2265C">
        <w:t xml:space="preserve">If </w:t>
      </w:r>
      <w:r w:rsidRPr="00E2265C">
        <w:rPr>
          <w:i/>
        </w:rPr>
        <w:t>x</w:t>
      </w:r>
      <w:r w:rsidRPr="00E2265C">
        <w:t xml:space="preserve"> is </w:t>
      </w:r>
      <w:r w:rsidRPr="00E2265C">
        <w:rPr>
          <w:b/>
        </w:rPr>
        <w:t>NaN</w:t>
      </w:r>
      <w:r w:rsidRPr="00E2265C">
        <w:t xml:space="preserve">, return the </w:t>
      </w:r>
      <w:r>
        <w:t>String</w:t>
      </w:r>
      <w:r w:rsidRPr="00E2265C">
        <w:t xml:space="preserve"> </w:t>
      </w:r>
      <w:r>
        <w:rPr>
          <w:rFonts w:ascii="Courier New" w:hAnsi="Courier New"/>
          <w:b/>
        </w:rPr>
        <w:t>"NaN"</w:t>
      </w:r>
      <w:r w:rsidRPr="00E2265C">
        <w:t>.</w:t>
      </w:r>
    </w:p>
    <w:p w14:paraId="42DAD090" w14:textId="77777777" w:rsidR="004C02EF" w:rsidRPr="00E2265C" w:rsidRDefault="004C02EF" w:rsidP="004C02EF">
      <w:pPr>
        <w:pStyle w:val="Alg4"/>
        <w:numPr>
          <w:ilvl w:val="0"/>
          <w:numId w:val="244"/>
        </w:numPr>
      </w:pPr>
      <w:r w:rsidRPr="00E2265C">
        <w:t xml:space="preserve">Let </w:t>
      </w:r>
      <w:r w:rsidRPr="00E2265C">
        <w:rPr>
          <w:i/>
        </w:rPr>
        <w:t>s</w:t>
      </w:r>
      <w:r w:rsidRPr="00E2265C">
        <w:t xml:space="preserve"> be the empty </w:t>
      </w:r>
      <w:r>
        <w:t>String</w:t>
      </w:r>
      <w:r w:rsidRPr="00E2265C">
        <w:t>.</w:t>
      </w:r>
    </w:p>
    <w:p w14:paraId="5F7FEF17" w14:textId="77777777" w:rsidR="004C02EF" w:rsidRPr="00E2265C" w:rsidRDefault="004C02EF" w:rsidP="004C02EF">
      <w:pPr>
        <w:pStyle w:val="Alg4"/>
        <w:numPr>
          <w:ilvl w:val="0"/>
          <w:numId w:val="244"/>
        </w:numPr>
      </w:pPr>
      <w:r w:rsidRPr="00E2265C">
        <w:t xml:space="preserve">If </w:t>
      </w:r>
      <w:r w:rsidRPr="00E2265C">
        <w:rPr>
          <w:i/>
        </w:rPr>
        <w:t>x</w:t>
      </w:r>
      <w:r w:rsidRPr="00E2265C">
        <w:t xml:space="preserve"> &lt; 0, then</w:t>
      </w:r>
    </w:p>
    <w:p w14:paraId="4A0429D6" w14:textId="77777777" w:rsidR="004C02EF" w:rsidRPr="00E2265C" w:rsidRDefault="004C02EF" w:rsidP="004C02EF">
      <w:pPr>
        <w:pStyle w:val="Alg4"/>
        <w:numPr>
          <w:ilvl w:val="1"/>
          <w:numId w:val="244"/>
        </w:numPr>
      </w:pPr>
      <w:r w:rsidRPr="00E2265C">
        <w:t>Let s be "</w:t>
      </w:r>
      <w:r w:rsidRPr="007C181A">
        <w:rPr>
          <w:rFonts w:ascii="Courier New" w:hAnsi="Courier New" w:cs="Courier New"/>
          <w:b/>
        </w:rPr>
        <w:t>-</w:t>
      </w:r>
      <w:r w:rsidRPr="00E2265C">
        <w:t>".</w:t>
      </w:r>
    </w:p>
    <w:p w14:paraId="1CC5C079" w14:textId="77777777" w:rsidR="004C02EF" w:rsidRPr="00E2265C" w:rsidRDefault="004C02EF" w:rsidP="004C02EF">
      <w:pPr>
        <w:pStyle w:val="Alg4"/>
        <w:numPr>
          <w:ilvl w:val="1"/>
          <w:numId w:val="244"/>
        </w:numPr>
      </w:pPr>
      <w:r w:rsidRPr="00E2265C">
        <w:t>Let x = –x.</w:t>
      </w:r>
    </w:p>
    <w:p w14:paraId="6975B19B" w14:textId="77777777" w:rsidR="004C02EF" w:rsidRPr="00E2265C" w:rsidRDefault="004C02EF" w:rsidP="004C02EF">
      <w:pPr>
        <w:pStyle w:val="Alg4"/>
        <w:numPr>
          <w:ilvl w:val="0"/>
          <w:numId w:val="244"/>
        </w:numPr>
      </w:pPr>
      <w:r w:rsidRPr="00E2265C">
        <w:t xml:space="preserve">If </w:t>
      </w:r>
      <w:r w:rsidRPr="00E2265C">
        <w:rPr>
          <w:i/>
        </w:rPr>
        <w:t>x</w:t>
      </w:r>
      <w:r w:rsidRPr="00E2265C">
        <w:t xml:space="preserve"> </w:t>
      </w:r>
      <w:r w:rsidRPr="00E2265C">
        <w:sym w:font="Symbol" w:char="F0B3"/>
      </w:r>
      <w:r w:rsidRPr="00E2265C">
        <w:t xml:space="preserve"> 10</w:t>
      </w:r>
      <w:r w:rsidRPr="00E2265C">
        <w:rPr>
          <w:vertAlign w:val="superscript"/>
        </w:rPr>
        <w:t>21</w:t>
      </w:r>
      <w:r w:rsidRPr="00E2265C">
        <w:t>, then</w:t>
      </w:r>
    </w:p>
    <w:p w14:paraId="632B645E" w14:textId="77777777" w:rsidR="004C02EF" w:rsidRPr="00E2265C" w:rsidRDefault="004C02EF" w:rsidP="004C02EF">
      <w:pPr>
        <w:pStyle w:val="Alg4"/>
        <w:numPr>
          <w:ilvl w:val="1"/>
          <w:numId w:val="244"/>
        </w:numPr>
      </w:pPr>
      <w:r w:rsidRPr="00E2265C">
        <w:t xml:space="preserve">Let </w:t>
      </w:r>
      <w:r w:rsidRPr="00E2265C">
        <w:rPr>
          <w:i/>
        </w:rPr>
        <w:t>m</w:t>
      </w:r>
      <w:r w:rsidRPr="00E2265C">
        <w:t xml:space="preserve"> = ToString(</w:t>
      </w:r>
      <w:r w:rsidRPr="00E2265C">
        <w:rPr>
          <w:i/>
        </w:rPr>
        <w:t>x</w:t>
      </w:r>
      <w:r w:rsidRPr="00E2265C">
        <w:t>).</w:t>
      </w:r>
    </w:p>
    <w:p w14:paraId="12B65AEB" w14:textId="77777777" w:rsidR="004C02EF" w:rsidRPr="00E2265C" w:rsidRDefault="004C02EF" w:rsidP="004C02EF">
      <w:pPr>
        <w:pStyle w:val="Alg4"/>
        <w:numPr>
          <w:ilvl w:val="0"/>
          <w:numId w:val="244"/>
        </w:numPr>
        <w:spacing w:after="220"/>
        <w:contextualSpacing/>
      </w:pPr>
      <w:r w:rsidRPr="00E2265C">
        <w:t xml:space="preserve">Else, </w:t>
      </w:r>
      <w:r w:rsidRPr="00E2265C">
        <w:rPr>
          <w:i/>
        </w:rPr>
        <w:t>x</w:t>
      </w:r>
      <w:r w:rsidRPr="00E2265C">
        <w:t xml:space="preserve"> &lt; 10</w:t>
      </w:r>
      <w:r w:rsidRPr="00E2265C">
        <w:rPr>
          <w:vertAlign w:val="superscript"/>
        </w:rPr>
        <w:t>21</w:t>
      </w:r>
    </w:p>
    <w:p w14:paraId="78CAAB01" w14:textId="77777777" w:rsidR="004C02EF" w:rsidRPr="00E2265C" w:rsidRDefault="004C02EF" w:rsidP="004C02EF">
      <w:pPr>
        <w:pStyle w:val="Alg4"/>
        <w:numPr>
          <w:ilvl w:val="1"/>
          <w:numId w:val="244"/>
        </w:numPr>
      </w:pPr>
      <w:r w:rsidRPr="00E2265C">
        <w:t xml:space="preserve">Let </w:t>
      </w:r>
      <w:r w:rsidRPr="00E2265C">
        <w:rPr>
          <w:i/>
        </w:rPr>
        <w:t>n</w:t>
      </w:r>
      <w:r w:rsidRPr="00E2265C">
        <w:t xml:space="preserve"> be an integer for which the exact mathematical value of </w:t>
      </w:r>
      <w:r w:rsidRPr="00E2265C">
        <w:rPr>
          <w:i/>
        </w:rPr>
        <w:t>n</w:t>
      </w:r>
      <w:r w:rsidRPr="00E2265C">
        <w:t xml:space="preserve"> </w:t>
      </w:r>
      <w:r w:rsidRPr="00E2265C">
        <w:sym w:font="Symbol" w:char="F0B8"/>
      </w:r>
      <w:r w:rsidRPr="00E2265C">
        <w:t xml:space="preserve"> 10</w:t>
      </w:r>
      <w:r w:rsidRPr="00E2265C">
        <w:rPr>
          <w:vertAlign w:val="superscript"/>
        </w:rPr>
        <w:t>f</w:t>
      </w:r>
      <w:r w:rsidRPr="00E2265C">
        <w:t xml:space="preserve"> – </w:t>
      </w:r>
      <w:r w:rsidRPr="00E2265C">
        <w:rPr>
          <w:i/>
        </w:rPr>
        <w:t>x</w:t>
      </w:r>
      <w:r w:rsidRPr="00E2265C">
        <w:t xml:space="preserve"> is as close to zero as possible. If there are two such </w:t>
      </w:r>
      <w:r w:rsidRPr="00E2265C">
        <w:rPr>
          <w:i/>
        </w:rPr>
        <w:t>n</w:t>
      </w:r>
      <w:r w:rsidRPr="00E2265C">
        <w:t xml:space="preserve">, pick the larger </w:t>
      </w:r>
      <w:r w:rsidRPr="00E2265C">
        <w:rPr>
          <w:i/>
        </w:rPr>
        <w:t>n</w:t>
      </w:r>
      <w:r w:rsidRPr="00E2265C">
        <w:t>.</w:t>
      </w:r>
    </w:p>
    <w:p w14:paraId="120F4A10" w14:textId="77777777" w:rsidR="004C02EF" w:rsidRPr="00E2265C" w:rsidRDefault="004C02EF" w:rsidP="004C02EF">
      <w:pPr>
        <w:pStyle w:val="Alg4"/>
        <w:numPr>
          <w:ilvl w:val="1"/>
          <w:numId w:val="244"/>
        </w:numPr>
      </w:pPr>
      <w:r w:rsidRPr="00E2265C">
        <w:t xml:space="preserve">If </w:t>
      </w:r>
      <w:r w:rsidRPr="00E2265C">
        <w:rPr>
          <w:i/>
        </w:rPr>
        <w:t>n</w:t>
      </w:r>
      <w:r w:rsidRPr="00E2265C">
        <w:t xml:space="preserve"> = 0, let </w:t>
      </w:r>
      <w:r w:rsidRPr="00E2265C">
        <w:rPr>
          <w:i/>
        </w:rPr>
        <w:t>m</w:t>
      </w:r>
      <w:r w:rsidRPr="00E2265C">
        <w:t xml:space="preserve"> be the </w:t>
      </w:r>
      <w:r>
        <w:t>String</w:t>
      </w:r>
      <w:r w:rsidRPr="00E2265C">
        <w:t xml:space="preserve"> </w:t>
      </w:r>
      <w:r>
        <w:rPr>
          <w:rFonts w:ascii="Courier New" w:hAnsi="Courier New"/>
          <w:b/>
        </w:rPr>
        <w:t>"0"</w:t>
      </w:r>
      <w:r w:rsidRPr="00E2265C">
        <w:t xml:space="preserve">. Otherwise, let </w:t>
      </w:r>
      <w:r w:rsidRPr="00E2265C">
        <w:rPr>
          <w:i/>
        </w:rPr>
        <w:t>m</w:t>
      </w:r>
      <w:r w:rsidRPr="00E2265C">
        <w:t xml:space="preserve"> be the </w:t>
      </w:r>
      <w:r>
        <w:t>String</w:t>
      </w:r>
      <w:r w:rsidRPr="00E2265C">
        <w:t xml:space="preserve"> consisting of the digits of the decimal representation of </w:t>
      </w:r>
      <w:r w:rsidRPr="00E2265C">
        <w:rPr>
          <w:i/>
        </w:rPr>
        <w:t>n</w:t>
      </w:r>
      <w:r w:rsidRPr="00E2265C">
        <w:t xml:space="preserve"> (in order, with no leading zeroes).</w:t>
      </w:r>
    </w:p>
    <w:p w14:paraId="6F9915A9" w14:textId="77777777" w:rsidR="004C02EF" w:rsidRPr="00E2265C" w:rsidRDefault="004C02EF" w:rsidP="004C02EF">
      <w:pPr>
        <w:pStyle w:val="Alg4"/>
        <w:numPr>
          <w:ilvl w:val="1"/>
          <w:numId w:val="244"/>
        </w:numPr>
      </w:pPr>
      <w:r w:rsidRPr="00E2265C">
        <w:t xml:space="preserve">If </w:t>
      </w:r>
      <w:r w:rsidRPr="00E2265C">
        <w:rPr>
          <w:i/>
        </w:rPr>
        <w:t>f</w:t>
      </w:r>
      <w:r w:rsidRPr="00E2265C">
        <w:t xml:space="preserve"> </w:t>
      </w:r>
      <w:r w:rsidRPr="00E2265C">
        <w:sym w:font="Symbol" w:char="F0B9"/>
      </w:r>
      <w:r w:rsidRPr="00E2265C">
        <w:t xml:space="preserve"> 0, then</w:t>
      </w:r>
    </w:p>
    <w:p w14:paraId="5EE0EA08" w14:textId="77777777" w:rsidR="004C02EF" w:rsidRPr="00E2265C" w:rsidRDefault="004C02EF" w:rsidP="004C02EF">
      <w:pPr>
        <w:pStyle w:val="Alg4"/>
        <w:numPr>
          <w:ilvl w:val="2"/>
          <w:numId w:val="244"/>
        </w:numPr>
      </w:pPr>
      <w:r w:rsidRPr="00E2265C">
        <w:t xml:space="preserve">Let </w:t>
      </w:r>
      <w:r w:rsidRPr="00E2265C">
        <w:rPr>
          <w:i/>
        </w:rPr>
        <w:t>k</w:t>
      </w:r>
      <w:r w:rsidRPr="00E2265C">
        <w:t xml:space="preserve"> be the number of characters in </w:t>
      </w:r>
      <w:r w:rsidRPr="00E2265C">
        <w:rPr>
          <w:i/>
        </w:rPr>
        <w:t>m</w:t>
      </w:r>
      <w:r w:rsidRPr="00E2265C">
        <w:t>.</w:t>
      </w:r>
    </w:p>
    <w:p w14:paraId="757F15A3" w14:textId="77777777" w:rsidR="004C02EF" w:rsidRPr="00E2265C" w:rsidRDefault="004C02EF" w:rsidP="004C02EF">
      <w:pPr>
        <w:pStyle w:val="Alg4"/>
        <w:numPr>
          <w:ilvl w:val="2"/>
          <w:numId w:val="244"/>
        </w:numPr>
      </w:pPr>
      <w:r w:rsidRPr="00E2265C">
        <w:t xml:space="preserve">If </w:t>
      </w:r>
      <w:r w:rsidRPr="00E2265C">
        <w:rPr>
          <w:i/>
        </w:rPr>
        <w:t>k</w:t>
      </w:r>
      <w:r w:rsidRPr="00E2265C">
        <w:t xml:space="preserve"> ≤ </w:t>
      </w:r>
      <w:r w:rsidRPr="00E2265C">
        <w:rPr>
          <w:i/>
        </w:rPr>
        <w:t>f</w:t>
      </w:r>
      <w:r w:rsidRPr="00E2265C">
        <w:t>, then</w:t>
      </w:r>
    </w:p>
    <w:p w14:paraId="276DFB2A" w14:textId="77777777" w:rsidR="004C02EF" w:rsidRPr="00E2265C" w:rsidRDefault="004C02EF" w:rsidP="004C02EF">
      <w:pPr>
        <w:pStyle w:val="Alg4"/>
        <w:numPr>
          <w:ilvl w:val="3"/>
          <w:numId w:val="244"/>
        </w:numPr>
      </w:pPr>
      <w:r w:rsidRPr="00E2265C">
        <w:t xml:space="preserve">Let </w:t>
      </w:r>
      <w:r w:rsidRPr="00E2265C">
        <w:rPr>
          <w:i/>
        </w:rPr>
        <w:t>z</w:t>
      </w:r>
      <w:r w:rsidRPr="00E2265C">
        <w:t xml:space="preserve"> be the </w:t>
      </w:r>
      <w:r>
        <w:t>String</w:t>
      </w:r>
      <w:r w:rsidRPr="00E2265C">
        <w:t xml:space="preserve"> consisting of </w:t>
      </w:r>
      <w:r w:rsidRPr="00E2265C">
        <w:rPr>
          <w:i/>
        </w:rPr>
        <w:t>f</w:t>
      </w:r>
      <w:r w:rsidRPr="00E2265C">
        <w:t>+1–</w:t>
      </w:r>
      <w:r w:rsidRPr="00E2265C">
        <w:rPr>
          <w:i/>
        </w:rPr>
        <w:t>k</w:t>
      </w:r>
      <w:r w:rsidRPr="00E2265C">
        <w:t xml:space="preserve"> occurrences of the character ‘</w:t>
      </w:r>
      <w:r>
        <w:rPr>
          <w:rFonts w:ascii="Courier New" w:hAnsi="Courier New"/>
        </w:rPr>
        <w:t>0</w:t>
      </w:r>
      <w:r w:rsidRPr="00E2265C">
        <w:t>’.</w:t>
      </w:r>
    </w:p>
    <w:p w14:paraId="414931EE" w14:textId="77777777" w:rsidR="004C02EF" w:rsidRPr="00E2265C" w:rsidRDefault="004C02EF" w:rsidP="004C02EF">
      <w:pPr>
        <w:pStyle w:val="Alg4"/>
        <w:numPr>
          <w:ilvl w:val="3"/>
          <w:numId w:val="244"/>
        </w:numPr>
      </w:pPr>
      <w:r w:rsidRPr="00E2265C">
        <w:t xml:space="preserve">Let </w:t>
      </w:r>
      <w:r w:rsidRPr="00E2265C">
        <w:rPr>
          <w:i/>
        </w:rPr>
        <w:t>m</w:t>
      </w:r>
      <w:r w:rsidRPr="00E2265C">
        <w:t xml:space="preserve"> be the concatenation of </w:t>
      </w:r>
      <w:r>
        <w:t>Strings</w:t>
      </w:r>
      <w:r w:rsidRPr="00E2265C">
        <w:t xml:space="preserve"> </w:t>
      </w:r>
      <w:r w:rsidRPr="00E2265C">
        <w:rPr>
          <w:i/>
        </w:rPr>
        <w:t>z</w:t>
      </w:r>
      <w:r w:rsidRPr="00E2265C">
        <w:t xml:space="preserve"> and </w:t>
      </w:r>
      <w:r w:rsidRPr="00E2265C">
        <w:rPr>
          <w:i/>
        </w:rPr>
        <w:t>m</w:t>
      </w:r>
      <w:r w:rsidRPr="00E2265C">
        <w:t>.</w:t>
      </w:r>
    </w:p>
    <w:p w14:paraId="300D4FBA" w14:textId="77777777" w:rsidR="004C02EF" w:rsidRPr="00E2265C" w:rsidRDefault="004C02EF" w:rsidP="004C02EF">
      <w:pPr>
        <w:pStyle w:val="Alg4"/>
        <w:numPr>
          <w:ilvl w:val="3"/>
          <w:numId w:val="244"/>
        </w:numPr>
      </w:pPr>
      <w:r w:rsidRPr="00E2265C">
        <w:t xml:space="preserve">Let </w:t>
      </w:r>
      <w:r w:rsidRPr="00E2265C">
        <w:rPr>
          <w:i/>
        </w:rPr>
        <w:t>k</w:t>
      </w:r>
      <w:r w:rsidRPr="00E2265C">
        <w:t xml:space="preserve"> = </w:t>
      </w:r>
      <w:r w:rsidRPr="00E2265C">
        <w:rPr>
          <w:i/>
        </w:rPr>
        <w:t xml:space="preserve">f </w:t>
      </w:r>
      <w:r w:rsidRPr="00E2265C">
        <w:t>+ 1.</w:t>
      </w:r>
    </w:p>
    <w:p w14:paraId="09B86B5D" w14:textId="77777777" w:rsidR="004C02EF" w:rsidRPr="00E2265C" w:rsidRDefault="004C02EF" w:rsidP="004C02EF">
      <w:pPr>
        <w:pStyle w:val="Alg4"/>
        <w:numPr>
          <w:ilvl w:val="2"/>
          <w:numId w:val="244"/>
        </w:numPr>
      </w:pPr>
      <w:r w:rsidRPr="00E2265C">
        <w:t xml:space="preserve">Let </w:t>
      </w:r>
      <w:r w:rsidRPr="00612C55">
        <w:rPr>
          <w:i/>
        </w:rPr>
        <w:t>a</w:t>
      </w:r>
      <w:r w:rsidRPr="00E2265C">
        <w:t xml:space="preserve"> be the first </w:t>
      </w:r>
      <w:r w:rsidRPr="00E2265C">
        <w:rPr>
          <w:i/>
        </w:rPr>
        <w:t>k</w:t>
      </w:r>
      <w:r w:rsidRPr="00E2265C">
        <w:t>–</w:t>
      </w:r>
      <w:r w:rsidRPr="00E2265C">
        <w:rPr>
          <w:i/>
        </w:rPr>
        <w:t>f</w:t>
      </w:r>
      <w:r w:rsidRPr="00E2265C">
        <w:t xml:space="preserve"> characters of </w:t>
      </w:r>
      <w:r w:rsidRPr="00E2265C">
        <w:rPr>
          <w:i/>
        </w:rPr>
        <w:t>m</w:t>
      </w:r>
      <w:r w:rsidRPr="00E2265C">
        <w:t xml:space="preserve">, and let </w:t>
      </w:r>
      <w:r w:rsidRPr="00E2265C">
        <w:rPr>
          <w:i/>
        </w:rPr>
        <w:t>b</w:t>
      </w:r>
      <w:r w:rsidRPr="00E2265C">
        <w:t xml:space="preserve"> be the remaining </w:t>
      </w:r>
      <w:r w:rsidRPr="00E2265C">
        <w:rPr>
          <w:i/>
        </w:rPr>
        <w:t>f</w:t>
      </w:r>
      <w:r w:rsidRPr="00E2265C">
        <w:t xml:space="preserve"> characters of </w:t>
      </w:r>
      <w:r w:rsidRPr="00E2265C">
        <w:rPr>
          <w:i/>
        </w:rPr>
        <w:t>m</w:t>
      </w:r>
      <w:r w:rsidRPr="00E2265C">
        <w:t>.</w:t>
      </w:r>
    </w:p>
    <w:p w14:paraId="02FB8BA2" w14:textId="77777777" w:rsidR="004C02EF" w:rsidRPr="00E2265C" w:rsidRDefault="004C02EF" w:rsidP="004C02EF">
      <w:pPr>
        <w:pStyle w:val="Alg4"/>
        <w:numPr>
          <w:ilvl w:val="2"/>
          <w:numId w:val="244"/>
        </w:numPr>
      </w:pPr>
      <w:r w:rsidRPr="00E2265C">
        <w:t xml:space="preserve">Let </w:t>
      </w:r>
      <w:r w:rsidRPr="00E2265C">
        <w:rPr>
          <w:i/>
        </w:rPr>
        <w:t>m</w:t>
      </w:r>
      <w:r w:rsidRPr="00E2265C">
        <w:t xml:space="preserve"> be the concatenation of the three </w:t>
      </w:r>
      <w:r>
        <w:t>Strings</w:t>
      </w:r>
      <w:r w:rsidRPr="00E2265C">
        <w:t xml:space="preserve"> </w:t>
      </w:r>
      <w:r w:rsidRPr="00E2265C">
        <w:rPr>
          <w:i/>
        </w:rPr>
        <w:t>a</w:t>
      </w:r>
      <w:r w:rsidRPr="00E2265C">
        <w:t xml:space="preserve">, </w:t>
      </w:r>
      <w:r>
        <w:rPr>
          <w:rFonts w:ascii="Courier New" w:hAnsi="Courier New"/>
          <w:b/>
        </w:rPr>
        <w:t>"."</w:t>
      </w:r>
      <w:r w:rsidRPr="00E2265C">
        <w:t xml:space="preserve">, and </w:t>
      </w:r>
      <w:r w:rsidRPr="00E2265C">
        <w:rPr>
          <w:i/>
        </w:rPr>
        <w:t>b</w:t>
      </w:r>
      <w:r w:rsidRPr="00E2265C">
        <w:t>.</w:t>
      </w:r>
    </w:p>
    <w:p w14:paraId="072865DA" w14:textId="77777777" w:rsidR="004C02EF" w:rsidRPr="00E2265C" w:rsidRDefault="004C02EF" w:rsidP="004C02EF">
      <w:pPr>
        <w:pStyle w:val="Alg4"/>
        <w:numPr>
          <w:ilvl w:val="0"/>
          <w:numId w:val="244"/>
        </w:numPr>
        <w:spacing w:after="220"/>
      </w:pPr>
      <w:r w:rsidRPr="00E2265C">
        <w:t xml:space="preserve">Return the concatenation of the </w:t>
      </w:r>
      <w:r>
        <w:t>Strings</w:t>
      </w:r>
      <w:r w:rsidRPr="00E2265C">
        <w:t xml:space="preserve"> </w:t>
      </w:r>
      <w:r w:rsidRPr="00E2265C">
        <w:rPr>
          <w:i/>
        </w:rPr>
        <w:t>s</w:t>
      </w:r>
      <w:r w:rsidRPr="00E2265C">
        <w:t xml:space="preserve"> and </w:t>
      </w:r>
      <w:r w:rsidRPr="00E2265C">
        <w:rPr>
          <w:i/>
        </w:rPr>
        <w:t>m</w:t>
      </w:r>
      <w:r w:rsidRPr="00E2265C">
        <w:t>.</w:t>
      </w:r>
    </w:p>
    <w:p w14:paraId="33D7FED1"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toFixed</w:t>
      </w:r>
      <w:r>
        <w:t xml:space="preserve"> method is </w:t>
      </w:r>
      <w:r>
        <w:rPr>
          <w:b/>
        </w:rPr>
        <w:t>1</w:t>
      </w:r>
      <w:r>
        <w:t>.</w:t>
      </w:r>
    </w:p>
    <w:p w14:paraId="00575F41" w14:textId="77777777" w:rsidR="004C02EF" w:rsidRDefault="004C02EF" w:rsidP="004C02EF">
      <w:r>
        <w:t xml:space="preserve">If the </w:t>
      </w:r>
      <w:r>
        <w:rPr>
          <w:rFonts w:ascii="Courier New" w:hAnsi="Courier New"/>
          <w:b/>
        </w:rPr>
        <w:t>toFixed</w:t>
      </w:r>
      <w:r>
        <w:t xml:space="preserve"> method is called with more than one argument, then the behaviour is undefined (see clause 15).</w:t>
      </w:r>
    </w:p>
    <w:p w14:paraId="32EDE1D8" w14:textId="77777777" w:rsidR="004C02EF" w:rsidRDefault="004C02EF" w:rsidP="004C02EF">
      <w:r>
        <w:t xml:space="preserve">An implementation is permitted to extend the behaviour of </w:t>
      </w:r>
      <w:r>
        <w:rPr>
          <w:rFonts w:ascii="Courier New" w:hAnsi="Courier New"/>
          <w:b/>
        </w:rPr>
        <w:t>toFixed</w:t>
      </w:r>
      <w:r>
        <w:t xml:space="preserve"> for values of </w:t>
      </w:r>
      <w:r w:rsidRPr="00F02209">
        <w:rPr>
          <w:rFonts w:ascii="Times New Roman" w:hAnsi="Times New Roman"/>
          <w:i/>
        </w:rPr>
        <w:t>fractionDigits</w:t>
      </w:r>
      <w:r>
        <w:t xml:space="preserve"> less than 0 or greater than 20. In this case </w:t>
      </w:r>
      <w:r>
        <w:rPr>
          <w:rFonts w:ascii="Courier New" w:hAnsi="Courier New"/>
          <w:b/>
        </w:rPr>
        <w:t>toFixed</w:t>
      </w:r>
      <w:r>
        <w:t xml:space="preserve"> would not necessarily throw </w:t>
      </w:r>
      <w:r>
        <w:rPr>
          <w:b/>
        </w:rPr>
        <w:t>RangeError</w:t>
      </w:r>
      <w:r>
        <w:t xml:space="preserve"> for such values.</w:t>
      </w:r>
    </w:p>
    <w:p w14:paraId="6AFDF784" w14:textId="77777777" w:rsidR="004C02EF" w:rsidRDefault="004C02EF" w:rsidP="004C02EF">
      <w:pPr>
        <w:pStyle w:val="Note"/>
        <w:contextualSpacing/>
      </w:pPr>
      <w:r w:rsidRPr="00E2265C">
        <w:t>NOTE</w:t>
      </w:r>
      <w:r w:rsidRPr="00E2265C">
        <w:tab/>
        <w:t xml:space="preserve">The output of </w:t>
      </w:r>
      <w:r w:rsidRPr="00E2265C">
        <w:rPr>
          <w:rFonts w:ascii="Courier New" w:hAnsi="Courier New"/>
          <w:b/>
        </w:rPr>
        <w:t>toFixed</w:t>
      </w:r>
      <w:r w:rsidRPr="00E2265C">
        <w:t xml:space="preserve"> may be more precise than </w:t>
      </w:r>
      <w:r w:rsidRPr="00E2265C">
        <w:rPr>
          <w:rFonts w:ascii="Courier New" w:hAnsi="Courier New"/>
          <w:b/>
        </w:rPr>
        <w:t>toString</w:t>
      </w:r>
      <w:r w:rsidRPr="00E2265C">
        <w:t xml:space="preserve"> for some values because toString only prints enough significant digits to distinguish the number from adjacent number values. For example, </w:t>
      </w:r>
    </w:p>
    <w:p w14:paraId="2C0D83F2" w14:textId="77777777" w:rsidR="004C02EF" w:rsidRDefault="004C02EF" w:rsidP="004C02EF">
      <w:pPr>
        <w:pStyle w:val="Note"/>
        <w:jc w:val="left"/>
      </w:pPr>
      <w:r w:rsidRPr="00E2265C">
        <w:t>(</w:t>
      </w:r>
      <w:r w:rsidRPr="00E2265C">
        <w:rPr>
          <w:rFonts w:ascii="Courier New" w:hAnsi="Courier New"/>
          <w:b/>
        </w:rPr>
        <w:t>1000000000000000128).toString()</w:t>
      </w:r>
      <w:r w:rsidRPr="00E2265C">
        <w:t xml:space="preserve"> returns </w:t>
      </w:r>
      <w:r w:rsidRPr="00E2265C">
        <w:rPr>
          <w:rFonts w:ascii="Courier New" w:hAnsi="Courier New" w:cs="Courier New"/>
          <w:b/>
        </w:rPr>
        <w:t>"1000000000000000100"</w:t>
      </w:r>
      <w:r w:rsidRPr="00E2265C">
        <w:t>,</w:t>
      </w:r>
      <w:r>
        <w:br/>
      </w:r>
      <w:r w:rsidRPr="00E2265C">
        <w:t>while (</w:t>
      </w:r>
      <w:r w:rsidRPr="00E2265C">
        <w:rPr>
          <w:rFonts w:ascii="Courier New" w:hAnsi="Courier New"/>
          <w:b/>
        </w:rPr>
        <w:t>1000000000000000128).toFixed(0)</w:t>
      </w:r>
      <w:r w:rsidRPr="00E2265C">
        <w:t xml:space="preserve"> returns </w:t>
      </w:r>
      <w:r w:rsidRPr="00E2265C">
        <w:rPr>
          <w:rFonts w:ascii="Courier New" w:hAnsi="Courier New"/>
          <w:b/>
        </w:rPr>
        <w:t>"</w:t>
      </w:r>
      <w:r w:rsidRPr="00E2265C">
        <w:rPr>
          <w:rFonts w:ascii="Courier New" w:hAnsi="Courier New" w:cs="Courier New"/>
          <w:b/>
        </w:rPr>
        <w:t>1000000000000000128"</w:t>
      </w:r>
      <w:r w:rsidRPr="00E2265C">
        <w:t>.</w:t>
      </w:r>
    </w:p>
    <w:p w14:paraId="1D8B95E3" w14:textId="77777777" w:rsidR="004C02EF" w:rsidRDefault="004C02EF" w:rsidP="004C02EF">
      <w:pPr>
        <w:pStyle w:val="40"/>
        <w:numPr>
          <w:ilvl w:val="0"/>
          <w:numId w:val="0"/>
        </w:numPr>
      </w:pPr>
      <w:bookmarkStart w:id="6027" w:name="_Ref457790854"/>
      <w:r>
        <w:t>15.7.4.6</w:t>
      </w:r>
      <w:r>
        <w:tab/>
        <w:t>Number.prototype.toExponential (fractionDigits)</w:t>
      </w:r>
      <w:bookmarkEnd w:id="6027"/>
    </w:p>
    <w:p w14:paraId="0F01D712" w14:textId="77777777" w:rsidR="004C02EF" w:rsidRDefault="004C02EF" w:rsidP="004C02EF">
      <w:r>
        <w:t xml:space="preserve">Return a String containing this Number value represented in decimal exponential notation with one digit before the significand's decimal point and </w:t>
      </w:r>
      <w:r w:rsidRPr="00F02209">
        <w:rPr>
          <w:rFonts w:ascii="Times New Roman" w:hAnsi="Times New Roman"/>
          <w:i/>
        </w:rPr>
        <w:t>fractionDigits</w:t>
      </w:r>
      <w:r>
        <w:t xml:space="preserve"> digits after the significand's decimal point. If </w:t>
      </w:r>
      <w:r w:rsidRPr="00F02209">
        <w:rPr>
          <w:rFonts w:ascii="Times New Roman" w:hAnsi="Times New Roman"/>
          <w:i/>
        </w:rPr>
        <w:t>fractionDigits</w:t>
      </w:r>
      <w:r>
        <w:t xml:space="preserve"> is </w:t>
      </w:r>
      <w:r>
        <w:rPr>
          <w:b/>
        </w:rPr>
        <w:t>undefined</w:t>
      </w:r>
      <w:r>
        <w:t>, include as many significand digits as necessary to uniquely specify the Number (just like in ToString except that in this case the Number is always output in exponential notation). Specifically, perform the following steps:</w:t>
      </w:r>
    </w:p>
    <w:p w14:paraId="54A48A74" w14:textId="77777777" w:rsidR="004C02EF" w:rsidRPr="00E2265C" w:rsidRDefault="004C02EF" w:rsidP="004C02EF">
      <w:pPr>
        <w:pStyle w:val="Alg4"/>
        <w:numPr>
          <w:ilvl w:val="0"/>
          <w:numId w:val="245"/>
        </w:numPr>
      </w:pPr>
      <w:r w:rsidRPr="00E2265C">
        <w:t xml:space="preserve">Let </w:t>
      </w:r>
      <w:r w:rsidRPr="00E2265C">
        <w:rPr>
          <w:i/>
        </w:rPr>
        <w:t>x</w:t>
      </w:r>
      <w:r w:rsidRPr="00E2265C">
        <w:t xml:space="preserve"> be this </w:t>
      </w:r>
      <w:r>
        <w:t>Number</w:t>
      </w:r>
      <w:r w:rsidRPr="00E2265C">
        <w:t xml:space="preserve"> value.</w:t>
      </w:r>
    </w:p>
    <w:p w14:paraId="476077D4" w14:textId="77777777" w:rsidR="004C02EF" w:rsidRPr="00E2265C" w:rsidRDefault="004C02EF" w:rsidP="004C02EF">
      <w:pPr>
        <w:pStyle w:val="Alg4"/>
        <w:numPr>
          <w:ilvl w:val="0"/>
          <w:numId w:val="245"/>
        </w:numPr>
      </w:pPr>
      <w:r w:rsidRPr="00E2265C">
        <w:t xml:space="preserve">Let </w:t>
      </w:r>
      <w:r w:rsidRPr="00E2265C">
        <w:rPr>
          <w:i/>
        </w:rPr>
        <w:t>f</w:t>
      </w:r>
      <w:r w:rsidRPr="00E2265C">
        <w:t xml:space="preserve"> be ToInteger(</w:t>
      </w:r>
      <w:r w:rsidRPr="00E2265C">
        <w:rPr>
          <w:i/>
        </w:rPr>
        <w:t>fractionDigits</w:t>
      </w:r>
      <w:r w:rsidRPr="00E2265C">
        <w:t>).</w:t>
      </w:r>
    </w:p>
    <w:p w14:paraId="5AE1EB3D" w14:textId="77777777" w:rsidR="004C02EF" w:rsidRPr="00E2265C" w:rsidRDefault="004C02EF" w:rsidP="004C02EF">
      <w:pPr>
        <w:pStyle w:val="Alg4"/>
        <w:numPr>
          <w:ilvl w:val="0"/>
          <w:numId w:val="245"/>
        </w:numPr>
      </w:pPr>
      <w:r w:rsidRPr="00E2265C">
        <w:t xml:space="preserve">If </w:t>
      </w:r>
      <w:r w:rsidRPr="00E2265C">
        <w:rPr>
          <w:i/>
        </w:rPr>
        <w:t>x</w:t>
      </w:r>
      <w:r w:rsidRPr="00E2265C">
        <w:t xml:space="preserve"> is </w:t>
      </w:r>
      <w:r w:rsidRPr="00E2265C">
        <w:rPr>
          <w:b/>
        </w:rPr>
        <w:t>NaN</w:t>
      </w:r>
      <w:r w:rsidRPr="00E2265C">
        <w:t xml:space="preserve">, return the </w:t>
      </w:r>
      <w:r>
        <w:t>String</w:t>
      </w:r>
      <w:r w:rsidRPr="00E2265C">
        <w:t xml:space="preserve"> </w:t>
      </w:r>
      <w:r>
        <w:rPr>
          <w:rFonts w:ascii="Courier New" w:hAnsi="Courier New"/>
          <w:b/>
        </w:rPr>
        <w:t>"NaN"</w:t>
      </w:r>
      <w:r w:rsidRPr="00E2265C">
        <w:t>.</w:t>
      </w:r>
    </w:p>
    <w:p w14:paraId="280A5A3B" w14:textId="77777777" w:rsidR="004C02EF" w:rsidRPr="00E2265C" w:rsidRDefault="004C02EF" w:rsidP="004C02EF">
      <w:pPr>
        <w:pStyle w:val="Alg4"/>
        <w:numPr>
          <w:ilvl w:val="0"/>
          <w:numId w:val="245"/>
        </w:numPr>
      </w:pPr>
      <w:r w:rsidRPr="00E2265C">
        <w:t xml:space="preserve">Let </w:t>
      </w:r>
      <w:r w:rsidRPr="00E2265C">
        <w:rPr>
          <w:i/>
        </w:rPr>
        <w:t>s</w:t>
      </w:r>
      <w:r w:rsidRPr="00E2265C">
        <w:t xml:space="preserve"> be the empty </w:t>
      </w:r>
      <w:r>
        <w:t>String</w:t>
      </w:r>
      <w:r w:rsidRPr="00E2265C">
        <w:t>.</w:t>
      </w:r>
    </w:p>
    <w:p w14:paraId="30343F75" w14:textId="77777777" w:rsidR="004C02EF" w:rsidRPr="00E2265C" w:rsidRDefault="004C02EF" w:rsidP="004C02EF">
      <w:pPr>
        <w:pStyle w:val="Alg4"/>
        <w:numPr>
          <w:ilvl w:val="0"/>
          <w:numId w:val="245"/>
        </w:numPr>
      </w:pPr>
      <w:r w:rsidRPr="00E2265C">
        <w:t xml:space="preserve">If </w:t>
      </w:r>
      <w:r w:rsidRPr="00E2265C">
        <w:rPr>
          <w:i/>
        </w:rPr>
        <w:t>x</w:t>
      </w:r>
      <w:r w:rsidRPr="00E2265C">
        <w:t xml:space="preserve"> </w:t>
      </w:r>
      <w:r w:rsidRPr="00E2265C">
        <w:rPr>
          <w:i/>
        </w:rPr>
        <w:t>&lt;</w:t>
      </w:r>
      <w:r w:rsidRPr="00E2265C">
        <w:t xml:space="preserve"> 0, then</w:t>
      </w:r>
    </w:p>
    <w:p w14:paraId="5F7343EB" w14:textId="77777777" w:rsidR="004C02EF" w:rsidRPr="00E2265C" w:rsidRDefault="004C02EF" w:rsidP="004C02EF">
      <w:pPr>
        <w:pStyle w:val="Alg4"/>
        <w:numPr>
          <w:ilvl w:val="1"/>
          <w:numId w:val="245"/>
        </w:numPr>
      </w:pPr>
      <w:r w:rsidRPr="00E2265C">
        <w:t xml:space="preserve">Let </w:t>
      </w:r>
      <w:r w:rsidRPr="00E2265C">
        <w:rPr>
          <w:i/>
        </w:rPr>
        <w:t>s</w:t>
      </w:r>
      <w:r w:rsidRPr="00E2265C">
        <w:t xml:space="preserve"> be </w:t>
      </w:r>
      <w:r>
        <w:rPr>
          <w:rFonts w:ascii="Courier New" w:hAnsi="Courier New"/>
          <w:b/>
        </w:rPr>
        <w:t>"-"</w:t>
      </w:r>
      <w:r w:rsidRPr="00E2265C">
        <w:t>.</w:t>
      </w:r>
    </w:p>
    <w:p w14:paraId="64017519" w14:textId="77777777" w:rsidR="004C02EF" w:rsidRPr="00E2265C" w:rsidRDefault="004C02EF" w:rsidP="004C02EF">
      <w:pPr>
        <w:pStyle w:val="Alg4"/>
        <w:numPr>
          <w:ilvl w:val="1"/>
          <w:numId w:val="245"/>
        </w:numPr>
      </w:pPr>
      <w:r w:rsidRPr="00E2265C">
        <w:t xml:space="preserve">Let </w:t>
      </w:r>
      <w:r w:rsidRPr="00E2265C">
        <w:rPr>
          <w:i/>
        </w:rPr>
        <w:t>x</w:t>
      </w:r>
      <w:r w:rsidRPr="00E2265C">
        <w:t xml:space="preserve"> = –</w:t>
      </w:r>
      <w:r w:rsidRPr="00E2265C">
        <w:rPr>
          <w:i/>
        </w:rPr>
        <w:t>x</w:t>
      </w:r>
      <w:r w:rsidRPr="00E2265C">
        <w:t>.</w:t>
      </w:r>
    </w:p>
    <w:p w14:paraId="26F61B0C" w14:textId="77777777" w:rsidR="004C02EF" w:rsidRPr="00E2265C" w:rsidRDefault="004C02EF" w:rsidP="004C02EF">
      <w:pPr>
        <w:pStyle w:val="Alg4"/>
        <w:numPr>
          <w:ilvl w:val="0"/>
          <w:numId w:val="245"/>
        </w:numPr>
      </w:pPr>
      <w:r w:rsidRPr="00E2265C">
        <w:t xml:space="preserve">If </w:t>
      </w:r>
      <w:r w:rsidRPr="00E2265C">
        <w:rPr>
          <w:i/>
        </w:rPr>
        <w:t>x</w:t>
      </w:r>
      <w:r w:rsidRPr="00E2265C">
        <w:t xml:space="preserve"> = +</w:t>
      </w:r>
      <w:r w:rsidRPr="00E2265C">
        <w:sym w:font="Symbol" w:char="F0A5"/>
      </w:r>
      <w:r w:rsidRPr="00E2265C">
        <w:t>, then</w:t>
      </w:r>
    </w:p>
    <w:p w14:paraId="4A786277" w14:textId="77777777" w:rsidR="004C02EF" w:rsidRPr="00E2265C" w:rsidRDefault="004C02EF" w:rsidP="004C02EF">
      <w:pPr>
        <w:pStyle w:val="Alg4"/>
        <w:numPr>
          <w:ilvl w:val="1"/>
          <w:numId w:val="245"/>
        </w:numPr>
      </w:pPr>
      <w:r w:rsidRPr="00E2265C">
        <w:t xml:space="preserve">Return the concatenation of the </w:t>
      </w:r>
      <w:r>
        <w:t>Strings</w:t>
      </w:r>
      <w:r w:rsidRPr="00E2265C">
        <w:t xml:space="preserve"> </w:t>
      </w:r>
      <w:r w:rsidRPr="00E2265C">
        <w:rPr>
          <w:i/>
        </w:rPr>
        <w:t>s</w:t>
      </w:r>
      <w:r w:rsidRPr="00E2265C">
        <w:t xml:space="preserve"> and </w:t>
      </w:r>
      <w:r w:rsidRPr="008C2315">
        <w:rPr>
          <w:rFonts w:ascii="Courier New" w:hAnsi="Courier New" w:cs="Courier New"/>
          <w:b/>
        </w:rPr>
        <w:t>"Infinity"</w:t>
      </w:r>
      <w:r w:rsidRPr="00E2265C">
        <w:t xml:space="preserve">. </w:t>
      </w:r>
    </w:p>
    <w:p w14:paraId="07665789" w14:textId="77777777" w:rsidR="004C02EF" w:rsidRPr="00E2265C" w:rsidRDefault="004C02EF" w:rsidP="004C02EF">
      <w:pPr>
        <w:pStyle w:val="Alg4"/>
        <w:numPr>
          <w:ilvl w:val="0"/>
          <w:numId w:val="245"/>
        </w:numPr>
      </w:pPr>
      <w:r w:rsidRPr="00E2265C">
        <w:t xml:space="preserve">If </w:t>
      </w:r>
      <w:r w:rsidRPr="00E2265C">
        <w:rPr>
          <w:i/>
        </w:rPr>
        <w:t>fractionDigits</w:t>
      </w:r>
      <w:r w:rsidRPr="00E2265C">
        <w:t xml:space="preserve"> is not </w:t>
      </w:r>
      <w:r w:rsidRPr="00E2265C">
        <w:rPr>
          <w:b/>
        </w:rPr>
        <w:t>undefined</w:t>
      </w:r>
      <w:r w:rsidRPr="00E2265C">
        <w:t xml:space="preserve"> and  (</w:t>
      </w:r>
      <w:r w:rsidRPr="00E2265C">
        <w:rPr>
          <w:i/>
        </w:rPr>
        <w:t>f</w:t>
      </w:r>
      <w:r w:rsidRPr="00E2265C">
        <w:t xml:space="preserve"> &lt; 0 or </w:t>
      </w:r>
      <w:r w:rsidRPr="00E2265C">
        <w:rPr>
          <w:i/>
        </w:rPr>
        <w:t>f</w:t>
      </w:r>
      <w:r w:rsidRPr="00E2265C">
        <w:t xml:space="preserve"> &gt; 20), throw a </w:t>
      </w:r>
      <w:r w:rsidRPr="00E2265C">
        <w:rPr>
          <w:b/>
        </w:rPr>
        <w:t>RangeError</w:t>
      </w:r>
      <w:r w:rsidRPr="00E2265C">
        <w:t xml:space="preserve"> exception.</w:t>
      </w:r>
    </w:p>
    <w:p w14:paraId="7C38D03F" w14:textId="77777777" w:rsidR="004C02EF" w:rsidRPr="00E2265C" w:rsidRDefault="004C02EF" w:rsidP="004C02EF">
      <w:pPr>
        <w:pStyle w:val="Alg4"/>
        <w:numPr>
          <w:ilvl w:val="0"/>
          <w:numId w:val="245"/>
        </w:numPr>
      </w:pPr>
      <w:r w:rsidRPr="00E2265C">
        <w:t xml:space="preserve">If </w:t>
      </w:r>
      <w:r w:rsidRPr="00E2265C">
        <w:rPr>
          <w:i/>
        </w:rPr>
        <w:t>x</w:t>
      </w:r>
      <w:r w:rsidRPr="00E2265C">
        <w:t xml:space="preserve"> = 0, then</w:t>
      </w:r>
    </w:p>
    <w:p w14:paraId="2A9A0AE8" w14:textId="77777777" w:rsidR="004C02EF" w:rsidRPr="00E2265C" w:rsidRDefault="004C02EF" w:rsidP="004C02EF">
      <w:pPr>
        <w:pStyle w:val="Alg4"/>
        <w:numPr>
          <w:ilvl w:val="1"/>
          <w:numId w:val="245"/>
        </w:numPr>
      </w:pPr>
      <w:r w:rsidRPr="00E2265C">
        <w:t xml:space="preserve">Let </w:t>
      </w:r>
      <w:r w:rsidRPr="00E2265C">
        <w:rPr>
          <w:i/>
        </w:rPr>
        <w:t>f</w:t>
      </w:r>
      <w:r w:rsidRPr="00E2265C">
        <w:t xml:space="preserve"> = 0.</w:t>
      </w:r>
    </w:p>
    <w:p w14:paraId="72A1303C" w14:textId="77777777" w:rsidR="004C02EF" w:rsidRPr="00E2265C" w:rsidRDefault="004C02EF" w:rsidP="004C02EF">
      <w:pPr>
        <w:pStyle w:val="Alg4"/>
        <w:numPr>
          <w:ilvl w:val="1"/>
          <w:numId w:val="245"/>
        </w:numPr>
      </w:pPr>
      <w:r w:rsidRPr="00E2265C">
        <w:t xml:space="preserve">Let </w:t>
      </w:r>
      <w:r w:rsidRPr="00E2265C">
        <w:rPr>
          <w:i/>
        </w:rPr>
        <w:t>m</w:t>
      </w:r>
      <w:r w:rsidRPr="00E2265C">
        <w:t xml:space="preserve"> be the </w:t>
      </w:r>
      <w:r>
        <w:t>String</w:t>
      </w:r>
      <w:r w:rsidRPr="00E2265C">
        <w:t xml:space="preserve"> consisting of </w:t>
      </w:r>
      <w:r w:rsidRPr="00E2265C">
        <w:rPr>
          <w:i/>
        </w:rPr>
        <w:t>f</w:t>
      </w:r>
      <w:r w:rsidRPr="00E2265C">
        <w:t>+1 occurrences of the character ‘</w:t>
      </w:r>
      <w:r>
        <w:rPr>
          <w:rFonts w:ascii="Courier New" w:hAnsi="Courier New"/>
        </w:rPr>
        <w:t>0</w:t>
      </w:r>
      <w:r w:rsidRPr="00E2265C">
        <w:t>’.</w:t>
      </w:r>
    </w:p>
    <w:p w14:paraId="2CC4525A" w14:textId="77777777" w:rsidR="004C02EF" w:rsidRPr="00E2265C" w:rsidRDefault="004C02EF" w:rsidP="004C02EF">
      <w:pPr>
        <w:pStyle w:val="Alg4"/>
        <w:numPr>
          <w:ilvl w:val="1"/>
          <w:numId w:val="245"/>
        </w:numPr>
      </w:pPr>
      <w:r w:rsidRPr="00E2265C">
        <w:t xml:space="preserve">Let </w:t>
      </w:r>
      <w:r w:rsidRPr="00E2265C">
        <w:rPr>
          <w:i/>
        </w:rPr>
        <w:t>e</w:t>
      </w:r>
      <w:r w:rsidRPr="00E2265C">
        <w:t xml:space="preserve"> = 0.</w:t>
      </w:r>
    </w:p>
    <w:p w14:paraId="0298178C" w14:textId="77777777" w:rsidR="004C02EF" w:rsidRPr="00E2265C" w:rsidRDefault="004C02EF" w:rsidP="004C02EF">
      <w:pPr>
        <w:pStyle w:val="Alg4"/>
        <w:numPr>
          <w:ilvl w:val="0"/>
          <w:numId w:val="245"/>
        </w:numPr>
      </w:pPr>
      <w:r w:rsidRPr="00E2265C">
        <w:t xml:space="preserve">Else, </w:t>
      </w:r>
      <w:r w:rsidRPr="00E2265C">
        <w:rPr>
          <w:i/>
        </w:rPr>
        <w:t>x</w:t>
      </w:r>
      <w:r w:rsidRPr="00E2265C">
        <w:t xml:space="preserve"> </w:t>
      </w:r>
      <w:r w:rsidRPr="00E2265C">
        <w:sym w:font="Symbol" w:char="F0B9"/>
      </w:r>
      <w:r w:rsidRPr="00E2265C">
        <w:t xml:space="preserve"> 0</w:t>
      </w:r>
    </w:p>
    <w:p w14:paraId="1FCC08F6" w14:textId="77777777" w:rsidR="004C02EF" w:rsidRPr="00E2265C" w:rsidRDefault="004C02EF" w:rsidP="004C02EF">
      <w:pPr>
        <w:pStyle w:val="Alg4"/>
        <w:numPr>
          <w:ilvl w:val="1"/>
          <w:numId w:val="245"/>
        </w:numPr>
      </w:pPr>
      <w:r w:rsidRPr="00E2265C">
        <w:t xml:space="preserve">If fractionDigits is not </w:t>
      </w:r>
      <w:r w:rsidRPr="00E2265C">
        <w:rPr>
          <w:b/>
        </w:rPr>
        <w:t>undefined</w:t>
      </w:r>
      <w:r w:rsidRPr="00E2265C">
        <w:t>, then</w:t>
      </w:r>
    </w:p>
    <w:p w14:paraId="71809A8F" w14:textId="77777777" w:rsidR="004C02EF" w:rsidRPr="00E2265C" w:rsidRDefault="004C02EF" w:rsidP="004C02EF">
      <w:pPr>
        <w:pStyle w:val="Alg4"/>
        <w:numPr>
          <w:ilvl w:val="2"/>
          <w:numId w:val="245"/>
        </w:numPr>
      </w:pPr>
      <w:r w:rsidRPr="00E2265C">
        <w:t xml:space="preserve">Let </w:t>
      </w:r>
      <w:r w:rsidRPr="00E2265C">
        <w:rPr>
          <w:i/>
        </w:rPr>
        <w:t>e</w:t>
      </w:r>
      <w:r w:rsidRPr="00E2265C">
        <w:t xml:space="preserve"> and </w:t>
      </w:r>
      <w:r w:rsidRPr="00E2265C">
        <w:rPr>
          <w:i/>
        </w:rPr>
        <w:t>n</w:t>
      </w:r>
      <w:r w:rsidRPr="00E2265C">
        <w:t xml:space="preserve"> be integers such that 10</w:t>
      </w:r>
      <w:r w:rsidRPr="00E2265C">
        <w:rPr>
          <w:i/>
          <w:vertAlign w:val="superscript"/>
        </w:rPr>
        <w:t>f</w:t>
      </w:r>
      <w:r w:rsidRPr="00E2265C">
        <w:t xml:space="preserve"> </w:t>
      </w:r>
      <w:r w:rsidRPr="00E2265C">
        <w:sym w:font="Symbol" w:char="F0A3"/>
      </w:r>
      <w:r w:rsidRPr="00E2265C">
        <w:t xml:space="preserve"> </w:t>
      </w:r>
      <w:r w:rsidRPr="00E2265C">
        <w:rPr>
          <w:i/>
        </w:rPr>
        <w:t>n</w:t>
      </w:r>
      <w:r w:rsidRPr="00E2265C">
        <w:t xml:space="preserve"> &lt; 10</w:t>
      </w:r>
      <w:r w:rsidRPr="00E2265C">
        <w:rPr>
          <w:i/>
          <w:vertAlign w:val="superscript"/>
        </w:rPr>
        <w:t>f</w:t>
      </w:r>
      <w:r w:rsidRPr="00E2265C">
        <w:rPr>
          <w:vertAlign w:val="superscript"/>
        </w:rPr>
        <w:t>+1</w:t>
      </w:r>
      <w:r w:rsidRPr="00E2265C">
        <w:t xml:space="preserve"> and for which the exact mathematical value of </w:t>
      </w:r>
      <w:r w:rsidRPr="00E2265C">
        <w:rPr>
          <w:i/>
        </w:rPr>
        <w:t>n</w:t>
      </w:r>
      <w:r w:rsidRPr="00E2265C">
        <w:t xml:space="preserve"> </w:t>
      </w:r>
      <w:r w:rsidRPr="00E2265C">
        <w:sym w:font="Symbol" w:char="F0B4"/>
      </w:r>
      <w:r w:rsidRPr="00E2265C">
        <w:t xml:space="preserve"> 10</w:t>
      </w:r>
      <w:r w:rsidRPr="00E2265C">
        <w:rPr>
          <w:i/>
          <w:vertAlign w:val="superscript"/>
        </w:rPr>
        <w:t>e</w:t>
      </w:r>
      <w:r w:rsidRPr="00E2265C">
        <w:rPr>
          <w:vertAlign w:val="superscript"/>
        </w:rPr>
        <w:t>–</w:t>
      </w:r>
      <w:r w:rsidRPr="00E2265C">
        <w:rPr>
          <w:i/>
          <w:vertAlign w:val="superscript"/>
        </w:rPr>
        <w:t>f</w:t>
      </w:r>
      <w:r w:rsidRPr="00E2265C">
        <w:t xml:space="preserve"> – </w:t>
      </w:r>
      <w:r w:rsidRPr="00E2265C">
        <w:rPr>
          <w:i/>
        </w:rPr>
        <w:t>x</w:t>
      </w:r>
      <w:r w:rsidRPr="00E2265C">
        <w:t xml:space="preserve"> is as close to zero as possible. If there are two such sets of </w:t>
      </w:r>
      <w:r w:rsidRPr="00E2265C">
        <w:rPr>
          <w:i/>
        </w:rPr>
        <w:t>e</w:t>
      </w:r>
      <w:r w:rsidRPr="00E2265C">
        <w:t xml:space="preserve"> and </w:t>
      </w:r>
      <w:r w:rsidRPr="00E2265C">
        <w:rPr>
          <w:i/>
        </w:rPr>
        <w:t>n</w:t>
      </w:r>
      <w:r w:rsidRPr="00E2265C">
        <w:t xml:space="preserve">, pick the </w:t>
      </w:r>
      <w:r w:rsidRPr="00E2265C">
        <w:rPr>
          <w:i/>
        </w:rPr>
        <w:t>e</w:t>
      </w:r>
      <w:r w:rsidRPr="00E2265C">
        <w:t xml:space="preserve"> and </w:t>
      </w:r>
      <w:r w:rsidRPr="00E2265C">
        <w:rPr>
          <w:i/>
        </w:rPr>
        <w:t>n</w:t>
      </w:r>
      <w:r w:rsidRPr="00E2265C">
        <w:t xml:space="preserve"> for which </w:t>
      </w:r>
      <w:r w:rsidRPr="00E2265C">
        <w:rPr>
          <w:i/>
        </w:rPr>
        <w:t>n</w:t>
      </w:r>
      <w:r w:rsidRPr="00E2265C">
        <w:t xml:space="preserve"> </w:t>
      </w:r>
      <w:r w:rsidRPr="00E2265C">
        <w:sym w:font="Symbol" w:char="F0B4"/>
      </w:r>
      <w:r w:rsidRPr="00E2265C">
        <w:t xml:space="preserve"> 10</w:t>
      </w:r>
      <w:r w:rsidRPr="00E2265C">
        <w:rPr>
          <w:i/>
          <w:vertAlign w:val="superscript"/>
        </w:rPr>
        <w:t>e</w:t>
      </w:r>
      <w:r w:rsidRPr="00E2265C">
        <w:rPr>
          <w:vertAlign w:val="superscript"/>
        </w:rPr>
        <w:t>–</w:t>
      </w:r>
      <w:r w:rsidRPr="00E2265C">
        <w:rPr>
          <w:i/>
          <w:vertAlign w:val="superscript"/>
        </w:rPr>
        <w:t>f</w:t>
      </w:r>
      <w:r w:rsidRPr="00E2265C">
        <w:t xml:space="preserve"> is larger.</w:t>
      </w:r>
    </w:p>
    <w:p w14:paraId="6DB664F2" w14:textId="77777777" w:rsidR="004C02EF" w:rsidRPr="00E2265C" w:rsidRDefault="004C02EF" w:rsidP="004C02EF">
      <w:pPr>
        <w:pStyle w:val="Alg4"/>
        <w:numPr>
          <w:ilvl w:val="1"/>
          <w:numId w:val="245"/>
        </w:numPr>
      </w:pPr>
      <w:r w:rsidRPr="00E2265C">
        <w:t xml:space="preserve">Else, </w:t>
      </w:r>
      <w:r w:rsidRPr="00E2265C">
        <w:rPr>
          <w:i/>
        </w:rPr>
        <w:t>fractionDigits</w:t>
      </w:r>
      <w:r w:rsidRPr="00E2265C">
        <w:t xml:space="preserve"> is </w:t>
      </w:r>
      <w:r w:rsidRPr="00E2265C">
        <w:rPr>
          <w:b/>
        </w:rPr>
        <w:t>undefined</w:t>
      </w:r>
      <w:r w:rsidRPr="00E2265C" w:rsidDel="00FB0E25">
        <w:t xml:space="preserve"> </w:t>
      </w:r>
    </w:p>
    <w:p w14:paraId="094B81A4" w14:textId="77777777" w:rsidR="004C02EF" w:rsidRPr="00E2265C" w:rsidRDefault="004C02EF" w:rsidP="004C02EF">
      <w:pPr>
        <w:pStyle w:val="Alg4"/>
        <w:numPr>
          <w:ilvl w:val="2"/>
          <w:numId w:val="245"/>
        </w:numPr>
      </w:pPr>
      <w:r w:rsidRPr="00E2265C">
        <w:t xml:space="preserve">Let </w:t>
      </w:r>
      <w:r w:rsidRPr="00E2265C">
        <w:rPr>
          <w:i/>
        </w:rPr>
        <w:t>e</w:t>
      </w:r>
      <w:r w:rsidRPr="00E2265C">
        <w:t xml:space="preserve">, </w:t>
      </w:r>
      <w:r w:rsidRPr="00E2265C">
        <w:rPr>
          <w:i/>
        </w:rPr>
        <w:t>n</w:t>
      </w:r>
      <w:r w:rsidRPr="00E2265C">
        <w:t xml:space="preserve">, and </w:t>
      </w:r>
      <w:r w:rsidRPr="00E2265C">
        <w:rPr>
          <w:i/>
        </w:rPr>
        <w:t>f</w:t>
      </w:r>
      <w:r w:rsidRPr="00E2265C">
        <w:t xml:space="preserve"> be integers such that </w:t>
      </w:r>
      <w:r w:rsidRPr="00E2265C">
        <w:rPr>
          <w:i/>
        </w:rPr>
        <w:t>f</w:t>
      </w:r>
      <w:r w:rsidRPr="00E2265C">
        <w:t xml:space="preserve"> </w:t>
      </w:r>
      <w:r w:rsidRPr="00E2265C">
        <w:sym w:font="Symbol" w:char="F0B3"/>
      </w:r>
      <w:r w:rsidRPr="00E2265C">
        <w:t xml:space="preserve"> 0, 10</w:t>
      </w:r>
      <w:r w:rsidRPr="00E2265C">
        <w:rPr>
          <w:i/>
          <w:vertAlign w:val="superscript"/>
        </w:rPr>
        <w:t>f</w:t>
      </w:r>
      <w:r w:rsidRPr="00E2265C">
        <w:t xml:space="preserve"> </w:t>
      </w:r>
      <w:r w:rsidRPr="00E2265C">
        <w:sym w:font="Symbol" w:char="F0A3"/>
      </w:r>
      <w:r w:rsidRPr="00E2265C">
        <w:t xml:space="preserve"> </w:t>
      </w:r>
      <w:r w:rsidRPr="00E2265C">
        <w:rPr>
          <w:i/>
        </w:rPr>
        <w:t>n</w:t>
      </w:r>
      <w:r w:rsidRPr="00E2265C">
        <w:t xml:space="preserve"> &lt; 10</w:t>
      </w:r>
      <w:r w:rsidRPr="00E2265C">
        <w:rPr>
          <w:i/>
          <w:vertAlign w:val="superscript"/>
        </w:rPr>
        <w:t>f</w:t>
      </w:r>
      <w:r w:rsidRPr="00E2265C">
        <w:rPr>
          <w:vertAlign w:val="superscript"/>
        </w:rPr>
        <w:t>+1</w:t>
      </w:r>
      <w:r w:rsidRPr="00E2265C">
        <w:t xml:space="preserve">, the number value for n </w:t>
      </w:r>
      <w:r w:rsidRPr="00E2265C">
        <w:sym w:font="Symbol" w:char="F0B4"/>
      </w:r>
      <w:r w:rsidRPr="00E2265C">
        <w:t xml:space="preserve"> 10</w:t>
      </w:r>
      <w:r w:rsidRPr="00E2265C">
        <w:rPr>
          <w:i/>
          <w:vertAlign w:val="superscript"/>
        </w:rPr>
        <w:t>e</w:t>
      </w:r>
      <w:r w:rsidRPr="00E2265C">
        <w:rPr>
          <w:vertAlign w:val="superscript"/>
        </w:rPr>
        <w:t>–</w:t>
      </w:r>
      <w:r w:rsidRPr="00E2265C">
        <w:rPr>
          <w:i/>
          <w:vertAlign w:val="superscript"/>
        </w:rPr>
        <w:t>f</w:t>
      </w:r>
      <w:r w:rsidRPr="00E2265C">
        <w:t xml:space="preserve"> is </w:t>
      </w:r>
      <w:r w:rsidRPr="00E2265C">
        <w:rPr>
          <w:i/>
        </w:rPr>
        <w:t>x</w:t>
      </w:r>
      <w:r w:rsidRPr="00E2265C">
        <w:t xml:space="preserve">, and </w:t>
      </w:r>
      <w:r w:rsidRPr="00E2265C">
        <w:rPr>
          <w:i/>
        </w:rPr>
        <w:t>f</w:t>
      </w:r>
      <w:r w:rsidRPr="00E2265C">
        <w:t xml:space="preserve"> is as small as possible. Note that the decimal representation of </w:t>
      </w:r>
      <w:r w:rsidRPr="00E2265C">
        <w:rPr>
          <w:i/>
        </w:rPr>
        <w:t>n</w:t>
      </w:r>
      <w:r w:rsidRPr="00E2265C">
        <w:t xml:space="preserve"> has </w:t>
      </w:r>
      <w:r w:rsidRPr="00E2265C">
        <w:rPr>
          <w:i/>
        </w:rPr>
        <w:t>f</w:t>
      </w:r>
      <w:r w:rsidRPr="00E2265C">
        <w:t xml:space="preserve">+1 digits, </w:t>
      </w:r>
      <w:r w:rsidRPr="00E2265C">
        <w:rPr>
          <w:i/>
        </w:rPr>
        <w:t>n</w:t>
      </w:r>
      <w:r w:rsidRPr="00E2265C">
        <w:t xml:space="preserve"> is not divisible by 10, and the least significant digit of </w:t>
      </w:r>
      <w:r w:rsidRPr="00E2265C">
        <w:rPr>
          <w:i/>
        </w:rPr>
        <w:t>n</w:t>
      </w:r>
      <w:r w:rsidRPr="00E2265C">
        <w:t xml:space="preserve"> is not necessarily uniquely determined by these criteria.</w:t>
      </w:r>
    </w:p>
    <w:p w14:paraId="30B92F72" w14:textId="77777777" w:rsidR="004C02EF" w:rsidRPr="00E2265C" w:rsidRDefault="004C02EF" w:rsidP="004C02EF">
      <w:pPr>
        <w:pStyle w:val="Alg4"/>
        <w:numPr>
          <w:ilvl w:val="1"/>
          <w:numId w:val="245"/>
        </w:numPr>
      </w:pPr>
      <w:r w:rsidRPr="00E2265C">
        <w:t xml:space="preserve">Let </w:t>
      </w:r>
      <w:r w:rsidRPr="00E2265C">
        <w:rPr>
          <w:i/>
        </w:rPr>
        <w:t>m</w:t>
      </w:r>
      <w:r w:rsidRPr="00E2265C">
        <w:t xml:space="preserve"> be the </w:t>
      </w:r>
      <w:r>
        <w:t>String</w:t>
      </w:r>
      <w:r w:rsidRPr="00E2265C">
        <w:t xml:space="preserve"> consisting of the digits of the decimal representation of </w:t>
      </w:r>
      <w:r w:rsidRPr="00E2265C">
        <w:rPr>
          <w:i/>
        </w:rPr>
        <w:t>n</w:t>
      </w:r>
      <w:r w:rsidRPr="00E2265C">
        <w:t xml:space="preserve"> (in order, with no leading zeroes).</w:t>
      </w:r>
    </w:p>
    <w:p w14:paraId="4B5DEB1A" w14:textId="77777777" w:rsidR="004C02EF" w:rsidRPr="00E2265C" w:rsidRDefault="004C02EF" w:rsidP="004C02EF">
      <w:pPr>
        <w:pStyle w:val="Alg4"/>
        <w:numPr>
          <w:ilvl w:val="0"/>
          <w:numId w:val="245"/>
        </w:numPr>
      </w:pPr>
      <w:r w:rsidRPr="00E2265C">
        <w:t xml:space="preserve">If </w:t>
      </w:r>
      <w:r w:rsidRPr="00E2265C">
        <w:rPr>
          <w:i/>
        </w:rPr>
        <w:t>f</w:t>
      </w:r>
      <w:r w:rsidRPr="00E2265C">
        <w:t xml:space="preserve"> </w:t>
      </w:r>
      <w:r w:rsidRPr="00E2265C">
        <w:sym w:font="Symbol" w:char="F0B9"/>
      </w:r>
      <w:r w:rsidRPr="00E2265C">
        <w:t xml:space="preserve"> 0, then</w:t>
      </w:r>
    </w:p>
    <w:p w14:paraId="6D11113F" w14:textId="77777777" w:rsidR="004C02EF" w:rsidRPr="00E2265C" w:rsidRDefault="004C02EF" w:rsidP="004C02EF">
      <w:pPr>
        <w:pStyle w:val="Alg4"/>
        <w:numPr>
          <w:ilvl w:val="1"/>
          <w:numId w:val="245"/>
        </w:numPr>
      </w:pPr>
      <w:r w:rsidRPr="00E2265C">
        <w:t xml:space="preserve">Let </w:t>
      </w:r>
      <w:r w:rsidRPr="00E2265C">
        <w:rPr>
          <w:i/>
        </w:rPr>
        <w:t>a</w:t>
      </w:r>
      <w:r w:rsidRPr="00E2265C">
        <w:t xml:space="preserve"> be the first character of </w:t>
      </w:r>
      <w:r w:rsidRPr="00E2265C">
        <w:rPr>
          <w:i/>
        </w:rPr>
        <w:t>m</w:t>
      </w:r>
      <w:r w:rsidRPr="00E2265C">
        <w:t xml:space="preserve">, and let </w:t>
      </w:r>
      <w:r w:rsidRPr="00E2265C">
        <w:rPr>
          <w:i/>
        </w:rPr>
        <w:t>b</w:t>
      </w:r>
      <w:r w:rsidRPr="00E2265C">
        <w:t xml:space="preserve"> be the remaining </w:t>
      </w:r>
      <w:r w:rsidRPr="00E2265C">
        <w:rPr>
          <w:i/>
        </w:rPr>
        <w:t>f</w:t>
      </w:r>
      <w:r w:rsidRPr="00E2265C">
        <w:t xml:space="preserve"> characters of </w:t>
      </w:r>
      <w:r w:rsidRPr="00E2265C">
        <w:rPr>
          <w:i/>
        </w:rPr>
        <w:t>m</w:t>
      </w:r>
      <w:r w:rsidRPr="00E2265C">
        <w:t>.</w:t>
      </w:r>
    </w:p>
    <w:p w14:paraId="42CF7EB2" w14:textId="77777777" w:rsidR="004C02EF" w:rsidRPr="00E2265C" w:rsidRDefault="004C02EF" w:rsidP="004C02EF">
      <w:pPr>
        <w:pStyle w:val="Alg4"/>
        <w:numPr>
          <w:ilvl w:val="1"/>
          <w:numId w:val="245"/>
        </w:numPr>
      </w:pPr>
      <w:r w:rsidRPr="00E2265C">
        <w:t xml:space="preserve">Let </w:t>
      </w:r>
      <w:r w:rsidRPr="00E2265C">
        <w:rPr>
          <w:i/>
        </w:rPr>
        <w:t>m</w:t>
      </w:r>
      <w:r w:rsidRPr="00E2265C">
        <w:t xml:space="preserve"> be the concatenation of the three </w:t>
      </w:r>
      <w:r>
        <w:t>Strings</w:t>
      </w:r>
      <w:r w:rsidRPr="00E2265C">
        <w:t xml:space="preserve"> </w:t>
      </w:r>
      <w:r w:rsidRPr="00E2265C">
        <w:rPr>
          <w:i/>
        </w:rPr>
        <w:t>a</w:t>
      </w:r>
      <w:r w:rsidRPr="00E2265C">
        <w:t xml:space="preserve">, </w:t>
      </w:r>
      <w:r>
        <w:rPr>
          <w:rFonts w:ascii="Courier New" w:hAnsi="Courier New"/>
          <w:b/>
        </w:rPr>
        <w:t>"."</w:t>
      </w:r>
      <w:r w:rsidRPr="00E2265C">
        <w:t xml:space="preserve">, and </w:t>
      </w:r>
      <w:r w:rsidRPr="00E2265C">
        <w:rPr>
          <w:i/>
        </w:rPr>
        <w:t>b</w:t>
      </w:r>
      <w:r w:rsidRPr="00E2265C">
        <w:t>.</w:t>
      </w:r>
    </w:p>
    <w:p w14:paraId="2D3C4037" w14:textId="77777777" w:rsidR="004C02EF" w:rsidRPr="00E2265C" w:rsidRDefault="004C02EF" w:rsidP="004C02EF">
      <w:pPr>
        <w:pStyle w:val="Alg4"/>
        <w:numPr>
          <w:ilvl w:val="0"/>
          <w:numId w:val="245"/>
        </w:numPr>
      </w:pPr>
      <w:r w:rsidRPr="00E2265C">
        <w:t xml:space="preserve">If </w:t>
      </w:r>
      <w:r w:rsidRPr="00E2265C">
        <w:rPr>
          <w:i/>
        </w:rPr>
        <w:t>e</w:t>
      </w:r>
      <w:r w:rsidRPr="00E2265C">
        <w:t xml:space="preserve"> = 0, then </w:t>
      </w:r>
    </w:p>
    <w:p w14:paraId="7B7857BE" w14:textId="77777777" w:rsidR="004C02EF" w:rsidRPr="00E2265C" w:rsidRDefault="004C02EF" w:rsidP="004C02EF">
      <w:pPr>
        <w:pStyle w:val="Alg4"/>
        <w:numPr>
          <w:ilvl w:val="1"/>
          <w:numId w:val="245"/>
        </w:numPr>
      </w:pPr>
      <w:r w:rsidRPr="00E2265C">
        <w:t xml:space="preserve">Let </w:t>
      </w:r>
      <w:r w:rsidRPr="00E2265C">
        <w:rPr>
          <w:i/>
        </w:rPr>
        <w:t>c</w:t>
      </w:r>
      <w:r w:rsidRPr="00E2265C">
        <w:t xml:space="preserve"> = </w:t>
      </w:r>
      <w:r>
        <w:rPr>
          <w:rFonts w:ascii="Courier New" w:hAnsi="Courier New"/>
          <w:b/>
        </w:rPr>
        <w:t>"+".</w:t>
      </w:r>
    </w:p>
    <w:p w14:paraId="52CB0517" w14:textId="77777777" w:rsidR="004C02EF" w:rsidRPr="00E2265C" w:rsidRDefault="004C02EF" w:rsidP="004C02EF">
      <w:pPr>
        <w:pStyle w:val="Alg4"/>
        <w:numPr>
          <w:ilvl w:val="1"/>
          <w:numId w:val="245"/>
        </w:numPr>
      </w:pPr>
      <w:r w:rsidRPr="00E2265C">
        <w:t xml:space="preserve">Let </w:t>
      </w:r>
      <w:r w:rsidRPr="00E2265C">
        <w:rPr>
          <w:i/>
        </w:rPr>
        <w:t>d</w:t>
      </w:r>
      <w:r w:rsidRPr="00E2265C">
        <w:t xml:space="preserve"> = </w:t>
      </w:r>
      <w:r>
        <w:rPr>
          <w:rFonts w:ascii="Courier New" w:hAnsi="Courier New"/>
          <w:b/>
        </w:rPr>
        <w:t>"0".</w:t>
      </w:r>
    </w:p>
    <w:p w14:paraId="518F20F1" w14:textId="77777777" w:rsidR="004C02EF" w:rsidRPr="00E2265C" w:rsidRDefault="004C02EF" w:rsidP="004C02EF">
      <w:pPr>
        <w:pStyle w:val="Alg4"/>
        <w:numPr>
          <w:ilvl w:val="0"/>
          <w:numId w:val="245"/>
        </w:numPr>
      </w:pPr>
      <w:r w:rsidRPr="00E2265C">
        <w:t>Else</w:t>
      </w:r>
    </w:p>
    <w:p w14:paraId="7AEF925E" w14:textId="77777777" w:rsidR="004C02EF" w:rsidRPr="00E2265C" w:rsidRDefault="004C02EF" w:rsidP="004C02EF">
      <w:pPr>
        <w:pStyle w:val="Alg4"/>
        <w:numPr>
          <w:ilvl w:val="1"/>
          <w:numId w:val="245"/>
        </w:numPr>
      </w:pPr>
      <w:r w:rsidRPr="00E2265C">
        <w:t xml:space="preserve">If </w:t>
      </w:r>
      <w:r w:rsidRPr="00E2265C">
        <w:rPr>
          <w:i/>
        </w:rPr>
        <w:t>e</w:t>
      </w:r>
      <w:r w:rsidRPr="00E2265C">
        <w:t xml:space="preserve"> &gt; 0, then let </w:t>
      </w:r>
      <w:r w:rsidRPr="00E2265C">
        <w:rPr>
          <w:i/>
        </w:rPr>
        <w:t>c</w:t>
      </w:r>
      <w:r w:rsidRPr="00E2265C">
        <w:t xml:space="preserve"> = </w:t>
      </w:r>
      <w:r>
        <w:rPr>
          <w:rFonts w:ascii="Courier New" w:hAnsi="Courier New"/>
          <w:b/>
        </w:rPr>
        <w:t>"+".</w:t>
      </w:r>
    </w:p>
    <w:p w14:paraId="53CF11AA" w14:textId="77777777" w:rsidR="004C02EF" w:rsidRPr="00E2265C" w:rsidRDefault="004C02EF" w:rsidP="004C02EF">
      <w:pPr>
        <w:pStyle w:val="Alg4"/>
        <w:numPr>
          <w:ilvl w:val="1"/>
          <w:numId w:val="245"/>
        </w:numPr>
      </w:pPr>
      <w:r w:rsidRPr="00E2265C">
        <w:t xml:space="preserve">Else, </w:t>
      </w:r>
      <w:r w:rsidRPr="00E2265C">
        <w:rPr>
          <w:i/>
        </w:rPr>
        <w:t>e</w:t>
      </w:r>
      <w:r w:rsidRPr="00E2265C">
        <w:t xml:space="preserve"> ≤ 0</w:t>
      </w:r>
    </w:p>
    <w:p w14:paraId="49E587CA" w14:textId="77777777" w:rsidR="004C02EF" w:rsidRPr="00E2265C" w:rsidRDefault="004C02EF" w:rsidP="004C02EF">
      <w:pPr>
        <w:pStyle w:val="Alg4"/>
        <w:numPr>
          <w:ilvl w:val="2"/>
          <w:numId w:val="245"/>
        </w:numPr>
      </w:pPr>
      <w:r w:rsidRPr="00E2265C">
        <w:t xml:space="preserve">Let </w:t>
      </w:r>
      <w:r w:rsidRPr="00E2265C">
        <w:rPr>
          <w:i/>
        </w:rPr>
        <w:t>c</w:t>
      </w:r>
      <w:r w:rsidRPr="00E2265C">
        <w:t xml:space="preserve"> = </w:t>
      </w:r>
      <w:r>
        <w:rPr>
          <w:rFonts w:ascii="Courier New" w:hAnsi="Courier New"/>
          <w:b/>
        </w:rPr>
        <w:t>"-"</w:t>
      </w:r>
      <w:r w:rsidRPr="00E2265C">
        <w:t>.</w:t>
      </w:r>
    </w:p>
    <w:p w14:paraId="059732D8" w14:textId="77777777" w:rsidR="004C02EF" w:rsidRPr="00E2265C" w:rsidRDefault="004C02EF" w:rsidP="004C02EF">
      <w:pPr>
        <w:pStyle w:val="Alg4"/>
        <w:numPr>
          <w:ilvl w:val="2"/>
          <w:numId w:val="245"/>
        </w:numPr>
      </w:pPr>
      <w:r w:rsidRPr="00E2265C">
        <w:t xml:space="preserve">Let </w:t>
      </w:r>
      <w:r w:rsidRPr="00E2265C">
        <w:rPr>
          <w:i/>
        </w:rPr>
        <w:t>e</w:t>
      </w:r>
      <w:r w:rsidRPr="00E2265C">
        <w:t xml:space="preserve"> = –</w:t>
      </w:r>
      <w:r w:rsidRPr="00E2265C">
        <w:rPr>
          <w:i/>
        </w:rPr>
        <w:t>e</w:t>
      </w:r>
      <w:r w:rsidRPr="00E2265C">
        <w:t>.</w:t>
      </w:r>
    </w:p>
    <w:p w14:paraId="14862F82" w14:textId="77777777" w:rsidR="004C02EF" w:rsidRPr="00E2265C" w:rsidRDefault="004C02EF" w:rsidP="004C02EF">
      <w:pPr>
        <w:pStyle w:val="Alg4"/>
        <w:numPr>
          <w:ilvl w:val="1"/>
          <w:numId w:val="245"/>
        </w:numPr>
      </w:pPr>
      <w:r w:rsidRPr="00E2265C">
        <w:t xml:space="preserve">Let </w:t>
      </w:r>
      <w:r w:rsidRPr="00E2265C">
        <w:rPr>
          <w:i/>
        </w:rPr>
        <w:t>d</w:t>
      </w:r>
      <w:r w:rsidRPr="00E2265C">
        <w:t xml:space="preserve"> be the </w:t>
      </w:r>
      <w:r>
        <w:t>String</w:t>
      </w:r>
      <w:r w:rsidRPr="00E2265C">
        <w:t xml:space="preserve"> consisting of the digits of the decimal representation of </w:t>
      </w:r>
      <w:r w:rsidRPr="00E2265C">
        <w:rPr>
          <w:i/>
        </w:rPr>
        <w:t>e</w:t>
      </w:r>
      <w:r w:rsidRPr="00E2265C">
        <w:t xml:space="preserve"> (in order, with no leading zeroes).</w:t>
      </w:r>
    </w:p>
    <w:p w14:paraId="7AD95A0D" w14:textId="77777777" w:rsidR="004C02EF" w:rsidRPr="00E2265C" w:rsidRDefault="004C02EF" w:rsidP="004C02EF">
      <w:pPr>
        <w:pStyle w:val="Alg4"/>
        <w:numPr>
          <w:ilvl w:val="0"/>
          <w:numId w:val="245"/>
        </w:numPr>
      </w:pPr>
      <w:r w:rsidRPr="00E2265C">
        <w:t xml:space="preserve">Let </w:t>
      </w:r>
      <w:r w:rsidRPr="00E2265C">
        <w:rPr>
          <w:i/>
        </w:rPr>
        <w:t>m</w:t>
      </w:r>
      <w:r w:rsidRPr="00E2265C">
        <w:t xml:space="preserve"> be the concatenation of the four </w:t>
      </w:r>
      <w:r>
        <w:t>Strings</w:t>
      </w:r>
      <w:r w:rsidRPr="00E2265C">
        <w:t xml:space="preserve"> </w:t>
      </w:r>
      <w:r w:rsidRPr="00E2265C">
        <w:rPr>
          <w:i/>
        </w:rPr>
        <w:t>m</w:t>
      </w:r>
      <w:r w:rsidRPr="00E2265C">
        <w:t xml:space="preserve">, </w:t>
      </w:r>
      <w:r>
        <w:rPr>
          <w:rFonts w:ascii="Courier New" w:hAnsi="Courier New"/>
          <w:b/>
        </w:rPr>
        <w:t>"e"</w:t>
      </w:r>
      <w:r w:rsidRPr="00E2265C">
        <w:t xml:space="preserve">, </w:t>
      </w:r>
      <w:r w:rsidRPr="00E2265C">
        <w:rPr>
          <w:i/>
        </w:rPr>
        <w:t>c</w:t>
      </w:r>
      <w:r w:rsidRPr="00E2265C">
        <w:t xml:space="preserve">, and </w:t>
      </w:r>
      <w:r w:rsidRPr="00E2265C">
        <w:rPr>
          <w:i/>
        </w:rPr>
        <w:t>d</w:t>
      </w:r>
      <w:r w:rsidRPr="00E2265C">
        <w:t>.</w:t>
      </w:r>
    </w:p>
    <w:p w14:paraId="7F609E07" w14:textId="77777777" w:rsidR="004C02EF" w:rsidRPr="00E2265C" w:rsidRDefault="004C02EF" w:rsidP="004C02EF">
      <w:pPr>
        <w:pStyle w:val="Alg4"/>
        <w:numPr>
          <w:ilvl w:val="0"/>
          <w:numId w:val="245"/>
        </w:numPr>
        <w:spacing w:after="220"/>
      </w:pPr>
      <w:r w:rsidRPr="00E2265C">
        <w:t xml:space="preserve">Return the concatenation of the </w:t>
      </w:r>
      <w:r>
        <w:t>Strings</w:t>
      </w:r>
      <w:r w:rsidRPr="00E2265C">
        <w:t xml:space="preserve"> </w:t>
      </w:r>
      <w:r w:rsidRPr="00E2265C">
        <w:rPr>
          <w:i/>
        </w:rPr>
        <w:t>s</w:t>
      </w:r>
      <w:r w:rsidRPr="00E2265C">
        <w:t xml:space="preserve"> and </w:t>
      </w:r>
      <w:r w:rsidRPr="00E2265C">
        <w:rPr>
          <w:i/>
        </w:rPr>
        <w:t>m</w:t>
      </w:r>
      <w:r w:rsidRPr="00E2265C">
        <w:t>.</w:t>
      </w:r>
    </w:p>
    <w:p w14:paraId="389B75BE"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toExponential</w:t>
      </w:r>
      <w:r>
        <w:t xml:space="preserve"> method is </w:t>
      </w:r>
      <w:r>
        <w:rPr>
          <w:b/>
        </w:rPr>
        <w:t>1</w:t>
      </w:r>
      <w:r>
        <w:t>.</w:t>
      </w:r>
    </w:p>
    <w:p w14:paraId="3F00D5F6" w14:textId="77777777" w:rsidR="004C02EF" w:rsidRDefault="004C02EF" w:rsidP="004C02EF">
      <w:r>
        <w:t xml:space="preserve">If the </w:t>
      </w:r>
      <w:r>
        <w:rPr>
          <w:rFonts w:ascii="Courier New" w:hAnsi="Courier New"/>
          <w:b/>
        </w:rPr>
        <w:t>toExponential</w:t>
      </w:r>
      <w:r>
        <w:t xml:space="preserve"> method is called with more than one argument, then the behaviour is undefined (see clause 15).</w:t>
      </w:r>
    </w:p>
    <w:p w14:paraId="1E1D1357" w14:textId="77777777" w:rsidR="004C02EF" w:rsidRDefault="004C02EF" w:rsidP="004C02EF">
      <w:r>
        <w:t xml:space="preserve">An implementation is permitted to extend the behaviour of </w:t>
      </w:r>
      <w:r>
        <w:rPr>
          <w:rFonts w:ascii="Courier New" w:hAnsi="Courier New"/>
          <w:b/>
        </w:rPr>
        <w:t>toExponential</w:t>
      </w:r>
      <w:r>
        <w:t xml:space="preserve"> for values of </w:t>
      </w:r>
      <w:r w:rsidRPr="00F02209">
        <w:rPr>
          <w:rFonts w:ascii="Times New Roman" w:hAnsi="Times New Roman"/>
          <w:i/>
        </w:rPr>
        <w:t>fractionDigits</w:t>
      </w:r>
      <w:r>
        <w:t xml:space="preserve"> less than 0 or greater than 20. In this case </w:t>
      </w:r>
      <w:r>
        <w:rPr>
          <w:rFonts w:ascii="Courier New" w:hAnsi="Courier New"/>
          <w:b/>
        </w:rPr>
        <w:t>toExponential</w:t>
      </w:r>
      <w:r>
        <w:t xml:space="preserve"> would not necessarily throw </w:t>
      </w:r>
      <w:r>
        <w:rPr>
          <w:b/>
        </w:rPr>
        <w:t>RangeError</w:t>
      </w:r>
      <w:r>
        <w:t xml:space="preserve"> for such values.</w:t>
      </w:r>
    </w:p>
    <w:p w14:paraId="5C7BA355" w14:textId="77777777" w:rsidR="004C02EF" w:rsidRDefault="004C02EF" w:rsidP="004C02EF">
      <w:pPr>
        <w:pStyle w:val="Note"/>
        <w:spacing w:after="120"/>
      </w:pPr>
      <w:r w:rsidRPr="00E2265C">
        <w:t>NOTE</w:t>
      </w:r>
      <w:r w:rsidRPr="00E2265C">
        <w:tab/>
        <w:t>For implementations that provide more accurate conversions than required by the rules above, it is recommended that the following alternative version of step 9.b.i be used as a guideline:</w:t>
      </w:r>
    </w:p>
    <w:p w14:paraId="0E35CC99" w14:textId="77777777" w:rsidR="004C02EF" w:rsidRPr="00E2265C" w:rsidRDefault="004C02EF" w:rsidP="004C02EF">
      <w:pPr>
        <w:numPr>
          <w:ilvl w:val="2"/>
          <w:numId w:val="246"/>
        </w:numPr>
        <w:rPr>
          <w:rFonts w:ascii="Times New Roman" w:hAnsi="Times New Roman"/>
          <w:sz w:val="18"/>
        </w:rPr>
      </w:pPr>
      <w:r w:rsidRPr="00E2265C">
        <w:rPr>
          <w:rFonts w:ascii="Times New Roman" w:hAnsi="Times New Roman"/>
          <w:sz w:val="18"/>
        </w:rPr>
        <w:t xml:space="preserve">Let </w:t>
      </w:r>
      <w:r w:rsidRPr="00E2265C">
        <w:rPr>
          <w:rFonts w:ascii="Times New Roman" w:hAnsi="Times New Roman"/>
          <w:i/>
          <w:sz w:val="18"/>
        </w:rPr>
        <w:t>e</w:t>
      </w:r>
      <w:r w:rsidRPr="00E2265C">
        <w:rPr>
          <w:rFonts w:ascii="Times New Roman" w:hAnsi="Times New Roman"/>
          <w:sz w:val="18"/>
        </w:rPr>
        <w:t xml:space="preserve">, </w:t>
      </w:r>
      <w:r w:rsidRPr="00E2265C">
        <w:rPr>
          <w:rFonts w:ascii="Times New Roman" w:hAnsi="Times New Roman"/>
          <w:i/>
          <w:sz w:val="18"/>
        </w:rPr>
        <w:t>n</w:t>
      </w:r>
      <w:r w:rsidRPr="00E2265C">
        <w:rPr>
          <w:rFonts w:ascii="Times New Roman" w:hAnsi="Times New Roman"/>
          <w:sz w:val="18"/>
        </w:rPr>
        <w:t xml:space="preserve">, and </w:t>
      </w:r>
      <w:r w:rsidRPr="00E2265C">
        <w:rPr>
          <w:rFonts w:ascii="Times New Roman" w:hAnsi="Times New Roman"/>
          <w:i/>
          <w:sz w:val="18"/>
        </w:rPr>
        <w:t xml:space="preserve">f </w:t>
      </w:r>
      <w:r w:rsidRPr="00E2265C">
        <w:rPr>
          <w:rFonts w:ascii="Times New Roman" w:hAnsi="Times New Roman"/>
          <w:sz w:val="18"/>
        </w:rPr>
        <w:t xml:space="preserve">be integers such that </w:t>
      </w:r>
      <w:r w:rsidRPr="00E2265C">
        <w:rPr>
          <w:rFonts w:ascii="Times New Roman" w:hAnsi="Times New Roman"/>
          <w:i/>
          <w:sz w:val="18"/>
        </w:rPr>
        <w:t>f</w:t>
      </w:r>
      <w:r w:rsidRPr="00E2265C">
        <w:rPr>
          <w:rFonts w:ascii="Times New Roman" w:hAnsi="Times New Roman"/>
          <w:sz w:val="18"/>
        </w:rPr>
        <w:t xml:space="preserve"> </w:t>
      </w:r>
      <w:r w:rsidRPr="00E2265C">
        <w:rPr>
          <w:rFonts w:ascii="Times New Roman" w:hAnsi="Times New Roman"/>
          <w:sz w:val="18"/>
        </w:rPr>
        <w:sym w:font="Symbol" w:char="F0B3"/>
      </w:r>
      <w:r w:rsidRPr="00E2265C">
        <w:rPr>
          <w:rFonts w:ascii="Times New Roman" w:hAnsi="Times New Roman"/>
          <w:sz w:val="18"/>
        </w:rPr>
        <w:t xml:space="preserve"> 0, 10</w:t>
      </w:r>
      <w:r w:rsidRPr="00E2265C">
        <w:rPr>
          <w:rFonts w:ascii="Times New Roman" w:hAnsi="Times New Roman"/>
          <w:i/>
          <w:sz w:val="18"/>
          <w:vertAlign w:val="superscript"/>
        </w:rPr>
        <w:t>f</w:t>
      </w:r>
      <w:r w:rsidRPr="00E2265C">
        <w:rPr>
          <w:rFonts w:ascii="Times New Roman" w:hAnsi="Times New Roman"/>
          <w:sz w:val="18"/>
        </w:rPr>
        <w:t xml:space="preserve"> </w:t>
      </w:r>
      <w:r w:rsidRPr="00E2265C">
        <w:rPr>
          <w:rFonts w:ascii="Times New Roman" w:hAnsi="Times New Roman"/>
          <w:sz w:val="18"/>
        </w:rPr>
        <w:sym w:font="Symbol" w:char="F0A3"/>
      </w:r>
      <w:r w:rsidRPr="00E2265C">
        <w:rPr>
          <w:rFonts w:ascii="Times New Roman" w:hAnsi="Times New Roman"/>
          <w:sz w:val="18"/>
        </w:rPr>
        <w:t xml:space="preserve"> n &lt; 10</w:t>
      </w:r>
      <w:r w:rsidRPr="00E2265C">
        <w:rPr>
          <w:rFonts w:ascii="Times New Roman" w:hAnsi="Times New Roman"/>
          <w:i/>
          <w:sz w:val="18"/>
          <w:vertAlign w:val="superscript"/>
        </w:rPr>
        <w:t>f</w:t>
      </w:r>
      <w:r w:rsidRPr="00E2265C">
        <w:rPr>
          <w:rFonts w:ascii="Times New Roman" w:hAnsi="Times New Roman"/>
          <w:sz w:val="18"/>
          <w:vertAlign w:val="superscript"/>
        </w:rPr>
        <w:t>+1</w:t>
      </w:r>
      <w:r w:rsidRPr="00E2265C">
        <w:rPr>
          <w:rFonts w:ascii="Times New Roman" w:hAnsi="Times New Roman"/>
          <w:sz w:val="18"/>
        </w:rPr>
        <w:t xml:space="preserve">, the number value for n </w:t>
      </w:r>
      <w:r w:rsidRPr="00E2265C">
        <w:rPr>
          <w:rFonts w:ascii="Times New Roman" w:hAnsi="Times New Roman"/>
          <w:sz w:val="18"/>
        </w:rPr>
        <w:sym w:font="Symbol" w:char="F0B4"/>
      </w:r>
      <w:r w:rsidRPr="00E2265C">
        <w:rPr>
          <w:rFonts w:ascii="Times New Roman" w:hAnsi="Times New Roman"/>
          <w:sz w:val="18"/>
        </w:rPr>
        <w:t xml:space="preserve"> 10</w:t>
      </w:r>
      <w:r w:rsidRPr="00E2265C">
        <w:rPr>
          <w:rFonts w:ascii="Times New Roman" w:hAnsi="Times New Roman"/>
          <w:i/>
          <w:sz w:val="18"/>
          <w:vertAlign w:val="superscript"/>
        </w:rPr>
        <w:t>e</w:t>
      </w:r>
      <w:r w:rsidRPr="00E2265C">
        <w:rPr>
          <w:rFonts w:ascii="Times New Roman" w:hAnsi="Times New Roman"/>
          <w:sz w:val="18"/>
          <w:vertAlign w:val="superscript"/>
        </w:rPr>
        <w:t>–</w:t>
      </w:r>
      <w:r w:rsidRPr="00E2265C">
        <w:rPr>
          <w:rFonts w:ascii="Times New Roman" w:hAnsi="Times New Roman"/>
          <w:i/>
          <w:sz w:val="18"/>
          <w:vertAlign w:val="superscript"/>
        </w:rPr>
        <w:t>f</w:t>
      </w:r>
      <w:r w:rsidRPr="00E2265C">
        <w:rPr>
          <w:rFonts w:ascii="Times New Roman" w:hAnsi="Times New Roman"/>
          <w:sz w:val="18"/>
        </w:rPr>
        <w:t xml:space="preserve"> is x, and </w:t>
      </w:r>
      <w:r w:rsidRPr="00E2265C">
        <w:rPr>
          <w:rFonts w:ascii="Times New Roman" w:hAnsi="Times New Roman"/>
          <w:i/>
          <w:sz w:val="18"/>
        </w:rPr>
        <w:t>f</w:t>
      </w:r>
      <w:r w:rsidRPr="00E2265C">
        <w:rPr>
          <w:rFonts w:ascii="Times New Roman" w:hAnsi="Times New Roman"/>
          <w:sz w:val="18"/>
        </w:rPr>
        <w:t xml:space="preserve"> is as small as possible. If there are multiple possibilities for </w:t>
      </w:r>
      <w:r w:rsidRPr="00E2265C">
        <w:rPr>
          <w:rFonts w:ascii="Times New Roman" w:hAnsi="Times New Roman"/>
          <w:i/>
          <w:sz w:val="18"/>
        </w:rPr>
        <w:t>n</w:t>
      </w:r>
      <w:r w:rsidRPr="00E2265C">
        <w:rPr>
          <w:rFonts w:ascii="Times New Roman" w:hAnsi="Times New Roman"/>
          <w:sz w:val="18"/>
        </w:rPr>
        <w:t xml:space="preserve">, choose the value of </w:t>
      </w:r>
      <w:r w:rsidRPr="00E2265C">
        <w:rPr>
          <w:rFonts w:ascii="Times New Roman" w:hAnsi="Times New Roman"/>
          <w:i/>
          <w:sz w:val="18"/>
        </w:rPr>
        <w:t>n</w:t>
      </w:r>
      <w:r w:rsidRPr="00E2265C">
        <w:rPr>
          <w:rFonts w:ascii="Times New Roman" w:hAnsi="Times New Roman"/>
          <w:sz w:val="18"/>
        </w:rPr>
        <w:t xml:space="preserve"> for which </w:t>
      </w:r>
      <w:r w:rsidRPr="00E2265C">
        <w:rPr>
          <w:rFonts w:ascii="Times New Roman" w:hAnsi="Times New Roman"/>
          <w:i/>
          <w:sz w:val="18"/>
        </w:rPr>
        <w:t>n</w:t>
      </w:r>
      <w:r w:rsidRPr="00E2265C">
        <w:rPr>
          <w:rFonts w:ascii="Times New Roman" w:hAnsi="Times New Roman"/>
          <w:sz w:val="18"/>
        </w:rPr>
        <w:t xml:space="preserve"> </w:t>
      </w:r>
      <w:r w:rsidRPr="00E2265C">
        <w:rPr>
          <w:rFonts w:ascii="Times New Roman" w:hAnsi="Times New Roman"/>
          <w:sz w:val="18"/>
        </w:rPr>
        <w:sym w:font="Symbol" w:char="F0B4"/>
      </w:r>
      <w:r w:rsidRPr="00E2265C">
        <w:rPr>
          <w:rFonts w:ascii="Times New Roman" w:hAnsi="Times New Roman"/>
          <w:sz w:val="18"/>
        </w:rPr>
        <w:t xml:space="preserve"> 10</w:t>
      </w:r>
      <w:r w:rsidRPr="00E2265C">
        <w:rPr>
          <w:rFonts w:ascii="Times New Roman" w:hAnsi="Times New Roman"/>
          <w:i/>
          <w:sz w:val="18"/>
          <w:vertAlign w:val="superscript"/>
        </w:rPr>
        <w:t>e</w:t>
      </w:r>
      <w:r w:rsidRPr="00E2265C">
        <w:rPr>
          <w:rFonts w:ascii="Times New Roman" w:hAnsi="Times New Roman"/>
          <w:sz w:val="18"/>
          <w:vertAlign w:val="superscript"/>
        </w:rPr>
        <w:t>–</w:t>
      </w:r>
      <w:r w:rsidRPr="00E2265C">
        <w:rPr>
          <w:rFonts w:ascii="Times New Roman" w:hAnsi="Times New Roman"/>
          <w:i/>
          <w:sz w:val="18"/>
          <w:vertAlign w:val="superscript"/>
        </w:rPr>
        <w:t>f</w:t>
      </w:r>
      <w:r w:rsidRPr="00E2265C">
        <w:rPr>
          <w:rFonts w:ascii="Times New Roman" w:hAnsi="Times New Roman"/>
          <w:sz w:val="18"/>
        </w:rPr>
        <w:t xml:space="preserve"> is closest in value to </w:t>
      </w:r>
      <w:r w:rsidRPr="00E2265C">
        <w:rPr>
          <w:rFonts w:ascii="Times New Roman" w:hAnsi="Times New Roman"/>
          <w:i/>
          <w:sz w:val="18"/>
        </w:rPr>
        <w:t>x</w:t>
      </w:r>
      <w:r w:rsidRPr="00E2265C">
        <w:rPr>
          <w:rFonts w:ascii="Times New Roman" w:hAnsi="Times New Roman"/>
          <w:sz w:val="18"/>
        </w:rPr>
        <w:t xml:space="preserve">. If there are two such possible values of </w:t>
      </w:r>
      <w:r w:rsidRPr="00E2265C">
        <w:rPr>
          <w:rFonts w:ascii="Times New Roman" w:hAnsi="Times New Roman"/>
          <w:i/>
          <w:sz w:val="18"/>
        </w:rPr>
        <w:t>n</w:t>
      </w:r>
      <w:r w:rsidRPr="00E2265C">
        <w:rPr>
          <w:rFonts w:ascii="Times New Roman" w:hAnsi="Times New Roman"/>
          <w:sz w:val="18"/>
        </w:rPr>
        <w:t>, choose the one that is even.</w:t>
      </w:r>
    </w:p>
    <w:p w14:paraId="40F6BF75" w14:textId="77777777" w:rsidR="004C02EF" w:rsidRDefault="004C02EF" w:rsidP="004C02EF">
      <w:pPr>
        <w:pStyle w:val="40"/>
        <w:numPr>
          <w:ilvl w:val="0"/>
          <w:numId w:val="0"/>
        </w:numPr>
      </w:pPr>
      <w:bookmarkStart w:id="6028" w:name="_Hlt458401033"/>
      <w:bookmarkStart w:id="6029" w:name="_Ref457790874"/>
      <w:bookmarkEnd w:id="6028"/>
      <w:r w:rsidRPr="00F91FF6">
        <w:t>15.7.4.7</w:t>
      </w:r>
      <w:r w:rsidRPr="00F91FF6">
        <w:tab/>
        <w:t>Number.prototype.toPrecision (precision)</w:t>
      </w:r>
      <w:bookmarkEnd w:id="6029"/>
    </w:p>
    <w:p w14:paraId="551BB5FB" w14:textId="77777777" w:rsidR="004C02EF" w:rsidRDefault="004C02EF" w:rsidP="004C02EF">
      <w:r>
        <w:t xml:space="preserve">Return a String containing this Number value represented either in decimal exponential notation with one digit before the significand's decimal point and </w:t>
      </w:r>
      <w:r w:rsidRPr="00F02209">
        <w:rPr>
          <w:rFonts w:ascii="Times New Roman" w:hAnsi="Times New Roman"/>
          <w:i/>
        </w:rPr>
        <w:t>precision</w:t>
      </w:r>
      <w:r w:rsidRPr="00F02209">
        <w:rPr>
          <w:rFonts w:ascii="Times New Roman" w:hAnsi="Times New Roman"/>
        </w:rPr>
        <w:t>–1</w:t>
      </w:r>
      <w:r>
        <w:t xml:space="preserve"> digits after the significand's decimal point or in decimal fixed notation with </w:t>
      </w:r>
      <w:r w:rsidRPr="00F02209">
        <w:rPr>
          <w:rFonts w:ascii="Times New Roman" w:hAnsi="Times New Roman"/>
          <w:i/>
        </w:rPr>
        <w:t>precision</w:t>
      </w:r>
      <w:r>
        <w:t xml:space="preserve"> significant digits. If </w:t>
      </w:r>
      <w:r w:rsidRPr="00F02209">
        <w:rPr>
          <w:rFonts w:ascii="Times New Roman" w:hAnsi="Times New Roman"/>
          <w:i/>
        </w:rPr>
        <w:t>precision</w:t>
      </w:r>
      <w:r>
        <w:t xml:space="preserve"> is </w:t>
      </w:r>
      <w:r>
        <w:rPr>
          <w:b/>
        </w:rPr>
        <w:t>undefined</w:t>
      </w:r>
      <w:r>
        <w:t>, call ToString (9.8.1) instead. Specifically, perform the following steps:</w:t>
      </w:r>
    </w:p>
    <w:p w14:paraId="23214D28" w14:textId="77777777" w:rsidR="004C02EF" w:rsidRPr="00E2265C" w:rsidRDefault="004C02EF" w:rsidP="004C02EF">
      <w:pPr>
        <w:pStyle w:val="Alg4"/>
        <w:numPr>
          <w:ilvl w:val="0"/>
          <w:numId w:val="247"/>
        </w:numPr>
      </w:pPr>
      <w:r w:rsidRPr="00E2265C">
        <w:t xml:space="preserve">Let </w:t>
      </w:r>
      <w:r w:rsidRPr="00E2265C">
        <w:rPr>
          <w:i/>
        </w:rPr>
        <w:t>x</w:t>
      </w:r>
      <w:r w:rsidRPr="00E2265C">
        <w:t xml:space="preserve"> be this </w:t>
      </w:r>
      <w:r>
        <w:t>Number</w:t>
      </w:r>
      <w:r w:rsidRPr="00E2265C">
        <w:t xml:space="preserve"> value.</w:t>
      </w:r>
    </w:p>
    <w:p w14:paraId="4F99AB62" w14:textId="77777777" w:rsidR="004C02EF" w:rsidRPr="00E2265C" w:rsidRDefault="004C02EF" w:rsidP="004C02EF">
      <w:pPr>
        <w:pStyle w:val="Alg4"/>
        <w:numPr>
          <w:ilvl w:val="0"/>
          <w:numId w:val="247"/>
        </w:numPr>
      </w:pPr>
      <w:r w:rsidRPr="00E2265C">
        <w:t xml:space="preserve">If </w:t>
      </w:r>
      <w:r w:rsidRPr="00E2265C">
        <w:rPr>
          <w:i/>
        </w:rPr>
        <w:t>precision</w:t>
      </w:r>
      <w:r w:rsidRPr="00E2265C">
        <w:t xml:space="preserve"> is </w:t>
      </w:r>
      <w:r w:rsidRPr="00E2265C">
        <w:rPr>
          <w:b/>
        </w:rPr>
        <w:t>undefined</w:t>
      </w:r>
      <w:r w:rsidRPr="00E2265C">
        <w:t>, return ToString(</w:t>
      </w:r>
      <w:r w:rsidRPr="00E2265C">
        <w:rPr>
          <w:i/>
        </w:rPr>
        <w:t>x</w:t>
      </w:r>
      <w:r w:rsidRPr="00E2265C">
        <w:t>).</w:t>
      </w:r>
    </w:p>
    <w:p w14:paraId="55509CC0" w14:textId="77777777" w:rsidR="004C02EF" w:rsidRPr="00E2265C" w:rsidRDefault="004C02EF" w:rsidP="004C02EF">
      <w:pPr>
        <w:pStyle w:val="Alg4"/>
        <w:numPr>
          <w:ilvl w:val="0"/>
          <w:numId w:val="247"/>
        </w:numPr>
      </w:pPr>
      <w:r w:rsidRPr="00E2265C">
        <w:t xml:space="preserve">Let </w:t>
      </w:r>
      <w:r w:rsidRPr="00E2265C">
        <w:rPr>
          <w:i/>
        </w:rPr>
        <w:t>p</w:t>
      </w:r>
      <w:r w:rsidRPr="00E2265C">
        <w:t xml:space="preserve"> be ToInteger(</w:t>
      </w:r>
      <w:r w:rsidRPr="00E2265C">
        <w:rPr>
          <w:i/>
        </w:rPr>
        <w:t>precision</w:t>
      </w:r>
      <w:r w:rsidRPr="00E2265C">
        <w:t>).</w:t>
      </w:r>
    </w:p>
    <w:p w14:paraId="109A5CE7" w14:textId="77777777" w:rsidR="004C02EF" w:rsidRPr="00E2265C" w:rsidRDefault="004C02EF" w:rsidP="004C02EF">
      <w:pPr>
        <w:pStyle w:val="Alg4"/>
        <w:numPr>
          <w:ilvl w:val="0"/>
          <w:numId w:val="247"/>
        </w:numPr>
      </w:pPr>
      <w:r w:rsidRPr="00E2265C">
        <w:t xml:space="preserve">If </w:t>
      </w:r>
      <w:r w:rsidRPr="00E2265C">
        <w:rPr>
          <w:i/>
        </w:rPr>
        <w:t>x</w:t>
      </w:r>
      <w:r w:rsidRPr="00E2265C">
        <w:t xml:space="preserve"> is </w:t>
      </w:r>
      <w:r w:rsidRPr="00E2265C">
        <w:rPr>
          <w:b/>
        </w:rPr>
        <w:t>NaN</w:t>
      </w:r>
      <w:r w:rsidRPr="00E2265C">
        <w:t xml:space="preserve">, return the </w:t>
      </w:r>
      <w:r>
        <w:t>String</w:t>
      </w:r>
      <w:r w:rsidRPr="00E2265C">
        <w:t xml:space="preserve"> </w:t>
      </w:r>
      <w:r>
        <w:rPr>
          <w:rFonts w:ascii="Courier New" w:hAnsi="Courier New"/>
          <w:b/>
        </w:rPr>
        <w:t>"NaN"</w:t>
      </w:r>
      <w:r w:rsidRPr="00E2265C">
        <w:t>.</w:t>
      </w:r>
    </w:p>
    <w:p w14:paraId="0CEAB3A8" w14:textId="77777777" w:rsidR="004C02EF" w:rsidRPr="00E2265C" w:rsidRDefault="004C02EF" w:rsidP="004C02EF">
      <w:pPr>
        <w:pStyle w:val="Alg4"/>
        <w:numPr>
          <w:ilvl w:val="0"/>
          <w:numId w:val="247"/>
        </w:numPr>
      </w:pPr>
      <w:r w:rsidRPr="00E2265C">
        <w:t xml:space="preserve">Let </w:t>
      </w:r>
      <w:r w:rsidRPr="00E2265C">
        <w:rPr>
          <w:i/>
        </w:rPr>
        <w:t>s</w:t>
      </w:r>
      <w:r w:rsidRPr="00E2265C">
        <w:t xml:space="preserve"> be the empty </w:t>
      </w:r>
      <w:r>
        <w:t>String</w:t>
      </w:r>
      <w:r w:rsidRPr="00E2265C">
        <w:t>.</w:t>
      </w:r>
    </w:p>
    <w:p w14:paraId="22FAEE2D" w14:textId="77777777" w:rsidR="004C02EF" w:rsidRPr="00E2265C" w:rsidRDefault="004C02EF" w:rsidP="004C02EF">
      <w:pPr>
        <w:pStyle w:val="Alg4"/>
        <w:numPr>
          <w:ilvl w:val="0"/>
          <w:numId w:val="247"/>
        </w:numPr>
      </w:pPr>
      <w:r w:rsidRPr="00E2265C">
        <w:t xml:space="preserve">If </w:t>
      </w:r>
      <w:r w:rsidRPr="00E2265C">
        <w:rPr>
          <w:i/>
        </w:rPr>
        <w:t>x</w:t>
      </w:r>
      <w:r w:rsidRPr="00E2265C">
        <w:t xml:space="preserve"> &lt; 0, then</w:t>
      </w:r>
    </w:p>
    <w:p w14:paraId="0F900C64" w14:textId="77777777" w:rsidR="004C02EF" w:rsidRPr="00E2265C" w:rsidRDefault="004C02EF" w:rsidP="004C02EF">
      <w:pPr>
        <w:pStyle w:val="Alg4"/>
        <w:numPr>
          <w:ilvl w:val="1"/>
          <w:numId w:val="247"/>
        </w:numPr>
      </w:pPr>
      <w:r w:rsidRPr="00E2265C">
        <w:t xml:space="preserve">Let </w:t>
      </w:r>
      <w:r w:rsidRPr="00E2265C">
        <w:rPr>
          <w:i/>
        </w:rPr>
        <w:t>s</w:t>
      </w:r>
      <w:r w:rsidRPr="00E2265C">
        <w:t xml:space="preserve"> be </w:t>
      </w:r>
      <w:r>
        <w:rPr>
          <w:rFonts w:ascii="Courier New" w:hAnsi="Courier New"/>
          <w:b/>
        </w:rPr>
        <w:t>"-"</w:t>
      </w:r>
      <w:r w:rsidRPr="00E2265C">
        <w:t>.</w:t>
      </w:r>
    </w:p>
    <w:p w14:paraId="24381C37" w14:textId="77777777" w:rsidR="004C02EF" w:rsidRPr="00E2265C" w:rsidRDefault="004C02EF" w:rsidP="004C02EF">
      <w:pPr>
        <w:pStyle w:val="Alg4"/>
        <w:numPr>
          <w:ilvl w:val="1"/>
          <w:numId w:val="247"/>
        </w:numPr>
      </w:pPr>
      <w:r w:rsidRPr="00E2265C">
        <w:t xml:space="preserve">Let </w:t>
      </w:r>
      <w:r w:rsidRPr="00E2265C">
        <w:rPr>
          <w:i/>
        </w:rPr>
        <w:t>x</w:t>
      </w:r>
      <w:r w:rsidRPr="00E2265C">
        <w:t xml:space="preserve"> = –</w:t>
      </w:r>
      <w:r w:rsidRPr="00E2265C">
        <w:rPr>
          <w:i/>
        </w:rPr>
        <w:t>x</w:t>
      </w:r>
      <w:r w:rsidRPr="00E2265C">
        <w:t>.</w:t>
      </w:r>
    </w:p>
    <w:p w14:paraId="179F3330" w14:textId="77777777" w:rsidR="004C02EF" w:rsidRPr="00E2265C" w:rsidRDefault="004C02EF" w:rsidP="004C02EF">
      <w:pPr>
        <w:pStyle w:val="Alg4"/>
        <w:numPr>
          <w:ilvl w:val="0"/>
          <w:numId w:val="247"/>
        </w:numPr>
      </w:pPr>
      <w:r w:rsidRPr="00E2265C">
        <w:t xml:space="preserve">If </w:t>
      </w:r>
      <w:r w:rsidRPr="00E2265C">
        <w:rPr>
          <w:i/>
        </w:rPr>
        <w:t>x</w:t>
      </w:r>
      <w:r w:rsidRPr="00E2265C">
        <w:t xml:space="preserve"> = +</w:t>
      </w:r>
      <w:r w:rsidRPr="00E2265C">
        <w:sym w:font="Symbol" w:char="F0A5"/>
      </w:r>
      <w:r w:rsidRPr="00E2265C">
        <w:t>, then</w:t>
      </w:r>
    </w:p>
    <w:p w14:paraId="517B7DAC" w14:textId="77777777" w:rsidR="004C02EF" w:rsidRPr="00E2265C" w:rsidRDefault="004C02EF" w:rsidP="004C02EF">
      <w:pPr>
        <w:pStyle w:val="Alg4"/>
        <w:numPr>
          <w:ilvl w:val="1"/>
          <w:numId w:val="247"/>
        </w:numPr>
      </w:pPr>
      <w:r w:rsidRPr="00E2265C">
        <w:t xml:space="preserve">Return the concatenation of the </w:t>
      </w:r>
      <w:r>
        <w:t>Strings</w:t>
      </w:r>
      <w:r w:rsidRPr="00E2265C">
        <w:t xml:space="preserve"> </w:t>
      </w:r>
      <w:r w:rsidRPr="00E2265C">
        <w:rPr>
          <w:i/>
        </w:rPr>
        <w:t>s</w:t>
      </w:r>
      <w:r w:rsidRPr="00E2265C">
        <w:t xml:space="preserve"> and </w:t>
      </w:r>
      <w:r>
        <w:rPr>
          <w:rFonts w:ascii="Courier New" w:hAnsi="Courier New"/>
          <w:b/>
        </w:rPr>
        <w:t>"Infinity"</w:t>
      </w:r>
      <w:r w:rsidRPr="00E2265C">
        <w:t>.</w:t>
      </w:r>
    </w:p>
    <w:p w14:paraId="09910308" w14:textId="77777777" w:rsidR="004C02EF" w:rsidRPr="00E2265C" w:rsidRDefault="004C02EF" w:rsidP="004C02EF">
      <w:pPr>
        <w:pStyle w:val="Alg4"/>
        <w:numPr>
          <w:ilvl w:val="0"/>
          <w:numId w:val="247"/>
        </w:numPr>
      </w:pPr>
      <w:r w:rsidRPr="00E2265C">
        <w:t xml:space="preserve">If </w:t>
      </w:r>
      <w:r w:rsidRPr="00E2265C">
        <w:rPr>
          <w:i/>
        </w:rPr>
        <w:t>p</w:t>
      </w:r>
      <w:r w:rsidRPr="00E2265C">
        <w:t xml:space="preserve"> &lt; 1 or </w:t>
      </w:r>
      <w:r w:rsidRPr="00E2265C">
        <w:rPr>
          <w:i/>
        </w:rPr>
        <w:t>p</w:t>
      </w:r>
      <w:r w:rsidRPr="00E2265C">
        <w:t xml:space="preserve"> &gt; 21, throw a </w:t>
      </w:r>
      <w:r w:rsidRPr="00E2265C">
        <w:rPr>
          <w:b/>
        </w:rPr>
        <w:t>RangeError</w:t>
      </w:r>
      <w:r w:rsidRPr="00E2265C">
        <w:t xml:space="preserve"> exception.</w:t>
      </w:r>
    </w:p>
    <w:p w14:paraId="1B2E11B1" w14:textId="77777777" w:rsidR="004C02EF" w:rsidRPr="00E2265C" w:rsidRDefault="004C02EF" w:rsidP="004C02EF">
      <w:pPr>
        <w:pStyle w:val="Alg4"/>
        <w:numPr>
          <w:ilvl w:val="0"/>
          <w:numId w:val="247"/>
        </w:numPr>
      </w:pPr>
      <w:bookmarkStart w:id="6030" w:name="_Hlt458401028"/>
      <w:r w:rsidRPr="00E2265C">
        <w:t xml:space="preserve">If </w:t>
      </w:r>
      <w:r w:rsidRPr="00E2265C">
        <w:rPr>
          <w:i/>
        </w:rPr>
        <w:t>x</w:t>
      </w:r>
      <w:r w:rsidRPr="00E2265C">
        <w:t xml:space="preserve"> = 0, then</w:t>
      </w:r>
    </w:p>
    <w:bookmarkEnd w:id="6030"/>
    <w:p w14:paraId="5169673A" w14:textId="77777777" w:rsidR="004C02EF" w:rsidRPr="00E2265C" w:rsidRDefault="004C02EF" w:rsidP="004C02EF">
      <w:pPr>
        <w:pStyle w:val="Alg4"/>
        <w:numPr>
          <w:ilvl w:val="1"/>
          <w:numId w:val="247"/>
        </w:numPr>
      </w:pPr>
      <w:r w:rsidRPr="00E2265C">
        <w:t xml:space="preserve">Let </w:t>
      </w:r>
      <w:r w:rsidRPr="00E2265C">
        <w:rPr>
          <w:i/>
        </w:rPr>
        <w:t>m</w:t>
      </w:r>
      <w:r w:rsidRPr="00E2265C">
        <w:t xml:space="preserve"> be the </w:t>
      </w:r>
      <w:r>
        <w:t>String</w:t>
      </w:r>
      <w:r w:rsidRPr="00E2265C">
        <w:t xml:space="preserve"> consisting of </w:t>
      </w:r>
      <w:r w:rsidRPr="00E2265C">
        <w:rPr>
          <w:i/>
        </w:rPr>
        <w:t>p</w:t>
      </w:r>
      <w:r w:rsidRPr="00E2265C">
        <w:t xml:space="preserve"> occurrences of the character ‘</w:t>
      </w:r>
      <w:r>
        <w:rPr>
          <w:rFonts w:ascii="Courier New" w:hAnsi="Courier New"/>
        </w:rPr>
        <w:t>0</w:t>
      </w:r>
      <w:r w:rsidRPr="00E2265C">
        <w:t>’.</w:t>
      </w:r>
    </w:p>
    <w:p w14:paraId="53A9F130" w14:textId="77777777" w:rsidR="004C02EF" w:rsidRPr="00E2265C" w:rsidRDefault="004C02EF" w:rsidP="004C02EF">
      <w:pPr>
        <w:pStyle w:val="Alg4"/>
        <w:numPr>
          <w:ilvl w:val="1"/>
          <w:numId w:val="247"/>
        </w:numPr>
      </w:pPr>
      <w:r w:rsidRPr="00E2265C">
        <w:t xml:space="preserve">Let </w:t>
      </w:r>
      <w:r w:rsidRPr="00E2265C">
        <w:rPr>
          <w:i/>
        </w:rPr>
        <w:t>e</w:t>
      </w:r>
      <w:r w:rsidRPr="00E2265C">
        <w:t xml:space="preserve"> = 0.</w:t>
      </w:r>
    </w:p>
    <w:p w14:paraId="3996A577" w14:textId="77777777" w:rsidR="004C02EF" w:rsidRPr="00E2265C" w:rsidRDefault="004C02EF" w:rsidP="004C02EF">
      <w:pPr>
        <w:pStyle w:val="Alg4"/>
        <w:numPr>
          <w:ilvl w:val="0"/>
          <w:numId w:val="247"/>
        </w:numPr>
      </w:pPr>
      <w:r w:rsidRPr="00E2265C">
        <w:t xml:space="preserve">Else </w:t>
      </w:r>
      <w:r w:rsidRPr="00E2265C">
        <w:rPr>
          <w:i/>
        </w:rPr>
        <w:t>x</w:t>
      </w:r>
      <w:r w:rsidRPr="00E2265C">
        <w:t xml:space="preserve"> </w:t>
      </w:r>
      <w:r w:rsidRPr="00E2265C">
        <w:sym w:font="Symbol" w:char="F0B9"/>
      </w:r>
      <w:r w:rsidRPr="00E2265C">
        <w:t xml:space="preserve"> 0,</w:t>
      </w:r>
    </w:p>
    <w:p w14:paraId="635696B4" w14:textId="77777777" w:rsidR="004C02EF" w:rsidRPr="00E2265C" w:rsidRDefault="004C02EF" w:rsidP="004C02EF">
      <w:pPr>
        <w:pStyle w:val="Alg4"/>
        <w:numPr>
          <w:ilvl w:val="1"/>
          <w:numId w:val="247"/>
        </w:numPr>
      </w:pPr>
      <w:r w:rsidRPr="00E2265C">
        <w:t xml:space="preserve">Let </w:t>
      </w:r>
      <w:r w:rsidRPr="00E2265C">
        <w:rPr>
          <w:i/>
        </w:rPr>
        <w:t>e</w:t>
      </w:r>
      <w:r w:rsidRPr="00E2265C">
        <w:t xml:space="preserve"> and </w:t>
      </w:r>
      <w:r w:rsidRPr="00E2265C">
        <w:rPr>
          <w:i/>
        </w:rPr>
        <w:t>n</w:t>
      </w:r>
      <w:r w:rsidRPr="00E2265C">
        <w:t xml:space="preserve"> be integers such that 10</w:t>
      </w:r>
      <w:r w:rsidRPr="00E2265C">
        <w:rPr>
          <w:i/>
          <w:vertAlign w:val="superscript"/>
        </w:rPr>
        <w:t>p</w:t>
      </w:r>
      <w:r w:rsidRPr="00E2265C">
        <w:rPr>
          <w:vertAlign w:val="superscript"/>
        </w:rPr>
        <w:t>–1</w:t>
      </w:r>
      <w:r w:rsidRPr="00E2265C">
        <w:t xml:space="preserve"> </w:t>
      </w:r>
      <w:r w:rsidRPr="00E2265C">
        <w:sym w:font="Symbol" w:char="F0A3"/>
      </w:r>
      <w:r w:rsidRPr="00E2265C">
        <w:t xml:space="preserve"> </w:t>
      </w:r>
      <w:r w:rsidRPr="00E2265C">
        <w:rPr>
          <w:i/>
        </w:rPr>
        <w:t>n</w:t>
      </w:r>
      <w:r w:rsidRPr="00E2265C">
        <w:t xml:space="preserve"> &lt; 10</w:t>
      </w:r>
      <w:r w:rsidRPr="00E2265C">
        <w:rPr>
          <w:i/>
          <w:vertAlign w:val="superscript"/>
        </w:rPr>
        <w:t>p</w:t>
      </w:r>
      <w:r w:rsidRPr="00E2265C">
        <w:t xml:space="preserve"> and for which the exact mathematical value of </w:t>
      </w:r>
      <w:r w:rsidRPr="00E2265C">
        <w:rPr>
          <w:i/>
        </w:rPr>
        <w:t>n</w:t>
      </w:r>
      <w:r w:rsidRPr="00E2265C">
        <w:t xml:space="preserve"> </w:t>
      </w:r>
      <w:r w:rsidRPr="00E2265C">
        <w:sym w:font="Symbol" w:char="F0B4"/>
      </w:r>
      <w:r w:rsidRPr="00E2265C">
        <w:t xml:space="preserve"> 10</w:t>
      </w:r>
      <w:r w:rsidRPr="00E2265C">
        <w:rPr>
          <w:i/>
          <w:vertAlign w:val="superscript"/>
        </w:rPr>
        <w:t>e</w:t>
      </w:r>
      <w:r w:rsidRPr="00E2265C">
        <w:rPr>
          <w:vertAlign w:val="superscript"/>
        </w:rPr>
        <w:t>–</w:t>
      </w:r>
      <w:r w:rsidRPr="00E2265C">
        <w:rPr>
          <w:i/>
          <w:vertAlign w:val="superscript"/>
        </w:rPr>
        <w:t>p</w:t>
      </w:r>
      <w:r w:rsidRPr="00E2265C">
        <w:rPr>
          <w:vertAlign w:val="superscript"/>
        </w:rPr>
        <w:t>+1</w:t>
      </w:r>
      <w:r w:rsidRPr="00E2265C">
        <w:t xml:space="preserve"> – </w:t>
      </w:r>
      <w:r w:rsidRPr="00E2265C">
        <w:rPr>
          <w:i/>
        </w:rPr>
        <w:t>x</w:t>
      </w:r>
      <w:r w:rsidRPr="00E2265C">
        <w:t xml:space="preserve"> is as close to zero as possible. If there are two such sets of </w:t>
      </w:r>
      <w:r w:rsidRPr="00E2265C">
        <w:rPr>
          <w:i/>
        </w:rPr>
        <w:t>e</w:t>
      </w:r>
      <w:r w:rsidRPr="00E2265C">
        <w:t xml:space="preserve"> and </w:t>
      </w:r>
      <w:r w:rsidRPr="00E2265C">
        <w:rPr>
          <w:i/>
        </w:rPr>
        <w:t>n</w:t>
      </w:r>
      <w:r w:rsidRPr="00E2265C">
        <w:t xml:space="preserve">, pick the </w:t>
      </w:r>
      <w:r w:rsidRPr="00E2265C">
        <w:rPr>
          <w:i/>
        </w:rPr>
        <w:t>e</w:t>
      </w:r>
      <w:r w:rsidRPr="00E2265C">
        <w:t xml:space="preserve"> and </w:t>
      </w:r>
      <w:r w:rsidRPr="00E2265C">
        <w:rPr>
          <w:i/>
        </w:rPr>
        <w:t>n</w:t>
      </w:r>
      <w:r w:rsidRPr="00E2265C">
        <w:t xml:space="preserve"> for which </w:t>
      </w:r>
      <w:r w:rsidRPr="00E2265C">
        <w:rPr>
          <w:i/>
        </w:rPr>
        <w:t>n</w:t>
      </w:r>
      <w:r w:rsidRPr="00E2265C">
        <w:t xml:space="preserve"> </w:t>
      </w:r>
      <w:r w:rsidRPr="00E2265C">
        <w:sym w:font="Symbol" w:char="F0B4"/>
      </w:r>
      <w:r w:rsidRPr="00E2265C">
        <w:t xml:space="preserve"> 10</w:t>
      </w:r>
      <w:r w:rsidRPr="00E2265C">
        <w:rPr>
          <w:i/>
          <w:vertAlign w:val="superscript"/>
        </w:rPr>
        <w:t>e</w:t>
      </w:r>
      <w:r w:rsidRPr="00E2265C">
        <w:rPr>
          <w:vertAlign w:val="superscript"/>
        </w:rPr>
        <w:t>–</w:t>
      </w:r>
      <w:r w:rsidRPr="00E2265C">
        <w:rPr>
          <w:i/>
          <w:vertAlign w:val="superscript"/>
        </w:rPr>
        <w:t>p</w:t>
      </w:r>
      <w:r w:rsidRPr="00E2265C">
        <w:rPr>
          <w:vertAlign w:val="superscript"/>
        </w:rPr>
        <w:t>+1</w:t>
      </w:r>
      <w:r w:rsidRPr="00E2265C">
        <w:t xml:space="preserve"> is larger.</w:t>
      </w:r>
    </w:p>
    <w:p w14:paraId="0BE05461" w14:textId="77777777" w:rsidR="004C02EF" w:rsidRPr="00E2265C" w:rsidRDefault="004C02EF" w:rsidP="004C02EF">
      <w:pPr>
        <w:pStyle w:val="Alg4"/>
        <w:numPr>
          <w:ilvl w:val="1"/>
          <w:numId w:val="247"/>
        </w:numPr>
      </w:pPr>
      <w:r w:rsidRPr="00E2265C">
        <w:t xml:space="preserve">Let </w:t>
      </w:r>
      <w:r w:rsidRPr="00E2265C">
        <w:rPr>
          <w:i/>
        </w:rPr>
        <w:t>m</w:t>
      </w:r>
      <w:r w:rsidRPr="00E2265C">
        <w:t xml:space="preserve"> be the </w:t>
      </w:r>
      <w:r>
        <w:t>String</w:t>
      </w:r>
      <w:r w:rsidRPr="00E2265C">
        <w:t xml:space="preserve"> consisting of the digits of the decimal representation of </w:t>
      </w:r>
      <w:r w:rsidRPr="00E2265C">
        <w:rPr>
          <w:i/>
        </w:rPr>
        <w:t>n</w:t>
      </w:r>
      <w:r w:rsidRPr="00E2265C">
        <w:t xml:space="preserve"> (in order, with no leading zeroes).</w:t>
      </w:r>
    </w:p>
    <w:p w14:paraId="3811D0AD" w14:textId="77777777" w:rsidR="004C02EF" w:rsidRPr="00E2265C" w:rsidRDefault="004C02EF" w:rsidP="004C02EF">
      <w:pPr>
        <w:pStyle w:val="Alg4"/>
        <w:numPr>
          <w:ilvl w:val="1"/>
          <w:numId w:val="247"/>
        </w:numPr>
      </w:pPr>
      <w:r w:rsidRPr="00E2265C">
        <w:t xml:space="preserve">If </w:t>
      </w:r>
      <w:r w:rsidRPr="00E2265C">
        <w:rPr>
          <w:i/>
        </w:rPr>
        <w:t>e</w:t>
      </w:r>
      <w:r w:rsidRPr="00E2265C">
        <w:t xml:space="preserve"> &lt; –6 or </w:t>
      </w:r>
      <w:r w:rsidRPr="00E2265C">
        <w:rPr>
          <w:i/>
        </w:rPr>
        <w:t>e</w:t>
      </w:r>
      <w:r w:rsidRPr="00E2265C">
        <w:t xml:space="preserve"> </w:t>
      </w:r>
      <w:r w:rsidRPr="00E2265C">
        <w:sym w:font="Symbol" w:char="F0B3"/>
      </w:r>
      <w:r w:rsidRPr="00E2265C">
        <w:t xml:space="preserve"> </w:t>
      </w:r>
      <w:r w:rsidRPr="00E2265C">
        <w:rPr>
          <w:i/>
        </w:rPr>
        <w:t>p</w:t>
      </w:r>
      <w:r w:rsidRPr="00E2265C">
        <w:t>, then</w:t>
      </w:r>
    </w:p>
    <w:p w14:paraId="1E7F429C" w14:textId="77777777" w:rsidR="004C02EF" w:rsidRPr="00E2265C" w:rsidRDefault="004C02EF" w:rsidP="004C02EF">
      <w:pPr>
        <w:pStyle w:val="Alg4"/>
        <w:numPr>
          <w:ilvl w:val="2"/>
          <w:numId w:val="247"/>
        </w:numPr>
      </w:pPr>
      <w:r w:rsidRPr="00E2265C">
        <w:t xml:space="preserve">Let </w:t>
      </w:r>
      <w:r w:rsidRPr="00E2265C">
        <w:rPr>
          <w:i/>
        </w:rPr>
        <w:t>a</w:t>
      </w:r>
      <w:r w:rsidRPr="00E2265C">
        <w:t xml:space="preserve"> be the first character of </w:t>
      </w:r>
      <w:r w:rsidRPr="00E2265C">
        <w:rPr>
          <w:i/>
        </w:rPr>
        <w:t>m</w:t>
      </w:r>
      <w:r w:rsidRPr="00E2265C">
        <w:t xml:space="preserve">, and let </w:t>
      </w:r>
      <w:r w:rsidRPr="00E2265C">
        <w:rPr>
          <w:i/>
        </w:rPr>
        <w:t>b</w:t>
      </w:r>
      <w:r w:rsidRPr="00E2265C">
        <w:t xml:space="preserve"> be the remaining </w:t>
      </w:r>
      <w:r w:rsidRPr="00E2265C">
        <w:rPr>
          <w:i/>
        </w:rPr>
        <w:t>p</w:t>
      </w:r>
      <w:r w:rsidRPr="00E2265C">
        <w:t xml:space="preserve">–1 characters of </w:t>
      </w:r>
      <w:r w:rsidRPr="00E2265C">
        <w:rPr>
          <w:i/>
        </w:rPr>
        <w:t>m</w:t>
      </w:r>
      <w:r w:rsidRPr="00E2265C">
        <w:t>.</w:t>
      </w:r>
    </w:p>
    <w:p w14:paraId="132B1246" w14:textId="77777777" w:rsidR="004C02EF" w:rsidRPr="00E2265C" w:rsidRDefault="004C02EF" w:rsidP="004C02EF">
      <w:pPr>
        <w:pStyle w:val="Alg4"/>
        <w:numPr>
          <w:ilvl w:val="2"/>
          <w:numId w:val="247"/>
        </w:numPr>
      </w:pPr>
      <w:r w:rsidRPr="00E2265C">
        <w:t xml:space="preserve">Let </w:t>
      </w:r>
      <w:r w:rsidRPr="00E2265C">
        <w:rPr>
          <w:i/>
        </w:rPr>
        <w:t>m</w:t>
      </w:r>
      <w:r w:rsidRPr="00E2265C">
        <w:t xml:space="preserve"> be the concatenation of the three </w:t>
      </w:r>
      <w:r>
        <w:t>Strings</w:t>
      </w:r>
      <w:r w:rsidRPr="00E2265C">
        <w:t xml:space="preserve"> </w:t>
      </w:r>
      <w:r w:rsidRPr="00E2265C">
        <w:rPr>
          <w:i/>
        </w:rPr>
        <w:t>a</w:t>
      </w:r>
      <w:r w:rsidRPr="00E2265C">
        <w:t xml:space="preserve">, </w:t>
      </w:r>
      <w:r>
        <w:rPr>
          <w:rFonts w:ascii="Courier New" w:hAnsi="Courier New"/>
          <w:b/>
        </w:rPr>
        <w:t>"."</w:t>
      </w:r>
      <w:r w:rsidRPr="00E2265C">
        <w:t xml:space="preserve">, and </w:t>
      </w:r>
      <w:r w:rsidRPr="00E2265C">
        <w:rPr>
          <w:i/>
        </w:rPr>
        <w:t>b</w:t>
      </w:r>
      <w:r w:rsidRPr="00E2265C">
        <w:t>.</w:t>
      </w:r>
    </w:p>
    <w:p w14:paraId="7668B25C" w14:textId="77777777" w:rsidR="004C02EF" w:rsidRPr="00E2265C" w:rsidRDefault="004C02EF" w:rsidP="004C02EF">
      <w:pPr>
        <w:pStyle w:val="Alg4"/>
        <w:numPr>
          <w:ilvl w:val="2"/>
          <w:numId w:val="247"/>
        </w:numPr>
      </w:pPr>
      <w:r w:rsidRPr="00E2265C">
        <w:t xml:space="preserve">If </w:t>
      </w:r>
      <w:r w:rsidRPr="00E2265C">
        <w:rPr>
          <w:i/>
        </w:rPr>
        <w:t>e</w:t>
      </w:r>
      <w:r w:rsidRPr="00E2265C">
        <w:t xml:space="preserve"> = 0, then</w:t>
      </w:r>
    </w:p>
    <w:p w14:paraId="298F76B3" w14:textId="77777777" w:rsidR="004C02EF" w:rsidRPr="00E2265C" w:rsidRDefault="004C02EF" w:rsidP="004C02EF">
      <w:pPr>
        <w:pStyle w:val="Alg4"/>
        <w:numPr>
          <w:ilvl w:val="3"/>
          <w:numId w:val="247"/>
        </w:numPr>
      </w:pPr>
      <w:r w:rsidRPr="00E2265C">
        <w:t xml:space="preserve">Let </w:t>
      </w:r>
      <w:r w:rsidRPr="00E2265C">
        <w:rPr>
          <w:i/>
        </w:rPr>
        <w:t>c</w:t>
      </w:r>
      <w:r w:rsidRPr="00E2265C">
        <w:t xml:space="preserve"> = </w:t>
      </w:r>
      <w:r>
        <w:rPr>
          <w:rFonts w:ascii="Courier New" w:hAnsi="Courier New"/>
          <w:b/>
        </w:rPr>
        <w:t>"+"</w:t>
      </w:r>
      <w:r w:rsidRPr="00E2265C">
        <w:t xml:space="preserve"> and </w:t>
      </w:r>
      <w:r w:rsidRPr="00E2265C">
        <w:rPr>
          <w:i/>
        </w:rPr>
        <w:t>d</w:t>
      </w:r>
      <w:r w:rsidRPr="00E2265C">
        <w:t xml:space="preserve"> = </w:t>
      </w:r>
      <w:r>
        <w:rPr>
          <w:rFonts w:ascii="Courier New" w:hAnsi="Courier New"/>
          <w:b/>
        </w:rPr>
        <w:t>"0"</w:t>
      </w:r>
      <w:r w:rsidRPr="00E2265C">
        <w:t>.</w:t>
      </w:r>
    </w:p>
    <w:p w14:paraId="7FC96D7E" w14:textId="77777777" w:rsidR="004C02EF" w:rsidRPr="00E2265C" w:rsidRDefault="004C02EF" w:rsidP="004C02EF">
      <w:pPr>
        <w:pStyle w:val="Alg4"/>
        <w:numPr>
          <w:ilvl w:val="2"/>
          <w:numId w:val="247"/>
        </w:numPr>
      </w:pPr>
      <w:r w:rsidRPr="00E2265C">
        <w:t xml:space="preserve">Else </w:t>
      </w:r>
      <w:r w:rsidRPr="00E2265C">
        <w:rPr>
          <w:i/>
        </w:rPr>
        <w:t>e</w:t>
      </w:r>
      <w:r w:rsidRPr="00E2265C">
        <w:t xml:space="preserve"> </w:t>
      </w:r>
      <w:r w:rsidRPr="00E2265C">
        <w:sym w:font="Symbol" w:char="F0B9"/>
      </w:r>
      <w:r w:rsidRPr="00E2265C">
        <w:t xml:space="preserve"> 0,</w:t>
      </w:r>
    </w:p>
    <w:p w14:paraId="6D7A6B03" w14:textId="77777777" w:rsidR="004C02EF" w:rsidRPr="00E2265C" w:rsidRDefault="004C02EF" w:rsidP="004C02EF">
      <w:pPr>
        <w:pStyle w:val="Alg4"/>
        <w:numPr>
          <w:ilvl w:val="3"/>
          <w:numId w:val="247"/>
        </w:numPr>
      </w:pPr>
      <w:r w:rsidRPr="00E2265C">
        <w:t xml:space="preserve">If </w:t>
      </w:r>
      <w:r w:rsidRPr="00E2265C">
        <w:rPr>
          <w:i/>
        </w:rPr>
        <w:t>e</w:t>
      </w:r>
      <w:r w:rsidRPr="00E2265C">
        <w:t xml:space="preserve"> &gt; 0,  then </w:t>
      </w:r>
    </w:p>
    <w:p w14:paraId="0C685631" w14:textId="77777777" w:rsidR="004C02EF" w:rsidRPr="00E2265C" w:rsidRDefault="004C02EF" w:rsidP="004C02EF">
      <w:pPr>
        <w:pStyle w:val="Alg4"/>
        <w:numPr>
          <w:ilvl w:val="4"/>
          <w:numId w:val="247"/>
        </w:numPr>
      </w:pPr>
      <w:r w:rsidRPr="00E2265C">
        <w:t xml:space="preserve">Let </w:t>
      </w:r>
      <w:r w:rsidRPr="00E2265C">
        <w:rPr>
          <w:i/>
        </w:rPr>
        <w:t>c</w:t>
      </w:r>
      <w:r w:rsidRPr="00E2265C">
        <w:t xml:space="preserve"> = </w:t>
      </w:r>
      <w:r>
        <w:rPr>
          <w:rFonts w:ascii="Courier New" w:hAnsi="Courier New"/>
          <w:b/>
        </w:rPr>
        <w:t>"+"</w:t>
      </w:r>
      <w:r w:rsidRPr="00E2265C">
        <w:t>.</w:t>
      </w:r>
    </w:p>
    <w:p w14:paraId="19BF5245" w14:textId="77777777" w:rsidR="004C02EF" w:rsidRPr="00E2265C" w:rsidRDefault="004C02EF" w:rsidP="004C02EF">
      <w:pPr>
        <w:pStyle w:val="Alg4"/>
        <w:numPr>
          <w:ilvl w:val="3"/>
          <w:numId w:val="247"/>
        </w:numPr>
      </w:pPr>
      <w:r w:rsidRPr="00E2265C">
        <w:t xml:space="preserve">Else </w:t>
      </w:r>
      <w:r w:rsidRPr="00E2265C">
        <w:rPr>
          <w:i/>
        </w:rPr>
        <w:t>e</w:t>
      </w:r>
      <w:r w:rsidRPr="00E2265C">
        <w:t xml:space="preserve"> &lt; 0,</w:t>
      </w:r>
    </w:p>
    <w:p w14:paraId="5BC3EAF2" w14:textId="77777777" w:rsidR="004C02EF" w:rsidRPr="00E2265C" w:rsidRDefault="004C02EF" w:rsidP="004C02EF">
      <w:pPr>
        <w:pStyle w:val="Alg4"/>
        <w:numPr>
          <w:ilvl w:val="4"/>
          <w:numId w:val="247"/>
        </w:numPr>
      </w:pPr>
      <w:r w:rsidRPr="00E2265C">
        <w:t xml:space="preserve">Let </w:t>
      </w:r>
      <w:r w:rsidRPr="00E2265C">
        <w:rPr>
          <w:i/>
        </w:rPr>
        <w:t>c</w:t>
      </w:r>
      <w:r w:rsidRPr="00E2265C">
        <w:t xml:space="preserve"> = </w:t>
      </w:r>
      <w:r>
        <w:rPr>
          <w:rFonts w:ascii="Courier New" w:hAnsi="Courier New"/>
          <w:b/>
        </w:rPr>
        <w:t>"-"</w:t>
      </w:r>
      <w:r w:rsidRPr="00E2265C">
        <w:t>.</w:t>
      </w:r>
    </w:p>
    <w:p w14:paraId="06192381" w14:textId="77777777" w:rsidR="004C02EF" w:rsidRPr="00E2265C" w:rsidRDefault="004C02EF" w:rsidP="004C02EF">
      <w:pPr>
        <w:pStyle w:val="Alg4"/>
        <w:numPr>
          <w:ilvl w:val="4"/>
          <w:numId w:val="247"/>
        </w:numPr>
      </w:pPr>
      <w:r w:rsidRPr="00E2265C">
        <w:t xml:space="preserve">Let </w:t>
      </w:r>
      <w:r w:rsidRPr="00E2265C">
        <w:rPr>
          <w:i/>
        </w:rPr>
        <w:t>e</w:t>
      </w:r>
      <w:r w:rsidRPr="00E2265C">
        <w:t xml:space="preserve"> = –</w:t>
      </w:r>
      <w:r w:rsidRPr="00E2265C">
        <w:rPr>
          <w:i/>
        </w:rPr>
        <w:t>e</w:t>
      </w:r>
      <w:r w:rsidRPr="00E2265C">
        <w:t>.</w:t>
      </w:r>
    </w:p>
    <w:p w14:paraId="0D73BA52" w14:textId="77777777" w:rsidR="004C02EF" w:rsidRPr="00E2265C" w:rsidRDefault="004C02EF" w:rsidP="004C02EF">
      <w:pPr>
        <w:pStyle w:val="Alg4"/>
        <w:numPr>
          <w:ilvl w:val="3"/>
          <w:numId w:val="247"/>
        </w:numPr>
      </w:pPr>
      <w:r w:rsidRPr="00E2265C">
        <w:t xml:space="preserve">Let </w:t>
      </w:r>
      <w:r w:rsidRPr="00E2265C">
        <w:rPr>
          <w:i/>
        </w:rPr>
        <w:t>d</w:t>
      </w:r>
      <w:r w:rsidRPr="00E2265C">
        <w:t xml:space="preserve"> be the </w:t>
      </w:r>
      <w:r>
        <w:t>String</w:t>
      </w:r>
      <w:r w:rsidRPr="00E2265C">
        <w:t xml:space="preserve"> consisting of the digits of the decimal representation of </w:t>
      </w:r>
      <w:r w:rsidRPr="00E2265C">
        <w:rPr>
          <w:i/>
        </w:rPr>
        <w:t>e</w:t>
      </w:r>
      <w:r w:rsidRPr="00E2265C">
        <w:t xml:space="preserve"> (in order, with no leading zeroes).</w:t>
      </w:r>
    </w:p>
    <w:p w14:paraId="2BBFA6F2" w14:textId="77777777" w:rsidR="004C02EF" w:rsidRPr="00E2265C" w:rsidRDefault="004C02EF" w:rsidP="004C02EF">
      <w:pPr>
        <w:pStyle w:val="Alg4"/>
        <w:numPr>
          <w:ilvl w:val="2"/>
          <w:numId w:val="247"/>
        </w:numPr>
      </w:pPr>
      <w:r w:rsidRPr="00E2265C">
        <w:t xml:space="preserve">Let </w:t>
      </w:r>
      <w:r w:rsidRPr="00E2265C">
        <w:rPr>
          <w:i/>
        </w:rPr>
        <w:t>m</w:t>
      </w:r>
      <w:r w:rsidRPr="00E2265C">
        <w:t xml:space="preserve"> be the concatenation of the five </w:t>
      </w:r>
      <w:r>
        <w:t>Strings</w:t>
      </w:r>
      <w:r w:rsidRPr="00E2265C">
        <w:t xml:space="preserve"> </w:t>
      </w:r>
      <w:r w:rsidRPr="00E2265C">
        <w:rPr>
          <w:i/>
        </w:rPr>
        <w:t>s</w:t>
      </w:r>
      <w:r w:rsidRPr="00E2265C">
        <w:t xml:space="preserve">, </w:t>
      </w:r>
      <w:r w:rsidRPr="00E2265C">
        <w:rPr>
          <w:i/>
        </w:rPr>
        <w:t>m</w:t>
      </w:r>
      <w:r w:rsidRPr="00E2265C">
        <w:t xml:space="preserve">, </w:t>
      </w:r>
      <w:r>
        <w:rPr>
          <w:rFonts w:ascii="Courier New" w:hAnsi="Courier New"/>
          <w:b/>
        </w:rPr>
        <w:t>"e"</w:t>
      </w:r>
      <w:r w:rsidRPr="00E2265C">
        <w:t xml:space="preserve">, </w:t>
      </w:r>
      <w:r w:rsidRPr="00E2265C">
        <w:rPr>
          <w:i/>
        </w:rPr>
        <w:t>c</w:t>
      </w:r>
      <w:r w:rsidRPr="00E2265C">
        <w:t xml:space="preserve">, and </w:t>
      </w:r>
      <w:r w:rsidRPr="00E2265C">
        <w:rPr>
          <w:i/>
        </w:rPr>
        <w:t>d</w:t>
      </w:r>
      <w:r w:rsidRPr="00E2265C">
        <w:t>.</w:t>
      </w:r>
    </w:p>
    <w:p w14:paraId="72744C81" w14:textId="77777777" w:rsidR="004C02EF" w:rsidRPr="00E2265C" w:rsidRDefault="004C02EF" w:rsidP="004C02EF">
      <w:pPr>
        <w:pStyle w:val="Alg4"/>
        <w:numPr>
          <w:ilvl w:val="0"/>
          <w:numId w:val="247"/>
        </w:numPr>
      </w:pPr>
      <w:r w:rsidRPr="00E2265C">
        <w:t xml:space="preserve">If </w:t>
      </w:r>
      <w:r w:rsidRPr="00E2265C">
        <w:rPr>
          <w:i/>
        </w:rPr>
        <w:t>e</w:t>
      </w:r>
      <w:r w:rsidRPr="00E2265C">
        <w:t xml:space="preserve"> = </w:t>
      </w:r>
      <w:r w:rsidRPr="00E2265C">
        <w:rPr>
          <w:i/>
        </w:rPr>
        <w:t>p</w:t>
      </w:r>
      <w:r w:rsidRPr="00E2265C">
        <w:t xml:space="preserve">–1, then return the concatenation of the </w:t>
      </w:r>
      <w:r>
        <w:t>Strings</w:t>
      </w:r>
      <w:r w:rsidRPr="00E2265C">
        <w:t xml:space="preserve"> </w:t>
      </w:r>
      <w:r w:rsidRPr="00E2265C">
        <w:rPr>
          <w:i/>
        </w:rPr>
        <w:t>s</w:t>
      </w:r>
      <w:r w:rsidRPr="00E2265C">
        <w:t xml:space="preserve"> and </w:t>
      </w:r>
      <w:r w:rsidRPr="00E2265C">
        <w:rPr>
          <w:i/>
        </w:rPr>
        <w:t>m</w:t>
      </w:r>
      <w:r w:rsidRPr="00E2265C">
        <w:t>.</w:t>
      </w:r>
    </w:p>
    <w:p w14:paraId="72A7F2B6" w14:textId="77777777" w:rsidR="004C02EF" w:rsidRPr="00E2265C" w:rsidRDefault="004C02EF" w:rsidP="004C02EF">
      <w:pPr>
        <w:pStyle w:val="Alg4"/>
        <w:numPr>
          <w:ilvl w:val="0"/>
          <w:numId w:val="247"/>
        </w:numPr>
      </w:pPr>
      <w:r w:rsidRPr="00E2265C">
        <w:t xml:space="preserve">If </w:t>
      </w:r>
      <w:r w:rsidRPr="00E2265C">
        <w:rPr>
          <w:i/>
        </w:rPr>
        <w:t>e</w:t>
      </w:r>
      <w:r w:rsidRPr="00E2265C">
        <w:t xml:space="preserve"> </w:t>
      </w:r>
      <w:r w:rsidRPr="00E2265C">
        <w:sym w:font="Symbol" w:char="F0B3"/>
      </w:r>
      <w:r w:rsidRPr="00E2265C">
        <w:t xml:space="preserve"> 0, then</w:t>
      </w:r>
    </w:p>
    <w:p w14:paraId="30172814" w14:textId="77777777" w:rsidR="004C02EF" w:rsidRPr="00E2265C" w:rsidRDefault="004C02EF" w:rsidP="004C02EF">
      <w:pPr>
        <w:pStyle w:val="Alg4"/>
        <w:numPr>
          <w:ilvl w:val="1"/>
          <w:numId w:val="247"/>
        </w:numPr>
      </w:pPr>
      <w:r w:rsidRPr="00E2265C">
        <w:t xml:space="preserve">Let </w:t>
      </w:r>
      <w:r w:rsidRPr="00E2265C">
        <w:rPr>
          <w:i/>
        </w:rPr>
        <w:t>m</w:t>
      </w:r>
      <w:r w:rsidRPr="00E2265C">
        <w:t xml:space="preserve"> be the concatenation of the first </w:t>
      </w:r>
      <w:r w:rsidRPr="00E2265C">
        <w:rPr>
          <w:i/>
        </w:rPr>
        <w:t>e</w:t>
      </w:r>
      <w:r w:rsidRPr="00E2265C">
        <w:t xml:space="preserve">+1 characters of </w:t>
      </w:r>
      <w:r w:rsidRPr="00E2265C">
        <w:rPr>
          <w:i/>
        </w:rPr>
        <w:t>m</w:t>
      </w:r>
      <w:r w:rsidRPr="00E2265C">
        <w:t>, the character ‘</w:t>
      </w:r>
      <w:r>
        <w:rPr>
          <w:rFonts w:ascii="Courier New" w:hAnsi="Courier New"/>
        </w:rPr>
        <w:t>.</w:t>
      </w:r>
      <w:r w:rsidRPr="00E2265C">
        <w:t xml:space="preserve">’, and the remaining </w:t>
      </w:r>
      <w:r w:rsidRPr="00E2265C">
        <w:rPr>
          <w:i/>
        </w:rPr>
        <w:t>p</w:t>
      </w:r>
      <w:r w:rsidRPr="00E2265C">
        <w:t>– (</w:t>
      </w:r>
      <w:r w:rsidRPr="00E2265C">
        <w:rPr>
          <w:i/>
        </w:rPr>
        <w:t>e</w:t>
      </w:r>
      <w:r w:rsidRPr="00E2265C">
        <w:t xml:space="preserve">+1) characters of </w:t>
      </w:r>
      <w:r w:rsidRPr="00E2265C">
        <w:rPr>
          <w:i/>
        </w:rPr>
        <w:t>m</w:t>
      </w:r>
      <w:r w:rsidRPr="00E2265C">
        <w:t>.</w:t>
      </w:r>
    </w:p>
    <w:p w14:paraId="036959C4" w14:textId="77777777" w:rsidR="004C02EF" w:rsidRPr="00E2265C" w:rsidRDefault="004C02EF" w:rsidP="004C02EF">
      <w:pPr>
        <w:pStyle w:val="Alg4"/>
        <w:numPr>
          <w:ilvl w:val="0"/>
          <w:numId w:val="247"/>
        </w:numPr>
      </w:pPr>
      <w:r w:rsidRPr="00E2265C">
        <w:t xml:space="preserve">Else </w:t>
      </w:r>
      <w:r w:rsidRPr="00E2265C">
        <w:rPr>
          <w:i/>
        </w:rPr>
        <w:t>e</w:t>
      </w:r>
      <w:r w:rsidRPr="00E2265C">
        <w:t xml:space="preserve"> &lt; 0,</w:t>
      </w:r>
    </w:p>
    <w:p w14:paraId="7BA56727" w14:textId="77777777" w:rsidR="004C02EF" w:rsidRPr="00E2265C" w:rsidRDefault="004C02EF" w:rsidP="004C02EF">
      <w:pPr>
        <w:pStyle w:val="Alg4"/>
        <w:numPr>
          <w:ilvl w:val="1"/>
          <w:numId w:val="247"/>
        </w:numPr>
      </w:pPr>
      <w:r w:rsidRPr="00E2265C">
        <w:t xml:space="preserve">Let </w:t>
      </w:r>
      <w:r w:rsidRPr="00E2265C">
        <w:rPr>
          <w:i/>
        </w:rPr>
        <w:t>m</w:t>
      </w:r>
      <w:r w:rsidRPr="00E2265C">
        <w:t xml:space="preserve"> be the concatenation of the </w:t>
      </w:r>
      <w:r>
        <w:t>String</w:t>
      </w:r>
      <w:r w:rsidRPr="00E2265C">
        <w:t xml:space="preserve"> </w:t>
      </w:r>
      <w:r>
        <w:rPr>
          <w:rFonts w:ascii="Courier New" w:hAnsi="Courier New"/>
          <w:b/>
        </w:rPr>
        <w:t>"0."</w:t>
      </w:r>
      <w:r w:rsidRPr="00E2265C">
        <w:t>, –(</w:t>
      </w:r>
      <w:r w:rsidRPr="00E2265C">
        <w:rPr>
          <w:i/>
        </w:rPr>
        <w:t>e</w:t>
      </w:r>
      <w:r w:rsidRPr="00E2265C">
        <w:t>+1) occurrences of the character ‘</w:t>
      </w:r>
      <w:r w:rsidRPr="00D45F2B">
        <w:rPr>
          <w:rFonts w:ascii="Courier New" w:hAnsi="Courier New"/>
          <w:b/>
        </w:rPr>
        <w:t>0</w:t>
      </w:r>
      <w:r w:rsidRPr="00E2265C">
        <w:t xml:space="preserve">’, and the </w:t>
      </w:r>
      <w:r>
        <w:t>String</w:t>
      </w:r>
      <w:r w:rsidRPr="00E2265C">
        <w:t xml:space="preserve"> </w:t>
      </w:r>
      <w:r w:rsidRPr="00E2265C">
        <w:rPr>
          <w:i/>
        </w:rPr>
        <w:t>m</w:t>
      </w:r>
      <w:r w:rsidRPr="00E2265C">
        <w:t>.</w:t>
      </w:r>
    </w:p>
    <w:p w14:paraId="137330CB" w14:textId="77777777" w:rsidR="004C02EF" w:rsidRPr="00E2265C" w:rsidRDefault="004C02EF" w:rsidP="004C02EF">
      <w:pPr>
        <w:pStyle w:val="Alg4"/>
        <w:numPr>
          <w:ilvl w:val="0"/>
          <w:numId w:val="247"/>
        </w:numPr>
        <w:spacing w:after="120"/>
      </w:pPr>
      <w:r w:rsidRPr="00E2265C">
        <w:t xml:space="preserve">Return the concatenation of the </w:t>
      </w:r>
      <w:r>
        <w:t>S</w:t>
      </w:r>
      <w:r w:rsidRPr="00E2265C">
        <w:t xml:space="preserve">trings </w:t>
      </w:r>
      <w:r w:rsidRPr="00E2265C">
        <w:rPr>
          <w:i/>
        </w:rPr>
        <w:t>s</w:t>
      </w:r>
      <w:r w:rsidRPr="00E2265C">
        <w:t xml:space="preserve"> and </w:t>
      </w:r>
      <w:r w:rsidRPr="00E2265C">
        <w:rPr>
          <w:i/>
        </w:rPr>
        <w:t>m</w:t>
      </w:r>
      <w:r w:rsidRPr="00E2265C">
        <w:t>.</w:t>
      </w:r>
    </w:p>
    <w:p w14:paraId="45238555"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toPrecision</w:t>
      </w:r>
      <w:r>
        <w:t xml:space="preserve"> method is </w:t>
      </w:r>
      <w:r>
        <w:rPr>
          <w:b/>
        </w:rPr>
        <w:t>1</w:t>
      </w:r>
      <w:r>
        <w:t>.</w:t>
      </w:r>
    </w:p>
    <w:p w14:paraId="7EBEE072" w14:textId="77777777" w:rsidR="004C02EF" w:rsidRDefault="004C02EF" w:rsidP="004C02EF">
      <w:r>
        <w:t xml:space="preserve">If the </w:t>
      </w:r>
      <w:r>
        <w:rPr>
          <w:rFonts w:ascii="Courier New" w:hAnsi="Courier New"/>
          <w:b/>
        </w:rPr>
        <w:t>toPrecision</w:t>
      </w:r>
      <w:r>
        <w:t xml:space="preserve"> method is called with more than one argument, then the behaviour is undefined (see clause 15).</w:t>
      </w:r>
    </w:p>
    <w:p w14:paraId="7BB57C0F" w14:textId="77777777" w:rsidR="004C02EF" w:rsidRDefault="004C02EF" w:rsidP="004C02EF">
      <w:r>
        <w:t xml:space="preserve">An implementation is permitted to extend the behaviour of </w:t>
      </w:r>
      <w:r>
        <w:rPr>
          <w:rFonts w:ascii="Courier New" w:hAnsi="Courier New"/>
          <w:b/>
        </w:rPr>
        <w:t>toPrecision</w:t>
      </w:r>
      <w:r>
        <w:t xml:space="preserve"> for values of </w:t>
      </w:r>
      <w:r w:rsidRPr="00F02209">
        <w:rPr>
          <w:rFonts w:ascii="Times New Roman" w:hAnsi="Times New Roman"/>
          <w:i/>
        </w:rPr>
        <w:t>precision</w:t>
      </w:r>
      <w:r>
        <w:t xml:space="preserve"> less than 1 or greater than 21. In this case </w:t>
      </w:r>
      <w:r>
        <w:rPr>
          <w:rFonts w:ascii="Courier New" w:hAnsi="Courier New"/>
          <w:b/>
        </w:rPr>
        <w:t>toPrecision</w:t>
      </w:r>
      <w:r>
        <w:t xml:space="preserve"> would not necessarily throw </w:t>
      </w:r>
      <w:r>
        <w:rPr>
          <w:b/>
        </w:rPr>
        <w:t>RangeError</w:t>
      </w:r>
      <w:r>
        <w:t xml:space="preserve"> for such values.</w:t>
      </w:r>
    </w:p>
    <w:p w14:paraId="7C653505" w14:textId="77777777" w:rsidR="004C02EF" w:rsidRDefault="004C02EF" w:rsidP="00B43482">
      <w:pPr>
        <w:pStyle w:val="30"/>
        <w:numPr>
          <w:ilvl w:val="0"/>
          <w:numId w:val="0"/>
        </w:numPr>
      </w:pPr>
      <w:bookmarkStart w:id="6031" w:name="_Ref457704457"/>
      <w:bookmarkStart w:id="6032" w:name="_Toc472818943"/>
      <w:bookmarkStart w:id="6033" w:name="_Toc235503521"/>
      <w:bookmarkStart w:id="6034" w:name="_Toc241509296"/>
      <w:bookmarkStart w:id="6035" w:name="_Toc244416783"/>
      <w:bookmarkStart w:id="6036" w:name="_Toc276631147"/>
      <w:bookmarkStart w:id="6037" w:name="_Toc153968536"/>
      <w:r>
        <w:t>15.7.5</w:t>
      </w:r>
      <w:r>
        <w:tab/>
        <w:t>Properties of Number Instance</w:t>
      </w:r>
      <w:bookmarkEnd w:id="5993"/>
      <w:bookmarkEnd w:id="5994"/>
      <w:bookmarkEnd w:id="6023"/>
      <w:bookmarkEnd w:id="6024"/>
      <w:bookmarkEnd w:id="6025"/>
      <w:r>
        <w:t>s</w:t>
      </w:r>
      <w:bookmarkEnd w:id="6031"/>
      <w:bookmarkEnd w:id="6032"/>
      <w:bookmarkEnd w:id="6033"/>
      <w:bookmarkEnd w:id="6034"/>
      <w:bookmarkEnd w:id="6035"/>
      <w:bookmarkEnd w:id="6036"/>
      <w:bookmarkEnd w:id="6037"/>
    </w:p>
    <w:p w14:paraId="51AFFE78" w14:textId="77777777" w:rsidR="004C02EF" w:rsidRDefault="004C02EF" w:rsidP="004C02EF">
      <w:r>
        <w:t xml:space="preserve">Number instances inherit properties from the Number prototype object and </w:t>
      </w:r>
      <w:del w:id="6038" w:author="Allen Wirfs-Brock" w:date="2011-07-02T14:21:00Z">
        <w:r w:rsidDel="000625EF">
          <w:delText xml:space="preserve">their </w:delText>
        </w:r>
      </w:del>
      <w:ins w:id="6039" w:author="Allen Wirfs-Brock" w:date="2011-07-02T14:21:00Z">
        <w:r w:rsidR="000625EF">
          <w:t xml:space="preserve">have an </w:t>
        </w:r>
      </w:ins>
      <w:r>
        <w:t>[[</w:t>
      </w:r>
      <w:del w:id="6040" w:author="Allen Wirfs-Brock" w:date="2011-07-02T14:21:00Z">
        <w:r w:rsidDel="000625EF">
          <w:delText>Class</w:delText>
        </w:r>
      </w:del>
      <w:ins w:id="6041" w:author="Allen Wirfs-Brock" w:date="2011-07-02T14:21:00Z">
        <w:r w:rsidR="000625EF">
          <w:t>IsNumber</w:t>
        </w:r>
      </w:ins>
      <w:r>
        <w:t>]] internal property</w:t>
      </w:r>
      <w:del w:id="6042" w:author="Allen Wirfs-Brock" w:date="2011-07-02T14:21:00Z">
        <w:r w:rsidDel="000625EF">
          <w:delText xml:space="preserve"> value is </w:delText>
        </w:r>
        <w:r w:rsidDel="000625EF">
          <w:rPr>
            <w:rFonts w:ascii="Courier New" w:hAnsi="Courier New" w:cs="Courier New"/>
            <w:b/>
          </w:rPr>
          <w:delText>"Number"</w:delText>
        </w:r>
      </w:del>
      <w:r>
        <w:t>. Number instances also have a [[PrimitiveValue]] internal property.</w:t>
      </w:r>
    </w:p>
    <w:p w14:paraId="67C232F5" w14:textId="77777777" w:rsidR="004C02EF" w:rsidRDefault="004C02EF" w:rsidP="004C02EF">
      <w:r>
        <w:t>The [[PrimitiveValue]] internal property is the Number value represented by this Number object.</w:t>
      </w:r>
      <w:bookmarkStart w:id="6043" w:name="_Toc382291664"/>
      <w:bookmarkStart w:id="6044" w:name="_Toc385672360"/>
      <w:bookmarkStart w:id="6045" w:name="_Ref393527153"/>
      <w:bookmarkStart w:id="6046" w:name="_Toc393690476"/>
      <w:bookmarkStart w:id="6047" w:name="_Ref404504722"/>
    </w:p>
    <w:p w14:paraId="2029DA64" w14:textId="77777777" w:rsidR="004C02EF" w:rsidRDefault="004C02EF" w:rsidP="00B43482">
      <w:pPr>
        <w:pStyle w:val="20"/>
        <w:numPr>
          <w:ilvl w:val="0"/>
          <w:numId w:val="0"/>
        </w:numPr>
      </w:pPr>
      <w:bookmarkStart w:id="6048" w:name="_Ref424531937"/>
      <w:bookmarkStart w:id="6049" w:name="_Toc472818944"/>
      <w:bookmarkStart w:id="6050" w:name="_Toc235503522"/>
      <w:bookmarkStart w:id="6051" w:name="_Toc241509297"/>
      <w:bookmarkStart w:id="6052" w:name="_Toc244416784"/>
      <w:bookmarkStart w:id="6053" w:name="_Toc276631148"/>
      <w:bookmarkStart w:id="6054" w:name="_Toc153968537"/>
      <w:r>
        <w:t>15.8</w:t>
      </w:r>
      <w:r>
        <w:tab/>
        <w:t>The Math Objec</w:t>
      </w:r>
      <w:bookmarkEnd w:id="5900"/>
      <w:bookmarkEnd w:id="5901"/>
      <w:bookmarkEnd w:id="6043"/>
      <w:bookmarkEnd w:id="6044"/>
      <w:bookmarkEnd w:id="6045"/>
      <w:bookmarkEnd w:id="6046"/>
      <w:bookmarkEnd w:id="6047"/>
      <w:r>
        <w:t>t</w:t>
      </w:r>
      <w:bookmarkEnd w:id="6048"/>
      <w:bookmarkEnd w:id="6049"/>
      <w:bookmarkEnd w:id="6050"/>
      <w:bookmarkEnd w:id="6051"/>
      <w:bookmarkEnd w:id="6052"/>
      <w:bookmarkEnd w:id="6053"/>
      <w:bookmarkEnd w:id="6054"/>
    </w:p>
    <w:p w14:paraId="00ABEBB3" w14:textId="77777777" w:rsidR="004C02EF" w:rsidRDefault="004C02EF" w:rsidP="004C02EF">
      <w:r>
        <w:t>The Math object is a single object that has some named properties, some of which are functions.</w:t>
      </w:r>
    </w:p>
    <w:p w14:paraId="5E7DDC6F" w14:textId="77777777" w:rsidR="004C02EF" w:rsidRDefault="004C02EF" w:rsidP="004C02EF">
      <w:r>
        <w:t xml:space="preserve">The value of the [[Prototype]] internal property of the Math object is the standard built-in Object prototype object (15.2.4). The </w:t>
      </w:r>
      <w:del w:id="6055" w:author="Allen Wirfs-Brock" w:date="2011-07-02T14:24:00Z">
        <w:r w:rsidDel="006C3FCC">
          <w:delText xml:space="preserve">value of the [[Class]] internal property of the </w:delText>
        </w:r>
      </w:del>
      <w:r>
        <w:t xml:space="preserve">Math object </w:t>
      </w:r>
      <w:del w:id="6056" w:author="Allen Wirfs-Brock" w:date="2011-07-02T14:24:00Z">
        <w:r w:rsidDel="006C3FCC">
          <w:delText xml:space="preserve">is </w:delText>
        </w:r>
        <w:r w:rsidDel="006C3FCC">
          <w:rPr>
            <w:rFonts w:ascii="Courier New" w:hAnsi="Courier New"/>
            <w:b/>
          </w:rPr>
          <w:delText>"Math"</w:delText>
        </w:r>
      </w:del>
      <w:ins w:id="6057" w:author="Allen Wirfs-Brock" w:date="2011-07-02T14:24:00Z">
        <w:r w:rsidR="006C3FCC">
          <w:t>has the [[IsMath]] internal property</w:t>
        </w:r>
      </w:ins>
      <w:r>
        <w:t>.</w:t>
      </w:r>
    </w:p>
    <w:p w14:paraId="1D7E8730" w14:textId="77777777" w:rsidR="004C02EF" w:rsidRDefault="004C02EF" w:rsidP="004C02EF">
      <w:r>
        <w:t xml:space="preserve">The Math object does not have a [[Construct]] internal property; it is not possible to use the Math object as a constructor with the </w:t>
      </w:r>
      <w:r>
        <w:rPr>
          <w:rFonts w:ascii="Courier New" w:hAnsi="Courier New"/>
          <w:b/>
        </w:rPr>
        <w:t>new</w:t>
      </w:r>
      <w:r>
        <w:t xml:space="preserve"> operator.</w:t>
      </w:r>
    </w:p>
    <w:p w14:paraId="1A14FADB" w14:textId="77777777" w:rsidR="004C02EF" w:rsidRDefault="004C02EF" w:rsidP="004C02EF">
      <w:r>
        <w:t>The Math object does not have a [[Call]] internal property; it is not possible to invoke the Math object as a function.</w:t>
      </w:r>
    </w:p>
    <w:p w14:paraId="31E862CD" w14:textId="77777777" w:rsidR="004C02EF" w:rsidRDefault="004C02EF" w:rsidP="004C02EF">
      <w:pPr>
        <w:pStyle w:val="Note"/>
      </w:pPr>
      <w:r w:rsidRPr="00675FD7">
        <w:t>NOTE</w:t>
      </w:r>
      <w:r w:rsidRPr="00675FD7">
        <w:tab/>
        <w:t xml:space="preserve">In this specification, the phrase “the </w:t>
      </w:r>
      <w:r>
        <w:t>Number</w:t>
      </w:r>
      <w:r w:rsidRPr="00675FD7">
        <w:t xml:space="preserve"> value for </w:t>
      </w:r>
      <w:r w:rsidRPr="00F02209">
        <w:rPr>
          <w:rFonts w:ascii="Times New Roman" w:hAnsi="Times New Roman"/>
          <w:i/>
        </w:rPr>
        <w:t>x</w:t>
      </w:r>
      <w:r w:rsidRPr="00675FD7">
        <w:t xml:space="preserve">” has a technical meaning defined in </w:t>
      </w:r>
      <w:bookmarkStart w:id="6058" w:name="_Toc382212264"/>
      <w:bookmarkStart w:id="6059" w:name="_Toc382212827"/>
      <w:bookmarkStart w:id="6060" w:name="_Toc382291665"/>
      <w:bookmarkStart w:id="6061" w:name="_Toc385672361"/>
      <w:bookmarkStart w:id="6062" w:name="_Toc393690477"/>
      <w:r w:rsidRPr="00675FD7">
        <w:t>8.5.</w:t>
      </w:r>
    </w:p>
    <w:p w14:paraId="3B2311A3" w14:textId="77777777" w:rsidR="004C02EF" w:rsidRDefault="004C02EF" w:rsidP="00B43482">
      <w:pPr>
        <w:pStyle w:val="30"/>
        <w:numPr>
          <w:ilvl w:val="0"/>
          <w:numId w:val="0"/>
        </w:numPr>
      </w:pPr>
      <w:bookmarkStart w:id="6063" w:name="_Toc472818945"/>
      <w:bookmarkStart w:id="6064" w:name="_Toc235503523"/>
      <w:bookmarkStart w:id="6065" w:name="_Toc241509298"/>
      <w:bookmarkStart w:id="6066" w:name="_Toc244416785"/>
      <w:bookmarkStart w:id="6067" w:name="_Toc276631149"/>
      <w:bookmarkStart w:id="6068" w:name="_Toc153968538"/>
      <w:r>
        <w:t>15.8.1</w:t>
      </w:r>
      <w:r>
        <w:tab/>
        <w:t>Value Properties of the Math Objec</w:t>
      </w:r>
      <w:bookmarkEnd w:id="6058"/>
      <w:bookmarkEnd w:id="6059"/>
      <w:bookmarkEnd w:id="6060"/>
      <w:bookmarkEnd w:id="6061"/>
      <w:bookmarkEnd w:id="6062"/>
      <w:r>
        <w:t>t</w:t>
      </w:r>
      <w:bookmarkStart w:id="6069" w:name="_Toc382291666"/>
      <w:bookmarkStart w:id="6070" w:name="_Toc385672362"/>
      <w:bookmarkStart w:id="6071" w:name="_Toc393690478"/>
      <w:bookmarkEnd w:id="6063"/>
      <w:bookmarkEnd w:id="6064"/>
      <w:bookmarkEnd w:id="6065"/>
      <w:bookmarkEnd w:id="6066"/>
      <w:bookmarkEnd w:id="6067"/>
      <w:bookmarkEnd w:id="6068"/>
    </w:p>
    <w:bookmarkEnd w:id="6069"/>
    <w:bookmarkEnd w:id="6070"/>
    <w:bookmarkEnd w:id="6071"/>
    <w:p w14:paraId="4B6878C6" w14:textId="77777777" w:rsidR="004C02EF" w:rsidRDefault="004C02EF" w:rsidP="004C02EF">
      <w:pPr>
        <w:pStyle w:val="40"/>
        <w:numPr>
          <w:ilvl w:val="0"/>
          <w:numId w:val="0"/>
        </w:numPr>
      </w:pPr>
      <w:r>
        <w:t>15.8.1.1</w:t>
      </w:r>
      <w:r>
        <w:tab/>
        <w:t>E</w:t>
      </w:r>
    </w:p>
    <w:p w14:paraId="01EE269D" w14:textId="77777777" w:rsidR="004C02EF" w:rsidRDefault="004C02EF" w:rsidP="004C02EF">
      <w:r>
        <w:t xml:space="preserve">The Number value for </w:t>
      </w:r>
      <w:r w:rsidRPr="00F02209">
        <w:rPr>
          <w:rFonts w:ascii="Times New Roman" w:hAnsi="Times New Roman"/>
          <w:i/>
        </w:rPr>
        <w:t>e</w:t>
      </w:r>
      <w:r>
        <w:t>, the base of the natural logarithms, which is approximately 2.7182818284590452354.</w:t>
      </w:r>
      <w:bookmarkStart w:id="6072" w:name="_Toc382291667"/>
      <w:bookmarkStart w:id="6073" w:name="_Toc385672363"/>
    </w:p>
    <w:p w14:paraId="284C10FB"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6074" w:name="_Toc393690479"/>
    </w:p>
    <w:p w14:paraId="09342CA7" w14:textId="77777777" w:rsidR="004C02EF" w:rsidRDefault="004C02EF" w:rsidP="004C02EF">
      <w:pPr>
        <w:pStyle w:val="40"/>
        <w:numPr>
          <w:ilvl w:val="0"/>
          <w:numId w:val="0"/>
        </w:numPr>
      </w:pPr>
      <w:r>
        <w:t>15.8.1.2</w:t>
      </w:r>
      <w:r>
        <w:tab/>
        <w:t>LN1</w:t>
      </w:r>
      <w:bookmarkEnd w:id="6072"/>
      <w:bookmarkEnd w:id="6073"/>
      <w:bookmarkEnd w:id="6074"/>
      <w:r>
        <w:t>0</w:t>
      </w:r>
    </w:p>
    <w:p w14:paraId="31A1C761" w14:textId="77777777" w:rsidR="004C02EF" w:rsidRDefault="004C02EF" w:rsidP="004C02EF">
      <w:r>
        <w:t>The Number value for the natural logarithm of 10, which is approximately 2.302585092994046.</w:t>
      </w:r>
      <w:bookmarkStart w:id="6075" w:name="_Toc382291668"/>
      <w:bookmarkStart w:id="6076" w:name="_Toc385672364"/>
    </w:p>
    <w:p w14:paraId="266A9D5F"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6077" w:name="_Toc393690480"/>
    </w:p>
    <w:p w14:paraId="632403C6" w14:textId="77777777" w:rsidR="004C02EF" w:rsidRDefault="004C02EF" w:rsidP="004C02EF">
      <w:pPr>
        <w:pStyle w:val="40"/>
        <w:numPr>
          <w:ilvl w:val="0"/>
          <w:numId w:val="0"/>
        </w:numPr>
      </w:pPr>
      <w:r>
        <w:t>15.8.1.3</w:t>
      </w:r>
      <w:r>
        <w:tab/>
        <w:t>LN</w:t>
      </w:r>
      <w:bookmarkEnd w:id="6075"/>
      <w:bookmarkEnd w:id="6076"/>
      <w:bookmarkEnd w:id="6077"/>
      <w:r>
        <w:t>2</w:t>
      </w:r>
    </w:p>
    <w:p w14:paraId="77B1C0F5" w14:textId="77777777" w:rsidR="004C02EF" w:rsidRDefault="004C02EF" w:rsidP="004C02EF">
      <w:r>
        <w:t>The Number value for the natural logarithm of 2, which is approximately 0.6931471805599453.</w:t>
      </w:r>
      <w:bookmarkStart w:id="6078" w:name="_Toc382291669"/>
      <w:bookmarkStart w:id="6079" w:name="_Toc385672365"/>
    </w:p>
    <w:p w14:paraId="794464C5"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6080" w:name="_Toc393690481"/>
    </w:p>
    <w:p w14:paraId="4FDADDD0" w14:textId="77777777" w:rsidR="004C02EF" w:rsidRDefault="004C02EF" w:rsidP="004C02EF">
      <w:pPr>
        <w:pStyle w:val="40"/>
        <w:numPr>
          <w:ilvl w:val="0"/>
          <w:numId w:val="0"/>
        </w:numPr>
      </w:pPr>
      <w:r>
        <w:t>15.8.1.4</w:t>
      </w:r>
      <w:r>
        <w:tab/>
        <w:t>LOG2</w:t>
      </w:r>
      <w:bookmarkEnd w:id="6078"/>
      <w:bookmarkEnd w:id="6079"/>
      <w:bookmarkEnd w:id="6080"/>
      <w:r>
        <w:t>E</w:t>
      </w:r>
    </w:p>
    <w:p w14:paraId="1A7C6555" w14:textId="77777777" w:rsidR="004C02EF" w:rsidRDefault="004C02EF" w:rsidP="004C02EF">
      <w:r>
        <w:t>The Number value for the base-</w:t>
      </w:r>
      <w:r w:rsidRPr="00675FD7">
        <w:rPr>
          <w:rFonts w:ascii="Times New Roman" w:hAnsi="Times New Roman"/>
        </w:rPr>
        <w:t>2</w:t>
      </w:r>
      <w:r>
        <w:t xml:space="preserve"> logarithm of </w:t>
      </w:r>
      <w:r w:rsidRPr="00675FD7">
        <w:rPr>
          <w:rFonts w:ascii="Times New Roman" w:hAnsi="Times New Roman"/>
          <w:i/>
        </w:rPr>
        <w:t>e</w:t>
      </w:r>
      <w:r>
        <w:t xml:space="preserve">, the base of the natural logarithms; this value is approximately </w:t>
      </w:r>
      <w:r w:rsidRPr="00675FD7">
        <w:rPr>
          <w:rFonts w:ascii="Times New Roman" w:hAnsi="Times New Roman"/>
        </w:rPr>
        <w:t>1.4426950408889634</w:t>
      </w:r>
      <w:r>
        <w:t>.</w:t>
      </w:r>
      <w:bookmarkStart w:id="6081" w:name="_Toc382291670"/>
      <w:bookmarkStart w:id="6082" w:name="_Toc385672366"/>
    </w:p>
    <w:p w14:paraId="31482F84"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6083" w:name="_Toc393690482"/>
    </w:p>
    <w:p w14:paraId="3953B94A" w14:textId="77777777" w:rsidR="004C02EF" w:rsidRDefault="004C02EF" w:rsidP="004C02EF">
      <w:pPr>
        <w:pStyle w:val="Note"/>
      </w:pPr>
      <w:r w:rsidRPr="00675FD7">
        <w:t>NOTE</w:t>
      </w:r>
      <w:r w:rsidRPr="00675FD7">
        <w:tab/>
        <w:t xml:space="preserve">The value of </w:t>
      </w:r>
      <w:r w:rsidRPr="00675FD7">
        <w:rPr>
          <w:rFonts w:ascii="Courier New" w:hAnsi="Courier New"/>
          <w:b/>
        </w:rPr>
        <w:t>Math.LOG2E</w:t>
      </w:r>
      <w:r w:rsidRPr="00675FD7">
        <w:t xml:space="preserve"> is approximately the reciprocal of the value of </w:t>
      </w:r>
      <w:r w:rsidRPr="00675FD7">
        <w:rPr>
          <w:rFonts w:ascii="Courier New" w:hAnsi="Courier New"/>
          <w:b/>
        </w:rPr>
        <w:t>Math.LN2</w:t>
      </w:r>
      <w:r w:rsidRPr="00675FD7">
        <w:t>.</w:t>
      </w:r>
    </w:p>
    <w:p w14:paraId="5BF819A8" w14:textId="77777777" w:rsidR="004C02EF" w:rsidRDefault="004C02EF" w:rsidP="004C02EF">
      <w:pPr>
        <w:pStyle w:val="40"/>
        <w:numPr>
          <w:ilvl w:val="0"/>
          <w:numId w:val="0"/>
        </w:numPr>
      </w:pPr>
      <w:r>
        <w:t>15.8.1.5</w:t>
      </w:r>
      <w:r>
        <w:tab/>
        <w:t>LOG10</w:t>
      </w:r>
      <w:bookmarkEnd w:id="6081"/>
      <w:bookmarkEnd w:id="6082"/>
      <w:bookmarkEnd w:id="6083"/>
      <w:r>
        <w:t>E</w:t>
      </w:r>
    </w:p>
    <w:p w14:paraId="57FD30B3" w14:textId="77777777" w:rsidR="004C02EF" w:rsidRDefault="004C02EF" w:rsidP="004C02EF">
      <w:r>
        <w:t>The Number value for the base-</w:t>
      </w:r>
      <w:r w:rsidRPr="00675FD7">
        <w:rPr>
          <w:rFonts w:ascii="Times New Roman" w:hAnsi="Times New Roman"/>
        </w:rPr>
        <w:t>10</w:t>
      </w:r>
      <w:r>
        <w:t xml:space="preserve"> logarithm of </w:t>
      </w:r>
      <w:r w:rsidRPr="00675FD7">
        <w:rPr>
          <w:rFonts w:ascii="Times New Roman" w:hAnsi="Times New Roman"/>
          <w:i/>
        </w:rPr>
        <w:t>e</w:t>
      </w:r>
      <w:r>
        <w:t xml:space="preserve">, the base of the natural logarithms; this value is approximately </w:t>
      </w:r>
      <w:r w:rsidRPr="00675FD7">
        <w:rPr>
          <w:rFonts w:ascii="Times New Roman" w:hAnsi="Times New Roman"/>
        </w:rPr>
        <w:t>0.4342944819032518</w:t>
      </w:r>
      <w:r>
        <w:t>.</w:t>
      </w:r>
      <w:bookmarkStart w:id="6084" w:name="_Toc382291671"/>
      <w:bookmarkStart w:id="6085" w:name="_Toc385672367"/>
    </w:p>
    <w:p w14:paraId="274227BC"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6086" w:name="_Toc393690483"/>
    </w:p>
    <w:p w14:paraId="2FFB0F92" w14:textId="77777777" w:rsidR="004C02EF" w:rsidRDefault="004C02EF" w:rsidP="004C02EF">
      <w:pPr>
        <w:pStyle w:val="Note"/>
      </w:pPr>
      <w:r w:rsidRPr="00675FD7">
        <w:t>NOTE</w:t>
      </w:r>
      <w:r w:rsidRPr="00675FD7">
        <w:tab/>
        <w:t xml:space="preserve">The value of </w:t>
      </w:r>
      <w:r w:rsidRPr="00675FD7">
        <w:rPr>
          <w:rFonts w:ascii="Courier New" w:hAnsi="Courier New"/>
          <w:b/>
        </w:rPr>
        <w:t>Math.LOG10E</w:t>
      </w:r>
      <w:r w:rsidRPr="00675FD7">
        <w:t xml:space="preserve"> is approximately the reciprocal of the value of </w:t>
      </w:r>
      <w:r w:rsidRPr="00675FD7">
        <w:rPr>
          <w:rFonts w:ascii="Courier New" w:hAnsi="Courier New"/>
          <w:b/>
        </w:rPr>
        <w:t>Math.LN10</w:t>
      </w:r>
      <w:r w:rsidRPr="00675FD7">
        <w:t>.</w:t>
      </w:r>
    </w:p>
    <w:p w14:paraId="4D911753" w14:textId="77777777" w:rsidR="004C02EF" w:rsidRDefault="004C02EF" w:rsidP="004C02EF">
      <w:pPr>
        <w:pStyle w:val="40"/>
        <w:numPr>
          <w:ilvl w:val="0"/>
          <w:numId w:val="0"/>
        </w:numPr>
      </w:pPr>
      <w:r>
        <w:t>15.8.1.6</w:t>
      </w:r>
      <w:r>
        <w:tab/>
        <w:t>P</w:t>
      </w:r>
      <w:bookmarkEnd w:id="6084"/>
      <w:bookmarkEnd w:id="6085"/>
      <w:bookmarkEnd w:id="6086"/>
      <w:r>
        <w:t>I</w:t>
      </w:r>
    </w:p>
    <w:p w14:paraId="5238A956" w14:textId="77777777" w:rsidR="004C02EF" w:rsidRDefault="004C02EF" w:rsidP="004C02EF">
      <w:r>
        <w:t xml:space="preserve">The Number value for </w:t>
      </w:r>
      <w:r w:rsidRPr="00675FD7">
        <w:rPr>
          <w:rFonts w:ascii="Times New Roman" w:hAnsi="Times New Roman"/>
        </w:rPr>
        <w:sym w:font="Symbol" w:char="F070"/>
      </w:r>
      <w:r>
        <w:t xml:space="preserve">, the ratio of the circumference of a circle to its diameter, which is approximately </w:t>
      </w:r>
      <w:r w:rsidRPr="00675FD7">
        <w:rPr>
          <w:rFonts w:ascii="Times New Roman" w:hAnsi="Times New Roman"/>
        </w:rPr>
        <w:t>3.1415926535897932</w:t>
      </w:r>
      <w:r>
        <w:t>.</w:t>
      </w:r>
      <w:bookmarkStart w:id="6087" w:name="_Toc382291672"/>
      <w:bookmarkStart w:id="6088" w:name="_Toc385672368"/>
    </w:p>
    <w:p w14:paraId="62C52E71"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6089" w:name="_Toc393690484"/>
    </w:p>
    <w:p w14:paraId="41939BF6" w14:textId="77777777" w:rsidR="004C02EF" w:rsidRDefault="004C02EF" w:rsidP="004C02EF">
      <w:pPr>
        <w:pStyle w:val="40"/>
        <w:numPr>
          <w:ilvl w:val="0"/>
          <w:numId w:val="0"/>
        </w:numPr>
      </w:pPr>
      <w:r>
        <w:t>15.8.1.7</w:t>
      </w:r>
      <w:r>
        <w:tab/>
        <w:t>SQRT1_</w:t>
      </w:r>
      <w:bookmarkEnd w:id="6087"/>
      <w:bookmarkEnd w:id="6088"/>
      <w:bookmarkEnd w:id="6089"/>
      <w:r>
        <w:t>2</w:t>
      </w:r>
    </w:p>
    <w:p w14:paraId="56D31052" w14:textId="77777777" w:rsidR="004C02EF" w:rsidRDefault="004C02EF" w:rsidP="004C02EF">
      <w:r>
        <w:t xml:space="preserve">The Number value for the square root of </w:t>
      </w:r>
      <w:r w:rsidRPr="00675FD7">
        <w:rPr>
          <w:rFonts w:ascii="Times New Roman" w:hAnsi="Times New Roman"/>
        </w:rPr>
        <w:t>½</w:t>
      </w:r>
      <w:r>
        <w:t xml:space="preserve">, which is approximately </w:t>
      </w:r>
      <w:r w:rsidRPr="00675FD7">
        <w:rPr>
          <w:rFonts w:ascii="Times New Roman" w:hAnsi="Times New Roman"/>
        </w:rPr>
        <w:t>0.7071067811865476</w:t>
      </w:r>
      <w:r>
        <w:t>.</w:t>
      </w:r>
      <w:bookmarkStart w:id="6090" w:name="_Toc382291673"/>
      <w:bookmarkStart w:id="6091" w:name="_Toc385672369"/>
    </w:p>
    <w:p w14:paraId="7A25FF77"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6092" w:name="_Toc393690485"/>
    </w:p>
    <w:p w14:paraId="1EC664BB" w14:textId="77777777" w:rsidR="004C02EF" w:rsidRDefault="004C02EF" w:rsidP="004C02EF">
      <w:pPr>
        <w:pStyle w:val="Note"/>
      </w:pPr>
      <w:r w:rsidRPr="00675FD7">
        <w:t>NOTE</w:t>
      </w:r>
      <w:r w:rsidRPr="00675FD7">
        <w:tab/>
        <w:t xml:space="preserve">The value of </w:t>
      </w:r>
      <w:r w:rsidRPr="00675FD7">
        <w:rPr>
          <w:rFonts w:ascii="Courier New" w:hAnsi="Courier New"/>
          <w:b/>
        </w:rPr>
        <w:t>Math.SQRT1_2</w:t>
      </w:r>
      <w:r w:rsidRPr="00675FD7">
        <w:t xml:space="preserve"> is approximately the reciprocal of the value of </w:t>
      </w:r>
      <w:r w:rsidRPr="00675FD7">
        <w:rPr>
          <w:rFonts w:ascii="Courier New" w:hAnsi="Courier New"/>
          <w:b/>
        </w:rPr>
        <w:t>Math.SQRT2</w:t>
      </w:r>
      <w:r w:rsidRPr="00675FD7">
        <w:t>.</w:t>
      </w:r>
    </w:p>
    <w:p w14:paraId="3C130E02" w14:textId="77777777" w:rsidR="004C02EF" w:rsidRDefault="004C02EF" w:rsidP="004C02EF">
      <w:pPr>
        <w:pStyle w:val="40"/>
        <w:numPr>
          <w:ilvl w:val="0"/>
          <w:numId w:val="0"/>
        </w:numPr>
      </w:pPr>
      <w:r>
        <w:t>15.8.1.8</w:t>
      </w:r>
      <w:r>
        <w:tab/>
        <w:t>SQRT</w:t>
      </w:r>
      <w:bookmarkEnd w:id="6090"/>
      <w:bookmarkEnd w:id="6091"/>
      <w:bookmarkEnd w:id="6092"/>
      <w:r>
        <w:t>2</w:t>
      </w:r>
      <w:bookmarkStart w:id="6093" w:name="_Toc382212265"/>
      <w:bookmarkStart w:id="6094" w:name="_Toc382212828"/>
    </w:p>
    <w:p w14:paraId="420D45C8" w14:textId="77777777" w:rsidR="004C02EF" w:rsidRDefault="004C02EF" w:rsidP="004C02EF">
      <w:r>
        <w:t xml:space="preserve">The Number value for the square root of </w:t>
      </w:r>
      <w:r w:rsidRPr="00675FD7">
        <w:rPr>
          <w:rFonts w:ascii="Times New Roman" w:hAnsi="Times New Roman"/>
        </w:rPr>
        <w:t>2</w:t>
      </w:r>
      <w:r>
        <w:t xml:space="preserve">, which is approximately </w:t>
      </w:r>
      <w:r w:rsidRPr="00675FD7">
        <w:rPr>
          <w:rFonts w:ascii="Times New Roman" w:hAnsi="Times New Roman"/>
        </w:rPr>
        <w:t>1.4142135623730951</w:t>
      </w:r>
      <w:r>
        <w:t>.</w:t>
      </w:r>
      <w:bookmarkStart w:id="6095" w:name="_Toc382291674"/>
      <w:bookmarkStart w:id="6096" w:name="_Toc385672370"/>
    </w:p>
    <w:p w14:paraId="123AE872"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6097" w:name="_Toc393690486"/>
    </w:p>
    <w:p w14:paraId="78F40845" w14:textId="77777777" w:rsidR="004C02EF" w:rsidRDefault="004C02EF" w:rsidP="00B43482">
      <w:pPr>
        <w:pStyle w:val="30"/>
        <w:numPr>
          <w:ilvl w:val="0"/>
          <w:numId w:val="0"/>
        </w:numPr>
      </w:pPr>
      <w:bookmarkStart w:id="6098" w:name="_Ref457710673"/>
      <w:bookmarkStart w:id="6099" w:name="_Toc472818946"/>
      <w:bookmarkStart w:id="6100" w:name="_Toc235503524"/>
      <w:bookmarkStart w:id="6101" w:name="_Toc241509299"/>
      <w:bookmarkStart w:id="6102" w:name="_Toc244416786"/>
      <w:bookmarkStart w:id="6103" w:name="_Toc276631150"/>
      <w:bookmarkStart w:id="6104" w:name="_Toc153968539"/>
      <w:r>
        <w:t>15.8.2</w:t>
      </w:r>
      <w:r>
        <w:tab/>
        <w:t>Function Properties of the Math Objec</w:t>
      </w:r>
      <w:bookmarkEnd w:id="6093"/>
      <w:bookmarkEnd w:id="6094"/>
      <w:bookmarkEnd w:id="6095"/>
      <w:bookmarkEnd w:id="6096"/>
      <w:bookmarkEnd w:id="6097"/>
      <w:r>
        <w:t>t</w:t>
      </w:r>
      <w:bookmarkEnd w:id="6098"/>
      <w:bookmarkEnd w:id="6099"/>
      <w:bookmarkEnd w:id="6100"/>
      <w:bookmarkEnd w:id="6101"/>
      <w:bookmarkEnd w:id="6102"/>
      <w:bookmarkEnd w:id="6103"/>
      <w:bookmarkEnd w:id="6104"/>
    </w:p>
    <w:p w14:paraId="44EE3B5F" w14:textId="77777777" w:rsidR="004C02EF" w:rsidRDefault="004C02EF" w:rsidP="004C02EF">
      <w:r>
        <w:t xml:space="preserve">Each of the following </w:t>
      </w:r>
      <w:r w:rsidRPr="00B24064">
        <w:rPr>
          <w:rFonts w:ascii="Courier New" w:hAnsi="Courier New" w:cs="Courier New"/>
          <w:b/>
        </w:rPr>
        <w:t>Math</w:t>
      </w:r>
      <w:r>
        <w:t xml:space="preserve"> object functions applies the ToNumber abstract operator to each of its arguments (in left-to-right order if there is more than one) and then performs a computation on the resulting Number value(s).</w:t>
      </w:r>
    </w:p>
    <w:p w14:paraId="0268928B" w14:textId="77777777" w:rsidR="004C02EF" w:rsidRDefault="004C02EF" w:rsidP="004C02EF">
      <w:r>
        <w:t xml:space="preserve">In the function descriptions below, the symbols NaN, </w:t>
      </w:r>
      <w:r>
        <w:sym w:font="Symbol" w:char="F02D"/>
      </w:r>
      <w:r>
        <w:t xml:space="preserve">0, +0, </w:t>
      </w:r>
      <w:r>
        <w:sym w:font="Symbol" w:char="F02D"/>
      </w:r>
      <w:r>
        <w:sym w:font="Symbol" w:char="F0A5"/>
      </w:r>
      <w:r>
        <w:t xml:space="preserve"> and +</w:t>
      </w:r>
      <w:r>
        <w:sym w:font="Symbol" w:char="F0A5"/>
      </w:r>
      <w:r>
        <w:t xml:space="preserve"> refer to the Number values described in 8.5.</w:t>
      </w:r>
    </w:p>
    <w:p w14:paraId="00CA889C" w14:textId="77777777" w:rsidR="004C02EF" w:rsidRDefault="004C02EF" w:rsidP="004C02EF">
      <w:pPr>
        <w:pStyle w:val="Note"/>
      </w:pPr>
      <w:r w:rsidRPr="00675FD7">
        <w:t>NOTE</w:t>
      </w:r>
      <w:r w:rsidRPr="00675FD7">
        <w:tab/>
        <w:t xml:space="preserve">The behaviour of the functions </w:t>
      </w:r>
      <w:r w:rsidRPr="00675FD7">
        <w:rPr>
          <w:rFonts w:ascii="Courier New" w:hAnsi="Courier New"/>
          <w:b/>
        </w:rPr>
        <w:t>acos</w:t>
      </w:r>
      <w:r w:rsidRPr="00675FD7">
        <w:t xml:space="preserve">, </w:t>
      </w:r>
      <w:r w:rsidRPr="00675FD7">
        <w:rPr>
          <w:rFonts w:ascii="Courier New" w:hAnsi="Courier New"/>
          <w:b/>
        </w:rPr>
        <w:t>asin</w:t>
      </w:r>
      <w:r w:rsidRPr="00675FD7">
        <w:t xml:space="preserve">, </w:t>
      </w:r>
      <w:r w:rsidRPr="00675FD7">
        <w:rPr>
          <w:rFonts w:ascii="Courier New" w:hAnsi="Courier New"/>
          <w:b/>
        </w:rPr>
        <w:t>atan</w:t>
      </w:r>
      <w:r w:rsidRPr="00675FD7">
        <w:t xml:space="preserve">, </w:t>
      </w:r>
      <w:r w:rsidRPr="00675FD7">
        <w:rPr>
          <w:rFonts w:ascii="Courier New" w:hAnsi="Courier New"/>
          <w:b/>
        </w:rPr>
        <w:t>atan2</w:t>
      </w:r>
      <w:r w:rsidRPr="00675FD7">
        <w:t xml:space="preserve">, </w:t>
      </w:r>
      <w:r w:rsidRPr="00675FD7">
        <w:rPr>
          <w:rFonts w:ascii="Courier New" w:hAnsi="Courier New"/>
          <w:b/>
        </w:rPr>
        <w:t>cos</w:t>
      </w:r>
      <w:r w:rsidRPr="00675FD7">
        <w:t xml:space="preserve">, </w:t>
      </w:r>
      <w:r w:rsidRPr="00675FD7">
        <w:rPr>
          <w:rFonts w:ascii="Courier New" w:hAnsi="Courier New"/>
          <w:b/>
        </w:rPr>
        <w:t>exp</w:t>
      </w:r>
      <w:r w:rsidRPr="00675FD7">
        <w:t xml:space="preserve">, </w:t>
      </w:r>
      <w:r w:rsidRPr="00675FD7">
        <w:rPr>
          <w:rFonts w:ascii="Courier New" w:hAnsi="Courier New"/>
          <w:b/>
        </w:rPr>
        <w:t>log</w:t>
      </w:r>
      <w:r w:rsidRPr="00675FD7">
        <w:t xml:space="preserve">, </w:t>
      </w:r>
      <w:r w:rsidRPr="00675FD7">
        <w:rPr>
          <w:rFonts w:ascii="Courier New" w:hAnsi="Courier New"/>
          <w:b/>
        </w:rPr>
        <w:t>pow</w:t>
      </w:r>
      <w:r w:rsidRPr="00675FD7">
        <w:t xml:space="preserve">, </w:t>
      </w:r>
      <w:r w:rsidRPr="00675FD7">
        <w:rPr>
          <w:rFonts w:ascii="Courier New" w:hAnsi="Courier New"/>
          <w:b/>
        </w:rPr>
        <w:t>sin</w:t>
      </w:r>
      <w:r w:rsidRPr="00675FD7">
        <w:t xml:space="preserve">, </w:t>
      </w:r>
      <w:r w:rsidRPr="00675FD7">
        <w:rPr>
          <w:rFonts w:ascii="Courier New" w:hAnsi="Courier New"/>
          <w:b/>
        </w:rPr>
        <w:t>sqrt</w:t>
      </w:r>
      <w:r w:rsidRPr="00675FD7">
        <w:t xml:space="preserve">, and </w:t>
      </w:r>
      <w:r>
        <w:rPr>
          <w:rFonts w:ascii="Courier New" w:hAnsi="Courier New"/>
          <w:b/>
        </w:rPr>
        <w:t>tan</w:t>
      </w:r>
      <w:r w:rsidRPr="00675FD7">
        <w:t xml:space="preserve"> is not precisely specified here except to require specific results for certain argument values that represent boundary cases of interest. For other argument values, these functions are intended to compute approximations to the results of familiar mathematical functions, but some latitude is allowed in the choice of approximation algorithms. The general intent is that an implementer should be able to use the same mathematical library for ECMAScript on a given hardware platform that is available to C programmers on that platform.</w:t>
      </w:r>
    </w:p>
    <w:p w14:paraId="74E77F4B" w14:textId="77777777" w:rsidR="004C02EF" w:rsidRDefault="004C02EF" w:rsidP="004C02EF">
      <w:r w:rsidRPr="00675FD7">
        <w:rPr>
          <w:sz w:val="18"/>
        </w:rPr>
        <w:t xml:space="preserve">Although the choice of algorithms is left to the implementation, it is recommended (but not specified by this standard) that implementations use the approximation algorithms for IEEE 754 arithmetic contained in </w:t>
      </w:r>
      <w:r w:rsidRPr="00675FD7">
        <w:rPr>
          <w:rFonts w:ascii="Courier New" w:hAnsi="Courier New"/>
          <w:b/>
          <w:sz w:val="18"/>
        </w:rPr>
        <w:t>fdlibm</w:t>
      </w:r>
      <w:r w:rsidRPr="00675FD7">
        <w:rPr>
          <w:sz w:val="18"/>
        </w:rPr>
        <w:t>, the freely distributable mathematical library from Sun Microsystems (http://www.netlib.org/fdlibm</w:t>
      </w:r>
      <w:r w:rsidRPr="00675FD7">
        <w:rPr>
          <w:rFonts w:ascii="Courier New" w:hAnsi="Courier New"/>
          <w:sz w:val="18"/>
        </w:rPr>
        <w:t>)</w:t>
      </w:r>
      <w:r w:rsidRPr="00675FD7">
        <w:rPr>
          <w:sz w:val="18"/>
        </w:rPr>
        <w:t>.</w:t>
      </w:r>
      <w:bookmarkStart w:id="6105" w:name="_Toc382291675"/>
      <w:bookmarkStart w:id="6106" w:name="_Toc385672371"/>
      <w:bookmarkStart w:id="6107" w:name="_Toc393690487"/>
      <w:r w:rsidRPr="00675FD7">
        <w:rPr>
          <w:sz w:val="18"/>
        </w:rPr>
        <w:t xml:space="preserve"> </w:t>
      </w:r>
    </w:p>
    <w:p w14:paraId="700B610A" w14:textId="77777777" w:rsidR="004C02EF" w:rsidRDefault="004C02EF" w:rsidP="004C02EF">
      <w:pPr>
        <w:pStyle w:val="40"/>
        <w:numPr>
          <w:ilvl w:val="0"/>
          <w:numId w:val="0"/>
        </w:numPr>
      </w:pPr>
      <w:r>
        <w:t>15.8.2.1</w:t>
      </w:r>
      <w:r>
        <w:tab/>
        <w:t>abs (x</w:t>
      </w:r>
      <w:bookmarkEnd w:id="6105"/>
      <w:bookmarkEnd w:id="6106"/>
      <w:bookmarkEnd w:id="6107"/>
      <w:r>
        <w:t>)</w:t>
      </w:r>
    </w:p>
    <w:p w14:paraId="7F96B2F1" w14:textId="77777777" w:rsidR="004C02EF" w:rsidRDefault="004C02EF" w:rsidP="004C02EF">
      <w:r>
        <w:t xml:space="preserve">Returns the absolute value of </w:t>
      </w:r>
      <w:r w:rsidRPr="00F02209">
        <w:rPr>
          <w:rFonts w:ascii="Times New Roman" w:hAnsi="Times New Roman"/>
          <w:i/>
        </w:rPr>
        <w:t>x</w:t>
      </w:r>
      <w:r>
        <w:t xml:space="preserve">; the result has the same magnitude as </w:t>
      </w:r>
      <w:r w:rsidRPr="00F02209">
        <w:rPr>
          <w:rFonts w:ascii="Times New Roman" w:hAnsi="Times New Roman"/>
          <w:i/>
        </w:rPr>
        <w:t>x</w:t>
      </w:r>
      <w:r>
        <w:t xml:space="preserve"> but has positive sign.</w:t>
      </w:r>
    </w:p>
    <w:p w14:paraId="535BC08F"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NaN, the result is NaN.</w:t>
      </w:r>
    </w:p>
    <w:p w14:paraId="01F71548"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0, the result is +0.</w:t>
      </w:r>
    </w:p>
    <w:p w14:paraId="7EF80AC6" w14:textId="77777777" w:rsidR="004C02EF" w:rsidRPr="00F02209" w:rsidRDefault="004C02EF" w:rsidP="004C02EF">
      <w:pPr>
        <w:numPr>
          <w:ilvl w:val="0"/>
          <w:numId w:val="248"/>
        </w:numPr>
        <w:ind w:left="1080"/>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the result is +</w:t>
      </w:r>
      <w:r w:rsidRPr="00F02209">
        <w:rPr>
          <w:rFonts w:ascii="Times New Roman" w:hAnsi="Times New Roman"/>
        </w:rPr>
        <w:sym w:font="Symbol" w:char="F0A5"/>
      </w:r>
      <w:r w:rsidRPr="00F02209">
        <w:rPr>
          <w:rFonts w:ascii="Times New Roman" w:hAnsi="Times New Roman"/>
        </w:rPr>
        <w:t>.</w:t>
      </w:r>
      <w:bookmarkStart w:id="6108" w:name="_Toc382291676"/>
      <w:bookmarkStart w:id="6109" w:name="_Toc385672372"/>
      <w:bookmarkStart w:id="6110" w:name="_Toc393690488"/>
    </w:p>
    <w:p w14:paraId="0CC240CD" w14:textId="77777777" w:rsidR="004C02EF" w:rsidRDefault="004C02EF" w:rsidP="004C02EF">
      <w:pPr>
        <w:pStyle w:val="40"/>
        <w:numPr>
          <w:ilvl w:val="0"/>
          <w:numId w:val="0"/>
        </w:numPr>
      </w:pPr>
      <w:r>
        <w:t>15.8.2.2</w:t>
      </w:r>
      <w:r>
        <w:tab/>
        <w:t>acos (x</w:t>
      </w:r>
      <w:bookmarkEnd w:id="6108"/>
      <w:bookmarkEnd w:id="6109"/>
      <w:bookmarkEnd w:id="6110"/>
      <w:r>
        <w:t>)</w:t>
      </w:r>
    </w:p>
    <w:p w14:paraId="133CAE0D" w14:textId="77777777" w:rsidR="004C02EF" w:rsidRDefault="004C02EF" w:rsidP="004C02EF">
      <w:r>
        <w:t xml:space="preserve">Returns an implementation-dependent approximation to the arc cosine of </w:t>
      </w:r>
      <w:r w:rsidRPr="00F02209">
        <w:rPr>
          <w:rFonts w:ascii="Times New Roman" w:hAnsi="Times New Roman"/>
          <w:i/>
        </w:rPr>
        <w:t>x</w:t>
      </w:r>
      <w:r>
        <w:t xml:space="preserve">. The result is expressed in radians and ranges from </w:t>
      </w:r>
      <w:r w:rsidRPr="00F02209">
        <w:rPr>
          <w:rFonts w:ascii="Times New Roman" w:hAnsi="Times New Roman"/>
        </w:rPr>
        <w:t>+0</w:t>
      </w:r>
      <w:r>
        <w:t xml:space="preserve"> to </w:t>
      </w:r>
      <w:r w:rsidRPr="00F02209">
        <w:rPr>
          <w:rFonts w:ascii="Times New Roman" w:hAnsi="Times New Roman"/>
        </w:rPr>
        <w:t>+</w:t>
      </w:r>
      <w:r w:rsidRPr="00F02209">
        <w:rPr>
          <w:rFonts w:ascii="Times New Roman" w:hAnsi="Times New Roman"/>
        </w:rPr>
        <w:sym w:font="Symbol" w:char="F070"/>
      </w:r>
      <w:r>
        <w:t>.</w:t>
      </w:r>
    </w:p>
    <w:p w14:paraId="19EDD755"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NaN, the result is NaN.</w:t>
      </w:r>
    </w:p>
    <w:p w14:paraId="546A8A9B"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greater than 1, the result is NaN.</w:t>
      </w:r>
    </w:p>
    <w:p w14:paraId="16543507"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less than </w:t>
      </w:r>
      <w:r w:rsidRPr="00F02209">
        <w:rPr>
          <w:rFonts w:ascii="Times New Roman" w:hAnsi="Times New Roman"/>
          <w:b/>
        </w:rPr>
        <w:sym w:font="Symbol" w:char="F02D"/>
      </w:r>
      <w:r w:rsidRPr="00F02209">
        <w:rPr>
          <w:rFonts w:ascii="Times New Roman" w:hAnsi="Times New Roman"/>
        </w:rPr>
        <w:t>1, the result is NaN.</w:t>
      </w:r>
    </w:p>
    <w:p w14:paraId="3783036B"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exactly 1, the result is +0.</w:t>
      </w:r>
      <w:bookmarkStart w:id="6111" w:name="_Toc382291677"/>
      <w:bookmarkStart w:id="6112" w:name="_Toc385672373"/>
      <w:bookmarkStart w:id="6113" w:name="_Toc393690489"/>
    </w:p>
    <w:p w14:paraId="3826EA5A" w14:textId="77777777" w:rsidR="004C02EF" w:rsidRDefault="004C02EF" w:rsidP="004C02EF">
      <w:pPr>
        <w:pStyle w:val="40"/>
        <w:numPr>
          <w:ilvl w:val="0"/>
          <w:numId w:val="0"/>
        </w:numPr>
      </w:pPr>
      <w:r>
        <w:t>15.8.2.3</w:t>
      </w:r>
      <w:r>
        <w:tab/>
        <w:t>asin (x</w:t>
      </w:r>
      <w:bookmarkEnd w:id="6111"/>
      <w:bookmarkEnd w:id="6112"/>
      <w:bookmarkEnd w:id="6113"/>
      <w:r>
        <w:t>)</w:t>
      </w:r>
    </w:p>
    <w:p w14:paraId="47F9474D" w14:textId="77777777" w:rsidR="004C02EF" w:rsidRDefault="004C02EF" w:rsidP="004C02EF">
      <w:r>
        <w:t xml:space="preserve">Returns an implementation-dependent approximation to the arc sine of </w:t>
      </w:r>
      <w:r w:rsidRPr="00F02209">
        <w:rPr>
          <w:rFonts w:ascii="Times New Roman" w:hAnsi="Times New Roman"/>
          <w:i/>
        </w:rPr>
        <w:t>x</w:t>
      </w:r>
      <w:r>
        <w:t xml:space="preserve">. The result is expressed in radians and ranges from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 xml:space="preserve">/2 </w:t>
      </w:r>
      <w:r w:rsidRPr="00F02209">
        <w:rPr>
          <w:rFonts w:cs="Arial"/>
        </w:rPr>
        <w:t>to</w:t>
      </w:r>
      <w:r w:rsidRPr="00F02209">
        <w:rPr>
          <w:rFonts w:ascii="Times New Roman" w:hAnsi="Times New Roman"/>
        </w:rPr>
        <w:t xml:space="preserve"> +</w:t>
      </w:r>
      <w:r w:rsidRPr="00F02209">
        <w:rPr>
          <w:rFonts w:ascii="Times New Roman" w:hAnsi="Times New Roman"/>
        </w:rPr>
        <w:sym w:font="Symbol" w:char="F070"/>
      </w:r>
      <w:r w:rsidRPr="00F02209">
        <w:rPr>
          <w:rFonts w:ascii="Times New Roman" w:hAnsi="Times New Roman"/>
        </w:rPr>
        <w:t>/2</w:t>
      </w:r>
      <w:r>
        <w:t>.</w:t>
      </w:r>
    </w:p>
    <w:p w14:paraId="41312F30"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NaN, the result is NaN.</w:t>
      </w:r>
    </w:p>
    <w:p w14:paraId="16EC1297"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greater than 1, the result is NaN.</w:t>
      </w:r>
    </w:p>
    <w:p w14:paraId="7991EFA3"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less than –1, the result is NaN.</w:t>
      </w:r>
    </w:p>
    <w:p w14:paraId="6EA336AD"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+0, the result is +0.</w:t>
      </w:r>
    </w:p>
    <w:p w14:paraId="06756B6F"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the result is </w:t>
      </w:r>
      <w:r w:rsidRPr="00F02209">
        <w:rPr>
          <w:rFonts w:ascii="Times New Roman" w:hAnsi="Times New Roman"/>
        </w:rPr>
        <w:sym w:font="Symbol" w:char="F02D"/>
      </w:r>
      <w:r w:rsidRPr="00F02209">
        <w:rPr>
          <w:rFonts w:ascii="Times New Roman" w:hAnsi="Times New Roman"/>
        </w:rPr>
        <w:t>0.</w:t>
      </w:r>
      <w:bookmarkStart w:id="6114" w:name="_Toc382291678"/>
      <w:bookmarkStart w:id="6115" w:name="_Toc385672374"/>
      <w:bookmarkStart w:id="6116" w:name="_Toc393690490"/>
    </w:p>
    <w:p w14:paraId="61A73A0B" w14:textId="77777777" w:rsidR="004C02EF" w:rsidRDefault="004C02EF" w:rsidP="004C02EF">
      <w:pPr>
        <w:pStyle w:val="40"/>
        <w:numPr>
          <w:ilvl w:val="0"/>
          <w:numId w:val="0"/>
        </w:numPr>
      </w:pPr>
      <w:r>
        <w:t>15.8.2.4</w:t>
      </w:r>
      <w:r>
        <w:tab/>
        <w:t>atan (x</w:t>
      </w:r>
      <w:bookmarkEnd w:id="6114"/>
      <w:bookmarkEnd w:id="6115"/>
      <w:bookmarkEnd w:id="6116"/>
      <w:r>
        <w:t>)</w:t>
      </w:r>
    </w:p>
    <w:p w14:paraId="676AA517" w14:textId="77777777" w:rsidR="004C02EF" w:rsidRDefault="004C02EF" w:rsidP="004C02EF">
      <w:r>
        <w:t xml:space="preserve">Returns an implementation-dependent approximation to the arc tangent of </w:t>
      </w:r>
      <w:r w:rsidRPr="00F02209">
        <w:rPr>
          <w:rFonts w:ascii="Times New Roman" w:hAnsi="Times New Roman"/>
          <w:i/>
        </w:rPr>
        <w:t>x</w:t>
      </w:r>
      <w:r>
        <w:t xml:space="preserve">. The result is expressed in radians and ranges from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 xml:space="preserve">/2 </w:t>
      </w:r>
      <w:r w:rsidRPr="00F02209">
        <w:rPr>
          <w:rFonts w:cs="Arial"/>
        </w:rPr>
        <w:t>to</w:t>
      </w:r>
      <w:r w:rsidRPr="00F02209">
        <w:rPr>
          <w:rFonts w:ascii="Times New Roman" w:hAnsi="Times New Roman"/>
        </w:rPr>
        <w:t xml:space="preserve"> +</w:t>
      </w:r>
      <w:r w:rsidRPr="00F02209">
        <w:rPr>
          <w:rFonts w:ascii="Times New Roman" w:hAnsi="Times New Roman"/>
        </w:rPr>
        <w:sym w:font="Symbol" w:char="F070"/>
      </w:r>
      <w:r w:rsidRPr="00F02209">
        <w:rPr>
          <w:rFonts w:ascii="Times New Roman" w:hAnsi="Times New Roman"/>
        </w:rPr>
        <w:t>/2</w:t>
      </w:r>
      <w:r>
        <w:t>.</w:t>
      </w:r>
    </w:p>
    <w:p w14:paraId="014C4F2E" w14:textId="77777777" w:rsidR="004C02EF" w:rsidRPr="00F02209" w:rsidRDefault="004C02EF" w:rsidP="004C02EF">
      <w:pPr>
        <w:keepNext/>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NaN, the result is NaN.</w:t>
      </w:r>
    </w:p>
    <w:p w14:paraId="678659CC" w14:textId="77777777" w:rsidR="004C02EF" w:rsidRPr="00F02209" w:rsidRDefault="004C02EF" w:rsidP="004C02EF">
      <w:pPr>
        <w:keepNext/>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+0, the result is +0.</w:t>
      </w:r>
    </w:p>
    <w:p w14:paraId="282FC8E5"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the result is </w:t>
      </w:r>
      <w:r w:rsidRPr="00F02209">
        <w:rPr>
          <w:rFonts w:ascii="Times New Roman" w:hAnsi="Times New Roman"/>
        </w:rPr>
        <w:sym w:font="Symbol" w:char="F02D"/>
      </w:r>
      <w:r w:rsidRPr="00F02209">
        <w:rPr>
          <w:rFonts w:ascii="Times New Roman" w:hAnsi="Times New Roman"/>
        </w:rPr>
        <w:t>0.</w:t>
      </w:r>
    </w:p>
    <w:p w14:paraId="4C3AB9B4"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the result is an implementation-dependent approximation to +</w:t>
      </w:r>
      <w:r w:rsidRPr="00F02209">
        <w:rPr>
          <w:rFonts w:ascii="Times New Roman" w:hAnsi="Times New Roman"/>
        </w:rPr>
        <w:sym w:font="Symbol" w:char="F070"/>
      </w:r>
      <w:r w:rsidRPr="00F02209">
        <w:rPr>
          <w:rFonts w:ascii="Times New Roman" w:hAnsi="Times New Roman"/>
        </w:rPr>
        <w:t>/2.</w:t>
      </w:r>
    </w:p>
    <w:p w14:paraId="03F3174B"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xml:space="preserve">,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/2.</w:t>
      </w:r>
      <w:bookmarkStart w:id="6117" w:name="_Toc382291679"/>
      <w:bookmarkStart w:id="6118" w:name="_Toc385672375"/>
      <w:bookmarkStart w:id="6119" w:name="_Toc393690491"/>
    </w:p>
    <w:p w14:paraId="1FD1571D" w14:textId="77777777" w:rsidR="004C02EF" w:rsidRDefault="004C02EF" w:rsidP="004C02EF">
      <w:pPr>
        <w:pStyle w:val="40"/>
        <w:numPr>
          <w:ilvl w:val="0"/>
          <w:numId w:val="0"/>
        </w:numPr>
      </w:pPr>
      <w:r>
        <w:t>15.8.2.5</w:t>
      </w:r>
      <w:r>
        <w:tab/>
        <w:t>atan2 (y, x</w:t>
      </w:r>
      <w:bookmarkEnd w:id="6117"/>
      <w:bookmarkEnd w:id="6118"/>
      <w:bookmarkEnd w:id="6119"/>
      <w:r>
        <w:t>)</w:t>
      </w:r>
    </w:p>
    <w:p w14:paraId="3D07B639" w14:textId="77777777" w:rsidR="004C02EF" w:rsidRDefault="004C02EF" w:rsidP="004C02EF">
      <w:r>
        <w:t xml:space="preserve">Returns an implementation-dependent approximation to the arc tangent of the quotient </w:t>
      </w:r>
      <w:r w:rsidRPr="00F02209">
        <w:rPr>
          <w:rFonts w:ascii="Times New Roman" w:hAnsi="Times New Roman"/>
          <w:i/>
        </w:rPr>
        <w:t>y</w:t>
      </w:r>
      <w:r w:rsidRPr="00F02209">
        <w:rPr>
          <w:rFonts w:ascii="Times New Roman" w:hAnsi="Times New Roman"/>
          <w:b/>
        </w:rPr>
        <w:t>/</w:t>
      </w:r>
      <w:r w:rsidRPr="00F02209">
        <w:rPr>
          <w:rFonts w:ascii="Times New Roman" w:hAnsi="Times New Roman"/>
          <w:i/>
        </w:rPr>
        <w:t>x</w:t>
      </w:r>
      <w:r>
        <w:t xml:space="preserve"> of the arguments </w:t>
      </w:r>
      <w:r w:rsidRPr="00F02209">
        <w:rPr>
          <w:rFonts w:ascii="Times New Roman" w:hAnsi="Times New Roman"/>
          <w:i/>
        </w:rPr>
        <w:t>y</w:t>
      </w:r>
      <w:r>
        <w:t xml:space="preserve"> and </w:t>
      </w:r>
      <w:r w:rsidRPr="00F02209">
        <w:rPr>
          <w:rFonts w:ascii="Times New Roman" w:hAnsi="Times New Roman"/>
          <w:i/>
        </w:rPr>
        <w:t>x</w:t>
      </w:r>
      <w:r>
        <w:t xml:space="preserve">, where the signs of </w:t>
      </w:r>
      <w:r w:rsidRPr="00F02209">
        <w:rPr>
          <w:rFonts w:ascii="Times New Roman" w:hAnsi="Times New Roman"/>
          <w:i/>
        </w:rPr>
        <w:t>y</w:t>
      </w:r>
      <w:r>
        <w:t xml:space="preserve"> and </w:t>
      </w:r>
      <w:r w:rsidRPr="00F02209">
        <w:rPr>
          <w:rFonts w:ascii="Times New Roman" w:hAnsi="Times New Roman"/>
          <w:i/>
        </w:rPr>
        <w:t>x</w:t>
      </w:r>
      <w:r>
        <w:t xml:space="preserve"> are used to determine the quadrant of the result. Note that it is intentional and traditional for the two-argument arc tangent function that the argument named </w:t>
      </w:r>
      <w:r w:rsidRPr="00F02209">
        <w:rPr>
          <w:rFonts w:ascii="Times New Roman" w:hAnsi="Times New Roman"/>
          <w:i/>
        </w:rPr>
        <w:t>y</w:t>
      </w:r>
      <w:r>
        <w:t xml:space="preserve"> be first and the argument named </w:t>
      </w:r>
      <w:r w:rsidRPr="00F02209">
        <w:rPr>
          <w:rFonts w:ascii="Times New Roman" w:hAnsi="Times New Roman"/>
          <w:i/>
        </w:rPr>
        <w:t>x</w:t>
      </w:r>
      <w:r>
        <w:t xml:space="preserve"> be second. The result is expressed in radians and ranges from </w:t>
      </w:r>
      <w:r w:rsidRPr="00F02209">
        <w:rPr>
          <w:rFonts w:ascii="Times New Roman" w:hAnsi="Times New Roman"/>
        </w:rPr>
        <w:sym w:font="Symbol" w:char="F02D"/>
      </w:r>
      <w:r w:rsidRPr="00F02209">
        <w:rPr>
          <w:rFonts w:ascii="Times New Roman" w:hAnsi="Times New Roman"/>
        </w:rPr>
        <w:sym w:font="Symbol" w:char="F070"/>
      </w:r>
      <w:r>
        <w:t xml:space="preserve"> to </w:t>
      </w:r>
      <w:r w:rsidRPr="00F02209">
        <w:rPr>
          <w:rFonts w:ascii="Times New Roman" w:hAnsi="Times New Roman"/>
        </w:rPr>
        <w:t>+</w:t>
      </w:r>
      <w:r w:rsidRPr="00F02209">
        <w:rPr>
          <w:rFonts w:ascii="Times New Roman" w:hAnsi="Times New Roman"/>
        </w:rPr>
        <w:sym w:font="Symbol" w:char="F070"/>
      </w:r>
      <w:r>
        <w:t>.</w:t>
      </w:r>
    </w:p>
    <w:p w14:paraId="6BE67582"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either </w:t>
      </w:r>
      <w:r w:rsidRPr="00F02209">
        <w:rPr>
          <w:rFonts w:ascii="Times New Roman" w:hAnsi="Times New Roman"/>
          <w:i/>
        </w:rPr>
        <w:t>x</w:t>
      </w:r>
      <w:r w:rsidRPr="00F02209">
        <w:rPr>
          <w:rFonts w:ascii="Times New Roman" w:hAnsi="Times New Roman"/>
        </w:rPr>
        <w:t xml:space="preserve"> or </w:t>
      </w:r>
      <w:r w:rsidRPr="00F02209">
        <w:rPr>
          <w:rFonts w:ascii="Times New Roman" w:hAnsi="Times New Roman"/>
          <w:i/>
        </w:rPr>
        <w:t>y</w:t>
      </w:r>
      <w:r w:rsidRPr="00F02209">
        <w:rPr>
          <w:rFonts w:ascii="Times New Roman" w:hAnsi="Times New Roman"/>
        </w:rPr>
        <w:t xml:space="preserve"> is NaN, the result is NaN.</w:t>
      </w:r>
    </w:p>
    <w:p w14:paraId="0336DD0A"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&gt;0 and </w:t>
      </w:r>
      <w:r w:rsidRPr="00F02209">
        <w:rPr>
          <w:rFonts w:ascii="Times New Roman" w:hAnsi="Times New Roman"/>
          <w:i/>
        </w:rPr>
        <w:t>x</w:t>
      </w:r>
      <w:r w:rsidRPr="00F02209">
        <w:rPr>
          <w:rFonts w:ascii="Times New Roman" w:hAnsi="Times New Roman"/>
        </w:rPr>
        <w:t xml:space="preserve"> is +0, the result is an implementation-dependent approximation to  +</w:t>
      </w:r>
      <w:r w:rsidRPr="00F02209">
        <w:rPr>
          <w:rFonts w:ascii="Times New Roman" w:hAnsi="Times New Roman"/>
        </w:rPr>
        <w:sym w:font="Symbol" w:char="F070"/>
      </w:r>
      <w:r w:rsidRPr="00F02209">
        <w:rPr>
          <w:rFonts w:ascii="Times New Roman" w:hAnsi="Times New Roman"/>
        </w:rPr>
        <w:t>/2.</w:t>
      </w:r>
    </w:p>
    <w:p w14:paraId="6ACA6FD1"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&gt;0 and </w:t>
      </w:r>
      <w:r w:rsidRPr="00F02209">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0, the result is an implementation-dependent approximation to  +</w:t>
      </w:r>
      <w:r w:rsidRPr="00F02209">
        <w:rPr>
          <w:rFonts w:ascii="Times New Roman" w:hAnsi="Times New Roman"/>
        </w:rPr>
        <w:sym w:font="Symbol" w:char="F070"/>
      </w:r>
      <w:r w:rsidRPr="00F02209">
        <w:rPr>
          <w:rFonts w:ascii="Times New Roman" w:hAnsi="Times New Roman"/>
        </w:rPr>
        <w:t>/2.</w:t>
      </w:r>
    </w:p>
    <w:p w14:paraId="7330A50D"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+0 and </w:t>
      </w:r>
      <w:r w:rsidRPr="00693821">
        <w:rPr>
          <w:rFonts w:ascii="Times New Roman" w:hAnsi="Times New Roman"/>
          <w:i/>
        </w:rPr>
        <w:t>x</w:t>
      </w:r>
      <w:r w:rsidRPr="00F02209">
        <w:rPr>
          <w:rFonts w:ascii="Times New Roman" w:hAnsi="Times New Roman"/>
        </w:rPr>
        <w:t>&gt;0, the result is +0.</w:t>
      </w:r>
    </w:p>
    <w:p w14:paraId="2C38EBDE"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+0 and </w:t>
      </w:r>
      <w:r w:rsidRPr="00693821">
        <w:rPr>
          <w:rFonts w:ascii="Times New Roman" w:hAnsi="Times New Roman"/>
          <w:i/>
        </w:rPr>
        <w:t>x</w:t>
      </w:r>
      <w:r w:rsidRPr="00F02209">
        <w:rPr>
          <w:rFonts w:ascii="Times New Roman" w:hAnsi="Times New Roman"/>
        </w:rPr>
        <w:t xml:space="preserve"> is +0, the result is +0.</w:t>
      </w:r>
    </w:p>
    <w:p w14:paraId="1EBD7F23"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+0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0, the result is an implementation-dependent approximation to  +</w:t>
      </w:r>
      <w:r w:rsidRPr="00F02209">
        <w:rPr>
          <w:rFonts w:ascii="Times New Roman" w:hAnsi="Times New Roman"/>
        </w:rPr>
        <w:sym w:font="Symbol" w:char="F070"/>
      </w:r>
      <w:r w:rsidRPr="00F02209">
        <w:rPr>
          <w:rFonts w:ascii="Times New Roman" w:hAnsi="Times New Roman"/>
        </w:rPr>
        <w:t>.</w:t>
      </w:r>
    </w:p>
    <w:p w14:paraId="66C3333C"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+0 and </w:t>
      </w:r>
      <w:r w:rsidRPr="00693821">
        <w:rPr>
          <w:rFonts w:ascii="Times New Roman" w:hAnsi="Times New Roman"/>
          <w:i/>
        </w:rPr>
        <w:t>x</w:t>
      </w:r>
      <w:r w:rsidRPr="00F02209">
        <w:rPr>
          <w:rFonts w:ascii="Times New Roman" w:hAnsi="Times New Roman"/>
        </w:rPr>
        <w:t>&lt;0, the result is an implementation-dependent approximation to  +</w:t>
      </w:r>
      <w:r w:rsidRPr="00F02209">
        <w:rPr>
          <w:rFonts w:ascii="Times New Roman" w:hAnsi="Times New Roman"/>
        </w:rPr>
        <w:sym w:font="Symbol" w:char="F070"/>
      </w:r>
      <w:r w:rsidRPr="00F02209">
        <w:rPr>
          <w:rFonts w:ascii="Times New Roman" w:hAnsi="Times New Roman"/>
        </w:rPr>
        <w:t>.</w:t>
      </w:r>
    </w:p>
    <w:p w14:paraId="6991769C"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and </w:t>
      </w:r>
      <w:r w:rsidRPr="00693821">
        <w:rPr>
          <w:rFonts w:ascii="Times New Roman" w:hAnsi="Times New Roman"/>
          <w:i/>
        </w:rPr>
        <w:t>x</w:t>
      </w:r>
      <w:r w:rsidRPr="00F02209">
        <w:rPr>
          <w:rFonts w:ascii="Times New Roman" w:hAnsi="Times New Roman"/>
        </w:rPr>
        <w:t xml:space="preserve">&gt;0, the result is </w:t>
      </w:r>
      <w:r w:rsidRPr="00F02209">
        <w:rPr>
          <w:rFonts w:ascii="Times New Roman" w:hAnsi="Times New Roman"/>
        </w:rPr>
        <w:sym w:font="Symbol" w:char="F02D"/>
      </w:r>
      <w:r w:rsidRPr="00F02209">
        <w:rPr>
          <w:rFonts w:ascii="Times New Roman" w:hAnsi="Times New Roman"/>
        </w:rPr>
        <w:t>0.</w:t>
      </w:r>
    </w:p>
    <w:p w14:paraId="0C803B82"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and </w:t>
      </w:r>
      <w:r w:rsidRPr="00693821">
        <w:rPr>
          <w:rFonts w:ascii="Times New Roman" w:hAnsi="Times New Roman"/>
          <w:i/>
        </w:rPr>
        <w:t>x</w:t>
      </w:r>
      <w:r w:rsidRPr="00F02209">
        <w:rPr>
          <w:rFonts w:ascii="Times New Roman" w:hAnsi="Times New Roman"/>
        </w:rPr>
        <w:t xml:space="preserve"> is +0, the result is </w:t>
      </w:r>
      <w:r w:rsidRPr="00F02209">
        <w:rPr>
          <w:rFonts w:ascii="Times New Roman" w:hAnsi="Times New Roman"/>
        </w:rPr>
        <w:sym w:font="Symbol" w:char="F02D"/>
      </w:r>
      <w:r w:rsidRPr="00F02209">
        <w:rPr>
          <w:rFonts w:ascii="Times New Roman" w:hAnsi="Times New Roman"/>
        </w:rPr>
        <w:t>0.</w:t>
      </w:r>
    </w:p>
    <w:p w14:paraId="2E778EDE"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w:t>
      </w:r>
    </w:p>
    <w:p w14:paraId="3BB0ADAB"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and </w:t>
      </w:r>
      <w:r w:rsidRPr="00693821">
        <w:rPr>
          <w:rFonts w:ascii="Times New Roman" w:hAnsi="Times New Roman"/>
          <w:i/>
        </w:rPr>
        <w:t>x</w:t>
      </w:r>
      <w:r w:rsidRPr="00F02209">
        <w:rPr>
          <w:rFonts w:ascii="Times New Roman" w:hAnsi="Times New Roman"/>
        </w:rPr>
        <w:t xml:space="preserve">&lt;0,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w:t>
      </w:r>
    </w:p>
    <w:p w14:paraId="04035CDB"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&lt;0 and </w:t>
      </w:r>
      <w:r w:rsidRPr="00693821">
        <w:rPr>
          <w:rFonts w:ascii="Times New Roman" w:hAnsi="Times New Roman"/>
          <w:i/>
        </w:rPr>
        <w:t>x</w:t>
      </w:r>
      <w:r w:rsidRPr="00F02209">
        <w:rPr>
          <w:rFonts w:ascii="Times New Roman" w:hAnsi="Times New Roman"/>
        </w:rPr>
        <w:t xml:space="preserve"> is +0,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/2.</w:t>
      </w:r>
    </w:p>
    <w:p w14:paraId="100DE7F9"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&lt;0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/2.</w:t>
      </w:r>
    </w:p>
    <w:p w14:paraId="0088E798"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&gt;0 and </w:t>
      </w:r>
      <w:r w:rsidRPr="00693821">
        <w:rPr>
          <w:rFonts w:ascii="Times New Roman" w:hAnsi="Times New Roman"/>
          <w:i/>
        </w:rPr>
        <w:t>y</w:t>
      </w:r>
      <w:r w:rsidRPr="00F02209">
        <w:rPr>
          <w:rFonts w:ascii="Times New Roman" w:hAnsi="Times New Roman"/>
        </w:rPr>
        <w:t xml:space="preserve"> is finite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the result is +0.</w:t>
      </w:r>
    </w:p>
    <w:p w14:paraId="1F29652C"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&gt;0 and </w:t>
      </w:r>
      <w:r w:rsidRPr="00693821">
        <w:rPr>
          <w:rFonts w:ascii="Times New Roman" w:hAnsi="Times New Roman"/>
          <w:i/>
        </w:rPr>
        <w:t>y</w:t>
      </w:r>
      <w:r w:rsidRPr="00F02209">
        <w:rPr>
          <w:rFonts w:ascii="Times New Roman" w:hAnsi="Times New Roman"/>
        </w:rPr>
        <w:t xml:space="preserve"> is finite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the result if an implementation-dependent approximation to  +</w:t>
      </w:r>
      <w:r w:rsidRPr="00F02209">
        <w:rPr>
          <w:rFonts w:ascii="Times New Roman" w:hAnsi="Times New Roman"/>
        </w:rPr>
        <w:sym w:font="Symbol" w:char="F070"/>
      </w:r>
      <w:r w:rsidRPr="00F02209">
        <w:rPr>
          <w:rFonts w:ascii="Times New Roman" w:hAnsi="Times New Roman"/>
        </w:rPr>
        <w:t>.</w:t>
      </w:r>
    </w:p>
    <w:p w14:paraId="121B103F"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&lt;0 and </w:t>
      </w:r>
      <w:r w:rsidRPr="00693821">
        <w:rPr>
          <w:rFonts w:ascii="Times New Roman" w:hAnsi="Times New Roman"/>
          <w:i/>
        </w:rPr>
        <w:t>y</w:t>
      </w:r>
      <w:r w:rsidRPr="00F02209">
        <w:rPr>
          <w:rFonts w:ascii="Times New Roman" w:hAnsi="Times New Roman"/>
        </w:rPr>
        <w:t xml:space="preserve"> is finite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xml:space="preserve">, the result is </w:t>
      </w:r>
      <w:r w:rsidRPr="00F02209">
        <w:rPr>
          <w:rFonts w:ascii="Times New Roman" w:hAnsi="Times New Roman"/>
        </w:rPr>
        <w:sym w:font="Symbol" w:char="F02D"/>
      </w:r>
      <w:r w:rsidRPr="00F02209">
        <w:rPr>
          <w:rFonts w:ascii="Times New Roman" w:hAnsi="Times New Roman"/>
        </w:rPr>
        <w:t>0.</w:t>
      </w:r>
    </w:p>
    <w:p w14:paraId="334AF5E6"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&lt;0 and </w:t>
      </w:r>
      <w:r w:rsidRPr="00693821">
        <w:rPr>
          <w:rFonts w:ascii="Times New Roman" w:hAnsi="Times New Roman"/>
          <w:i/>
        </w:rPr>
        <w:t>y</w:t>
      </w:r>
      <w:r w:rsidRPr="00F02209">
        <w:rPr>
          <w:rFonts w:ascii="Times New Roman" w:hAnsi="Times New Roman"/>
        </w:rPr>
        <w:t xml:space="preserve"> is finite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xml:space="preserve">,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w:t>
      </w:r>
    </w:p>
    <w:p w14:paraId="5DC852CE"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xml:space="preserve"> and </w:t>
      </w:r>
      <w:r w:rsidRPr="00693821">
        <w:rPr>
          <w:rFonts w:ascii="Times New Roman" w:hAnsi="Times New Roman"/>
          <w:i/>
        </w:rPr>
        <w:t>x</w:t>
      </w:r>
      <w:r w:rsidRPr="00F02209">
        <w:rPr>
          <w:rFonts w:ascii="Times New Roman" w:hAnsi="Times New Roman"/>
        </w:rPr>
        <w:t xml:space="preserve"> is finite, the result is an implementation-dependent approximation to  +</w:t>
      </w:r>
      <w:r w:rsidRPr="00F02209">
        <w:rPr>
          <w:rFonts w:ascii="Times New Roman" w:hAnsi="Times New Roman"/>
        </w:rPr>
        <w:sym w:font="Symbol" w:char="F070"/>
      </w:r>
      <w:r w:rsidRPr="00F02209">
        <w:rPr>
          <w:rFonts w:ascii="Times New Roman" w:hAnsi="Times New Roman"/>
        </w:rPr>
        <w:t>/2.</w:t>
      </w:r>
    </w:p>
    <w:p w14:paraId="691D8DA6"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xml:space="preserve"> and </w:t>
      </w:r>
      <w:r w:rsidRPr="00693821">
        <w:rPr>
          <w:rFonts w:ascii="Times New Roman" w:hAnsi="Times New Roman"/>
          <w:i/>
        </w:rPr>
        <w:t>x</w:t>
      </w:r>
      <w:r w:rsidRPr="00F02209">
        <w:rPr>
          <w:rFonts w:ascii="Times New Roman" w:hAnsi="Times New Roman"/>
        </w:rPr>
        <w:t xml:space="preserve"> is finite,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/2.</w:t>
      </w:r>
    </w:p>
    <w:p w14:paraId="2DD0158A"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xml:space="preserv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the result is an implementation-dependent approximation to  +</w:t>
      </w:r>
      <w:r w:rsidRPr="00F02209">
        <w:rPr>
          <w:rFonts w:ascii="Times New Roman" w:hAnsi="Times New Roman"/>
        </w:rPr>
        <w:sym w:font="Symbol" w:char="F070"/>
      </w:r>
      <w:r w:rsidRPr="00F02209">
        <w:rPr>
          <w:rFonts w:ascii="Times New Roman" w:hAnsi="Times New Roman"/>
        </w:rPr>
        <w:t>/4.</w:t>
      </w:r>
    </w:p>
    <w:p w14:paraId="22D708C1"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xml:space="preserv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the result is an implementation-dependent approximation to  +3</w:t>
      </w:r>
      <w:r w:rsidRPr="00F02209">
        <w:rPr>
          <w:rFonts w:ascii="Times New Roman" w:hAnsi="Times New Roman"/>
        </w:rPr>
        <w:sym w:font="Symbol" w:char="F070"/>
      </w:r>
      <w:r w:rsidRPr="00F02209">
        <w:rPr>
          <w:rFonts w:ascii="Times New Roman" w:hAnsi="Times New Roman"/>
        </w:rPr>
        <w:t>/4.</w:t>
      </w:r>
    </w:p>
    <w:p w14:paraId="2E77A1BE"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xml:space="preserv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xml:space="preserve">,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/4.</w:t>
      </w:r>
    </w:p>
    <w:p w14:paraId="3E84B065"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xml:space="preserv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xml:space="preserve">, the result is an implementation-dependent approximation to  </w:t>
      </w:r>
      <w:r w:rsidRPr="00F02209">
        <w:rPr>
          <w:rFonts w:ascii="Times New Roman" w:hAnsi="Times New Roman"/>
        </w:rPr>
        <w:sym w:font="Symbol" w:char="F02D"/>
      </w:r>
      <w:r w:rsidRPr="00F02209">
        <w:rPr>
          <w:rFonts w:ascii="Times New Roman" w:hAnsi="Times New Roman"/>
        </w:rPr>
        <w:t>3</w:t>
      </w:r>
      <w:r w:rsidRPr="00F02209">
        <w:rPr>
          <w:rFonts w:ascii="Times New Roman" w:hAnsi="Times New Roman"/>
        </w:rPr>
        <w:sym w:font="Symbol" w:char="F070"/>
      </w:r>
      <w:r w:rsidRPr="00F02209">
        <w:rPr>
          <w:rFonts w:ascii="Times New Roman" w:hAnsi="Times New Roman"/>
        </w:rPr>
        <w:t>/4.</w:t>
      </w:r>
      <w:bookmarkStart w:id="6120" w:name="_Toc382291680"/>
      <w:bookmarkStart w:id="6121" w:name="_Toc385672376"/>
      <w:bookmarkStart w:id="6122" w:name="_Toc393690492"/>
    </w:p>
    <w:p w14:paraId="036FD947" w14:textId="77777777" w:rsidR="004C02EF" w:rsidRDefault="004C02EF" w:rsidP="004C02EF">
      <w:pPr>
        <w:pStyle w:val="40"/>
        <w:numPr>
          <w:ilvl w:val="0"/>
          <w:numId w:val="0"/>
        </w:numPr>
      </w:pPr>
      <w:r>
        <w:t>15.8.2.6</w:t>
      </w:r>
      <w:r>
        <w:tab/>
        <w:t>ceil (x</w:t>
      </w:r>
      <w:bookmarkEnd w:id="6120"/>
      <w:bookmarkEnd w:id="6121"/>
      <w:bookmarkEnd w:id="6122"/>
      <w:r>
        <w:t>)</w:t>
      </w:r>
    </w:p>
    <w:p w14:paraId="74EF3050" w14:textId="77777777" w:rsidR="004C02EF" w:rsidRDefault="004C02EF" w:rsidP="004C02EF">
      <w:r>
        <w:t xml:space="preserve">Returns the smallest (closest to </w:t>
      </w:r>
      <w:r>
        <w:rPr>
          <w:b/>
        </w:rPr>
        <w:sym w:font="Symbol" w:char="F02D"/>
      </w:r>
      <w:r>
        <w:rPr>
          <w:b/>
        </w:rPr>
        <w:sym w:font="Symbol" w:char="F0A5"/>
      </w:r>
      <w:r>
        <w:t xml:space="preserve">) Number value that is not less than </w:t>
      </w:r>
      <w:r w:rsidRPr="00693821">
        <w:rPr>
          <w:rFonts w:ascii="Times New Roman" w:hAnsi="Times New Roman"/>
          <w:i/>
        </w:rPr>
        <w:t>x</w:t>
      </w:r>
      <w:r>
        <w:t xml:space="preserve"> and is equal to a mathematical integer. If </w:t>
      </w:r>
      <w:r w:rsidRPr="00693821">
        <w:rPr>
          <w:rFonts w:ascii="Times New Roman" w:hAnsi="Times New Roman"/>
          <w:i/>
        </w:rPr>
        <w:t>x</w:t>
      </w:r>
      <w:r>
        <w:t xml:space="preserve"> is already an integer, the result is </w:t>
      </w:r>
      <w:r w:rsidRPr="00693821">
        <w:rPr>
          <w:rFonts w:ascii="Times New Roman" w:hAnsi="Times New Roman"/>
          <w:i/>
        </w:rPr>
        <w:t>x</w:t>
      </w:r>
      <w:r>
        <w:t>.</w:t>
      </w:r>
    </w:p>
    <w:p w14:paraId="171D5DC2"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5CA2962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+0.</w:t>
      </w:r>
    </w:p>
    <w:p w14:paraId="6466EBE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the result is </w:t>
      </w:r>
      <w:r w:rsidRPr="00693821">
        <w:rPr>
          <w:rFonts w:ascii="Times New Roman" w:hAnsi="Times New Roman"/>
        </w:rPr>
        <w:sym w:font="Symbol" w:char="F02D"/>
      </w:r>
      <w:r w:rsidRPr="00693821">
        <w:rPr>
          <w:rFonts w:ascii="Times New Roman" w:hAnsi="Times New Roman"/>
        </w:rPr>
        <w:t>0.</w:t>
      </w:r>
    </w:p>
    <w:p w14:paraId="5B74A3F4"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p>
    <w:p w14:paraId="24C2B9D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xml:space="preserve">, the result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w:t>
      </w:r>
    </w:p>
    <w:p w14:paraId="5D5FF353" w14:textId="77777777" w:rsidR="004C02EF" w:rsidRPr="00693821" w:rsidRDefault="004C02EF" w:rsidP="004C02EF">
      <w:pPr>
        <w:numPr>
          <w:ilvl w:val="0"/>
          <w:numId w:val="248"/>
        </w:numPr>
        <w:ind w:left="1080"/>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less than 0 but greater than -1, the result is </w:t>
      </w:r>
      <w:r w:rsidRPr="00693821">
        <w:rPr>
          <w:rFonts w:ascii="Times New Roman" w:hAnsi="Times New Roman"/>
        </w:rPr>
        <w:sym w:font="Symbol" w:char="F02D"/>
      </w:r>
      <w:r w:rsidRPr="00693821">
        <w:rPr>
          <w:rFonts w:ascii="Times New Roman" w:hAnsi="Times New Roman"/>
        </w:rPr>
        <w:t>0.</w:t>
      </w:r>
    </w:p>
    <w:p w14:paraId="450693EA" w14:textId="77777777" w:rsidR="004C02EF" w:rsidRPr="00392636" w:rsidRDefault="004C02EF" w:rsidP="004C02EF">
      <w:r w:rsidRPr="00392636">
        <w:t xml:space="preserve">The value of </w:t>
      </w:r>
      <w:r w:rsidRPr="00693821">
        <w:rPr>
          <w:rFonts w:ascii="Courier New" w:hAnsi="Courier New" w:cs="Courier New"/>
          <w:b/>
        </w:rPr>
        <w:t>Math.ceil(x)</w:t>
      </w:r>
      <w:r w:rsidRPr="00392636">
        <w:t xml:space="preserve"> is the same as the value of </w:t>
      </w:r>
      <w:r w:rsidRPr="00693821">
        <w:rPr>
          <w:rFonts w:ascii="Courier New" w:hAnsi="Courier New" w:cs="Courier New"/>
          <w:b/>
        </w:rPr>
        <w:t>-Math.floor(-x)</w:t>
      </w:r>
      <w:r w:rsidRPr="00392636">
        <w:t>.</w:t>
      </w:r>
      <w:bookmarkStart w:id="6123" w:name="_Toc382291681"/>
      <w:bookmarkStart w:id="6124" w:name="_Toc385672377"/>
      <w:bookmarkStart w:id="6125" w:name="_Toc393690493"/>
    </w:p>
    <w:p w14:paraId="28654CE7" w14:textId="77777777" w:rsidR="004C02EF" w:rsidRDefault="004C02EF" w:rsidP="004C02EF">
      <w:pPr>
        <w:pStyle w:val="40"/>
        <w:numPr>
          <w:ilvl w:val="0"/>
          <w:numId w:val="0"/>
        </w:numPr>
      </w:pPr>
      <w:r>
        <w:t>15.8.2.7</w:t>
      </w:r>
      <w:r>
        <w:tab/>
        <w:t>cos (x</w:t>
      </w:r>
      <w:bookmarkEnd w:id="6123"/>
      <w:bookmarkEnd w:id="6124"/>
      <w:bookmarkEnd w:id="6125"/>
      <w:r>
        <w:t>)</w:t>
      </w:r>
    </w:p>
    <w:p w14:paraId="51440C0A" w14:textId="77777777" w:rsidR="004C02EF" w:rsidRDefault="004C02EF" w:rsidP="004C02EF">
      <w:r>
        <w:t xml:space="preserve">Returns an implementation-dependent approximation to the cosine of </w:t>
      </w:r>
      <w:r w:rsidRPr="00693821">
        <w:rPr>
          <w:rFonts w:ascii="Times New Roman" w:hAnsi="Times New Roman"/>
          <w:i/>
        </w:rPr>
        <w:t>x</w:t>
      </w:r>
      <w:r>
        <w:t>. The argument is expressed in radians.</w:t>
      </w:r>
    </w:p>
    <w:p w14:paraId="3A8EB878"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1047AF76"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1.</w:t>
      </w:r>
    </w:p>
    <w:p w14:paraId="2922E982"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0, the result is 1.</w:t>
      </w:r>
    </w:p>
    <w:p w14:paraId="3B64D713"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NaN.</w:t>
      </w:r>
    </w:p>
    <w:p w14:paraId="269BCC3F"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the result is NaN.</w:t>
      </w:r>
      <w:bookmarkStart w:id="6126" w:name="_Toc382291682"/>
      <w:bookmarkStart w:id="6127" w:name="_Toc385672378"/>
      <w:bookmarkStart w:id="6128" w:name="_Toc393690494"/>
    </w:p>
    <w:p w14:paraId="41F74648" w14:textId="77777777" w:rsidR="004C02EF" w:rsidRDefault="004C02EF" w:rsidP="004C02EF">
      <w:pPr>
        <w:pStyle w:val="40"/>
        <w:numPr>
          <w:ilvl w:val="0"/>
          <w:numId w:val="0"/>
        </w:numPr>
      </w:pPr>
      <w:r>
        <w:t>15.8.2.8</w:t>
      </w:r>
      <w:r>
        <w:tab/>
        <w:t>exp (x</w:t>
      </w:r>
      <w:bookmarkEnd w:id="6126"/>
      <w:bookmarkEnd w:id="6127"/>
      <w:bookmarkEnd w:id="6128"/>
      <w:r>
        <w:t>)</w:t>
      </w:r>
    </w:p>
    <w:p w14:paraId="4650173D" w14:textId="77777777" w:rsidR="004C02EF" w:rsidRDefault="004C02EF" w:rsidP="004C02EF">
      <w:r>
        <w:t xml:space="preserve">Returns an implementation-dependent approximation to the exponential function of </w:t>
      </w:r>
      <w:r w:rsidRPr="00693821">
        <w:rPr>
          <w:rFonts w:ascii="Times New Roman" w:hAnsi="Times New Roman"/>
          <w:i/>
        </w:rPr>
        <w:t>x</w:t>
      </w:r>
      <w:r>
        <w:t xml:space="preserve"> (</w:t>
      </w:r>
      <w:r w:rsidRPr="00693821">
        <w:rPr>
          <w:rFonts w:ascii="Times New Roman" w:hAnsi="Times New Roman"/>
          <w:i/>
        </w:rPr>
        <w:t>e</w:t>
      </w:r>
      <w:r>
        <w:t xml:space="preserve"> raised to the power of </w:t>
      </w:r>
      <w:r w:rsidRPr="00693821">
        <w:rPr>
          <w:rFonts w:ascii="Times New Roman" w:hAnsi="Times New Roman"/>
          <w:i/>
        </w:rPr>
        <w:t>x</w:t>
      </w:r>
      <w:r>
        <w:t xml:space="preserve">, where </w:t>
      </w:r>
      <w:r w:rsidRPr="00693821">
        <w:rPr>
          <w:rFonts w:ascii="Times New Roman" w:hAnsi="Times New Roman"/>
          <w:i/>
        </w:rPr>
        <w:t>e</w:t>
      </w:r>
      <w:r>
        <w:t xml:space="preserve"> is the base of the natural logarithms).</w:t>
      </w:r>
    </w:p>
    <w:p w14:paraId="09986C42"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377DE570"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1.</w:t>
      </w:r>
    </w:p>
    <w:p w14:paraId="73D7BBC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0, the result is 1.</w:t>
      </w:r>
    </w:p>
    <w:p w14:paraId="364B7CB6"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p>
    <w:p w14:paraId="08FC2D9C"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the result is +0.</w:t>
      </w:r>
      <w:bookmarkStart w:id="6129" w:name="_Toc382291683"/>
      <w:bookmarkStart w:id="6130" w:name="_Toc385672379"/>
      <w:bookmarkStart w:id="6131" w:name="_Toc393690495"/>
    </w:p>
    <w:p w14:paraId="4D6E64D5" w14:textId="77777777" w:rsidR="004C02EF" w:rsidRDefault="004C02EF" w:rsidP="004C02EF">
      <w:pPr>
        <w:pStyle w:val="40"/>
        <w:numPr>
          <w:ilvl w:val="0"/>
          <w:numId w:val="0"/>
        </w:numPr>
      </w:pPr>
      <w:r>
        <w:t>15.8.2.9</w:t>
      </w:r>
      <w:r>
        <w:tab/>
        <w:t>floor (x</w:t>
      </w:r>
      <w:bookmarkEnd w:id="6129"/>
      <w:bookmarkEnd w:id="6130"/>
      <w:bookmarkEnd w:id="6131"/>
      <w:r>
        <w:t>)</w:t>
      </w:r>
    </w:p>
    <w:p w14:paraId="1F1F0AD6" w14:textId="77777777" w:rsidR="004C02EF" w:rsidRDefault="004C02EF" w:rsidP="004C02EF">
      <w:r>
        <w:t xml:space="preserve">Returns the greatest (closest to </w:t>
      </w:r>
      <w:r>
        <w:rPr>
          <w:b/>
        </w:rPr>
        <w:t>+</w:t>
      </w:r>
      <w:r>
        <w:rPr>
          <w:b/>
        </w:rPr>
        <w:sym w:font="Symbol" w:char="F0A5"/>
      </w:r>
      <w:r>
        <w:t xml:space="preserve">) Number value that is not greater than </w:t>
      </w:r>
      <w:r w:rsidRPr="00693821">
        <w:rPr>
          <w:rFonts w:ascii="Times New Roman" w:hAnsi="Times New Roman"/>
          <w:i/>
        </w:rPr>
        <w:t>x</w:t>
      </w:r>
      <w:r>
        <w:t xml:space="preserve"> and is equal to a mathematical integer. If </w:t>
      </w:r>
      <w:r w:rsidRPr="00693821">
        <w:rPr>
          <w:rFonts w:ascii="Times New Roman" w:hAnsi="Times New Roman"/>
          <w:i/>
        </w:rPr>
        <w:t>x</w:t>
      </w:r>
      <w:r>
        <w:t xml:space="preserve"> is already an integer, the result is </w:t>
      </w:r>
      <w:r w:rsidRPr="00693821">
        <w:rPr>
          <w:rFonts w:ascii="Times New Roman" w:hAnsi="Times New Roman"/>
          <w:i/>
        </w:rPr>
        <w:t>x</w:t>
      </w:r>
      <w:r>
        <w:t>.</w:t>
      </w:r>
    </w:p>
    <w:p w14:paraId="04EF63DA"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6ED646D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+0.</w:t>
      </w:r>
    </w:p>
    <w:p w14:paraId="2D6852C4"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the result is </w:t>
      </w:r>
      <w:r w:rsidRPr="00693821">
        <w:rPr>
          <w:rFonts w:ascii="Times New Roman" w:hAnsi="Times New Roman"/>
        </w:rPr>
        <w:sym w:font="Symbol" w:char="F02D"/>
      </w:r>
      <w:r w:rsidRPr="00693821">
        <w:rPr>
          <w:rFonts w:ascii="Times New Roman" w:hAnsi="Times New Roman"/>
        </w:rPr>
        <w:t>0.</w:t>
      </w:r>
    </w:p>
    <w:p w14:paraId="163BE693"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p>
    <w:p w14:paraId="13093FD1"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xml:space="preserve">, the result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w:t>
      </w:r>
    </w:p>
    <w:p w14:paraId="64E1E10E"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greater than 0 but less than 1, the result is +0.</w:t>
      </w:r>
      <w:bookmarkStart w:id="6132" w:name="_Toc382291684"/>
    </w:p>
    <w:p w14:paraId="4883D5C3" w14:textId="77777777" w:rsidR="004C02EF" w:rsidRPr="00392636" w:rsidRDefault="004C02EF" w:rsidP="004C02EF">
      <w:pPr>
        <w:pStyle w:val="Note"/>
      </w:pPr>
      <w:r w:rsidRPr="00693821">
        <w:t>NOTE</w:t>
      </w:r>
      <w:r w:rsidRPr="00693821">
        <w:tab/>
        <w:t xml:space="preserve">The value of </w:t>
      </w:r>
      <w:r w:rsidRPr="00693821">
        <w:rPr>
          <w:rFonts w:ascii="Courier New" w:hAnsi="Courier New" w:cs="Courier New"/>
          <w:b/>
        </w:rPr>
        <w:t>Math.floor(x)</w:t>
      </w:r>
      <w:r w:rsidRPr="00693821">
        <w:t xml:space="preserve"> is the same as the value of </w:t>
      </w:r>
      <w:r w:rsidRPr="00693821">
        <w:rPr>
          <w:rFonts w:ascii="Courier New" w:hAnsi="Courier New" w:cs="Courier New"/>
          <w:b/>
        </w:rPr>
        <w:t>-Math.ceil(-x)</w:t>
      </w:r>
      <w:r w:rsidRPr="00693821">
        <w:t>.</w:t>
      </w:r>
      <w:bookmarkStart w:id="6133" w:name="_Toc385672380"/>
      <w:bookmarkStart w:id="6134" w:name="_Toc393690496"/>
    </w:p>
    <w:p w14:paraId="04AC8777" w14:textId="77777777" w:rsidR="004C02EF" w:rsidRDefault="004C02EF" w:rsidP="004C02EF">
      <w:pPr>
        <w:pStyle w:val="40"/>
        <w:numPr>
          <w:ilvl w:val="0"/>
          <w:numId w:val="0"/>
        </w:numPr>
      </w:pPr>
      <w:r>
        <w:t>15.8.2.10</w:t>
      </w:r>
      <w:r>
        <w:tab/>
        <w:t>log (x</w:t>
      </w:r>
      <w:bookmarkEnd w:id="6132"/>
      <w:bookmarkEnd w:id="6133"/>
      <w:bookmarkEnd w:id="6134"/>
      <w:r>
        <w:t>)</w:t>
      </w:r>
    </w:p>
    <w:p w14:paraId="69D589BD"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Returns an implementation-dependent approximation to the natural logarithm of </w:t>
      </w:r>
      <w:r w:rsidRPr="00693821">
        <w:rPr>
          <w:rFonts w:ascii="Times New Roman" w:hAnsi="Times New Roman"/>
          <w:i/>
        </w:rPr>
        <w:t>x</w:t>
      </w:r>
      <w:r w:rsidRPr="00693821">
        <w:rPr>
          <w:rFonts w:ascii="Times New Roman" w:hAnsi="Times New Roman"/>
        </w:rPr>
        <w:t>.</w:t>
      </w:r>
    </w:p>
    <w:p w14:paraId="401209A0"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0F082388"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less than 0, the result is NaN.</w:t>
      </w:r>
    </w:p>
    <w:p w14:paraId="4647DB2B"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or </w:t>
      </w:r>
      <w:r w:rsidRPr="00693821">
        <w:rPr>
          <w:rFonts w:ascii="Times New Roman" w:hAnsi="Times New Roman"/>
        </w:rPr>
        <w:sym w:font="Symbol" w:char="F02D"/>
      </w:r>
      <w:r w:rsidRPr="00693821">
        <w:rPr>
          <w:rFonts w:ascii="Times New Roman" w:hAnsi="Times New Roman"/>
        </w:rPr>
        <w:t xml:space="preserve">0, the result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w:t>
      </w:r>
    </w:p>
    <w:p w14:paraId="4DAFD464"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1, the result is +0.</w:t>
      </w:r>
    </w:p>
    <w:p w14:paraId="6D73DD03"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bookmarkStart w:id="6135" w:name="_Toc382291685"/>
      <w:bookmarkStart w:id="6136" w:name="_Toc385672381"/>
      <w:bookmarkStart w:id="6137" w:name="_Toc393690497"/>
    </w:p>
    <w:p w14:paraId="10F2B062" w14:textId="77777777" w:rsidR="004C02EF" w:rsidRDefault="004C02EF" w:rsidP="004C02EF">
      <w:pPr>
        <w:pStyle w:val="40"/>
        <w:numPr>
          <w:ilvl w:val="0"/>
          <w:numId w:val="0"/>
        </w:numPr>
      </w:pPr>
      <w:bookmarkStart w:id="6138" w:name="_Ref440446996"/>
      <w:r>
        <w:t>15.8.2.11</w:t>
      </w:r>
      <w:r>
        <w:tab/>
        <w:t>max (</w:t>
      </w:r>
      <w:bookmarkEnd w:id="6135"/>
      <w:bookmarkEnd w:id="6136"/>
      <w:bookmarkEnd w:id="6137"/>
      <w:r>
        <w:t xml:space="preserve"> [ value1 [ , value2 [ , … ] ] ] )</w:t>
      </w:r>
      <w:bookmarkEnd w:id="6138"/>
    </w:p>
    <w:p w14:paraId="49654F7B" w14:textId="77777777" w:rsidR="004C02EF" w:rsidRDefault="004C02EF" w:rsidP="004C02EF">
      <w:bookmarkStart w:id="6139" w:name="_Toc382291686"/>
      <w:bookmarkStart w:id="6140" w:name="_Toc385672382"/>
      <w:bookmarkStart w:id="6141" w:name="_Toc393690498"/>
      <w:r>
        <w:t>Given zero or more arguments, calls ToNumber on each of the arguments and returns the largest of the resulting values.</w:t>
      </w:r>
    </w:p>
    <w:p w14:paraId="4EA6FE2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no arguments are given, the result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w:t>
      </w:r>
    </w:p>
    <w:p w14:paraId="7770B0D2"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any value is NaN, the result is NaN.</w:t>
      </w:r>
    </w:p>
    <w:p w14:paraId="393C7142" w14:textId="77777777" w:rsidR="004C02EF" w:rsidRPr="00693821" w:rsidRDefault="004C02EF" w:rsidP="004C02EF">
      <w:pPr>
        <w:numPr>
          <w:ilvl w:val="0"/>
          <w:numId w:val="248"/>
        </w:numPr>
        <w:ind w:left="1080"/>
        <w:rPr>
          <w:rFonts w:ascii="Times New Roman" w:hAnsi="Times New Roman"/>
        </w:rPr>
      </w:pPr>
      <w:r w:rsidRPr="00693821">
        <w:rPr>
          <w:rFonts w:ascii="Times New Roman" w:hAnsi="Times New Roman"/>
        </w:rPr>
        <w:t xml:space="preserve">The comparison of values to determine the largest value is done as in 11.8.5 except that +0 is considered to be larger than </w:t>
      </w:r>
      <w:r w:rsidRPr="00693821">
        <w:rPr>
          <w:rFonts w:ascii="Times New Roman" w:hAnsi="Times New Roman"/>
        </w:rPr>
        <w:sym w:font="Symbol" w:char="F02D"/>
      </w:r>
      <w:r w:rsidRPr="00693821">
        <w:rPr>
          <w:rFonts w:ascii="Times New Roman" w:hAnsi="Times New Roman"/>
        </w:rPr>
        <w:t>0.</w:t>
      </w:r>
    </w:p>
    <w:p w14:paraId="5ED1CC50" w14:textId="77777777" w:rsidR="004C02EF" w:rsidRDefault="004C02EF" w:rsidP="004C02EF">
      <w:bookmarkStart w:id="6142" w:name="_Ref440447000"/>
      <w:r>
        <w:t xml:space="preserve">The </w:t>
      </w:r>
      <w:r>
        <w:rPr>
          <w:rFonts w:ascii="Courier New" w:hAnsi="Courier New"/>
          <w:b/>
        </w:rPr>
        <w:t>length</w:t>
      </w:r>
      <w:r>
        <w:t xml:space="preserve"> property of the </w:t>
      </w:r>
      <w:r>
        <w:rPr>
          <w:rFonts w:ascii="Courier New" w:hAnsi="Courier New"/>
          <w:b/>
        </w:rPr>
        <w:t>max</w:t>
      </w:r>
      <w:r>
        <w:t xml:space="preserve"> method is </w:t>
      </w:r>
      <w:r>
        <w:rPr>
          <w:b/>
        </w:rPr>
        <w:t>2</w:t>
      </w:r>
      <w:r>
        <w:t>.</w:t>
      </w:r>
    </w:p>
    <w:p w14:paraId="31980303" w14:textId="77777777" w:rsidR="004C02EF" w:rsidRDefault="004C02EF" w:rsidP="004C02EF">
      <w:pPr>
        <w:pStyle w:val="40"/>
        <w:numPr>
          <w:ilvl w:val="0"/>
          <w:numId w:val="0"/>
        </w:numPr>
      </w:pPr>
      <w:r>
        <w:t>15.8.2.12</w:t>
      </w:r>
      <w:r>
        <w:tab/>
        <w:t>min (</w:t>
      </w:r>
      <w:bookmarkEnd w:id="6139"/>
      <w:bookmarkEnd w:id="6140"/>
      <w:bookmarkEnd w:id="6141"/>
      <w:r>
        <w:t xml:space="preserve"> [ value1 [ , value2 [ , … ] ] ] )</w:t>
      </w:r>
      <w:bookmarkEnd w:id="6142"/>
    </w:p>
    <w:p w14:paraId="2FB85DC9" w14:textId="77777777" w:rsidR="004C02EF" w:rsidRDefault="004C02EF" w:rsidP="004C02EF">
      <w:bookmarkStart w:id="6143" w:name="_Toc382291687"/>
      <w:bookmarkStart w:id="6144" w:name="_Toc385672383"/>
      <w:bookmarkStart w:id="6145" w:name="_Toc393690499"/>
      <w:r>
        <w:t>Given zero or more arguments, calls ToNumber on each of the arguments and returns the smallest of the resulting values.</w:t>
      </w:r>
    </w:p>
    <w:p w14:paraId="4EF2BDBD"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no arguments are given, the result is +</w:t>
      </w:r>
      <w:r w:rsidRPr="00693821">
        <w:rPr>
          <w:rFonts w:ascii="Times New Roman" w:hAnsi="Times New Roman"/>
        </w:rPr>
        <w:sym w:font="Symbol" w:char="F0A5"/>
      </w:r>
      <w:r w:rsidRPr="00693821">
        <w:rPr>
          <w:rFonts w:ascii="Times New Roman" w:hAnsi="Times New Roman"/>
        </w:rPr>
        <w:t>.</w:t>
      </w:r>
    </w:p>
    <w:p w14:paraId="5165CDB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any value is NaN, the result is NaN.</w:t>
      </w:r>
    </w:p>
    <w:p w14:paraId="49916E9F" w14:textId="77777777" w:rsidR="004C02EF" w:rsidRPr="00693821" w:rsidRDefault="004C02EF" w:rsidP="004C02EF">
      <w:pPr>
        <w:numPr>
          <w:ilvl w:val="0"/>
          <w:numId w:val="248"/>
        </w:numPr>
        <w:ind w:left="1080"/>
        <w:rPr>
          <w:rFonts w:ascii="Times New Roman" w:hAnsi="Times New Roman"/>
        </w:rPr>
      </w:pPr>
      <w:r w:rsidRPr="00693821">
        <w:rPr>
          <w:rFonts w:ascii="Times New Roman" w:hAnsi="Times New Roman"/>
        </w:rPr>
        <w:t xml:space="preserve">The comparison of values to determine the smallest value is done as in 11.8.5 except that +0 is considered to be larger than </w:t>
      </w:r>
      <w:r w:rsidRPr="00693821">
        <w:rPr>
          <w:rFonts w:ascii="Times New Roman" w:hAnsi="Times New Roman"/>
        </w:rPr>
        <w:sym w:font="Symbol" w:char="F02D"/>
      </w:r>
      <w:r w:rsidRPr="00693821">
        <w:rPr>
          <w:rFonts w:ascii="Times New Roman" w:hAnsi="Times New Roman"/>
        </w:rPr>
        <w:t>0.</w:t>
      </w:r>
    </w:p>
    <w:p w14:paraId="6B4DA9BE"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min</w:t>
      </w:r>
      <w:r>
        <w:t xml:space="preserve"> method is </w:t>
      </w:r>
      <w:r>
        <w:rPr>
          <w:b/>
        </w:rPr>
        <w:t>2</w:t>
      </w:r>
      <w:r>
        <w:t>.</w:t>
      </w:r>
    </w:p>
    <w:p w14:paraId="1D75D204" w14:textId="77777777" w:rsidR="004C02EF" w:rsidRDefault="004C02EF" w:rsidP="004C02EF">
      <w:pPr>
        <w:pStyle w:val="40"/>
        <w:numPr>
          <w:ilvl w:val="0"/>
          <w:numId w:val="0"/>
        </w:numPr>
      </w:pPr>
      <w:r>
        <w:t>15.8.2.13</w:t>
      </w:r>
      <w:r>
        <w:tab/>
        <w:t>pow (x, y</w:t>
      </w:r>
      <w:bookmarkEnd w:id="6143"/>
      <w:bookmarkEnd w:id="6144"/>
      <w:bookmarkEnd w:id="6145"/>
      <w:r>
        <w:t>)</w:t>
      </w:r>
    </w:p>
    <w:p w14:paraId="4C069DD2" w14:textId="77777777" w:rsidR="004C02EF" w:rsidRDefault="004C02EF" w:rsidP="004C02EF">
      <w:r>
        <w:t xml:space="preserve">Returns an implementation-dependent approximation to the result of raising </w:t>
      </w:r>
      <w:r w:rsidRPr="00693821">
        <w:rPr>
          <w:rFonts w:ascii="Times New Roman" w:hAnsi="Times New Roman"/>
          <w:i/>
        </w:rPr>
        <w:t>x</w:t>
      </w:r>
      <w:r>
        <w:t xml:space="preserve"> to the power </w:t>
      </w:r>
      <w:r w:rsidRPr="00693821">
        <w:rPr>
          <w:rFonts w:ascii="Times New Roman" w:hAnsi="Times New Roman"/>
          <w:i/>
        </w:rPr>
        <w:t>y</w:t>
      </w:r>
      <w:r>
        <w:t>.</w:t>
      </w:r>
    </w:p>
    <w:p w14:paraId="34E16E3C"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y</w:t>
      </w:r>
      <w:r w:rsidRPr="00693821">
        <w:rPr>
          <w:rFonts w:ascii="Times New Roman" w:hAnsi="Times New Roman"/>
        </w:rPr>
        <w:t xml:space="preserve"> is NaN, the result is NaN.</w:t>
      </w:r>
    </w:p>
    <w:p w14:paraId="474ED1AF"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y</w:t>
      </w:r>
      <w:r w:rsidRPr="00693821">
        <w:rPr>
          <w:rFonts w:ascii="Times New Roman" w:hAnsi="Times New Roman"/>
        </w:rPr>
        <w:t xml:space="preserve"> is +0, the result is 1, even if </w:t>
      </w:r>
      <w:r w:rsidRPr="00693821">
        <w:rPr>
          <w:rFonts w:ascii="Times New Roman" w:hAnsi="Times New Roman"/>
          <w:i/>
        </w:rPr>
        <w:t>x</w:t>
      </w:r>
      <w:r w:rsidRPr="00693821">
        <w:rPr>
          <w:rFonts w:ascii="Times New Roman" w:hAnsi="Times New Roman"/>
        </w:rPr>
        <w:t xml:space="preserve"> is NaN.</w:t>
      </w:r>
    </w:p>
    <w:p w14:paraId="35CEF0E7"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y</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the result is 1, even if </w:t>
      </w:r>
      <w:r w:rsidRPr="00693821">
        <w:rPr>
          <w:rFonts w:ascii="Times New Roman" w:hAnsi="Times New Roman"/>
          <w:i/>
        </w:rPr>
        <w:t>x</w:t>
      </w:r>
      <w:r w:rsidRPr="00693821">
        <w:rPr>
          <w:rFonts w:ascii="Times New Roman" w:hAnsi="Times New Roman"/>
        </w:rPr>
        <w:t xml:space="preserve"> is NaN.</w:t>
      </w:r>
    </w:p>
    <w:p w14:paraId="5EFCAEF3"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and </w:t>
      </w:r>
      <w:r w:rsidRPr="00693821">
        <w:rPr>
          <w:rFonts w:ascii="Times New Roman" w:hAnsi="Times New Roman"/>
          <w:i/>
        </w:rPr>
        <w:t>y</w:t>
      </w:r>
      <w:r w:rsidRPr="00693821">
        <w:rPr>
          <w:rFonts w:ascii="Times New Roman" w:hAnsi="Times New Roman"/>
        </w:rPr>
        <w:t xml:space="preserve"> is nonzero, the result is NaN.</w:t>
      </w:r>
    </w:p>
    <w:p w14:paraId="1ED082BC"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abs(</w:t>
      </w:r>
      <w:r w:rsidRPr="00693821">
        <w:rPr>
          <w:rFonts w:ascii="Times New Roman" w:hAnsi="Times New Roman"/>
          <w:i/>
        </w:rPr>
        <w:t>x</w:t>
      </w:r>
      <w:r w:rsidRPr="00693821">
        <w:rPr>
          <w:rFonts w:ascii="Times New Roman" w:hAnsi="Times New Roman"/>
        </w:rPr>
        <w:t xml:space="preserve">)&gt;1 and </w:t>
      </w:r>
      <w:r w:rsidRPr="00693821">
        <w:rPr>
          <w:rFonts w:ascii="Times New Roman" w:hAnsi="Times New Roman"/>
          <w:i/>
        </w:rPr>
        <w:t>y</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p>
    <w:p w14:paraId="403433B3"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abs(</w:t>
      </w:r>
      <w:r w:rsidRPr="00693821">
        <w:rPr>
          <w:rFonts w:ascii="Times New Roman" w:hAnsi="Times New Roman"/>
          <w:i/>
        </w:rPr>
        <w:t>x</w:t>
      </w:r>
      <w:r w:rsidRPr="00693821">
        <w:rPr>
          <w:rFonts w:ascii="Times New Roman" w:hAnsi="Times New Roman"/>
        </w:rPr>
        <w:t xml:space="preserve">)&gt;1 and </w:t>
      </w:r>
      <w:r w:rsidRPr="00693821">
        <w:rPr>
          <w:rFonts w:ascii="Times New Roman" w:hAnsi="Times New Roman"/>
          <w:i/>
        </w:rPr>
        <w:t>y</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the result is +0.</w:t>
      </w:r>
    </w:p>
    <w:p w14:paraId="2DB025DB"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abs(</w:t>
      </w:r>
      <w:r w:rsidRPr="00693821">
        <w:rPr>
          <w:rFonts w:ascii="Times New Roman" w:hAnsi="Times New Roman"/>
          <w:i/>
        </w:rPr>
        <w:t>x</w:t>
      </w:r>
      <w:r w:rsidRPr="00693821">
        <w:rPr>
          <w:rFonts w:ascii="Times New Roman" w:hAnsi="Times New Roman"/>
        </w:rPr>
        <w:t xml:space="preserve">)==1 and </w:t>
      </w:r>
      <w:r w:rsidRPr="00693821">
        <w:rPr>
          <w:rFonts w:ascii="Times New Roman" w:hAnsi="Times New Roman"/>
          <w:i/>
        </w:rPr>
        <w:t>y</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NaN.</w:t>
      </w:r>
    </w:p>
    <w:p w14:paraId="59A91581"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abs(</w:t>
      </w:r>
      <w:r w:rsidRPr="00693821">
        <w:rPr>
          <w:rFonts w:ascii="Times New Roman" w:hAnsi="Times New Roman"/>
          <w:i/>
        </w:rPr>
        <w:t>x</w:t>
      </w:r>
      <w:r w:rsidRPr="00693821">
        <w:rPr>
          <w:rFonts w:ascii="Times New Roman" w:hAnsi="Times New Roman"/>
        </w:rPr>
        <w:t xml:space="preserve">)==1 and </w:t>
      </w:r>
      <w:r w:rsidRPr="00693821">
        <w:rPr>
          <w:rFonts w:ascii="Times New Roman" w:hAnsi="Times New Roman"/>
          <w:i/>
        </w:rPr>
        <w:t>y</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the result is NaN.</w:t>
      </w:r>
    </w:p>
    <w:p w14:paraId="46AAD2A0"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abs(</w:t>
      </w:r>
      <w:r w:rsidRPr="00693821">
        <w:rPr>
          <w:rFonts w:ascii="Times New Roman" w:hAnsi="Times New Roman"/>
          <w:i/>
        </w:rPr>
        <w:t>x</w:t>
      </w:r>
      <w:r w:rsidRPr="00693821">
        <w:rPr>
          <w:rFonts w:ascii="Times New Roman" w:hAnsi="Times New Roman"/>
        </w:rPr>
        <w:t xml:space="preserve">)&lt;1 and </w:t>
      </w:r>
      <w:r w:rsidRPr="00693821">
        <w:rPr>
          <w:rFonts w:ascii="Times New Roman" w:hAnsi="Times New Roman"/>
          <w:i/>
        </w:rPr>
        <w:t>y</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+0.</w:t>
      </w:r>
    </w:p>
    <w:p w14:paraId="225F190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abs(</w:t>
      </w:r>
      <w:r w:rsidRPr="00693821">
        <w:rPr>
          <w:rFonts w:ascii="Times New Roman" w:hAnsi="Times New Roman"/>
          <w:i/>
        </w:rPr>
        <w:t>x</w:t>
      </w:r>
      <w:r w:rsidRPr="00693821">
        <w:rPr>
          <w:rFonts w:ascii="Times New Roman" w:hAnsi="Times New Roman"/>
        </w:rPr>
        <w:t xml:space="preserve">)&lt;1 and </w:t>
      </w:r>
      <w:r w:rsidRPr="00693821">
        <w:rPr>
          <w:rFonts w:ascii="Times New Roman" w:hAnsi="Times New Roman"/>
          <w:i/>
        </w:rPr>
        <w:t>y</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p>
    <w:p w14:paraId="354FA6F0"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xml:space="preserve"> and </w:t>
      </w:r>
      <w:r w:rsidRPr="00693821">
        <w:rPr>
          <w:rFonts w:ascii="Times New Roman" w:hAnsi="Times New Roman"/>
          <w:i/>
        </w:rPr>
        <w:t>y</w:t>
      </w:r>
      <w:r w:rsidRPr="00693821">
        <w:rPr>
          <w:rFonts w:ascii="Times New Roman" w:hAnsi="Times New Roman"/>
        </w:rPr>
        <w:t>&gt;0, the result is +</w:t>
      </w:r>
      <w:r w:rsidRPr="00693821">
        <w:rPr>
          <w:rFonts w:ascii="Times New Roman" w:hAnsi="Times New Roman"/>
        </w:rPr>
        <w:sym w:font="Symbol" w:char="F0A5"/>
      </w:r>
      <w:r w:rsidRPr="00693821">
        <w:rPr>
          <w:rFonts w:ascii="Times New Roman" w:hAnsi="Times New Roman"/>
        </w:rPr>
        <w:t>.</w:t>
      </w:r>
    </w:p>
    <w:p w14:paraId="4BC42206"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xml:space="preserve"> and </w:t>
      </w:r>
      <w:r w:rsidRPr="00693821">
        <w:rPr>
          <w:rFonts w:ascii="Times New Roman" w:hAnsi="Times New Roman"/>
          <w:i/>
        </w:rPr>
        <w:t>y</w:t>
      </w:r>
      <w:r w:rsidRPr="00693821">
        <w:rPr>
          <w:rFonts w:ascii="Times New Roman" w:hAnsi="Times New Roman"/>
        </w:rPr>
        <w:t>&lt;0, the result is +0.</w:t>
      </w:r>
    </w:p>
    <w:p w14:paraId="3E5A1C0B"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xml:space="preserve"> and </w:t>
      </w:r>
      <w:r w:rsidRPr="00693821">
        <w:rPr>
          <w:rFonts w:ascii="Times New Roman" w:hAnsi="Times New Roman"/>
          <w:i/>
        </w:rPr>
        <w:t>y</w:t>
      </w:r>
      <w:r w:rsidRPr="00693821">
        <w:rPr>
          <w:rFonts w:ascii="Times New Roman" w:hAnsi="Times New Roman"/>
        </w:rPr>
        <w:t xml:space="preserve">&gt;0 and </w:t>
      </w:r>
      <w:r w:rsidRPr="00693821">
        <w:rPr>
          <w:rFonts w:ascii="Times New Roman" w:hAnsi="Times New Roman"/>
          <w:i/>
        </w:rPr>
        <w:t>y</w:t>
      </w:r>
      <w:r w:rsidRPr="00693821">
        <w:rPr>
          <w:rFonts w:ascii="Times New Roman" w:hAnsi="Times New Roman"/>
        </w:rPr>
        <w:t xml:space="preserve"> is an odd integer, the result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w:t>
      </w:r>
    </w:p>
    <w:p w14:paraId="21F2A000"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xml:space="preserve"> and </w:t>
      </w:r>
      <w:r w:rsidRPr="00693821">
        <w:rPr>
          <w:rFonts w:ascii="Times New Roman" w:hAnsi="Times New Roman"/>
          <w:i/>
        </w:rPr>
        <w:t>y</w:t>
      </w:r>
      <w:r w:rsidRPr="00693821">
        <w:rPr>
          <w:rFonts w:ascii="Times New Roman" w:hAnsi="Times New Roman"/>
        </w:rPr>
        <w:t xml:space="preserve">&gt;0 and </w:t>
      </w:r>
      <w:r w:rsidRPr="00693821">
        <w:rPr>
          <w:rFonts w:ascii="Times New Roman" w:hAnsi="Times New Roman"/>
          <w:i/>
        </w:rPr>
        <w:t>y</w:t>
      </w:r>
      <w:r w:rsidRPr="00693821">
        <w:rPr>
          <w:rFonts w:ascii="Times New Roman" w:hAnsi="Times New Roman"/>
        </w:rPr>
        <w:t xml:space="preserve"> is not an odd integer, the result is +</w:t>
      </w:r>
      <w:r w:rsidRPr="00693821">
        <w:rPr>
          <w:rFonts w:ascii="Times New Roman" w:hAnsi="Times New Roman"/>
        </w:rPr>
        <w:sym w:font="Symbol" w:char="F0A5"/>
      </w:r>
      <w:r w:rsidRPr="00693821">
        <w:rPr>
          <w:rFonts w:ascii="Times New Roman" w:hAnsi="Times New Roman"/>
        </w:rPr>
        <w:t>.</w:t>
      </w:r>
    </w:p>
    <w:p w14:paraId="73F0D6D8"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xml:space="preserve"> and </w:t>
      </w:r>
      <w:r w:rsidRPr="00693821">
        <w:rPr>
          <w:rFonts w:ascii="Times New Roman" w:hAnsi="Times New Roman"/>
          <w:i/>
        </w:rPr>
        <w:t>y</w:t>
      </w:r>
      <w:r w:rsidRPr="00693821">
        <w:rPr>
          <w:rFonts w:ascii="Times New Roman" w:hAnsi="Times New Roman"/>
        </w:rPr>
        <w:t xml:space="preserve">&lt;0 and </w:t>
      </w:r>
      <w:r w:rsidRPr="00693821">
        <w:rPr>
          <w:rFonts w:ascii="Times New Roman" w:hAnsi="Times New Roman"/>
          <w:i/>
        </w:rPr>
        <w:t>y</w:t>
      </w:r>
      <w:r w:rsidRPr="00693821">
        <w:rPr>
          <w:rFonts w:ascii="Times New Roman" w:hAnsi="Times New Roman"/>
        </w:rPr>
        <w:t xml:space="preserve"> is an odd integer, the result is </w:t>
      </w:r>
      <w:r w:rsidRPr="00693821">
        <w:rPr>
          <w:rFonts w:ascii="Times New Roman" w:hAnsi="Times New Roman"/>
        </w:rPr>
        <w:sym w:font="Symbol" w:char="F02D"/>
      </w:r>
      <w:r w:rsidRPr="00693821">
        <w:rPr>
          <w:rFonts w:ascii="Times New Roman" w:hAnsi="Times New Roman"/>
        </w:rPr>
        <w:t>0.</w:t>
      </w:r>
    </w:p>
    <w:p w14:paraId="796F1B2B"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xml:space="preserve"> and </w:t>
      </w:r>
      <w:r w:rsidRPr="00693821">
        <w:rPr>
          <w:rFonts w:ascii="Times New Roman" w:hAnsi="Times New Roman"/>
          <w:i/>
        </w:rPr>
        <w:t>y</w:t>
      </w:r>
      <w:r w:rsidRPr="00693821">
        <w:rPr>
          <w:rFonts w:ascii="Times New Roman" w:hAnsi="Times New Roman"/>
        </w:rPr>
        <w:t xml:space="preserve">&lt;0 and </w:t>
      </w:r>
      <w:r w:rsidRPr="00693821">
        <w:rPr>
          <w:rFonts w:ascii="Times New Roman" w:hAnsi="Times New Roman"/>
          <w:i/>
        </w:rPr>
        <w:t>y</w:t>
      </w:r>
      <w:r w:rsidRPr="00693821">
        <w:rPr>
          <w:rFonts w:ascii="Times New Roman" w:hAnsi="Times New Roman"/>
        </w:rPr>
        <w:t xml:space="preserve"> is not an odd integer, the result is +0.</w:t>
      </w:r>
    </w:p>
    <w:p w14:paraId="367246D2"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and </w:t>
      </w:r>
      <w:r w:rsidRPr="00693821">
        <w:rPr>
          <w:rFonts w:ascii="Times New Roman" w:hAnsi="Times New Roman"/>
          <w:i/>
        </w:rPr>
        <w:t>y</w:t>
      </w:r>
      <w:r w:rsidRPr="00693821">
        <w:rPr>
          <w:rFonts w:ascii="Times New Roman" w:hAnsi="Times New Roman"/>
        </w:rPr>
        <w:t>&gt;0, the result is +0.</w:t>
      </w:r>
    </w:p>
    <w:p w14:paraId="5913A60D"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and </w:t>
      </w:r>
      <w:r w:rsidRPr="00693821">
        <w:rPr>
          <w:rFonts w:ascii="Times New Roman" w:hAnsi="Times New Roman"/>
          <w:i/>
        </w:rPr>
        <w:t>y</w:t>
      </w:r>
      <w:r w:rsidRPr="00693821">
        <w:rPr>
          <w:rFonts w:ascii="Times New Roman" w:hAnsi="Times New Roman"/>
        </w:rPr>
        <w:t>&lt;0, the result is +</w:t>
      </w:r>
      <w:r w:rsidRPr="00693821">
        <w:rPr>
          <w:rFonts w:ascii="Times New Roman" w:hAnsi="Times New Roman"/>
        </w:rPr>
        <w:sym w:font="Symbol" w:char="F0A5"/>
      </w:r>
      <w:r w:rsidRPr="00693821">
        <w:rPr>
          <w:rFonts w:ascii="Times New Roman" w:hAnsi="Times New Roman"/>
        </w:rPr>
        <w:t>.</w:t>
      </w:r>
    </w:p>
    <w:p w14:paraId="61D630AA"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and </w:t>
      </w:r>
      <w:r w:rsidRPr="00693821">
        <w:rPr>
          <w:rFonts w:ascii="Times New Roman" w:hAnsi="Times New Roman"/>
          <w:i/>
        </w:rPr>
        <w:t>y</w:t>
      </w:r>
      <w:r w:rsidRPr="00693821">
        <w:rPr>
          <w:rFonts w:ascii="Times New Roman" w:hAnsi="Times New Roman"/>
        </w:rPr>
        <w:t xml:space="preserve">&gt;0 and </w:t>
      </w:r>
      <w:r w:rsidRPr="00693821">
        <w:rPr>
          <w:rFonts w:ascii="Times New Roman" w:hAnsi="Times New Roman"/>
          <w:i/>
        </w:rPr>
        <w:t>y</w:t>
      </w:r>
      <w:r w:rsidRPr="00693821">
        <w:rPr>
          <w:rFonts w:ascii="Times New Roman" w:hAnsi="Times New Roman"/>
        </w:rPr>
        <w:t xml:space="preserve"> is an odd integer, the result is </w:t>
      </w:r>
      <w:r w:rsidRPr="00693821">
        <w:rPr>
          <w:rFonts w:ascii="Times New Roman" w:hAnsi="Times New Roman"/>
        </w:rPr>
        <w:sym w:font="Symbol" w:char="F02D"/>
      </w:r>
      <w:r w:rsidRPr="00693821">
        <w:rPr>
          <w:rFonts w:ascii="Times New Roman" w:hAnsi="Times New Roman"/>
        </w:rPr>
        <w:t>0.</w:t>
      </w:r>
    </w:p>
    <w:p w14:paraId="7115D1D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and </w:t>
      </w:r>
      <w:r w:rsidRPr="00693821">
        <w:rPr>
          <w:rFonts w:ascii="Times New Roman" w:hAnsi="Times New Roman"/>
          <w:i/>
        </w:rPr>
        <w:t>y</w:t>
      </w:r>
      <w:r w:rsidRPr="00693821">
        <w:rPr>
          <w:rFonts w:ascii="Times New Roman" w:hAnsi="Times New Roman"/>
        </w:rPr>
        <w:t xml:space="preserve">&gt;0 and </w:t>
      </w:r>
      <w:r w:rsidRPr="00693821">
        <w:rPr>
          <w:rFonts w:ascii="Times New Roman" w:hAnsi="Times New Roman"/>
          <w:i/>
        </w:rPr>
        <w:t>y</w:t>
      </w:r>
      <w:r w:rsidRPr="00693821">
        <w:rPr>
          <w:rFonts w:ascii="Times New Roman" w:hAnsi="Times New Roman"/>
        </w:rPr>
        <w:t xml:space="preserve"> is not an odd integer, the result is +0.</w:t>
      </w:r>
    </w:p>
    <w:p w14:paraId="6D1FBDAE"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and </w:t>
      </w:r>
      <w:r w:rsidRPr="00693821">
        <w:rPr>
          <w:rFonts w:ascii="Times New Roman" w:hAnsi="Times New Roman"/>
          <w:i/>
        </w:rPr>
        <w:t>y</w:t>
      </w:r>
      <w:r w:rsidRPr="00693821">
        <w:rPr>
          <w:rFonts w:ascii="Times New Roman" w:hAnsi="Times New Roman"/>
        </w:rPr>
        <w:t xml:space="preserve">&lt;0 and </w:t>
      </w:r>
      <w:r w:rsidRPr="00693821">
        <w:rPr>
          <w:rFonts w:ascii="Times New Roman" w:hAnsi="Times New Roman"/>
          <w:i/>
        </w:rPr>
        <w:t>y</w:t>
      </w:r>
      <w:r w:rsidRPr="00693821">
        <w:rPr>
          <w:rFonts w:ascii="Times New Roman" w:hAnsi="Times New Roman"/>
        </w:rPr>
        <w:t xml:space="preserve"> is an odd integer, the result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w:t>
      </w:r>
    </w:p>
    <w:p w14:paraId="75BCAC3A"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and </w:t>
      </w:r>
      <w:r w:rsidRPr="00693821">
        <w:rPr>
          <w:rFonts w:ascii="Times New Roman" w:hAnsi="Times New Roman"/>
          <w:i/>
        </w:rPr>
        <w:t>y</w:t>
      </w:r>
      <w:r w:rsidRPr="00693821">
        <w:rPr>
          <w:rFonts w:ascii="Times New Roman" w:hAnsi="Times New Roman"/>
        </w:rPr>
        <w:t xml:space="preserve">&lt;0 and </w:t>
      </w:r>
      <w:r w:rsidRPr="00693821">
        <w:rPr>
          <w:rFonts w:ascii="Times New Roman" w:hAnsi="Times New Roman"/>
          <w:i/>
        </w:rPr>
        <w:t>y</w:t>
      </w:r>
      <w:r w:rsidRPr="00693821">
        <w:rPr>
          <w:rFonts w:ascii="Times New Roman" w:hAnsi="Times New Roman"/>
        </w:rPr>
        <w:t xml:space="preserve"> is not an odd integer, the result is +</w:t>
      </w:r>
      <w:r w:rsidRPr="00693821">
        <w:rPr>
          <w:rFonts w:ascii="Times New Roman" w:hAnsi="Times New Roman"/>
        </w:rPr>
        <w:sym w:font="Symbol" w:char="F0A5"/>
      </w:r>
      <w:r w:rsidRPr="00693821">
        <w:rPr>
          <w:rFonts w:ascii="Times New Roman" w:hAnsi="Times New Roman"/>
        </w:rPr>
        <w:t>.</w:t>
      </w:r>
    </w:p>
    <w:p w14:paraId="62281C30"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&lt;0 and </w:t>
      </w:r>
      <w:r w:rsidRPr="00693821">
        <w:rPr>
          <w:rFonts w:ascii="Times New Roman" w:hAnsi="Times New Roman"/>
          <w:i/>
        </w:rPr>
        <w:t>x</w:t>
      </w:r>
      <w:r w:rsidRPr="00693821">
        <w:rPr>
          <w:rFonts w:ascii="Times New Roman" w:hAnsi="Times New Roman"/>
        </w:rPr>
        <w:t xml:space="preserve"> is finite and </w:t>
      </w:r>
      <w:r w:rsidRPr="00693821">
        <w:rPr>
          <w:rFonts w:ascii="Times New Roman" w:hAnsi="Times New Roman"/>
          <w:i/>
        </w:rPr>
        <w:t>y</w:t>
      </w:r>
      <w:r w:rsidRPr="00693821">
        <w:rPr>
          <w:rFonts w:ascii="Times New Roman" w:hAnsi="Times New Roman"/>
        </w:rPr>
        <w:t xml:space="preserve"> is finite and </w:t>
      </w:r>
      <w:r w:rsidRPr="00693821">
        <w:rPr>
          <w:rFonts w:ascii="Times New Roman" w:hAnsi="Times New Roman"/>
          <w:i/>
        </w:rPr>
        <w:t>y</w:t>
      </w:r>
      <w:r w:rsidRPr="00693821">
        <w:rPr>
          <w:rFonts w:ascii="Times New Roman" w:hAnsi="Times New Roman"/>
        </w:rPr>
        <w:t xml:space="preserve"> is not an integer, the result is NaN.</w:t>
      </w:r>
      <w:bookmarkStart w:id="6146" w:name="_Toc382291688"/>
      <w:bookmarkStart w:id="6147" w:name="_Toc385672384"/>
      <w:bookmarkStart w:id="6148" w:name="_Toc393690500"/>
    </w:p>
    <w:p w14:paraId="37CE45AA" w14:textId="77777777" w:rsidR="004C02EF" w:rsidRDefault="004C02EF" w:rsidP="004C02EF">
      <w:pPr>
        <w:pStyle w:val="40"/>
        <w:numPr>
          <w:ilvl w:val="0"/>
          <w:numId w:val="0"/>
        </w:numPr>
      </w:pPr>
      <w:r>
        <w:t>15.8.2.14</w:t>
      </w:r>
      <w:r>
        <w:tab/>
        <w:t>random</w:t>
      </w:r>
      <w:bookmarkEnd w:id="6146"/>
      <w:bookmarkEnd w:id="6147"/>
      <w:bookmarkEnd w:id="6148"/>
      <w:r>
        <w:t xml:space="preserve"> ( )</w:t>
      </w:r>
    </w:p>
    <w:p w14:paraId="7F5357A1" w14:textId="77777777" w:rsidR="004C02EF" w:rsidRDefault="004C02EF" w:rsidP="004C02EF">
      <w:r>
        <w:t>Returns a Number value with positive sign, greater than or equal to 0 but less than 1, chosen randomly or pseudo randomly with approximately uniform distribution over that range, using an implementation-dependent algorithm or strategy. This function takes no arguments.</w:t>
      </w:r>
      <w:bookmarkStart w:id="6149" w:name="_Toc382291689"/>
      <w:bookmarkStart w:id="6150" w:name="_Toc385672385"/>
      <w:bookmarkStart w:id="6151" w:name="_Toc393690501"/>
    </w:p>
    <w:p w14:paraId="3B55C9A1" w14:textId="77777777" w:rsidR="004C02EF" w:rsidRDefault="004C02EF" w:rsidP="004C02EF">
      <w:pPr>
        <w:pStyle w:val="40"/>
        <w:numPr>
          <w:ilvl w:val="0"/>
          <w:numId w:val="0"/>
        </w:numPr>
      </w:pPr>
      <w:r>
        <w:t>15.8.2.15</w:t>
      </w:r>
      <w:r>
        <w:tab/>
        <w:t>round (x</w:t>
      </w:r>
      <w:bookmarkEnd w:id="6149"/>
      <w:bookmarkEnd w:id="6150"/>
      <w:bookmarkEnd w:id="6151"/>
      <w:r>
        <w:t>)</w:t>
      </w:r>
    </w:p>
    <w:p w14:paraId="6524EEFE" w14:textId="77777777" w:rsidR="004C02EF" w:rsidRDefault="004C02EF" w:rsidP="004C02EF">
      <w:r>
        <w:t xml:space="preserve">Returns the Number value that is closest to </w:t>
      </w:r>
      <w:r w:rsidRPr="00693821">
        <w:rPr>
          <w:rFonts w:ascii="Times New Roman" w:hAnsi="Times New Roman"/>
          <w:i/>
        </w:rPr>
        <w:t>x</w:t>
      </w:r>
      <w:r>
        <w:t xml:space="preserve"> and is equal to a mathematical integer. If two integer Number values are equally close to </w:t>
      </w:r>
      <w:r w:rsidRPr="00693821">
        <w:rPr>
          <w:rFonts w:ascii="Times New Roman" w:hAnsi="Times New Roman"/>
          <w:i/>
        </w:rPr>
        <w:t>x</w:t>
      </w:r>
      <w:r>
        <w:t xml:space="preserve">, then the result is the Number value that is closer to </w:t>
      </w:r>
      <w:r w:rsidRPr="00693821">
        <w:rPr>
          <w:rFonts w:ascii="Times New Roman" w:hAnsi="Times New Roman"/>
        </w:rPr>
        <w:t>+</w:t>
      </w:r>
      <w:r w:rsidRPr="00693821">
        <w:rPr>
          <w:rFonts w:ascii="Times New Roman" w:hAnsi="Times New Roman"/>
        </w:rPr>
        <w:sym w:font="Symbol" w:char="F0A5"/>
      </w:r>
      <w:r>
        <w:t xml:space="preserve">. If </w:t>
      </w:r>
      <w:r w:rsidRPr="00693821">
        <w:rPr>
          <w:rFonts w:ascii="Times New Roman" w:hAnsi="Times New Roman"/>
          <w:i/>
        </w:rPr>
        <w:t>x</w:t>
      </w:r>
      <w:r>
        <w:t xml:space="preserve"> is already an integer, the result is </w:t>
      </w:r>
      <w:r w:rsidRPr="00693821">
        <w:rPr>
          <w:rFonts w:ascii="Times New Roman" w:hAnsi="Times New Roman"/>
          <w:i/>
        </w:rPr>
        <w:t>x</w:t>
      </w:r>
      <w:r>
        <w:t>.</w:t>
      </w:r>
    </w:p>
    <w:p w14:paraId="54F16761"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4C17DDA9"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+0.</w:t>
      </w:r>
    </w:p>
    <w:p w14:paraId="4A9F8C0A"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the result is </w:t>
      </w:r>
      <w:r w:rsidRPr="00693821">
        <w:rPr>
          <w:rFonts w:ascii="Times New Roman" w:hAnsi="Times New Roman"/>
        </w:rPr>
        <w:sym w:font="Symbol" w:char="F02D"/>
      </w:r>
      <w:r w:rsidRPr="00693821">
        <w:rPr>
          <w:rFonts w:ascii="Times New Roman" w:hAnsi="Times New Roman"/>
        </w:rPr>
        <w:t>0.</w:t>
      </w:r>
    </w:p>
    <w:p w14:paraId="65CC27D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p>
    <w:p w14:paraId="64210C2A"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xml:space="preserve">, the result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w:t>
      </w:r>
    </w:p>
    <w:p w14:paraId="62DC95C6"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greater than 0 but less than 0.5, the result is +0.</w:t>
      </w:r>
    </w:p>
    <w:p w14:paraId="436ACA0F"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less than 0 but greater than or equal to -0.5, the result is </w:t>
      </w:r>
      <w:r w:rsidRPr="00693821">
        <w:rPr>
          <w:rFonts w:ascii="Times New Roman" w:hAnsi="Times New Roman"/>
        </w:rPr>
        <w:sym w:font="Symbol" w:char="F02D"/>
      </w:r>
      <w:r w:rsidRPr="00693821">
        <w:rPr>
          <w:rFonts w:ascii="Times New Roman" w:hAnsi="Times New Roman"/>
        </w:rPr>
        <w:t>0.</w:t>
      </w:r>
    </w:p>
    <w:p w14:paraId="72D68853" w14:textId="77777777" w:rsidR="004C02EF" w:rsidRDefault="004C02EF" w:rsidP="004C02EF">
      <w:pPr>
        <w:pStyle w:val="Note"/>
      </w:pPr>
      <w:r w:rsidRPr="00675FD7">
        <w:t>NOTE</w:t>
      </w:r>
      <w:r>
        <w:t xml:space="preserve"> 1</w:t>
      </w:r>
      <w:r w:rsidRPr="00675FD7">
        <w:tab/>
      </w:r>
      <w:r w:rsidRPr="00675FD7">
        <w:rPr>
          <w:rFonts w:ascii="Courier New" w:hAnsi="Courier New" w:cs="Courier New"/>
          <w:b/>
        </w:rPr>
        <w:t>Math.round(3.5)</w:t>
      </w:r>
      <w:r w:rsidRPr="00675FD7">
        <w:t xml:space="preserve"> returns </w:t>
      </w:r>
      <w:r w:rsidRPr="00675FD7">
        <w:rPr>
          <w:rFonts w:ascii="Times New Roman" w:hAnsi="Times New Roman"/>
        </w:rPr>
        <w:t>4</w:t>
      </w:r>
      <w:r w:rsidRPr="00675FD7">
        <w:t xml:space="preserve">, but </w:t>
      </w:r>
      <w:r w:rsidRPr="00675FD7">
        <w:rPr>
          <w:rFonts w:ascii="Courier New" w:hAnsi="Courier New" w:cs="Courier New"/>
          <w:b/>
        </w:rPr>
        <w:t>Math.round(–3.5)</w:t>
      </w:r>
      <w:r w:rsidRPr="00675FD7">
        <w:t xml:space="preserve"> returns </w:t>
      </w:r>
      <w:r w:rsidRPr="00675FD7">
        <w:rPr>
          <w:rFonts w:ascii="Times New Roman" w:hAnsi="Times New Roman"/>
        </w:rPr>
        <w:t>–3</w:t>
      </w:r>
      <w:r w:rsidRPr="00675FD7">
        <w:t>.</w:t>
      </w:r>
    </w:p>
    <w:p w14:paraId="2B38C10E" w14:textId="77777777" w:rsidR="004C02EF" w:rsidRPr="00675FD7" w:rsidRDefault="004C02EF" w:rsidP="004C02EF">
      <w:pPr>
        <w:pStyle w:val="Note"/>
      </w:pPr>
      <w:r w:rsidRPr="00675FD7">
        <w:t xml:space="preserve">NOTE </w:t>
      </w:r>
      <w:r>
        <w:t>2</w:t>
      </w:r>
      <w:r w:rsidRPr="00675FD7">
        <w:tab/>
        <w:t xml:space="preserve">The value of </w:t>
      </w:r>
      <w:r w:rsidRPr="00675FD7">
        <w:rPr>
          <w:rFonts w:ascii="Courier New" w:hAnsi="Courier New"/>
          <w:b/>
        </w:rPr>
        <w:t>Math.round(x)</w:t>
      </w:r>
      <w:r w:rsidRPr="00675FD7">
        <w:t xml:space="preserve"> is the same as the value of </w:t>
      </w:r>
      <w:r w:rsidRPr="00675FD7">
        <w:rPr>
          <w:rFonts w:ascii="Courier New" w:hAnsi="Courier New"/>
          <w:b/>
        </w:rPr>
        <w:t>Math.floor(x+0.5)</w:t>
      </w:r>
      <w:r w:rsidRPr="00675FD7">
        <w:t xml:space="preserve">, except when </w:t>
      </w:r>
      <w:r w:rsidRPr="00675FD7">
        <w:rPr>
          <w:rFonts w:ascii="Courier New" w:hAnsi="Courier New"/>
          <w:b/>
        </w:rPr>
        <w:t>x</w:t>
      </w:r>
      <w:r w:rsidRPr="00675FD7">
        <w:t xml:space="preserve"> is </w:t>
      </w:r>
      <w:r w:rsidRPr="00675FD7">
        <w:rPr>
          <w:rFonts w:ascii="Times New Roman" w:hAnsi="Times New Roman"/>
        </w:rPr>
        <w:sym w:font="Symbol" w:char="F02D"/>
      </w:r>
      <w:r w:rsidRPr="00675FD7">
        <w:rPr>
          <w:rFonts w:ascii="Times New Roman" w:hAnsi="Times New Roman"/>
        </w:rPr>
        <w:t>0</w:t>
      </w:r>
      <w:r w:rsidRPr="00675FD7">
        <w:rPr>
          <w:b/>
        </w:rPr>
        <w:t xml:space="preserve"> </w:t>
      </w:r>
      <w:r w:rsidRPr="00675FD7">
        <w:t>or</w:t>
      </w:r>
      <w:r w:rsidRPr="00675FD7">
        <w:rPr>
          <w:b/>
        </w:rPr>
        <w:t xml:space="preserve"> </w:t>
      </w:r>
      <w:r w:rsidRPr="00675FD7">
        <w:t xml:space="preserve">is less than </w:t>
      </w:r>
      <w:r w:rsidRPr="00675FD7">
        <w:rPr>
          <w:rFonts w:ascii="Times New Roman" w:hAnsi="Times New Roman"/>
        </w:rPr>
        <w:t>0</w:t>
      </w:r>
      <w:r w:rsidRPr="00675FD7">
        <w:t xml:space="preserve"> but greater than or equal to </w:t>
      </w:r>
      <w:r w:rsidRPr="00675FD7">
        <w:rPr>
          <w:rFonts w:ascii="Times New Roman" w:hAnsi="Times New Roman"/>
        </w:rPr>
        <w:t>-0.5</w:t>
      </w:r>
      <w:r w:rsidRPr="00675FD7">
        <w:t xml:space="preserve">; for these cases </w:t>
      </w:r>
      <w:r w:rsidRPr="00675FD7">
        <w:rPr>
          <w:rFonts w:ascii="Courier New" w:hAnsi="Courier New"/>
          <w:b/>
        </w:rPr>
        <w:t>Math.round(x)</w:t>
      </w:r>
      <w:r w:rsidRPr="00675FD7">
        <w:t xml:space="preserve"> returns </w:t>
      </w:r>
      <w:r w:rsidRPr="00675FD7">
        <w:rPr>
          <w:rFonts w:ascii="Times New Roman" w:hAnsi="Times New Roman"/>
        </w:rPr>
        <w:sym w:font="Symbol" w:char="F02D"/>
      </w:r>
      <w:r w:rsidRPr="00675FD7">
        <w:rPr>
          <w:rFonts w:ascii="Times New Roman" w:hAnsi="Times New Roman"/>
        </w:rPr>
        <w:t>0</w:t>
      </w:r>
      <w:r w:rsidRPr="00675FD7">
        <w:t xml:space="preserve">, but </w:t>
      </w:r>
      <w:r w:rsidRPr="00675FD7">
        <w:rPr>
          <w:rFonts w:ascii="Courier New" w:hAnsi="Courier New"/>
          <w:b/>
        </w:rPr>
        <w:t>Math.floor(x+0.5)</w:t>
      </w:r>
      <w:r w:rsidRPr="00675FD7">
        <w:t xml:space="preserve"> returns </w:t>
      </w:r>
      <w:r w:rsidRPr="00675FD7">
        <w:rPr>
          <w:rFonts w:ascii="Times New Roman" w:hAnsi="Times New Roman"/>
        </w:rPr>
        <w:t>+0</w:t>
      </w:r>
      <w:r w:rsidRPr="00675FD7">
        <w:t>.</w:t>
      </w:r>
      <w:bookmarkStart w:id="6152" w:name="_Toc382291690"/>
      <w:bookmarkStart w:id="6153" w:name="_Toc385672386"/>
      <w:bookmarkStart w:id="6154" w:name="_Toc393690502"/>
    </w:p>
    <w:p w14:paraId="3B52F4F4" w14:textId="77777777" w:rsidR="004C02EF" w:rsidRDefault="004C02EF" w:rsidP="004C02EF">
      <w:pPr>
        <w:pStyle w:val="40"/>
        <w:numPr>
          <w:ilvl w:val="0"/>
          <w:numId w:val="0"/>
        </w:numPr>
      </w:pPr>
      <w:r>
        <w:t>15.8.2.16</w:t>
      </w:r>
      <w:r>
        <w:tab/>
        <w:t>sin (x</w:t>
      </w:r>
      <w:bookmarkEnd w:id="6152"/>
      <w:bookmarkEnd w:id="6153"/>
      <w:bookmarkEnd w:id="6154"/>
      <w:r>
        <w:t>)</w:t>
      </w:r>
    </w:p>
    <w:p w14:paraId="788BF753" w14:textId="77777777" w:rsidR="004C02EF" w:rsidRDefault="004C02EF" w:rsidP="004C02EF">
      <w:r>
        <w:t xml:space="preserve">Returns an implementation-dependent approximation to the sine of </w:t>
      </w:r>
      <w:r w:rsidRPr="00693821">
        <w:rPr>
          <w:rFonts w:ascii="Times New Roman" w:hAnsi="Times New Roman"/>
          <w:i/>
        </w:rPr>
        <w:t>x</w:t>
      </w:r>
      <w:r>
        <w:t>. The argument is expressed in radians.</w:t>
      </w:r>
    </w:p>
    <w:p w14:paraId="2C9C1E52"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7C43EA4E"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+0.</w:t>
      </w:r>
    </w:p>
    <w:p w14:paraId="5480AD38"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the result is </w:t>
      </w:r>
      <w:r w:rsidRPr="00693821">
        <w:rPr>
          <w:rFonts w:ascii="Times New Roman" w:hAnsi="Times New Roman"/>
        </w:rPr>
        <w:sym w:font="Symbol" w:char="F02D"/>
      </w:r>
      <w:r w:rsidRPr="00693821">
        <w:rPr>
          <w:rFonts w:ascii="Times New Roman" w:hAnsi="Times New Roman"/>
        </w:rPr>
        <w:t>0.</w:t>
      </w:r>
    </w:p>
    <w:p w14:paraId="678212FC"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xml:space="preserve"> or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the result is NaN.</w:t>
      </w:r>
      <w:bookmarkStart w:id="6155" w:name="_Toc382291691"/>
      <w:bookmarkStart w:id="6156" w:name="_Toc385672387"/>
      <w:bookmarkStart w:id="6157" w:name="_Toc393690503"/>
    </w:p>
    <w:p w14:paraId="041F3EFE" w14:textId="77777777" w:rsidR="004C02EF" w:rsidRDefault="004C02EF" w:rsidP="004C02EF">
      <w:pPr>
        <w:pStyle w:val="40"/>
        <w:numPr>
          <w:ilvl w:val="0"/>
          <w:numId w:val="0"/>
        </w:numPr>
      </w:pPr>
      <w:r>
        <w:t>15.8.2.17</w:t>
      </w:r>
      <w:r>
        <w:tab/>
        <w:t>sqrt (x</w:t>
      </w:r>
      <w:bookmarkEnd w:id="6155"/>
      <w:bookmarkEnd w:id="6156"/>
      <w:bookmarkEnd w:id="6157"/>
      <w:r>
        <w:t>)</w:t>
      </w:r>
    </w:p>
    <w:p w14:paraId="3DC049E6" w14:textId="77777777" w:rsidR="004C02EF" w:rsidRDefault="004C02EF" w:rsidP="004C02EF">
      <w:r>
        <w:t xml:space="preserve">Returns an implementation-dependent approximation to the square root of </w:t>
      </w:r>
      <w:r w:rsidRPr="00693821">
        <w:rPr>
          <w:rFonts w:ascii="Times New Roman" w:hAnsi="Times New Roman"/>
          <w:i/>
        </w:rPr>
        <w:t>x</w:t>
      </w:r>
      <w:r>
        <w:t>.</w:t>
      </w:r>
    </w:p>
    <w:p w14:paraId="14DFDC2B"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6B0E0867"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less than 0, the result is NaN.</w:t>
      </w:r>
    </w:p>
    <w:p w14:paraId="14654CC2"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+0.</w:t>
      </w:r>
    </w:p>
    <w:p w14:paraId="0D3E7357"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the result is </w:t>
      </w:r>
      <w:r w:rsidRPr="00693821">
        <w:rPr>
          <w:rFonts w:ascii="Times New Roman" w:hAnsi="Times New Roman"/>
        </w:rPr>
        <w:sym w:font="Symbol" w:char="F02D"/>
      </w:r>
      <w:r w:rsidRPr="00693821">
        <w:rPr>
          <w:rFonts w:ascii="Times New Roman" w:hAnsi="Times New Roman"/>
        </w:rPr>
        <w:t>0.</w:t>
      </w:r>
    </w:p>
    <w:p w14:paraId="2FDB814F"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bookmarkStart w:id="6158" w:name="_Toc382291692"/>
      <w:bookmarkStart w:id="6159" w:name="_Toc385672388"/>
      <w:bookmarkStart w:id="6160" w:name="_Toc393690504"/>
    </w:p>
    <w:p w14:paraId="12FC9017" w14:textId="77777777" w:rsidR="004C02EF" w:rsidRDefault="004C02EF" w:rsidP="004C02EF">
      <w:pPr>
        <w:pStyle w:val="40"/>
        <w:numPr>
          <w:ilvl w:val="0"/>
          <w:numId w:val="0"/>
        </w:numPr>
      </w:pPr>
      <w:r>
        <w:t>15.8.2.18</w:t>
      </w:r>
      <w:r>
        <w:tab/>
        <w:t>tan (x</w:t>
      </w:r>
      <w:bookmarkEnd w:id="6158"/>
      <w:bookmarkEnd w:id="6159"/>
      <w:bookmarkEnd w:id="6160"/>
      <w:r>
        <w:t>)</w:t>
      </w:r>
    </w:p>
    <w:p w14:paraId="7E307467" w14:textId="77777777" w:rsidR="004C02EF" w:rsidRDefault="004C02EF" w:rsidP="004C02EF">
      <w:r>
        <w:t xml:space="preserve">Returns an implementation-dependent approximation to the tangent of </w:t>
      </w:r>
      <w:r w:rsidRPr="00693821">
        <w:rPr>
          <w:rFonts w:ascii="Times New Roman" w:hAnsi="Times New Roman"/>
          <w:i/>
        </w:rPr>
        <w:t>x</w:t>
      </w:r>
      <w:r>
        <w:t>. The argument is expressed in radians.</w:t>
      </w:r>
    </w:p>
    <w:p w14:paraId="23EEA083"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14907644"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+0.</w:t>
      </w:r>
    </w:p>
    <w:p w14:paraId="0515DCC8"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the result is </w:t>
      </w:r>
      <w:r w:rsidRPr="00693821">
        <w:rPr>
          <w:rFonts w:ascii="Times New Roman" w:hAnsi="Times New Roman"/>
        </w:rPr>
        <w:sym w:font="Symbol" w:char="F02D"/>
      </w:r>
      <w:r w:rsidRPr="00693821">
        <w:rPr>
          <w:rFonts w:ascii="Times New Roman" w:hAnsi="Times New Roman"/>
        </w:rPr>
        <w:t>0.</w:t>
      </w:r>
    </w:p>
    <w:p w14:paraId="32C3A279"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xml:space="preserve"> or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the result is NaN.</w:t>
      </w:r>
      <w:bookmarkStart w:id="6161" w:name="_Ref385215411"/>
      <w:bookmarkStart w:id="6162" w:name="_Toc385672389"/>
      <w:bookmarkStart w:id="6163" w:name="_Toc393690505"/>
    </w:p>
    <w:p w14:paraId="163CD02E" w14:textId="77777777" w:rsidR="004C02EF" w:rsidRDefault="004C02EF" w:rsidP="00B43482">
      <w:pPr>
        <w:pStyle w:val="20"/>
        <w:numPr>
          <w:ilvl w:val="0"/>
          <w:numId w:val="0"/>
        </w:numPr>
      </w:pPr>
      <w:bookmarkStart w:id="6164" w:name="_Ref424532846"/>
      <w:bookmarkStart w:id="6165" w:name="_Toc472818947"/>
      <w:bookmarkStart w:id="6166" w:name="_Toc235503525"/>
      <w:bookmarkStart w:id="6167" w:name="_Toc241509300"/>
      <w:bookmarkStart w:id="6168" w:name="_Toc244416787"/>
      <w:bookmarkStart w:id="6169" w:name="_Toc276631151"/>
      <w:bookmarkStart w:id="6170" w:name="_Toc153968540"/>
      <w:r>
        <w:t>15.9</w:t>
      </w:r>
      <w:r>
        <w:tab/>
        <w:t>Date Object</w:t>
      </w:r>
      <w:bookmarkEnd w:id="6161"/>
      <w:bookmarkEnd w:id="6162"/>
      <w:bookmarkEnd w:id="6163"/>
      <w:r>
        <w:t>s</w:t>
      </w:r>
      <w:bookmarkStart w:id="6171" w:name="_Toc385672390"/>
      <w:bookmarkStart w:id="6172" w:name="_Toc393690506"/>
      <w:bookmarkEnd w:id="6164"/>
      <w:bookmarkEnd w:id="6165"/>
      <w:bookmarkEnd w:id="6166"/>
      <w:bookmarkEnd w:id="6167"/>
      <w:bookmarkEnd w:id="6168"/>
      <w:bookmarkEnd w:id="6169"/>
      <w:bookmarkEnd w:id="6170"/>
    </w:p>
    <w:p w14:paraId="360B2E7B" w14:textId="77777777" w:rsidR="004C02EF" w:rsidRDefault="004C02EF" w:rsidP="00B43482">
      <w:pPr>
        <w:pStyle w:val="30"/>
        <w:numPr>
          <w:ilvl w:val="0"/>
          <w:numId w:val="0"/>
        </w:numPr>
      </w:pPr>
      <w:bookmarkStart w:id="6173" w:name="_Toc472818948"/>
      <w:bookmarkStart w:id="6174" w:name="_Toc235503526"/>
      <w:bookmarkStart w:id="6175" w:name="_Toc241509301"/>
      <w:bookmarkStart w:id="6176" w:name="_Toc244416788"/>
      <w:bookmarkStart w:id="6177" w:name="_Toc276631152"/>
      <w:bookmarkStart w:id="6178" w:name="_Toc153968541"/>
      <w:r>
        <w:t>15.9.1</w:t>
      </w:r>
      <w:r>
        <w:tab/>
        <w:t>Overview of Date Object</w:t>
      </w:r>
      <w:bookmarkEnd w:id="6171"/>
      <w:r>
        <w:t>s and Definitions of Abstract Operator</w:t>
      </w:r>
      <w:bookmarkEnd w:id="6172"/>
      <w:r>
        <w:t>s</w:t>
      </w:r>
      <w:bookmarkEnd w:id="6173"/>
      <w:bookmarkEnd w:id="6174"/>
      <w:bookmarkEnd w:id="6175"/>
      <w:bookmarkEnd w:id="6176"/>
      <w:bookmarkEnd w:id="6177"/>
      <w:bookmarkEnd w:id="6178"/>
    </w:p>
    <w:p w14:paraId="6603003E" w14:textId="77777777" w:rsidR="004C02EF" w:rsidRDefault="004C02EF" w:rsidP="004C02EF">
      <w:r>
        <w:t xml:space="preserve">The following functions are abstract operations that operate on time values (defined in 15.9.1.1). Note that, in every case, if any argument to one of these functions is </w:t>
      </w:r>
      <w:r>
        <w:rPr>
          <w:b/>
        </w:rPr>
        <w:t>NaN</w:t>
      </w:r>
      <w:r>
        <w:t xml:space="preserve">, the result will be </w:t>
      </w:r>
      <w:r>
        <w:rPr>
          <w:b/>
        </w:rPr>
        <w:t>NaN</w:t>
      </w:r>
      <w:r>
        <w:t>.</w:t>
      </w:r>
      <w:bookmarkStart w:id="6179" w:name="_Toc385672391"/>
      <w:bookmarkStart w:id="6180" w:name="_Toc393690507"/>
    </w:p>
    <w:p w14:paraId="1C2D4961" w14:textId="77777777" w:rsidR="004C02EF" w:rsidRDefault="004C02EF" w:rsidP="004C02EF">
      <w:pPr>
        <w:pStyle w:val="40"/>
        <w:numPr>
          <w:ilvl w:val="0"/>
          <w:numId w:val="0"/>
        </w:numPr>
      </w:pPr>
      <w:r>
        <w:t>15.9.1.1</w:t>
      </w:r>
      <w:r>
        <w:tab/>
        <w:t>Time Values and Time Rang</w:t>
      </w:r>
      <w:bookmarkEnd w:id="6179"/>
      <w:bookmarkEnd w:id="6180"/>
      <w:r>
        <w:t>e</w:t>
      </w:r>
    </w:p>
    <w:p w14:paraId="1064D593" w14:textId="77777777" w:rsidR="004C02EF" w:rsidRDefault="004C02EF" w:rsidP="004C02EF">
      <w:r>
        <w:t xml:space="preserve">A Date object contains a Number indicating a particular instant in time to within a millisecond. Such a Number is called a </w:t>
      </w:r>
      <w:r w:rsidRPr="00903D9E">
        <w:rPr>
          <w:i/>
        </w:rPr>
        <w:t>time value</w:t>
      </w:r>
      <w:r>
        <w:t xml:space="preserve">. A time value may also be </w:t>
      </w:r>
      <w:r>
        <w:rPr>
          <w:b/>
        </w:rPr>
        <w:t>NaN</w:t>
      </w:r>
      <w:r>
        <w:t>, indicating that the Date object does not represent a specific instant of time.</w:t>
      </w:r>
    </w:p>
    <w:p w14:paraId="076218E2" w14:textId="77777777" w:rsidR="004C02EF" w:rsidRDefault="004C02EF" w:rsidP="004C02EF">
      <w:r>
        <w:t>Time is measured in ECMAScript in milliseconds since 01 January, 1970 UTC. In time values leap seconds are ignored. It is assumed that there are exactly 86,400,000 milliseconds per day. ECMAScript Number values can represent all integers from –9,007,199,254,740,992 to 9,007,199,254,740,992; this range suffices to measure times to millisecond precision for any instant that is within approximately 285,616 years, either forward or backward, from 01 January, 1970 UTC.</w:t>
      </w:r>
      <w:bookmarkStart w:id="6181" w:name="_Toc385672392"/>
    </w:p>
    <w:p w14:paraId="59615D95" w14:textId="77777777" w:rsidR="004C02EF" w:rsidRDefault="004C02EF" w:rsidP="004C02EF">
      <w:r>
        <w:t>The actual range of times supported by ECMAScript Date objects is slightly smaller: exactly –100,000,000 days to 100,000,000 days measured relative to midnight at the beginning of 01 January, 1970 UTC. This gives a range of 8,640,000,000,000,000 milliseconds to either side of 01 January, 1970 UTC.</w:t>
      </w:r>
    </w:p>
    <w:p w14:paraId="075001E9" w14:textId="77777777" w:rsidR="004C02EF" w:rsidRDefault="004C02EF" w:rsidP="004C02EF">
      <w:r>
        <w:t xml:space="preserve">The exact moment of midnight at the beginning of 01 January, 1970 UTC is represented by the value </w:t>
      </w:r>
      <w:r>
        <w:rPr>
          <w:b/>
        </w:rPr>
        <w:t>+0</w:t>
      </w:r>
      <w:r>
        <w:t>.</w:t>
      </w:r>
      <w:bookmarkStart w:id="6182" w:name="_Toc393690508"/>
    </w:p>
    <w:p w14:paraId="236606E3" w14:textId="77777777" w:rsidR="004C02EF" w:rsidRDefault="004C02EF" w:rsidP="004C02EF">
      <w:pPr>
        <w:pStyle w:val="40"/>
        <w:numPr>
          <w:ilvl w:val="0"/>
          <w:numId w:val="0"/>
        </w:numPr>
      </w:pPr>
      <w:r>
        <w:t>15.9.1.2</w:t>
      </w:r>
      <w:r>
        <w:tab/>
        <w:t>Day Number and Time within Da</w:t>
      </w:r>
      <w:bookmarkEnd w:id="6181"/>
      <w:bookmarkEnd w:id="6182"/>
      <w:r>
        <w:t>y</w:t>
      </w:r>
    </w:p>
    <w:p w14:paraId="1C22F1A2" w14:textId="77777777" w:rsidR="004C02EF" w:rsidRDefault="004C02EF" w:rsidP="004C02EF">
      <w:pPr>
        <w:spacing w:after="120"/>
      </w:pPr>
      <w:r>
        <w:t xml:space="preserve">A given time value </w:t>
      </w:r>
      <w:r>
        <w:rPr>
          <w:i/>
        </w:rPr>
        <w:t>t</w:t>
      </w:r>
      <w:r>
        <w:t xml:space="preserve"> belongs to day number</w:t>
      </w:r>
    </w:p>
    <w:p w14:paraId="039C8C0D" w14:textId="77777777" w:rsidR="004C02EF" w:rsidRPr="003B4A73" w:rsidRDefault="004C02EF" w:rsidP="004C02EF">
      <w:pPr>
        <w:pStyle w:val="MathDefinition4"/>
        <w:tabs>
          <w:tab w:val="clear" w:pos="2160"/>
          <w:tab w:val="clear" w:pos="3240"/>
          <w:tab w:val="left" w:pos="1440"/>
          <w:tab w:val="left" w:pos="2970"/>
          <w:tab w:val="left" w:pos="3330"/>
        </w:tabs>
        <w:spacing w:before="0" w:after="120"/>
        <w:ind w:left="1440"/>
        <w:jc w:val="left"/>
      </w:pPr>
      <w:r w:rsidRPr="003B4A73">
        <w:t>Day(</w:t>
      </w:r>
      <w:r w:rsidRPr="003B4A73">
        <w:rPr>
          <w:i/>
        </w:rPr>
        <w:t>t</w:t>
      </w:r>
      <w:r w:rsidRPr="003B4A73">
        <w:t>) = floor(</w:t>
      </w:r>
      <w:r w:rsidRPr="003B4A73">
        <w:rPr>
          <w:i/>
        </w:rPr>
        <w:t>t</w:t>
      </w:r>
      <w:r w:rsidRPr="003B4A73">
        <w:t xml:space="preserve"> / msPerDay)</w:t>
      </w:r>
    </w:p>
    <w:p w14:paraId="27B58B0B" w14:textId="77777777" w:rsidR="004C02EF" w:rsidRDefault="004C02EF" w:rsidP="004C02EF">
      <w:pPr>
        <w:spacing w:after="120"/>
      </w:pPr>
      <w:r>
        <w:t>where the number of milliseconds per day is</w:t>
      </w:r>
    </w:p>
    <w:p w14:paraId="7AA3E0EF" w14:textId="77777777" w:rsidR="004C02EF" w:rsidRPr="003B4A73" w:rsidRDefault="004C02EF" w:rsidP="004C02EF">
      <w:pPr>
        <w:pStyle w:val="MathDefinition4"/>
        <w:tabs>
          <w:tab w:val="clear" w:pos="2160"/>
          <w:tab w:val="clear" w:pos="3240"/>
          <w:tab w:val="left" w:pos="1440"/>
          <w:tab w:val="left" w:pos="2970"/>
          <w:tab w:val="left" w:pos="3330"/>
        </w:tabs>
        <w:spacing w:before="0" w:after="120"/>
        <w:ind w:left="1440"/>
        <w:jc w:val="left"/>
      </w:pPr>
      <w:r w:rsidRPr="003B4A73">
        <w:t>msPerDay = 86400000</w:t>
      </w:r>
    </w:p>
    <w:p w14:paraId="7BF93D03" w14:textId="77777777" w:rsidR="004C02EF" w:rsidRDefault="004C02EF" w:rsidP="004C02EF">
      <w:pPr>
        <w:spacing w:after="120"/>
      </w:pPr>
      <w:r>
        <w:t>The remainder is called the time within the day:</w:t>
      </w:r>
    </w:p>
    <w:p w14:paraId="23A6969A" w14:textId="77777777" w:rsidR="004C02EF" w:rsidRPr="003B4A73" w:rsidRDefault="004C02EF" w:rsidP="004C02EF">
      <w:pPr>
        <w:pStyle w:val="MathDefinition4"/>
        <w:tabs>
          <w:tab w:val="clear" w:pos="2160"/>
          <w:tab w:val="clear" w:pos="3240"/>
          <w:tab w:val="left" w:pos="1440"/>
          <w:tab w:val="left" w:pos="2970"/>
          <w:tab w:val="left" w:pos="3330"/>
        </w:tabs>
        <w:spacing w:before="0" w:after="120"/>
        <w:ind w:left="1440"/>
        <w:jc w:val="left"/>
      </w:pPr>
      <w:r w:rsidRPr="003B4A73">
        <w:t>TimeWithinDay(</w:t>
      </w:r>
      <w:r w:rsidRPr="003B4A73">
        <w:rPr>
          <w:i/>
        </w:rPr>
        <w:t>t</w:t>
      </w:r>
      <w:r w:rsidRPr="003B4A73">
        <w:t xml:space="preserve">) = </w:t>
      </w:r>
      <w:r w:rsidRPr="003B4A73">
        <w:rPr>
          <w:i/>
        </w:rPr>
        <w:t xml:space="preserve">t </w:t>
      </w:r>
      <w:r w:rsidRPr="003B4A73">
        <w:t>modulo msPerDay</w:t>
      </w:r>
    </w:p>
    <w:p w14:paraId="48EC44D2" w14:textId="77777777" w:rsidR="004C02EF" w:rsidRDefault="004C02EF" w:rsidP="004C02EF">
      <w:pPr>
        <w:pStyle w:val="40"/>
        <w:numPr>
          <w:ilvl w:val="0"/>
          <w:numId w:val="0"/>
        </w:numPr>
      </w:pPr>
      <w:bookmarkStart w:id="6183" w:name="_Toc385672393"/>
      <w:bookmarkStart w:id="6184" w:name="_Toc393690509"/>
      <w:r>
        <w:t>15.9.1.3</w:t>
      </w:r>
      <w:r>
        <w:tab/>
        <w:t>Year Numbe</w:t>
      </w:r>
      <w:bookmarkEnd w:id="6183"/>
      <w:bookmarkEnd w:id="6184"/>
      <w:r>
        <w:t>r</w:t>
      </w:r>
    </w:p>
    <w:p w14:paraId="2B1912F1" w14:textId="77777777" w:rsidR="004C02EF" w:rsidRDefault="004C02EF" w:rsidP="004C02EF">
      <w:pPr>
        <w:spacing w:after="120"/>
      </w:pPr>
      <w:r>
        <w:t xml:space="preserve">ECMAScript uses an extrapolated Gregorian system to map a day number to a year number and to determine the month and date within that year. In this system, leap years are precisely those which are (divisible by </w:t>
      </w:r>
      <w:r w:rsidRPr="003B4A73">
        <w:rPr>
          <w:rFonts w:ascii="Times New Roman" w:hAnsi="Times New Roman"/>
        </w:rPr>
        <w:t>4</w:t>
      </w:r>
      <w:r>
        <w:t xml:space="preserve">) and ((not divisible by </w:t>
      </w:r>
      <w:r w:rsidRPr="003B4A73">
        <w:rPr>
          <w:rFonts w:ascii="Times New Roman" w:hAnsi="Times New Roman"/>
        </w:rPr>
        <w:t>100</w:t>
      </w:r>
      <w:r>
        <w:t xml:space="preserve">) or (divisible by </w:t>
      </w:r>
      <w:r w:rsidRPr="003B4A73">
        <w:rPr>
          <w:rFonts w:ascii="Times New Roman" w:hAnsi="Times New Roman"/>
        </w:rPr>
        <w:t>400</w:t>
      </w:r>
      <w:r>
        <w:t xml:space="preserve">)). The number of days in year number </w:t>
      </w:r>
      <w:r w:rsidRPr="00302567">
        <w:rPr>
          <w:rFonts w:ascii="Times New Roman" w:hAnsi="Times New Roman"/>
          <w:i/>
        </w:rPr>
        <w:t>y</w:t>
      </w:r>
      <w:r>
        <w:t xml:space="preserve"> is therefore defined by</w:t>
      </w:r>
    </w:p>
    <w:p w14:paraId="7BF87B8B" w14:textId="77777777" w:rsidR="004C02EF" w:rsidRPr="003B4A73" w:rsidRDefault="004C02EF" w:rsidP="004C02EF">
      <w:pPr>
        <w:pStyle w:val="MathDefinition4"/>
        <w:spacing w:before="0" w:after="220"/>
        <w:ind w:left="2970" w:hanging="1530"/>
        <w:jc w:val="left"/>
      </w:pPr>
      <w:r w:rsidRPr="003B4A73">
        <w:t>DaysInYear(</w:t>
      </w:r>
      <w:r w:rsidRPr="003B4A73">
        <w:rPr>
          <w:i/>
        </w:rPr>
        <w:t>y</w:t>
      </w:r>
      <w:r w:rsidRPr="003B4A73">
        <w:t xml:space="preserve">) </w:t>
      </w:r>
      <w:r w:rsidRPr="003B4A73">
        <w:tab/>
        <w:t>= 365  if (</w:t>
      </w:r>
      <w:r w:rsidRPr="003B4A73">
        <w:rPr>
          <w:i/>
        </w:rPr>
        <w:t>y</w:t>
      </w:r>
      <w:r w:rsidRPr="003B4A73">
        <w:t xml:space="preserve"> modulo 4) </w:t>
      </w:r>
      <w:r w:rsidRPr="003B4A73">
        <w:sym w:font="Symbol" w:char="F0B9"/>
      </w:r>
      <w:r w:rsidRPr="003B4A73">
        <w:t xml:space="preserve"> 0</w:t>
      </w:r>
      <w:r w:rsidRPr="003B4A73">
        <w:br/>
        <w:t>= 366  if (</w:t>
      </w:r>
      <w:r w:rsidRPr="003B4A73">
        <w:rPr>
          <w:i/>
        </w:rPr>
        <w:t>y</w:t>
      </w:r>
      <w:r w:rsidRPr="003B4A73">
        <w:t xml:space="preserve"> modulo 4) = 0 and (y modulo 100) </w:t>
      </w:r>
      <w:r w:rsidRPr="003B4A73">
        <w:sym w:font="Symbol" w:char="F0B9"/>
      </w:r>
      <w:r w:rsidRPr="003B4A73">
        <w:t xml:space="preserve"> 0</w:t>
      </w:r>
      <w:r w:rsidRPr="003B4A73">
        <w:br/>
        <w:t>= 365  if (</w:t>
      </w:r>
      <w:r w:rsidRPr="003B4A73">
        <w:rPr>
          <w:i/>
        </w:rPr>
        <w:t>y</w:t>
      </w:r>
      <w:r w:rsidRPr="003B4A73">
        <w:t xml:space="preserve"> modulo 100) = 0 and (y modulo 400) </w:t>
      </w:r>
      <w:r w:rsidRPr="003B4A73">
        <w:sym w:font="Symbol" w:char="F0B9"/>
      </w:r>
      <w:r w:rsidRPr="003B4A73">
        <w:t xml:space="preserve"> 0</w:t>
      </w:r>
      <w:r w:rsidRPr="003B4A73">
        <w:br/>
        <w:t>= 366  if (</w:t>
      </w:r>
      <w:r w:rsidRPr="003B4A73">
        <w:rPr>
          <w:i/>
        </w:rPr>
        <w:t>y</w:t>
      </w:r>
      <w:r w:rsidRPr="003B4A73">
        <w:t xml:space="preserve"> modulo 400) = 0</w:t>
      </w:r>
    </w:p>
    <w:p w14:paraId="06A87517" w14:textId="77777777" w:rsidR="004C02EF" w:rsidRDefault="004C02EF" w:rsidP="004C02EF">
      <w:pPr>
        <w:spacing w:after="120"/>
      </w:pPr>
      <w:r>
        <w:t xml:space="preserve">All non-leap years have </w:t>
      </w:r>
      <w:r w:rsidRPr="003B4A73">
        <w:rPr>
          <w:rFonts w:ascii="Times New Roman" w:hAnsi="Times New Roman"/>
        </w:rPr>
        <w:t>365</w:t>
      </w:r>
      <w:r>
        <w:t xml:space="preserve"> days with the usual number of days per month and leap years have an extra day in February. The day number of the first day of year </w:t>
      </w:r>
      <w:r w:rsidRPr="003B4A73">
        <w:rPr>
          <w:rFonts w:ascii="Times New Roman" w:hAnsi="Times New Roman"/>
          <w:i/>
        </w:rPr>
        <w:t>y</w:t>
      </w:r>
      <w:r>
        <w:t xml:space="preserve"> is given by:</w:t>
      </w:r>
    </w:p>
    <w:p w14:paraId="07A0B4EC" w14:textId="77777777" w:rsidR="004C02EF" w:rsidRPr="003B4A73" w:rsidRDefault="004C02EF" w:rsidP="004C02EF">
      <w:pPr>
        <w:pStyle w:val="MathDefinition4"/>
        <w:tabs>
          <w:tab w:val="clear" w:pos="2160"/>
          <w:tab w:val="clear" w:pos="3240"/>
          <w:tab w:val="left" w:pos="1440"/>
          <w:tab w:val="left" w:pos="2970"/>
          <w:tab w:val="left" w:pos="3330"/>
        </w:tabs>
        <w:spacing w:before="0" w:after="120"/>
        <w:ind w:left="1440"/>
        <w:jc w:val="left"/>
      </w:pPr>
      <w:r w:rsidRPr="003B4A73">
        <w:t>DayFromYear(</w:t>
      </w:r>
      <w:r w:rsidRPr="00302567">
        <w:rPr>
          <w:i/>
        </w:rPr>
        <w:t>y</w:t>
      </w:r>
      <w:r w:rsidRPr="003B4A73">
        <w:t>)</w:t>
      </w:r>
      <w:r>
        <w:tab/>
      </w:r>
      <w:r w:rsidRPr="003B4A73">
        <w:t xml:space="preserve">= 365 </w:t>
      </w:r>
      <w:r w:rsidRPr="003B4A73">
        <w:sym w:font="Symbol" w:char="F0B4"/>
      </w:r>
      <w:r w:rsidRPr="003B4A73">
        <w:t xml:space="preserve"> (</w:t>
      </w:r>
      <w:r w:rsidRPr="00302567">
        <w:rPr>
          <w:i/>
        </w:rPr>
        <w:t>y</w:t>
      </w:r>
      <w:r w:rsidRPr="003B4A73">
        <w:sym w:font="Symbol" w:char="F02D"/>
      </w:r>
      <w:r w:rsidRPr="003B4A73">
        <w:t>1970) + floor((</w:t>
      </w:r>
      <w:r w:rsidRPr="00302567">
        <w:rPr>
          <w:i/>
        </w:rPr>
        <w:t>y</w:t>
      </w:r>
      <w:r w:rsidRPr="003B4A73">
        <w:sym w:font="Symbol" w:char="F02D"/>
      </w:r>
      <w:r w:rsidRPr="003B4A73">
        <w:t xml:space="preserve">1969)/4) </w:t>
      </w:r>
      <w:r w:rsidRPr="003B4A73">
        <w:sym w:font="Symbol" w:char="F02D"/>
      </w:r>
      <w:r w:rsidRPr="003B4A73">
        <w:t xml:space="preserve"> floor((</w:t>
      </w:r>
      <w:r w:rsidRPr="003B4A73">
        <w:rPr>
          <w:i/>
        </w:rPr>
        <w:t>y</w:t>
      </w:r>
      <w:r w:rsidRPr="003B4A73">
        <w:sym w:font="Symbol" w:char="F02D"/>
      </w:r>
      <w:r w:rsidRPr="003B4A73">
        <w:t>1901)/100) + floor((</w:t>
      </w:r>
      <w:r w:rsidRPr="003B4A73">
        <w:rPr>
          <w:i/>
        </w:rPr>
        <w:t>y</w:t>
      </w:r>
      <w:r w:rsidRPr="003B4A73">
        <w:sym w:font="Symbol" w:char="F02D"/>
      </w:r>
      <w:r w:rsidRPr="003B4A73">
        <w:t>1601)/400)</w:t>
      </w:r>
    </w:p>
    <w:p w14:paraId="3B4972BD" w14:textId="77777777" w:rsidR="004C02EF" w:rsidRDefault="004C02EF" w:rsidP="004C02EF">
      <w:pPr>
        <w:spacing w:after="120"/>
      </w:pPr>
      <w:r>
        <w:t>The time value of the start of a year is:</w:t>
      </w:r>
    </w:p>
    <w:p w14:paraId="0BC38E8F" w14:textId="77777777" w:rsidR="004C02EF" w:rsidRPr="00302567" w:rsidRDefault="004C02EF" w:rsidP="004C02EF">
      <w:pPr>
        <w:pStyle w:val="MathDefinition4"/>
        <w:tabs>
          <w:tab w:val="clear" w:pos="2160"/>
          <w:tab w:val="clear" w:pos="3240"/>
          <w:tab w:val="left" w:pos="1440"/>
          <w:tab w:val="left" w:pos="2970"/>
          <w:tab w:val="left" w:pos="3330"/>
        </w:tabs>
        <w:spacing w:before="0" w:after="120"/>
        <w:ind w:left="1440"/>
        <w:jc w:val="left"/>
      </w:pPr>
      <w:r w:rsidRPr="00302567">
        <w:t>TimeFromYear(</w:t>
      </w:r>
      <w:r w:rsidRPr="00302567">
        <w:rPr>
          <w:i/>
        </w:rPr>
        <w:t>y</w:t>
      </w:r>
      <w:r w:rsidRPr="00302567">
        <w:t>)</w:t>
      </w:r>
      <w:r>
        <w:tab/>
      </w:r>
      <w:r w:rsidRPr="00302567">
        <w:t xml:space="preserve">= msPerDay </w:t>
      </w:r>
      <w:r w:rsidRPr="00302567">
        <w:sym w:font="Symbol" w:char="F0B4"/>
      </w:r>
      <w:r w:rsidRPr="00302567">
        <w:t xml:space="preserve"> DayFromYear(</w:t>
      </w:r>
      <w:r w:rsidRPr="00302567">
        <w:rPr>
          <w:i/>
        </w:rPr>
        <w:t>y</w:t>
      </w:r>
      <w:r w:rsidRPr="00302567">
        <w:t>)</w:t>
      </w:r>
    </w:p>
    <w:p w14:paraId="6840CBE1" w14:textId="77777777" w:rsidR="004C02EF" w:rsidRDefault="004C02EF" w:rsidP="004C02EF">
      <w:pPr>
        <w:spacing w:after="120"/>
      </w:pPr>
      <w:r>
        <w:t>A time value determines a year by:</w:t>
      </w:r>
    </w:p>
    <w:p w14:paraId="18DA5EF7" w14:textId="77777777" w:rsidR="004C02EF" w:rsidRPr="00302567" w:rsidRDefault="004C02EF" w:rsidP="004C02EF">
      <w:pPr>
        <w:pStyle w:val="MathDefinition4"/>
        <w:tabs>
          <w:tab w:val="clear" w:pos="2160"/>
          <w:tab w:val="clear" w:pos="3240"/>
          <w:tab w:val="left" w:pos="1440"/>
          <w:tab w:val="left" w:pos="2970"/>
          <w:tab w:val="left" w:pos="3330"/>
        </w:tabs>
        <w:spacing w:before="0" w:after="120"/>
        <w:ind w:left="1440"/>
        <w:jc w:val="left"/>
      </w:pPr>
      <w:r w:rsidRPr="00302567">
        <w:t>YearFromTime(</w:t>
      </w:r>
      <w:r w:rsidRPr="00302567">
        <w:rPr>
          <w:i/>
        </w:rPr>
        <w:t>t</w:t>
      </w:r>
      <w:r>
        <w:t>)</w:t>
      </w:r>
      <w:r>
        <w:tab/>
      </w:r>
      <w:r w:rsidRPr="00302567">
        <w:t xml:space="preserve">=  the largest integer </w:t>
      </w:r>
      <w:r w:rsidRPr="00302567">
        <w:rPr>
          <w:i/>
        </w:rPr>
        <w:t>y</w:t>
      </w:r>
      <w:r w:rsidRPr="00302567">
        <w:t xml:space="preserve"> (closest to positive infinity) such that TimeFromYear(</w:t>
      </w:r>
      <w:r w:rsidRPr="00302567">
        <w:rPr>
          <w:i/>
        </w:rPr>
        <w:t>y</w:t>
      </w:r>
      <w:r w:rsidRPr="00302567">
        <w:t xml:space="preserve">) </w:t>
      </w:r>
      <w:r w:rsidRPr="00302567">
        <w:sym w:font="Symbol" w:char="F0A3"/>
      </w:r>
      <w:r w:rsidRPr="00302567">
        <w:t xml:space="preserve"> </w:t>
      </w:r>
      <w:r w:rsidRPr="00302567">
        <w:rPr>
          <w:i/>
        </w:rPr>
        <w:t>t</w:t>
      </w:r>
    </w:p>
    <w:p w14:paraId="0C79F69C" w14:textId="77777777" w:rsidR="004C02EF" w:rsidRDefault="004C02EF" w:rsidP="004C02EF">
      <w:pPr>
        <w:spacing w:after="120"/>
      </w:pPr>
      <w:r>
        <w:t>The leap-year function is 1 for a time within a leap year and otherwise is zero:</w:t>
      </w:r>
    </w:p>
    <w:p w14:paraId="3DF68016" w14:textId="77777777" w:rsidR="004C02EF" w:rsidRPr="00302567" w:rsidRDefault="004C02EF" w:rsidP="004C02EF">
      <w:pPr>
        <w:pStyle w:val="MathDefinition4"/>
        <w:spacing w:before="0" w:after="220"/>
        <w:ind w:left="2970" w:hanging="1530"/>
        <w:jc w:val="left"/>
      </w:pPr>
      <w:r w:rsidRPr="00302567">
        <w:t>InLeapYear(</w:t>
      </w:r>
      <w:r w:rsidRPr="00302567">
        <w:rPr>
          <w:i/>
        </w:rPr>
        <w:t>t</w:t>
      </w:r>
      <w:r w:rsidRPr="00302567">
        <w:t>)</w:t>
      </w:r>
      <w:r w:rsidRPr="00302567">
        <w:tab/>
        <w:t>= 0  if DaysInYear(YearFromTime(</w:t>
      </w:r>
      <w:r w:rsidRPr="00302567">
        <w:rPr>
          <w:i/>
        </w:rPr>
        <w:t>t</w:t>
      </w:r>
      <w:r w:rsidRPr="00302567">
        <w:t>)) = 365</w:t>
      </w:r>
      <w:r w:rsidRPr="00302567">
        <w:br/>
        <w:t>= 1  if DaysInYear(YearFromTime</w:t>
      </w:r>
      <w:r w:rsidRPr="00302567">
        <w:rPr>
          <w:i/>
        </w:rPr>
        <w:t>(t</w:t>
      </w:r>
      <w:r w:rsidRPr="00302567">
        <w:t>)) = 366</w:t>
      </w:r>
    </w:p>
    <w:p w14:paraId="349C956C" w14:textId="77777777" w:rsidR="004C02EF" w:rsidRDefault="004C02EF" w:rsidP="004C02EF">
      <w:pPr>
        <w:pStyle w:val="40"/>
        <w:numPr>
          <w:ilvl w:val="0"/>
          <w:numId w:val="0"/>
        </w:numPr>
      </w:pPr>
      <w:bookmarkStart w:id="6185" w:name="_Toc385672394"/>
      <w:bookmarkStart w:id="6186" w:name="_Toc393690510"/>
      <w:r>
        <w:t>15.9.1.4</w:t>
      </w:r>
      <w:r>
        <w:tab/>
        <w:t>Month Numbe</w:t>
      </w:r>
      <w:bookmarkEnd w:id="6185"/>
      <w:bookmarkEnd w:id="6186"/>
      <w:r>
        <w:t>r</w:t>
      </w:r>
    </w:p>
    <w:p w14:paraId="761D2A5F" w14:textId="77777777" w:rsidR="004C02EF" w:rsidRDefault="004C02EF" w:rsidP="004C02EF">
      <w:pPr>
        <w:spacing w:after="120"/>
      </w:pPr>
      <w:r>
        <w:t xml:space="preserve">Months are identified by an integer in the range </w:t>
      </w:r>
      <w:r w:rsidRPr="00302567">
        <w:rPr>
          <w:rFonts w:ascii="Times New Roman" w:hAnsi="Times New Roman"/>
        </w:rPr>
        <w:t>0</w:t>
      </w:r>
      <w:r>
        <w:t xml:space="preserve"> to </w:t>
      </w:r>
      <w:r w:rsidRPr="00302567">
        <w:rPr>
          <w:rFonts w:ascii="Times New Roman" w:hAnsi="Times New Roman"/>
        </w:rPr>
        <w:t>11</w:t>
      </w:r>
      <w:r>
        <w:t>, inclusive. The mapping MonthFromTime(</w:t>
      </w:r>
      <w:r>
        <w:rPr>
          <w:i/>
        </w:rPr>
        <w:t>t</w:t>
      </w:r>
      <w:r>
        <w:t xml:space="preserve">) from a time value </w:t>
      </w:r>
      <w:r>
        <w:rPr>
          <w:i/>
        </w:rPr>
        <w:t>t</w:t>
      </w:r>
      <w:r>
        <w:t xml:space="preserve"> to a month number is defined by:</w:t>
      </w:r>
    </w:p>
    <w:p w14:paraId="57EF6C0E" w14:textId="77777777" w:rsidR="004C02EF" w:rsidRPr="00302567" w:rsidRDefault="004C02EF" w:rsidP="004C02EF">
      <w:pPr>
        <w:pStyle w:val="MathDefinition4"/>
        <w:tabs>
          <w:tab w:val="clear" w:pos="3240"/>
          <w:tab w:val="clear" w:pos="5040"/>
          <w:tab w:val="clear" w:pos="5112"/>
          <w:tab w:val="left" w:pos="2880"/>
          <w:tab w:val="left" w:pos="3510"/>
          <w:tab w:val="left" w:pos="3960"/>
          <w:tab w:val="left" w:pos="5850"/>
        </w:tabs>
        <w:spacing w:before="0"/>
        <w:ind w:left="1138"/>
        <w:jc w:val="left"/>
      </w:pPr>
      <w:r w:rsidRPr="00302567">
        <w:tab/>
        <w:t>MonthFromTime(</w:t>
      </w:r>
      <w:r w:rsidRPr="00302567">
        <w:rPr>
          <w:i/>
        </w:rPr>
        <w:t>t</w:t>
      </w:r>
      <w:r>
        <w:t>)</w:t>
      </w:r>
      <w:r>
        <w:tab/>
        <w:t>= 0</w:t>
      </w:r>
      <w:r>
        <w:tab/>
        <w:t>if</w:t>
      </w:r>
      <w:r>
        <w:tab/>
        <w:t>0</w:t>
      </w:r>
      <w:r>
        <w:tab/>
      </w:r>
      <w:r w:rsidRPr="00302567">
        <w:sym w:font="Symbol" w:char="F0A3"/>
      </w:r>
      <w:r w:rsidRPr="00302567">
        <w:t xml:space="preserve"> DayWithinYear(</w:t>
      </w:r>
      <w:r w:rsidRPr="00302567">
        <w:rPr>
          <w:i/>
        </w:rPr>
        <w:t>t</w:t>
      </w:r>
      <w:r>
        <w:t>) &lt; 31</w:t>
      </w:r>
      <w:r>
        <w:br/>
      </w:r>
      <w:r>
        <w:tab/>
      </w:r>
      <w:r>
        <w:tab/>
      </w:r>
      <w:r>
        <w:tab/>
        <w:t>= 1</w:t>
      </w:r>
      <w:r>
        <w:tab/>
        <w:t>if</w:t>
      </w:r>
      <w:r>
        <w:tab/>
        <w:t>31</w:t>
      </w:r>
      <w:r>
        <w:tab/>
      </w:r>
      <w:r w:rsidRPr="00302567">
        <w:sym w:font="Symbol" w:char="F0A3"/>
      </w:r>
      <w:r w:rsidRPr="00302567">
        <w:t xml:space="preserve"> DayWithinYear (</w:t>
      </w:r>
      <w:r w:rsidRPr="00302567">
        <w:rPr>
          <w:i/>
        </w:rPr>
        <w:t>t</w:t>
      </w:r>
      <w:r w:rsidRPr="00302567">
        <w:t>) &lt; 59+InLeapYear(</w:t>
      </w:r>
      <w:r w:rsidRPr="00302567">
        <w:rPr>
          <w:i/>
        </w:rPr>
        <w:t>t</w:t>
      </w:r>
      <w:r w:rsidRPr="00302567">
        <w:t>)</w:t>
      </w:r>
      <w:r w:rsidRPr="00302567">
        <w:br/>
      </w:r>
      <w:r w:rsidRPr="00302567">
        <w:tab/>
      </w:r>
      <w:r w:rsidRPr="00302567">
        <w:tab/>
      </w:r>
      <w:r w:rsidRPr="00302567">
        <w:tab/>
        <w:t>= 2</w:t>
      </w:r>
      <w:r w:rsidRPr="00302567">
        <w:tab/>
        <w:t>if</w:t>
      </w:r>
      <w:r w:rsidRPr="00302567">
        <w:tab/>
        <w:t>59+InLeapYear(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90+InLeapYear(</w:t>
      </w:r>
      <w:r w:rsidRPr="00302567">
        <w:rPr>
          <w:i/>
        </w:rPr>
        <w:t>t</w:t>
      </w:r>
      <w:r w:rsidRPr="00302567">
        <w:t>)</w:t>
      </w:r>
      <w:r w:rsidRPr="00302567">
        <w:br/>
      </w:r>
      <w:r w:rsidRPr="00302567">
        <w:tab/>
      </w:r>
      <w:r w:rsidRPr="00302567">
        <w:tab/>
      </w:r>
      <w:r w:rsidRPr="00302567">
        <w:tab/>
        <w:t>= 3</w:t>
      </w:r>
      <w:r w:rsidRPr="00302567">
        <w:tab/>
        <w:t>if</w:t>
      </w:r>
      <w:r w:rsidRPr="00302567">
        <w:tab/>
        <w:t>90+InLeapYear(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120+InLeapYear(</w:t>
      </w:r>
      <w:r w:rsidRPr="00302567">
        <w:rPr>
          <w:i/>
        </w:rPr>
        <w:t>t</w:t>
      </w:r>
      <w:r w:rsidRPr="00302567">
        <w:t>)</w:t>
      </w:r>
      <w:r w:rsidRPr="00302567">
        <w:br/>
      </w:r>
      <w:r w:rsidRPr="00302567">
        <w:tab/>
      </w:r>
      <w:r w:rsidRPr="00302567">
        <w:tab/>
      </w:r>
      <w:r w:rsidRPr="00302567">
        <w:tab/>
        <w:t>= 4</w:t>
      </w:r>
      <w:r w:rsidRPr="00302567">
        <w:tab/>
        <w:t>if</w:t>
      </w:r>
      <w:r w:rsidRPr="00302567">
        <w:tab/>
        <w:t>120+InLeapYear(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151+InLeapYear(</w:t>
      </w:r>
      <w:r w:rsidRPr="00302567">
        <w:rPr>
          <w:i/>
        </w:rPr>
        <w:t>t</w:t>
      </w:r>
      <w:r w:rsidRPr="00302567">
        <w:t>)</w:t>
      </w:r>
      <w:r w:rsidRPr="00302567">
        <w:br/>
      </w:r>
      <w:r w:rsidRPr="00302567">
        <w:tab/>
      </w:r>
      <w:r w:rsidRPr="00302567">
        <w:tab/>
      </w:r>
      <w:r w:rsidRPr="00302567">
        <w:tab/>
        <w:t>= 5</w:t>
      </w:r>
      <w:r w:rsidRPr="00302567">
        <w:tab/>
        <w:t>if</w:t>
      </w:r>
      <w:r w:rsidRPr="00302567">
        <w:tab/>
        <w:t>151+InLeapYear(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181+InLeapYear(</w:t>
      </w:r>
      <w:r w:rsidRPr="00302567">
        <w:rPr>
          <w:i/>
        </w:rPr>
        <w:t>t</w:t>
      </w:r>
      <w:r w:rsidRPr="00302567">
        <w:t>)</w:t>
      </w:r>
      <w:r w:rsidRPr="00302567">
        <w:br/>
      </w:r>
      <w:r w:rsidRPr="00302567">
        <w:tab/>
      </w:r>
      <w:r w:rsidRPr="00302567">
        <w:tab/>
      </w:r>
      <w:r w:rsidRPr="00302567">
        <w:tab/>
        <w:t>= 6</w:t>
      </w:r>
      <w:r w:rsidRPr="00302567">
        <w:tab/>
        <w:t>if</w:t>
      </w:r>
      <w:r w:rsidRPr="00302567">
        <w:tab/>
        <w:t>181+InLeapYear(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212+InLeapYear(</w:t>
      </w:r>
      <w:r w:rsidRPr="00302567">
        <w:rPr>
          <w:i/>
        </w:rPr>
        <w:t>t</w:t>
      </w:r>
      <w:r w:rsidRPr="00302567">
        <w:t>)</w:t>
      </w:r>
      <w:r w:rsidRPr="00302567">
        <w:br/>
      </w:r>
      <w:r w:rsidRPr="00302567">
        <w:tab/>
      </w:r>
      <w:r w:rsidRPr="00302567">
        <w:tab/>
      </w:r>
      <w:r w:rsidRPr="00302567">
        <w:tab/>
        <w:t>= 7</w:t>
      </w:r>
      <w:r w:rsidRPr="00302567">
        <w:tab/>
        <w:t>if</w:t>
      </w:r>
      <w:r w:rsidRPr="00302567">
        <w:tab/>
        <w:t>212+InLeapYear(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243+InLeapYear(</w:t>
      </w:r>
      <w:r w:rsidRPr="00302567">
        <w:rPr>
          <w:i/>
        </w:rPr>
        <w:t>t</w:t>
      </w:r>
      <w:r w:rsidRPr="00302567">
        <w:t>)</w:t>
      </w:r>
      <w:r w:rsidRPr="00302567">
        <w:br/>
      </w:r>
      <w:r w:rsidRPr="00302567">
        <w:tab/>
      </w:r>
      <w:r w:rsidRPr="00302567">
        <w:tab/>
      </w:r>
      <w:r w:rsidRPr="00302567">
        <w:tab/>
        <w:t>= 8</w:t>
      </w:r>
      <w:r w:rsidRPr="00302567">
        <w:tab/>
        <w:t>if</w:t>
      </w:r>
      <w:r w:rsidRPr="00302567">
        <w:tab/>
        <w:t>243+InLeapYear(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273+InLeapYear(</w:t>
      </w:r>
      <w:r w:rsidRPr="00302567">
        <w:rPr>
          <w:i/>
        </w:rPr>
        <w:t>t</w:t>
      </w:r>
      <w:r w:rsidRPr="00302567">
        <w:t>)</w:t>
      </w:r>
      <w:r w:rsidRPr="00302567">
        <w:br/>
      </w:r>
      <w:r w:rsidRPr="00302567">
        <w:tab/>
      </w:r>
      <w:r w:rsidRPr="00302567">
        <w:tab/>
      </w:r>
      <w:r w:rsidRPr="00302567">
        <w:tab/>
        <w:t>= 9</w:t>
      </w:r>
      <w:r w:rsidRPr="00302567">
        <w:tab/>
        <w:t>if</w:t>
      </w:r>
      <w:r w:rsidRPr="00302567">
        <w:tab/>
        <w:t>273+InLeapYear(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304+InLeapYear(</w:t>
      </w:r>
      <w:r w:rsidRPr="00302567">
        <w:rPr>
          <w:i/>
        </w:rPr>
        <w:t>t</w:t>
      </w:r>
      <w:r w:rsidRPr="00302567">
        <w:t>)</w:t>
      </w:r>
      <w:r w:rsidRPr="00302567">
        <w:br/>
      </w:r>
      <w:r w:rsidRPr="00302567">
        <w:tab/>
      </w:r>
      <w:r w:rsidRPr="00302567">
        <w:tab/>
      </w:r>
      <w:r w:rsidRPr="00302567">
        <w:tab/>
        <w:t>= 10</w:t>
      </w:r>
      <w:r w:rsidRPr="00302567">
        <w:tab/>
        <w:t>if</w:t>
      </w:r>
      <w:r w:rsidRPr="00302567">
        <w:tab/>
        <w:t>304+InLeapYear(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334+InLeapYear(</w:t>
      </w:r>
      <w:r w:rsidRPr="00302567">
        <w:rPr>
          <w:i/>
        </w:rPr>
        <w:t>t</w:t>
      </w:r>
      <w:r w:rsidRPr="00302567">
        <w:t>)</w:t>
      </w:r>
      <w:r w:rsidRPr="00302567">
        <w:br/>
      </w:r>
      <w:r w:rsidRPr="00302567">
        <w:tab/>
      </w:r>
      <w:r w:rsidRPr="00302567">
        <w:tab/>
      </w:r>
      <w:r w:rsidRPr="00302567">
        <w:tab/>
        <w:t>= 11</w:t>
      </w:r>
      <w:r w:rsidRPr="00302567">
        <w:tab/>
        <w:t>if</w:t>
      </w:r>
      <w:r w:rsidRPr="00302567">
        <w:tab/>
        <w:t>334+InLeapYear(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365+InLeapYear(</w:t>
      </w:r>
      <w:r w:rsidRPr="00302567">
        <w:rPr>
          <w:i/>
        </w:rPr>
        <w:t>t</w:t>
      </w:r>
      <w:r w:rsidRPr="00302567">
        <w:t>)</w:t>
      </w:r>
    </w:p>
    <w:p w14:paraId="17114482" w14:textId="77777777" w:rsidR="004C02EF" w:rsidRDefault="004C02EF" w:rsidP="004C02EF">
      <w:pPr>
        <w:spacing w:after="60"/>
      </w:pPr>
      <w:r>
        <w:t>where</w:t>
      </w:r>
    </w:p>
    <w:p w14:paraId="0C7DE687" w14:textId="77777777" w:rsidR="004C02EF" w:rsidRPr="00302567" w:rsidRDefault="004C02EF" w:rsidP="004C02EF">
      <w:pPr>
        <w:pStyle w:val="MathDefinition4"/>
        <w:tabs>
          <w:tab w:val="clear" w:pos="2160"/>
          <w:tab w:val="clear" w:pos="3240"/>
          <w:tab w:val="left" w:pos="1440"/>
          <w:tab w:val="left" w:pos="2970"/>
          <w:tab w:val="left" w:pos="3330"/>
        </w:tabs>
        <w:spacing w:before="0" w:after="120"/>
        <w:ind w:left="1440"/>
        <w:jc w:val="left"/>
      </w:pPr>
      <w:r w:rsidRPr="00302567">
        <w:t>DayWithinYear(</w:t>
      </w:r>
      <w:r w:rsidRPr="00302567">
        <w:rPr>
          <w:i/>
        </w:rPr>
        <w:t>t</w:t>
      </w:r>
      <w:r w:rsidRPr="00302567">
        <w:t>)</w:t>
      </w:r>
      <w:r w:rsidRPr="00302567">
        <w:tab/>
        <w:t>= Day(</w:t>
      </w:r>
      <w:r w:rsidRPr="00302567">
        <w:rPr>
          <w:i/>
        </w:rPr>
        <w:t>t</w:t>
      </w:r>
      <w:r w:rsidRPr="00302567">
        <w:t>)</w:t>
      </w:r>
      <w:r w:rsidRPr="00302567">
        <w:sym w:font="Symbol" w:char="F02D"/>
      </w:r>
      <w:r w:rsidRPr="00302567">
        <w:t>DayFromYear(YearFromTime(</w:t>
      </w:r>
      <w:r w:rsidRPr="00302567">
        <w:rPr>
          <w:i/>
        </w:rPr>
        <w:t>t)</w:t>
      </w:r>
      <w:r w:rsidRPr="00302567">
        <w:t>)</w:t>
      </w:r>
    </w:p>
    <w:p w14:paraId="55017E77" w14:textId="77777777" w:rsidR="004C02EF" w:rsidRDefault="004C02EF" w:rsidP="004C02EF">
      <w:bookmarkStart w:id="6187" w:name="_Toc385672395"/>
      <w:r>
        <w:t xml:space="preserve">A month value of </w:t>
      </w:r>
      <w:r w:rsidRPr="00302567">
        <w:rPr>
          <w:rFonts w:ascii="Times New Roman" w:hAnsi="Times New Roman"/>
        </w:rPr>
        <w:t>0</w:t>
      </w:r>
      <w:r>
        <w:t xml:space="preserve"> specifies January; </w:t>
      </w:r>
      <w:r w:rsidRPr="00302567">
        <w:rPr>
          <w:rFonts w:ascii="Times New Roman" w:hAnsi="Times New Roman"/>
        </w:rPr>
        <w:t>1</w:t>
      </w:r>
      <w:r>
        <w:t xml:space="preserve"> specifies February; </w:t>
      </w:r>
      <w:r w:rsidRPr="00302567">
        <w:rPr>
          <w:rFonts w:ascii="Times New Roman" w:hAnsi="Times New Roman"/>
        </w:rPr>
        <w:t>2</w:t>
      </w:r>
      <w:r>
        <w:t xml:space="preserve"> specifies March; </w:t>
      </w:r>
      <w:r w:rsidRPr="00302567">
        <w:rPr>
          <w:rFonts w:ascii="Times New Roman" w:hAnsi="Times New Roman"/>
        </w:rPr>
        <w:t>3</w:t>
      </w:r>
      <w:r>
        <w:t xml:space="preserve"> specifies April; </w:t>
      </w:r>
      <w:r w:rsidRPr="00302567">
        <w:rPr>
          <w:rFonts w:ascii="Times New Roman" w:hAnsi="Times New Roman"/>
        </w:rPr>
        <w:t>4</w:t>
      </w:r>
      <w:r>
        <w:t xml:space="preserve"> specifies May; </w:t>
      </w:r>
      <w:r w:rsidRPr="00302567">
        <w:rPr>
          <w:rFonts w:ascii="Times New Roman" w:hAnsi="Times New Roman"/>
        </w:rPr>
        <w:t>5</w:t>
      </w:r>
      <w:r>
        <w:t xml:space="preserve"> specifies June; </w:t>
      </w:r>
      <w:r w:rsidRPr="00302567">
        <w:rPr>
          <w:rFonts w:ascii="Times New Roman" w:hAnsi="Times New Roman"/>
        </w:rPr>
        <w:t>6</w:t>
      </w:r>
      <w:r>
        <w:t xml:space="preserve"> specifies July; </w:t>
      </w:r>
      <w:r w:rsidRPr="00302567">
        <w:rPr>
          <w:rFonts w:ascii="Times New Roman" w:hAnsi="Times New Roman"/>
        </w:rPr>
        <w:t>7</w:t>
      </w:r>
      <w:r>
        <w:t xml:space="preserve"> specifies August; </w:t>
      </w:r>
      <w:r w:rsidRPr="00302567">
        <w:rPr>
          <w:rFonts w:ascii="Times New Roman" w:hAnsi="Times New Roman"/>
        </w:rPr>
        <w:t>8</w:t>
      </w:r>
      <w:r>
        <w:t xml:space="preserve"> specifies September; </w:t>
      </w:r>
      <w:r w:rsidRPr="00302567">
        <w:rPr>
          <w:rFonts w:ascii="Times New Roman" w:hAnsi="Times New Roman"/>
        </w:rPr>
        <w:t>9</w:t>
      </w:r>
      <w:r>
        <w:t xml:space="preserve"> specifies October; </w:t>
      </w:r>
      <w:r w:rsidRPr="00302567">
        <w:rPr>
          <w:rFonts w:ascii="Times New Roman" w:hAnsi="Times New Roman"/>
        </w:rPr>
        <w:t>10</w:t>
      </w:r>
      <w:r>
        <w:t xml:space="preserve"> specifies November; and </w:t>
      </w:r>
      <w:r w:rsidRPr="00302567">
        <w:rPr>
          <w:rFonts w:ascii="Times New Roman" w:hAnsi="Times New Roman"/>
        </w:rPr>
        <w:t>11</w:t>
      </w:r>
      <w:r>
        <w:t xml:space="preserve"> specifies December. Note that </w:t>
      </w:r>
      <w:r w:rsidRPr="00302567">
        <w:rPr>
          <w:rFonts w:ascii="Times New Roman" w:hAnsi="Times New Roman"/>
        </w:rPr>
        <w:t>MonthFromTime(0) = 0</w:t>
      </w:r>
      <w:r>
        <w:t>, corresponding to Thursday, 01 January, 1970.</w:t>
      </w:r>
    </w:p>
    <w:p w14:paraId="355D88A0" w14:textId="77777777" w:rsidR="004C02EF" w:rsidRDefault="004C02EF" w:rsidP="004C02EF">
      <w:pPr>
        <w:pStyle w:val="40"/>
        <w:numPr>
          <w:ilvl w:val="0"/>
          <w:numId w:val="0"/>
        </w:numPr>
      </w:pPr>
      <w:bookmarkStart w:id="6188" w:name="_Toc393690511"/>
      <w:r>
        <w:t>15.9.1.5</w:t>
      </w:r>
      <w:r>
        <w:tab/>
        <w:t>Date Numbe</w:t>
      </w:r>
      <w:bookmarkEnd w:id="6187"/>
      <w:bookmarkEnd w:id="6188"/>
      <w:r>
        <w:t>r</w:t>
      </w:r>
    </w:p>
    <w:p w14:paraId="604F4375" w14:textId="77777777" w:rsidR="004C02EF" w:rsidRDefault="004C02EF" w:rsidP="004C02EF">
      <w:r>
        <w:t xml:space="preserve">A date number is identified by an integer in the range </w:t>
      </w:r>
      <w:r w:rsidRPr="00302567">
        <w:rPr>
          <w:rFonts w:ascii="Times New Roman" w:hAnsi="Times New Roman"/>
        </w:rPr>
        <w:t>1</w:t>
      </w:r>
      <w:r>
        <w:t xml:space="preserve"> through </w:t>
      </w:r>
      <w:r w:rsidRPr="00302567">
        <w:rPr>
          <w:rFonts w:ascii="Times New Roman" w:hAnsi="Times New Roman"/>
        </w:rPr>
        <w:t>31</w:t>
      </w:r>
      <w:r>
        <w:t>, inclusive. The mapping DateFromTime(</w:t>
      </w:r>
      <w:r>
        <w:rPr>
          <w:i/>
        </w:rPr>
        <w:t>t</w:t>
      </w:r>
      <w:r>
        <w:t xml:space="preserve">) from a time value </w:t>
      </w:r>
      <w:r>
        <w:rPr>
          <w:i/>
        </w:rPr>
        <w:t>t</w:t>
      </w:r>
      <w:r>
        <w:t xml:space="preserve"> to a month number is defined by:</w:t>
      </w:r>
    </w:p>
    <w:p w14:paraId="5BDBB778" w14:textId="77777777" w:rsidR="004C02EF" w:rsidRPr="00302567" w:rsidRDefault="004C02EF" w:rsidP="004C02EF">
      <w:pPr>
        <w:pStyle w:val="MathDefinition4"/>
        <w:tabs>
          <w:tab w:val="clear" w:pos="2160"/>
          <w:tab w:val="clear" w:pos="2232"/>
          <w:tab w:val="clear" w:pos="3240"/>
          <w:tab w:val="clear" w:pos="5040"/>
          <w:tab w:val="clear" w:pos="5112"/>
          <w:tab w:val="left" w:pos="3261"/>
          <w:tab w:val="left" w:pos="7088"/>
        </w:tabs>
        <w:spacing w:before="0"/>
        <w:ind w:left="2880" w:hanging="1179"/>
        <w:jc w:val="left"/>
      </w:pPr>
      <w:r w:rsidRPr="00302567">
        <w:t>DateFromTime(</w:t>
      </w:r>
      <w:r w:rsidRPr="00302567">
        <w:rPr>
          <w:i/>
        </w:rPr>
        <w:t>t</w:t>
      </w:r>
      <w:r w:rsidRPr="00302567">
        <w:t>)</w:t>
      </w:r>
      <w:r w:rsidRPr="00302567">
        <w:tab/>
        <w:t>= DayWithinYear(</w:t>
      </w:r>
      <w:r w:rsidRPr="00302567">
        <w:rPr>
          <w:i/>
        </w:rPr>
        <w:t>t</w:t>
      </w:r>
      <w:r w:rsidRPr="00302567">
        <w:t>)+1</w:t>
      </w:r>
      <w:r w:rsidRPr="00302567">
        <w:tab/>
        <w:t>if MonthFromTime(</w:t>
      </w:r>
      <w:r w:rsidRPr="00302567">
        <w:rPr>
          <w:i/>
        </w:rPr>
        <w:t>t</w:t>
      </w:r>
      <w:r w:rsidRPr="00302567">
        <w:t>)=0</w:t>
      </w:r>
      <w:r w:rsidRPr="00302567">
        <w:br/>
      </w:r>
      <w:r w:rsidRPr="00302567">
        <w:tab/>
        <w:t>= DayWithinYear(</w:t>
      </w:r>
      <w:r w:rsidRPr="00302567">
        <w:rPr>
          <w:i/>
        </w:rPr>
        <w:t>t</w:t>
      </w:r>
      <w:r w:rsidRPr="00302567">
        <w:t>)</w:t>
      </w:r>
      <w:r w:rsidRPr="00302567">
        <w:sym w:font="Symbol" w:char="F02D"/>
      </w:r>
      <w:r w:rsidRPr="00302567">
        <w:t>30</w:t>
      </w:r>
      <w:r w:rsidRPr="00302567">
        <w:tab/>
        <w:t>if MonthFromTime(</w:t>
      </w:r>
      <w:r w:rsidRPr="00302567">
        <w:rPr>
          <w:i/>
        </w:rPr>
        <w:t>t</w:t>
      </w:r>
      <w:r w:rsidRPr="00302567">
        <w:t>)=1</w:t>
      </w:r>
      <w:r w:rsidRPr="00302567">
        <w:br/>
      </w:r>
      <w:r w:rsidRPr="00302567">
        <w:tab/>
        <w:t>= DayWithinYear(</w:t>
      </w:r>
      <w:r w:rsidRPr="00302567">
        <w:rPr>
          <w:i/>
        </w:rPr>
        <w:t>t</w:t>
      </w:r>
      <w:r w:rsidRPr="00302567">
        <w:t>)</w:t>
      </w:r>
      <w:r w:rsidRPr="00302567">
        <w:sym w:font="Symbol" w:char="F02D"/>
      </w:r>
      <w:r w:rsidRPr="00302567">
        <w:t>58</w:t>
      </w:r>
      <w:r w:rsidRPr="00302567">
        <w:sym w:font="Symbol" w:char="F02D"/>
      </w:r>
      <w:r w:rsidRPr="00302567">
        <w:t>InLeapYear(</w:t>
      </w:r>
      <w:r w:rsidRPr="00302567">
        <w:rPr>
          <w:i/>
        </w:rPr>
        <w:t>t</w:t>
      </w:r>
      <w:r w:rsidRPr="00302567">
        <w:t>)</w:t>
      </w:r>
      <w:r w:rsidRPr="00302567">
        <w:tab/>
        <w:t>if MonthFromTime(</w:t>
      </w:r>
      <w:r w:rsidRPr="00302567">
        <w:rPr>
          <w:i/>
        </w:rPr>
        <w:t>t</w:t>
      </w:r>
      <w:r w:rsidRPr="00302567">
        <w:t>)=2</w:t>
      </w:r>
      <w:r w:rsidRPr="00302567">
        <w:br/>
      </w:r>
      <w:r w:rsidRPr="00302567">
        <w:tab/>
        <w:t>= DayWithinYear(</w:t>
      </w:r>
      <w:r w:rsidRPr="00302567">
        <w:rPr>
          <w:i/>
        </w:rPr>
        <w:t>t</w:t>
      </w:r>
      <w:r w:rsidRPr="00302567">
        <w:t>)</w:t>
      </w:r>
      <w:r w:rsidRPr="00302567">
        <w:sym w:font="Symbol" w:char="F02D"/>
      </w:r>
      <w:r w:rsidRPr="00302567">
        <w:t>89</w:t>
      </w:r>
      <w:r w:rsidRPr="00302567">
        <w:sym w:font="Symbol" w:char="F02D"/>
      </w:r>
      <w:r w:rsidRPr="00302567">
        <w:t>InLeapYear(</w:t>
      </w:r>
      <w:r w:rsidRPr="00302567">
        <w:rPr>
          <w:i/>
        </w:rPr>
        <w:t>t</w:t>
      </w:r>
      <w:r w:rsidRPr="00302567">
        <w:t>)</w:t>
      </w:r>
      <w:r w:rsidRPr="00302567">
        <w:tab/>
        <w:t>if MonthFromTime(</w:t>
      </w:r>
      <w:r w:rsidRPr="00302567">
        <w:rPr>
          <w:i/>
        </w:rPr>
        <w:t>t</w:t>
      </w:r>
      <w:r w:rsidRPr="00302567">
        <w:t>)=3</w:t>
      </w:r>
      <w:r w:rsidRPr="00302567">
        <w:br/>
      </w:r>
      <w:r w:rsidRPr="00302567">
        <w:tab/>
        <w:t>= DayWithinYear(</w:t>
      </w:r>
      <w:r w:rsidRPr="00302567">
        <w:rPr>
          <w:i/>
        </w:rPr>
        <w:t>t</w:t>
      </w:r>
      <w:r w:rsidRPr="00302567">
        <w:t>)</w:t>
      </w:r>
      <w:r w:rsidRPr="00302567">
        <w:sym w:font="Symbol" w:char="F02D"/>
      </w:r>
      <w:r w:rsidRPr="00302567">
        <w:t>119</w:t>
      </w:r>
      <w:r w:rsidRPr="00302567">
        <w:sym w:font="Symbol" w:char="F02D"/>
      </w:r>
      <w:r w:rsidRPr="00302567">
        <w:t>InLeapYear(</w:t>
      </w:r>
      <w:r w:rsidRPr="00302567">
        <w:rPr>
          <w:i/>
        </w:rPr>
        <w:t>t</w:t>
      </w:r>
      <w:r w:rsidRPr="00302567">
        <w:t>)</w:t>
      </w:r>
      <w:r w:rsidRPr="00302567">
        <w:tab/>
        <w:t>if MonthFromTime(</w:t>
      </w:r>
      <w:r w:rsidRPr="00302567">
        <w:rPr>
          <w:i/>
        </w:rPr>
        <w:t>t</w:t>
      </w:r>
      <w:r w:rsidRPr="00302567">
        <w:t>)=4</w:t>
      </w:r>
      <w:r w:rsidRPr="00302567">
        <w:br/>
      </w:r>
      <w:r w:rsidRPr="00302567">
        <w:tab/>
        <w:t>= DayWithinYear(</w:t>
      </w:r>
      <w:r w:rsidRPr="00302567">
        <w:rPr>
          <w:i/>
        </w:rPr>
        <w:t>t</w:t>
      </w:r>
      <w:r w:rsidRPr="00302567">
        <w:t>)</w:t>
      </w:r>
      <w:r w:rsidRPr="00302567">
        <w:sym w:font="Symbol" w:char="F02D"/>
      </w:r>
      <w:r w:rsidRPr="00302567">
        <w:t>150</w:t>
      </w:r>
      <w:r w:rsidRPr="00302567">
        <w:sym w:font="Symbol" w:char="F02D"/>
      </w:r>
      <w:r w:rsidRPr="00302567">
        <w:t>InLeapYear(</w:t>
      </w:r>
      <w:r w:rsidRPr="00302567">
        <w:rPr>
          <w:i/>
        </w:rPr>
        <w:t>t</w:t>
      </w:r>
      <w:r w:rsidRPr="00302567">
        <w:t>)</w:t>
      </w:r>
      <w:r w:rsidRPr="00302567">
        <w:tab/>
        <w:t>if MonthFromTime(</w:t>
      </w:r>
      <w:r w:rsidRPr="00302567">
        <w:rPr>
          <w:i/>
        </w:rPr>
        <w:t>t</w:t>
      </w:r>
      <w:r w:rsidRPr="00302567">
        <w:t>)=5</w:t>
      </w:r>
      <w:r w:rsidRPr="00302567">
        <w:br/>
      </w:r>
      <w:r w:rsidRPr="00302567">
        <w:tab/>
        <w:t>= DayWithinYear(</w:t>
      </w:r>
      <w:r w:rsidRPr="00302567">
        <w:rPr>
          <w:i/>
        </w:rPr>
        <w:t>t</w:t>
      </w:r>
      <w:r w:rsidRPr="00302567">
        <w:t>)</w:t>
      </w:r>
      <w:r w:rsidRPr="00302567">
        <w:sym w:font="Symbol" w:char="F02D"/>
      </w:r>
      <w:r w:rsidRPr="00302567">
        <w:t>180</w:t>
      </w:r>
      <w:r w:rsidRPr="00302567">
        <w:sym w:font="Symbol" w:char="F02D"/>
      </w:r>
      <w:r w:rsidRPr="00302567">
        <w:t>InLeapYear(</w:t>
      </w:r>
      <w:r w:rsidRPr="00302567">
        <w:rPr>
          <w:i/>
        </w:rPr>
        <w:t>t</w:t>
      </w:r>
      <w:r w:rsidRPr="00302567">
        <w:t>)</w:t>
      </w:r>
      <w:r w:rsidRPr="00302567">
        <w:tab/>
        <w:t>if MonthFromTime(</w:t>
      </w:r>
      <w:r w:rsidRPr="00302567">
        <w:rPr>
          <w:i/>
        </w:rPr>
        <w:t>t</w:t>
      </w:r>
      <w:r w:rsidRPr="00302567">
        <w:t>)=6</w:t>
      </w:r>
      <w:r w:rsidRPr="00302567">
        <w:br/>
      </w:r>
      <w:r w:rsidRPr="00302567">
        <w:tab/>
        <w:t>= DayWithinYear(</w:t>
      </w:r>
      <w:r w:rsidRPr="00302567">
        <w:rPr>
          <w:i/>
        </w:rPr>
        <w:t>t</w:t>
      </w:r>
      <w:r w:rsidRPr="00302567">
        <w:t>)</w:t>
      </w:r>
      <w:r w:rsidRPr="00302567">
        <w:sym w:font="Symbol" w:char="F02D"/>
      </w:r>
      <w:r w:rsidRPr="00302567">
        <w:t>211</w:t>
      </w:r>
      <w:r w:rsidRPr="00302567">
        <w:sym w:font="Symbol" w:char="F02D"/>
      </w:r>
      <w:r w:rsidRPr="00302567">
        <w:t>InLeapYear(</w:t>
      </w:r>
      <w:r w:rsidRPr="00302567">
        <w:rPr>
          <w:i/>
        </w:rPr>
        <w:t>t</w:t>
      </w:r>
      <w:r w:rsidRPr="00302567">
        <w:t>)</w:t>
      </w:r>
      <w:r w:rsidRPr="00302567">
        <w:tab/>
        <w:t>if MonthFromTime(</w:t>
      </w:r>
      <w:r w:rsidRPr="00302567">
        <w:rPr>
          <w:i/>
        </w:rPr>
        <w:t>t</w:t>
      </w:r>
      <w:r w:rsidRPr="00302567">
        <w:t>)=7</w:t>
      </w:r>
      <w:r w:rsidRPr="00302567">
        <w:br/>
      </w:r>
      <w:r w:rsidRPr="00302567">
        <w:tab/>
        <w:t>= DayWithinYear(</w:t>
      </w:r>
      <w:r w:rsidRPr="00302567">
        <w:rPr>
          <w:i/>
        </w:rPr>
        <w:t>t</w:t>
      </w:r>
      <w:r w:rsidRPr="00302567">
        <w:t>)</w:t>
      </w:r>
      <w:r w:rsidRPr="00302567">
        <w:sym w:font="Symbol" w:char="F02D"/>
      </w:r>
      <w:r w:rsidRPr="00302567">
        <w:t>242</w:t>
      </w:r>
      <w:r w:rsidRPr="00302567">
        <w:sym w:font="Symbol" w:char="F02D"/>
      </w:r>
      <w:r w:rsidRPr="00302567">
        <w:t>InLeapYear(</w:t>
      </w:r>
      <w:r w:rsidRPr="00302567">
        <w:rPr>
          <w:i/>
        </w:rPr>
        <w:t>t</w:t>
      </w:r>
      <w:r w:rsidRPr="00302567">
        <w:t>)</w:t>
      </w:r>
      <w:r w:rsidRPr="00302567">
        <w:tab/>
        <w:t>if MonthFromTime(</w:t>
      </w:r>
      <w:r w:rsidRPr="00302567">
        <w:rPr>
          <w:i/>
        </w:rPr>
        <w:t>t</w:t>
      </w:r>
      <w:r w:rsidRPr="00302567">
        <w:t>)=8</w:t>
      </w:r>
      <w:r w:rsidRPr="00302567">
        <w:br/>
      </w:r>
      <w:r w:rsidRPr="00302567">
        <w:tab/>
        <w:t>= DayWithinYear(</w:t>
      </w:r>
      <w:r w:rsidRPr="00302567">
        <w:rPr>
          <w:i/>
        </w:rPr>
        <w:t>t</w:t>
      </w:r>
      <w:r w:rsidRPr="00302567">
        <w:t>)</w:t>
      </w:r>
      <w:r w:rsidRPr="00302567">
        <w:sym w:font="Symbol" w:char="F02D"/>
      </w:r>
      <w:r w:rsidRPr="00302567">
        <w:t>272</w:t>
      </w:r>
      <w:r w:rsidRPr="00302567">
        <w:sym w:font="Symbol" w:char="F02D"/>
      </w:r>
      <w:r w:rsidRPr="00302567">
        <w:t>InLeapYear(</w:t>
      </w:r>
      <w:r w:rsidRPr="00302567">
        <w:rPr>
          <w:i/>
        </w:rPr>
        <w:t>t</w:t>
      </w:r>
      <w:r w:rsidRPr="00302567">
        <w:t>)</w:t>
      </w:r>
      <w:r w:rsidRPr="00302567">
        <w:tab/>
        <w:t>if MonthFromTime(</w:t>
      </w:r>
      <w:r w:rsidRPr="00302567">
        <w:rPr>
          <w:i/>
        </w:rPr>
        <w:t>t</w:t>
      </w:r>
      <w:r w:rsidRPr="00302567">
        <w:t>)=9</w:t>
      </w:r>
      <w:r w:rsidRPr="00302567">
        <w:br/>
      </w:r>
      <w:r w:rsidRPr="00302567">
        <w:tab/>
        <w:t>= DayWithinYear(</w:t>
      </w:r>
      <w:r w:rsidRPr="00302567">
        <w:rPr>
          <w:i/>
        </w:rPr>
        <w:t>t</w:t>
      </w:r>
      <w:r w:rsidRPr="00302567">
        <w:t>)</w:t>
      </w:r>
      <w:r w:rsidRPr="00302567">
        <w:sym w:font="Symbol" w:char="F02D"/>
      </w:r>
      <w:r w:rsidRPr="00302567">
        <w:t>303</w:t>
      </w:r>
      <w:r w:rsidRPr="00302567">
        <w:sym w:font="Symbol" w:char="F02D"/>
      </w:r>
      <w:r w:rsidRPr="00302567">
        <w:t>InLeapYear(</w:t>
      </w:r>
      <w:r w:rsidRPr="00302567">
        <w:rPr>
          <w:i/>
        </w:rPr>
        <w:t>t</w:t>
      </w:r>
      <w:r w:rsidRPr="00302567">
        <w:t>)</w:t>
      </w:r>
      <w:r w:rsidRPr="00302567">
        <w:tab/>
        <w:t>if MonthFromTime(</w:t>
      </w:r>
      <w:r w:rsidRPr="00302567">
        <w:rPr>
          <w:i/>
        </w:rPr>
        <w:t>t</w:t>
      </w:r>
      <w:r w:rsidRPr="00302567">
        <w:t>)=10</w:t>
      </w:r>
      <w:r w:rsidRPr="00302567">
        <w:br/>
      </w:r>
      <w:r w:rsidRPr="00302567">
        <w:tab/>
        <w:t>= DayWithinYear(</w:t>
      </w:r>
      <w:r w:rsidRPr="00302567">
        <w:rPr>
          <w:i/>
        </w:rPr>
        <w:t>t</w:t>
      </w:r>
      <w:r w:rsidRPr="00302567">
        <w:t>)</w:t>
      </w:r>
      <w:r w:rsidRPr="00302567">
        <w:sym w:font="Symbol" w:char="F02D"/>
      </w:r>
      <w:r w:rsidRPr="00302567">
        <w:t>333</w:t>
      </w:r>
      <w:r w:rsidRPr="00302567">
        <w:sym w:font="Symbol" w:char="F02D"/>
      </w:r>
      <w:r w:rsidRPr="00302567">
        <w:t>InLeapYear(</w:t>
      </w:r>
      <w:r w:rsidRPr="00302567">
        <w:rPr>
          <w:i/>
        </w:rPr>
        <w:t>t</w:t>
      </w:r>
      <w:r w:rsidRPr="00302567">
        <w:t>)</w:t>
      </w:r>
      <w:r w:rsidRPr="00302567">
        <w:tab/>
        <w:t>if MonthFromTime(</w:t>
      </w:r>
      <w:r w:rsidRPr="00302567">
        <w:rPr>
          <w:i/>
        </w:rPr>
        <w:t>t</w:t>
      </w:r>
      <w:r w:rsidRPr="00302567">
        <w:t>)=11</w:t>
      </w:r>
    </w:p>
    <w:p w14:paraId="171A59E0" w14:textId="77777777" w:rsidR="004C02EF" w:rsidRDefault="004C02EF" w:rsidP="004C02EF">
      <w:pPr>
        <w:pStyle w:val="40"/>
        <w:numPr>
          <w:ilvl w:val="0"/>
          <w:numId w:val="0"/>
        </w:numPr>
      </w:pPr>
      <w:bookmarkStart w:id="6189" w:name="_Toc385672396"/>
      <w:bookmarkStart w:id="6190" w:name="_Toc393690512"/>
      <w:r>
        <w:t>15.9.1.6</w:t>
      </w:r>
      <w:r>
        <w:tab/>
        <w:t>Week Da</w:t>
      </w:r>
      <w:bookmarkEnd w:id="6189"/>
      <w:bookmarkEnd w:id="6190"/>
      <w:r>
        <w:t>y</w:t>
      </w:r>
    </w:p>
    <w:p w14:paraId="68F6B3B3" w14:textId="77777777" w:rsidR="004C02EF" w:rsidRDefault="004C02EF" w:rsidP="004C02EF">
      <w:pPr>
        <w:spacing w:after="120"/>
      </w:pPr>
      <w:r>
        <w:t xml:space="preserve">The weekday for a particular time value </w:t>
      </w:r>
      <w:r w:rsidRPr="00302567">
        <w:rPr>
          <w:rFonts w:ascii="Times New Roman" w:hAnsi="Times New Roman"/>
          <w:i/>
        </w:rPr>
        <w:t>t</w:t>
      </w:r>
      <w:r>
        <w:t xml:space="preserve"> is defined as</w:t>
      </w:r>
    </w:p>
    <w:p w14:paraId="5B58C540" w14:textId="77777777" w:rsidR="004C02EF" w:rsidRPr="00302567" w:rsidRDefault="004C02EF" w:rsidP="004C02EF">
      <w:pPr>
        <w:pStyle w:val="MathDefinition4"/>
        <w:tabs>
          <w:tab w:val="clear" w:pos="2160"/>
          <w:tab w:val="clear" w:pos="3240"/>
          <w:tab w:val="left" w:pos="1440"/>
          <w:tab w:val="left" w:pos="2970"/>
          <w:tab w:val="left" w:pos="3330"/>
        </w:tabs>
        <w:spacing w:before="0" w:after="120"/>
        <w:ind w:left="1440"/>
        <w:jc w:val="left"/>
      </w:pPr>
      <w:r w:rsidRPr="00302567">
        <w:t>WeekDay(</w:t>
      </w:r>
      <w:r w:rsidRPr="00302567">
        <w:rPr>
          <w:i/>
        </w:rPr>
        <w:t>t</w:t>
      </w:r>
      <w:r w:rsidRPr="00302567">
        <w:t>)</w:t>
      </w:r>
      <w:r w:rsidRPr="00302567">
        <w:tab/>
        <w:t xml:space="preserve"> = (Day(</w:t>
      </w:r>
      <w:r w:rsidRPr="00302567">
        <w:rPr>
          <w:i/>
        </w:rPr>
        <w:t>t</w:t>
      </w:r>
      <w:r w:rsidRPr="00302567">
        <w:t>) + 4) modulo 7</w:t>
      </w:r>
    </w:p>
    <w:p w14:paraId="7793FF50" w14:textId="77777777" w:rsidR="004C02EF" w:rsidRDefault="004C02EF" w:rsidP="004C02EF">
      <w:r>
        <w:t xml:space="preserve">A weekday value of </w:t>
      </w:r>
      <w:r w:rsidRPr="00302567">
        <w:rPr>
          <w:rFonts w:ascii="Times New Roman" w:hAnsi="Times New Roman"/>
        </w:rPr>
        <w:t>0</w:t>
      </w:r>
      <w:r>
        <w:t xml:space="preserve"> specifies Sunday; </w:t>
      </w:r>
      <w:r w:rsidRPr="00302567">
        <w:rPr>
          <w:rFonts w:ascii="Times New Roman" w:hAnsi="Times New Roman"/>
        </w:rPr>
        <w:t>1</w:t>
      </w:r>
      <w:r>
        <w:t xml:space="preserve"> specifies Monday; </w:t>
      </w:r>
      <w:r w:rsidRPr="00302567">
        <w:rPr>
          <w:rFonts w:ascii="Times New Roman" w:hAnsi="Times New Roman"/>
        </w:rPr>
        <w:t>2</w:t>
      </w:r>
      <w:r>
        <w:t xml:space="preserve"> specifies Tuesday; </w:t>
      </w:r>
      <w:r w:rsidRPr="00302567">
        <w:rPr>
          <w:rFonts w:ascii="Times New Roman" w:hAnsi="Times New Roman"/>
        </w:rPr>
        <w:t>3</w:t>
      </w:r>
      <w:r>
        <w:t xml:space="preserve"> specifies Wednesday; </w:t>
      </w:r>
      <w:r w:rsidRPr="00302567">
        <w:rPr>
          <w:rFonts w:ascii="Times New Roman" w:hAnsi="Times New Roman"/>
        </w:rPr>
        <w:t>4</w:t>
      </w:r>
      <w:r>
        <w:t xml:space="preserve"> specifies Thursday; </w:t>
      </w:r>
      <w:r w:rsidRPr="00302567">
        <w:rPr>
          <w:rFonts w:ascii="Times New Roman" w:hAnsi="Times New Roman"/>
        </w:rPr>
        <w:t>5</w:t>
      </w:r>
      <w:r>
        <w:t xml:space="preserve"> specifies Friday; and </w:t>
      </w:r>
      <w:r w:rsidRPr="00302567">
        <w:rPr>
          <w:rFonts w:ascii="Times New Roman" w:hAnsi="Times New Roman"/>
        </w:rPr>
        <w:t>6</w:t>
      </w:r>
      <w:r>
        <w:t xml:space="preserve"> specifies Saturday. Note that </w:t>
      </w:r>
      <w:r w:rsidRPr="00302567">
        <w:rPr>
          <w:rFonts w:ascii="Times New Roman" w:hAnsi="Times New Roman"/>
        </w:rPr>
        <w:t>WeekDay(0) = 4</w:t>
      </w:r>
      <w:r>
        <w:t>, corresponding to Thursday, 01 January, 1970.</w:t>
      </w:r>
      <w:bookmarkStart w:id="6191" w:name="_Toc385672397"/>
      <w:bookmarkStart w:id="6192" w:name="_Toc393690513"/>
    </w:p>
    <w:p w14:paraId="03B6A2D1" w14:textId="77777777" w:rsidR="004C02EF" w:rsidRDefault="004C02EF" w:rsidP="004C02EF">
      <w:pPr>
        <w:pStyle w:val="40"/>
        <w:numPr>
          <w:ilvl w:val="0"/>
          <w:numId w:val="0"/>
        </w:numPr>
      </w:pPr>
      <w:r>
        <w:t>15.9.1.7</w:t>
      </w:r>
      <w:r>
        <w:tab/>
        <w:t>Local Time Zone Adjustmen</w:t>
      </w:r>
      <w:bookmarkEnd w:id="6191"/>
      <w:bookmarkEnd w:id="6192"/>
      <w:r>
        <w:t>t</w:t>
      </w:r>
    </w:p>
    <w:p w14:paraId="1090DE0E" w14:textId="77777777" w:rsidR="004C02EF" w:rsidRDefault="004C02EF" w:rsidP="004C02EF">
      <w:r>
        <w:t xml:space="preserve">An implementation of ECMAScript is expected to determine the local time zone adjustment. The local time zone adjustment is a value LocalTZA measured in milliseconds which when added to UTC represents the local </w:t>
      </w:r>
      <w:r>
        <w:rPr>
          <w:i/>
        </w:rPr>
        <w:t>standard</w:t>
      </w:r>
      <w:r>
        <w:t xml:space="preserve"> time. Daylight saving time is </w:t>
      </w:r>
      <w:r>
        <w:rPr>
          <w:i/>
        </w:rPr>
        <w:t>not</w:t>
      </w:r>
      <w:r>
        <w:t xml:space="preserve"> reflected by LocalTZA. The value LocalTZA does not vary with time but depends only on the geographic location.</w:t>
      </w:r>
      <w:bookmarkStart w:id="6193" w:name="_Toc385672398"/>
      <w:bookmarkStart w:id="6194" w:name="_Toc393690514"/>
    </w:p>
    <w:p w14:paraId="20A3866B" w14:textId="77777777" w:rsidR="004C02EF" w:rsidRDefault="004C02EF" w:rsidP="004C02EF">
      <w:pPr>
        <w:pStyle w:val="40"/>
        <w:numPr>
          <w:ilvl w:val="0"/>
          <w:numId w:val="0"/>
        </w:numPr>
      </w:pPr>
      <w:r>
        <w:t>15.9.1.8</w:t>
      </w:r>
      <w:r>
        <w:tab/>
        <w:t>Daylight Saving Time Adjustmen</w:t>
      </w:r>
      <w:bookmarkEnd w:id="6193"/>
      <w:bookmarkEnd w:id="6194"/>
      <w:r>
        <w:t>t</w:t>
      </w:r>
    </w:p>
    <w:p w14:paraId="3C688DB7" w14:textId="77777777" w:rsidR="004C02EF" w:rsidRDefault="004C02EF" w:rsidP="004C02EF">
      <w:r>
        <w:t>An implementation of ECMAScript is expected to determine the daylight saving time algorithm. The algorithm to determine the daylight saving time adjustment DaylightSavingTA(</w:t>
      </w:r>
      <w:r>
        <w:rPr>
          <w:i/>
        </w:rPr>
        <w:t>t</w:t>
      </w:r>
      <w:r>
        <w:t>), measured in milliseconds, must depend only on four things:</w:t>
      </w:r>
    </w:p>
    <w:p w14:paraId="12116CF7" w14:textId="77777777" w:rsidR="004C02EF" w:rsidRDefault="004C02EF" w:rsidP="004C02EF">
      <w:pPr>
        <w:spacing w:after="120"/>
      </w:pPr>
      <w:r>
        <w:t>(1) the time since the beginning of the year</w:t>
      </w:r>
    </w:p>
    <w:p w14:paraId="418DFE25" w14:textId="77777777" w:rsidR="004C02EF" w:rsidRPr="00302567" w:rsidRDefault="004C02EF" w:rsidP="004C02EF">
      <w:pPr>
        <w:pStyle w:val="MathDefinition4"/>
        <w:tabs>
          <w:tab w:val="clear" w:pos="2160"/>
          <w:tab w:val="clear" w:pos="3240"/>
          <w:tab w:val="left" w:pos="1440"/>
          <w:tab w:val="left" w:pos="2970"/>
          <w:tab w:val="left" w:pos="3330"/>
        </w:tabs>
        <w:spacing w:before="0" w:after="120"/>
        <w:ind w:left="1440"/>
        <w:jc w:val="left"/>
      </w:pPr>
      <w:r w:rsidRPr="00302567">
        <w:rPr>
          <w:i/>
        </w:rPr>
        <w:t>t</w:t>
      </w:r>
      <w:r w:rsidRPr="00302567">
        <w:t xml:space="preserve"> – TimeFromYear(YearFromTime(</w:t>
      </w:r>
      <w:r w:rsidRPr="00302567">
        <w:rPr>
          <w:i/>
        </w:rPr>
        <w:t>t</w:t>
      </w:r>
      <w:r w:rsidRPr="00302567">
        <w:t>))</w:t>
      </w:r>
    </w:p>
    <w:p w14:paraId="7F5BB70A" w14:textId="77777777" w:rsidR="004C02EF" w:rsidRPr="00924CA5" w:rsidRDefault="004C02EF" w:rsidP="004C02EF">
      <w:pPr>
        <w:spacing w:after="120"/>
      </w:pPr>
      <w:r w:rsidRPr="00924CA5">
        <w:t xml:space="preserve">(2) whether </w:t>
      </w:r>
      <w:r w:rsidRPr="00302567">
        <w:rPr>
          <w:rFonts w:ascii="Times New Roman" w:hAnsi="Times New Roman"/>
          <w:i/>
        </w:rPr>
        <w:t>t</w:t>
      </w:r>
      <w:r w:rsidRPr="00924CA5">
        <w:t xml:space="preserve"> is in a leap year</w:t>
      </w:r>
    </w:p>
    <w:p w14:paraId="7C8A0685" w14:textId="77777777" w:rsidR="004C02EF" w:rsidRPr="00D00D4A" w:rsidRDefault="004C02EF" w:rsidP="004C02EF">
      <w:pPr>
        <w:pStyle w:val="MathDefinition4"/>
        <w:tabs>
          <w:tab w:val="clear" w:pos="2160"/>
          <w:tab w:val="clear" w:pos="3240"/>
          <w:tab w:val="left" w:pos="1440"/>
          <w:tab w:val="left" w:pos="2970"/>
          <w:tab w:val="left" w:pos="3330"/>
        </w:tabs>
        <w:spacing w:before="0" w:after="120"/>
        <w:ind w:left="1440"/>
        <w:jc w:val="left"/>
        <w:rPr>
          <w:rFonts w:ascii="Arial" w:hAnsi="Arial"/>
        </w:rPr>
      </w:pPr>
      <w:r w:rsidRPr="00302567">
        <w:t>InLeapYear</w:t>
      </w:r>
      <w:r w:rsidRPr="00D00D4A">
        <w:rPr>
          <w:rFonts w:ascii="Arial" w:hAnsi="Arial"/>
        </w:rPr>
        <w:t>(</w:t>
      </w:r>
      <w:r w:rsidRPr="00D00D4A">
        <w:rPr>
          <w:rFonts w:ascii="Arial" w:hAnsi="Arial"/>
          <w:i/>
        </w:rPr>
        <w:t>t</w:t>
      </w:r>
      <w:r w:rsidRPr="00D00D4A">
        <w:rPr>
          <w:rFonts w:ascii="Arial" w:hAnsi="Arial"/>
        </w:rPr>
        <w:t>)</w:t>
      </w:r>
    </w:p>
    <w:p w14:paraId="56292150" w14:textId="77777777" w:rsidR="004C02EF" w:rsidRPr="00924CA5" w:rsidRDefault="004C02EF" w:rsidP="004C02EF">
      <w:pPr>
        <w:spacing w:after="120"/>
      </w:pPr>
      <w:r w:rsidRPr="00924CA5">
        <w:t>(3) the week day of the beginning of the year</w:t>
      </w:r>
    </w:p>
    <w:p w14:paraId="02EFE3CA" w14:textId="77777777" w:rsidR="004C02EF" w:rsidRPr="00302567" w:rsidRDefault="004C02EF" w:rsidP="004C02EF">
      <w:pPr>
        <w:pStyle w:val="MathDefinition4"/>
        <w:tabs>
          <w:tab w:val="clear" w:pos="2160"/>
          <w:tab w:val="clear" w:pos="3240"/>
          <w:tab w:val="left" w:pos="1440"/>
          <w:tab w:val="left" w:pos="2970"/>
          <w:tab w:val="left" w:pos="3330"/>
        </w:tabs>
        <w:spacing w:before="0" w:after="120"/>
        <w:ind w:left="1440"/>
        <w:jc w:val="left"/>
      </w:pPr>
      <w:r w:rsidRPr="00302567">
        <w:t>WeekDay(TimeFromYear(YearFromTime(</w:t>
      </w:r>
      <w:r w:rsidRPr="00302567">
        <w:rPr>
          <w:i/>
        </w:rPr>
        <w:t>t</w:t>
      </w:r>
      <w:r w:rsidRPr="00302567">
        <w:t>))</w:t>
      </w:r>
      <w:r>
        <w:t>)</w:t>
      </w:r>
    </w:p>
    <w:p w14:paraId="48027B2C" w14:textId="77777777" w:rsidR="004C02EF" w:rsidRDefault="004C02EF" w:rsidP="004C02EF">
      <w:r>
        <w:t>and (4) the geographic location.</w:t>
      </w:r>
    </w:p>
    <w:p w14:paraId="223C2912" w14:textId="77777777" w:rsidR="004C02EF" w:rsidRDefault="004C02EF" w:rsidP="004C02EF">
      <w:r>
        <w:t>The implementation of ECMAScript should not try to determine whether the exact time was subject to daylight saving time, but just whether daylight saving time would have been in effect if the current daylight saving time algorithm had been used at the time. This avoids complications such as taking into account the years that the locale observed daylight saving time year round.</w:t>
      </w:r>
    </w:p>
    <w:p w14:paraId="79005919" w14:textId="77777777" w:rsidR="004C02EF" w:rsidRDefault="004C02EF" w:rsidP="004C02EF">
      <w:r>
        <w:t>If the host environment provides functionality for determining daylight saving time, the implementation of ECMAScript is free to map the year in question to an equivalent year (same leap-year-ness and same starting week day for the year) for which the host environment provides daylight saving time information. The only restriction is that all equivalent years should produce the same result.</w:t>
      </w:r>
      <w:bookmarkStart w:id="6195" w:name="_Toc385672399"/>
      <w:bookmarkStart w:id="6196" w:name="_Toc393690515"/>
    </w:p>
    <w:p w14:paraId="1D6711D0" w14:textId="77777777" w:rsidR="004C02EF" w:rsidRDefault="004C02EF" w:rsidP="004C02EF">
      <w:pPr>
        <w:pStyle w:val="40"/>
        <w:numPr>
          <w:ilvl w:val="0"/>
          <w:numId w:val="0"/>
        </w:numPr>
      </w:pPr>
      <w:r>
        <w:t>15.9.1.9</w:t>
      </w:r>
      <w:r>
        <w:tab/>
        <w:t>Local Tim</w:t>
      </w:r>
      <w:bookmarkEnd w:id="6195"/>
      <w:bookmarkEnd w:id="6196"/>
      <w:r>
        <w:t>e</w:t>
      </w:r>
    </w:p>
    <w:p w14:paraId="16232A9D" w14:textId="77777777" w:rsidR="004C02EF" w:rsidRDefault="004C02EF" w:rsidP="004C02EF">
      <w:pPr>
        <w:spacing w:after="120"/>
      </w:pPr>
      <w:r>
        <w:t>Conversion from UTC to local time is defined by</w:t>
      </w:r>
    </w:p>
    <w:p w14:paraId="5E26788A" w14:textId="77777777" w:rsidR="004C02EF" w:rsidRPr="00302567" w:rsidRDefault="004C02EF" w:rsidP="004C02EF">
      <w:pPr>
        <w:pStyle w:val="MathDefinition4"/>
        <w:tabs>
          <w:tab w:val="clear" w:pos="2160"/>
          <w:tab w:val="clear" w:pos="3240"/>
          <w:tab w:val="left" w:pos="1440"/>
          <w:tab w:val="left" w:pos="2970"/>
          <w:tab w:val="left" w:pos="3330"/>
        </w:tabs>
        <w:spacing w:before="0" w:after="120"/>
        <w:ind w:left="1440"/>
        <w:jc w:val="left"/>
      </w:pPr>
      <w:r w:rsidRPr="00302567">
        <w:t>LocalTime(</w:t>
      </w:r>
      <w:r w:rsidRPr="00302567">
        <w:rPr>
          <w:i/>
        </w:rPr>
        <w:t>t</w:t>
      </w:r>
      <w:r w:rsidRPr="00302567">
        <w:t xml:space="preserve">) = </w:t>
      </w:r>
      <w:r w:rsidRPr="00302567">
        <w:rPr>
          <w:i/>
        </w:rPr>
        <w:t>t</w:t>
      </w:r>
      <w:r w:rsidRPr="00302567">
        <w:t xml:space="preserve"> + LocalTZA + DaylightSavingTA(</w:t>
      </w:r>
      <w:r w:rsidRPr="00302567">
        <w:rPr>
          <w:i/>
        </w:rPr>
        <w:t>t</w:t>
      </w:r>
      <w:r w:rsidRPr="00302567">
        <w:t>)</w:t>
      </w:r>
    </w:p>
    <w:p w14:paraId="04EB261F" w14:textId="77777777" w:rsidR="004C02EF" w:rsidRDefault="004C02EF" w:rsidP="004C02EF">
      <w:pPr>
        <w:spacing w:after="120"/>
      </w:pPr>
      <w:r>
        <w:t xml:space="preserve">Conversion from local time to </w:t>
      </w:r>
      <w:r w:rsidRPr="00A30CD5">
        <w:t>UTC</w:t>
      </w:r>
      <w:r>
        <w:t xml:space="preserve"> is defined by</w:t>
      </w:r>
    </w:p>
    <w:p w14:paraId="4C221A86" w14:textId="77777777" w:rsidR="004C02EF" w:rsidRPr="00DE655B" w:rsidRDefault="004C02EF" w:rsidP="004C02EF">
      <w:pPr>
        <w:pStyle w:val="MathDefinition4"/>
        <w:tabs>
          <w:tab w:val="clear" w:pos="2160"/>
          <w:tab w:val="clear" w:pos="3240"/>
          <w:tab w:val="left" w:pos="1440"/>
          <w:tab w:val="left" w:pos="2970"/>
          <w:tab w:val="left" w:pos="3330"/>
        </w:tabs>
        <w:spacing w:before="0" w:after="120"/>
        <w:ind w:left="1440"/>
        <w:jc w:val="left"/>
        <w:rPr>
          <w:lang w:val="fr-CH"/>
        </w:rPr>
      </w:pPr>
      <w:r w:rsidRPr="00DE655B">
        <w:rPr>
          <w:lang w:val="fr-CH"/>
        </w:rPr>
        <w:t>UTC(</w:t>
      </w:r>
      <w:r w:rsidRPr="00DE655B">
        <w:rPr>
          <w:i/>
          <w:lang w:val="fr-CH"/>
        </w:rPr>
        <w:t>t</w:t>
      </w:r>
      <w:r w:rsidRPr="00DE655B">
        <w:rPr>
          <w:lang w:val="fr-CH"/>
        </w:rPr>
        <w:t xml:space="preserve">) = </w:t>
      </w:r>
      <w:r w:rsidRPr="00DE655B">
        <w:rPr>
          <w:i/>
          <w:lang w:val="fr-CH"/>
        </w:rPr>
        <w:t>t</w:t>
      </w:r>
      <w:r w:rsidRPr="00DE655B">
        <w:rPr>
          <w:lang w:val="fr-CH"/>
        </w:rPr>
        <w:t xml:space="preserve"> – LocalTZA – DaylightSavingTA(</w:t>
      </w:r>
      <w:r w:rsidRPr="00DE655B">
        <w:rPr>
          <w:i/>
          <w:lang w:val="fr-CH"/>
        </w:rPr>
        <w:t>t</w:t>
      </w:r>
      <w:r w:rsidRPr="00DE655B">
        <w:rPr>
          <w:lang w:val="fr-CH"/>
        </w:rPr>
        <w:t xml:space="preserve"> – LocalTZA)</w:t>
      </w:r>
    </w:p>
    <w:p w14:paraId="53606769" w14:textId="77777777" w:rsidR="004C02EF" w:rsidRDefault="004C02EF" w:rsidP="004C02EF">
      <w:r>
        <w:t xml:space="preserve">Note that </w:t>
      </w:r>
      <w:r w:rsidRPr="00302567">
        <w:rPr>
          <w:rFonts w:ascii="Times New Roman" w:hAnsi="Times New Roman"/>
        </w:rPr>
        <w:t>UTC(LocalTime(</w:t>
      </w:r>
      <w:r w:rsidRPr="00302567">
        <w:rPr>
          <w:rFonts w:ascii="Times New Roman" w:hAnsi="Times New Roman"/>
          <w:i/>
        </w:rPr>
        <w:t>t</w:t>
      </w:r>
      <w:r w:rsidRPr="00302567">
        <w:rPr>
          <w:rFonts w:ascii="Times New Roman" w:hAnsi="Times New Roman"/>
        </w:rPr>
        <w:t>))</w:t>
      </w:r>
      <w:r>
        <w:t xml:space="preserve"> is not necessarily always equal to </w:t>
      </w:r>
      <w:r>
        <w:rPr>
          <w:i/>
        </w:rPr>
        <w:t>t</w:t>
      </w:r>
      <w:r>
        <w:t>.</w:t>
      </w:r>
      <w:bookmarkStart w:id="6197" w:name="_Toc385672400"/>
      <w:bookmarkStart w:id="6198" w:name="_Toc393690516"/>
    </w:p>
    <w:p w14:paraId="346C1417" w14:textId="77777777" w:rsidR="004C02EF" w:rsidRDefault="004C02EF" w:rsidP="004C02EF">
      <w:pPr>
        <w:pStyle w:val="40"/>
        <w:numPr>
          <w:ilvl w:val="0"/>
          <w:numId w:val="0"/>
        </w:numPr>
      </w:pPr>
      <w:r>
        <w:t>15.9.1.10</w:t>
      </w:r>
      <w:r>
        <w:tab/>
        <w:t>Hours, Minutes, Second, and Millisecond</w:t>
      </w:r>
      <w:bookmarkEnd w:id="6197"/>
      <w:bookmarkEnd w:id="6198"/>
      <w:r>
        <w:t>s</w:t>
      </w:r>
    </w:p>
    <w:p w14:paraId="314B943E" w14:textId="77777777" w:rsidR="004C02EF" w:rsidRDefault="004C02EF" w:rsidP="004C02EF">
      <w:pPr>
        <w:spacing w:after="120"/>
      </w:pPr>
      <w:r>
        <w:t>The following functions are useful in decomposing time values:</w:t>
      </w:r>
    </w:p>
    <w:p w14:paraId="3B82D8DA"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HourFromTime(</w:t>
      </w:r>
      <w:r w:rsidRPr="00302567">
        <w:rPr>
          <w:i/>
        </w:rPr>
        <w:t>t</w:t>
      </w:r>
      <w:r>
        <w:t>)</w:t>
      </w:r>
      <w:r>
        <w:tab/>
        <w:t>= floor(</w:t>
      </w:r>
      <w:r w:rsidRPr="00302567">
        <w:rPr>
          <w:i/>
        </w:rPr>
        <w:t>t</w:t>
      </w:r>
      <w:r>
        <w:t xml:space="preserve"> / msPerHour) modulo HoursPerDay</w:t>
      </w:r>
    </w:p>
    <w:p w14:paraId="25C6043B"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MinFromTime(</w:t>
      </w:r>
      <w:r w:rsidRPr="00302567">
        <w:rPr>
          <w:i/>
        </w:rPr>
        <w:t>t</w:t>
      </w:r>
      <w:r>
        <w:t>)</w:t>
      </w:r>
      <w:r>
        <w:tab/>
        <w:t>= floor(</w:t>
      </w:r>
      <w:r w:rsidRPr="00302567">
        <w:rPr>
          <w:i/>
        </w:rPr>
        <w:t>t</w:t>
      </w:r>
      <w:r>
        <w:t xml:space="preserve"> / msPerMinute) modulo MinutesPerHour</w:t>
      </w:r>
    </w:p>
    <w:p w14:paraId="389D0787"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SecFromTime(</w:t>
      </w:r>
      <w:r w:rsidRPr="00302567">
        <w:rPr>
          <w:i/>
        </w:rPr>
        <w:t>t</w:t>
      </w:r>
      <w:r>
        <w:t>)</w:t>
      </w:r>
      <w:r>
        <w:tab/>
        <w:t>= floor(</w:t>
      </w:r>
      <w:r w:rsidRPr="00302567">
        <w:rPr>
          <w:i/>
        </w:rPr>
        <w:t>t</w:t>
      </w:r>
      <w:r>
        <w:t xml:space="preserve"> / msPerSecond) modulo SecondsPerMinute</w:t>
      </w:r>
    </w:p>
    <w:p w14:paraId="7B369371"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msFromTime(</w:t>
      </w:r>
      <w:r w:rsidRPr="00302567">
        <w:rPr>
          <w:i/>
        </w:rPr>
        <w:t>t</w:t>
      </w:r>
      <w:r>
        <w:t>)</w:t>
      </w:r>
      <w:r>
        <w:tab/>
        <w:t xml:space="preserve">= </w:t>
      </w:r>
      <w:r w:rsidRPr="00302567">
        <w:t>t</w:t>
      </w:r>
      <w:r>
        <w:t xml:space="preserve"> modulo msPerSecond</w:t>
      </w:r>
    </w:p>
    <w:p w14:paraId="77C3483D" w14:textId="77777777" w:rsidR="004C02EF" w:rsidRDefault="004C02EF" w:rsidP="004C02EF">
      <w:pPr>
        <w:spacing w:after="120"/>
      </w:pPr>
      <w:r>
        <w:t>where</w:t>
      </w:r>
    </w:p>
    <w:p w14:paraId="19B74579"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HoursPerDay</w:t>
      </w:r>
      <w:r>
        <w:tab/>
        <w:t>= 24</w:t>
      </w:r>
    </w:p>
    <w:p w14:paraId="26F0E96F"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MinutesPerHour</w:t>
      </w:r>
      <w:r>
        <w:tab/>
        <w:t>= 60</w:t>
      </w:r>
    </w:p>
    <w:p w14:paraId="0337FCD4"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SecondsPerMinute</w:t>
      </w:r>
      <w:r>
        <w:tab/>
        <w:t>= 60</w:t>
      </w:r>
    </w:p>
    <w:p w14:paraId="15EAF8A8"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msPerSecond</w:t>
      </w:r>
      <w:r>
        <w:tab/>
        <w:t>= 1000</w:t>
      </w:r>
    </w:p>
    <w:p w14:paraId="7251FBE1" w14:textId="77777777" w:rsidR="004C02EF"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t>msPerMinute</w:t>
      </w:r>
      <w:r>
        <w:tab/>
        <w:t>= 60000</w:t>
      </w:r>
      <w:r>
        <w:tab/>
        <w:t xml:space="preserve">= msPerSecond </w:t>
      </w:r>
      <w:r>
        <w:sym w:font="Symbol" w:char="F0B4"/>
      </w:r>
      <w:r>
        <w:t xml:space="preserve"> SecondsPerMinute</w:t>
      </w:r>
    </w:p>
    <w:p w14:paraId="4E38D615" w14:textId="77777777" w:rsidR="004C02EF"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t>msPerHour</w:t>
      </w:r>
      <w:r>
        <w:tab/>
        <w:t>= 3600000</w:t>
      </w:r>
      <w:r>
        <w:tab/>
        <w:t xml:space="preserve">= msPerMinute </w:t>
      </w:r>
      <w:r>
        <w:sym w:font="Symbol" w:char="F0B4"/>
      </w:r>
      <w:r>
        <w:t xml:space="preserve"> MinutesPerHour</w:t>
      </w:r>
      <w:bookmarkStart w:id="6199" w:name="_Toc385672401"/>
      <w:bookmarkStart w:id="6200" w:name="_Toc393690517"/>
    </w:p>
    <w:p w14:paraId="7579BA78" w14:textId="77777777" w:rsidR="004C02EF" w:rsidRDefault="004C02EF" w:rsidP="004C02EF">
      <w:pPr>
        <w:pStyle w:val="40"/>
        <w:numPr>
          <w:ilvl w:val="0"/>
          <w:numId w:val="0"/>
        </w:numPr>
      </w:pPr>
      <w:r>
        <w:t>15.9.1.11</w:t>
      </w:r>
      <w:r>
        <w:tab/>
        <w:t>MakeTime (hour, min, sec, ms</w:t>
      </w:r>
      <w:bookmarkEnd w:id="6199"/>
      <w:bookmarkEnd w:id="6200"/>
      <w:r>
        <w:t>)</w:t>
      </w:r>
    </w:p>
    <w:p w14:paraId="59F37B70" w14:textId="77777777" w:rsidR="004C02EF" w:rsidRDefault="004C02EF" w:rsidP="004C02EF">
      <w:r>
        <w:t>The operator MakeTime calculates a number of milliseconds from its four arguments, which must be ECMAScript Number values. This operator functions as follows:</w:t>
      </w:r>
    </w:p>
    <w:p w14:paraId="6CD35C9D" w14:textId="77777777" w:rsidR="004C02EF" w:rsidRPr="009D1662" w:rsidRDefault="004C02EF" w:rsidP="004C02EF">
      <w:pPr>
        <w:pStyle w:val="Alg4"/>
        <w:numPr>
          <w:ilvl w:val="0"/>
          <w:numId w:val="249"/>
        </w:numPr>
      </w:pPr>
      <w:r w:rsidRPr="009D1662">
        <w:t xml:space="preserve">If </w:t>
      </w:r>
      <w:r w:rsidRPr="009D1662">
        <w:rPr>
          <w:i/>
        </w:rPr>
        <w:t>hour</w:t>
      </w:r>
      <w:r w:rsidRPr="009D1662">
        <w:t xml:space="preserve"> is not finite or </w:t>
      </w:r>
      <w:r w:rsidRPr="009D1662">
        <w:rPr>
          <w:i/>
        </w:rPr>
        <w:t>min</w:t>
      </w:r>
      <w:r w:rsidRPr="009D1662">
        <w:t xml:space="preserve"> is not finite or </w:t>
      </w:r>
      <w:r w:rsidRPr="009D1662">
        <w:rPr>
          <w:i/>
        </w:rPr>
        <w:t>sec</w:t>
      </w:r>
      <w:r w:rsidRPr="009D1662">
        <w:t xml:space="preserve"> is not finite or </w:t>
      </w:r>
      <w:r w:rsidRPr="009D1662">
        <w:rPr>
          <w:i/>
        </w:rPr>
        <w:t>ms</w:t>
      </w:r>
      <w:r w:rsidRPr="009D1662">
        <w:t xml:space="preserve"> is not finite, return </w:t>
      </w:r>
      <w:r w:rsidRPr="009D1662">
        <w:rPr>
          <w:b/>
        </w:rPr>
        <w:t>NaN</w:t>
      </w:r>
      <w:r w:rsidRPr="009D1662">
        <w:t>.</w:t>
      </w:r>
    </w:p>
    <w:p w14:paraId="0394E694" w14:textId="77777777" w:rsidR="004C02EF" w:rsidRPr="009D1662" w:rsidRDefault="004C02EF" w:rsidP="004C02EF">
      <w:pPr>
        <w:pStyle w:val="Alg4"/>
        <w:numPr>
          <w:ilvl w:val="0"/>
          <w:numId w:val="249"/>
        </w:numPr>
      </w:pPr>
      <w:r w:rsidRPr="009D1662">
        <w:t xml:space="preserve">Let </w:t>
      </w:r>
      <w:r w:rsidRPr="009D1662">
        <w:rPr>
          <w:i/>
        </w:rPr>
        <w:t>h</w:t>
      </w:r>
      <w:r w:rsidRPr="009D1662">
        <w:t xml:space="preserve"> be ToInteger(</w:t>
      </w:r>
      <w:r w:rsidRPr="009D1662">
        <w:rPr>
          <w:i/>
        </w:rPr>
        <w:t>hour</w:t>
      </w:r>
      <w:r w:rsidRPr="009D1662">
        <w:t>).</w:t>
      </w:r>
    </w:p>
    <w:p w14:paraId="025E72D8" w14:textId="77777777" w:rsidR="004C02EF" w:rsidRPr="009D1662" w:rsidRDefault="004C02EF" w:rsidP="004C02EF">
      <w:pPr>
        <w:pStyle w:val="Alg4"/>
        <w:numPr>
          <w:ilvl w:val="0"/>
          <w:numId w:val="249"/>
        </w:numPr>
      </w:pPr>
      <w:r w:rsidRPr="009D1662">
        <w:t xml:space="preserve">Let </w:t>
      </w:r>
      <w:r w:rsidRPr="009D1662">
        <w:rPr>
          <w:i/>
        </w:rPr>
        <w:t>m</w:t>
      </w:r>
      <w:r w:rsidRPr="009D1662">
        <w:t xml:space="preserve"> be ToInteger(</w:t>
      </w:r>
      <w:r w:rsidRPr="009D1662">
        <w:rPr>
          <w:i/>
        </w:rPr>
        <w:t>min</w:t>
      </w:r>
      <w:r w:rsidRPr="009D1662">
        <w:t>).</w:t>
      </w:r>
    </w:p>
    <w:p w14:paraId="7C6868FC" w14:textId="77777777" w:rsidR="004C02EF" w:rsidRPr="009D1662" w:rsidRDefault="004C02EF" w:rsidP="004C02EF">
      <w:pPr>
        <w:pStyle w:val="Alg4"/>
        <w:numPr>
          <w:ilvl w:val="0"/>
          <w:numId w:val="249"/>
        </w:numPr>
      </w:pPr>
      <w:r w:rsidRPr="009D1662">
        <w:t xml:space="preserve">Let </w:t>
      </w:r>
      <w:r w:rsidRPr="009D1662">
        <w:rPr>
          <w:i/>
        </w:rPr>
        <w:t>s</w:t>
      </w:r>
      <w:r w:rsidRPr="009D1662">
        <w:t xml:space="preserve"> be ToInteger(</w:t>
      </w:r>
      <w:r w:rsidRPr="009D1662">
        <w:rPr>
          <w:i/>
        </w:rPr>
        <w:t>sec</w:t>
      </w:r>
      <w:r w:rsidRPr="009D1662">
        <w:t>).</w:t>
      </w:r>
    </w:p>
    <w:p w14:paraId="4C90854F" w14:textId="77777777" w:rsidR="004C02EF" w:rsidRPr="009D1662" w:rsidRDefault="004C02EF" w:rsidP="004C02EF">
      <w:pPr>
        <w:pStyle w:val="Alg4"/>
        <w:numPr>
          <w:ilvl w:val="0"/>
          <w:numId w:val="249"/>
        </w:numPr>
      </w:pPr>
      <w:r w:rsidRPr="009D1662">
        <w:t xml:space="preserve">Let </w:t>
      </w:r>
      <w:r w:rsidRPr="009D1662">
        <w:rPr>
          <w:i/>
        </w:rPr>
        <w:t>milli</w:t>
      </w:r>
      <w:r w:rsidRPr="009D1662">
        <w:t xml:space="preserve"> be ToInteger(</w:t>
      </w:r>
      <w:r w:rsidRPr="009D1662">
        <w:rPr>
          <w:i/>
        </w:rPr>
        <w:t>ms</w:t>
      </w:r>
      <w:r w:rsidRPr="009D1662">
        <w:t>).</w:t>
      </w:r>
    </w:p>
    <w:p w14:paraId="5F56F88C" w14:textId="77777777" w:rsidR="004C02EF" w:rsidRPr="009D1662" w:rsidRDefault="004C02EF" w:rsidP="004C02EF">
      <w:pPr>
        <w:pStyle w:val="Alg4"/>
        <w:numPr>
          <w:ilvl w:val="0"/>
          <w:numId w:val="249"/>
        </w:numPr>
      </w:pPr>
      <w:r w:rsidRPr="009D1662">
        <w:t xml:space="preserve">Let </w:t>
      </w:r>
      <w:r w:rsidRPr="009D1662">
        <w:rPr>
          <w:i/>
        </w:rPr>
        <w:t>t</w:t>
      </w:r>
      <w:r w:rsidRPr="009D1662">
        <w:t xml:space="preserve"> be </w:t>
      </w:r>
      <w:r w:rsidRPr="009D1662">
        <w:rPr>
          <w:i/>
        </w:rPr>
        <w:t>h</w:t>
      </w:r>
      <w:r w:rsidRPr="009D1662">
        <w:t xml:space="preserve"> </w:t>
      </w:r>
      <w:r>
        <w:rPr>
          <w:rFonts w:ascii="Courier New" w:hAnsi="Courier New"/>
          <w:b/>
        </w:rPr>
        <w:t>*</w:t>
      </w:r>
      <w:r w:rsidRPr="009D1662">
        <w:t xml:space="preserve"> msPerHour </w:t>
      </w:r>
      <w:r>
        <w:rPr>
          <w:rFonts w:ascii="Courier New" w:hAnsi="Courier New"/>
          <w:b/>
        </w:rPr>
        <w:t>+</w:t>
      </w:r>
      <w:r w:rsidRPr="009D1662">
        <w:t xml:space="preserve"> </w:t>
      </w:r>
      <w:r w:rsidRPr="009D1662">
        <w:rPr>
          <w:i/>
        </w:rPr>
        <w:t>m</w:t>
      </w:r>
      <w:r w:rsidRPr="009D1662">
        <w:t xml:space="preserve"> </w:t>
      </w:r>
      <w:r>
        <w:rPr>
          <w:rFonts w:ascii="Courier New" w:hAnsi="Courier New"/>
          <w:b/>
        </w:rPr>
        <w:t>*</w:t>
      </w:r>
      <w:r w:rsidRPr="009D1662">
        <w:t xml:space="preserve"> msPerMinute </w:t>
      </w:r>
      <w:r>
        <w:rPr>
          <w:rFonts w:ascii="Courier New" w:hAnsi="Courier New"/>
          <w:b/>
        </w:rPr>
        <w:t>+</w:t>
      </w:r>
      <w:r w:rsidRPr="009D1662">
        <w:t xml:space="preserve"> </w:t>
      </w:r>
      <w:r w:rsidRPr="009D1662">
        <w:rPr>
          <w:i/>
        </w:rPr>
        <w:t>s</w:t>
      </w:r>
      <w:r w:rsidRPr="009D1662">
        <w:t xml:space="preserve"> </w:t>
      </w:r>
      <w:r>
        <w:rPr>
          <w:rFonts w:ascii="Courier New" w:hAnsi="Courier New"/>
          <w:b/>
        </w:rPr>
        <w:t>*</w:t>
      </w:r>
      <w:r w:rsidRPr="009D1662">
        <w:t xml:space="preserve"> msPerSecond </w:t>
      </w:r>
      <w:r>
        <w:rPr>
          <w:rFonts w:ascii="Courier New" w:hAnsi="Courier New"/>
          <w:b/>
        </w:rPr>
        <w:t>+</w:t>
      </w:r>
      <w:r w:rsidRPr="009D1662">
        <w:t xml:space="preserve"> </w:t>
      </w:r>
      <w:r w:rsidRPr="009D1662">
        <w:rPr>
          <w:i/>
        </w:rPr>
        <w:t>milli</w:t>
      </w:r>
      <w:r w:rsidRPr="009D1662">
        <w:t xml:space="preserve">, performing the arithmetic according to IEEE 754 rules (that is, as if using the ECMAScript operators </w:t>
      </w:r>
      <w:r>
        <w:rPr>
          <w:rFonts w:ascii="Courier New" w:hAnsi="Courier New"/>
          <w:b/>
        </w:rPr>
        <w:t>*</w:t>
      </w:r>
      <w:r w:rsidRPr="009D1662">
        <w:t xml:space="preserve"> and </w:t>
      </w:r>
      <w:r>
        <w:rPr>
          <w:rFonts w:ascii="Courier New" w:hAnsi="Courier New"/>
          <w:b/>
        </w:rPr>
        <w:t>+</w:t>
      </w:r>
      <w:r w:rsidRPr="009D1662">
        <w:t>).</w:t>
      </w:r>
    </w:p>
    <w:p w14:paraId="2689EC53" w14:textId="77777777" w:rsidR="004C02EF" w:rsidRPr="009D1662" w:rsidRDefault="004C02EF" w:rsidP="004C02EF">
      <w:pPr>
        <w:pStyle w:val="Alg4"/>
        <w:numPr>
          <w:ilvl w:val="0"/>
          <w:numId w:val="249"/>
        </w:numPr>
        <w:spacing w:after="220"/>
      </w:pPr>
      <w:r w:rsidRPr="009D1662">
        <w:t xml:space="preserve">Return </w:t>
      </w:r>
      <w:r w:rsidRPr="009D1662">
        <w:rPr>
          <w:i/>
        </w:rPr>
        <w:t>t</w:t>
      </w:r>
      <w:r w:rsidRPr="009D1662">
        <w:t>.</w:t>
      </w:r>
      <w:bookmarkStart w:id="6201" w:name="_Toc385672402"/>
      <w:bookmarkStart w:id="6202" w:name="_Toc393690518"/>
    </w:p>
    <w:p w14:paraId="143C0159" w14:textId="77777777" w:rsidR="004C02EF" w:rsidRDefault="004C02EF" w:rsidP="004C02EF">
      <w:pPr>
        <w:pStyle w:val="40"/>
        <w:numPr>
          <w:ilvl w:val="0"/>
          <w:numId w:val="0"/>
        </w:numPr>
      </w:pPr>
      <w:r>
        <w:t>15.9.1.12</w:t>
      </w:r>
      <w:r>
        <w:tab/>
        <w:t>MakeDay (year, month, date</w:t>
      </w:r>
      <w:bookmarkEnd w:id="6201"/>
      <w:bookmarkEnd w:id="6202"/>
      <w:r>
        <w:t>)</w:t>
      </w:r>
    </w:p>
    <w:p w14:paraId="5D0C7AF6" w14:textId="77777777" w:rsidR="004C02EF" w:rsidRDefault="004C02EF" w:rsidP="004C02EF">
      <w:r>
        <w:t>The operator MakeDay calculates a number of days from its three arguments, which must be ECMAScript Number values. This operator functions as follows:</w:t>
      </w:r>
    </w:p>
    <w:p w14:paraId="42D62215" w14:textId="77777777" w:rsidR="004C02EF" w:rsidRPr="009D1662" w:rsidRDefault="004C02EF" w:rsidP="004C02EF">
      <w:pPr>
        <w:pStyle w:val="Alg4"/>
        <w:numPr>
          <w:ilvl w:val="0"/>
          <w:numId w:val="250"/>
        </w:numPr>
      </w:pPr>
      <w:r w:rsidRPr="009D1662">
        <w:t xml:space="preserve">If </w:t>
      </w:r>
      <w:r w:rsidRPr="009D1662">
        <w:rPr>
          <w:i/>
        </w:rPr>
        <w:t>year</w:t>
      </w:r>
      <w:r w:rsidRPr="009D1662">
        <w:t xml:space="preserve"> is not finite or </w:t>
      </w:r>
      <w:r w:rsidRPr="009D1662">
        <w:rPr>
          <w:i/>
        </w:rPr>
        <w:t>month</w:t>
      </w:r>
      <w:r w:rsidRPr="009D1662">
        <w:t xml:space="preserve"> is not finite or </w:t>
      </w:r>
      <w:r w:rsidRPr="009D1662">
        <w:rPr>
          <w:i/>
        </w:rPr>
        <w:t>date</w:t>
      </w:r>
      <w:r w:rsidRPr="009D1662">
        <w:t xml:space="preserve"> is not finite, return </w:t>
      </w:r>
      <w:r w:rsidRPr="009D1662">
        <w:rPr>
          <w:b/>
        </w:rPr>
        <w:t>NaN</w:t>
      </w:r>
      <w:r w:rsidRPr="009D1662">
        <w:t>.</w:t>
      </w:r>
    </w:p>
    <w:p w14:paraId="2BE65CFE" w14:textId="77777777" w:rsidR="004C02EF" w:rsidRPr="009D1662" w:rsidRDefault="004C02EF" w:rsidP="004C02EF">
      <w:pPr>
        <w:pStyle w:val="Alg4"/>
        <w:numPr>
          <w:ilvl w:val="0"/>
          <w:numId w:val="250"/>
        </w:numPr>
      </w:pPr>
      <w:r w:rsidRPr="009D1662">
        <w:t xml:space="preserve">Let </w:t>
      </w:r>
      <w:r w:rsidRPr="009D1662">
        <w:rPr>
          <w:i/>
        </w:rPr>
        <w:t>y</w:t>
      </w:r>
      <w:r w:rsidRPr="009D1662">
        <w:t xml:space="preserve"> be ToInteger(</w:t>
      </w:r>
      <w:r w:rsidRPr="009D1662">
        <w:rPr>
          <w:i/>
        </w:rPr>
        <w:t>year</w:t>
      </w:r>
      <w:r w:rsidRPr="009D1662">
        <w:t>).</w:t>
      </w:r>
    </w:p>
    <w:p w14:paraId="3F8A3C30" w14:textId="77777777" w:rsidR="004C02EF" w:rsidRPr="009D1662" w:rsidRDefault="004C02EF" w:rsidP="004C02EF">
      <w:pPr>
        <w:pStyle w:val="Alg4"/>
        <w:numPr>
          <w:ilvl w:val="0"/>
          <w:numId w:val="250"/>
        </w:numPr>
      </w:pPr>
      <w:r w:rsidRPr="009D1662">
        <w:t xml:space="preserve">Let </w:t>
      </w:r>
      <w:r w:rsidRPr="009D1662">
        <w:rPr>
          <w:i/>
        </w:rPr>
        <w:t>m</w:t>
      </w:r>
      <w:r w:rsidRPr="009D1662">
        <w:t xml:space="preserve"> be ToInteger(</w:t>
      </w:r>
      <w:r w:rsidRPr="009D1662">
        <w:rPr>
          <w:i/>
        </w:rPr>
        <w:t>month</w:t>
      </w:r>
      <w:r w:rsidRPr="009D1662">
        <w:t>).</w:t>
      </w:r>
    </w:p>
    <w:p w14:paraId="3533D4F4" w14:textId="77777777" w:rsidR="004C02EF" w:rsidRPr="009D1662" w:rsidRDefault="004C02EF" w:rsidP="004C02EF">
      <w:pPr>
        <w:pStyle w:val="Alg4"/>
        <w:numPr>
          <w:ilvl w:val="0"/>
          <w:numId w:val="250"/>
        </w:numPr>
      </w:pPr>
      <w:r w:rsidRPr="009D1662">
        <w:t xml:space="preserve">Let </w:t>
      </w:r>
      <w:r w:rsidRPr="009D1662">
        <w:rPr>
          <w:i/>
        </w:rPr>
        <w:t>dt</w:t>
      </w:r>
      <w:r w:rsidRPr="009D1662">
        <w:t xml:space="preserve"> be ToInteger(</w:t>
      </w:r>
      <w:r w:rsidRPr="009D1662">
        <w:rPr>
          <w:i/>
        </w:rPr>
        <w:t>date</w:t>
      </w:r>
      <w:r w:rsidRPr="009D1662">
        <w:t>).</w:t>
      </w:r>
    </w:p>
    <w:p w14:paraId="207D747A" w14:textId="77777777" w:rsidR="004C02EF" w:rsidRPr="009D1662" w:rsidRDefault="004C02EF" w:rsidP="004C02EF">
      <w:pPr>
        <w:pStyle w:val="Alg4"/>
        <w:numPr>
          <w:ilvl w:val="0"/>
          <w:numId w:val="250"/>
        </w:numPr>
      </w:pPr>
      <w:r w:rsidRPr="009D1662">
        <w:t xml:space="preserve">Let </w:t>
      </w:r>
      <w:r w:rsidRPr="009D1662">
        <w:rPr>
          <w:i/>
        </w:rPr>
        <w:t>ym</w:t>
      </w:r>
      <w:r w:rsidRPr="009D1662">
        <w:t xml:space="preserve"> be </w:t>
      </w:r>
      <w:r w:rsidRPr="009D1662">
        <w:rPr>
          <w:i/>
        </w:rPr>
        <w:t>y</w:t>
      </w:r>
      <w:r w:rsidRPr="009D1662">
        <w:t xml:space="preserve"> + floor(</w:t>
      </w:r>
      <w:r w:rsidRPr="009D1662">
        <w:rPr>
          <w:i/>
        </w:rPr>
        <w:t>m</w:t>
      </w:r>
      <w:r w:rsidRPr="009D1662" w:rsidDel="00D6213E">
        <w:t xml:space="preserve"> </w:t>
      </w:r>
      <w:r w:rsidRPr="009D1662">
        <w:t>/12).</w:t>
      </w:r>
    </w:p>
    <w:p w14:paraId="07EA2C03" w14:textId="77777777" w:rsidR="004C02EF" w:rsidRPr="009D1662" w:rsidRDefault="004C02EF" w:rsidP="004C02EF">
      <w:pPr>
        <w:pStyle w:val="Alg4"/>
        <w:numPr>
          <w:ilvl w:val="0"/>
          <w:numId w:val="250"/>
        </w:numPr>
      </w:pPr>
      <w:r w:rsidRPr="009D1662">
        <w:t xml:space="preserve">Let </w:t>
      </w:r>
      <w:r w:rsidRPr="009D1662">
        <w:rPr>
          <w:i/>
        </w:rPr>
        <w:t>mn</w:t>
      </w:r>
      <w:r w:rsidRPr="009D1662">
        <w:t xml:space="preserve"> be </w:t>
      </w:r>
      <w:r w:rsidRPr="009D1662">
        <w:rPr>
          <w:i/>
        </w:rPr>
        <w:t>m</w:t>
      </w:r>
      <w:r w:rsidRPr="009D1662">
        <w:t xml:space="preserve"> modulo 12.</w:t>
      </w:r>
    </w:p>
    <w:p w14:paraId="3DA731B4" w14:textId="77777777" w:rsidR="004C02EF" w:rsidRPr="009D1662" w:rsidRDefault="004C02EF" w:rsidP="004C02EF">
      <w:pPr>
        <w:pStyle w:val="Alg4"/>
        <w:numPr>
          <w:ilvl w:val="0"/>
          <w:numId w:val="250"/>
        </w:numPr>
      </w:pPr>
      <w:r w:rsidRPr="009D1662">
        <w:t xml:space="preserve">Find a value </w:t>
      </w:r>
      <w:r w:rsidRPr="009D1662">
        <w:rPr>
          <w:i/>
        </w:rPr>
        <w:t>t</w:t>
      </w:r>
      <w:r w:rsidRPr="009D1662">
        <w:t xml:space="preserve"> such that YearFromTime(</w:t>
      </w:r>
      <w:r w:rsidRPr="009D1662">
        <w:rPr>
          <w:i/>
        </w:rPr>
        <w:t>t</w:t>
      </w:r>
      <w:r w:rsidRPr="009D1662">
        <w:t xml:space="preserve">) </w:t>
      </w:r>
      <w:r>
        <w:rPr>
          <w:rFonts w:ascii="Courier New" w:hAnsi="Courier New"/>
          <w:b/>
        </w:rPr>
        <w:t>==</w:t>
      </w:r>
      <w:r w:rsidRPr="009D1662">
        <w:t xml:space="preserve"> </w:t>
      </w:r>
      <w:r w:rsidRPr="009D1662">
        <w:rPr>
          <w:i/>
        </w:rPr>
        <w:t>ym</w:t>
      </w:r>
      <w:r w:rsidRPr="009D1662">
        <w:t xml:space="preserve"> and MonthFromTime(</w:t>
      </w:r>
      <w:r w:rsidRPr="009D1662">
        <w:rPr>
          <w:i/>
        </w:rPr>
        <w:t>t</w:t>
      </w:r>
      <w:r w:rsidRPr="009D1662">
        <w:t xml:space="preserve">) </w:t>
      </w:r>
      <w:r>
        <w:rPr>
          <w:rFonts w:ascii="Courier New" w:hAnsi="Courier New"/>
          <w:b/>
        </w:rPr>
        <w:t>==</w:t>
      </w:r>
      <w:r w:rsidRPr="009D1662">
        <w:t xml:space="preserve"> </w:t>
      </w:r>
      <w:r w:rsidRPr="009D1662">
        <w:rPr>
          <w:i/>
        </w:rPr>
        <w:t>mn</w:t>
      </w:r>
      <w:r w:rsidRPr="009D1662">
        <w:t xml:space="preserve"> and DateFromTime(</w:t>
      </w:r>
      <w:r w:rsidRPr="009D1662">
        <w:rPr>
          <w:i/>
        </w:rPr>
        <w:t>t</w:t>
      </w:r>
      <w:r w:rsidRPr="009D1662">
        <w:t xml:space="preserve">) </w:t>
      </w:r>
      <w:r>
        <w:rPr>
          <w:rFonts w:ascii="Courier New" w:hAnsi="Courier New"/>
          <w:b/>
        </w:rPr>
        <w:t>==</w:t>
      </w:r>
      <w:r w:rsidRPr="009D1662">
        <w:t xml:space="preserve"> 1; but if this is not possible (because some argument is out of range), return </w:t>
      </w:r>
      <w:r w:rsidRPr="009D1662">
        <w:rPr>
          <w:b/>
        </w:rPr>
        <w:t>NaN</w:t>
      </w:r>
      <w:r w:rsidRPr="009D1662">
        <w:t>.</w:t>
      </w:r>
    </w:p>
    <w:p w14:paraId="522A8C39" w14:textId="77777777" w:rsidR="004C02EF" w:rsidRPr="009D1662" w:rsidRDefault="004C02EF" w:rsidP="004C02EF">
      <w:pPr>
        <w:pStyle w:val="Alg4"/>
        <w:numPr>
          <w:ilvl w:val="0"/>
          <w:numId w:val="250"/>
        </w:numPr>
        <w:spacing w:after="220"/>
      </w:pPr>
      <w:r w:rsidRPr="009D1662">
        <w:t>Return Day(</w:t>
      </w:r>
      <w:r w:rsidRPr="009D1662">
        <w:rPr>
          <w:i/>
        </w:rPr>
        <w:t>t</w:t>
      </w:r>
      <w:r w:rsidRPr="009D1662">
        <w:t xml:space="preserve">) + </w:t>
      </w:r>
      <w:r w:rsidRPr="009D1662">
        <w:rPr>
          <w:i/>
        </w:rPr>
        <w:t>dt</w:t>
      </w:r>
      <w:r w:rsidRPr="009D1662">
        <w:t xml:space="preserve"> </w:t>
      </w:r>
      <w:r w:rsidRPr="009D1662">
        <w:sym w:font="Symbol" w:char="F02D"/>
      </w:r>
      <w:r w:rsidRPr="009D1662">
        <w:t xml:space="preserve"> 1.</w:t>
      </w:r>
    </w:p>
    <w:p w14:paraId="45524BA3" w14:textId="77777777" w:rsidR="004C02EF" w:rsidRDefault="004C02EF" w:rsidP="004C02EF">
      <w:pPr>
        <w:pStyle w:val="40"/>
        <w:numPr>
          <w:ilvl w:val="0"/>
          <w:numId w:val="0"/>
        </w:numPr>
      </w:pPr>
      <w:bookmarkStart w:id="6203" w:name="_Toc385672403"/>
      <w:bookmarkStart w:id="6204" w:name="_Toc393690519"/>
      <w:r>
        <w:t>15.9.1.13</w:t>
      </w:r>
      <w:r>
        <w:tab/>
        <w:t>MakeDate (day, time</w:t>
      </w:r>
      <w:bookmarkEnd w:id="6203"/>
      <w:bookmarkEnd w:id="6204"/>
      <w:r>
        <w:t>)</w:t>
      </w:r>
    </w:p>
    <w:p w14:paraId="012C7965" w14:textId="77777777" w:rsidR="004C02EF" w:rsidRDefault="004C02EF" w:rsidP="004C02EF">
      <w:r>
        <w:t>The operator MakeDate calculates a number of milliseconds from its two arguments, which must be ECMAScript Number values. This operator functions as follows:</w:t>
      </w:r>
    </w:p>
    <w:p w14:paraId="2239CE9E" w14:textId="77777777" w:rsidR="004C02EF" w:rsidRPr="009D1662" w:rsidRDefault="004C02EF" w:rsidP="004C02EF">
      <w:pPr>
        <w:pStyle w:val="Alg4"/>
        <w:numPr>
          <w:ilvl w:val="0"/>
          <w:numId w:val="251"/>
        </w:numPr>
      </w:pPr>
      <w:r w:rsidRPr="009D1662">
        <w:t xml:space="preserve">If </w:t>
      </w:r>
      <w:r w:rsidRPr="009D1662">
        <w:rPr>
          <w:i/>
        </w:rPr>
        <w:t>day</w:t>
      </w:r>
      <w:r w:rsidRPr="009D1662">
        <w:t xml:space="preserve"> is not finite or </w:t>
      </w:r>
      <w:r w:rsidRPr="009D1662">
        <w:rPr>
          <w:i/>
        </w:rPr>
        <w:t>time</w:t>
      </w:r>
      <w:r w:rsidRPr="009D1662">
        <w:t xml:space="preserve"> is not finite, return </w:t>
      </w:r>
      <w:r w:rsidRPr="009D1662">
        <w:rPr>
          <w:b/>
        </w:rPr>
        <w:t>NaN</w:t>
      </w:r>
      <w:r w:rsidRPr="009D1662">
        <w:t>.</w:t>
      </w:r>
    </w:p>
    <w:p w14:paraId="1EB83C59" w14:textId="77777777" w:rsidR="004C02EF" w:rsidRPr="009D1662" w:rsidRDefault="004C02EF" w:rsidP="004C02EF">
      <w:pPr>
        <w:pStyle w:val="Alg4"/>
        <w:numPr>
          <w:ilvl w:val="0"/>
          <w:numId w:val="251"/>
        </w:numPr>
        <w:spacing w:after="220"/>
      </w:pPr>
      <w:r w:rsidRPr="009D1662">
        <w:t xml:space="preserve">Return </w:t>
      </w:r>
      <w:r w:rsidRPr="009D1662">
        <w:rPr>
          <w:i/>
        </w:rPr>
        <w:t>day</w:t>
      </w:r>
      <w:r w:rsidRPr="009D1662">
        <w:t xml:space="preserve"> </w:t>
      </w:r>
      <w:r w:rsidRPr="009D1662">
        <w:sym w:font="Symbol" w:char="F0B4"/>
      </w:r>
      <w:r w:rsidRPr="009D1662">
        <w:t xml:space="preserve"> msPerDay + </w:t>
      </w:r>
      <w:r w:rsidRPr="009D1662">
        <w:rPr>
          <w:i/>
        </w:rPr>
        <w:t>time</w:t>
      </w:r>
      <w:r w:rsidRPr="009D1662">
        <w:t>.</w:t>
      </w:r>
    </w:p>
    <w:p w14:paraId="1CEFE31C" w14:textId="77777777" w:rsidR="004C02EF" w:rsidRDefault="004C02EF" w:rsidP="004C02EF">
      <w:pPr>
        <w:pStyle w:val="40"/>
        <w:numPr>
          <w:ilvl w:val="0"/>
          <w:numId w:val="0"/>
        </w:numPr>
      </w:pPr>
      <w:bookmarkStart w:id="6205" w:name="_Toc385672404"/>
      <w:bookmarkStart w:id="6206" w:name="_Toc393690520"/>
      <w:r>
        <w:t>15.9.1.14</w:t>
      </w:r>
      <w:r>
        <w:tab/>
        <w:t>TimeClip (time</w:t>
      </w:r>
      <w:bookmarkEnd w:id="6205"/>
      <w:bookmarkEnd w:id="6206"/>
      <w:r>
        <w:t>)</w:t>
      </w:r>
    </w:p>
    <w:p w14:paraId="39E870EB" w14:textId="77777777" w:rsidR="004C02EF" w:rsidRDefault="004C02EF" w:rsidP="004C02EF">
      <w:r>
        <w:t>The operator TimeClip calculates a number of milliseconds from its argument, which must be an ECMAScript Number value. This operator functions as follows:</w:t>
      </w:r>
    </w:p>
    <w:p w14:paraId="2540AAFF" w14:textId="77777777" w:rsidR="004C02EF" w:rsidRPr="009D1662" w:rsidRDefault="004C02EF" w:rsidP="004C02EF">
      <w:pPr>
        <w:pStyle w:val="Alg4"/>
        <w:numPr>
          <w:ilvl w:val="0"/>
          <w:numId w:val="252"/>
        </w:numPr>
      </w:pPr>
      <w:r w:rsidRPr="009D1662">
        <w:t xml:space="preserve">If </w:t>
      </w:r>
      <w:r w:rsidRPr="009D1662">
        <w:rPr>
          <w:i/>
        </w:rPr>
        <w:t>time</w:t>
      </w:r>
      <w:r w:rsidRPr="009D1662">
        <w:t xml:space="preserve"> is not finite, return </w:t>
      </w:r>
      <w:r w:rsidRPr="009D1662">
        <w:rPr>
          <w:b/>
        </w:rPr>
        <w:t>NaN</w:t>
      </w:r>
      <w:r w:rsidRPr="009D1662">
        <w:t>.</w:t>
      </w:r>
    </w:p>
    <w:p w14:paraId="3CECBCAC" w14:textId="77777777" w:rsidR="004C02EF" w:rsidRPr="009D1662" w:rsidRDefault="004C02EF" w:rsidP="004C02EF">
      <w:pPr>
        <w:pStyle w:val="Alg4"/>
        <w:numPr>
          <w:ilvl w:val="0"/>
          <w:numId w:val="252"/>
        </w:numPr>
      </w:pPr>
      <w:r w:rsidRPr="009D1662">
        <w:t>If abs(</w:t>
      </w:r>
      <w:r w:rsidRPr="009D1662">
        <w:rPr>
          <w:i/>
        </w:rPr>
        <w:t>time</w:t>
      </w:r>
      <w:r w:rsidRPr="009D1662">
        <w:t>) &gt; 8.64 </w:t>
      </w:r>
      <w:r w:rsidRPr="009D1662">
        <w:rPr>
          <w:rFonts w:ascii="Arial" w:hAnsi="Arial" w:cs="Arial"/>
        </w:rPr>
        <w:t>x</w:t>
      </w:r>
      <w:r w:rsidRPr="009D1662">
        <w:t> 10</w:t>
      </w:r>
      <w:r w:rsidRPr="009D1662">
        <w:rPr>
          <w:vertAlign w:val="superscript"/>
        </w:rPr>
        <w:t>15</w:t>
      </w:r>
      <w:r w:rsidRPr="009D1662">
        <w:t xml:space="preserve">, return </w:t>
      </w:r>
      <w:r w:rsidRPr="009D1662">
        <w:rPr>
          <w:b/>
        </w:rPr>
        <w:t>NaN</w:t>
      </w:r>
      <w:r w:rsidRPr="009D1662">
        <w:t>.</w:t>
      </w:r>
    </w:p>
    <w:p w14:paraId="610EE9A0" w14:textId="77777777" w:rsidR="004C02EF" w:rsidRPr="009D1662" w:rsidRDefault="004C02EF" w:rsidP="004C02EF">
      <w:pPr>
        <w:pStyle w:val="Alg4"/>
        <w:numPr>
          <w:ilvl w:val="0"/>
          <w:numId w:val="252"/>
        </w:numPr>
        <w:spacing w:after="220"/>
      </w:pPr>
      <w:r w:rsidRPr="009D1662">
        <w:t>Return an implementation-dependent choice of either ToInteger(</w:t>
      </w:r>
      <w:r w:rsidRPr="009D1662">
        <w:rPr>
          <w:i/>
        </w:rPr>
        <w:t>time</w:t>
      </w:r>
      <w:r w:rsidRPr="009D1662">
        <w:t>) or ToInteger(</w:t>
      </w:r>
      <w:r w:rsidRPr="009D1662">
        <w:rPr>
          <w:i/>
        </w:rPr>
        <w:t>time</w:t>
      </w:r>
      <w:r w:rsidRPr="009D1662">
        <w:t>) + (</w:t>
      </w:r>
      <w:r w:rsidRPr="009D1662">
        <w:rPr>
          <w:b/>
        </w:rPr>
        <w:t>+0</w:t>
      </w:r>
      <w:r w:rsidRPr="009D1662">
        <w:t xml:space="preserve">). (Adding a positive zero converts </w:t>
      </w:r>
      <w:r w:rsidRPr="009D1662">
        <w:rPr>
          <w:b/>
        </w:rPr>
        <w:sym w:font="Symbol" w:char="F02D"/>
      </w:r>
      <w:r w:rsidRPr="009D1662">
        <w:rPr>
          <w:b/>
        </w:rPr>
        <w:t>0</w:t>
      </w:r>
      <w:r w:rsidRPr="009D1662">
        <w:t xml:space="preserve"> to </w:t>
      </w:r>
      <w:r w:rsidRPr="009D1662">
        <w:rPr>
          <w:b/>
        </w:rPr>
        <w:t>+0</w:t>
      </w:r>
      <w:r w:rsidRPr="009D1662">
        <w:t>.)</w:t>
      </w:r>
      <w:bookmarkStart w:id="6207" w:name="_Toc393690521"/>
      <w:bookmarkStart w:id="6208" w:name="_Toc385672405"/>
      <w:bookmarkStart w:id="6209" w:name="_Ref393527655"/>
    </w:p>
    <w:p w14:paraId="1425827C" w14:textId="77777777" w:rsidR="004C02EF" w:rsidRDefault="004C02EF" w:rsidP="004C02EF">
      <w:pPr>
        <w:pStyle w:val="Note"/>
      </w:pPr>
      <w:r w:rsidRPr="009D1662">
        <w:t>NOTE</w:t>
      </w:r>
      <w:r w:rsidRPr="009D1662">
        <w:tab/>
        <w:t xml:space="preserve">The point of step 3 is that an implementation is permitted a choice of internal representations of time values, for example as a 64-bit signed integer or as a 64-bit floating-point value. Depending on the implementation, this internal representation may or may not distinguish </w:t>
      </w:r>
      <w:r w:rsidRPr="009D1662">
        <w:rPr>
          <w:b/>
        </w:rPr>
        <w:sym w:font="Symbol" w:char="F02D"/>
      </w:r>
      <w:r w:rsidRPr="009D1662">
        <w:rPr>
          <w:b/>
        </w:rPr>
        <w:t>0</w:t>
      </w:r>
      <w:r w:rsidRPr="009D1662">
        <w:t xml:space="preserve"> and </w:t>
      </w:r>
      <w:r w:rsidRPr="009D1662">
        <w:rPr>
          <w:b/>
        </w:rPr>
        <w:t>+0</w:t>
      </w:r>
      <w:r w:rsidRPr="009D1662">
        <w:t>.</w:t>
      </w:r>
      <w:bookmarkStart w:id="6210" w:name="_Ref404508246"/>
    </w:p>
    <w:p w14:paraId="7E0B7CF9" w14:textId="77777777" w:rsidR="004C02EF" w:rsidRDefault="004C02EF" w:rsidP="004C02EF">
      <w:pPr>
        <w:pStyle w:val="40"/>
        <w:numPr>
          <w:ilvl w:val="0"/>
          <w:numId w:val="0"/>
        </w:numPr>
      </w:pPr>
      <w:r>
        <w:t>15.9.1.15</w:t>
      </w:r>
      <w:r>
        <w:tab/>
        <w:t>Date Time String Format</w:t>
      </w:r>
    </w:p>
    <w:p w14:paraId="19C669ED" w14:textId="77777777" w:rsidR="004C02EF" w:rsidRDefault="004C02EF" w:rsidP="004C02EF">
      <w:pPr>
        <w:rPr>
          <w:lang w:val="en-US"/>
        </w:rPr>
      </w:pPr>
      <w:r>
        <w:rPr>
          <w:lang w:val="en-US"/>
        </w:rPr>
        <w:t xml:space="preserve">ECMAScript defines a string interchange format for date-times based upon a simplification of the ISO 8601 Extended Format.  The format is as follows: </w:t>
      </w:r>
      <w:r w:rsidRPr="001F66CD">
        <w:rPr>
          <w:rFonts w:ascii="Courier New" w:hAnsi="Courier New" w:cs="Courier New"/>
          <w:b/>
          <w:lang w:val="en-US"/>
        </w:rPr>
        <w:t>YYYY-MM-DDTHH:mm:ss.sss</w:t>
      </w:r>
      <w:r>
        <w:rPr>
          <w:rFonts w:ascii="Courier New" w:hAnsi="Courier New" w:cs="Courier New"/>
          <w:b/>
          <w:i/>
          <w:lang w:val="en-US"/>
        </w:rPr>
        <w:t>Z</w:t>
      </w:r>
    </w:p>
    <w:p w14:paraId="6BDA5A2C" w14:textId="77777777" w:rsidR="004C02EF" w:rsidRDefault="004C02EF" w:rsidP="004C02EF">
      <w:pPr>
        <w:rPr>
          <w:lang w:val="en-US"/>
        </w:rPr>
      </w:pPr>
      <w:r>
        <w:rPr>
          <w:lang w:val="en-US"/>
        </w:rPr>
        <w:t>Where the fields are as follows:</w:t>
      </w:r>
    </w:p>
    <w:p w14:paraId="32C24937" w14:textId="77777777" w:rsidR="004C02EF" w:rsidRPr="00D00D4A" w:rsidRDefault="004C02EF" w:rsidP="004C02EF">
      <w:pPr>
        <w:pStyle w:val="Bullet2Notlast"/>
        <w:numPr>
          <w:ilvl w:val="2"/>
          <w:numId w:val="0"/>
        </w:numPr>
        <w:tabs>
          <w:tab w:val="left" w:pos="900"/>
        </w:tabs>
        <w:ind w:left="630" w:hanging="360"/>
        <w:rPr>
          <w:rFonts w:ascii="Arial" w:hAnsi="Arial"/>
        </w:rPr>
      </w:pPr>
      <w:r w:rsidRPr="001F66CD">
        <w:rPr>
          <w:rFonts w:ascii="Courier New" w:hAnsi="Courier New" w:cs="Courier New"/>
          <w:b/>
        </w:rPr>
        <w:t>YYYY</w:t>
      </w:r>
      <w:r>
        <w:rPr>
          <w:rFonts w:ascii="Arial" w:hAnsi="Arial"/>
        </w:rPr>
        <w:tab/>
      </w:r>
      <w:r w:rsidRPr="00D00D4A">
        <w:rPr>
          <w:rFonts w:ascii="Arial" w:hAnsi="Arial"/>
        </w:rPr>
        <w:t>is the decimal digits of the year</w:t>
      </w:r>
      <w:r>
        <w:rPr>
          <w:rFonts w:ascii="Arial" w:hAnsi="Arial"/>
        </w:rPr>
        <w:t xml:space="preserve"> 0000 to 9999</w:t>
      </w:r>
      <w:r w:rsidRPr="00D00D4A">
        <w:rPr>
          <w:rFonts w:ascii="Arial" w:hAnsi="Arial"/>
        </w:rPr>
        <w:t xml:space="preserve"> in the Gregorian calendar.</w:t>
      </w:r>
    </w:p>
    <w:p w14:paraId="627F86F0" w14:textId="77777777" w:rsidR="004C02EF" w:rsidRPr="00D00D4A" w:rsidRDefault="004C02EF" w:rsidP="004C02EF">
      <w:pPr>
        <w:pStyle w:val="Bullet2Notlast"/>
        <w:numPr>
          <w:ilvl w:val="2"/>
          <w:numId w:val="0"/>
        </w:numPr>
        <w:tabs>
          <w:tab w:val="left" w:pos="900"/>
        </w:tabs>
        <w:ind w:left="630" w:hanging="360"/>
        <w:rPr>
          <w:rFonts w:ascii="Arial" w:hAnsi="Arial"/>
          <w:lang w:val="en-US"/>
        </w:rPr>
      </w:pPr>
      <w:r>
        <w:rPr>
          <w:rFonts w:ascii="Courier New" w:hAnsi="Courier New" w:cs="Courier New"/>
          <w:b/>
          <w:lang w:val="en-US"/>
        </w:rPr>
        <w:t>-</w:t>
      </w:r>
      <w:r>
        <w:rPr>
          <w:rFonts w:ascii="Arial" w:hAnsi="Arial"/>
          <w:lang w:val="en-US"/>
        </w:rPr>
        <w:tab/>
      </w:r>
      <w:r>
        <w:rPr>
          <w:rFonts w:ascii="Arial" w:hAnsi="Arial"/>
          <w:lang w:val="en-US"/>
        </w:rPr>
        <w:tab/>
      </w:r>
      <w:r w:rsidRPr="00D00D4A">
        <w:rPr>
          <w:rFonts w:ascii="Arial" w:hAnsi="Arial"/>
        </w:rPr>
        <w:t>“</w:t>
      </w:r>
      <w:r>
        <w:rPr>
          <w:rFonts w:ascii="Courier New" w:hAnsi="Courier New" w:cs="Courier New"/>
          <w:b/>
        </w:rPr>
        <w:t>-</w:t>
      </w:r>
      <w:r w:rsidRPr="00D00D4A">
        <w:rPr>
          <w:rFonts w:ascii="Arial" w:hAnsi="Arial"/>
          <w:lang w:val="en-US"/>
        </w:rPr>
        <w:t>” (</w:t>
      </w:r>
      <w:r>
        <w:rPr>
          <w:rFonts w:ascii="Arial" w:hAnsi="Arial"/>
          <w:lang w:val="en-US"/>
        </w:rPr>
        <w:t>hyphen</w:t>
      </w:r>
      <w:r w:rsidRPr="00D00D4A">
        <w:rPr>
          <w:rFonts w:ascii="Arial" w:hAnsi="Arial"/>
          <w:lang w:val="en-US"/>
        </w:rPr>
        <w:t xml:space="preserve">) </w:t>
      </w:r>
      <w:r w:rsidRPr="00D00D4A">
        <w:rPr>
          <w:rFonts w:ascii="Arial" w:hAnsi="Arial"/>
        </w:rPr>
        <w:t xml:space="preserve">appears literally </w:t>
      </w:r>
      <w:r>
        <w:rPr>
          <w:rFonts w:ascii="Arial" w:hAnsi="Arial"/>
        </w:rPr>
        <w:t xml:space="preserve">twice </w:t>
      </w:r>
      <w:r w:rsidRPr="00D00D4A">
        <w:rPr>
          <w:rFonts w:ascii="Arial" w:hAnsi="Arial"/>
        </w:rPr>
        <w:t>in the string.</w:t>
      </w:r>
    </w:p>
    <w:p w14:paraId="51689BB9" w14:textId="77777777" w:rsidR="004C02EF" w:rsidRPr="00D00D4A" w:rsidRDefault="004C02EF" w:rsidP="004C02EF">
      <w:pPr>
        <w:pStyle w:val="Bullet2Notlast"/>
        <w:numPr>
          <w:ilvl w:val="2"/>
          <w:numId w:val="0"/>
        </w:numPr>
        <w:tabs>
          <w:tab w:val="left" w:pos="900"/>
        </w:tabs>
        <w:ind w:left="630" w:hanging="360"/>
        <w:rPr>
          <w:rFonts w:ascii="Arial" w:hAnsi="Arial"/>
          <w:lang w:val="en-US"/>
        </w:rPr>
      </w:pPr>
      <w:r w:rsidRPr="001F66CD">
        <w:rPr>
          <w:rFonts w:ascii="Courier New" w:hAnsi="Courier New" w:cs="Courier New"/>
          <w:b/>
        </w:rPr>
        <w:t>MM</w:t>
      </w:r>
      <w:r>
        <w:rPr>
          <w:rFonts w:ascii="Arial" w:hAnsi="Arial"/>
          <w:lang w:val="en-US"/>
        </w:rPr>
        <w:tab/>
      </w:r>
      <w:r>
        <w:rPr>
          <w:rFonts w:ascii="Arial" w:hAnsi="Arial"/>
          <w:lang w:val="en-US"/>
        </w:rPr>
        <w:tab/>
      </w:r>
      <w:r w:rsidRPr="00D00D4A">
        <w:rPr>
          <w:rFonts w:ascii="Arial" w:hAnsi="Arial"/>
          <w:lang w:val="en-US"/>
        </w:rPr>
        <w:t>is the month of the year from 01 (January) to 12 (December).</w:t>
      </w:r>
    </w:p>
    <w:p w14:paraId="352AEFAF" w14:textId="77777777" w:rsidR="004C02EF" w:rsidRPr="00D00D4A" w:rsidRDefault="004C02EF" w:rsidP="004C02EF">
      <w:pPr>
        <w:pStyle w:val="Bullet2Notlast"/>
        <w:numPr>
          <w:ilvl w:val="2"/>
          <w:numId w:val="0"/>
        </w:numPr>
        <w:tabs>
          <w:tab w:val="left" w:pos="900"/>
        </w:tabs>
        <w:ind w:left="630" w:hanging="360"/>
        <w:rPr>
          <w:rFonts w:ascii="Arial" w:hAnsi="Arial"/>
          <w:lang w:val="en-US"/>
        </w:rPr>
      </w:pPr>
      <w:r w:rsidRPr="001F66CD">
        <w:rPr>
          <w:rFonts w:ascii="Courier New" w:hAnsi="Courier New" w:cs="Courier New"/>
          <w:b/>
        </w:rPr>
        <w:t>DD</w:t>
      </w:r>
      <w:r>
        <w:rPr>
          <w:rFonts w:ascii="Arial" w:hAnsi="Arial"/>
          <w:lang w:val="en-US"/>
        </w:rPr>
        <w:tab/>
      </w:r>
      <w:r>
        <w:rPr>
          <w:rFonts w:ascii="Arial" w:hAnsi="Arial"/>
          <w:lang w:val="en-US"/>
        </w:rPr>
        <w:tab/>
      </w:r>
      <w:r w:rsidRPr="00D00D4A">
        <w:rPr>
          <w:rFonts w:ascii="Arial" w:hAnsi="Arial"/>
          <w:lang w:val="en-US"/>
        </w:rPr>
        <w:t>is the day of the month from 01 to 31.</w:t>
      </w:r>
    </w:p>
    <w:p w14:paraId="4B39E07E" w14:textId="77777777" w:rsidR="004C02EF" w:rsidRPr="00D00D4A" w:rsidRDefault="004C02EF" w:rsidP="004C02EF">
      <w:pPr>
        <w:pStyle w:val="Bullet2Notlast"/>
        <w:numPr>
          <w:ilvl w:val="2"/>
          <w:numId w:val="0"/>
        </w:numPr>
        <w:tabs>
          <w:tab w:val="left" w:pos="900"/>
        </w:tabs>
        <w:ind w:left="630" w:hanging="360"/>
        <w:rPr>
          <w:rFonts w:ascii="Arial" w:hAnsi="Arial"/>
          <w:lang w:val="en-US"/>
        </w:rPr>
      </w:pPr>
      <w:r w:rsidRPr="009D1662">
        <w:rPr>
          <w:rFonts w:ascii="Courier New" w:hAnsi="Courier New" w:cs="Courier New"/>
          <w:b/>
        </w:rPr>
        <w:t>T</w:t>
      </w:r>
      <w:r>
        <w:rPr>
          <w:rFonts w:ascii="Courier New" w:hAnsi="Courier New" w:cs="Courier New"/>
          <w:b/>
        </w:rPr>
        <w:tab/>
      </w:r>
      <w:r>
        <w:rPr>
          <w:rFonts w:ascii="Arial" w:hAnsi="Arial"/>
        </w:rPr>
        <w:tab/>
      </w:r>
      <w:r w:rsidRPr="00D00D4A">
        <w:rPr>
          <w:rFonts w:ascii="Arial" w:hAnsi="Arial"/>
        </w:rPr>
        <w:t>“</w:t>
      </w:r>
      <w:r w:rsidRPr="0078741E">
        <w:rPr>
          <w:rFonts w:ascii="Courier New" w:hAnsi="Courier New" w:cs="Courier New"/>
          <w:b/>
        </w:rPr>
        <w:t>T</w:t>
      </w:r>
      <w:r w:rsidRPr="00D00D4A">
        <w:rPr>
          <w:rFonts w:ascii="Arial" w:hAnsi="Arial"/>
        </w:rPr>
        <w:t>” appears literally in the string, to indicate the beginning of the time element</w:t>
      </w:r>
      <w:r w:rsidRPr="00D00D4A">
        <w:rPr>
          <w:rFonts w:ascii="Arial" w:hAnsi="Arial"/>
          <w:lang w:val="en-US"/>
        </w:rPr>
        <w:t>.</w:t>
      </w:r>
    </w:p>
    <w:p w14:paraId="06662C66" w14:textId="77777777" w:rsidR="004C02EF" w:rsidRPr="00D00D4A" w:rsidRDefault="004C02EF" w:rsidP="004C02EF">
      <w:pPr>
        <w:pStyle w:val="Bullet2Notlast"/>
        <w:numPr>
          <w:ilvl w:val="2"/>
          <w:numId w:val="0"/>
        </w:numPr>
        <w:tabs>
          <w:tab w:val="left" w:pos="900"/>
        </w:tabs>
        <w:ind w:left="900" w:hanging="630"/>
        <w:rPr>
          <w:rFonts w:ascii="Arial" w:hAnsi="Arial"/>
          <w:lang w:val="en-US"/>
        </w:rPr>
      </w:pPr>
      <w:r w:rsidRPr="001F66CD">
        <w:rPr>
          <w:rFonts w:ascii="Courier New" w:hAnsi="Courier New" w:cs="Courier New"/>
          <w:b/>
        </w:rPr>
        <w:t>HH</w:t>
      </w:r>
      <w:r>
        <w:rPr>
          <w:rFonts w:ascii="Courier New" w:hAnsi="Courier New" w:cs="Courier New"/>
          <w:b/>
        </w:rPr>
        <w:tab/>
      </w:r>
      <w:r w:rsidRPr="00D00D4A">
        <w:rPr>
          <w:rFonts w:ascii="Arial" w:hAnsi="Arial"/>
          <w:lang w:val="en-US"/>
        </w:rPr>
        <w:t>is the number of complete hours that have passed since midnight as two decimal digits</w:t>
      </w:r>
      <w:r>
        <w:rPr>
          <w:rFonts w:ascii="Arial" w:hAnsi="Arial"/>
          <w:lang w:val="en-US"/>
        </w:rPr>
        <w:t xml:space="preserve"> from 00 to 24</w:t>
      </w:r>
      <w:r w:rsidRPr="00D00D4A">
        <w:rPr>
          <w:rFonts w:ascii="Arial" w:hAnsi="Arial"/>
          <w:lang w:val="en-US"/>
        </w:rPr>
        <w:t>.</w:t>
      </w:r>
    </w:p>
    <w:p w14:paraId="18C20ABE" w14:textId="77777777" w:rsidR="004C02EF" w:rsidRPr="00D00D4A" w:rsidRDefault="004C02EF" w:rsidP="004C02EF">
      <w:pPr>
        <w:pStyle w:val="Bullet2Notlast"/>
        <w:numPr>
          <w:ilvl w:val="2"/>
          <w:numId w:val="0"/>
        </w:numPr>
        <w:tabs>
          <w:tab w:val="left" w:pos="900"/>
        </w:tabs>
        <w:ind w:left="630" w:hanging="360"/>
        <w:rPr>
          <w:rFonts w:ascii="Arial" w:hAnsi="Arial"/>
          <w:lang w:val="en-US"/>
        </w:rPr>
      </w:pPr>
      <w:r>
        <w:rPr>
          <w:rFonts w:ascii="Courier New" w:hAnsi="Courier New" w:cs="Courier New"/>
          <w:b/>
          <w:lang w:val="en-US"/>
        </w:rPr>
        <w:t>:</w:t>
      </w:r>
      <w:r>
        <w:rPr>
          <w:rFonts w:ascii="Arial" w:hAnsi="Arial"/>
          <w:lang w:val="en-US"/>
        </w:rPr>
        <w:tab/>
      </w:r>
      <w:r>
        <w:rPr>
          <w:rFonts w:ascii="Arial" w:hAnsi="Arial"/>
          <w:lang w:val="en-US"/>
        </w:rPr>
        <w:tab/>
      </w:r>
      <w:r w:rsidRPr="00D00D4A">
        <w:rPr>
          <w:rFonts w:ascii="Arial" w:hAnsi="Arial"/>
        </w:rPr>
        <w:t>“</w:t>
      </w:r>
      <w:r>
        <w:rPr>
          <w:rFonts w:ascii="Courier New" w:hAnsi="Courier New" w:cs="Courier New"/>
          <w:b/>
        </w:rPr>
        <w:t>:</w:t>
      </w:r>
      <w:r w:rsidRPr="00D00D4A">
        <w:rPr>
          <w:rFonts w:ascii="Arial" w:hAnsi="Arial"/>
          <w:lang w:val="en-US"/>
        </w:rPr>
        <w:t>” (</w:t>
      </w:r>
      <w:r>
        <w:rPr>
          <w:rFonts w:ascii="Arial" w:hAnsi="Arial"/>
          <w:lang w:val="en-US"/>
        </w:rPr>
        <w:t>colon</w:t>
      </w:r>
      <w:r w:rsidRPr="00D00D4A">
        <w:rPr>
          <w:rFonts w:ascii="Arial" w:hAnsi="Arial"/>
          <w:lang w:val="en-US"/>
        </w:rPr>
        <w:t xml:space="preserve">) </w:t>
      </w:r>
      <w:r w:rsidRPr="00D00D4A">
        <w:rPr>
          <w:rFonts w:ascii="Arial" w:hAnsi="Arial"/>
        </w:rPr>
        <w:t xml:space="preserve">appears literally </w:t>
      </w:r>
      <w:r>
        <w:rPr>
          <w:rFonts w:ascii="Arial" w:hAnsi="Arial"/>
        </w:rPr>
        <w:t xml:space="preserve">twice </w:t>
      </w:r>
      <w:r w:rsidRPr="00D00D4A">
        <w:rPr>
          <w:rFonts w:ascii="Arial" w:hAnsi="Arial"/>
        </w:rPr>
        <w:t>in the string.</w:t>
      </w:r>
    </w:p>
    <w:p w14:paraId="6722CBA6" w14:textId="77777777" w:rsidR="004C02EF" w:rsidRPr="00D00D4A" w:rsidRDefault="004C02EF" w:rsidP="004C02EF">
      <w:pPr>
        <w:pStyle w:val="Bullet2Notlast"/>
        <w:numPr>
          <w:ilvl w:val="2"/>
          <w:numId w:val="0"/>
        </w:numPr>
        <w:tabs>
          <w:tab w:val="left" w:pos="900"/>
        </w:tabs>
        <w:ind w:left="900" w:hanging="630"/>
        <w:rPr>
          <w:rFonts w:ascii="Arial" w:hAnsi="Arial"/>
          <w:lang w:val="en-US"/>
        </w:rPr>
      </w:pPr>
      <w:r>
        <w:rPr>
          <w:rFonts w:ascii="Courier New" w:hAnsi="Courier New" w:cs="Courier New"/>
          <w:b/>
        </w:rPr>
        <w:t>m</w:t>
      </w:r>
      <w:r w:rsidRPr="001F66CD">
        <w:rPr>
          <w:rFonts w:ascii="Courier New" w:hAnsi="Courier New" w:cs="Courier New"/>
          <w:b/>
        </w:rPr>
        <w:t>m</w:t>
      </w:r>
      <w:r>
        <w:rPr>
          <w:rFonts w:ascii="Courier New" w:hAnsi="Courier New" w:cs="Courier New"/>
          <w:b/>
        </w:rPr>
        <w:tab/>
      </w:r>
      <w:r w:rsidRPr="00D00D4A">
        <w:rPr>
          <w:rFonts w:ascii="Arial" w:hAnsi="Arial"/>
          <w:lang w:val="en-US"/>
        </w:rPr>
        <w:t>is the number of complete minutes since the start of the hour as two decimal digits</w:t>
      </w:r>
      <w:r>
        <w:rPr>
          <w:rFonts w:ascii="Arial" w:hAnsi="Arial"/>
          <w:lang w:val="en-US"/>
        </w:rPr>
        <w:t xml:space="preserve"> from 00 to 59</w:t>
      </w:r>
      <w:r w:rsidRPr="00D00D4A">
        <w:rPr>
          <w:rFonts w:ascii="Arial" w:hAnsi="Arial"/>
          <w:lang w:val="en-US"/>
        </w:rPr>
        <w:t>.</w:t>
      </w:r>
    </w:p>
    <w:p w14:paraId="3CEB9B16" w14:textId="77777777" w:rsidR="004C02EF" w:rsidRPr="00D00D4A" w:rsidRDefault="004C02EF" w:rsidP="004C02EF">
      <w:pPr>
        <w:pStyle w:val="Bullet2Notlast"/>
        <w:numPr>
          <w:ilvl w:val="2"/>
          <w:numId w:val="0"/>
        </w:numPr>
        <w:tabs>
          <w:tab w:val="left" w:pos="900"/>
        </w:tabs>
        <w:ind w:left="900" w:hanging="630"/>
        <w:rPr>
          <w:rFonts w:ascii="Arial" w:hAnsi="Arial"/>
          <w:lang w:val="en-US"/>
        </w:rPr>
      </w:pPr>
      <w:r>
        <w:rPr>
          <w:rFonts w:ascii="Courier New" w:hAnsi="Courier New" w:cs="Courier New"/>
          <w:b/>
        </w:rPr>
        <w:t>s</w:t>
      </w:r>
      <w:r w:rsidRPr="001F66CD">
        <w:rPr>
          <w:rFonts w:ascii="Courier New" w:hAnsi="Courier New" w:cs="Courier New"/>
          <w:b/>
        </w:rPr>
        <w:t>s</w:t>
      </w:r>
      <w:r>
        <w:rPr>
          <w:rFonts w:ascii="Arial" w:hAnsi="Arial"/>
          <w:lang w:val="en-US"/>
        </w:rPr>
        <w:tab/>
      </w:r>
      <w:r w:rsidRPr="00D00D4A">
        <w:rPr>
          <w:rFonts w:ascii="Arial" w:hAnsi="Arial"/>
          <w:lang w:val="en-US"/>
        </w:rPr>
        <w:t>is the number of complete seconds since the start of the minute as two decimal digits</w:t>
      </w:r>
      <w:r>
        <w:rPr>
          <w:rFonts w:ascii="Arial" w:hAnsi="Arial"/>
          <w:lang w:val="en-US"/>
        </w:rPr>
        <w:t xml:space="preserve"> from 00 to 59</w:t>
      </w:r>
      <w:r w:rsidRPr="00D00D4A">
        <w:rPr>
          <w:rFonts w:ascii="Arial" w:hAnsi="Arial"/>
          <w:lang w:val="en-US"/>
        </w:rPr>
        <w:t>.</w:t>
      </w:r>
    </w:p>
    <w:p w14:paraId="35A97788" w14:textId="77777777" w:rsidR="004C02EF" w:rsidRPr="00D00D4A" w:rsidRDefault="004C02EF" w:rsidP="004C02EF">
      <w:pPr>
        <w:pStyle w:val="Bullet2Notlast"/>
        <w:numPr>
          <w:ilvl w:val="2"/>
          <w:numId w:val="0"/>
        </w:numPr>
        <w:tabs>
          <w:tab w:val="left" w:pos="900"/>
        </w:tabs>
        <w:ind w:left="630" w:hanging="360"/>
        <w:rPr>
          <w:rFonts w:ascii="Arial" w:hAnsi="Arial"/>
          <w:lang w:val="en-US"/>
        </w:rPr>
      </w:pPr>
      <w:r w:rsidRPr="009D1662">
        <w:rPr>
          <w:rFonts w:ascii="Courier New" w:hAnsi="Courier New" w:cs="Courier New"/>
          <w:b/>
          <w:lang w:val="en-US"/>
        </w:rPr>
        <w:t>.</w:t>
      </w:r>
      <w:r>
        <w:rPr>
          <w:rFonts w:ascii="Arial" w:hAnsi="Arial"/>
          <w:lang w:val="en-US"/>
        </w:rPr>
        <w:tab/>
      </w:r>
      <w:r>
        <w:rPr>
          <w:rFonts w:ascii="Arial" w:hAnsi="Arial"/>
          <w:lang w:val="en-US"/>
        </w:rPr>
        <w:tab/>
      </w:r>
      <w:r w:rsidRPr="00D00D4A">
        <w:rPr>
          <w:rFonts w:ascii="Arial" w:hAnsi="Arial"/>
        </w:rPr>
        <w:t>“</w:t>
      </w:r>
      <w:r w:rsidRPr="0078741E">
        <w:rPr>
          <w:rFonts w:ascii="Courier New" w:hAnsi="Courier New" w:cs="Courier New"/>
          <w:b/>
        </w:rPr>
        <w:t>.</w:t>
      </w:r>
      <w:r w:rsidRPr="00D00D4A">
        <w:rPr>
          <w:rFonts w:ascii="Arial" w:hAnsi="Arial"/>
          <w:lang w:val="en-US"/>
        </w:rPr>
        <w:t xml:space="preserve">” (dot) </w:t>
      </w:r>
      <w:r w:rsidRPr="00D00D4A">
        <w:rPr>
          <w:rFonts w:ascii="Arial" w:hAnsi="Arial"/>
        </w:rPr>
        <w:t>appears literally in the string.</w:t>
      </w:r>
    </w:p>
    <w:p w14:paraId="415B5C65" w14:textId="77777777" w:rsidR="004C02EF" w:rsidRPr="00D00D4A" w:rsidRDefault="004C02EF" w:rsidP="004C02EF">
      <w:pPr>
        <w:pStyle w:val="Bullet2Notlast"/>
        <w:numPr>
          <w:ilvl w:val="2"/>
          <w:numId w:val="0"/>
        </w:numPr>
        <w:tabs>
          <w:tab w:val="left" w:pos="900"/>
        </w:tabs>
        <w:ind w:left="630" w:hanging="360"/>
        <w:rPr>
          <w:rFonts w:ascii="Arial" w:hAnsi="Arial"/>
          <w:lang w:val="en-US"/>
        </w:rPr>
      </w:pPr>
      <w:r>
        <w:rPr>
          <w:rFonts w:ascii="Courier New" w:hAnsi="Courier New" w:cs="Courier New"/>
          <w:b/>
        </w:rPr>
        <w:t>s</w:t>
      </w:r>
      <w:r w:rsidRPr="001F66CD">
        <w:rPr>
          <w:rFonts w:ascii="Courier New" w:hAnsi="Courier New" w:cs="Courier New"/>
          <w:b/>
        </w:rPr>
        <w:t>ss</w:t>
      </w:r>
      <w:r>
        <w:rPr>
          <w:rFonts w:ascii="Arial" w:hAnsi="Arial"/>
          <w:lang w:val="en-US"/>
        </w:rPr>
        <w:tab/>
      </w:r>
      <w:r w:rsidRPr="00D00D4A">
        <w:rPr>
          <w:rFonts w:ascii="Arial" w:hAnsi="Arial"/>
          <w:lang w:val="en-US"/>
        </w:rPr>
        <w:t>is the number of complete milliseconds since the start of the second as three decimal digits.</w:t>
      </w:r>
    </w:p>
    <w:p w14:paraId="68F46D2C" w14:textId="77777777" w:rsidR="004C02EF" w:rsidRPr="00D00D4A" w:rsidRDefault="004C02EF" w:rsidP="004C02EF">
      <w:pPr>
        <w:pStyle w:val="Bullet2Last"/>
        <w:numPr>
          <w:ilvl w:val="2"/>
          <w:numId w:val="0"/>
        </w:numPr>
        <w:tabs>
          <w:tab w:val="left" w:pos="900"/>
        </w:tabs>
        <w:ind w:left="900" w:hanging="630"/>
        <w:rPr>
          <w:rFonts w:ascii="Arial" w:hAnsi="Arial"/>
        </w:rPr>
      </w:pPr>
      <w:r w:rsidRPr="001F66CD">
        <w:rPr>
          <w:rFonts w:ascii="Courier New" w:hAnsi="Courier New" w:cs="Courier New"/>
          <w:b/>
        </w:rPr>
        <w:t>Z</w:t>
      </w:r>
      <w:r>
        <w:rPr>
          <w:rFonts w:ascii="Arial" w:hAnsi="Arial"/>
        </w:rPr>
        <w:tab/>
      </w:r>
      <w:r w:rsidRPr="00D00D4A">
        <w:rPr>
          <w:rFonts w:ascii="Arial" w:hAnsi="Arial"/>
        </w:rPr>
        <w:t>is the time zone offset specified as “</w:t>
      </w:r>
      <w:r w:rsidRPr="001F66CD">
        <w:rPr>
          <w:rFonts w:ascii="Courier New" w:hAnsi="Courier New" w:cs="Courier New"/>
          <w:b/>
        </w:rPr>
        <w:t>Z</w:t>
      </w:r>
      <w:r w:rsidRPr="00D00D4A">
        <w:rPr>
          <w:rFonts w:ascii="Arial" w:hAnsi="Arial"/>
        </w:rPr>
        <w:t>”</w:t>
      </w:r>
      <w:r>
        <w:rPr>
          <w:rFonts w:ascii="Arial" w:hAnsi="Arial"/>
        </w:rPr>
        <w:t xml:space="preserve"> (for UTC) or either</w:t>
      </w:r>
      <w:r w:rsidRPr="00D00D4A">
        <w:rPr>
          <w:rFonts w:ascii="Arial" w:hAnsi="Arial"/>
        </w:rPr>
        <w:t xml:space="preserve"> “</w:t>
      </w:r>
      <w:r w:rsidRPr="001F66CD">
        <w:rPr>
          <w:rFonts w:ascii="Courier New" w:hAnsi="Courier New" w:cs="Courier New"/>
          <w:b/>
        </w:rPr>
        <w:t>+</w:t>
      </w:r>
      <w:r w:rsidRPr="00D00D4A">
        <w:rPr>
          <w:rFonts w:ascii="Arial" w:hAnsi="Arial"/>
        </w:rPr>
        <w:t>” or “</w:t>
      </w:r>
      <w:r w:rsidRPr="001F66CD">
        <w:rPr>
          <w:rFonts w:ascii="Courier New" w:hAnsi="Courier New" w:cs="Courier New"/>
          <w:b/>
        </w:rPr>
        <w:t>-</w:t>
      </w:r>
      <w:r w:rsidRPr="00D00D4A">
        <w:rPr>
          <w:rFonts w:ascii="Arial" w:hAnsi="Arial"/>
        </w:rPr>
        <w:t xml:space="preserve">” followed by a time expression </w:t>
      </w:r>
      <w:r>
        <w:rPr>
          <w:rFonts w:ascii="Courier New" w:hAnsi="Courier New" w:cs="Courier New"/>
          <w:b/>
        </w:rPr>
        <w:t>HH</w:t>
      </w:r>
      <w:r w:rsidRPr="001F66CD">
        <w:rPr>
          <w:rFonts w:ascii="Courier New" w:hAnsi="Courier New" w:cs="Courier New"/>
          <w:b/>
        </w:rPr>
        <w:t>:</w:t>
      </w:r>
      <w:r>
        <w:rPr>
          <w:rFonts w:ascii="Courier New" w:hAnsi="Courier New" w:cs="Courier New"/>
          <w:b/>
        </w:rPr>
        <w:t>mm</w:t>
      </w:r>
    </w:p>
    <w:p w14:paraId="040D3310" w14:textId="77777777" w:rsidR="004C02EF" w:rsidRPr="00D72123" w:rsidRDefault="004C02EF" w:rsidP="004C02EF">
      <w:pPr>
        <w:pStyle w:val="Note"/>
        <w:rPr>
          <w:sz w:val="20"/>
          <w:lang w:val="en-US"/>
        </w:rPr>
      </w:pPr>
      <w:r w:rsidRPr="00D72123">
        <w:rPr>
          <w:sz w:val="20"/>
          <w:lang w:val="en-US"/>
        </w:rPr>
        <w:t>This format includes date-only forms:</w:t>
      </w:r>
    </w:p>
    <w:p w14:paraId="096CACE1" w14:textId="77777777" w:rsidR="004C02EF" w:rsidRPr="000D0128" w:rsidRDefault="004C02EF" w:rsidP="004C02EF">
      <w:pPr>
        <w:pStyle w:val="Note"/>
        <w:rPr>
          <w:rFonts w:ascii="Courier New" w:hAnsi="Courier New" w:cs="Courier New"/>
          <w:b/>
          <w:sz w:val="20"/>
        </w:rPr>
      </w:pPr>
      <w:r w:rsidRPr="000D0128">
        <w:rPr>
          <w:rFonts w:ascii="Courier New" w:hAnsi="Courier New" w:cs="Courier New"/>
          <w:b/>
          <w:sz w:val="20"/>
        </w:rPr>
        <w:t>YYYY</w:t>
      </w:r>
      <w:r w:rsidRPr="000D0128">
        <w:rPr>
          <w:rFonts w:ascii="Courier New" w:hAnsi="Courier New" w:cs="Courier New"/>
          <w:b/>
          <w:sz w:val="20"/>
        </w:rPr>
        <w:br/>
        <w:t>YYYY-MM</w:t>
      </w:r>
      <w:r w:rsidRPr="000D0128">
        <w:rPr>
          <w:rFonts w:ascii="Courier New" w:hAnsi="Courier New" w:cs="Courier New"/>
          <w:b/>
          <w:sz w:val="20"/>
        </w:rPr>
        <w:br/>
        <w:t>YYYY-MM-DD</w:t>
      </w:r>
    </w:p>
    <w:p w14:paraId="2930F2D4" w14:textId="77777777" w:rsidR="004C02EF" w:rsidRPr="00BA33D1" w:rsidRDefault="004C02EF" w:rsidP="004C02EF">
      <w:pPr>
        <w:rPr>
          <w:lang w:val="en-US"/>
        </w:rPr>
      </w:pPr>
      <w:r>
        <w:rPr>
          <w:lang w:val="en-US"/>
        </w:rPr>
        <w:t xml:space="preserve">It also includes </w:t>
      </w:r>
      <w:r w:rsidRPr="00013DAB">
        <w:rPr>
          <w:color w:val="000000"/>
          <w:lang w:val="en-US"/>
        </w:rPr>
        <w:t>“date-time” forms that consist of one of the above date-only forms immediately followed by</w:t>
      </w:r>
      <w:r>
        <w:rPr>
          <w:color w:val="FF0000"/>
          <w:lang w:val="en-US"/>
        </w:rPr>
        <w:t xml:space="preserve"> </w:t>
      </w:r>
      <w:r w:rsidRPr="00013DAB">
        <w:rPr>
          <w:color w:val="000000"/>
          <w:lang w:val="en-US"/>
        </w:rPr>
        <w:t>one of the following time</w:t>
      </w:r>
      <w:r w:rsidRPr="00BA33D1">
        <w:rPr>
          <w:lang w:val="en-US"/>
        </w:rPr>
        <w:t xml:space="preserve"> forms with an optional time zone</w:t>
      </w:r>
      <w:r>
        <w:rPr>
          <w:lang w:val="en-US"/>
        </w:rPr>
        <w:t xml:space="preserve"> offset</w:t>
      </w:r>
      <w:r w:rsidRPr="00BA33D1">
        <w:rPr>
          <w:lang w:val="en-US"/>
        </w:rPr>
        <w:t xml:space="preserve"> appended: </w:t>
      </w:r>
    </w:p>
    <w:p w14:paraId="55E0869B" w14:textId="77777777" w:rsidR="004C02EF" w:rsidRPr="000D0128" w:rsidRDefault="004C02EF" w:rsidP="004C02EF">
      <w:pPr>
        <w:rPr>
          <w:rFonts w:ascii="Courier New" w:hAnsi="Courier New" w:cs="Courier New"/>
          <w:b/>
        </w:rPr>
      </w:pPr>
      <w:r w:rsidRPr="000D0128">
        <w:rPr>
          <w:rFonts w:ascii="Courier New" w:hAnsi="Courier New" w:cs="Courier New"/>
          <w:b/>
        </w:rPr>
        <w:t>THH:mm</w:t>
      </w:r>
      <w:r w:rsidRPr="000D0128">
        <w:rPr>
          <w:rFonts w:ascii="Courier New" w:hAnsi="Courier New" w:cs="Courier New"/>
          <w:b/>
        </w:rPr>
        <w:br/>
        <w:t>THH:mm:ss</w:t>
      </w:r>
      <w:r w:rsidRPr="000D0128">
        <w:rPr>
          <w:rFonts w:ascii="Courier New" w:hAnsi="Courier New" w:cs="Courier New"/>
          <w:b/>
        </w:rPr>
        <w:br/>
        <w:t>THH:mm:ss.sss</w:t>
      </w:r>
    </w:p>
    <w:p w14:paraId="2198CF1D" w14:textId="77777777" w:rsidR="004C02EF" w:rsidRPr="00BA33D1" w:rsidRDefault="004C02EF" w:rsidP="004C02EF">
      <w:pPr>
        <w:rPr>
          <w:lang w:val="en-US"/>
        </w:rPr>
      </w:pPr>
      <w:r w:rsidRPr="00BA33D1">
        <w:rPr>
          <w:lang w:val="en-US"/>
        </w:rPr>
        <w:t xml:space="preserve">All numbers must be base </w:t>
      </w:r>
      <w:r w:rsidRPr="000D0128">
        <w:rPr>
          <w:rFonts w:ascii="Times New Roman" w:hAnsi="Times New Roman"/>
          <w:lang w:val="en-US"/>
        </w:rPr>
        <w:t>10</w:t>
      </w:r>
      <w:r w:rsidRPr="00BA33D1">
        <w:rPr>
          <w:lang w:val="en-US"/>
        </w:rPr>
        <w:t>.</w:t>
      </w:r>
      <w:r>
        <w:rPr>
          <w:lang w:val="en-US"/>
        </w:rPr>
        <w:t xml:space="preserve"> </w:t>
      </w:r>
      <w:r w:rsidRPr="005C6250">
        <w:rPr>
          <w:color w:val="000000"/>
          <w:lang w:val="en-US"/>
        </w:rPr>
        <w:t xml:space="preserve">If the </w:t>
      </w:r>
      <w:r w:rsidRPr="005C6250">
        <w:rPr>
          <w:rFonts w:ascii="Courier New" w:hAnsi="Courier New" w:cs="Courier New"/>
          <w:b/>
          <w:color w:val="000000"/>
          <w:lang w:val="en-US"/>
        </w:rPr>
        <w:t>MM</w:t>
      </w:r>
      <w:r w:rsidRPr="005C6250">
        <w:rPr>
          <w:rFonts w:cs="Arial"/>
          <w:color w:val="000000"/>
          <w:lang w:val="en-US"/>
        </w:rPr>
        <w:t xml:space="preserve"> or </w:t>
      </w:r>
      <w:r w:rsidRPr="005C6250">
        <w:rPr>
          <w:rFonts w:ascii="Courier New" w:hAnsi="Courier New" w:cs="Courier New"/>
          <w:b/>
          <w:color w:val="000000"/>
          <w:lang w:val="en-US"/>
        </w:rPr>
        <w:t>DD</w:t>
      </w:r>
      <w:r w:rsidRPr="005C6250">
        <w:rPr>
          <w:rFonts w:cs="Arial"/>
          <w:color w:val="000000"/>
          <w:lang w:val="en-US"/>
        </w:rPr>
        <w:t xml:space="preserve"> fields are absent “</w:t>
      </w:r>
      <w:r w:rsidRPr="005C6250">
        <w:rPr>
          <w:rFonts w:ascii="Courier New" w:hAnsi="Courier New" w:cs="Courier New"/>
          <w:b/>
          <w:color w:val="000000"/>
          <w:lang w:val="en-US"/>
        </w:rPr>
        <w:t>01</w:t>
      </w:r>
      <w:r w:rsidRPr="005C6250">
        <w:rPr>
          <w:rFonts w:cs="Arial"/>
          <w:color w:val="000000"/>
          <w:lang w:val="en-US"/>
        </w:rPr>
        <w:t xml:space="preserve">” is used as the value. </w:t>
      </w:r>
      <w:r w:rsidRPr="005C6250">
        <w:rPr>
          <w:color w:val="000000"/>
          <w:lang w:val="en-US"/>
        </w:rPr>
        <w:t xml:space="preserve">If the </w:t>
      </w:r>
      <w:r w:rsidR="00704FBA">
        <w:rPr>
          <w:rFonts w:ascii="Courier New" w:hAnsi="Courier New" w:cs="Courier New"/>
          <w:b/>
          <w:color w:val="000000"/>
          <w:lang w:val="en-US"/>
        </w:rPr>
        <w:t>HH</w:t>
      </w:r>
      <w:r w:rsidR="00704FBA">
        <w:t>,</w:t>
      </w:r>
      <w:r w:rsidR="00704FBA" w:rsidRPr="005C6250">
        <w:rPr>
          <w:rFonts w:cs="Arial"/>
          <w:color w:val="000000"/>
          <w:lang w:val="en-US"/>
        </w:rPr>
        <w:t xml:space="preserve"> </w:t>
      </w:r>
      <w:r w:rsidRPr="005C6250">
        <w:rPr>
          <w:rFonts w:ascii="Courier New" w:hAnsi="Courier New" w:cs="Courier New"/>
          <w:b/>
          <w:color w:val="000000"/>
          <w:lang w:val="en-US"/>
        </w:rPr>
        <w:t>mm</w:t>
      </w:r>
      <w:r w:rsidR="00704FBA">
        <w:t>,</w:t>
      </w:r>
      <w:r w:rsidRPr="005C6250">
        <w:rPr>
          <w:rFonts w:cs="Arial"/>
          <w:color w:val="000000"/>
          <w:lang w:val="en-US"/>
        </w:rPr>
        <w:t xml:space="preserve"> or </w:t>
      </w:r>
      <w:r w:rsidRPr="005C6250">
        <w:rPr>
          <w:rFonts w:ascii="Courier New" w:hAnsi="Courier New" w:cs="Courier New"/>
          <w:b/>
          <w:color w:val="000000"/>
          <w:lang w:val="en-US"/>
        </w:rPr>
        <w:t>ss</w:t>
      </w:r>
      <w:r w:rsidRPr="005C6250">
        <w:rPr>
          <w:rFonts w:cs="Arial"/>
          <w:color w:val="000000"/>
          <w:lang w:val="en-US"/>
        </w:rPr>
        <w:t xml:space="preserve"> fields are absent “</w:t>
      </w:r>
      <w:r w:rsidRPr="005C6250">
        <w:rPr>
          <w:rFonts w:ascii="Courier New" w:hAnsi="Courier New" w:cs="Courier New"/>
          <w:b/>
          <w:color w:val="000000"/>
          <w:lang w:val="en-US"/>
        </w:rPr>
        <w:t>00</w:t>
      </w:r>
      <w:r w:rsidRPr="005C6250">
        <w:rPr>
          <w:rFonts w:cs="Arial"/>
          <w:color w:val="000000"/>
          <w:lang w:val="en-US"/>
        </w:rPr>
        <w:t xml:space="preserve">” is used as the value and the value of an absent </w:t>
      </w:r>
      <w:r w:rsidRPr="005C6250">
        <w:rPr>
          <w:rFonts w:ascii="Courier New" w:hAnsi="Courier New" w:cs="Courier New"/>
          <w:b/>
          <w:color w:val="000000"/>
          <w:lang w:val="en-US"/>
        </w:rPr>
        <w:t>sss</w:t>
      </w:r>
      <w:r w:rsidRPr="005C6250">
        <w:rPr>
          <w:rFonts w:cs="Arial"/>
          <w:color w:val="000000"/>
          <w:lang w:val="en-US"/>
        </w:rPr>
        <w:t xml:space="preserve"> </w:t>
      </w:r>
      <w:r>
        <w:rPr>
          <w:rFonts w:cs="Arial"/>
          <w:color w:val="000000"/>
          <w:lang w:val="en-US"/>
        </w:rPr>
        <w:t>field</w:t>
      </w:r>
      <w:r w:rsidRPr="005C6250">
        <w:rPr>
          <w:rFonts w:cs="Arial"/>
          <w:color w:val="000000"/>
          <w:lang w:val="en-US"/>
        </w:rPr>
        <w:t xml:space="preserve"> is “</w:t>
      </w:r>
      <w:r w:rsidRPr="005C6250">
        <w:rPr>
          <w:rFonts w:ascii="Courier New" w:hAnsi="Courier New" w:cs="Courier New"/>
          <w:b/>
          <w:color w:val="000000"/>
          <w:lang w:val="en-US"/>
        </w:rPr>
        <w:t>000</w:t>
      </w:r>
      <w:r w:rsidRPr="005C6250">
        <w:rPr>
          <w:rFonts w:cs="Arial"/>
          <w:color w:val="000000"/>
          <w:lang w:val="en-US"/>
        </w:rPr>
        <w:t xml:space="preserve">”. </w:t>
      </w:r>
      <w:del w:id="6211" w:author="Allen Wirfs-Brock rev2" w:date="2011-07-20T17:50:00Z">
        <w:r w:rsidRPr="005C6250" w:rsidDel="0019140B">
          <w:rPr>
            <w:rFonts w:cs="Arial"/>
            <w:color w:val="000000"/>
            <w:lang w:val="en-US"/>
          </w:rPr>
          <w:delText xml:space="preserve"> The value of an </w:delText>
        </w:r>
      </w:del>
      <w:ins w:id="6212" w:author="Allen Wirfs-Brock rev2" w:date="2011-07-20T17:52:00Z">
        <w:r w:rsidR="0019140B">
          <w:rPr>
            <w:rFonts w:cs="Arial"/>
            <w:color w:val="000000"/>
            <w:lang w:val="en-US"/>
          </w:rPr>
          <w:t>If the</w:t>
        </w:r>
      </w:ins>
      <w:ins w:id="6213" w:author="Allen Wirfs-Brock rev2" w:date="2011-07-20T17:50:00Z">
        <w:r w:rsidR="0019140B" w:rsidRPr="005C6250">
          <w:rPr>
            <w:rFonts w:cs="Arial"/>
            <w:color w:val="000000"/>
            <w:lang w:val="en-US"/>
          </w:rPr>
          <w:t xml:space="preserve"> </w:t>
        </w:r>
      </w:ins>
      <w:del w:id="6214" w:author="Allen Wirfs-Brock rev2" w:date="2011-07-25T15:44:00Z">
        <w:r w:rsidRPr="005C6250" w:rsidDel="00B041AD">
          <w:rPr>
            <w:rFonts w:cs="Arial"/>
            <w:color w:val="000000"/>
            <w:lang w:val="en-US"/>
          </w:rPr>
          <w:delText xml:space="preserve">absent </w:delText>
        </w:r>
      </w:del>
      <w:r w:rsidRPr="005C6250">
        <w:rPr>
          <w:rFonts w:cs="Arial"/>
          <w:color w:val="000000"/>
          <w:lang w:val="en-US"/>
        </w:rPr>
        <w:t>time zone offset</w:t>
      </w:r>
      <w:ins w:id="6215" w:author="Allen Wirfs-Brock rev2" w:date="2011-07-20T17:52:00Z">
        <w:r w:rsidR="0019140B">
          <w:rPr>
            <w:rFonts w:cs="Arial"/>
            <w:color w:val="000000"/>
            <w:lang w:val="en-US"/>
          </w:rPr>
          <w:t xml:space="preserve"> is absent, the </w:t>
        </w:r>
      </w:ins>
      <w:ins w:id="6216" w:author="Allen Wirfs-Brock rev2" w:date="2011-07-20T17:53:00Z">
        <w:r w:rsidR="0019140B">
          <w:rPr>
            <w:rFonts w:cs="Arial"/>
            <w:color w:val="000000"/>
            <w:lang w:val="en-US"/>
          </w:rPr>
          <w:t>date-</w:t>
        </w:r>
      </w:ins>
      <w:ins w:id="6217" w:author="Allen Wirfs-Brock rev2" w:date="2011-07-20T17:52:00Z">
        <w:r w:rsidR="0019140B">
          <w:rPr>
            <w:rFonts w:cs="Arial"/>
            <w:color w:val="000000"/>
            <w:lang w:val="en-US"/>
          </w:rPr>
          <w:t>time is</w:t>
        </w:r>
      </w:ins>
      <w:ins w:id="6218" w:author="Allen Wirfs-Brock rev2" w:date="2011-07-20T17:53:00Z">
        <w:r w:rsidR="0019140B">
          <w:rPr>
            <w:rFonts w:cs="Arial"/>
            <w:color w:val="000000"/>
            <w:lang w:val="en-US"/>
          </w:rPr>
          <w:t xml:space="preserve"> </w:t>
        </w:r>
      </w:ins>
      <w:ins w:id="6219" w:author="Allen Wirfs-Brock rev2" w:date="2011-07-20T17:54:00Z">
        <w:r w:rsidR="0019140B">
          <w:rPr>
            <w:rFonts w:cs="Arial"/>
            <w:color w:val="000000"/>
            <w:lang w:val="en-US"/>
          </w:rPr>
          <w:t>in interpre</w:t>
        </w:r>
      </w:ins>
      <w:ins w:id="6220" w:author="Allen Wirfs-Brock rev2" w:date="2011-07-20T17:55:00Z">
        <w:r w:rsidR="0019140B">
          <w:rPr>
            <w:rFonts w:cs="Arial"/>
            <w:color w:val="000000"/>
            <w:lang w:val="en-US"/>
          </w:rPr>
          <w:t>t</w:t>
        </w:r>
      </w:ins>
      <w:ins w:id="6221" w:author="Allen Wirfs-Brock rev2" w:date="2011-07-20T17:54:00Z">
        <w:r w:rsidR="0019140B">
          <w:rPr>
            <w:rFonts w:cs="Arial"/>
            <w:color w:val="000000"/>
            <w:lang w:val="en-US"/>
          </w:rPr>
          <w:t>ed as</w:t>
        </w:r>
      </w:ins>
      <w:ins w:id="6222" w:author="Allen Wirfs-Brock rev2" w:date="2011-07-20T17:53:00Z">
        <w:r w:rsidR="0019140B">
          <w:rPr>
            <w:rFonts w:cs="Arial"/>
            <w:color w:val="000000"/>
            <w:lang w:val="en-US"/>
          </w:rPr>
          <w:t xml:space="preserve"> a local time</w:t>
        </w:r>
      </w:ins>
      <w:del w:id="6223" w:author="Allen Wirfs-Brock rev2" w:date="2011-07-20T17:54:00Z">
        <w:r w:rsidRPr="005C6250" w:rsidDel="0019140B">
          <w:rPr>
            <w:rFonts w:cs="Arial"/>
            <w:color w:val="000000"/>
            <w:lang w:val="en-US"/>
          </w:rPr>
          <w:delText xml:space="preserve"> </w:delText>
        </w:r>
      </w:del>
      <w:del w:id="6224" w:author="Allen Wirfs-Brock rev2" w:date="2011-07-20T17:50:00Z">
        <w:r w:rsidRPr="005C6250" w:rsidDel="0019140B">
          <w:rPr>
            <w:rFonts w:cs="Arial"/>
            <w:color w:val="000000"/>
            <w:lang w:val="en-US"/>
          </w:rPr>
          <w:delText xml:space="preserve">is </w:delText>
        </w:r>
      </w:del>
      <w:del w:id="6225" w:author="Allen Wirfs-Brock rev2" w:date="2011-07-20T17:54:00Z">
        <w:r w:rsidRPr="005C6250" w:rsidDel="0019140B">
          <w:rPr>
            <w:color w:val="000000"/>
          </w:rPr>
          <w:delText>“</w:delText>
        </w:r>
        <w:r w:rsidRPr="005C6250" w:rsidDel="0019140B">
          <w:rPr>
            <w:rFonts w:ascii="Courier New" w:hAnsi="Courier New" w:cs="Courier New"/>
            <w:b/>
            <w:color w:val="000000"/>
          </w:rPr>
          <w:delText>Z</w:delText>
        </w:r>
        <w:r w:rsidRPr="005C6250" w:rsidDel="0019140B">
          <w:rPr>
            <w:color w:val="000000"/>
          </w:rPr>
          <w:delText>”</w:delText>
        </w:r>
      </w:del>
      <w:r w:rsidRPr="005C6250">
        <w:rPr>
          <w:color w:val="000000"/>
        </w:rPr>
        <w:t>.</w:t>
      </w:r>
    </w:p>
    <w:p w14:paraId="7E4E471A" w14:textId="77777777" w:rsidR="004C02EF" w:rsidRPr="00BA33D1" w:rsidRDefault="004C02EF" w:rsidP="004C02EF">
      <w:pPr>
        <w:rPr>
          <w:lang w:val="en-US"/>
        </w:rPr>
      </w:pPr>
      <w:r w:rsidRPr="00BA33D1">
        <w:rPr>
          <w:lang w:val="en-US"/>
        </w:rPr>
        <w:t>Illegal values (out-of-bounds as well as syntax errors) in a format string means that the format string is not a valid instance of this format.</w:t>
      </w:r>
    </w:p>
    <w:p w14:paraId="1C0A99CC" w14:textId="77777777" w:rsidR="004C02EF" w:rsidRPr="00D72123" w:rsidRDefault="004C02EF" w:rsidP="004C02EF">
      <w:pPr>
        <w:pStyle w:val="Note"/>
        <w:rPr>
          <w:lang w:val="en-US"/>
        </w:rPr>
      </w:pPr>
      <w:r w:rsidRPr="00D72123">
        <w:t>NOTE</w:t>
      </w:r>
      <w:r>
        <w:t xml:space="preserve"> 1</w:t>
      </w:r>
      <w:r w:rsidRPr="00D72123">
        <w:tab/>
      </w:r>
      <w:r w:rsidRPr="00D72123">
        <w:rPr>
          <w:lang w:val="en-US"/>
        </w:rPr>
        <w:t xml:space="preserve">As every day both starts and ends with midnight, the two notations </w:t>
      </w:r>
      <w:r w:rsidRPr="00D72123">
        <w:rPr>
          <w:rFonts w:ascii="Courier New" w:hAnsi="Courier New" w:cs="Courier New"/>
          <w:lang w:val="en-US"/>
        </w:rPr>
        <w:t>00:00</w:t>
      </w:r>
      <w:r w:rsidRPr="00D72123">
        <w:rPr>
          <w:lang w:val="en-US"/>
        </w:rPr>
        <w:t xml:space="preserve"> and </w:t>
      </w:r>
      <w:r w:rsidRPr="00D72123">
        <w:rPr>
          <w:rFonts w:ascii="Courier New" w:hAnsi="Courier New" w:cs="Courier New"/>
          <w:lang w:val="en-US"/>
        </w:rPr>
        <w:t>24:00</w:t>
      </w:r>
      <w:r w:rsidRPr="00D72123">
        <w:rPr>
          <w:lang w:val="en-US"/>
        </w:rPr>
        <w:t xml:space="preserve"> are available to distinguish the two midnights that can be associated with one date. This means that the following two notations refer to exactly the same point in time: </w:t>
      </w:r>
      <w:r w:rsidRPr="00D72123">
        <w:rPr>
          <w:rFonts w:ascii="Courier New" w:hAnsi="Courier New" w:cs="Courier New"/>
          <w:lang w:val="en-US"/>
        </w:rPr>
        <w:t>1995-02-04T24:00</w:t>
      </w:r>
      <w:r w:rsidRPr="00D72123">
        <w:rPr>
          <w:lang w:val="en-US"/>
        </w:rPr>
        <w:t xml:space="preserve"> and </w:t>
      </w:r>
      <w:r w:rsidRPr="00D72123">
        <w:rPr>
          <w:rFonts w:ascii="Courier New" w:hAnsi="Courier New" w:cs="Courier New"/>
          <w:lang w:val="en-US"/>
        </w:rPr>
        <w:t>1995-02-05T00:00</w:t>
      </w:r>
    </w:p>
    <w:p w14:paraId="5DBAE992" w14:textId="77777777" w:rsidR="004C02EF" w:rsidRPr="00D72123" w:rsidRDefault="004C02EF" w:rsidP="004C02EF">
      <w:pPr>
        <w:pStyle w:val="Note"/>
        <w:rPr>
          <w:lang w:val="en-US"/>
        </w:rPr>
      </w:pPr>
      <w:r w:rsidRPr="00D72123">
        <w:t>NOTE 2</w:t>
      </w:r>
      <w:r w:rsidRPr="00D72123">
        <w:tab/>
      </w:r>
      <w:r w:rsidRPr="00D72123">
        <w:rPr>
          <w:lang w:val="en-US"/>
        </w:rPr>
        <w:t>There exists no international standard that specifies abbreviations for civil time zones like CET, EST, etc. and sometimes the same abbreviation is even used for two very different time zones. For this reason, ISO 8601 and this format specifies numeric representations of date and time.</w:t>
      </w:r>
    </w:p>
    <w:p w14:paraId="669F644C" w14:textId="77777777" w:rsidR="004C02EF" w:rsidRPr="009D1662" w:rsidRDefault="004C02EF" w:rsidP="004C02EF">
      <w:pPr>
        <w:pStyle w:val="51"/>
        <w:numPr>
          <w:ilvl w:val="0"/>
          <w:numId w:val="0"/>
        </w:numPr>
      </w:pPr>
      <w:r>
        <w:t>15.9.1.15.1</w:t>
      </w:r>
      <w:r>
        <w:tab/>
      </w:r>
      <w:r w:rsidRPr="009D1662">
        <w:t>Extended years</w:t>
      </w:r>
    </w:p>
    <w:p w14:paraId="0BD7A4C9" w14:textId="77777777" w:rsidR="004C02EF" w:rsidRDefault="004C02EF" w:rsidP="004C02EF">
      <w:r>
        <w:t xml:space="preserve">ECMAScript requires the ability to specify </w:t>
      </w:r>
      <w:r w:rsidRPr="00D72123">
        <w:rPr>
          <w:rFonts w:ascii="Times New Roman" w:hAnsi="Times New Roman"/>
        </w:rPr>
        <w:t>6</w:t>
      </w:r>
      <w:r>
        <w:t xml:space="preserve"> digit years (extended years); approximately </w:t>
      </w:r>
      <w:r w:rsidRPr="009D1662">
        <w:rPr>
          <w:rFonts w:ascii="Times New Roman" w:hAnsi="Times New Roman"/>
        </w:rPr>
        <w:t>285,</w:t>
      </w:r>
      <w:r>
        <w:rPr>
          <w:rFonts w:ascii="Times New Roman" w:hAnsi="Times New Roman"/>
        </w:rPr>
        <w:t>42</w:t>
      </w:r>
      <w:r w:rsidRPr="009D1662">
        <w:rPr>
          <w:rFonts w:ascii="Times New Roman" w:hAnsi="Times New Roman"/>
        </w:rPr>
        <w:t>6</w:t>
      </w:r>
      <w:r>
        <w:t xml:space="preserve"> years, either forward or backward, from 01 January, 1970 UTC. To represent years before </w:t>
      </w:r>
      <w:r w:rsidRPr="009D1662">
        <w:rPr>
          <w:rFonts w:ascii="Times New Roman" w:hAnsi="Times New Roman"/>
        </w:rPr>
        <w:t>0</w:t>
      </w:r>
      <w:r>
        <w:t xml:space="preserve"> or after </w:t>
      </w:r>
      <w:r w:rsidRPr="009D1662">
        <w:rPr>
          <w:rFonts w:ascii="Times New Roman" w:hAnsi="Times New Roman"/>
        </w:rPr>
        <w:t>9999</w:t>
      </w:r>
      <w:r>
        <w:t xml:space="preserve">, ISO 8601 permits the expansion of the year representation, but only by prior agreement between the sender and the receiver. In the simplified ECMAScript format such an expanded year representation shall have </w:t>
      </w:r>
      <w:r w:rsidRPr="00D72123">
        <w:rPr>
          <w:rFonts w:ascii="Times New Roman" w:hAnsi="Times New Roman"/>
        </w:rPr>
        <w:t>2</w:t>
      </w:r>
      <w:r>
        <w:t xml:space="preserve"> extra year digits and is always prefixed with a + or – sign. The year </w:t>
      </w:r>
      <w:r w:rsidRPr="00D72123">
        <w:rPr>
          <w:rFonts w:ascii="Times New Roman" w:hAnsi="Times New Roman"/>
        </w:rPr>
        <w:t>0</w:t>
      </w:r>
      <w:r>
        <w:t xml:space="preserve"> is considered positive and hence</w:t>
      </w:r>
      <w:r w:rsidRPr="00D72123">
        <w:t xml:space="preserve"> </w:t>
      </w:r>
      <w:r>
        <w:t>prefixed with a + sign.</w:t>
      </w:r>
    </w:p>
    <w:p w14:paraId="6AD95915" w14:textId="77777777" w:rsidR="004C02EF" w:rsidRDefault="004C02EF" w:rsidP="004C02EF">
      <w:pPr>
        <w:pStyle w:val="Note"/>
        <w:rPr>
          <w:lang w:val="en-US"/>
        </w:rPr>
      </w:pPr>
      <w:r w:rsidRPr="00D72123">
        <w:t>NOTE</w:t>
      </w:r>
      <w:r w:rsidRPr="00D72123">
        <w:tab/>
      </w:r>
      <w:r>
        <w:rPr>
          <w:lang w:val="en-US"/>
        </w:rPr>
        <w:t>Examples of extended years:</w:t>
      </w:r>
    </w:p>
    <w:p w14:paraId="2F3B5EF6" w14:textId="77777777" w:rsidR="004C02EF" w:rsidRPr="00B955D6" w:rsidRDefault="004C02EF" w:rsidP="004C02EF">
      <w:pPr>
        <w:ind w:left="400"/>
        <w:jc w:val="left"/>
        <w:rPr>
          <w:sz w:val="18"/>
          <w:szCs w:val="18"/>
          <w:lang w:val="fr-CH"/>
        </w:rPr>
      </w:pPr>
      <w:r w:rsidRPr="00B955D6">
        <w:rPr>
          <w:rStyle w:val="apple-style-span"/>
          <w:rFonts w:cs="Arial"/>
          <w:sz w:val="18"/>
          <w:szCs w:val="18"/>
          <w:lang w:val="fr-CH"/>
        </w:rPr>
        <w:t>-283457-03-21T15:00:59.008Z   283458 B.C.</w:t>
      </w:r>
      <w:r w:rsidRPr="00B955D6">
        <w:rPr>
          <w:rFonts w:cs="Arial"/>
          <w:sz w:val="18"/>
          <w:szCs w:val="18"/>
          <w:lang w:val="fr-CH"/>
        </w:rPr>
        <w:br/>
      </w:r>
      <w:r w:rsidRPr="00B955D6">
        <w:rPr>
          <w:rStyle w:val="apple-style-span"/>
          <w:rFonts w:cs="Arial"/>
          <w:sz w:val="18"/>
          <w:szCs w:val="18"/>
          <w:lang w:val="fr-CH"/>
        </w:rPr>
        <w:t>-000001-01-01T00:00:00Z          2 B.C.</w:t>
      </w:r>
      <w:r w:rsidRPr="00B955D6">
        <w:rPr>
          <w:rFonts w:cs="Arial"/>
          <w:sz w:val="18"/>
          <w:szCs w:val="18"/>
          <w:lang w:val="fr-CH"/>
        </w:rPr>
        <w:br/>
      </w:r>
      <w:r w:rsidRPr="00B955D6">
        <w:rPr>
          <w:rStyle w:val="apple-style-span"/>
          <w:rFonts w:cs="Arial"/>
          <w:sz w:val="18"/>
          <w:szCs w:val="18"/>
          <w:lang w:val="fr-CH"/>
        </w:rPr>
        <w:t>+000000-01-01T00:00:00Z         1 B.C.</w:t>
      </w:r>
      <w:r w:rsidRPr="00B955D6">
        <w:rPr>
          <w:rFonts w:cs="Arial"/>
          <w:sz w:val="18"/>
          <w:szCs w:val="18"/>
          <w:lang w:val="fr-CH"/>
        </w:rPr>
        <w:br/>
      </w:r>
      <w:r w:rsidRPr="00B955D6">
        <w:rPr>
          <w:rStyle w:val="apple-style-span"/>
          <w:rFonts w:cs="Arial"/>
          <w:sz w:val="18"/>
          <w:szCs w:val="18"/>
          <w:lang w:val="fr-CH"/>
        </w:rPr>
        <w:t>+000001-01-01T00:00:00Z         1 A.D.</w:t>
      </w:r>
      <w:r w:rsidRPr="00B955D6">
        <w:rPr>
          <w:rFonts w:cs="Arial"/>
          <w:sz w:val="18"/>
          <w:szCs w:val="18"/>
          <w:lang w:val="fr-CH"/>
        </w:rPr>
        <w:br/>
      </w:r>
      <w:r w:rsidRPr="00B955D6">
        <w:rPr>
          <w:rStyle w:val="apple-style-span"/>
          <w:rFonts w:cs="Arial"/>
          <w:sz w:val="18"/>
          <w:szCs w:val="18"/>
          <w:lang w:val="fr-CH"/>
        </w:rPr>
        <w:t>+001970-01-01T00:00:00Z         1970 A.D.</w:t>
      </w:r>
      <w:r w:rsidRPr="00B955D6">
        <w:rPr>
          <w:rFonts w:cs="Arial"/>
          <w:sz w:val="18"/>
          <w:szCs w:val="18"/>
          <w:lang w:val="fr-CH"/>
        </w:rPr>
        <w:br/>
      </w:r>
      <w:r w:rsidRPr="00B955D6">
        <w:rPr>
          <w:rStyle w:val="apple-style-span"/>
          <w:rFonts w:cs="Arial"/>
          <w:sz w:val="18"/>
          <w:szCs w:val="18"/>
          <w:lang w:val="fr-CH"/>
        </w:rPr>
        <w:t>+002009-12-15T00:00:00Z         2009 A.D.</w:t>
      </w:r>
      <w:r w:rsidRPr="00B955D6">
        <w:rPr>
          <w:rFonts w:cs="Arial"/>
          <w:sz w:val="18"/>
          <w:szCs w:val="18"/>
          <w:lang w:val="fr-CH"/>
        </w:rPr>
        <w:br/>
      </w:r>
      <w:r w:rsidRPr="00B955D6">
        <w:rPr>
          <w:rStyle w:val="apple-style-span"/>
          <w:rFonts w:cs="Arial"/>
          <w:sz w:val="18"/>
          <w:szCs w:val="18"/>
          <w:lang w:val="fr-CH"/>
        </w:rPr>
        <w:t>+287396-10-12T08:59:00.992Z</w:t>
      </w:r>
      <w:r w:rsidRPr="00B955D6">
        <w:rPr>
          <w:rStyle w:val="apple-style-span"/>
          <w:rFonts w:cs="Arial" w:hint="eastAsia"/>
          <w:sz w:val="18"/>
          <w:szCs w:val="18"/>
          <w:lang w:val="fr-CH"/>
        </w:rPr>
        <w:t xml:space="preserve">  </w:t>
      </w:r>
      <w:r w:rsidRPr="00B955D6">
        <w:rPr>
          <w:rStyle w:val="apple-style-span"/>
          <w:rFonts w:cs="Arial"/>
          <w:sz w:val="18"/>
          <w:szCs w:val="18"/>
          <w:lang w:val="fr-CH"/>
        </w:rPr>
        <w:t>287396</w:t>
      </w:r>
      <w:r w:rsidRPr="00B955D6">
        <w:rPr>
          <w:rStyle w:val="apple-style-span"/>
          <w:rFonts w:cs="Arial" w:hint="eastAsia"/>
          <w:sz w:val="18"/>
          <w:szCs w:val="18"/>
          <w:lang w:val="fr-CH"/>
        </w:rPr>
        <w:t xml:space="preserve"> </w:t>
      </w:r>
      <w:r w:rsidRPr="00B955D6">
        <w:rPr>
          <w:rStyle w:val="apple-style-span"/>
          <w:rFonts w:cs="Arial"/>
          <w:sz w:val="18"/>
          <w:szCs w:val="18"/>
          <w:lang w:val="fr-CH"/>
        </w:rPr>
        <w:t>A.D.</w:t>
      </w:r>
    </w:p>
    <w:p w14:paraId="13B6BF3D" w14:textId="77777777" w:rsidR="004C02EF" w:rsidRDefault="004C02EF" w:rsidP="00B43482">
      <w:pPr>
        <w:pStyle w:val="30"/>
        <w:numPr>
          <w:ilvl w:val="0"/>
          <w:numId w:val="0"/>
        </w:numPr>
      </w:pPr>
      <w:bookmarkStart w:id="6226" w:name="_Ref424531852"/>
      <w:bookmarkStart w:id="6227" w:name="_Toc472818949"/>
      <w:bookmarkStart w:id="6228" w:name="_Toc235503527"/>
      <w:bookmarkStart w:id="6229" w:name="_Toc241509302"/>
      <w:bookmarkStart w:id="6230" w:name="_Toc244416789"/>
      <w:bookmarkStart w:id="6231" w:name="_Toc276631153"/>
      <w:bookmarkStart w:id="6232" w:name="_Toc153968542"/>
      <w:r>
        <w:t>15.9.2</w:t>
      </w:r>
      <w:r>
        <w:tab/>
        <w:t>The Date Constructor Called as a Functio</w:t>
      </w:r>
      <w:bookmarkEnd w:id="6207"/>
      <w:bookmarkEnd w:id="6210"/>
      <w:r>
        <w:t>n</w:t>
      </w:r>
      <w:bookmarkEnd w:id="6226"/>
      <w:bookmarkEnd w:id="6227"/>
      <w:bookmarkEnd w:id="6228"/>
      <w:bookmarkEnd w:id="6229"/>
      <w:bookmarkEnd w:id="6230"/>
      <w:bookmarkEnd w:id="6231"/>
      <w:bookmarkEnd w:id="6232"/>
    </w:p>
    <w:p w14:paraId="64D33FA7" w14:textId="77777777" w:rsidR="004C02EF" w:rsidRDefault="004C02EF" w:rsidP="004C02EF">
      <w:r>
        <w:t xml:space="preserve">When </w:t>
      </w:r>
      <w:r>
        <w:rPr>
          <w:rFonts w:ascii="Courier New" w:hAnsi="Courier New"/>
          <w:b/>
        </w:rPr>
        <w:t>Date</w:t>
      </w:r>
      <w:r>
        <w:t xml:space="preserve"> is called as a function rather than as a constructor, it returns a String representing the current time (UTC).</w:t>
      </w:r>
    </w:p>
    <w:p w14:paraId="173DE83A" w14:textId="77777777" w:rsidR="004C02EF" w:rsidRDefault="004C02EF" w:rsidP="004C02EF">
      <w:pPr>
        <w:pStyle w:val="Note"/>
      </w:pPr>
      <w:r w:rsidRPr="00D72123">
        <w:t>NOTE</w:t>
      </w:r>
      <w:r w:rsidRPr="00D72123">
        <w:tab/>
        <w:t xml:space="preserve">The function call </w:t>
      </w:r>
      <w:r w:rsidRPr="00D72123">
        <w:rPr>
          <w:rFonts w:ascii="Courier New" w:hAnsi="Courier New"/>
          <w:b/>
        </w:rPr>
        <w:t>Date(</w:t>
      </w:r>
      <w:r w:rsidRPr="00D72123">
        <w:rPr>
          <w:rFonts w:ascii="Courier New" w:hAnsi="Courier New"/>
          <w:snapToGrid w:val="0"/>
        </w:rPr>
        <w:t>…</w:t>
      </w:r>
      <w:r w:rsidRPr="00D72123">
        <w:rPr>
          <w:rFonts w:ascii="Courier New" w:hAnsi="Courier New"/>
          <w:b/>
        </w:rPr>
        <w:t>)</w:t>
      </w:r>
      <w:r w:rsidRPr="00D72123">
        <w:t xml:space="preserve"> is not equivalent to the object creation expression </w:t>
      </w:r>
      <w:r w:rsidRPr="00D72123">
        <w:rPr>
          <w:rFonts w:ascii="Courier New" w:hAnsi="Courier New"/>
          <w:b/>
        </w:rPr>
        <w:t>new Date(</w:t>
      </w:r>
      <w:r w:rsidRPr="00D72123">
        <w:rPr>
          <w:rFonts w:ascii="Courier New" w:hAnsi="Courier New"/>
          <w:snapToGrid w:val="0"/>
        </w:rPr>
        <w:t>…</w:t>
      </w:r>
      <w:r w:rsidRPr="00D72123">
        <w:rPr>
          <w:rFonts w:ascii="Courier New" w:hAnsi="Courier New"/>
          <w:b/>
        </w:rPr>
        <w:t>)</w:t>
      </w:r>
      <w:r w:rsidRPr="00D72123">
        <w:t xml:space="preserve"> with the same arguments.</w:t>
      </w:r>
      <w:bookmarkStart w:id="6233" w:name="_Toc393690522"/>
    </w:p>
    <w:p w14:paraId="3D02A487" w14:textId="77777777" w:rsidR="004C02EF" w:rsidRDefault="004C02EF" w:rsidP="004C02EF">
      <w:pPr>
        <w:pStyle w:val="40"/>
        <w:numPr>
          <w:ilvl w:val="0"/>
          <w:numId w:val="0"/>
        </w:numPr>
      </w:pPr>
      <w:r>
        <w:t>15.9.2.1</w:t>
      </w:r>
      <w:r>
        <w:tab/>
        <w:t>Date ( [ year [, month [, date [, hours [, minutes [, seconds [, ms</w:t>
      </w:r>
      <w:bookmarkEnd w:id="6233"/>
      <w:r>
        <w:t xml:space="preserve"> ] ] ] ] ] ] ] )</w:t>
      </w:r>
    </w:p>
    <w:p w14:paraId="296EB65F" w14:textId="77777777" w:rsidR="004C02EF" w:rsidRDefault="004C02EF" w:rsidP="004C02EF">
      <w:r>
        <w:t xml:space="preserve">All of the arguments are optional; any arguments supplied are accepted but are completely ignored. A String is created and returned as if by the expression </w:t>
      </w:r>
      <w:r>
        <w:rPr>
          <w:rFonts w:ascii="Courier New" w:hAnsi="Courier New"/>
          <w:b/>
        </w:rPr>
        <w:t>(new Date()).toString()</w:t>
      </w:r>
      <w:r w:rsidRPr="00F14BE1">
        <w:t xml:space="preserve"> where </w:t>
      </w:r>
      <w:r w:rsidRPr="00F14BE1">
        <w:rPr>
          <w:rFonts w:ascii="Courier New" w:hAnsi="Courier New" w:cs="Courier New"/>
          <w:b/>
        </w:rPr>
        <w:t>Date</w:t>
      </w:r>
      <w:r w:rsidRPr="00F14BE1">
        <w:t xml:space="preserve"> is the standard built-in constructor with that name and </w:t>
      </w:r>
      <w:r w:rsidRPr="00F14BE1">
        <w:rPr>
          <w:rFonts w:ascii="Courier New" w:hAnsi="Courier New" w:cs="Courier New"/>
          <w:b/>
        </w:rPr>
        <w:t>toString</w:t>
      </w:r>
      <w:r w:rsidRPr="00F14BE1">
        <w:t xml:space="preserve"> is the standard built-in method </w:t>
      </w:r>
      <w:r w:rsidRPr="00F14BE1">
        <w:rPr>
          <w:rFonts w:ascii="Courier New" w:hAnsi="Courier New" w:cs="Courier New"/>
          <w:b/>
        </w:rPr>
        <w:t>Date.prototype.toString</w:t>
      </w:r>
      <w:r>
        <w:t>.</w:t>
      </w:r>
      <w:bookmarkStart w:id="6234" w:name="_Toc393690523"/>
    </w:p>
    <w:p w14:paraId="1757207F" w14:textId="77777777" w:rsidR="004C02EF" w:rsidRDefault="004C02EF" w:rsidP="00B43482">
      <w:pPr>
        <w:pStyle w:val="30"/>
        <w:numPr>
          <w:ilvl w:val="0"/>
          <w:numId w:val="0"/>
        </w:numPr>
      </w:pPr>
      <w:bookmarkStart w:id="6235" w:name="_Toc393690530"/>
      <w:bookmarkStart w:id="6236" w:name="_Toc472818950"/>
      <w:bookmarkStart w:id="6237" w:name="_Toc235503528"/>
      <w:bookmarkStart w:id="6238" w:name="_Toc241509303"/>
      <w:bookmarkStart w:id="6239" w:name="_Toc244416790"/>
      <w:bookmarkStart w:id="6240" w:name="_Toc276631154"/>
      <w:bookmarkStart w:id="6241" w:name="_Toc153968543"/>
      <w:bookmarkEnd w:id="6234"/>
      <w:r>
        <w:t>15.9.3</w:t>
      </w:r>
      <w:r>
        <w:tab/>
        <w:t>The Date Constructo</w:t>
      </w:r>
      <w:bookmarkEnd w:id="6208"/>
      <w:bookmarkEnd w:id="6209"/>
      <w:bookmarkEnd w:id="6235"/>
      <w:r>
        <w:t>r</w:t>
      </w:r>
      <w:bookmarkEnd w:id="6236"/>
      <w:bookmarkEnd w:id="6237"/>
      <w:bookmarkEnd w:id="6238"/>
      <w:bookmarkEnd w:id="6239"/>
      <w:bookmarkEnd w:id="6240"/>
      <w:bookmarkEnd w:id="6241"/>
    </w:p>
    <w:p w14:paraId="048674A4" w14:textId="77777777" w:rsidR="004C02EF" w:rsidRDefault="004C02EF" w:rsidP="004C02EF">
      <w:r>
        <w:t xml:space="preserve">When </w:t>
      </w:r>
      <w:r>
        <w:rPr>
          <w:rFonts w:ascii="Courier New" w:hAnsi="Courier New"/>
          <w:b/>
        </w:rPr>
        <w:t>Date</w:t>
      </w:r>
      <w:r>
        <w:t xml:space="preserve"> is called as part of a </w:t>
      </w:r>
      <w:r>
        <w:rPr>
          <w:rFonts w:ascii="Courier New" w:hAnsi="Courier New"/>
          <w:b/>
        </w:rPr>
        <w:t>new</w:t>
      </w:r>
      <w:r>
        <w:t xml:space="preserve"> expression, it is a constructor: it initialises the newly created object.</w:t>
      </w:r>
      <w:bookmarkStart w:id="6242" w:name="_Toc393690531"/>
      <w:bookmarkStart w:id="6243" w:name="_Toc385672406"/>
    </w:p>
    <w:p w14:paraId="35357C83" w14:textId="77777777" w:rsidR="004C02EF" w:rsidRDefault="004C02EF" w:rsidP="004C02EF">
      <w:pPr>
        <w:pStyle w:val="40"/>
        <w:numPr>
          <w:ilvl w:val="0"/>
          <w:numId w:val="0"/>
        </w:numPr>
      </w:pPr>
      <w:r>
        <w:t>15.9.3.1</w:t>
      </w:r>
      <w:r>
        <w:tab/>
        <w:t>new Date (year, month [, date [, hours [, minutes [, seconds [, ms</w:t>
      </w:r>
      <w:bookmarkEnd w:id="6242"/>
      <w:r>
        <w:t xml:space="preserve"> ] ] ] ] ] )</w:t>
      </w:r>
    </w:p>
    <w:p w14:paraId="5FF68BA0" w14:textId="77777777" w:rsidR="004C02EF" w:rsidRDefault="004C02EF" w:rsidP="004C02EF">
      <w:r>
        <w:t xml:space="preserve">When </w:t>
      </w:r>
      <w:r>
        <w:rPr>
          <w:b/>
        </w:rPr>
        <w:t>Date</w:t>
      </w:r>
      <w:r>
        <w:t xml:space="preserve"> is called with two to seven arguments, it computes the date from </w:t>
      </w:r>
      <w:r>
        <w:rPr>
          <w:i/>
        </w:rPr>
        <w:t>year</w:t>
      </w:r>
      <w:r>
        <w:t xml:space="preserve">, </w:t>
      </w:r>
      <w:r>
        <w:rPr>
          <w:i/>
        </w:rPr>
        <w:t>month</w:t>
      </w:r>
      <w:r>
        <w:t xml:space="preserve">, and (optionally) </w:t>
      </w:r>
      <w:r>
        <w:rPr>
          <w:i/>
        </w:rPr>
        <w:t>date</w:t>
      </w:r>
      <w:r>
        <w:t xml:space="preserve">, </w:t>
      </w:r>
      <w:r>
        <w:rPr>
          <w:i/>
        </w:rPr>
        <w:t>hours</w:t>
      </w:r>
      <w:r>
        <w:t xml:space="preserve">, </w:t>
      </w:r>
      <w:r>
        <w:rPr>
          <w:i/>
        </w:rPr>
        <w:t>minutes</w:t>
      </w:r>
      <w:r>
        <w:t xml:space="preserve">, </w:t>
      </w:r>
      <w:r>
        <w:rPr>
          <w:i/>
        </w:rPr>
        <w:t>seconds</w:t>
      </w:r>
      <w:r>
        <w:t xml:space="preserve"> and </w:t>
      </w:r>
      <w:r>
        <w:rPr>
          <w:i/>
        </w:rPr>
        <w:t>ms</w:t>
      </w:r>
      <w:r>
        <w:t>.</w:t>
      </w:r>
    </w:p>
    <w:p w14:paraId="10575165" w14:textId="77777777" w:rsidR="004C02EF" w:rsidRDefault="004C02EF" w:rsidP="004C02EF">
      <w:r>
        <w:t xml:space="preserve">The [[Prototype]] internal property of the newly constructed object is set to the original Date prototype object, the one that is the initial value of </w:t>
      </w:r>
      <w:r>
        <w:rPr>
          <w:rFonts w:ascii="Courier New" w:hAnsi="Courier New"/>
          <w:b/>
        </w:rPr>
        <w:t>Date.prototype</w:t>
      </w:r>
      <w:r>
        <w:t xml:space="preserve"> (15.9.4.1).</w:t>
      </w:r>
    </w:p>
    <w:p w14:paraId="00DA421F" w14:textId="77777777" w:rsidR="004C02EF" w:rsidRDefault="004C02EF" w:rsidP="004C02EF">
      <w:r>
        <w:t xml:space="preserve">The </w:t>
      </w:r>
      <w:del w:id="6244" w:author="Allen Wirfs-Brock" w:date="2011-07-02T14:25:00Z">
        <w:r w:rsidDel="0054023D">
          <w:delText xml:space="preserve">[[Class]] internal property of the </w:delText>
        </w:r>
      </w:del>
      <w:r>
        <w:t xml:space="preserve">newly constructed object </w:t>
      </w:r>
      <w:del w:id="6245" w:author="Allen Wirfs-Brock" w:date="2011-07-02T14:25:00Z">
        <w:r w:rsidDel="0054023D">
          <w:delText xml:space="preserve">is set to </w:delText>
        </w:r>
        <w:r w:rsidDel="0054023D">
          <w:rPr>
            <w:rFonts w:ascii="Courier New" w:hAnsi="Courier New"/>
            <w:b/>
          </w:rPr>
          <w:delText>"Date"</w:delText>
        </w:r>
      </w:del>
      <w:ins w:id="6246" w:author="Allen Wirfs-Brock" w:date="2011-07-02T14:25:00Z">
        <w:r w:rsidR="0054023D">
          <w:t>has a [[IsDate]] internal property</w:t>
        </w:r>
      </w:ins>
      <w:r>
        <w:t>.</w:t>
      </w:r>
    </w:p>
    <w:p w14:paraId="50275C1A" w14:textId="77777777" w:rsidR="004C02EF" w:rsidRDefault="004C02EF" w:rsidP="004C02EF">
      <w:r>
        <w:t xml:space="preserve">The [[Extensible]] internal property of the newly constructed object is set to </w:t>
      </w:r>
      <w:r w:rsidRPr="000D6C0A">
        <w:rPr>
          <w:b/>
        </w:rPr>
        <w:t>true</w:t>
      </w:r>
      <w:r>
        <w:t>.</w:t>
      </w:r>
    </w:p>
    <w:p w14:paraId="11053E2C" w14:textId="77777777" w:rsidR="004C02EF" w:rsidRDefault="004C02EF" w:rsidP="004C02EF">
      <w:r>
        <w:t>The [[PrimitiveValue]] internal property of the newly constructed object is set as follows:</w:t>
      </w:r>
    </w:p>
    <w:p w14:paraId="112ECC12" w14:textId="77777777" w:rsidR="004C02EF" w:rsidRPr="0007623A" w:rsidRDefault="004C02EF" w:rsidP="004C02EF">
      <w:pPr>
        <w:pStyle w:val="M4"/>
        <w:numPr>
          <w:ilvl w:val="0"/>
          <w:numId w:val="253"/>
        </w:numPr>
        <w:spacing w:after="0"/>
      </w:pPr>
      <w:bookmarkStart w:id="6247" w:name="_Toc393690537"/>
      <w:bookmarkEnd w:id="6243"/>
      <w:r w:rsidRPr="0007623A">
        <w:t xml:space="preserve">Let </w:t>
      </w:r>
      <w:r w:rsidRPr="0007623A">
        <w:rPr>
          <w:i/>
        </w:rPr>
        <w:t>y</w:t>
      </w:r>
      <w:r w:rsidRPr="0007623A">
        <w:t xml:space="preserve"> be ToNumber(</w:t>
      </w:r>
      <w:r w:rsidRPr="0007623A">
        <w:rPr>
          <w:i/>
        </w:rPr>
        <w:t>year</w:t>
      </w:r>
      <w:r w:rsidRPr="0007623A">
        <w:t>).</w:t>
      </w:r>
    </w:p>
    <w:p w14:paraId="4B5776DA" w14:textId="77777777" w:rsidR="004C02EF" w:rsidRPr="0007623A" w:rsidRDefault="004C02EF" w:rsidP="004C02EF">
      <w:pPr>
        <w:pStyle w:val="M4"/>
        <w:numPr>
          <w:ilvl w:val="0"/>
          <w:numId w:val="253"/>
        </w:numPr>
        <w:spacing w:after="0"/>
      </w:pPr>
      <w:r w:rsidRPr="0007623A">
        <w:t xml:space="preserve">Let </w:t>
      </w:r>
      <w:r w:rsidRPr="0007623A">
        <w:rPr>
          <w:i/>
        </w:rPr>
        <w:t>m</w:t>
      </w:r>
      <w:r w:rsidRPr="0007623A">
        <w:t xml:space="preserve"> be ToNumber(</w:t>
      </w:r>
      <w:r w:rsidRPr="0007623A">
        <w:rPr>
          <w:i/>
        </w:rPr>
        <w:t>month</w:t>
      </w:r>
      <w:r w:rsidRPr="0007623A">
        <w:t>).</w:t>
      </w:r>
    </w:p>
    <w:p w14:paraId="75775864" w14:textId="77777777" w:rsidR="004C02EF" w:rsidRPr="0007623A" w:rsidRDefault="004C02EF" w:rsidP="004C02EF">
      <w:pPr>
        <w:pStyle w:val="M4"/>
        <w:numPr>
          <w:ilvl w:val="0"/>
          <w:numId w:val="253"/>
        </w:numPr>
        <w:spacing w:after="0"/>
      </w:pPr>
      <w:r w:rsidRPr="0007623A">
        <w:t xml:space="preserve">If </w:t>
      </w:r>
      <w:r w:rsidRPr="0007623A">
        <w:rPr>
          <w:i/>
        </w:rPr>
        <w:t>date</w:t>
      </w:r>
      <w:r w:rsidRPr="0007623A">
        <w:t xml:space="preserve"> is supplied then let </w:t>
      </w:r>
      <w:r w:rsidRPr="0007623A">
        <w:rPr>
          <w:i/>
        </w:rPr>
        <w:t>dt</w:t>
      </w:r>
      <w:r w:rsidRPr="0007623A">
        <w:t xml:space="preserve"> be ToNumber(</w:t>
      </w:r>
      <w:r w:rsidRPr="0007623A">
        <w:rPr>
          <w:i/>
        </w:rPr>
        <w:t>date</w:t>
      </w:r>
      <w:r w:rsidRPr="0007623A">
        <w:t xml:space="preserve">); else let </w:t>
      </w:r>
      <w:r w:rsidRPr="0007623A">
        <w:rPr>
          <w:i/>
        </w:rPr>
        <w:t>dt</w:t>
      </w:r>
      <w:r w:rsidRPr="0007623A">
        <w:t xml:space="preserve"> be </w:t>
      </w:r>
      <w:r w:rsidRPr="0007623A">
        <w:rPr>
          <w:b/>
        </w:rPr>
        <w:t>1</w:t>
      </w:r>
      <w:r w:rsidRPr="0007623A">
        <w:t>.</w:t>
      </w:r>
    </w:p>
    <w:p w14:paraId="7E86F44D" w14:textId="77777777" w:rsidR="004C02EF" w:rsidRPr="0007623A" w:rsidRDefault="004C02EF" w:rsidP="004C02EF">
      <w:pPr>
        <w:pStyle w:val="M4"/>
        <w:numPr>
          <w:ilvl w:val="0"/>
          <w:numId w:val="253"/>
        </w:numPr>
        <w:spacing w:after="0"/>
      </w:pPr>
      <w:r w:rsidRPr="0007623A">
        <w:t xml:space="preserve">If </w:t>
      </w:r>
      <w:r w:rsidRPr="0007623A">
        <w:rPr>
          <w:i/>
        </w:rPr>
        <w:t>hours</w:t>
      </w:r>
      <w:r w:rsidRPr="0007623A">
        <w:t xml:space="preserve"> is supplied then let </w:t>
      </w:r>
      <w:r w:rsidRPr="0007623A">
        <w:rPr>
          <w:i/>
        </w:rPr>
        <w:t>h</w:t>
      </w:r>
      <w:r w:rsidRPr="0007623A">
        <w:t xml:space="preserve"> be ToNumber(</w:t>
      </w:r>
      <w:r w:rsidRPr="0007623A">
        <w:rPr>
          <w:i/>
        </w:rPr>
        <w:t>hours</w:t>
      </w:r>
      <w:r w:rsidRPr="0007623A">
        <w:t xml:space="preserve">); else let </w:t>
      </w:r>
      <w:r w:rsidRPr="0007623A">
        <w:rPr>
          <w:i/>
        </w:rPr>
        <w:t>h</w:t>
      </w:r>
      <w:r w:rsidRPr="0007623A">
        <w:t xml:space="preserve"> be </w:t>
      </w:r>
      <w:r w:rsidRPr="0007623A">
        <w:rPr>
          <w:b/>
        </w:rPr>
        <w:t>0</w:t>
      </w:r>
      <w:r w:rsidRPr="0007623A">
        <w:t>.</w:t>
      </w:r>
    </w:p>
    <w:p w14:paraId="1A573778" w14:textId="77777777" w:rsidR="004C02EF" w:rsidRPr="0007623A" w:rsidRDefault="004C02EF" w:rsidP="004C02EF">
      <w:pPr>
        <w:pStyle w:val="M4"/>
        <w:numPr>
          <w:ilvl w:val="0"/>
          <w:numId w:val="253"/>
        </w:numPr>
        <w:spacing w:after="0"/>
      </w:pPr>
      <w:r w:rsidRPr="0007623A">
        <w:t xml:space="preserve">If </w:t>
      </w:r>
      <w:r w:rsidRPr="0007623A">
        <w:rPr>
          <w:i/>
        </w:rPr>
        <w:t>minutes</w:t>
      </w:r>
      <w:r w:rsidRPr="0007623A">
        <w:t xml:space="preserve"> is supplied then let </w:t>
      </w:r>
      <w:r w:rsidRPr="0007623A">
        <w:rPr>
          <w:i/>
        </w:rPr>
        <w:t>min</w:t>
      </w:r>
      <w:r w:rsidRPr="0007623A">
        <w:t xml:space="preserve"> be ToNumber(</w:t>
      </w:r>
      <w:r w:rsidRPr="0007623A">
        <w:rPr>
          <w:i/>
        </w:rPr>
        <w:t>minutes</w:t>
      </w:r>
      <w:r w:rsidRPr="0007623A">
        <w:t xml:space="preserve">); else let </w:t>
      </w:r>
      <w:r w:rsidRPr="0007623A">
        <w:rPr>
          <w:i/>
        </w:rPr>
        <w:t>min</w:t>
      </w:r>
      <w:r w:rsidRPr="0007623A">
        <w:t xml:space="preserve"> be </w:t>
      </w:r>
      <w:r w:rsidRPr="0007623A">
        <w:rPr>
          <w:b/>
        </w:rPr>
        <w:t>0</w:t>
      </w:r>
      <w:r w:rsidRPr="0007623A">
        <w:t>.</w:t>
      </w:r>
    </w:p>
    <w:p w14:paraId="1EF7B60F" w14:textId="77777777" w:rsidR="004C02EF" w:rsidRPr="0007623A" w:rsidRDefault="004C02EF" w:rsidP="004C02EF">
      <w:pPr>
        <w:pStyle w:val="M4"/>
        <w:numPr>
          <w:ilvl w:val="0"/>
          <w:numId w:val="253"/>
        </w:numPr>
        <w:spacing w:after="0"/>
      </w:pPr>
      <w:r w:rsidRPr="0007623A">
        <w:t xml:space="preserve">If </w:t>
      </w:r>
      <w:r w:rsidRPr="0007623A">
        <w:rPr>
          <w:i/>
        </w:rPr>
        <w:t>seconds</w:t>
      </w:r>
      <w:r w:rsidRPr="0007623A">
        <w:t xml:space="preserve"> is supplied then let </w:t>
      </w:r>
      <w:r w:rsidRPr="0007623A">
        <w:rPr>
          <w:i/>
        </w:rPr>
        <w:t>s</w:t>
      </w:r>
      <w:r w:rsidRPr="0007623A">
        <w:t xml:space="preserve"> be ToNumber(</w:t>
      </w:r>
      <w:r w:rsidRPr="0007623A">
        <w:rPr>
          <w:i/>
        </w:rPr>
        <w:t>seconds</w:t>
      </w:r>
      <w:r w:rsidRPr="0007623A">
        <w:t xml:space="preserve">); else let </w:t>
      </w:r>
      <w:r w:rsidRPr="0007623A">
        <w:rPr>
          <w:i/>
        </w:rPr>
        <w:t>s</w:t>
      </w:r>
      <w:r w:rsidRPr="0007623A">
        <w:t xml:space="preserve"> be </w:t>
      </w:r>
      <w:r w:rsidRPr="0007623A">
        <w:rPr>
          <w:b/>
        </w:rPr>
        <w:t>0</w:t>
      </w:r>
      <w:r w:rsidRPr="0007623A">
        <w:t>.</w:t>
      </w:r>
    </w:p>
    <w:p w14:paraId="20103185" w14:textId="77777777" w:rsidR="004C02EF" w:rsidRPr="0007623A" w:rsidRDefault="004C02EF" w:rsidP="004C02EF">
      <w:pPr>
        <w:pStyle w:val="M4"/>
        <w:numPr>
          <w:ilvl w:val="0"/>
          <w:numId w:val="253"/>
        </w:numPr>
        <w:spacing w:after="0"/>
      </w:pPr>
      <w:r w:rsidRPr="0007623A">
        <w:t xml:space="preserve">If </w:t>
      </w:r>
      <w:r w:rsidRPr="0007623A">
        <w:rPr>
          <w:i/>
        </w:rPr>
        <w:t>ms</w:t>
      </w:r>
      <w:r w:rsidRPr="0007623A">
        <w:t xml:space="preserve"> is supplied then let </w:t>
      </w:r>
      <w:r w:rsidRPr="0007623A">
        <w:rPr>
          <w:i/>
        </w:rPr>
        <w:t>milli</w:t>
      </w:r>
      <w:r w:rsidRPr="0007623A">
        <w:t xml:space="preserve"> be ToNumber(</w:t>
      </w:r>
      <w:r w:rsidRPr="0007623A">
        <w:rPr>
          <w:i/>
        </w:rPr>
        <w:t>ms</w:t>
      </w:r>
      <w:r w:rsidRPr="0007623A">
        <w:t xml:space="preserve">); else let </w:t>
      </w:r>
      <w:r w:rsidRPr="0007623A">
        <w:rPr>
          <w:i/>
        </w:rPr>
        <w:t>milli</w:t>
      </w:r>
      <w:r w:rsidRPr="0007623A">
        <w:t xml:space="preserve"> be </w:t>
      </w:r>
      <w:r w:rsidRPr="0007623A">
        <w:rPr>
          <w:b/>
        </w:rPr>
        <w:t>0</w:t>
      </w:r>
      <w:r w:rsidRPr="0007623A">
        <w:t>.</w:t>
      </w:r>
    </w:p>
    <w:p w14:paraId="28488D84" w14:textId="77777777" w:rsidR="004C02EF" w:rsidRPr="0007623A" w:rsidRDefault="004C02EF" w:rsidP="004C02EF">
      <w:pPr>
        <w:pStyle w:val="M4"/>
        <w:numPr>
          <w:ilvl w:val="0"/>
          <w:numId w:val="253"/>
        </w:numPr>
        <w:spacing w:after="0"/>
      </w:pPr>
      <w:r w:rsidRPr="0007623A">
        <w:t>If </w:t>
      </w:r>
      <w:r w:rsidRPr="0007623A">
        <w:rPr>
          <w:i/>
        </w:rPr>
        <w:t>y</w:t>
      </w:r>
      <w:r w:rsidRPr="0007623A">
        <w:t> is not </w:t>
      </w:r>
      <w:r w:rsidRPr="0007623A">
        <w:rPr>
          <w:b/>
        </w:rPr>
        <w:t>NaN</w:t>
      </w:r>
      <w:r w:rsidRPr="0007623A">
        <w:t> and 0 </w:t>
      </w:r>
      <w:r w:rsidRPr="0007623A">
        <w:sym w:font="Symbol" w:char="F0A3"/>
      </w:r>
      <w:r w:rsidRPr="0007623A">
        <w:t> ToInteger(</w:t>
      </w:r>
      <w:r w:rsidRPr="0007623A">
        <w:rPr>
          <w:i/>
        </w:rPr>
        <w:t>y</w:t>
      </w:r>
      <w:r w:rsidRPr="0007623A">
        <w:t>) </w:t>
      </w:r>
      <w:r w:rsidRPr="0007623A">
        <w:sym w:font="Symbol" w:char="F0A3"/>
      </w:r>
      <w:r w:rsidRPr="0007623A">
        <w:t xml:space="preserve"> 99, then let </w:t>
      </w:r>
      <w:r w:rsidRPr="0007623A">
        <w:rPr>
          <w:i/>
        </w:rPr>
        <w:t>yr</w:t>
      </w:r>
      <w:r w:rsidRPr="0007623A">
        <w:t xml:space="preserve"> be 1900+ToInteger(</w:t>
      </w:r>
      <w:r w:rsidRPr="0007623A">
        <w:rPr>
          <w:i/>
        </w:rPr>
        <w:t>y</w:t>
      </w:r>
      <w:r w:rsidRPr="0007623A">
        <w:t xml:space="preserve">); otherwise, let </w:t>
      </w:r>
      <w:r w:rsidRPr="0007623A">
        <w:rPr>
          <w:i/>
        </w:rPr>
        <w:t>yr</w:t>
      </w:r>
      <w:r w:rsidRPr="0007623A">
        <w:t xml:space="preserve"> be </w:t>
      </w:r>
      <w:r w:rsidRPr="0007623A">
        <w:rPr>
          <w:i/>
        </w:rPr>
        <w:t>y</w:t>
      </w:r>
      <w:r w:rsidRPr="0007623A">
        <w:t>.</w:t>
      </w:r>
    </w:p>
    <w:p w14:paraId="0269BE66" w14:textId="77777777" w:rsidR="004C02EF" w:rsidRPr="0007623A" w:rsidRDefault="004C02EF" w:rsidP="004C02EF">
      <w:pPr>
        <w:pStyle w:val="M4"/>
        <w:numPr>
          <w:ilvl w:val="0"/>
          <w:numId w:val="253"/>
        </w:numPr>
        <w:spacing w:after="0"/>
      </w:pPr>
      <w:r w:rsidRPr="0007623A">
        <w:t xml:space="preserve">Let </w:t>
      </w:r>
      <w:r w:rsidRPr="0007623A">
        <w:rPr>
          <w:i/>
        </w:rPr>
        <w:t>finalDate</w:t>
      </w:r>
      <w:r w:rsidRPr="0007623A">
        <w:t xml:space="preserve"> be  MakeDate(MakeDay(</w:t>
      </w:r>
      <w:r w:rsidRPr="0007623A">
        <w:rPr>
          <w:i/>
        </w:rPr>
        <w:t>yr</w:t>
      </w:r>
      <w:r w:rsidRPr="0007623A">
        <w:t xml:space="preserve">, </w:t>
      </w:r>
      <w:r w:rsidRPr="0007623A">
        <w:rPr>
          <w:i/>
        </w:rPr>
        <w:t>m</w:t>
      </w:r>
      <w:r w:rsidRPr="0007623A">
        <w:t xml:space="preserve">, </w:t>
      </w:r>
      <w:r w:rsidRPr="0007623A">
        <w:rPr>
          <w:i/>
        </w:rPr>
        <w:t>dt</w:t>
      </w:r>
      <w:r w:rsidRPr="0007623A">
        <w:t>), MakeTime(</w:t>
      </w:r>
      <w:r w:rsidRPr="0007623A">
        <w:rPr>
          <w:i/>
        </w:rPr>
        <w:t>h</w:t>
      </w:r>
      <w:r w:rsidRPr="0007623A">
        <w:t xml:space="preserve">, </w:t>
      </w:r>
      <w:r w:rsidRPr="0007623A">
        <w:rPr>
          <w:i/>
        </w:rPr>
        <w:t>min</w:t>
      </w:r>
      <w:r w:rsidRPr="0007623A">
        <w:t xml:space="preserve">, </w:t>
      </w:r>
      <w:r w:rsidRPr="0007623A">
        <w:rPr>
          <w:i/>
        </w:rPr>
        <w:t>s</w:t>
      </w:r>
      <w:r w:rsidRPr="0007623A">
        <w:t xml:space="preserve">, </w:t>
      </w:r>
      <w:r w:rsidRPr="0007623A">
        <w:rPr>
          <w:i/>
        </w:rPr>
        <w:t>milli</w:t>
      </w:r>
      <w:r w:rsidRPr="0007623A">
        <w:t>)).</w:t>
      </w:r>
    </w:p>
    <w:p w14:paraId="2DBA006F" w14:textId="77777777" w:rsidR="004C02EF" w:rsidRPr="0007623A" w:rsidRDefault="004C02EF" w:rsidP="004C02EF">
      <w:pPr>
        <w:pStyle w:val="M4"/>
        <w:numPr>
          <w:ilvl w:val="0"/>
          <w:numId w:val="253"/>
        </w:numPr>
      </w:pPr>
      <w:r w:rsidRPr="0007623A">
        <w:t>Set the [[PrimitiveValue]] internal property of the newly constructed object to TimeClip(UTC(</w:t>
      </w:r>
      <w:r w:rsidRPr="0007623A">
        <w:rPr>
          <w:i/>
        </w:rPr>
        <w:t>finalDate</w:t>
      </w:r>
      <w:r w:rsidRPr="0007623A">
        <w:t>)).</w:t>
      </w:r>
      <w:bookmarkStart w:id="6248" w:name="_Toc393690532"/>
    </w:p>
    <w:bookmarkEnd w:id="6248"/>
    <w:p w14:paraId="53AF70B3" w14:textId="77777777" w:rsidR="004C02EF" w:rsidRDefault="004C02EF" w:rsidP="004C02EF">
      <w:pPr>
        <w:pStyle w:val="40"/>
        <w:numPr>
          <w:ilvl w:val="0"/>
          <w:numId w:val="0"/>
        </w:numPr>
      </w:pPr>
      <w:r>
        <w:t>15.9.3.2</w:t>
      </w:r>
      <w:r>
        <w:tab/>
        <w:t>new Date (value</w:t>
      </w:r>
      <w:bookmarkEnd w:id="6247"/>
      <w:r>
        <w:t>)</w:t>
      </w:r>
    </w:p>
    <w:p w14:paraId="0C8373B9" w14:textId="77777777" w:rsidR="004C02EF" w:rsidRDefault="004C02EF" w:rsidP="004C02EF">
      <w:r>
        <w:t xml:space="preserve">The [[Prototype]] internal property of the newly constructed object is set to the original Date prototype object, the one that is the initial value of </w:t>
      </w:r>
      <w:r>
        <w:rPr>
          <w:rFonts w:ascii="Courier New" w:hAnsi="Courier New"/>
          <w:b/>
        </w:rPr>
        <w:t>Date.prototype</w:t>
      </w:r>
      <w:r>
        <w:t xml:space="preserve"> (15.9.4.1).</w:t>
      </w:r>
    </w:p>
    <w:p w14:paraId="29FB3AE1" w14:textId="77777777" w:rsidR="004C02EF" w:rsidRDefault="0054023D" w:rsidP="004C02EF">
      <w:ins w:id="6249" w:author="Allen Wirfs-Brock" w:date="2011-07-02T14:27:00Z">
        <w:r>
          <w:t>The newly constructed object has a [[IsDate]] internal property.</w:t>
        </w:r>
      </w:ins>
      <w:del w:id="6250" w:author="Allen Wirfs-Brock" w:date="2011-07-02T14:27:00Z">
        <w:r w:rsidR="004C02EF" w:rsidDel="0054023D">
          <w:delText xml:space="preserve">The [[Class]] internal property of the newly constructed object is set to </w:delText>
        </w:r>
        <w:r w:rsidR="004C02EF" w:rsidDel="0054023D">
          <w:rPr>
            <w:rFonts w:ascii="Courier New" w:hAnsi="Courier New"/>
            <w:b/>
          </w:rPr>
          <w:delText>"Date"</w:delText>
        </w:r>
        <w:r w:rsidR="004C02EF" w:rsidDel="0054023D">
          <w:delText>.</w:delText>
        </w:r>
      </w:del>
    </w:p>
    <w:p w14:paraId="260E85D5" w14:textId="77777777" w:rsidR="004C02EF" w:rsidRDefault="004C02EF" w:rsidP="004C02EF">
      <w:r>
        <w:t xml:space="preserve">The [[Extensible]] internal property of the newly constructed object is set to </w:t>
      </w:r>
      <w:r w:rsidRPr="000D6C0A">
        <w:rPr>
          <w:b/>
        </w:rPr>
        <w:t>true</w:t>
      </w:r>
      <w:r>
        <w:t>.</w:t>
      </w:r>
    </w:p>
    <w:p w14:paraId="163109C8" w14:textId="77777777" w:rsidR="004C02EF" w:rsidRDefault="004C02EF" w:rsidP="004C02EF">
      <w:r>
        <w:t>The [[PrimitiveValue]] internal property of the newly constructed object is set as follows:</w:t>
      </w:r>
    </w:p>
    <w:p w14:paraId="7251097B" w14:textId="77777777" w:rsidR="004C02EF" w:rsidRPr="00D72123" w:rsidRDefault="004C02EF" w:rsidP="004C02EF">
      <w:pPr>
        <w:pStyle w:val="Alg4"/>
        <w:numPr>
          <w:ilvl w:val="0"/>
          <w:numId w:val="254"/>
        </w:numPr>
      </w:pPr>
      <w:r w:rsidRPr="00D72123">
        <w:t xml:space="preserve">Let </w:t>
      </w:r>
      <w:r w:rsidRPr="00D72123">
        <w:rPr>
          <w:i/>
        </w:rPr>
        <w:t>v</w:t>
      </w:r>
      <w:r w:rsidRPr="00D72123">
        <w:t xml:space="preserve"> be ToPrimitive(</w:t>
      </w:r>
      <w:r w:rsidRPr="00D72123">
        <w:rPr>
          <w:i/>
        </w:rPr>
        <w:t>value</w:t>
      </w:r>
      <w:r w:rsidRPr="00D72123">
        <w:t>).</w:t>
      </w:r>
    </w:p>
    <w:p w14:paraId="29E5ACFF" w14:textId="77777777" w:rsidR="004C02EF" w:rsidRPr="00D72123" w:rsidRDefault="004C02EF" w:rsidP="004C02EF">
      <w:pPr>
        <w:pStyle w:val="Alg4"/>
        <w:numPr>
          <w:ilvl w:val="0"/>
          <w:numId w:val="254"/>
        </w:numPr>
      </w:pPr>
      <w:r w:rsidRPr="00D72123">
        <w:t>If Type(</w:t>
      </w:r>
      <w:r w:rsidRPr="00D72123">
        <w:rPr>
          <w:i/>
        </w:rPr>
        <w:t>v</w:t>
      </w:r>
      <w:r w:rsidRPr="00D72123">
        <w:t xml:space="preserve">) is String, then </w:t>
      </w:r>
    </w:p>
    <w:p w14:paraId="6B2A691B" w14:textId="77777777" w:rsidR="004C02EF" w:rsidRPr="00D72123" w:rsidRDefault="004C02EF" w:rsidP="004C02EF">
      <w:pPr>
        <w:pStyle w:val="Alg4"/>
        <w:numPr>
          <w:ilvl w:val="1"/>
          <w:numId w:val="254"/>
        </w:numPr>
      </w:pPr>
      <w:r w:rsidRPr="00D72123">
        <w:t xml:space="preserve">Parse </w:t>
      </w:r>
      <w:r w:rsidRPr="00D72123">
        <w:rPr>
          <w:i/>
        </w:rPr>
        <w:t>v</w:t>
      </w:r>
      <w:r w:rsidRPr="00D72123">
        <w:t xml:space="preserve"> as a date, in exactly the same manner as for the </w:t>
      </w:r>
      <w:r>
        <w:rPr>
          <w:rFonts w:ascii="Courier New" w:hAnsi="Courier New"/>
          <w:b/>
        </w:rPr>
        <w:t>parse</w:t>
      </w:r>
      <w:r w:rsidRPr="00D72123">
        <w:t xml:space="preserve"> method (15.9.4.2); let </w:t>
      </w:r>
      <w:r w:rsidRPr="00D72123">
        <w:rPr>
          <w:i/>
        </w:rPr>
        <w:t>V</w:t>
      </w:r>
      <w:r w:rsidRPr="00D72123">
        <w:t xml:space="preserve"> be the time value for this date.</w:t>
      </w:r>
    </w:p>
    <w:p w14:paraId="550F3308" w14:textId="77777777" w:rsidR="004C02EF" w:rsidRPr="00D72123" w:rsidRDefault="004C02EF" w:rsidP="004C02EF">
      <w:pPr>
        <w:pStyle w:val="Alg4"/>
        <w:numPr>
          <w:ilvl w:val="0"/>
          <w:numId w:val="254"/>
        </w:numPr>
      </w:pPr>
      <w:r w:rsidRPr="00D72123">
        <w:t xml:space="preserve">Else, let </w:t>
      </w:r>
      <w:r w:rsidRPr="00D72123">
        <w:rPr>
          <w:i/>
        </w:rPr>
        <w:t>V</w:t>
      </w:r>
      <w:r w:rsidRPr="00D72123">
        <w:t xml:space="preserve"> be ToNumber(</w:t>
      </w:r>
      <w:r w:rsidRPr="00D72123">
        <w:rPr>
          <w:i/>
        </w:rPr>
        <w:t>v</w:t>
      </w:r>
      <w:r w:rsidRPr="00D72123">
        <w:t>).</w:t>
      </w:r>
    </w:p>
    <w:p w14:paraId="4325AE6B" w14:textId="77777777" w:rsidR="004C02EF" w:rsidRPr="00D72123" w:rsidRDefault="004C02EF" w:rsidP="004C02EF">
      <w:pPr>
        <w:pStyle w:val="Alg4"/>
        <w:numPr>
          <w:ilvl w:val="0"/>
          <w:numId w:val="254"/>
        </w:numPr>
        <w:spacing w:after="220"/>
      </w:pPr>
      <w:r w:rsidRPr="00D72123">
        <w:t>Set the [[PrimitiveValue]] internal property of the newly constructed object to TimeClip(</w:t>
      </w:r>
      <w:r w:rsidRPr="00D72123">
        <w:rPr>
          <w:i/>
        </w:rPr>
        <w:t>V</w:t>
      </w:r>
      <w:r w:rsidRPr="00D72123">
        <w:t>) and return.</w:t>
      </w:r>
    </w:p>
    <w:p w14:paraId="17A12A05" w14:textId="77777777" w:rsidR="004C02EF" w:rsidRDefault="004C02EF" w:rsidP="004C02EF">
      <w:pPr>
        <w:pStyle w:val="40"/>
        <w:numPr>
          <w:ilvl w:val="0"/>
          <w:numId w:val="0"/>
        </w:numPr>
      </w:pPr>
      <w:bookmarkStart w:id="6251" w:name="_Toc393690538"/>
      <w:r>
        <w:t>15.9.3.3</w:t>
      </w:r>
      <w:r>
        <w:tab/>
        <w:t>new Date (</w:t>
      </w:r>
      <w:bookmarkEnd w:id="6251"/>
      <w:r>
        <w:t xml:space="preserve"> )</w:t>
      </w:r>
    </w:p>
    <w:p w14:paraId="1CD5D1EB" w14:textId="77777777" w:rsidR="004C02EF" w:rsidRDefault="004C02EF" w:rsidP="004C02EF">
      <w:r>
        <w:t xml:space="preserve">The [[Prototype]] internal property of the newly constructed object is set to the original Date prototype object, the one that is the initial value of </w:t>
      </w:r>
      <w:r>
        <w:rPr>
          <w:rFonts w:ascii="Courier New" w:hAnsi="Courier New"/>
          <w:b/>
        </w:rPr>
        <w:t>Date.prototype</w:t>
      </w:r>
      <w:r>
        <w:t xml:space="preserve"> (15.9.4.1).</w:t>
      </w:r>
    </w:p>
    <w:p w14:paraId="51E2DE84" w14:textId="77777777" w:rsidR="004C02EF" w:rsidRDefault="0054023D" w:rsidP="004C02EF">
      <w:ins w:id="6252" w:author="Allen Wirfs-Brock" w:date="2011-07-02T14:28:00Z">
        <w:r>
          <w:t>The newly constructed object has a [[IsDate]] internal property.</w:t>
        </w:r>
      </w:ins>
      <w:del w:id="6253" w:author="Allen Wirfs-Brock" w:date="2011-07-02T14:28:00Z">
        <w:r w:rsidR="004C02EF" w:rsidDel="0054023D">
          <w:delText xml:space="preserve">The [[Class]] internal property of the newly constructed object is set to </w:delText>
        </w:r>
        <w:r w:rsidR="004C02EF" w:rsidDel="0054023D">
          <w:rPr>
            <w:rFonts w:ascii="Courier New" w:hAnsi="Courier New"/>
            <w:b/>
          </w:rPr>
          <w:delText>"Date"</w:delText>
        </w:r>
        <w:r w:rsidR="004C02EF" w:rsidDel="0054023D">
          <w:delText>.</w:delText>
        </w:r>
      </w:del>
    </w:p>
    <w:p w14:paraId="077F45FF" w14:textId="77777777" w:rsidR="004C02EF" w:rsidRDefault="004C02EF" w:rsidP="004C02EF">
      <w:r>
        <w:t xml:space="preserve">The [[Extensible]] internal property of the newly constructed object is set to </w:t>
      </w:r>
      <w:r w:rsidRPr="000D6C0A">
        <w:rPr>
          <w:b/>
        </w:rPr>
        <w:t>true</w:t>
      </w:r>
      <w:r>
        <w:t>.</w:t>
      </w:r>
    </w:p>
    <w:p w14:paraId="38AD0B86" w14:textId="77777777" w:rsidR="004C02EF" w:rsidRDefault="004C02EF" w:rsidP="004C02EF">
      <w:r>
        <w:t>The [[PrimitiveValue]] internal property of the newly constructed object is set to the time value (UTC) identifying the current time.</w:t>
      </w:r>
      <w:bookmarkStart w:id="6254" w:name="_Toc393690539"/>
    </w:p>
    <w:p w14:paraId="619FDCE2" w14:textId="77777777" w:rsidR="004C02EF" w:rsidRDefault="004C02EF" w:rsidP="00B43482">
      <w:pPr>
        <w:pStyle w:val="30"/>
        <w:numPr>
          <w:ilvl w:val="0"/>
          <w:numId w:val="0"/>
        </w:numPr>
      </w:pPr>
      <w:bookmarkStart w:id="6255" w:name="_Ref457709552"/>
      <w:bookmarkStart w:id="6256" w:name="_Toc472818951"/>
      <w:bookmarkStart w:id="6257" w:name="_Toc235503529"/>
      <w:bookmarkStart w:id="6258" w:name="_Toc241509304"/>
      <w:bookmarkStart w:id="6259" w:name="_Toc244416791"/>
      <w:bookmarkStart w:id="6260" w:name="_Toc276631155"/>
      <w:bookmarkStart w:id="6261" w:name="_Toc153968544"/>
      <w:r>
        <w:t>15.9.4</w:t>
      </w:r>
      <w:r>
        <w:tab/>
        <w:t>Properties of the Date Constructo</w:t>
      </w:r>
      <w:bookmarkEnd w:id="6254"/>
      <w:r>
        <w:t>r</w:t>
      </w:r>
      <w:bookmarkEnd w:id="6255"/>
      <w:bookmarkEnd w:id="6256"/>
      <w:bookmarkEnd w:id="6257"/>
      <w:bookmarkEnd w:id="6258"/>
      <w:bookmarkEnd w:id="6259"/>
      <w:bookmarkEnd w:id="6260"/>
      <w:bookmarkEnd w:id="6261"/>
    </w:p>
    <w:p w14:paraId="4CE9B5B3" w14:textId="77777777" w:rsidR="004C02EF" w:rsidRDefault="004C02EF" w:rsidP="004C02EF">
      <w:r>
        <w:t>The value of the [[Prototype]] internal property of the Date constructor is the Function prototype object (15.3.4).</w:t>
      </w:r>
    </w:p>
    <w:p w14:paraId="3CEC6793" w14:textId="77777777" w:rsidR="004C02EF" w:rsidRDefault="004C02EF" w:rsidP="004C02EF">
      <w:r>
        <w:t xml:space="preserve">Besides the internal properties and the </w:t>
      </w:r>
      <w:r>
        <w:rPr>
          <w:rFonts w:ascii="Courier New" w:hAnsi="Courier New"/>
          <w:b/>
        </w:rPr>
        <w:t>length</w:t>
      </w:r>
      <w:r>
        <w:t xml:space="preserve"> property (whose value is </w:t>
      </w:r>
      <w:r>
        <w:rPr>
          <w:rFonts w:ascii="Courier New" w:hAnsi="Courier New"/>
          <w:b/>
        </w:rPr>
        <w:t>7</w:t>
      </w:r>
      <w:r>
        <w:t>), the Date constructor has the following properties:</w:t>
      </w:r>
      <w:bookmarkStart w:id="6262" w:name="_Ref393614089"/>
      <w:bookmarkStart w:id="6263" w:name="_Toc393690540"/>
    </w:p>
    <w:p w14:paraId="544E3A2F" w14:textId="77777777" w:rsidR="004C02EF" w:rsidRDefault="004C02EF" w:rsidP="004C02EF">
      <w:pPr>
        <w:pStyle w:val="40"/>
        <w:numPr>
          <w:ilvl w:val="0"/>
          <w:numId w:val="0"/>
        </w:numPr>
      </w:pPr>
      <w:bookmarkStart w:id="6264" w:name="_Ref424534620"/>
      <w:r>
        <w:t>15.9.4.1</w:t>
      </w:r>
      <w:r>
        <w:tab/>
        <w:t>Date.prototyp</w:t>
      </w:r>
      <w:bookmarkEnd w:id="6262"/>
      <w:bookmarkEnd w:id="6263"/>
      <w:r>
        <w:t>e</w:t>
      </w:r>
      <w:bookmarkEnd w:id="6264"/>
    </w:p>
    <w:p w14:paraId="581AF75D" w14:textId="77777777" w:rsidR="004C02EF" w:rsidRDefault="004C02EF" w:rsidP="004C02EF">
      <w:r>
        <w:t xml:space="preserve">The initial value of </w:t>
      </w:r>
      <w:r>
        <w:rPr>
          <w:rFonts w:ascii="Courier New" w:hAnsi="Courier New"/>
          <w:b/>
        </w:rPr>
        <w:t>Date.prototype</w:t>
      </w:r>
      <w:r>
        <w:t xml:space="preserve"> is the built-in Date prototype object (15.9.5).</w:t>
      </w:r>
    </w:p>
    <w:p w14:paraId="1D907FE8" w14:textId="77777777" w:rsidR="004C02EF" w:rsidRDefault="004C02EF" w:rsidP="004C02EF">
      <w:r>
        <w:t xml:space="preserve">This property has the attributes { [[Writable]]: </w:t>
      </w:r>
      <w:r w:rsidRPr="00223D3A">
        <w:rPr>
          <w:b/>
        </w:rPr>
        <w:t>false</w:t>
      </w:r>
      <w:r>
        <w:t xml:space="preserve">, [[Enumerable]]: </w:t>
      </w:r>
      <w:r w:rsidRPr="00223D3A">
        <w:rPr>
          <w:b/>
        </w:rPr>
        <w:t>false</w:t>
      </w:r>
      <w:r>
        <w:t xml:space="preserve">, [[Configurable]]: </w:t>
      </w:r>
      <w:r w:rsidRPr="00223D3A">
        <w:rPr>
          <w:b/>
        </w:rPr>
        <w:t>false</w:t>
      </w:r>
      <w:r>
        <w:t xml:space="preserve"> }.</w:t>
      </w:r>
      <w:bookmarkStart w:id="6265" w:name="_Ref387218744"/>
      <w:bookmarkStart w:id="6266" w:name="_Toc393690541"/>
    </w:p>
    <w:p w14:paraId="4B87A7F2" w14:textId="77777777" w:rsidR="004C02EF" w:rsidRDefault="004C02EF" w:rsidP="004C02EF">
      <w:pPr>
        <w:pStyle w:val="40"/>
        <w:numPr>
          <w:ilvl w:val="0"/>
          <w:numId w:val="0"/>
        </w:numPr>
      </w:pPr>
      <w:bookmarkStart w:id="6267" w:name="_Ref424536114"/>
      <w:r>
        <w:t>15.9.4.2</w:t>
      </w:r>
      <w:r>
        <w:tab/>
        <w:t>Date.parse (string</w:t>
      </w:r>
      <w:bookmarkEnd w:id="6265"/>
      <w:bookmarkEnd w:id="6266"/>
      <w:r>
        <w:t>)</w:t>
      </w:r>
      <w:bookmarkEnd w:id="6267"/>
    </w:p>
    <w:p w14:paraId="2E42BF63" w14:textId="77777777" w:rsidR="004C02EF" w:rsidRDefault="004C02EF" w:rsidP="004C02EF">
      <w:r>
        <w:t xml:space="preserve">The </w:t>
      </w:r>
      <w:r>
        <w:rPr>
          <w:rFonts w:ascii="Courier New" w:hAnsi="Courier New"/>
          <w:b/>
        </w:rPr>
        <w:t>parse</w:t>
      </w:r>
      <w:r>
        <w:t xml:space="preserve"> function applies the ToString operator to its argument and interprets the resulting String as a date and time; it returns a Number, the UTC time value corresponding to the date and time. The String may be interpreted as a local time, a UTC time, or a time in some other time zone, depending on the contents of the String. The function first attempts to parse the format of the String according to the rules called out in Date Time String Format (15.9.1.15). If the String does not conform to that format the function may fall back to any implementation-specific heuristics or implementation-specific date formats. Unrecognisable Strings or dates containing </w:t>
      </w:r>
      <w:r>
        <w:rPr>
          <w:lang w:val="en-US"/>
        </w:rPr>
        <w:t>illegal element values</w:t>
      </w:r>
      <w:r w:rsidRPr="00527D56">
        <w:rPr>
          <w:lang w:val="en-US"/>
        </w:rPr>
        <w:t xml:space="preserve"> in the format </w:t>
      </w:r>
      <w:r>
        <w:rPr>
          <w:lang w:val="en-US"/>
        </w:rPr>
        <w:t>String</w:t>
      </w:r>
      <w:r w:rsidRPr="00527D56">
        <w:rPr>
          <w:lang w:val="en-US"/>
        </w:rPr>
        <w:t xml:space="preserve"> shall cause </w:t>
      </w:r>
      <w:r w:rsidRPr="00527D56">
        <w:rPr>
          <w:rFonts w:ascii="Courier New" w:hAnsi="Courier New" w:cs="Courier New"/>
          <w:b/>
        </w:rPr>
        <w:t>Date.parse</w:t>
      </w:r>
      <w:r w:rsidRPr="00527D56">
        <w:rPr>
          <w:lang w:val="en-US"/>
        </w:rPr>
        <w:t xml:space="preserve"> to return </w:t>
      </w:r>
      <w:r w:rsidRPr="006556B9">
        <w:rPr>
          <w:b/>
          <w:lang w:val="en-US"/>
        </w:rPr>
        <w:t>NaN</w:t>
      </w:r>
      <w:r w:rsidRPr="00527D56">
        <w:t>.</w:t>
      </w:r>
    </w:p>
    <w:p w14:paraId="51B515F3" w14:textId="77777777" w:rsidR="004C02EF" w:rsidRDefault="004C02EF" w:rsidP="004C02EF">
      <w:pPr>
        <w:spacing w:after="60"/>
      </w:pPr>
      <w:r>
        <w:t xml:space="preserve">If </w:t>
      </w:r>
      <w:r w:rsidRPr="00CF638A">
        <w:rPr>
          <w:rFonts w:ascii="Times New Roman" w:hAnsi="Times New Roman"/>
          <w:i/>
        </w:rPr>
        <w:t>x</w:t>
      </w:r>
      <w:r>
        <w:t xml:space="preserve"> is any Date object whose milliseconds amount is zero within a particular implementation of ECMAScript, then all of the following expressions should produce the same numeric value in that implementation, if all the properties referenced have their initial values:</w:t>
      </w:r>
    </w:p>
    <w:p w14:paraId="2B17F514" w14:textId="77777777" w:rsidR="004C02EF" w:rsidRPr="00CF638A" w:rsidRDefault="004C02EF" w:rsidP="004C02EF">
      <w:pPr>
        <w:spacing w:after="0"/>
        <w:ind w:left="720"/>
        <w:rPr>
          <w:rFonts w:ascii="Courier New" w:hAnsi="Courier New" w:cs="Courier New"/>
          <w:b/>
        </w:rPr>
      </w:pPr>
      <w:r w:rsidRPr="00D72123">
        <w:rPr>
          <w:rFonts w:ascii="Courier New" w:hAnsi="Courier New" w:cs="Courier New"/>
          <w:b/>
          <w:i/>
        </w:rPr>
        <w:t>x</w:t>
      </w:r>
      <w:r w:rsidRPr="00CF638A">
        <w:rPr>
          <w:rFonts w:ascii="Courier New" w:hAnsi="Courier New" w:cs="Courier New"/>
          <w:b/>
        </w:rPr>
        <w:t>.valueOf()</w:t>
      </w:r>
    </w:p>
    <w:p w14:paraId="5121C606" w14:textId="77777777" w:rsidR="004C02EF" w:rsidRPr="00CF638A" w:rsidRDefault="004C02EF" w:rsidP="004C02EF">
      <w:pPr>
        <w:spacing w:after="0"/>
        <w:ind w:left="720"/>
        <w:rPr>
          <w:rFonts w:ascii="Courier New" w:hAnsi="Courier New" w:cs="Courier New"/>
          <w:b/>
        </w:rPr>
      </w:pPr>
      <w:r w:rsidRPr="00CF638A">
        <w:rPr>
          <w:rFonts w:ascii="Courier New" w:hAnsi="Courier New" w:cs="Courier New"/>
          <w:b/>
        </w:rPr>
        <w:t>Date.parse(</w:t>
      </w:r>
      <w:r w:rsidRPr="00CF638A">
        <w:rPr>
          <w:rFonts w:ascii="Courier New" w:hAnsi="Courier New" w:cs="Courier New"/>
          <w:b/>
          <w:i/>
        </w:rPr>
        <w:t>x</w:t>
      </w:r>
      <w:r w:rsidRPr="00CF638A">
        <w:rPr>
          <w:rFonts w:ascii="Courier New" w:hAnsi="Courier New" w:cs="Courier New"/>
          <w:b/>
        </w:rPr>
        <w:t>.toString())</w:t>
      </w:r>
    </w:p>
    <w:p w14:paraId="17B6B224" w14:textId="77777777" w:rsidR="004C02EF" w:rsidRPr="00CF638A" w:rsidRDefault="004C02EF" w:rsidP="004C02EF">
      <w:pPr>
        <w:spacing w:after="0"/>
        <w:ind w:left="720"/>
        <w:rPr>
          <w:rFonts w:ascii="Courier New" w:hAnsi="Courier New" w:cs="Courier New"/>
          <w:b/>
        </w:rPr>
      </w:pPr>
      <w:r w:rsidRPr="00CF638A">
        <w:rPr>
          <w:rFonts w:ascii="Courier New" w:hAnsi="Courier New" w:cs="Courier New"/>
          <w:b/>
        </w:rPr>
        <w:t>Date.parse(</w:t>
      </w:r>
      <w:r w:rsidRPr="00CF638A">
        <w:rPr>
          <w:rFonts w:ascii="Courier New" w:hAnsi="Courier New" w:cs="Courier New"/>
          <w:b/>
          <w:i/>
        </w:rPr>
        <w:t>x</w:t>
      </w:r>
      <w:r w:rsidRPr="00CF638A">
        <w:rPr>
          <w:rFonts w:ascii="Courier New" w:hAnsi="Courier New" w:cs="Courier New"/>
          <w:b/>
        </w:rPr>
        <w:t>.toUTCString())</w:t>
      </w:r>
    </w:p>
    <w:p w14:paraId="56DCE060" w14:textId="77777777" w:rsidR="004C02EF" w:rsidRPr="00CF638A" w:rsidRDefault="004C02EF" w:rsidP="004C02EF">
      <w:pPr>
        <w:spacing w:after="60"/>
        <w:ind w:left="720"/>
        <w:rPr>
          <w:rFonts w:ascii="Courier New" w:hAnsi="Courier New" w:cs="Courier New"/>
          <w:b/>
        </w:rPr>
      </w:pPr>
      <w:r w:rsidRPr="00CF638A">
        <w:rPr>
          <w:rFonts w:ascii="Courier New" w:hAnsi="Courier New" w:cs="Courier New"/>
          <w:b/>
        </w:rPr>
        <w:t>Date.parse(</w:t>
      </w:r>
      <w:r w:rsidRPr="00CF638A">
        <w:rPr>
          <w:rFonts w:ascii="Courier New" w:hAnsi="Courier New" w:cs="Courier New"/>
          <w:b/>
          <w:i/>
        </w:rPr>
        <w:t>x</w:t>
      </w:r>
      <w:r w:rsidRPr="00CF638A">
        <w:rPr>
          <w:rFonts w:ascii="Courier New" w:hAnsi="Courier New" w:cs="Courier New"/>
          <w:b/>
        </w:rPr>
        <w:t>.toISOString())</w:t>
      </w:r>
    </w:p>
    <w:p w14:paraId="72989FC9" w14:textId="77777777" w:rsidR="004C02EF" w:rsidRDefault="004C02EF" w:rsidP="004C02EF">
      <w:pPr>
        <w:spacing w:after="60"/>
      </w:pPr>
      <w:r>
        <w:t>However, the expression</w:t>
      </w:r>
    </w:p>
    <w:p w14:paraId="6436C4D9" w14:textId="77777777" w:rsidR="004C02EF" w:rsidRPr="00A30CD5" w:rsidRDefault="004C02EF" w:rsidP="004C02EF">
      <w:pPr>
        <w:spacing w:after="60"/>
        <w:ind w:left="720"/>
      </w:pPr>
      <w:r w:rsidRPr="00CF638A">
        <w:rPr>
          <w:rFonts w:ascii="Courier New" w:hAnsi="Courier New" w:cs="Courier New"/>
          <w:b/>
        </w:rPr>
        <w:t>Date.parse(</w:t>
      </w:r>
      <w:r w:rsidRPr="00CF638A">
        <w:rPr>
          <w:rFonts w:ascii="Times New Roman" w:hAnsi="Times New Roman"/>
          <w:i/>
        </w:rPr>
        <w:t>x</w:t>
      </w:r>
      <w:r w:rsidRPr="00CF638A">
        <w:rPr>
          <w:rFonts w:ascii="Courier New" w:hAnsi="Courier New" w:cs="Courier New"/>
          <w:b/>
        </w:rPr>
        <w:t>.toLocaleString())</w:t>
      </w:r>
    </w:p>
    <w:p w14:paraId="242AA927" w14:textId="77777777" w:rsidR="004C02EF" w:rsidRDefault="004C02EF" w:rsidP="004C02EF">
      <w:r>
        <w:t xml:space="preserve">is not required to produce the same Number value as the preceding three expressions and, in general, the value produced by </w:t>
      </w:r>
      <w:r>
        <w:rPr>
          <w:rFonts w:ascii="Courier New" w:hAnsi="Courier New"/>
          <w:b/>
        </w:rPr>
        <w:t>Date.parse</w:t>
      </w:r>
      <w:r>
        <w:t xml:space="preserve"> is implementation-dependent when given any String value that does not conform to the Date Time String Format (15.9.1.15) and that could not be produced in that implementation by the </w:t>
      </w:r>
      <w:r>
        <w:rPr>
          <w:rFonts w:ascii="Courier New" w:hAnsi="Courier New"/>
          <w:b/>
        </w:rPr>
        <w:t>toString</w:t>
      </w:r>
      <w:r>
        <w:t xml:space="preserve"> or </w:t>
      </w:r>
      <w:r>
        <w:rPr>
          <w:rFonts w:ascii="Courier New" w:hAnsi="Courier New"/>
          <w:b/>
        </w:rPr>
        <w:t>toUTCString</w:t>
      </w:r>
      <w:r>
        <w:t xml:space="preserve"> method.</w:t>
      </w:r>
      <w:bookmarkStart w:id="6268" w:name="_Toc393690542"/>
    </w:p>
    <w:p w14:paraId="13A7FB5D" w14:textId="77777777" w:rsidR="004C02EF" w:rsidRDefault="004C02EF" w:rsidP="004C02EF">
      <w:pPr>
        <w:pStyle w:val="40"/>
        <w:numPr>
          <w:ilvl w:val="0"/>
          <w:numId w:val="0"/>
        </w:numPr>
      </w:pPr>
      <w:bookmarkStart w:id="6269" w:name="_Ref457709555"/>
      <w:r>
        <w:t>15.9.4.3</w:t>
      </w:r>
      <w:r>
        <w:tab/>
        <w:t>Date.UTC (year, month [, date [, hours [, minutes [, seconds [, ms</w:t>
      </w:r>
      <w:bookmarkEnd w:id="6268"/>
      <w:r>
        <w:t xml:space="preserve"> ] ] ] ] ] )</w:t>
      </w:r>
      <w:bookmarkEnd w:id="6269"/>
    </w:p>
    <w:p w14:paraId="2E62C91F" w14:textId="77777777" w:rsidR="004C02EF" w:rsidRDefault="004C02EF" w:rsidP="004C02EF">
      <w:r>
        <w:t xml:space="preserve">When the </w:t>
      </w:r>
      <w:r>
        <w:rPr>
          <w:rFonts w:ascii="Courier New" w:hAnsi="Courier New"/>
          <w:b/>
        </w:rPr>
        <w:t>UTC</w:t>
      </w:r>
      <w:r>
        <w:t xml:space="preserve"> function is called with fewer than two arguments, the behaviour is implementation-dependent. When the </w:t>
      </w:r>
      <w:r>
        <w:rPr>
          <w:rFonts w:ascii="Courier New" w:hAnsi="Courier New"/>
          <w:b/>
        </w:rPr>
        <w:t>UTC</w:t>
      </w:r>
      <w:r>
        <w:t xml:space="preserve"> function is called with two to seven arguments, it computes the date from </w:t>
      </w:r>
      <w:r w:rsidRPr="00CF638A">
        <w:rPr>
          <w:rFonts w:ascii="Times New Roman" w:hAnsi="Times New Roman"/>
          <w:i/>
        </w:rPr>
        <w:t>year</w:t>
      </w:r>
      <w:r>
        <w:t xml:space="preserve">, </w:t>
      </w:r>
      <w:r w:rsidRPr="00CF638A">
        <w:rPr>
          <w:rFonts w:ascii="Times New Roman" w:hAnsi="Times New Roman"/>
          <w:i/>
        </w:rPr>
        <w:t>month</w:t>
      </w:r>
      <w:r>
        <w:t xml:space="preserve"> and (optionally) </w:t>
      </w:r>
      <w:r w:rsidRPr="00CF638A">
        <w:rPr>
          <w:rFonts w:ascii="Times New Roman" w:hAnsi="Times New Roman"/>
          <w:i/>
        </w:rPr>
        <w:t>date</w:t>
      </w:r>
      <w:r>
        <w:t xml:space="preserve">, </w:t>
      </w:r>
      <w:r w:rsidRPr="00CF638A">
        <w:rPr>
          <w:rFonts w:ascii="Times New Roman" w:hAnsi="Times New Roman"/>
          <w:i/>
        </w:rPr>
        <w:t>hours</w:t>
      </w:r>
      <w:r>
        <w:t xml:space="preserve">, </w:t>
      </w:r>
      <w:r w:rsidRPr="00CF638A">
        <w:rPr>
          <w:rFonts w:ascii="Times New Roman" w:hAnsi="Times New Roman"/>
          <w:i/>
        </w:rPr>
        <w:t>minutes</w:t>
      </w:r>
      <w:r>
        <w:t xml:space="preserve">, </w:t>
      </w:r>
      <w:r w:rsidRPr="00CF638A">
        <w:rPr>
          <w:rFonts w:ascii="Times New Roman" w:hAnsi="Times New Roman"/>
          <w:i/>
        </w:rPr>
        <w:t>seconds</w:t>
      </w:r>
      <w:r>
        <w:t xml:space="preserve"> and </w:t>
      </w:r>
      <w:r w:rsidRPr="00CF638A">
        <w:rPr>
          <w:rFonts w:ascii="Times New Roman" w:hAnsi="Times New Roman"/>
          <w:i/>
        </w:rPr>
        <w:t>ms</w:t>
      </w:r>
      <w:r>
        <w:t>. The following steps are taken:</w:t>
      </w:r>
    </w:p>
    <w:p w14:paraId="1ECA75CB" w14:textId="77777777" w:rsidR="004C02EF" w:rsidRPr="00D72123" w:rsidRDefault="004C02EF" w:rsidP="004C02EF">
      <w:pPr>
        <w:pStyle w:val="Alg4"/>
        <w:numPr>
          <w:ilvl w:val="0"/>
          <w:numId w:val="255"/>
        </w:numPr>
      </w:pPr>
      <w:r w:rsidRPr="00D72123">
        <w:t xml:space="preserve">Let </w:t>
      </w:r>
      <w:r w:rsidRPr="00D72123">
        <w:rPr>
          <w:i/>
        </w:rPr>
        <w:t>y</w:t>
      </w:r>
      <w:r w:rsidRPr="00D72123">
        <w:t xml:space="preserve"> be ToNumber(</w:t>
      </w:r>
      <w:r w:rsidRPr="00D72123">
        <w:rPr>
          <w:i/>
        </w:rPr>
        <w:t>year</w:t>
      </w:r>
      <w:r w:rsidRPr="00D72123">
        <w:t>).</w:t>
      </w:r>
    </w:p>
    <w:p w14:paraId="5815A3D1" w14:textId="77777777" w:rsidR="004C02EF" w:rsidRPr="00D72123" w:rsidRDefault="004C02EF" w:rsidP="004C02EF">
      <w:pPr>
        <w:pStyle w:val="Alg4"/>
        <w:numPr>
          <w:ilvl w:val="0"/>
          <w:numId w:val="255"/>
        </w:numPr>
      </w:pPr>
      <w:r w:rsidRPr="00D72123">
        <w:t xml:space="preserve">Let </w:t>
      </w:r>
      <w:r w:rsidRPr="00D72123">
        <w:rPr>
          <w:i/>
        </w:rPr>
        <w:t>m</w:t>
      </w:r>
      <w:r w:rsidRPr="00D72123">
        <w:t xml:space="preserve"> be ToNumber(</w:t>
      </w:r>
      <w:r w:rsidRPr="00D72123">
        <w:rPr>
          <w:i/>
        </w:rPr>
        <w:t>month</w:t>
      </w:r>
      <w:r w:rsidRPr="00D72123">
        <w:t>).</w:t>
      </w:r>
    </w:p>
    <w:p w14:paraId="513A762C" w14:textId="77777777" w:rsidR="004C02EF" w:rsidRPr="00D72123" w:rsidRDefault="004C02EF" w:rsidP="004C02EF">
      <w:pPr>
        <w:pStyle w:val="Alg4"/>
        <w:numPr>
          <w:ilvl w:val="0"/>
          <w:numId w:val="255"/>
        </w:numPr>
      </w:pPr>
      <w:r w:rsidRPr="00D72123">
        <w:t xml:space="preserve">If </w:t>
      </w:r>
      <w:r w:rsidRPr="00D72123">
        <w:rPr>
          <w:i/>
        </w:rPr>
        <w:t>date</w:t>
      </w:r>
      <w:r w:rsidRPr="00D72123">
        <w:t xml:space="preserve"> is supplied then let </w:t>
      </w:r>
      <w:r w:rsidRPr="00D72123">
        <w:rPr>
          <w:i/>
        </w:rPr>
        <w:t>dt</w:t>
      </w:r>
      <w:r w:rsidRPr="00D72123">
        <w:t xml:space="preserve"> be ToNumber(</w:t>
      </w:r>
      <w:r w:rsidRPr="00D72123">
        <w:rPr>
          <w:i/>
        </w:rPr>
        <w:t>date</w:t>
      </w:r>
      <w:r w:rsidRPr="00D72123">
        <w:t xml:space="preserve">); else let </w:t>
      </w:r>
      <w:r w:rsidRPr="00D72123">
        <w:rPr>
          <w:i/>
        </w:rPr>
        <w:t>dt</w:t>
      </w:r>
      <w:r w:rsidRPr="00D72123">
        <w:t xml:space="preserve"> be </w:t>
      </w:r>
      <w:r w:rsidRPr="00D72123">
        <w:rPr>
          <w:b/>
        </w:rPr>
        <w:t>1</w:t>
      </w:r>
      <w:r w:rsidRPr="00D72123">
        <w:t>.</w:t>
      </w:r>
    </w:p>
    <w:p w14:paraId="4AD44961" w14:textId="77777777" w:rsidR="004C02EF" w:rsidRPr="00D72123" w:rsidRDefault="004C02EF" w:rsidP="004C02EF">
      <w:pPr>
        <w:pStyle w:val="Alg4"/>
        <w:numPr>
          <w:ilvl w:val="0"/>
          <w:numId w:val="255"/>
        </w:numPr>
      </w:pPr>
      <w:r w:rsidRPr="00D72123">
        <w:t xml:space="preserve">If </w:t>
      </w:r>
      <w:r w:rsidRPr="00D72123">
        <w:rPr>
          <w:i/>
        </w:rPr>
        <w:t>hours</w:t>
      </w:r>
      <w:r w:rsidRPr="00D72123">
        <w:t xml:space="preserve"> is supplied then let </w:t>
      </w:r>
      <w:r w:rsidRPr="00D72123">
        <w:rPr>
          <w:i/>
        </w:rPr>
        <w:t>h</w:t>
      </w:r>
      <w:r w:rsidRPr="00D72123">
        <w:t xml:space="preserve"> be ToNumber(</w:t>
      </w:r>
      <w:r w:rsidRPr="00D72123">
        <w:rPr>
          <w:i/>
        </w:rPr>
        <w:t>hours</w:t>
      </w:r>
      <w:r w:rsidRPr="00D72123">
        <w:t xml:space="preserve">); else let </w:t>
      </w:r>
      <w:r w:rsidRPr="00D72123">
        <w:rPr>
          <w:i/>
        </w:rPr>
        <w:t>h</w:t>
      </w:r>
      <w:r w:rsidRPr="00D72123">
        <w:t xml:space="preserve"> be </w:t>
      </w:r>
      <w:r w:rsidRPr="00D72123">
        <w:rPr>
          <w:b/>
        </w:rPr>
        <w:t>0</w:t>
      </w:r>
      <w:r w:rsidRPr="00D72123">
        <w:t>.</w:t>
      </w:r>
    </w:p>
    <w:p w14:paraId="4D0FEE72" w14:textId="77777777" w:rsidR="004C02EF" w:rsidRPr="00D72123" w:rsidRDefault="004C02EF" w:rsidP="004C02EF">
      <w:pPr>
        <w:pStyle w:val="Alg4"/>
        <w:numPr>
          <w:ilvl w:val="0"/>
          <w:numId w:val="255"/>
        </w:numPr>
      </w:pPr>
      <w:r w:rsidRPr="00D72123">
        <w:t xml:space="preserve">If </w:t>
      </w:r>
      <w:r w:rsidRPr="00D72123">
        <w:rPr>
          <w:i/>
        </w:rPr>
        <w:t>minutes</w:t>
      </w:r>
      <w:r w:rsidRPr="00D72123">
        <w:t xml:space="preserve"> is supplied then let </w:t>
      </w:r>
      <w:r w:rsidRPr="00D72123">
        <w:rPr>
          <w:i/>
        </w:rPr>
        <w:t>min</w:t>
      </w:r>
      <w:r w:rsidRPr="00D72123">
        <w:t xml:space="preserve"> be ToNumber(</w:t>
      </w:r>
      <w:r w:rsidRPr="00D72123">
        <w:rPr>
          <w:i/>
        </w:rPr>
        <w:t>minutes</w:t>
      </w:r>
      <w:r w:rsidRPr="00D72123">
        <w:t xml:space="preserve">); else let </w:t>
      </w:r>
      <w:r w:rsidRPr="00D72123">
        <w:rPr>
          <w:i/>
        </w:rPr>
        <w:t>min</w:t>
      </w:r>
      <w:r w:rsidRPr="00D72123">
        <w:t xml:space="preserve"> be </w:t>
      </w:r>
      <w:r w:rsidRPr="00D72123">
        <w:rPr>
          <w:b/>
        </w:rPr>
        <w:t>0</w:t>
      </w:r>
      <w:r w:rsidRPr="00D72123">
        <w:t>.</w:t>
      </w:r>
    </w:p>
    <w:p w14:paraId="773B6DF1" w14:textId="77777777" w:rsidR="004C02EF" w:rsidRPr="00D72123" w:rsidRDefault="004C02EF" w:rsidP="004C02EF">
      <w:pPr>
        <w:pStyle w:val="Alg4"/>
        <w:numPr>
          <w:ilvl w:val="0"/>
          <w:numId w:val="255"/>
        </w:numPr>
      </w:pPr>
      <w:r w:rsidRPr="00D72123">
        <w:t xml:space="preserve">If </w:t>
      </w:r>
      <w:r w:rsidRPr="00D72123">
        <w:rPr>
          <w:i/>
        </w:rPr>
        <w:t>seconds</w:t>
      </w:r>
      <w:r w:rsidRPr="00D72123">
        <w:t xml:space="preserve"> is supplied then let </w:t>
      </w:r>
      <w:r w:rsidRPr="00D72123">
        <w:rPr>
          <w:i/>
        </w:rPr>
        <w:t>s</w:t>
      </w:r>
      <w:r w:rsidRPr="00D72123">
        <w:t xml:space="preserve"> be ToNumber(</w:t>
      </w:r>
      <w:r w:rsidRPr="00D72123">
        <w:rPr>
          <w:i/>
        </w:rPr>
        <w:t>seconds</w:t>
      </w:r>
      <w:r w:rsidRPr="00D72123">
        <w:t xml:space="preserve">); else let </w:t>
      </w:r>
      <w:r w:rsidRPr="00D72123">
        <w:rPr>
          <w:i/>
        </w:rPr>
        <w:t>s</w:t>
      </w:r>
      <w:r w:rsidRPr="00D72123">
        <w:t xml:space="preserve"> be </w:t>
      </w:r>
      <w:r w:rsidRPr="00D72123">
        <w:rPr>
          <w:b/>
        </w:rPr>
        <w:t>0</w:t>
      </w:r>
      <w:r w:rsidRPr="00D72123">
        <w:t>.</w:t>
      </w:r>
    </w:p>
    <w:p w14:paraId="3DF5B149" w14:textId="77777777" w:rsidR="004C02EF" w:rsidRPr="00D72123" w:rsidRDefault="004C02EF" w:rsidP="004C02EF">
      <w:pPr>
        <w:pStyle w:val="Alg4"/>
        <w:numPr>
          <w:ilvl w:val="0"/>
          <w:numId w:val="255"/>
        </w:numPr>
      </w:pPr>
      <w:r w:rsidRPr="00D72123">
        <w:t xml:space="preserve">If </w:t>
      </w:r>
      <w:r w:rsidRPr="00D72123">
        <w:rPr>
          <w:i/>
        </w:rPr>
        <w:t>ms</w:t>
      </w:r>
      <w:r w:rsidRPr="00D72123">
        <w:t xml:space="preserve"> is supplied then let </w:t>
      </w:r>
      <w:r w:rsidRPr="00D72123">
        <w:rPr>
          <w:i/>
        </w:rPr>
        <w:t>milli</w:t>
      </w:r>
      <w:r w:rsidRPr="00D72123">
        <w:t xml:space="preserve"> be ToNumber(</w:t>
      </w:r>
      <w:r w:rsidRPr="00D72123">
        <w:rPr>
          <w:i/>
        </w:rPr>
        <w:t>ms</w:t>
      </w:r>
      <w:r w:rsidRPr="00D72123">
        <w:t xml:space="preserve">); else let </w:t>
      </w:r>
      <w:r w:rsidRPr="00D72123">
        <w:rPr>
          <w:i/>
        </w:rPr>
        <w:t>milli</w:t>
      </w:r>
      <w:r w:rsidRPr="00D72123">
        <w:t xml:space="preserve"> be </w:t>
      </w:r>
      <w:r w:rsidRPr="00D72123">
        <w:rPr>
          <w:b/>
        </w:rPr>
        <w:t>0</w:t>
      </w:r>
      <w:r w:rsidRPr="00D72123">
        <w:t>.</w:t>
      </w:r>
    </w:p>
    <w:p w14:paraId="159F0561" w14:textId="77777777" w:rsidR="004C02EF" w:rsidRPr="00D72123" w:rsidRDefault="004C02EF" w:rsidP="004C02EF">
      <w:pPr>
        <w:pStyle w:val="Alg4"/>
        <w:numPr>
          <w:ilvl w:val="0"/>
          <w:numId w:val="255"/>
        </w:numPr>
      </w:pPr>
      <w:r w:rsidRPr="00D72123">
        <w:t>If </w:t>
      </w:r>
      <w:r w:rsidRPr="00D72123">
        <w:rPr>
          <w:i/>
        </w:rPr>
        <w:t>y</w:t>
      </w:r>
      <w:r w:rsidRPr="00D72123">
        <w:t> is not </w:t>
      </w:r>
      <w:r w:rsidRPr="00D72123">
        <w:rPr>
          <w:b/>
        </w:rPr>
        <w:t>NaN</w:t>
      </w:r>
      <w:r w:rsidRPr="00D72123">
        <w:t> and 0 </w:t>
      </w:r>
      <w:r w:rsidRPr="00D72123">
        <w:sym w:font="Symbol" w:char="F0A3"/>
      </w:r>
      <w:r w:rsidRPr="00D72123">
        <w:t> ToInteger(</w:t>
      </w:r>
      <w:r w:rsidRPr="00D72123">
        <w:rPr>
          <w:i/>
        </w:rPr>
        <w:t>y</w:t>
      </w:r>
      <w:r w:rsidRPr="00D72123">
        <w:t>) </w:t>
      </w:r>
      <w:r w:rsidRPr="00D72123">
        <w:sym w:font="Symbol" w:char="F0A3"/>
      </w:r>
      <w:r w:rsidRPr="00D72123">
        <w:t xml:space="preserve"> 99, then let </w:t>
      </w:r>
      <w:r w:rsidRPr="00D72123">
        <w:rPr>
          <w:i/>
        </w:rPr>
        <w:t>yr</w:t>
      </w:r>
      <w:r w:rsidRPr="00D72123">
        <w:t xml:space="preserve"> be 1900+ToInteger(</w:t>
      </w:r>
      <w:r w:rsidRPr="00D72123">
        <w:rPr>
          <w:i/>
        </w:rPr>
        <w:t>y</w:t>
      </w:r>
      <w:r w:rsidRPr="00D72123">
        <w:t xml:space="preserve">); otherwise, let </w:t>
      </w:r>
      <w:r w:rsidRPr="00D72123">
        <w:rPr>
          <w:i/>
        </w:rPr>
        <w:t>yr</w:t>
      </w:r>
      <w:r w:rsidRPr="00D72123">
        <w:t xml:space="preserve"> be </w:t>
      </w:r>
      <w:r w:rsidRPr="00D72123">
        <w:rPr>
          <w:i/>
        </w:rPr>
        <w:t>y</w:t>
      </w:r>
      <w:r w:rsidRPr="00D72123">
        <w:t>.</w:t>
      </w:r>
    </w:p>
    <w:p w14:paraId="109E1523" w14:textId="77777777" w:rsidR="004C02EF" w:rsidRPr="00D72123" w:rsidRDefault="004C02EF" w:rsidP="004C02EF">
      <w:pPr>
        <w:pStyle w:val="Alg4"/>
        <w:numPr>
          <w:ilvl w:val="0"/>
          <w:numId w:val="255"/>
        </w:numPr>
        <w:spacing w:after="220"/>
      </w:pPr>
      <w:r w:rsidRPr="00D72123">
        <w:t>Return TimeClip(MakeDate(MakeDay(</w:t>
      </w:r>
      <w:r w:rsidRPr="00D72123">
        <w:rPr>
          <w:i/>
        </w:rPr>
        <w:t>yr</w:t>
      </w:r>
      <w:r w:rsidRPr="00D72123">
        <w:t xml:space="preserve">, </w:t>
      </w:r>
      <w:r w:rsidRPr="00D72123">
        <w:rPr>
          <w:i/>
        </w:rPr>
        <w:t>m</w:t>
      </w:r>
      <w:r w:rsidRPr="00D72123">
        <w:t xml:space="preserve">, </w:t>
      </w:r>
      <w:r w:rsidRPr="00D72123">
        <w:rPr>
          <w:i/>
        </w:rPr>
        <w:t>dt</w:t>
      </w:r>
      <w:r w:rsidRPr="00D72123">
        <w:t>), MakeTime(</w:t>
      </w:r>
      <w:r w:rsidRPr="00D72123">
        <w:rPr>
          <w:i/>
        </w:rPr>
        <w:t>h</w:t>
      </w:r>
      <w:r w:rsidRPr="00D72123">
        <w:t xml:space="preserve">, </w:t>
      </w:r>
      <w:r w:rsidRPr="00D72123">
        <w:rPr>
          <w:i/>
        </w:rPr>
        <w:t>min</w:t>
      </w:r>
      <w:r w:rsidRPr="00D72123">
        <w:t xml:space="preserve">, </w:t>
      </w:r>
      <w:r w:rsidRPr="00D72123">
        <w:rPr>
          <w:i/>
        </w:rPr>
        <w:t>s</w:t>
      </w:r>
      <w:r w:rsidRPr="00D72123">
        <w:t xml:space="preserve">, </w:t>
      </w:r>
      <w:r w:rsidRPr="00D72123">
        <w:rPr>
          <w:i/>
        </w:rPr>
        <w:t>milli</w:t>
      </w:r>
      <w:r w:rsidRPr="00D72123">
        <w:t>))).</w:t>
      </w:r>
    </w:p>
    <w:p w14:paraId="1B9D8A5A"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UTC</w:t>
      </w:r>
      <w:r>
        <w:t xml:space="preserve"> function is </w:t>
      </w:r>
      <w:r>
        <w:rPr>
          <w:b/>
        </w:rPr>
        <w:t>7</w:t>
      </w:r>
      <w:r>
        <w:t>.</w:t>
      </w:r>
    </w:p>
    <w:p w14:paraId="05D15FBD" w14:textId="77777777" w:rsidR="004C02EF" w:rsidRDefault="004C02EF" w:rsidP="004C02EF">
      <w:pPr>
        <w:pStyle w:val="Note"/>
      </w:pPr>
      <w:r w:rsidRPr="00D72123">
        <w:t>NOTE</w:t>
      </w:r>
      <w:r w:rsidRPr="00D72123">
        <w:tab/>
        <w:t xml:space="preserve">The </w:t>
      </w:r>
      <w:r w:rsidRPr="00D72123">
        <w:rPr>
          <w:rFonts w:ascii="Courier New" w:hAnsi="Courier New" w:cs="Courier New"/>
        </w:rPr>
        <w:t>UTC</w:t>
      </w:r>
      <w:r w:rsidRPr="00D72123">
        <w:t xml:space="preserve"> function differs from the </w:t>
      </w:r>
      <w:r w:rsidRPr="00D72123">
        <w:rPr>
          <w:rFonts w:ascii="Courier New" w:hAnsi="Courier New" w:cs="Courier New"/>
        </w:rPr>
        <w:t>Date</w:t>
      </w:r>
      <w:r w:rsidRPr="00D72123">
        <w:t xml:space="preserve"> constructor in two ways: it returns a time value as a </w:t>
      </w:r>
      <w:r>
        <w:t>Number</w:t>
      </w:r>
      <w:r w:rsidRPr="00D72123">
        <w:t>, rather than creating a Date object, and it interprets the arguments in UTC rather than as local time.</w:t>
      </w:r>
    </w:p>
    <w:p w14:paraId="4C527C3F" w14:textId="77777777" w:rsidR="004C02EF" w:rsidRDefault="004C02EF" w:rsidP="004C02EF">
      <w:pPr>
        <w:pStyle w:val="40"/>
        <w:numPr>
          <w:ilvl w:val="0"/>
          <w:numId w:val="0"/>
        </w:numPr>
      </w:pPr>
      <w:bookmarkStart w:id="6270" w:name="_Ref393609478"/>
      <w:bookmarkStart w:id="6271" w:name="_Toc393690550"/>
      <w:bookmarkStart w:id="6272" w:name="_Ref424536220"/>
      <w:bookmarkStart w:id="6273" w:name="_Toc472818952"/>
      <w:r>
        <w:t>15.9.4.4</w:t>
      </w:r>
      <w:r>
        <w:tab/>
        <w:t>Date.now ( )</w:t>
      </w:r>
    </w:p>
    <w:p w14:paraId="13756BA2" w14:textId="77777777" w:rsidR="004C02EF" w:rsidRPr="00BB3968" w:rsidRDefault="004C02EF" w:rsidP="004C02EF">
      <w:r>
        <w:t xml:space="preserve">The </w:t>
      </w:r>
      <w:r w:rsidRPr="001E03E7">
        <w:rPr>
          <w:rFonts w:ascii="Courier New" w:hAnsi="Courier New" w:cs="Courier New"/>
          <w:b/>
        </w:rPr>
        <w:t>now</w:t>
      </w:r>
      <w:r>
        <w:t xml:space="preserve"> function return a Number value that is the time value designating the UTC date and time of the occurrence of the call to </w:t>
      </w:r>
      <w:r w:rsidRPr="001E03E7">
        <w:rPr>
          <w:rFonts w:ascii="Courier New" w:hAnsi="Courier New" w:cs="Courier New"/>
          <w:b/>
        </w:rPr>
        <w:t>now</w:t>
      </w:r>
      <w:r>
        <w:t>.</w:t>
      </w:r>
    </w:p>
    <w:p w14:paraId="1AAEEB2A" w14:textId="77777777" w:rsidR="004C02EF" w:rsidRDefault="004C02EF" w:rsidP="00B43482">
      <w:pPr>
        <w:pStyle w:val="30"/>
        <w:numPr>
          <w:ilvl w:val="0"/>
          <w:numId w:val="0"/>
        </w:numPr>
      </w:pPr>
      <w:bookmarkStart w:id="6274" w:name="_Toc235503530"/>
      <w:bookmarkStart w:id="6275" w:name="_Toc241509305"/>
      <w:bookmarkStart w:id="6276" w:name="_Toc244416792"/>
      <w:bookmarkStart w:id="6277" w:name="_Toc276631156"/>
      <w:bookmarkStart w:id="6278" w:name="_Toc153968545"/>
      <w:r>
        <w:t>15.9.5</w:t>
      </w:r>
      <w:r>
        <w:tab/>
        <w:t>Properties of the Date Prototype Objec</w:t>
      </w:r>
      <w:bookmarkEnd w:id="6270"/>
      <w:bookmarkEnd w:id="6271"/>
      <w:r>
        <w:t>t</w:t>
      </w:r>
      <w:bookmarkEnd w:id="6272"/>
      <w:bookmarkEnd w:id="6273"/>
      <w:bookmarkEnd w:id="6274"/>
      <w:bookmarkEnd w:id="6275"/>
      <w:bookmarkEnd w:id="6276"/>
      <w:bookmarkEnd w:id="6277"/>
      <w:bookmarkEnd w:id="6278"/>
    </w:p>
    <w:p w14:paraId="43805E68" w14:textId="77777777" w:rsidR="004C02EF" w:rsidRDefault="004C02EF" w:rsidP="004C02EF">
      <w:r>
        <w:t xml:space="preserve">The Date prototype object is itself a Date object </w:t>
      </w:r>
      <w:del w:id="6279" w:author="Allen Wirfs-Brock" w:date="2011-07-02T14:28:00Z">
        <w:r w:rsidDel="0054023D">
          <w:delText xml:space="preserve">(its [[Class]] is </w:delText>
        </w:r>
        <w:r w:rsidDel="0054023D">
          <w:rPr>
            <w:rFonts w:ascii="Courier New" w:hAnsi="Courier New"/>
            <w:b/>
          </w:rPr>
          <w:delText>"Date"</w:delText>
        </w:r>
        <w:r w:rsidDel="0054023D">
          <w:delText>)</w:delText>
        </w:r>
      </w:del>
      <w:ins w:id="6280" w:author="Allen Wirfs-Brock" w:date="2011-07-02T14:28:00Z">
        <w:r w:rsidR="0054023D">
          <w:t>and has a [[IsDate]] internal property.</w:t>
        </w:r>
      </w:ins>
      <w:r>
        <w:t xml:space="preserve"> </w:t>
      </w:r>
      <w:del w:id="6281" w:author="Allen Wirfs-Brock" w:date="2011-07-02T14:29:00Z">
        <w:r w:rsidDel="0054023D">
          <w:delText xml:space="preserve">whose </w:delText>
        </w:r>
      </w:del>
      <w:ins w:id="6282" w:author="Allen Wirfs-Brock" w:date="2011-07-02T14:29:00Z">
        <w:r w:rsidR="0054023D">
          <w:t xml:space="preserve">Its </w:t>
        </w:r>
      </w:ins>
      <w:r>
        <w:t xml:space="preserve">[[PrimitiveValue]] is </w:t>
      </w:r>
      <w:r>
        <w:rPr>
          <w:b/>
        </w:rPr>
        <w:t>NaN</w:t>
      </w:r>
      <w:r>
        <w:t>.</w:t>
      </w:r>
    </w:p>
    <w:p w14:paraId="2EB2A5CE" w14:textId="77777777" w:rsidR="004C02EF" w:rsidRDefault="004C02EF" w:rsidP="004C02EF">
      <w:r>
        <w:t>The value of the [[Prototype]] internal property of the Date prototype object is the standard built-in Object prototype object (15.2.4).</w:t>
      </w:r>
    </w:p>
    <w:p w14:paraId="168FAA81" w14:textId="77777777" w:rsidR="004C02EF" w:rsidRDefault="004C02EF" w:rsidP="004C02EF">
      <w:r>
        <w:t xml:space="preserve">In following descriptions of functions that are properties of the Date prototype object, the phrase “this Date object” refers to the object that is the </w:t>
      </w:r>
      <w:r>
        <w:rPr>
          <w:b/>
        </w:rPr>
        <w:t>this</w:t>
      </w:r>
      <w:r>
        <w:t xml:space="preserve"> value for the invocation of the function. Unless explicitly noted otherwise, none of these functions are generic; a </w:t>
      </w:r>
      <w:r>
        <w:rPr>
          <w:b/>
        </w:rPr>
        <w:t>TypeError</w:t>
      </w:r>
      <w:r>
        <w:t xml:space="preserve"> exception is thrown if the </w:t>
      </w:r>
      <w:r>
        <w:rPr>
          <w:b/>
        </w:rPr>
        <w:t>this</w:t>
      </w:r>
      <w:r>
        <w:t xml:space="preserve"> value is not an object </w:t>
      </w:r>
      <w:del w:id="6283" w:author="Allen Wirfs-Brock" w:date="2011-07-02T14:29:00Z">
        <w:r w:rsidDel="0054023D">
          <w:delText>for which the value of the [[Class]]</w:delText>
        </w:r>
      </w:del>
      <w:ins w:id="6284" w:author="Allen Wirfs-Brock" w:date="2011-07-02T14:29:00Z">
        <w:r w:rsidR="0054023D">
          <w:t>with a [[IsDate]]</w:t>
        </w:r>
      </w:ins>
      <w:r>
        <w:t xml:space="preserve"> internal property</w:t>
      </w:r>
      <w:del w:id="6285" w:author="Allen Wirfs-Brock" w:date="2011-07-02T14:29:00Z">
        <w:r w:rsidDel="0054023D">
          <w:delText xml:space="preserve"> is </w:delText>
        </w:r>
        <w:r w:rsidDel="0054023D">
          <w:rPr>
            <w:rFonts w:ascii="Courier New" w:hAnsi="Courier New"/>
            <w:b/>
          </w:rPr>
          <w:delText>"Date"</w:delText>
        </w:r>
      </w:del>
      <w:r>
        <w:t>. Also, the phrase “this time value” refers to the Number value for the time represented by this Date object, that is, the value of the [[PrimitiveValue]] internal property of this Date object.</w:t>
      </w:r>
      <w:bookmarkStart w:id="6286" w:name="_Toc393690551"/>
    </w:p>
    <w:p w14:paraId="208CC219" w14:textId="77777777" w:rsidR="004C02EF" w:rsidRDefault="004C02EF" w:rsidP="004C02EF">
      <w:pPr>
        <w:pStyle w:val="40"/>
        <w:numPr>
          <w:ilvl w:val="0"/>
          <w:numId w:val="0"/>
        </w:numPr>
      </w:pPr>
      <w:r>
        <w:t>15.9.5.1</w:t>
      </w:r>
      <w:r>
        <w:tab/>
        <w:t>Date.prototype.constructo</w:t>
      </w:r>
      <w:bookmarkEnd w:id="6286"/>
      <w:r>
        <w:t>r</w:t>
      </w:r>
    </w:p>
    <w:p w14:paraId="52FF0B81" w14:textId="77777777" w:rsidR="004C02EF" w:rsidRDefault="004C02EF" w:rsidP="004C02EF">
      <w:r>
        <w:t xml:space="preserve">The initial value of </w:t>
      </w:r>
      <w:r>
        <w:rPr>
          <w:rFonts w:ascii="Courier New" w:hAnsi="Courier New"/>
          <w:b/>
        </w:rPr>
        <w:t>Date.prototype.constructor</w:t>
      </w:r>
      <w:r>
        <w:t xml:space="preserve"> is the built-in </w:t>
      </w:r>
      <w:r>
        <w:rPr>
          <w:rFonts w:ascii="Courier New" w:hAnsi="Courier New"/>
          <w:b/>
        </w:rPr>
        <w:t>Date</w:t>
      </w:r>
      <w:r>
        <w:t xml:space="preserve"> constructor.</w:t>
      </w:r>
      <w:bookmarkStart w:id="6287" w:name="_Toc393690552"/>
    </w:p>
    <w:p w14:paraId="1D692636" w14:textId="77777777" w:rsidR="004C02EF" w:rsidRDefault="004C02EF" w:rsidP="004C02EF">
      <w:pPr>
        <w:pStyle w:val="40"/>
        <w:numPr>
          <w:ilvl w:val="0"/>
          <w:numId w:val="0"/>
        </w:numPr>
      </w:pPr>
      <w:bookmarkStart w:id="6288" w:name="_Hlt456012598"/>
      <w:bookmarkStart w:id="6289" w:name="_Ref451681328"/>
      <w:bookmarkEnd w:id="6288"/>
      <w:r>
        <w:t>15.9.5.2</w:t>
      </w:r>
      <w:r>
        <w:tab/>
        <w:t>Date.prototype.toString</w:t>
      </w:r>
      <w:bookmarkEnd w:id="6287"/>
      <w:r>
        <w:t xml:space="preserve"> ( )</w:t>
      </w:r>
      <w:bookmarkEnd w:id="6289"/>
    </w:p>
    <w:p w14:paraId="65EBB0FE" w14:textId="77777777" w:rsidR="004C02EF" w:rsidRDefault="004C02EF" w:rsidP="004C02EF">
      <w:r>
        <w:t>This function returns a String value. The contents of the String are implementation-dependent, but are intended to represent the Date in the current time zone in a convenient, human-readable form.</w:t>
      </w:r>
    </w:p>
    <w:p w14:paraId="1DF1F623" w14:textId="77777777" w:rsidR="004C02EF" w:rsidRDefault="004C02EF" w:rsidP="004C02EF">
      <w:pPr>
        <w:pStyle w:val="Note"/>
      </w:pPr>
      <w:r w:rsidRPr="00D72123">
        <w:rPr>
          <w:lang w:val="en-US"/>
        </w:rPr>
        <w:t>NOTE</w:t>
      </w:r>
      <w:r w:rsidRPr="00D72123">
        <w:rPr>
          <w:lang w:val="en-US"/>
        </w:rPr>
        <w:tab/>
        <w:t xml:space="preserve">For any Date value </w:t>
      </w:r>
      <w:r w:rsidRPr="00D72123">
        <w:rPr>
          <w:rFonts w:ascii="Courier New" w:hAnsi="Courier New" w:cs="Courier New"/>
          <w:i/>
          <w:lang w:val="en-US"/>
        </w:rPr>
        <w:t>d</w:t>
      </w:r>
      <w:r w:rsidRPr="00D72123">
        <w:rPr>
          <w:lang w:val="en-US"/>
        </w:rPr>
        <w:t xml:space="preserve"> whose milliseconds amount is zero, the result of </w:t>
      </w:r>
      <w:r w:rsidRPr="00D72123">
        <w:rPr>
          <w:rFonts w:ascii="Courier New" w:hAnsi="Courier New" w:cs="Courier New"/>
          <w:lang w:val="en-US"/>
        </w:rPr>
        <w:t>Date.parse(</w:t>
      </w:r>
      <w:r w:rsidRPr="00D72123">
        <w:rPr>
          <w:rFonts w:ascii="Courier New" w:hAnsi="Courier New" w:cs="Courier New"/>
          <w:i/>
          <w:lang w:val="en-US"/>
        </w:rPr>
        <w:t>d</w:t>
      </w:r>
      <w:r w:rsidRPr="00D72123">
        <w:rPr>
          <w:rFonts w:ascii="Courier New" w:hAnsi="Courier New" w:cs="Courier New"/>
          <w:lang w:val="en-US"/>
        </w:rPr>
        <w:t>.toString())</w:t>
      </w:r>
      <w:r w:rsidRPr="00D72123">
        <w:rPr>
          <w:lang w:val="en-US"/>
        </w:rPr>
        <w:t xml:space="preserve"> is equal to </w:t>
      </w:r>
      <w:r w:rsidRPr="00D72123">
        <w:rPr>
          <w:rFonts w:ascii="Courier New" w:hAnsi="Courier New" w:cs="Courier New"/>
          <w:i/>
          <w:lang w:val="en-US"/>
        </w:rPr>
        <w:t>d</w:t>
      </w:r>
      <w:r w:rsidRPr="00D72123">
        <w:rPr>
          <w:rFonts w:ascii="Courier New" w:hAnsi="Courier New" w:cs="Courier New"/>
          <w:lang w:val="en-US"/>
        </w:rPr>
        <w:t>.valueOf()</w:t>
      </w:r>
      <w:r w:rsidRPr="00D72123">
        <w:rPr>
          <w:lang w:val="en-US"/>
        </w:rPr>
        <w:t>. See 15.9.4.2.</w:t>
      </w:r>
    </w:p>
    <w:p w14:paraId="667C6BD6" w14:textId="77777777" w:rsidR="004C02EF" w:rsidRDefault="004C02EF" w:rsidP="004C02EF">
      <w:pPr>
        <w:pStyle w:val="40"/>
        <w:numPr>
          <w:ilvl w:val="0"/>
          <w:numId w:val="0"/>
        </w:numPr>
      </w:pPr>
      <w:bookmarkStart w:id="6290" w:name="_Ref456012533"/>
      <w:bookmarkStart w:id="6291" w:name="_Toc393690589"/>
      <w:bookmarkStart w:id="6292" w:name="_Ref451681497"/>
      <w:bookmarkStart w:id="6293" w:name="_Toc393690553"/>
      <w:bookmarkStart w:id="6294" w:name="_Ref455972363"/>
      <w:r>
        <w:t>15.9.5.3</w:t>
      </w:r>
      <w:r>
        <w:tab/>
        <w:t>Date.prototype.toDateString ( )</w:t>
      </w:r>
      <w:bookmarkEnd w:id="6290"/>
    </w:p>
    <w:p w14:paraId="4E41E9C0" w14:textId="77777777" w:rsidR="004C02EF" w:rsidRDefault="004C02EF" w:rsidP="004C02EF">
      <w:r>
        <w:t>This function returns a String value. The contents of the String are implementation-dependent, but are intended to represent the “date” portion of the Date in the current time zone in a convenient, human-readable form.</w:t>
      </w:r>
    </w:p>
    <w:p w14:paraId="51B15200" w14:textId="77777777" w:rsidR="004C02EF" w:rsidRDefault="004C02EF" w:rsidP="004C02EF">
      <w:pPr>
        <w:pStyle w:val="40"/>
        <w:numPr>
          <w:ilvl w:val="0"/>
          <w:numId w:val="0"/>
        </w:numPr>
      </w:pPr>
      <w:bookmarkStart w:id="6295" w:name="_Ref456012539"/>
      <w:r>
        <w:t>15.9.5.4</w:t>
      </w:r>
      <w:r>
        <w:tab/>
        <w:t>Date.prototype.toTimeString ( )</w:t>
      </w:r>
      <w:bookmarkEnd w:id="6295"/>
    </w:p>
    <w:p w14:paraId="1AA3AF61" w14:textId="77777777" w:rsidR="004C02EF" w:rsidRDefault="004C02EF" w:rsidP="004C02EF">
      <w:r>
        <w:t>This function returns a String value. The contents of the String are implementation-dependent, but are intended to represent the “time” portion of the Date in the current time zone in a convenient, human-readable form.</w:t>
      </w:r>
    </w:p>
    <w:p w14:paraId="148BECDD" w14:textId="77777777" w:rsidR="004C02EF" w:rsidRDefault="004C02EF" w:rsidP="004C02EF">
      <w:pPr>
        <w:pStyle w:val="40"/>
        <w:numPr>
          <w:ilvl w:val="0"/>
          <w:numId w:val="0"/>
        </w:numPr>
      </w:pPr>
      <w:bookmarkStart w:id="6296" w:name="_Ref456012565"/>
      <w:r>
        <w:t>15.9.5.5</w:t>
      </w:r>
      <w:r>
        <w:tab/>
        <w:t>Date.prototype.toLocaleString</w:t>
      </w:r>
      <w:bookmarkEnd w:id="6291"/>
      <w:r>
        <w:t xml:space="preserve"> ( )</w:t>
      </w:r>
      <w:bookmarkEnd w:id="6292"/>
      <w:bookmarkEnd w:id="6296"/>
    </w:p>
    <w:p w14:paraId="570A9ED8" w14:textId="77777777" w:rsidR="004C02EF" w:rsidRDefault="004C02EF" w:rsidP="004C02EF">
      <w:r>
        <w:t>This function returns a String value. The contents of the String are implementation-dependent, but are intended to represent the Date in the current time zone in a convenient, human-readable form that corresponds to the conventions of the host environment’s current locale.</w:t>
      </w:r>
    </w:p>
    <w:p w14:paraId="4D7CA606" w14:textId="77777777" w:rsidR="004C02EF" w:rsidRDefault="004C02EF" w:rsidP="004C02EF">
      <w:pPr>
        <w:pStyle w:val="Note"/>
      </w:pPr>
      <w:r w:rsidRPr="00D72123">
        <w:t>NOTE</w:t>
      </w:r>
      <w:r w:rsidRPr="00D72123">
        <w:tab/>
        <w:t>The first parameter to this function is likely to be used in a future version of this standard; it is recommended that implementations do not use this parameter position for anything else.</w:t>
      </w:r>
    </w:p>
    <w:p w14:paraId="41FA210D" w14:textId="77777777" w:rsidR="004C02EF" w:rsidRDefault="004C02EF" w:rsidP="004C02EF">
      <w:pPr>
        <w:pStyle w:val="40"/>
        <w:numPr>
          <w:ilvl w:val="0"/>
          <w:numId w:val="0"/>
        </w:numPr>
      </w:pPr>
      <w:bookmarkStart w:id="6297" w:name="_Ref456012548"/>
      <w:r>
        <w:t>15.9.5.6</w:t>
      </w:r>
      <w:r>
        <w:tab/>
        <w:t>Date.prototype.toLocaleDateString ( )</w:t>
      </w:r>
      <w:bookmarkEnd w:id="6297"/>
    </w:p>
    <w:p w14:paraId="33D2C6A4" w14:textId="77777777" w:rsidR="004C02EF" w:rsidRDefault="004C02EF" w:rsidP="004C02EF">
      <w:r>
        <w:t>This function returns a String value. The contents of the String are implementation-dependent, but are intended to represent the “date” portion of the Date in the current time zone in a convenient, human-readable form that corresponds to the conventions of the host environment’s current locale.</w:t>
      </w:r>
    </w:p>
    <w:p w14:paraId="381B5007" w14:textId="77777777" w:rsidR="004C02EF" w:rsidRDefault="004C02EF" w:rsidP="004C02EF">
      <w:pPr>
        <w:pStyle w:val="Note"/>
      </w:pPr>
      <w:r w:rsidRPr="00D72123">
        <w:t>NOTE</w:t>
      </w:r>
      <w:r w:rsidRPr="00D72123">
        <w:tab/>
        <w:t>The first parameter to this function is likely to be used in a future version of this standard; it is recommended that implementations do not use this parameter position for anything else.</w:t>
      </w:r>
    </w:p>
    <w:p w14:paraId="0AD9FD34" w14:textId="77777777" w:rsidR="004C02EF" w:rsidRDefault="004C02EF" w:rsidP="004C02EF">
      <w:pPr>
        <w:pStyle w:val="40"/>
        <w:numPr>
          <w:ilvl w:val="0"/>
          <w:numId w:val="0"/>
        </w:numPr>
      </w:pPr>
      <w:bookmarkStart w:id="6298" w:name="_Ref456012554"/>
      <w:r>
        <w:t>15.9.5.7</w:t>
      </w:r>
      <w:r>
        <w:tab/>
        <w:t>Date.prototype.toLocaleTimeString ( )</w:t>
      </w:r>
      <w:bookmarkEnd w:id="6298"/>
    </w:p>
    <w:p w14:paraId="67D37381" w14:textId="77777777" w:rsidR="004C02EF" w:rsidRDefault="004C02EF" w:rsidP="004C02EF">
      <w:r>
        <w:t>This function returns a String value. The contents of the String are implementation-dependent, but are intended to represent the “time” portion of the Date in the current time zone in a convenient, human-readable form that corresponds to the conventions of the host environment’s current locale.</w:t>
      </w:r>
    </w:p>
    <w:p w14:paraId="3602FDDF" w14:textId="77777777" w:rsidR="004C02EF" w:rsidRDefault="004C02EF" w:rsidP="004C02EF">
      <w:pPr>
        <w:pStyle w:val="Note"/>
      </w:pPr>
      <w:r w:rsidRPr="00D72123">
        <w:t>NOTE</w:t>
      </w:r>
      <w:r w:rsidRPr="00D72123">
        <w:tab/>
        <w:t>The first parameter to this function is likely to be used in a future version of this standard; it is recommended that implementations do not use this parameter position for anything else.</w:t>
      </w:r>
    </w:p>
    <w:p w14:paraId="2BD21DF8" w14:textId="77777777" w:rsidR="004C02EF" w:rsidRDefault="004C02EF" w:rsidP="004C02EF">
      <w:pPr>
        <w:pStyle w:val="40"/>
        <w:numPr>
          <w:ilvl w:val="0"/>
          <w:numId w:val="0"/>
        </w:numPr>
      </w:pPr>
      <w:bookmarkStart w:id="6299" w:name="_Ref456012407"/>
      <w:r>
        <w:t>15.9.5.8</w:t>
      </w:r>
      <w:r>
        <w:tab/>
        <w:t>Date.prototype.valueOf</w:t>
      </w:r>
      <w:bookmarkEnd w:id="6293"/>
      <w:r>
        <w:t xml:space="preserve"> ( )</w:t>
      </w:r>
      <w:bookmarkEnd w:id="6294"/>
      <w:bookmarkEnd w:id="6299"/>
    </w:p>
    <w:p w14:paraId="36D47149" w14:textId="77777777" w:rsidR="004C02EF" w:rsidRDefault="004C02EF" w:rsidP="004C02EF">
      <w:r>
        <w:t xml:space="preserve">The </w:t>
      </w:r>
      <w:r>
        <w:rPr>
          <w:rFonts w:ascii="Courier New" w:hAnsi="Courier New"/>
          <w:b/>
        </w:rPr>
        <w:t>valueOf</w:t>
      </w:r>
      <w:r>
        <w:t xml:space="preserve"> function returns a Number, which is this time value.</w:t>
      </w:r>
    </w:p>
    <w:p w14:paraId="0F0ACE38" w14:textId="77777777" w:rsidR="004C02EF" w:rsidRDefault="004C02EF" w:rsidP="004C02EF">
      <w:pPr>
        <w:pStyle w:val="40"/>
        <w:numPr>
          <w:ilvl w:val="0"/>
          <w:numId w:val="0"/>
        </w:numPr>
      </w:pPr>
      <w:bookmarkStart w:id="6300" w:name="_Toc393690554"/>
      <w:bookmarkStart w:id="6301" w:name="_Ref455972366"/>
      <w:bookmarkStart w:id="6302" w:name="_Ref456028512"/>
      <w:r>
        <w:t>15.9.5.9</w:t>
      </w:r>
      <w:r>
        <w:tab/>
        <w:t>Date.prototype.getTime</w:t>
      </w:r>
      <w:bookmarkEnd w:id="6300"/>
      <w:r>
        <w:t xml:space="preserve"> ( )</w:t>
      </w:r>
      <w:bookmarkEnd w:id="6301"/>
      <w:bookmarkEnd w:id="6302"/>
    </w:p>
    <w:p w14:paraId="2C9605DF" w14:textId="77777777" w:rsidR="004C02EF" w:rsidRPr="00D72123" w:rsidRDefault="004C02EF" w:rsidP="004C02EF">
      <w:pPr>
        <w:pStyle w:val="Alg4"/>
        <w:numPr>
          <w:ilvl w:val="0"/>
          <w:numId w:val="256"/>
        </w:numPr>
        <w:spacing w:after="220"/>
      </w:pPr>
      <w:r w:rsidRPr="00D72123">
        <w:t>Return this time value.</w:t>
      </w:r>
      <w:bookmarkStart w:id="6303" w:name="_Toc393690555"/>
    </w:p>
    <w:p w14:paraId="126C1973" w14:textId="77777777" w:rsidR="004C02EF" w:rsidRDefault="004C02EF" w:rsidP="004C02EF">
      <w:pPr>
        <w:pStyle w:val="40"/>
        <w:numPr>
          <w:ilvl w:val="0"/>
          <w:numId w:val="0"/>
        </w:numPr>
      </w:pPr>
      <w:bookmarkStart w:id="6304" w:name="_Toc393690556"/>
      <w:bookmarkEnd w:id="6303"/>
      <w:r>
        <w:t>15.9.5.10</w:t>
      </w:r>
      <w:r>
        <w:tab/>
        <w:t>Date.prototype.getFullYear</w:t>
      </w:r>
      <w:bookmarkEnd w:id="6304"/>
      <w:r>
        <w:t xml:space="preserve"> ( )</w:t>
      </w:r>
    </w:p>
    <w:p w14:paraId="581917A9" w14:textId="77777777" w:rsidR="004C02EF" w:rsidRPr="00D72123" w:rsidRDefault="004C02EF" w:rsidP="004C02EF">
      <w:pPr>
        <w:pStyle w:val="Alg4"/>
        <w:numPr>
          <w:ilvl w:val="0"/>
          <w:numId w:val="257"/>
        </w:numPr>
      </w:pPr>
      <w:r w:rsidRPr="00D72123">
        <w:t xml:space="preserve">Let </w:t>
      </w:r>
      <w:r w:rsidRPr="00D72123">
        <w:rPr>
          <w:i/>
        </w:rPr>
        <w:t>t</w:t>
      </w:r>
      <w:r w:rsidRPr="00D72123">
        <w:t xml:space="preserve"> be this time value.</w:t>
      </w:r>
    </w:p>
    <w:p w14:paraId="55AD81CA" w14:textId="77777777" w:rsidR="004C02EF" w:rsidRPr="00D72123" w:rsidRDefault="004C02EF" w:rsidP="004C02EF">
      <w:pPr>
        <w:pStyle w:val="Alg4"/>
        <w:numPr>
          <w:ilvl w:val="0"/>
          <w:numId w:val="257"/>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7C590296" w14:textId="77777777" w:rsidR="004C02EF" w:rsidRPr="00D72123" w:rsidRDefault="004C02EF" w:rsidP="004C02EF">
      <w:pPr>
        <w:pStyle w:val="Alg4"/>
        <w:numPr>
          <w:ilvl w:val="0"/>
          <w:numId w:val="257"/>
        </w:numPr>
        <w:spacing w:after="220"/>
      </w:pPr>
      <w:r w:rsidRPr="00D72123">
        <w:t>Return YearFromTime(LocalTime(</w:t>
      </w:r>
      <w:r w:rsidRPr="00D72123">
        <w:rPr>
          <w:i/>
        </w:rPr>
        <w:t>t</w:t>
      </w:r>
      <w:r w:rsidRPr="00D72123">
        <w:t>)).</w:t>
      </w:r>
      <w:bookmarkStart w:id="6305" w:name="_Toc393690557"/>
    </w:p>
    <w:p w14:paraId="7DC53D62" w14:textId="77777777" w:rsidR="004C02EF" w:rsidRDefault="004C02EF" w:rsidP="004C02EF">
      <w:pPr>
        <w:pStyle w:val="40"/>
        <w:numPr>
          <w:ilvl w:val="0"/>
          <w:numId w:val="0"/>
        </w:numPr>
      </w:pPr>
      <w:r>
        <w:t>15.9.5.11</w:t>
      </w:r>
      <w:r>
        <w:tab/>
        <w:t>Date.prototype.getUTCFullYear</w:t>
      </w:r>
      <w:bookmarkEnd w:id="6305"/>
      <w:r>
        <w:t xml:space="preserve"> ( )</w:t>
      </w:r>
    </w:p>
    <w:p w14:paraId="12D0D36A" w14:textId="77777777" w:rsidR="004C02EF" w:rsidRPr="00D72123" w:rsidRDefault="004C02EF" w:rsidP="004C02EF">
      <w:pPr>
        <w:pStyle w:val="Alg4"/>
        <w:keepNext/>
        <w:numPr>
          <w:ilvl w:val="0"/>
          <w:numId w:val="258"/>
        </w:numPr>
      </w:pPr>
      <w:r w:rsidRPr="00D72123">
        <w:t xml:space="preserve">Let </w:t>
      </w:r>
      <w:r w:rsidRPr="00D72123">
        <w:rPr>
          <w:i/>
        </w:rPr>
        <w:t>t</w:t>
      </w:r>
      <w:r w:rsidRPr="00D72123">
        <w:t xml:space="preserve"> be this time value.</w:t>
      </w:r>
    </w:p>
    <w:p w14:paraId="704B31E4" w14:textId="77777777" w:rsidR="004C02EF" w:rsidRPr="00D72123" w:rsidRDefault="004C02EF" w:rsidP="004C02EF">
      <w:pPr>
        <w:pStyle w:val="Alg4"/>
        <w:numPr>
          <w:ilvl w:val="0"/>
          <w:numId w:val="258"/>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0FC5F45D" w14:textId="77777777" w:rsidR="004C02EF" w:rsidRPr="00D72123" w:rsidRDefault="004C02EF" w:rsidP="004C02EF">
      <w:pPr>
        <w:pStyle w:val="Alg4"/>
        <w:numPr>
          <w:ilvl w:val="0"/>
          <w:numId w:val="258"/>
        </w:numPr>
        <w:spacing w:after="220"/>
      </w:pPr>
      <w:r w:rsidRPr="00D72123">
        <w:t>Return YearFromTime(</w:t>
      </w:r>
      <w:r w:rsidRPr="00D72123">
        <w:rPr>
          <w:i/>
        </w:rPr>
        <w:t>t</w:t>
      </w:r>
      <w:r w:rsidRPr="00D72123">
        <w:t>).</w:t>
      </w:r>
      <w:bookmarkStart w:id="6306" w:name="_Toc393690558"/>
    </w:p>
    <w:p w14:paraId="383C4311" w14:textId="77777777" w:rsidR="004C02EF" w:rsidRDefault="004C02EF" w:rsidP="004C02EF">
      <w:pPr>
        <w:pStyle w:val="40"/>
        <w:numPr>
          <w:ilvl w:val="0"/>
          <w:numId w:val="0"/>
        </w:numPr>
      </w:pPr>
      <w:r>
        <w:t>15.9.5.12</w:t>
      </w:r>
      <w:r>
        <w:tab/>
        <w:t>Date.prototype.getMonth</w:t>
      </w:r>
      <w:bookmarkEnd w:id="6306"/>
      <w:r>
        <w:t xml:space="preserve"> ( )</w:t>
      </w:r>
    </w:p>
    <w:p w14:paraId="7AE5AE40" w14:textId="77777777" w:rsidR="004C02EF" w:rsidRPr="00D72123" w:rsidRDefault="004C02EF" w:rsidP="004C02EF">
      <w:pPr>
        <w:pStyle w:val="Alg4"/>
        <w:numPr>
          <w:ilvl w:val="0"/>
          <w:numId w:val="259"/>
        </w:numPr>
      </w:pPr>
      <w:r w:rsidRPr="00D72123">
        <w:t xml:space="preserve">Let </w:t>
      </w:r>
      <w:r w:rsidRPr="00D72123">
        <w:rPr>
          <w:i/>
        </w:rPr>
        <w:t>t</w:t>
      </w:r>
      <w:r w:rsidRPr="00D72123">
        <w:t xml:space="preserve"> be this time value.</w:t>
      </w:r>
    </w:p>
    <w:p w14:paraId="585ACD9A" w14:textId="77777777" w:rsidR="004C02EF" w:rsidRPr="00D72123" w:rsidRDefault="004C02EF" w:rsidP="004C02EF">
      <w:pPr>
        <w:pStyle w:val="Alg4"/>
        <w:numPr>
          <w:ilvl w:val="0"/>
          <w:numId w:val="259"/>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2E8E6CA1" w14:textId="77777777" w:rsidR="004C02EF" w:rsidRPr="00D72123" w:rsidRDefault="004C02EF" w:rsidP="004C02EF">
      <w:pPr>
        <w:pStyle w:val="Alg4"/>
        <w:numPr>
          <w:ilvl w:val="0"/>
          <w:numId w:val="259"/>
        </w:numPr>
        <w:spacing w:after="220"/>
      </w:pPr>
      <w:r w:rsidRPr="00D72123">
        <w:t>Return MonthFromTime(LocalTime(</w:t>
      </w:r>
      <w:r w:rsidRPr="00D72123">
        <w:rPr>
          <w:i/>
        </w:rPr>
        <w:t>t</w:t>
      </w:r>
      <w:r w:rsidRPr="00D72123">
        <w:t>)).</w:t>
      </w:r>
      <w:bookmarkStart w:id="6307" w:name="_Toc393690559"/>
    </w:p>
    <w:p w14:paraId="28EA349B" w14:textId="77777777" w:rsidR="004C02EF" w:rsidRDefault="004C02EF" w:rsidP="004C02EF">
      <w:pPr>
        <w:pStyle w:val="40"/>
        <w:numPr>
          <w:ilvl w:val="0"/>
          <w:numId w:val="0"/>
        </w:numPr>
      </w:pPr>
      <w:r>
        <w:t>15.9.5.13</w:t>
      </w:r>
      <w:r>
        <w:tab/>
        <w:t>Date.prototype.getUTCMonth</w:t>
      </w:r>
      <w:bookmarkEnd w:id="6307"/>
      <w:r>
        <w:t xml:space="preserve"> ( )</w:t>
      </w:r>
    </w:p>
    <w:p w14:paraId="3BF0E92A" w14:textId="77777777" w:rsidR="004C02EF" w:rsidRPr="00D72123" w:rsidRDefault="004C02EF" w:rsidP="004C02EF">
      <w:pPr>
        <w:pStyle w:val="Alg4"/>
        <w:numPr>
          <w:ilvl w:val="0"/>
          <w:numId w:val="260"/>
        </w:numPr>
      </w:pPr>
      <w:r w:rsidRPr="00D72123">
        <w:t xml:space="preserve">Let </w:t>
      </w:r>
      <w:r w:rsidRPr="00D72123">
        <w:rPr>
          <w:i/>
        </w:rPr>
        <w:t>t</w:t>
      </w:r>
      <w:r w:rsidRPr="00D72123">
        <w:t xml:space="preserve"> be this time value.</w:t>
      </w:r>
    </w:p>
    <w:p w14:paraId="242DB558" w14:textId="77777777" w:rsidR="004C02EF" w:rsidRPr="00D72123" w:rsidRDefault="004C02EF" w:rsidP="004C02EF">
      <w:pPr>
        <w:pStyle w:val="Alg4"/>
        <w:numPr>
          <w:ilvl w:val="0"/>
          <w:numId w:val="260"/>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0892B695" w14:textId="77777777" w:rsidR="004C02EF" w:rsidRPr="00D72123" w:rsidRDefault="004C02EF" w:rsidP="004C02EF">
      <w:pPr>
        <w:pStyle w:val="Alg4"/>
        <w:numPr>
          <w:ilvl w:val="0"/>
          <w:numId w:val="260"/>
        </w:numPr>
        <w:spacing w:after="220"/>
      </w:pPr>
      <w:r w:rsidRPr="00D72123">
        <w:t>Return MonthFromTime(</w:t>
      </w:r>
      <w:r w:rsidRPr="00D72123">
        <w:rPr>
          <w:i/>
        </w:rPr>
        <w:t>t</w:t>
      </w:r>
      <w:r w:rsidRPr="00D72123">
        <w:t>).</w:t>
      </w:r>
      <w:bookmarkStart w:id="6308" w:name="_Toc393690560"/>
    </w:p>
    <w:p w14:paraId="7F731BC9" w14:textId="77777777" w:rsidR="004C02EF" w:rsidRDefault="004C02EF" w:rsidP="004C02EF">
      <w:pPr>
        <w:pStyle w:val="40"/>
        <w:numPr>
          <w:ilvl w:val="0"/>
          <w:numId w:val="0"/>
        </w:numPr>
      </w:pPr>
      <w:r>
        <w:t>15.9.5.14</w:t>
      </w:r>
      <w:r>
        <w:tab/>
        <w:t>Date.prototype.getDate</w:t>
      </w:r>
      <w:bookmarkEnd w:id="6308"/>
      <w:r>
        <w:t xml:space="preserve"> ( )</w:t>
      </w:r>
    </w:p>
    <w:p w14:paraId="7DFDEDEB" w14:textId="77777777" w:rsidR="004C02EF" w:rsidRPr="00D72123" w:rsidRDefault="004C02EF" w:rsidP="004C02EF">
      <w:pPr>
        <w:pStyle w:val="Alg4"/>
        <w:numPr>
          <w:ilvl w:val="0"/>
          <w:numId w:val="261"/>
        </w:numPr>
      </w:pPr>
      <w:r w:rsidRPr="00D72123">
        <w:t xml:space="preserve">Let </w:t>
      </w:r>
      <w:r w:rsidRPr="00D72123">
        <w:rPr>
          <w:i/>
        </w:rPr>
        <w:t>t</w:t>
      </w:r>
      <w:r w:rsidRPr="00D72123">
        <w:t xml:space="preserve"> be this time value.</w:t>
      </w:r>
    </w:p>
    <w:p w14:paraId="119D52F9" w14:textId="77777777" w:rsidR="004C02EF" w:rsidRPr="00D72123" w:rsidRDefault="004C02EF" w:rsidP="004C02EF">
      <w:pPr>
        <w:pStyle w:val="Alg4"/>
        <w:numPr>
          <w:ilvl w:val="0"/>
          <w:numId w:val="261"/>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5B84E502" w14:textId="77777777" w:rsidR="004C02EF" w:rsidRPr="00D72123" w:rsidRDefault="004C02EF" w:rsidP="004C02EF">
      <w:pPr>
        <w:pStyle w:val="Alg4"/>
        <w:numPr>
          <w:ilvl w:val="0"/>
          <w:numId w:val="261"/>
        </w:numPr>
        <w:spacing w:after="220"/>
      </w:pPr>
      <w:r w:rsidRPr="00D72123">
        <w:t>Return DateFromTime(LocalTime(</w:t>
      </w:r>
      <w:r w:rsidRPr="00D72123">
        <w:rPr>
          <w:i/>
        </w:rPr>
        <w:t>t</w:t>
      </w:r>
      <w:r w:rsidRPr="00D72123">
        <w:t>)).</w:t>
      </w:r>
      <w:bookmarkStart w:id="6309" w:name="_Toc393690561"/>
    </w:p>
    <w:p w14:paraId="145273AB" w14:textId="77777777" w:rsidR="004C02EF" w:rsidRDefault="004C02EF" w:rsidP="004C02EF">
      <w:pPr>
        <w:pStyle w:val="40"/>
        <w:numPr>
          <w:ilvl w:val="0"/>
          <w:numId w:val="0"/>
        </w:numPr>
      </w:pPr>
      <w:r>
        <w:t>15.9.5.15</w:t>
      </w:r>
      <w:r>
        <w:tab/>
        <w:t>Date.prototype.getUTCDate</w:t>
      </w:r>
      <w:bookmarkEnd w:id="6309"/>
      <w:r>
        <w:t xml:space="preserve"> ( )</w:t>
      </w:r>
    </w:p>
    <w:p w14:paraId="3A2C16DA" w14:textId="77777777" w:rsidR="004C02EF" w:rsidRPr="00D72123" w:rsidRDefault="004C02EF" w:rsidP="004C02EF">
      <w:pPr>
        <w:pStyle w:val="Alg4"/>
        <w:numPr>
          <w:ilvl w:val="0"/>
          <w:numId w:val="262"/>
        </w:numPr>
      </w:pPr>
      <w:r w:rsidRPr="00D72123">
        <w:t xml:space="preserve">Let </w:t>
      </w:r>
      <w:r w:rsidRPr="00D72123">
        <w:rPr>
          <w:i/>
        </w:rPr>
        <w:t>t</w:t>
      </w:r>
      <w:r w:rsidRPr="00D72123">
        <w:t xml:space="preserve"> be this time value.</w:t>
      </w:r>
    </w:p>
    <w:p w14:paraId="487577B8" w14:textId="77777777" w:rsidR="004C02EF" w:rsidRPr="00D72123" w:rsidRDefault="004C02EF" w:rsidP="004C02EF">
      <w:pPr>
        <w:pStyle w:val="Alg4"/>
        <w:numPr>
          <w:ilvl w:val="0"/>
          <w:numId w:val="262"/>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5D7EB578" w14:textId="77777777" w:rsidR="004C02EF" w:rsidRPr="00D72123" w:rsidRDefault="004C02EF" w:rsidP="004C02EF">
      <w:pPr>
        <w:pStyle w:val="Alg4"/>
        <w:numPr>
          <w:ilvl w:val="0"/>
          <w:numId w:val="262"/>
        </w:numPr>
        <w:spacing w:after="220"/>
      </w:pPr>
      <w:r w:rsidRPr="00D72123">
        <w:t>Return DateFromTime(</w:t>
      </w:r>
      <w:r w:rsidRPr="00D72123">
        <w:rPr>
          <w:i/>
        </w:rPr>
        <w:t>t</w:t>
      </w:r>
      <w:r w:rsidRPr="00D72123">
        <w:t>).</w:t>
      </w:r>
      <w:bookmarkStart w:id="6310" w:name="_Toc393690562"/>
    </w:p>
    <w:p w14:paraId="61049E73" w14:textId="77777777" w:rsidR="004C02EF" w:rsidRDefault="004C02EF" w:rsidP="004C02EF">
      <w:pPr>
        <w:pStyle w:val="40"/>
        <w:numPr>
          <w:ilvl w:val="0"/>
          <w:numId w:val="0"/>
        </w:numPr>
      </w:pPr>
      <w:r>
        <w:t>15.9.5.16</w:t>
      </w:r>
      <w:r>
        <w:tab/>
        <w:t>Date.prototype.getDay</w:t>
      </w:r>
      <w:bookmarkEnd w:id="6310"/>
      <w:r>
        <w:t xml:space="preserve"> ( )</w:t>
      </w:r>
    </w:p>
    <w:p w14:paraId="093F8429" w14:textId="77777777" w:rsidR="004C02EF" w:rsidRPr="00D72123" w:rsidRDefault="004C02EF" w:rsidP="004C02EF">
      <w:pPr>
        <w:pStyle w:val="Alg4"/>
        <w:numPr>
          <w:ilvl w:val="0"/>
          <w:numId w:val="263"/>
        </w:numPr>
      </w:pPr>
      <w:r w:rsidRPr="00D72123">
        <w:t xml:space="preserve">Let </w:t>
      </w:r>
      <w:r w:rsidRPr="00D72123">
        <w:rPr>
          <w:i/>
        </w:rPr>
        <w:t>t</w:t>
      </w:r>
      <w:r w:rsidRPr="00D72123">
        <w:t xml:space="preserve"> be this time value.</w:t>
      </w:r>
    </w:p>
    <w:p w14:paraId="64BDDF53" w14:textId="77777777" w:rsidR="004C02EF" w:rsidRPr="00D72123" w:rsidRDefault="004C02EF" w:rsidP="004C02EF">
      <w:pPr>
        <w:pStyle w:val="Alg4"/>
        <w:numPr>
          <w:ilvl w:val="0"/>
          <w:numId w:val="263"/>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632D6976" w14:textId="77777777" w:rsidR="004C02EF" w:rsidRPr="00D72123" w:rsidRDefault="004C02EF" w:rsidP="004C02EF">
      <w:pPr>
        <w:pStyle w:val="Alg4"/>
        <w:numPr>
          <w:ilvl w:val="0"/>
          <w:numId w:val="263"/>
        </w:numPr>
        <w:spacing w:after="220"/>
      </w:pPr>
      <w:r w:rsidRPr="00D72123">
        <w:t>Return WeekDay(LocalTime(</w:t>
      </w:r>
      <w:r w:rsidRPr="00D72123">
        <w:rPr>
          <w:i/>
        </w:rPr>
        <w:t>t</w:t>
      </w:r>
      <w:r w:rsidRPr="00D72123">
        <w:t>)).</w:t>
      </w:r>
      <w:bookmarkStart w:id="6311" w:name="_Toc393690563"/>
    </w:p>
    <w:p w14:paraId="6033CCCD" w14:textId="77777777" w:rsidR="004C02EF" w:rsidRDefault="004C02EF" w:rsidP="004C02EF">
      <w:pPr>
        <w:pStyle w:val="40"/>
        <w:numPr>
          <w:ilvl w:val="0"/>
          <w:numId w:val="0"/>
        </w:numPr>
      </w:pPr>
      <w:r>
        <w:t>15.9.5.17</w:t>
      </w:r>
      <w:r>
        <w:tab/>
        <w:t>Date.prototype.getUTCDay</w:t>
      </w:r>
      <w:bookmarkEnd w:id="6311"/>
      <w:r>
        <w:t xml:space="preserve"> ( )</w:t>
      </w:r>
    </w:p>
    <w:p w14:paraId="3E44B4C2" w14:textId="77777777" w:rsidR="004C02EF" w:rsidRPr="00D72123" w:rsidRDefault="004C02EF" w:rsidP="004C02EF">
      <w:pPr>
        <w:pStyle w:val="Alg4"/>
        <w:numPr>
          <w:ilvl w:val="0"/>
          <w:numId w:val="264"/>
        </w:numPr>
      </w:pPr>
      <w:r w:rsidRPr="00D72123">
        <w:t xml:space="preserve">Let </w:t>
      </w:r>
      <w:r w:rsidRPr="00D72123">
        <w:rPr>
          <w:i/>
        </w:rPr>
        <w:t>t</w:t>
      </w:r>
      <w:r w:rsidRPr="00D72123">
        <w:t xml:space="preserve"> be this time value.</w:t>
      </w:r>
    </w:p>
    <w:p w14:paraId="6CD7399C" w14:textId="77777777" w:rsidR="004C02EF" w:rsidRPr="00D72123" w:rsidRDefault="004C02EF" w:rsidP="004C02EF">
      <w:pPr>
        <w:pStyle w:val="Alg4"/>
        <w:numPr>
          <w:ilvl w:val="0"/>
          <w:numId w:val="264"/>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17CA0C49" w14:textId="77777777" w:rsidR="004C02EF" w:rsidRPr="00D72123" w:rsidRDefault="004C02EF" w:rsidP="004C02EF">
      <w:pPr>
        <w:pStyle w:val="Alg4"/>
        <w:numPr>
          <w:ilvl w:val="0"/>
          <w:numId w:val="264"/>
        </w:numPr>
        <w:spacing w:after="220"/>
      </w:pPr>
      <w:r w:rsidRPr="00D72123">
        <w:t>Return WeekDay(</w:t>
      </w:r>
      <w:r w:rsidRPr="00D72123">
        <w:rPr>
          <w:i/>
        </w:rPr>
        <w:t>t</w:t>
      </w:r>
      <w:r w:rsidRPr="00D72123">
        <w:t>).</w:t>
      </w:r>
      <w:bookmarkStart w:id="6312" w:name="_Toc393690564"/>
    </w:p>
    <w:p w14:paraId="3D4614AD" w14:textId="77777777" w:rsidR="004C02EF" w:rsidRDefault="004C02EF" w:rsidP="004C02EF">
      <w:pPr>
        <w:pStyle w:val="40"/>
        <w:numPr>
          <w:ilvl w:val="0"/>
          <w:numId w:val="0"/>
        </w:numPr>
      </w:pPr>
      <w:r>
        <w:t>15.9.5.18</w:t>
      </w:r>
      <w:r>
        <w:tab/>
        <w:t>Date.prototype.getHours</w:t>
      </w:r>
      <w:bookmarkEnd w:id="6312"/>
      <w:r>
        <w:t xml:space="preserve"> ( )</w:t>
      </w:r>
    </w:p>
    <w:p w14:paraId="4494079D" w14:textId="77777777" w:rsidR="004C02EF" w:rsidRPr="00D72123" w:rsidRDefault="004C02EF" w:rsidP="004C02EF">
      <w:pPr>
        <w:pStyle w:val="Alg4"/>
        <w:keepNext/>
        <w:numPr>
          <w:ilvl w:val="0"/>
          <w:numId w:val="265"/>
        </w:numPr>
      </w:pPr>
      <w:r w:rsidRPr="00D72123">
        <w:t xml:space="preserve">Let </w:t>
      </w:r>
      <w:r w:rsidRPr="00D72123">
        <w:rPr>
          <w:i/>
        </w:rPr>
        <w:t>t</w:t>
      </w:r>
      <w:r w:rsidRPr="00D72123">
        <w:t xml:space="preserve"> be this time value.</w:t>
      </w:r>
    </w:p>
    <w:p w14:paraId="7DF4F8E9" w14:textId="77777777" w:rsidR="004C02EF" w:rsidRPr="00D72123" w:rsidRDefault="004C02EF" w:rsidP="004C02EF">
      <w:pPr>
        <w:pStyle w:val="Alg4"/>
        <w:keepNext/>
        <w:numPr>
          <w:ilvl w:val="0"/>
          <w:numId w:val="265"/>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39FDEB8B" w14:textId="77777777" w:rsidR="004C02EF" w:rsidRPr="00D72123" w:rsidRDefault="004C02EF" w:rsidP="004C02EF">
      <w:pPr>
        <w:pStyle w:val="Alg4"/>
        <w:numPr>
          <w:ilvl w:val="0"/>
          <w:numId w:val="265"/>
        </w:numPr>
        <w:spacing w:after="220"/>
      </w:pPr>
      <w:r w:rsidRPr="00D72123">
        <w:t>Return HourFromTime(LocalTime(</w:t>
      </w:r>
      <w:r w:rsidRPr="00D72123">
        <w:rPr>
          <w:i/>
        </w:rPr>
        <w:t>t</w:t>
      </w:r>
      <w:r w:rsidRPr="00D72123">
        <w:t>)).</w:t>
      </w:r>
      <w:bookmarkStart w:id="6313" w:name="_Toc393690565"/>
    </w:p>
    <w:p w14:paraId="5D4218B9" w14:textId="77777777" w:rsidR="004C02EF" w:rsidRDefault="004C02EF" w:rsidP="004C02EF">
      <w:pPr>
        <w:pStyle w:val="40"/>
        <w:numPr>
          <w:ilvl w:val="0"/>
          <w:numId w:val="0"/>
        </w:numPr>
      </w:pPr>
      <w:r>
        <w:t>15.9.5.19</w:t>
      </w:r>
      <w:r>
        <w:tab/>
        <w:t>Date.prototype.getUTCHours</w:t>
      </w:r>
      <w:bookmarkEnd w:id="6313"/>
      <w:r>
        <w:t xml:space="preserve"> ( )</w:t>
      </w:r>
    </w:p>
    <w:p w14:paraId="4BBB5A42" w14:textId="77777777" w:rsidR="004C02EF" w:rsidRPr="00D72123" w:rsidRDefault="004C02EF" w:rsidP="004C02EF">
      <w:pPr>
        <w:pStyle w:val="Alg4"/>
        <w:numPr>
          <w:ilvl w:val="0"/>
          <w:numId w:val="266"/>
        </w:numPr>
      </w:pPr>
      <w:r w:rsidRPr="00D72123">
        <w:t xml:space="preserve">Let </w:t>
      </w:r>
      <w:r w:rsidRPr="00D72123">
        <w:rPr>
          <w:i/>
        </w:rPr>
        <w:t>t</w:t>
      </w:r>
      <w:r w:rsidRPr="00D72123">
        <w:t xml:space="preserve"> be this time value.</w:t>
      </w:r>
    </w:p>
    <w:p w14:paraId="6D8262C7" w14:textId="77777777" w:rsidR="004C02EF" w:rsidRPr="00D72123" w:rsidRDefault="004C02EF" w:rsidP="004C02EF">
      <w:pPr>
        <w:pStyle w:val="Alg4"/>
        <w:numPr>
          <w:ilvl w:val="0"/>
          <w:numId w:val="266"/>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3E144D1A" w14:textId="77777777" w:rsidR="004C02EF" w:rsidRPr="00D72123" w:rsidRDefault="004C02EF" w:rsidP="004C02EF">
      <w:pPr>
        <w:pStyle w:val="Alg4"/>
        <w:numPr>
          <w:ilvl w:val="0"/>
          <w:numId w:val="266"/>
        </w:numPr>
        <w:spacing w:after="220"/>
      </w:pPr>
      <w:r w:rsidRPr="00D72123">
        <w:t>Return HourFromTime(</w:t>
      </w:r>
      <w:r w:rsidRPr="00D72123">
        <w:rPr>
          <w:i/>
        </w:rPr>
        <w:t>t</w:t>
      </w:r>
      <w:r w:rsidRPr="00D72123">
        <w:t>).</w:t>
      </w:r>
      <w:bookmarkStart w:id="6314" w:name="_Toc393690566"/>
    </w:p>
    <w:p w14:paraId="2BDEABFF" w14:textId="77777777" w:rsidR="004C02EF" w:rsidRDefault="004C02EF" w:rsidP="004C02EF">
      <w:pPr>
        <w:pStyle w:val="40"/>
        <w:numPr>
          <w:ilvl w:val="0"/>
          <w:numId w:val="0"/>
        </w:numPr>
      </w:pPr>
      <w:r>
        <w:t>15.9.5.20</w:t>
      </w:r>
      <w:r>
        <w:tab/>
        <w:t>Date.prototype.getMinutes</w:t>
      </w:r>
      <w:bookmarkEnd w:id="6314"/>
      <w:r>
        <w:t xml:space="preserve"> ( )</w:t>
      </w:r>
    </w:p>
    <w:p w14:paraId="18792F67" w14:textId="77777777" w:rsidR="004C02EF" w:rsidRPr="00D72123" w:rsidRDefault="004C02EF" w:rsidP="004C02EF">
      <w:pPr>
        <w:pStyle w:val="Alg4"/>
        <w:numPr>
          <w:ilvl w:val="0"/>
          <w:numId w:val="267"/>
        </w:numPr>
      </w:pPr>
      <w:r w:rsidRPr="00D72123">
        <w:t xml:space="preserve">Let </w:t>
      </w:r>
      <w:r w:rsidRPr="00D72123">
        <w:rPr>
          <w:i/>
        </w:rPr>
        <w:t>t</w:t>
      </w:r>
      <w:r w:rsidRPr="00D72123">
        <w:t xml:space="preserve"> be this time value.</w:t>
      </w:r>
    </w:p>
    <w:p w14:paraId="7C1C4D1E" w14:textId="77777777" w:rsidR="004C02EF" w:rsidRPr="00D72123" w:rsidRDefault="004C02EF" w:rsidP="004C02EF">
      <w:pPr>
        <w:pStyle w:val="Alg4"/>
        <w:numPr>
          <w:ilvl w:val="0"/>
          <w:numId w:val="267"/>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64C77BC5" w14:textId="77777777" w:rsidR="004C02EF" w:rsidRPr="00D72123" w:rsidRDefault="004C02EF" w:rsidP="004C02EF">
      <w:pPr>
        <w:pStyle w:val="Alg4"/>
        <w:numPr>
          <w:ilvl w:val="0"/>
          <w:numId w:val="267"/>
        </w:numPr>
        <w:spacing w:after="220"/>
      </w:pPr>
      <w:r w:rsidRPr="00D72123">
        <w:t>Return MinFromTime(LocalTime(</w:t>
      </w:r>
      <w:r w:rsidRPr="00D72123">
        <w:rPr>
          <w:i/>
        </w:rPr>
        <w:t>t</w:t>
      </w:r>
      <w:r w:rsidRPr="00D72123">
        <w:t>)).</w:t>
      </w:r>
      <w:bookmarkStart w:id="6315" w:name="_Toc393690567"/>
    </w:p>
    <w:p w14:paraId="53E428C7" w14:textId="77777777" w:rsidR="004C02EF" w:rsidRDefault="004C02EF" w:rsidP="004C02EF">
      <w:pPr>
        <w:pStyle w:val="40"/>
        <w:numPr>
          <w:ilvl w:val="0"/>
          <w:numId w:val="0"/>
        </w:numPr>
      </w:pPr>
      <w:r>
        <w:t>15.9.5.21</w:t>
      </w:r>
      <w:r>
        <w:tab/>
        <w:t>Date.prototype.getUTCMinutes</w:t>
      </w:r>
      <w:bookmarkEnd w:id="6315"/>
      <w:r>
        <w:t xml:space="preserve"> ( )</w:t>
      </w:r>
    </w:p>
    <w:p w14:paraId="72FD4FED" w14:textId="77777777" w:rsidR="004C02EF" w:rsidRPr="00D72123" w:rsidRDefault="004C02EF" w:rsidP="004C02EF">
      <w:pPr>
        <w:pStyle w:val="Alg4"/>
        <w:numPr>
          <w:ilvl w:val="0"/>
          <w:numId w:val="268"/>
        </w:numPr>
      </w:pPr>
      <w:r w:rsidRPr="00D72123">
        <w:t xml:space="preserve">Let </w:t>
      </w:r>
      <w:r w:rsidRPr="00D72123">
        <w:rPr>
          <w:i/>
        </w:rPr>
        <w:t>t</w:t>
      </w:r>
      <w:r w:rsidRPr="00D72123">
        <w:t xml:space="preserve"> be this time value.</w:t>
      </w:r>
    </w:p>
    <w:p w14:paraId="7AF03E0A" w14:textId="77777777" w:rsidR="004C02EF" w:rsidRPr="00D72123" w:rsidRDefault="004C02EF" w:rsidP="004C02EF">
      <w:pPr>
        <w:pStyle w:val="Alg4"/>
        <w:numPr>
          <w:ilvl w:val="0"/>
          <w:numId w:val="268"/>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6D890B14" w14:textId="77777777" w:rsidR="004C02EF" w:rsidRPr="00D72123" w:rsidRDefault="004C02EF" w:rsidP="004C02EF">
      <w:pPr>
        <w:pStyle w:val="Alg4"/>
        <w:numPr>
          <w:ilvl w:val="0"/>
          <w:numId w:val="268"/>
        </w:numPr>
        <w:spacing w:after="220"/>
      </w:pPr>
      <w:r w:rsidRPr="00D72123">
        <w:t>Return MinFromTime(</w:t>
      </w:r>
      <w:r w:rsidRPr="00D72123">
        <w:rPr>
          <w:i/>
        </w:rPr>
        <w:t>t</w:t>
      </w:r>
      <w:r w:rsidRPr="00D72123">
        <w:t>).</w:t>
      </w:r>
      <w:bookmarkStart w:id="6316" w:name="_Toc393690568"/>
    </w:p>
    <w:p w14:paraId="3D7AEB70" w14:textId="77777777" w:rsidR="004C02EF" w:rsidRDefault="004C02EF" w:rsidP="004C02EF">
      <w:pPr>
        <w:pStyle w:val="40"/>
        <w:numPr>
          <w:ilvl w:val="0"/>
          <w:numId w:val="0"/>
        </w:numPr>
      </w:pPr>
      <w:r>
        <w:t>15.9.5.22</w:t>
      </w:r>
      <w:r>
        <w:tab/>
        <w:t>Date.prototype.getSeconds</w:t>
      </w:r>
      <w:bookmarkEnd w:id="6316"/>
      <w:r>
        <w:t xml:space="preserve"> ( )</w:t>
      </w:r>
    </w:p>
    <w:p w14:paraId="2FA6F431" w14:textId="77777777" w:rsidR="004C02EF" w:rsidRPr="00D72123" w:rsidRDefault="004C02EF" w:rsidP="004C02EF">
      <w:pPr>
        <w:pStyle w:val="Alg4"/>
        <w:numPr>
          <w:ilvl w:val="0"/>
          <w:numId w:val="269"/>
        </w:numPr>
      </w:pPr>
      <w:r w:rsidRPr="00D72123">
        <w:t xml:space="preserve">Let </w:t>
      </w:r>
      <w:r w:rsidRPr="00D72123">
        <w:rPr>
          <w:i/>
        </w:rPr>
        <w:t>t</w:t>
      </w:r>
      <w:r w:rsidRPr="00D72123">
        <w:t xml:space="preserve"> be this time value.</w:t>
      </w:r>
    </w:p>
    <w:p w14:paraId="32F2C0BC" w14:textId="77777777" w:rsidR="004C02EF" w:rsidRPr="00D72123" w:rsidRDefault="004C02EF" w:rsidP="004C02EF">
      <w:pPr>
        <w:pStyle w:val="Alg4"/>
        <w:numPr>
          <w:ilvl w:val="0"/>
          <w:numId w:val="269"/>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25D8CA55" w14:textId="77777777" w:rsidR="004C02EF" w:rsidRPr="00D72123" w:rsidRDefault="004C02EF" w:rsidP="004C02EF">
      <w:pPr>
        <w:pStyle w:val="Alg4"/>
        <w:numPr>
          <w:ilvl w:val="0"/>
          <w:numId w:val="269"/>
        </w:numPr>
        <w:spacing w:after="220"/>
      </w:pPr>
      <w:r w:rsidRPr="00D72123">
        <w:t>Return SecFromTime(LocalTime(</w:t>
      </w:r>
      <w:r w:rsidRPr="00D72123">
        <w:rPr>
          <w:i/>
        </w:rPr>
        <w:t>t</w:t>
      </w:r>
      <w:r w:rsidRPr="00D72123">
        <w:t>)).</w:t>
      </w:r>
      <w:bookmarkStart w:id="6317" w:name="_Toc393690569"/>
    </w:p>
    <w:p w14:paraId="08D6F726" w14:textId="77777777" w:rsidR="004C02EF" w:rsidRDefault="004C02EF" w:rsidP="004C02EF">
      <w:pPr>
        <w:pStyle w:val="40"/>
        <w:numPr>
          <w:ilvl w:val="0"/>
          <w:numId w:val="0"/>
        </w:numPr>
      </w:pPr>
      <w:r>
        <w:t>15.9.5.23</w:t>
      </w:r>
      <w:r>
        <w:tab/>
        <w:t>Date.prototype.getUTCSeconds</w:t>
      </w:r>
      <w:bookmarkEnd w:id="6317"/>
      <w:r>
        <w:t xml:space="preserve"> ( )</w:t>
      </w:r>
    </w:p>
    <w:p w14:paraId="39D41F3B" w14:textId="77777777" w:rsidR="004C02EF" w:rsidRPr="00D72123" w:rsidRDefault="004C02EF" w:rsidP="004C02EF">
      <w:pPr>
        <w:pStyle w:val="Alg4"/>
        <w:numPr>
          <w:ilvl w:val="0"/>
          <w:numId w:val="270"/>
        </w:numPr>
      </w:pPr>
      <w:r w:rsidRPr="00D72123">
        <w:t xml:space="preserve">Let </w:t>
      </w:r>
      <w:r w:rsidRPr="00D72123">
        <w:rPr>
          <w:i/>
        </w:rPr>
        <w:t>t</w:t>
      </w:r>
      <w:r w:rsidRPr="00D72123">
        <w:t xml:space="preserve"> be this time value.</w:t>
      </w:r>
    </w:p>
    <w:p w14:paraId="19BEFDA4" w14:textId="77777777" w:rsidR="004C02EF" w:rsidRPr="00D72123" w:rsidRDefault="004C02EF" w:rsidP="004C02EF">
      <w:pPr>
        <w:pStyle w:val="Alg4"/>
        <w:numPr>
          <w:ilvl w:val="0"/>
          <w:numId w:val="270"/>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4F1542EF" w14:textId="77777777" w:rsidR="004C02EF" w:rsidRPr="00D72123" w:rsidRDefault="004C02EF" w:rsidP="004C02EF">
      <w:pPr>
        <w:pStyle w:val="Alg4"/>
        <w:numPr>
          <w:ilvl w:val="0"/>
          <w:numId w:val="270"/>
        </w:numPr>
        <w:spacing w:after="220"/>
      </w:pPr>
      <w:r w:rsidRPr="00D72123">
        <w:t>Return SecFromTime(</w:t>
      </w:r>
      <w:r w:rsidRPr="00D72123">
        <w:rPr>
          <w:i/>
        </w:rPr>
        <w:t>t</w:t>
      </w:r>
      <w:r w:rsidRPr="00D72123">
        <w:t>).</w:t>
      </w:r>
      <w:bookmarkStart w:id="6318" w:name="_Toc393690570"/>
    </w:p>
    <w:p w14:paraId="7DB5BA2A" w14:textId="77777777" w:rsidR="004C02EF" w:rsidRDefault="004C02EF" w:rsidP="004C02EF">
      <w:pPr>
        <w:pStyle w:val="40"/>
        <w:numPr>
          <w:ilvl w:val="0"/>
          <w:numId w:val="0"/>
        </w:numPr>
      </w:pPr>
      <w:r>
        <w:t>15.9.5.24</w:t>
      </w:r>
      <w:r>
        <w:tab/>
        <w:t>Date.prototype.getMilliseconds</w:t>
      </w:r>
      <w:bookmarkEnd w:id="6318"/>
      <w:r>
        <w:t xml:space="preserve"> ( )</w:t>
      </w:r>
    </w:p>
    <w:p w14:paraId="3FB3DA50" w14:textId="77777777" w:rsidR="004C02EF" w:rsidRPr="00D72123" w:rsidRDefault="004C02EF" w:rsidP="004C02EF">
      <w:pPr>
        <w:pStyle w:val="Alg4"/>
        <w:numPr>
          <w:ilvl w:val="0"/>
          <w:numId w:val="271"/>
        </w:numPr>
      </w:pPr>
      <w:r w:rsidRPr="00D72123">
        <w:t xml:space="preserve">Let </w:t>
      </w:r>
      <w:r w:rsidRPr="00D72123">
        <w:rPr>
          <w:i/>
        </w:rPr>
        <w:t>t</w:t>
      </w:r>
      <w:r w:rsidRPr="00D72123">
        <w:t xml:space="preserve"> be this time value.</w:t>
      </w:r>
    </w:p>
    <w:p w14:paraId="71CB0F0B" w14:textId="77777777" w:rsidR="004C02EF" w:rsidRPr="00D72123" w:rsidRDefault="004C02EF" w:rsidP="004C02EF">
      <w:pPr>
        <w:pStyle w:val="Alg4"/>
        <w:numPr>
          <w:ilvl w:val="0"/>
          <w:numId w:val="271"/>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160D0CFD" w14:textId="77777777" w:rsidR="004C02EF" w:rsidRPr="00D72123" w:rsidRDefault="004C02EF" w:rsidP="004C02EF">
      <w:pPr>
        <w:pStyle w:val="Alg4"/>
        <w:numPr>
          <w:ilvl w:val="0"/>
          <w:numId w:val="271"/>
        </w:numPr>
        <w:spacing w:after="220"/>
      </w:pPr>
      <w:r w:rsidRPr="00D72123">
        <w:t>Return msFromTime(LocalTime(</w:t>
      </w:r>
      <w:r w:rsidRPr="00D72123">
        <w:rPr>
          <w:i/>
        </w:rPr>
        <w:t>t</w:t>
      </w:r>
      <w:r w:rsidRPr="00D72123">
        <w:t>)).</w:t>
      </w:r>
      <w:bookmarkStart w:id="6319" w:name="_Toc393690571"/>
    </w:p>
    <w:p w14:paraId="0DB80048" w14:textId="77777777" w:rsidR="004C02EF" w:rsidRDefault="004C02EF" w:rsidP="004C02EF">
      <w:pPr>
        <w:pStyle w:val="40"/>
        <w:numPr>
          <w:ilvl w:val="0"/>
          <w:numId w:val="0"/>
        </w:numPr>
      </w:pPr>
      <w:r>
        <w:t>15.9.5.25</w:t>
      </w:r>
      <w:r>
        <w:tab/>
        <w:t>Date.prototype.getUTCMilliseconds</w:t>
      </w:r>
      <w:bookmarkEnd w:id="6319"/>
      <w:r>
        <w:t xml:space="preserve"> ( )</w:t>
      </w:r>
    </w:p>
    <w:p w14:paraId="66EF90BD" w14:textId="77777777" w:rsidR="004C02EF" w:rsidRPr="00D72123" w:rsidRDefault="004C02EF" w:rsidP="004C02EF">
      <w:pPr>
        <w:pStyle w:val="Alg4"/>
        <w:numPr>
          <w:ilvl w:val="0"/>
          <w:numId w:val="272"/>
        </w:numPr>
      </w:pPr>
      <w:r w:rsidRPr="00D72123">
        <w:t xml:space="preserve">Let </w:t>
      </w:r>
      <w:r w:rsidRPr="00D72123">
        <w:rPr>
          <w:i/>
        </w:rPr>
        <w:t>t</w:t>
      </w:r>
      <w:r w:rsidRPr="00D72123">
        <w:t xml:space="preserve"> be this time value.</w:t>
      </w:r>
    </w:p>
    <w:p w14:paraId="0F90808C" w14:textId="77777777" w:rsidR="004C02EF" w:rsidRPr="00D72123" w:rsidRDefault="004C02EF" w:rsidP="004C02EF">
      <w:pPr>
        <w:pStyle w:val="Alg4"/>
        <w:numPr>
          <w:ilvl w:val="0"/>
          <w:numId w:val="272"/>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35A04530" w14:textId="77777777" w:rsidR="004C02EF" w:rsidRPr="00D72123" w:rsidRDefault="004C02EF" w:rsidP="004C02EF">
      <w:pPr>
        <w:pStyle w:val="Alg4"/>
        <w:numPr>
          <w:ilvl w:val="0"/>
          <w:numId w:val="272"/>
        </w:numPr>
        <w:spacing w:after="220"/>
      </w:pPr>
      <w:r w:rsidRPr="00D72123">
        <w:t>Return msFromTime(</w:t>
      </w:r>
      <w:r w:rsidRPr="00D72123">
        <w:rPr>
          <w:i/>
        </w:rPr>
        <w:t>t</w:t>
      </w:r>
      <w:r w:rsidRPr="00D72123">
        <w:t>).</w:t>
      </w:r>
      <w:bookmarkStart w:id="6320" w:name="_Toc393690572"/>
    </w:p>
    <w:p w14:paraId="608B2378" w14:textId="77777777" w:rsidR="004C02EF" w:rsidRDefault="004C02EF" w:rsidP="004C02EF">
      <w:pPr>
        <w:pStyle w:val="40"/>
        <w:numPr>
          <w:ilvl w:val="0"/>
          <w:numId w:val="0"/>
        </w:numPr>
      </w:pPr>
      <w:r>
        <w:t>15.9.5.26</w:t>
      </w:r>
      <w:r>
        <w:tab/>
        <w:t>Date.prototype.getTimezoneOffset</w:t>
      </w:r>
      <w:bookmarkEnd w:id="6320"/>
      <w:r>
        <w:t xml:space="preserve"> ( )</w:t>
      </w:r>
    </w:p>
    <w:p w14:paraId="54DC950C" w14:textId="77777777" w:rsidR="004C02EF" w:rsidRDefault="004C02EF" w:rsidP="004C02EF">
      <w:r>
        <w:t>Returns the difference between local time and UTC time in minutes.</w:t>
      </w:r>
    </w:p>
    <w:p w14:paraId="2D4EE120" w14:textId="77777777" w:rsidR="004C02EF" w:rsidRPr="00D72123" w:rsidRDefault="004C02EF" w:rsidP="004C02EF">
      <w:pPr>
        <w:pStyle w:val="Alg4"/>
        <w:numPr>
          <w:ilvl w:val="0"/>
          <w:numId w:val="273"/>
        </w:numPr>
      </w:pPr>
      <w:r w:rsidRPr="00D72123">
        <w:t xml:space="preserve">Let </w:t>
      </w:r>
      <w:r w:rsidRPr="00D72123">
        <w:rPr>
          <w:i/>
        </w:rPr>
        <w:t>t</w:t>
      </w:r>
      <w:r w:rsidRPr="00D72123">
        <w:t xml:space="preserve"> be this time value.</w:t>
      </w:r>
    </w:p>
    <w:p w14:paraId="461F5474" w14:textId="77777777" w:rsidR="004C02EF" w:rsidRPr="00D72123" w:rsidRDefault="004C02EF" w:rsidP="004C02EF">
      <w:pPr>
        <w:pStyle w:val="Alg4"/>
        <w:numPr>
          <w:ilvl w:val="0"/>
          <w:numId w:val="273"/>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3AF7B916" w14:textId="77777777" w:rsidR="004C02EF" w:rsidRPr="00D72123" w:rsidRDefault="004C02EF" w:rsidP="004C02EF">
      <w:pPr>
        <w:pStyle w:val="Alg4"/>
        <w:numPr>
          <w:ilvl w:val="0"/>
          <w:numId w:val="273"/>
        </w:numPr>
        <w:spacing w:after="220"/>
      </w:pPr>
      <w:r w:rsidRPr="00D72123">
        <w:t>Return (</w:t>
      </w:r>
      <w:r w:rsidRPr="00D72123">
        <w:rPr>
          <w:i/>
        </w:rPr>
        <w:t>t</w:t>
      </w:r>
      <w:r w:rsidRPr="00D72123">
        <w:t xml:space="preserve"> </w:t>
      </w:r>
      <w:r w:rsidRPr="00D72123">
        <w:sym w:font="Symbol" w:char="F02D"/>
      </w:r>
      <w:r w:rsidRPr="00D72123">
        <w:t xml:space="preserve"> LocalTime(</w:t>
      </w:r>
      <w:r w:rsidRPr="00D72123">
        <w:rPr>
          <w:i/>
        </w:rPr>
        <w:t>t</w:t>
      </w:r>
      <w:r w:rsidRPr="00D72123">
        <w:t>)) / msPerMinute.</w:t>
      </w:r>
      <w:bookmarkStart w:id="6321" w:name="_Toc393690573"/>
    </w:p>
    <w:p w14:paraId="4C845DC1" w14:textId="77777777" w:rsidR="004C02EF" w:rsidRDefault="004C02EF" w:rsidP="004C02EF">
      <w:pPr>
        <w:pStyle w:val="40"/>
        <w:numPr>
          <w:ilvl w:val="0"/>
          <w:numId w:val="0"/>
        </w:numPr>
      </w:pPr>
      <w:bookmarkStart w:id="6322" w:name="_Hlt455975912"/>
      <w:bookmarkStart w:id="6323" w:name="_Ref455972372"/>
      <w:bookmarkEnd w:id="6322"/>
      <w:r>
        <w:t>15.9.5.27</w:t>
      </w:r>
      <w:r>
        <w:tab/>
        <w:t>Date.prototype.setTime (time</w:t>
      </w:r>
      <w:bookmarkEnd w:id="6321"/>
      <w:r>
        <w:t>)</w:t>
      </w:r>
      <w:bookmarkEnd w:id="6323"/>
    </w:p>
    <w:p w14:paraId="0D0D8A03" w14:textId="77777777" w:rsidR="004C02EF" w:rsidRPr="00D72123" w:rsidRDefault="004C02EF" w:rsidP="004C02EF">
      <w:pPr>
        <w:pStyle w:val="Alg4"/>
        <w:numPr>
          <w:ilvl w:val="0"/>
          <w:numId w:val="274"/>
        </w:numPr>
      </w:pPr>
      <w:r w:rsidRPr="00D72123">
        <w:t xml:space="preserve">Let </w:t>
      </w:r>
      <w:r w:rsidRPr="00D72123">
        <w:rPr>
          <w:i/>
        </w:rPr>
        <w:t>v</w:t>
      </w:r>
      <w:r w:rsidRPr="00D72123">
        <w:t xml:space="preserve"> be TimeClip(ToNumber(</w:t>
      </w:r>
      <w:r w:rsidRPr="00D72123">
        <w:rPr>
          <w:i/>
        </w:rPr>
        <w:t>time</w:t>
      </w:r>
      <w:r w:rsidRPr="00D72123">
        <w:t>)).</w:t>
      </w:r>
    </w:p>
    <w:p w14:paraId="5B7440D9" w14:textId="77777777" w:rsidR="004C02EF" w:rsidRPr="00D72123" w:rsidRDefault="004C02EF" w:rsidP="004C02EF">
      <w:pPr>
        <w:pStyle w:val="Alg4"/>
        <w:numPr>
          <w:ilvl w:val="0"/>
          <w:numId w:val="274"/>
        </w:numPr>
      </w:pPr>
      <w:r w:rsidRPr="00D72123">
        <w:t xml:space="preserve">Set the [[PrimitiveValue]] internal property of this Date object to </w:t>
      </w:r>
      <w:r w:rsidRPr="00D72123">
        <w:rPr>
          <w:i/>
        </w:rPr>
        <w:t>v</w:t>
      </w:r>
      <w:r w:rsidRPr="00D72123">
        <w:t>.</w:t>
      </w:r>
    </w:p>
    <w:p w14:paraId="15E8A1AC" w14:textId="77777777" w:rsidR="004C02EF" w:rsidRPr="00D72123" w:rsidRDefault="004C02EF" w:rsidP="004C02EF">
      <w:pPr>
        <w:pStyle w:val="Alg4"/>
        <w:numPr>
          <w:ilvl w:val="0"/>
          <w:numId w:val="274"/>
        </w:numPr>
        <w:spacing w:after="220"/>
      </w:pPr>
      <w:r w:rsidRPr="00D72123">
        <w:t xml:space="preserve">Return </w:t>
      </w:r>
      <w:r w:rsidRPr="00D72123">
        <w:rPr>
          <w:i/>
        </w:rPr>
        <w:t>v</w:t>
      </w:r>
      <w:r w:rsidRPr="00D72123">
        <w:t>.</w:t>
      </w:r>
      <w:bookmarkStart w:id="6324" w:name="_Toc393690574"/>
    </w:p>
    <w:p w14:paraId="188EF8FC" w14:textId="77777777" w:rsidR="004C02EF" w:rsidRDefault="004C02EF" w:rsidP="004C02EF">
      <w:pPr>
        <w:pStyle w:val="40"/>
        <w:numPr>
          <w:ilvl w:val="0"/>
          <w:numId w:val="0"/>
        </w:numPr>
      </w:pPr>
      <w:r>
        <w:t>15.9.5.28</w:t>
      </w:r>
      <w:r>
        <w:tab/>
        <w:t>Date.prototype.setMilliseconds (ms</w:t>
      </w:r>
      <w:bookmarkEnd w:id="6324"/>
      <w:r>
        <w:t>)</w:t>
      </w:r>
    </w:p>
    <w:p w14:paraId="3FF2A98C" w14:textId="77777777" w:rsidR="004C02EF" w:rsidRPr="00D72123" w:rsidRDefault="004C02EF" w:rsidP="004C02EF">
      <w:pPr>
        <w:pStyle w:val="Alg4"/>
        <w:numPr>
          <w:ilvl w:val="0"/>
          <w:numId w:val="275"/>
        </w:numPr>
      </w:pPr>
      <w:r w:rsidRPr="00D72123">
        <w:t xml:space="preserve">Let </w:t>
      </w:r>
      <w:r w:rsidRPr="00D72123">
        <w:rPr>
          <w:i/>
        </w:rPr>
        <w:t>t</w:t>
      </w:r>
      <w:r w:rsidRPr="00D72123">
        <w:t xml:space="preserve"> be the result of LocalTime(this time value).</w:t>
      </w:r>
    </w:p>
    <w:p w14:paraId="5B5F3D12" w14:textId="77777777" w:rsidR="004C02EF" w:rsidRPr="00D72123" w:rsidRDefault="004C02EF" w:rsidP="004C02EF">
      <w:pPr>
        <w:pStyle w:val="Alg4"/>
        <w:numPr>
          <w:ilvl w:val="0"/>
          <w:numId w:val="275"/>
        </w:numPr>
      </w:pPr>
      <w:r w:rsidRPr="00D72123">
        <w:t xml:space="preserve">Let </w:t>
      </w:r>
      <w:r w:rsidRPr="00D72123">
        <w:rPr>
          <w:i/>
        </w:rPr>
        <w:t>time</w:t>
      </w:r>
      <w:r w:rsidRPr="00D72123">
        <w:t xml:space="preserve"> be MakeTime(HourFromTime(</w:t>
      </w:r>
      <w:r w:rsidRPr="00D72123">
        <w:rPr>
          <w:i/>
        </w:rPr>
        <w:t>t</w:t>
      </w:r>
      <w:r w:rsidRPr="00D72123">
        <w:t>), MinFromTime(</w:t>
      </w:r>
      <w:r w:rsidRPr="00D72123">
        <w:rPr>
          <w:i/>
        </w:rPr>
        <w:t>t</w:t>
      </w:r>
      <w:r w:rsidRPr="00D72123">
        <w:t>), SecFromTime(</w:t>
      </w:r>
      <w:r w:rsidRPr="00D72123">
        <w:rPr>
          <w:i/>
        </w:rPr>
        <w:t>t</w:t>
      </w:r>
      <w:r w:rsidRPr="00D72123">
        <w:t>), ToNumber(</w:t>
      </w:r>
      <w:r w:rsidRPr="00D72123">
        <w:rPr>
          <w:i/>
        </w:rPr>
        <w:t>ms</w:t>
      </w:r>
      <w:r w:rsidRPr="00D72123">
        <w:t>)).</w:t>
      </w:r>
    </w:p>
    <w:p w14:paraId="6FB6B3E0" w14:textId="77777777" w:rsidR="004C02EF" w:rsidRPr="00D72123" w:rsidRDefault="004C02EF" w:rsidP="004C02EF">
      <w:pPr>
        <w:pStyle w:val="Alg4"/>
        <w:numPr>
          <w:ilvl w:val="0"/>
          <w:numId w:val="275"/>
        </w:numPr>
      </w:pPr>
      <w:r w:rsidRPr="00D72123">
        <w:t xml:space="preserve">Let </w:t>
      </w:r>
      <w:r w:rsidRPr="00D72123">
        <w:rPr>
          <w:i/>
        </w:rPr>
        <w:t>u</w:t>
      </w:r>
      <w:r w:rsidRPr="00D72123">
        <w:t xml:space="preserve"> be TimeClip(UTC(MakeDate(Day(</w:t>
      </w:r>
      <w:r w:rsidRPr="00D72123">
        <w:rPr>
          <w:i/>
        </w:rPr>
        <w:t>t</w:t>
      </w:r>
      <w:r w:rsidRPr="00D72123">
        <w:t xml:space="preserve">), </w:t>
      </w:r>
      <w:r w:rsidRPr="00D72123">
        <w:rPr>
          <w:i/>
        </w:rPr>
        <w:t>time</w:t>
      </w:r>
      <w:r w:rsidRPr="00D72123">
        <w:t>))).</w:t>
      </w:r>
    </w:p>
    <w:p w14:paraId="4F1F9E7F" w14:textId="77777777" w:rsidR="004C02EF" w:rsidRPr="00D72123" w:rsidRDefault="004C02EF" w:rsidP="004C02EF">
      <w:pPr>
        <w:pStyle w:val="Alg4"/>
        <w:numPr>
          <w:ilvl w:val="0"/>
          <w:numId w:val="275"/>
        </w:numPr>
      </w:pPr>
      <w:r w:rsidRPr="00D72123">
        <w:t xml:space="preserve">Set the [[PrimitiveValue]] internal property of this Date object to </w:t>
      </w:r>
      <w:r w:rsidRPr="00D72123">
        <w:rPr>
          <w:i/>
        </w:rPr>
        <w:t>u</w:t>
      </w:r>
      <w:r w:rsidRPr="00D72123">
        <w:t>.</w:t>
      </w:r>
    </w:p>
    <w:p w14:paraId="0B104D60" w14:textId="77777777" w:rsidR="004C02EF" w:rsidRPr="00D72123" w:rsidRDefault="004C02EF" w:rsidP="004C02EF">
      <w:pPr>
        <w:pStyle w:val="Alg4"/>
        <w:numPr>
          <w:ilvl w:val="0"/>
          <w:numId w:val="275"/>
        </w:numPr>
        <w:spacing w:after="220"/>
      </w:pPr>
      <w:r w:rsidRPr="00D72123">
        <w:t xml:space="preserve">Return </w:t>
      </w:r>
      <w:r w:rsidRPr="00D72123">
        <w:rPr>
          <w:i/>
        </w:rPr>
        <w:t>u</w:t>
      </w:r>
      <w:r w:rsidRPr="00D72123">
        <w:t>.</w:t>
      </w:r>
      <w:bookmarkStart w:id="6325" w:name="_Toc393690575"/>
    </w:p>
    <w:p w14:paraId="0B750A2F" w14:textId="77777777" w:rsidR="004C02EF" w:rsidRDefault="004C02EF" w:rsidP="004C02EF">
      <w:pPr>
        <w:pStyle w:val="40"/>
        <w:numPr>
          <w:ilvl w:val="0"/>
          <w:numId w:val="0"/>
        </w:numPr>
      </w:pPr>
      <w:r>
        <w:t>15.9.5.29</w:t>
      </w:r>
      <w:r>
        <w:tab/>
        <w:t>Date.prototype.setUTCMilliseconds (ms</w:t>
      </w:r>
      <w:bookmarkEnd w:id="6325"/>
      <w:r>
        <w:t>)</w:t>
      </w:r>
    </w:p>
    <w:p w14:paraId="24146A4B" w14:textId="77777777" w:rsidR="004C02EF" w:rsidRPr="00D72123" w:rsidRDefault="004C02EF" w:rsidP="004C02EF">
      <w:pPr>
        <w:pStyle w:val="Alg4"/>
        <w:numPr>
          <w:ilvl w:val="0"/>
          <w:numId w:val="276"/>
        </w:numPr>
      </w:pPr>
      <w:r w:rsidRPr="00D72123">
        <w:t xml:space="preserve">Let </w:t>
      </w:r>
      <w:r w:rsidRPr="00D72123">
        <w:rPr>
          <w:i/>
        </w:rPr>
        <w:t>t</w:t>
      </w:r>
      <w:r w:rsidRPr="00D72123">
        <w:t xml:space="preserve"> be this time value.</w:t>
      </w:r>
    </w:p>
    <w:p w14:paraId="3E3E8215" w14:textId="77777777" w:rsidR="004C02EF" w:rsidRPr="00D72123" w:rsidRDefault="004C02EF" w:rsidP="004C02EF">
      <w:pPr>
        <w:pStyle w:val="Alg4"/>
        <w:numPr>
          <w:ilvl w:val="0"/>
          <w:numId w:val="276"/>
        </w:numPr>
      </w:pPr>
      <w:r w:rsidRPr="00D72123">
        <w:t xml:space="preserve">Let </w:t>
      </w:r>
      <w:r w:rsidRPr="00D72123">
        <w:rPr>
          <w:i/>
        </w:rPr>
        <w:t>time</w:t>
      </w:r>
      <w:r w:rsidRPr="00D72123">
        <w:t xml:space="preserve"> be MakeTime(HourFromTime(</w:t>
      </w:r>
      <w:r w:rsidRPr="00D72123">
        <w:rPr>
          <w:i/>
        </w:rPr>
        <w:t>t</w:t>
      </w:r>
      <w:r w:rsidRPr="00D72123">
        <w:t>), MinFromTime(</w:t>
      </w:r>
      <w:r w:rsidRPr="00D72123">
        <w:rPr>
          <w:i/>
        </w:rPr>
        <w:t>t</w:t>
      </w:r>
      <w:r w:rsidRPr="00D72123">
        <w:t>), SecFromTime(</w:t>
      </w:r>
      <w:r w:rsidRPr="00D72123">
        <w:rPr>
          <w:i/>
        </w:rPr>
        <w:t>t</w:t>
      </w:r>
      <w:r w:rsidRPr="00D72123">
        <w:t>), ToNumber(</w:t>
      </w:r>
      <w:r w:rsidRPr="00D72123">
        <w:rPr>
          <w:i/>
        </w:rPr>
        <w:t>ms</w:t>
      </w:r>
      <w:r w:rsidRPr="00D72123">
        <w:t>)).</w:t>
      </w:r>
    </w:p>
    <w:p w14:paraId="7F113A5D" w14:textId="77777777" w:rsidR="004C02EF" w:rsidRPr="00D72123" w:rsidRDefault="004C02EF" w:rsidP="004C02EF">
      <w:pPr>
        <w:pStyle w:val="Alg4"/>
        <w:numPr>
          <w:ilvl w:val="0"/>
          <w:numId w:val="276"/>
        </w:numPr>
      </w:pPr>
      <w:r w:rsidRPr="00D72123">
        <w:t xml:space="preserve">Let </w:t>
      </w:r>
      <w:r w:rsidRPr="00D72123">
        <w:rPr>
          <w:i/>
        </w:rPr>
        <w:t>v</w:t>
      </w:r>
      <w:r w:rsidRPr="00D72123">
        <w:t xml:space="preserve"> be TimeClip(MakeDate(Day(</w:t>
      </w:r>
      <w:r w:rsidRPr="00D72123">
        <w:rPr>
          <w:i/>
        </w:rPr>
        <w:t>t</w:t>
      </w:r>
      <w:r w:rsidRPr="00D72123">
        <w:t xml:space="preserve">), </w:t>
      </w:r>
      <w:r w:rsidRPr="00D72123">
        <w:rPr>
          <w:i/>
        </w:rPr>
        <w:t>time</w:t>
      </w:r>
      <w:r w:rsidRPr="00D72123">
        <w:t>)).</w:t>
      </w:r>
    </w:p>
    <w:p w14:paraId="52F900B6" w14:textId="77777777" w:rsidR="004C02EF" w:rsidRPr="00D72123" w:rsidRDefault="004C02EF" w:rsidP="004C02EF">
      <w:pPr>
        <w:pStyle w:val="Alg4"/>
        <w:numPr>
          <w:ilvl w:val="0"/>
          <w:numId w:val="276"/>
        </w:numPr>
      </w:pPr>
      <w:r w:rsidRPr="00D72123">
        <w:t xml:space="preserve">Set the [[PrimitiveValue]] internal property of this Date object to </w:t>
      </w:r>
      <w:r w:rsidRPr="00D72123">
        <w:rPr>
          <w:i/>
        </w:rPr>
        <w:t>v</w:t>
      </w:r>
      <w:r w:rsidRPr="00D72123">
        <w:t>.</w:t>
      </w:r>
    </w:p>
    <w:p w14:paraId="359D3AEE" w14:textId="77777777" w:rsidR="004C02EF" w:rsidRPr="00D72123" w:rsidRDefault="004C02EF" w:rsidP="004C02EF">
      <w:pPr>
        <w:pStyle w:val="Alg4"/>
        <w:numPr>
          <w:ilvl w:val="0"/>
          <w:numId w:val="276"/>
        </w:numPr>
        <w:spacing w:after="220"/>
      </w:pPr>
      <w:r w:rsidRPr="00D72123">
        <w:t xml:space="preserve">Return </w:t>
      </w:r>
      <w:r w:rsidRPr="00D72123">
        <w:rPr>
          <w:i/>
        </w:rPr>
        <w:t>v</w:t>
      </w:r>
      <w:r w:rsidRPr="00D72123">
        <w:t>.</w:t>
      </w:r>
      <w:bookmarkStart w:id="6326" w:name="_Toc393690576"/>
    </w:p>
    <w:p w14:paraId="6BEA9D1E" w14:textId="77777777" w:rsidR="004C02EF" w:rsidRDefault="004C02EF" w:rsidP="004C02EF">
      <w:pPr>
        <w:pStyle w:val="40"/>
        <w:numPr>
          <w:ilvl w:val="0"/>
          <w:numId w:val="0"/>
        </w:numPr>
      </w:pPr>
      <w:bookmarkStart w:id="6327" w:name="_Ref457709556"/>
      <w:r>
        <w:t>15.9.5.30</w:t>
      </w:r>
      <w:r>
        <w:tab/>
        <w:t xml:space="preserve">Date.prototype.setSeconds (sec [, ms ] </w:t>
      </w:r>
      <w:bookmarkEnd w:id="6326"/>
      <w:r>
        <w:t>)</w:t>
      </w:r>
      <w:bookmarkEnd w:id="6327"/>
    </w:p>
    <w:p w14:paraId="229A6DE1" w14:textId="77777777" w:rsidR="004C02EF" w:rsidRDefault="004C02EF" w:rsidP="004C02EF">
      <w:r>
        <w:t xml:space="preserve">If </w:t>
      </w:r>
      <w:r w:rsidRPr="00CF638A">
        <w:rPr>
          <w:rFonts w:ascii="Times New Roman" w:hAnsi="Times New Roman"/>
          <w:i/>
        </w:rPr>
        <w:t>ms</w:t>
      </w:r>
      <w:r>
        <w:t xml:space="preserve"> is not specified, this behaves as if </w:t>
      </w:r>
      <w:r w:rsidRPr="00CF638A">
        <w:rPr>
          <w:rFonts w:ascii="Times New Roman" w:hAnsi="Times New Roman"/>
          <w:i/>
        </w:rPr>
        <w:t>ms</w:t>
      </w:r>
      <w:r>
        <w:t xml:space="preserve"> were specified with the value </w:t>
      </w:r>
      <w:r w:rsidRPr="00CF638A">
        <w:rPr>
          <w:rFonts w:ascii="Courier New" w:hAnsi="Courier New" w:cs="Courier New"/>
          <w:b/>
        </w:rPr>
        <w:t>getMilliseconds()</w:t>
      </w:r>
      <w:r>
        <w:t>.</w:t>
      </w:r>
    </w:p>
    <w:p w14:paraId="19760C75" w14:textId="77777777" w:rsidR="004C02EF" w:rsidRPr="00D72123" w:rsidRDefault="004C02EF" w:rsidP="004C02EF">
      <w:pPr>
        <w:pStyle w:val="Alg4"/>
        <w:numPr>
          <w:ilvl w:val="0"/>
          <w:numId w:val="277"/>
        </w:numPr>
      </w:pPr>
      <w:r w:rsidRPr="00D72123">
        <w:t xml:space="preserve">Let </w:t>
      </w:r>
      <w:r w:rsidRPr="00D72123">
        <w:rPr>
          <w:i/>
        </w:rPr>
        <w:t>t</w:t>
      </w:r>
      <w:r w:rsidRPr="00D72123">
        <w:t xml:space="preserve"> be the result of LocalTime(this time value).</w:t>
      </w:r>
    </w:p>
    <w:p w14:paraId="60C8B56D" w14:textId="77777777" w:rsidR="004C02EF" w:rsidRPr="00D72123" w:rsidRDefault="004C02EF" w:rsidP="004C02EF">
      <w:pPr>
        <w:pStyle w:val="Alg4"/>
        <w:numPr>
          <w:ilvl w:val="0"/>
          <w:numId w:val="277"/>
        </w:numPr>
      </w:pPr>
      <w:r w:rsidRPr="00D72123">
        <w:t xml:space="preserve">Let </w:t>
      </w:r>
      <w:r w:rsidRPr="00D72123">
        <w:rPr>
          <w:i/>
        </w:rPr>
        <w:t>s</w:t>
      </w:r>
      <w:r w:rsidRPr="00D72123">
        <w:t xml:space="preserve"> be ToNumber(</w:t>
      </w:r>
      <w:r w:rsidRPr="00D72123">
        <w:rPr>
          <w:i/>
        </w:rPr>
        <w:t>sec</w:t>
      </w:r>
      <w:r w:rsidRPr="00D72123">
        <w:t>).</w:t>
      </w:r>
    </w:p>
    <w:p w14:paraId="0EE4F709" w14:textId="77777777" w:rsidR="004C02EF" w:rsidRPr="00D72123" w:rsidRDefault="004C02EF" w:rsidP="004C02EF">
      <w:pPr>
        <w:pStyle w:val="Alg4"/>
        <w:numPr>
          <w:ilvl w:val="0"/>
          <w:numId w:val="277"/>
        </w:numPr>
      </w:pPr>
      <w:r w:rsidRPr="00D72123">
        <w:t xml:space="preserve">If </w:t>
      </w:r>
      <w:r w:rsidRPr="00D72123">
        <w:rPr>
          <w:i/>
        </w:rPr>
        <w:t>ms</w:t>
      </w:r>
      <w:r w:rsidRPr="00D72123">
        <w:t xml:space="preserve"> is not specified, then let </w:t>
      </w:r>
      <w:r w:rsidRPr="00D72123">
        <w:rPr>
          <w:i/>
        </w:rPr>
        <w:t>milli</w:t>
      </w:r>
      <w:r w:rsidRPr="00D72123">
        <w:t xml:space="preserve"> be msFromTime(</w:t>
      </w:r>
      <w:r w:rsidRPr="00D72123">
        <w:rPr>
          <w:i/>
        </w:rPr>
        <w:t>t</w:t>
      </w:r>
      <w:r w:rsidRPr="00D72123">
        <w:t xml:space="preserve">); otherwise, let </w:t>
      </w:r>
      <w:r w:rsidRPr="00D72123">
        <w:rPr>
          <w:i/>
        </w:rPr>
        <w:t>milli</w:t>
      </w:r>
      <w:r w:rsidRPr="00D72123">
        <w:t xml:space="preserve"> be ToNumber(</w:t>
      </w:r>
      <w:r w:rsidRPr="00D72123">
        <w:rPr>
          <w:i/>
        </w:rPr>
        <w:t>ms</w:t>
      </w:r>
      <w:r w:rsidRPr="00D72123">
        <w:t>).</w:t>
      </w:r>
    </w:p>
    <w:p w14:paraId="00E5BEFC" w14:textId="77777777" w:rsidR="004C02EF" w:rsidRPr="00D72123" w:rsidRDefault="004C02EF" w:rsidP="004C02EF">
      <w:pPr>
        <w:pStyle w:val="Alg4"/>
        <w:numPr>
          <w:ilvl w:val="0"/>
          <w:numId w:val="277"/>
        </w:numPr>
      </w:pPr>
      <w:r w:rsidRPr="00D72123">
        <w:t xml:space="preserve">Let </w:t>
      </w:r>
      <w:r w:rsidRPr="00D72123">
        <w:rPr>
          <w:i/>
        </w:rPr>
        <w:t>date</w:t>
      </w:r>
      <w:r w:rsidRPr="00D72123">
        <w:t xml:space="preserve"> be MakeDate(Day(</w:t>
      </w:r>
      <w:r w:rsidRPr="00D72123">
        <w:rPr>
          <w:i/>
        </w:rPr>
        <w:t>t</w:t>
      </w:r>
      <w:r w:rsidRPr="00D72123">
        <w:t>), MakeTime(HourFromTime(</w:t>
      </w:r>
      <w:r w:rsidRPr="00D72123">
        <w:rPr>
          <w:i/>
        </w:rPr>
        <w:t>t</w:t>
      </w:r>
      <w:r w:rsidRPr="00D72123">
        <w:t>), MinFromTime(</w:t>
      </w:r>
      <w:r w:rsidRPr="00D72123">
        <w:rPr>
          <w:i/>
        </w:rPr>
        <w:t>t</w:t>
      </w:r>
      <w:r w:rsidRPr="00D72123">
        <w:t xml:space="preserve">), </w:t>
      </w:r>
      <w:r w:rsidRPr="00D72123">
        <w:rPr>
          <w:i/>
        </w:rPr>
        <w:t>s</w:t>
      </w:r>
      <w:r w:rsidRPr="00D72123">
        <w:t xml:space="preserve">, </w:t>
      </w:r>
      <w:r w:rsidRPr="00D72123">
        <w:rPr>
          <w:i/>
        </w:rPr>
        <w:t>milli</w:t>
      </w:r>
      <w:r w:rsidRPr="00D72123">
        <w:t>)).</w:t>
      </w:r>
    </w:p>
    <w:p w14:paraId="08DC6B32" w14:textId="77777777" w:rsidR="004C02EF" w:rsidRPr="00D72123" w:rsidRDefault="004C02EF" w:rsidP="004C02EF">
      <w:pPr>
        <w:pStyle w:val="Alg4"/>
        <w:numPr>
          <w:ilvl w:val="0"/>
          <w:numId w:val="277"/>
        </w:numPr>
      </w:pPr>
      <w:r w:rsidRPr="00D72123">
        <w:t xml:space="preserve">Let </w:t>
      </w:r>
      <w:r w:rsidRPr="00D72123">
        <w:rPr>
          <w:i/>
        </w:rPr>
        <w:t>u</w:t>
      </w:r>
      <w:r w:rsidRPr="00D72123">
        <w:t xml:space="preserve"> be TimeClip(UTC(</w:t>
      </w:r>
      <w:r w:rsidRPr="00D72123">
        <w:rPr>
          <w:i/>
        </w:rPr>
        <w:t>date</w:t>
      </w:r>
      <w:r w:rsidRPr="00D72123">
        <w:t>)).</w:t>
      </w:r>
    </w:p>
    <w:p w14:paraId="0B08FFA3" w14:textId="77777777" w:rsidR="004C02EF" w:rsidRPr="00D72123" w:rsidRDefault="004C02EF" w:rsidP="004C02EF">
      <w:pPr>
        <w:pStyle w:val="Alg4"/>
        <w:numPr>
          <w:ilvl w:val="0"/>
          <w:numId w:val="277"/>
        </w:numPr>
      </w:pPr>
      <w:r w:rsidRPr="00D72123">
        <w:t xml:space="preserve">Set the [[PrimitiveValue]] internal property of this Date object to </w:t>
      </w:r>
      <w:r w:rsidRPr="00D72123">
        <w:rPr>
          <w:i/>
        </w:rPr>
        <w:t>u</w:t>
      </w:r>
      <w:r w:rsidRPr="00D72123">
        <w:t>.</w:t>
      </w:r>
    </w:p>
    <w:p w14:paraId="7343BE1B" w14:textId="77777777" w:rsidR="004C02EF" w:rsidRPr="00D72123" w:rsidRDefault="004C02EF" w:rsidP="004C02EF">
      <w:pPr>
        <w:pStyle w:val="Alg4"/>
        <w:numPr>
          <w:ilvl w:val="0"/>
          <w:numId w:val="277"/>
        </w:numPr>
        <w:spacing w:after="220"/>
      </w:pPr>
      <w:r w:rsidRPr="00D72123">
        <w:t xml:space="preserve">Return </w:t>
      </w:r>
      <w:r w:rsidRPr="00D72123">
        <w:rPr>
          <w:i/>
        </w:rPr>
        <w:t>u</w:t>
      </w:r>
      <w:r w:rsidRPr="00D72123">
        <w:t>.</w:t>
      </w:r>
      <w:bookmarkStart w:id="6328" w:name="_Toc393690577"/>
    </w:p>
    <w:p w14:paraId="08E1089C"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setSeconds</w:t>
      </w:r>
      <w:r>
        <w:t xml:space="preserve"> method is </w:t>
      </w:r>
      <w:r>
        <w:rPr>
          <w:b/>
        </w:rPr>
        <w:t>2</w:t>
      </w:r>
      <w:r>
        <w:t>.</w:t>
      </w:r>
    </w:p>
    <w:p w14:paraId="3C140F08" w14:textId="77777777" w:rsidR="004C02EF" w:rsidRDefault="004C02EF" w:rsidP="004C02EF">
      <w:pPr>
        <w:pStyle w:val="40"/>
        <w:numPr>
          <w:ilvl w:val="0"/>
          <w:numId w:val="0"/>
        </w:numPr>
      </w:pPr>
      <w:bookmarkStart w:id="6329" w:name="_Ref457709563"/>
      <w:r>
        <w:t>15.9.5.31</w:t>
      </w:r>
      <w:r>
        <w:tab/>
        <w:t xml:space="preserve">Date.prototype.setUTCSeconds (sec [, ms ] </w:t>
      </w:r>
      <w:bookmarkEnd w:id="6328"/>
      <w:r>
        <w:t>)</w:t>
      </w:r>
      <w:bookmarkEnd w:id="6329"/>
    </w:p>
    <w:p w14:paraId="68916EE2" w14:textId="77777777" w:rsidR="004C02EF" w:rsidRDefault="004C02EF" w:rsidP="004C02EF">
      <w:r>
        <w:t xml:space="preserve">If </w:t>
      </w:r>
      <w:r w:rsidRPr="00CF638A">
        <w:rPr>
          <w:rFonts w:ascii="Times New Roman" w:hAnsi="Times New Roman"/>
          <w:i/>
        </w:rPr>
        <w:t>ms</w:t>
      </w:r>
      <w:r>
        <w:t xml:space="preserve"> is not specified, this behaves as if </w:t>
      </w:r>
      <w:r w:rsidRPr="00CF638A">
        <w:rPr>
          <w:rFonts w:ascii="Times New Roman" w:hAnsi="Times New Roman"/>
          <w:i/>
        </w:rPr>
        <w:t>ms</w:t>
      </w:r>
      <w:r>
        <w:t xml:space="preserve"> were specified with the value </w:t>
      </w:r>
      <w:r w:rsidRPr="00CF638A">
        <w:rPr>
          <w:rFonts w:ascii="Courier New" w:hAnsi="Courier New" w:cs="Courier New"/>
          <w:b/>
        </w:rPr>
        <w:t>getUTCMilliseconds()</w:t>
      </w:r>
      <w:r>
        <w:t>.</w:t>
      </w:r>
    </w:p>
    <w:p w14:paraId="2E57D129" w14:textId="77777777" w:rsidR="004C02EF" w:rsidRPr="00D72123" w:rsidRDefault="004C02EF" w:rsidP="004C02EF">
      <w:pPr>
        <w:pStyle w:val="Alg4"/>
        <w:numPr>
          <w:ilvl w:val="0"/>
          <w:numId w:val="278"/>
        </w:numPr>
      </w:pPr>
      <w:r w:rsidRPr="00D72123">
        <w:t xml:space="preserve">Let </w:t>
      </w:r>
      <w:r w:rsidRPr="00D72123">
        <w:rPr>
          <w:i/>
        </w:rPr>
        <w:t>t</w:t>
      </w:r>
      <w:r w:rsidRPr="00D72123">
        <w:t xml:space="preserve"> be this time value.</w:t>
      </w:r>
    </w:p>
    <w:p w14:paraId="79FFCB70" w14:textId="77777777" w:rsidR="004C02EF" w:rsidRPr="00D72123" w:rsidRDefault="004C02EF" w:rsidP="004C02EF">
      <w:pPr>
        <w:pStyle w:val="Alg4"/>
        <w:numPr>
          <w:ilvl w:val="0"/>
          <w:numId w:val="278"/>
        </w:numPr>
      </w:pPr>
      <w:r w:rsidRPr="00D72123">
        <w:t xml:space="preserve">Let </w:t>
      </w:r>
      <w:r w:rsidRPr="00D72123">
        <w:rPr>
          <w:i/>
        </w:rPr>
        <w:t>s</w:t>
      </w:r>
      <w:r w:rsidRPr="00D72123">
        <w:t xml:space="preserve"> be ToNumber(</w:t>
      </w:r>
      <w:r w:rsidRPr="00D72123">
        <w:rPr>
          <w:i/>
        </w:rPr>
        <w:t>sec</w:t>
      </w:r>
      <w:r w:rsidRPr="00D72123">
        <w:t>).</w:t>
      </w:r>
    </w:p>
    <w:p w14:paraId="652C74B5" w14:textId="77777777" w:rsidR="004C02EF" w:rsidRPr="00D72123" w:rsidRDefault="004C02EF" w:rsidP="004C02EF">
      <w:pPr>
        <w:pStyle w:val="Alg4"/>
        <w:numPr>
          <w:ilvl w:val="0"/>
          <w:numId w:val="278"/>
        </w:numPr>
      </w:pPr>
      <w:r w:rsidRPr="00D72123">
        <w:t xml:space="preserve">If </w:t>
      </w:r>
      <w:r w:rsidRPr="00D72123">
        <w:rPr>
          <w:i/>
        </w:rPr>
        <w:t>ms</w:t>
      </w:r>
      <w:r w:rsidRPr="00D72123">
        <w:t xml:space="preserve"> is not specified, then let </w:t>
      </w:r>
      <w:r w:rsidRPr="00D72123">
        <w:rPr>
          <w:i/>
        </w:rPr>
        <w:t>milli</w:t>
      </w:r>
      <w:r w:rsidRPr="00D72123">
        <w:t xml:space="preserve"> be msFromTime(</w:t>
      </w:r>
      <w:r w:rsidRPr="00D72123">
        <w:rPr>
          <w:i/>
        </w:rPr>
        <w:t>t</w:t>
      </w:r>
      <w:r w:rsidRPr="00D72123">
        <w:t xml:space="preserve">); otherwise, let </w:t>
      </w:r>
      <w:r w:rsidRPr="00D72123">
        <w:rPr>
          <w:i/>
        </w:rPr>
        <w:t>milli</w:t>
      </w:r>
      <w:r w:rsidRPr="00D72123">
        <w:t xml:space="preserve"> be ToNumber(</w:t>
      </w:r>
      <w:r w:rsidRPr="00D72123">
        <w:rPr>
          <w:i/>
        </w:rPr>
        <w:t>ms</w:t>
      </w:r>
      <w:r w:rsidRPr="00D72123">
        <w:t>).</w:t>
      </w:r>
    </w:p>
    <w:p w14:paraId="758628AE" w14:textId="77777777" w:rsidR="004C02EF" w:rsidRPr="00D72123" w:rsidRDefault="004C02EF" w:rsidP="004C02EF">
      <w:pPr>
        <w:pStyle w:val="Alg4"/>
        <w:numPr>
          <w:ilvl w:val="0"/>
          <w:numId w:val="278"/>
        </w:numPr>
      </w:pPr>
      <w:r w:rsidRPr="00D72123">
        <w:t xml:space="preserve">Let </w:t>
      </w:r>
      <w:r w:rsidRPr="00D72123">
        <w:rPr>
          <w:i/>
        </w:rPr>
        <w:t>date</w:t>
      </w:r>
      <w:r w:rsidRPr="00D72123">
        <w:t xml:space="preserve"> be MakeDate(Day(</w:t>
      </w:r>
      <w:r w:rsidRPr="00D72123">
        <w:rPr>
          <w:i/>
        </w:rPr>
        <w:t>t</w:t>
      </w:r>
      <w:r w:rsidRPr="00D72123">
        <w:t>), MakeTime(HourFromTime(</w:t>
      </w:r>
      <w:r w:rsidRPr="00D72123">
        <w:rPr>
          <w:i/>
        </w:rPr>
        <w:t>t</w:t>
      </w:r>
      <w:r w:rsidRPr="00D72123">
        <w:t>), MinFromTime(</w:t>
      </w:r>
      <w:r w:rsidRPr="00D72123">
        <w:rPr>
          <w:i/>
        </w:rPr>
        <w:t>t</w:t>
      </w:r>
      <w:r w:rsidRPr="00D72123">
        <w:t xml:space="preserve">), </w:t>
      </w:r>
      <w:r w:rsidRPr="00D72123">
        <w:rPr>
          <w:i/>
        </w:rPr>
        <w:t>s</w:t>
      </w:r>
      <w:r w:rsidRPr="00D72123">
        <w:t xml:space="preserve">, </w:t>
      </w:r>
      <w:r w:rsidRPr="00D72123">
        <w:rPr>
          <w:i/>
        </w:rPr>
        <w:t>milli</w:t>
      </w:r>
      <w:r w:rsidRPr="00D72123">
        <w:t>)).</w:t>
      </w:r>
    </w:p>
    <w:p w14:paraId="36D38EC0" w14:textId="77777777" w:rsidR="004C02EF" w:rsidRPr="00D72123" w:rsidRDefault="004C02EF" w:rsidP="004C02EF">
      <w:pPr>
        <w:pStyle w:val="Alg4"/>
        <w:numPr>
          <w:ilvl w:val="0"/>
          <w:numId w:val="278"/>
        </w:numPr>
      </w:pPr>
      <w:r w:rsidRPr="00D72123">
        <w:t xml:space="preserve">Let </w:t>
      </w:r>
      <w:r w:rsidRPr="00D72123">
        <w:rPr>
          <w:i/>
        </w:rPr>
        <w:t>v</w:t>
      </w:r>
      <w:r w:rsidRPr="00D72123">
        <w:t xml:space="preserve"> be TimeClip(</w:t>
      </w:r>
      <w:r w:rsidRPr="00D72123">
        <w:rPr>
          <w:i/>
        </w:rPr>
        <w:t>date</w:t>
      </w:r>
      <w:r w:rsidRPr="00D72123">
        <w:t>).</w:t>
      </w:r>
    </w:p>
    <w:p w14:paraId="6D18392F" w14:textId="77777777" w:rsidR="004C02EF" w:rsidRPr="00D72123" w:rsidRDefault="004C02EF" w:rsidP="004C02EF">
      <w:pPr>
        <w:pStyle w:val="Alg4"/>
        <w:numPr>
          <w:ilvl w:val="0"/>
          <w:numId w:val="278"/>
        </w:numPr>
      </w:pPr>
      <w:r w:rsidRPr="00D72123">
        <w:t xml:space="preserve">Set the [[PrimitiveValue]] internal property of this Date object to </w:t>
      </w:r>
      <w:r w:rsidRPr="00D72123">
        <w:rPr>
          <w:i/>
        </w:rPr>
        <w:t>v</w:t>
      </w:r>
      <w:r w:rsidRPr="00D72123">
        <w:t>.</w:t>
      </w:r>
    </w:p>
    <w:p w14:paraId="5556AD52" w14:textId="77777777" w:rsidR="004C02EF" w:rsidRPr="00D72123" w:rsidRDefault="004C02EF" w:rsidP="004C02EF">
      <w:pPr>
        <w:pStyle w:val="Alg4"/>
        <w:numPr>
          <w:ilvl w:val="0"/>
          <w:numId w:val="278"/>
        </w:numPr>
        <w:spacing w:after="220"/>
      </w:pPr>
      <w:r w:rsidRPr="00D72123">
        <w:t xml:space="preserve">Return </w:t>
      </w:r>
      <w:r w:rsidRPr="00D72123">
        <w:rPr>
          <w:i/>
        </w:rPr>
        <w:t>v</w:t>
      </w:r>
      <w:r w:rsidRPr="00D72123">
        <w:t>.</w:t>
      </w:r>
      <w:bookmarkStart w:id="6330" w:name="_Toc393690578"/>
    </w:p>
    <w:p w14:paraId="7943F655"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setUTCSeconds</w:t>
      </w:r>
      <w:r>
        <w:t xml:space="preserve"> method is </w:t>
      </w:r>
      <w:r>
        <w:rPr>
          <w:b/>
        </w:rPr>
        <w:t>2</w:t>
      </w:r>
      <w:r>
        <w:t>.</w:t>
      </w:r>
    </w:p>
    <w:p w14:paraId="3F4E0906" w14:textId="77777777" w:rsidR="004C02EF" w:rsidRPr="00DE655B" w:rsidRDefault="004C02EF" w:rsidP="004C02EF">
      <w:pPr>
        <w:pStyle w:val="40"/>
        <w:numPr>
          <w:ilvl w:val="0"/>
          <w:numId w:val="0"/>
        </w:numPr>
        <w:rPr>
          <w:lang w:val="fr-CH"/>
        </w:rPr>
      </w:pPr>
      <w:bookmarkStart w:id="6331" w:name="_Ref457709571"/>
      <w:r w:rsidRPr="00DE655B">
        <w:rPr>
          <w:lang w:val="fr-CH"/>
        </w:rPr>
        <w:t>15.9.5.32</w:t>
      </w:r>
      <w:r w:rsidRPr="00DE655B">
        <w:rPr>
          <w:lang w:val="fr-CH"/>
        </w:rPr>
        <w:tab/>
        <w:t xml:space="preserve">Date.prototype.setMinutes (min [, sec [, ms ] ] </w:t>
      </w:r>
      <w:bookmarkEnd w:id="6330"/>
      <w:r w:rsidRPr="00DE655B">
        <w:rPr>
          <w:lang w:val="fr-CH"/>
        </w:rPr>
        <w:t>)</w:t>
      </w:r>
      <w:bookmarkEnd w:id="6331"/>
    </w:p>
    <w:p w14:paraId="2FBD059F" w14:textId="77777777" w:rsidR="004C02EF" w:rsidRDefault="004C02EF" w:rsidP="004C02EF">
      <w:r>
        <w:t xml:space="preserve">If </w:t>
      </w:r>
      <w:r w:rsidRPr="00CF638A">
        <w:rPr>
          <w:rFonts w:ascii="Times New Roman" w:hAnsi="Times New Roman"/>
          <w:i/>
        </w:rPr>
        <w:t>sec</w:t>
      </w:r>
      <w:r>
        <w:t xml:space="preserve"> is not specified, this behaves as if </w:t>
      </w:r>
      <w:r w:rsidRPr="00CF638A">
        <w:rPr>
          <w:rFonts w:ascii="Times New Roman" w:hAnsi="Times New Roman"/>
          <w:i/>
        </w:rPr>
        <w:t>sec</w:t>
      </w:r>
      <w:r>
        <w:t xml:space="preserve"> were specified with the value </w:t>
      </w:r>
      <w:r w:rsidRPr="00CF638A">
        <w:rPr>
          <w:rFonts w:ascii="Courier New" w:hAnsi="Courier New" w:cs="Courier New"/>
          <w:b/>
        </w:rPr>
        <w:t>getSeconds()</w:t>
      </w:r>
      <w:r>
        <w:t>.</w:t>
      </w:r>
    </w:p>
    <w:p w14:paraId="018D6175" w14:textId="77777777" w:rsidR="004C02EF" w:rsidRDefault="004C02EF" w:rsidP="004C02EF">
      <w:r>
        <w:t xml:space="preserve">If </w:t>
      </w:r>
      <w:r w:rsidRPr="00CF638A">
        <w:rPr>
          <w:rFonts w:ascii="Times New Roman" w:hAnsi="Times New Roman"/>
          <w:i/>
        </w:rPr>
        <w:t>ms</w:t>
      </w:r>
      <w:r>
        <w:t xml:space="preserve"> is not specified, this behaves as if </w:t>
      </w:r>
      <w:r w:rsidRPr="00CF638A">
        <w:rPr>
          <w:rFonts w:ascii="Times New Roman" w:hAnsi="Times New Roman"/>
          <w:i/>
        </w:rPr>
        <w:t>ms</w:t>
      </w:r>
      <w:r>
        <w:t xml:space="preserve"> were specified with the value </w:t>
      </w:r>
      <w:r w:rsidRPr="00CF638A">
        <w:rPr>
          <w:rFonts w:ascii="Courier New" w:hAnsi="Courier New" w:cs="Courier New"/>
          <w:b/>
        </w:rPr>
        <w:t>getMilliseconds()</w:t>
      </w:r>
      <w:r>
        <w:t>.</w:t>
      </w:r>
    </w:p>
    <w:p w14:paraId="27E07DED" w14:textId="77777777" w:rsidR="004C02EF" w:rsidRPr="00D72123" w:rsidRDefault="004C02EF" w:rsidP="004C02EF">
      <w:pPr>
        <w:pStyle w:val="Alg4"/>
        <w:numPr>
          <w:ilvl w:val="0"/>
          <w:numId w:val="279"/>
        </w:numPr>
      </w:pPr>
      <w:r w:rsidRPr="00D72123">
        <w:t xml:space="preserve">Let </w:t>
      </w:r>
      <w:r w:rsidRPr="00D72123">
        <w:rPr>
          <w:i/>
        </w:rPr>
        <w:t>t</w:t>
      </w:r>
      <w:r w:rsidRPr="00D72123">
        <w:t xml:space="preserve"> be the result of LocalTime(this time value).</w:t>
      </w:r>
    </w:p>
    <w:p w14:paraId="6A4BBE52" w14:textId="77777777" w:rsidR="004C02EF" w:rsidRPr="00D72123" w:rsidRDefault="004C02EF" w:rsidP="004C02EF">
      <w:pPr>
        <w:pStyle w:val="Alg4"/>
        <w:numPr>
          <w:ilvl w:val="0"/>
          <w:numId w:val="279"/>
        </w:numPr>
      </w:pPr>
      <w:r w:rsidRPr="00D72123">
        <w:t xml:space="preserve">Let </w:t>
      </w:r>
      <w:r w:rsidRPr="00D72123">
        <w:rPr>
          <w:i/>
        </w:rPr>
        <w:t>m</w:t>
      </w:r>
      <w:r w:rsidRPr="00D72123">
        <w:t xml:space="preserve"> be ToNumber(</w:t>
      </w:r>
      <w:r w:rsidRPr="00D72123">
        <w:rPr>
          <w:i/>
        </w:rPr>
        <w:t>min</w:t>
      </w:r>
      <w:r w:rsidRPr="00D72123">
        <w:t>).</w:t>
      </w:r>
    </w:p>
    <w:p w14:paraId="76D1313B" w14:textId="77777777" w:rsidR="004C02EF" w:rsidRPr="00D72123" w:rsidRDefault="004C02EF" w:rsidP="004C02EF">
      <w:pPr>
        <w:pStyle w:val="Alg4"/>
        <w:numPr>
          <w:ilvl w:val="0"/>
          <w:numId w:val="279"/>
        </w:numPr>
      </w:pPr>
      <w:r w:rsidRPr="00D72123">
        <w:t xml:space="preserve">If </w:t>
      </w:r>
      <w:r w:rsidRPr="00D72123">
        <w:rPr>
          <w:i/>
        </w:rPr>
        <w:t>sec</w:t>
      </w:r>
      <w:r w:rsidRPr="00D72123">
        <w:t xml:space="preserve"> is not specified, then let </w:t>
      </w:r>
      <w:r w:rsidRPr="00D72123">
        <w:rPr>
          <w:i/>
        </w:rPr>
        <w:t>s</w:t>
      </w:r>
      <w:r w:rsidRPr="00D72123">
        <w:t xml:space="preserve"> be SecFromTime(</w:t>
      </w:r>
      <w:r w:rsidRPr="00D72123">
        <w:rPr>
          <w:i/>
        </w:rPr>
        <w:t>t</w:t>
      </w:r>
      <w:r w:rsidRPr="00D72123">
        <w:t xml:space="preserve">); otherwise, let </w:t>
      </w:r>
      <w:r w:rsidRPr="00D72123">
        <w:rPr>
          <w:i/>
        </w:rPr>
        <w:t>s</w:t>
      </w:r>
      <w:r w:rsidRPr="00D72123">
        <w:t xml:space="preserve"> be ToNumber(</w:t>
      </w:r>
      <w:r w:rsidRPr="00D72123">
        <w:rPr>
          <w:i/>
        </w:rPr>
        <w:t>sec</w:t>
      </w:r>
      <w:r w:rsidRPr="00D72123">
        <w:t>).</w:t>
      </w:r>
    </w:p>
    <w:p w14:paraId="525A9A12" w14:textId="77777777" w:rsidR="004C02EF" w:rsidRPr="00D72123" w:rsidRDefault="004C02EF" w:rsidP="004C02EF">
      <w:pPr>
        <w:pStyle w:val="Alg4"/>
        <w:numPr>
          <w:ilvl w:val="0"/>
          <w:numId w:val="279"/>
        </w:numPr>
      </w:pPr>
      <w:r w:rsidRPr="00D72123">
        <w:t xml:space="preserve">If </w:t>
      </w:r>
      <w:r w:rsidRPr="00D72123">
        <w:rPr>
          <w:i/>
        </w:rPr>
        <w:t>ms</w:t>
      </w:r>
      <w:r w:rsidRPr="00D72123">
        <w:t xml:space="preserve"> is not specified, then let </w:t>
      </w:r>
      <w:r w:rsidRPr="00D72123">
        <w:rPr>
          <w:i/>
        </w:rPr>
        <w:t>milli</w:t>
      </w:r>
      <w:r w:rsidRPr="00D72123">
        <w:t xml:space="preserve"> be msFromTime(</w:t>
      </w:r>
      <w:r w:rsidRPr="00D72123">
        <w:rPr>
          <w:i/>
        </w:rPr>
        <w:t>t</w:t>
      </w:r>
      <w:r w:rsidRPr="00D72123">
        <w:t xml:space="preserve">); otherwise, let </w:t>
      </w:r>
      <w:r w:rsidRPr="00D72123">
        <w:rPr>
          <w:i/>
        </w:rPr>
        <w:t>milli</w:t>
      </w:r>
      <w:r w:rsidRPr="00D72123">
        <w:t xml:space="preserve"> be ToNumber(</w:t>
      </w:r>
      <w:r w:rsidRPr="00D72123">
        <w:rPr>
          <w:i/>
        </w:rPr>
        <w:t>ms</w:t>
      </w:r>
      <w:r w:rsidRPr="00D72123">
        <w:t>).</w:t>
      </w:r>
    </w:p>
    <w:p w14:paraId="78D58545" w14:textId="77777777" w:rsidR="004C02EF" w:rsidRPr="00D72123" w:rsidRDefault="004C02EF" w:rsidP="004C02EF">
      <w:pPr>
        <w:pStyle w:val="Alg4"/>
        <w:numPr>
          <w:ilvl w:val="0"/>
          <w:numId w:val="279"/>
        </w:numPr>
      </w:pPr>
      <w:r w:rsidRPr="00D72123">
        <w:t xml:space="preserve">Let </w:t>
      </w:r>
      <w:r w:rsidRPr="00D72123">
        <w:rPr>
          <w:i/>
        </w:rPr>
        <w:t>date</w:t>
      </w:r>
      <w:r w:rsidRPr="00D72123">
        <w:t xml:space="preserve"> be MakeDate(Day(</w:t>
      </w:r>
      <w:r w:rsidRPr="00D72123">
        <w:rPr>
          <w:i/>
        </w:rPr>
        <w:t>t</w:t>
      </w:r>
      <w:r w:rsidRPr="00D72123">
        <w:t>), MakeTime(HourFromTime(</w:t>
      </w:r>
      <w:r w:rsidRPr="00D72123">
        <w:rPr>
          <w:i/>
        </w:rPr>
        <w:t>t</w:t>
      </w:r>
      <w:r w:rsidRPr="00D72123">
        <w:t xml:space="preserve">), </w:t>
      </w:r>
      <w:r w:rsidRPr="00D72123">
        <w:rPr>
          <w:i/>
        </w:rPr>
        <w:t>m</w:t>
      </w:r>
      <w:r w:rsidRPr="00D72123">
        <w:t xml:space="preserve">, </w:t>
      </w:r>
      <w:r w:rsidRPr="00D72123">
        <w:rPr>
          <w:i/>
        </w:rPr>
        <w:t>s</w:t>
      </w:r>
      <w:r w:rsidRPr="00D72123">
        <w:t xml:space="preserve">, </w:t>
      </w:r>
      <w:r w:rsidRPr="00D72123">
        <w:rPr>
          <w:i/>
        </w:rPr>
        <w:t>milli</w:t>
      </w:r>
      <w:r w:rsidRPr="00D72123">
        <w:t>)).</w:t>
      </w:r>
    </w:p>
    <w:p w14:paraId="32669503" w14:textId="77777777" w:rsidR="004C02EF" w:rsidRPr="00D72123" w:rsidRDefault="004C02EF" w:rsidP="004C02EF">
      <w:pPr>
        <w:pStyle w:val="Alg4"/>
        <w:numPr>
          <w:ilvl w:val="0"/>
          <w:numId w:val="279"/>
        </w:numPr>
      </w:pPr>
      <w:r w:rsidRPr="00D72123">
        <w:t xml:space="preserve">Let </w:t>
      </w:r>
      <w:r w:rsidRPr="00D72123">
        <w:rPr>
          <w:i/>
        </w:rPr>
        <w:t>u</w:t>
      </w:r>
      <w:r w:rsidRPr="00D72123">
        <w:t xml:space="preserve"> be TimeClip(UTC(</w:t>
      </w:r>
      <w:r w:rsidRPr="00D72123">
        <w:rPr>
          <w:i/>
        </w:rPr>
        <w:t>date</w:t>
      </w:r>
      <w:r w:rsidRPr="00D72123">
        <w:t>)).</w:t>
      </w:r>
    </w:p>
    <w:p w14:paraId="246F7220" w14:textId="77777777" w:rsidR="004C02EF" w:rsidRPr="00D72123" w:rsidRDefault="004C02EF" w:rsidP="004C02EF">
      <w:pPr>
        <w:pStyle w:val="Alg4"/>
        <w:numPr>
          <w:ilvl w:val="0"/>
          <w:numId w:val="279"/>
        </w:numPr>
      </w:pPr>
      <w:r w:rsidRPr="00D72123">
        <w:t>Set the [[PrimitiveValue]] internal property of this Date object</w:t>
      </w:r>
      <w:r w:rsidRPr="00D72123" w:rsidDel="0010346D">
        <w:t xml:space="preserve"> </w:t>
      </w:r>
      <w:r w:rsidRPr="00D72123">
        <w:t xml:space="preserve">to </w:t>
      </w:r>
      <w:r w:rsidRPr="00D72123">
        <w:rPr>
          <w:i/>
        </w:rPr>
        <w:t>u</w:t>
      </w:r>
      <w:r w:rsidRPr="00D72123">
        <w:t>.</w:t>
      </w:r>
    </w:p>
    <w:p w14:paraId="627A0DE4" w14:textId="77777777" w:rsidR="004C02EF" w:rsidRPr="00D72123" w:rsidRDefault="004C02EF" w:rsidP="004C02EF">
      <w:pPr>
        <w:pStyle w:val="Alg4"/>
        <w:numPr>
          <w:ilvl w:val="0"/>
          <w:numId w:val="279"/>
        </w:numPr>
        <w:spacing w:after="220"/>
      </w:pPr>
      <w:r w:rsidRPr="00D72123">
        <w:t xml:space="preserve">Return </w:t>
      </w:r>
      <w:r w:rsidRPr="00D72123">
        <w:rPr>
          <w:i/>
        </w:rPr>
        <w:t>u</w:t>
      </w:r>
      <w:r w:rsidRPr="00D72123">
        <w:t>.</w:t>
      </w:r>
      <w:bookmarkStart w:id="6332" w:name="_Toc393690579"/>
    </w:p>
    <w:p w14:paraId="7F73BC9D"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setMinutes</w:t>
      </w:r>
      <w:r>
        <w:t xml:space="preserve"> method is </w:t>
      </w:r>
      <w:r>
        <w:rPr>
          <w:b/>
        </w:rPr>
        <w:t>3</w:t>
      </w:r>
      <w:r>
        <w:t>.</w:t>
      </w:r>
    </w:p>
    <w:p w14:paraId="1617DC9B" w14:textId="77777777" w:rsidR="004C02EF" w:rsidRDefault="004C02EF" w:rsidP="004C02EF">
      <w:pPr>
        <w:pStyle w:val="40"/>
        <w:numPr>
          <w:ilvl w:val="0"/>
          <w:numId w:val="0"/>
        </w:numPr>
      </w:pPr>
      <w:bookmarkStart w:id="6333" w:name="_Ref457709617"/>
      <w:r>
        <w:t>15.9.5.33</w:t>
      </w:r>
      <w:r>
        <w:tab/>
        <w:t xml:space="preserve">Date.prototype.setUTCMinutes (min [, sec [, ms ] ] </w:t>
      </w:r>
      <w:bookmarkEnd w:id="6332"/>
      <w:r>
        <w:t>)</w:t>
      </w:r>
      <w:bookmarkEnd w:id="6333"/>
    </w:p>
    <w:p w14:paraId="2C76ECAB" w14:textId="77777777" w:rsidR="004C02EF" w:rsidRDefault="004C02EF" w:rsidP="004C02EF">
      <w:r>
        <w:t xml:space="preserve">If </w:t>
      </w:r>
      <w:r w:rsidRPr="00CF638A">
        <w:rPr>
          <w:rFonts w:ascii="Times New Roman" w:hAnsi="Times New Roman"/>
          <w:i/>
        </w:rPr>
        <w:t>sec</w:t>
      </w:r>
      <w:r>
        <w:t xml:space="preserve"> is not specified, this behaves as if </w:t>
      </w:r>
      <w:r w:rsidRPr="00CF638A">
        <w:rPr>
          <w:rFonts w:ascii="Times New Roman" w:hAnsi="Times New Roman"/>
          <w:i/>
        </w:rPr>
        <w:t>sec</w:t>
      </w:r>
      <w:r>
        <w:t xml:space="preserve"> were specified with the value </w:t>
      </w:r>
      <w:r w:rsidRPr="00CF638A">
        <w:rPr>
          <w:rFonts w:ascii="Courier New" w:hAnsi="Courier New" w:cs="Courier New"/>
          <w:b/>
        </w:rPr>
        <w:t>getU</w:t>
      </w:r>
      <w:r>
        <w:rPr>
          <w:rFonts w:ascii="Courier New" w:hAnsi="Courier New" w:cs="Courier New"/>
          <w:b/>
        </w:rPr>
        <w:t>TCSeconds(</w:t>
      </w:r>
      <w:r w:rsidRPr="00CF638A">
        <w:rPr>
          <w:rFonts w:ascii="Courier New" w:hAnsi="Courier New" w:cs="Courier New"/>
          <w:b/>
        </w:rPr>
        <w:t>)</w:t>
      </w:r>
      <w:r>
        <w:t>.</w:t>
      </w:r>
    </w:p>
    <w:p w14:paraId="69622519" w14:textId="77777777" w:rsidR="004C02EF" w:rsidRDefault="004C02EF" w:rsidP="004C02EF">
      <w:r>
        <w:t xml:space="preserve">If </w:t>
      </w:r>
      <w:r w:rsidRPr="00CF638A">
        <w:rPr>
          <w:rFonts w:ascii="Times New Roman" w:hAnsi="Times New Roman"/>
          <w:i/>
        </w:rPr>
        <w:t>ms</w:t>
      </w:r>
      <w:r>
        <w:t xml:space="preserve"> is not specified, this function behaves as if </w:t>
      </w:r>
      <w:r w:rsidRPr="00CF638A">
        <w:rPr>
          <w:rFonts w:ascii="Times New Roman" w:hAnsi="Times New Roman"/>
          <w:i/>
        </w:rPr>
        <w:t>ms</w:t>
      </w:r>
      <w:r>
        <w:t xml:space="preserve"> were specified with the value return by </w:t>
      </w:r>
      <w:r w:rsidRPr="00CF638A">
        <w:rPr>
          <w:rFonts w:ascii="Courier New" w:hAnsi="Courier New" w:cs="Courier New"/>
          <w:b/>
        </w:rPr>
        <w:t>getUTCMilliseconds()</w:t>
      </w:r>
      <w:r>
        <w:t>.</w:t>
      </w:r>
    </w:p>
    <w:p w14:paraId="75362D22" w14:textId="77777777" w:rsidR="004C02EF" w:rsidRPr="00D72123" w:rsidRDefault="004C02EF" w:rsidP="004C02EF">
      <w:pPr>
        <w:pStyle w:val="Alg4"/>
        <w:numPr>
          <w:ilvl w:val="0"/>
          <w:numId w:val="280"/>
        </w:numPr>
      </w:pPr>
      <w:r w:rsidRPr="00D72123">
        <w:t xml:space="preserve">Let </w:t>
      </w:r>
      <w:r w:rsidRPr="00D72123">
        <w:rPr>
          <w:i/>
        </w:rPr>
        <w:t>t</w:t>
      </w:r>
      <w:r w:rsidRPr="00D72123">
        <w:t xml:space="preserve"> be this time value.</w:t>
      </w:r>
    </w:p>
    <w:p w14:paraId="3A6E77A0" w14:textId="77777777" w:rsidR="004C02EF" w:rsidRPr="00D72123" w:rsidRDefault="004C02EF" w:rsidP="004C02EF">
      <w:pPr>
        <w:pStyle w:val="Alg4"/>
        <w:numPr>
          <w:ilvl w:val="0"/>
          <w:numId w:val="280"/>
        </w:numPr>
      </w:pPr>
      <w:r w:rsidRPr="00D72123">
        <w:t xml:space="preserve">Let </w:t>
      </w:r>
      <w:r w:rsidRPr="00D72123">
        <w:rPr>
          <w:i/>
        </w:rPr>
        <w:t>m</w:t>
      </w:r>
      <w:r w:rsidRPr="00D72123">
        <w:t xml:space="preserve"> be ToNumber(</w:t>
      </w:r>
      <w:r w:rsidRPr="00D72123">
        <w:rPr>
          <w:i/>
        </w:rPr>
        <w:t>min</w:t>
      </w:r>
      <w:r w:rsidRPr="00D72123">
        <w:t>).</w:t>
      </w:r>
    </w:p>
    <w:p w14:paraId="3AEFFBC8" w14:textId="77777777" w:rsidR="004C02EF" w:rsidRPr="00D72123" w:rsidRDefault="004C02EF" w:rsidP="004C02EF">
      <w:pPr>
        <w:pStyle w:val="Alg4"/>
        <w:numPr>
          <w:ilvl w:val="0"/>
          <w:numId w:val="280"/>
        </w:numPr>
      </w:pPr>
      <w:r w:rsidRPr="00D72123">
        <w:t xml:space="preserve">If </w:t>
      </w:r>
      <w:r w:rsidRPr="00D72123">
        <w:rPr>
          <w:i/>
        </w:rPr>
        <w:t>sec</w:t>
      </w:r>
      <w:r w:rsidRPr="00D72123">
        <w:t xml:space="preserve"> is not specified, then let </w:t>
      </w:r>
      <w:r w:rsidRPr="00D72123">
        <w:rPr>
          <w:i/>
        </w:rPr>
        <w:t>s</w:t>
      </w:r>
      <w:r w:rsidRPr="00D72123">
        <w:t xml:space="preserve"> be SecFromTime(</w:t>
      </w:r>
      <w:r w:rsidRPr="00D72123">
        <w:rPr>
          <w:i/>
        </w:rPr>
        <w:t>t</w:t>
      </w:r>
      <w:r w:rsidRPr="00D72123">
        <w:t xml:space="preserve">); otherwise, let </w:t>
      </w:r>
      <w:r w:rsidRPr="00D72123">
        <w:rPr>
          <w:i/>
        </w:rPr>
        <w:t>s</w:t>
      </w:r>
      <w:r w:rsidRPr="00D72123">
        <w:t xml:space="preserve"> be ToNumber(</w:t>
      </w:r>
      <w:r w:rsidRPr="00D72123">
        <w:rPr>
          <w:i/>
        </w:rPr>
        <w:t>sec</w:t>
      </w:r>
      <w:r w:rsidRPr="00D72123">
        <w:t>).</w:t>
      </w:r>
    </w:p>
    <w:p w14:paraId="239B0C83" w14:textId="77777777" w:rsidR="004C02EF" w:rsidRPr="00D72123" w:rsidRDefault="004C02EF" w:rsidP="004C02EF">
      <w:pPr>
        <w:pStyle w:val="Alg4"/>
        <w:numPr>
          <w:ilvl w:val="0"/>
          <w:numId w:val="280"/>
        </w:numPr>
      </w:pPr>
      <w:r w:rsidRPr="00D72123">
        <w:t xml:space="preserve">If </w:t>
      </w:r>
      <w:r w:rsidRPr="00D72123">
        <w:rPr>
          <w:i/>
        </w:rPr>
        <w:t>ms</w:t>
      </w:r>
      <w:r w:rsidRPr="00D72123">
        <w:t xml:space="preserve"> is not specified, then let </w:t>
      </w:r>
      <w:r w:rsidRPr="00D72123">
        <w:rPr>
          <w:i/>
        </w:rPr>
        <w:t>milli</w:t>
      </w:r>
      <w:r w:rsidRPr="00D72123">
        <w:t xml:space="preserve"> be msFromTime(</w:t>
      </w:r>
      <w:r w:rsidRPr="00D72123">
        <w:rPr>
          <w:i/>
        </w:rPr>
        <w:t>t</w:t>
      </w:r>
      <w:r w:rsidRPr="00D72123">
        <w:t xml:space="preserve">); otherwise, let </w:t>
      </w:r>
      <w:r w:rsidRPr="00D72123">
        <w:rPr>
          <w:i/>
        </w:rPr>
        <w:t>milli</w:t>
      </w:r>
      <w:r w:rsidRPr="00D72123">
        <w:t xml:space="preserve"> be ToNumber(</w:t>
      </w:r>
      <w:r w:rsidRPr="00D72123">
        <w:rPr>
          <w:i/>
        </w:rPr>
        <w:t>ms</w:t>
      </w:r>
      <w:r w:rsidRPr="00D72123">
        <w:t>).</w:t>
      </w:r>
    </w:p>
    <w:p w14:paraId="0E3BC3CD" w14:textId="77777777" w:rsidR="004C02EF" w:rsidRPr="00D72123" w:rsidRDefault="004C02EF" w:rsidP="004C02EF">
      <w:pPr>
        <w:pStyle w:val="Alg4"/>
        <w:numPr>
          <w:ilvl w:val="0"/>
          <w:numId w:val="280"/>
        </w:numPr>
      </w:pPr>
      <w:r w:rsidRPr="00D72123">
        <w:t xml:space="preserve">Let </w:t>
      </w:r>
      <w:r w:rsidRPr="00D72123">
        <w:rPr>
          <w:i/>
        </w:rPr>
        <w:t>date</w:t>
      </w:r>
      <w:r w:rsidRPr="00D72123">
        <w:t xml:space="preserve"> be MakeDate(Day(</w:t>
      </w:r>
      <w:r w:rsidRPr="00D72123">
        <w:rPr>
          <w:i/>
        </w:rPr>
        <w:t>t</w:t>
      </w:r>
      <w:r w:rsidRPr="00D72123">
        <w:t>), MakeTime(HourFromTime(</w:t>
      </w:r>
      <w:r w:rsidRPr="00D72123">
        <w:rPr>
          <w:i/>
        </w:rPr>
        <w:t>t</w:t>
      </w:r>
      <w:r w:rsidRPr="00D72123">
        <w:t xml:space="preserve">), </w:t>
      </w:r>
      <w:r w:rsidRPr="00D72123">
        <w:rPr>
          <w:i/>
        </w:rPr>
        <w:t>m</w:t>
      </w:r>
      <w:r w:rsidRPr="00D72123">
        <w:t xml:space="preserve">, </w:t>
      </w:r>
      <w:r w:rsidRPr="00D72123">
        <w:rPr>
          <w:i/>
        </w:rPr>
        <w:t>s</w:t>
      </w:r>
      <w:r w:rsidRPr="00D72123">
        <w:t xml:space="preserve">, </w:t>
      </w:r>
      <w:r w:rsidRPr="00D72123">
        <w:rPr>
          <w:i/>
        </w:rPr>
        <w:t>milli</w:t>
      </w:r>
      <w:r w:rsidRPr="00D72123">
        <w:t>)).</w:t>
      </w:r>
    </w:p>
    <w:p w14:paraId="25D34A85" w14:textId="77777777" w:rsidR="004C02EF" w:rsidRPr="00D72123" w:rsidRDefault="004C02EF" w:rsidP="004C02EF">
      <w:pPr>
        <w:pStyle w:val="Alg4"/>
        <w:numPr>
          <w:ilvl w:val="0"/>
          <w:numId w:val="280"/>
        </w:numPr>
      </w:pPr>
      <w:r w:rsidRPr="00D72123">
        <w:t xml:space="preserve">Let </w:t>
      </w:r>
      <w:r w:rsidRPr="00D72123">
        <w:rPr>
          <w:i/>
        </w:rPr>
        <w:t>v</w:t>
      </w:r>
      <w:r w:rsidRPr="00D72123">
        <w:t xml:space="preserve"> be TimeClip(</w:t>
      </w:r>
      <w:r w:rsidRPr="00D72123">
        <w:rPr>
          <w:i/>
        </w:rPr>
        <w:t>date</w:t>
      </w:r>
      <w:r w:rsidRPr="00D72123">
        <w:t>).</w:t>
      </w:r>
    </w:p>
    <w:p w14:paraId="35DE88E3" w14:textId="77777777" w:rsidR="004C02EF" w:rsidRPr="00D72123" w:rsidRDefault="004C02EF" w:rsidP="004C02EF">
      <w:pPr>
        <w:pStyle w:val="Alg4"/>
        <w:numPr>
          <w:ilvl w:val="0"/>
          <w:numId w:val="280"/>
        </w:numPr>
      </w:pPr>
      <w:r w:rsidRPr="00D72123">
        <w:t xml:space="preserve">Set the [[PrimitiveValue]] internal property of this Date object to </w:t>
      </w:r>
      <w:r w:rsidRPr="00D72123">
        <w:rPr>
          <w:i/>
        </w:rPr>
        <w:t>v</w:t>
      </w:r>
      <w:r w:rsidRPr="00D72123">
        <w:t>.</w:t>
      </w:r>
    </w:p>
    <w:p w14:paraId="35364BA0" w14:textId="77777777" w:rsidR="004C02EF" w:rsidRPr="00D72123" w:rsidRDefault="004C02EF" w:rsidP="004C02EF">
      <w:pPr>
        <w:pStyle w:val="Alg4"/>
        <w:numPr>
          <w:ilvl w:val="0"/>
          <w:numId w:val="280"/>
        </w:numPr>
        <w:spacing w:after="220"/>
      </w:pPr>
      <w:r w:rsidRPr="00D72123">
        <w:t xml:space="preserve">Return </w:t>
      </w:r>
      <w:r w:rsidRPr="00D72123">
        <w:rPr>
          <w:i/>
        </w:rPr>
        <w:t>v</w:t>
      </w:r>
      <w:r w:rsidRPr="00D72123">
        <w:t>.</w:t>
      </w:r>
      <w:bookmarkStart w:id="6334" w:name="_Toc393690580"/>
    </w:p>
    <w:p w14:paraId="7F0006D2"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setUTCMinutes</w:t>
      </w:r>
      <w:r>
        <w:t xml:space="preserve"> method is </w:t>
      </w:r>
      <w:r>
        <w:rPr>
          <w:b/>
        </w:rPr>
        <w:t>3</w:t>
      </w:r>
      <w:r>
        <w:t>.</w:t>
      </w:r>
    </w:p>
    <w:p w14:paraId="3F12B45A" w14:textId="77777777" w:rsidR="004C02EF" w:rsidRDefault="004C02EF" w:rsidP="004C02EF">
      <w:pPr>
        <w:pStyle w:val="40"/>
        <w:numPr>
          <w:ilvl w:val="0"/>
          <w:numId w:val="0"/>
        </w:numPr>
      </w:pPr>
      <w:bookmarkStart w:id="6335" w:name="_Ref457709619"/>
      <w:r>
        <w:t>15.9.5.34</w:t>
      </w:r>
      <w:r>
        <w:tab/>
        <w:t xml:space="preserve">Date.prototype.setHours (hour [, min [, sec [, ms ] ] ] </w:t>
      </w:r>
      <w:bookmarkEnd w:id="6334"/>
      <w:r>
        <w:t>)</w:t>
      </w:r>
      <w:bookmarkEnd w:id="6335"/>
    </w:p>
    <w:p w14:paraId="4B9DC985" w14:textId="77777777" w:rsidR="004C02EF" w:rsidRDefault="004C02EF" w:rsidP="004C02EF">
      <w:r>
        <w:t xml:space="preserve">If </w:t>
      </w:r>
      <w:r w:rsidRPr="00CF638A">
        <w:rPr>
          <w:rFonts w:ascii="Times New Roman" w:hAnsi="Times New Roman"/>
          <w:i/>
        </w:rPr>
        <w:t>min</w:t>
      </w:r>
      <w:r>
        <w:t xml:space="preserve"> is not specified, this behaves as if </w:t>
      </w:r>
      <w:r w:rsidRPr="00CF638A">
        <w:rPr>
          <w:rFonts w:ascii="Times New Roman" w:hAnsi="Times New Roman"/>
          <w:i/>
        </w:rPr>
        <w:t>min</w:t>
      </w:r>
      <w:r>
        <w:t xml:space="preserve"> were specified with the value </w:t>
      </w:r>
      <w:r w:rsidRPr="00CF638A">
        <w:rPr>
          <w:rFonts w:ascii="Courier New" w:hAnsi="Courier New" w:cs="Courier New"/>
          <w:b/>
        </w:rPr>
        <w:t>getMinutes()</w:t>
      </w:r>
      <w:r>
        <w:t>.</w:t>
      </w:r>
    </w:p>
    <w:p w14:paraId="7F48D193" w14:textId="77777777" w:rsidR="004C02EF" w:rsidRDefault="004C02EF" w:rsidP="004C02EF">
      <w:r>
        <w:t xml:space="preserve">If </w:t>
      </w:r>
      <w:r w:rsidRPr="00CF638A">
        <w:rPr>
          <w:rFonts w:ascii="Times New Roman" w:hAnsi="Times New Roman"/>
          <w:i/>
        </w:rPr>
        <w:t>sec</w:t>
      </w:r>
      <w:r>
        <w:t xml:space="preserve"> is not specified, this behaves as if </w:t>
      </w:r>
      <w:r w:rsidRPr="00CF638A">
        <w:rPr>
          <w:rFonts w:ascii="Times New Roman" w:hAnsi="Times New Roman"/>
          <w:i/>
        </w:rPr>
        <w:t>sec</w:t>
      </w:r>
      <w:r>
        <w:t xml:space="preserve"> were specified with the value </w:t>
      </w:r>
      <w:r w:rsidRPr="00CF638A">
        <w:rPr>
          <w:rFonts w:ascii="Courier New" w:hAnsi="Courier New" w:cs="Courier New"/>
          <w:b/>
        </w:rPr>
        <w:t>getSeconds()</w:t>
      </w:r>
      <w:r>
        <w:t>.</w:t>
      </w:r>
    </w:p>
    <w:p w14:paraId="279CE193" w14:textId="77777777" w:rsidR="004C02EF" w:rsidRDefault="004C02EF" w:rsidP="004C02EF">
      <w:r>
        <w:t xml:space="preserve">If </w:t>
      </w:r>
      <w:r w:rsidRPr="00CF638A">
        <w:rPr>
          <w:rFonts w:ascii="Times New Roman" w:hAnsi="Times New Roman"/>
          <w:i/>
        </w:rPr>
        <w:t>ms</w:t>
      </w:r>
      <w:r>
        <w:t xml:space="preserve"> is not specified, this behaves as if </w:t>
      </w:r>
      <w:r w:rsidRPr="00CF638A">
        <w:rPr>
          <w:rFonts w:ascii="Times New Roman" w:hAnsi="Times New Roman"/>
          <w:i/>
        </w:rPr>
        <w:t>ms</w:t>
      </w:r>
      <w:r>
        <w:t xml:space="preserve"> were specified with the value </w:t>
      </w:r>
      <w:r w:rsidRPr="00CF638A">
        <w:rPr>
          <w:rFonts w:ascii="Courier New" w:hAnsi="Courier New" w:cs="Courier New"/>
          <w:b/>
        </w:rPr>
        <w:t>getMilliseconds()</w:t>
      </w:r>
      <w:r>
        <w:t>.</w:t>
      </w:r>
    </w:p>
    <w:p w14:paraId="488690E7" w14:textId="77777777" w:rsidR="004C02EF" w:rsidRPr="00D72123" w:rsidRDefault="004C02EF" w:rsidP="004C02EF">
      <w:pPr>
        <w:pStyle w:val="Alg4"/>
        <w:numPr>
          <w:ilvl w:val="0"/>
          <w:numId w:val="281"/>
        </w:numPr>
      </w:pPr>
      <w:r w:rsidRPr="00D72123">
        <w:t xml:space="preserve">Let </w:t>
      </w:r>
      <w:r w:rsidRPr="00D72123">
        <w:rPr>
          <w:i/>
        </w:rPr>
        <w:t>t</w:t>
      </w:r>
      <w:r w:rsidRPr="00D72123">
        <w:t xml:space="preserve"> be the result of LocalTime(this time value).</w:t>
      </w:r>
    </w:p>
    <w:p w14:paraId="6D71D936" w14:textId="77777777" w:rsidR="004C02EF" w:rsidRPr="00D72123" w:rsidRDefault="004C02EF" w:rsidP="004C02EF">
      <w:pPr>
        <w:pStyle w:val="Alg4"/>
        <w:numPr>
          <w:ilvl w:val="0"/>
          <w:numId w:val="281"/>
        </w:numPr>
      </w:pPr>
      <w:r w:rsidRPr="00D72123">
        <w:t xml:space="preserve">Let </w:t>
      </w:r>
      <w:r w:rsidRPr="00D72123">
        <w:rPr>
          <w:i/>
        </w:rPr>
        <w:t>h</w:t>
      </w:r>
      <w:r w:rsidRPr="00D72123">
        <w:t xml:space="preserve"> be ToNumber(</w:t>
      </w:r>
      <w:r w:rsidRPr="00D72123">
        <w:rPr>
          <w:i/>
        </w:rPr>
        <w:t>hour</w:t>
      </w:r>
      <w:r w:rsidRPr="00D72123">
        <w:t>).</w:t>
      </w:r>
    </w:p>
    <w:p w14:paraId="43A6F104" w14:textId="77777777" w:rsidR="004C02EF" w:rsidRPr="00D72123" w:rsidRDefault="004C02EF" w:rsidP="004C02EF">
      <w:pPr>
        <w:pStyle w:val="Alg4"/>
        <w:numPr>
          <w:ilvl w:val="0"/>
          <w:numId w:val="281"/>
        </w:numPr>
      </w:pPr>
      <w:r w:rsidRPr="00D72123">
        <w:t xml:space="preserve">If </w:t>
      </w:r>
      <w:r w:rsidRPr="00D72123">
        <w:rPr>
          <w:i/>
        </w:rPr>
        <w:t>min</w:t>
      </w:r>
      <w:r w:rsidRPr="00D72123">
        <w:t xml:space="preserve"> is not specified, then let </w:t>
      </w:r>
      <w:r w:rsidRPr="00D72123">
        <w:rPr>
          <w:i/>
        </w:rPr>
        <w:t>m</w:t>
      </w:r>
      <w:r w:rsidRPr="00D72123">
        <w:t xml:space="preserve"> be MinFromTime(</w:t>
      </w:r>
      <w:r w:rsidRPr="00D72123">
        <w:rPr>
          <w:i/>
        </w:rPr>
        <w:t>t</w:t>
      </w:r>
      <w:r w:rsidRPr="00D72123">
        <w:t xml:space="preserve">); otherwise, let </w:t>
      </w:r>
      <w:r w:rsidRPr="00D72123">
        <w:rPr>
          <w:i/>
        </w:rPr>
        <w:t>m</w:t>
      </w:r>
      <w:r w:rsidRPr="00D72123">
        <w:t xml:space="preserve"> be ToNumber(</w:t>
      </w:r>
      <w:r w:rsidRPr="00D72123">
        <w:rPr>
          <w:i/>
        </w:rPr>
        <w:t>min</w:t>
      </w:r>
      <w:r w:rsidRPr="00D72123">
        <w:t>).</w:t>
      </w:r>
    </w:p>
    <w:p w14:paraId="7678FECA" w14:textId="77777777" w:rsidR="004C02EF" w:rsidRPr="00D72123" w:rsidRDefault="004C02EF" w:rsidP="004C02EF">
      <w:pPr>
        <w:pStyle w:val="Alg4"/>
        <w:numPr>
          <w:ilvl w:val="0"/>
          <w:numId w:val="281"/>
        </w:numPr>
      </w:pPr>
      <w:r w:rsidRPr="00D72123">
        <w:t xml:space="preserve">If If </w:t>
      </w:r>
      <w:r w:rsidRPr="00D72123">
        <w:rPr>
          <w:i/>
        </w:rPr>
        <w:t>sec</w:t>
      </w:r>
      <w:r w:rsidRPr="00D72123">
        <w:t xml:space="preserve"> is not specified, then let </w:t>
      </w:r>
      <w:r w:rsidRPr="00D72123">
        <w:rPr>
          <w:i/>
        </w:rPr>
        <w:t>s</w:t>
      </w:r>
      <w:r w:rsidRPr="00D72123">
        <w:t xml:space="preserve"> be SecFromTime(</w:t>
      </w:r>
      <w:r w:rsidRPr="00D72123">
        <w:rPr>
          <w:i/>
        </w:rPr>
        <w:t>t</w:t>
      </w:r>
      <w:r w:rsidRPr="00D72123">
        <w:t xml:space="preserve">); otherwise, let </w:t>
      </w:r>
      <w:r w:rsidRPr="00D72123">
        <w:rPr>
          <w:i/>
        </w:rPr>
        <w:t>s</w:t>
      </w:r>
      <w:r w:rsidRPr="00D72123">
        <w:t xml:space="preserve"> be ToNumber(</w:t>
      </w:r>
      <w:r w:rsidRPr="00D72123">
        <w:rPr>
          <w:i/>
        </w:rPr>
        <w:t>sec</w:t>
      </w:r>
      <w:r w:rsidRPr="00D72123">
        <w:t>).</w:t>
      </w:r>
    </w:p>
    <w:p w14:paraId="1AD39182" w14:textId="77777777" w:rsidR="004C02EF" w:rsidRPr="00D72123" w:rsidRDefault="004C02EF" w:rsidP="004C02EF">
      <w:pPr>
        <w:pStyle w:val="Alg4"/>
        <w:numPr>
          <w:ilvl w:val="0"/>
          <w:numId w:val="281"/>
        </w:numPr>
      </w:pPr>
      <w:r w:rsidRPr="00D72123">
        <w:t xml:space="preserve">If </w:t>
      </w:r>
      <w:r w:rsidRPr="00D72123">
        <w:rPr>
          <w:i/>
        </w:rPr>
        <w:t>ms</w:t>
      </w:r>
      <w:r w:rsidRPr="00D72123">
        <w:t xml:space="preserve"> is not specified, then let </w:t>
      </w:r>
      <w:r w:rsidRPr="00D72123">
        <w:rPr>
          <w:i/>
        </w:rPr>
        <w:t>milli</w:t>
      </w:r>
      <w:r w:rsidRPr="00D72123">
        <w:t xml:space="preserve"> be msFromTime(</w:t>
      </w:r>
      <w:r w:rsidRPr="00D72123">
        <w:rPr>
          <w:i/>
        </w:rPr>
        <w:t>t</w:t>
      </w:r>
      <w:r w:rsidRPr="00D72123">
        <w:t xml:space="preserve">); otherwise, let </w:t>
      </w:r>
      <w:r w:rsidRPr="00D72123">
        <w:rPr>
          <w:i/>
        </w:rPr>
        <w:t>milli</w:t>
      </w:r>
      <w:r w:rsidRPr="00D72123">
        <w:t xml:space="preserve"> be ToNumber(</w:t>
      </w:r>
      <w:r w:rsidRPr="00D72123">
        <w:rPr>
          <w:i/>
        </w:rPr>
        <w:t>ms</w:t>
      </w:r>
      <w:r w:rsidRPr="00D72123">
        <w:t>).</w:t>
      </w:r>
    </w:p>
    <w:p w14:paraId="4181E119" w14:textId="77777777" w:rsidR="004C02EF" w:rsidRPr="00D72123" w:rsidRDefault="004C02EF" w:rsidP="004C02EF">
      <w:pPr>
        <w:pStyle w:val="Alg4"/>
        <w:numPr>
          <w:ilvl w:val="0"/>
          <w:numId w:val="281"/>
        </w:numPr>
      </w:pPr>
      <w:r w:rsidRPr="00D72123">
        <w:t xml:space="preserve">Let </w:t>
      </w:r>
      <w:r w:rsidRPr="00D72123">
        <w:rPr>
          <w:i/>
        </w:rPr>
        <w:t>date</w:t>
      </w:r>
      <w:r w:rsidRPr="00D72123">
        <w:t xml:space="preserve"> be MakeDate(Day(</w:t>
      </w:r>
      <w:r w:rsidRPr="00D72123">
        <w:rPr>
          <w:i/>
        </w:rPr>
        <w:t>t</w:t>
      </w:r>
      <w:r w:rsidRPr="00D72123">
        <w:t>), MakeTime(</w:t>
      </w:r>
      <w:r w:rsidRPr="00D72123">
        <w:rPr>
          <w:i/>
        </w:rPr>
        <w:t>h</w:t>
      </w:r>
      <w:r w:rsidRPr="00D72123">
        <w:t xml:space="preserve">, </w:t>
      </w:r>
      <w:r w:rsidRPr="00D72123">
        <w:rPr>
          <w:i/>
        </w:rPr>
        <w:t>m</w:t>
      </w:r>
      <w:r w:rsidRPr="00D72123">
        <w:t xml:space="preserve">, </w:t>
      </w:r>
      <w:r w:rsidRPr="00D72123">
        <w:rPr>
          <w:i/>
        </w:rPr>
        <w:t>s</w:t>
      </w:r>
      <w:r w:rsidRPr="00D72123">
        <w:t xml:space="preserve">, </w:t>
      </w:r>
      <w:r w:rsidRPr="00D72123">
        <w:rPr>
          <w:i/>
        </w:rPr>
        <w:t>milli</w:t>
      </w:r>
      <w:r w:rsidRPr="00D72123">
        <w:t>)).</w:t>
      </w:r>
    </w:p>
    <w:p w14:paraId="2EA550C1" w14:textId="77777777" w:rsidR="004C02EF" w:rsidRPr="00D72123" w:rsidRDefault="004C02EF" w:rsidP="004C02EF">
      <w:pPr>
        <w:pStyle w:val="Alg4"/>
        <w:numPr>
          <w:ilvl w:val="0"/>
          <w:numId w:val="281"/>
        </w:numPr>
      </w:pPr>
      <w:r w:rsidRPr="00D72123">
        <w:t xml:space="preserve">Let </w:t>
      </w:r>
      <w:r w:rsidRPr="00D72123">
        <w:rPr>
          <w:i/>
        </w:rPr>
        <w:t>u</w:t>
      </w:r>
      <w:r w:rsidRPr="00D72123">
        <w:t xml:space="preserve"> be TimeClip(UTC(</w:t>
      </w:r>
      <w:r w:rsidRPr="00D72123">
        <w:rPr>
          <w:i/>
        </w:rPr>
        <w:t>date</w:t>
      </w:r>
      <w:r w:rsidRPr="00D72123">
        <w:t>)).</w:t>
      </w:r>
    </w:p>
    <w:p w14:paraId="1717B955" w14:textId="77777777" w:rsidR="004C02EF" w:rsidRPr="00D72123" w:rsidRDefault="004C02EF" w:rsidP="004C02EF">
      <w:pPr>
        <w:pStyle w:val="Alg4"/>
        <w:numPr>
          <w:ilvl w:val="0"/>
          <w:numId w:val="281"/>
        </w:numPr>
      </w:pPr>
      <w:r w:rsidRPr="00D72123">
        <w:t>Set the [[PrimitiveValue]] internal property of this Date object</w:t>
      </w:r>
      <w:r w:rsidRPr="00D72123" w:rsidDel="0010346D">
        <w:t xml:space="preserve"> </w:t>
      </w:r>
      <w:r w:rsidRPr="00D72123">
        <w:t xml:space="preserve">to </w:t>
      </w:r>
      <w:r w:rsidRPr="00D72123">
        <w:rPr>
          <w:i/>
        </w:rPr>
        <w:t>u</w:t>
      </w:r>
      <w:r w:rsidRPr="00D72123">
        <w:t>.</w:t>
      </w:r>
    </w:p>
    <w:p w14:paraId="042DB4B8" w14:textId="77777777" w:rsidR="004C02EF" w:rsidRPr="00D72123" w:rsidRDefault="004C02EF" w:rsidP="004C02EF">
      <w:pPr>
        <w:pStyle w:val="Alg4"/>
        <w:numPr>
          <w:ilvl w:val="0"/>
          <w:numId w:val="281"/>
        </w:numPr>
        <w:spacing w:after="220"/>
      </w:pPr>
      <w:r w:rsidRPr="00D72123">
        <w:t xml:space="preserve">Return </w:t>
      </w:r>
      <w:r w:rsidRPr="00D72123">
        <w:rPr>
          <w:i/>
        </w:rPr>
        <w:t>u</w:t>
      </w:r>
      <w:r w:rsidRPr="00D72123">
        <w:t>.</w:t>
      </w:r>
      <w:bookmarkStart w:id="6336" w:name="_Toc393690581"/>
    </w:p>
    <w:p w14:paraId="687AAB37"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setHours</w:t>
      </w:r>
      <w:r>
        <w:t xml:space="preserve"> method is </w:t>
      </w:r>
      <w:r>
        <w:rPr>
          <w:b/>
        </w:rPr>
        <w:t>4</w:t>
      </w:r>
      <w:r>
        <w:t>.</w:t>
      </w:r>
    </w:p>
    <w:p w14:paraId="45075BE9" w14:textId="77777777" w:rsidR="004C02EF" w:rsidRDefault="004C02EF" w:rsidP="004C02EF">
      <w:pPr>
        <w:pStyle w:val="40"/>
        <w:numPr>
          <w:ilvl w:val="0"/>
          <w:numId w:val="0"/>
        </w:numPr>
      </w:pPr>
      <w:bookmarkStart w:id="6337" w:name="_Ref457709621"/>
      <w:r>
        <w:t>15.9.5.35</w:t>
      </w:r>
      <w:r>
        <w:tab/>
        <w:t xml:space="preserve">Date.prototype.setUTCHours (hour [, min [, sec [, ms ] ] ] </w:t>
      </w:r>
      <w:bookmarkEnd w:id="6336"/>
      <w:r>
        <w:t>)</w:t>
      </w:r>
      <w:bookmarkEnd w:id="6337"/>
    </w:p>
    <w:p w14:paraId="465DC7F2" w14:textId="77777777" w:rsidR="004C02EF" w:rsidRDefault="004C02EF" w:rsidP="004C02EF">
      <w:r>
        <w:t xml:space="preserve">If </w:t>
      </w:r>
      <w:r w:rsidRPr="00CF638A">
        <w:rPr>
          <w:rFonts w:ascii="Times New Roman" w:hAnsi="Times New Roman"/>
          <w:i/>
        </w:rPr>
        <w:t>min</w:t>
      </w:r>
      <w:r>
        <w:t xml:space="preserve"> is not specified, this behaves as if </w:t>
      </w:r>
      <w:r w:rsidRPr="00CF638A">
        <w:rPr>
          <w:rFonts w:ascii="Times New Roman" w:hAnsi="Times New Roman"/>
          <w:i/>
        </w:rPr>
        <w:t>min</w:t>
      </w:r>
      <w:r>
        <w:t xml:space="preserve"> were specified with the value </w:t>
      </w:r>
      <w:r>
        <w:rPr>
          <w:rFonts w:ascii="Courier New" w:hAnsi="Courier New" w:cs="Courier New"/>
          <w:b/>
        </w:rPr>
        <w:t>getUTCMinutes(</w:t>
      </w:r>
      <w:r w:rsidRPr="00CF638A">
        <w:rPr>
          <w:rFonts w:ascii="Courier New" w:hAnsi="Courier New" w:cs="Courier New"/>
          <w:b/>
        </w:rPr>
        <w:t>)</w:t>
      </w:r>
      <w:r>
        <w:t>.</w:t>
      </w:r>
    </w:p>
    <w:p w14:paraId="16CC61A3" w14:textId="77777777" w:rsidR="004C02EF" w:rsidRDefault="004C02EF" w:rsidP="004C02EF">
      <w:r>
        <w:t xml:space="preserve">If </w:t>
      </w:r>
      <w:r w:rsidRPr="00CF638A">
        <w:rPr>
          <w:rFonts w:ascii="Times New Roman" w:hAnsi="Times New Roman"/>
          <w:i/>
        </w:rPr>
        <w:t>sec</w:t>
      </w:r>
      <w:r>
        <w:t xml:space="preserve"> is not specified, this behaves as if </w:t>
      </w:r>
      <w:r w:rsidRPr="00CF638A">
        <w:rPr>
          <w:rFonts w:ascii="Times New Roman" w:hAnsi="Times New Roman"/>
          <w:i/>
        </w:rPr>
        <w:t>sec</w:t>
      </w:r>
      <w:r>
        <w:t xml:space="preserve"> were specified with the value </w:t>
      </w:r>
      <w:r>
        <w:rPr>
          <w:rFonts w:ascii="Courier New" w:hAnsi="Courier New" w:cs="Courier New"/>
          <w:b/>
        </w:rPr>
        <w:t>getUTCSeconds(</w:t>
      </w:r>
      <w:r w:rsidRPr="00CF638A">
        <w:rPr>
          <w:rFonts w:ascii="Courier New" w:hAnsi="Courier New" w:cs="Courier New"/>
          <w:b/>
        </w:rPr>
        <w:t>)</w:t>
      </w:r>
      <w:r>
        <w:t>.</w:t>
      </w:r>
    </w:p>
    <w:p w14:paraId="39CA7212" w14:textId="77777777" w:rsidR="004C02EF" w:rsidRPr="00D72123" w:rsidRDefault="004C02EF" w:rsidP="004C02EF">
      <w:pPr>
        <w:rPr>
          <w:rFonts w:ascii="Times New Roman" w:hAnsi="Times New Roman"/>
        </w:rPr>
      </w:pPr>
      <w:r>
        <w:t xml:space="preserve">If </w:t>
      </w:r>
      <w:r w:rsidRPr="00CF638A">
        <w:rPr>
          <w:rFonts w:ascii="Times New Roman" w:hAnsi="Times New Roman"/>
          <w:i/>
        </w:rPr>
        <w:t>ms</w:t>
      </w:r>
      <w:r>
        <w:t xml:space="preserve"> is not specified, this behaves as if </w:t>
      </w:r>
      <w:r w:rsidRPr="00CF638A">
        <w:rPr>
          <w:rFonts w:ascii="Times New Roman" w:hAnsi="Times New Roman"/>
          <w:i/>
        </w:rPr>
        <w:t>ms</w:t>
      </w:r>
      <w:r>
        <w:t xml:space="preserve"> were specified with the value </w:t>
      </w:r>
      <w:r>
        <w:rPr>
          <w:rFonts w:ascii="Courier New" w:hAnsi="Courier New" w:cs="Courier New"/>
          <w:b/>
        </w:rPr>
        <w:t>getUTCMilliseconds(</w:t>
      </w:r>
      <w:r w:rsidRPr="00CF638A">
        <w:rPr>
          <w:rFonts w:ascii="Courier New" w:hAnsi="Courier New" w:cs="Courier New"/>
          <w:b/>
        </w:rPr>
        <w:t>)</w:t>
      </w:r>
      <w:r>
        <w:t>.</w:t>
      </w:r>
    </w:p>
    <w:p w14:paraId="2686FDCC" w14:textId="77777777" w:rsidR="004C02EF" w:rsidRPr="00D72123" w:rsidRDefault="004C02EF" w:rsidP="004C02EF">
      <w:pPr>
        <w:pStyle w:val="Alg4"/>
        <w:numPr>
          <w:ilvl w:val="0"/>
          <w:numId w:val="282"/>
        </w:numPr>
      </w:pPr>
      <w:r w:rsidRPr="00D72123">
        <w:t xml:space="preserve">Let </w:t>
      </w:r>
      <w:r w:rsidRPr="00D72123">
        <w:rPr>
          <w:i/>
        </w:rPr>
        <w:t>t</w:t>
      </w:r>
      <w:r w:rsidRPr="00D72123">
        <w:t xml:space="preserve"> be this time value.</w:t>
      </w:r>
    </w:p>
    <w:p w14:paraId="23C34C1C" w14:textId="77777777" w:rsidR="004C02EF" w:rsidRPr="00D72123" w:rsidRDefault="004C02EF" w:rsidP="004C02EF">
      <w:pPr>
        <w:pStyle w:val="Alg4"/>
        <w:numPr>
          <w:ilvl w:val="0"/>
          <w:numId w:val="282"/>
        </w:numPr>
      </w:pPr>
      <w:r w:rsidRPr="00D72123">
        <w:t xml:space="preserve">Let </w:t>
      </w:r>
      <w:r w:rsidRPr="00D72123">
        <w:rPr>
          <w:i/>
        </w:rPr>
        <w:t>h</w:t>
      </w:r>
      <w:r w:rsidRPr="00D72123">
        <w:t xml:space="preserve"> be ToNumber(</w:t>
      </w:r>
      <w:r w:rsidRPr="00D72123">
        <w:rPr>
          <w:i/>
        </w:rPr>
        <w:t>hour</w:t>
      </w:r>
      <w:r w:rsidRPr="00D72123">
        <w:t>).</w:t>
      </w:r>
    </w:p>
    <w:p w14:paraId="164B8F36" w14:textId="77777777" w:rsidR="004C02EF" w:rsidRPr="00D72123" w:rsidRDefault="004C02EF" w:rsidP="004C02EF">
      <w:pPr>
        <w:pStyle w:val="Alg4"/>
        <w:numPr>
          <w:ilvl w:val="0"/>
          <w:numId w:val="282"/>
        </w:numPr>
      </w:pPr>
      <w:r w:rsidRPr="00D72123">
        <w:t xml:space="preserve">If </w:t>
      </w:r>
      <w:r w:rsidRPr="00D72123">
        <w:rPr>
          <w:i/>
        </w:rPr>
        <w:t>min</w:t>
      </w:r>
      <w:r w:rsidRPr="00D72123">
        <w:t xml:space="preserve"> is not specified, then let </w:t>
      </w:r>
      <w:r w:rsidRPr="00D72123">
        <w:rPr>
          <w:i/>
        </w:rPr>
        <w:t>m</w:t>
      </w:r>
      <w:r w:rsidRPr="00D72123">
        <w:t xml:space="preserve"> be MinFromTime(</w:t>
      </w:r>
      <w:r w:rsidRPr="00D72123">
        <w:rPr>
          <w:i/>
        </w:rPr>
        <w:t>t</w:t>
      </w:r>
      <w:r w:rsidRPr="00D72123">
        <w:t xml:space="preserve">); otherwise, let </w:t>
      </w:r>
      <w:r w:rsidRPr="00D72123">
        <w:rPr>
          <w:i/>
        </w:rPr>
        <w:t>m</w:t>
      </w:r>
      <w:r w:rsidRPr="00D72123">
        <w:t xml:space="preserve"> be ToNumber(</w:t>
      </w:r>
      <w:r w:rsidRPr="00D72123">
        <w:rPr>
          <w:i/>
        </w:rPr>
        <w:t>min</w:t>
      </w:r>
      <w:r w:rsidRPr="00D72123">
        <w:t>).</w:t>
      </w:r>
    </w:p>
    <w:p w14:paraId="6BC1D791" w14:textId="77777777" w:rsidR="004C02EF" w:rsidRPr="00D72123" w:rsidRDefault="004C02EF" w:rsidP="004C02EF">
      <w:pPr>
        <w:pStyle w:val="Alg4"/>
        <w:numPr>
          <w:ilvl w:val="0"/>
          <w:numId w:val="282"/>
        </w:numPr>
      </w:pPr>
      <w:r w:rsidRPr="00D72123">
        <w:t xml:space="preserve">If </w:t>
      </w:r>
      <w:r w:rsidRPr="00D72123">
        <w:rPr>
          <w:i/>
        </w:rPr>
        <w:t>sec</w:t>
      </w:r>
      <w:r w:rsidRPr="00D72123">
        <w:t xml:space="preserve"> is not specified, then let </w:t>
      </w:r>
      <w:r w:rsidRPr="00D72123">
        <w:rPr>
          <w:i/>
        </w:rPr>
        <w:t>s</w:t>
      </w:r>
      <w:r w:rsidRPr="00D72123">
        <w:t xml:space="preserve"> be SecFromTime(</w:t>
      </w:r>
      <w:r w:rsidRPr="00D72123">
        <w:rPr>
          <w:i/>
        </w:rPr>
        <w:t>t</w:t>
      </w:r>
      <w:r w:rsidRPr="00D72123">
        <w:t xml:space="preserve">); otherwise, let </w:t>
      </w:r>
      <w:r w:rsidRPr="00D72123">
        <w:rPr>
          <w:i/>
        </w:rPr>
        <w:t>s</w:t>
      </w:r>
      <w:r w:rsidRPr="00D72123">
        <w:t xml:space="preserve"> be ToNumber(</w:t>
      </w:r>
      <w:r w:rsidRPr="00D72123">
        <w:rPr>
          <w:i/>
        </w:rPr>
        <w:t>sec</w:t>
      </w:r>
      <w:r w:rsidRPr="00D72123">
        <w:t>).</w:t>
      </w:r>
    </w:p>
    <w:p w14:paraId="0677C46C" w14:textId="77777777" w:rsidR="004C02EF" w:rsidRPr="00D72123" w:rsidRDefault="004C02EF" w:rsidP="004C02EF">
      <w:pPr>
        <w:pStyle w:val="Alg4"/>
        <w:numPr>
          <w:ilvl w:val="0"/>
          <w:numId w:val="282"/>
        </w:numPr>
      </w:pPr>
      <w:r w:rsidRPr="00D72123">
        <w:t xml:space="preserve">If </w:t>
      </w:r>
      <w:r w:rsidRPr="00D72123">
        <w:rPr>
          <w:i/>
        </w:rPr>
        <w:t>ms</w:t>
      </w:r>
      <w:r w:rsidRPr="00D72123">
        <w:t xml:space="preserve"> is not specified, then let </w:t>
      </w:r>
      <w:r w:rsidRPr="00D72123">
        <w:rPr>
          <w:i/>
        </w:rPr>
        <w:t>milli</w:t>
      </w:r>
      <w:r w:rsidRPr="00D72123">
        <w:t xml:space="preserve"> be msFromTime(</w:t>
      </w:r>
      <w:r w:rsidRPr="00D72123">
        <w:rPr>
          <w:i/>
        </w:rPr>
        <w:t>t</w:t>
      </w:r>
      <w:r w:rsidRPr="00D72123">
        <w:t xml:space="preserve">); otherwise, let </w:t>
      </w:r>
      <w:r w:rsidRPr="00D72123">
        <w:rPr>
          <w:i/>
        </w:rPr>
        <w:t>milli</w:t>
      </w:r>
      <w:r w:rsidRPr="00D72123">
        <w:t xml:space="preserve"> be ToNumber(</w:t>
      </w:r>
      <w:r w:rsidRPr="00D72123">
        <w:rPr>
          <w:i/>
        </w:rPr>
        <w:t>ms</w:t>
      </w:r>
      <w:r w:rsidRPr="00D72123">
        <w:t>).</w:t>
      </w:r>
    </w:p>
    <w:p w14:paraId="3BB728B2" w14:textId="77777777" w:rsidR="004C02EF" w:rsidRPr="00D72123" w:rsidRDefault="004C02EF" w:rsidP="004C02EF">
      <w:pPr>
        <w:pStyle w:val="Alg4"/>
        <w:numPr>
          <w:ilvl w:val="0"/>
          <w:numId w:val="282"/>
        </w:numPr>
      </w:pPr>
      <w:r w:rsidRPr="00D72123">
        <w:t xml:space="preserve">Let </w:t>
      </w:r>
      <w:r w:rsidRPr="00D72123">
        <w:rPr>
          <w:i/>
        </w:rPr>
        <w:t>newDate</w:t>
      </w:r>
      <w:r w:rsidRPr="00D72123">
        <w:t xml:space="preserve"> be MakeDate(Day(</w:t>
      </w:r>
      <w:r w:rsidRPr="00D72123">
        <w:rPr>
          <w:i/>
        </w:rPr>
        <w:t>t</w:t>
      </w:r>
      <w:r w:rsidRPr="00D72123">
        <w:t>), MakeTime(</w:t>
      </w:r>
      <w:r w:rsidRPr="00D72123">
        <w:rPr>
          <w:i/>
        </w:rPr>
        <w:t>h</w:t>
      </w:r>
      <w:r w:rsidRPr="00D72123">
        <w:t xml:space="preserve">, </w:t>
      </w:r>
      <w:r w:rsidRPr="00D72123">
        <w:rPr>
          <w:i/>
        </w:rPr>
        <w:t>m</w:t>
      </w:r>
      <w:r w:rsidRPr="00D72123">
        <w:t xml:space="preserve">, </w:t>
      </w:r>
      <w:r w:rsidRPr="00D72123">
        <w:rPr>
          <w:i/>
        </w:rPr>
        <w:t>s</w:t>
      </w:r>
      <w:r w:rsidRPr="00D72123">
        <w:t xml:space="preserve">, </w:t>
      </w:r>
      <w:r w:rsidRPr="00D72123">
        <w:rPr>
          <w:i/>
        </w:rPr>
        <w:t>milli</w:t>
      </w:r>
      <w:r w:rsidRPr="00D72123">
        <w:t>)).</w:t>
      </w:r>
    </w:p>
    <w:p w14:paraId="7CA0F6BF" w14:textId="77777777" w:rsidR="004C02EF" w:rsidRPr="00D72123" w:rsidRDefault="004C02EF" w:rsidP="004C02EF">
      <w:pPr>
        <w:pStyle w:val="Alg4"/>
        <w:numPr>
          <w:ilvl w:val="0"/>
          <w:numId w:val="282"/>
        </w:numPr>
      </w:pPr>
      <w:r w:rsidRPr="00D72123">
        <w:t xml:space="preserve">Let </w:t>
      </w:r>
      <w:r w:rsidRPr="00D72123">
        <w:rPr>
          <w:i/>
        </w:rPr>
        <w:t>v</w:t>
      </w:r>
      <w:r w:rsidRPr="00D72123">
        <w:t xml:space="preserve"> be TimeClip(</w:t>
      </w:r>
      <w:r w:rsidRPr="00D72123">
        <w:rPr>
          <w:i/>
        </w:rPr>
        <w:t>newDate</w:t>
      </w:r>
      <w:r w:rsidRPr="00D72123">
        <w:t>).</w:t>
      </w:r>
    </w:p>
    <w:p w14:paraId="46270588" w14:textId="77777777" w:rsidR="004C02EF" w:rsidRPr="00D72123" w:rsidRDefault="004C02EF" w:rsidP="004C02EF">
      <w:pPr>
        <w:pStyle w:val="Alg4"/>
        <w:numPr>
          <w:ilvl w:val="0"/>
          <w:numId w:val="282"/>
        </w:numPr>
      </w:pPr>
      <w:r w:rsidRPr="00D72123">
        <w:t xml:space="preserve">Set the [[PrimitiveValue]] internal property of this Date object to </w:t>
      </w:r>
      <w:r w:rsidRPr="00D72123">
        <w:rPr>
          <w:i/>
        </w:rPr>
        <w:t>v</w:t>
      </w:r>
      <w:r w:rsidRPr="00D72123">
        <w:t>.</w:t>
      </w:r>
    </w:p>
    <w:p w14:paraId="620C0DE4" w14:textId="77777777" w:rsidR="004C02EF" w:rsidRPr="00D72123" w:rsidRDefault="004C02EF" w:rsidP="004C02EF">
      <w:pPr>
        <w:pStyle w:val="Alg4"/>
        <w:numPr>
          <w:ilvl w:val="0"/>
          <w:numId w:val="282"/>
        </w:numPr>
        <w:spacing w:after="220"/>
      </w:pPr>
      <w:r w:rsidRPr="00D72123">
        <w:t xml:space="preserve">Return </w:t>
      </w:r>
      <w:r w:rsidRPr="00D72123">
        <w:rPr>
          <w:i/>
        </w:rPr>
        <w:t>v</w:t>
      </w:r>
      <w:r w:rsidRPr="00D72123">
        <w:t>.</w:t>
      </w:r>
      <w:bookmarkStart w:id="6338" w:name="_Toc393690582"/>
    </w:p>
    <w:p w14:paraId="037DDBB8"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setUTCHours</w:t>
      </w:r>
      <w:r>
        <w:t xml:space="preserve"> method is </w:t>
      </w:r>
      <w:r>
        <w:rPr>
          <w:b/>
        </w:rPr>
        <w:t>4</w:t>
      </w:r>
      <w:r>
        <w:t>.</w:t>
      </w:r>
    </w:p>
    <w:p w14:paraId="0E62C6F0" w14:textId="77777777" w:rsidR="004C02EF" w:rsidRDefault="004C02EF" w:rsidP="004C02EF">
      <w:pPr>
        <w:pStyle w:val="40"/>
        <w:numPr>
          <w:ilvl w:val="0"/>
          <w:numId w:val="0"/>
        </w:numPr>
      </w:pPr>
      <w:r>
        <w:t>15.9.5.36</w:t>
      </w:r>
      <w:r>
        <w:tab/>
        <w:t>Date.prototype.setDate (date</w:t>
      </w:r>
      <w:bookmarkEnd w:id="6338"/>
      <w:r>
        <w:t>)</w:t>
      </w:r>
    </w:p>
    <w:p w14:paraId="7E76954A" w14:textId="77777777" w:rsidR="004C02EF" w:rsidRPr="00D72123" w:rsidRDefault="004C02EF" w:rsidP="004C02EF">
      <w:pPr>
        <w:pStyle w:val="Alg4"/>
        <w:numPr>
          <w:ilvl w:val="0"/>
          <w:numId w:val="283"/>
        </w:numPr>
      </w:pPr>
      <w:r w:rsidRPr="00D72123">
        <w:t xml:space="preserve">Let </w:t>
      </w:r>
      <w:r w:rsidRPr="00D72123">
        <w:rPr>
          <w:i/>
        </w:rPr>
        <w:t>t</w:t>
      </w:r>
      <w:r w:rsidRPr="00D72123">
        <w:t xml:space="preserve"> be the result of LocalTime(this time value).</w:t>
      </w:r>
    </w:p>
    <w:p w14:paraId="264A2940" w14:textId="77777777" w:rsidR="004C02EF" w:rsidRPr="00D72123" w:rsidRDefault="004C02EF" w:rsidP="004C02EF">
      <w:pPr>
        <w:pStyle w:val="Alg4"/>
        <w:numPr>
          <w:ilvl w:val="0"/>
          <w:numId w:val="283"/>
        </w:numPr>
      </w:pPr>
      <w:r w:rsidRPr="00D72123">
        <w:t xml:space="preserve">Let </w:t>
      </w:r>
      <w:r w:rsidRPr="00D72123">
        <w:rPr>
          <w:i/>
        </w:rPr>
        <w:t>dt</w:t>
      </w:r>
      <w:r w:rsidRPr="00D72123">
        <w:t xml:space="preserve"> be ToNumber(</w:t>
      </w:r>
      <w:r w:rsidRPr="00D72123">
        <w:rPr>
          <w:i/>
        </w:rPr>
        <w:t>date</w:t>
      </w:r>
      <w:r w:rsidRPr="00D72123">
        <w:t>).</w:t>
      </w:r>
    </w:p>
    <w:p w14:paraId="061D4F59" w14:textId="77777777" w:rsidR="004C02EF" w:rsidRPr="00D72123" w:rsidRDefault="004C02EF" w:rsidP="004C02EF">
      <w:pPr>
        <w:pStyle w:val="Alg4"/>
        <w:numPr>
          <w:ilvl w:val="0"/>
          <w:numId w:val="283"/>
        </w:numPr>
      </w:pPr>
      <w:r w:rsidRPr="00D72123">
        <w:t xml:space="preserve">Let </w:t>
      </w:r>
      <w:r w:rsidRPr="00D72123">
        <w:rPr>
          <w:i/>
        </w:rPr>
        <w:t>newDate</w:t>
      </w:r>
      <w:r w:rsidRPr="00D72123">
        <w:t xml:space="preserve"> be MakeDate(MakeDay(YearFromTime(</w:t>
      </w:r>
      <w:r w:rsidRPr="00D72123">
        <w:rPr>
          <w:i/>
        </w:rPr>
        <w:t>t</w:t>
      </w:r>
      <w:r w:rsidRPr="00D72123">
        <w:t>), MonthFromTime(</w:t>
      </w:r>
      <w:r w:rsidRPr="00D72123">
        <w:rPr>
          <w:i/>
        </w:rPr>
        <w:t>t</w:t>
      </w:r>
      <w:r w:rsidRPr="00D72123">
        <w:t xml:space="preserve">), </w:t>
      </w:r>
      <w:r w:rsidRPr="00D72123">
        <w:rPr>
          <w:i/>
        </w:rPr>
        <w:t>dt</w:t>
      </w:r>
      <w:r w:rsidRPr="00D72123">
        <w:t>), TimeWithinDay(</w:t>
      </w:r>
      <w:r w:rsidRPr="00D72123">
        <w:rPr>
          <w:i/>
        </w:rPr>
        <w:t>t</w:t>
      </w:r>
      <w:r w:rsidRPr="00D72123">
        <w:t>)).</w:t>
      </w:r>
    </w:p>
    <w:p w14:paraId="2D79CDAB" w14:textId="77777777" w:rsidR="004C02EF" w:rsidRPr="00D72123" w:rsidRDefault="004C02EF" w:rsidP="004C02EF">
      <w:pPr>
        <w:pStyle w:val="Alg4"/>
        <w:numPr>
          <w:ilvl w:val="0"/>
          <w:numId w:val="283"/>
        </w:numPr>
      </w:pPr>
      <w:r w:rsidRPr="00D72123">
        <w:t xml:space="preserve">Let </w:t>
      </w:r>
      <w:r w:rsidRPr="00D72123">
        <w:rPr>
          <w:i/>
        </w:rPr>
        <w:t>u</w:t>
      </w:r>
      <w:r w:rsidRPr="00D72123">
        <w:t xml:space="preserve"> be TimeClip(UTC(</w:t>
      </w:r>
      <w:r w:rsidRPr="00D72123">
        <w:rPr>
          <w:i/>
        </w:rPr>
        <w:t>newDate</w:t>
      </w:r>
      <w:r w:rsidRPr="00D72123">
        <w:t>)).</w:t>
      </w:r>
    </w:p>
    <w:p w14:paraId="34D3E5C6" w14:textId="77777777" w:rsidR="004C02EF" w:rsidRPr="00D72123" w:rsidRDefault="004C02EF" w:rsidP="004C02EF">
      <w:pPr>
        <w:pStyle w:val="Alg4"/>
        <w:numPr>
          <w:ilvl w:val="0"/>
          <w:numId w:val="283"/>
        </w:numPr>
      </w:pPr>
      <w:r w:rsidRPr="00D72123">
        <w:t>Set the [[PrimitiveValue]] internal property of this Date object</w:t>
      </w:r>
      <w:r w:rsidRPr="00D72123" w:rsidDel="0010346D">
        <w:t xml:space="preserve"> </w:t>
      </w:r>
      <w:r w:rsidRPr="00D72123">
        <w:t xml:space="preserve">to </w:t>
      </w:r>
      <w:r w:rsidRPr="00D72123">
        <w:rPr>
          <w:i/>
        </w:rPr>
        <w:t>u</w:t>
      </w:r>
      <w:r w:rsidRPr="00D72123">
        <w:t>.</w:t>
      </w:r>
    </w:p>
    <w:p w14:paraId="4022AFCD" w14:textId="77777777" w:rsidR="004C02EF" w:rsidRPr="00D72123" w:rsidRDefault="004C02EF" w:rsidP="004C02EF">
      <w:pPr>
        <w:pStyle w:val="Alg4"/>
        <w:numPr>
          <w:ilvl w:val="0"/>
          <w:numId w:val="283"/>
        </w:numPr>
        <w:spacing w:after="220"/>
      </w:pPr>
      <w:r w:rsidRPr="00D72123">
        <w:t xml:space="preserve">Return </w:t>
      </w:r>
      <w:r w:rsidRPr="00D72123">
        <w:rPr>
          <w:i/>
        </w:rPr>
        <w:t>u</w:t>
      </w:r>
      <w:r w:rsidRPr="00D72123">
        <w:t>.</w:t>
      </w:r>
      <w:bookmarkStart w:id="6339" w:name="_Toc393690583"/>
    </w:p>
    <w:p w14:paraId="0DBF2145" w14:textId="77777777" w:rsidR="004C02EF" w:rsidRDefault="004C02EF" w:rsidP="004C02EF">
      <w:pPr>
        <w:pStyle w:val="40"/>
        <w:numPr>
          <w:ilvl w:val="0"/>
          <w:numId w:val="0"/>
        </w:numPr>
      </w:pPr>
      <w:r>
        <w:t>15.9.5.37</w:t>
      </w:r>
      <w:r>
        <w:tab/>
        <w:t>Date.prototype.setUTCDate (date</w:t>
      </w:r>
      <w:bookmarkEnd w:id="6339"/>
      <w:r>
        <w:t>)</w:t>
      </w:r>
    </w:p>
    <w:p w14:paraId="786C06B7" w14:textId="77777777" w:rsidR="004C02EF" w:rsidRPr="00D72123" w:rsidRDefault="004C02EF" w:rsidP="004C02EF">
      <w:pPr>
        <w:pStyle w:val="Alg4"/>
        <w:numPr>
          <w:ilvl w:val="0"/>
          <w:numId w:val="284"/>
        </w:numPr>
      </w:pPr>
      <w:r w:rsidRPr="00D72123">
        <w:t xml:space="preserve">Let </w:t>
      </w:r>
      <w:r w:rsidRPr="00D72123">
        <w:rPr>
          <w:i/>
        </w:rPr>
        <w:t>t</w:t>
      </w:r>
      <w:r w:rsidRPr="00D72123">
        <w:t xml:space="preserve"> be this time value.</w:t>
      </w:r>
    </w:p>
    <w:p w14:paraId="634A9297" w14:textId="77777777" w:rsidR="004C02EF" w:rsidRPr="00D72123" w:rsidRDefault="004C02EF" w:rsidP="004C02EF">
      <w:pPr>
        <w:pStyle w:val="Alg4"/>
        <w:numPr>
          <w:ilvl w:val="0"/>
          <w:numId w:val="284"/>
        </w:numPr>
      </w:pPr>
      <w:r w:rsidRPr="00D72123">
        <w:t xml:space="preserve">Let </w:t>
      </w:r>
      <w:r w:rsidRPr="00D72123">
        <w:rPr>
          <w:i/>
        </w:rPr>
        <w:t>dt</w:t>
      </w:r>
      <w:r w:rsidRPr="00D72123">
        <w:t xml:space="preserve"> be ToNumber(</w:t>
      </w:r>
      <w:r w:rsidRPr="00D72123">
        <w:rPr>
          <w:i/>
        </w:rPr>
        <w:t>date</w:t>
      </w:r>
      <w:r w:rsidRPr="00D72123">
        <w:t>).</w:t>
      </w:r>
    </w:p>
    <w:p w14:paraId="3EE68B4A" w14:textId="77777777" w:rsidR="004C02EF" w:rsidRPr="00D72123" w:rsidRDefault="004C02EF" w:rsidP="004C02EF">
      <w:pPr>
        <w:pStyle w:val="Alg4"/>
        <w:numPr>
          <w:ilvl w:val="0"/>
          <w:numId w:val="284"/>
        </w:numPr>
      </w:pPr>
      <w:r w:rsidRPr="00D72123">
        <w:t xml:space="preserve">Let </w:t>
      </w:r>
      <w:r w:rsidRPr="00D72123">
        <w:rPr>
          <w:i/>
        </w:rPr>
        <w:t>newDate</w:t>
      </w:r>
      <w:r w:rsidRPr="00D72123">
        <w:t xml:space="preserve"> be MakeDate(MakeDay(YearFromTime(</w:t>
      </w:r>
      <w:r w:rsidRPr="00D72123">
        <w:rPr>
          <w:i/>
        </w:rPr>
        <w:t>t</w:t>
      </w:r>
      <w:r w:rsidRPr="00D72123">
        <w:t>), MonthFromTime(</w:t>
      </w:r>
      <w:r w:rsidRPr="00D72123">
        <w:rPr>
          <w:i/>
        </w:rPr>
        <w:t>t</w:t>
      </w:r>
      <w:r w:rsidRPr="00D72123">
        <w:t xml:space="preserve">), </w:t>
      </w:r>
      <w:r w:rsidRPr="00D72123">
        <w:rPr>
          <w:i/>
        </w:rPr>
        <w:t>dt</w:t>
      </w:r>
      <w:r w:rsidRPr="00D72123">
        <w:t>), TimeWithinDay(</w:t>
      </w:r>
      <w:r w:rsidRPr="00D72123">
        <w:rPr>
          <w:i/>
        </w:rPr>
        <w:t>t</w:t>
      </w:r>
      <w:r w:rsidRPr="00D72123">
        <w:t>)).</w:t>
      </w:r>
    </w:p>
    <w:p w14:paraId="2D7A66F5" w14:textId="77777777" w:rsidR="004C02EF" w:rsidRPr="00D72123" w:rsidRDefault="004C02EF" w:rsidP="004C02EF">
      <w:pPr>
        <w:pStyle w:val="Alg4"/>
        <w:numPr>
          <w:ilvl w:val="0"/>
          <w:numId w:val="284"/>
        </w:numPr>
      </w:pPr>
      <w:r w:rsidRPr="00D72123">
        <w:t xml:space="preserve">Let </w:t>
      </w:r>
      <w:r w:rsidRPr="00D72123">
        <w:rPr>
          <w:i/>
        </w:rPr>
        <w:t>v</w:t>
      </w:r>
      <w:r w:rsidRPr="00D72123">
        <w:t xml:space="preserve"> be TimeClip(</w:t>
      </w:r>
      <w:r w:rsidRPr="00D72123">
        <w:rPr>
          <w:i/>
        </w:rPr>
        <w:t>newDate</w:t>
      </w:r>
      <w:r w:rsidRPr="00D72123">
        <w:t>).</w:t>
      </w:r>
    </w:p>
    <w:p w14:paraId="4BCC8D02" w14:textId="77777777" w:rsidR="004C02EF" w:rsidRPr="00D72123" w:rsidRDefault="004C02EF" w:rsidP="004C02EF">
      <w:pPr>
        <w:pStyle w:val="Alg4"/>
        <w:numPr>
          <w:ilvl w:val="0"/>
          <w:numId w:val="284"/>
        </w:numPr>
      </w:pPr>
      <w:r w:rsidRPr="00D72123">
        <w:t xml:space="preserve">Set the [[PrimitiveValue]] internal property of this Date object to </w:t>
      </w:r>
      <w:r w:rsidRPr="00D72123">
        <w:rPr>
          <w:i/>
        </w:rPr>
        <w:t>v</w:t>
      </w:r>
      <w:r w:rsidRPr="00D72123">
        <w:t>.</w:t>
      </w:r>
    </w:p>
    <w:p w14:paraId="014A74ED" w14:textId="77777777" w:rsidR="004C02EF" w:rsidRPr="00D72123" w:rsidRDefault="004C02EF" w:rsidP="004C02EF">
      <w:pPr>
        <w:pStyle w:val="Alg4"/>
        <w:numPr>
          <w:ilvl w:val="0"/>
          <w:numId w:val="284"/>
        </w:numPr>
        <w:spacing w:after="220"/>
      </w:pPr>
      <w:r w:rsidRPr="00D72123">
        <w:t xml:space="preserve">Return </w:t>
      </w:r>
      <w:r w:rsidRPr="00D72123">
        <w:rPr>
          <w:i/>
        </w:rPr>
        <w:t>v</w:t>
      </w:r>
      <w:r w:rsidRPr="00D72123">
        <w:t>.</w:t>
      </w:r>
      <w:bookmarkStart w:id="6340" w:name="_Toc393690584"/>
    </w:p>
    <w:p w14:paraId="20744A7E" w14:textId="77777777" w:rsidR="004C02EF" w:rsidRDefault="004C02EF" w:rsidP="004C02EF">
      <w:pPr>
        <w:pStyle w:val="40"/>
        <w:numPr>
          <w:ilvl w:val="0"/>
          <w:numId w:val="0"/>
        </w:numPr>
      </w:pPr>
      <w:bookmarkStart w:id="6341" w:name="_Ref457709622"/>
      <w:r>
        <w:t>15.9.5.38</w:t>
      </w:r>
      <w:r>
        <w:tab/>
        <w:t xml:space="preserve">Date.prototype.setMonth (month [, date ] </w:t>
      </w:r>
      <w:bookmarkEnd w:id="6340"/>
      <w:r>
        <w:t>)</w:t>
      </w:r>
      <w:bookmarkEnd w:id="6341"/>
    </w:p>
    <w:p w14:paraId="285A8590" w14:textId="77777777" w:rsidR="004C02EF" w:rsidRDefault="004C02EF" w:rsidP="004C02EF">
      <w:r>
        <w:t xml:space="preserve">If </w:t>
      </w:r>
      <w:r w:rsidRPr="00895113">
        <w:rPr>
          <w:rFonts w:ascii="Times New Roman" w:hAnsi="Times New Roman"/>
          <w:i/>
        </w:rPr>
        <w:t>date</w:t>
      </w:r>
      <w:r>
        <w:t xml:space="preserve"> is not specified, this behaves as if </w:t>
      </w:r>
      <w:r w:rsidRPr="00895113">
        <w:rPr>
          <w:rFonts w:ascii="Times New Roman" w:hAnsi="Times New Roman"/>
          <w:i/>
        </w:rPr>
        <w:t>date</w:t>
      </w:r>
      <w:r>
        <w:t xml:space="preserve"> were specified with the value </w:t>
      </w:r>
      <w:r w:rsidRPr="00CF638A">
        <w:rPr>
          <w:rFonts w:ascii="Courier New" w:hAnsi="Courier New" w:cs="Courier New"/>
          <w:b/>
        </w:rPr>
        <w:t>getDate()</w:t>
      </w:r>
      <w:r>
        <w:t>.</w:t>
      </w:r>
    </w:p>
    <w:p w14:paraId="33C2B6B9" w14:textId="77777777" w:rsidR="004C02EF" w:rsidRPr="00D72123" w:rsidRDefault="004C02EF" w:rsidP="004C02EF">
      <w:pPr>
        <w:pStyle w:val="Alg4"/>
        <w:numPr>
          <w:ilvl w:val="0"/>
          <w:numId w:val="285"/>
        </w:numPr>
      </w:pPr>
      <w:r w:rsidRPr="00D72123">
        <w:t xml:space="preserve">Let </w:t>
      </w:r>
      <w:r w:rsidRPr="00D72123">
        <w:rPr>
          <w:i/>
        </w:rPr>
        <w:t>t</w:t>
      </w:r>
      <w:r w:rsidRPr="00D72123">
        <w:t xml:space="preserve"> be the result of LocalTime(this time value).</w:t>
      </w:r>
    </w:p>
    <w:p w14:paraId="4FE8AB63" w14:textId="77777777" w:rsidR="004C02EF" w:rsidRPr="00D72123" w:rsidRDefault="004C02EF" w:rsidP="004C02EF">
      <w:pPr>
        <w:pStyle w:val="Alg4"/>
        <w:numPr>
          <w:ilvl w:val="0"/>
          <w:numId w:val="285"/>
        </w:numPr>
      </w:pPr>
      <w:r w:rsidRPr="00D72123">
        <w:t xml:space="preserve">Let </w:t>
      </w:r>
      <w:r w:rsidRPr="00D72123">
        <w:rPr>
          <w:i/>
        </w:rPr>
        <w:t>m</w:t>
      </w:r>
      <w:r w:rsidRPr="00D72123">
        <w:t xml:space="preserve"> be ToNumber(</w:t>
      </w:r>
      <w:r w:rsidRPr="00D72123">
        <w:rPr>
          <w:i/>
        </w:rPr>
        <w:t>month</w:t>
      </w:r>
      <w:r w:rsidRPr="00D72123">
        <w:t>).</w:t>
      </w:r>
    </w:p>
    <w:p w14:paraId="2C03E4CC" w14:textId="77777777" w:rsidR="004C02EF" w:rsidRPr="00D72123" w:rsidRDefault="004C02EF" w:rsidP="004C02EF">
      <w:pPr>
        <w:pStyle w:val="Alg4"/>
        <w:numPr>
          <w:ilvl w:val="0"/>
          <w:numId w:val="285"/>
        </w:numPr>
      </w:pPr>
      <w:r w:rsidRPr="00D72123">
        <w:t xml:space="preserve">If </w:t>
      </w:r>
      <w:r w:rsidRPr="00D72123">
        <w:rPr>
          <w:i/>
        </w:rPr>
        <w:t>date</w:t>
      </w:r>
      <w:r w:rsidRPr="00D72123">
        <w:t xml:space="preserve"> is not specified, then let </w:t>
      </w:r>
      <w:r w:rsidRPr="00D72123">
        <w:rPr>
          <w:i/>
        </w:rPr>
        <w:t>dt</w:t>
      </w:r>
      <w:r w:rsidRPr="00D72123">
        <w:t xml:space="preserve"> be DateFromTime(</w:t>
      </w:r>
      <w:r w:rsidRPr="00D72123">
        <w:rPr>
          <w:i/>
        </w:rPr>
        <w:t>t</w:t>
      </w:r>
      <w:r w:rsidRPr="00D72123">
        <w:t xml:space="preserve">); otherwise, let </w:t>
      </w:r>
      <w:r w:rsidRPr="00D72123">
        <w:rPr>
          <w:i/>
        </w:rPr>
        <w:t>dt</w:t>
      </w:r>
      <w:r w:rsidRPr="00D72123">
        <w:t xml:space="preserve"> be ToNumber(</w:t>
      </w:r>
      <w:r w:rsidRPr="00D72123">
        <w:rPr>
          <w:i/>
        </w:rPr>
        <w:t>date</w:t>
      </w:r>
      <w:r w:rsidRPr="00D72123">
        <w:t>).</w:t>
      </w:r>
    </w:p>
    <w:p w14:paraId="2C6D3097" w14:textId="77777777" w:rsidR="004C02EF" w:rsidRPr="00D72123" w:rsidRDefault="004C02EF" w:rsidP="004C02EF">
      <w:pPr>
        <w:pStyle w:val="Alg4"/>
        <w:numPr>
          <w:ilvl w:val="0"/>
          <w:numId w:val="285"/>
        </w:numPr>
      </w:pPr>
      <w:r w:rsidRPr="00D72123">
        <w:t xml:space="preserve">Let </w:t>
      </w:r>
      <w:r w:rsidRPr="00D72123">
        <w:rPr>
          <w:i/>
        </w:rPr>
        <w:t>newDate</w:t>
      </w:r>
      <w:r w:rsidRPr="00D72123">
        <w:t xml:space="preserve"> be MakeDate(MakeDay(YearFromTime(</w:t>
      </w:r>
      <w:r w:rsidRPr="00D72123">
        <w:rPr>
          <w:i/>
        </w:rPr>
        <w:t>t</w:t>
      </w:r>
      <w:r w:rsidRPr="00D72123">
        <w:t xml:space="preserve">), </w:t>
      </w:r>
      <w:r w:rsidRPr="00D72123">
        <w:rPr>
          <w:i/>
        </w:rPr>
        <w:t>m</w:t>
      </w:r>
      <w:r w:rsidRPr="00D72123">
        <w:t xml:space="preserve">, </w:t>
      </w:r>
      <w:r w:rsidRPr="00D72123">
        <w:rPr>
          <w:i/>
        </w:rPr>
        <w:t>dt</w:t>
      </w:r>
      <w:r w:rsidRPr="00D72123">
        <w:t>), TimeWithinDay(</w:t>
      </w:r>
      <w:r w:rsidRPr="00D72123">
        <w:rPr>
          <w:i/>
        </w:rPr>
        <w:t>t</w:t>
      </w:r>
      <w:r w:rsidRPr="00D72123">
        <w:t>)).</w:t>
      </w:r>
    </w:p>
    <w:p w14:paraId="73EDD975" w14:textId="77777777" w:rsidR="004C02EF" w:rsidRPr="00D72123" w:rsidRDefault="004C02EF" w:rsidP="004C02EF">
      <w:pPr>
        <w:pStyle w:val="Alg4"/>
        <w:numPr>
          <w:ilvl w:val="0"/>
          <w:numId w:val="285"/>
        </w:numPr>
      </w:pPr>
      <w:r w:rsidRPr="00D72123">
        <w:t xml:space="preserve">Let </w:t>
      </w:r>
      <w:r w:rsidRPr="00D72123">
        <w:rPr>
          <w:i/>
        </w:rPr>
        <w:t>u</w:t>
      </w:r>
      <w:r w:rsidRPr="00D72123">
        <w:t xml:space="preserve"> be TimeClip(UTC(</w:t>
      </w:r>
      <w:r w:rsidRPr="00D72123">
        <w:rPr>
          <w:i/>
        </w:rPr>
        <w:t>newDate</w:t>
      </w:r>
      <w:r w:rsidRPr="00D72123">
        <w:t>)).</w:t>
      </w:r>
    </w:p>
    <w:p w14:paraId="06BC5E16" w14:textId="77777777" w:rsidR="004C02EF" w:rsidRPr="00D72123" w:rsidRDefault="004C02EF" w:rsidP="004C02EF">
      <w:pPr>
        <w:pStyle w:val="Alg4"/>
        <w:numPr>
          <w:ilvl w:val="0"/>
          <w:numId w:val="285"/>
        </w:numPr>
      </w:pPr>
      <w:r w:rsidRPr="00D72123">
        <w:t>Set the [[PrimitiveValue]] internal property of this Date object</w:t>
      </w:r>
      <w:r w:rsidRPr="00D72123" w:rsidDel="0010346D">
        <w:t xml:space="preserve"> </w:t>
      </w:r>
      <w:r w:rsidRPr="00D72123">
        <w:t xml:space="preserve">to </w:t>
      </w:r>
      <w:r w:rsidRPr="00D72123">
        <w:rPr>
          <w:i/>
        </w:rPr>
        <w:t>u</w:t>
      </w:r>
      <w:r w:rsidRPr="00D72123">
        <w:t>.</w:t>
      </w:r>
    </w:p>
    <w:p w14:paraId="037219C8" w14:textId="77777777" w:rsidR="004C02EF" w:rsidRPr="00D72123" w:rsidRDefault="004C02EF" w:rsidP="004C02EF">
      <w:pPr>
        <w:pStyle w:val="Alg4"/>
        <w:numPr>
          <w:ilvl w:val="0"/>
          <w:numId w:val="285"/>
        </w:numPr>
        <w:spacing w:after="220"/>
      </w:pPr>
      <w:r w:rsidRPr="00D72123">
        <w:t xml:space="preserve">Return </w:t>
      </w:r>
      <w:r w:rsidRPr="00D72123">
        <w:rPr>
          <w:i/>
        </w:rPr>
        <w:t>u</w:t>
      </w:r>
      <w:r w:rsidRPr="00D72123">
        <w:t>.</w:t>
      </w:r>
      <w:bookmarkStart w:id="6342" w:name="_Toc393690585"/>
    </w:p>
    <w:p w14:paraId="4B53D271"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setMonth</w:t>
      </w:r>
      <w:r>
        <w:t xml:space="preserve"> method is </w:t>
      </w:r>
      <w:r>
        <w:rPr>
          <w:b/>
        </w:rPr>
        <w:t>2</w:t>
      </w:r>
      <w:r>
        <w:t>.</w:t>
      </w:r>
    </w:p>
    <w:p w14:paraId="69BD0926" w14:textId="77777777" w:rsidR="004C02EF" w:rsidRDefault="004C02EF" w:rsidP="004C02EF">
      <w:pPr>
        <w:pStyle w:val="40"/>
        <w:numPr>
          <w:ilvl w:val="0"/>
          <w:numId w:val="0"/>
        </w:numPr>
      </w:pPr>
      <w:bookmarkStart w:id="6343" w:name="_Ref457709667"/>
      <w:r>
        <w:t>15.9.5.39</w:t>
      </w:r>
      <w:r>
        <w:tab/>
        <w:t xml:space="preserve">Date.prototype.setUTCMonth (month [, date ] </w:t>
      </w:r>
      <w:bookmarkEnd w:id="6342"/>
      <w:r>
        <w:t>)</w:t>
      </w:r>
      <w:bookmarkEnd w:id="6343"/>
    </w:p>
    <w:p w14:paraId="1414D751" w14:textId="77777777" w:rsidR="004C02EF" w:rsidRDefault="004C02EF" w:rsidP="004C02EF">
      <w:r>
        <w:t xml:space="preserve">If </w:t>
      </w:r>
      <w:r w:rsidRPr="00895113">
        <w:rPr>
          <w:rFonts w:ascii="Times New Roman" w:hAnsi="Times New Roman"/>
          <w:i/>
        </w:rPr>
        <w:t>date</w:t>
      </w:r>
      <w:r>
        <w:t xml:space="preserve"> is not specified, this behaves as if </w:t>
      </w:r>
      <w:r w:rsidRPr="00895113">
        <w:rPr>
          <w:rFonts w:ascii="Times New Roman" w:hAnsi="Times New Roman"/>
          <w:i/>
        </w:rPr>
        <w:t>date</w:t>
      </w:r>
      <w:r>
        <w:t xml:space="preserve"> were specified with the value </w:t>
      </w:r>
      <w:r w:rsidRPr="00CF638A">
        <w:rPr>
          <w:rFonts w:ascii="Courier New" w:hAnsi="Courier New" w:cs="Courier New"/>
          <w:b/>
        </w:rPr>
        <w:t>getUTCDate()</w:t>
      </w:r>
      <w:r>
        <w:t>.</w:t>
      </w:r>
    </w:p>
    <w:p w14:paraId="7E94F01A" w14:textId="77777777" w:rsidR="004C02EF" w:rsidRPr="00D72123" w:rsidRDefault="004C02EF" w:rsidP="004C02EF">
      <w:pPr>
        <w:pStyle w:val="Alg4"/>
        <w:numPr>
          <w:ilvl w:val="0"/>
          <w:numId w:val="286"/>
        </w:numPr>
      </w:pPr>
      <w:r w:rsidRPr="00D72123">
        <w:t xml:space="preserve">Let </w:t>
      </w:r>
      <w:r w:rsidRPr="00D72123">
        <w:rPr>
          <w:i/>
        </w:rPr>
        <w:t>t</w:t>
      </w:r>
      <w:r w:rsidRPr="00D72123">
        <w:t xml:space="preserve"> be this time value.</w:t>
      </w:r>
    </w:p>
    <w:p w14:paraId="32CBFFB2" w14:textId="77777777" w:rsidR="004C02EF" w:rsidRPr="00D72123" w:rsidRDefault="004C02EF" w:rsidP="004C02EF">
      <w:pPr>
        <w:pStyle w:val="Alg4"/>
        <w:numPr>
          <w:ilvl w:val="0"/>
          <w:numId w:val="286"/>
        </w:numPr>
      </w:pPr>
      <w:r w:rsidRPr="00D72123">
        <w:t xml:space="preserve">Let </w:t>
      </w:r>
      <w:r w:rsidRPr="00D72123">
        <w:rPr>
          <w:i/>
        </w:rPr>
        <w:t>m</w:t>
      </w:r>
      <w:r w:rsidRPr="00D72123">
        <w:t xml:space="preserve"> be ToNumber(</w:t>
      </w:r>
      <w:r w:rsidRPr="00D72123">
        <w:rPr>
          <w:i/>
        </w:rPr>
        <w:t>month</w:t>
      </w:r>
      <w:r w:rsidRPr="00D72123">
        <w:t>).</w:t>
      </w:r>
    </w:p>
    <w:p w14:paraId="571D1905" w14:textId="77777777" w:rsidR="004C02EF" w:rsidRPr="00D72123" w:rsidRDefault="004C02EF" w:rsidP="004C02EF">
      <w:pPr>
        <w:pStyle w:val="Alg4"/>
        <w:numPr>
          <w:ilvl w:val="0"/>
          <w:numId w:val="286"/>
        </w:numPr>
      </w:pPr>
      <w:r w:rsidRPr="00D72123">
        <w:t xml:space="preserve">If </w:t>
      </w:r>
      <w:r w:rsidRPr="00D72123">
        <w:rPr>
          <w:i/>
        </w:rPr>
        <w:t>date</w:t>
      </w:r>
      <w:r w:rsidRPr="00D72123">
        <w:t xml:space="preserve"> is not specified, then let </w:t>
      </w:r>
      <w:r w:rsidRPr="00D72123">
        <w:rPr>
          <w:i/>
        </w:rPr>
        <w:t>dt</w:t>
      </w:r>
      <w:r w:rsidRPr="00D72123">
        <w:t xml:space="preserve"> be DateFromTime(</w:t>
      </w:r>
      <w:r w:rsidRPr="00D72123">
        <w:rPr>
          <w:i/>
        </w:rPr>
        <w:t>t</w:t>
      </w:r>
      <w:r w:rsidRPr="00D72123">
        <w:t xml:space="preserve">); otherwise, let </w:t>
      </w:r>
      <w:r w:rsidRPr="00D72123">
        <w:rPr>
          <w:i/>
        </w:rPr>
        <w:t>dt</w:t>
      </w:r>
      <w:r w:rsidRPr="00D72123">
        <w:t xml:space="preserve"> be ToNumber(</w:t>
      </w:r>
      <w:r w:rsidRPr="00D72123">
        <w:rPr>
          <w:i/>
        </w:rPr>
        <w:t>date</w:t>
      </w:r>
      <w:r w:rsidRPr="00D72123">
        <w:t>).</w:t>
      </w:r>
    </w:p>
    <w:p w14:paraId="1255A7FD" w14:textId="77777777" w:rsidR="004C02EF" w:rsidRPr="00D72123" w:rsidRDefault="004C02EF" w:rsidP="004C02EF">
      <w:pPr>
        <w:pStyle w:val="Alg4"/>
        <w:numPr>
          <w:ilvl w:val="0"/>
          <w:numId w:val="286"/>
        </w:numPr>
      </w:pPr>
      <w:r w:rsidRPr="00D72123">
        <w:t xml:space="preserve">Let </w:t>
      </w:r>
      <w:r w:rsidRPr="00D72123">
        <w:rPr>
          <w:i/>
        </w:rPr>
        <w:t>newDate</w:t>
      </w:r>
      <w:r w:rsidRPr="00D72123">
        <w:t xml:space="preserve"> be MakeDate(MakeDay(YearFromTime(</w:t>
      </w:r>
      <w:r w:rsidRPr="00D72123">
        <w:rPr>
          <w:i/>
        </w:rPr>
        <w:t>t</w:t>
      </w:r>
      <w:r w:rsidRPr="00D72123">
        <w:t xml:space="preserve">), </w:t>
      </w:r>
      <w:r w:rsidRPr="00D72123">
        <w:rPr>
          <w:i/>
        </w:rPr>
        <w:t>m</w:t>
      </w:r>
      <w:r w:rsidRPr="00D72123">
        <w:t xml:space="preserve">, </w:t>
      </w:r>
      <w:r w:rsidRPr="00D72123">
        <w:rPr>
          <w:i/>
        </w:rPr>
        <w:t>dt</w:t>
      </w:r>
      <w:r w:rsidRPr="00D72123">
        <w:t>), TimeWithinDay(</w:t>
      </w:r>
      <w:r w:rsidRPr="00D72123">
        <w:rPr>
          <w:i/>
        </w:rPr>
        <w:t>t</w:t>
      </w:r>
      <w:r w:rsidRPr="00D72123">
        <w:t>)).</w:t>
      </w:r>
    </w:p>
    <w:p w14:paraId="7B1A6036" w14:textId="77777777" w:rsidR="004C02EF" w:rsidRPr="00D72123" w:rsidRDefault="004C02EF" w:rsidP="004C02EF">
      <w:pPr>
        <w:pStyle w:val="Alg4"/>
        <w:numPr>
          <w:ilvl w:val="0"/>
          <w:numId w:val="286"/>
        </w:numPr>
      </w:pPr>
      <w:r w:rsidRPr="00D72123">
        <w:t xml:space="preserve">Let </w:t>
      </w:r>
      <w:r w:rsidRPr="00D72123">
        <w:rPr>
          <w:i/>
        </w:rPr>
        <w:t>v</w:t>
      </w:r>
      <w:r w:rsidRPr="00D72123">
        <w:t xml:space="preserve"> be TimeClip(</w:t>
      </w:r>
      <w:r w:rsidRPr="00D72123">
        <w:rPr>
          <w:i/>
        </w:rPr>
        <w:t>newDate</w:t>
      </w:r>
      <w:r w:rsidRPr="00D72123">
        <w:t>).</w:t>
      </w:r>
    </w:p>
    <w:p w14:paraId="3DE9E683" w14:textId="77777777" w:rsidR="004C02EF" w:rsidRPr="00D72123" w:rsidRDefault="004C02EF" w:rsidP="004C02EF">
      <w:pPr>
        <w:pStyle w:val="Alg4"/>
        <w:numPr>
          <w:ilvl w:val="0"/>
          <w:numId w:val="286"/>
        </w:numPr>
      </w:pPr>
      <w:r w:rsidRPr="00D72123">
        <w:t xml:space="preserve">Set the [[PrimitiveValue]] internal property of this Date object to </w:t>
      </w:r>
      <w:r w:rsidRPr="00D72123">
        <w:rPr>
          <w:i/>
        </w:rPr>
        <w:t>v</w:t>
      </w:r>
      <w:r w:rsidRPr="00D72123">
        <w:t>.</w:t>
      </w:r>
    </w:p>
    <w:p w14:paraId="513D02D6" w14:textId="77777777" w:rsidR="004C02EF" w:rsidRPr="00D72123" w:rsidRDefault="004C02EF" w:rsidP="004C02EF">
      <w:pPr>
        <w:pStyle w:val="Alg4"/>
        <w:numPr>
          <w:ilvl w:val="0"/>
          <w:numId w:val="286"/>
        </w:numPr>
        <w:spacing w:after="220"/>
      </w:pPr>
      <w:r w:rsidRPr="00D72123">
        <w:t xml:space="preserve">Return </w:t>
      </w:r>
      <w:r w:rsidRPr="00D72123">
        <w:rPr>
          <w:i/>
        </w:rPr>
        <w:t>v</w:t>
      </w:r>
      <w:r w:rsidRPr="00D72123">
        <w:t>.</w:t>
      </w:r>
      <w:bookmarkStart w:id="6344" w:name="_Toc393690586"/>
    </w:p>
    <w:p w14:paraId="2CA29E04"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setUTCMonth</w:t>
      </w:r>
      <w:r>
        <w:t xml:space="preserve"> method is </w:t>
      </w:r>
      <w:r>
        <w:rPr>
          <w:b/>
        </w:rPr>
        <w:t>2</w:t>
      </w:r>
      <w:r>
        <w:t>.</w:t>
      </w:r>
    </w:p>
    <w:p w14:paraId="7594C3DC" w14:textId="77777777" w:rsidR="004C02EF" w:rsidRDefault="004C02EF" w:rsidP="004C02EF">
      <w:pPr>
        <w:pStyle w:val="40"/>
        <w:numPr>
          <w:ilvl w:val="0"/>
          <w:numId w:val="0"/>
        </w:numPr>
      </w:pPr>
      <w:bookmarkStart w:id="6345" w:name="_Ref457709669"/>
      <w:r>
        <w:t>15.9.5.40</w:t>
      </w:r>
      <w:r>
        <w:tab/>
        <w:t xml:space="preserve">Date.prototype.setFullYear (year [, month [, date ] ] </w:t>
      </w:r>
      <w:bookmarkEnd w:id="6344"/>
      <w:r>
        <w:t>)</w:t>
      </w:r>
      <w:bookmarkEnd w:id="6345"/>
    </w:p>
    <w:p w14:paraId="672AC8E7" w14:textId="77777777" w:rsidR="004C02EF" w:rsidRDefault="004C02EF" w:rsidP="004C02EF">
      <w:r>
        <w:t xml:space="preserve">If </w:t>
      </w:r>
      <w:r w:rsidRPr="00895113">
        <w:rPr>
          <w:rFonts w:ascii="Times New Roman" w:hAnsi="Times New Roman"/>
          <w:i/>
        </w:rPr>
        <w:t>month</w:t>
      </w:r>
      <w:r>
        <w:t xml:space="preserve"> is not specified, this behaves as if </w:t>
      </w:r>
      <w:r w:rsidRPr="00895113">
        <w:rPr>
          <w:rFonts w:ascii="Times New Roman" w:hAnsi="Times New Roman"/>
          <w:i/>
        </w:rPr>
        <w:t>month</w:t>
      </w:r>
      <w:r>
        <w:t xml:space="preserve"> were specified with the value </w:t>
      </w:r>
      <w:r>
        <w:rPr>
          <w:rFonts w:ascii="Courier New" w:hAnsi="Courier New" w:cs="Courier New"/>
          <w:b/>
        </w:rPr>
        <w:t>getMonth()</w:t>
      </w:r>
      <w:r>
        <w:t>.</w:t>
      </w:r>
    </w:p>
    <w:p w14:paraId="6F6A3B07" w14:textId="77777777" w:rsidR="004C02EF" w:rsidRDefault="004C02EF" w:rsidP="004C02EF">
      <w:r>
        <w:t xml:space="preserve">If </w:t>
      </w:r>
      <w:r w:rsidRPr="00895113">
        <w:rPr>
          <w:rFonts w:ascii="Times New Roman" w:hAnsi="Times New Roman"/>
          <w:i/>
        </w:rPr>
        <w:t>date</w:t>
      </w:r>
      <w:r>
        <w:t xml:space="preserve"> is not specified, this behaves as if </w:t>
      </w:r>
      <w:r w:rsidRPr="00895113">
        <w:rPr>
          <w:rFonts w:ascii="Times New Roman" w:hAnsi="Times New Roman"/>
          <w:i/>
        </w:rPr>
        <w:t>date</w:t>
      </w:r>
      <w:r>
        <w:t xml:space="preserve"> were specified with the value </w:t>
      </w:r>
      <w:r>
        <w:rPr>
          <w:rFonts w:ascii="Courier New" w:hAnsi="Courier New" w:cs="Courier New"/>
          <w:b/>
        </w:rPr>
        <w:t>getDate(</w:t>
      </w:r>
      <w:r w:rsidRPr="00CF638A">
        <w:rPr>
          <w:rFonts w:ascii="Courier New" w:hAnsi="Courier New" w:cs="Courier New"/>
          <w:b/>
        </w:rPr>
        <w:t>)</w:t>
      </w:r>
      <w:r>
        <w:t>.</w:t>
      </w:r>
    </w:p>
    <w:p w14:paraId="59677813" w14:textId="77777777" w:rsidR="004C02EF" w:rsidRPr="00D72123" w:rsidRDefault="004C02EF" w:rsidP="004C02EF">
      <w:pPr>
        <w:pStyle w:val="Alg4"/>
        <w:numPr>
          <w:ilvl w:val="0"/>
          <w:numId w:val="287"/>
        </w:numPr>
      </w:pPr>
      <w:r w:rsidRPr="00D72123">
        <w:t xml:space="preserve">Let </w:t>
      </w:r>
      <w:r w:rsidRPr="00D72123">
        <w:rPr>
          <w:i/>
        </w:rPr>
        <w:t>t</w:t>
      </w:r>
      <w:r w:rsidRPr="00D72123">
        <w:t xml:space="preserve"> be the result of LocalTime(this time value); but if this time value is </w:t>
      </w:r>
      <w:r w:rsidRPr="00D72123">
        <w:rPr>
          <w:b/>
        </w:rPr>
        <w:t>NaN</w:t>
      </w:r>
      <w:r w:rsidRPr="00D72123">
        <w:t xml:space="preserve">, let </w:t>
      </w:r>
      <w:r w:rsidRPr="00D72123">
        <w:rPr>
          <w:i/>
        </w:rPr>
        <w:t>t</w:t>
      </w:r>
      <w:r w:rsidRPr="00D72123">
        <w:t xml:space="preserve"> be </w:t>
      </w:r>
      <w:r w:rsidRPr="00D72123">
        <w:rPr>
          <w:b/>
        </w:rPr>
        <w:t>+0</w:t>
      </w:r>
      <w:r w:rsidRPr="00D72123">
        <w:t>.</w:t>
      </w:r>
    </w:p>
    <w:p w14:paraId="7176468B" w14:textId="77777777" w:rsidR="004C02EF" w:rsidRPr="00D72123" w:rsidRDefault="004C02EF" w:rsidP="004C02EF">
      <w:pPr>
        <w:pStyle w:val="Alg4"/>
        <w:numPr>
          <w:ilvl w:val="0"/>
          <w:numId w:val="287"/>
        </w:numPr>
      </w:pPr>
      <w:r w:rsidRPr="00D72123">
        <w:t xml:space="preserve">Let </w:t>
      </w:r>
      <w:r w:rsidRPr="00D72123">
        <w:rPr>
          <w:i/>
        </w:rPr>
        <w:t>y</w:t>
      </w:r>
      <w:r w:rsidRPr="00D72123">
        <w:t xml:space="preserve"> be ToNumber(</w:t>
      </w:r>
      <w:r w:rsidRPr="00D72123">
        <w:rPr>
          <w:i/>
        </w:rPr>
        <w:t>year</w:t>
      </w:r>
      <w:r w:rsidRPr="00D72123">
        <w:t>).</w:t>
      </w:r>
    </w:p>
    <w:p w14:paraId="617D33F0" w14:textId="77777777" w:rsidR="004C02EF" w:rsidRPr="00D72123" w:rsidRDefault="004C02EF" w:rsidP="004C02EF">
      <w:pPr>
        <w:pStyle w:val="Alg4"/>
        <w:numPr>
          <w:ilvl w:val="0"/>
          <w:numId w:val="287"/>
        </w:numPr>
      </w:pPr>
      <w:r w:rsidRPr="00D72123">
        <w:t xml:space="preserve">If </w:t>
      </w:r>
      <w:r w:rsidRPr="00D72123">
        <w:rPr>
          <w:i/>
        </w:rPr>
        <w:t>month</w:t>
      </w:r>
      <w:r w:rsidRPr="00D72123">
        <w:t xml:space="preserve"> is not specified, then let </w:t>
      </w:r>
      <w:r w:rsidRPr="00D72123">
        <w:rPr>
          <w:i/>
        </w:rPr>
        <w:t>m</w:t>
      </w:r>
      <w:r w:rsidRPr="00D72123">
        <w:t xml:space="preserve"> be MonthFromTime(</w:t>
      </w:r>
      <w:r w:rsidRPr="00D72123">
        <w:rPr>
          <w:i/>
        </w:rPr>
        <w:t>t</w:t>
      </w:r>
      <w:r w:rsidRPr="00D72123">
        <w:t xml:space="preserve">); otherwise, let </w:t>
      </w:r>
      <w:r w:rsidRPr="00D72123">
        <w:rPr>
          <w:i/>
        </w:rPr>
        <w:t>m</w:t>
      </w:r>
      <w:r w:rsidRPr="00D72123">
        <w:t xml:space="preserve"> be ToNumber(</w:t>
      </w:r>
      <w:r w:rsidRPr="00D72123">
        <w:rPr>
          <w:i/>
        </w:rPr>
        <w:t>month</w:t>
      </w:r>
      <w:r w:rsidRPr="00D72123">
        <w:t>).</w:t>
      </w:r>
    </w:p>
    <w:p w14:paraId="1B3E5854" w14:textId="77777777" w:rsidR="004C02EF" w:rsidRPr="00D72123" w:rsidRDefault="004C02EF" w:rsidP="004C02EF">
      <w:pPr>
        <w:pStyle w:val="Alg4"/>
        <w:numPr>
          <w:ilvl w:val="0"/>
          <w:numId w:val="287"/>
        </w:numPr>
      </w:pPr>
      <w:r w:rsidRPr="00D72123">
        <w:t xml:space="preserve">If </w:t>
      </w:r>
      <w:r w:rsidRPr="00D72123">
        <w:rPr>
          <w:i/>
        </w:rPr>
        <w:t>date</w:t>
      </w:r>
      <w:r w:rsidRPr="00D72123">
        <w:t xml:space="preserve"> is not specified, then let </w:t>
      </w:r>
      <w:r w:rsidRPr="00D72123">
        <w:rPr>
          <w:i/>
        </w:rPr>
        <w:t>dt</w:t>
      </w:r>
      <w:r w:rsidRPr="00D72123">
        <w:t xml:space="preserve"> be DateFromTime(</w:t>
      </w:r>
      <w:r w:rsidRPr="00D72123">
        <w:rPr>
          <w:i/>
        </w:rPr>
        <w:t>t</w:t>
      </w:r>
      <w:r w:rsidRPr="00D72123">
        <w:t xml:space="preserve">); otherwise, let </w:t>
      </w:r>
      <w:r w:rsidRPr="00D72123">
        <w:rPr>
          <w:i/>
        </w:rPr>
        <w:t>dt</w:t>
      </w:r>
      <w:r w:rsidRPr="00D72123">
        <w:t xml:space="preserve"> be ToNumber(</w:t>
      </w:r>
      <w:r w:rsidRPr="00D72123">
        <w:rPr>
          <w:i/>
        </w:rPr>
        <w:t>date</w:t>
      </w:r>
      <w:r w:rsidRPr="00D72123">
        <w:t>).</w:t>
      </w:r>
    </w:p>
    <w:p w14:paraId="41CF55B3" w14:textId="77777777" w:rsidR="004C02EF" w:rsidRPr="00D72123" w:rsidRDefault="004C02EF" w:rsidP="004C02EF">
      <w:pPr>
        <w:pStyle w:val="Alg4"/>
        <w:numPr>
          <w:ilvl w:val="0"/>
          <w:numId w:val="287"/>
        </w:numPr>
      </w:pPr>
      <w:r w:rsidRPr="00D72123">
        <w:t xml:space="preserve">Let </w:t>
      </w:r>
      <w:r w:rsidRPr="00D72123">
        <w:rPr>
          <w:i/>
        </w:rPr>
        <w:t>newDate</w:t>
      </w:r>
      <w:r w:rsidRPr="00D72123">
        <w:t xml:space="preserve"> be MakeDate(MakeDay(</w:t>
      </w:r>
      <w:r w:rsidRPr="00D72123">
        <w:rPr>
          <w:i/>
        </w:rPr>
        <w:t>y</w:t>
      </w:r>
      <w:r w:rsidRPr="00D72123">
        <w:t xml:space="preserve">, </w:t>
      </w:r>
      <w:r w:rsidRPr="00D72123">
        <w:rPr>
          <w:i/>
        </w:rPr>
        <w:t>m</w:t>
      </w:r>
      <w:r w:rsidRPr="00D72123">
        <w:t xml:space="preserve">, </w:t>
      </w:r>
      <w:r w:rsidRPr="00D72123">
        <w:rPr>
          <w:i/>
        </w:rPr>
        <w:t>dt</w:t>
      </w:r>
      <w:r w:rsidRPr="00D72123">
        <w:t>), TimeWithinDay(</w:t>
      </w:r>
      <w:r w:rsidRPr="00D72123">
        <w:rPr>
          <w:i/>
        </w:rPr>
        <w:t>t</w:t>
      </w:r>
      <w:r w:rsidRPr="00D72123">
        <w:t>)).</w:t>
      </w:r>
    </w:p>
    <w:p w14:paraId="4A177CEF" w14:textId="77777777" w:rsidR="004C02EF" w:rsidRPr="00D72123" w:rsidRDefault="004C02EF" w:rsidP="004C02EF">
      <w:pPr>
        <w:pStyle w:val="Alg4"/>
        <w:numPr>
          <w:ilvl w:val="0"/>
          <w:numId w:val="287"/>
        </w:numPr>
      </w:pPr>
      <w:r w:rsidRPr="00D72123">
        <w:t xml:space="preserve">Let </w:t>
      </w:r>
      <w:r w:rsidRPr="00D72123">
        <w:rPr>
          <w:i/>
        </w:rPr>
        <w:t>u</w:t>
      </w:r>
      <w:r w:rsidRPr="00D72123">
        <w:t xml:space="preserve"> be TimeClip(UTC(</w:t>
      </w:r>
      <w:r w:rsidRPr="00D72123">
        <w:rPr>
          <w:i/>
        </w:rPr>
        <w:t>newDate</w:t>
      </w:r>
      <w:r w:rsidRPr="00D72123">
        <w:t>)).</w:t>
      </w:r>
    </w:p>
    <w:p w14:paraId="0220AC8D" w14:textId="77777777" w:rsidR="004C02EF" w:rsidRPr="00D72123" w:rsidRDefault="004C02EF" w:rsidP="004C02EF">
      <w:pPr>
        <w:pStyle w:val="Alg4"/>
        <w:numPr>
          <w:ilvl w:val="0"/>
          <w:numId w:val="287"/>
        </w:numPr>
      </w:pPr>
      <w:r w:rsidRPr="00D72123">
        <w:t>Set the [[PrimitiveValue]] internal property of this Date object</w:t>
      </w:r>
      <w:r w:rsidRPr="00D72123" w:rsidDel="0010346D">
        <w:t xml:space="preserve"> </w:t>
      </w:r>
      <w:r w:rsidRPr="00D72123">
        <w:t xml:space="preserve">to </w:t>
      </w:r>
      <w:r w:rsidRPr="00D72123">
        <w:rPr>
          <w:i/>
        </w:rPr>
        <w:t>u</w:t>
      </w:r>
      <w:r w:rsidRPr="00D72123">
        <w:t>.</w:t>
      </w:r>
    </w:p>
    <w:p w14:paraId="3A885AE4" w14:textId="77777777" w:rsidR="004C02EF" w:rsidRPr="00D72123" w:rsidRDefault="004C02EF" w:rsidP="004C02EF">
      <w:pPr>
        <w:pStyle w:val="Alg4"/>
        <w:numPr>
          <w:ilvl w:val="0"/>
          <w:numId w:val="287"/>
        </w:numPr>
        <w:spacing w:after="220"/>
      </w:pPr>
      <w:r w:rsidRPr="00D72123">
        <w:t xml:space="preserve">Return </w:t>
      </w:r>
      <w:r w:rsidRPr="00D72123">
        <w:rPr>
          <w:i/>
        </w:rPr>
        <w:t>u</w:t>
      </w:r>
      <w:r w:rsidRPr="00D72123">
        <w:t>.</w:t>
      </w:r>
      <w:bookmarkStart w:id="6346" w:name="_Toc393690587"/>
    </w:p>
    <w:p w14:paraId="1C13A31E"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setFullYear</w:t>
      </w:r>
      <w:r>
        <w:t xml:space="preserve"> method is </w:t>
      </w:r>
      <w:r>
        <w:rPr>
          <w:b/>
        </w:rPr>
        <w:t>3</w:t>
      </w:r>
      <w:r>
        <w:t>.</w:t>
      </w:r>
    </w:p>
    <w:p w14:paraId="3865688D" w14:textId="77777777" w:rsidR="004C02EF" w:rsidRDefault="004C02EF" w:rsidP="004C02EF">
      <w:pPr>
        <w:pStyle w:val="40"/>
        <w:numPr>
          <w:ilvl w:val="0"/>
          <w:numId w:val="0"/>
        </w:numPr>
      </w:pPr>
      <w:bookmarkStart w:id="6347" w:name="_Ref457709670"/>
      <w:r>
        <w:t>15.9.5.41</w:t>
      </w:r>
      <w:r>
        <w:tab/>
        <w:t xml:space="preserve">Date.prototype.setUTCFullYear (year [, month [, date ] ] </w:t>
      </w:r>
      <w:bookmarkEnd w:id="6346"/>
      <w:r>
        <w:t>)</w:t>
      </w:r>
      <w:bookmarkEnd w:id="6347"/>
    </w:p>
    <w:p w14:paraId="2568BAF9" w14:textId="77777777" w:rsidR="004C02EF" w:rsidRDefault="004C02EF" w:rsidP="004C02EF">
      <w:r>
        <w:t xml:space="preserve">If </w:t>
      </w:r>
      <w:r w:rsidRPr="00895113">
        <w:rPr>
          <w:rFonts w:ascii="Times New Roman" w:hAnsi="Times New Roman"/>
          <w:i/>
        </w:rPr>
        <w:t>month</w:t>
      </w:r>
      <w:r>
        <w:t xml:space="preserve"> is not specified, this behaves as if </w:t>
      </w:r>
      <w:r w:rsidRPr="00895113">
        <w:rPr>
          <w:rFonts w:ascii="Times New Roman" w:hAnsi="Times New Roman"/>
          <w:i/>
        </w:rPr>
        <w:t>month</w:t>
      </w:r>
      <w:r>
        <w:t xml:space="preserve"> were specified with the value </w:t>
      </w:r>
      <w:r>
        <w:rPr>
          <w:rFonts w:ascii="Courier New" w:hAnsi="Courier New" w:cs="Courier New"/>
          <w:b/>
        </w:rPr>
        <w:t>getUTCMonth(</w:t>
      </w:r>
      <w:r w:rsidRPr="00CF638A">
        <w:rPr>
          <w:rFonts w:ascii="Courier New" w:hAnsi="Courier New" w:cs="Courier New"/>
          <w:b/>
        </w:rPr>
        <w:t>)</w:t>
      </w:r>
      <w:r>
        <w:t>.</w:t>
      </w:r>
    </w:p>
    <w:p w14:paraId="3DD99C74" w14:textId="77777777" w:rsidR="004C02EF" w:rsidRDefault="004C02EF" w:rsidP="004C02EF">
      <w:r>
        <w:t xml:space="preserve">If </w:t>
      </w:r>
      <w:r w:rsidRPr="00895113">
        <w:rPr>
          <w:rFonts w:ascii="Times New Roman" w:hAnsi="Times New Roman"/>
          <w:i/>
        </w:rPr>
        <w:t>date</w:t>
      </w:r>
      <w:r>
        <w:t xml:space="preserve"> is not specified, this behaves as if </w:t>
      </w:r>
      <w:r w:rsidRPr="00895113">
        <w:rPr>
          <w:rFonts w:ascii="Times New Roman" w:hAnsi="Times New Roman"/>
          <w:i/>
        </w:rPr>
        <w:t>date</w:t>
      </w:r>
      <w:r>
        <w:t xml:space="preserve"> were specified with the value </w:t>
      </w:r>
      <w:r w:rsidRPr="00CF638A">
        <w:rPr>
          <w:rFonts w:ascii="Courier New" w:hAnsi="Courier New" w:cs="Courier New"/>
          <w:b/>
        </w:rPr>
        <w:t>getUTCDate()</w:t>
      </w:r>
      <w:r>
        <w:t>.</w:t>
      </w:r>
    </w:p>
    <w:p w14:paraId="6053D83E" w14:textId="77777777" w:rsidR="004C02EF" w:rsidRPr="00D72123" w:rsidRDefault="004C02EF" w:rsidP="004C02EF">
      <w:pPr>
        <w:pStyle w:val="Alg4"/>
        <w:numPr>
          <w:ilvl w:val="0"/>
          <w:numId w:val="288"/>
        </w:numPr>
      </w:pPr>
      <w:r w:rsidRPr="00D72123">
        <w:t xml:space="preserve">Let </w:t>
      </w:r>
      <w:r w:rsidRPr="00D72123">
        <w:rPr>
          <w:i/>
        </w:rPr>
        <w:t>t</w:t>
      </w:r>
      <w:r w:rsidRPr="00D72123">
        <w:t xml:space="preserve"> be this time value; but if this time value is </w:t>
      </w:r>
      <w:r w:rsidRPr="00D72123">
        <w:rPr>
          <w:b/>
        </w:rPr>
        <w:t>NaN</w:t>
      </w:r>
      <w:r w:rsidRPr="00D72123">
        <w:t xml:space="preserve">, let </w:t>
      </w:r>
      <w:r w:rsidRPr="00D72123">
        <w:rPr>
          <w:i/>
        </w:rPr>
        <w:t>t</w:t>
      </w:r>
      <w:r w:rsidRPr="00D72123">
        <w:t xml:space="preserve"> be </w:t>
      </w:r>
      <w:r w:rsidRPr="00D72123">
        <w:rPr>
          <w:b/>
        </w:rPr>
        <w:t>+0</w:t>
      </w:r>
      <w:r w:rsidRPr="00D72123">
        <w:t>.</w:t>
      </w:r>
    </w:p>
    <w:p w14:paraId="0B9BB504" w14:textId="77777777" w:rsidR="004C02EF" w:rsidRPr="00D72123" w:rsidRDefault="004C02EF" w:rsidP="004C02EF">
      <w:pPr>
        <w:pStyle w:val="Alg4"/>
        <w:numPr>
          <w:ilvl w:val="0"/>
          <w:numId w:val="288"/>
        </w:numPr>
      </w:pPr>
      <w:r w:rsidRPr="00D72123">
        <w:t xml:space="preserve">Let </w:t>
      </w:r>
      <w:r w:rsidRPr="00D72123">
        <w:rPr>
          <w:i/>
        </w:rPr>
        <w:t>y</w:t>
      </w:r>
      <w:r w:rsidRPr="00D72123">
        <w:t xml:space="preserve"> be ToNumber(</w:t>
      </w:r>
      <w:r w:rsidRPr="00D72123">
        <w:rPr>
          <w:i/>
        </w:rPr>
        <w:t>year</w:t>
      </w:r>
      <w:r w:rsidRPr="00D72123">
        <w:t>).</w:t>
      </w:r>
    </w:p>
    <w:p w14:paraId="6F7C22E8" w14:textId="77777777" w:rsidR="004C02EF" w:rsidRPr="00D72123" w:rsidRDefault="004C02EF" w:rsidP="004C02EF">
      <w:pPr>
        <w:pStyle w:val="Alg4"/>
        <w:numPr>
          <w:ilvl w:val="0"/>
          <w:numId w:val="288"/>
        </w:numPr>
      </w:pPr>
      <w:r w:rsidRPr="00D72123">
        <w:t xml:space="preserve">If </w:t>
      </w:r>
      <w:r w:rsidRPr="00D72123">
        <w:rPr>
          <w:i/>
        </w:rPr>
        <w:t>month</w:t>
      </w:r>
      <w:r w:rsidRPr="00D72123">
        <w:t xml:space="preserve"> is not specified, then let </w:t>
      </w:r>
      <w:r w:rsidRPr="00D72123">
        <w:rPr>
          <w:i/>
        </w:rPr>
        <w:t>m</w:t>
      </w:r>
      <w:r w:rsidRPr="00D72123">
        <w:t xml:space="preserve"> be MonthFromTime(</w:t>
      </w:r>
      <w:r w:rsidRPr="00D72123">
        <w:rPr>
          <w:i/>
        </w:rPr>
        <w:t>t</w:t>
      </w:r>
      <w:r w:rsidRPr="00D72123">
        <w:t xml:space="preserve">); otherwise, let </w:t>
      </w:r>
      <w:r w:rsidRPr="00D72123">
        <w:rPr>
          <w:i/>
        </w:rPr>
        <w:t>m</w:t>
      </w:r>
      <w:r w:rsidRPr="00D72123">
        <w:t xml:space="preserve"> be ToNumber(</w:t>
      </w:r>
      <w:r w:rsidRPr="00D72123">
        <w:rPr>
          <w:i/>
        </w:rPr>
        <w:t>month</w:t>
      </w:r>
      <w:r w:rsidRPr="00D72123">
        <w:t>).</w:t>
      </w:r>
    </w:p>
    <w:p w14:paraId="085410ED" w14:textId="77777777" w:rsidR="004C02EF" w:rsidRPr="00D72123" w:rsidRDefault="004C02EF" w:rsidP="004C02EF">
      <w:pPr>
        <w:pStyle w:val="Alg4"/>
        <w:numPr>
          <w:ilvl w:val="0"/>
          <w:numId w:val="288"/>
        </w:numPr>
      </w:pPr>
      <w:r w:rsidRPr="00D72123">
        <w:t xml:space="preserve">If </w:t>
      </w:r>
      <w:r w:rsidRPr="00D72123">
        <w:rPr>
          <w:i/>
        </w:rPr>
        <w:t>date</w:t>
      </w:r>
      <w:r w:rsidRPr="00D72123">
        <w:t xml:space="preserve"> is not specified, then let </w:t>
      </w:r>
      <w:r w:rsidRPr="00D72123">
        <w:rPr>
          <w:i/>
        </w:rPr>
        <w:t>dt</w:t>
      </w:r>
      <w:r w:rsidRPr="00D72123">
        <w:t xml:space="preserve"> be DateFromTime(</w:t>
      </w:r>
      <w:r w:rsidRPr="00D72123">
        <w:rPr>
          <w:i/>
        </w:rPr>
        <w:t>t</w:t>
      </w:r>
      <w:r w:rsidRPr="00D72123">
        <w:t xml:space="preserve">); otherwise, let </w:t>
      </w:r>
      <w:r w:rsidRPr="00D72123">
        <w:rPr>
          <w:i/>
        </w:rPr>
        <w:t>dt</w:t>
      </w:r>
      <w:r w:rsidRPr="00D72123">
        <w:t xml:space="preserve"> be ToNumber(</w:t>
      </w:r>
      <w:r w:rsidRPr="00D72123">
        <w:rPr>
          <w:i/>
        </w:rPr>
        <w:t>date</w:t>
      </w:r>
      <w:r w:rsidRPr="00D72123">
        <w:t>).</w:t>
      </w:r>
    </w:p>
    <w:p w14:paraId="1C1A0447" w14:textId="77777777" w:rsidR="004C02EF" w:rsidRPr="00D72123" w:rsidRDefault="004C02EF" w:rsidP="004C02EF">
      <w:pPr>
        <w:pStyle w:val="Alg4"/>
        <w:numPr>
          <w:ilvl w:val="0"/>
          <w:numId w:val="288"/>
        </w:numPr>
      </w:pPr>
      <w:r w:rsidRPr="00D72123">
        <w:t xml:space="preserve">Let </w:t>
      </w:r>
      <w:r w:rsidRPr="00D72123">
        <w:rPr>
          <w:i/>
        </w:rPr>
        <w:t>newDate</w:t>
      </w:r>
      <w:r w:rsidRPr="00D72123">
        <w:t xml:space="preserve"> be MakeDate(MakeDay(</w:t>
      </w:r>
      <w:r w:rsidRPr="00D72123">
        <w:rPr>
          <w:i/>
        </w:rPr>
        <w:t>y</w:t>
      </w:r>
      <w:r w:rsidRPr="00D72123">
        <w:t xml:space="preserve">, </w:t>
      </w:r>
      <w:r w:rsidRPr="00D72123">
        <w:rPr>
          <w:i/>
        </w:rPr>
        <w:t>m</w:t>
      </w:r>
      <w:r w:rsidRPr="00D72123">
        <w:t xml:space="preserve">, </w:t>
      </w:r>
      <w:r w:rsidRPr="00D72123">
        <w:rPr>
          <w:i/>
        </w:rPr>
        <w:t>dt</w:t>
      </w:r>
      <w:r w:rsidRPr="00D72123">
        <w:t>), TimeWithinDay(</w:t>
      </w:r>
      <w:r w:rsidRPr="00D72123">
        <w:rPr>
          <w:i/>
        </w:rPr>
        <w:t>t</w:t>
      </w:r>
      <w:r w:rsidRPr="00D72123">
        <w:t>)).</w:t>
      </w:r>
    </w:p>
    <w:p w14:paraId="2D22E9C4" w14:textId="77777777" w:rsidR="004C02EF" w:rsidRPr="00D72123" w:rsidRDefault="004C02EF" w:rsidP="004C02EF">
      <w:pPr>
        <w:pStyle w:val="Alg4"/>
        <w:numPr>
          <w:ilvl w:val="0"/>
          <w:numId w:val="288"/>
        </w:numPr>
      </w:pPr>
      <w:r w:rsidRPr="00D72123">
        <w:t xml:space="preserve">Let </w:t>
      </w:r>
      <w:r w:rsidRPr="00D72123">
        <w:rPr>
          <w:i/>
        </w:rPr>
        <w:t>v</w:t>
      </w:r>
      <w:r w:rsidRPr="00D72123">
        <w:t xml:space="preserve"> be TimeClip(</w:t>
      </w:r>
      <w:r w:rsidRPr="00D72123">
        <w:rPr>
          <w:i/>
        </w:rPr>
        <w:t>newDate</w:t>
      </w:r>
      <w:r w:rsidRPr="00D72123">
        <w:t>).</w:t>
      </w:r>
    </w:p>
    <w:p w14:paraId="2F6ED31B" w14:textId="77777777" w:rsidR="004C02EF" w:rsidRPr="00D72123" w:rsidRDefault="004C02EF" w:rsidP="004C02EF">
      <w:pPr>
        <w:pStyle w:val="Alg4"/>
        <w:numPr>
          <w:ilvl w:val="0"/>
          <w:numId w:val="288"/>
        </w:numPr>
      </w:pPr>
      <w:r w:rsidRPr="00D72123">
        <w:t xml:space="preserve">Set the [[PrimitiveValue]] internal property of this Date object to </w:t>
      </w:r>
      <w:r w:rsidRPr="00D72123">
        <w:rPr>
          <w:i/>
        </w:rPr>
        <w:t>v</w:t>
      </w:r>
      <w:r w:rsidRPr="00D72123">
        <w:t>.</w:t>
      </w:r>
    </w:p>
    <w:p w14:paraId="49A5708D" w14:textId="77777777" w:rsidR="004C02EF" w:rsidRPr="00D72123" w:rsidRDefault="004C02EF" w:rsidP="004C02EF">
      <w:pPr>
        <w:pStyle w:val="Alg4"/>
        <w:numPr>
          <w:ilvl w:val="0"/>
          <w:numId w:val="288"/>
        </w:numPr>
        <w:spacing w:after="220"/>
      </w:pPr>
      <w:r w:rsidRPr="00D72123">
        <w:t xml:space="preserve">Return </w:t>
      </w:r>
      <w:r w:rsidRPr="00D72123">
        <w:rPr>
          <w:i/>
        </w:rPr>
        <w:t>v</w:t>
      </w:r>
      <w:r w:rsidRPr="00D72123">
        <w:t>.</w:t>
      </w:r>
      <w:bookmarkStart w:id="6348" w:name="_Toc393690588"/>
    </w:p>
    <w:p w14:paraId="6ADB9E79" w14:textId="77777777" w:rsidR="004C02EF" w:rsidRDefault="004C02EF" w:rsidP="004C02EF">
      <w:bookmarkStart w:id="6349" w:name="_Toc393690590"/>
      <w:bookmarkEnd w:id="6348"/>
      <w:r>
        <w:t xml:space="preserve">The </w:t>
      </w:r>
      <w:r>
        <w:rPr>
          <w:rFonts w:ascii="Courier New" w:hAnsi="Courier New"/>
          <w:b/>
        </w:rPr>
        <w:t>length</w:t>
      </w:r>
      <w:r>
        <w:t xml:space="preserve"> property of the </w:t>
      </w:r>
      <w:r>
        <w:rPr>
          <w:rFonts w:ascii="Courier New" w:hAnsi="Courier New"/>
          <w:b/>
        </w:rPr>
        <w:t>setUTCFullYear</w:t>
      </w:r>
      <w:r>
        <w:t xml:space="preserve"> method is </w:t>
      </w:r>
      <w:r>
        <w:rPr>
          <w:b/>
        </w:rPr>
        <w:t>3</w:t>
      </w:r>
      <w:r>
        <w:t>.</w:t>
      </w:r>
    </w:p>
    <w:p w14:paraId="065B6C37" w14:textId="77777777" w:rsidR="004C02EF" w:rsidRDefault="004C02EF" w:rsidP="004C02EF">
      <w:pPr>
        <w:pStyle w:val="40"/>
        <w:numPr>
          <w:ilvl w:val="0"/>
          <w:numId w:val="0"/>
        </w:numPr>
      </w:pPr>
      <w:r>
        <w:t>15.9.5.42</w:t>
      </w:r>
      <w:r>
        <w:tab/>
        <w:t>Date.prototype.toUTCString</w:t>
      </w:r>
      <w:bookmarkEnd w:id="6349"/>
      <w:r>
        <w:t xml:space="preserve"> ( )</w:t>
      </w:r>
    </w:p>
    <w:p w14:paraId="7C532EF4" w14:textId="77777777" w:rsidR="004C02EF" w:rsidRDefault="004C02EF" w:rsidP="004C02EF">
      <w:r>
        <w:t>This function returns a String value. The contents of the String are implementation-dependent, but are intended to represent the Date in a convenient, human-readable form in UTC.</w:t>
      </w:r>
      <w:bookmarkStart w:id="6350" w:name="_Toc393690591"/>
    </w:p>
    <w:p w14:paraId="1E3D3097" w14:textId="77777777" w:rsidR="004C02EF" w:rsidRDefault="004C02EF" w:rsidP="004C02EF">
      <w:pPr>
        <w:pStyle w:val="Note"/>
      </w:pPr>
      <w:r w:rsidRPr="00D72123">
        <w:t>NOTE</w:t>
      </w:r>
      <w:r w:rsidRPr="00D72123">
        <w:tab/>
        <w:t xml:space="preserve">The intent is to produce a </w:t>
      </w:r>
      <w:r>
        <w:t>String</w:t>
      </w:r>
      <w:r w:rsidRPr="00D72123">
        <w:t xml:space="preserve"> representation of a date that is more readable than the format specified in 15.9.1.15. It is not essential that the chosen format be unambiguous or easily machine parsable. If an implementation does not have a preferred human-readable format it is recommended to use the format </w:t>
      </w:r>
      <w:r>
        <w:t>defined</w:t>
      </w:r>
      <w:r w:rsidRPr="00D72123">
        <w:t xml:space="preserve"> in 15.9.1.15 but with a space rather than a “</w:t>
      </w:r>
      <w:r w:rsidRPr="00D72123">
        <w:rPr>
          <w:rFonts w:ascii="Courier New" w:hAnsi="Courier New" w:cs="Courier New"/>
        </w:rPr>
        <w:t>T</w:t>
      </w:r>
      <w:r w:rsidRPr="00D72123">
        <w:t>” used to separate the date and time elements.</w:t>
      </w:r>
    </w:p>
    <w:p w14:paraId="2C7DE4B4" w14:textId="77777777" w:rsidR="004C02EF" w:rsidRDefault="004C02EF" w:rsidP="004C02EF">
      <w:pPr>
        <w:pStyle w:val="40"/>
        <w:numPr>
          <w:ilvl w:val="0"/>
          <w:numId w:val="0"/>
        </w:numPr>
      </w:pPr>
      <w:r>
        <w:t>15.9.5.43</w:t>
      </w:r>
      <w:r>
        <w:tab/>
        <w:t>Date.prototype.toISOString ( )</w:t>
      </w:r>
    </w:p>
    <w:p w14:paraId="74BB8AAE" w14:textId="77777777" w:rsidR="004C02EF" w:rsidRDefault="004C02EF" w:rsidP="004C02EF">
      <w:r>
        <w:t xml:space="preserve">This function returns a String value represent the instance in time represented by this Date object. The format of the String is the Date Time string format defined in 15.9.1.15. All fields are present in the String. The time zone is always UTC, denoted by the suffix Z. If the time value of this object is not a finite Number a </w:t>
      </w:r>
      <w:r w:rsidRPr="00722EB0">
        <w:rPr>
          <w:b/>
        </w:rPr>
        <w:t>RangeError</w:t>
      </w:r>
      <w:r>
        <w:t xml:space="preserve"> exception is thrown.</w:t>
      </w:r>
    </w:p>
    <w:p w14:paraId="59C42561" w14:textId="77777777" w:rsidR="004C02EF" w:rsidRDefault="004C02EF" w:rsidP="004C02EF">
      <w:pPr>
        <w:pStyle w:val="40"/>
        <w:numPr>
          <w:ilvl w:val="0"/>
          <w:numId w:val="0"/>
        </w:numPr>
      </w:pPr>
      <w:r>
        <w:t>15.9.5.44</w:t>
      </w:r>
      <w:r>
        <w:tab/>
        <w:t>Date.prototype.toJSON ( key )</w:t>
      </w:r>
    </w:p>
    <w:p w14:paraId="54DAD0EE" w14:textId="77777777" w:rsidR="004C02EF" w:rsidRDefault="004C02EF" w:rsidP="004C02EF">
      <w:r>
        <w:t xml:space="preserve">This function provides a String representation of a Date object for use by </w:t>
      </w:r>
      <w:r w:rsidRPr="006F716D">
        <w:rPr>
          <w:rFonts w:ascii="Courier New" w:hAnsi="Courier New" w:cs="Courier New"/>
          <w:b/>
        </w:rPr>
        <w:t>JSON.stringify</w:t>
      </w:r>
      <w:r>
        <w:t xml:space="preserve"> (15.12.3).</w:t>
      </w:r>
    </w:p>
    <w:p w14:paraId="698E1A5E" w14:textId="77777777" w:rsidR="004C02EF" w:rsidRDefault="004C02EF" w:rsidP="004C02EF">
      <w:r>
        <w:t xml:space="preserve">When the </w:t>
      </w:r>
      <w:r w:rsidRPr="006F716D">
        <w:rPr>
          <w:rFonts w:ascii="Courier New" w:hAnsi="Courier New" w:cs="Courier New"/>
          <w:b/>
        </w:rPr>
        <w:t>toJSON</w:t>
      </w:r>
      <w:r>
        <w:t xml:space="preserve"> method is called with argument </w:t>
      </w:r>
      <w:r w:rsidRPr="00895113">
        <w:rPr>
          <w:rFonts w:ascii="Times New Roman" w:hAnsi="Times New Roman"/>
          <w:i/>
        </w:rPr>
        <w:t>key</w:t>
      </w:r>
      <w:r>
        <w:t>, the following steps are taken:</w:t>
      </w:r>
    </w:p>
    <w:p w14:paraId="0B96752C" w14:textId="77777777" w:rsidR="004C02EF" w:rsidRPr="00D72123" w:rsidRDefault="004C02EF" w:rsidP="004C02EF">
      <w:pPr>
        <w:pStyle w:val="Alg4"/>
        <w:numPr>
          <w:ilvl w:val="0"/>
          <w:numId w:val="289"/>
        </w:numPr>
      </w:pPr>
      <w:r w:rsidRPr="00D72123">
        <w:t xml:space="preserve">Let </w:t>
      </w:r>
      <w:r w:rsidRPr="00D72123">
        <w:rPr>
          <w:i/>
        </w:rPr>
        <w:t>O</w:t>
      </w:r>
      <w:r w:rsidRPr="00D72123">
        <w:t xml:space="preserve"> be the result of calling ToObject, giving it the </w:t>
      </w:r>
      <w:r w:rsidRPr="00D72123">
        <w:rPr>
          <w:b/>
        </w:rPr>
        <w:t>this</w:t>
      </w:r>
      <w:r w:rsidRPr="00D72123">
        <w:t xml:space="preserve"> value as its argument.</w:t>
      </w:r>
    </w:p>
    <w:p w14:paraId="2619D77A" w14:textId="77777777" w:rsidR="004C02EF" w:rsidRPr="00D72123" w:rsidRDefault="004C02EF" w:rsidP="004C02EF">
      <w:pPr>
        <w:pStyle w:val="Alg4"/>
        <w:numPr>
          <w:ilvl w:val="0"/>
          <w:numId w:val="289"/>
        </w:numPr>
      </w:pPr>
      <w:r w:rsidRPr="00D72123">
        <w:t xml:space="preserve">Let </w:t>
      </w:r>
      <w:r w:rsidRPr="00D72123">
        <w:rPr>
          <w:i/>
        </w:rPr>
        <w:t>tv</w:t>
      </w:r>
      <w:r w:rsidRPr="00D72123">
        <w:t xml:space="preserve"> be ToPrimitive(</w:t>
      </w:r>
      <w:r w:rsidRPr="00D72123">
        <w:rPr>
          <w:i/>
        </w:rPr>
        <w:t>O</w:t>
      </w:r>
      <w:r w:rsidRPr="00D72123">
        <w:t>, hint Number).</w:t>
      </w:r>
    </w:p>
    <w:p w14:paraId="486C2987" w14:textId="77777777" w:rsidR="004C02EF" w:rsidRPr="00D72123" w:rsidRDefault="004C02EF" w:rsidP="004C02EF">
      <w:pPr>
        <w:pStyle w:val="Alg4"/>
        <w:numPr>
          <w:ilvl w:val="0"/>
          <w:numId w:val="289"/>
        </w:numPr>
      </w:pPr>
      <w:r w:rsidRPr="00D72123">
        <w:t xml:space="preserve">If </w:t>
      </w:r>
      <w:r w:rsidRPr="00D72123">
        <w:rPr>
          <w:i/>
        </w:rPr>
        <w:t>tv</w:t>
      </w:r>
      <w:r w:rsidRPr="00D72123">
        <w:t xml:space="preserve"> is a Number and is not finite, return </w:t>
      </w:r>
      <w:r w:rsidRPr="00D72123">
        <w:rPr>
          <w:b/>
        </w:rPr>
        <w:t>null</w:t>
      </w:r>
      <w:r w:rsidRPr="00D72123">
        <w:t>.</w:t>
      </w:r>
    </w:p>
    <w:p w14:paraId="78820172" w14:textId="77777777" w:rsidR="004C02EF" w:rsidRPr="00D72123" w:rsidRDefault="004C02EF" w:rsidP="004C02EF">
      <w:pPr>
        <w:pStyle w:val="Alg4"/>
        <w:numPr>
          <w:ilvl w:val="0"/>
          <w:numId w:val="289"/>
        </w:numPr>
      </w:pPr>
      <w:r w:rsidRPr="00D72123">
        <w:t xml:space="preserve">Let </w:t>
      </w:r>
      <w:r w:rsidRPr="00D72123">
        <w:rPr>
          <w:i/>
        </w:rPr>
        <w:t>toISO</w:t>
      </w:r>
      <w:r w:rsidRPr="00D72123">
        <w:t xml:space="preserve"> be the result of calling the [[Get]] internal method of </w:t>
      </w:r>
      <w:r w:rsidRPr="00D72123">
        <w:rPr>
          <w:i/>
        </w:rPr>
        <w:t xml:space="preserve">O </w:t>
      </w:r>
      <w:r w:rsidRPr="00D72123">
        <w:t>with argument "</w:t>
      </w:r>
      <w:r>
        <w:rPr>
          <w:rFonts w:ascii="Courier New" w:hAnsi="Courier New" w:cs="Courier New"/>
          <w:b/>
        </w:rPr>
        <w:t>toISOString</w:t>
      </w:r>
      <w:r w:rsidRPr="00D72123">
        <w:t>".</w:t>
      </w:r>
    </w:p>
    <w:p w14:paraId="2E7E77B7" w14:textId="77777777" w:rsidR="004C02EF" w:rsidRPr="00D72123" w:rsidRDefault="004C02EF" w:rsidP="004C02EF">
      <w:pPr>
        <w:pStyle w:val="Alg4"/>
        <w:numPr>
          <w:ilvl w:val="0"/>
          <w:numId w:val="289"/>
        </w:numPr>
      </w:pPr>
      <w:r w:rsidRPr="00D72123">
        <w:t>If IsCallable(</w:t>
      </w:r>
      <w:r w:rsidRPr="00D72123">
        <w:rPr>
          <w:i/>
        </w:rPr>
        <w:t>toISO</w:t>
      </w:r>
      <w:r w:rsidRPr="00D72123">
        <w:t xml:space="preserve">) is </w:t>
      </w:r>
      <w:r w:rsidRPr="00D72123">
        <w:rPr>
          <w:b/>
        </w:rPr>
        <w:t>false</w:t>
      </w:r>
      <w:r w:rsidRPr="00D72123">
        <w:t xml:space="preserve">, throw a </w:t>
      </w:r>
      <w:r w:rsidRPr="00D72123">
        <w:rPr>
          <w:b/>
        </w:rPr>
        <w:t xml:space="preserve">TypeError </w:t>
      </w:r>
      <w:r w:rsidRPr="00D72123">
        <w:t>exception.</w:t>
      </w:r>
    </w:p>
    <w:p w14:paraId="44C3605A" w14:textId="77777777" w:rsidR="004C02EF" w:rsidRPr="00D72123" w:rsidRDefault="004C02EF" w:rsidP="004C02EF">
      <w:pPr>
        <w:pStyle w:val="Alg4"/>
        <w:numPr>
          <w:ilvl w:val="0"/>
          <w:numId w:val="289"/>
        </w:numPr>
        <w:spacing w:after="240"/>
      </w:pPr>
      <w:r>
        <w:t>Return</w:t>
      </w:r>
      <w:r w:rsidRPr="00D72123">
        <w:t xml:space="preserve"> the result of calling the [[Call]] internal method of </w:t>
      </w:r>
      <w:r w:rsidRPr="00D72123">
        <w:rPr>
          <w:i/>
        </w:rPr>
        <w:t>toISO</w:t>
      </w:r>
      <w:r w:rsidRPr="00D72123">
        <w:t xml:space="preserve"> with </w:t>
      </w:r>
      <w:r w:rsidRPr="00D72123">
        <w:rPr>
          <w:i/>
        </w:rPr>
        <w:t xml:space="preserve">O </w:t>
      </w:r>
      <w:r w:rsidRPr="00D72123">
        <w:t xml:space="preserve">as the </w:t>
      </w:r>
      <w:r w:rsidRPr="00D72123">
        <w:rPr>
          <w:b/>
        </w:rPr>
        <w:t xml:space="preserve">this </w:t>
      </w:r>
      <w:r w:rsidRPr="00D72123">
        <w:t>value and an empty argument list.</w:t>
      </w:r>
    </w:p>
    <w:p w14:paraId="1654315E" w14:textId="77777777" w:rsidR="004C02EF" w:rsidRDefault="004C02EF" w:rsidP="004C02EF">
      <w:pPr>
        <w:pStyle w:val="Note"/>
      </w:pPr>
      <w:r w:rsidRPr="00D72123">
        <w:t>NOTE 1</w:t>
      </w:r>
      <w:r w:rsidRPr="00D72123">
        <w:tab/>
        <w:t>The argument is ignored.</w:t>
      </w:r>
    </w:p>
    <w:p w14:paraId="36F6A05E" w14:textId="77777777" w:rsidR="004C02EF" w:rsidRPr="00C952BC" w:rsidRDefault="004C02EF" w:rsidP="004C02EF">
      <w:pPr>
        <w:pStyle w:val="Note"/>
      </w:pPr>
      <w:r w:rsidRPr="00D72123">
        <w:t>NOTE 2</w:t>
      </w:r>
      <w:r w:rsidRPr="00D72123">
        <w:tab/>
      </w:r>
      <w:r w:rsidRPr="00C952BC">
        <w:t xml:space="preserve">The </w:t>
      </w:r>
      <w:r w:rsidRPr="00C952BC">
        <w:rPr>
          <w:rFonts w:ascii="Courier New" w:hAnsi="Courier New"/>
          <w:b/>
        </w:rPr>
        <w:t>toJSON</w:t>
      </w:r>
      <w:r w:rsidRPr="00C952BC">
        <w:t xml:space="preserve"> function is intentionally generic; it does not require that its </w:t>
      </w:r>
      <w:r w:rsidRPr="00C952BC">
        <w:rPr>
          <w:b/>
        </w:rPr>
        <w:t>this</w:t>
      </w:r>
      <w:r w:rsidRPr="00C952BC">
        <w:t xml:space="preserve"> value be a Date object. Therefore, it can be transferred to other kinds of objects for use as a method. However, it does require that any such object have a </w:t>
      </w:r>
      <w:r w:rsidRPr="00C952BC">
        <w:rPr>
          <w:rFonts w:ascii="Courier New" w:hAnsi="Courier New" w:cs="Courier New"/>
          <w:b/>
        </w:rPr>
        <w:t>toISOString</w:t>
      </w:r>
      <w:r w:rsidRPr="00C952BC">
        <w:t xml:space="preserve"> method. An object is free to use the argument </w:t>
      </w:r>
      <w:r w:rsidRPr="00895113">
        <w:rPr>
          <w:rFonts w:ascii="Times New Roman" w:hAnsi="Times New Roman"/>
          <w:i/>
        </w:rPr>
        <w:t>key</w:t>
      </w:r>
      <w:r w:rsidRPr="00C952BC">
        <w:t xml:space="preserve"> to filter its stringification. </w:t>
      </w:r>
    </w:p>
    <w:p w14:paraId="2E72F8FC" w14:textId="77777777" w:rsidR="004C02EF" w:rsidRDefault="004C02EF" w:rsidP="00B43482">
      <w:pPr>
        <w:pStyle w:val="30"/>
        <w:numPr>
          <w:ilvl w:val="0"/>
          <w:numId w:val="0"/>
        </w:numPr>
      </w:pPr>
      <w:bookmarkStart w:id="6351" w:name="_Toc393690592"/>
      <w:bookmarkStart w:id="6352" w:name="_Toc472818953"/>
      <w:bookmarkStart w:id="6353" w:name="_Toc235503531"/>
      <w:bookmarkStart w:id="6354" w:name="_Toc241509306"/>
      <w:bookmarkStart w:id="6355" w:name="_Toc244416793"/>
      <w:bookmarkStart w:id="6356" w:name="_Toc276631157"/>
      <w:bookmarkStart w:id="6357" w:name="_Toc153968546"/>
      <w:bookmarkEnd w:id="6350"/>
      <w:r>
        <w:t>15.9.6</w:t>
      </w:r>
      <w:r>
        <w:tab/>
        <w:t>Properties of Date Instance</w:t>
      </w:r>
      <w:bookmarkEnd w:id="6351"/>
      <w:r>
        <w:t>s</w:t>
      </w:r>
      <w:bookmarkEnd w:id="6352"/>
      <w:bookmarkEnd w:id="6353"/>
      <w:bookmarkEnd w:id="6354"/>
      <w:bookmarkEnd w:id="6355"/>
      <w:bookmarkEnd w:id="6356"/>
      <w:bookmarkEnd w:id="6357"/>
    </w:p>
    <w:p w14:paraId="0BC6B64A" w14:textId="77777777" w:rsidR="004C02EF" w:rsidRDefault="004C02EF" w:rsidP="004C02EF">
      <w:r>
        <w:t xml:space="preserve">Date instances inherit properties from the Date prototype object and </w:t>
      </w:r>
      <w:del w:id="6358" w:author="Allen Wirfs-Brock" w:date="2011-07-02T14:30:00Z">
        <w:r w:rsidDel="0054023D">
          <w:delText xml:space="preserve">their </w:delText>
        </w:r>
      </w:del>
      <w:ins w:id="6359" w:author="Allen Wirfs-Brock" w:date="2011-07-02T14:30:00Z">
        <w:r w:rsidR="0054023D">
          <w:t xml:space="preserve">have a </w:t>
        </w:r>
      </w:ins>
      <w:r>
        <w:t>[[</w:t>
      </w:r>
      <w:del w:id="6360" w:author="Allen Wirfs-Brock" w:date="2011-07-02T14:30:00Z">
        <w:r w:rsidDel="0054023D">
          <w:delText>Class</w:delText>
        </w:r>
      </w:del>
      <w:ins w:id="6361" w:author="Allen Wirfs-Brock" w:date="2011-07-02T14:30:00Z">
        <w:r w:rsidR="0054023D">
          <w:t>IsDate</w:t>
        </w:r>
      </w:ins>
      <w:r>
        <w:t>]] internal</w:t>
      </w:r>
      <w:del w:id="6362" w:author="Allen Wirfs-Brock" w:date="2011-07-02T14:30:00Z">
        <w:r w:rsidDel="0054023D">
          <w:delText xml:space="preserve"> property value is </w:delText>
        </w:r>
        <w:r w:rsidDel="0054023D">
          <w:rPr>
            <w:rFonts w:ascii="Courier New" w:hAnsi="Courier New" w:cs="Courier New"/>
            <w:b/>
          </w:rPr>
          <w:delText>"Date"</w:delText>
        </w:r>
      </w:del>
      <w:r>
        <w:t>. Date instances also have a [[PrimitiveValue]] internal property.</w:t>
      </w:r>
    </w:p>
    <w:p w14:paraId="614BE715" w14:textId="77777777" w:rsidR="004C02EF" w:rsidRDefault="004C02EF" w:rsidP="004C02EF">
      <w:r>
        <w:t>The [[PrimitiveValue]] internal property is time value represented by this Date object.</w:t>
      </w:r>
      <w:bookmarkStart w:id="6363" w:name="_Toc393690593"/>
    </w:p>
    <w:p w14:paraId="37ED054B" w14:textId="77777777" w:rsidR="004C02EF" w:rsidRDefault="004C02EF" w:rsidP="00F710D2">
      <w:pPr>
        <w:pStyle w:val="20"/>
        <w:numPr>
          <w:ilvl w:val="0"/>
          <w:numId w:val="0"/>
        </w:numPr>
      </w:pPr>
      <w:bookmarkStart w:id="6364" w:name="_Ref404565288"/>
      <w:bookmarkStart w:id="6365" w:name="_Toc417706280"/>
      <w:bookmarkStart w:id="6366" w:name="_Toc432237645"/>
      <w:bookmarkStart w:id="6367" w:name="_Toc432984854"/>
      <w:bookmarkStart w:id="6368" w:name="_Toc472818954"/>
      <w:bookmarkStart w:id="6369" w:name="_Toc235503532"/>
      <w:bookmarkStart w:id="6370" w:name="_Toc241509307"/>
      <w:bookmarkStart w:id="6371" w:name="_Toc244416794"/>
      <w:bookmarkStart w:id="6372" w:name="_Toc276631158"/>
      <w:bookmarkStart w:id="6373" w:name="_Toc153968547"/>
      <w:r>
        <w:t>15.10</w:t>
      </w:r>
      <w:r>
        <w:tab/>
        <w:t>RegExp (Regular Expression) Objects</w:t>
      </w:r>
      <w:bookmarkEnd w:id="6364"/>
      <w:bookmarkEnd w:id="6365"/>
      <w:bookmarkEnd w:id="6366"/>
      <w:bookmarkEnd w:id="6367"/>
      <w:bookmarkEnd w:id="6368"/>
      <w:bookmarkEnd w:id="6369"/>
      <w:bookmarkEnd w:id="6370"/>
      <w:bookmarkEnd w:id="6371"/>
      <w:bookmarkEnd w:id="6372"/>
      <w:bookmarkEnd w:id="6373"/>
    </w:p>
    <w:p w14:paraId="1AF0E0F8" w14:textId="77777777" w:rsidR="004C02EF" w:rsidRDefault="004C02EF" w:rsidP="004C02EF">
      <w:r>
        <w:t>A RegExp object contains a regular expression and the associated flags.</w:t>
      </w:r>
    </w:p>
    <w:p w14:paraId="25F351F4" w14:textId="77777777" w:rsidR="004C02EF" w:rsidRDefault="004C02EF" w:rsidP="004C02EF">
      <w:pPr>
        <w:pStyle w:val="Note"/>
      </w:pPr>
      <w:r w:rsidRPr="00D72123">
        <w:t>NOTE</w:t>
      </w:r>
      <w:r w:rsidRPr="00D72123">
        <w:tab/>
        <w:t>The form and functionality of regular expressions is modelled after the regular expression facility in the Perl</w:t>
      </w:r>
      <w:r>
        <w:t> </w:t>
      </w:r>
      <w:r w:rsidRPr="00D72123">
        <w:t>5 programming language.</w:t>
      </w:r>
    </w:p>
    <w:p w14:paraId="029BB88A" w14:textId="77777777" w:rsidR="004C02EF" w:rsidRDefault="004C02EF" w:rsidP="00F710D2">
      <w:pPr>
        <w:pStyle w:val="30"/>
        <w:numPr>
          <w:ilvl w:val="0"/>
          <w:numId w:val="0"/>
        </w:numPr>
      </w:pPr>
      <w:bookmarkStart w:id="6374" w:name="_Hlt457446511"/>
      <w:bookmarkStart w:id="6375" w:name="_Toc417706281"/>
      <w:bookmarkStart w:id="6376" w:name="_Toc432237646"/>
      <w:bookmarkStart w:id="6377" w:name="_Toc432984855"/>
      <w:bookmarkStart w:id="6378" w:name="_Ref457437739"/>
      <w:bookmarkStart w:id="6379" w:name="_Ref457437740"/>
      <w:bookmarkStart w:id="6380" w:name="_Ref457437745"/>
      <w:bookmarkStart w:id="6381" w:name="_Ref457437746"/>
      <w:bookmarkStart w:id="6382" w:name="_Ref457437747"/>
      <w:bookmarkStart w:id="6383" w:name="_Ref457437748"/>
      <w:bookmarkStart w:id="6384" w:name="_Ref457437749"/>
      <w:bookmarkStart w:id="6385" w:name="_Ref457437753"/>
      <w:bookmarkStart w:id="6386" w:name="_Ref457437754"/>
      <w:bookmarkStart w:id="6387" w:name="_Ref457437755"/>
      <w:bookmarkStart w:id="6388" w:name="_Ref457437756"/>
      <w:bookmarkStart w:id="6389" w:name="_Ref457437757"/>
      <w:bookmarkStart w:id="6390" w:name="_Ref457437761"/>
      <w:bookmarkStart w:id="6391" w:name="_Ref457437762"/>
      <w:bookmarkStart w:id="6392" w:name="_Ref457437763"/>
      <w:bookmarkStart w:id="6393" w:name="_Ref457437764"/>
      <w:bookmarkStart w:id="6394" w:name="_Ref457437765"/>
      <w:bookmarkStart w:id="6395" w:name="_Ref457437769"/>
      <w:bookmarkStart w:id="6396" w:name="_Ref457437770"/>
      <w:bookmarkStart w:id="6397" w:name="_Ref457437771"/>
      <w:bookmarkStart w:id="6398" w:name="_Ref457437772"/>
      <w:bookmarkStart w:id="6399" w:name="_Ref457437773"/>
      <w:bookmarkStart w:id="6400" w:name="_Ref457437777"/>
      <w:bookmarkStart w:id="6401" w:name="_Ref457446600"/>
      <w:bookmarkStart w:id="6402" w:name="_Ref463778805"/>
      <w:bookmarkStart w:id="6403" w:name="_Toc472818955"/>
      <w:bookmarkStart w:id="6404" w:name="_Toc235503533"/>
      <w:bookmarkStart w:id="6405" w:name="_Toc241509308"/>
      <w:bookmarkStart w:id="6406" w:name="_Toc244416795"/>
      <w:bookmarkStart w:id="6407" w:name="_Toc276631159"/>
      <w:bookmarkStart w:id="6408" w:name="_Toc153968548"/>
      <w:bookmarkEnd w:id="6374"/>
      <w:r>
        <w:t>15.10.1</w:t>
      </w:r>
      <w:r>
        <w:tab/>
        <w:t>Patterns</w:t>
      </w:r>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p>
    <w:p w14:paraId="2B0330C5" w14:textId="77777777" w:rsidR="004C02EF" w:rsidRDefault="004C02EF" w:rsidP="004C02EF">
      <w:r>
        <w:t xml:space="preserve">The </w:t>
      </w:r>
      <w:r>
        <w:rPr>
          <w:rFonts w:ascii="Courier New" w:hAnsi="Courier New"/>
          <w:b/>
        </w:rPr>
        <w:t>RegExp</w:t>
      </w:r>
      <w:r>
        <w:t xml:space="preserve"> constructor applies the following grammar to the input pattern String. An error occurs if the grammar cannot interpret the String as an expansion of </w:t>
      </w:r>
      <w:r w:rsidRPr="00895113">
        <w:rPr>
          <w:rFonts w:ascii="Times New Roman" w:hAnsi="Times New Roman"/>
          <w:i/>
        </w:rPr>
        <w:t>Pattern</w:t>
      </w:r>
      <w:r>
        <w:t>.</w:t>
      </w:r>
    </w:p>
    <w:p w14:paraId="3472B69C" w14:textId="77777777" w:rsidR="004C02EF" w:rsidRDefault="004C02EF" w:rsidP="004C02EF">
      <w:pPr>
        <w:pStyle w:val="Syntax"/>
      </w:pPr>
      <w:r w:rsidRPr="00C633F4">
        <w:t>Syntax</w:t>
      </w:r>
    </w:p>
    <w:p w14:paraId="2FD43C44" w14:textId="77777777" w:rsidR="004C02EF" w:rsidRPr="0006523D" w:rsidRDefault="004C02EF" w:rsidP="004C02EF">
      <w:pPr>
        <w:pStyle w:val="SyntaxRule"/>
      </w:pPr>
      <w:r w:rsidRPr="0006523D">
        <w:t xml:space="preserve">Pattern </w:t>
      </w:r>
      <w:r w:rsidRPr="007A29B2">
        <w:rPr>
          <w:rFonts w:ascii="Arial" w:hAnsi="Arial"/>
          <w:b/>
          <w:i w:val="0"/>
        </w:rPr>
        <w:t>::</w:t>
      </w:r>
    </w:p>
    <w:p w14:paraId="7C18BC04" w14:textId="77777777" w:rsidR="004C02EF" w:rsidRPr="0006523D" w:rsidRDefault="004C02EF" w:rsidP="004C02EF">
      <w:pPr>
        <w:pStyle w:val="SyntaxDefinition"/>
      </w:pPr>
      <w:r w:rsidRPr="0006523D">
        <w:t>Disjunction</w:t>
      </w:r>
    </w:p>
    <w:p w14:paraId="5BF1D1F3" w14:textId="77777777" w:rsidR="004C02EF" w:rsidRPr="0006523D" w:rsidRDefault="004C02EF" w:rsidP="004C02EF">
      <w:pPr>
        <w:pStyle w:val="SyntaxRule"/>
      </w:pPr>
      <w:r w:rsidRPr="0006523D">
        <w:t xml:space="preserve">Disjunction </w:t>
      </w:r>
      <w:r w:rsidRPr="007A29B2">
        <w:rPr>
          <w:rFonts w:ascii="Arial" w:hAnsi="Arial"/>
          <w:b/>
          <w:i w:val="0"/>
        </w:rPr>
        <w:t>::</w:t>
      </w:r>
    </w:p>
    <w:p w14:paraId="671031B7" w14:textId="77777777" w:rsidR="004C02EF" w:rsidRPr="0006523D" w:rsidRDefault="004C02EF" w:rsidP="004C02EF">
      <w:pPr>
        <w:pStyle w:val="SyntaxDefinition"/>
      </w:pPr>
      <w:r w:rsidRPr="0006523D">
        <w:t>Alternative</w:t>
      </w:r>
      <w:r w:rsidRPr="0006523D">
        <w:br/>
        <w:t xml:space="preserve"> Alternative </w:t>
      </w:r>
      <w:r w:rsidRPr="00C226F6">
        <w:rPr>
          <w:rFonts w:ascii="Courier New" w:hAnsi="Courier New"/>
          <w:b/>
          <w:i w:val="0"/>
        </w:rPr>
        <w:t>|</w:t>
      </w:r>
      <w:r w:rsidRPr="0006523D">
        <w:t xml:space="preserve"> Disjunction</w:t>
      </w:r>
    </w:p>
    <w:p w14:paraId="73501C88" w14:textId="77777777" w:rsidR="004C02EF" w:rsidRPr="0006523D" w:rsidRDefault="004C02EF" w:rsidP="004C02EF">
      <w:pPr>
        <w:pStyle w:val="SyntaxRule"/>
      </w:pPr>
      <w:r w:rsidRPr="0006523D">
        <w:t xml:space="preserve">Alternative </w:t>
      </w:r>
      <w:r w:rsidRPr="007A29B2">
        <w:rPr>
          <w:rFonts w:ascii="Arial" w:hAnsi="Arial"/>
          <w:b/>
          <w:i w:val="0"/>
        </w:rPr>
        <w:t>::</w:t>
      </w:r>
    </w:p>
    <w:p w14:paraId="6363928D" w14:textId="77777777" w:rsidR="004C02EF" w:rsidRPr="0006523D" w:rsidRDefault="004C02EF" w:rsidP="004C02EF">
      <w:pPr>
        <w:pStyle w:val="SyntaxDefinition"/>
        <w:rPr>
          <w:vertAlign w:val="subscript"/>
        </w:rPr>
      </w:pPr>
      <w:r w:rsidRPr="00E148F5">
        <w:rPr>
          <w:rFonts w:ascii="Arial" w:hAnsi="Arial"/>
          <w:i w:val="0"/>
          <w:sz w:val="16"/>
        </w:rPr>
        <w:t>[empty]</w:t>
      </w:r>
      <w:r w:rsidRPr="0006523D">
        <w:br/>
        <w:t>Alternative Term</w:t>
      </w:r>
    </w:p>
    <w:p w14:paraId="7DFA22E1" w14:textId="77777777" w:rsidR="004C02EF" w:rsidRPr="0006523D" w:rsidRDefault="004C02EF" w:rsidP="004C02EF">
      <w:pPr>
        <w:pStyle w:val="SyntaxRule"/>
      </w:pPr>
      <w:r w:rsidRPr="0006523D">
        <w:t xml:space="preserve">Term </w:t>
      </w:r>
      <w:r w:rsidRPr="007A29B2">
        <w:rPr>
          <w:rFonts w:ascii="Arial" w:hAnsi="Arial"/>
          <w:b/>
          <w:i w:val="0"/>
        </w:rPr>
        <w:t>::</w:t>
      </w:r>
    </w:p>
    <w:p w14:paraId="00191504" w14:textId="77777777" w:rsidR="004C02EF" w:rsidRPr="00DE655B" w:rsidRDefault="004C02EF" w:rsidP="004C02EF">
      <w:pPr>
        <w:pStyle w:val="SyntaxDefinition"/>
        <w:rPr>
          <w:vertAlign w:val="subscript"/>
          <w:lang w:val="fr-CH"/>
        </w:rPr>
      </w:pPr>
      <w:r w:rsidRPr="00DE655B">
        <w:rPr>
          <w:lang w:val="fr-CH"/>
        </w:rPr>
        <w:t>Assertion</w:t>
      </w:r>
      <w:r w:rsidRPr="00DE655B">
        <w:rPr>
          <w:lang w:val="fr-CH"/>
        </w:rPr>
        <w:br/>
        <w:t>Atom</w:t>
      </w:r>
      <w:r w:rsidRPr="00DE655B">
        <w:rPr>
          <w:lang w:val="fr-CH"/>
        </w:rPr>
        <w:br/>
        <w:t>Atom Quantifier</w:t>
      </w:r>
    </w:p>
    <w:p w14:paraId="5D47F6EB" w14:textId="77777777" w:rsidR="004C02EF" w:rsidRPr="00DE655B" w:rsidRDefault="004C02EF" w:rsidP="004C02EF">
      <w:pPr>
        <w:pStyle w:val="SyntaxRule"/>
        <w:rPr>
          <w:lang w:val="fr-CH"/>
        </w:rPr>
      </w:pPr>
      <w:r w:rsidRPr="00DE655B">
        <w:rPr>
          <w:lang w:val="fr-CH"/>
        </w:rPr>
        <w:t xml:space="preserve">Assertion </w:t>
      </w:r>
      <w:r w:rsidRPr="00DE655B">
        <w:rPr>
          <w:rFonts w:ascii="Arial" w:hAnsi="Arial"/>
          <w:b/>
          <w:i w:val="0"/>
          <w:lang w:val="fr-CH"/>
        </w:rPr>
        <w:t>::</w:t>
      </w:r>
    </w:p>
    <w:p w14:paraId="2CD8859E" w14:textId="77777777" w:rsidR="004C02EF" w:rsidRPr="00DE655B" w:rsidRDefault="004C02EF" w:rsidP="004C02EF">
      <w:pPr>
        <w:pStyle w:val="SyntaxDefinition"/>
        <w:rPr>
          <w:vertAlign w:val="subscript"/>
          <w:lang w:val="fr-CH"/>
        </w:rPr>
      </w:pP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lang w:val="fr-CH"/>
        </w:rPr>
        <w:br/>
      </w:r>
      <w:r w:rsidRPr="00DE655B">
        <w:rPr>
          <w:rFonts w:ascii="Courier New" w:hAnsi="Courier New"/>
          <w:b/>
          <w:i w:val="0"/>
          <w:lang w:val="fr-CH"/>
        </w:rPr>
        <w:t>\ b</w:t>
      </w:r>
      <w:r w:rsidRPr="00DE655B">
        <w:rPr>
          <w:lang w:val="fr-CH"/>
        </w:rPr>
        <w:br/>
      </w:r>
      <w:r w:rsidRPr="00DE655B">
        <w:rPr>
          <w:rFonts w:ascii="Courier New" w:hAnsi="Courier New"/>
          <w:b/>
          <w:i w:val="0"/>
          <w:lang w:val="fr-CH"/>
        </w:rPr>
        <w:t>\ B</w:t>
      </w:r>
      <w:r w:rsidRPr="00DE655B">
        <w:rPr>
          <w:rFonts w:ascii="Courier New" w:hAnsi="Courier New"/>
          <w:b/>
          <w:i w:val="0"/>
          <w:lang w:val="fr-CH"/>
        </w:rPr>
        <w:br/>
        <w:t>(</w:t>
      </w:r>
      <w:r w:rsidRPr="00DE655B">
        <w:rPr>
          <w:rFonts w:ascii="Arial" w:hAnsi="Arial"/>
          <w:b/>
          <w:lang w:val="fr-CH"/>
        </w:rPr>
        <w:t xml:space="preserve"> </w:t>
      </w:r>
      <w:r w:rsidRPr="00DE655B">
        <w:rPr>
          <w:rFonts w:ascii="Courier New" w:hAnsi="Courier New"/>
          <w:b/>
          <w:i w:val="0"/>
          <w:lang w:val="fr-CH"/>
        </w:rPr>
        <w:t>?</w:t>
      </w:r>
      <w:r w:rsidRPr="00DE655B">
        <w:rPr>
          <w:rFonts w:ascii="Arial" w:hAnsi="Arial"/>
          <w:b/>
          <w:lang w:val="fr-CH"/>
        </w:rPr>
        <w:t xml:space="preserve"> </w:t>
      </w:r>
      <w:r w:rsidRPr="00DE655B">
        <w:rPr>
          <w:rFonts w:ascii="Courier New" w:hAnsi="Courier New"/>
          <w:b/>
          <w:i w:val="0"/>
          <w:lang w:val="fr-CH"/>
        </w:rPr>
        <w:t>=</w:t>
      </w:r>
      <w:r w:rsidRPr="00DE655B">
        <w:rPr>
          <w:rFonts w:ascii="Arial" w:hAnsi="Arial"/>
          <w:b/>
          <w:lang w:val="fr-CH"/>
        </w:rPr>
        <w:t xml:space="preserve"> </w:t>
      </w:r>
      <w:r w:rsidRPr="00DE655B">
        <w:rPr>
          <w:lang w:val="fr-CH"/>
        </w:rPr>
        <w:t xml:space="preserve">Disjunction </w:t>
      </w: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rFonts w:ascii="Arial" w:hAnsi="Arial"/>
          <w:b/>
          <w:lang w:val="fr-CH"/>
        </w:rPr>
        <w:t xml:space="preserve"> </w:t>
      </w:r>
      <w:r w:rsidRPr="00DE655B">
        <w:rPr>
          <w:rFonts w:ascii="Courier New" w:hAnsi="Courier New"/>
          <w:b/>
          <w:i w:val="0"/>
          <w:lang w:val="fr-CH"/>
        </w:rPr>
        <w:t>?</w:t>
      </w:r>
      <w:r w:rsidRPr="00DE655B">
        <w:rPr>
          <w:rFonts w:ascii="Arial" w:hAnsi="Arial"/>
          <w:b/>
          <w:lang w:val="fr-CH"/>
        </w:rPr>
        <w:t xml:space="preserve"> </w:t>
      </w:r>
      <w:r w:rsidRPr="00DE655B">
        <w:rPr>
          <w:rFonts w:ascii="Courier New" w:hAnsi="Courier New"/>
          <w:b/>
          <w:i w:val="0"/>
          <w:lang w:val="fr-CH"/>
        </w:rPr>
        <w:t>!</w:t>
      </w:r>
      <w:r w:rsidRPr="00DE655B">
        <w:rPr>
          <w:rFonts w:ascii="Arial" w:hAnsi="Arial"/>
          <w:b/>
          <w:lang w:val="fr-CH"/>
        </w:rPr>
        <w:t xml:space="preserve"> </w:t>
      </w:r>
      <w:r w:rsidRPr="00DE655B">
        <w:rPr>
          <w:lang w:val="fr-CH"/>
        </w:rPr>
        <w:t xml:space="preserve">Disjunction </w:t>
      </w:r>
      <w:r w:rsidRPr="00DE655B">
        <w:rPr>
          <w:rFonts w:ascii="Courier New" w:hAnsi="Courier New"/>
          <w:b/>
          <w:i w:val="0"/>
          <w:lang w:val="fr-CH"/>
        </w:rPr>
        <w:t>)</w:t>
      </w:r>
    </w:p>
    <w:p w14:paraId="098AC343" w14:textId="77777777" w:rsidR="004C02EF" w:rsidRPr="00DE655B" w:rsidRDefault="004C02EF" w:rsidP="004C02EF">
      <w:pPr>
        <w:pStyle w:val="SyntaxRule"/>
        <w:rPr>
          <w:lang w:val="fr-CH"/>
        </w:rPr>
      </w:pPr>
      <w:r w:rsidRPr="00DE655B">
        <w:rPr>
          <w:lang w:val="fr-CH"/>
        </w:rPr>
        <w:t xml:space="preserve">Quantifier </w:t>
      </w:r>
      <w:r w:rsidRPr="00DE655B">
        <w:rPr>
          <w:rFonts w:ascii="Arial" w:hAnsi="Arial"/>
          <w:b/>
          <w:i w:val="0"/>
          <w:lang w:val="fr-CH"/>
        </w:rPr>
        <w:t>::</w:t>
      </w:r>
    </w:p>
    <w:p w14:paraId="2B71920B" w14:textId="77777777" w:rsidR="004C02EF" w:rsidRPr="00DE655B" w:rsidRDefault="004C02EF" w:rsidP="004C02EF">
      <w:pPr>
        <w:pStyle w:val="SyntaxDefinition"/>
        <w:rPr>
          <w:lang w:val="fr-CH"/>
        </w:rPr>
      </w:pPr>
      <w:r w:rsidRPr="00DE655B">
        <w:rPr>
          <w:lang w:val="fr-CH"/>
        </w:rPr>
        <w:t>QuantifierPrefix</w:t>
      </w:r>
      <w:r w:rsidRPr="00DE655B">
        <w:rPr>
          <w:lang w:val="fr-CH"/>
        </w:rPr>
        <w:br/>
        <w:t>QuantifierPrefix</w:t>
      </w:r>
      <w:r w:rsidRPr="00DE655B">
        <w:rPr>
          <w:rFonts w:ascii="Courier New" w:hAnsi="Courier New"/>
          <w:b/>
          <w:i w:val="0"/>
          <w:lang w:val="fr-CH"/>
        </w:rPr>
        <w:t xml:space="preserve"> ?</w:t>
      </w:r>
    </w:p>
    <w:p w14:paraId="3EFC8C62" w14:textId="77777777" w:rsidR="004C02EF" w:rsidRPr="00DE655B" w:rsidRDefault="004C02EF" w:rsidP="004C02EF">
      <w:pPr>
        <w:pStyle w:val="SyntaxRule"/>
        <w:rPr>
          <w:lang w:val="fr-CH"/>
        </w:rPr>
      </w:pPr>
      <w:r w:rsidRPr="00DE655B">
        <w:rPr>
          <w:lang w:val="fr-CH"/>
        </w:rPr>
        <w:t xml:space="preserve">QuantifierPrefix </w:t>
      </w:r>
      <w:r w:rsidRPr="00DE655B">
        <w:rPr>
          <w:rFonts w:ascii="Arial" w:hAnsi="Arial"/>
          <w:b/>
          <w:i w:val="0"/>
          <w:lang w:val="fr-CH"/>
        </w:rPr>
        <w:t>::</w:t>
      </w:r>
    </w:p>
    <w:p w14:paraId="79A26404" w14:textId="77777777" w:rsidR="004C02EF" w:rsidRPr="00DE655B" w:rsidRDefault="004C02EF" w:rsidP="004C02EF">
      <w:pPr>
        <w:pStyle w:val="SyntaxDefinition"/>
        <w:rPr>
          <w:lang w:val="fr-CH"/>
        </w:rPr>
      </w:pPr>
      <w:r w:rsidRPr="00DE655B">
        <w:rPr>
          <w:rFonts w:ascii="Courier New" w:hAnsi="Courier New"/>
          <w:b/>
          <w:i w:val="0"/>
          <w:lang w:val="fr-CH"/>
        </w:rPr>
        <w:t>*</w:t>
      </w:r>
      <w:r w:rsidRPr="00DE655B">
        <w:rPr>
          <w:rFonts w:ascii="Courier New" w:hAnsi="Courier New"/>
          <w:b/>
          <w:i w:val="0"/>
          <w:lang w:val="fr-CH"/>
        </w:rPr>
        <w:br/>
        <w:t>+</w:t>
      </w:r>
      <w:r w:rsidRPr="00DE655B">
        <w:rPr>
          <w:lang w:val="fr-CH"/>
        </w:rPr>
        <w:br/>
      </w: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lang w:val="fr-CH"/>
        </w:rPr>
        <w:t xml:space="preserve"> DecimalDigits </w:t>
      </w: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lang w:val="fr-CH"/>
        </w:rPr>
        <w:t xml:space="preserve"> DecimalDigits</w:t>
      </w:r>
      <w:r w:rsidRPr="00DE655B">
        <w:rPr>
          <w:rFonts w:ascii="Arial" w:hAnsi="Arial"/>
          <w:b/>
          <w:lang w:val="fr-CH"/>
        </w:rPr>
        <w:t xml:space="preserve"> </w:t>
      </w:r>
      <w:r w:rsidRPr="00DE655B">
        <w:rPr>
          <w:rFonts w:ascii="Courier New" w:hAnsi="Courier New"/>
          <w:b/>
          <w:i w:val="0"/>
          <w:lang w:val="fr-CH"/>
        </w:rPr>
        <w:t>,</w:t>
      </w:r>
      <w:r w:rsidRPr="00DE655B">
        <w:rPr>
          <w:rFonts w:ascii="Arial" w:hAnsi="Arial"/>
          <w:b/>
          <w:lang w:val="fr-CH"/>
        </w:rPr>
        <w:t xml:space="preserve"> </w:t>
      </w: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lang w:val="fr-CH"/>
        </w:rPr>
        <w:t xml:space="preserve"> DecimalDigits</w:t>
      </w:r>
      <w:r w:rsidRPr="00DE655B">
        <w:rPr>
          <w:rFonts w:ascii="Arial" w:hAnsi="Arial"/>
          <w:b/>
          <w:lang w:val="fr-CH"/>
        </w:rPr>
        <w:t xml:space="preserve"> </w:t>
      </w:r>
      <w:r w:rsidRPr="00DE655B">
        <w:rPr>
          <w:rFonts w:ascii="Courier New" w:hAnsi="Courier New"/>
          <w:b/>
          <w:i w:val="0"/>
          <w:lang w:val="fr-CH"/>
        </w:rPr>
        <w:t>,</w:t>
      </w:r>
      <w:r w:rsidRPr="00DE655B">
        <w:rPr>
          <w:lang w:val="fr-CH"/>
        </w:rPr>
        <w:t xml:space="preserve"> DecimalDigits </w:t>
      </w:r>
      <w:r w:rsidRPr="00DE655B">
        <w:rPr>
          <w:rFonts w:ascii="Courier New" w:hAnsi="Courier New"/>
          <w:b/>
          <w:i w:val="0"/>
          <w:lang w:val="fr-CH"/>
        </w:rPr>
        <w:t>}</w:t>
      </w:r>
    </w:p>
    <w:p w14:paraId="65E3D42E" w14:textId="77777777" w:rsidR="004C02EF" w:rsidRPr="0006523D" w:rsidRDefault="004C02EF" w:rsidP="004C02EF">
      <w:pPr>
        <w:pStyle w:val="SyntaxRule"/>
      </w:pPr>
      <w:r w:rsidRPr="0006523D">
        <w:t xml:space="preserve">Atom </w:t>
      </w:r>
      <w:r w:rsidRPr="007A29B2">
        <w:rPr>
          <w:rFonts w:ascii="Arial" w:hAnsi="Arial"/>
          <w:b/>
          <w:i w:val="0"/>
        </w:rPr>
        <w:t>::</w:t>
      </w:r>
    </w:p>
    <w:p w14:paraId="704FC3BF" w14:textId="77777777" w:rsidR="004C02EF" w:rsidRPr="0006523D" w:rsidRDefault="004C02EF" w:rsidP="004C02EF">
      <w:pPr>
        <w:pStyle w:val="SyntaxDefinition"/>
        <w:rPr>
          <w:vertAlign w:val="subscript"/>
        </w:rPr>
      </w:pPr>
      <w:r w:rsidRPr="0006523D">
        <w:t>PatternCharacter</w:t>
      </w:r>
      <w:r w:rsidRPr="0006523D">
        <w:br/>
      </w:r>
      <w:r w:rsidRPr="00C226F6">
        <w:rPr>
          <w:rFonts w:ascii="Courier New" w:hAnsi="Courier New"/>
          <w:i w:val="0"/>
        </w:rPr>
        <w:t>.</w:t>
      </w:r>
      <w:r w:rsidRPr="0006523D">
        <w:br/>
      </w:r>
      <w:r w:rsidRPr="00C226F6">
        <w:rPr>
          <w:rFonts w:ascii="Courier New" w:hAnsi="Courier New"/>
          <w:b/>
          <w:i w:val="0"/>
        </w:rPr>
        <w:t xml:space="preserve">\ </w:t>
      </w:r>
      <w:r w:rsidRPr="0006523D">
        <w:t>AtomEscape</w:t>
      </w:r>
      <w:r w:rsidRPr="0006523D">
        <w:br/>
        <w:t>CharacterClass</w:t>
      </w:r>
      <w:r w:rsidRPr="00C226F6">
        <w:rPr>
          <w:rFonts w:ascii="Courier New" w:hAnsi="Courier New"/>
          <w:b/>
          <w:i w:val="0"/>
        </w:rPr>
        <w:br/>
        <w:t>(</w:t>
      </w:r>
      <w:r w:rsidRPr="00D00D4A">
        <w:rPr>
          <w:rFonts w:ascii="Arial" w:hAnsi="Arial"/>
          <w:b/>
        </w:rPr>
        <w:t xml:space="preserve"> </w:t>
      </w:r>
      <w:r w:rsidRPr="0006523D">
        <w:t xml:space="preserve">Disjunction </w:t>
      </w:r>
      <w:r w:rsidRPr="00C226F6">
        <w:rPr>
          <w:rFonts w:ascii="Courier New" w:hAnsi="Courier New"/>
          <w:b/>
          <w:i w:val="0"/>
        </w:rPr>
        <w:t>)</w:t>
      </w:r>
      <w:r w:rsidRPr="0006523D">
        <w:br/>
      </w:r>
      <w:r w:rsidRPr="00C226F6">
        <w:rPr>
          <w:rFonts w:ascii="Courier New" w:hAnsi="Courier New"/>
          <w:b/>
          <w:i w:val="0"/>
        </w:rPr>
        <w:t>(</w:t>
      </w:r>
      <w:r w:rsidRPr="00D00D4A">
        <w:rPr>
          <w:rFonts w:ascii="Arial" w:hAnsi="Arial"/>
          <w:b/>
        </w:rPr>
        <w:t xml:space="preserve"> </w:t>
      </w:r>
      <w:r w:rsidRPr="00C226F6">
        <w:rPr>
          <w:rFonts w:ascii="Courier New" w:hAnsi="Courier New"/>
          <w:b/>
          <w:i w:val="0"/>
        </w:rPr>
        <w:t>?</w:t>
      </w:r>
      <w:r w:rsidRPr="00D00D4A">
        <w:rPr>
          <w:rFonts w:ascii="Arial" w:hAnsi="Arial"/>
          <w:b/>
        </w:rPr>
        <w:t xml:space="preserve"> </w:t>
      </w:r>
      <w:r w:rsidRPr="00C226F6">
        <w:rPr>
          <w:rFonts w:ascii="Courier New" w:hAnsi="Courier New"/>
          <w:b/>
          <w:i w:val="0"/>
        </w:rPr>
        <w:t>:</w:t>
      </w:r>
      <w:r w:rsidRPr="00D00D4A">
        <w:rPr>
          <w:rFonts w:ascii="Arial" w:hAnsi="Arial"/>
          <w:b/>
        </w:rPr>
        <w:t xml:space="preserve"> </w:t>
      </w:r>
      <w:r w:rsidRPr="0006523D">
        <w:t xml:space="preserve">Disjunction </w:t>
      </w:r>
      <w:r w:rsidRPr="00C226F6">
        <w:rPr>
          <w:rFonts w:ascii="Courier New" w:hAnsi="Courier New"/>
          <w:b/>
          <w:i w:val="0"/>
        </w:rPr>
        <w:t>)</w:t>
      </w:r>
    </w:p>
    <w:p w14:paraId="3F156AD3" w14:textId="77777777" w:rsidR="004C02EF" w:rsidRDefault="004C02EF" w:rsidP="004C02EF">
      <w:pPr>
        <w:pStyle w:val="SyntaxRule"/>
      </w:pPr>
      <w:r w:rsidRPr="0006523D">
        <w:t xml:space="preserve">PatternCharacter </w:t>
      </w:r>
      <w:r w:rsidRPr="007A29B2">
        <w:rPr>
          <w:rFonts w:ascii="Arial" w:hAnsi="Arial"/>
          <w:b/>
          <w:i w:val="0"/>
        </w:rPr>
        <w:t>::</w:t>
      </w:r>
      <w:r w:rsidRPr="0006523D">
        <w:t xml:space="preserve"> </w:t>
      </w:r>
    </w:p>
    <w:p w14:paraId="33B004FB" w14:textId="77777777" w:rsidR="004C02EF" w:rsidRDefault="004C02EF" w:rsidP="004C02EF">
      <w:pPr>
        <w:pStyle w:val="SyntaxDefinition"/>
      </w:pPr>
      <w:r w:rsidRPr="0006523D">
        <w:t xml:space="preserve">SourceCharacter </w:t>
      </w:r>
      <w:r w:rsidRPr="007A29B2">
        <w:rPr>
          <w:rFonts w:ascii="Arial" w:hAnsi="Arial" w:cs="Arial"/>
          <w:b/>
          <w:i w:val="0"/>
        </w:rPr>
        <w:t>but not</w:t>
      </w:r>
      <w:r w:rsidRPr="00B5239E">
        <w:rPr>
          <w:rFonts w:ascii="Arial" w:hAnsi="Arial" w:cs="Arial"/>
        </w:rPr>
        <w:t xml:space="preserve"> </w:t>
      </w:r>
      <w:r>
        <w:rPr>
          <w:rFonts w:ascii="Arial" w:hAnsi="Arial" w:cs="Arial"/>
          <w:b/>
          <w:i w:val="0"/>
        </w:rPr>
        <w:t>one</w:t>
      </w:r>
      <w:r w:rsidRPr="007A29B2">
        <w:rPr>
          <w:rFonts w:ascii="Arial" w:hAnsi="Arial" w:cs="Arial"/>
          <w:b/>
          <w:i w:val="0"/>
        </w:rPr>
        <w:t xml:space="preserve"> of</w:t>
      </w:r>
      <w:r>
        <w:br/>
      </w:r>
      <w:r>
        <w:rPr>
          <w:rFonts w:ascii="Courier New" w:hAnsi="Courier New" w:cs="Courier New"/>
          <w:b/>
        </w:rPr>
        <w:t xml:space="preserve">   </w:t>
      </w:r>
      <w:r w:rsidRPr="00612C55">
        <w:rPr>
          <w:rFonts w:ascii="Courier New" w:hAnsi="Courier New" w:cs="Courier New"/>
          <w:b/>
        </w:rPr>
        <w:t xml:space="preserve">^  </w:t>
      </w:r>
      <w:r w:rsidRPr="007A29B2">
        <w:rPr>
          <w:rFonts w:ascii="Courier New" w:hAnsi="Courier New" w:cs="Courier New"/>
          <w:b/>
          <w:i w:val="0"/>
        </w:rPr>
        <w:t>$  \  .  *  +  ?  (  )  [  ]  {  }  |</w:t>
      </w:r>
    </w:p>
    <w:p w14:paraId="02BBF358" w14:textId="77777777" w:rsidR="004C02EF" w:rsidRPr="0006523D" w:rsidRDefault="004C02EF" w:rsidP="004C02EF">
      <w:pPr>
        <w:pStyle w:val="SyntaxRule"/>
      </w:pPr>
      <w:r w:rsidRPr="0006523D">
        <w:t xml:space="preserve">AtomEscape </w:t>
      </w:r>
      <w:r w:rsidRPr="007A29B2">
        <w:rPr>
          <w:rFonts w:ascii="Arial" w:hAnsi="Arial"/>
          <w:b/>
          <w:i w:val="0"/>
        </w:rPr>
        <w:t>::</w:t>
      </w:r>
    </w:p>
    <w:p w14:paraId="7F73287E" w14:textId="77777777" w:rsidR="004C02EF" w:rsidRPr="0006523D" w:rsidRDefault="004C02EF" w:rsidP="004C02EF">
      <w:pPr>
        <w:pStyle w:val="SyntaxDefinition"/>
      </w:pPr>
      <w:r w:rsidRPr="0006523D">
        <w:t>DecimalEscape</w:t>
      </w:r>
      <w:r w:rsidRPr="0006523D">
        <w:br/>
        <w:t>CharacterEscape</w:t>
      </w:r>
      <w:r w:rsidRPr="0006523D">
        <w:br/>
        <w:t>CharacterClassEscape</w:t>
      </w:r>
    </w:p>
    <w:p w14:paraId="7FE56C72" w14:textId="77777777" w:rsidR="004C02EF" w:rsidRPr="0006523D" w:rsidRDefault="004C02EF" w:rsidP="004C02EF">
      <w:pPr>
        <w:pStyle w:val="SyntaxRule"/>
      </w:pPr>
      <w:r w:rsidRPr="0006523D">
        <w:t xml:space="preserve">CharacterEscape </w:t>
      </w:r>
      <w:r w:rsidRPr="007A29B2">
        <w:rPr>
          <w:rFonts w:ascii="Arial" w:hAnsi="Arial"/>
          <w:b/>
          <w:i w:val="0"/>
        </w:rPr>
        <w:t>::</w:t>
      </w:r>
    </w:p>
    <w:p w14:paraId="1F7E604E" w14:textId="77777777" w:rsidR="004C02EF" w:rsidRPr="0006523D" w:rsidRDefault="004C02EF" w:rsidP="004C02EF">
      <w:pPr>
        <w:pStyle w:val="SyntaxDefinition"/>
      </w:pPr>
      <w:r w:rsidRPr="0006523D">
        <w:t>ControlEscape</w:t>
      </w:r>
      <w:r w:rsidRPr="0006523D">
        <w:br/>
      </w:r>
      <w:r w:rsidRPr="00C226F6">
        <w:rPr>
          <w:rFonts w:ascii="Courier New" w:hAnsi="Courier New"/>
          <w:b/>
          <w:i w:val="0"/>
        </w:rPr>
        <w:t xml:space="preserve">c </w:t>
      </w:r>
      <w:r w:rsidRPr="0006523D">
        <w:t>ControlLetter</w:t>
      </w:r>
      <w:r w:rsidRPr="0006523D">
        <w:br/>
        <w:t>HexEscapeSequence</w:t>
      </w:r>
      <w:r w:rsidRPr="0006523D">
        <w:br/>
        <w:t>UnicodeEscapeSequence</w:t>
      </w:r>
      <w:r w:rsidRPr="0006523D">
        <w:br/>
        <w:t>IdentityEscape</w:t>
      </w:r>
    </w:p>
    <w:p w14:paraId="4E4152CC" w14:textId="77777777" w:rsidR="004C02EF" w:rsidRPr="00D00D4A" w:rsidRDefault="004C02EF" w:rsidP="004C02EF">
      <w:pPr>
        <w:pStyle w:val="SyntaxRule"/>
        <w:rPr>
          <w:rFonts w:ascii="Arial" w:hAnsi="Arial"/>
          <w:b/>
        </w:rPr>
      </w:pPr>
      <w:r w:rsidRPr="0006523D">
        <w:t xml:space="preserve">ControlEscape </w:t>
      </w:r>
      <w:r w:rsidRPr="007A29B2">
        <w:rPr>
          <w:rFonts w:ascii="Arial" w:hAnsi="Arial"/>
          <w:b/>
          <w:i w:val="0"/>
        </w:rPr>
        <w:t>::</w:t>
      </w:r>
      <w:r w:rsidRPr="00D00D4A">
        <w:rPr>
          <w:rFonts w:ascii="Arial" w:hAnsi="Arial"/>
          <w:b/>
        </w:rPr>
        <w:t xml:space="preserve">  </w:t>
      </w:r>
      <w:r w:rsidRPr="007A29B2">
        <w:rPr>
          <w:rFonts w:ascii="Arial" w:hAnsi="Arial"/>
          <w:b/>
          <w:i w:val="0"/>
        </w:rPr>
        <w:t>one of</w:t>
      </w:r>
    </w:p>
    <w:p w14:paraId="3B123A5F" w14:textId="77777777" w:rsidR="004C02EF" w:rsidRPr="007A29B2" w:rsidRDefault="004C02EF" w:rsidP="004C02EF">
      <w:pPr>
        <w:pStyle w:val="SyntaxDefinition"/>
        <w:rPr>
          <w:rFonts w:ascii="Courier New" w:hAnsi="Courier New" w:cs="Courier New"/>
          <w:b/>
          <w:i w:val="0"/>
        </w:rPr>
      </w:pPr>
      <w:r w:rsidRPr="007A29B2">
        <w:rPr>
          <w:rFonts w:ascii="Courier New" w:hAnsi="Courier New" w:cs="Courier New"/>
          <w:b/>
          <w:i w:val="0"/>
        </w:rPr>
        <w:t>f  n  r  t  v</w:t>
      </w:r>
    </w:p>
    <w:p w14:paraId="45561552" w14:textId="77777777" w:rsidR="004C02EF" w:rsidRPr="0006523D" w:rsidRDefault="004C02EF" w:rsidP="004C02EF">
      <w:pPr>
        <w:pStyle w:val="SyntaxRule"/>
      </w:pPr>
      <w:r w:rsidRPr="0006523D">
        <w:t xml:space="preserve">ControlLetter </w:t>
      </w:r>
      <w:r w:rsidRPr="007A29B2">
        <w:rPr>
          <w:rFonts w:ascii="Arial" w:hAnsi="Arial"/>
          <w:b/>
          <w:i w:val="0"/>
        </w:rPr>
        <w:t>::</w:t>
      </w:r>
      <w:r w:rsidRPr="00D00D4A">
        <w:rPr>
          <w:rFonts w:ascii="Arial" w:hAnsi="Arial"/>
          <w:b/>
        </w:rPr>
        <w:t xml:space="preserve"> </w:t>
      </w:r>
      <w:r w:rsidRPr="007A29B2">
        <w:rPr>
          <w:rFonts w:ascii="Arial" w:hAnsi="Arial"/>
          <w:b/>
          <w:i w:val="0"/>
        </w:rPr>
        <w:t>one of</w:t>
      </w:r>
    </w:p>
    <w:p w14:paraId="127CB738" w14:textId="77777777" w:rsidR="004C02EF" w:rsidRPr="007A29B2" w:rsidRDefault="004C02EF" w:rsidP="004C02EF">
      <w:pPr>
        <w:pStyle w:val="SyntaxDefinition"/>
        <w:rPr>
          <w:rFonts w:ascii="Courier New" w:hAnsi="Courier New" w:cs="Courier New"/>
          <w:b/>
          <w:i w:val="0"/>
        </w:rPr>
      </w:pPr>
      <w:r w:rsidRPr="007A29B2">
        <w:rPr>
          <w:rFonts w:ascii="Courier New" w:hAnsi="Courier New" w:cs="Courier New"/>
          <w:b/>
          <w:i w:val="0"/>
        </w:rPr>
        <w:t>a  b  c  d  e  f  g  h  i  j  k  l  m  n  o  p  q  r  s  t  u  v  w  x  y  z</w:t>
      </w:r>
      <w:r w:rsidRPr="007A29B2">
        <w:rPr>
          <w:rFonts w:ascii="Courier New" w:hAnsi="Courier New" w:cs="Courier New"/>
          <w:b/>
          <w:i w:val="0"/>
        </w:rPr>
        <w:br/>
        <w:t>A  B  C  D  E  F  G  H  I  J  K  L  M  N  O  P  Q  R  S  T  U  V  W  X  Y  Z</w:t>
      </w:r>
    </w:p>
    <w:p w14:paraId="558D9D4F" w14:textId="77777777" w:rsidR="004C02EF" w:rsidRPr="0006523D" w:rsidRDefault="004C02EF" w:rsidP="004C02EF">
      <w:pPr>
        <w:pStyle w:val="SyntaxRule"/>
      </w:pPr>
      <w:r w:rsidRPr="0006523D">
        <w:t xml:space="preserve">IdentityEscape </w:t>
      </w:r>
      <w:r w:rsidRPr="007A29B2">
        <w:rPr>
          <w:rFonts w:ascii="Arial" w:hAnsi="Arial"/>
          <w:b/>
          <w:i w:val="0"/>
        </w:rPr>
        <w:t>::</w:t>
      </w:r>
    </w:p>
    <w:p w14:paraId="34D8C1DB" w14:textId="77777777" w:rsidR="004C02EF" w:rsidRPr="00C952BC" w:rsidRDefault="004C02EF" w:rsidP="004C02EF">
      <w:pPr>
        <w:pStyle w:val="SyntaxDefinition"/>
      </w:pPr>
      <w:r w:rsidRPr="0006523D">
        <w:t xml:space="preserve">SourceCharacter </w:t>
      </w:r>
      <w:r w:rsidRPr="007A29B2">
        <w:rPr>
          <w:rFonts w:ascii="Arial" w:hAnsi="Arial"/>
          <w:b/>
          <w:i w:val="0"/>
        </w:rPr>
        <w:t>but not</w:t>
      </w:r>
      <w:r w:rsidRPr="00D00D4A">
        <w:rPr>
          <w:rFonts w:ascii="Arial" w:hAnsi="Arial"/>
          <w:b/>
        </w:rPr>
        <w:t xml:space="preserve"> </w:t>
      </w:r>
      <w:r w:rsidRPr="0006523D">
        <w:t>IdentifierPart</w:t>
      </w:r>
      <w:r>
        <w:br/>
      </w:r>
      <w:r w:rsidRPr="007A29B2">
        <w:rPr>
          <w:i w:val="0"/>
        </w:rPr>
        <w:t>&lt;ZWJ&gt;</w:t>
      </w:r>
      <w:r w:rsidRPr="007A29B2">
        <w:rPr>
          <w:i w:val="0"/>
        </w:rPr>
        <w:br/>
        <w:t>&lt;ZWNJ&gt;</w:t>
      </w:r>
    </w:p>
    <w:p w14:paraId="7A91C672" w14:textId="77777777" w:rsidR="004C02EF" w:rsidRPr="0006523D" w:rsidRDefault="004C02EF" w:rsidP="004C02EF">
      <w:pPr>
        <w:pStyle w:val="SyntaxRule"/>
      </w:pPr>
      <w:r w:rsidRPr="0006523D">
        <w:t xml:space="preserve">DecimalEscape </w:t>
      </w:r>
      <w:r w:rsidRPr="007A29B2">
        <w:rPr>
          <w:rFonts w:ascii="Arial" w:hAnsi="Arial"/>
          <w:b/>
          <w:i w:val="0"/>
        </w:rPr>
        <w:t>::</w:t>
      </w:r>
    </w:p>
    <w:p w14:paraId="45770617" w14:textId="77777777" w:rsidR="004C02EF" w:rsidRPr="00D00D4A" w:rsidRDefault="004C02EF" w:rsidP="004C02EF">
      <w:pPr>
        <w:pStyle w:val="SyntaxDefinition"/>
        <w:rPr>
          <w:rFonts w:ascii="Arial" w:hAnsi="Arial"/>
        </w:rPr>
      </w:pPr>
      <w:r w:rsidRPr="0006523D">
        <w:t>DecimalIntegerLiteral</w:t>
      </w:r>
      <w:r w:rsidRPr="00D00D4A">
        <w:rPr>
          <w:rFonts w:ascii="Arial" w:hAnsi="Arial"/>
        </w:rPr>
        <w:t xml:space="preserve">  </w:t>
      </w:r>
      <w:r w:rsidRPr="00E148F5">
        <w:rPr>
          <w:rFonts w:ascii="Arial" w:hAnsi="Arial"/>
          <w:i w:val="0"/>
          <w:sz w:val="16"/>
          <w:szCs w:val="16"/>
        </w:rPr>
        <w:t xml:space="preserve">[lookahead </w:t>
      </w:r>
      <w:r w:rsidRPr="00E148F5">
        <w:rPr>
          <w:rFonts w:ascii="Arial" w:hAnsi="Arial"/>
          <w:i w:val="0"/>
          <w:sz w:val="16"/>
          <w:szCs w:val="16"/>
        </w:rPr>
        <w:sym w:font="Symbol" w:char="F0CF"/>
      </w:r>
      <w:r w:rsidRPr="00E148F5">
        <w:rPr>
          <w:rFonts w:ascii="Arial" w:hAnsi="Arial"/>
          <w:i w:val="0"/>
          <w:sz w:val="16"/>
          <w:szCs w:val="16"/>
        </w:rPr>
        <w:t xml:space="preserve"> </w:t>
      </w:r>
      <w:r w:rsidRPr="00E148F5">
        <w:rPr>
          <w:i w:val="0"/>
          <w:sz w:val="16"/>
          <w:szCs w:val="16"/>
        </w:rPr>
        <w:t>DecimalDigit</w:t>
      </w:r>
      <w:r w:rsidRPr="00E148F5">
        <w:rPr>
          <w:rFonts w:ascii="Arial" w:hAnsi="Arial"/>
          <w:i w:val="0"/>
          <w:sz w:val="16"/>
          <w:szCs w:val="16"/>
        </w:rPr>
        <w:t>]</w:t>
      </w:r>
    </w:p>
    <w:p w14:paraId="023171CE" w14:textId="77777777" w:rsidR="004C02EF" w:rsidRPr="0006523D" w:rsidRDefault="004C02EF" w:rsidP="004C02EF">
      <w:pPr>
        <w:pStyle w:val="SyntaxRule"/>
      </w:pPr>
      <w:r w:rsidRPr="0006523D">
        <w:t xml:space="preserve">CharacterClassEscape </w:t>
      </w:r>
      <w:r w:rsidRPr="007A29B2">
        <w:rPr>
          <w:rFonts w:ascii="Arial" w:hAnsi="Arial"/>
          <w:b/>
          <w:i w:val="0"/>
        </w:rPr>
        <w:t>::</w:t>
      </w:r>
      <w:r w:rsidRPr="00D00D4A">
        <w:rPr>
          <w:rFonts w:ascii="Arial" w:hAnsi="Arial"/>
          <w:b/>
        </w:rPr>
        <w:t xml:space="preserve">  </w:t>
      </w:r>
      <w:r w:rsidRPr="007A29B2">
        <w:rPr>
          <w:rFonts w:ascii="Arial" w:hAnsi="Arial"/>
          <w:b/>
          <w:i w:val="0"/>
        </w:rPr>
        <w:t>one of</w:t>
      </w:r>
    </w:p>
    <w:p w14:paraId="3DE7B052" w14:textId="77777777" w:rsidR="004C02EF" w:rsidRPr="00E148F5" w:rsidRDefault="004C02EF" w:rsidP="004C02EF">
      <w:pPr>
        <w:pStyle w:val="SyntaxDefinition"/>
        <w:rPr>
          <w:rFonts w:ascii="Courier New" w:hAnsi="Courier New" w:cs="Courier New"/>
          <w:b/>
          <w:i w:val="0"/>
        </w:rPr>
      </w:pPr>
      <w:r w:rsidRPr="00E148F5">
        <w:rPr>
          <w:rFonts w:ascii="Courier New" w:hAnsi="Courier New" w:cs="Courier New"/>
          <w:b/>
          <w:i w:val="0"/>
        </w:rPr>
        <w:t>d  D  s  S  w  W</w:t>
      </w:r>
    </w:p>
    <w:p w14:paraId="7C641460" w14:textId="77777777" w:rsidR="004C02EF" w:rsidRPr="0006523D" w:rsidRDefault="004C02EF" w:rsidP="004C02EF">
      <w:pPr>
        <w:pStyle w:val="SyntaxRule"/>
      </w:pPr>
      <w:r w:rsidRPr="0006523D">
        <w:t xml:space="preserve">CharacterClass  </w:t>
      </w:r>
      <w:r w:rsidRPr="007A29B2">
        <w:rPr>
          <w:rFonts w:ascii="Arial" w:hAnsi="Arial"/>
          <w:b/>
          <w:i w:val="0"/>
        </w:rPr>
        <w:t>::</w:t>
      </w:r>
    </w:p>
    <w:p w14:paraId="266EAEDF" w14:textId="77777777" w:rsidR="004C02EF" w:rsidRPr="0006523D" w:rsidRDefault="004C02EF" w:rsidP="004C02EF">
      <w:pPr>
        <w:pStyle w:val="SyntaxDefinition"/>
      </w:pPr>
      <w:r w:rsidRPr="00C226F6">
        <w:rPr>
          <w:rFonts w:ascii="Courier New" w:hAnsi="Courier New"/>
          <w:b/>
          <w:i w:val="0"/>
        </w:rPr>
        <w:t xml:space="preserve">[ </w:t>
      </w:r>
      <w:r w:rsidRPr="00C226F6">
        <w:rPr>
          <w:rFonts w:ascii="Arial" w:hAnsi="Arial" w:cs="Arial"/>
          <w:i w:val="0"/>
          <w:sz w:val="16"/>
        </w:rPr>
        <w:t xml:space="preserve">[lookahead </w:t>
      </w:r>
      <w:r w:rsidRPr="00C226F6">
        <w:rPr>
          <w:rFonts w:ascii="Arial" w:hAnsi="Arial" w:cs="Arial"/>
          <w:i w:val="0"/>
          <w:sz w:val="16"/>
        </w:rPr>
        <w:sym w:font="Symbol" w:char="F0CF"/>
      </w:r>
      <w:r w:rsidRPr="00C226F6">
        <w:rPr>
          <w:rFonts w:ascii="Arial" w:hAnsi="Arial" w:cs="Arial"/>
          <w:i w:val="0"/>
          <w:sz w:val="16"/>
        </w:rPr>
        <w:t xml:space="preserve"> {</w:t>
      </w:r>
      <w:r w:rsidRPr="00C226F6">
        <w:rPr>
          <w:rFonts w:ascii="Courier New" w:hAnsi="Courier New"/>
          <w:b/>
          <w:i w:val="0"/>
          <w:sz w:val="16"/>
        </w:rPr>
        <w:t>^</w:t>
      </w:r>
      <w:r w:rsidRPr="00C226F6">
        <w:rPr>
          <w:rFonts w:ascii="Arial" w:hAnsi="Arial" w:cs="Arial"/>
          <w:i w:val="0"/>
          <w:sz w:val="16"/>
        </w:rPr>
        <w:t>}]</w:t>
      </w:r>
      <w:r w:rsidRPr="00C226F6">
        <w:rPr>
          <w:rFonts w:ascii="Courier New" w:hAnsi="Courier New"/>
          <w:b/>
          <w:i w:val="0"/>
        </w:rPr>
        <w:t xml:space="preserve"> </w:t>
      </w:r>
      <w:r w:rsidRPr="0006523D">
        <w:t>ClassRanges</w:t>
      </w:r>
      <w:r w:rsidRPr="00C226F6">
        <w:rPr>
          <w:rFonts w:ascii="Courier New" w:hAnsi="Courier New"/>
          <w:b/>
          <w:i w:val="0"/>
        </w:rPr>
        <w:t xml:space="preserve"> ]</w:t>
      </w:r>
      <w:r w:rsidRPr="0006523D">
        <w:br/>
      </w:r>
      <w:r w:rsidRPr="00C226F6">
        <w:rPr>
          <w:rFonts w:ascii="Courier New" w:hAnsi="Courier New"/>
          <w:b/>
          <w:i w:val="0"/>
        </w:rPr>
        <w:t xml:space="preserve">[ ^ </w:t>
      </w:r>
      <w:r w:rsidRPr="0006523D">
        <w:t>ClassRanges</w:t>
      </w:r>
      <w:r w:rsidRPr="00C226F6">
        <w:rPr>
          <w:rFonts w:ascii="Courier New" w:hAnsi="Courier New"/>
          <w:b/>
          <w:i w:val="0"/>
        </w:rPr>
        <w:t xml:space="preserve"> ]</w:t>
      </w:r>
    </w:p>
    <w:p w14:paraId="7F376E8F" w14:textId="77777777" w:rsidR="004C02EF" w:rsidRPr="0006523D" w:rsidRDefault="004C02EF" w:rsidP="004C02EF">
      <w:pPr>
        <w:pStyle w:val="SyntaxRule"/>
      </w:pPr>
      <w:r w:rsidRPr="0006523D">
        <w:t xml:space="preserve">ClassRanges </w:t>
      </w:r>
      <w:r w:rsidRPr="007A29B2">
        <w:rPr>
          <w:rFonts w:ascii="Arial" w:hAnsi="Arial"/>
          <w:b/>
          <w:i w:val="0"/>
        </w:rPr>
        <w:t>::</w:t>
      </w:r>
    </w:p>
    <w:p w14:paraId="0C996414" w14:textId="77777777" w:rsidR="004C02EF" w:rsidRPr="0006523D" w:rsidRDefault="004C02EF" w:rsidP="004C02EF">
      <w:pPr>
        <w:pStyle w:val="SyntaxDefinition"/>
        <w:rPr>
          <w:vertAlign w:val="subscript"/>
        </w:rPr>
      </w:pPr>
      <w:r w:rsidRPr="00C226F6">
        <w:rPr>
          <w:rFonts w:ascii="Arial" w:hAnsi="Arial"/>
          <w:i w:val="0"/>
          <w:sz w:val="16"/>
        </w:rPr>
        <w:t>[empty]</w:t>
      </w:r>
      <w:r w:rsidRPr="0006523D">
        <w:br/>
        <w:t>NonemptyClassRanges</w:t>
      </w:r>
    </w:p>
    <w:p w14:paraId="73A11E1E" w14:textId="77777777" w:rsidR="004C02EF" w:rsidRPr="0006523D" w:rsidRDefault="004C02EF" w:rsidP="004C02EF">
      <w:pPr>
        <w:pStyle w:val="SyntaxRule"/>
      </w:pPr>
      <w:r w:rsidRPr="0006523D">
        <w:t xml:space="preserve">NonemptyClassRanges </w:t>
      </w:r>
      <w:r w:rsidRPr="007A29B2">
        <w:rPr>
          <w:rFonts w:ascii="Arial" w:hAnsi="Arial"/>
          <w:b/>
          <w:i w:val="0"/>
        </w:rPr>
        <w:t>::</w:t>
      </w:r>
    </w:p>
    <w:p w14:paraId="070D5059" w14:textId="77777777" w:rsidR="004C02EF" w:rsidRPr="0006523D" w:rsidRDefault="004C02EF" w:rsidP="004C02EF">
      <w:pPr>
        <w:pStyle w:val="SyntaxDefinition"/>
      </w:pPr>
      <w:r w:rsidRPr="0006523D">
        <w:t>ClassAtom</w:t>
      </w:r>
      <w:r w:rsidRPr="0006523D">
        <w:br/>
        <w:t>ClassAtom NonemptyClassRangesNoDash</w:t>
      </w:r>
      <w:r w:rsidRPr="0006523D">
        <w:br/>
        <w:t>ClassAtom</w:t>
      </w:r>
      <w:r w:rsidRPr="00C226F6">
        <w:rPr>
          <w:rFonts w:ascii="Courier New" w:hAnsi="Courier New"/>
          <w:b/>
          <w:i w:val="0"/>
        </w:rPr>
        <w:t xml:space="preserve"> - </w:t>
      </w:r>
      <w:r w:rsidRPr="0006523D">
        <w:t>ClassAtom ClassRanges</w:t>
      </w:r>
    </w:p>
    <w:p w14:paraId="24D02C18" w14:textId="77777777" w:rsidR="004C02EF" w:rsidRPr="0006523D" w:rsidRDefault="004C02EF" w:rsidP="004C02EF">
      <w:pPr>
        <w:pStyle w:val="SyntaxRule"/>
      </w:pPr>
      <w:r w:rsidRPr="0006523D">
        <w:t xml:space="preserve">NonemptyClassRangesNoDash </w:t>
      </w:r>
      <w:r w:rsidRPr="007A29B2">
        <w:rPr>
          <w:rFonts w:ascii="Arial" w:hAnsi="Arial"/>
          <w:b/>
          <w:i w:val="0"/>
        </w:rPr>
        <w:t>::</w:t>
      </w:r>
    </w:p>
    <w:p w14:paraId="61384C50" w14:textId="77777777" w:rsidR="004C02EF" w:rsidRPr="0006523D" w:rsidRDefault="004C02EF" w:rsidP="004C02EF">
      <w:pPr>
        <w:pStyle w:val="SyntaxDefinition"/>
      </w:pPr>
      <w:r w:rsidRPr="0006523D">
        <w:t>ClassAtom</w:t>
      </w:r>
      <w:r w:rsidRPr="0006523D">
        <w:br/>
        <w:t>ClassAtomNoDash NonemptyClassRangesNoDash</w:t>
      </w:r>
      <w:r w:rsidRPr="0006523D">
        <w:br/>
        <w:t>ClassAtomNoDash</w:t>
      </w:r>
      <w:r w:rsidRPr="00C226F6">
        <w:rPr>
          <w:rFonts w:ascii="Courier New" w:hAnsi="Courier New"/>
          <w:b/>
          <w:i w:val="0"/>
        </w:rPr>
        <w:t xml:space="preserve"> - </w:t>
      </w:r>
      <w:r w:rsidRPr="0006523D">
        <w:t>ClassAtom ClassRanges</w:t>
      </w:r>
    </w:p>
    <w:p w14:paraId="47D490B9" w14:textId="77777777" w:rsidR="004C02EF" w:rsidRPr="0006523D" w:rsidRDefault="004C02EF" w:rsidP="004C02EF">
      <w:pPr>
        <w:pStyle w:val="SyntaxRule"/>
      </w:pPr>
      <w:r w:rsidRPr="0006523D">
        <w:t xml:space="preserve">ClassAtom </w:t>
      </w:r>
      <w:r w:rsidRPr="007A29B2">
        <w:rPr>
          <w:rFonts w:ascii="Arial" w:hAnsi="Arial"/>
          <w:b/>
          <w:i w:val="0"/>
        </w:rPr>
        <w:t>::</w:t>
      </w:r>
    </w:p>
    <w:p w14:paraId="40C0E61E" w14:textId="77777777" w:rsidR="004C02EF" w:rsidRPr="0006523D" w:rsidRDefault="004C02EF" w:rsidP="004C02EF">
      <w:pPr>
        <w:pStyle w:val="SyntaxDefinition"/>
      </w:pPr>
      <w:r w:rsidRPr="00C226F6">
        <w:rPr>
          <w:rFonts w:ascii="Courier New" w:hAnsi="Courier New"/>
          <w:b/>
          <w:i w:val="0"/>
        </w:rPr>
        <w:t>-</w:t>
      </w:r>
      <w:r w:rsidRPr="0006523D">
        <w:br/>
        <w:t>ClassAtomNoDash</w:t>
      </w:r>
    </w:p>
    <w:p w14:paraId="4348EFBB" w14:textId="77777777" w:rsidR="004C02EF" w:rsidRPr="0006523D" w:rsidRDefault="004C02EF" w:rsidP="004C02EF">
      <w:pPr>
        <w:pStyle w:val="SyntaxRule"/>
      </w:pPr>
      <w:r w:rsidRPr="0006523D">
        <w:t xml:space="preserve">ClassAtomNoDash </w:t>
      </w:r>
      <w:r w:rsidRPr="007A29B2">
        <w:rPr>
          <w:rFonts w:ascii="Arial" w:hAnsi="Arial"/>
          <w:b/>
          <w:i w:val="0"/>
        </w:rPr>
        <w:t>::</w:t>
      </w:r>
    </w:p>
    <w:p w14:paraId="6021A2D0" w14:textId="77777777" w:rsidR="004C02EF" w:rsidRPr="0006523D" w:rsidRDefault="004C02EF" w:rsidP="004C02EF">
      <w:pPr>
        <w:pStyle w:val="SyntaxDefinition"/>
        <w:rPr>
          <w:vertAlign w:val="subscript"/>
        </w:rPr>
      </w:pPr>
      <w:r w:rsidRPr="0006523D">
        <w:t xml:space="preserve">SourceCharacter </w:t>
      </w:r>
      <w:r w:rsidRPr="00D00D4A">
        <w:rPr>
          <w:rFonts w:ascii="Arial" w:hAnsi="Arial"/>
        </w:rPr>
        <w:t xml:space="preserve"> </w:t>
      </w:r>
      <w:r w:rsidRPr="007A29B2">
        <w:rPr>
          <w:rFonts w:ascii="Arial" w:hAnsi="Arial"/>
          <w:b/>
          <w:i w:val="0"/>
        </w:rPr>
        <w:t>but not</w:t>
      </w:r>
      <w:r w:rsidRPr="00D00D4A">
        <w:rPr>
          <w:rFonts w:ascii="Arial" w:hAnsi="Arial"/>
        </w:rPr>
        <w:t xml:space="preserve"> </w:t>
      </w:r>
      <w:r w:rsidRPr="007A29B2">
        <w:rPr>
          <w:rFonts w:ascii="Arial" w:hAnsi="Arial"/>
          <w:b/>
          <w:i w:val="0"/>
        </w:rPr>
        <w:t>one of</w:t>
      </w:r>
      <w:r w:rsidRPr="00D00D4A">
        <w:rPr>
          <w:rFonts w:ascii="Arial" w:hAnsi="Arial"/>
        </w:rPr>
        <w:t xml:space="preserve"> </w:t>
      </w:r>
      <w:r w:rsidRPr="007A29B2">
        <w:rPr>
          <w:rFonts w:ascii="Courier New" w:hAnsi="Courier New"/>
          <w:b/>
          <w:i w:val="0"/>
        </w:rPr>
        <w:t>\</w:t>
      </w:r>
      <w:r w:rsidRPr="00D00D4A">
        <w:rPr>
          <w:rFonts w:ascii="Arial" w:hAnsi="Arial"/>
        </w:rPr>
        <w:t xml:space="preserve"> </w:t>
      </w:r>
      <w:r w:rsidRPr="007A29B2">
        <w:rPr>
          <w:rFonts w:ascii="Arial" w:hAnsi="Arial"/>
          <w:b/>
          <w:i w:val="0"/>
        </w:rPr>
        <w:t>or</w:t>
      </w:r>
      <w:r w:rsidRPr="00D00D4A">
        <w:rPr>
          <w:rFonts w:ascii="Arial" w:hAnsi="Arial"/>
        </w:rPr>
        <w:t xml:space="preserve"> </w:t>
      </w:r>
      <w:r w:rsidRPr="007A29B2">
        <w:rPr>
          <w:rFonts w:ascii="Courier New" w:hAnsi="Courier New"/>
          <w:b/>
          <w:i w:val="0"/>
        </w:rPr>
        <w:t>]</w:t>
      </w:r>
      <w:r>
        <w:rPr>
          <w:rFonts w:ascii="Arial" w:hAnsi="Arial"/>
        </w:rPr>
        <w:t xml:space="preserve"> </w:t>
      </w:r>
      <w:r w:rsidRPr="007A29B2">
        <w:rPr>
          <w:rFonts w:ascii="Arial" w:hAnsi="Arial"/>
          <w:b/>
          <w:i w:val="0"/>
        </w:rPr>
        <w:t>or</w:t>
      </w:r>
      <w:r w:rsidRPr="00D00D4A">
        <w:rPr>
          <w:rFonts w:ascii="Arial" w:hAnsi="Arial"/>
        </w:rPr>
        <w:t xml:space="preserve"> </w:t>
      </w:r>
      <w:r w:rsidRPr="007A29B2">
        <w:rPr>
          <w:rFonts w:ascii="Courier New" w:hAnsi="Courier New"/>
          <w:b/>
          <w:i w:val="0"/>
        </w:rPr>
        <w:t>-</w:t>
      </w:r>
      <w:r w:rsidRPr="0006523D">
        <w:br/>
      </w:r>
      <w:r w:rsidRPr="00612C55">
        <w:rPr>
          <w:rFonts w:ascii="Courier New" w:hAnsi="Courier New"/>
          <w:b/>
          <w:i w:val="0"/>
        </w:rPr>
        <w:t>\</w:t>
      </w:r>
      <w:r w:rsidRPr="00C226F6">
        <w:rPr>
          <w:rFonts w:ascii="Courier New" w:hAnsi="Courier New"/>
          <w:i w:val="0"/>
        </w:rPr>
        <w:t xml:space="preserve"> </w:t>
      </w:r>
      <w:r w:rsidRPr="0006523D">
        <w:t>ClassEscape</w:t>
      </w:r>
    </w:p>
    <w:p w14:paraId="056FE327" w14:textId="77777777" w:rsidR="004C02EF" w:rsidRPr="0006523D" w:rsidRDefault="004C02EF" w:rsidP="004C02EF">
      <w:pPr>
        <w:pStyle w:val="SyntaxRule"/>
      </w:pPr>
      <w:r w:rsidRPr="0006523D">
        <w:t xml:space="preserve">ClassEscape </w:t>
      </w:r>
      <w:r w:rsidRPr="007A29B2">
        <w:rPr>
          <w:rFonts w:ascii="Arial" w:hAnsi="Arial"/>
          <w:b/>
          <w:i w:val="0"/>
        </w:rPr>
        <w:t>::</w:t>
      </w:r>
    </w:p>
    <w:p w14:paraId="3069FDA0" w14:textId="77777777" w:rsidR="004C02EF" w:rsidRPr="0006523D" w:rsidRDefault="004C02EF" w:rsidP="004C02EF">
      <w:pPr>
        <w:pStyle w:val="SyntaxDefinition"/>
        <w:rPr>
          <w:vertAlign w:val="subscript"/>
        </w:rPr>
      </w:pPr>
      <w:r w:rsidRPr="0006523D">
        <w:t>DecimalEscape</w:t>
      </w:r>
      <w:r w:rsidRPr="0006523D">
        <w:br/>
      </w:r>
      <w:r w:rsidRPr="007A29B2">
        <w:rPr>
          <w:rFonts w:ascii="Courier New" w:hAnsi="Courier New"/>
          <w:b/>
          <w:i w:val="0"/>
        </w:rPr>
        <w:t>b</w:t>
      </w:r>
      <w:r w:rsidRPr="0006523D">
        <w:br/>
        <w:t>CharacterEscape</w:t>
      </w:r>
      <w:r w:rsidRPr="00C226F6">
        <w:rPr>
          <w:rFonts w:ascii="Courier New" w:hAnsi="Courier New"/>
          <w:b/>
          <w:i w:val="0"/>
        </w:rPr>
        <w:br/>
      </w:r>
      <w:r w:rsidRPr="0006523D">
        <w:t>CharacterClassEscape</w:t>
      </w:r>
    </w:p>
    <w:p w14:paraId="6D33AE47" w14:textId="77777777" w:rsidR="004C02EF" w:rsidRDefault="004C02EF" w:rsidP="00F710D2">
      <w:pPr>
        <w:pStyle w:val="30"/>
        <w:numPr>
          <w:ilvl w:val="0"/>
          <w:numId w:val="0"/>
        </w:numPr>
      </w:pPr>
      <w:bookmarkStart w:id="6409" w:name="_Ref455931092"/>
      <w:bookmarkStart w:id="6410" w:name="_Toc472818956"/>
      <w:bookmarkStart w:id="6411" w:name="_Toc235503534"/>
      <w:bookmarkStart w:id="6412" w:name="_Toc241509309"/>
      <w:bookmarkStart w:id="6413" w:name="_Toc244416796"/>
      <w:bookmarkStart w:id="6414" w:name="_Toc276631160"/>
      <w:bookmarkStart w:id="6415" w:name="_Toc153968549"/>
      <w:r>
        <w:t>15.10.2</w:t>
      </w:r>
      <w:r>
        <w:tab/>
        <w:t>Pattern Semantics</w:t>
      </w:r>
      <w:bookmarkEnd w:id="6409"/>
      <w:bookmarkEnd w:id="6410"/>
      <w:bookmarkEnd w:id="6411"/>
      <w:bookmarkEnd w:id="6412"/>
      <w:bookmarkEnd w:id="6413"/>
      <w:bookmarkEnd w:id="6414"/>
      <w:bookmarkEnd w:id="6415"/>
    </w:p>
    <w:p w14:paraId="72B1BABF" w14:textId="77777777" w:rsidR="004C02EF" w:rsidRDefault="004C02EF" w:rsidP="004C02EF">
      <w:r>
        <w:t>A regular expression pattern is converted into an internal procedure using the process described below. An implementation is encouraged to use more efficient algorithms than the ones listed below, as long as the results are the same. The internal procedure is used as the value of a RegExp object’s [[Match]] internal property.</w:t>
      </w:r>
    </w:p>
    <w:p w14:paraId="27563364" w14:textId="77777777" w:rsidR="004C02EF" w:rsidRDefault="004C02EF" w:rsidP="004C02EF">
      <w:pPr>
        <w:pStyle w:val="40"/>
        <w:numPr>
          <w:ilvl w:val="0"/>
          <w:numId w:val="0"/>
        </w:numPr>
      </w:pPr>
      <w:bookmarkStart w:id="6416" w:name="_Ref455931278"/>
      <w:r>
        <w:t>15.10.2.1</w:t>
      </w:r>
      <w:r>
        <w:tab/>
        <w:t>Notation</w:t>
      </w:r>
      <w:bookmarkEnd w:id="6416"/>
    </w:p>
    <w:p w14:paraId="30FE3C80" w14:textId="77777777" w:rsidR="004C02EF" w:rsidRDefault="004C02EF" w:rsidP="004C02EF">
      <w:pPr>
        <w:spacing w:after="120"/>
      </w:pPr>
      <w:r>
        <w:t>The descriptions below use the following variables:</w:t>
      </w:r>
    </w:p>
    <w:p w14:paraId="2463C4AE" w14:textId="77777777" w:rsidR="004C02EF" w:rsidRPr="00D00D4A" w:rsidRDefault="004C02EF" w:rsidP="004C02EF">
      <w:pPr>
        <w:numPr>
          <w:ilvl w:val="0"/>
          <w:numId w:val="290"/>
        </w:numPr>
        <w:spacing w:after="60"/>
        <w:ind w:left="1080"/>
      </w:pPr>
      <w:r w:rsidRPr="00895113">
        <w:rPr>
          <w:rFonts w:ascii="Times New Roman" w:hAnsi="Times New Roman"/>
          <w:i/>
        </w:rPr>
        <w:t>Input</w:t>
      </w:r>
      <w:r w:rsidRPr="00D00D4A">
        <w:t xml:space="preserve"> is the </w:t>
      </w:r>
      <w:r>
        <w:t>String</w:t>
      </w:r>
      <w:r w:rsidRPr="00D00D4A">
        <w:t xml:space="preserve"> being matched by the regular expression pattern. The notation </w:t>
      </w:r>
      <w:r w:rsidRPr="00895113">
        <w:rPr>
          <w:rFonts w:ascii="Times New Roman" w:hAnsi="Times New Roman"/>
          <w:i/>
        </w:rPr>
        <w:t>input</w:t>
      </w:r>
      <w:r w:rsidRPr="00895113">
        <w:rPr>
          <w:rFonts w:ascii="Times New Roman" w:hAnsi="Times New Roman"/>
        </w:rPr>
        <w:t>[</w:t>
      </w:r>
      <w:r w:rsidRPr="00895113">
        <w:rPr>
          <w:rFonts w:ascii="Times New Roman" w:hAnsi="Times New Roman"/>
          <w:i/>
        </w:rPr>
        <w:t>n</w:t>
      </w:r>
      <w:r w:rsidRPr="00895113">
        <w:rPr>
          <w:rFonts w:ascii="Times New Roman" w:hAnsi="Times New Roman"/>
        </w:rPr>
        <w:t>]</w:t>
      </w:r>
      <w:r w:rsidRPr="00D00D4A">
        <w:t xml:space="preserve"> means the </w:t>
      </w:r>
      <w:r w:rsidRPr="00895113">
        <w:rPr>
          <w:rFonts w:ascii="Times New Roman" w:hAnsi="Times New Roman"/>
          <w:i/>
        </w:rPr>
        <w:t>n</w:t>
      </w:r>
      <w:r w:rsidRPr="00895113">
        <w:rPr>
          <w:rFonts w:ascii="Times New Roman" w:hAnsi="Times New Roman"/>
          <w:i/>
          <w:vertAlign w:val="superscript"/>
        </w:rPr>
        <w:t>th</w:t>
      </w:r>
      <w:r w:rsidRPr="00D00D4A">
        <w:t xml:space="preserve"> character of </w:t>
      </w:r>
      <w:r w:rsidRPr="00895113">
        <w:rPr>
          <w:rFonts w:ascii="Times New Roman" w:hAnsi="Times New Roman"/>
          <w:i/>
        </w:rPr>
        <w:t>input</w:t>
      </w:r>
      <w:r w:rsidRPr="00D00D4A">
        <w:t xml:space="preserve">, where </w:t>
      </w:r>
      <w:r w:rsidRPr="00895113">
        <w:rPr>
          <w:rFonts w:ascii="Times New Roman" w:hAnsi="Times New Roman"/>
          <w:i/>
        </w:rPr>
        <w:t>n</w:t>
      </w:r>
      <w:r w:rsidRPr="00D00D4A">
        <w:t xml:space="preserve"> can range between 0 (inclusive) and </w:t>
      </w:r>
      <w:r w:rsidRPr="00895113">
        <w:rPr>
          <w:rFonts w:ascii="Times New Roman" w:hAnsi="Times New Roman"/>
          <w:i/>
        </w:rPr>
        <w:t>InputLength</w:t>
      </w:r>
      <w:r w:rsidRPr="00D00D4A">
        <w:t xml:space="preserve"> (exclusive).</w:t>
      </w:r>
    </w:p>
    <w:p w14:paraId="227D1A4F" w14:textId="77777777" w:rsidR="004C02EF" w:rsidRPr="00D00D4A" w:rsidRDefault="004C02EF" w:rsidP="004C02EF">
      <w:pPr>
        <w:numPr>
          <w:ilvl w:val="0"/>
          <w:numId w:val="290"/>
        </w:numPr>
        <w:spacing w:after="60"/>
        <w:ind w:left="1080"/>
      </w:pPr>
      <w:r w:rsidRPr="00895113">
        <w:rPr>
          <w:rFonts w:ascii="Times New Roman" w:hAnsi="Times New Roman"/>
          <w:i/>
        </w:rPr>
        <w:t>InputLength</w:t>
      </w:r>
      <w:r w:rsidRPr="00D00D4A">
        <w:t xml:space="preserve"> is the </w:t>
      </w:r>
      <w:r w:rsidRPr="00895113">
        <w:t>number</w:t>
      </w:r>
      <w:r w:rsidRPr="00D00D4A">
        <w:t xml:space="preserve"> of characters in the </w:t>
      </w:r>
      <w:r w:rsidRPr="00895113">
        <w:rPr>
          <w:rFonts w:ascii="Times New Roman" w:hAnsi="Times New Roman"/>
          <w:i/>
        </w:rPr>
        <w:t>Input</w:t>
      </w:r>
      <w:r w:rsidRPr="00D00D4A">
        <w:t xml:space="preserve"> </w:t>
      </w:r>
      <w:r>
        <w:t>String</w:t>
      </w:r>
      <w:r w:rsidRPr="00D00D4A">
        <w:t>.</w:t>
      </w:r>
    </w:p>
    <w:p w14:paraId="34670D09" w14:textId="77777777" w:rsidR="004C02EF" w:rsidRPr="00D00D4A" w:rsidRDefault="004C02EF" w:rsidP="004C02EF">
      <w:pPr>
        <w:numPr>
          <w:ilvl w:val="0"/>
          <w:numId w:val="290"/>
        </w:numPr>
        <w:spacing w:after="60"/>
        <w:ind w:left="1080"/>
      </w:pPr>
      <w:r w:rsidRPr="00895113">
        <w:rPr>
          <w:rFonts w:ascii="Times New Roman" w:hAnsi="Times New Roman"/>
          <w:i/>
        </w:rPr>
        <w:t>NcapturingParens</w:t>
      </w:r>
      <w:r w:rsidRPr="00D00D4A">
        <w:t xml:space="preserve"> is the total number of left </w:t>
      </w:r>
      <w:r w:rsidRPr="00895113">
        <w:t>capturing</w:t>
      </w:r>
      <w:r w:rsidRPr="00D00D4A">
        <w:t xml:space="preserve"> parentheses (i.e. the total number of times the </w:t>
      </w:r>
      <w:r w:rsidRPr="00895113">
        <w:rPr>
          <w:rFonts w:ascii="Times New Roman" w:hAnsi="Times New Roman"/>
          <w:i/>
        </w:rPr>
        <w:t>Atom</w:t>
      </w:r>
      <w:r w:rsidRPr="00D00D4A">
        <w:t xml:space="preserve"> </w:t>
      </w:r>
      <w:r w:rsidRPr="00B5239E">
        <w:rPr>
          <w:b/>
        </w:rPr>
        <w:t>::</w:t>
      </w:r>
      <w:r w:rsidRPr="00D00D4A">
        <w:t xml:space="preserve"> </w:t>
      </w:r>
      <w:r>
        <w:rPr>
          <w:rFonts w:ascii="Courier New" w:hAnsi="Courier New"/>
          <w:b/>
        </w:rPr>
        <w:t>(</w:t>
      </w:r>
      <w:r w:rsidRPr="00D00D4A">
        <w:rPr>
          <w:b/>
        </w:rPr>
        <w:t xml:space="preserve"> </w:t>
      </w:r>
      <w:r w:rsidRPr="00895113">
        <w:rPr>
          <w:rFonts w:ascii="Times New Roman" w:hAnsi="Times New Roman"/>
          <w:i/>
        </w:rPr>
        <w:t>Disjunction</w:t>
      </w:r>
      <w:r w:rsidRPr="00D00D4A">
        <w:t xml:space="preserve"> </w:t>
      </w:r>
      <w:r>
        <w:rPr>
          <w:rFonts w:ascii="Courier New" w:hAnsi="Courier New"/>
          <w:b/>
        </w:rPr>
        <w:t>)</w:t>
      </w:r>
      <w:r w:rsidRPr="00D00D4A">
        <w:t xml:space="preserve"> production is expanded) in the pattern. A left capturing parenthesis is any </w:t>
      </w:r>
      <w:r>
        <w:rPr>
          <w:rFonts w:ascii="Courier New" w:hAnsi="Courier New"/>
          <w:b/>
        </w:rPr>
        <w:t>(</w:t>
      </w:r>
      <w:r w:rsidRPr="00D00D4A">
        <w:t xml:space="preserve"> pattern character that is matched by the </w:t>
      </w:r>
      <w:r>
        <w:rPr>
          <w:rFonts w:ascii="Courier New" w:hAnsi="Courier New"/>
          <w:b/>
        </w:rPr>
        <w:t>(</w:t>
      </w:r>
      <w:r w:rsidRPr="00D00D4A">
        <w:t xml:space="preserve"> terminal of the </w:t>
      </w:r>
      <w:r w:rsidRPr="00895113">
        <w:rPr>
          <w:rFonts w:ascii="Times New Roman" w:hAnsi="Times New Roman"/>
          <w:i/>
        </w:rPr>
        <w:t>Atom</w:t>
      </w:r>
      <w:r w:rsidRPr="00D00D4A">
        <w:t xml:space="preserve"> </w:t>
      </w:r>
      <w:r w:rsidRPr="00B5239E">
        <w:rPr>
          <w:b/>
        </w:rPr>
        <w:t>::</w:t>
      </w:r>
      <w:r w:rsidRPr="00D00D4A">
        <w:t xml:space="preserve"> </w:t>
      </w:r>
      <w:r>
        <w:rPr>
          <w:rFonts w:ascii="Courier New" w:hAnsi="Courier New"/>
          <w:b/>
        </w:rPr>
        <w:t>(</w:t>
      </w:r>
      <w:r w:rsidRPr="00D00D4A">
        <w:rPr>
          <w:b/>
        </w:rPr>
        <w:t xml:space="preserve"> </w:t>
      </w:r>
      <w:r w:rsidRPr="00895113">
        <w:rPr>
          <w:rFonts w:ascii="Times New Roman" w:hAnsi="Times New Roman"/>
          <w:i/>
        </w:rPr>
        <w:t>Disjunction</w:t>
      </w:r>
      <w:r w:rsidRPr="00D00D4A">
        <w:t xml:space="preserve"> </w:t>
      </w:r>
      <w:r>
        <w:rPr>
          <w:rFonts w:ascii="Courier New" w:hAnsi="Courier New"/>
          <w:b/>
        </w:rPr>
        <w:t>)</w:t>
      </w:r>
      <w:r w:rsidRPr="00D00D4A">
        <w:t xml:space="preserve"> production.</w:t>
      </w:r>
    </w:p>
    <w:p w14:paraId="706BDEEB" w14:textId="77777777" w:rsidR="004C02EF" w:rsidRPr="00D00D4A" w:rsidRDefault="004C02EF" w:rsidP="004C02EF">
      <w:pPr>
        <w:numPr>
          <w:ilvl w:val="0"/>
          <w:numId w:val="290"/>
        </w:numPr>
        <w:spacing w:after="60"/>
        <w:ind w:left="1080"/>
      </w:pPr>
      <w:r w:rsidRPr="00895113">
        <w:rPr>
          <w:rFonts w:ascii="Times New Roman" w:hAnsi="Times New Roman"/>
          <w:i/>
        </w:rPr>
        <w:t>IgnoreCase</w:t>
      </w:r>
      <w:r w:rsidRPr="00D00D4A">
        <w:t xml:space="preserve"> is the setting of the RegExp object's </w:t>
      </w:r>
      <w:r>
        <w:rPr>
          <w:rFonts w:ascii="Courier New" w:hAnsi="Courier New"/>
          <w:b/>
        </w:rPr>
        <w:t>ignoreCase</w:t>
      </w:r>
      <w:r w:rsidRPr="00D00D4A">
        <w:t xml:space="preserve"> </w:t>
      </w:r>
      <w:r w:rsidRPr="00B5239E">
        <w:t>property</w:t>
      </w:r>
      <w:r w:rsidRPr="00D00D4A">
        <w:t>.</w:t>
      </w:r>
    </w:p>
    <w:p w14:paraId="7553D69A" w14:textId="77777777" w:rsidR="004C02EF" w:rsidRPr="00D00D4A" w:rsidRDefault="004C02EF" w:rsidP="004C02EF">
      <w:pPr>
        <w:numPr>
          <w:ilvl w:val="0"/>
          <w:numId w:val="290"/>
        </w:numPr>
        <w:ind w:left="1080"/>
      </w:pPr>
      <w:r w:rsidRPr="00895113">
        <w:rPr>
          <w:rFonts w:ascii="Times New Roman" w:hAnsi="Times New Roman"/>
          <w:i/>
        </w:rPr>
        <w:t>Multiline</w:t>
      </w:r>
      <w:r w:rsidRPr="00D00D4A">
        <w:t xml:space="preserve"> is the </w:t>
      </w:r>
      <w:r w:rsidRPr="00B5239E">
        <w:t>setting</w:t>
      </w:r>
      <w:r w:rsidRPr="00D00D4A">
        <w:t xml:space="preserve"> of the RegExp object’s </w:t>
      </w:r>
      <w:r>
        <w:rPr>
          <w:rFonts w:ascii="Courier New" w:hAnsi="Courier New"/>
          <w:b/>
        </w:rPr>
        <w:t>multiline</w:t>
      </w:r>
      <w:r w:rsidRPr="00D00D4A">
        <w:t xml:space="preserve"> property.</w:t>
      </w:r>
    </w:p>
    <w:p w14:paraId="2C5CCE41" w14:textId="77777777" w:rsidR="004C02EF" w:rsidRDefault="004C02EF" w:rsidP="004C02EF">
      <w:r>
        <w:t>Furthermore, the descriptions below use the following internal data structures:</w:t>
      </w:r>
    </w:p>
    <w:p w14:paraId="7F615446" w14:textId="77777777" w:rsidR="004C02EF" w:rsidRPr="00D00D4A" w:rsidRDefault="004C02EF" w:rsidP="004C02EF">
      <w:pPr>
        <w:numPr>
          <w:ilvl w:val="0"/>
          <w:numId w:val="290"/>
        </w:numPr>
        <w:spacing w:after="60"/>
        <w:ind w:left="1080"/>
      </w:pPr>
      <w:r w:rsidRPr="00D00D4A">
        <w:t xml:space="preserve">A </w:t>
      </w:r>
      <w:r w:rsidRPr="00895113">
        <w:rPr>
          <w:rFonts w:ascii="Times New Roman" w:hAnsi="Times New Roman"/>
          <w:i/>
        </w:rPr>
        <w:t>CharSet</w:t>
      </w:r>
      <w:r w:rsidRPr="00D00D4A">
        <w:t xml:space="preserve"> is a </w:t>
      </w:r>
      <w:r w:rsidRPr="00895113">
        <w:t>mathematical</w:t>
      </w:r>
      <w:r w:rsidRPr="00D00D4A">
        <w:t xml:space="preserve"> set of </w:t>
      </w:r>
      <w:r w:rsidRPr="00B5239E">
        <w:t>characters</w:t>
      </w:r>
      <w:r w:rsidRPr="00D00D4A">
        <w:t>.</w:t>
      </w:r>
    </w:p>
    <w:p w14:paraId="53EAF844" w14:textId="77777777" w:rsidR="004C02EF" w:rsidRPr="00D00D4A" w:rsidRDefault="004C02EF" w:rsidP="004C02EF">
      <w:pPr>
        <w:numPr>
          <w:ilvl w:val="0"/>
          <w:numId w:val="290"/>
        </w:numPr>
        <w:spacing w:after="60"/>
        <w:ind w:left="1080"/>
      </w:pPr>
      <w:r w:rsidRPr="00D00D4A">
        <w:t xml:space="preserve">A </w:t>
      </w:r>
      <w:r w:rsidRPr="00895113">
        <w:rPr>
          <w:rFonts w:ascii="Times New Roman" w:hAnsi="Times New Roman"/>
          <w:i/>
        </w:rPr>
        <w:t>State</w:t>
      </w:r>
      <w:r w:rsidRPr="00D00D4A">
        <w:t xml:space="preserve"> is an ordered pair </w:t>
      </w:r>
      <w:r w:rsidRPr="00895113">
        <w:rPr>
          <w:rFonts w:ascii="Times New Roman" w:hAnsi="Times New Roman"/>
        </w:rPr>
        <w:t>(</w:t>
      </w:r>
      <w:r w:rsidRPr="00895113">
        <w:rPr>
          <w:rFonts w:ascii="Times New Roman" w:hAnsi="Times New Roman"/>
          <w:i/>
        </w:rPr>
        <w:t>endIndex</w:t>
      </w:r>
      <w:r w:rsidRPr="00895113">
        <w:rPr>
          <w:rFonts w:ascii="Times New Roman" w:hAnsi="Times New Roman"/>
        </w:rPr>
        <w:t xml:space="preserve">, </w:t>
      </w:r>
      <w:r w:rsidRPr="00895113">
        <w:rPr>
          <w:rFonts w:ascii="Times New Roman" w:hAnsi="Times New Roman"/>
          <w:i/>
        </w:rPr>
        <w:t>captures</w:t>
      </w:r>
      <w:r w:rsidRPr="00895113">
        <w:rPr>
          <w:rFonts w:ascii="Times New Roman" w:hAnsi="Times New Roman"/>
        </w:rPr>
        <w:t>)</w:t>
      </w:r>
      <w:r w:rsidRPr="00D00D4A">
        <w:t xml:space="preserve"> where </w:t>
      </w:r>
      <w:r w:rsidRPr="00895113">
        <w:rPr>
          <w:rFonts w:ascii="Times New Roman" w:hAnsi="Times New Roman"/>
          <w:i/>
        </w:rPr>
        <w:t>endIndex</w:t>
      </w:r>
      <w:r w:rsidRPr="00D00D4A">
        <w:t xml:space="preserve"> is an integer and </w:t>
      </w:r>
      <w:r w:rsidRPr="00895113">
        <w:rPr>
          <w:rFonts w:ascii="Times New Roman" w:hAnsi="Times New Roman"/>
          <w:i/>
        </w:rPr>
        <w:t>captures</w:t>
      </w:r>
      <w:r w:rsidRPr="00D00D4A">
        <w:t xml:space="preserve"> is an internal array of </w:t>
      </w:r>
      <w:r w:rsidRPr="00895113">
        <w:rPr>
          <w:rFonts w:ascii="Times New Roman" w:hAnsi="Times New Roman"/>
          <w:i/>
        </w:rPr>
        <w:t>NcapturingParens</w:t>
      </w:r>
      <w:r w:rsidRPr="00D00D4A">
        <w:t xml:space="preserve"> values. </w:t>
      </w:r>
      <w:r w:rsidRPr="00895113">
        <w:rPr>
          <w:rFonts w:ascii="Times New Roman" w:hAnsi="Times New Roman"/>
          <w:i/>
        </w:rPr>
        <w:t>States</w:t>
      </w:r>
      <w:r w:rsidRPr="00D00D4A">
        <w:t xml:space="preserve"> are used to represent partial match </w:t>
      </w:r>
      <w:r w:rsidRPr="00895113">
        <w:rPr>
          <w:rFonts w:cs="Arial"/>
        </w:rPr>
        <w:t>states</w:t>
      </w:r>
      <w:r w:rsidRPr="00D00D4A">
        <w:t xml:space="preserve"> in the regular expression matching algorithms. The </w:t>
      </w:r>
      <w:r w:rsidRPr="00895113">
        <w:rPr>
          <w:rFonts w:ascii="Times New Roman" w:hAnsi="Times New Roman"/>
          <w:i/>
        </w:rPr>
        <w:t>endIndex</w:t>
      </w:r>
      <w:r w:rsidRPr="00D00D4A">
        <w:t xml:space="preserve"> is one plus the index of the last input character matched so far by the pattern, while </w:t>
      </w:r>
      <w:r w:rsidRPr="00895113">
        <w:rPr>
          <w:rFonts w:ascii="Times New Roman" w:hAnsi="Times New Roman"/>
          <w:i/>
        </w:rPr>
        <w:t>captures</w:t>
      </w:r>
      <w:r w:rsidRPr="00D00D4A">
        <w:t xml:space="preserve"> holds the results of capturing parentheses. The </w:t>
      </w:r>
      <w:r w:rsidRPr="00895113">
        <w:rPr>
          <w:rFonts w:ascii="Times New Roman" w:hAnsi="Times New Roman"/>
          <w:i/>
        </w:rPr>
        <w:t>n</w:t>
      </w:r>
      <w:r w:rsidRPr="00895113">
        <w:rPr>
          <w:rFonts w:ascii="Times New Roman" w:hAnsi="Times New Roman"/>
          <w:i/>
          <w:vertAlign w:val="superscript"/>
        </w:rPr>
        <w:t>th</w:t>
      </w:r>
      <w:r w:rsidRPr="00D00D4A">
        <w:t xml:space="preserve"> element of </w:t>
      </w:r>
      <w:r w:rsidRPr="00895113">
        <w:rPr>
          <w:rFonts w:ascii="Times New Roman" w:hAnsi="Times New Roman"/>
          <w:i/>
        </w:rPr>
        <w:t>captures</w:t>
      </w:r>
      <w:r w:rsidRPr="00D00D4A">
        <w:t xml:space="preserve"> is either a </w:t>
      </w:r>
      <w:r>
        <w:t>String</w:t>
      </w:r>
      <w:r w:rsidRPr="00D00D4A">
        <w:t xml:space="preserve"> that represents the value obtained by the </w:t>
      </w:r>
      <w:r w:rsidRPr="00895113">
        <w:rPr>
          <w:rFonts w:ascii="Times New Roman" w:hAnsi="Times New Roman"/>
          <w:i/>
        </w:rPr>
        <w:t>n</w:t>
      </w:r>
      <w:r w:rsidRPr="00895113">
        <w:rPr>
          <w:rFonts w:ascii="Times New Roman" w:hAnsi="Times New Roman"/>
          <w:i/>
          <w:vertAlign w:val="superscript"/>
        </w:rPr>
        <w:t>th</w:t>
      </w:r>
      <w:r w:rsidRPr="00D00D4A">
        <w:t xml:space="preserve"> set of capturing parentheses or </w:t>
      </w:r>
      <w:r w:rsidRPr="00D00D4A">
        <w:rPr>
          <w:b/>
        </w:rPr>
        <w:t>undefined</w:t>
      </w:r>
      <w:r w:rsidRPr="00D00D4A">
        <w:t xml:space="preserve"> if the </w:t>
      </w:r>
      <w:r w:rsidRPr="00895113">
        <w:rPr>
          <w:rFonts w:ascii="Times New Roman" w:hAnsi="Times New Roman"/>
          <w:i/>
        </w:rPr>
        <w:t>n</w:t>
      </w:r>
      <w:r w:rsidRPr="00895113">
        <w:rPr>
          <w:rFonts w:ascii="Times New Roman" w:hAnsi="Times New Roman"/>
          <w:i/>
          <w:vertAlign w:val="superscript"/>
        </w:rPr>
        <w:t>th</w:t>
      </w:r>
      <w:r w:rsidRPr="00D00D4A">
        <w:t xml:space="preserve"> set of capturing parentheses hasn’t been reached yet. Due to backtracking, many </w:t>
      </w:r>
      <w:r>
        <w:rPr>
          <w:rFonts w:ascii="Times New Roman" w:hAnsi="Times New Roman"/>
          <w:i/>
        </w:rPr>
        <w:t>S</w:t>
      </w:r>
      <w:r w:rsidRPr="00895113">
        <w:rPr>
          <w:rFonts w:ascii="Times New Roman" w:hAnsi="Times New Roman"/>
          <w:i/>
        </w:rPr>
        <w:t>tates</w:t>
      </w:r>
      <w:r w:rsidRPr="00D00D4A">
        <w:t xml:space="preserve"> may be in use at any time during the matching process.</w:t>
      </w:r>
    </w:p>
    <w:p w14:paraId="784325D6" w14:textId="77777777" w:rsidR="004C02EF" w:rsidRPr="00D00D4A" w:rsidRDefault="004C02EF" w:rsidP="004C02EF">
      <w:pPr>
        <w:numPr>
          <w:ilvl w:val="0"/>
          <w:numId w:val="290"/>
        </w:numPr>
        <w:spacing w:after="60"/>
        <w:ind w:left="1080"/>
      </w:pPr>
      <w:r w:rsidRPr="00D00D4A">
        <w:t xml:space="preserve">A </w:t>
      </w:r>
      <w:r w:rsidRPr="00895113">
        <w:rPr>
          <w:rFonts w:ascii="Times New Roman" w:hAnsi="Times New Roman"/>
          <w:i/>
        </w:rPr>
        <w:t>MatchResult</w:t>
      </w:r>
      <w:r w:rsidRPr="00D00D4A">
        <w:t xml:space="preserve"> is either a </w:t>
      </w:r>
      <w:r w:rsidRPr="00895113">
        <w:rPr>
          <w:rFonts w:ascii="Times New Roman" w:hAnsi="Times New Roman"/>
          <w:i/>
        </w:rPr>
        <w:t>State</w:t>
      </w:r>
      <w:r w:rsidRPr="00D00D4A">
        <w:t xml:space="preserve"> or the special token </w:t>
      </w:r>
      <w:r w:rsidRPr="00895113">
        <w:rPr>
          <w:b/>
        </w:rPr>
        <w:t>failure</w:t>
      </w:r>
      <w:r w:rsidRPr="00D00D4A">
        <w:t xml:space="preserve"> that indicates that the match failed.</w:t>
      </w:r>
    </w:p>
    <w:p w14:paraId="430F7A7A" w14:textId="77777777" w:rsidR="004C02EF" w:rsidRPr="00D00D4A" w:rsidRDefault="004C02EF" w:rsidP="004C02EF">
      <w:pPr>
        <w:numPr>
          <w:ilvl w:val="0"/>
          <w:numId w:val="290"/>
        </w:numPr>
        <w:spacing w:after="60"/>
        <w:ind w:left="1080"/>
      </w:pPr>
      <w:r w:rsidRPr="00D00D4A">
        <w:t xml:space="preserve">A </w:t>
      </w:r>
      <w:r w:rsidRPr="00895113">
        <w:rPr>
          <w:rFonts w:ascii="Times New Roman" w:hAnsi="Times New Roman"/>
          <w:i/>
        </w:rPr>
        <w:t>Continuation</w:t>
      </w:r>
      <w:r w:rsidRPr="00D00D4A">
        <w:t xml:space="preserve"> procedure is an internal closure (i.e. an internal procedure with some arguments already bound to values) that takes one </w:t>
      </w:r>
      <w:r w:rsidRPr="00895113">
        <w:rPr>
          <w:rFonts w:ascii="Times New Roman" w:hAnsi="Times New Roman"/>
          <w:i/>
        </w:rPr>
        <w:t>State</w:t>
      </w:r>
      <w:r w:rsidRPr="00D00D4A">
        <w:t xml:space="preserve"> argument and returns a </w:t>
      </w:r>
      <w:r w:rsidRPr="00895113">
        <w:rPr>
          <w:rFonts w:ascii="Times New Roman" w:hAnsi="Times New Roman"/>
          <w:i/>
        </w:rPr>
        <w:t>MatchResult</w:t>
      </w:r>
      <w:r w:rsidRPr="00D00D4A">
        <w:t xml:space="preserve"> result. If an internal closure references variables bound in the function that creates the closure, the closure uses the values that these variables had at the time the closure was created. The </w:t>
      </w:r>
      <w:r w:rsidRPr="00895113">
        <w:rPr>
          <w:rFonts w:ascii="Times New Roman" w:hAnsi="Times New Roman"/>
          <w:i/>
        </w:rPr>
        <w:t>Continuation</w:t>
      </w:r>
      <w:r w:rsidRPr="00D00D4A">
        <w:t xml:space="preserve"> attempts to match the remaining portion (specified by the closure's already-bound arguments) of the pattern against the input </w:t>
      </w:r>
      <w:r>
        <w:t>String</w:t>
      </w:r>
      <w:r w:rsidRPr="00D00D4A">
        <w:t xml:space="preserve">, starting at the intermediate state given by its </w:t>
      </w:r>
      <w:r w:rsidRPr="00895113">
        <w:rPr>
          <w:rFonts w:ascii="Times New Roman" w:hAnsi="Times New Roman"/>
          <w:i/>
        </w:rPr>
        <w:t>State</w:t>
      </w:r>
      <w:r w:rsidRPr="00D00D4A">
        <w:t xml:space="preserve"> argument. If the match succeeds, the </w:t>
      </w:r>
      <w:r w:rsidRPr="00895113">
        <w:rPr>
          <w:rFonts w:ascii="Times New Roman" w:hAnsi="Times New Roman"/>
          <w:i/>
        </w:rPr>
        <w:t>Continuation</w:t>
      </w:r>
      <w:r w:rsidRPr="00D00D4A">
        <w:t xml:space="preserve"> returns the final </w:t>
      </w:r>
      <w:r w:rsidRPr="00895113">
        <w:rPr>
          <w:rFonts w:ascii="Times New Roman" w:hAnsi="Times New Roman"/>
          <w:i/>
        </w:rPr>
        <w:t>State</w:t>
      </w:r>
      <w:r w:rsidRPr="00D00D4A">
        <w:t xml:space="preserve"> that it reached; if the match fails, the </w:t>
      </w:r>
      <w:r w:rsidRPr="00895113">
        <w:rPr>
          <w:rFonts w:ascii="Times New Roman" w:hAnsi="Times New Roman"/>
          <w:i/>
        </w:rPr>
        <w:t>Continuation</w:t>
      </w:r>
      <w:r w:rsidRPr="00D00D4A">
        <w:t xml:space="preserve"> returns </w:t>
      </w:r>
      <w:r w:rsidRPr="00D00D4A">
        <w:rPr>
          <w:b/>
        </w:rPr>
        <w:t>failure</w:t>
      </w:r>
      <w:r w:rsidRPr="00D00D4A">
        <w:t>.</w:t>
      </w:r>
    </w:p>
    <w:p w14:paraId="43DA7E5A" w14:textId="77777777" w:rsidR="004C02EF" w:rsidRPr="00D00D4A" w:rsidRDefault="004C02EF" w:rsidP="004C02EF">
      <w:pPr>
        <w:numPr>
          <w:ilvl w:val="0"/>
          <w:numId w:val="290"/>
        </w:numPr>
        <w:spacing w:after="60"/>
        <w:ind w:left="1080"/>
      </w:pPr>
      <w:r w:rsidRPr="00D00D4A">
        <w:t xml:space="preserve">A </w:t>
      </w:r>
      <w:r w:rsidRPr="00895113">
        <w:rPr>
          <w:rFonts w:ascii="Times New Roman" w:hAnsi="Times New Roman"/>
          <w:i/>
        </w:rPr>
        <w:t>Matcher</w:t>
      </w:r>
      <w:r w:rsidRPr="00D00D4A">
        <w:t xml:space="preserve"> </w:t>
      </w:r>
      <w:r w:rsidRPr="00B5239E">
        <w:t>procedure</w:t>
      </w:r>
      <w:r w:rsidRPr="00D00D4A">
        <w:t xml:space="preserve"> is an internal closure that takes two arguments -- a </w:t>
      </w:r>
      <w:r w:rsidRPr="00895113">
        <w:rPr>
          <w:rFonts w:ascii="Times New Roman" w:hAnsi="Times New Roman"/>
          <w:i/>
        </w:rPr>
        <w:t>State</w:t>
      </w:r>
      <w:r w:rsidRPr="00D00D4A">
        <w:t xml:space="preserve"> and a </w:t>
      </w:r>
      <w:r w:rsidRPr="00895113">
        <w:rPr>
          <w:rFonts w:ascii="Times New Roman" w:hAnsi="Times New Roman"/>
          <w:i/>
        </w:rPr>
        <w:t>Continuation</w:t>
      </w:r>
      <w:r w:rsidRPr="00D00D4A">
        <w:t xml:space="preserve"> -- and returns a </w:t>
      </w:r>
      <w:r w:rsidRPr="00895113">
        <w:rPr>
          <w:rFonts w:ascii="Times New Roman" w:hAnsi="Times New Roman"/>
          <w:i/>
        </w:rPr>
        <w:t>MatchResult</w:t>
      </w:r>
      <w:r w:rsidRPr="00D00D4A">
        <w:t xml:space="preserve"> result. </w:t>
      </w:r>
      <w:r>
        <w:t>A</w:t>
      </w:r>
      <w:r w:rsidRPr="00D00D4A">
        <w:t xml:space="preserve"> </w:t>
      </w:r>
      <w:r w:rsidRPr="00895113">
        <w:rPr>
          <w:rFonts w:ascii="Times New Roman" w:hAnsi="Times New Roman"/>
          <w:i/>
        </w:rPr>
        <w:t>Matcher</w:t>
      </w:r>
      <w:r w:rsidRPr="00D00D4A">
        <w:t xml:space="preserve"> attempts to match a middle subpattern (specified by the closure's already-bound arguments) of the pattern against the input </w:t>
      </w:r>
      <w:r>
        <w:t>String</w:t>
      </w:r>
      <w:r w:rsidRPr="00D00D4A">
        <w:t xml:space="preserve">, starting at the intermediate state given by its </w:t>
      </w:r>
      <w:r w:rsidRPr="00895113">
        <w:rPr>
          <w:rFonts w:ascii="Times New Roman" w:hAnsi="Times New Roman"/>
          <w:i/>
        </w:rPr>
        <w:t>State</w:t>
      </w:r>
      <w:r w:rsidRPr="00D00D4A">
        <w:t xml:space="preserve"> argument. The </w:t>
      </w:r>
      <w:r w:rsidRPr="00895113">
        <w:rPr>
          <w:rFonts w:ascii="Times New Roman" w:hAnsi="Times New Roman"/>
          <w:i/>
        </w:rPr>
        <w:t>Continuation</w:t>
      </w:r>
      <w:r w:rsidRPr="00D00D4A">
        <w:t xml:space="preserve"> argument should be a closure that matches the rest of the pattern. After matching the subpattern of a pattern to obtain a new </w:t>
      </w:r>
      <w:r w:rsidRPr="00895113">
        <w:rPr>
          <w:rFonts w:ascii="Times New Roman" w:hAnsi="Times New Roman"/>
          <w:i/>
        </w:rPr>
        <w:t>State</w:t>
      </w:r>
      <w:r w:rsidRPr="00D00D4A">
        <w:t xml:space="preserve">, the </w:t>
      </w:r>
      <w:r w:rsidRPr="00895113">
        <w:rPr>
          <w:rFonts w:ascii="Times New Roman" w:hAnsi="Times New Roman"/>
          <w:i/>
        </w:rPr>
        <w:t>Matcher</w:t>
      </w:r>
      <w:r w:rsidRPr="00D00D4A">
        <w:t xml:space="preserve"> then calls </w:t>
      </w:r>
      <w:r w:rsidRPr="00895113">
        <w:rPr>
          <w:rFonts w:ascii="Times New Roman" w:hAnsi="Times New Roman"/>
          <w:i/>
        </w:rPr>
        <w:t>Continuation</w:t>
      </w:r>
      <w:r w:rsidRPr="00D00D4A">
        <w:t xml:space="preserve"> on </w:t>
      </w:r>
      <w:r>
        <w:t>that new</w:t>
      </w:r>
      <w:r w:rsidRPr="00D00D4A">
        <w:t xml:space="preserve"> </w:t>
      </w:r>
      <w:r w:rsidRPr="00895113">
        <w:rPr>
          <w:rFonts w:ascii="Times New Roman" w:hAnsi="Times New Roman"/>
          <w:i/>
        </w:rPr>
        <w:t>State</w:t>
      </w:r>
      <w:r w:rsidRPr="00D00D4A">
        <w:t xml:space="preserve"> to test if the rest of the pattern can match as well. If it can, the </w:t>
      </w:r>
      <w:r>
        <w:rPr>
          <w:i/>
        </w:rPr>
        <w:t>M</w:t>
      </w:r>
      <w:r w:rsidRPr="00612C55">
        <w:rPr>
          <w:i/>
        </w:rPr>
        <w:t>atcher</w:t>
      </w:r>
      <w:r w:rsidRPr="00D00D4A">
        <w:t xml:space="preserve"> returns the </w:t>
      </w:r>
      <w:r w:rsidRPr="00895113">
        <w:rPr>
          <w:rFonts w:ascii="Times New Roman" w:hAnsi="Times New Roman"/>
          <w:i/>
        </w:rPr>
        <w:t>State</w:t>
      </w:r>
      <w:r w:rsidRPr="00D00D4A">
        <w:t xml:space="preserve"> returned by </w:t>
      </w:r>
      <w:r w:rsidRPr="00895113">
        <w:rPr>
          <w:rFonts w:ascii="Times New Roman" w:hAnsi="Times New Roman"/>
          <w:i/>
        </w:rPr>
        <w:t>Continuation</w:t>
      </w:r>
      <w:r w:rsidRPr="00D00D4A">
        <w:t xml:space="preserve">; if not, the </w:t>
      </w:r>
      <w:r w:rsidRPr="00895113">
        <w:rPr>
          <w:rFonts w:ascii="Times New Roman" w:hAnsi="Times New Roman"/>
          <w:i/>
        </w:rPr>
        <w:t>Matcher</w:t>
      </w:r>
      <w:r w:rsidRPr="00D00D4A">
        <w:t xml:space="preserve"> may try different choices at its choice points, repeatedly calling </w:t>
      </w:r>
      <w:r w:rsidRPr="00895113">
        <w:rPr>
          <w:rFonts w:ascii="Times New Roman" w:hAnsi="Times New Roman"/>
          <w:i/>
        </w:rPr>
        <w:t>Continuation</w:t>
      </w:r>
      <w:r w:rsidRPr="00D00D4A">
        <w:t xml:space="preserve"> until it either succeeds or all possibilities have been exhausted.</w:t>
      </w:r>
    </w:p>
    <w:p w14:paraId="302E08FB" w14:textId="77777777" w:rsidR="004C02EF" w:rsidRPr="00D00D4A" w:rsidRDefault="004C02EF" w:rsidP="004C02EF">
      <w:pPr>
        <w:numPr>
          <w:ilvl w:val="0"/>
          <w:numId w:val="290"/>
        </w:numPr>
        <w:spacing w:after="60"/>
        <w:ind w:left="1080"/>
      </w:pPr>
      <w:r w:rsidRPr="00D00D4A">
        <w:t xml:space="preserve">An </w:t>
      </w:r>
      <w:r w:rsidRPr="00895113">
        <w:rPr>
          <w:rFonts w:ascii="Times New Roman" w:hAnsi="Times New Roman"/>
          <w:i/>
        </w:rPr>
        <w:t>AssertionTester</w:t>
      </w:r>
      <w:r w:rsidRPr="00D00D4A">
        <w:t xml:space="preserve"> procedure is an internal closure that takes a </w:t>
      </w:r>
      <w:r w:rsidRPr="00895113">
        <w:rPr>
          <w:rFonts w:ascii="Times New Roman" w:hAnsi="Times New Roman"/>
          <w:i/>
        </w:rPr>
        <w:t>State</w:t>
      </w:r>
      <w:r w:rsidRPr="00D00D4A">
        <w:t xml:space="preserve"> argument and returns a </w:t>
      </w:r>
      <w:r>
        <w:t>Boolean</w:t>
      </w:r>
      <w:r w:rsidRPr="00D00D4A">
        <w:t xml:space="preserve"> result. The assertion tester tests a specific condition (specified by the closure's already-bound arguments) against the current place in the input </w:t>
      </w:r>
      <w:r>
        <w:t>String</w:t>
      </w:r>
      <w:r w:rsidRPr="00D00D4A">
        <w:t xml:space="preserve"> and returns </w:t>
      </w:r>
      <w:r w:rsidRPr="00D00D4A">
        <w:rPr>
          <w:b/>
        </w:rPr>
        <w:t>true</w:t>
      </w:r>
      <w:r w:rsidRPr="00D00D4A">
        <w:t xml:space="preserve"> if the condition matched or </w:t>
      </w:r>
      <w:r w:rsidRPr="00D00D4A">
        <w:rPr>
          <w:b/>
        </w:rPr>
        <w:t>false</w:t>
      </w:r>
      <w:r w:rsidRPr="00D00D4A">
        <w:t xml:space="preserve"> if not.</w:t>
      </w:r>
    </w:p>
    <w:p w14:paraId="711B4731" w14:textId="77777777" w:rsidR="004C02EF" w:rsidRPr="00D00D4A" w:rsidRDefault="004C02EF" w:rsidP="004C02EF">
      <w:pPr>
        <w:numPr>
          <w:ilvl w:val="0"/>
          <w:numId w:val="290"/>
        </w:numPr>
        <w:ind w:left="1080"/>
        <w:contextualSpacing/>
      </w:pPr>
      <w:r w:rsidRPr="00D00D4A">
        <w:t xml:space="preserve">An </w:t>
      </w:r>
      <w:r w:rsidRPr="00895113">
        <w:rPr>
          <w:rFonts w:ascii="Times New Roman" w:hAnsi="Times New Roman"/>
          <w:i/>
        </w:rPr>
        <w:t>EscapeValue</w:t>
      </w:r>
      <w:r w:rsidRPr="00D00D4A">
        <w:t xml:space="preserve"> is either a character or an integer. An </w:t>
      </w:r>
      <w:r w:rsidRPr="00895113">
        <w:rPr>
          <w:rFonts w:ascii="Times New Roman" w:hAnsi="Times New Roman"/>
          <w:i/>
        </w:rPr>
        <w:t>EscapeValue</w:t>
      </w:r>
      <w:r w:rsidRPr="00D00D4A">
        <w:t xml:space="preserve"> is used to denote the interpretation of a </w:t>
      </w:r>
      <w:r w:rsidRPr="00895113">
        <w:rPr>
          <w:rFonts w:ascii="Times New Roman" w:hAnsi="Times New Roman"/>
          <w:i/>
        </w:rPr>
        <w:t>DecimalEscape</w:t>
      </w:r>
      <w:r w:rsidRPr="00D00D4A">
        <w:t xml:space="preserve"> escape sequence: a character </w:t>
      </w:r>
      <w:r w:rsidRPr="00895113">
        <w:rPr>
          <w:rFonts w:ascii="Times New Roman" w:hAnsi="Times New Roman"/>
          <w:i/>
        </w:rPr>
        <w:t>ch</w:t>
      </w:r>
      <w:r w:rsidRPr="00D00D4A">
        <w:t xml:space="preserve"> means that the escape sequence is interpreted as the character </w:t>
      </w:r>
      <w:r w:rsidRPr="00895113">
        <w:rPr>
          <w:rFonts w:ascii="Times New Roman" w:hAnsi="Times New Roman"/>
          <w:i/>
        </w:rPr>
        <w:t>ch</w:t>
      </w:r>
      <w:r w:rsidRPr="00D00D4A">
        <w:t xml:space="preserve">, while an integer </w:t>
      </w:r>
      <w:r w:rsidRPr="00895113">
        <w:rPr>
          <w:rFonts w:ascii="Times New Roman" w:hAnsi="Times New Roman"/>
          <w:i/>
        </w:rPr>
        <w:t>n</w:t>
      </w:r>
      <w:r w:rsidRPr="00D00D4A">
        <w:t xml:space="preserve"> means that the escape sequence is interpreted as a backreference to the </w:t>
      </w:r>
      <w:r w:rsidRPr="00895113">
        <w:rPr>
          <w:rFonts w:ascii="Times New Roman" w:hAnsi="Times New Roman"/>
          <w:i/>
        </w:rPr>
        <w:t>n</w:t>
      </w:r>
      <w:r w:rsidRPr="00895113">
        <w:rPr>
          <w:rFonts w:ascii="Times New Roman" w:hAnsi="Times New Roman"/>
          <w:vertAlign w:val="superscript"/>
        </w:rPr>
        <w:t>th</w:t>
      </w:r>
      <w:r w:rsidRPr="00D00D4A">
        <w:t xml:space="preserve"> set of capturing parentheses.</w:t>
      </w:r>
    </w:p>
    <w:p w14:paraId="3E8723FA" w14:textId="77777777" w:rsidR="004C02EF" w:rsidRDefault="004C02EF" w:rsidP="004C02EF">
      <w:pPr>
        <w:pStyle w:val="40"/>
        <w:numPr>
          <w:ilvl w:val="0"/>
          <w:numId w:val="0"/>
        </w:numPr>
      </w:pPr>
      <w:r>
        <w:t>15.10.2.2</w:t>
      </w:r>
      <w:r>
        <w:tab/>
        <w:t>Pattern</w:t>
      </w:r>
    </w:p>
    <w:p w14:paraId="617C0D5A" w14:textId="77777777" w:rsidR="004C02EF" w:rsidRDefault="004C02EF" w:rsidP="004C02EF">
      <w:r>
        <w:t xml:space="preserve">The production </w:t>
      </w:r>
      <w:r w:rsidRPr="00E67BE8">
        <w:rPr>
          <w:rFonts w:ascii="Times New Roman" w:hAnsi="Times New Roman"/>
          <w:i/>
        </w:rPr>
        <w:t>Pattern</w:t>
      </w:r>
      <w:r>
        <w:rPr>
          <w:b/>
        </w:rPr>
        <w:t xml:space="preserve"> :: </w:t>
      </w:r>
      <w:r w:rsidRPr="00E67BE8">
        <w:rPr>
          <w:rFonts w:ascii="Times New Roman" w:hAnsi="Times New Roman"/>
          <w:i/>
        </w:rPr>
        <w:t>Disjunction</w:t>
      </w:r>
      <w:r>
        <w:rPr>
          <w:b/>
        </w:rPr>
        <w:t xml:space="preserve"> </w:t>
      </w:r>
      <w:r>
        <w:t>evaluates as follows:</w:t>
      </w:r>
    </w:p>
    <w:p w14:paraId="6F19263C" w14:textId="77777777" w:rsidR="004C02EF" w:rsidRPr="00B5239E" w:rsidRDefault="004C02EF" w:rsidP="004C02EF">
      <w:pPr>
        <w:pStyle w:val="Alg4"/>
        <w:numPr>
          <w:ilvl w:val="0"/>
          <w:numId w:val="291"/>
        </w:numPr>
      </w:pPr>
      <w:r w:rsidRPr="00B5239E">
        <w:t xml:space="preserve">Evaluate </w:t>
      </w:r>
      <w:r w:rsidRPr="00E67BE8">
        <w:rPr>
          <w:i/>
        </w:rPr>
        <w:t>Disjunction</w:t>
      </w:r>
      <w:r w:rsidRPr="00B5239E">
        <w:t xml:space="preserve"> to obtain a Matcher </w:t>
      </w:r>
      <w:r w:rsidRPr="00E67BE8">
        <w:rPr>
          <w:i/>
        </w:rPr>
        <w:t>m</w:t>
      </w:r>
      <w:r w:rsidRPr="00B5239E">
        <w:t>.</w:t>
      </w:r>
    </w:p>
    <w:p w14:paraId="32DCC542" w14:textId="77777777" w:rsidR="004C02EF" w:rsidRPr="00B5239E" w:rsidRDefault="004C02EF" w:rsidP="004C02EF">
      <w:pPr>
        <w:pStyle w:val="Alg4"/>
        <w:numPr>
          <w:ilvl w:val="0"/>
          <w:numId w:val="291"/>
        </w:numPr>
      </w:pPr>
      <w:r w:rsidRPr="00B5239E">
        <w:t xml:space="preserve">Return an internal closure that takes two arguments, a </w:t>
      </w:r>
      <w:r>
        <w:t>String</w:t>
      </w:r>
      <w:r w:rsidRPr="00B5239E">
        <w:t xml:space="preserve"> </w:t>
      </w:r>
      <w:r w:rsidRPr="00E67BE8">
        <w:rPr>
          <w:i/>
        </w:rPr>
        <w:t>str</w:t>
      </w:r>
      <w:r w:rsidRPr="00B5239E">
        <w:t xml:space="preserve"> and an integer </w:t>
      </w:r>
      <w:r w:rsidRPr="00E67BE8">
        <w:rPr>
          <w:i/>
        </w:rPr>
        <w:t>index</w:t>
      </w:r>
      <w:r w:rsidRPr="00B5239E">
        <w:t>, and performs the following:</w:t>
      </w:r>
    </w:p>
    <w:p w14:paraId="5A883963" w14:textId="77777777" w:rsidR="004C02EF" w:rsidRPr="00B5239E" w:rsidRDefault="004C02EF" w:rsidP="004C02EF">
      <w:pPr>
        <w:pStyle w:val="Alg40"/>
        <w:numPr>
          <w:ilvl w:val="0"/>
          <w:numId w:val="409"/>
        </w:numPr>
        <w:ind w:left="1800" w:hanging="270"/>
      </w:pPr>
      <w:r w:rsidRPr="00B5239E">
        <w:t xml:space="preserve">Let </w:t>
      </w:r>
      <w:r w:rsidRPr="00E67BE8">
        <w:rPr>
          <w:i/>
        </w:rPr>
        <w:t>Input</w:t>
      </w:r>
      <w:r w:rsidRPr="00B5239E">
        <w:t xml:space="preserve"> be the given </w:t>
      </w:r>
      <w:r>
        <w:t>String</w:t>
      </w:r>
      <w:r w:rsidRPr="00B5239E">
        <w:t xml:space="preserve"> </w:t>
      </w:r>
      <w:r w:rsidRPr="00E67BE8">
        <w:rPr>
          <w:i/>
        </w:rPr>
        <w:t>str</w:t>
      </w:r>
      <w:r w:rsidRPr="00B5239E">
        <w:t>. This variable will be used throughout the algorithms in 15.10.2.</w:t>
      </w:r>
    </w:p>
    <w:p w14:paraId="370E5E96" w14:textId="77777777" w:rsidR="004C02EF" w:rsidRPr="00B5239E" w:rsidRDefault="004C02EF" w:rsidP="004C02EF">
      <w:pPr>
        <w:pStyle w:val="Alg40"/>
        <w:numPr>
          <w:ilvl w:val="0"/>
          <w:numId w:val="409"/>
        </w:numPr>
        <w:ind w:left="1800" w:hanging="270"/>
      </w:pPr>
      <w:r w:rsidRPr="00B5239E">
        <w:t xml:space="preserve">Let </w:t>
      </w:r>
      <w:r w:rsidRPr="00E67BE8">
        <w:rPr>
          <w:i/>
        </w:rPr>
        <w:t>InputLength</w:t>
      </w:r>
      <w:r w:rsidRPr="00B5239E">
        <w:t xml:space="preserve"> be the length of </w:t>
      </w:r>
      <w:r w:rsidRPr="00E67BE8">
        <w:rPr>
          <w:i/>
        </w:rPr>
        <w:t>Input</w:t>
      </w:r>
      <w:r w:rsidRPr="00B5239E">
        <w:t>. This variable will be used throughout the algorithms in 15.10.2.</w:t>
      </w:r>
    </w:p>
    <w:p w14:paraId="3D4F6F3E" w14:textId="77777777" w:rsidR="004C02EF" w:rsidRPr="00B5239E" w:rsidRDefault="004C02EF" w:rsidP="004C02EF">
      <w:pPr>
        <w:pStyle w:val="Alg40"/>
        <w:numPr>
          <w:ilvl w:val="0"/>
          <w:numId w:val="409"/>
        </w:numPr>
        <w:ind w:left="1800" w:hanging="270"/>
      </w:pPr>
      <w:r w:rsidRPr="00B5239E">
        <w:t xml:space="preserve">Let </w:t>
      </w:r>
      <w:r w:rsidRPr="00E67BE8">
        <w:rPr>
          <w:i/>
        </w:rPr>
        <w:t>c</w:t>
      </w:r>
      <w:r w:rsidRPr="00B5239E">
        <w:t xml:space="preserve"> be a Continuation that always returns its State argument as a successful MatchResult.</w:t>
      </w:r>
    </w:p>
    <w:p w14:paraId="2B6B73B1" w14:textId="77777777" w:rsidR="004C02EF" w:rsidRPr="00B5239E" w:rsidRDefault="004C02EF" w:rsidP="004C02EF">
      <w:pPr>
        <w:pStyle w:val="Alg40"/>
        <w:numPr>
          <w:ilvl w:val="0"/>
          <w:numId w:val="409"/>
        </w:numPr>
        <w:ind w:left="1800" w:hanging="270"/>
      </w:pPr>
      <w:r w:rsidRPr="00B5239E">
        <w:t xml:space="preserve">Let </w:t>
      </w:r>
      <w:r w:rsidRPr="00E67BE8">
        <w:rPr>
          <w:i/>
        </w:rPr>
        <w:t>cap</w:t>
      </w:r>
      <w:r w:rsidRPr="00B5239E">
        <w:t xml:space="preserve"> be an internal array of </w:t>
      </w:r>
      <w:r w:rsidRPr="00B5239E">
        <w:rPr>
          <w:i/>
        </w:rPr>
        <w:t>NcapturingParens</w:t>
      </w:r>
      <w:r w:rsidRPr="00B5239E">
        <w:t xml:space="preserve"> </w:t>
      </w:r>
      <w:r w:rsidRPr="00B5239E">
        <w:rPr>
          <w:b/>
        </w:rPr>
        <w:t>undefined</w:t>
      </w:r>
      <w:r w:rsidRPr="00B5239E">
        <w:t xml:space="preserve"> values, indexed 1 through </w:t>
      </w:r>
      <w:r w:rsidRPr="00B5239E">
        <w:rPr>
          <w:i/>
        </w:rPr>
        <w:t>NcapturingParens</w:t>
      </w:r>
      <w:r w:rsidRPr="00B5239E">
        <w:t>.</w:t>
      </w:r>
    </w:p>
    <w:p w14:paraId="544222CB" w14:textId="77777777" w:rsidR="004C02EF" w:rsidRPr="00B5239E" w:rsidRDefault="004C02EF" w:rsidP="004C02EF">
      <w:pPr>
        <w:pStyle w:val="Alg40"/>
        <w:numPr>
          <w:ilvl w:val="0"/>
          <w:numId w:val="409"/>
        </w:numPr>
        <w:ind w:left="1800" w:hanging="270"/>
      </w:pPr>
      <w:r w:rsidRPr="00B5239E">
        <w:t xml:space="preserve">Let </w:t>
      </w:r>
      <w:r w:rsidRPr="00B5239E">
        <w:rPr>
          <w:i/>
        </w:rPr>
        <w:t>x</w:t>
      </w:r>
      <w:r w:rsidRPr="00B5239E">
        <w:t xml:space="preserve"> be the State (</w:t>
      </w:r>
      <w:r w:rsidRPr="00B5239E">
        <w:rPr>
          <w:i/>
        </w:rPr>
        <w:t>index</w:t>
      </w:r>
      <w:r w:rsidRPr="00B5239E">
        <w:t xml:space="preserve">, </w:t>
      </w:r>
      <w:r w:rsidRPr="00B5239E">
        <w:rPr>
          <w:i/>
        </w:rPr>
        <w:t>cap</w:t>
      </w:r>
      <w:r w:rsidRPr="00B5239E">
        <w:t>).</w:t>
      </w:r>
    </w:p>
    <w:p w14:paraId="083DA941" w14:textId="77777777" w:rsidR="004C02EF" w:rsidRPr="00B5239E" w:rsidRDefault="004C02EF" w:rsidP="004C02EF">
      <w:pPr>
        <w:pStyle w:val="Alg40"/>
        <w:numPr>
          <w:ilvl w:val="0"/>
          <w:numId w:val="409"/>
        </w:numPr>
        <w:spacing w:after="220"/>
        <w:ind w:left="1800" w:hanging="270"/>
      </w:pPr>
      <w:r w:rsidRPr="00B5239E">
        <w:t xml:space="preserve">Call </w:t>
      </w:r>
      <w:r w:rsidRPr="00B5239E">
        <w:rPr>
          <w:i/>
        </w:rPr>
        <w:t>m</w:t>
      </w:r>
      <w:r w:rsidRPr="00B5239E">
        <w:t>(</w:t>
      </w:r>
      <w:r w:rsidRPr="00B5239E">
        <w:rPr>
          <w:i/>
        </w:rPr>
        <w:t>x</w:t>
      </w:r>
      <w:r w:rsidRPr="00B5239E">
        <w:t xml:space="preserve">, </w:t>
      </w:r>
      <w:r w:rsidRPr="00B5239E">
        <w:rPr>
          <w:i/>
        </w:rPr>
        <w:t>c</w:t>
      </w:r>
      <w:r w:rsidRPr="00B5239E">
        <w:t>) and return its result.</w:t>
      </w:r>
    </w:p>
    <w:p w14:paraId="4092DE7B" w14:textId="77777777" w:rsidR="004C02EF" w:rsidRPr="007C0F23" w:rsidRDefault="004C02EF" w:rsidP="004C02EF">
      <w:pPr>
        <w:pStyle w:val="Note"/>
      </w:pPr>
      <w:r w:rsidRPr="00B5239E">
        <w:t>NOTE</w:t>
      </w:r>
      <w:r w:rsidRPr="00B5239E">
        <w:tab/>
        <w:t xml:space="preserve">A Pattern evaluates ("compiles") to an internal procedure value. </w:t>
      </w:r>
      <w:r w:rsidRPr="00B5239E">
        <w:rPr>
          <w:rFonts w:ascii="Courier New" w:hAnsi="Courier New"/>
          <w:b/>
        </w:rPr>
        <w:t>RegExp.prototype.exec</w:t>
      </w:r>
      <w:r w:rsidRPr="00B5239E">
        <w:t xml:space="preserve"> can then apply this procedure to a </w:t>
      </w:r>
      <w:r>
        <w:t>String</w:t>
      </w:r>
      <w:r w:rsidRPr="00B5239E">
        <w:t xml:space="preserve"> and an offset within the </w:t>
      </w:r>
      <w:r>
        <w:t>String</w:t>
      </w:r>
      <w:r w:rsidRPr="00B5239E">
        <w:t xml:space="preserve"> to determine whether the pattern would match starting at exactly that offset within the </w:t>
      </w:r>
      <w:r>
        <w:t>String</w:t>
      </w:r>
      <w:r w:rsidRPr="00B5239E">
        <w:t xml:space="preserve">, and, if it does match, what the values of the capturing parentheses would be. The algorithms in 15.10.2 are designed so that compiling a pattern may throw a </w:t>
      </w:r>
      <w:r w:rsidRPr="00B5239E">
        <w:rPr>
          <w:b/>
        </w:rPr>
        <w:t>SyntaxError</w:t>
      </w:r>
      <w:r w:rsidRPr="00B5239E">
        <w:t xml:space="preserve"> exception; on the other hand, once the pattern is successfully compiled, applying its result internal procedure to find a match in a </w:t>
      </w:r>
      <w:r>
        <w:t>String</w:t>
      </w:r>
      <w:r w:rsidRPr="00B5239E">
        <w:t xml:space="preserve"> cannot throw an exception (except for any host-defined exceptions that can occur anywhere such as out-of-memory).</w:t>
      </w:r>
    </w:p>
    <w:p w14:paraId="5D6DF38B" w14:textId="77777777" w:rsidR="004C02EF" w:rsidRDefault="004C02EF" w:rsidP="004C02EF">
      <w:pPr>
        <w:pStyle w:val="40"/>
        <w:numPr>
          <w:ilvl w:val="0"/>
          <w:numId w:val="0"/>
        </w:numPr>
      </w:pPr>
      <w:r>
        <w:t>15.10.2.3</w:t>
      </w:r>
      <w:r>
        <w:tab/>
        <w:t>Disjunction</w:t>
      </w:r>
    </w:p>
    <w:p w14:paraId="5E24F3AF" w14:textId="77777777" w:rsidR="004C02EF" w:rsidRDefault="004C02EF" w:rsidP="004C02EF">
      <w:r>
        <w:t xml:space="preserve">The production </w:t>
      </w:r>
      <w:r w:rsidRPr="00895113">
        <w:rPr>
          <w:rFonts w:ascii="Times New Roman" w:hAnsi="Times New Roman"/>
          <w:i/>
        </w:rPr>
        <w:t>Disjunction</w:t>
      </w:r>
      <w:r>
        <w:t xml:space="preserve"> </w:t>
      </w:r>
      <w:r>
        <w:rPr>
          <w:b/>
        </w:rPr>
        <w:t xml:space="preserve">:: </w:t>
      </w:r>
      <w:r w:rsidRPr="00895113">
        <w:rPr>
          <w:rFonts w:ascii="Times New Roman" w:hAnsi="Times New Roman"/>
          <w:i/>
        </w:rPr>
        <w:t>Alternative</w:t>
      </w:r>
      <w:r>
        <w:t xml:space="preserve"> evaluates by evaluating </w:t>
      </w:r>
      <w:r w:rsidRPr="00895113">
        <w:rPr>
          <w:rFonts w:ascii="Times New Roman" w:hAnsi="Times New Roman"/>
          <w:i/>
        </w:rPr>
        <w:t>Alternative</w:t>
      </w:r>
      <w:r>
        <w:t xml:space="preserve"> to obtain a </w:t>
      </w:r>
      <w:r w:rsidRPr="00895113">
        <w:rPr>
          <w:rFonts w:ascii="Times New Roman" w:hAnsi="Times New Roman"/>
          <w:i/>
        </w:rPr>
        <w:t>Matcher</w:t>
      </w:r>
      <w:r>
        <w:t xml:space="preserve"> and returning that </w:t>
      </w:r>
      <w:r w:rsidRPr="00895113">
        <w:rPr>
          <w:rFonts w:ascii="Times New Roman" w:hAnsi="Times New Roman"/>
          <w:i/>
        </w:rPr>
        <w:t>Matcher</w:t>
      </w:r>
      <w:r>
        <w:t>.</w:t>
      </w:r>
    </w:p>
    <w:p w14:paraId="4AA578C2" w14:textId="77777777" w:rsidR="004C02EF" w:rsidRDefault="004C02EF" w:rsidP="004C02EF">
      <w:r>
        <w:t xml:space="preserve">The production </w:t>
      </w:r>
      <w:r w:rsidRPr="00895113">
        <w:rPr>
          <w:rFonts w:ascii="Times New Roman" w:hAnsi="Times New Roman"/>
          <w:i/>
        </w:rPr>
        <w:t>Disjunction</w:t>
      </w:r>
      <w:r>
        <w:t xml:space="preserve"> </w:t>
      </w:r>
      <w:r>
        <w:rPr>
          <w:b/>
        </w:rPr>
        <w:t xml:space="preserve">:: </w:t>
      </w:r>
      <w:r w:rsidRPr="00895113">
        <w:rPr>
          <w:rFonts w:ascii="Times New Roman" w:hAnsi="Times New Roman"/>
          <w:i/>
        </w:rPr>
        <w:t>Alternative</w:t>
      </w:r>
      <w:r>
        <w:t xml:space="preserve"> </w:t>
      </w:r>
      <w:r>
        <w:rPr>
          <w:rFonts w:ascii="Courier New" w:hAnsi="Courier New"/>
          <w:b/>
        </w:rPr>
        <w:t>|</w:t>
      </w:r>
      <w:r>
        <w:t xml:space="preserve"> </w:t>
      </w:r>
      <w:r w:rsidRPr="00895113">
        <w:rPr>
          <w:rFonts w:ascii="Times New Roman" w:hAnsi="Times New Roman"/>
          <w:i/>
        </w:rPr>
        <w:t>Disjunction</w:t>
      </w:r>
      <w:r>
        <w:t xml:space="preserve"> evaluates as follows:</w:t>
      </w:r>
    </w:p>
    <w:p w14:paraId="491691CD" w14:textId="77777777" w:rsidR="004C02EF" w:rsidRPr="00B5239E" w:rsidRDefault="004C02EF" w:rsidP="004C02EF">
      <w:pPr>
        <w:pStyle w:val="Alg4"/>
        <w:numPr>
          <w:ilvl w:val="0"/>
          <w:numId w:val="292"/>
        </w:numPr>
      </w:pPr>
      <w:r w:rsidRPr="00B5239E">
        <w:t xml:space="preserve">Evaluate </w:t>
      </w:r>
      <w:r w:rsidRPr="00B5239E">
        <w:rPr>
          <w:i/>
        </w:rPr>
        <w:t>Alternative</w:t>
      </w:r>
      <w:r w:rsidRPr="00B5239E">
        <w:t xml:space="preserve"> to obtain a Matcher </w:t>
      </w:r>
      <w:r w:rsidRPr="00B5239E">
        <w:rPr>
          <w:i/>
        </w:rPr>
        <w:t>m1</w:t>
      </w:r>
      <w:r w:rsidRPr="00B5239E">
        <w:t>.</w:t>
      </w:r>
    </w:p>
    <w:p w14:paraId="01E451D3" w14:textId="77777777" w:rsidR="004C02EF" w:rsidRPr="00B5239E" w:rsidRDefault="004C02EF" w:rsidP="004C02EF">
      <w:pPr>
        <w:pStyle w:val="Alg4"/>
        <w:numPr>
          <w:ilvl w:val="0"/>
          <w:numId w:val="292"/>
        </w:numPr>
      </w:pPr>
      <w:r w:rsidRPr="00B5239E">
        <w:t xml:space="preserve">Evaluate </w:t>
      </w:r>
      <w:r w:rsidRPr="00B5239E">
        <w:rPr>
          <w:i/>
        </w:rPr>
        <w:t>Disjunction</w:t>
      </w:r>
      <w:r w:rsidRPr="00B5239E">
        <w:t xml:space="preserve"> to obtain a Matcher </w:t>
      </w:r>
      <w:r w:rsidRPr="00B5239E">
        <w:rPr>
          <w:i/>
        </w:rPr>
        <w:t>m2</w:t>
      </w:r>
      <w:r w:rsidRPr="00B5239E">
        <w:t>.</w:t>
      </w:r>
    </w:p>
    <w:p w14:paraId="2F23B1CB" w14:textId="77777777" w:rsidR="004C02EF" w:rsidRPr="00B5239E" w:rsidRDefault="004C02EF" w:rsidP="004C02EF">
      <w:pPr>
        <w:pStyle w:val="Alg4"/>
        <w:numPr>
          <w:ilvl w:val="0"/>
          <w:numId w:val="292"/>
        </w:numPr>
      </w:pPr>
      <w:r w:rsidRPr="00B5239E">
        <w:t xml:space="preserve">Return an internal Matcher closure that takes two arguments, a State </w:t>
      </w:r>
      <w:r w:rsidRPr="00B5239E">
        <w:rPr>
          <w:i/>
        </w:rPr>
        <w:t>x</w:t>
      </w:r>
      <w:r w:rsidRPr="00B5239E">
        <w:t xml:space="preserve"> and a Continuation </w:t>
      </w:r>
      <w:r w:rsidRPr="00B5239E">
        <w:rPr>
          <w:i/>
        </w:rPr>
        <w:t>c</w:t>
      </w:r>
      <w:r w:rsidRPr="00B5239E">
        <w:t>, and performs the following:</w:t>
      </w:r>
    </w:p>
    <w:p w14:paraId="07687DB0" w14:textId="77777777" w:rsidR="004C02EF" w:rsidRPr="00B5239E" w:rsidRDefault="004C02EF" w:rsidP="004C02EF">
      <w:pPr>
        <w:pStyle w:val="Alg40"/>
        <w:numPr>
          <w:ilvl w:val="3"/>
          <w:numId w:val="292"/>
        </w:numPr>
        <w:tabs>
          <w:tab w:val="clear" w:pos="2520"/>
        </w:tabs>
        <w:spacing w:before="60"/>
        <w:ind w:left="1800"/>
      </w:pPr>
      <w:r w:rsidRPr="00B5239E">
        <w:t xml:space="preserve">Call </w:t>
      </w:r>
      <w:r w:rsidRPr="00B5239E">
        <w:rPr>
          <w:i/>
        </w:rPr>
        <w:t>m1</w:t>
      </w:r>
      <w:r w:rsidRPr="00B5239E">
        <w:t>(</w:t>
      </w:r>
      <w:r w:rsidRPr="00B5239E">
        <w:rPr>
          <w:i/>
        </w:rPr>
        <w:t>x</w:t>
      </w:r>
      <w:r w:rsidRPr="00B5239E">
        <w:t xml:space="preserve">, </w:t>
      </w:r>
      <w:r w:rsidRPr="00B5239E">
        <w:rPr>
          <w:i/>
        </w:rPr>
        <w:t>c</w:t>
      </w:r>
      <w:r w:rsidRPr="00B5239E">
        <w:t xml:space="preserve">) and let </w:t>
      </w:r>
      <w:r w:rsidRPr="00B5239E">
        <w:rPr>
          <w:i/>
        </w:rPr>
        <w:t>r</w:t>
      </w:r>
      <w:r w:rsidRPr="00B5239E">
        <w:t xml:space="preserve"> be its result.</w:t>
      </w:r>
    </w:p>
    <w:p w14:paraId="4EAA7140" w14:textId="77777777" w:rsidR="004C02EF" w:rsidRPr="00B5239E" w:rsidRDefault="004C02EF" w:rsidP="004C02EF">
      <w:pPr>
        <w:pStyle w:val="Alg40"/>
        <w:numPr>
          <w:ilvl w:val="3"/>
          <w:numId w:val="292"/>
        </w:numPr>
        <w:tabs>
          <w:tab w:val="clear" w:pos="2520"/>
        </w:tabs>
        <w:ind w:left="1800"/>
      </w:pPr>
      <w:r w:rsidRPr="00B5239E">
        <w:t xml:space="preserve">If </w:t>
      </w:r>
      <w:r w:rsidRPr="00B5239E">
        <w:rPr>
          <w:i/>
        </w:rPr>
        <w:t>r</w:t>
      </w:r>
      <w:r w:rsidRPr="00B5239E">
        <w:t xml:space="preserve"> isn't </w:t>
      </w:r>
      <w:r w:rsidRPr="00B5239E">
        <w:rPr>
          <w:b/>
        </w:rPr>
        <w:t>failure</w:t>
      </w:r>
      <w:r w:rsidRPr="00B5239E">
        <w:t xml:space="preserve">, return </w:t>
      </w:r>
      <w:r w:rsidRPr="00B5239E">
        <w:rPr>
          <w:i/>
        </w:rPr>
        <w:t>r</w:t>
      </w:r>
      <w:r w:rsidRPr="00B5239E">
        <w:t>.</w:t>
      </w:r>
    </w:p>
    <w:p w14:paraId="7BC77372" w14:textId="77777777" w:rsidR="004C02EF" w:rsidRPr="00B5239E" w:rsidRDefault="004C02EF" w:rsidP="004C02EF">
      <w:pPr>
        <w:pStyle w:val="Alg40"/>
        <w:numPr>
          <w:ilvl w:val="3"/>
          <w:numId w:val="292"/>
        </w:numPr>
        <w:tabs>
          <w:tab w:val="clear" w:pos="2520"/>
        </w:tabs>
        <w:spacing w:after="220"/>
        <w:ind w:left="1800"/>
      </w:pPr>
      <w:r w:rsidRPr="00B5239E">
        <w:t xml:space="preserve">Call </w:t>
      </w:r>
      <w:r w:rsidRPr="00B5239E">
        <w:rPr>
          <w:i/>
        </w:rPr>
        <w:t>m2</w:t>
      </w:r>
      <w:r w:rsidRPr="00B5239E">
        <w:t>(</w:t>
      </w:r>
      <w:r w:rsidRPr="00B5239E">
        <w:rPr>
          <w:i/>
        </w:rPr>
        <w:t>x</w:t>
      </w:r>
      <w:r w:rsidRPr="00B5239E">
        <w:t xml:space="preserve">, </w:t>
      </w:r>
      <w:r w:rsidRPr="00B5239E">
        <w:rPr>
          <w:i/>
        </w:rPr>
        <w:t>c</w:t>
      </w:r>
      <w:r w:rsidRPr="00B5239E">
        <w:t>) and return its result.</w:t>
      </w:r>
    </w:p>
    <w:p w14:paraId="2DA4DC65" w14:textId="77777777" w:rsidR="004C02EF" w:rsidRPr="007C0F23" w:rsidRDefault="004C02EF" w:rsidP="004C02EF">
      <w:pPr>
        <w:pStyle w:val="Note"/>
        <w:spacing w:after="60"/>
      </w:pPr>
      <w:r w:rsidRPr="00B5239E">
        <w:t>NOTE</w:t>
      </w:r>
      <w:r w:rsidRPr="00B5239E">
        <w:tab/>
        <w:t xml:space="preserve">The </w:t>
      </w:r>
      <w:r w:rsidRPr="00B5239E">
        <w:rPr>
          <w:rFonts w:ascii="Courier New" w:hAnsi="Courier New"/>
          <w:b/>
        </w:rPr>
        <w:t>|</w:t>
      </w:r>
      <w:r w:rsidRPr="00B5239E">
        <w:t xml:space="preserve"> regular expression operator separates two alternatives. The pattern first tries to match the left </w:t>
      </w:r>
      <w:r w:rsidRPr="00895113">
        <w:rPr>
          <w:rFonts w:ascii="Times New Roman" w:hAnsi="Times New Roman"/>
          <w:i/>
        </w:rPr>
        <w:t>Alternative</w:t>
      </w:r>
      <w:r w:rsidRPr="00B5239E">
        <w:t xml:space="preserve"> (followed by the sequel of the regular expression); if it fails, it tries to match the right </w:t>
      </w:r>
      <w:r w:rsidRPr="00895113">
        <w:rPr>
          <w:rFonts w:ascii="Times New Roman" w:hAnsi="Times New Roman"/>
          <w:i/>
        </w:rPr>
        <w:t>Disjunction</w:t>
      </w:r>
      <w:r w:rsidRPr="00B5239E">
        <w:t xml:space="preserve"> (followed by the sequel of the regular expression). If the left </w:t>
      </w:r>
      <w:r w:rsidRPr="00895113">
        <w:rPr>
          <w:rFonts w:ascii="Times New Roman" w:hAnsi="Times New Roman"/>
          <w:i/>
        </w:rPr>
        <w:t>Alternative</w:t>
      </w:r>
      <w:r w:rsidRPr="00B5239E">
        <w:t xml:space="preserve">, the right </w:t>
      </w:r>
      <w:r w:rsidRPr="00895113">
        <w:rPr>
          <w:rFonts w:ascii="Times New Roman" w:hAnsi="Times New Roman"/>
          <w:i/>
        </w:rPr>
        <w:t>Disjunction</w:t>
      </w:r>
      <w:r w:rsidRPr="00B5239E">
        <w:t xml:space="preserve">, and the sequel all have choice points, all choices in the sequel are tried before moving on to the next choice in the left </w:t>
      </w:r>
      <w:r w:rsidRPr="00895113">
        <w:rPr>
          <w:rFonts w:ascii="Times New Roman" w:hAnsi="Times New Roman"/>
          <w:i/>
        </w:rPr>
        <w:t>Alternative</w:t>
      </w:r>
      <w:r w:rsidRPr="00B5239E">
        <w:t xml:space="preserve">. If choices in the left </w:t>
      </w:r>
      <w:r w:rsidRPr="00895113">
        <w:rPr>
          <w:rFonts w:ascii="Times New Roman" w:hAnsi="Times New Roman"/>
          <w:i/>
        </w:rPr>
        <w:t>Alternative</w:t>
      </w:r>
      <w:r w:rsidRPr="00B5239E">
        <w:t xml:space="preserve"> are exhausted, the right </w:t>
      </w:r>
      <w:r w:rsidRPr="00895113">
        <w:rPr>
          <w:rFonts w:ascii="Times New Roman" w:hAnsi="Times New Roman"/>
          <w:i/>
        </w:rPr>
        <w:t>Disjunction</w:t>
      </w:r>
      <w:r w:rsidRPr="00B5239E">
        <w:t xml:space="preserve"> is tried instead of the left </w:t>
      </w:r>
      <w:r w:rsidRPr="00895113">
        <w:rPr>
          <w:rFonts w:ascii="Times New Roman" w:hAnsi="Times New Roman"/>
          <w:i/>
        </w:rPr>
        <w:t>Alternative</w:t>
      </w:r>
      <w:r w:rsidRPr="00B5239E">
        <w:t xml:space="preserve">. Any capturing parentheses inside a portion of the pattern skipped by </w:t>
      </w:r>
      <w:r w:rsidRPr="00B5239E">
        <w:rPr>
          <w:rFonts w:ascii="Courier New" w:hAnsi="Courier New"/>
          <w:b/>
        </w:rPr>
        <w:t>|</w:t>
      </w:r>
      <w:r w:rsidRPr="00B5239E">
        <w:t xml:space="preserve"> produce </w:t>
      </w:r>
      <w:r w:rsidRPr="00B5239E">
        <w:rPr>
          <w:b/>
        </w:rPr>
        <w:t>undefined</w:t>
      </w:r>
      <w:r w:rsidRPr="00B5239E">
        <w:t xml:space="preserve"> values instead of </w:t>
      </w:r>
      <w:r>
        <w:t>Strings</w:t>
      </w:r>
      <w:r w:rsidRPr="00B5239E">
        <w:t>. Thus, for example,</w:t>
      </w:r>
    </w:p>
    <w:p w14:paraId="28A7CB76" w14:textId="77777777" w:rsidR="004C02EF" w:rsidRPr="008B0B13" w:rsidRDefault="004C02EF" w:rsidP="004C02EF">
      <w:pPr>
        <w:pStyle w:val="CodeSample4"/>
        <w:spacing w:after="60"/>
        <w:ind w:left="2059"/>
        <w:rPr>
          <w:sz w:val="18"/>
          <w:szCs w:val="18"/>
        </w:rPr>
      </w:pPr>
      <w:r w:rsidRPr="008B0B13">
        <w:rPr>
          <w:sz w:val="18"/>
          <w:szCs w:val="18"/>
        </w:rPr>
        <w:t>/a|ab/.exec("abc")</w:t>
      </w:r>
    </w:p>
    <w:p w14:paraId="48352D42" w14:textId="77777777" w:rsidR="004C02EF" w:rsidRPr="008B0B13" w:rsidRDefault="004C02EF" w:rsidP="004C02EF">
      <w:pPr>
        <w:pStyle w:val="Note"/>
        <w:spacing w:after="60"/>
      </w:pPr>
      <w:r w:rsidRPr="008B0B13">
        <w:t xml:space="preserve">returns the result </w:t>
      </w:r>
      <w:r w:rsidRPr="008B0B13">
        <w:rPr>
          <w:rFonts w:ascii="Courier New" w:hAnsi="Courier New"/>
          <w:b/>
        </w:rPr>
        <w:t>"a"</w:t>
      </w:r>
      <w:r w:rsidRPr="008B0B13">
        <w:t xml:space="preserve"> and not </w:t>
      </w:r>
      <w:r w:rsidRPr="008B0B13">
        <w:rPr>
          <w:rFonts w:ascii="Courier New" w:hAnsi="Courier New"/>
          <w:b/>
        </w:rPr>
        <w:t>"ab"</w:t>
      </w:r>
      <w:r w:rsidRPr="008B0B13">
        <w:t>. Moreover,</w:t>
      </w:r>
    </w:p>
    <w:p w14:paraId="3B160A14" w14:textId="77777777" w:rsidR="004C02EF" w:rsidRPr="008B0B13" w:rsidRDefault="004C02EF" w:rsidP="004C02EF">
      <w:pPr>
        <w:pStyle w:val="CodeSample4"/>
        <w:spacing w:after="60"/>
        <w:ind w:left="2059"/>
        <w:rPr>
          <w:sz w:val="18"/>
          <w:szCs w:val="18"/>
        </w:rPr>
      </w:pPr>
      <w:r w:rsidRPr="008B0B13">
        <w:rPr>
          <w:sz w:val="18"/>
          <w:szCs w:val="18"/>
        </w:rPr>
        <w:t>/((a)|(ab))((c)|(bc))/.exec("abc")</w:t>
      </w:r>
    </w:p>
    <w:p w14:paraId="578D7795" w14:textId="77777777" w:rsidR="004C02EF" w:rsidRPr="007C0F23" w:rsidRDefault="004C02EF" w:rsidP="004C02EF">
      <w:pPr>
        <w:pStyle w:val="Note"/>
        <w:spacing w:after="60"/>
      </w:pPr>
      <w:r w:rsidRPr="007C0F23">
        <w:t>returns the array</w:t>
      </w:r>
    </w:p>
    <w:p w14:paraId="6931728E" w14:textId="77777777" w:rsidR="004C02EF" w:rsidRPr="008B0B13" w:rsidRDefault="004C02EF" w:rsidP="004C02EF">
      <w:pPr>
        <w:pStyle w:val="CodeSample4"/>
        <w:spacing w:after="60"/>
        <w:ind w:left="2059"/>
        <w:rPr>
          <w:sz w:val="18"/>
          <w:szCs w:val="18"/>
        </w:rPr>
      </w:pPr>
      <w:r w:rsidRPr="008B0B13">
        <w:rPr>
          <w:sz w:val="18"/>
          <w:szCs w:val="18"/>
        </w:rPr>
        <w:t>["abc", "a", "a", undefined, "bc", undefined, "bc"]</w:t>
      </w:r>
    </w:p>
    <w:p w14:paraId="2904B337" w14:textId="77777777" w:rsidR="004C02EF" w:rsidRPr="007C0F23" w:rsidRDefault="004C02EF" w:rsidP="004C02EF">
      <w:pPr>
        <w:pStyle w:val="Note"/>
        <w:spacing w:after="60"/>
      </w:pPr>
      <w:r w:rsidRPr="007C0F23">
        <w:t>and not</w:t>
      </w:r>
    </w:p>
    <w:p w14:paraId="345C0199" w14:textId="77777777" w:rsidR="004C02EF" w:rsidRPr="008B0B13" w:rsidRDefault="004C02EF" w:rsidP="004C02EF">
      <w:pPr>
        <w:pStyle w:val="CodeSample4"/>
        <w:ind w:left="2058" w:hanging="357"/>
        <w:rPr>
          <w:sz w:val="18"/>
          <w:szCs w:val="18"/>
        </w:rPr>
      </w:pPr>
      <w:r w:rsidRPr="008B0B13">
        <w:rPr>
          <w:sz w:val="18"/>
          <w:szCs w:val="18"/>
        </w:rPr>
        <w:t>["abc", "ab", undefined, "ab", "c", "c", undefined]</w:t>
      </w:r>
    </w:p>
    <w:p w14:paraId="48B62266" w14:textId="77777777" w:rsidR="004C02EF" w:rsidRDefault="004C02EF" w:rsidP="004C02EF">
      <w:pPr>
        <w:pStyle w:val="40"/>
        <w:numPr>
          <w:ilvl w:val="0"/>
          <w:numId w:val="0"/>
        </w:numPr>
      </w:pPr>
      <w:r>
        <w:t>15.10.2.4</w:t>
      </w:r>
      <w:r>
        <w:tab/>
        <w:t>Alternative</w:t>
      </w:r>
    </w:p>
    <w:p w14:paraId="0E527867" w14:textId="77777777" w:rsidR="004C02EF" w:rsidRDefault="004C02EF" w:rsidP="004C02EF">
      <w:r>
        <w:t xml:space="preserve">The production </w:t>
      </w:r>
      <w:r w:rsidRPr="00E67BE8">
        <w:rPr>
          <w:rFonts w:ascii="Times New Roman" w:hAnsi="Times New Roman"/>
          <w:i/>
        </w:rPr>
        <w:t>Alternative</w:t>
      </w:r>
      <w:r>
        <w:t xml:space="preserve"> </w:t>
      </w:r>
      <w:r>
        <w:rPr>
          <w:b/>
        </w:rPr>
        <w:t xml:space="preserve">:: </w:t>
      </w:r>
      <w:r>
        <w:rPr>
          <w:sz w:val="16"/>
        </w:rPr>
        <w:t>[empty]</w:t>
      </w:r>
      <w:r>
        <w:t xml:space="preserve"> evaluates by returning a Matcher that takes two arguments, a State </w:t>
      </w:r>
      <w:r w:rsidRPr="00E67BE8">
        <w:rPr>
          <w:rFonts w:ascii="Times New Roman" w:hAnsi="Times New Roman"/>
          <w:i/>
        </w:rPr>
        <w:t>x</w:t>
      </w:r>
      <w:r>
        <w:t xml:space="preserve"> and a Continuation </w:t>
      </w:r>
      <w:r w:rsidRPr="00E67BE8">
        <w:rPr>
          <w:rFonts w:ascii="Times New Roman" w:hAnsi="Times New Roman"/>
          <w:i/>
        </w:rPr>
        <w:t>c</w:t>
      </w:r>
      <w:r>
        <w:t xml:space="preserve">, and returns the result of calling </w:t>
      </w:r>
      <w:r w:rsidRPr="00E67BE8">
        <w:rPr>
          <w:rFonts w:ascii="Times New Roman" w:hAnsi="Times New Roman"/>
          <w:i/>
        </w:rPr>
        <w:t>c</w:t>
      </w:r>
      <w:r>
        <w:t>(</w:t>
      </w:r>
      <w:r w:rsidRPr="00E67BE8">
        <w:rPr>
          <w:rFonts w:ascii="Times New Roman" w:hAnsi="Times New Roman"/>
          <w:i/>
        </w:rPr>
        <w:t>x</w:t>
      </w:r>
      <w:r>
        <w:t>).</w:t>
      </w:r>
    </w:p>
    <w:p w14:paraId="0CE1B6A0" w14:textId="77777777" w:rsidR="004C02EF" w:rsidRDefault="004C02EF" w:rsidP="004C02EF">
      <w:r>
        <w:t xml:space="preserve">The production </w:t>
      </w:r>
      <w:r w:rsidRPr="00E67BE8">
        <w:rPr>
          <w:rFonts w:ascii="Times New Roman" w:hAnsi="Times New Roman"/>
          <w:i/>
        </w:rPr>
        <w:t>Alternative</w:t>
      </w:r>
      <w:r>
        <w:t xml:space="preserve"> </w:t>
      </w:r>
      <w:r>
        <w:rPr>
          <w:b/>
        </w:rPr>
        <w:t xml:space="preserve">:: </w:t>
      </w:r>
      <w:r w:rsidRPr="00E67BE8">
        <w:rPr>
          <w:rFonts w:ascii="Times New Roman" w:hAnsi="Times New Roman"/>
          <w:i/>
        </w:rPr>
        <w:t>Alternative</w:t>
      </w:r>
      <w:r>
        <w:t xml:space="preserve"> </w:t>
      </w:r>
      <w:r w:rsidRPr="00E67BE8">
        <w:rPr>
          <w:rFonts w:ascii="Times New Roman" w:hAnsi="Times New Roman"/>
          <w:i/>
        </w:rPr>
        <w:t>Term</w:t>
      </w:r>
      <w:r>
        <w:t xml:space="preserve"> evaluates as follows:</w:t>
      </w:r>
    </w:p>
    <w:p w14:paraId="4A27DC3C" w14:textId="77777777" w:rsidR="004C02EF" w:rsidRPr="00B5239E" w:rsidRDefault="004C02EF" w:rsidP="004C02EF">
      <w:pPr>
        <w:pStyle w:val="Alg4"/>
        <w:numPr>
          <w:ilvl w:val="0"/>
          <w:numId w:val="293"/>
        </w:numPr>
      </w:pPr>
      <w:r w:rsidRPr="00B5239E">
        <w:t xml:space="preserve">Evaluate </w:t>
      </w:r>
      <w:r w:rsidRPr="00E67BE8">
        <w:rPr>
          <w:i/>
        </w:rPr>
        <w:t>Alternative</w:t>
      </w:r>
      <w:r w:rsidRPr="00B5239E">
        <w:t xml:space="preserve"> to obtain a Matcher </w:t>
      </w:r>
      <w:r w:rsidRPr="00E67BE8">
        <w:rPr>
          <w:i/>
        </w:rPr>
        <w:t>m1</w:t>
      </w:r>
      <w:r w:rsidRPr="00B5239E">
        <w:t>.</w:t>
      </w:r>
    </w:p>
    <w:p w14:paraId="7638C7E7" w14:textId="77777777" w:rsidR="004C02EF" w:rsidRPr="00B5239E" w:rsidRDefault="004C02EF" w:rsidP="004C02EF">
      <w:pPr>
        <w:pStyle w:val="Alg4"/>
        <w:numPr>
          <w:ilvl w:val="0"/>
          <w:numId w:val="293"/>
        </w:numPr>
      </w:pPr>
      <w:r w:rsidRPr="00B5239E">
        <w:t xml:space="preserve">Evaluate </w:t>
      </w:r>
      <w:r w:rsidRPr="00E67BE8">
        <w:rPr>
          <w:i/>
        </w:rPr>
        <w:t>Term</w:t>
      </w:r>
      <w:r w:rsidRPr="00B5239E">
        <w:t xml:space="preserve"> to obtain a Matcher </w:t>
      </w:r>
      <w:r w:rsidRPr="00E67BE8">
        <w:rPr>
          <w:i/>
        </w:rPr>
        <w:t>m2</w:t>
      </w:r>
      <w:r w:rsidRPr="00B5239E">
        <w:t>.</w:t>
      </w:r>
    </w:p>
    <w:p w14:paraId="7B59EE83" w14:textId="77777777" w:rsidR="004C02EF" w:rsidRPr="00B5239E" w:rsidRDefault="004C02EF" w:rsidP="004C02EF">
      <w:pPr>
        <w:pStyle w:val="Alg4"/>
        <w:numPr>
          <w:ilvl w:val="0"/>
          <w:numId w:val="293"/>
        </w:numPr>
      </w:pPr>
      <w:r w:rsidRPr="00B5239E">
        <w:t xml:space="preserve">Return an internal Matcher closure that takes two arguments, a State </w:t>
      </w:r>
      <w:r w:rsidRPr="00E67BE8">
        <w:rPr>
          <w:i/>
        </w:rPr>
        <w:t>x</w:t>
      </w:r>
      <w:r w:rsidRPr="00B5239E">
        <w:t xml:space="preserve"> and a Continuation </w:t>
      </w:r>
      <w:r w:rsidRPr="00E67BE8">
        <w:rPr>
          <w:i/>
        </w:rPr>
        <w:t>c</w:t>
      </w:r>
      <w:r w:rsidRPr="00B5239E">
        <w:t>, and performs the following:</w:t>
      </w:r>
    </w:p>
    <w:p w14:paraId="442012B2" w14:textId="77777777" w:rsidR="004C02EF" w:rsidRPr="00B5239E" w:rsidRDefault="004C02EF" w:rsidP="004C02EF">
      <w:pPr>
        <w:pStyle w:val="Alg40"/>
        <w:numPr>
          <w:ilvl w:val="3"/>
          <w:numId w:val="293"/>
        </w:numPr>
        <w:tabs>
          <w:tab w:val="clear" w:pos="2520"/>
        </w:tabs>
        <w:spacing w:before="60"/>
        <w:ind w:left="1800"/>
      </w:pPr>
      <w:r w:rsidRPr="00B5239E">
        <w:t xml:space="preserve">Create a Continuation </w:t>
      </w:r>
      <w:r w:rsidRPr="00E67BE8">
        <w:rPr>
          <w:i/>
        </w:rPr>
        <w:t>d</w:t>
      </w:r>
      <w:r w:rsidRPr="00B5239E">
        <w:t xml:space="preserve"> that takes a State argument </w:t>
      </w:r>
      <w:r w:rsidRPr="00E67BE8">
        <w:rPr>
          <w:i/>
        </w:rPr>
        <w:t>y</w:t>
      </w:r>
      <w:r w:rsidRPr="00B5239E">
        <w:t xml:space="preserve"> and returns the result of calling </w:t>
      </w:r>
      <w:r w:rsidRPr="00E67BE8">
        <w:rPr>
          <w:i/>
        </w:rPr>
        <w:t>m2</w:t>
      </w:r>
      <w:r w:rsidRPr="00B5239E">
        <w:t>(</w:t>
      </w:r>
      <w:r w:rsidRPr="00E67BE8">
        <w:rPr>
          <w:i/>
        </w:rPr>
        <w:t>y</w:t>
      </w:r>
      <w:r w:rsidRPr="00B5239E">
        <w:t xml:space="preserve">, </w:t>
      </w:r>
      <w:r w:rsidRPr="00E67BE8">
        <w:rPr>
          <w:i/>
        </w:rPr>
        <w:t>c</w:t>
      </w:r>
      <w:r w:rsidRPr="00B5239E">
        <w:t>).</w:t>
      </w:r>
    </w:p>
    <w:p w14:paraId="1D7A214A" w14:textId="77777777" w:rsidR="004C02EF" w:rsidRPr="00B5239E" w:rsidRDefault="004C02EF" w:rsidP="004C02EF">
      <w:pPr>
        <w:pStyle w:val="Alg40"/>
        <w:numPr>
          <w:ilvl w:val="3"/>
          <w:numId w:val="293"/>
        </w:numPr>
        <w:tabs>
          <w:tab w:val="clear" w:pos="2520"/>
        </w:tabs>
        <w:spacing w:after="220"/>
        <w:ind w:left="1800"/>
      </w:pPr>
      <w:r w:rsidRPr="00B5239E">
        <w:t xml:space="preserve">Call </w:t>
      </w:r>
      <w:r w:rsidRPr="00E67BE8">
        <w:rPr>
          <w:i/>
        </w:rPr>
        <w:t>m1</w:t>
      </w:r>
      <w:r w:rsidRPr="00B5239E">
        <w:t>(</w:t>
      </w:r>
      <w:r w:rsidRPr="00E67BE8">
        <w:rPr>
          <w:i/>
        </w:rPr>
        <w:t>x</w:t>
      </w:r>
      <w:r w:rsidRPr="00B5239E">
        <w:t xml:space="preserve">, </w:t>
      </w:r>
      <w:r w:rsidRPr="00E67BE8">
        <w:rPr>
          <w:i/>
        </w:rPr>
        <w:t>d</w:t>
      </w:r>
      <w:r w:rsidRPr="00B5239E">
        <w:t>) and return its result.</w:t>
      </w:r>
    </w:p>
    <w:p w14:paraId="715BD990" w14:textId="77777777" w:rsidR="004C02EF" w:rsidRPr="007C0F23" w:rsidRDefault="004C02EF" w:rsidP="004C02EF">
      <w:pPr>
        <w:pStyle w:val="Note"/>
      </w:pPr>
      <w:r w:rsidRPr="00B5239E">
        <w:t>NOTE</w:t>
      </w:r>
      <w:r w:rsidRPr="00B5239E">
        <w:tab/>
        <w:t xml:space="preserve">Consecutive </w:t>
      </w:r>
      <w:r w:rsidRPr="00895113">
        <w:rPr>
          <w:rFonts w:ascii="Times New Roman" w:hAnsi="Times New Roman"/>
          <w:i/>
        </w:rPr>
        <w:t>Terms</w:t>
      </w:r>
      <w:r w:rsidRPr="00B5239E">
        <w:t xml:space="preserve"> try to simultaneously match consecutive portions of the input </w:t>
      </w:r>
      <w:r>
        <w:t>String</w:t>
      </w:r>
      <w:r w:rsidRPr="00B5239E">
        <w:t xml:space="preserve">. If the left </w:t>
      </w:r>
      <w:r w:rsidRPr="00895113">
        <w:rPr>
          <w:rFonts w:ascii="Times New Roman" w:hAnsi="Times New Roman"/>
          <w:i/>
        </w:rPr>
        <w:t>Alternative</w:t>
      </w:r>
      <w:r w:rsidRPr="00B5239E">
        <w:t xml:space="preserve">, the right </w:t>
      </w:r>
      <w:r w:rsidRPr="00895113">
        <w:rPr>
          <w:rFonts w:ascii="Times New Roman" w:hAnsi="Times New Roman"/>
          <w:i/>
        </w:rPr>
        <w:t>Term</w:t>
      </w:r>
      <w:r w:rsidRPr="00B5239E">
        <w:t xml:space="preserve">, and the sequel of the regular expression all have choice points, all choices in the sequel are tried before moving on to the next choice in the right </w:t>
      </w:r>
      <w:r w:rsidRPr="00895113">
        <w:rPr>
          <w:rFonts w:ascii="Times New Roman" w:hAnsi="Times New Roman"/>
          <w:i/>
        </w:rPr>
        <w:t>Term</w:t>
      </w:r>
      <w:r w:rsidRPr="00B5239E">
        <w:t xml:space="preserve">, and all choices in the right </w:t>
      </w:r>
      <w:r w:rsidRPr="00895113">
        <w:rPr>
          <w:rFonts w:ascii="Times New Roman" w:hAnsi="Times New Roman"/>
          <w:i/>
        </w:rPr>
        <w:t>Term</w:t>
      </w:r>
      <w:r w:rsidRPr="00B5239E">
        <w:t xml:space="preserve"> are tried before moving on to the next choice in the left </w:t>
      </w:r>
      <w:r w:rsidRPr="00895113">
        <w:rPr>
          <w:rFonts w:ascii="Times New Roman" w:hAnsi="Times New Roman"/>
          <w:i/>
        </w:rPr>
        <w:t>Alternative</w:t>
      </w:r>
      <w:r w:rsidRPr="00B5239E">
        <w:t>.</w:t>
      </w:r>
    </w:p>
    <w:p w14:paraId="6BB666AA" w14:textId="77777777" w:rsidR="004C02EF" w:rsidRDefault="004C02EF" w:rsidP="004C02EF">
      <w:pPr>
        <w:pStyle w:val="40"/>
        <w:numPr>
          <w:ilvl w:val="0"/>
          <w:numId w:val="0"/>
        </w:numPr>
      </w:pPr>
      <w:bookmarkStart w:id="6417" w:name="_Hlt463788138"/>
      <w:bookmarkStart w:id="6418" w:name="_Ref457710778"/>
      <w:bookmarkEnd w:id="6417"/>
      <w:r>
        <w:t>15.10.2.5</w:t>
      </w:r>
      <w:r>
        <w:tab/>
        <w:t>Term</w:t>
      </w:r>
      <w:bookmarkEnd w:id="6418"/>
    </w:p>
    <w:p w14:paraId="4F8D839D" w14:textId="77777777" w:rsidR="004C02EF" w:rsidRDefault="004C02EF" w:rsidP="004C02EF">
      <w:r>
        <w:t xml:space="preserve">The production </w:t>
      </w:r>
      <w:r w:rsidRPr="00E67BE8">
        <w:rPr>
          <w:rFonts w:ascii="Times New Roman" w:hAnsi="Times New Roman"/>
          <w:i/>
        </w:rPr>
        <w:t>Term</w:t>
      </w:r>
      <w:r>
        <w:t xml:space="preserve"> </w:t>
      </w:r>
      <w:r>
        <w:rPr>
          <w:b/>
        </w:rPr>
        <w:t xml:space="preserve">:: </w:t>
      </w:r>
      <w:r w:rsidRPr="00E67BE8">
        <w:rPr>
          <w:rFonts w:ascii="Times New Roman" w:hAnsi="Times New Roman"/>
          <w:i/>
        </w:rPr>
        <w:t>Assertion</w:t>
      </w:r>
      <w:r>
        <w:t xml:space="preserve"> evaluates by returning an internal Matcher closure that takes two arguments, a State </w:t>
      </w:r>
      <w:r w:rsidRPr="00E67BE8">
        <w:rPr>
          <w:rFonts w:ascii="Times New Roman" w:hAnsi="Times New Roman"/>
          <w:i/>
        </w:rPr>
        <w:t>x</w:t>
      </w:r>
      <w:r>
        <w:t xml:space="preserve"> and a Continuation </w:t>
      </w:r>
      <w:r w:rsidRPr="00E67BE8">
        <w:rPr>
          <w:rFonts w:ascii="Times New Roman" w:hAnsi="Times New Roman"/>
          <w:i/>
        </w:rPr>
        <w:t>c</w:t>
      </w:r>
      <w:r>
        <w:t>, and performs the following:</w:t>
      </w:r>
    </w:p>
    <w:p w14:paraId="02FF019E" w14:textId="77777777" w:rsidR="004C02EF" w:rsidRPr="00B5239E" w:rsidRDefault="004C02EF" w:rsidP="004C02EF">
      <w:pPr>
        <w:pStyle w:val="Alg4"/>
        <w:numPr>
          <w:ilvl w:val="0"/>
          <w:numId w:val="294"/>
        </w:numPr>
      </w:pPr>
      <w:r w:rsidRPr="00B5239E">
        <w:t xml:space="preserve">Evaluate </w:t>
      </w:r>
      <w:r w:rsidRPr="00E67BE8">
        <w:rPr>
          <w:i/>
        </w:rPr>
        <w:t>Assertion</w:t>
      </w:r>
      <w:r w:rsidRPr="00B5239E">
        <w:t xml:space="preserve"> to obtain an AssertionTester </w:t>
      </w:r>
      <w:r w:rsidRPr="00E67BE8">
        <w:rPr>
          <w:i/>
        </w:rPr>
        <w:t>t</w:t>
      </w:r>
      <w:r w:rsidRPr="00B5239E">
        <w:t>.</w:t>
      </w:r>
    </w:p>
    <w:p w14:paraId="0BEDCD3D" w14:textId="77777777" w:rsidR="004C02EF" w:rsidRPr="00B5239E" w:rsidRDefault="004C02EF" w:rsidP="004C02EF">
      <w:pPr>
        <w:pStyle w:val="Alg4"/>
        <w:numPr>
          <w:ilvl w:val="0"/>
          <w:numId w:val="294"/>
        </w:numPr>
      </w:pPr>
      <w:r w:rsidRPr="00B5239E">
        <w:t xml:space="preserve">Call </w:t>
      </w:r>
      <w:r w:rsidRPr="00E67BE8">
        <w:rPr>
          <w:i/>
        </w:rPr>
        <w:t>t</w:t>
      </w:r>
      <w:r w:rsidRPr="00B5239E">
        <w:t>(</w:t>
      </w:r>
      <w:r w:rsidRPr="00E67BE8">
        <w:rPr>
          <w:i/>
        </w:rPr>
        <w:t>x</w:t>
      </w:r>
      <w:r w:rsidRPr="00B5239E">
        <w:t xml:space="preserve">) and let </w:t>
      </w:r>
      <w:r w:rsidRPr="00E67BE8">
        <w:rPr>
          <w:i/>
        </w:rPr>
        <w:t>r</w:t>
      </w:r>
      <w:r w:rsidRPr="00B5239E">
        <w:t xml:space="preserve"> be the resulting </w:t>
      </w:r>
      <w:r>
        <w:t>Boolean</w:t>
      </w:r>
      <w:r w:rsidRPr="00B5239E">
        <w:t xml:space="preserve"> value.</w:t>
      </w:r>
    </w:p>
    <w:p w14:paraId="3CE7518A" w14:textId="77777777" w:rsidR="004C02EF" w:rsidRPr="00B5239E" w:rsidRDefault="004C02EF" w:rsidP="004C02EF">
      <w:pPr>
        <w:pStyle w:val="Alg4"/>
        <w:numPr>
          <w:ilvl w:val="0"/>
          <w:numId w:val="294"/>
        </w:numPr>
      </w:pPr>
      <w:r w:rsidRPr="00B5239E">
        <w:t xml:space="preserve">If </w:t>
      </w:r>
      <w:r w:rsidRPr="00E67BE8">
        <w:rPr>
          <w:i/>
        </w:rPr>
        <w:t>r</w:t>
      </w:r>
      <w:r w:rsidRPr="00B5239E">
        <w:t xml:space="preserve"> is </w:t>
      </w:r>
      <w:r w:rsidRPr="00B5239E">
        <w:rPr>
          <w:b/>
        </w:rPr>
        <w:t>false</w:t>
      </w:r>
      <w:r w:rsidRPr="00B5239E">
        <w:t xml:space="preserve">, return </w:t>
      </w:r>
      <w:r w:rsidRPr="00B5239E">
        <w:rPr>
          <w:b/>
        </w:rPr>
        <w:t>failure</w:t>
      </w:r>
      <w:r w:rsidRPr="00B5239E">
        <w:t>.</w:t>
      </w:r>
    </w:p>
    <w:p w14:paraId="112FE455" w14:textId="77777777" w:rsidR="004C02EF" w:rsidRPr="00B5239E" w:rsidRDefault="004C02EF" w:rsidP="004C02EF">
      <w:pPr>
        <w:pStyle w:val="Alg4"/>
        <w:numPr>
          <w:ilvl w:val="0"/>
          <w:numId w:val="294"/>
        </w:numPr>
        <w:spacing w:after="220"/>
      </w:pPr>
      <w:r w:rsidRPr="00B5239E">
        <w:t xml:space="preserve">Call </w:t>
      </w:r>
      <w:r w:rsidRPr="00E67BE8">
        <w:rPr>
          <w:i/>
        </w:rPr>
        <w:t>c</w:t>
      </w:r>
      <w:r w:rsidRPr="00B5239E">
        <w:t>(</w:t>
      </w:r>
      <w:r w:rsidRPr="00E67BE8">
        <w:rPr>
          <w:i/>
        </w:rPr>
        <w:t>x</w:t>
      </w:r>
      <w:r w:rsidRPr="00B5239E">
        <w:t>) and return its result.</w:t>
      </w:r>
    </w:p>
    <w:p w14:paraId="755746D3" w14:textId="77777777" w:rsidR="004C02EF" w:rsidRDefault="004C02EF" w:rsidP="004C02EF">
      <w:r>
        <w:t xml:space="preserve">The production </w:t>
      </w:r>
      <w:r w:rsidRPr="00E67BE8">
        <w:rPr>
          <w:rFonts w:ascii="Times New Roman" w:hAnsi="Times New Roman"/>
          <w:i/>
        </w:rPr>
        <w:t>Term</w:t>
      </w:r>
      <w:r>
        <w:t xml:space="preserve"> </w:t>
      </w:r>
      <w:r>
        <w:rPr>
          <w:b/>
        </w:rPr>
        <w:t xml:space="preserve">:: </w:t>
      </w:r>
      <w:r w:rsidRPr="00E67BE8">
        <w:rPr>
          <w:rFonts w:ascii="Times New Roman" w:hAnsi="Times New Roman"/>
          <w:i/>
        </w:rPr>
        <w:t>Atom</w:t>
      </w:r>
      <w:r>
        <w:t xml:space="preserve"> evaluates by evaluating </w:t>
      </w:r>
      <w:r w:rsidRPr="00E67BE8">
        <w:rPr>
          <w:rFonts w:ascii="Times New Roman" w:hAnsi="Times New Roman"/>
          <w:i/>
        </w:rPr>
        <w:t>Atom</w:t>
      </w:r>
      <w:r>
        <w:t xml:space="preserve"> to obtain a Matcher and returning that Matcher.</w:t>
      </w:r>
    </w:p>
    <w:p w14:paraId="30450477" w14:textId="77777777" w:rsidR="004C02EF" w:rsidRDefault="004C02EF" w:rsidP="004C02EF">
      <w:r>
        <w:t xml:space="preserve">The production </w:t>
      </w:r>
      <w:r w:rsidRPr="00E67BE8">
        <w:rPr>
          <w:rFonts w:ascii="Times New Roman" w:hAnsi="Times New Roman"/>
          <w:i/>
        </w:rPr>
        <w:t>Term</w:t>
      </w:r>
      <w:r>
        <w:t xml:space="preserve"> </w:t>
      </w:r>
      <w:r>
        <w:rPr>
          <w:b/>
        </w:rPr>
        <w:t xml:space="preserve">:: </w:t>
      </w:r>
      <w:r w:rsidRPr="00E67BE8">
        <w:rPr>
          <w:rFonts w:ascii="Times New Roman" w:hAnsi="Times New Roman"/>
          <w:i/>
        </w:rPr>
        <w:t>Atom</w:t>
      </w:r>
      <w:r>
        <w:t xml:space="preserve"> </w:t>
      </w:r>
      <w:r w:rsidRPr="00E67BE8">
        <w:rPr>
          <w:rFonts w:ascii="Times New Roman" w:hAnsi="Times New Roman"/>
          <w:i/>
        </w:rPr>
        <w:t>Quantifier</w:t>
      </w:r>
      <w:r>
        <w:t xml:space="preserve"> evaluates as follows:</w:t>
      </w:r>
    </w:p>
    <w:p w14:paraId="62C90DCA" w14:textId="77777777" w:rsidR="004C02EF" w:rsidRPr="00B5239E" w:rsidRDefault="004C02EF" w:rsidP="004C02EF">
      <w:pPr>
        <w:pStyle w:val="Alg4"/>
        <w:numPr>
          <w:ilvl w:val="0"/>
          <w:numId w:val="295"/>
        </w:numPr>
      </w:pPr>
      <w:r w:rsidRPr="00B5239E">
        <w:t xml:space="preserve">Evaluate </w:t>
      </w:r>
      <w:r w:rsidRPr="00B5239E">
        <w:rPr>
          <w:i/>
        </w:rPr>
        <w:t>Atom</w:t>
      </w:r>
      <w:r w:rsidRPr="00B5239E">
        <w:t xml:space="preserve"> to obtain a Matcher </w:t>
      </w:r>
      <w:r w:rsidRPr="00B5239E">
        <w:rPr>
          <w:i/>
        </w:rPr>
        <w:t>m</w:t>
      </w:r>
      <w:r w:rsidRPr="00B5239E">
        <w:t>.</w:t>
      </w:r>
    </w:p>
    <w:p w14:paraId="5622DFF0" w14:textId="77777777" w:rsidR="004C02EF" w:rsidRPr="00B5239E" w:rsidRDefault="004C02EF" w:rsidP="004C02EF">
      <w:pPr>
        <w:pStyle w:val="Alg4"/>
        <w:numPr>
          <w:ilvl w:val="0"/>
          <w:numId w:val="295"/>
        </w:numPr>
      </w:pPr>
      <w:r w:rsidRPr="00B5239E">
        <w:t xml:space="preserve">Evaluate </w:t>
      </w:r>
      <w:r w:rsidRPr="00B5239E">
        <w:rPr>
          <w:i/>
        </w:rPr>
        <w:t>Quantifier</w:t>
      </w:r>
      <w:r w:rsidRPr="00B5239E">
        <w:t xml:space="preserve"> to obtain the three results: an integer </w:t>
      </w:r>
      <w:r w:rsidRPr="00B5239E">
        <w:rPr>
          <w:i/>
        </w:rPr>
        <w:t>min</w:t>
      </w:r>
      <w:r w:rsidRPr="00B5239E">
        <w:t xml:space="preserve">, an integer (or </w:t>
      </w:r>
      <w:r w:rsidRPr="00B5239E">
        <w:sym w:font="Symbol" w:char="F0A5"/>
      </w:r>
      <w:r w:rsidRPr="00B5239E">
        <w:t xml:space="preserve">) </w:t>
      </w:r>
      <w:r w:rsidRPr="00B5239E">
        <w:rPr>
          <w:i/>
        </w:rPr>
        <w:t>max</w:t>
      </w:r>
      <w:r w:rsidRPr="00B5239E">
        <w:t xml:space="preserve">, and </w:t>
      </w:r>
      <w:r>
        <w:t>Boolean</w:t>
      </w:r>
      <w:r w:rsidRPr="00B5239E">
        <w:t xml:space="preserve"> </w:t>
      </w:r>
      <w:r w:rsidRPr="00B5239E">
        <w:rPr>
          <w:i/>
        </w:rPr>
        <w:t>greedy</w:t>
      </w:r>
      <w:r w:rsidRPr="00B5239E">
        <w:t>.</w:t>
      </w:r>
    </w:p>
    <w:p w14:paraId="12F5E710" w14:textId="77777777" w:rsidR="004C02EF" w:rsidRPr="00B5239E" w:rsidRDefault="004C02EF" w:rsidP="004C02EF">
      <w:pPr>
        <w:pStyle w:val="Alg4"/>
        <w:numPr>
          <w:ilvl w:val="0"/>
          <w:numId w:val="295"/>
        </w:numPr>
      </w:pPr>
      <w:r w:rsidRPr="00B5239E">
        <w:t xml:space="preserve">If </w:t>
      </w:r>
      <w:r w:rsidRPr="00B5239E">
        <w:rPr>
          <w:i/>
        </w:rPr>
        <w:t>max</w:t>
      </w:r>
      <w:r w:rsidRPr="00B5239E">
        <w:t xml:space="preserve"> is finite and less than </w:t>
      </w:r>
      <w:r w:rsidRPr="00B5239E">
        <w:rPr>
          <w:i/>
        </w:rPr>
        <w:t>min</w:t>
      </w:r>
      <w:r w:rsidRPr="00B5239E">
        <w:t xml:space="preserve">, then throw a </w:t>
      </w:r>
      <w:r w:rsidRPr="00B5239E">
        <w:rPr>
          <w:b/>
        </w:rPr>
        <w:t>SyntaxError</w:t>
      </w:r>
      <w:r w:rsidRPr="00B5239E">
        <w:t xml:space="preserve"> exception.</w:t>
      </w:r>
    </w:p>
    <w:p w14:paraId="7EAE015D" w14:textId="77777777" w:rsidR="004C02EF" w:rsidRPr="00B5239E" w:rsidRDefault="004C02EF" w:rsidP="004C02EF">
      <w:pPr>
        <w:pStyle w:val="Alg4"/>
        <w:numPr>
          <w:ilvl w:val="0"/>
          <w:numId w:val="295"/>
        </w:numPr>
      </w:pPr>
      <w:r w:rsidRPr="00B5239E">
        <w:t xml:space="preserve">Let </w:t>
      </w:r>
      <w:r w:rsidRPr="00B5239E">
        <w:rPr>
          <w:i/>
        </w:rPr>
        <w:t>parenIndex</w:t>
      </w:r>
      <w:r w:rsidRPr="00B5239E">
        <w:t xml:space="preserve"> be the number of left capturing parentheses in the entire regular expression that occur to the left of this production expansion's </w:t>
      </w:r>
      <w:r w:rsidRPr="00B5239E">
        <w:rPr>
          <w:i/>
        </w:rPr>
        <w:t>Term</w:t>
      </w:r>
      <w:r w:rsidRPr="00B5239E">
        <w:t xml:space="preserve">. This is the total number of times the </w:t>
      </w:r>
      <w:r w:rsidRPr="00B5239E">
        <w:rPr>
          <w:i/>
        </w:rPr>
        <w:t>Atom</w:t>
      </w:r>
      <w:r w:rsidRPr="00B5239E">
        <w:t xml:space="preserve"> :: </w:t>
      </w:r>
      <w:r>
        <w:rPr>
          <w:rFonts w:ascii="Courier New" w:hAnsi="Courier New"/>
          <w:b/>
        </w:rPr>
        <w:t>(</w:t>
      </w:r>
      <w:r w:rsidRPr="00B5239E">
        <w:rPr>
          <w:b/>
        </w:rPr>
        <w:t xml:space="preserve"> </w:t>
      </w:r>
      <w:r w:rsidRPr="00B5239E">
        <w:rPr>
          <w:i/>
        </w:rPr>
        <w:t>Disjunction</w:t>
      </w:r>
      <w:r w:rsidRPr="00B5239E">
        <w:t xml:space="preserve"> </w:t>
      </w:r>
      <w:r>
        <w:rPr>
          <w:rFonts w:ascii="Courier New" w:hAnsi="Courier New"/>
          <w:b/>
        </w:rPr>
        <w:t>)</w:t>
      </w:r>
      <w:r w:rsidRPr="00B5239E">
        <w:t xml:space="preserve"> production is expanded prior to this production's </w:t>
      </w:r>
      <w:r w:rsidRPr="00B5239E">
        <w:rPr>
          <w:i/>
        </w:rPr>
        <w:t>Term</w:t>
      </w:r>
      <w:r w:rsidRPr="00B5239E">
        <w:t xml:space="preserve"> plus the total number of </w:t>
      </w:r>
      <w:r w:rsidRPr="00B5239E">
        <w:rPr>
          <w:i/>
        </w:rPr>
        <w:t>Atom</w:t>
      </w:r>
      <w:r w:rsidRPr="00B5239E">
        <w:t xml:space="preserve"> :: </w:t>
      </w:r>
      <w:r>
        <w:rPr>
          <w:rFonts w:ascii="Courier New" w:hAnsi="Courier New"/>
          <w:b/>
        </w:rPr>
        <w:t>(</w:t>
      </w:r>
      <w:r w:rsidRPr="00B5239E">
        <w:rPr>
          <w:b/>
        </w:rPr>
        <w:t xml:space="preserve"> </w:t>
      </w:r>
      <w:r w:rsidRPr="00B5239E">
        <w:rPr>
          <w:i/>
        </w:rPr>
        <w:t>Disjunction</w:t>
      </w:r>
      <w:r w:rsidRPr="00B5239E">
        <w:t xml:space="preserve"> </w:t>
      </w:r>
      <w:r>
        <w:rPr>
          <w:rFonts w:ascii="Courier New" w:hAnsi="Courier New"/>
          <w:b/>
        </w:rPr>
        <w:t>)</w:t>
      </w:r>
      <w:r w:rsidRPr="00B5239E">
        <w:t xml:space="preserve"> productions enclosing this </w:t>
      </w:r>
      <w:r w:rsidRPr="00B5239E">
        <w:rPr>
          <w:i/>
        </w:rPr>
        <w:t>Term</w:t>
      </w:r>
      <w:r w:rsidRPr="00B5239E">
        <w:t>.</w:t>
      </w:r>
    </w:p>
    <w:p w14:paraId="74774198" w14:textId="77777777" w:rsidR="004C02EF" w:rsidRPr="00B5239E" w:rsidRDefault="004C02EF" w:rsidP="004C02EF">
      <w:pPr>
        <w:pStyle w:val="Alg4"/>
        <w:numPr>
          <w:ilvl w:val="0"/>
          <w:numId w:val="295"/>
        </w:numPr>
      </w:pPr>
      <w:r w:rsidRPr="00B5239E">
        <w:t xml:space="preserve">Let </w:t>
      </w:r>
      <w:r w:rsidRPr="00B5239E">
        <w:rPr>
          <w:i/>
        </w:rPr>
        <w:t>parenCount</w:t>
      </w:r>
      <w:r w:rsidRPr="00B5239E">
        <w:t xml:space="preserve"> be the number of left capturing parentheses in the expansion of this production's </w:t>
      </w:r>
      <w:r w:rsidRPr="00B5239E">
        <w:rPr>
          <w:i/>
        </w:rPr>
        <w:t>Atom</w:t>
      </w:r>
      <w:r w:rsidRPr="00B5239E">
        <w:t xml:space="preserve">. This is the total number of </w:t>
      </w:r>
      <w:r w:rsidRPr="00B5239E">
        <w:rPr>
          <w:i/>
        </w:rPr>
        <w:t>Atom</w:t>
      </w:r>
      <w:r w:rsidRPr="00B5239E">
        <w:t xml:space="preserve"> :: </w:t>
      </w:r>
      <w:r>
        <w:rPr>
          <w:rFonts w:ascii="Courier New" w:hAnsi="Courier New"/>
          <w:b/>
        </w:rPr>
        <w:t>(</w:t>
      </w:r>
      <w:r w:rsidRPr="00B5239E">
        <w:rPr>
          <w:b/>
        </w:rPr>
        <w:t xml:space="preserve"> </w:t>
      </w:r>
      <w:r w:rsidRPr="00B5239E">
        <w:rPr>
          <w:i/>
        </w:rPr>
        <w:t>Disjunction</w:t>
      </w:r>
      <w:r w:rsidRPr="00B5239E">
        <w:t xml:space="preserve"> </w:t>
      </w:r>
      <w:r>
        <w:rPr>
          <w:rFonts w:ascii="Courier New" w:hAnsi="Courier New"/>
          <w:b/>
        </w:rPr>
        <w:t>)</w:t>
      </w:r>
      <w:r w:rsidRPr="00B5239E">
        <w:t xml:space="preserve"> productions enclosed by this production's </w:t>
      </w:r>
      <w:r w:rsidRPr="00B5239E">
        <w:rPr>
          <w:i/>
        </w:rPr>
        <w:t>Atom</w:t>
      </w:r>
      <w:r w:rsidRPr="00B5239E">
        <w:t>.</w:t>
      </w:r>
    </w:p>
    <w:p w14:paraId="1E1C6B51" w14:textId="77777777" w:rsidR="004C02EF" w:rsidRPr="00B5239E" w:rsidRDefault="004C02EF" w:rsidP="004C02EF">
      <w:pPr>
        <w:pStyle w:val="Alg4"/>
        <w:numPr>
          <w:ilvl w:val="0"/>
          <w:numId w:val="295"/>
        </w:numPr>
      </w:pPr>
      <w:r w:rsidRPr="00B5239E">
        <w:t xml:space="preserve">Return an internal Matcher closure that takes two arguments, a State </w:t>
      </w:r>
      <w:r w:rsidRPr="00B5239E">
        <w:rPr>
          <w:i/>
        </w:rPr>
        <w:t>x</w:t>
      </w:r>
      <w:r w:rsidRPr="00B5239E">
        <w:t xml:space="preserve"> and a Continuation </w:t>
      </w:r>
      <w:r w:rsidRPr="00B5239E">
        <w:rPr>
          <w:i/>
        </w:rPr>
        <w:t>c</w:t>
      </w:r>
      <w:r w:rsidRPr="00B5239E">
        <w:t>, and performs the following:</w:t>
      </w:r>
    </w:p>
    <w:p w14:paraId="434DC915" w14:textId="77777777" w:rsidR="004C02EF" w:rsidRPr="00B5239E" w:rsidRDefault="004C02EF" w:rsidP="004C02EF">
      <w:pPr>
        <w:pStyle w:val="Alg40"/>
        <w:numPr>
          <w:ilvl w:val="3"/>
          <w:numId w:val="295"/>
        </w:numPr>
        <w:tabs>
          <w:tab w:val="clear" w:pos="2520"/>
        </w:tabs>
        <w:spacing w:before="60" w:after="220"/>
        <w:ind w:left="1800"/>
      </w:pPr>
      <w:r w:rsidRPr="00B5239E">
        <w:t>Call RepeatMatcher(</w:t>
      </w:r>
      <w:r w:rsidRPr="00B5239E">
        <w:rPr>
          <w:i/>
        </w:rPr>
        <w:t>m</w:t>
      </w:r>
      <w:r w:rsidRPr="00B5239E">
        <w:t xml:space="preserve">, </w:t>
      </w:r>
      <w:r w:rsidRPr="00B5239E">
        <w:rPr>
          <w:i/>
        </w:rPr>
        <w:t>min</w:t>
      </w:r>
      <w:r w:rsidRPr="00B5239E">
        <w:t xml:space="preserve">, </w:t>
      </w:r>
      <w:r w:rsidRPr="00B5239E">
        <w:rPr>
          <w:i/>
        </w:rPr>
        <w:t>max</w:t>
      </w:r>
      <w:r w:rsidRPr="00B5239E">
        <w:t xml:space="preserve">, </w:t>
      </w:r>
      <w:r w:rsidRPr="00B5239E">
        <w:rPr>
          <w:i/>
        </w:rPr>
        <w:t>greedy</w:t>
      </w:r>
      <w:r w:rsidRPr="00B5239E">
        <w:t xml:space="preserve">, </w:t>
      </w:r>
      <w:r w:rsidRPr="00B5239E">
        <w:rPr>
          <w:i/>
        </w:rPr>
        <w:t>x</w:t>
      </w:r>
      <w:r w:rsidRPr="00B5239E">
        <w:t xml:space="preserve">, </w:t>
      </w:r>
      <w:r w:rsidRPr="00B5239E">
        <w:rPr>
          <w:i/>
        </w:rPr>
        <w:t>c</w:t>
      </w:r>
      <w:r w:rsidRPr="00B5239E">
        <w:t xml:space="preserve">, </w:t>
      </w:r>
      <w:r w:rsidRPr="00B5239E">
        <w:rPr>
          <w:i/>
        </w:rPr>
        <w:t>parenIndex</w:t>
      </w:r>
      <w:r w:rsidRPr="00B5239E">
        <w:t xml:space="preserve">, </w:t>
      </w:r>
      <w:r w:rsidRPr="00B5239E">
        <w:rPr>
          <w:i/>
        </w:rPr>
        <w:t>parenCount</w:t>
      </w:r>
      <w:r w:rsidRPr="00B5239E">
        <w:t>) and return its result.</w:t>
      </w:r>
    </w:p>
    <w:p w14:paraId="1A280F7C" w14:textId="77777777" w:rsidR="004C02EF" w:rsidRDefault="004C02EF" w:rsidP="004C02EF">
      <w:r>
        <w:t xml:space="preserve">The abstract operation </w:t>
      </w:r>
      <w:r>
        <w:rPr>
          <w:i/>
        </w:rPr>
        <w:t>RepeatMatcher</w:t>
      </w:r>
      <w:r>
        <w:t xml:space="preserve"> takes eight parameters, a Matcher </w:t>
      </w:r>
      <w:r w:rsidRPr="00895113">
        <w:rPr>
          <w:rFonts w:ascii="Times New Roman" w:hAnsi="Times New Roman"/>
          <w:i/>
        </w:rPr>
        <w:t>m</w:t>
      </w:r>
      <w:r>
        <w:t xml:space="preserve">, an integer </w:t>
      </w:r>
      <w:r w:rsidRPr="00895113">
        <w:rPr>
          <w:rFonts w:ascii="Times New Roman" w:hAnsi="Times New Roman"/>
          <w:i/>
        </w:rPr>
        <w:t>min</w:t>
      </w:r>
      <w:r>
        <w:t xml:space="preserve">, an integer (or </w:t>
      </w:r>
      <w:r>
        <w:sym w:font="Symbol" w:char="F0A5"/>
      </w:r>
      <w:r>
        <w:t xml:space="preserve">) </w:t>
      </w:r>
      <w:r w:rsidRPr="00895113">
        <w:rPr>
          <w:rFonts w:ascii="Times New Roman" w:hAnsi="Times New Roman"/>
          <w:i/>
        </w:rPr>
        <w:t>max</w:t>
      </w:r>
      <w:r>
        <w:t xml:space="preserve">, a Boolean </w:t>
      </w:r>
      <w:r w:rsidRPr="00895113">
        <w:rPr>
          <w:rFonts w:ascii="Times New Roman" w:hAnsi="Times New Roman"/>
          <w:i/>
        </w:rPr>
        <w:t>greedy</w:t>
      </w:r>
      <w:r>
        <w:t xml:space="preserve">, a State </w:t>
      </w:r>
      <w:r w:rsidRPr="00895113">
        <w:rPr>
          <w:rFonts w:ascii="Times New Roman" w:hAnsi="Times New Roman"/>
          <w:i/>
        </w:rPr>
        <w:t>x</w:t>
      </w:r>
      <w:r>
        <w:t xml:space="preserve">, a Continuation </w:t>
      </w:r>
      <w:r w:rsidRPr="00895113">
        <w:rPr>
          <w:rFonts w:ascii="Times New Roman" w:hAnsi="Times New Roman"/>
          <w:i/>
        </w:rPr>
        <w:t>c</w:t>
      </w:r>
      <w:r>
        <w:t xml:space="preserve">, an integer </w:t>
      </w:r>
      <w:r w:rsidRPr="00895113">
        <w:rPr>
          <w:rFonts w:ascii="Times New Roman" w:hAnsi="Times New Roman"/>
          <w:i/>
        </w:rPr>
        <w:t>parenIndex</w:t>
      </w:r>
      <w:r>
        <w:t xml:space="preserve">, and an integer </w:t>
      </w:r>
      <w:r w:rsidRPr="00895113">
        <w:rPr>
          <w:rFonts w:ascii="Times New Roman" w:hAnsi="Times New Roman"/>
          <w:i/>
        </w:rPr>
        <w:t>parenCount</w:t>
      </w:r>
      <w:r>
        <w:t>, and performs the following:</w:t>
      </w:r>
    </w:p>
    <w:p w14:paraId="0DE6CE42" w14:textId="77777777" w:rsidR="004C02EF" w:rsidRPr="00B5239E" w:rsidRDefault="004C02EF" w:rsidP="004C02EF">
      <w:pPr>
        <w:pStyle w:val="Alg4"/>
        <w:numPr>
          <w:ilvl w:val="0"/>
          <w:numId w:val="296"/>
        </w:numPr>
      </w:pPr>
      <w:r w:rsidRPr="00B5239E">
        <w:t xml:space="preserve">If </w:t>
      </w:r>
      <w:r w:rsidRPr="00B5239E">
        <w:rPr>
          <w:i/>
        </w:rPr>
        <w:t>max</w:t>
      </w:r>
      <w:r w:rsidRPr="00B5239E">
        <w:t xml:space="preserve"> is zero, then call </w:t>
      </w:r>
      <w:r w:rsidRPr="00B5239E">
        <w:rPr>
          <w:i/>
        </w:rPr>
        <w:t>c</w:t>
      </w:r>
      <w:r w:rsidRPr="00B5239E">
        <w:t>(</w:t>
      </w:r>
      <w:r w:rsidRPr="00B5239E">
        <w:rPr>
          <w:i/>
        </w:rPr>
        <w:t>x</w:t>
      </w:r>
      <w:r w:rsidRPr="00B5239E">
        <w:t>) and return its result.</w:t>
      </w:r>
    </w:p>
    <w:p w14:paraId="6A837505" w14:textId="77777777" w:rsidR="004C02EF" w:rsidRPr="00B5239E" w:rsidRDefault="004C02EF" w:rsidP="004C02EF">
      <w:pPr>
        <w:pStyle w:val="Alg4"/>
        <w:numPr>
          <w:ilvl w:val="0"/>
          <w:numId w:val="296"/>
        </w:numPr>
      </w:pPr>
      <w:r w:rsidRPr="00B5239E">
        <w:t xml:space="preserve">Create an internal Continuation closure </w:t>
      </w:r>
      <w:r w:rsidRPr="00B5239E">
        <w:rPr>
          <w:i/>
        </w:rPr>
        <w:t>d</w:t>
      </w:r>
      <w:r w:rsidRPr="00B5239E">
        <w:t xml:space="preserve"> that takes one State argument </w:t>
      </w:r>
      <w:r w:rsidRPr="00B5239E">
        <w:rPr>
          <w:i/>
        </w:rPr>
        <w:t>y</w:t>
      </w:r>
      <w:r w:rsidRPr="00B5239E">
        <w:t xml:space="preserve"> and performs the following:</w:t>
      </w:r>
    </w:p>
    <w:p w14:paraId="502D1FC0" w14:textId="77777777" w:rsidR="004C02EF" w:rsidRPr="00B5239E" w:rsidRDefault="004C02EF" w:rsidP="004C02EF">
      <w:pPr>
        <w:pStyle w:val="Alg40"/>
        <w:numPr>
          <w:ilvl w:val="3"/>
          <w:numId w:val="296"/>
        </w:numPr>
        <w:tabs>
          <w:tab w:val="clear" w:pos="2520"/>
        </w:tabs>
        <w:spacing w:before="60"/>
        <w:ind w:left="1800"/>
      </w:pPr>
      <w:r w:rsidRPr="00B5239E">
        <w:t xml:space="preserve">If </w:t>
      </w:r>
      <w:r w:rsidRPr="00B5239E">
        <w:rPr>
          <w:i/>
        </w:rPr>
        <w:t>min</w:t>
      </w:r>
      <w:r w:rsidRPr="00B5239E">
        <w:t xml:space="preserve"> is zero and </w:t>
      </w:r>
      <w:r w:rsidRPr="00B5239E">
        <w:rPr>
          <w:i/>
        </w:rPr>
        <w:t>y</w:t>
      </w:r>
      <w:r w:rsidRPr="00B5239E">
        <w:t xml:space="preserve">'s </w:t>
      </w:r>
      <w:r w:rsidRPr="00B5239E">
        <w:rPr>
          <w:i/>
        </w:rPr>
        <w:t>endIndex</w:t>
      </w:r>
      <w:r w:rsidRPr="00B5239E">
        <w:t xml:space="preserve"> is equal to </w:t>
      </w:r>
      <w:r w:rsidRPr="00B5239E">
        <w:rPr>
          <w:i/>
        </w:rPr>
        <w:t>x</w:t>
      </w:r>
      <w:r w:rsidRPr="00B5239E">
        <w:t xml:space="preserve">'s </w:t>
      </w:r>
      <w:r w:rsidRPr="00B5239E">
        <w:rPr>
          <w:i/>
        </w:rPr>
        <w:t>endIndex</w:t>
      </w:r>
      <w:r w:rsidRPr="00B5239E">
        <w:t xml:space="preserve">, then return </w:t>
      </w:r>
      <w:r w:rsidRPr="00B5239E">
        <w:rPr>
          <w:b/>
        </w:rPr>
        <w:t>failure</w:t>
      </w:r>
      <w:r w:rsidRPr="00B5239E">
        <w:t>.</w:t>
      </w:r>
    </w:p>
    <w:p w14:paraId="6E27E7E8" w14:textId="77777777" w:rsidR="004C02EF" w:rsidRPr="00B5239E" w:rsidRDefault="004C02EF" w:rsidP="004C02EF">
      <w:pPr>
        <w:pStyle w:val="Alg40"/>
        <w:numPr>
          <w:ilvl w:val="3"/>
          <w:numId w:val="296"/>
        </w:numPr>
        <w:tabs>
          <w:tab w:val="clear" w:pos="2520"/>
        </w:tabs>
        <w:ind w:left="1800"/>
      </w:pPr>
      <w:r w:rsidRPr="00B5239E">
        <w:t xml:space="preserve">If </w:t>
      </w:r>
      <w:r w:rsidRPr="00B5239E">
        <w:rPr>
          <w:i/>
        </w:rPr>
        <w:t>min</w:t>
      </w:r>
      <w:r w:rsidRPr="00B5239E">
        <w:t xml:space="preserve"> is zero then let </w:t>
      </w:r>
      <w:r w:rsidRPr="00B5239E">
        <w:rPr>
          <w:i/>
        </w:rPr>
        <w:t>min2</w:t>
      </w:r>
      <w:r w:rsidRPr="00B5239E">
        <w:t xml:space="preserve"> be zero; otherwise let </w:t>
      </w:r>
      <w:r w:rsidRPr="00B5239E">
        <w:rPr>
          <w:i/>
        </w:rPr>
        <w:t>min2</w:t>
      </w:r>
      <w:r w:rsidRPr="00B5239E">
        <w:t xml:space="preserve"> be </w:t>
      </w:r>
      <w:r w:rsidRPr="00B5239E">
        <w:rPr>
          <w:i/>
        </w:rPr>
        <w:t>min</w:t>
      </w:r>
      <w:r w:rsidRPr="00B5239E">
        <w:t>–1.</w:t>
      </w:r>
    </w:p>
    <w:p w14:paraId="0BF8A359" w14:textId="77777777" w:rsidR="004C02EF" w:rsidRPr="00B5239E" w:rsidRDefault="004C02EF" w:rsidP="004C02EF">
      <w:pPr>
        <w:pStyle w:val="Alg40"/>
        <w:numPr>
          <w:ilvl w:val="3"/>
          <w:numId w:val="296"/>
        </w:numPr>
        <w:tabs>
          <w:tab w:val="clear" w:pos="2520"/>
        </w:tabs>
        <w:ind w:left="1800"/>
      </w:pPr>
      <w:r w:rsidRPr="00B5239E">
        <w:t xml:space="preserve">If </w:t>
      </w:r>
      <w:r w:rsidRPr="00B5239E">
        <w:rPr>
          <w:i/>
        </w:rPr>
        <w:t>max</w:t>
      </w:r>
      <w:r w:rsidRPr="00B5239E">
        <w:t xml:space="preserve"> is </w:t>
      </w:r>
      <w:r w:rsidRPr="00B5239E">
        <w:sym w:font="Symbol" w:char="F0A5"/>
      </w:r>
      <w:r w:rsidRPr="00B5239E">
        <w:t xml:space="preserve">, then let </w:t>
      </w:r>
      <w:r w:rsidRPr="00B5239E">
        <w:rPr>
          <w:i/>
        </w:rPr>
        <w:t>max2</w:t>
      </w:r>
      <w:r w:rsidRPr="00B5239E">
        <w:t xml:space="preserve"> be </w:t>
      </w:r>
      <w:r w:rsidRPr="00B5239E">
        <w:sym w:font="Symbol" w:char="F0A5"/>
      </w:r>
      <w:r w:rsidRPr="00B5239E">
        <w:t xml:space="preserve">; otherwise let </w:t>
      </w:r>
      <w:r w:rsidRPr="00B5239E">
        <w:rPr>
          <w:i/>
        </w:rPr>
        <w:t>max2</w:t>
      </w:r>
      <w:r w:rsidRPr="00B5239E">
        <w:t xml:space="preserve"> be </w:t>
      </w:r>
      <w:r w:rsidRPr="00B5239E">
        <w:rPr>
          <w:i/>
        </w:rPr>
        <w:t>max</w:t>
      </w:r>
      <w:r w:rsidRPr="00B5239E">
        <w:t>–1.</w:t>
      </w:r>
    </w:p>
    <w:p w14:paraId="5C9F4EBE" w14:textId="77777777" w:rsidR="004C02EF" w:rsidRPr="00B5239E" w:rsidRDefault="004C02EF" w:rsidP="004C02EF">
      <w:pPr>
        <w:pStyle w:val="Alg40"/>
        <w:numPr>
          <w:ilvl w:val="3"/>
          <w:numId w:val="296"/>
        </w:numPr>
        <w:tabs>
          <w:tab w:val="clear" w:pos="2520"/>
        </w:tabs>
        <w:spacing w:after="60"/>
        <w:ind w:left="1800"/>
      </w:pPr>
      <w:r w:rsidRPr="00B5239E">
        <w:t>Call RepeatMatcher(</w:t>
      </w:r>
      <w:r w:rsidRPr="00B5239E">
        <w:rPr>
          <w:i/>
        </w:rPr>
        <w:t>m</w:t>
      </w:r>
      <w:r w:rsidRPr="00B5239E">
        <w:t xml:space="preserve">, </w:t>
      </w:r>
      <w:r w:rsidRPr="00B5239E">
        <w:rPr>
          <w:i/>
        </w:rPr>
        <w:t>min2</w:t>
      </w:r>
      <w:r w:rsidRPr="00B5239E">
        <w:t xml:space="preserve">, </w:t>
      </w:r>
      <w:r w:rsidRPr="00B5239E">
        <w:rPr>
          <w:i/>
        </w:rPr>
        <w:t>max2</w:t>
      </w:r>
      <w:r w:rsidRPr="00B5239E">
        <w:t xml:space="preserve">, </w:t>
      </w:r>
      <w:r w:rsidRPr="00B5239E">
        <w:rPr>
          <w:i/>
        </w:rPr>
        <w:t>greedy</w:t>
      </w:r>
      <w:r w:rsidRPr="00B5239E">
        <w:t xml:space="preserve">, </w:t>
      </w:r>
      <w:r w:rsidRPr="00B5239E">
        <w:rPr>
          <w:i/>
        </w:rPr>
        <w:t>y</w:t>
      </w:r>
      <w:r w:rsidRPr="00B5239E">
        <w:t xml:space="preserve">, </w:t>
      </w:r>
      <w:r w:rsidRPr="00B5239E">
        <w:rPr>
          <w:i/>
        </w:rPr>
        <w:t>c</w:t>
      </w:r>
      <w:r w:rsidRPr="00B5239E">
        <w:t xml:space="preserve">, </w:t>
      </w:r>
      <w:r w:rsidRPr="00B5239E">
        <w:rPr>
          <w:i/>
        </w:rPr>
        <w:t>parenIndex</w:t>
      </w:r>
      <w:r w:rsidRPr="00B5239E">
        <w:t xml:space="preserve">, </w:t>
      </w:r>
      <w:r w:rsidRPr="00B5239E">
        <w:rPr>
          <w:i/>
        </w:rPr>
        <w:t>parenCount</w:t>
      </w:r>
      <w:r w:rsidRPr="00B5239E">
        <w:t>) and return its result.</w:t>
      </w:r>
    </w:p>
    <w:p w14:paraId="669CBED0" w14:textId="77777777" w:rsidR="004C02EF" w:rsidRPr="00B5239E" w:rsidRDefault="004C02EF" w:rsidP="004C02EF">
      <w:pPr>
        <w:pStyle w:val="Alg4"/>
        <w:numPr>
          <w:ilvl w:val="0"/>
          <w:numId w:val="296"/>
        </w:numPr>
      </w:pPr>
      <w:r w:rsidRPr="00B5239E">
        <w:t xml:space="preserve">Let </w:t>
      </w:r>
      <w:r w:rsidRPr="00B5239E">
        <w:rPr>
          <w:i/>
        </w:rPr>
        <w:t>cap</w:t>
      </w:r>
      <w:r w:rsidRPr="00B5239E">
        <w:t xml:space="preserve"> be a fresh copy of </w:t>
      </w:r>
      <w:r w:rsidRPr="00B5239E">
        <w:rPr>
          <w:i/>
        </w:rPr>
        <w:t>x</w:t>
      </w:r>
      <w:r w:rsidRPr="00B5239E">
        <w:t xml:space="preserve">'s </w:t>
      </w:r>
      <w:r w:rsidRPr="00B5239E">
        <w:rPr>
          <w:i/>
        </w:rPr>
        <w:t>captures</w:t>
      </w:r>
      <w:r w:rsidRPr="00B5239E">
        <w:t xml:space="preserve"> internal array.</w:t>
      </w:r>
    </w:p>
    <w:p w14:paraId="26513211" w14:textId="77777777" w:rsidR="004C02EF" w:rsidRPr="00B5239E" w:rsidRDefault="004C02EF" w:rsidP="004C02EF">
      <w:pPr>
        <w:pStyle w:val="Alg4"/>
        <w:numPr>
          <w:ilvl w:val="0"/>
          <w:numId w:val="296"/>
        </w:numPr>
      </w:pPr>
      <w:r w:rsidRPr="00B5239E">
        <w:t xml:space="preserve">For every integer </w:t>
      </w:r>
      <w:r w:rsidRPr="00B5239E">
        <w:rPr>
          <w:i/>
        </w:rPr>
        <w:t>k</w:t>
      </w:r>
      <w:r w:rsidRPr="00B5239E">
        <w:t xml:space="preserve"> that satisfies </w:t>
      </w:r>
      <w:r w:rsidRPr="00B5239E">
        <w:rPr>
          <w:i/>
        </w:rPr>
        <w:t>parenIndex</w:t>
      </w:r>
      <w:r w:rsidRPr="00B5239E">
        <w:t xml:space="preserve"> &lt; </w:t>
      </w:r>
      <w:r w:rsidRPr="00B5239E">
        <w:rPr>
          <w:i/>
        </w:rPr>
        <w:t>k</w:t>
      </w:r>
      <w:r w:rsidRPr="00B5239E">
        <w:t xml:space="preserve"> and </w:t>
      </w:r>
      <w:r w:rsidRPr="00B5239E">
        <w:rPr>
          <w:i/>
        </w:rPr>
        <w:t>k</w:t>
      </w:r>
      <w:r w:rsidRPr="00B5239E">
        <w:t xml:space="preserve"> </w:t>
      </w:r>
      <w:r w:rsidRPr="00B5239E">
        <w:sym w:font="Symbol" w:char="F0A3"/>
      </w:r>
      <w:r w:rsidRPr="00B5239E">
        <w:t xml:space="preserve"> </w:t>
      </w:r>
      <w:r w:rsidRPr="00B5239E">
        <w:rPr>
          <w:i/>
        </w:rPr>
        <w:t>parenIndex</w:t>
      </w:r>
      <w:r w:rsidRPr="00B5239E">
        <w:t>+</w:t>
      </w:r>
      <w:r w:rsidRPr="00B5239E">
        <w:rPr>
          <w:i/>
        </w:rPr>
        <w:t>parenCount</w:t>
      </w:r>
      <w:r w:rsidRPr="00B5239E">
        <w:t xml:space="preserve">, set </w:t>
      </w:r>
      <w:r w:rsidRPr="00B5239E">
        <w:rPr>
          <w:i/>
        </w:rPr>
        <w:t>cap</w:t>
      </w:r>
      <w:r w:rsidRPr="00B5239E">
        <w:t>[</w:t>
      </w:r>
      <w:r w:rsidRPr="00B5239E">
        <w:rPr>
          <w:i/>
        </w:rPr>
        <w:t>k</w:t>
      </w:r>
      <w:r w:rsidRPr="00B5239E">
        <w:t xml:space="preserve">] to </w:t>
      </w:r>
      <w:r w:rsidRPr="00B5239E">
        <w:rPr>
          <w:b/>
        </w:rPr>
        <w:t>undefined</w:t>
      </w:r>
      <w:r w:rsidRPr="00B5239E">
        <w:t>.</w:t>
      </w:r>
    </w:p>
    <w:p w14:paraId="13FA7D5C" w14:textId="77777777" w:rsidR="004C02EF" w:rsidRPr="00B5239E" w:rsidRDefault="004C02EF" w:rsidP="004C02EF">
      <w:pPr>
        <w:pStyle w:val="Alg4"/>
        <w:numPr>
          <w:ilvl w:val="0"/>
          <w:numId w:val="296"/>
        </w:numPr>
      </w:pPr>
      <w:r w:rsidRPr="00B5239E">
        <w:t xml:space="preserve">Let </w:t>
      </w:r>
      <w:r w:rsidRPr="00B5239E">
        <w:rPr>
          <w:i/>
        </w:rPr>
        <w:t>e</w:t>
      </w:r>
      <w:r w:rsidRPr="00B5239E">
        <w:t xml:space="preserve"> be </w:t>
      </w:r>
      <w:r w:rsidRPr="00B5239E">
        <w:rPr>
          <w:i/>
        </w:rPr>
        <w:t>x</w:t>
      </w:r>
      <w:r w:rsidRPr="00B5239E">
        <w:t xml:space="preserve">'s </w:t>
      </w:r>
      <w:r w:rsidRPr="00B5239E">
        <w:rPr>
          <w:i/>
        </w:rPr>
        <w:t>endIndex</w:t>
      </w:r>
      <w:r w:rsidRPr="00B5239E">
        <w:t>.</w:t>
      </w:r>
    </w:p>
    <w:p w14:paraId="0BA7FB55" w14:textId="77777777" w:rsidR="004C02EF" w:rsidRPr="00B5239E" w:rsidRDefault="004C02EF" w:rsidP="004C02EF">
      <w:pPr>
        <w:pStyle w:val="Alg4"/>
        <w:numPr>
          <w:ilvl w:val="0"/>
          <w:numId w:val="296"/>
        </w:numPr>
      </w:pPr>
      <w:r w:rsidRPr="00B5239E">
        <w:t xml:space="preserve">Let </w:t>
      </w:r>
      <w:r w:rsidRPr="00B5239E">
        <w:rPr>
          <w:i/>
        </w:rPr>
        <w:t>xr</w:t>
      </w:r>
      <w:r w:rsidRPr="00B5239E">
        <w:t xml:space="preserve"> be the State (</w:t>
      </w:r>
      <w:r w:rsidRPr="00B5239E">
        <w:rPr>
          <w:i/>
        </w:rPr>
        <w:t>e</w:t>
      </w:r>
      <w:r w:rsidRPr="00B5239E">
        <w:t xml:space="preserve">, </w:t>
      </w:r>
      <w:r w:rsidRPr="00B5239E">
        <w:rPr>
          <w:i/>
        </w:rPr>
        <w:t>cap</w:t>
      </w:r>
      <w:r w:rsidRPr="00B5239E">
        <w:t>).</w:t>
      </w:r>
    </w:p>
    <w:p w14:paraId="4661953D" w14:textId="77777777" w:rsidR="004C02EF" w:rsidRPr="00B5239E" w:rsidRDefault="004C02EF" w:rsidP="004C02EF">
      <w:pPr>
        <w:pStyle w:val="Alg4"/>
        <w:numPr>
          <w:ilvl w:val="0"/>
          <w:numId w:val="296"/>
        </w:numPr>
      </w:pPr>
      <w:r w:rsidRPr="00B5239E">
        <w:t xml:space="preserve">If </w:t>
      </w:r>
      <w:r w:rsidRPr="00B5239E">
        <w:rPr>
          <w:i/>
        </w:rPr>
        <w:t>min</w:t>
      </w:r>
      <w:r w:rsidRPr="00B5239E">
        <w:t xml:space="preserve"> is not zero, then call </w:t>
      </w:r>
      <w:r w:rsidRPr="00B5239E">
        <w:rPr>
          <w:i/>
        </w:rPr>
        <w:t>m</w:t>
      </w:r>
      <w:r w:rsidRPr="00B5239E">
        <w:t>(</w:t>
      </w:r>
      <w:r w:rsidRPr="00B5239E">
        <w:rPr>
          <w:i/>
        </w:rPr>
        <w:t>xr</w:t>
      </w:r>
      <w:r w:rsidRPr="00B5239E">
        <w:t xml:space="preserve">, </w:t>
      </w:r>
      <w:r w:rsidRPr="00B5239E">
        <w:rPr>
          <w:i/>
        </w:rPr>
        <w:t>d</w:t>
      </w:r>
      <w:r w:rsidRPr="00B5239E">
        <w:t>) and return its result.</w:t>
      </w:r>
    </w:p>
    <w:p w14:paraId="28A72931" w14:textId="77777777" w:rsidR="004C02EF" w:rsidRPr="00B5239E" w:rsidRDefault="004C02EF" w:rsidP="004C02EF">
      <w:pPr>
        <w:pStyle w:val="Alg4"/>
        <w:numPr>
          <w:ilvl w:val="0"/>
          <w:numId w:val="296"/>
        </w:numPr>
      </w:pPr>
      <w:r w:rsidRPr="00B5239E">
        <w:t xml:space="preserve">If </w:t>
      </w:r>
      <w:r w:rsidRPr="00B5239E">
        <w:rPr>
          <w:i/>
        </w:rPr>
        <w:t>greedy</w:t>
      </w:r>
      <w:r w:rsidRPr="00B5239E">
        <w:t xml:space="preserve"> is </w:t>
      </w:r>
      <w:r w:rsidRPr="00B5239E">
        <w:rPr>
          <w:b/>
        </w:rPr>
        <w:t>false</w:t>
      </w:r>
      <w:r w:rsidRPr="00B5239E">
        <w:t>, then</w:t>
      </w:r>
    </w:p>
    <w:p w14:paraId="2FE40316" w14:textId="77777777" w:rsidR="004C02EF" w:rsidRPr="00B5239E" w:rsidRDefault="004C02EF" w:rsidP="004C02EF">
      <w:pPr>
        <w:pStyle w:val="Alg4"/>
        <w:numPr>
          <w:ilvl w:val="1"/>
          <w:numId w:val="296"/>
        </w:numPr>
      </w:pPr>
      <w:r w:rsidRPr="00B5239E">
        <w:t xml:space="preserve">Call </w:t>
      </w:r>
      <w:r w:rsidRPr="00B5239E">
        <w:rPr>
          <w:i/>
        </w:rPr>
        <w:t>c</w:t>
      </w:r>
      <w:r w:rsidRPr="00B5239E">
        <w:t>(</w:t>
      </w:r>
      <w:r w:rsidRPr="00B5239E">
        <w:rPr>
          <w:i/>
        </w:rPr>
        <w:t>x</w:t>
      </w:r>
      <w:r w:rsidRPr="00B5239E">
        <w:t xml:space="preserve">) and let </w:t>
      </w:r>
      <w:r w:rsidRPr="00B5239E">
        <w:rPr>
          <w:i/>
        </w:rPr>
        <w:t>z</w:t>
      </w:r>
      <w:r w:rsidRPr="00B5239E">
        <w:t xml:space="preserve"> be its result.</w:t>
      </w:r>
    </w:p>
    <w:p w14:paraId="59572501" w14:textId="77777777" w:rsidR="004C02EF" w:rsidRPr="00B5239E" w:rsidRDefault="004C02EF" w:rsidP="004C02EF">
      <w:pPr>
        <w:pStyle w:val="Alg4"/>
        <w:numPr>
          <w:ilvl w:val="1"/>
          <w:numId w:val="296"/>
        </w:numPr>
      </w:pPr>
      <w:r w:rsidRPr="00B5239E">
        <w:t xml:space="preserve">If </w:t>
      </w:r>
      <w:r w:rsidRPr="00B5239E">
        <w:rPr>
          <w:i/>
        </w:rPr>
        <w:t>z</w:t>
      </w:r>
      <w:r w:rsidRPr="00B5239E">
        <w:t xml:space="preserve"> is not </w:t>
      </w:r>
      <w:r w:rsidRPr="00B5239E">
        <w:rPr>
          <w:b/>
        </w:rPr>
        <w:t>failure</w:t>
      </w:r>
      <w:r w:rsidRPr="00B5239E">
        <w:t xml:space="preserve">, return </w:t>
      </w:r>
      <w:r w:rsidRPr="00B5239E">
        <w:rPr>
          <w:i/>
        </w:rPr>
        <w:t>z</w:t>
      </w:r>
      <w:r w:rsidRPr="00B5239E">
        <w:t>.</w:t>
      </w:r>
    </w:p>
    <w:p w14:paraId="7F33722C" w14:textId="77777777" w:rsidR="004C02EF" w:rsidRPr="00B5239E" w:rsidRDefault="004C02EF" w:rsidP="004C02EF">
      <w:pPr>
        <w:pStyle w:val="Alg4"/>
        <w:numPr>
          <w:ilvl w:val="1"/>
          <w:numId w:val="296"/>
        </w:numPr>
      </w:pPr>
      <w:r w:rsidRPr="00B5239E">
        <w:t xml:space="preserve">Call </w:t>
      </w:r>
      <w:r w:rsidRPr="00B5239E">
        <w:rPr>
          <w:i/>
        </w:rPr>
        <w:t>m</w:t>
      </w:r>
      <w:r w:rsidRPr="00B5239E">
        <w:t>(</w:t>
      </w:r>
      <w:r w:rsidRPr="00B5239E">
        <w:rPr>
          <w:i/>
        </w:rPr>
        <w:t>xr</w:t>
      </w:r>
      <w:r w:rsidRPr="00B5239E">
        <w:t xml:space="preserve">, </w:t>
      </w:r>
      <w:r w:rsidRPr="00B5239E">
        <w:rPr>
          <w:i/>
        </w:rPr>
        <w:t>d</w:t>
      </w:r>
      <w:r w:rsidRPr="00B5239E">
        <w:t>) and return its result.</w:t>
      </w:r>
    </w:p>
    <w:p w14:paraId="73B007E1" w14:textId="77777777" w:rsidR="004C02EF" w:rsidRPr="00B5239E" w:rsidRDefault="004C02EF" w:rsidP="004C02EF">
      <w:pPr>
        <w:pStyle w:val="Alg4"/>
        <w:numPr>
          <w:ilvl w:val="0"/>
          <w:numId w:val="296"/>
        </w:numPr>
      </w:pPr>
      <w:r w:rsidRPr="00B5239E">
        <w:t xml:space="preserve">Call </w:t>
      </w:r>
      <w:r w:rsidRPr="00B5239E">
        <w:rPr>
          <w:i/>
        </w:rPr>
        <w:t>m</w:t>
      </w:r>
      <w:r w:rsidRPr="00B5239E">
        <w:t>(</w:t>
      </w:r>
      <w:r w:rsidRPr="00B5239E">
        <w:rPr>
          <w:i/>
        </w:rPr>
        <w:t>xr</w:t>
      </w:r>
      <w:r w:rsidRPr="00B5239E">
        <w:t xml:space="preserve">, </w:t>
      </w:r>
      <w:r w:rsidRPr="00B5239E">
        <w:rPr>
          <w:i/>
        </w:rPr>
        <w:t>d</w:t>
      </w:r>
      <w:r w:rsidRPr="00B5239E">
        <w:t xml:space="preserve">) and let </w:t>
      </w:r>
      <w:r w:rsidRPr="00B5239E">
        <w:rPr>
          <w:i/>
        </w:rPr>
        <w:t>z</w:t>
      </w:r>
      <w:r w:rsidRPr="00B5239E">
        <w:t xml:space="preserve"> be its result.</w:t>
      </w:r>
    </w:p>
    <w:p w14:paraId="432B335B" w14:textId="77777777" w:rsidR="004C02EF" w:rsidRPr="00B5239E" w:rsidRDefault="004C02EF" w:rsidP="004C02EF">
      <w:pPr>
        <w:pStyle w:val="Alg4"/>
        <w:numPr>
          <w:ilvl w:val="0"/>
          <w:numId w:val="296"/>
        </w:numPr>
      </w:pPr>
      <w:r w:rsidRPr="00B5239E">
        <w:t xml:space="preserve">If </w:t>
      </w:r>
      <w:r w:rsidRPr="00B5239E">
        <w:rPr>
          <w:i/>
        </w:rPr>
        <w:t>z</w:t>
      </w:r>
      <w:r w:rsidRPr="00B5239E">
        <w:t xml:space="preserve"> is not </w:t>
      </w:r>
      <w:r w:rsidRPr="00B5239E">
        <w:rPr>
          <w:b/>
        </w:rPr>
        <w:t>failure</w:t>
      </w:r>
      <w:r w:rsidRPr="00B5239E">
        <w:t xml:space="preserve">, return </w:t>
      </w:r>
      <w:r w:rsidRPr="00B5239E">
        <w:rPr>
          <w:i/>
        </w:rPr>
        <w:t>z</w:t>
      </w:r>
      <w:r w:rsidRPr="00B5239E">
        <w:t>.</w:t>
      </w:r>
    </w:p>
    <w:p w14:paraId="6B5E0432" w14:textId="77777777" w:rsidR="004C02EF" w:rsidRPr="00B5239E" w:rsidRDefault="004C02EF" w:rsidP="004C02EF">
      <w:pPr>
        <w:pStyle w:val="Alg4"/>
        <w:numPr>
          <w:ilvl w:val="0"/>
          <w:numId w:val="296"/>
        </w:numPr>
        <w:spacing w:after="120"/>
      </w:pPr>
      <w:r w:rsidRPr="00B5239E">
        <w:t xml:space="preserve">Call </w:t>
      </w:r>
      <w:r w:rsidRPr="00B5239E">
        <w:rPr>
          <w:i/>
        </w:rPr>
        <w:t>c</w:t>
      </w:r>
      <w:r w:rsidRPr="00B5239E">
        <w:t>(</w:t>
      </w:r>
      <w:r w:rsidRPr="00B5239E">
        <w:rPr>
          <w:i/>
        </w:rPr>
        <w:t>x</w:t>
      </w:r>
      <w:r w:rsidRPr="00B5239E">
        <w:t>) and return its result.</w:t>
      </w:r>
    </w:p>
    <w:p w14:paraId="10D3DFB6" w14:textId="77777777" w:rsidR="004C02EF" w:rsidRPr="007C0F23" w:rsidRDefault="004C02EF" w:rsidP="004C02EF">
      <w:pPr>
        <w:pStyle w:val="Note"/>
      </w:pPr>
      <w:r w:rsidRPr="00B5239E">
        <w:t>NOTE</w:t>
      </w:r>
      <w:r>
        <w:t xml:space="preserve"> 1</w:t>
      </w:r>
      <w:r w:rsidRPr="00B5239E">
        <w:tab/>
        <w:t xml:space="preserve">An </w:t>
      </w:r>
      <w:r w:rsidRPr="00B5239E">
        <w:rPr>
          <w:rStyle w:val="bnf"/>
        </w:rPr>
        <w:t>Atom</w:t>
      </w:r>
      <w:r w:rsidRPr="00B5239E">
        <w:t xml:space="preserve"> followed by a </w:t>
      </w:r>
      <w:r w:rsidRPr="00B5239E">
        <w:rPr>
          <w:rStyle w:val="bnf"/>
        </w:rPr>
        <w:t>Quantifier</w:t>
      </w:r>
      <w:r w:rsidRPr="00B5239E">
        <w:t xml:space="preserve"> is repeated the number of times specified by the </w:t>
      </w:r>
      <w:r w:rsidRPr="00B5239E">
        <w:rPr>
          <w:rStyle w:val="bnf"/>
        </w:rPr>
        <w:t>Quantifier</w:t>
      </w:r>
      <w:r w:rsidRPr="00B5239E">
        <w:t xml:space="preserve">. A </w:t>
      </w:r>
      <w:r w:rsidRPr="00B5239E">
        <w:rPr>
          <w:rStyle w:val="bnf"/>
        </w:rPr>
        <w:t>Quantifier</w:t>
      </w:r>
      <w:r w:rsidRPr="00B5239E">
        <w:t xml:space="preserve"> can be non-greedy, in which case the </w:t>
      </w:r>
      <w:r w:rsidRPr="00B5239E">
        <w:rPr>
          <w:rStyle w:val="bnf"/>
        </w:rPr>
        <w:t>Atom</w:t>
      </w:r>
      <w:r w:rsidRPr="00B5239E">
        <w:t xml:space="preserve"> pattern is repeated as few times as possible while still matching the sequel, or it can be greedy, in which case the </w:t>
      </w:r>
      <w:r w:rsidRPr="00B5239E">
        <w:rPr>
          <w:rStyle w:val="bnf"/>
        </w:rPr>
        <w:t>Atom</w:t>
      </w:r>
      <w:r w:rsidRPr="00B5239E">
        <w:t xml:space="preserve"> pattern is repeated as many times as possible while still matching the sequel. The </w:t>
      </w:r>
      <w:r w:rsidRPr="00B5239E">
        <w:rPr>
          <w:rStyle w:val="bnf"/>
        </w:rPr>
        <w:t>Atom</w:t>
      </w:r>
      <w:r w:rsidRPr="00B5239E">
        <w:t xml:space="preserve"> pattern is repeated rather than the input </w:t>
      </w:r>
      <w:r>
        <w:t>String</w:t>
      </w:r>
      <w:r w:rsidRPr="00B5239E">
        <w:t xml:space="preserve"> that it matches, so different repetitions of the </w:t>
      </w:r>
      <w:r w:rsidRPr="00B5239E">
        <w:rPr>
          <w:rStyle w:val="bnf"/>
        </w:rPr>
        <w:t>Atom</w:t>
      </w:r>
      <w:r w:rsidRPr="00B5239E">
        <w:t xml:space="preserve"> can match different input substrings.</w:t>
      </w:r>
    </w:p>
    <w:p w14:paraId="2B3A122D" w14:textId="77777777" w:rsidR="004C02EF" w:rsidRPr="00E67BE8" w:rsidRDefault="004C02EF" w:rsidP="004C02EF">
      <w:pPr>
        <w:pStyle w:val="Note"/>
      </w:pPr>
      <w:r>
        <w:t>NOTE 2</w:t>
      </w:r>
      <w:r>
        <w:tab/>
      </w:r>
      <w:r w:rsidRPr="00E67BE8">
        <w:t xml:space="preserve">If the </w:t>
      </w:r>
      <w:r w:rsidRPr="00E67BE8">
        <w:rPr>
          <w:rStyle w:val="bnf"/>
        </w:rPr>
        <w:t>Atom</w:t>
      </w:r>
      <w:r w:rsidRPr="00E67BE8">
        <w:t xml:space="preserve"> and the sequel of the regular expression all have choice points, the </w:t>
      </w:r>
      <w:r w:rsidRPr="00E67BE8">
        <w:rPr>
          <w:rStyle w:val="bnf"/>
        </w:rPr>
        <w:t>Atom</w:t>
      </w:r>
      <w:r w:rsidRPr="00E67BE8">
        <w:t xml:space="preserve"> is first matched as many (or as few, if non-greedy) times as possible. All choices in the sequel are tried before moving on to the next choice in the last repetition of </w:t>
      </w:r>
      <w:r w:rsidRPr="00E67BE8">
        <w:rPr>
          <w:rStyle w:val="bnf"/>
        </w:rPr>
        <w:t>Atom</w:t>
      </w:r>
      <w:r w:rsidRPr="00E67BE8">
        <w:t>. All choices in the last (n</w:t>
      </w:r>
      <w:r w:rsidRPr="00E67BE8">
        <w:rPr>
          <w:vertAlign w:val="superscript"/>
        </w:rPr>
        <w:t>th</w:t>
      </w:r>
      <w:r w:rsidRPr="00E67BE8">
        <w:t xml:space="preserve">) repetition of </w:t>
      </w:r>
      <w:r w:rsidRPr="00E67BE8">
        <w:rPr>
          <w:rStyle w:val="bnf"/>
        </w:rPr>
        <w:t>Atom</w:t>
      </w:r>
      <w:r w:rsidRPr="00E67BE8">
        <w:t xml:space="preserve"> are tried before moving on to the next choice in the next-to-last (n–1)</w:t>
      </w:r>
      <w:r w:rsidRPr="00E67BE8">
        <w:rPr>
          <w:vertAlign w:val="superscript"/>
        </w:rPr>
        <w:t>st</w:t>
      </w:r>
      <w:r w:rsidRPr="00E67BE8">
        <w:t xml:space="preserve"> repetition of </w:t>
      </w:r>
      <w:r w:rsidRPr="00E67BE8">
        <w:rPr>
          <w:rStyle w:val="bnf"/>
        </w:rPr>
        <w:t>Atom</w:t>
      </w:r>
      <w:r w:rsidRPr="00E67BE8">
        <w:t xml:space="preserve">; at which point it may turn out that more or fewer repetitions of </w:t>
      </w:r>
      <w:r w:rsidRPr="00E67BE8">
        <w:rPr>
          <w:rStyle w:val="bnf"/>
        </w:rPr>
        <w:t>Atom</w:t>
      </w:r>
      <w:r w:rsidRPr="00E67BE8">
        <w:t xml:space="preserve"> are now possible; these are exhausted (again, starting with either as few or as many as possible) before moving on to the next choice in the (n-1)</w:t>
      </w:r>
      <w:r w:rsidRPr="00E67BE8">
        <w:rPr>
          <w:vertAlign w:val="superscript"/>
        </w:rPr>
        <w:t>st</w:t>
      </w:r>
      <w:r w:rsidRPr="00E67BE8">
        <w:t xml:space="preserve"> repetition of </w:t>
      </w:r>
      <w:r w:rsidRPr="00E67BE8">
        <w:rPr>
          <w:rStyle w:val="bnf"/>
        </w:rPr>
        <w:t>Atom</w:t>
      </w:r>
      <w:r w:rsidRPr="00E67BE8">
        <w:t xml:space="preserve"> and so on.</w:t>
      </w:r>
    </w:p>
    <w:p w14:paraId="6DD7FFA4" w14:textId="77777777" w:rsidR="004C02EF" w:rsidRPr="00E67BE8" w:rsidRDefault="004C02EF" w:rsidP="004C02EF">
      <w:pPr>
        <w:pStyle w:val="Note"/>
        <w:spacing w:after="60"/>
      </w:pPr>
      <w:r w:rsidRPr="00E67BE8">
        <w:t>Compare</w:t>
      </w:r>
    </w:p>
    <w:p w14:paraId="127738BB" w14:textId="77777777" w:rsidR="004C02EF" w:rsidRPr="00E67BE8" w:rsidRDefault="004C02EF" w:rsidP="004C02EF">
      <w:pPr>
        <w:pStyle w:val="CodeSample4"/>
        <w:spacing w:after="60"/>
        <w:ind w:left="2059"/>
        <w:rPr>
          <w:sz w:val="18"/>
        </w:rPr>
      </w:pPr>
      <w:r w:rsidRPr="00E67BE8">
        <w:rPr>
          <w:sz w:val="18"/>
        </w:rPr>
        <w:t>/a[a-z]{2,4}/.exec("abcdefghi")</w:t>
      </w:r>
    </w:p>
    <w:p w14:paraId="02C8250B" w14:textId="77777777" w:rsidR="004C02EF" w:rsidRPr="00E67BE8" w:rsidRDefault="004C02EF" w:rsidP="004C02EF">
      <w:pPr>
        <w:pStyle w:val="Note"/>
        <w:spacing w:after="60"/>
      </w:pPr>
      <w:r w:rsidRPr="00E67BE8">
        <w:t xml:space="preserve">which returns </w:t>
      </w:r>
      <w:r w:rsidRPr="00E67BE8">
        <w:rPr>
          <w:rFonts w:ascii="Courier New" w:hAnsi="Courier New"/>
          <w:b/>
        </w:rPr>
        <w:t>"abcde"</w:t>
      </w:r>
      <w:r w:rsidRPr="00E67BE8">
        <w:t xml:space="preserve"> with</w:t>
      </w:r>
    </w:p>
    <w:p w14:paraId="5341D8EF" w14:textId="77777777" w:rsidR="004C02EF" w:rsidRPr="00E67BE8" w:rsidRDefault="004C02EF" w:rsidP="004C02EF">
      <w:pPr>
        <w:pStyle w:val="CodeSample4"/>
        <w:spacing w:after="60"/>
        <w:ind w:left="2059"/>
        <w:rPr>
          <w:sz w:val="18"/>
        </w:rPr>
      </w:pPr>
      <w:r w:rsidRPr="00E67BE8">
        <w:rPr>
          <w:sz w:val="18"/>
        </w:rPr>
        <w:t>/a[a-z]{2,4}?/.exec("abcdefghi")</w:t>
      </w:r>
    </w:p>
    <w:p w14:paraId="202C1CAC" w14:textId="77777777" w:rsidR="004C02EF" w:rsidRPr="00E67BE8" w:rsidRDefault="004C02EF" w:rsidP="004C02EF">
      <w:pPr>
        <w:pStyle w:val="Note"/>
      </w:pPr>
      <w:r w:rsidRPr="00E67BE8">
        <w:t xml:space="preserve">which returns </w:t>
      </w:r>
      <w:r w:rsidRPr="00E67BE8">
        <w:rPr>
          <w:rFonts w:ascii="Courier New" w:hAnsi="Courier New"/>
          <w:b/>
        </w:rPr>
        <w:t>"abc"</w:t>
      </w:r>
      <w:r w:rsidRPr="00E67BE8">
        <w:t>.</w:t>
      </w:r>
    </w:p>
    <w:p w14:paraId="5754C6C7" w14:textId="77777777" w:rsidR="004C02EF" w:rsidRPr="00E67BE8" w:rsidRDefault="004C02EF" w:rsidP="004C02EF">
      <w:pPr>
        <w:pStyle w:val="Note"/>
        <w:spacing w:after="60"/>
      </w:pPr>
      <w:r w:rsidRPr="00E67BE8">
        <w:t>Consider also</w:t>
      </w:r>
    </w:p>
    <w:p w14:paraId="6A5AA764" w14:textId="77777777" w:rsidR="004C02EF" w:rsidRPr="00E67BE8" w:rsidRDefault="004C02EF" w:rsidP="004C02EF">
      <w:pPr>
        <w:pStyle w:val="CodeSample4"/>
        <w:spacing w:after="60"/>
        <w:ind w:left="2059"/>
        <w:rPr>
          <w:sz w:val="18"/>
        </w:rPr>
      </w:pPr>
      <w:r w:rsidRPr="00E67BE8">
        <w:rPr>
          <w:sz w:val="18"/>
        </w:rPr>
        <w:t>/(aa|aabaac|ba|b|c)*/.exec("aabaac")</w:t>
      </w:r>
    </w:p>
    <w:p w14:paraId="32D4A522" w14:textId="77777777" w:rsidR="004C02EF" w:rsidRPr="00E67BE8" w:rsidRDefault="004C02EF" w:rsidP="004C02EF">
      <w:pPr>
        <w:pStyle w:val="Note"/>
        <w:spacing w:after="60"/>
      </w:pPr>
      <w:r w:rsidRPr="00E67BE8">
        <w:t>which, by the choice point ordering above, returns the array</w:t>
      </w:r>
    </w:p>
    <w:p w14:paraId="22CFE238" w14:textId="77777777" w:rsidR="004C02EF" w:rsidRPr="00E67BE8" w:rsidRDefault="004C02EF" w:rsidP="004C02EF">
      <w:pPr>
        <w:pStyle w:val="CodeSample4"/>
        <w:spacing w:after="60"/>
        <w:ind w:left="2059"/>
        <w:rPr>
          <w:sz w:val="18"/>
        </w:rPr>
      </w:pPr>
      <w:r w:rsidRPr="00E67BE8">
        <w:rPr>
          <w:sz w:val="18"/>
        </w:rPr>
        <w:t>["aaba", "ba"]</w:t>
      </w:r>
    </w:p>
    <w:p w14:paraId="1C264228" w14:textId="77777777" w:rsidR="004C02EF" w:rsidRPr="00E67BE8" w:rsidRDefault="004C02EF" w:rsidP="004C02EF">
      <w:pPr>
        <w:pStyle w:val="Note"/>
        <w:spacing w:after="60"/>
      </w:pPr>
      <w:r w:rsidRPr="00E67BE8">
        <w:t>and not any of:</w:t>
      </w:r>
    </w:p>
    <w:p w14:paraId="02C4BAC6" w14:textId="77777777" w:rsidR="004C02EF" w:rsidRPr="00E67BE8" w:rsidRDefault="004C02EF" w:rsidP="004C02EF">
      <w:pPr>
        <w:pStyle w:val="CodeSample4"/>
        <w:spacing w:after="60"/>
        <w:ind w:left="2059"/>
        <w:contextualSpacing/>
        <w:rPr>
          <w:sz w:val="18"/>
        </w:rPr>
      </w:pPr>
      <w:r w:rsidRPr="00E67BE8">
        <w:rPr>
          <w:sz w:val="18"/>
        </w:rPr>
        <w:t>["aabaac", "aabaac"]</w:t>
      </w:r>
    </w:p>
    <w:p w14:paraId="503DE0EC" w14:textId="77777777" w:rsidR="004C02EF" w:rsidRPr="00E67BE8" w:rsidRDefault="004C02EF" w:rsidP="004C02EF">
      <w:pPr>
        <w:pStyle w:val="CodeSample4"/>
        <w:spacing w:after="60"/>
        <w:ind w:left="2059"/>
        <w:rPr>
          <w:sz w:val="18"/>
        </w:rPr>
      </w:pPr>
      <w:r w:rsidRPr="00E67BE8">
        <w:rPr>
          <w:sz w:val="18"/>
        </w:rPr>
        <w:t>["aabaac", "c"]</w:t>
      </w:r>
    </w:p>
    <w:p w14:paraId="70EA90E8" w14:textId="77777777" w:rsidR="004C02EF" w:rsidRPr="00E67BE8" w:rsidRDefault="004C02EF" w:rsidP="004C02EF">
      <w:pPr>
        <w:pStyle w:val="Note"/>
        <w:spacing w:after="60"/>
      </w:pPr>
      <w:r w:rsidRPr="00E67BE8">
        <w:t>The above ordering of choice points can be used to write a regular expression that calculates the greatest common divisor of two numbers (represented in unary notation). The following example calculates the gcd of 10 and 15:</w:t>
      </w:r>
    </w:p>
    <w:p w14:paraId="71C5F696" w14:textId="77777777" w:rsidR="004C02EF" w:rsidRPr="00E67BE8" w:rsidRDefault="004C02EF" w:rsidP="004C02EF">
      <w:pPr>
        <w:pStyle w:val="CodeSample4"/>
        <w:spacing w:after="60"/>
        <w:ind w:left="2059"/>
        <w:rPr>
          <w:sz w:val="18"/>
        </w:rPr>
      </w:pPr>
      <w:r w:rsidRPr="00E67BE8">
        <w:rPr>
          <w:sz w:val="18"/>
        </w:rPr>
        <w:t>"aaaaaaaaaa,aaaaaaaaaaaaaaa".replace(/^(a+)\1*,\1+$/,"$1")</w:t>
      </w:r>
    </w:p>
    <w:p w14:paraId="5291BE52" w14:textId="77777777" w:rsidR="004C02EF" w:rsidRPr="00E67BE8" w:rsidRDefault="004C02EF" w:rsidP="004C02EF">
      <w:pPr>
        <w:rPr>
          <w:sz w:val="18"/>
        </w:rPr>
      </w:pPr>
      <w:r w:rsidRPr="00E67BE8">
        <w:rPr>
          <w:sz w:val="18"/>
        </w:rPr>
        <w:t xml:space="preserve">which returns the gcd in unary notation </w:t>
      </w:r>
      <w:r w:rsidRPr="00E67BE8">
        <w:rPr>
          <w:rFonts w:ascii="Courier New" w:hAnsi="Courier New"/>
          <w:b/>
          <w:sz w:val="18"/>
        </w:rPr>
        <w:t>"aaaaa"</w:t>
      </w:r>
      <w:r w:rsidRPr="00E67BE8">
        <w:rPr>
          <w:sz w:val="18"/>
        </w:rPr>
        <w:t>.</w:t>
      </w:r>
    </w:p>
    <w:p w14:paraId="3C3F23EF" w14:textId="77777777" w:rsidR="004C02EF" w:rsidRPr="00E67BE8" w:rsidRDefault="004C02EF" w:rsidP="004C02EF">
      <w:pPr>
        <w:pStyle w:val="Note"/>
        <w:spacing w:after="60"/>
      </w:pPr>
      <w:r>
        <w:t>NOTE 3</w:t>
      </w:r>
      <w:r>
        <w:tab/>
      </w:r>
      <w:r w:rsidRPr="00E67BE8">
        <w:t xml:space="preserve">Step 4 of the RepeatMatcher clears </w:t>
      </w:r>
      <w:r w:rsidRPr="00E67BE8">
        <w:rPr>
          <w:rStyle w:val="bnf"/>
        </w:rPr>
        <w:t>Atom's</w:t>
      </w:r>
      <w:r w:rsidRPr="00E67BE8">
        <w:t xml:space="preserve"> captures each time </w:t>
      </w:r>
      <w:r w:rsidRPr="00E67BE8">
        <w:rPr>
          <w:rStyle w:val="bnf"/>
        </w:rPr>
        <w:t>Atom</w:t>
      </w:r>
      <w:r w:rsidRPr="00E67BE8">
        <w:t xml:space="preserve"> is repeated. We can see its behaviour in the regular expression</w:t>
      </w:r>
    </w:p>
    <w:p w14:paraId="5D5260FD" w14:textId="77777777" w:rsidR="004C02EF" w:rsidRPr="00E67BE8" w:rsidRDefault="004C02EF" w:rsidP="004C02EF">
      <w:pPr>
        <w:pStyle w:val="CodeSample4"/>
        <w:spacing w:after="60"/>
        <w:ind w:left="2059"/>
        <w:rPr>
          <w:sz w:val="18"/>
        </w:rPr>
      </w:pPr>
      <w:r w:rsidRPr="00E67BE8">
        <w:rPr>
          <w:sz w:val="18"/>
        </w:rPr>
        <w:t>/(z)((a+)?(b+)?(c))*/.exec("zaacbbbcac")</w:t>
      </w:r>
    </w:p>
    <w:p w14:paraId="3C5FA998" w14:textId="77777777" w:rsidR="004C02EF" w:rsidRPr="00E67BE8" w:rsidRDefault="004C02EF" w:rsidP="004C02EF">
      <w:pPr>
        <w:pStyle w:val="Note"/>
        <w:spacing w:after="60"/>
      </w:pPr>
      <w:r w:rsidRPr="00E67BE8">
        <w:t>which returns the array</w:t>
      </w:r>
    </w:p>
    <w:p w14:paraId="3CFA0456" w14:textId="77777777" w:rsidR="004C02EF" w:rsidRPr="00E67BE8" w:rsidRDefault="004C02EF" w:rsidP="004C02EF">
      <w:pPr>
        <w:pStyle w:val="CodeSample4"/>
        <w:spacing w:after="60"/>
        <w:ind w:left="2059"/>
        <w:rPr>
          <w:sz w:val="18"/>
        </w:rPr>
      </w:pPr>
      <w:r w:rsidRPr="00E67BE8">
        <w:rPr>
          <w:sz w:val="18"/>
        </w:rPr>
        <w:t>["zaacbbbcac", "z", "ac", "a", undefined, "c"]</w:t>
      </w:r>
    </w:p>
    <w:p w14:paraId="5E852218" w14:textId="77777777" w:rsidR="004C02EF" w:rsidRPr="00E67BE8" w:rsidRDefault="004C02EF" w:rsidP="004C02EF">
      <w:pPr>
        <w:pStyle w:val="Note"/>
        <w:spacing w:after="60"/>
      </w:pPr>
      <w:r w:rsidRPr="00E67BE8">
        <w:t>and not</w:t>
      </w:r>
    </w:p>
    <w:p w14:paraId="3479DE2B" w14:textId="77777777" w:rsidR="004C02EF" w:rsidRPr="00E67BE8" w:rsidRDefault="004C02EF" w:rsidP="004C02EF">
      <w:pPr>
        <w:pStyle w:val="CodeSample4"/>
        <w:spacing w:after="60"/>
        <w:ind w:left="2059"/>
        <w:rPr>
          <w:sz w:val="18"/>
        </w:rPr>
      </w:pPr>
      <w:r w:rsidRPr="00E67BE8">
        <w:rPr>
          <w:sz w:val="18"/>
        </w:rPr>
        <w:t>["zaacbbbcac", "z", "ac", "a", "bbb", "c"]</w:t>
      </w:r>
    </w:p>
    <w:p w14:paraId="424CDD3B" w14:textId="77777777" w:rsidR="004C02EF" w:rsidRPr="00E67BE8" w:rsidRDefault="004C02EF" w:rsidP="004C02EF">
      <w:pPr>
        <w:rPr>
          <w:sz w:val="18"/>
        </w:rPr>
      </w:pPr>
      <w:r w:rsidRPr="00E67BE8">
        <w:rPr>
          <w:sz w:val="18"/>
        </w:rPr>
        <w:t xml:space="preserve">because each iteration of the outermost </w:t>
      </w:r>
      <w:r w:rsidRPr="00E67BE8">
        <w:rPr>
          <w:rFonts w:ascii="Courier New" w:hAnsi="Courier New"/>
          <w:b/>
          <w:sz w:val="18"/>
        </w:rPr>
        <w:t>*</w:t>
      </w:r>
      <w:r w:rsidRPr="00E67BE8">
        <w:rPr>
          <w:sz w:val="18"/>
        </w:rPr>
        <w:t xml:space="preserve"> clears all captured </w:t>
      </w:r>
      <w:r>
        <w:rPr>
          <w:sz w:val="18"/>
        </w:rPr>
        <w:t>Strings</w:t>
      </w:r>
      <w:r w:rsidRPr="00E67BE8">
        <w:rPr>
          <w:sz w:val="18"/>
        </w:rPr>
        <w:t xml:space="preserve"> contained in the quantified </w:t>
      </w:r>
      <w:r w:rsidRPr="00E67BE8">
        <w:rPr>
          <w:rStyle w:val="bnf"/>
        </w:rPr>
        <w:t>Atom</w:t>
      </w:r>
      <w:r w:rsidRPr="00E67BE8">
        <w:rPr>
          <w:sz w:val="18"/>
        </w:rPr>
        <w:t xml:space="preserve">, which in this case includes capture </w:t>
      </w:r>
      <w:r>
        <w:rPr>
          <w:sz w:val="18"/>
        </w:rPr>
        <w:t>Strings</w:t>
      </w:r>
      <w:r w:rsidRPr="00E67BE8">
        <w:rPr>
          <w:sz w:val="18"/>
        </w:rPr>
        <w:t xml:space="preserve"> numbered 2, 3, </w:t>
      </w:r>
      <w:r>
        <w:rPr>
          <w:sz w:val="18"/>
        </w:rPr>
        <w:t xml:space="preserve">4, </w:t>
      </w:r>
      <w:r w:rsidRPr="00E67BE8">
        <w:rPr>
          <w:sz w:val="18"/>
        </w:rPr>
        <w:t xml:space="preserve">and </w:t>
      </w:r>
      <w:r>
        <w:rPr>
          <w:sz w:val="18"/>
        </w:rPr>
        <w:t>5</w:t>
      </w:r>
      <w:r w:rsidRPr="00E67BE8">
        <w:rPr>
          <w:sz w:val="18"/>
        </w:rPr>
        <w:t>.</w:t>
      </w:r>
    </w:p>
    <w:p w14:paraId="19CFF076" w14:textId="77777777" w:rsidR="004C02EF" w:rsidRPr="00E67BE8" w:rsidRDefault="004C02EF" w:rsidP="004C02EF">
      <w:pPr>
        <w:pStyle w:val="Note"/>
        <w:spacing w:after="60"/>
      </w:pPr>
      <w:r>
        <w:t>NOTE 4</w:t>
      </w:r>
      <w:r>
        <w:tab/>
      </w:r>
      <w:r w:rsidRPr="00E67BE8">
        <w:t xml:space="preserve">Step 1 of the RepeatMatcher's </w:t>
      </w:r>
      <w:r w:rsidRPr="00895113">
        <w:rPr>
          <w:rFonts w:ascii="Times New Roman" w:hAnsi="Times New Roman"/>
          <w:i/>
        </w:rPr>
        <w:t>d</w:t>
      </w:r>
      <w:r w:rsidRPr="00E67BE8">
        <w:t xml:space="preserve"> closure states that, once the minimum number of repetitions has been satisfied, any more expansions of </w:t>
      </w:r>
      <w:r w:rsidRPr="00E67BE8">
        <w:rPr>
          <w:rStyle w:val="bnf"/>
        </w:rPr>
        <w:t>Atom</w:t>
      </w:r>
      <w:r w:rsidRPr="00E67BE8">
        <w:t xml:space="preserve"> that match the empty </w:t>
      </w:r>
      <w:r>
        <w:t>String</w:t>
      </w:r>
      <w:r w:rsidRPr="00E67BE8">
        <w:t xml:space="preserve"> are not considered for further repetitions. This prevents the regular expression engine from falling into an infinite loop on patterns such as:</w:t>
      </w:r>
    </w:p>
    <w:p w14:paraId="5948920B" w14:textId="77777777" w:rsidR="004C02EF" w:rsidRPr="00E67BE8" w:rsidRDefault="004C02EF" w:rsidP="004C02EF">
      <w:pPr>
        <w:pStyle w:val="CodeSample4"/>
        <w:spacing w:after="60"/>
        <w:ind w:left="2059"/>
        <w:rPr>
          <w:sz w:val="18"/>
        </w:rPr>
      </w:pPr>
      <w:r w:rsidRPr="00E67BE8">
        <w:rPr>
          <w:sz w:val="18"/>
        </w:rPr>
        <w:t>/(a*)*/.exec("b")</w:t>
      </w:r>
    </w:p>
    <w:p w14:paraId="50178C28" w14:textId="77777777" w:rsidR="004C02EF" w:rsidRPr="00E67BE8" w:rsidRDefault="004C02EF" w:rsidP="004C02EF">
      <w:pPr>
        <w:pStyle w:val="Note"/>
        <w:spacing w:after="60"/>
      </w:pPr>
      <w:r w:rsidRPr="00E67BE8">
        <w:t>or the slightly more complicated:</w:t>
      </w:r>
    </w:p>
    <w:p w14:paraId="3268C468" w14:textId="77777777" w:rsidR="004C02EF" w:rsidRPr="00E67BE8" w:rsidRDefault="004C02EF" w:rsidP="004C02EF">
      <w:pPr>
        <w:pStyle w:val="CodeSample4"/>
        <w:spacing w:after="60"/>
        <w:ind w:left="2059"/>
        <w:rPr>
          <w:sz w:val="18"/>
        </w:rPr>
      </w:pPr>
      <w:r w:rsidRPr="00E67BE8">
        <w:rPr>
          <w:sz w:val="18"/>
        </w:rPr>
        <w:t>/(a*)b\1+/.exec("baaaac")</w:t>
      </w:r>
    </w:p>
    <w:p w14:paraId="78439681" w14:textId="77777777" w:rsidR="004C02EF" w:rsidRPr="00E67BE8" w:rsidRDefault="004C02EF" w:rsidP="004C02EF">
      <w:pPr>
        <w:pStyle w:val="Note"/>
        <w:spacing w:after="60"/>
      </w:pPr>
      <w:r w:rsidRPr="00E67BE8">
        <w:t>which returns the array</w:t>
      </w:r>
    </w:p>
    <w:p w14:paraId="53F1D311" w14:textId="77777777" w:rsidR="004C02EF" w:rsidRPr="00E67BE8" w:rsidRDefault="004C02EF" w:rsidP="004C02EF">
      <w:pPr>
        <w:pStyle w:val="CodeSample4"/>
        <w:ind w:left="2058" w:hanging="357"/>
        <w:rPr>
          <w:sz w:val="18"/>
        </w:rPr>
      </w:pPr>
      <w:r w:rsidRPr="00E67BE8">
        <w:rPr>
          <w:sz w:val="18"/>
        </w:rPr>
        <w:t>["b", ""]</w:t>
      </w:r>
    </w:p>
    <w:p w14:paraId="7F3B04EB" w14:textId="77777777" w:rsidR="004C02EF" w:rsidRDefault="004C02EF" w:rsidP="004C02EF">
      <w:pPr>
        <w:pStyle w:val="40"/>
        <w:numPr>
          <w:ilvl w:val="0"/>
          <w:numId w:val="0"/>
        </w:numPr>
      </w:pPr>
      <w:r>
        <w:t>15.10.2.6</w:t>
      </w:r>
      <w:r>
        <w:tab/>
        <w:t>Assertion</w:t>
      </w:r>
    </w:p>
    <w:p w14:paraId="1638B218" w14:textId="77777777" w:rsidR="004C02EF" w:rsidRDefault="004C02EF" w:rsidP="004C02EF">
      <w:r>
        <w:t xml:space="preserve">The production </w:t>
      </w:r>
      <w:r w:rsidRPr="00E67BE8">
        <w:rPr>
          <w:rFonts w:ascii="Times New Roman" w:hAnsi="Times New Roman"/>
          <w:i/>
        </w:rPr>
        <w:t>Assertion</w:t>
      </w:r>
      <w:r>
        <w:t xml:space="preserve"> </w:t>
      </w:r>
      <w:r>
        <w:rPr>
          <w:b/>
        </w:rPr>
        <w:t xml:space="preserve">:: </w:t>
      </w:r>
      <w:r>
        <w:rPr>
          <w:rFonts w:ascii="Courier New" w:hAnsi="Courier New"/>
          <w:b/>
        </w:rPr>
        <w:t>^</w:t>
      </w:r>
      <w:r>
        <w:t xml:space="preserve"> evaluates by returning an internal AssertionTester closure that takes a State argument </w:t>
      </w:r>
      <w:r w:rsidRPr="00E67BE8">
        <w:rPr>
          <w:rFonts w:ascii="Times New Roman" w:hAnsi="Times New Roman"/>
          <w:i/>
        </w:rPr>
        <w:t>x</w:t>
      </w:r>
      <w:r>
        <w:t xml:space="preserve"> and performs the following:</w:t>
      </w:r>
    </w:p>
    <w:p w14:paraId="18150CFA" w14:textId="77777777" w:rsidR="004C02EF" w:rsidRPr="00B5239E" w:rsidRDefault="004C02EF" w:rsidP="004C02EF">
      <w:pPr>
        <w:pStyle w:val="Alg4"/>
        <w:numPr>
          <w:ilvl w:val="0"/>
          <w:numId w:val="297"/>
        </w:numPr>
      </w:pPr>
      <w:r w:rsidRPr="00B5239E">
        <w:t xml:space="preserve">Let </w:t>
      </w:r>
      <w:r w:rsidRPr="00E67BE8">
        <w:rPr>
          <w:i/>
        </w:rPr>
        <w:t>e</w:t>
      </w:r>
      <w:r w:rsidRPr="00B5239E">
        <w:t xml:space="preserve"> be </w:t>
      </w:r>
      <w:r w:rsidRPr="00E67BE8">
        <w:rPr>
          <w:i/>
        </w:rPr>
        <w:t>x</w:t>
      </w:r>
      <w:r w:rsidRPr="00B5239E">
        <w:t xml:space="preserve">'s </w:t>
      </w:r>
      <w:r w:rsidRPr="00E67BE8">
        <w:rPr>
          <w:i/>
        </w:rPr>
        <w:t>endIndex</w:t>
      </w:r>
      <w:r w:rsidRPr="00B5239E">
        <w:t>.</w:t>
      </w:r>
    </w:p>
    <w:p w14:paraId="7A9F8685" w14:textId="77777777" w:rsidR="004C02EF" w:rsidRPr="00B5239E" w:rsidRDefault="004C02EF" w:rsidP="004C02EF">
      <w:pPr>
        <w:pStyle w:val="Alg4"/>
        <w:numPr>
          <w:ilvl w:val="0"/>
          <w:numId w:val="297"/>
        </w:numPr>
      </w:pPr>
      <w:r w:rsidRPr="00B5239E">
        <w:t xml:space="preserve">If </w:t>
      </w:r>
      <w:r w:rsidRPr="00E67BE8">
        <w:rPr>
          <w:i/>
        </w:rPr>
        <w:t>e</w:t>
      </w:r>
      <w:r w:rsidRPr="00B5239E">
        <w:t xml:space="preserve"> is zero, return </w:t>
      </w:r>
      <w:r w:rsidRPr="00B5239E">
        <w:rPr>
          <w:b/>
        </w:rPr>
        <w:t>true</w:t>
      </w:r>
      <w:r w:rsidRPr="00B5239E">
        <w:t>.</w:t>
      </w:r>
    </w:p>
    <w:p w14:paraId="54F882E4" w14:textId="77777777" w:rsidR="004C02EF" w:rsidRPr="00B5239E" w:rsidRDefault="004C02EF" w:rsidP="004C02EF">
      <w:pPr>
        <w:pStyle w:val="Alg4"/>
        <w:numPr>
          <w:ilvl w:val="0"/>
          <w:numId w:val="297"/>
        </w:numPr>
      </w:pPr>
      <w:r w:rsidRPr="00B5239E">
        <w:t xml:space="preserve">If </w:t>
      </w:r>
      <w:r w:rsidRPr="00E67BE8">
        <w:rPr>
          <w:i/>
        </w:rPr>
        <w:t>Multiline</w:t>
      </w:r>
      <w:r w:rsidRPr="00B5239E">
        <w:t xml:space="preserve"> is </w:t>
      </w:r>
      <w:r w:rsidRPr="00B5239E">
        <w:rPr>
          <w:b/>
        </w:rPr>
        <w:t>false</w:t>
      </w:r>
      <w:r w:rsidRPr="00B5239E">
        <w:t xml:space="preserve">, return </w:t>
      </w:r>
      <w:r w:rsidRPr="00B5239E">
        <w:rPr>
          <w:b/>
        </w:rPr>
        <w:t>false</w:t>
      </w:r>
      <w:r w:rsidRPr="00B5239E">
        <w:t>.</w:t>
      </w:r>
    </w:p>
    <w:p w14:paraId="5CC2584B" w14:textId="77777777" w:rsidR="004C02EF" w:rsidRPr="00B5239E" w:rsidRDefault="004C02EF" w:rsidP="004C02EF">
      <w:pPr>
        <w:pStyle w:val="Alg4"/>
        <w:numPr>
          <w:ilvl w:val="0"/>
          <w:numId w:val="297"/>
        </w:numPr>
      </w:pPr>
      <w:r w:rsidRPr="00B5239E">
        <w:t xml:space="preserve">If the character </w:t>
      </w:r>
      <w:r w:rsidRPr="00E67BE8">
        <w:rPr>
          <w:i/>
        </w:rPr>
        <w:t>Input</w:t>
      </w:r>
      <w:r w:rsidRPr="00B5239E">
        <w:t>[</w:t>
      </w:r>
      <w:r w:rsidRPr="00E67BE8">
        <w:rPr>
          <w:i/>
        </w:rPr>
        <w:t>e</w:t>
      </w:r>
      <w:r w:rsidRPr="00B5239E">
        <w:t xml:space="preserve">–1] is one of </w:t>
      </w:r>
      <w:r w:rsidRPr="00E67BE8">
        <w:rPr>
          <w:i/>
        </w:rPr>
        <w:t>LineTerminator</w:t>
      </w:r>
      <w:r w:rsidRPr="00B5239E">
        <w:t xml:space="preserve">, return </w:t>
      </w:r>
      <w:r w:rsidRPr="00B5239E">
        <w:rPr>
          <w:b/>
        </w:rPr>
        <w:t>true</w:t>
      </w:r>
      <w:r w:rsidRPr="00B5239E">
        <w:t>.</w:t>
      </w:r>
    </w:p>
    <w:p w14:paraId="26C20B91" w14:textId="77777777" w:rsidR="004C02EF" w:rsidRPr="00B5239E" w:rsidRDefault="004C02EF" w:rsidP="004C02EF">
      <w:pPr>
        <w:pStyle w:val="Alg4"/>
        <w:numPr>
          <w:ilvl w:val="0"/>
          <w:numId w:val="297"/>
        </w:numPr>
        <w:spacing w:after="220"/>
      </w:pPr>
      <w:r w:rsidRPr="00B5239E">
        <w:t xml:space="preserve">Return </w:t>
      </w:r>
      <w:r w:rsidRPr="00B5239E">
        <w:rPr>
          <w:b/>
        </w:rPr>
        <w:t>false</w:t>
      </w:r>
      <w:r w:rsidRPr="00B5239E">
        <w:t>.</w:t>
      </w:r>
    </w:p>
    <w:p w14:paraId="7D4276BD" w14:textId="77777777" w:rsidR="004C02EF" w:rsidRDefault="004C02EF" w:rsidP="004C02EF">
      <w:r>
        <w:t xml:space="preserve">The production </w:t>
      </w:r>
      <w:r w:rsidRPr="00E67BE8">
        <w:rPr>
          <w:rFonts w:ascii="Times New Roman" w:hAnsi="Times New Roman"/>
          <w:i/>
        </w:rPr>
        <w:t>Assertion</w:t>
      </w:r>
      <w:r>
        <w:t xml:space="preserve"> </w:t>
      </w:r>
      <w:r>
        <w:rPr>
          <w:b/>
        </w:rPr>
        <w:t xml:space="preserve">:: </w:t>
      </w:r>
      <w:r>
        <w:rPr>
          <w:rFonts w:ascii="Courier New" w:hAnsi="Courier New"/>
          <w:b/>
        </w:rPr>
        <w:t>$</w:t>
      </w:r>
      <w:r>
        <w:t xml:space="preserve"> evaluates by returning an internal AssertionTester closure that takes a State argument </w:t>
      </w:r>
      <w:r w:rsidRPr="00E67BE8">
        <w:rPr>
          <w:rFonts w:ascii="Times New Roman" w:hAnsi="Times New Roman"/>
          <w:i/>
        </w:rPr>
        <w:t>x</w:t>
      </w:r>
      <w:r>
        <w:t xml:space="preserve"> and performs the following:</w:t>
      </w:r>
    </w:p>
    <w:p w14:paraId="79D23248" w14:textId="77777777" w:rsidR="004C02EF" w:rsidRPr="00B5239E" w:rsidRDefault="004C02EF" w:rsidP="004C02EF">
      <w:pPr>
        <w:pStyle w:val="Alg4"/>
        <w:numPr>
          <w:ilvl w:val="0"/>
          <w:numId w:val="298"/>
        </w:numPr>
      </w:pPr>
      <w:r w:rsidRPr="00B5239E">
        <w:t xml:space="preserve">Let </w:t>
      </w:r>
      <w:r w:rsidRPr="00E67BE8">
        <w:rPr>
          <w:i/>
        </w:rPr>
        <w:t>e</w:t>
      </w:r>
      <w:r w:rsidRPr="00B5239E">
        <w:t xml:space="preserve"> be </w:t>
      </w:r>
      <w:r w:rsidRPr="00E67BE8">
        <w:rPr>
          <w:i/>
        </w:rPr>
        <w:t>x</w:t>
      </w:r>
      <w:r w:rsidRPr="00B5239E">
        <w:t xml:space="preserve">'s </w:t>
      </w:r>
      <w:r w:rsidRPr="00E67BE8">
        <w:rPr>
          <w:i/>
        </w:rPr>
        <w:t>endIndex</w:t>
      </w:r>
      <w:r w:rsidRPr="00B5239E">
        <w:t>.</w:t>
      </w:r>
    </w:p>
    <w:p w14:paraId="0FDFFDA7" w14:textId="77777777" w:rsidR="004C02EF" w:rsidRPr="00B5239E" w:rsidRDefault="004C02EF" w:rsidP="004C02EF">
      <w:pPr>
        <w:pStyle w:val="Alg4"/>
        <w:numPr>
          <w:ilvl w:val="0"/>
          <w:numId w:val="298"/>
        </w:numPr>
      </w:pPr>
      <w:r w:rsidRPr="00B5239E">
        <w:t xml:space="preserve">If </w:t>
      </w:r>
      <w:r w:rsidRPr="00E67BE8">
        <w:rPr>
          <w:i/>
        </w:rPr>
        <w:t>e</w:t>
      </w:r>
      <w:r w:rsidRPr="00B5239E">
        <w:t xml:space="preserve"> is equal to </w:t>
      </w:r>
      <w:r w:rsidRPr="00E67BE8">
        <w:rPr>
          <w:i/>
        </w:rPr>
        <w:t>InputLength</w:t>
      </w:r>
      <w:r w:rsidRPr="00B5239E">
        <w:t xml:space="preserve">, return </w:t>
      </w:r>
      <w:r w:rsidRPr="00B5239E">
        <w:rPr>
          <w:b/>
        </w:rPr>
        <w:t>true</w:t>
      </w:r>
      <w:r w:rsidRPr="00B5239E">
        <w:t>.</w:t>
      </w:r>
    </w:p>
    <w:p w14:paraId="1F12AF22" w14:textId="77777777" w:rsidR="004C02EF" w:rsidRPr="00B5239E" w:rsidRDefault="004C02EF" w:rsidP="004C02EF">
      <w:pPr>
        <w:pStyle w:val="Alg4"/>
        <w:numPr>
          <w:ilvl w:val="0"/>
          <w:numId w:val="298"/>
        </w:numPr>
      </w:pPr>
      <w:r w:rsidRPr="00B5239E">
        <w:t xml:space="preserve">If </w:t>
      </w:r>
      <w:r w:rsidRPr="00E67BE8">
        <w:rPr>
          <w:i/>
        </w:rPr>
        <w:t>multiline</w:t>
      </w:r>
      <w:r w:rsidRPr="00B5239E">
        <w:t xml:space="preserve"> is </w:t>
      </w:r>
      <w:r w:rsidRPr="00B5239E">
        <w:rPr>
          <w:b/>
        </w:rPr>
        <w:t>false</w:t>
      </w:r>
      <w:r w:rsidRPr="00B5239E">
        <w:t xml:space="preserve">, return </w:t>
      </w:r>
      <w:r w:rsidRPr="00B5239E">
        <w:rPr>
          <w:b/>
        </w:rPr>
        <w:t>false</w:t>
      </w:r>
      <w:r w:rsidRPr="00B5239E">
        <w:t>.</w:t>
      </w:r>
    </w:p>
    <w:p w14:paraId="2AD57F6C" w14:textId="77777777" w:rsidR="004C02EF" w:rsidRPr="00B5239E" w:rsidRDefault="004C02EF" w:rsidP="004C02EF">
      <w:pPr>
        <w:pStyle w:val="Alg4"/>
        <w:numPr>
          <w:ilvl w:val="0"/>
          <w:numId w:val="298"/>
        </w:numPr>
      </w:pPr>
      <w:r w:rsidRPr="00B5239E">
        <w:t xml:space="preserve">If the character </w:t>
      </w:r>
      <w:r w:rsidRPr="00E67BE8">
        <w:rPr>
          <w:i/>
        </w:rPr>
        <w:t>Input</w:t>
      </w:r>
      <w:r w:rsidRPr="00B5239E">
        <w:t>[</w:t>
      </w:r>
      <w:r w:rsidRPr="00E67BE8">
        <w:rPr>
          <w:i/>
        </w:rPr>
        <w:t>e</w:t>
      </w:r>
      <w:r w:rsidRPr="00B5239E">
        <w:t xml:space="preserve">] is one of </w:t>
      </w:r>
      <w:r w:rsidRPr="00E67BE8">
        <w:rPr>
          <w:i/>
        </w:rPr>
        <w:t>LineTerminator</w:t>
      </w:r>
      <w:r w:rsidRPr="00B5239E">
        <w:t xml:space="preserve">, return </w:t>
      </w:r>
      <w:r w:rsidRPr="00B5239E">
        <w:rPr>
          <w:b/>
        </w:rPr>
        <w:t>true</w:t>
      </w:r>
      <w:r w:rsidRPr="00B5239E">
        <w:t>.</w:t>
      </w:r>
    </w:p>
    <w:p w14:paraId="5B86246E" w14:textId="77777777" w:rsidR="004C02EF" w:rsidRPr="00B5239E" w:rsidRDefault="004C02EF" w:rsidP="004C02EF">
      <w:pPr>
        <w:pStyle w:val="Alg4"/>
        <w:numPr>
          <w:ilvl w:val="0"/>
          <w:numId w:val="298"/>
        </w:numPr>
        <w:spacing w:after="220"/>
      </w:pPr>
      <w:r w:rsidRPr="00B5239E">
        <w:t xml:space="preserve">Return </w:t>
      </w:r>
      <w:r w:rsidRPr="00B5239E">
        <w:rPr>
          <w:b/>
        </w:rPr>
        <w:t>false</w:t>
      </w:r>
      <w:r w:rsidRPr="00B5239E">
        <w:t>.</w:t>
      </w:r>
    </w:p>
    <w:p w14:paraId="443073C4" w14:textId="77777777" w:rsidR="004C02EF" w:rsidRDefault="004C02EF" w:rsidP="004C02EF">
      <w:r>
        <w:t xml:space="preserve">The production </w:t>
      </w:r>
      <w:r w:rsidRPr="00E67BE8">
        <w:rPr>
          <w:rFonts w:ascii="Times New Roman" w:hAnsi="Times New Roman"/>
          <w:i/>
        </w:rPr>
        <w:t>Assertion</w:t>
      </w:r>
      <w:r>
        <w:t xml:space="preserve"> </w:t>
      </w:r>
      <w:r>
        <w:rPr>
          <w:b/>
        </w:rPr>
        <w:t xml:space="preserve">:: </w:t>
      </w:r>
      <w:r>
        <w:rPr>
          <w:rFonts w:ascii="Courier New" w:hAnsi="Courier New"/>
          <w:b/>
        </w:rPr>
        <w:t>\ b</w:t>
      </w:r>
      <w:r>
        <w:t xml:space="preserve"> evaluates by returning an internal AssertionTester closure that takes a State argument </w:t>
      </w:r>
      <w:r w:rsidRPr="00E67BE8">
        <w:rPr>
          <w:rFonts w:ascii="Times New Roman" w:hAnsi="Times New Roman"/>
          <w:i/>
        </w:rPr>
        <w:t>x</w:t>
      </w:r>
      <w:r>
        <w:t xml:space="preserve"> and performs the following:</w:t>
      </w:r>
    </w:p>
    <w:p w14:paraId="11D5FDF3" w14:textId="77777777" w:rsidR="004C02EF" w:rsidRPr="00B5239E" w:rsidRDefault="004C02EF" w:rsidP="004C02EF">
      <w:pPr>
        <w:pStyle w:val="Alg4"/>
        <w:numPr>
          <w:ilvl w:val="0"/>
          <w:numId w:val="299"/>
        </w:numPr>
      </w:pPr>
      <w:r w:rsidRPr="00B5239E">
        <w:t xml:space="preserve">Let </w:t>
      </w:r>
      <w:r w:rsidRPr="00E67BE8">
        <w:rPr>
          <w:i/>
        </w:rPr>
        <w:t>e</w:t>
      </w:r>
      <w:r w:rsidRPr="00B5239E">
        <w:t xml:space="preserve"> be </w:t>
      </w:r>
      <w:r w:rsidRPr="00E67BE8">
        <w:rPr>
          <w:i/>
        </w:rPr>
        <w:t>x</w:t>
      </w:r>
      <w:r w:rsidRPr="00B5239E">
        <w:t xml:space="preserve">'s </w:t>
      </w:r>
      <w:r w:rsidRPr="00E67BE8">
        <w:rPr>
          <w:i/>
        </w:rPr>
        <w:t>endIndex</w:t>
      </w:r>
      <w:r w:rsidRPr="00B5239E">
        <w:t>.</w:t>
      </w:r>
    </w:p>
    <w:p w14:paraId="597BFB4A" w14:textId="77777777" w:rsidR="004C02EF" w:rsidRPr="00B5239E" w:rsidRDefault="004C02EF" w:rsidP="004C02EF">
      <w:pPr>
        <w:pStyle w:val="Alg4"/>
        <w:numPr>
          <w:ilvl w:val="0"/>
          <w:numId w:val="299"/>
        </w:numPr>
      </w:pPr>
      <w:r w:rsidRPr="00B5239E">
        <w:t xml:space="preserve">Call </w:t>
      </w:r>
      <w:r w:rsidRPr="00E67BE8">
        <w:rPr>
          <w:i/>
        </w:rPr>
        <w:t>IsWordChar</w:t>
      </w:r>
      <w:r w:rsidRPr="00B5239E">
        <w:t>(</w:t>
      </w:r>
      <w:r w:rsidRPr="00E67BE8">
        <w:rPr>
          <w:i/>
        </w:rPr>
        <w:t>e</w:t>
      </w:r>
      <w:r w:rsidRPr="00B5239E">
        <w:t xml:space="preserve">–1) and let </w:t>
      </w:r>
      <w:r w:rsidRPr="00E67BE8">
        <w:rPr>
          <w:i/>
        </w:rPr>
        <w:t>a</w:t>
      </w:r>
      <w:r w:rsidRPr="00B5239E">
        <w:t xml:space="preserve"> be the </w:t>
      </w:r>
      <w:r>
        <w:t>Boolean</w:t>
      </w:r>
      <w:r w:rsidRPr="00B5239E">
        <w:t xml:space="preserve"> result.</w:t>
      </w:r>
    </w:p>
    <w:p w14:paraId="04641F93" w14:textId="77777777" w:rsidR="004C02EF" w:rsidRPr="00B5239E" w:rsidRDefault="004C02EF" w:rsidP="004C02EF">
      <w:pPr>
        <w:pStyle w:val="Alg4"/>
        <w:numPr>
          <w:ilvl w:val="0"/>
          <w:numId w:val="299"/>
        </w:numPr>
      </w:pPr>
      <w:r w:rsidRPr="00B5239E">
        <w:t xml:space="preserve">Call </w:t>
      </w:r>
      <w:r w:rsidRPr="00E67BE8">
        <w:rPr>
          <w:i/>
        </w:rPr>
        <w:t>IsWordChar</w:t>
      </w:r>
      <w:r w:rsidRPr="00B5239E">
        <w:t>(</w:t>
      </w:r>
      <w:r w:rsidRPr="00E67BE8">
        <w:rPr>
          <w:i/>
        </w:rPr>
        <w:t>e</w:t>
      </w:r>
      <w:r w:rsidRPr="00B5239E">
        <w:t xml:space="preserve">) and let </w:t>
      </w:r>
      <w:r w:rsidRPr="00E67BE8">
        <w:rPr>
          <w:i/>
        </w:rPr>
        <w:t>b</w:t>
      </w:r>
      <w:r w:rsidRPr="00B5239E">
        <w:t xml:space="preserve"> be the </w:t>
      </w:r>
      <w:r>
        <w:t>Boolean</w:t>
      </w:r>
      <w:r w:rsidRPr="00B5239E">
        <w:t xml:space="preserve"> result.</w:t>
      </w:r>
    </w:p>
    <w:p w14:paraId="101C0E24" w14:textId="77777777" w:rsidR="004C02EF" w:rsidRPr="00B5239E" w:rsidRDefault="004C02EF" w:rsidP="004C02EF">
      <w:pPr>
        <w:pStyle w:val="Alg4"/>
        <w:numPr>
          <w:ilvl w:val="0"/>
          <w:numId w:val="299"/>
        </w:numPr>
      </w:pPr>
      <w:r w:rsidRPr="00B5239E">
        <w:t xml:space="preserve">If </w:t>
      </w:r>
      <w:r w:rsidRPr="00E67BE8">
        <w:rPr>
          <w:i/>
        </w:rPr>
        <w:t>a</w:t>
      </w:r>
      <w:r w:rsidRPr="00B5239E">
        <w:t xml:space="preserve"> is </w:t>
      </w:r>
      <w:r w:rsidRPr="00B5239E">
        <w:rPr>
          <w:b/>
        </w:rPr>
        <w:t>true</w:t>
      </w:r>
      <w:r w:rsidRPr="00B5239E">
        <w:t xml:space="preserve"> and </w:t>
      </w:r>
      <w:r w:rsidRPr="00E67BE8">
        <w:rPr>
          <w:i/>
        </w:rPr>
        <w:t>b</w:t>
      </w:r>
      <w:r w:rsidRPr="00B5239E">
        <w:t xml:space="preserve"> is </w:t>
      </w:r>
      <w:r w:rsidRPr="00B5239E">
        <w:rPr>
          <w:b/>
        </w:rPr>
        <w:t>false</w:t>
      </w:r>
      <w:r w:rsidRPr="00B5239E">
        <w:t xml:space="preserve">, return </w:t>
      </w:r>
      <w:r w:rsidRPr="00B5239E">
        <w:rPr>
          <w:b/>
        </w:rPr>
        <w:t>true</w:t>
      </w:r>
      <w:r w:rsidRPr="00B5239E">
        <w:t>.</w:t>
      </w:r>
    </w:p>
    <w:p w14:paraId="1F573659" w14:textId="77777777" w:rsidR="004C02EF" w:rsidRPr="00B5239E" w:rsidRDefault="004C02EF" w:rsidP="004C02EF">
      <w:pPr>
        <w:pStyle w:val="Alg4"/>
        <w:numPr>
          <w:ilvl w:val="0"/>
          <w:numId w:val="299"/>
        </w:numPr>
      </w:pPr>
      <w:r w:rsidRPr="00B5239E">
        <w:t xml:space="preserve">If </w:t>
      </w:r>
      <w:r w:rsidRPr="00E67BE8">
        <w:rPr>
          <w:i/>
        </w:rPr>
        <w:t>a</w:t>
      </w:r>
      <w:r w:rsidRPr="00B5239E">
        <w:t xml:space="preserve"> is </w:t>
      </w:r>
      <w:r w:rsidRPr="00B5239E">
        <w:rPr>
          <w:b/>
        </w:rPr>
        <w:t>false</w:t>
      </w:r>
      <w:r w:rsidRPr="00B5239E">
        <w:t xml:space="preserve"> and </w:t>
      </w:r>
      <w:r w:rsidRPr="00E67BE8">
        <w:rPr>
          <w:i/>
        </w:rPr>
        <w:t>b</w:t>
      </w:r>
      <w:r w:rsidRPr="00B5239E">
        <w:t xml:space="preserve"> is </w:t>
      </w:r>
      <w:r w:rsidRPr="00B5239E">
        <w:rPr>
          <w:b/>
        </w:rPr>
        <w:t>true</w:t>
      </w:r>
      <w:r w:rsidRPr="00B5239E">
        <w:t xml:space="preserve">, return </w:t>
      </w:r>
      <w:r w:rsidRPr="00B5239E">
        <w:rPr>
          <w:b/>
        </w:rPr>
        <w:t>true</w:t>
      </w:r>
      <w:r w:rsidRPr="00B5239E">
        <w:t>.</w:t>
      </w:r>
    </w:p>
    <w:p w14:paraId="6FCCC1CE" w14:textId="77777777" w:rsidR="004C02EF" w:rsidRPr="00B5239E" w:rsidRDefault="004C02EF" w:rsidP="004C02EF">
      <w:pPr>
        <w:pStyle w:val="Alg4"/>
        <w:numPr>
          <w:ilvl w:val="0"/>
          <w:numId w:val="299"/>
        </w:numPr>
        <w:spacing w:after="220"/>
      </w:pPr>
      <w:r w:rsidRPr="00B5239E">
        <w:t xml:space="preserve">Return </w:t>
      </w:r>
      <w:r w:rsidRPr="00B5239E">
        <w:rPr>
          <w:b/>
        </w:rPr>
        <w:t>false</w:t>
      </w:r>
      <w:r w:rsidRPr="00B5239E">
        <w:t>.</w:t>
      </w:r>
    </w:p>
    <w:p w14:paraId="1D33F4FF" w14:textId="77777777" w:rsidR="004C02EF" w:rsidRDefault="004C02EF" w:rsidP="004C02EF">
      <w:r>
        <w:t xml:space="preserve">The production </w:t>
      </w:r>
      <w:r w:rsidRPr="00E67BE8">
        <w:rPr>
          <w:rFonts w:ascii="Times New Roman" w:hAnsi="Times New Roman"/>
          <w:i/>
        </w:rPr>
        <w:t>Assertion</w:t>
      </w:r>
      <w:r>
        <w:t xml:space="preserve"> </w:t>
      </w:r>
      <w:r>
        <w:rPr>
          <w:b/>
        </w:rPr>
        <w:t xml:space="preserve">:: </w:t>
      </w:r>
      <w:r>
        <w:rPr>
          <w:rFonts w:ascii="Courier New" w:hAnsi="Courier New"/>
          <w:b/>
        </w:rPr>
        <w:t>\ B</w:t>
      </w:r>
      <w:r>
        <w:t xml:space="preserve"> evaluates by returning an internal AssertionTester closure that takes a State argument </w:t>
      </w:r>
      <w:r w:rsidRPr="00E67BE8">
        <w:rPr>
          <w:rFonts w:ascii="Times New Roman" w:hAnsi="Times New Roman"/>
          <w:i/>
        </w:rPr>
        <w:t>x</w:t>
      </w:r>
      <w:r>
        <w:t xml:space="preserve"> and performs the following:</w:t>
      </w:r>
    </w:p>
    <w:p w14:paraId="6D4AA989" w14:textId="77777777" w:rsidR="004C02EF" w:rsidRPr="00943D90" w:rsidRDefault="004C02EF" w:rsidP="004C02EF">
      <w:pPr>
        <w:pStyle w:val="Alg4"/>
        <w:numPr>
          <w:ilvl w:val="0"/>
          <w:numId w:val="303"/>
        </w:numPr>
      </w:pPr>
      <w:r w:rsidRPr="00943D90">
        <w:t xml:space="preserve">Let </w:t>
      </w:r>
      <w:r w:rsidRPr="00E67BE8">
        <w:rPr>
          <w:i/>
        </w:rPr>
        <w:t>e</w:t>
      </w:r>
      <w:r w:rsidRPr="00943D90">
        <w:t xml:space="preserve"> be </w:t>
      </w:r>
      <w:r w:rsidRPr="00E67BE8">
        <w:rPr>
          <w:i/>
        </w:rPr>
        <w:t>x</w:t>
      </w:r>
      <w:r w:rsidRPr="00943D90">
        <w:t xml:space="preserve">'s </w:t>
      </w:r>
      <w:r w:rsidRPr="00E67BE8">
        <w:rPr>
          <w:i/>
        </w:rPr>
        <w:t>endIndex</w:t>
      </w:r>
      <w:r w:rsidRPr="00943D90">
        <w:t>.</w:t>
      </w:r>
    </w:p>
    <w:p w14:paraId="6456D0DF" w14:textId="77777777" w:rsidR="004C02EF" w:rsidRPr="00943D90" w:rsidRDefault="004C02EF" w:rsidP="004C02EF">
      <w:pPr>
        <w:pStyle w:val="Alg4"/>
        <w:numPr>
          <w:ilvl w:val="0"/>
          <w:numId w:val="303"/>
        </w:numPr>
      </w:pPr>
      <w:r w:rsidRPr="00943D90">
        <w:t xml:space="preserve">Call </w:t>
      </w:r>
      <w:r w:rsidRPr="00E67BE8">
        <w:rPr>
          <w:i/>
        </w:rPr>
        <w:t>IsWordChar</w:t>
      </w:r>
      <w:r w:rsidRPr="00943D90">
        <w:t>(</w:t>
      </w:r>
      <w:r w:rsidRPr="00E67BE8">
        <w:rPr>
          <w:i/>
        </w:rPr>
        <w:t>e</w:t>
      </w:r>
      <w:r w:rsidRPr="00943D90">
        <w:t xml:space="preserve">–1) and let </w:t>
      </w:r>
      <w:r w:rsidRPr="00E67BE8">
        <w:rPr>
          <w:i/>
        </w:rPr>
        <w:t>a</w:t>
      </w:r>
      <w:r w:rsidRPr="00943D90">
        <w:t xml:space="preserve"> be the </w:t>
      </w:r>
      <w:r>
        <w:t>Boolean</w:t>
      </w:r>
      <w:r w:rsidRPr="00943D90">
        <w:t xml:space="preserve"> result.</w:t>
      </w:r>
    </w:p>
    <w:p w14:paraId="7197EEA0" w14:textId="77777777" w:rsidR="004C02EF" w:rsidRPr="00943D90" w:rsidRDefault="004C02EF" w:rsidP="004C02EF">
      <w:pPr>
        <w:pStyle w:val="Alg4"/>
        <w:numPr>
          <w:ilvl w:val="0"/>
          <w:numId w:val="303"/>
        </w:numPr>
      </w:pPr>
      <w:r w:rsidRPr="00943D90">
        <w:t xml:space="preserve">Call </w:t>
      </w:r>
      <w:r w:rsidRPr="00E67BE8">
        <w:rPr>
          <w:i/>
        </w:rPr>
        <w:t>IsWordChar</w:t>
      </w:r>
      <w:r w:rsidRPr="00943D90">
        <w:t>(</w:t>
      </w:r>
      <w:r w:rsidRPr="00E67BE8">
        <w:rPr>
          <w:i/>
        </w:rPr>
        <w:t>e</w:t>
      </w:r>
      <w:r w:rsidRPr="00943D90">
        <w:t xml:space="preserve">) and let b be the </w:t>
      </w:r>
      <w:r>
        <w:t>Boolean</w:t>
      </w:r>
      <w:r w:rsidRPr="00943D90">
        <w:t xml:space="preserve"> result.</w:t>
      </w:r>
    </w:p>
    <w:p w14:paraId="6CAA5460" w14:textId="77777777" w:rsidR="004C02EF" w:rsidRPr="00943D90" w:rsidRDefault="004C02EF" w:rsidP="004C02EF">
      <w:pPr>
        <w:pStyle w:val="Alg4"/>
        <w:numPr>
          <w:ilvl w:val="0"/>
          <w:numId w:val="303"/>
        </w:numPr>
      </w:pPr>
      <w:r w:rsidRPr="00943D90">
        <w:t xml:space="preserve">If a is </w:t>
      </w:r>
      <w:r w:rsidRPr="00943D90">
        <w:rPr>
          <w:b/>
        </w:rPr>
        <w:t>true</w:t>
      </w:r>
      <w:r w:rsidRPr="00943D90">
        <w:t xml:space="preserve"> and b is </w:t>
      </w:r>
      <w:r w:rsidRPr="00943D90">
        <w:rPr>
          <w:b/>
        </w:rPr>
        <w:t>false</w:t>
      </w:r>
      <w:r w:rsidRPr="00943D90">
        <w:t xml:space="preserve">, return </w:t>
      </w:r>
      <w:r w:rsidRPr="00943D90">
        <w:rPr>
          <w:b/>
        </w:rPr>
        <w:t>false</w:t>
      </w:r>
      <w:r w:rsidRPr="00943D90">
        <w:t>.</w:t>
      </w:r>
    </w:p>
    <w:p w14:paraId="5D73E893" w14:textId="77777777" w:rsidR="004C02EF" w:rsidRPr="00943D90" w:rsidRDefault="004C02EF" w:rsidP="004C02EF">
      <w:pPr>
        <w:pStyle w:val="Alg4"/>
        <w:numPr>
          <w:ilvl w:val="0"/>
          <w:numId w:val="303"/>
        </w:numPr>
      </w:pPr>
      <w:r w:rsidRPr="00943D90">
        <w:t xml:space="preserve">If a is </w:t>
      </w:r>
      <w:r w:rsidRPr="00943D90">
        <w:rPr>
          <w:b/>
        </w:rPr>
        <w:t>false</w:t>
      </w:r>
      <w:r w:rsidRPr="00943D90">
        <w:t xml:space="preserve"> and b is </w:t>
      </w:r>
      <w:r w:rsidRPr="00943D90">
        <w:rPr>
          <w:b/>
        </w:rPr>
        <w:t>true</w:t>
      </w:r>
      <w:r w:rsidRPr="00943D90">
        <w:t xml:space="preserve">, return </w:t>
      </w:r>
      <w:r w:rsidRPr="00943D90">
        <w:rPr>
          <w:b/>
        </w:rPr>
        <w:t>false</w:t>
      </w:r>
      <w:r w:rsidRPr="00943D90">
        <w:t>.</w:t>
      </w:r>
    </w:p>
    <w:p w14:paraId="42AE396D" w14:textId="77777777" w:rsidR="004C02EF" w:rsidRPr="00943D90" w:rsidRDefault="004C02EF" w:rsidP="004C02EF">
      <w:pPr>
        <w:pStyle w:val="Alg4"/>
        <w:numPr>
          <w:ilvl w:val="0"/>
          <w:numId w:val="303"/>
        </w:numPr>
        <w:spacing w:after="220"/>
      </w:pPr>
      <w:r w:rsidRPr="00943D90">
        <w:t xml:space="preserve">Return </w:t>
      </w:r>
      <w:r w:rsidRPr="00943D90">
        <w:rPr>
          <w:b/>
        </w:rPr>
        <w:t>true</w:t>
      </w:r>
      <w:r w:rsidRPr="00943D90">
        <w:t>.</w:t>
      </w:r>
    </w:p>
    <w:p w14:paraId="30DDE543" w14:textId="77777777" w:rsidR="004C02EF" w:rsidRDefault="004C02EF" w:rsidP="004C02EF">
      <w:r>
        <w:t xml:space="preserve">The production </w:t>
      </w:r>
      <w:r w:rsidRPr="00E67BE8">
        <w:rPr>
          <w:rFonts w:ascii="Times New Roman" w:hAnsi="Times New Roman"/>
          <w:i/>
        </w:rPr>
        <w:t>Assertion</w:t>
      </w:r>
      <w:r>
        <w:t xml:space="preserve"> </w:t>
      </w:r>
      <w:r>
        <w:rPr>
          <w:b/>
        </w:rPr>
        <w:t xml:space="preserve">:: </w:t>
      </w:r>
      <w:r>
        <w:rPr>
          <w:rFonts w:ascii="Courier New" w:hAnsi="Courier New"/>
          <w:b/>
        </w:rPr>
        <w:t xml:space="preserve">( ? = </w:t>
      </w:r>
      <w:r w:rsidRPr="00E67BE8">
        <w:rPr>
          <w:rFonts w:ascii="Times New Roman" w:hAnsi="Times New Roman"/>
          <w:i/>
        </w:rPr>
        <w:t>Disjunction</w:t>
      </w:r>
      <w:r>
        <w:rPr>
          <w:rFonts w:ascii="Courier New" w:hAnsi="Courier New"/>
          <w:b/>
        </w:rPr>
        <w:t xml:space="preserve"> )</w:t>
      </w:r>
      <w:r>
        <w:t xml:space="preserve"> evaluates as follows:</w:t>
      </w:r>
    </w:p>
    <w:p w14:paraId="4BB10CF0" w14:textId="77777777" w:rsidR="004C02EF" w:rsidRPr="00B5239E" w:rsidRDefault="004C02EF" w:rsidP="004C02EF">
      <w:pPr>
        <w:pStyle w:val="Alg4"/>
        <w:numPr>
          <w:ilvl w:val="0"/>
          <w:numId w:val="302"/>
        </w:numPr>
      </w:pPr>
      <w:r w:rsidRPr="00B5239E">
        <w:t xml:space="preserve">Evaluate </w:t>
      </w:r>
      <w:r w:rsidRPr="00E67BE8">
        <w:rPr>
          <w:i/>
        </w:rPr>
        <w:t>Disjunction</w:t>
      </w:r>
      <w:r w:rsidRPr="00B5239E">
        <w:t xml:space="preserve"> to obtain a Matcher </w:t>
      </w:r>
      <w:r w:rsidRPr="00E67BE8">
        <w:rPr>
          <w:i/>
        </w:rPr>
        <w:t>m</w:t>
      </w:r>
      <w:r w:rsidRPr="00B5239E">
        <w:t>.</w:t>
      </w:r>
    </w:p>
    <w:p w14:paraId="624A259B" w14:textId="77777777" w:rsidR="004C02EF" w:rsidRPr="00B5239E" w:rsidRDefault="004C02EF" w:rsidP="004C02EF">
      <w:pPr>
        <w:pStyle w:val="Alg4"/>
        <w:numPr>
          <w:ilvl w:val="0"/>
          <w:numId w:val="302"/>
        </w:numPr>
      </w:pPr>
      <w:r w:rsidRPr="00B5239E">
        <w:t xml:space="preserve">Return an internal Matcher closure that takes two arguments, a State </w:t>
      </w:r>
      <w:r w:rsidRPr="00E67BE8">
        <w:rPr>
          <w:i/>
        </w:rPr>
        <w:t>x</w:t>
      </w:r>
      <w:r w:rsidRPr="00B5239E">
        <w:t xml:space="preserve"> and a Continuation </w:t>
      </w:r>
      <w:r w:rsidRPr="00E67BE8">
        <w:rPr>
          <w:i/>
        </w:rPr>
        <w:t>c</w:t>
      </w:r>
      <w:r w:rsidRPr="00B5239E">
        <w:t>, and performs the following steps:</w:t>
      </w:r>
    </w:p>
    <w:p w14:paraId="5191A404" w14:textId="77777777" w:rsidR="004C02EF" w:rsidRPr="00B5239E" w:rsidRDefault="004C02EF" w:rsidP="004C02EF">
      <w:pPr>
        <w:pStyle w:val="Alg40"/>
        <w:numPr>
          <w:ilvl w:val="3"/>
          <w:numId w:val="302"/>
        </w:numPr>
        <w:tabs>
          <w:tab w:val="clear" w:pos="864"/>
          <w:tab w:val="clear" w:pos="2520"/>
        </w:tabs>
        <w:spacing w:before="60"/>
        <w:ind w:left="1800"/>
      </w:pPr>
      <w:r w:rsidRPr="00B5239E">
        <w:t xml:space="preserve">Let </w:t>
      </w:r>
      <w:r w:rsidRPr="00E67BE8">
        <w:rPr>
          <w:i/>
        </w:rPr>
        <w:t>d</w:t>
      </w:r>
      <w:r w:rsidRPr="00B5239E">
        <w:t xml:space="preserve"> be a Continuation that always returns its State argument as a successful MatchResult.</w:t>
      </w:r>
    </w:p>
    <w:p w14:paraId="5B4E1F31" w14:textId="77777777" w:rsidR="004C02EF" w:rsidRPr="00B5239E" w:rsidRDefault="004C02EF" w:rsidP="004C02EF">
      <w:pPr>
        <w:pStyle w:val="Alg40"/>
        <w:numPr>
          <w:ilvl w:val="3"/>
          <w:numId w:val="302"/>
        </w:numPr>
        <w:tabs>
          <w:tab w:val="clear" w:pos="864"/>
          <w:tab w:val="clear" w:pos="2520"/>
        </w:tabs>
        <w:ind w:left="1800"/>
      </w:pPr>
      <w:r w:rsidRPr="00B5239E">
        <w:t xml:space="preserve">Call </w:t>
      </w:r>
      <w:r w:rsidRPr="00E67BE8">
        <w:rPr>
          <w:i/>
        </w:rPr>
        <w:t>m</w:t>
      </w:r>
      <w:r w:rsidRPr="00B5239E">
        <w:t>(</w:t>
      </w:r>
      <w:r w:rsidRPr="00E67BE8">
        <w:rPr>
          <w:i/>
        </w:rPr>
        <w:t>x</w:t>
      </w:r>
      <w:r w:rsidRPr="00B5239E">
        <w:t xml:space="preserve">, </w:t>
      </w:r>
      <w:r w:rsidRPr="00E67BE8">
        <w:rPr>
          <w:i/>
        </w:rPr>
        <w:t>d</w:t>
      </w:r>
      <w:r w:rsidRPr="00B5239E">
        <w:t xml:space="preserve">) and let </w:t>
      </w:r>
      <w:r w:rsidRPr="00E67BE8">
        <w:rPr>
          <w:i/>
        </w:rPr>
        <w:t>r</w:t>
      </w:r>
      <w:r w:rsidRPr="00B5239E">
        <w:t xml:space="preserve"> be its result.</w:t>
      </w:r>
    </w:p>
    <w:p w14:paraId="5F0F90A9" w14:textId="77777777" w:rsidR="004C02EF" w:rsidRPr="00B5239E" w:rsidRDefault="004C02EF" w:rsidP="004C02EF">
      <w:pPr>
        <w:pStyle w:val="Alg40"/>
        <w:numPr>
          <w:ilvl w:val="3"/>
          <w:numId w:val="302"/>
        </w:numPr>
        <w:tabs>
          <w:tab w:val="clear" w:pos="864"/>
          <w:tab w:val="clear" w:pos="2520"/>
        </w:tabs>
        <w:ind w:left="1800"/>
      </w:pPr>
      <w:r w:rsidRPr="00B5239E">
        <w:t xml:space="preserve">If </w:t>
      </w:r>
      <w:r w:rsidRPr="00E67BE8">
        <w:rPr>
          <w:i/>
        </w:rPr>
        <w:t>r</w:t>
      </w:r>
      <w:r w:rsidRPr="00B5239E">
        <w:t xml:space="preserve"> is </w:t>
      </w:r>
      <w:r w:rsidRPr="00B5239E">
        <w:rPr>
          <w:b/>
        </w:rPr>
        <w:t>failure</w:t>
      </w:r>
      <w:r w:rsidRPr="00B5239E">
        <w:t xml:space="preserve">, return </w:t>
      </w:r>
      <w:r w:rsidRPr="00B5239E">
        <w:rPr>
          <w:b/>
        </w:rPr>
        <w:t>failure</w:t>
      </w:r>
      <w:r w:rsidRPr="00B5239E">
        <w:t>.</w:t>
      </w:r>
    </w:p>
    <w:p w14:paraId="732D98E1" w14:textId="77777777" w:rsidR="004C02EF" w:rsidRPr="00B5239E" w:rsidRDefault="004C02EF" w:rsidP="004C02EF">
      <w:pPr>
        <w:pStyle w:val="Alg40"/>
        <w:numPr>
          <w:ilvl w:val="3"/>
          <w:numId w:val="302"/>
        </w:numPr>
        <w:tabs>
          <w:tab w:val="clear" w:pos="864"/>
          <w:tab w:val="clear" w:pos="2520"/>
        </w:tabs>
        <w:ind w:left="1800"/>
      </w:pPr>
      <w:r w:rsidRPr="00B5239E">
        <w:t xml:space="preserve">Let </w:t>
      </w:r>
      <w:r w:rsidRPr="00E67BE8">
        <w:rPr>
          <w:i/>
        </w:rPr>
        <w:t>y</w:t>
      </w:r>
      <w:r w:rsidRPr="00B5239E">
        <w:t xml:space="preserve"> be </w:t>
      </w:r>
      <w:r w:rsidRPr="00E67BE8">
        <w:rPr>
          <w:i/>
        </w:rPr>
        <w:t>r</w:t>
      </w:r>
      <w:r w:rsidRPr="00B5239E">
        <w:t>'s State.</w:t>
      </w:r>
    </w:p>
    <w:p w14:paraId="374EE8C0" w14:textId="77777777" w:rsidR="004C02EF" w:rsidRPr="00B5239E" w:rsidRDefault="004C02EF" w:rsidP="004C02EF">
      <w:pPr>
        <w:pStyle w:val="Alg40"/>
        <w:numPr>
          <w:ilvl w:val="3"/>
          <w:numId w:val="302"/>
        </w:numPr>
        <w:tabs>
          <w:tab w:val="clear" w:pos="864"/>
          <w:tab w:val="clear" w:pos="2520"/>
        </w:tabs>
        <w:ind w:left="1800"/>
      </w:pPr>
      <w:r w:rsidRPr="00B5239E">
        <w:t xml:space="preserve">Let </w:t>
      </w:r>
      <w:r w:rsidRPr="00E67BE8">
        <w:rPr>
          <w:i/>
        </w:rPr>
        <w:t>cap</w:t>
      </w:r>
      <w:r w:rsidRPr="00B5239E">
        <w:t xml:space="preserve"> be </w:t>
      </w:r>
      <w:r w:rsidRPr="00E67BE8">
        <w:rPr>
          <w:i/>
        </w:rPr>
        <w:t>y</w:t>
      </w:r>
      <w:r w:rsidRPr="00B5239E">
        <w:t xml:space="preserve">'s </w:t>
      </w:r>
      <w:r w:rsidRPr="00E67BE8">
        <w:rPr>
          <w:i/>
        </w:rPr>
        <w:t>captures</w:t>
      </w:r>
      <w:r w:rsidRPr="00B5239E">
        <w:t xml:space="preserve"> internal array.</w:t>
      </w:r>
    </w:p>
    <w:p w14:paraId="6943CEB6" w14:textId="77777777" w:rsidR="004C02EF" w:rsidRPr="00B5239E" w:rsidRDefault="004C02EF" w:rsidP="004C02EF">
      <w:pPr>
        <w:pStyle w:val="Alg40"/>
        <w:numPr>
          <w:ilvl w:val="3"/>
          <w:numId w:val="302"/>
        </w:numPr>
        <w:tabs>
          <w:tab w:val="clear" w:pos="864"/>
          <w:tab w:val="clear" w:pos="2520"/>
        </w:tabs>
        <w:ind w:left="1800"/>
      </w:pPr>
      <w:r w:rsidRPr="00B5239E">
        <w:t xml:space="preserve">Let </w:t>
      </w:r>
      <w:r w:rsidRPr="00E67BE8">
        <w:rPr>
          <w:i/>
        </w:rPr>
        <w:t>xe</w:t>
      </w:r>
      <w:r w:rsidRPr="00B5239E">
        <w:t xml:space="preserve"> be </w:t>
      </w:r>
      <w:r w:rsidRPr="00E67BE8">
        <w:rPr>
          <w:i/>
        </w:rPr>
        <w:t>x</w:t>
      </w:r>
      <w:r w:rsidRPr="00B5239E">
        <w:t xml:space="preserve">'s </w:t>
      </w:r>
      <w:r w:rsidRPr="00E67BE8">
        <w:rPr>
          <w:i/>
        </w:rPr>
        <w:t>endIndex</w:t>
      </w:r>
      <w:r w:rsidRPr="00B5239E">
        <w:t>.</w:t>
      </w:r>
    </w:p>
    <w:p w14:paraId="695E0876" w14:textId="77777777" w:rsidR="004C02EF" w:rsidRPr="00B5239E" w:rsidRDefault="004C02EF" w:rsidP="004C02EF">
      <w:pPr>
        <w:pStyle w:val="Alg40"/>
        <w:numPr>
          <w:ilvl w:val="3"/>
          <w:numId w:val="302"/>
        </w:numPr>
        <w:tabs>
          <w:tab w:val="clear" w:pos="864"/>
          <w:tab w:val="clear" w:pos="2520"/>
        </w:tabs>
        <w:ind w:left="1800"/>
      </w:pPr>
      <w:r w:rsidRPr="00B5239E">
        <w:t xml:space="preserve">Let </w:t>
      </w:r>
      <w:r w:rsidRPr="00E67BE8">
        <w:rPr>
          <w:i/>
        </w:rPr>
        <w:t>z</w:t>
      </w:r>
      <w:r w:rsidRPr="00B5239E">
        <w:t xml:space="preserve"> be the State (</w:t>
      </w:r>
      <w:r w:rsidRPr="00E67BE8">
        <w:rPr>
          <w:i/>
        </w:rPr>
        <w:t>xe</w:t>
      </w:r>
      <w:r w:rsidRPr="00B5239E">
        <w:t xml:space="preserve">, </w:t>
      </w:r>
      <w:r w:rsidRPr="00E67BE8">
        <w:rPr>
          <w:i/>
        </w:rPr>
        <w:t>cap</w:t>
      </w:r>
      <w:r w:rsidRPr="00B5239E">
        <w:t>).</w:t>
      </w:r>
    </w:p>
    <w:p w14:paraId="577789BB" w14:textId="77777777" w:rsidR="004C02EF" w:rsidRPr="00B5239E" w:rsidRDefault="004C02EF" w:rsidP="004C02EF">
      <w:pPr>
        <w:pStyle w:val="Alg40"/>
        <w:numPr>
          <w:ilvl w:val="3"/>
          <w:numId w:val="302"/>
        </w:numPr>
        <w:tabs>
          <w:tab w:val="clear" w:pos="864"/>
          <w:tab w:val="clear" w:pos="2520"/>
        </w:tabs>
        <w:spacing w:after="220"/>
        <w:ind w:left="1800"/>
      </w:pPr>
      <w:r w:rsidRPr="00B5239E">
        <w:t xml:space="preserve">Call </w:t>
      </w:r>
      <w:r w:rsidRPr="00E67BE8">
        <w:rPr>
          <w:i/>
        </w:rPr>
        <w:t>c</w:t>
      </w:r>
      <w:r w:rsidRPr="00B5239E">
        <w:t>(</w:t>
      </w:r>
      <w:r w:rsidRPr="00E67BE8">
        <w:rPr>
          <w:i/>
        </w:rPr>
        <w:t>z</w:t>
      </w:r>
      <w:r w:rsidRPr="00B5239E">
        <w:t>) and return its result.</w:t>
      </w:r>
    </w:p>
    <w:p w14:paraId="1FEBB63C" w14:textId="77777777" w:rsidR="004C02EF" w:rsidRDefault="004C02EF" w:rsidP="004C02EF">
      <w:r>
        <w:t xml:space="preserve">The production </w:t>
      </w:r>
      <w:r w:rsidRPr="00E67BE8">
        <w:rPr>
          <w:rFonts w:ascii="Times New Roman" w:hAnsi="Times New Roman"/>
          <w:i/>
        </w:rPr>
        <w:t xml:space="preserve">Assertion </w:t>
      </w:r>
      <w:r>
        <w:rPr>
          <w:b/>
        </w:rPr>
        <w:t xml:space="preserve">:: </w:t>
      </w:r>
      <w:r>
        <w:rPr>
          <w:rFonts w:ascii="Courier New" w:hAnsi="Courier New"/>
          <w:b/>
        </w:rPr>
        <w:t xml:space="preserve">( ? ! </w:t>
      </w:r>
      <w:r w:rsidRPr="00E67BE8">
        <w:rPr>
          <w:rFonts w:ascii="Times New Roman" w:hAnsi="Times New Roman"/>
          <w:i/>
        </w:rPr>
        <w:t>Disjunction</w:t>
      </w:r>
      <w:r>
        <w:rPr>
          <w:rFonts w:ascii="Courier New" w:hAnsi="Courier New"/>
          <w:b/>
        </w:rPr>
        <w:t xml:space="preserve"> )</w:t>
      </w:r>
      <w:r>
        <w:t xml:space="preserve"> evaluates as follows:</w:t>
      </w:r>
    </w:p>
    <w:p w14:paraId="30BAD378" w14:textId="77777777" w:rsidR="004C02EF" w:rsidRPr="00B5239E" w:rsidRDefault="004C02EF" w:rsidP="004C02EF">
      <w:pPr>
        <w:pStyle w:val="Alg4"/>
        <w:numPr>
          <w:ilvl w:val="0"/>
          <w:numId w:val="301"/>
        </w:numPr>
      </w:pPr>
      <w:r w:rsidRPr="00B5239E">
        <w:t xml:space="preserve">Evaluate </w:t>
      </w:r>
      <w:r w:rsidRPr="00E67BE8">
        <w:rPr>
          <w:i/>
        </w:rPr>
        <w:t>Disjunction</w:t>
      </w:r>
      <w:r w:rsidRPr="00B5239E">
        <w:t xml:space="preserve"> to obtain a Matcher </w:t>
      </w:r>
      <w:r w:rsidRPr="00E67BE8">
        <w:rPr>
          <w:i/>
        </w:rPr>
        <w:t>m</w:t>
      </w:r>
      <w:r w:rsidRPr="00B5239E">
        <w:t>.</w:t>
      </w:r>
    </w:p>
    <w:p w14:paraId="0A4F7ADD" w14:textId="77777777" w:rsidR="004C02EF" w:rsidRPr="00B5239E" w:rsidRDefault="004C02EF" w:rsidP="004C02EF">
      <w:pPr>
        <w:pStyle w:val="Alg4"/>
        <w:numPr>
          <w:ilvl w:val="0"/>
          <w:numId w:val="301"/>
        </w:numPr>
      </w:pPr>
      <w:r w:rsidRPr="00B5239E">
        <w:t xml:space="preserve">Return an internal Matcher closure that takes two arguments, a State </w:t>
      </w:r>
      <w:r w:rsidRPr="00E67BE8">
        <w:rPr>
          <w:i/>
        </w:rPr>
        <w:t>x</w:t>
      </w:r>
      <w:r w:rsidRPr="00B5239E">
        <w:t xml:space="preserve"> and a Continuation </w:t>
      </w:r>
      <w:r w:rsidRPr="00E67BE8">
        <w:rPr>
          <w:i/>
        </w:rPr>
        <w:t>c</w:t>
      </w:r>
      <w:r w:rsidRPr="00B5239E">
        <w:t>, and performs the following steps:</w:t>
      </w:r>
    </w:p>
    <w:p w14:paraId="262922B7" w14:textId="77777777" w:rsidR="004C02EF" w:rsidRPr="00B5239E" w:rsidRDefault="004C02EF" w:rsidP="004C02EF">
      <w:pPr>
        <w:pStyle w:val="Alg40"/>
        <w:numPr>
          <w:ilvl w:val="3"/>
          <w:numId w:val="301"/>
        </w:numPr>
        <w:tabs>
          <w:tab w:val="clear" w:pos="2520"/>
        </w:tabs>
        <w:spacing w:before="60"/>
        <w:ind w:left="1800"/>
      </w:pPr>
      <w:r w:rsidRPr="00B5239E">
        <w:t xml:space="preserve">Let </w:t>
      </w:r>
      <w:r w:rsidRPr="00E67BE8">
        <w:rPr>
          <w:i/>
        </w:rPr>
        <w:t>d</w:t>
      </w:r>
      <w:r w:rsidRPr="00B5239E">
        <w:t xml:space="preserve"> be a Continuation that always returns its State argument as a successful MatchResult.</w:t>
      </w:r>
    </w:p>
    <w:p w14:paraId="13258353" w14:textId="77777777" w:rsidR="004C02EF" w:rsidRPr="00B5239E" w:rsidRDefault="004C02EF" w:rsidP="004C02EF">
      <w:pPr>
        <w:pStyle w:val="Alg40"/>
        <w:numPr>
          <w:ilvl w:val="3"/>
          <w:numId w:val="301"/>
        </w:numPr>
        <w:tabs>
          <w:tab w:val="clear" w:pos="2520"/>
        </w:tabs>
        <w:ind w:left="1800"/>
      </w:pPr>
      <w:r w:rsidRPr="00B5239E">
        <w:t xml:space="preserve">Call </w:t>
      </w:r>
      <w:r w:rsidRPr="00E67BE8">
        <w:rPr>
          <w:i/>
        </w:rPr>
        <w:t>m</w:t>
      </w:r>
      <w:r w:rsidRPr="00B5239E">
        <w:t>(</w:t>
      </w:r>
      <w:r w:rsidRPr="00E67BE8">
        <w:rPr>
          <w:i/>
        </w:rPr>
        <w:t>x</w:t>
      </w:r>
      <w:r w:rsidRPr="00B5239E">
        <w:t xml:space="preserve">, </w:t>
      </w:r>
      <w:r w:rsidRPr="00E67BE8">
        <w:rPr>
          <w:i/>
        </w:rPr>
        <w:t>d</w:t>
      </w:r>
      <w:r w:rsidRPr="00B5239E">
        <w:t xml:space="preserve">) and let </w:t>
      </w:r>
      <w:r w:rsidRPr="00E67BE8">
        <w:rPr>
          <w:i/>
        </w:rPr>
        <w:t>r</w:t>
      </w:r>
      <w:r w:rsidRPr="00B5239E">
        <w:t xml:space="preserve"> be its result.</w:t>
      </w:r>
    </w:p>
    <w:p w14:paraId="212BCD83" w14:textId="77777777" w:rsidR="004C02EF" w:rsidRPr="00B5239E" w:rsidRDefault="004C02EF" w:rsidP="004C02EF">
      <w:pPr>
        <w:pStyle w:val="Alg40"/>
        <w:numPr>
          <w:ilvl w:val="3"/>
          <w:numId w:val="301"/>
        </w:numPr>
        <w:tabs>
          <w:tab w:val="clear" w:pos="2520"/>
        </w:tabs>
        <w:ind w:left="1800"/>
      </w:pPr>
      <w:r w:rsidRPr="00B5239E">
        <w:t xml:space="preserve">If </w:t>
      </w:r>
      <w:r w:rsidRPr="00E67BE8">
        <w:rPr>
          <w:i/>
        </w:rPr>
        <w:t>r</w:t>
      </w:r>
      <w:r w:rsidRPr="00B5239E">
        <w:t xml:space="preserve"> isn't </w:t>
      </w:r>
      <w:r w:rsidRPr="00B5239E">
        <w:rPr>
          <w:b/>
        </w:rPr>
        <w:t>failure</w:t>
      </w:r>
      <w:r w:rsidRPr="00B5239E">
        <w:t xml:space="preserve">, return </w:t>
      </w:r>
      <w:r w:rsidRPr="00B5239E">
        <w:rPr>
          <w:b/>
        </w:rPr>
        <w:t>failure</w:t>
      </w:r>
      <w:r w:rsidRPr="00B5239E">
        <w:t>.</w:t>
      </w:r>
    </w:p>
    <w:p w14:paraId="2877E392" w14:textId="77777777" w:rsidR="004C02EF" w:rsidRDefault="004C02EF" w:rsidP="004C02EF">
      <w:pPr>
        <w:pStyle w:val="Alg40"/>
        <w:numPr>
          <w:ilvl w:val="3"/>
          <w:numId w:val="301"/>
        </w:numPr>
        <w:tabs>
          <w:tab w:val="clear" w:pos="2520"/>
        </w:tabs>
        <w:spacing w:after="240"/>
        <w:ind w:left="1800"/>
      </w:pPr>
      <w:r w:rsidRPr="00B5239E">
        <w:t xml:space="preserve">Call </w:t>
      </w:r>
      <w:r w:rsidRPr="00E67BE8">
        <w:rPr>
          <w:i/>
        </w:rPr>
        <w:t>c</w:t>
      </w:r>
      <w:r w:rsidRPr="00B5239E">
        <w:t>(</w:t>
      </w:r>
      <w:r w:rsidRPr="00E67BE8">
        <w:rPr>
          <w:i/>
        </w:rPr>
        <w:t>x</w:t>
      </w:r>
      <w:r w:rsidRPr="00B5239E">
        <w:t>) and return its result.</w:t>
      </w:r>
    </w:p>
    <w:p w14:paraId="1A622EBC" w14:textId="77777777" w:rsidR="004C02EF" w:rsidRDefault="004C02EF" w:rsidP="004C02EF">
      <w:r>
        <w:t xml:space="preserve">The abstract operation </w:t>
      </w:r>
      <w:r w:rsidRPr="00E67BE8">
        <w:rPr>
          <w:rFonts w:ascii="Times New Roman" w:hAnsi="Times New Roman"/>
          <w:i/>
        </w:rPr>
        <w:t>IsWordChar</w:t>
      </w:r>
      <w:r>
        <w:t xml:space="preserve"> takes an integer parameter </w:t>
      </w:r>
      <w:r w:rsidRPr="00E67BE8">
        <w:rPr>
          <w:rFonts w:ascii="Times New Roman" w:hAnsi="Times New Roman"/>
          <w:i/>
        </w:rPr>
        <w:t>e</w:t>
      </w:r>
      <w:r>
        <w:t xml:space="preserve"> and performs the following:</w:t>
      </w:r>
    </w:p>
    <w:p w14:paraId="43A79BD8" w14:textId="77777777" w:rsidR="004C02EF" w:rsidRPr="00B5239E" w:rsidRDefault="004C02EF" w:rsidP="004C02EF">
      <w:pPr>
        <w:pStyle w:val="Alg4"/>
        <w:numPr>
          <w:ilvl w:val="0"/>
          <w:numId w:val="300"/>
        </w:numPr>
      </w:pPr>
      <w:r w:rsidRPr="00B5239E">
        <w:t xml:space="preserve">If </w:t>
      </w:r>
      <w:r w:rsidRPr="00E67BE8">
        <w:rPr>
          <w:i/>
        </w:rPr>
        <w:t>e</w:t>
      </w:r>
      <w:r w:rsidRPr="00B5239E">
        <w:t xml:space="preserve"> == –1 or </w:t>
      </w:r>
      <w:r w:rsidRPr="00E67BE8">
        <w:rPr>
          <w:i/>
        </w:rPr>
        <w:t>e</w:t>
      </w:r>
      <w:r w:rsidRPr="00B5239E">
        <w:t xml:space="preserve"> == </w:t>
      </w:r>
      <w:r w:rsidRPr="00E67BE8">
        <w:rPr>
          <w:i/>
        </w:rPr>
        <w:t>InputLength</w:t>
      </w:r>
      <w:r w:rsidRPr="00B5239E">
        <w:t xml:space="preserve">, return </w:t>
      </w:r>
      <w:r w:rsidRPr="00B5239E">
        <w:rPr>
          <w:b/>
        </w:rPr>
        <w:t>false</w:t>
      </w:r>
      <w:r w:rsidRPr="00B5239E">
        <w:t>.</w:t>
      </w:r>
    </w:p>
    <w:p w14:paraId="10127421" w14:textId="77777777" w:rsidR="004C02EF" w:rsidRPr="00B5239E" w:rsidRDefault="004C02EF" w:rsidP="004C02EF">
      <w:pPr>
        <w:pStyle w:val="Alg4"/>
        <w:numPr>
          <w:ilvl w:val="0"/>
          <w:numId w:val="300"/>
        </w:numPr>
      </w:pPr>
      <w:r w:rsidRPr="00B5239E">
        <w:t xml:space="preserve">Let </w:t>
      </w:r>
      <w:r w:rsidRPr="00E67BE8">
        <w:rPr>
          <w:i/>
        </w:rPr>
        <w:t>c</w:t>
      </w:r>
      <w:r w:rsidRPr="00B5239E">
        <w:t xml:space="preserve"> be the character </w:t>
      </w:r>
      <w:r w:rsidRPr="00E67BE8">
        <w:rPr>
          <w:i/>
        </w:rPr>
        <w:t>Input</w:t>
      </w:r>
      <w:r w:rsidRPr="00B5239E">
        <w:t>[</w:t>
      </w:r>
      <w:r w:rsidRPr="00E67BE8">
        <w:rPr>
          <w:i/>
        </w:rPr>
        <w:t>e</w:t>
      </w:r>
      <w:r w:rsidRPr="00B5239E">
        <w:t>].</w:t>
      </w:r>
    </w:p>
    <w:p w14:paraId="2EFDD47B" w14:textId="77777777" w:rsidR="004C02EF" w:rsidRPr="00B5239E" w:rsidRDefault="004C02EF" w:rsidP="004C02EF">
      <w:pPr>
        <w:pStyle w:val="Alg4"/>
        <w:numPr>
          <w:ilvl w:val="0"/>
          <w:numId w:val="300"/>
        </w:numPr>
        <w:spacing w:after="60"/>
      </w:pPr>
      <w:r w:rsidRPr="00B5239E">
        <w:t xml:space="preserve">If </w:t>
      </w:r>
      <w:r w:rsidRPr="00E67BE8">
        <w:rPr>
          <w:i/>
        </w:rPr>
        <w:t>c</w:t>
      </w:r>
      <w:r w:rsidRPr="00B5239E">
        <w:t xml:space="preserve"> is one of the sixty-three characters below, return </w:t>
      </w:r>
      <w:r w:rsidRPr="00B5239E">
        <w:rPr>
          <w:b/>
        </w:rPr>
        <w:t>true</w:t>
      </w:r>
      <w:r w:rsidRPr="00B5239E">
        <w:t>.</w:t>
      </w:r>
    </w:p>
    <w:tbl>
      <w:tblPr>
        <w:tblW w:w="0" w:type="auto"/>
        <w:tblInd w:w="900"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B5239E" w14:paraId="0BA40B42" w14:textId="77777777" w:rsidTr="003A4B22">
        <w:trPr>
          <w:tblHeader/>
        </w:trPr>
        <w:tc>
          <w:tcPr>
            <w:tcW w:w="288" w:type="dxa"/>
          </w:tcPr>
          <w:p w14:paraId="5ACD38E4" w14:textId="77777777" w:rsidR="004C02EF" w:rsidRPr="00B5239E" w:rsidRDefault="004C02EF" w:rsidP="003A4B22">
            <w:pPr>
              <w:pStyle w:val="SyntaxOneOf"/>
              <w:spacing w:after="60"/>
              <w:rPr>
                <w:rFonts w:cs="Courier New"/>
              </w:rPr>
            </w:pPr>
            <w:r>
              <w:rPr>
                <w:rFonts w:cs="Courier New"/>
              </w:rPr>
              <w:t>a</w:t>
            </w:r>
          </w:p>
        </w:tc>
        <w:tc>
          <w:tcPr>
            <w:tcW w:w="288" w:type="dxa"/>
          </w:tcPr>
          <w:p w14:paraId="0E0C643D" w14:textId="77777777" w:rsidR="004C02EF" w:rsidRPr="00B5239E" w:rsidRDefault="004C02EF" w:rsidP="003A4B22">
            <w:pPr>
              <w:pStyle w:val="SyntaxOneOf"/>
              <w:spacing w:after="60"/>
              <w:rPr>
                <w:rFonts w:cs="Courier New"/>
              </w:rPr>
            </w:pPr>
            <w:r w:rsidRPr="00B5239E">
              <w:rPr>
                <w:rFonts w:cs="Courier New"/>
              </w:rPr>
              <w:t>b</w:t>
            </w:r>
          </w:p>
        </w:tc>
        <w:tc>
          <w:tcPr>
            <w:tcW w:w="288" w:type="dxa"/>
          </w:tcPr>
          <w:p w14:paraId="0C6E30BC" w14:textId="77777777" w:rsidR="004C02EF" w:rsidRPr="00B5239E" w:rsidRDefault="004C02EF" w:rsidP="003A4B22">
            <w:pPr>
              <w:pStyle w:val="SyntaxOneOf"/>
              <w:spacing w:after="60"/>
              <w:rPr>
                <w:rFonts w:cs="Courier New"/>
              </w:rPr>
            </w:pPr>
            <w:r w:rsidRPr="00B5239E">
              <w:rPr>
                <w:rFonts w:cs="Courier New"/>
              </w:rPr>
              <w:t>c</w:t>
            </w:r>
          </w:p>
        </w:tc>
        <w:tc>
          <w:tcPr>
            <w:tcW w:w="288" w:type="dxa"/>
          </w:tcPr>
          <w:p w14:paraId="7A505517" w14:textId="77777777" w:rsidR="004C02EF" w:rsidRPr="00B5239E" w:rsidRDefault="004C02EF" w:rsidP="003A4B22">
            <w:pPr>
              <w:pStyle w:val="SyntaxOneOf"/>
              <w:spacing w:after="60"/>
              <w:rPr>
                <w:rFonts w:cs="Courier New"/>
              </w:rPr>
            </w:pPr>
            <w:r w:rsidRPr="00B5239E">
              <w:rPr>
                <w:rFonts w:cs="Courier New"/>
              </w:rPr>
              <w:t>d</w:t>
            </w:r>
          </w:p>
        </w:tc>
        <w:tc>
          <w:tcPr>
            <w:tcW w:w="288" w:type="dxa"/>
          </w:tcPr>
          <w:p w14:paraId="76DD476B" w14:textId="77777777" w:rsidR="004C02EF" w:rsidRPr="00B5239E" w:rsidRDefault="004C02EF" w:rsidP="003A4B22">
            <w:pPr>
              <w:pStyle w:val="SyntaxOneOf"/>
              <w:spacing w:after="60"/>
              <w:rPr>
                <w:rFonts w:cs="Courier New"/>
              </w:rPr>
            </w:pPr>
            <w:r w:rsidRPr="00B5239E">
              <w:rPr>
                <w:rFonts w:cs="Courier New"/>
              </w:rPr>
              <w:t>e</w:t>
            </w:r>
          </w:p>
        </w:tc>
        <w:tc>
          <w:tcPr>
            <w:tcW w:w="288" w:type="dxa"/>
          </w:tcPr>
          <w:p w14:paraId="2209BBA6" w14:textId="77777777" w:rsidR="004C02EF" w:rsidRPr="00B5239E" w:rsidRDefault="004C02EF" w:rsidP="003A4B22">
            <w:pPr>
              <w:pStyle w:val="SyntaxOneOf"/>
              <w:spacing w:after="60"/>
              <w:rPr>
                <w:rFonts w:cs="Courier New"/>
              </w:rPr>
            </w:pPr>
            <w:r w:rsidRPr="00B5239E">
              <w:rPr>
                <w:rFonts w:cs="Courier New"/>
              </w:rPr>
              <w:t>f</w:t>
            </w:r>
          </w:p>
        </w:tc>
        <w:tc>
          <w:tcPr>
            <w:tcW w:w="288" w:type="dxa"/>
          </w:tcPr>
          <w:p w14:paraId="6A7098CF" w14:textId="77777777" w:rsidR="004C02EF" w:rsidRPr="00B5239E" w:rsidRDefault="004C02EF" w:rsidP="003A4B22">
            <w:pPr>
              <w:pStyle w:val="SyntaxOneOf"/>
              <w:spacing w:after="60"/>
              <w:rPr>
                <w:rFonts w:cs="Courier New"/>
              </w:rPr>
            </w:pPr>
            <w:r w:rsidRPr="00B5239E">
              <w:rPr>
                <w:rFonts w:cs="Courier New"/>
              </w:rPr>
              <w:t>g</w:t>
            </w:r>
          </w:p>
        </w:tc>
        <w:tc>
          <w:tcPr>
            <w:tcW w:w="288" w:type="dxa"/>
          </w:tcPr>
          <w:p w14:paraId="7CA31E4E" w14:textId="77777777" w:rsidR="004C02EF" w:rsidRPr="00B5239E" w:rsidRDefault="004C02EF" w:rsidP="003A4B22">
            <w:pPr>
              <w:pStyle w:val="SyntaxOneOf"/>
              <w:spacing w:after="60"/>
              <w:rPr>
                <w:rFonts w:cs="Courier New"/>
              </w:rPr>
            </w:pPr>
            <w:r w:rsidRPr="00B5239E">
              <w:rPr>
                <w:rFonts w:cs="Courier New"/>
              </w:rPr>
              <w:t>h</w:t>
            </w:r>
          </w:p>
        </w:tc>
        <w:tc>
          <w:tcPr>
            <w:tcW w:w="288" w:type="dxa"/>
          </w:tcPr>
          <w:p w14:paraId="18CE7FC3" w14:textId="77777777" w:rsidR="004C02EF" w:rsidRPr="00B5239E" w:rsidRDefault="004C02EF" w:rsidP="003A4B22">
            <w:pPr>
              <w:pStyle w:val="SyntaxOneOf"/>
              <w:spacing w:after="60"/>
              <w:rPr>
                <w:rFonts w:cs="Courier New"/>
              </w:rPr>
            </w:pPr>
            <w:r w:rsidRPr="00B5239E">
              <w:rPr>
                <w:rFonts w:cs="Courier New"/>
              </w:rPr>
              <w:t>i</w:t>
            </w:r>
          </w:p>
        </w:tc>
        <w:tc>
          <w:tcPr>
            <w:tcW w:w="288" w:type="dxa"/>
          </w:tcPr>
          <w:p w14:paraId="45082532" w14:textId="77777777" w:rsidR="004C02EF" w:rsidRPr="00B5239E" w:rsidRDefault="004C02EF" w:rsidP="003A4B22">
            <w:pPr>
              <w:pStyle w:val="SyntaxOneOf"/>
              <w:spacing w:after="60"/>
              <w:rPr>
                <w:rFonts w:cs="Courier New"/>
              </w:rPr>
            </w:pPr>
            <w:r w:rsidRPr="00B5239E">
              <w:rPr>
                <w:rFonts w:cs="Courier New"/>
              </w:rPr>
              <w:t>j</w:t>
            </w:r>
          </w:p>
        </w:tc>
        <w:tc>
          <w:tcPr>
            <w:tcW w:w="288" w:type="dxa"/>
          </w:tcPr>
          <w:p w14:paraId="6487C255" w14:textId="77777777" w:rsidR="004C02EF" w:rsidRPr="00B5239E" w:rsidRDefault="004C02EF" w:rsidP="003A4B22">
            <w:pPr>
              <w:pStyle w:val="SyntaxOneOf"/>
              <w:spacing w:after="60"/>
              <w:rPr>
                <w:rFonts w:cs="Courier New"/>
              </w:rPr>
            </w:pPr>
            <w:r w:rsidRPr="00B5239E">
              <w:rPr>
                <w:rFonts w:cs="Courier New"/>
              </w:rPr>
              <w:t>k</w:t>
            </w:r>
          </w:p>
        </w:tc>
        <w:tc>
          <w:tcPr>
            <w:tcW w:w="288" w:type="dxa"/>
          </w:tcPr>
          <w:p w14:paraId="4737288C" w14:textId="77777777" w:rsidR="004C02EF" w:rsidRPr="00B5239E" w:rsidRDefault="004C02EF" w:rsidP="003A4B22">
            <w:pPr>
              <w:pStyle w:val="SyntaxOneOf"/>
              <w:spacing w:after="60"/>
              <w:rPr>
                <w:rFonts w:cs="Courier New"/>
              </w:rPr>
            </w:pPr>
            <w:r w:rsidRPr="00B5239E">
              <w:rPr>
                <w:rFonts w:cs="Courier New"/>
              </w:rPr>
              <w:t>l</w:t>
            </w:r>
          </w:p>
        </w:tc>
        <w:tc>
          <w:tcPr>
            <w:tcW w:w="288" w:type="dxa"/>
          </w:tcPr>
          <w:p w14:paraId="2A1B4B64" w14:textId="77777777" w:rsidR="004C02EF" w:rsidRPr="00B5239E" w:rsidRDefault="004C02EF" w:rsidP="003A4B22">
            <w:pPr>
              <w:pStyle w:val="SyntaxOneOf"/>
              <w:spacing w:after="60"/>
              <w:rPr>
                <w:rFonts w:cs="Courier New"/>
              </w:rPr>
            </w:pPr>
            <w:r w:rsidRPr="00B5239E">
              <w:rPr>
                <w:rFonts w:cs="Courier New"/>
              </w:rPr>
              <w:t>m</w:t>
            </w:r>
          </w:p>
        </w:tc>
        <w:tc>
          <w:tcPr>
            <w:tcW w:w="288" w:type="dxa"/>
          </w:tcPr>
          <w:p w14:paraId="74280E92" w14:textId="77777777" w:rsidR="004C02EF" w:rsidRPr="00B5239E" w:rsidRDefault="004C02EF" w:rsidP="003A4B22">
            <w:pPr>
              <w:pStyle w:val="SyntaxOneOf"/>
              <w:spacing w:after="60"/>
              <w:rPr>
                <w:rFonts w:cs="Courier New"/>
              </w:rPr>
            </w:pPr>
            <w:r w:rsidRPr="00B5239E">
              <w:rPr>
                <w:rFonts w:cs="Courier New"/>
              </w:rPr>
              <w:t>n</w:t>
            </w:r>
          </w:p>
        </w:tc>
        <w:tc>
          <w:tcPr>
            <w:tcW w:w="288" w:type="dxa"/>
          </w:tcPr>
          <w:p w14:paraId="3FC3EFAD" w14:textId="77777777" w:rsidR="004C02EF" w:rsidRPr="00B5239E" w:rsidRDefault="004C02EF" w:rsidP="003A4B22">
            <w:pPr>
              <w:pStyle w:val="SyntaxOneOf"/>
              <w:spacing w:after="60"/>
              <w:rPr>
                <w:rFonts w:cs="Courier New"/>
              </w:rPr>
            </w:pPr>
            <w:r w:rsidRPr="00B5239E">
              <w:rPr>
                <w:rFonts w:cs="Courier New"/>
              </w:rPr>
              <w:t>o</w:t>
            </w:r>
          </w:p>
        </w:tc>
        <w:tc>
          <w:tcPr>
            <w:tcW w:w="288" w:type="dxa"/>
          </w:tcPr>
          <w:p w14:paraId="5ACE8468" w14:textId="77777777" w:rsidR="004C02EF" w:rsidRPr="00B5239E" w:rsidRDefault="004C02EF" w:rsidP="003A4B22">
            <w:pPr>
              <w:pStyle w:val="SyntaxOneOf"/>
              <w:spacing w:after="60"/>
              <w:rPr>
                <w:rFonts w:cs="Courier New"/>
              </w:rPr>
            </w:pPr>
            <w:r w:rsidRPr="00B5239E">
              <w:rPr>
                <w:rFonts w:cs="Courier New"/>
              </w:rPr>
              <w:t>p</w:t>
            </w:r>
          </w:p>
        </w:tc>
        <w:tc>
          <w:tcPr>
            <w:tcW w:w="288" w:type="dxa"/>
          </w:tcPr>
          <w:p w14:paraId="3FBA6B57" w14:textId="77777777" w:rsidR="004C02EF" w:rsidRPr="00B5239E" w:rsidRDefault="004C02EF" w:rsidP="003A4B22">
            <w:pPr>
              <w:pStyle w:val="SyntaxOneOf"/>
              <w:spacing w:after="60"/>
              <w:rPr>
                <w:rFonts w:cs="Courier New"/>
              </w:rPr>
            </w:pPr>
            <w:r w:rsidRPr="00B5239E">
              <w:rPr>
                <w:rFonts w:cs="Courier New"/>
              </w:rPr>
              <w:t>q</w:t>
            </w:r>
          </w:p>
        </w:tc>
        <w:tc>
          <w:tcPr>
            <w:tcW w:w="288" w:type="dxa"/>
          </w:tcPr>
          <w:p w14:paraId="6DB4AF1C" w14:textId="77777777" w:rsidR="004C02EF" w:rsidRPr="00B5239E" w:rsidRDefault="004C02EF" w:rsidP="003A4B22">
            <w:pPr>
              <w:pStyle w:val="SyntaxOneOf"/>
              <w:spacing w:after="60"/>
              <w:rPr>
                <w:rFonts w:cs="Courier New"/>
              </w:rPr>
            </w:pPr>
            <w:r w:rsidRPr="00B5239E">
              <w:rPr>
                <w:rFonts w:cs="Courier New"/>
              </w:rPr>
              <w:t>r</w:t>
            </w:r>
          </w:p>
        </w:tc>
        <w:tc>
          <w:tcPr>
            <w:tcW w:w="288" w:type="dxa"/>
          </w:tcPr>
          <w:p w14:paraId="47AEC274" w14:textId="77777777" w:rsidR="004C02EF" w:rsidRPr="00B5239E" w:rsidRDefault="004C02EF" w:rsidP="003A4B22">
            <w:pPr>
              <w:pStyle w:val="SyntaxOneOf"/>
              <w:spacing w:after="60"/>
              <w:rPr>
                <w:rFonts w:cs="Courier New"/>
              </w:rPr>
            </w:pPr>
            <w:r w:rsidRPr="00B5239E">
              <w:rPr>
                <w:rFonts w:cs="Courier New"/>
              </w:rPr>
              <w:t>s</w:t>
            </w:r>
          </w:p>
        </w:tc>
        <w:tc>
          <w:tcPr>
            <w:tcW w:w="288" w:type="dxa"/>
          </w:tcPr>
          <w:p w14:paraId="1666AA98" w14:textId="77777777" w:rsidR="004C02EF" w:rsidRPr="00B5239E" w:rsidRDefault="004C02EF" w:rsidP="003A4B22">
            <w:pPr>
              <w:pStyle w:val="SyntaxOneOf"/>
              <w:spacing w:after="60"/>
              <w:rPr>
                <w:rFonts w:cs="Courier New"/>
              </w:rPr>
            </w:pPr>
            <w:r w:rsidRPr="00B5239E">
              <w:rPr>
                <w:rFonts w:cs="Courier New"/>
              </w:rPr>
              <w:t>t</w:t>
            </w:r>
          </w:p>
        </w:tc>
        <w:tc>
          <w:tcPr>
            <w:tcW w:w="288" w:type="dxa"/>
          </w:tcPr>
          <w:p w14:paraId="7BAB4382" w14:textId="77777777" w:rsidR="004C02EF" w:rsidRPr="00B5239E" w:rsidRDefault="004C02EF" w:rsidP="003A4B22">
            <w:pPr>
              <w:pStyle w:val="SyntaxOneOf"/>
              <w:spacing w:after="60"/>
              <w:rPr>
                <w:rFonts w:cs="Courier New"/>
              </w:rPr>
            </w:pPr>
            <w:r w:rsidRPr="00B5239E">
              <w:rPr>
                <w:rFonts w:cs="Courier New"/>
              </w:rPr>
              <w:t>u</w:t>
            </w:r>
          </w:p>
        </w:tc>
        <w:tc>
          <w:tcPr>
            <w:tcW w:w="288" w:type="dxa"/>
          </w:tcPr>
          <w:p w14:paraId="7449DE90" w14:textId="77777777" w:rsidR="004C02EF" w:rsidRPr="00B5239E" w:rsidRDefault="004C02EF" w:rsidP="003A4B22">
            <w:pPr>
              <w:pStyle w:val="SyntaxOneOf"/>
              <w:spacing w:after="60"/>
              <w:rPr>
                <w:rFonts w:cs="Courier New"/>
              </w:rPr>
            </w:pPr>
            <w:r w:rsidRPr="00B5239E">
              <w:rPr>
                <w:rFonts w:cs="Courier New"/>
              </w:rPr>
              <w:t>v</w:t>
            </w:r>
          </w:p>
        </w:tc>
        <w:tc>
          <w:tcPr>
            <w:tcW w:w="288" w:type="dxa"/>
          </w:tcPr>
          <w:p w14:paraId="50EC42C2" w14:textId="77777777" w:rsidR="004C02EF" w:rsidRPr="00B5239E" w:rsidRDefault="004C02EF" w:rsidP="003A4B22">
            <w:pPr>
              <w:pStyle w:val="SyntaxOneOf"/>
              <w:spacing w:after="60"/>
              <w:rPr>
                <w:rFonts w:cs="Courier New"/>
              </w:rPr>
            </w:pPr>
            <w:r w:rsidRPr="00B5239E">
              <w:rPr>
                <w:rFonts w:cs="Courier New"/>
              </w:rPr>
              <w:t>w</w:t>
            </w:r>
          </w:p>
        </w:tc>
        <w:tc>
          <w:tcPr>
            <w:tcW w:w="288" w:type="dxa"/>
          </w:tcPr>
          <w:p w14:paraId="12C9DD7A" w14:textId="77777777" w:rsidR="004C02EF" w:rsidRPr="00B5239E" w:rsidRDefault="004C02EF" w:rsidP="003A4B22">
            <w:pPr>
              <w:pStyle w:val="SyntaxOneOf"/>
              <w:spacing w:after="60"/>
              <w:rPr>
                <w:rFonts w:cs="Courier New"/>
              </w:rPr>
            </w:pPr>
            <w:r w:rsidRPr="00B5239E">
              <w:rPr>
                <w:rFonts w:cs="Courier New"/>
              </w:rPr>
              <w:t>x</w:t>
            </w:r>
          </w:p>
        </w:tc>
        <w:tc>
          <w:tcPr>
            <w:tcW w:w="288" w:type="dxa"/>
          </w:tcPr>
          <w:p w14:paraId="6542525B" w14:textId="77777777" w:rsidR="004C02EF" w:rsidRPr="00B5239E" w:rsidRDefault="004C02EF" w:rsidP="003A4B22">
            <w:pPr>
              <w:pStyle w:val="SyntaxOneOf"/>
              <w:spacing w:after="60"/>
              <w:rPr>
                <w:rFonts w:cs="Courier New"/>
              </w:rPr>
            </w:pPr>
            <w:r w:rsidRPr="00B5239E">
              <w:rPr>
                <w:rFonts w:cs="Courier New"/>
              </w:rPr>
              <w:t>y</w:t>
            </w:r>
          </w:p>
        </w:tc>
        <w:tc>
          <w:tcPr>
            <w:tcW w:w="288" w:type="dxa"/>
          </w:tcPr>
          <w:p w14:paraId="3C5E6060" w14:textId="77777777" w:rsidR="004C02EF" w:rsidRPr="00B5239E" w:rsidRDefault="004C02EF" w:rsidP="003A4B22">
            <w:pPr>
              <w:pStyle w:val="SyntaxOneOf"/>
              <w:spacing w:after="60"/>
              <w:rPr>
                <w:rFonts w:cs="Courier New"/>
              </w:rPr>
            </w:pPr>
            <w:r w:rsidRPr="00B5239E">
              <w:rPr>
                <w:rFonts w:cs="Courier New"/>
              </w:rPr>
              <w:t>z</w:t>
            </w:r>
          </w:p>
        </w:tc>
      </w:tr>
      <w:tr w:rsidR="004C02EF" w:rsidRPr="00B5239E" w14:paraId="08010CE8" w14:textId="77777777" w:rsidTr="003A4B22">
        <w:trPr>
          <w:tblHeader/>
        </w:trPr>
        <w:tc>
          <w:tcPr>
            <w:tcW w:w="288" w:type="dxa"/>
          </w:tcPr>
          <w:p w14:paraId="2F50A849" w14:textId="77777777" w:rsidR="004C02EF" w:rsidRPr="00B5239E" w:rsidRDefault="004C02EF" w:rsidP="003A4B22">
            <w:pPr>
              <w:pStyle w:val="SyntaxOneOf"/>
              <w:spacing w:after="60"/>
              <w:rPr>
                <w:rFonts w:cs="Courier New"/>
              </w:rPr>
            </w:pPr>
            <w:r w:rsidRPr="00B5239E">
              <w:rPr>
                <w:rFonts w:cs="Courier New"/>
              </w:rPr>
              <w:t>A</w:t>
            </w:r>
          </w:p>
        </w:tc>
        <w:tc>
          <w:tcPr>
            <w:tcW w:w="288" w:type="dxa"/>
          </w:tcPr>
          <w:p w14:paraId="4454D308" w14:textId="77777777" w:rsidR="004C02EF" w:rsidRPr="00B5239E" w:rsidRDefault="004C02EF" w:rsidP="003A4B22">
            <w:pPr>
              <w:pStyle w:val="SyntaxOneOf"/>
              <w:spacing w:after="60"/>
              <w:rPr>
                <w:rFonts w:cs="Courier New"/>
              </w:rPr>
            </w:pPr>
            <w:r w:rsidRPr="00B5239E">
              <w:rPr>
                <w:rFonts w:cs="Courier New"/>
              </w:rPr>
              <w:t>B</w:t>
            </w:r>
          </w:p>
        </w:tc>
        <w:tc>
          <w:tcPr>
            <w:tcW w:w="288" w:type="dxa"/>
          </w:tcPr>
          <w:p w14:paraId="0530C3EF" w14:textId="77777777" w:rsidR="004C02EF" w:rsidRPr="00B5239E" w:rsidRDefault="004C02EF" w:rsidP="003A4B22">
            <w:pPr>
              <w:pStyle w:val="SyntaxOneOf"/>
              <w:spacing w:after="60"/>
              <w:rPr>
                <w:rFonts w:cs="Courier New"/>
              </w:rPr>
            </w:pPr>
            <w:r w:rsidRPr="00B5239E">
              <w:rPr>
                <w:rFonts w:cs="Courier New"/>
              </w:rPr>
              <w:t>C</w:t>
            </w:r>
          </w:p>
        </w:tc>
        <w:tc>
          <w:tcPr>
            <w:tcW w:w="288" w:type="dxa"/>
          </w:tcPr>
          <w:p w14:paraId="3AD95C20" w14:textId="77777777" w:rsidR="004C02EF" w:rsidRPr="00B5239E" w:rsidRDefault="004C02EF" w:rsidP="003A4B22">
            <w:pPr>
              <w:pStyle w:val="SyntaxOneOf"/>
              <w:spacing w:after="60"/>
              <w:rPr>
                <w:rFonts w:cs="Courier New"/>
              </w:rPr>
            </w:pPr>
            <w:r w:rsidRPr="00B5239E">
              <w:rPr>
                <w:rFonts w:cs="Courier New"/>
              </w:rPr>
              <w:t>D</w:t>
            </w:r>
          </w:p>
        </w:tc>
        <w:tc>
          <w:tcPr>
            <w:tcW w:w="288" w:type="dxa"/>
          </w:tcPr>
          <w:p w14:paraId="3FB00939" w14:textId="77777777" w:rsidR="004C02EF" w:rsidRPr="00B5239E" w:rsidRDefault="004C02EF" w:rsidP="003A4B22">
            <w:pPr>
              <w:pStyle w:val="SyntaxOneOf"/>
              <w:spacing w:after="60"/>
              <w:rPr>
                <w:rFonts w:cs="Courier New"/>
              </w:rPr>
            </w:pPr>
            <w:r w:rsidRPr="00B5239E">
              <w:rPr>
                <w:rFonts w:cs="Courier New"/>
              </w:rPr>
              <w:t>E</w:t>
            </w:r>
          </w:p>
        </w:tc>
        <w:tc>
          <w:tcPr>
            <w:tcW w:w="288" w:type="dxa"/>
          </w:tcPr>
          <w:p w14:paraId="5F5EA220" w14:textId="77777777" w:rsidR="004C02EF" w:rsidRPr="00B5239E" w:rsidRDefault="004C02EF" w:rsidP="003A4B22">
            <w:pPr>
              <w:pStyle w:val="SyntaxOneOf"/>
              <w:spacing w:after="60"/>
              <w:rPr>
                <w:rFonts w:cs="Courier New"/>
              </w:rPr>
            </w:pPr>
            <w:r w:rsidRPr="00B5239E">
              <w:rPr>
                <w:rFonts w:cs="Courier New"/>
              </w:rPr>
              <w:t>F</w:t>
            </w:r>
          </w:p>
        </w:tc>
        <w:tc>
          <w:tcPr>
            <w:tcW w:w="288" w:type="dxa"/>
          </w:tcPr>
          <w:p w14:paraId="4C7E9E56" w14:textId="77777777" w:rsidR="004C02EF" w:rsidRPr="00B5239E" w:rsidRDefault="004C02EF" w:rsidP="003A4B22">
            <w:pPr>
              <w:pStyle w:val="SyntaxOneOf"/>
              <w:spacing w:after="60"/>
              <w:rPr>
                <w:rFonts w:cs="Courier New"/>
              </w:rPr>
            </w:pPr>
            <w:r w:rsidRPr="00B5239E">
              <w:rPr>
                <w:rFonts w:cs="Courier New"/>
              </w:rPr>
              <w:t>G</w:t>
            </w:r>
          </w:p>
        </w:tc>
        <w:tc>
          <w:tcPr>
            <w:tcW w:w="288" w:type="dxa"/>
          </w:tcPr>
          <w:p w14:paraId="308D149F" w14:textId="77777777" w:rsidR="004C02EF" w:rsidRPr="00B5239E" w:rsidRDefault="004C02EF" w:rsidP="003A4B22">
            <w:pPr>
              <w:pStyle w:val="SyntaxOneOf"/>
              <w:spacing w:after="60"/>
              <w:rPr>
                <w:rFonts w:cs="Courier New"/>
              </w:rPr>
            </w:pPr>
            <w:r w:rsidRPr="00B5239E">
              <w:rPr>
                <w:rFonts w:cs="Courier New"/>
              </w:rPr>
              <w:t>H</w:t>
            </w:r>
          </w:p>
        </w:tc>
        <w:tc>
          <w:tcPr>
            <w:tcW w:w="288" w:type="dxa"/>
          </w:tcPr>
          <w:p w14:paraId="2F5CE743" w14:textId="77777777" w:rsidR="004C02EF" w:rsidRPr="00B5239E" w:rsidRDefault="004C02EF" w:rsidP="003A4B22">
            <w:pPr>
              <w:pStyle w:val="SyntaxOneOf"/>
              <w:spacing w:after="60"/>
              <w:rPr>
                <w:rFonts w:cs="Courier New"/>
              </w:rPr>
            </w:pPr>
            <w:r w:rsidRPr="00B5239E">
              <w:rPr>
                <w:rFonts w:cs="Courier New"/>
              </w:rPr>
              <w:t>I</w:t>
            </w:r>
          </w:p>
        </w:tc>
        <w:tc>
          <w:tcPr>
            <w:tcW w:w="288" w:type="dxa"/>
          </w:tcPr>
          <w:p w14:paraId="1A20C477" w14:textId="77777777" w:rsidR="004C02EF" w:rsidRPr="00B5239E" w:rsidRDefault="004C02EF" w:rsidP="003A4B22">
            <w:pPr>
              <w:pStyle w:val="SyntaxOneOf"/>
              <w:spacing w:after="60"/>
              <w:rPr>
                <w:rFonts w:cs="Courier New"/>
              </w:rPr>
            </w:pPr>
            <w:r w:rsidRPr="00B5239E">
              <w:rPr>
                <w:rFonts w:cs="Courier New"/>
              </w:rPr>
              <w:t>J</w:t>
            </w:r>
          </w:p>
        </w:tc>
        <w:tc>
          <w:tcPr>
            <w:tcW w:w="288" w:type="dxa"/>
          </w:tcPr>
          <w:p w14:paraId="761DDBE0" w14:textId="77777777" w:rsidR="004C02EF" w:rsidRPr="00B5239E" w:rsidRDefault="004C02EF" w:rsidP="003A4B22">
            <w:pPr>
              <w:pStyle w:val="SyntaxOneOf"/>
              <w:spacing w:after="60"/>
              <w:rPr>
                <w:rFonts w:cs="Courier New"/>
              </w:rPr>
            </w:pPr>
            <w:r w:rsidRPr="00B5239E">
              <w:rPr>
                <w:rFonts w:cs="Courier New"/>
              </w:rPr>
              <w:t>K</w:t>
            </w:r>
          </w:p>
        </w:tc>
        <w:tc>
          <w:tcPr>
            <w:tcW w:w="288" w:type="dxa"/>
          </w:tcPr>
          <w:p w14:paraId="728907A0" w14:textId="77777777" w:rsidR="004C02EF" w:rsidRPr="00B5239E" w:rsidRDefault="004C02EF" w:rsidP="003A4B22">
            <w:pPr>
              <w:pStyle w:val="SyntaxOneOf"/>
              <w:spacing w:after="60"/>
              <w:rPr>
                <w:rFonts w:cs="Courier New"/>
              </w:rPr>
            </w:pPr>
            <w:r w:rsidRPr="00B5239E">
              <w:rPr>
                <w:rFonts w:cs="Courier New"/>
              </w:rPr>
              <w:t>L</w:t>
            </w:r>
          </w:p>
        </w:tc>
        <w:tc>
          <w:tcPr>
            <w:tcW w:w="288" w:type="dxa"/>
          </w:tcPr>
          <w:p w14:paraId="0DF66AA8" w14:textId="77777777" w:rsidR="004C02EF" w:rsidRPr="00B5239E" w:rsidRDefault="004C02EF" w:rsidP="003A4B22">
            <w:pPr>
              <w:pStyle w:val="SyntaxOneOf"/>
              <w:spacing w:after="60"/>
              <w:rPr>
                <w:rFonts w:cs="Courier New"/>
              </w:rPr>
            </w:pPr>
            <w:r w:rsidRPr="00B5239E">
              <w:rPr>
                <w:rFonts w:cs="Courier New"/>
              </w:rPr>
              <w:t>M</w:t>
            </w:r>
          </w:p>
        </w:tc>
        <w:tc>
          <w:tcPr>
            <w:tcW w:w="288" w:type="dxa"/>
          </w:tcPr>
          <w:p w14:paraId="4166674D" w14:textId="77777777" w:rsidR="004C02EF" w:rsidRPr="00B5239E" w:rsidRDefault="004C02EF" w:rsidP="003A4B22">
            <w:pPr>
              <w:pStyle w:val="SyntaxOneOf"/>
              <w:spacing w:after="60"/>
              <w:rPr>
                <w:rFonts w:cs="Courier New"/>
              </w:rPr>
            </w:pPr>
            <w:r w:rsidRPr="00B5239E">
              <w:rPr>
                <w:rFonts w:cs="Courier New"/>
              </w:rPr>
              <w:t>N</w:t>
            </w:r>
          </w:p>
        </w:tc>
        <w:tc>
          <w:tcPr>
            <w:tcW w:w="288" w:type="dxa"/>
          </w:tcPr>
          <w:p w14:paraId="1095DEA0" w14:textId="77777777" w:rsidR="004C02EF" w:rsidRPr="00B5239E" w:rsidRDefault="004C02EF" w:rsidP="003A4B22">
            <w:pPr>
              <w:pStyle w:val="SyntaxOneOf"/>
              <w:spacing w:after="60"/>
              <w:rPr>
                <w:rFonts w:cs="Courier New"/>
              </w:rPr>
            </w:pPr>
            <w:r w:rsidRPr="00B5239E">
              <w:rPr>
                <w:rFonts w:cs="Courier New"/>
              </w:rPr>
              <w:t>O</w:t>
            </w:r>
          </w:p>
        </w:tc>
        <w:tc>
          <w:tcPr>
            <w:tcW w:w="288" w:type="dxa"/>
          </w:tcPr>
          <w:p w14:paraId="608A57F2" w14:textId="77777777" w:rsidR="004C02EF" w:rsidRPr="00B5239E" w:rsidRDefault="004C02EF" w:rsidP="003A4B22">
            <w:pPr>
              <w:pStyle w:val="SyntaxOneOf"/>
              <w:spacing w:after="60"/>
              <w:rPr>
                <w:rFonts w:cs="Courier New"/>
              </w:rPr>
            </w:pPr>
            <w:r w:rsidRPr="00B5239E">
              <w:rPr>
                <w:rFonts w:cs="Courier New"/>
              </w:rPr>
              <w:t>P</w:t>
            </w:r>
          </w:p>
        </w:tc>
        <w:tc>
          <w:tcPr>
            <w:tcW w:w="288" w:type="dxa"/>
          </w:tcPr>
          <w:p w14:paraId="365CC51E" w14:textId="77777777" w:rsidR="004C02EF" w:rsidRPr="00B5239E" w:rsidRDefault="004C02EF" w:rsidP="003A4B22">
            <w:pPr>
              <w:pStyle w:val="SyntaxOneOf"/>
              <w:spacing w:after="60"/>
              <w:rPr>
                <w:rFonts w:cs="Courier New"/>
              </w:rPr>
            </w:pPr>
            <w:r w:rsidRPr="00B5239E">
              <w:rPr>
                <w:rFonts w:cs="Courier New"/>
              </w:rPr>
              <w:t>Q</w:t>
            </w:r>
          </w:p>
        </w:tc>
        <w:tc>
          <w:tcPr>
            <w:tcW w:w="288" w:type="dxa"/>
          </w:tcPr>
          <w:p w14:paraId="2002E073" w14:textId="77777777" w:rsidR="004C02EF" w:rsidRPr="00B5239E" w:rsidRDefault="004C02EF" w:rsidP="003A4B22">
            <w:pPr>
              <w:pStyle w:val="SyntaxOneOf"/>
              <w:spacing w:after="60"/>
              <w:rPr>
                <w:rFonts w:cs="Courier New"/>
              </w:rPr>
            </w:pPr>
            <w:r w:rsidRPr="00B5239E">
              <w:rPr>
                <w:rFonts w:cs="Courier New"/>
              </w:rPr>
              <w:t>R</w:t>
            </w:r>
          </w:p>
        </w:tc>
        <w:tc>
          <w:tcPr>
            <w:tcW w:w="288" w:type="dxa"/>
          </w:tcPr>
          <w:p w14:paraId="2969595F" w14:textId="77777777" w:rsidR="004C02EF" w:rsidRPr="00B5239E" w:rsidRDefault="004C02EF" w:rsidP="003A4B22">
            <w:pPr>
              <w:pStyle w:val="SyntaxOneOf"/>
              <w:spacing w:after="60"/>
              <w:rPr>
                <w:rFonts w:cs="Courier New"/>
              </w:rPr>
            </w:pPr>
            <w:r w:rsidRPr="00B5239E">
              <w:rPr>
                <w:rFonts w:cs="Courier New"/>
              </w:rPr>
              <w:t>S</w:t>
            </w:r>
          </w:p>
        </w:tc>
        <w:tc>
          <w:tcPr>
            <w:tcW w:w="288" w:type="dxa"/>
          </w:tcPr>
          <w:p w14:paraId="499650D3" w14:textId="77777777" w:rsidR="004C02EF" w:rsidRPr="00B5239E" w:rsidRDefault="004C02EF" w:rsidP="003A4B22">
            <w:pPr>
              <w:pStyle w:val="SyntaxOneOf"/>
              <w:spacing w:after="60"/>
              <w:rPr>
                <w:rFonts w:cs="Courier New"/>
              </w:rPr>
            </w:pPr>
            <w:r w:rsidRPr="00B5239E">
              <w:rPr>
                <w:rFonts w:cs="Courier New"/>
              </w:rPr>
              <w:t>T</w:t>
            </w:r>
          </w:p>
        </w:tc>
        <w:tc>
          <w:tcPr>
            <w:tcW w:w="288" w:type="dxa"/>
          </w:tcPr>
          <w:p w14:paraId="26A79B26" w14:textId="77777777" w:rsidR="004C02EF" w:rsidRPr="00B5239E" w:rsidRDefault="004C02EF" w:rsidP="003A4B22">
            <w:pPr>
              <w:pStyle w:val="SyntaxOneOf"/>
              <w:spacing w:after="60"/>
              <w:rPr>
                <w:rFonts w:cs="Courier New"/>
              </w:rPr>
            </w:pPr>
            <w:r w:rsidRPr="00B5239E">
              <w:rPr>
                <w:rFonts w:cs="Courier New"/>
              </w:rPr>
              <w:t>U</w:t>
            </w:r>
          </w:p>
        </w:tc>
        <w:tc>
          <w:tcPr>
            <w:tcW w:w="288" w:type="dxa"/>
          </w:tcPr>
          <w:p w14:paraId="06F7DB3F" w14:textId="77777777" w:rsidR="004C02EF" w:rsidRPr="00B5239E" w:rsidRDefault="004C02EF" w:rsidP="003A4B22">
            <w:pPr>
              <w:pStyle w:val="SyntaxOneOf"/>
              <w:spacing w:after="60"/>
              <w:rPr>
                <w:rFonts w:cs="Courier New"/>
              </w:rPr>
            </w:pPr>
            <w:r w:rsidRPr="00B5239E">
              <w:rPr>
                <w:rFonts w:cs="Courier New"/>
              </w:rPr>
              <w:t>V</w:t>
            </w:r>
          </w:p>
        </w:tc>
        <w:tc>
          <w:tcPr>
            <w:tcW w:w="288" w:type="dxa"/>
          </w:tcPr>
          <w:p w14:paraId="6DA2BC94" w14:textId="77777777" w:rsidR="004C02EF" w:rsidRPr="00B5239E" w:rsidRDefault="004C02EF" w:rsidP="003A4B22">
            <w:pPr>
              <w:pStyle w:val="SyntaxOneOf"/>
              <w:spacing w:after="60"/>
              <w:rPr>
                <w:rFonts w:cs="Courier New"/>
              </w:rPr>
            </w:pPr>
            <w:r w:rsidRPr="00B5239E">
              <w:rPr>
                <w:rFonts w:cs="Courier New"/>
              </w:rPr>
              <w:t>W</w:t>
            </w:r>
          </w:p>
        </w:tc>
        <w:tc>
          <w:tcPr>
            <w:tcW w:w="288" w:type="dxa"/>
          </w:tcPr>
          <w:p w14:paraId="1729588E" w14:textId="77777777" w:rsidR="004C02EF" w:rsidRPr="00B5239E" w:rsidRDefault="004C02EF" w:rsidP="003A4B22">
            <w:pPr>
              <w:pStyle w:val="SyntaxOneOf"/>
              <w:spacing w:after="60"/>
              <w:rPr>
                <w:rFonts w:cs="Courier New"/>
              </w:rPr>
            </w:pPr>
            <w:r w:rsidRPr="00B5239E">
              <w:rPr>
                <w:rFonts w:cs="Courier New"/>
              </w:rPr>
              <w:t>X</w:t>
            </w:r>
          </w:p>
        </w:tc>
        <w:tc>
          <w:tcPr>
            <w:tcW w:w="288" w:type="dxa"/>
          </w:tcPr>
          <w:p w14:paraId="2836EA86" w14:textId="77777777" w:rsidR="004C02EF" w:rsidRPr="00B5239E" w:rsidRDefault="004C02EF" w:rsidP="003A4B22">
            <w:pPr>
              <w:pStyle w:val="SyntaxOneOf"/>
              <w:spacing w:after="60"/>
              <w:rPr>
                <w:rFonts w:cs="Courier New"/>
              </w:rPr>
            </w:pPr>
            <w:r w:rsidRPr="00B5239E">
              <w:rPr>
                <w:rFonts w:cs="Courier New"/>
              </w:rPr>
              <w:t>Y</w:t>
            </w:r>
          </w:p>
        </w:tc>
        <w:tc>
          <w:tcPr>
            <w:tcW w:w="288" w:type="dxa"/>
          </w:tcPr>
          <w:p w14:paraId="5DCFCD3A" w14:textId="77777777" w:rsidR="004C02EF" w:rsidRPr="00B5239E" w:rsidRDefault="004C02EF" w:rsidP="003A4B22">
            <w:pPr>
              <w:pStyle w:val="SyntaxOneOf"/>
              <w:spacing w:after="60"/>
              <w:rPr>
                <w:rFonts w:cs="Courier New"/>
              </w:rPr>
            </w:pPr>
            <w:r w:rsidRPr="00B5239E">
              <w:rPr>
                <w:rFonts w:cs="Courier New"/>
              </w:rPr>
              <w:t>Z</w:t>
            </w:r>
          </w:p>
        </w:tc>
      </w:tr>
      <w:tr w:rsidR="004C02EF" w:rsidRPr="00B5239E" w14:paraId="51286554" w14:textId="77777777" w:rsidTr="003A4B22">
        <w:trPr>
          <w:tblHeader/>
        </w:trPr>
        <w:tc>
          <w:tcPr>
            <w:tcW w:w="288" w:type="dxa"/>
          </w:tcPr>
          <w:p w14:paraId="2B58C3CD" w14:textId="77777777" w:rsidR="004C02EF" w:rsidRPr="00B5239E" w:rsidRDefault="004C02EF" w:rsidP="003A4B22">
            <w:pPr>
              <w:pStyle w:val="SyntaxOneOf"/>
              <w:spacing w:after="60"/>
              <w:rPr>
                <w:rFonts w:cs="Courier New"/>
              </w:rPr>
            </w:pPr>
            <w:r w:rsidRPr="00B5239E">
              <w:rPr>
                <w:rFonts w:cs="Courier New"/>
              </w:rPr>
              <w:t>0</w:t>
            </w:r>
          </w:p>
        </w:tc>
        <w:tc>
          <w:tcPr>
            <w:tcW w:w="288" w:type="dxa"/>
          </w:tcPr>
          <w:p w14:paraId="075C46B3" w14:textId="77777777" w:rsidR="004C02EF" w:rsidRPr="00B5239E" w:rsidRDefault="004C02EF" w:rsidP="003A4B22">
            <w:pPr>
              <w:pStyle w:val="SyntaxOneOf"/>
              <w:spacing w:after="60"/>
              <w:rPr>
                <w:rFonts w:cs="Courier New"/>
              </w:rPr>
            </w:pPr>
            <w:r w:rsidRPr="00B5239E">
              <w:rPr>
                <w:rFonts w:cs="Courier New"/>
              </w:rPr>
              <w:t>1</w:t>
            </w:r>
          </w:p>
        </w:tc>
        <w:tc>
          <w:tcPr>
            <w:tcW w:w="288" w:type="dxa"/>
          </w:tcPr>
          <w:p w14:paraId="7A10EF7B" w14:textId="77777777" w:rsidR="004C02EF" w:rsidRPr="00B5239E" w:rsidRDefault="004C02EF" w:rsidP="003A4B22">
            <w:pPr>
              <w:pStyle w:val="SyntaxOneOf"/>
              <w:spacing w:after="60"/>
              <w:rPr>
                <w:rFonts w:cs="Courier New"/>
              </w:rPr>
            </w:pPr>
            <w:r w:rsidRPr="00B5239E">
              <w:rPr>
                <w:rFonts w:cs="Courier New"/>
              </w:rPr>
              <w:t>2</w:t>
            </w:r>
          </w:p>
        </w:tc>
        <w:tc>
          <w:tcPr>
            <w:tcW w:w="288" w:type="dxa"/>
          </w:tcPr>
          <w:p w14:paraId="76C03332" w14:textId="77777777" w:rsidR="004C02EF" w:rsidRPr="00B5239E" w:rsidRDefault="004C02EF" w:rsidP="003A4B22">
            <w:pPr>
              <w:pStyle w:val="SyntaxOneOf"/>
              <w:spacing w:after="60"/>
              <w:rPr>
                <w:rFonts w:cs="Courier New"/>
              </w:rPr>
            </w:pPr>
            <w:r w:rsidRPr="00B5239E">
              <w:rPr>
                <w:rFonts w:cs="Courier New"/>
              </w:rPr>
              <w:t>3</w:t>
            </w:r>
          </w:p>
        </w:tc>
        <w:tc>
          <w:tcPr>
            <w:tcW w:w="288" w:type="dxa"/>
          </w:tcPr>
          <w:p w14:paraId="46790C8F" w14:textId="77777777" w:rsidR="004C02EF" w:rsidRPr="00B5239E" w:rsidRDefault="004C02EF" w:rsidP="003A4B22">
            <w:pPr>
              <w:pStyle w:val="SyntaxOneOf"/>
              <w:spacing w:after="60"/>
              <w:rPr>
                <w:rFonts w:cs="Courier New"/>
              </w:rPr>
            </w:pPr>
            <w:r w:rsidRPr="00B5239E">
              <w:rPr>
                <w:rFonts w:cs="Courier New"/>
              </w:rPr>
              <w:t>4</w:t>
            </w:r>
          </w:p>
        </w:tc>
        <w:tc>
          <w:tcPr>
            <w:tcW w:w="288" w:type="dxa"/>
          </w:tcPr>
          <w:p w14:paraId="2CE3AC7B" w14:textId="77777777" w:rsidR="004C02EF" w:rsidRPr="00B5239E" w:rsidRDefault="004C02EF" w:rsidP="003A4B22">
            <w:pPr>
              <w:pStyle w:val="SyntaxOneOf"/>
              <w:spacing w:after="60"/>
              <w:rPr>
                <w:rFonts w:cs="Courier New"/>
              </w:rPr>
            </w:pPr>
            <w:r w:rsidRPr="00B5239E">
              <w:rPr>
                <w:rFonts w:cs="Courier New"/>
              </w:rPr>
              <w:t>5</w:t>
            </w:r>
          </w:p>
        </w:tc>
        <w:tc>
          <w:tcPr>
            <w:tcW w:w="288" w:type="dxa"/>
          </w:tcPr>
          <w:p w14:paraId="355CBF0E" w14:textId="77777777" w:rsidR="004C02EF" w:rsidRPr="00B5239E" w:rsidRDefault="004C02EF" w:rsidP="003A4B22">
            <w:pPr>
              <w:pStyle w:val="SyntaxOneOf"/>
              <w:spacing w:after="60"/>
              <w:rPr>
                <w:rFonts w:cs="Courier New"/>
              </w:rPr>
            </w:pPr>
            <w:r w:rsidRPr="00B5239E">
              <w:rPr>
                <w:rFonts w:cs="Courier New"/>
              </w:rPr>
              <w:t>6</w:t>
            </w:r>
          </w:p>
        </w:tc>
        <w:tc>
          <w:tcPr>
            <w:tcW w:w="288" w:type="dxa"/>
          </w:tcPr>
          <w:p w14:paraId="421A43CB" w14:textId="77777777" w:rsidR="004C02EF" w:rsidRPr="00B5239E" w:rsidRDefault="004C02EF" w:rsidP="003A4B22">
            <w:pPr>
              <w:pStyle w:val="SyntaxOneOf"/>
              <w:spacing w:after="60"/>
              <w:rPr>
                <w:rFonts w:cs="Courier New"/>
              </w:rPr>
            </w:pPr>
            <w:r w:rsidRPr="00B5239E">
              <w:rPr>
                <w:rFonts w:cs="Courier New"/>
              </w:rPr>
              <w:t>7</w:t>
            </w:r>
          </w:p>
        </w:tc>
        <w:tc>
          <w:tcPr>
            <w:tcW w:w="288" w:type="dxa"/>
          </w:tcPr>
          <w:p w14:paraId="04A79612" w14:textId="77777777" w:rsidR="004C02EF" w:rsidRPr="00B5239E" w:rsidRDefault="004C02EF" w:rsidP="003A4B22">
            <w:pPr>
              <w:pStyle w:val="SyntaxOneOf"/>
              <w:spacing w:after="60"/>
              <w:rPr>
                <w:rFonts w:cs="Courier New"/>
              </w:rPr>
            </w:pPr>
            <w:r w:rsidRPr="00B5239E">
              <w:rPr>
                <w:rFonts w:cs="Courier New"/>
              </w:rPr>
              <w:t>8</w:t>
            </w:r>
          </w:p>
        </w:tc>
        <w:tc>
          <w:tcPr>
            <w:tcW w:w="288" w:type="dxa"/>
          </w:tcPr>
          <w:p w14:paraId="2C34E36B" w14:textId="77777777" w:rsidR="004C02EF" w:rsidRPr="00B5239E" w:rsidRDefault="004C02EF" w:rsidP="003A4B22">
            <w:pPr>
              <w:pStyle w:val="SyntaxOneOf"/>
              <w:spacing w:after="60"/>
              <w:rPr>
                <w:rFonts w:cs="Courier New"/>
              </w:rPr>
            </w:pPr>
            <w:r w:rsidRPr="00B5239E">
              <w:rPr>
                <w:rFonts w:cs="Courier New"/>
              </w:rPr>
              <w:t>9</w:t>
            </w:r>
          </w:p>
        </w:tc>
        <w:tc>
          <w:tcPr>
            <w:tcW w:w="288" w:type="dxa"/>
          </w:tcPr>
          <w:p w14:paraId="0405402A" w14:textId="77777777" w:rsidR="004C02EF" w:rsidRPr="00B5239E" w:rsidRDefault="004C02EF" w:rsidP="003A4B22">
            <w:pPr>
              <w:pStyle w:val="SyntaxOneOf"/>
              <w:spacing w:after="60"/>
              <w:rPr>
                <w:rFonts w:cs="Courier New"/>
              </w:rPr>
            </w:pPr>
            <w:r w:rsidRPr="00B5239E">
              <w:rPr>
                <w:rFonts w:cs="Courier New"/>
              </w:rPr>
              <w:t>_</w:t>
            </w:r>
          </w:p>
        </w:tc>
        <w:tc>
          <w:tcPr>
            <w:tcW w:w="288" w:type="dxa"/>
          </w:tcPr>
          <w:p w14:paraId="587B38E3" w14:textId="77777777" w:rsidR="004C02EF" w:rsidRPr="00B5239E" w:rsidRDefault="004C02EF" w:rsidP="003A4B22">
            <w:pPr>
              <w:pStyle w:val="SyntaxOneOf"/>
              <w:spacing w:after="60"/>
              <w:rPr>
                <w:rFonts w:cs="Courier New"/>
              </w:rPr>
            </w:pPr>
          </w:p>
        </w:tc>
        <w:tc>
          <w:tcPr>
            <w:tcW w:w="288" w:type="dxa"/>
          </w:tcPr>
          <w:p w14:paraId="0A424E0F" w14:textId="77777777" w:rsidR="004C02EF" w:rsidRPr="00B5239E" w:rsidRDefault="004C02EF" w:rsidP="003A4B22">
            <w:pPr>
              <w:pStyle w:val="SyntaxOneOf"/>
              <w:spacing w:after="60"/>
              <w:rPr>
                <w:rFonts w:cs="Courier New"/>
              </w:rPr>
            </w:pPr>
          </w:p>
        </w:tc>
        <w:tc>
          <w:tcPr>
            <w:tcW w:w="288" w:type="dxa"/>
          </w:tcPr>
          <w:p w14:paraId="2CB95703" w14:textId="77777777" w:rsidR="004C02EF" w:rsidRPr="00B5239E" w:rsidRDefault="004C02EF" w:rsidP="003A4B22">
            <w:pPr>
              <w:pStyle w:val="SyntaxOneOf"/>
              <w:spacing w:after="60"/>
              <w:rPr>
                <w:rFonts w:cs="Courier New"/>
              </w:rPr>
            </w:pPr>
          </w:p>
        </w:tc>
        <w:tc>
          <w:tcPr>
            <w:tcW w:w="288" w:type="dxa"/>
          </w:tcPr>
          <w:p w14:paraId="5D4BE574" w14:textId="77777777" w:rsidR="004C02EF" w:rsidRPr="00B5239E" w:rsidRDefault="004C02EF" w:rsidP="003A4B22">
            <w:pPr>
              <w:pStyle w:val="SyntaxOneOf"/>
              <w:spacing w:after="60"/>
              <w:rPr>
                <w:rFonts w:cs="Courier New"/>
              </w:rPr>
            </w:pPr>
          </w:p>
        </w:tc>
        <w:tc>
          <w:tcPr>
            <w:tcW w:w="288" w:type="dxa"/>
          </w:tcPr>
          <w:p w14:paraId="43AE8B67" w14:textId="77777777" w:rsidR="004C02EF" w:rsidRPr="00B5239E" w:rsidRDefault="004C02EF" w:rsidP="003A4B22">
            <w:pPr>
              <w:pStyle w:val="SyntaxOneOf"/>
              <w:spacing w:after="60"/>
              <w:rPr>
                <w:rFonts w:cs="Courier New"/>
              </w:rPr>
            </w:pPr>
          </w:p>
        </w:tc>
        <w:tc>
          <w:tcPr>
            <w:tcW w:w="288" w:type="dxa"/>
          </w:tcPr>
          <w:p w14:paraId="1A26B65A" w14:textId="77777777" w:rsidR="004C02EF" w:rsidRPr="00B5239E" w:rsidRDefault="004C02EF" w:rsidP="003A4B22">
            <w:pPr>
              <w:pStyle w:val="SyntaxOneOf"/>
              <w:spacing w:after="60"/>
              <w:rPr>
                <w:rFonts w:cs="Courier New"/>
              </w:rPr>
            </w:pPr>
          </w:p>
        </w:tc>
        <w:tc>
          <w:tcPr>
            <w:tcW w:w="288" w:type="dxa"/>
          </w:tcPr>
          <w:p w14:paraId="5A2E5C8E" w14:textId="77777777" w:rsidR="004C02EF" w:rsidRPr="00B5239E" w:rsidRDefault="004C02EF" w:rsidP="003A4B22">
            <w:pPr>
              <w:pStyle w:val="SyntaxOneOf"/>
              <w:spacing w:after="60"/>
              <w:rPr>
                <w:rFonts w:cs="Courier New"/>
              </w:rPr>
            </w:pPr>
          </w:p>
        </w:tc>
        <w:tc>
          <w:tcPr>
            <w:tcW w:w="288" w:type="dxa"/>
          </w:tcPr>
          <w:p w14:paraId="3FA1A6D3" w14:textId="77777777" w:rsidR="004C02EF" w:rsidRPr="00B5239E" w:rsidRDefault="004C02EF" w:rsidP="003A4B22">
            <w:pPr>
              <w:pStyle w:val="SyntaxOneOf"/>
              <w:spacing w:after="60"/>
              <w:rPr>
                <w:rFonts w:cs="Courier New"/>
              </w:rPr>
            </w:pPr>
          </w:p>
        </w:tc>
        <w:tc>
          <w:tcPr>
            <w:tcW w:w="288" w:type="dxa"/>
          </w:tcPr>
          <w:p w14:paraId="3789D46E" w14:textId="77777777" w:rsidR="004C02EF" w:rsidRPr="00B5239E" w:rsidRDefault="004C02EF" w:rsidP="003A4B22">
            <w:pPr>
              <w:pStyle w:val="SyntaxOneOf"/>
              <w:spacing w:after="60"/>
              <w:rPr>
                <w:rFonts w:cs="Courier New"/>
              </w:rPr>
            </w:pPr>
          </w:p>
        </w:tc>
        <w:tc>
          <w:tcPr>
            <w:tcW w:w="288" w:type="dxa"/>
          </w:tcPr>
          <w:p w14:paraId="3DA74964" w14:textId="77777777" w:rsidR="004C02EF" w:rsidRPr="00B5239E" w:rsidRDefault="004C02EF" w:rsidP="003A4B22">
            <w:pPr>
              <w:pStyle w:val="SyntaxOneOf"/>
              <w:spacing w:after="60"/>
              <w:rPr>
                <w:rFonts w:cs="Courier New"/>
              </w:rPr>
            </w:pPr>
          </w:p>
        </w:tc>
        <w:tc>
          <w:tcPr>
            <w:tcW w:w="288" w:type="dxa"/>
          </w:tcPr>
          <w:p w14:paraId="55B75B77" w14:textId="77777777" w:rsidR="004C02EF" w:rsidRPr="00B5239E" w:rsidRDefault="004C02EF" w:rsidP="003A4B22">
            <w:pPr>
              <w:pStyle w:val="SyntaxOneOf"/>
              <w:spacing w:after="60"/>
              <w:rPr>
                <w:rFonts w:cs="Courier New"/>
              </w:rPr>
            </w:pPr>
          </w:p>
        </w:tc>
        <w:tc>
          <w:tcPr>
            <w:tcW w:w="288" w:type="dxa"/>
          </w:tcPr>
          <w:p w14:paraId="763CD1C6" w14:textId="77777777" w:rsidR="004C02EF" w:rsidRPr="00B5239E" w:rsidRDefault="004C02EF" w:rsidP="003A4B22">
            <w:pPr>
              <w:pStyle w:val="SyntaxOneOf"/>
              <w:spacing w:after="60"/>
              <w:rPr>
                <w:rFonts w:cs="Courier New"/>
              </w:rPr>
            </w:pPr>
          </w:p>
        </w:tc>
        <w:tc>
          <w:tcPr>
            <w:tcW w:w="288" w:type="dxa"/>
          </w:tcPr>
          <w:p w14:paraId="16488833" w14:textId="77777777" w:rsidR="004C02EF" w:rsidRPr="00B5239E" w:rsidRDefault="004C02EF" w:rsidP="003A4B22">
            <w:pPr>
              <w:pStyle w:val="SyntaxOneOf"/>
              <w:spacing w:after="60"/>
              <w:rPr>
                <w:rFonts w:cs="Courier New"/>
              </w:rPr>
            </w:pPr>
          </w:p>
        </w:tc>
        <w:tc>
          <w:tcPr>
            <w:tcW w:w="288" w:type="dxa"/>
          </w:tcPr>
          <w:p w14:paraId="779DDC53" w14:textId="77777777" w:rsidR="004C02EF" w:rsidRPr="00B5239E" w:rsidRDefault="004C02EF" w:rsidP="003A4B22">
            <w:pPr>
              <w:pStyle w:val="SyntaxOneOf"/>
              <w:spacing w:after="60"/>
              <w:rPr>
                <w:rFonts w:cs="Courier New"/>
              </w:rPr>
            </w:pPr>
          </w:p>
        </w:tc>
        <w:tc>
          <w:tcPr>
            <w:tcW w:w="288" w:type="dxa"/>
          </w:tcPr>
          <w:p w14:paraId="7E1A4725" w14:textId="77777777" w:rsidR="004C02EF" w:rsidRPr="00B5239E" w:rsidRDefault="004C02EF" w:rsidP="003A4B22">
            <w:pPr>
              <w:pStyle w:val="SyntaxOneOf"/>
              <w:spacing w:after="60"/>
              <w:rPr>
                <w:rFonts w:cs="Courier New"/>
              </w:rPr>
            </w:pPr>
          </w:p>
        </w:tc>
      </w:tr>
    </w:tbl>
    <w:p w14:paraId="15C43058" w14:textId="77777777" w:rsidR="004C02EF" w:rsidRPr="00B5239E" w:rsidRDefault="004C02EF" w:rsidP="004C02EF">
      <w:pPr>
        <w:pStyle w:val="Alg4"/>
        <w:numPr>
          <w:ilvl w:val="0"/>
          <w:numId w:val="300"/>
        </w:numPr>
        <w:spacing w:after="220"/>
      </w:pPr>
      <w:r w:rsidRPr="00B5239E">
        <w:t xml:space="preserve">Return </w:t>
      </w:r>
      <w:r w:rsidRPr="00B5239E">
        <w:rPr>
          <w:b/>
        </w:rPr>
        <w:t>false</w:t>
      </w:r>
      <w:r w:rsidRPr="00B5239E">
        <w:t>.</w:t>
      </w:r>
    </w:p>
    <w:p w14:paraId="227F57DE" w14:textId="77777777" w:rsidR="004C02EF" w:rsidRDefault="004C02EF" w:rsidP="004C02EF">
      <w:pPr>
        <w:pStyle w:val="40"/>
        <w:numPr>
          <w:ilvl w:val="0"/>
          <w:numId w:val="0"/>
        </w:numPr>
      </w:pPr>
      <w:r w:rsidRPr="00456D82">
        <w:t>15.10.2.7</w:t>
      </w:r>
      <w:r w:rsidRPr="00456D82">
        <w:tab/>
        <w:t>Quantifier</w:t>
      </w:r>
    </w:p>
    <w:p w14:paraId="0A5AA676" w14:textId="77777777" w:rsidR="004C02EF" w:rsidRDefault="004C02EF" w:rsidP="004C02EF">
      <w:r>
        <w:t xml:space="preserve">The production </w:t>
      </w:r>
      <w:r w:rsidRPr="00E67BE8">
        <w:rPr>
          <w:rFonts w:ascii="Times New Roman" w:hAnsi="Times New Roman"/>
          <w:i/>
        </w:rPr>
        <w:t>Quantifier</w:t>
      </w:r>
      <w:r>
        <w:t xml:space="preserve"> :: </w:t>
      </w:r>
      <w:r w:rsidRPr="00E67BE8">
        <w:rPr>
          <w:rFonts w:ascii="Times New Roman" w:hAnsi="Times New Roman"/>
          <w:i/>
        </w:rPr>
        <w:t>QuantifierPrefix</w:t>
      </w:r>
      <w:r>
        <w:t xml:space="preserve"> evaluates as follows:</w:t>
      </w:r>
    </w:p>
    <w:p w14:paraId="52B0A2EE" w14:textId="77777777" w:rsidR="004C02EF" w:rsidRPr="00943D90" w:rsidRDefault="004C02EF" w:rsidP="004C02EF">
      <w:pPr>
        <w:pStyle w:val="Alg4"/>
        <w:numPr>
          <w:ilvl w:val="0"/>
          <w:numId w:val="304"/>
        </w:numPr>
      </w:pPr>
      <w:r w:rsidRPr="00943D90">
        <w:t xml:space="preserve">Evaluate </w:t>
      </w:r>
      <w:r w:rsidRPr="00E67BE8">
        <w:rPr>
          <w:i/>
        </w:rPr>
        <w:t>QuantifierPrefix</w:t>
      </w:r>
      <w:r w:rsidRPr="00943D90">
        <w:t xml:space="preserve"> to obtain the two results: an integer </w:t>
      </w:r>
      <w:r w:rsidRPr="00E67BE8">
        <w:rPr>
          <w:i/>
        </w:rPr>
        <w:t>min</w:t>
      </w:r>
      <w:r w:rsidRPr="00943D90">
        <w:t xml:space="preserve"> and an integer (or </w:t>
      </w:r>
      <w:r w:rsidRPr="00943D90">
        <w:sym w:font="Symbol" w:char="F0A5"/>
      </w:r>
      <w:r w:rsidRPr="00943D90">
        <w:t xml:space="preserve">) </w:t>
      </w:r>
      <w:r w:rsidRPr="00E67BE8">
        <w:rPr>
          <w:i/>
        </w:rPr>
        <w:t>max</w:t>
      </w:r>
      <w:r w:rsidRPr="00943D90">
        <w:t>.</w:t>
      </w:r>
    </w:p>
    <w:p w14:paraId="5D6768CA" w14:textId="77777777" w:rsidR="004C02EF" w:rsidRPr="00943D90" w:rsidRDefault="004C02EF" w:rsidP="004C02EF">
      <w:pPr>
        <w:pStyle w:val="Alg4"/>
        <w:numPr>
          <w:ilvl w:val="0"/>
          <w:numId w:val="304"/>
        </w:numPr>
        <w:spacing w:after="220"/>
      </w:pPr>
      <w:r w:rsidRPr="00943D90">
        <w:t xml:space="preserve">Return the three results </w:t>
      </w:r>
      <w:r w:rsidRPr="00E67BE8">
        <w:rPr>
          <w:i/>
        </w:rPr>
        <w:t>min</w:t>
      </w:r>
      <w:r w:rsidRPr="00943D90">
        <w:t xml:space="preserve">, </w:t>
      </w:r>
      <w:r w:rsidRPr="00E67BE8">
        <w:rPr>
          <w:i/>
        </w:rPr>
        <w:t>max</w:t>
      </w:r>
      <w:r w:rsidRPr="00943D90">
        <w:t xml:space="preserve">, and </w:t>
      </w:r>
      <w:r w:rsidRPr="00943D90">
        <w:rPr>
          <w:b/>
        </w:rPr>
        <w:t>true</w:t>
      </w:r>
      <w:r w:rsidRPr="00943D90">
        <w:t>.</w:t>
      </w:r>
    </w:p>
    <w:p w14:paraId="632BEF89" w14:textId="77777777" w:rsidR="004C02EF" w:rsidRDefault="004C02EF" w:rsidP="004C02EF">
      <w:r>
        <w:t xml:space="preserve">The production </w:t>
      </w:r>
      <w:r w:rsidRPr="00E67BE8">
        <w:rPr>
          <w:rFonts w:ascii="Times New Roman" w:hAnsi="Times New Roman"/>
          <w:i/>
        </w:rPr>
        <w:t>Quantifier</w:t>
      </w:r>
      <w:r>
        <w:t xml:space="preserve"> </w:t>
      </w:r>
      <w:r>
        <w:rPr>
          <w:b/>
        </w:rPr>
        <w:t xml:space="preserve">:: </w:t>
      </w:r>
      <w:r w:rsidRPr="00E67BE8">
        <w:rPr>
          <w:rFonts w:ascii="Times New Roman" w:hAnsi="Times New Roman"/>
          <w:i/>
        </w:rPr>
        <w:t>QuantifierPrefix</w:t>
      </w:r>
      <w:r>
        <w:rPr>
          <w:rFonts w:ascii="Courier New" w:hAnsi="Courier New"/>
          <w:b/>
        </w:rPr>
        <w:t xml:space="preserve"> ?</w:t>
      </w:r>
      <w:r>
        <w:t xml:space="preserve"> evaluates as follows:</w:t>
      </w:r>
    </w:p>
    <w:p w14:paraId="27915907" w14:textId="77777777" w:rsidR="004C02EF" w:rsidRPr="00943D90" w:rsidRDefault="004C02EF" w:rsidP="004C02EF">
      <w:pPr>
        <w:pStyle w:val="Alg4"/>
        <w:numPr>
          <w:ilvl w:val="0"/>
          <w:numId w:val="305"/>
        </w:numPr>
      </w:pPr>
      <w:r w:rsidRPr="00943D90">
        <w:t xml:space="preserve">Evaluate </w:t>
      </w:r>
      <w:r w:rsidRPr="00E67BE8">
        <w:rPr>
          <w:i/>
        </w:rPr>
        <w:t>QuantifierPrefix</w:t>
      </w:r>
      <w:r w:rsidRPr="00943D90">
        <w:t xml:space="preserve"> to obtain the two results: an integer </w:t>
      </w:r>
      <w:r w:rsidRPr="00E67BE8">
        <w:rPr>
          <w:i/>
        </w:rPr>
        <w:t>min</w:t>
      </w:r>
      <w:r w:rsidRPr="00943D90">
        <w:t xml:space="preserve"> and an integer (or </w:t>
      </w:r>
      <w:r w:rsidRPr="00943D90">
        <w:sym w:font="Symbol" w:char="F0A5"/>
      </w:r>
      <w:r w:rsidRPr="00943D90">
        <w:t xml:space="preserve">) </w:t>
      </w:r>
      <w:r w:rsidRPr="00E67BE8">
        <w:rPr>
          <w:i/>
        </w:rPr>
        <w:t>max</w:t>
      </w:r>
      <w:r w:rsidRPr="00943D90">
        <w:t>.</w:t>
      </w:r>
    </w:p>
    <w:p w14:paraId="0E11177F" w14:textId="77777777" w:rsidR="004C02EF" w:rsidRPr="00943D90" w:rsidRDefault="004C02EF" w:rsidP="004C02EF">
      <w:pPr>
        <w:pStyle w:val="Alg4"/>
        <w:numPr>
          <w:ilvl w:val="0"/>
          <w:numId w:val="305"/>
        </w:numPr>
        <w:spacing w:after="220"/>
      </w:pPr>
      <w:r w:rsidRPr="00943D90">
        <w:t xml:space="preserve">Return the three results </w:t>
      </w:r>
      <w:r w:rsidRPr="00E67BE8">
        <w:rPr>
          <w:i/>
        </w:rPr>
        <w:t>min</w:t>
      </w:r>
      <w:r w:rsidRPr="00943D90">
        <w:t xml:space="preserve">, </w:t>
      </w:r>
      <w:r w:rsidRPr="00E67BE8">
        <w:rPr>
          <w:i/>
        </w:rPr>
        <w:t>max</w:t>
      </w:r>
      <w:r w:rsidRPr="00943D90">
        <w:t xml:space="preserve">, and </w:t>
      </w:r>
      <w:r w:rsidRPr="00943D90">
        <w:rPr>
          <w:b/>
        </w:rPr>
        <w:t>false</w:t>
      </w:r>
      <w:r w:rsidRPr="00943D90">
        <w:t>.</w:t>
      </w:r>
    </w:p>
    <w:p w14:paraId="40BF0E39" w14:textId="77777777" w:rsidR="004C02EF" w:rsidRDefault="004C02EF" w:rsidP="004C02EF">
      <w:r>
        <w:t xml:space="preserve">The production </w:t>
      </w:r>
      <w:r w:rsidRPr="00E67BE8">
        <w:rPr>
          <w:rFonts w:ascii="Times New Roman" w:hAnsi="Times New Roman"/>
          <w:i/>
        </w:rPr>
        <w:t>QuantifierPrefix</w:t>
      </w:r>
      <w:r>
        <w:t xml:space="preserve"> </w:t>
      </w:r>
      <w:r>
        <w:rPr>
          <w:b/>
        </w:rPr>
        <w:t xml:space="preserve">:: </w:t>
      </w:r>
      <w:r>
        <w:rPr>
          <w:rFonts w:ascii="Courier New" w:hAnsi="Courier New"/>
          <w:b/>
        </w:rPr>
        <w:t>*</w:t>
      </w:r>
      <w:r>
        <w:t xml:space="preserve"> evaluates by returning the two results 0 and </w:t>
      </w:r>
      <w:r>
        <w:sym w:font="Symbol" w:char="F0A5"/>
      </w:r>
      <w:r>
        <w:t>.</w:t>
      </w:r>
    </w:p>
    <w:p w14:paraId="7C916530" w14:textId="77777777" w:rsidR="004C02EF" w:rsidRDefault="004C02EF" w:rsidP="004C02EF">
      <w:r>
        <w:t xml:space="preserve">The production </w:t>
      </w:r>
      <w:r w:rsidRPr="00E67BE8">
        <w:rPr>
          <w:rFonts w:ascii="Times New Roman" w:hAnsi="Times New Roman"/>
          <w:i/>
        </w:rPr>
        <w:t>QuantifierPrefix</w:t>
      </w:r>
      <w:r>
        <w:t xml:space="preserve"> </w:t>
      </w:r>
      <w:r>
        <w:rPr>
          <w:b/>
        </w:rPr>
        <w:t xml:space="preserve">:: </w:t>
      </w:r>
      <w:r>
        <w:rPr>
          <w:rFonts w:ascii="Courier New" w:hAnsi="Courier New"/>
          <w:b/>
        </w:rPr>
        <w:t>+</w:t>
      </w:r>
      <w:r>
        <w:t xml:space="preserve"> evaluates by returning the two results 1 and </w:t>
      </w:r>
      <w:r>
        <w:sym w:font="Symbol" w:char="F0A5"/>
      </w:r>
      <w:r>
        <w:t>.</w:t>
      </w:r>
    </w:p>
    <w:p w14:paraId="70E3E363" w14:textId="77777777" w:rsidR="004C02EF" w:rsidRDefault="004C02EF" w:rsidP="004C02EF">
      <w:r>
        <w:t xml:space="preserve">The production </w:t>
      </w:r>
      <w:r w:rsidRPr="00E67BE8">
        <w:rPr>
          <w:rFonts w:ascii="Times New Roman" w:hAnsi="Times New Roman"/>
          <w:i/>
        </w:rPr>
        <w:t>QuantifierPrefix</w:t>
      </w:r>
      <w:r>
        <w:t xml:space="preserve"> </w:t>
      </w:r>
      <w:r>
        <w:rPr>
          <w:b/>
        </w:rPr>
        <w:t xml:space="preserve">:: </w:t>
      </w:r>
      <w:r>
        <w:rPr>
          <w:rFonts w:ascii="Courier New" w:hAnsi="Courier New"/>
          <w:b/>
        </w:rPr>
        <w:t>?</w:t>
      </w:r>
      <w:r>
        <w:t xml:space="preserve"> evaluates by returning the two results 0 and 1.</w:t>
      </w:r>
    </w:p>
    <w:p w14:paraId="71973E07" w14:textId="77777777" w:rsidR="004C02EF" w:rsidRDefault="004C02EF" w:rsidP="004C02EF">
      <w:r>
        <w:t xml:space="preserve">The production </w:t>
      </w:r>
      <w:r w:rsidRPr="00E67BE8">
        <w:rPr>
          <w:rFonts w:ascii="Times New Roman" w:hAnsi="Times New Roman"/>
          <w:i/>
        </w:rPr>
        <w:t>QuantifierPrefix</w:t>
      </w:r>
      <w:r>
        <w:t xml:space="preserve"> </w:t>
      </w:r>
      <w:r>
        <w:rPr>
          <w:b/>
        </w:rPr>
        <w:t xml:space="preserve">:: </w:t>
      </w:r>
      <w:r>
        <w:rPr>
          <w:rFonts w:ascii="Courier New" w:hAnsi="Courier New"/>
          <w:b/>
        </w:rPr>
        <w:t xml:space="preserve">{ </w:t>
      </w:r>
      <w:r w:rsidRPr="00E67BE8">
        <w:rPr>
          <w:rFonts w:ascii="Times New Roman" w:hAnsi="Times New Roman"/>
          <w:i/>
        </w:rPr>
        <w:t>DecimalDigits</w:t>
      </w:r>
      <w:r>
        <w:rPr>
          <w:rFonts w:ascii="Courier New" w:hAnsi="Courier New"/>
          <w:b/>
        </w:rPr>
        <w:t xml:space="preserve"> }</w:t>
      </w:r>
      <w:r>
        <w:t xml:space="preserve"> evaluates as follows:</w:t>
      </w:r>
    </w:p>
    <w:p w14:paraId="5233967E" w14:textId="77777777" w:rsidR="004C02EF" w:rsidRPr="00943D90" w:rsidRDefault="004C02EF" w:rsidP="004C02EF">
      <w:pPr>
        <w:pStyle w:val="Alg4"/>
        <w:numPr>
          <w:ilvl w:val="0"/>
          <w:numId w:val="308"/>
        </w:numPr>
        <w:jc w:val="both"/>
      </w:pPr>
      <w:r w:rsidRPr="00943D90">
        <w:t xml:space="preserve">Let </w:t>
      </w:r>
      <w:r w:rsidRPr="00E67BE8">
        <w:rPr>
          <w:i/>
        </w:rPr>
        <w:t>i</w:t>
      </w:r>
      <w:r w:rsidRPr="00943D90">
        <w:t xml:space="preserve"> be the MV of </w:t>
      </w:r>
      <w:r w:rsidRPr="00E67BE8">
        <w:rPr>
          <w:i/>
        </w:rPr>
        <w:t>DecimalDigits</w:t>
      </w:r>
      <w:r w:rsidRPr="00943D90">
        <w:t xml:space="preserve"> (see 7.8.3).</w:t>
      </w:r>
    </w:p>
    <w:p w14:paraId="202134AB" w14:textId="77777777" w:rsidR="004C02EF" w:rsidRPr="00943D90" w:rsidRDefault="004C02EF" w:rsidP="004C02EF">
      <w:pPr>
        <w:pStyle w:val="Alg4"/>
        <w:numPr>
          <w:ilvl w:val="0"/>
          <w:numId w:val="308"/>
        </w:numPr>
        <w:spacing w:after="120"/>
        <w:jc w:val="both"/>
      </w:pPr>
      <w:r w:rsidRPr="00943D90">
        <w:t xml:space="preserve">Return the two results </w:t>
      </w:r>
      <w:r w:rsidRPr="00E67BE8">
        <w:rPr>
          <w:i/>
        </w:rPr>
        <w:t>i</w:t>
      </w:r>
      <w:r w:rsidRPr="00943D90">
        <w:t xml:space="preserve"> and </w:t>
      </w:r>
      <w:r w:rsidRPr="00E67BE8">
        <w:rPr>
          <w:i/>
        </w:rPr>
        <w:t>i</w:t>
      </w:r>
      <w:r w:rsidRPr="00943D90">
        <w:t>.</w:t>
      </w:r>
    </w:p>
    <w:p w14:paraId="34EE563E" w14:textId="77777777" w:rsidR="004C02EF" w:rsidRDefault="004C02EF" w:rsidP="004C02EF">
      <w:r>
        <w:t xml:space="preserve">The production </w:t>
      </w:r>
      <w:r w:rsidRPr="00E67BE8">
        <w:rPr>
          <w:rFonts w:ascii="Times New Roman" w:hAnsi="Times New Roman"/>
          <w:i/>
        </w:rPr>
        <w:t>QuantifierPrefix</w:t>
      </w:r>
      <w:r>
        <w:t xml:space="preserve"> </w:t>
      </w:r>
      <w:r>
        <w:rPr>
          <w:b/>
        </w:rPr>
        <w:t xml:space="preserve">:: </w:t>
      </w:r>
      <w:r>
        <w:rPr>
          <w:rFonts w:ascii="Courier New" w:hAnsi="Courier New"/>
          <w:b/>
        </w:rPr>
        <w:t xml:space="preserve">{ </w:t>
      </w:r>
      <w:r w:rsidRPr="00E67BE8">
        <w:rPr>
          <w:rFonts w:ascii="Times New Roman" w:hAnsi="Times New Roman"/>
          <w:i/>
        </w:rPr>
        <w:t>DecimalDigits</w:t>
      </w:r>
      <w:r>
        <w:rPr>
          <w:rFonts w:ascii="Courier New" w:hAnsi="Courier New"/>
          <w:b/>
        </w:rPr>
        <w:t xml:space="preserve"> , }</w:t>
      </w:r>
      <w:r>
        <w:t xml:space="preserve"> evaluates as follows:</w:t>
      </w:r>
    </w:p>
    <w:p w14:paraId="366F655C" w14:textId="77777777" w:rsidR="004C02EF" w:rsidRPr="00943D90" w:rsidRDefault="004C02EF" w:rsidP="004C02EF">
      <w:pPr>
        <w:pStyle w:val="Alg4"/>
        <w:numPr>
          <w:ilvl w:val="0"/>
          <w:numId w:val="307"/>
        </w:numPr>
      </w:pPr>
      <w:r w:rsidRPr="00943D90">
        <w:t xml:space="preserve">Let </w:t>
      </w:r>
      <w:r w:rsidRPr="00E67BE8">
        <w:rPr>
          <w:i/>
        </w:rPr>
        <w:t>i</w:t>
      </w:r>
      <w:r w:rsidRPr="00943D90">
        <w:t xml:space="preserve"> be the MV of </w:t>
      </w:r>
      <w:r w:rsidRPr="00E67BE8">
        <w:rPr>
          <w:i/>
        </w:rPr>
        <w:t>DecimalDigits</w:t>
      </w:r>
      <w:r w:rsidRPr="00943D90">
        <w:t>.</w:t>
      </w:r>
    </w:p>
    <w:p w14:paraId="6A905648" w14:textId="77777777" w:rsidR="004C02EF" w:rsidRPr="00943D90" w:rsidRDefault="004C02EF" w:rsidP="004C02EF">
      <w:pPr>
        <w:pStyle w:val="Alg4"/>
        <w:numPr>
          <w:ilvl w:val="0"/>
          <w:numId w:val="307"/>
        </w:numPr>
        <w:spacing w:after="220"/>
      </w:pPr>
      <w:r w:rsidRPr="00943D90">
        <w:t xml:space="preserve">Return the two results </w:t>
      </w:r>
      <w:r w:rsidRPr="00E67BE8">
        <w:rPr>
          <w:i/>
        </w:rPr>
        <w:t>i</w:t>
      </w:r>
      <w:r w:rsidRPr="00943D90">
        <w:t xml:space="preserve"> and </w:t>
      </w:r>
      <w:r w:rsidRPr="00943D90">
        <w:sym w:font="Symbol" w:char="F0A5"/>
      </w:r>
      <w:r w:rsidRPr="00943D90">
        <w:t>.</w:t>
      </w:r>
    </w:p>
    <w:p w14:paraId="3E4AFC85" w14:textId="77777777" w:rsidR="004C02EF" w:rsidRDefault="004C02EF" w:rsidP="004C02EF">
      <w:r>
        <w:t xml:space="preserve">The production </w:t>
      </w:r>
      <w:r w:rsidRPr="00E67BE8">
        <w:rPr>
          <w:rFonts w:ascii="Times New Roman" w:hAnsi="Times New Roman"/>
          <w:i/>
        </w:rPr>
        <w:t>QuantifierPrefix</w:t>
      </w:r>
      <w:r>
        <w:t xml:space="preserve"> </w:t>
      </w:r>
      <w:r>
        <w:rPr>
          <w:b/>
        </w:rPr>
        <w:t xml:space="preserve">:: </w:t>
      </w:r>
      <w:r>
        <w:rPr>
          <w:rFonts w:ascii="Courier New" w:hAnsi="Courier New"/>
          <w:b/>
        </w:rPr>
        <w:t xml:space="preserve">{ </w:t>
      </w:r>
      <w:r w:rsidRPr="00E67BE8">
        <w:rPr>
          <w:rFonts w:ascii="Times New Roman" w:hAnsi="Times New Roman"/>
          <w:i/>
        </w:rPr>
        <w:t>DecimalDigits</w:t>
      </w:r>
      <w:r>
        <w:rPr>
          <w:rFonts w:ascii="Courier New" w:hAnsi="Courier New"/>
          <w:b/>
        </w:rPr>
        <w:t xml:space="preserve"> , </w:t>
      </w:r>
      <w:r w:rsidRPr="00E67BE8">
        <w:rPr>
          <w:rFonts w:ascii="Times New Roman" w:hAnsi="Times New Roman"/>
          <w:i/>
        </w:rPr>
        <w:t>DecimalDigits</w:t>
      </w:r>
      <w:r>
        <w:rPr>
          <w:rFonts w:ascii="Courier New" w:hAnsi="Courier New"/>
          <w:b/>
        </w:rPr>
        <w:t xml:space="preserve"> }</w:t>
      </w:r>
      <w:r>
        <w:t xml:space="preserve"> evaluates as follows:</w:t>
      </w:r>
    </w:p>
    <w:p w14:paraId="5DC65787" w14:textId="77777777" w:rsidR="004C02EF" w:rsidRPr="00943D90" w:rsidRDefault="004C02EF" w:rsidP="004C02EF">
      <w:pPr>
        <w:pStyle w:val="Alg4"/>
        <w:numPr>
          <w:ilvl w:val="0"/>
          <w:numId w:val="306"/>
        </w:numPr>
      </w:pPr>
      <w:r w:rsidRPr="00943D90">
        <w:t xml:space="preserve">Let </w:t>
      </w:r>
      <w:r w:rsidRPr="00E67BE8">
        <w:rPr>
          <w:i/>
        </w:rPr>
        <w:t>i</w:t>
      </w:r>
      <w:r w:rsidRPr="00943D90">
        <w:t xml:space="preserve"> be the MV of the first </w:t>
      </w:r>
      <w:r w:rsidRPr="00E67BE8">
        <w:rPr>
          <w:i/>
        </w:rPr>
        <w:t>DecimalDigits</w:t>
      </w:r>
      <w:r w:rsidRPr="00943D90">
        <w:t>.</w:t>
      </w:r>
    </w:p>
    <w:p w14:paraId="1D18AE63" w14:textId="77777777" w:rsidR="004C02EF" w:rsidRPr="00943D90" w:rsidRDefault="004C02EF" w:rsidP="004C02EF">
      <w:pPr>
        <w:pStyle w:val="Alg4"/>
        <w:numPr>
          <w:ilvl w:val="0"/>
          <w:numId w:val="306"/>
        </w:numPr>
      </w:pPr>
      <w:r w:rsidRPr="00943D90">
        <w:t xml:space="preserve">Let </w:t>
      </w:r>
      <w:r w:rsidRPr="00E67BE8">
        <w:rPr>
          <w:i/>
        </w:rPr>
        <w:t>j</w:t>
      </w:r>
      <w:r w:rsidRPr="00943D90">
        <w:t xml:space="preserve"> be the MV of the second </w:t>
      </w:r>
      <w:r w:rsidRPr="00E67BE8">
        <w:rPr>
          <w:i/>
        </w:rPr>
        <w:t>DecimalDigits</w:t>
      </w:r>
      <w:r w:rsidRPr="00943D90">
        <w:t>.</w:t>
      </w:r>
    </w:p>
    <w:p w14:paraId="56E6C55C" w14:textId="77777777" w:rsidR="004C02EF" w:rsidRPr="00943D90" w:rsidRDefault="004C02EF" w:rsidP="004C02EF">
      <w:pPr>
        <w:pStyle w:val="Alg4"/>
        <w:numPr>
          <w:ilvl w:val="0"/>
          <w:numId w:val="306"/>
        </w:numPr>
        <w:spacing w:after="220"/>
      </w:pPr>
      <w:r w:rsidRPr="00943D90">
        <w:t xml:space="preserve">Return the two results </w:t>
      </w:r>
      <w:r w:rsidRPr="00E67BE8">
        <w:rPr>
          <w:i/>
        </w:rPr>
        <w:t>i</w:t>
      </w:r>
      <w:r w:rsidRPr="00943D90">
        <w:t xml:space="preserve"> and </w:t>
      </w:r>
      <w:r w:rsidRPr="00E67BE8">
        <w:rPr>
          <w:i/>
        </w:rPr>
        <w:t>j</w:t>
      </w:r>
      <w:r w:rsidRPr="00943D90">
        <w:t>.</w:t>
      </w:r>
    </w:p>
    <w:p w14:paraId="6E2E3981" w14:textId="77777777" w:rsidR="004C02EF" w:rsidRDefault="004C02EF" w:rsidP="004C02EF">
      <w:pPr>
        <w:pStyle w:val="40"/>
        <w:numPr>
          <w:ilvl w:val="0"/>
          <w:numId w:val="0"/>
        </w:numPr>
      </w:pPr>
      <w:bookmarkStart w:id="6419" w:name="_Ref457798373"/>
      <w:r>
        <w:t>15.10.2.8</w:t>
      </w:r>
      <w:r>
        <w:tab/>
        <w:t>Atom</w:t>
      </w:r>
      <w:bookmarkEnd w:id="6419"/>
    </w:p>
    <w:p w14:paraId="7E60F6F5" w14:textId="77777777" w:rsidR="004C02EF" w:rsidRDefault="004C02EF" w:rsidP="004C02EF">
      <w:r>
        <w:t xml:space="preserve">The production </w:t>
      </w:r>
      <w:r w:rsidRPr="00E67BE8">
        <w:rPr>
          <w:rFonts w:ascii="Times New Roman" w:hAnsi="Times New Roman"/>
          <w:i/>
        </w:rPr>
        <w:t>Atom</w:t>
      </w:r>
      <w:r>
        <w:t xml:space="preserve"> </w:t>
      </w:r>
      <w:r>
        <w:rPr>
          <w:b/>
        </w:rPr>
        <w:t xml:space="preserve">:: </w:t>
      </w:r>
      <w:r w:rsidRPr="00E67BE8">
        <w:rPr>
          <w:rFonts w:ascii="Times New Roman" w:hAnsi="Times New Roman"/>
          <w:i/>
        </w:rPr>
        <w:t>PatternCharacter</w:t>
      </w:r>
      <w:r>
        <w:t xml:space="preserve"> evaluates as follows:</w:t>
      </w:r>
    </w:p>
    <w:p w14:paraId="68EF00D3" w14:textId="77777777" w:rsidR="004C02EF" w:rsidRPr="00943D90" w:rsidRDefault="004C02EF" w:rsidP="004C02EF">
      <w:pPr>
        <w:pStyle w:val="Alg4"/>
        <w:numPr>
          <w:ilvl w:val="0"/>
          <w:numId w:val="309"/>
        </w:numPr>
      </w:pPr>
      <w:r w:rsidRPr="00943D90">
        <w:t xml:space="preserve">Let </w:t>
      </w:r>
      <w:r w:rsidRPr="00E67BE8">
        <w:rPr>
          <w:i/>
        </w:rPr>
        <w:t>ch</w:t>
      </w:r>
      <w:r w:rsidRPr="00943D90">
        <w:t xml:space="preserve"> be the character represented by </w:t>
      </w:r>
      <w:r w:rsidRPr="00E67BE8">
        <w:rPr>
          <w:i/>
        </w:rPr>
        <w:t>PatternCharacter</w:t>
      </w:r>
      <w:r w:rsidRPr="00943D90">
        <w:t>.</w:t>
      </w:r>
    </w:p>
    <w:p w14:paraId="33FF872E" w14:textId="77777777" w:rsidR="004C02EF" w:rsidRPr="00943D90" w:rsidRDefault="004C02EF" w:rsidP="004C02EF">
      <w:pPr>
        <w:pStyle w:val="Alg4"/>
        <w:numPr>
          <w:ilvl w:val="0"/>
          <w:numId w:val="309"/>
        </w:numPr>
      </w:pPr>
      <w:r w:rsidRPr="00943D90">
        <w:t xml:space="preserve">Let </w:t>
      </w:r>
      <w:r w:rsidRPr="00E67BE8">
        <w:rPr>
          <w:i/>
        </w:rPr>
        <w:t>A</w:t>
      </w:r>
      <w:r w:rsidRPr="00943D90">
        <w:t xml:space="preserve"> be a one-element CharSet containing the character </w:t>
      </w:r>
      <w:r w:rsidRPr="00E67BE8">
        <w:rPr>
          <w:i/>
        </w:rPr>
        <w:t>ch</w:t>
      </w:r>
      <w:r w:rsidRPr="00943D90">
        <w:t>.</w:t>
      </w:r>
    </w:p>
    <w:p w14:paraId="6CF1B218" w14:textId="77777777" w:rsidR="004C02EF" w:rsidRPr="00943D90" w:rsidRDefault="004C02EF" w:rsidP="004C02EF">
      <w:pPr>
        <w:pStyle w:val="Alg4"/>
        <w:numPr>
          <w:ilvl w:val="0"/>
          <w:numId w:val="309"/>
        </w:numPr>
        <w:spacing w:after="220"/>
      </w:pPr>
      <w:r w:rsidRPr="00943D90">
        <w:t xml:space="preserve">Call </w:t>
      </w:r>
      <w:r w:rsidRPr="00E67BE8">
        <w:rPr>
          <w:i/>
        </w:rPr>
        <w:t>CharacterSetMatcher</w:t>
      </w:r>
      <w:r w:rsidRPr="00943D90">
        <w:t>(</w:t>
      </w:r>
      <w:r w:rsidRPr="00E67BE8">
        <w:rPr>
          <w:i/>
        </w:rPr>
        <w:t>A</w:t>
      </w:r>
      <w:r w:rsidRPr="00943D90">
        <w:t xml:space="preserve">, </w:t>
      </w:r>
      <w:r w:rsidRPr="00943D90">
        <w:rPr>
          <w:b/>
        </w:rPr>
        <w:t>false</w:t>
      </w:r>
      <w:r w:rsidRPr="00943D90">
        <w:t>) and return its Matcher result.</w:t>
      </w:r>
    </w:p>
    <w:p w14:paraId="0F4A4060" w14:textId="77777777" w:rsidR="004C02EF" w:rsidRDefault="004C02EF" w:rsidP="004C02EF">
      <w:r>
        <w:t xml:space="preserve">The production </w:t>
      </w:r>
      <w:r w:rsidRPr="00E67BE8">
        <w:rPr>
          <w:rFonts w:ascii="Times New Roman" w:hAnsi="Times New Roman"/>
          <w:i/>
        </w:rPr>
        <w:t>Atom</w:t>
      </w:r>
      <w:r>
        <w:t xml:space="preserve"> </w:t>
      </w:r>
      <w:r>
        <w:rPr>
          <w:b/>
        </w:rPr>
        <w:t xml:space="preserve">:: </w:t>
      </w:r>
      <w:r>
        <w:rPr>
          <w:rFonts w:ascii="Courier New" w:hAnsi="Courier New"/>
          <w:b/>
        </w:rPr>
        <w:t>.</w:t>
      </w:r>
      <w:r>
        <w:t xml:space="preserve"> evaluates as follows:</w:t>
      </w:r>
    </w:p>
    <w:p w14:paraId="2E946DE1" w14:textId="77777777" w:rsidR="004C02EF" w:rsidRPr="00943D90" w:rsidRDefault="004C02EF" w:rsidP="004C02EF">
      <w:pPr>
        <w:pStyle w:val="Alg4"/>
        <w:numPr>
          <w:ilvl w:val="0"/>
          <w:numId w:val="310"/>
        </w:numPr>
      </w:pPr>
      <w:r w:rsidRPr="00943D90">
        <w:t xml:space="preserve">Let </w:t>
      </w:r>
      <w:r w:rsidRPr="00E67BE8">
        <w:rPr>
          <w:i/>
        </w:rPr>
        <w:t>A</w:t>
      </w:r>
      <w:r w:rsidRPr="00943D90">
        <w:t xml:space="preserve"> be the set of all characters except </w:t>
      </w:r>
      <w:r w:rsidRPr="00E67BE8">
        <w:rPr>
          <w:i/>
        </w:rPr>
        <w:t>LineTerminator</w:t>
      </w:r>
      <w:r w:rsidRPr="00943D90">
        <w:t>.</w:t>
      </w:r>
    </w:p>
    <w:p w14:paraId="0F4823C3" w14:textId="77777777" w:rsidR="004C02EF" w:rsidRPr="00943D90" w:rsidRDefault="004C02EF" w:rsidP="004C02EF">
      <w:pPr>
        <w:pStyle w:val="Alg4"/>
        <w:numPr>
          <w:ilvl w:val="0"/>
          <w:numId w:val="310"/>
        </w:numPr>
        <w:spacing w:after="220"/>
      </w:pPr>
      <w:r w:rsidRPr="00943D90">
        <w:t xml:space="preserve">Call </w:t>
      </w:r>
      <w:r w:rsidRPr="00E67BE8">
        <w:rPr>
          <w:i/>
        </w:rPr>
        <w:t>CharacterSetMatcher</w:t>
      </w:r>
      <w:r w:rsidRPr="00943D90">
        <w:t>(</w:t>
      </w:r>
      <w:r w:rsidRPr="00E67BE8">
        <w:rPr>
          <w:i/>
        </w:rPr>
        <w:t>A</w:t>
      </w:r>
      <w:r w:rsidRPr="00943D90">
        <w:t xml:space="preserve">, </w:t>
      </w:r>
      <w:r w:rsidRPr="00943D90">
        <w:rPr>
          <w:b/>
        </w:rPr>
        <w:t>false</w:t>
      </w:r>
      <w:r w:rsidRPr="00943D90">
        <w:t>) and return its Matcher result.</w:t>
      </w:r>
    </w:p>
    <w:p w14:paraId="5D90AD34" w14:textId="77777777" w:rsidR="004C02EF" w:rsidRDefault="004C02EF" w:rsidP="004C02EF">
      <w:r>
        <w:t xml:space="preserve">The production </w:t>
      </w:r>
      <w:r w:rsidRPr="00E67BE8">
        <w:rPr>
          <w:rFonts w:ascii="Times New Roman" w:hAnsi="Times New Roman"/>
          <w:i/>
        </w:rPr>
        <w:t>Atom</w:t>
      </w:r>
      <w:r>
        <w:t xml:space="preserve"> </w:t>
      </w:r>
      <w:r>
        <w:rPr>
          <w:b/>
        </w:rPr>
        <w:t xml:space="preserve">:: </w:t>
      </w:r>
      <w:r>
        <w:rPr>
          <w:rFonts w:ascii="Courier New" w:hAnsi="Courier New"/>
          <w:b/>
        </w:rPr>
        <w:t xml:space="preserve">\ </w:t>
      </w:r>
      <w:r w:rsidRPr="00E67BE8">
        <w:rPr>
          <w:rFonts w:ascii="Times New Roman" w:hAnsi="Times New Roman"/>
          <w:i/>
        </w:rPr>
        <w:t>AtomEscape</w:t>
      </w:r>
      <w:r>
        <w:t xml:space="preserve"> evaluates by evaluating </w:t>
      </w:r>
      <w:r w:rsidRPr="00E67BE8">
        <w:rPr>
          <w:rFonts w:ascii="Times New Roman" w:hAnsi="Times New Roman"/>
          <w:i/>
        </w:rPr>
        <w:t>AtomEscape</w:t>
      </w:r>
      <w:r>
        <w:t xml:space="preserve"> to obtain a Matcher and returning that Matcher.</w:t>
      </w:r>
    </w:p>
    <w:p w14:paraId="12519B08" w14:textId="77777777" w:rsidR="004C02EF" w:rsidRDefault="004C02EF" w:rsidP="004C02EF">
      <w:r>
        <w:t xml:space="preserve">The production </w:t>
      </w:r>
      <w:r w:rsidRPr="00E67BE8">
        <w:rPr>
          <w:rFonts w:ascii="Times New Roman" w:hAnsi="Times New Roman"/>
          <w:i/>
        </w:rPr>
        <w:t>Atom</w:t>
      </w:r>
      <w:r>
        <w:t xml:space="preserve"> </w:t>
      </w:r>
      <w:r>
        <w:rPr>
          <w:b/>
        </w:rPr>
        <w:t xml:space="preserve">:: </w:t>
      </w:r>
      <w:r w:rsidRPr="00E67BE8">
        <w:rPr>
          <w:rFonts w:ascii="Times New Roman" w:hAnsi="Times New Roman"/>
          <w:i/>
        </w:rPr>
        <w:t>CharacterClass</w:t>
      </w:r>
      <w:r>
        <w:t xml:space="preserve"> evaluates as follows:</w:t>
      </w:r>
    </w:p>
    <w:p w14:paraId="5FB52E0A" w14:textId="77777777" w:rsidR="004C02EF" w:rsidRPr="00943D90" w:rsidRDefault="004C02EF" w:rsidP="004C02EF">
      <w:pPr>
        <w:pStyle w:val="Alg4"/>
        <w:numPr>
          <w:ilvl w:val="0"/>
          <w:numId w:val="311"/>
        </w:numPr>
      </w:pPr>
      <w:r w:rsidRPr="00943D90">
        <w:t xml:space="preserve">Evaluate </w:t>
      </w:r>
      <w:r w:rsidRPr="00E67BE8">
        <w:rPr>
          <w:i/>
        </w:rPr>
        <w:t>CharacterClass</w:t>
      </w:r>
      <w:r w:rsidRPr="00943D90">
        <w:t xml:space="preserve"> to obtain a CharSet </w:t>
      </w:r>
      <w:r w:rsidRPr="00E67BE8">
        <w:rPr>
          <w:i/>
        </w:rPr>
        <w:t>A</w:t>
      </w:r>
      <w:r w:rsidRPr="00943D90">
        <w:t xml:space="preserve"> and a </w:t>
      </w:r>
      <w:r>
        <w:t>Boolean</w:t>
      </w:r>
      <w:r w:rsidRPr="00943D90">
        <w:t xml:space="preserve"> </w:t>
      </w:r>
      <w:r w:rsidRPr="00E67BE8">
        <w:rPr>
          <w:i/>
        </w:rPr>
        <w:t>invert</w:t>
      </w:r>
      <w:r w:rsidRPr="00943D90">
        <w:t>.</w:t>
      </w:r>
    </w:p>
    <w:p w14:paraId="44B40EF3" w14:textId="77777777" w:rsidR="004C02EF" w:rsidRPr="00943D90" w:rsidRDefault="004C02EF" w:rsidP="004C02EF">
      <w:pPr>
        <w:pStyle w:val="Alg4"/>
        <w:numPr>
          <w:ilvl w:val="0"/>
          <w:numId w:val="311"/>
        </w:numPr>
        <w:spacing w:after="220"/>
      </w:pPr>
      <w:r w:rsidRPr="00943D90">
        <w:t xml:space="preserve">Call </w:t>
      </w:r>
      <w:r w:rsidRPr="00E67BE8">
        <w:rPr>
          <w:i/>
        </w:rPr>
        <w:t>CharacterSetMatcher</w:t>
      </w:r>
      <w:r w:rsidRPr="00943D90">
        <w:t>(</w:t>
      </w:r>
      <w:r w:rsidRPr="00E67BE8">
        <w:rPr>
          <w:i/>
        </w:rPr>
        <w:t>A</w:t>
      </w:r>
      <w:r w:rsidRPr="00943D90">
        <w:t xml:space="preserve">, </w:t>
      </w:r>
      <w:r w:rsidRPr="00E67BE8">
        <w:rPr>
          <w:i/>
        </w:rPr>
        <w:t>invert</w:t>
      </w:r>
      <w:r w:rsidRPr="00943D90">
        <w:t>) and return its Matcher result.</w:t>
      </w:r>
    </w:p>
    <w:p w14:paraId="4AAE4789" w14:textId="77777777" w:rsidR="004C02EF" w:rsidRDefault="004C02EF" w:rsidP="004C02EF">
      <w:r>
        <w:t xml:space="preserve">The production </w:t>
      </w:r>
      <w:r w:rsidRPr="00E67BE8">
        <w:rPr>
          <w:rFonts w:ascii="Times New Roman" w:hAnsi="Times New Roman"/>
          <w:i/>
        </w:rPr>
        <w:t>Atom</w:t>
      </w:r>
      <w:r>
        <w:t xml:space="preserve"> </w:t>
      </w:r>
      <w:r>
        <w:rPr>
          <w:b/>
        </w:rPr>
        <w:t xml:space="preserve">:: </w:t>
      </w:r>
      <w:r>
        <w:rPr>
          <w:rFonts w:ascii="Courier New" w:hAnsi="Courier New"/>
          <w:b/>
        </w:rPr>
        <w:t xml:space="preserve">( </w:t>
      </w:r>
      <w:r w:rsidRPr="00E67BE8">
        <w:rPr>
          <w:rFonts w:ascii="Times New Roman" w:hAnsi="Times New Roman"/>
          <w:i/>
        </w:rPr>
        <w:t>Disjunction</w:t>
      </w:r>
      <w:r>
        <w:rPr>
          <w:rFonts w:ascii="Courier New" w:hAnsi="Courier New"/>
          <w:b/>
        </w:rPr>
        <w:t xml:space="preserve"> )</w:t>
      </w:r>
      <w:r>
        <w:t xml:space="preserve"> evaluates as follows:</w:t>
      </w:r>
    </w:p>
    <w:p w14:paraId="1AFB22A5" w14:textId="77777777" w:rsidR="004C02EF" w:rsidRPr="00943D90" w:rsidRDefault="004C02EF" w:rsidP="004C02EF">
      <w:pPr>
        <w:pStyle w:val="Alg4"/>
        <w:numPr>
          <w:ilvl w:val="0"/>
          <w:numId w:val="312"/>
        </w:numPr>
      </w:pPr>
      <w:r w:rsidRPr="00943D90">
        <w:t xml:space="preserve">Evaluate </w:t>
      </w:r>
      <w:r w:rsidRPr="00E67BE8">
        <w:rPr>
          <w:i/>
        </w:rPr>
        <w:t>Disjunction</w:t>
      </w:r>
      <w:r w:rsidRPr="00943D90">
        <w:t xml:space="preserve"> to obtain a Matcher </w:t>
      </w:r>
      <w:r w:rsidRPr="00E67BE8">
        <w:rPr>
          <w:i/>
        </w:rPr>
        <w:t>m</w:t>
      </w:r>
      <w:r w:rsidRPr="00943D90">
        <w:t>.</w:t>
      </w:r>
    </w:p>
    <w:p w14:paraId="2F6CDF8C" w14:textId="77777777" w:rsidR="004C02EF" w:rsidRPr="00943D90" w:rsidRDefault="004C02EF" w:rsidP="004C02EF">
      <w:pPr>
        <w:pStyle w:val="Alg4"/>
        <w:numPr>
          <w:ilvl w:val="0"/>
          <w:numId w:val="312"/>
        </w:numPr>
      </w:pPr>
      <w:r w:rsidRPr="00943D90">
        <w:t xml:space="preserve">Let </w:t>
      </w:r>
      <w:r w:rsidRPr="00E67BE8">
        <w:rPr>
          <w:i/>
        </w:rPr>
        <w:t>parenIndex</w:t>
      </w:r>
      <w:r w:rsidRPr="00943D90">
        <w:t xml:space="preserve"> be the number of left capturing parentheses in the entire regular expression that occur to the left of this production expansion's initial left parenthesis. This is the total number of times the </w:t>
      </w:r>
      <w:r w:rsidRPr="00E67BE8">
        <w:rPr>
          <w:i/>
        </w:rPr>
        <w:t>Atom</w:t>
      </w:r>
      <w:r w:rsidRPr="00943D90">
        <w:t> :: </w:t>
      </w:r>
      <w:r>
        <w:rPr>
          <w:rFonts w:ascii="Courier New" w:hAnsi="Courier New"/>
          <w:b/>
        </w:rPr>
        <w:t>(</w:t>
      </w:r>
      <w:r w:rsidRPr="00943D90">
        <w:rPr>
          <w:b/>
        </w:rPr>
        <w:t> </w:t>
      </w:r>
      <w:r w:rsidRPr="00E67BE8">
        <w:rPr>
          <w:i/>
        </w:rPr>
        <w:t>Disjunction </w:t>
      </w:r>
      <w:r>
        <w:rPr>
          <w:rFonts w:ascii="Courier New" w:hAnsi="Courier New"/>
          <w:b/>
        </w:rPr>
        <w:t>)</w:t>
      </w:r>
      <w:r w:rsidRPr="00943D90">
        <w:t xml:space="preserve"> production is expanded prior to this production's </w:t>
      </w:r>
      <w:r w:rsidRPr="00E67BE8">
        <w:rPr>
          <w:i/>
        </w:rPr>
        <w:t>Atom</w:t>
      </w:r>
      <w:r w:rsidRPr="00943D90">
        <w:t xml:space="preserve"> plus the total number of </w:t>
      </w:r>
      <w:r w:rsidRPr="00E67BE8">
        <w:rPr>
          <w:i/>
        </w:rPr>
        <w:t>Atom</w:t>
      </w:r>
      <w:r w:rsidRPr="00943D90">
        <w:t> :: </w:t>
      </w:r>
      <w:r>
        <w:rPr>
          <w:rFonts w:ascii="Courier New" w:hAnsi="Courier New"/>
          <w:b/>
        </w:rPr>
        <w:t>(</w:t>
      </w:r>
      <w:r w:rsidRPr="00943D90">
        <w:rPr>
          <w:b/>
        </w:rPr>
        <w:t> </w:t>
      </w:r>
      <w:r w:rsidRPr="00E67BE8">
        <w:rPr>
          <w:i/>
        </w:rPr>
        <w:t>Disjunction</w:t>
      </w:r>
      <w:r w:rsidRPr="00943D90">
        <w:t> </w:t>
      </w:r>
      <w:r>
        <w:rPr>
          <w:rFonts w:ascii="Courier New" w:hAnsi="Courier New"/>
          <w:b/>
        </w:rPr>
        <w:t>)</w:t>
      </w:r>
      <w:r w:rsidRPr="00943D90">
        <w:t xml:space="preserve"> productions enclosing this </w:t>
      </w:r>
      <w:r w:rsidRPr="00E67BE8">
        <w:rPr>
          <w:i/>
        </w:rPr>
        <w:t>Atom</w:t>
      </w:r>
      <w:r w:rsidRPr="00943D90">
        <w:t>.</w:t>
      </w:r>
    </w:p>
    <w:p w14:paraId="7EC8BBE6" w14:textId="77777777" w:rsidR="004C02EF" w:rsidRPr="00943D90" w:rsidRDefault="004C02EF" w:rsidP="004C02EF">
      <w:pPr>
        <w:pStyle w:val="Alg4"/>
        <w:numPr>
          <w:ilvl w:val="0"/>
          <w:numId w:val="312"/>
        </w:numPr>
      </w:pPr>
      <w:r w:rsidRPr="00943D90">
        <w:t xml:space="preserve">Return an internal Matcher closure that takes two arguments, a State </w:t>
      </w:r>
      <w:r w:rsidRPr="00E67BE8">
        <w:rPr>
          <w:i/>
        </w:rPr>
        <w:t>x</w:t>
      </w:r>
      <w:r w:rsidRPr="00943D90">
        <w:t xml:space="preserve"> and a Continuation </w:t>
      </w:r>
      <w:r w:rsidRPr="00E67BE8">
        <w:rPr>
          <w:i/>
        </w:rPr>
        <w:t>c</w:t>
      </w:r>
      <w:r w:rsidRPr="00943D90">
        <w:t>, and performs the following steps:</w:t>
      </w:r>
    </w:p>
    <w:p w14:paraId="75DD4FAD" w14:textId="77777777" w:rsidR="004C02EF" w:rsidRPr="00943D90" w:rsidRDefault="004C02EF" w:rsidP="004C02EF">
      <w:pPr>
        <w:pStyle w:val="Alg40"/>
        <w:numPr>
          <w:ilvl w:val="3"/>
          <w:numId w:val="312"/>
        </w:numPr>
        <w:tabs>
          <w:tab w:val="clear" w:pos="864"/>
          <w:tab w:val="clear" w:pos="2520"/>
        </w:tabs>
        <w:spacing w:before="60"/>
        <w:ind w:left="1800"/>
      </w:pPr>
      <w:r w:rsidRPr="00943D90">
        <w:t xml:space="preserve">Create an internal Continuation closure </w:t>
      </w:r>
      <w:r w:rsidRPr="00E67BE8">
        <w:rPr>
          <w:i/>
        </w:rPr>
        <w:t>d</w:t>
      </w:r>
      <w:r w:rsidRPr="00943D90">
        <w:t xml:space="preserve"> that takes one State argument </w:t>
      </w:r>
      <w:r w:rsidRPr="00E67BE8">
        <w:rPr>
          <w:i/>
        </w:rPr>
        <w:t>y</w:t>
      </w:r>
      <w:r w:rsidRPr="00943D90">
        <w:t xml:space="preserve"> and performs the following steps:</w:t>
      </w:r>
    </w:p>
    <w:p w14:paraId="46469A0E" w14:textId="77777777" w:rsidR="004C02EF" w:rsidRPr="00943D90" w:rsidRDefault="004C02EF" w:rsidP="004C02EF">
      <w:pPr>
        <w:pStyle w:val="Alg41"/>
        <w:numPr>
          <w:ilvl w:val="6"/>
          <w:numId w:val="312"/>
        </w:numPr>
        <w:tabs>
          <w:tab w:val="clear" w:pos="4680"/>
        </w:tabs>
        <w:ind w:left="3240"/>
      </w:pPr>
      <w:r w:rsidRPr="00943D90">
        <w:t xml:space="preserve">Let </w:t>
      </w:r>
      <w:r w:rsidRPr="00E67BE8">
        <w:rPr>
          <w:i/>
        </w:rPr>
        <w:t>cap</w:t>
      </w:r>
      <w:r w:rsidRPr="00943D90">
        <w:t xml:space="preserve"> be a fresh copy of </w:t>
      </w:r>
      <w:r w:rsidRPr="00E67BE8">
        <w:rPr>
          <w:i/>
        </w:rPr>
        <w:t>y</w:t>
      </w:r>
      <w:r w:rsidRPr="00943D90">
        <w:t xml:space="preserve">'s </w:t>
      </w:r>
      <w:r w:rsidRPr="00E67BE8">
        <w:rPr>
          <w:i/>
        </w:rPr>
        <w:t>captures</w:t>
      </w:r>
      <w:r w:rsidRPr="00943D90">
        <w:t xml:space="preserve"> internal array.</w:t>
      </w:r>
    </w:p>
    <w:p w14:paraId="1D90EED1" w14:textId="77777777" w:rsidR="004C02EF" w:rsidRPr="00943D90" w:rsidRDefault="004C02EF" w:rsidP="004C02EF">
      <w:pPr>
        <w:pStyle w:val="Alg41"/>
        <w:numPr>
          <w:ilvl w:val="6"/>
          <w:numId w:val="312"/>
        </w:numPr>
        <w:tabs>
          <w:tab w:val="clear" w:pos="4680"/>
        </w:tabs>
        <w:ind w:left="3240"/>
      </w:pPr>
      <w:r w:rsidRPr="00943D90">
        <w:t xml:space="preserve">Let </w:t>
      </w:r>
      <w:r w:rsidRPr="00E67BE8">
        <w:rPr>
          <w:i/>
        </w:rPr>
        <w:t>xe</w:t>
      </w:r>
      <w:r w:rsidRPr="00943D90">
        <w:t xml:space="preserve"> be </w:t>
      </w:r>
      <w:r w:rsidRPr="00E67BE8">
        <w:rPr>
          <w:i/>
        </w:rPr>
        <w:t>x</w:t>
      </w:r>
      <w:r w:rsidRPr="00943D90">
        <w:t xml:space="preserve">'s </w:t>
      </w:r>
      <w:r w:rsidRPr="00E67BE8">
        <w:rPr>
          <w:i/>
        </w:rPr>
        <w:t>endIndex</w:t>
      </w:r>
      <w:r w:rsidRPr="00943D90">
        <w:t>.</w:t>
      </w:r>
    </w:p>
    <w:p w14:paraId="5C2698B2" w14:textId="77777777" w:rsidR="004C02EF" w:rsidRPr="00943D90" w:rsidRDefault="004C02EF" w:rsidP="004C02EF">
      <w:pPr>
        <w:pStyle w:val="Alg41"/>
        <w:numPr>
          <w:ilvl w:val="6"/>
          <w:numId w:val="312"/>
        </w:numPr>
        <w:tabs>
          <w:tab w:val="clear" w:pos="4680"/>
        </w:tabs>
        <w:ind w:left="3240"/>
      </w:pPr>
      <w:r w:rsidRPr="00943D90">
        <w:t xml:space="preserve">Let </w:t>
      </w:r>
      <w:r w:rsidRPr="00E67BE8">
        <w:rPr>
          <w:i/>
        </w:rPr>
        <w:t>ye</w:t>
      </w:r>
      <w:r w:rsidRPr="00943D90">
        <w:t xml:space="preserve"> be </w:t>
      </w:r>
      <w:r w:rsidRPr="00E67BE8">
        <w:rPr>
          <w:i/>
        </w:rPr>
        <w:t>y</w:t>
      </w:r>
      <w:r w:rsidRPr="00943D90">
        <w:t xml:space="preserve">'s </w:t>
      </w:r>
      <w:r w:rsidRPr="00E67BE8">
        <w:rPr>
          <w:i/>
        </w:rPr>
        <w:t>endIndex</w:t>
      </w:r>
      <w:r w:rsidRPr="00943D90">
        <w:t>.</w:t>
      </w:r>
    </w:p>
    <w:p w14:paraId="4FBCDD86" w14:textId="77777777" w:rsidR="004C02EF" w:rsidRPr="00943D90" w:rsidRDefault="004C02EF" w:rsidP="004C02EF">
      <w:pPr>
        <w:pStyle w:val="Alg41"/>
        <w:numPr>
          <w:ilvl w:val="6"/>
          <w:numId w:val="312"/>
        </w:numPr>
        <w:tabs>
          <w:tab w:val="clear" w:pos="4680"/>
        </w:tabs>
        <w:ind w:left="3240"/>
      </w:pPr>
      <w:r w:rsidRPr="00943D90">
        <w:t xml:space="preserve">Let </w:t>
      </w:r>
      <w:r w:rsidRPr="00E67BE8">
        <w:rPr>
          <w:i/>
        </w:rPr>
        <w:t>s</w:t>
      </w:r>
      <w:r w:rsidRPr="00943D90">
        <w:t xml:space="preserve"> be a fresh </w:t>
      </w:r>
      <w:r>
        <w:t>String</w:t>
      </w:r>
      <w:r w:rsidRPr="00943D90">
        <w:t xml:space="preserve"> whose characters are the characters of </w:t>
      </w:r>
      <w:r w:rsidRPr="00E67BE8">
        <w:rPr>
          <w:i/>
        </w:rPr>
        <w:t>Input</w:t>
      </w:r>
      <w:r w:rsidRPr="00943D90">
        <w:t xml:space="preserve"> at positions </w:t>
      </w:r>
      <w:r w:rsidRPr="00E67BE8">
        <w:rPr>
          <w:i/>
        </w:rPr>
        <w:t>xe</w:t>
      </w:r>
      <w:r w:rsidRPr="00943D90">
        <w:t xml:space="preserve"> (inclusive) through </w:t>
      </w:r>
      <w:r w:rsidRPr="00E67BE8">
        <w:rPr>
          <w:i/>
        </w:rPr>
        <w:t>ye</w:t>
      </w:r>
      <w:r w:rsidRPr="00943D90">
        <w:t xml:space="preserve"> (exclusive).</w:t>
      </w:r>
    </w:p>
    <w:p w14:paraId="1B8B36FF" w14:textId="77777777" w:rsidR="004C02EF" w:rsidRPr="00943D90" w:rsidRDefault="004C02EF" w:rsidP="004C02EF">
      <w:pPr>
        <w:pStyle w:val="Alg41"/>
        <w:numPr>
          <w:ilvl w:val="6"/>
          <w:numId w:val="312"/>
        </w:numPr>
        <w:tabs>
          <w:tab w:val="clear" w:pos="4680"/>
        </w:tabs>
        <w:ind w:left="3240"/>
      </w:pPr>
      <w:r w:rsidRPr="00943D90">
        <w:t xml:space="preserve">Set </w:t>
      </w:r>
      <w:r w:rsidRPr="00E67BE8">
        <w:rPr>
          <w:i/>
        </w:rPr>
        <w:t>cap</w:t>
      </w:r>
      <w:r w:rsidRPr="00943D90">
        <w:t>[</w:t>
      </w:r>
      <w:r w:rsidRPr="00E67BE8">
        <w:rPr>
          <w:i/>
        </w:rPr>
        <w:t>parenIndex</w:t>
      </w:r>
      <w:r w:rsidRPr="00943D90">
        <w:t xml:space="preserve">+1] to </w:t>
      </w:r>
      <w:r w:rsidRPr="00E67BE8">
        <w:rPr>
          <w:i/>
        </w:rPr>
        <w:t>s</w:t>
      </w:r>
      <w:r w:rsidRPr="00943D90">
        <w:t>.</w:t>
      </w:r>
    </w:p>
    <w:p w14:paraId="46C99BE5" w14:textId="77777777" w:rsidR="004C02EF" w:rsidRPr="00943D90" w:rsidRDefault="004C02EF" w:rsidP="004C02EF">
      <w:pPr>
        <w:pStyle w:val="Alg41"/>
        <w:numPr>
          <w:ilvl w:val="6"/>
          <w:numId w:val="312"/>
        </w:numPr>
        <w:tabs>
          <w:tab w:val="clear" w:pos="4680"/>
        </w:tabs>
        <w:ind w:left="3240"/>
      </w:pPr>
      <w:r w:rsidRPr="00943D90">
        <w:t xml:space="preserve">Let </w:t>
      </w:r>
      <w:r w:rsidRPr="00E67BE8">
        <w:rPr>
          <w:i/>
        </w:rPr>
        <w:t>z</w:t>
      </w:r>
      <w:r w:rsidRPr="00943D90">
        <w:t xml:space="preserve"> be the State (</w:t>
      </w:r>
      <w:r w:rsidRPr="00E67BE8">
        <w:rPr>
          <w:i/>
        </w:rPr>
        <w:t>ye</w:t>
      </w:r>
      <w:r w:rsidRPr="00943D90">
        <w:t xml:space="preserve">, </w:t>
      </w:r>
      <w:r w:rsidRPr="00E67BE8">
        <w:rPr>
          <w:i/>
        </w:rPr>
        <w:t>cap</w:t>
      </w:r>
      <w:r w:rsidRPr="00943D90">
        <w:t>).</w:t>
      </w:r>
    </w:p>
    <w:p w14:paraId="3F6E7011" w14:textId="77777777" w:rsidR="004C02EF" w:rsidRPr="00943D90" w:rsidRDefault="004C02EF" w:rsidP="004C02EF">
      <w:pPr>
        <w:pStyle w:val="Alg41"/>
        <w:numPr>
          <w:ilvl w:val="6"/>
          <w:numId w:val="312"/>
        </w:numPr>
        <w:tabs>
          <w:tab w:val="clear" w:pos="4680"/>
        </w:tabs>
        <w:ind w:left="3240"/>
      </w:pPr>
      <w:r w:rsidRPr="00943D90">
        <w:t xml:space="preserve">Call </w:t>
      </w:r>
      <w:r w:rsidRPr="00E67BE8">
        <w:rPr>
          <w:i/>
        </w:rPr>
        <w:t>c</w:t>
      </w:r>
      <w:r w:rsidRPr="00943D90">
        <w:t>(</w:t>
      </w:r>
      <w:r w:rsidRPr="00E67BE8">
        <w:rPr>
          <w:i/>
        </w:rPr>
        <w:t>z</w:t>
      </w:r>
      <w:r w:rsidRPr="00943D90">
        <w:t>) and return its result.</w:t>
      </w:r>
    </w:p>
    <w:p w14:paraId="0ACE07C8" w14:textId="77777777" w:rsidR="004C02EF" w:rsidRPr="00943D90" w:rsidRDefault="004C02EF" w:rsidP="004C02EF">
      <w:pPr>
        <w:pStyle w:val="Alg40"/>
        <w:numPr>
          <w:ilvl w:val="3"/>
          <w:numId w:val="312"/>
        </w:numPr>
        <w:tabs>
          <w:tab w:val="clear" w:pos="864"/>
          <w:tab w:val="clear" w:pos="2520"/>
        </w:tabs>
        <w:spacing w:after="240"/>
        <w:ind w:left="1800"/>
      </w:pPr>
      <w:r w:rsidRPr="00943D90">
        <w:t xml:space="preserve">Call </w:t>
      </w:r>
      <w:r w:rsidRPr="00E67BE8">
        <w:rPr>
          <w:i/>
        </w:rPr>
        <w:t>m</w:t>
      </w:r>
      <w:r w:rsidRPr="00943D90">
        <w:t>(</w:t>
      </w:r>
      <w:r w:rsidRPr="00E67BE8">
        <w:rPr>
          <w:i/>
        </w:rPr>
        <w:t>x</w:t>
      </w:r>
      <w:r w:rsidRPr="00943D90">
        <w:t xml:space="preserve">, </w:t>
      </w:r>
      <w:r w:rsidRPr="00E67BE8">
        <w:rPr>
          <w:i/>
        </w:rPr>
        <w:t>d</w:t>
      </w:r>
      <w:r w:rsidRPr="00943D90">
        <w:t>) and return its result.</w:t>
      </w:r>
    </w:p>
    <w:p w14:paraId="1D0D41B3" w14:textId="77777777" w:rsidR="004C02EF" w:rsidRDefault="004C02EF" w:rsidP="004C02EF">
      <w:r>
        <w:t xml:space="preserve">The production </w:t>
      </w:r>
      <w:r w:rsidRPr="00E67BE8">
        <w:rPr>
          <w:rFonts w:ascii="Times New Roman" w:hAnsi="Times New Roman"/>
          <w:i/>
        </w:rPr>
        <w:t>Atom</w:t>
      </w:r>
      <w:r>
        <w:t xml:space="preserve"> </w:t>
      </w:r>
      <w:r>
        <w:rPr>
          <w:b/>
        </w:rPr>
        <w:t xml:space="preserve">:: </w:t>
      </w:r>
      <w:r>
        <w:rPr>
          <w:rFonts w:ascii="Courier New" w:hAnsi="Courier New"/>
          <w:b/>
        </w:rPr>
        <w:t xml:space="preserve">( ? : </w:t>
      </w:r>
      <w:r w:rsidRPr="00E67BE8">
        <w:rPr>
          <w:rFonts w:ascii="Times New Roman" w:hAnsi="Times New Roman"/>
          <w:i/>
        </w:rPr>
        <w:t>Disjunction</w:t>
      </w:r>
      <w:r>
        <w:rPr>
          <w:rFonts w:ascii="Courier New" w:hAnsi="Courier New"/>
          <w:b/>
        </w:rPr>
        <w:t xml:space="preserve"> )</w:t>
      </w:r>
      <w:r>
        <w:t xml:space="preserve"> evaluates by evaluating </w:t>
      </w:r>
      <w:r w:rsidRPr="00E67BE8">
        <w:rPr>
          <w:rFonts w:ascii="Times New Roman" w:hAnsi="Times New Roman"/>
          <w:i/>
        </w:rPr>
        <w:t>Disjunction</w:t>
      </w:r>
      <w:r>
        <w:t xml:space="preserve"> to obtain a Matcher and returning that Matcher.</w:t>
      </w:r>
    </w:p>
    <w:p w14:paraId="209E32CA" w14:textId="77777777" w:rsidR="004C02EF" w:rsidRDefault="004C02EF" w:rsidP="004C02EF">
      <w:r>
        <w:t xml:space="preserve">The abstract operation </w:t>
      </w:r>
      <w:r w:rsidRPr="00895113">
        <w:rPr>
          <w:rFonts w:ascii="Times New Roman" w:hAnsi="Times New Roman"/>
          <w:i/>
        </w:rPr>
        <w:t xml:space="preserve">CharacterSetMatcher </w:t>
      </w:r>
      <w:r>
        <w:t xml:space="preserve">takes two arguments, a CharSet </w:t>
      </w:r>
      <w:r w:rsidRPr="00E67BE8">
        <w:rPr>
          <w:rFonts w:ascii="Times New Roman" w:hAnsi="Times New Roman"/>
          <w:i/>
        </w:rPr>
        <w:t>A</w:t>
      </w:r>
      <w:r>
        <w:t xml:space="preserve"> and a Boolean flag </w:t>
      </w:r>
      <w:r w:rsidRPr="00E67BE8">
        <w:rPr>
          <w:rFonts w:ascii="Times New Roman" w:hAnsi="Times New Roman"/>
          <w:i/>
        </w:rPr>
        <w:t>invert</w:t>
      </w:r>
      <w:r>
        <w:t>, and performs the following:</w:t>
      </w:r>
    </w:p>
    <w:p w14:paraId="700F4326" w14:textId="77777777" w:rsidR="004C02EF" w:rsidRPr="00943D90" w:rsidRDefault="004C02EF" w:rsidP="004C02EF">
      <w:pPr>
        <w:pStyle w:val="Alg4"/>
        <w:numPr>
          <w:ilvl w:val="0"/>
          <w:numId w:val="313"/>
        </w:numPr>
      </w:pPr>
      <w:r w:rsidRPr="00943D90">
        <w:t xml:space="preserve">Return an internal Matcher closure that takes two arguments, a State </w:t>
      </w:r>
      <w:r w:rsidRPr="00E67BE8">
        <w:rPr>
          <w:i/>
        </w:rPr>
        <w:t>x</w:t>
      </w:r>
      <w:r w:rsidRPr="00943D90">
        <w:t xml:space="preserve"> and a Continuation </w:t>
      </w:r>
      <w:r w:rsidRPr="00E67BE8">
        <w:rPr>
          <w:i/>
        </w:rPr>
        <w:t>c</w:t>
      </w:r>
      <w:r w:rsidRPr="00943D90">
        <w:t>, and performs the following steps:</w:t>
      </w:r>
    </w:p>
    <w:p w14:paraId="14900BDB" w14:textId="77777777" w:rsidR="004C02EF" w:rsidRPr="00943D90" w:rsidRDefault="004C02EF" w:rsidP="004C02EF">
      <w:pPr>
        <w:pStyle w:val="Alg40"/>
        <w:numPr>
          <w:ilvl w:val="3"/>
          <w:numId w:val="313"/>
        </w:numPr>
        <w:tabs>
          <w:tab w:val="clear" w:pos="864"/>
          <w:tab w:val="clear" w:pos="2520"/>
        </w:tabs>
        <w:spacing w:before="60"/>
        <w:ind w:left="1800"/>
      </w:pPr>
      <w:r w:rsidRPr="00943D90">
        <w:t xml:space="preserve">Let </w:t>
      </w:r>
      <w:r w:rsidRPr="00E67BE8">
        <w:rPr>
          <w:i/>
        </w:rPr>
        <w:t>e</w:t>
      </w:r>
      <w:r w:rsidRPr="00943D90">
        <w:t xml:space="preserve"> be </w:t>
      </w:r>
      <w:r w:rsidRPr="00E67BE8">
        <w:rPr>
          <w:i/>
        </w:rPr>
        <w:t>x</w:t>
      </w:r>
      <w:r w:rsidRPr="00943D90">
        <w:t xml:space="preserve">'s </w:t>
      </w:r>
      <w:r w:rsidRPr="00E67BE8">
        <w:rPr>
          <w:i/>
        </w:rPr>
        <w:t>endIndex</w:t>
      </w:r>
      <w:r w:rsidRPr="00943D90">
        <w:t>.</w:t>
      </w:r>
    </w:p>
    <w:p w14:paraId="75239E8E" w14:textId="77777777" w:rsidR="004C02EF" w:rsidRPr="00943D90" w:rsidRDefault="004C02EF" w:rsidP="004C02EF">
      <w:pPr>
        <w:pStyle w:val="Alg40"/>
        <w:numPr>
          <w:ilvl w:val="3"/>
          <w:numId w:val="313"/>
        </w:numPr>
        <w:tabs>
          <w:tab w:val="clear" w:pos="864"/>
          <w:tab w:val="clear" w:pos="2520"/>
        </w:tabs>
        <w:ind w:left="1800"/>
      </w:pPr>
      <w:r w:rsidRPr="00943D90">
        <w:t xml:space="preserve">If </w:t>
      </w:r>
      <w:r w:rsidRPr="00E67BE8">
        <w:rPr>
          <w:i/>
        </w:rPr>
        <w:t>e</w:t>
      </w:r>
      <w:r w:rsidRPr="00943D90">
        <w:t xml:space="preserve"> == </w:t>
      </w:r>
      <w:r w:rsidRPr="00E67BE8">
        <w:rPr>
          <w:i/>
        </w:rPr>
        <w:t>InputLength</w:t>
      </w:r>
      <w:r w:rsidRPr="00943D90">
        <w:t xml:space="preserve">, return </w:t>
      </w:r>
      <w:r w:rsidRPr="00943D90">
        <w:rPr>
          <w:b/>
        </w:rPr>
        <w:t>failure</w:t>
      </w:r>
      <w:r w:rsidRPr="00943D90">
        <w:t>.</w:t>
      </w:r>
    </w:p>
    <w:p w14:paraId="7286B128" w14:textId="77777777" w:rsidR="004C02EF" w:rsidRPr="00943D90" w:rsidRDefault="004C02EF" w:rsidP="004C02EF">
      <w:pPr>
        <w:pStyle w:val="Alg40"/>
        <w:numPr>
          <w:ilvl w:val="3"/>
          <w:numId w:val="313"/>
        </w:numPr>
        <w:tabs>
          <w:tab w:val="clear" w:pos="864"/>
          <w:tab w:val="clear" w:pos="2520"/>
        </w:tabs>
        <w:ind w:left="1800"/>
      </w:pPr>
      <w:r w:rsidRPr="00943D90">
        <w:t xml:space="preserve">Let </w:t>
      </w:r>
      <w:r w:rsidRPr="00E67BE8">
        <w:rPr>
          <w:i/>
        </w:rPr>
        <w:t>c</w:t>
      </w:r>
      <w:r>
        <w:rPr>
          <w:i/>
        </w:rPr>
        <w:t>h</w:t>
      </w:r>
      <w:r w:rsidRPr="00943D90">
        <w:t xml:space="preserve"> be the character </w:t>
      </w:r>
      <w:r w:rsidRPr="00E67BE8">
        <w:rPr>
          <w:i/>
        </w:rPr>
        <w:t>Input</w:t>
      </w:r>
      <w:r w:rsidRPr="00943D90">
        <w:t>[</w:t>
      </w:r>
      <w:r w:rsidRPr="00E67BE8">
        <w:rPr>
          <w:i/>
        </w:rPr>
        <w:t>e</w:t>
      </w:r>
      <w:r w:rsidRPr="00943D90">
        <w:t>].</w:t>
      </w:r>
    </w:p>
    <w:p w14:paraId="34474A3C" w14:textId="77777777" w:rsidR="004C02EF" w:rsidRPr="00943D90" w:rsidRDefault="004C02EF" w:rsidP="004C02EF">
      <w:pPr>
        <w:pStyle w:val="Alg40"/>
        <w:numPr>
          <w:ilvl w:val="3"/>
          <w:numId w:val="313"/>
        </w:numPr>
        <w:tabs>
          <w:tab w:val="clear" w:pos="864"/>
          <w:tab w:val="clear" w:pos="2520"/>
        </w:tabs>
        <w:ind w:left="1800"/>
      </w:pPr>
      <w:r w:rsidRPr="00943D90">
        <w:t xml:space="preserve">Let </w:t>
      </w:r>
      <w:r w:rsidRPr="00E67BE8">
        <w:rPr>
          <w:i/>
        </w:rPr>
        <w:t>cc</w:t>
      </w:r>
      <w:r w:rsidRPr="00943D90">
        <w:t xml:space="preserve"> be the result of </w:t>
      </w:r>
      <w:r w:rsidRPr="00943D90">
        <w:rPr>
          <w:i/>
        </w:rPr>
        <w:t>Canonicalize</w:t>
      </w:r>
      <w:r w:rsidRPr="00943D90">
        <w:t>(</w:t>
      </w:r>
      <w:r w:rsidRPr="00E67BE8">
        <w:rPr>
          <w:i/>
        </w:rPr>
        <w:t>c</w:t>
      </w:r>
      <w:r>
        <w:rPr>
          <w:i/>
        </w:rPr>
        <w:t>h</w:t>
      </w:r>
      <w:r w:rsidRPr="00943D90">
        <w:t>).</w:t>
      </w:r>
    </w:p>
    <w:p w14:paraId="2DF7BFA2" w14:textId="77777777" w:rsidR="004C02EF" w:rsidRPr="00943D90" w:rsidRDefault="004C02EF" w:rsidP="004C02EF">
      <w:pPr>
        <w:pStyle w:val="Alg40"/>
        <w:numPr>
          <w:ilvl w:val="3"/>
          <w:numId w:val="313"/>
        </w:numPr>
        <w:tabs>
          <w:tab w:val="clear" w:pos="864"/>
          <w:tab w:val="clear" w:pos="2520"/>
        </w:tabs>
        <w:ind w:left="1800"/>
      </w:pPr>
      <w:r w:rsidRPr="00943D90">
        <w:t xml:space="preserve">If </w:t>
      </w:r>
      <w:r w:rsidRPr="00E67BE8">
        <w:rPr>
          <w:i/>
        </w:rPr>
        <w:t>invert</w:t>
      </w:r>
      <w:r w:rsidRPr="00943D90">
        <w:t xml:space="preserve"> is </w:t>
      </w:r>
      <w:r w:rsidRPr="00943D90">
        <w:rPr>
          <w:b/>
        </w:rPr>
        <w:t>false</w:t>
      </w:r>
      <w:r w:rsidRPr="00943D90">
        <w:t>, then</w:t>
      </w:r>
    </w:p>
    <w:p w14:paraId="147F698B" w14:textId="77777777" w:rsidR="004C02EF" w:rsidRPr="00943D90" w:rsidRDefault="004C02EF" w:rsidP="004C02EF">
      <w:pPr>
        <w:pStyle w:val="Alg40"/>
        <w:numPr>
          <w:ilvl w:val="4"/>
          <w:numId w:val="314"/>
        </w:numPr>
        <w:tabs>
          <w:tab w:val="clear" w:pos="864"/>
          <w:tab w:val="clear" w:pos="3240"/>
        </w:tabs>
        <w:ind w:left="2340"/>
      </w:pPr>
      <w:r w:rsidRPr="00943D90">
        <w:t xml:space="preserve">If there does not exist a member </w:t>
      </w:r>
      <w:r w:rsidRPr="00E67BE8">
        <w:rPr>
          <w:i/>
        </w:rPr>
        <w:t>a</w:t>
      </w:r>
      <w:r w:rsidRPr="00943D90">
        <w:t xml:space="preserve"> of set </w:t>
      </w:r>
      <w:r w:rsidRPr="00E67BE8">
        <w:rPr>
          <w:i/>
        </w:rPr>
        <w:t>A</w:t>
      </w:r>
      <w:r w:rsidRPr="00943D90">
        <w:t xml:space="preserve"> such that </w:t>
      </w:r>
      <w:r w:rsidRPr="00943D90">
        <w:rPr>
          <w:i/>
        </w:rPr>
        <w:t>Canonicalize</w:t>
      </w:r>
      <w:r w:rsidRPr="00943D90">
        <w:t>(</w:t>
      </w:r>
      <w:r w:rsidRPr="00E67BE8">
        <w:rPr>
          <w:i/>
        </w:rPr>
        <w:t>a</w:t>
      </w:r>
      <w:r w:rsidRPr="00943D90">
        <w:t xml:space="preserve">) == </w:t>
      </w:r>
      <w:r w:rsidRPr="00E67BE8">
        <w:rPr>
          <w:i/>
        </w:rPr>
        <w:t>cc</w:t>
      </w:r>
      <w:r w:rsidRPr="00943D90">
        <w:t xml:space="preserve">, return </w:t>
      </w:r>
      <w:r w:rsidRPr="00943D90">
        <w:rPr>
          <w:b/>
        </w:rPr>
        <w:t>failure</w:t>
      </w:r>
      <w:r w:rsidRPr="00943D90">
        <w:t>.</w:t>
      </w:r>
    </w:p>
    <w:p w14:paraId="7700BC1B" w14:textId="77777777" w:rsidR="004C02EF" w:rsidRPr="00943D90" w:rsidRDefault="004C02EF" w:rsidP="004C02EF">
      <w:pPr>
        <w:pStyle w:val="Alg40"/>
        <w:numPr>
          <w:ilvl w:val="3"/>
          <w:numId w:val="313"/>
        </w:numPr>
        <w:tabs>
          <w:tab w:val="clear" w:pos="864"/>
          <w:tab w:val="clear" w:pos="2520"/>
        </w:tabs>
        <w:ind w:left="1800"/>
      </w:pPr>
      <w:r w:rsidRPr="00943D90">
        <w:t xml:space="preserve">Else </w:t>
      </w:r>
      <w:r w:rsidRPr="00E67BE8">
        <w:rPr>
          <w:i/>
        </w:rPr>
        <w:t>invert</w:t>
      </w:r>
      <w:r w:rsidRPr="00943D90">
        <w:t xml:space="preserve"> is </w:t>
      </w:r>
      <w:r w:rsidRPr="00943D90">
        <w:rPr>
          <w:b/>
        </w:rPr>
        <w:t>true</w:t>
      </w:r>
      <w:r w:rsidRPr="00943D90">
        <w:t>,</w:t>
      </w:r>
    </w:p>
    <w:p w14:paraId="723D4401" w14:textId="77777777" w:rsidR="004C02EF" w:rsidRPr="00943D90" w:rsidRDefault="004C02EF" w:rsidP="004C02EF">
      <w:pPr>
        <w:pStyle w:val="Alg40"/>
        <w:numPr>
          <w:ilvl w:val="4"/>
          <w:numId w:val="315"/>
        </w:numPr>
        <w:tabs>
          <w:tab w:val="clear" w:pos="864"/>
          <w:tab w:val="clear" w:pos="3240"/>
        </w:tabs>
        <w:ind w:left="2340"/>
        <w:rPr>
          <w:b/>
        </w:rPr>
      </w:pPr>
      <w:r w:rsidRPr="00943D90">
        <w:t xml:space="preserve">If there exists a member </w:t>
      </w:r>
      <w:r w:rsidRPr="00943D90">
        <w:rPr>
          <w:i/>
        </w:rPr>
        <w:t>a</w:t>
      </w:r>
      <w:r w:rsidRPr="00943D90">
        <w:t xml:space="preserve"> of set </w:t>
      </w:r>
      <w:r w:rsidRPr="00943D90">
        <w:rPr>
          <w:i/>
        </w:rPr>
        <w:t>A</w:t>
      </w:r>
      <w:r w:rsidRPr="00943D90">
        <w:t xml:space="preserve"> such that </w:t>
      </w:r>
      <w:r w:rsidRPr="00943D90">
        <w:rPr>
          <w:i/>
        </w:rPr>
        <w:t>Canonicalize</w:t>
      </w:r>
      <w:r w:rsidRPr="00943D90">
        <w:t>(</w:t>
      </w:r>
      <w:r w:rsidRPr="00943D90">
        <w:rPr>
          <w:i/>
        </w:rPr>
        <w:t>a</w:t>
      </w:r>
      <w:r w:rsidRPr="00943D90">
        <w:t xml:space="preserve">) == </w:t>
      </w:r>
      <w:r w:rsidRPr="00943D90">
        <w:rPr>
          <w:i/>
        </w:rPr>
        <w:t>cc</w:t>
      </w:r>
      <w:r w:rsidRPr="00943D90">
        <w:t>, return</w:t>
      </w:r>
      <w:r w:rsidRPr="00943D90">
        <w:rPr>
          <w:b/>
        </w:rPr>
        <w:t xml:space="preserve"> failure.</w:t>
      </w:r>
    </w:p>
    <w:p w14:paraId="3366BF4B" w14:textId="77777777" w:rsidR="004C02EF" w:rsidRPr="00943D90" w:rsidRDefault="004C02EF" w:rsidP="004C02EF">
      <w:pPr>
        <w:pStyle w:val="Alg40"/>
        <w:numPr>
          <w:ilvl w:val="3"/>
          <w:numId w:val="313"/>
        </w:numPr>
        <w:tabs>
          <w:tab w:val="clear" w:pos="864"/>
          <w:tab w:val="clear" w:pos="2520"/>
        </w:tabs>
        <w:ind w:left="1800"/>
      </w:pPr>
      <w:r w:rsidRPr="00943D90">
        <w:t xml:space="preserve">Let </w:t>
      </w:r>
      <w:r w:rsidRPr="00E67BE8">
        <w:rPr>
          <w:i/>
        </w:rPr>
        <w:t>cap</w:t>
      </w:r>
      <w:r w:rsidRPr="00943D90">
        <w:t xml:space="preserve"> be </w:t>
      </w:r>
      <w:r w:rsidRPr="00E67BE8">
        <w:rPr>
          <w:i/>
        </w:rPr>
        <w:t>x</w:t>
      </w:r>
      <w:r w:rsidRPr="00943D90">
        <w:t xml:space="preserve">'s </w:t>
      </w:r>
      <w:r w:rsidRPr="00E67BE8">
        <w:rPr>
          <w:i/>
        </w:rPr>
        <w:t>captures</w:t>
      </w:r>
      <w:r w:rsidRPr="00943D90">
        <w:t xml:space="preserve"> internal array.</w:t>
      </w:r>
    </w:p>
    <w:p w14:paraId="07C56D80" w14:textId="77777777" w:rsidR="004C02EF" w:rsidRPr="00943D90" w:rsidRDefault="004C02EF" w:rsidP="004C02EF">
      <w:pPr>
        <w:pStyle w:val="Alg40"/>
        <w:numPr>
          <w:ilvl w:val="3"/>
          <w:numId w:val="313"/>
        </w:numPr>
        <w:tabs>
          <w:tab w:val="clear" w:pos="864"/>
          <w:tab w:val="clear" w:pos="2520"/>
        </w:tabs>
        <w:ind w:left="1800"/>
      </w:pPr>
      <w:r w:rsidRPr="00943D90">
        <w:t xml:space="preserve">Let </w:t>
      </w:r>
      <w:r w:rsidRPr="00E67BE8">
        <w:rPr>
          <w:i/>
        </w:rPr>
        <w:t>y</w:t>
      </w:r>
      <w:r w:rsidRPr="00943D90">
        <w:t xml:space="preserve"> be the State (</w:t>
      </w:r>
      <w:r w:rsidRPr="00E67BE8">
        <w:rPr>
          <w:i/>
        </w:rPr>
        <w:t>e</w:t>
      </w:r>
      <w:r w:rsidRPr="00943D90">
        <w:t xml:space="preserve">+1, </w:t>
      </w:r>
      <w:r w:rsidRPr="00E67BE8">
        <w:rPr>
          <w:i/>
        </w:rPr>
        <w:t>cap</w:t>
      </w:r>
      <w:r w:rsidRPr="00943D90">
        <w:t>).</w:t>
      </w:r>
    </w:p>
    <w:p w14:paraId="3C068564" w14:textId="77777777" w:rsidR="004C02EF" w:rsidRPr="00943D90" w:rsidRDefault="004C02EF" w:rsidP="004C02EF">
      <w:pPr>
        <w:pStyle w:val="Alg40"/>
        <w:numPr>
          <w:ilvl w:val="3"/>
          <w:numId w:val="313"/>
        </w:numPr>
        <w:tabs>
          <w:tab w:val="clear" w:pos="864"/>
          <w:tab w:val="clear" w:pos="2520"/>
        </w:tabs>
        <w:spacing w:after="220"/>
        <w:ind w:left="1800"/>
      </w:pPr>
      <w:r w:rsidRPr="00943D90">
        <w:t xml:space="preserve">Call </w:t>
      </w:r>
      <w:r w:rsidRPr="00E67BE8">
        <w:rPr>
          <w:i/>
        </w:rPr>
        <w:t>c</w:t>
      </w:r>
      <w:r w:rsidRPr="00943D90">
        <w:t>(</w:t>
      </w:r>
      <w:r w:rsidRPr="00E67BE8">
        <w:rPr>
          <w:i/>
        </w:rPr>
        <w:t>y</w:t>
      </w:r>
      <w:r w:rsidRPr="00943D90">
        <w:t>) and return its result.</w:t>
      </w:r>
    </w:p>
    <w:p w14:paraId="61382884" w14:textId="77777777" w:rsidR="004C02EF" w:rsidRDefault="004C02EF" w:rsidP="004C02EF">
      <w:r>
        <w:t xml:space="preserve">The abstract operation </w:t>
      </w:r>
      <w:r w:rsidRPr="00895113">
        <w:rPr>
          <w:rFonts w:ascii="Times New Roman" w:hAnsi="Times New Roman"/>
          <w:i/>
        </w:rPr>
        <w:t xml:space="preserve">Canonicalize </w:t>
      </w:r>
      <w:r>
        <w:t xml:space="preserve">takes a character parameter </w:t>
      </w:r>
      <w:r w:rsidRPr="00E67BE8">
        <w:rPr>
          <w:rFonts w:ascii="Times New Roman" w:hAnsi="Times New Roman"/>
          <w:i/>
        </w:rPr>
        <w:t>ch</w:t>
      </w:r>
      <w:r>
        <w:t xml:space="preserve"> and performs the following steps:</w:t>
      </w:r>
    </w:p>
    <w:p w14:paraId="42772BF7" w14:textId="77777777" w:rsidR="004C02EF" w:rsidRPr="00943D90" w:rsidRDefault="004C02EF" w:rsidP="004C02EF">
      <w:pPr>
        <w:pStyle w:val="Alg4"/>
        <w:numPr>
          <w:ilvl w:val="0"/>
          <w:numId w:val="316"/>
        </w:numPr>
      </w:pPr>
      <w:r w:rsidRPr="00943D90">
        <w:t xml:space="preserve">If </w:t>
      </w:r>
      <w:r w:rsidRPr="00E67BE8">
        <w:rPr>
          <w:i/>
        </w:rPr>
        <w:t>IgnoreCase</w:t>
      </w:r>
      <w:r w:rsidRPr="00943D90">
        <w:t xml:space="preserve"> is </w:t>
      </w:r>
      <w:r w:rsidRPr="00943D90">
        <w:rPr>
          <w:b/>
        </w:rPr>
        <w:t>false</w:t>
      </w:r>
      <w:r w:rsidRPr="00943D90">
        <w:t xml:space="preserve">, return </w:t>
      </w:r>
      <w:r w:rsidRPr="00E67BE8">
        <w:rPr>
          <w:i/>
        </w:rPr>
        <w:t>ch</w:t>
      </w:r>
      <w:r w:rsidRPr="00943D90">
        <w:t>.</w:t>
      </w:r>
    </w:p>
    <w:p w14:paraId="70DE7EAA" w14:textId="77777777" w:rsidR="004C02EF" w:rsidRPr="00943D90" w:rsidRDefault="004C02EF" w:rsidP="004C02EF">
      <w:pPr>
        <w:pStyle w:val="Alg4"/>
        <w:numPr>
          <w:ilvl w:val="0"/>
          <w:numId w:val="316"/>
        </w:numPr>
      </w:pPr>
      <w:r w:rsidRPr="00943D90">
        <w:t xml:space="preserve">Let </w:t>
      </w:r>
      <w:r w:rsidRPr="00E67BE8">
        <w:rPr>
          <w:i/>
        </w:rPr>
        <w:t>u</w:t>
      </w:r>
      <w:r w:rsidRPr="00943D90">
        <w:t xml:space="preserve"> be </w:t>
      </w:r>
      <w:r w:rsidRPr="00E67BE8">
        <w:rPr>
          <w:i/>
        </w:rPr>
        <w:t>ch</w:t>
      </w:r>
      <w:r w:rsidRPr="00943D90">
        <w:t xml:space="preserve"> converted to upper case as if by calling the standard built-in method </w:t>
      </w:r>
      <w:r>
        <w:rPr>
          <w:rFonts w:ascii="Courier New" w:hAnsi="Courier New"/>
          <w:b/>
        </w:rPr>
        <w:t>String.prototype.toUpperCase</w:t>
      </w:r>
      <w:r w:rsidRPr="00943D90">
        <w:t xml:space="preserve"> on the one-character </w:t>
      </w:r>
      <w:r>
        <w:t>String</w:t>
      </w:r>
      <w:r w:rsidRPr="00943D90">
        <w:t xml:space="preserve"> </w:t>
      </w:r>
      <w:r w:rsidRPr="00E67BE8">
        <w:rPr>
          <w:i/>
        </w:rPr>
        <w:t>ch</w:t>
      </w:r>
      <w:r w:rsidRPr="00943D90">
        <w:t>.</w:t>
      </w:r>
    </w:p>
    <w:p w14:paraId="22AE3B18" w14:textId="77777777" w:rsidR="004C02EF" w:rsidRPr="00943D90" w:rsidRDefault="004C02EF" w:rsidP="004C02EF">
      <w:pPr>
        <w:pStyle w:val="Alg4"/>
        <w:numPr>
          <w:ilvl w:val="0"/>
          <w:numId w:val="316"/>
        </w:numPr>
      </w:pPr>
      <w:r w:rsidRPr="00943D90">
        <w:t xml:space="preserve">If </w:t>
      </w:r>
      <w:r w:rsidRPr="00E67BE8">
        <w:rPr>
          <w:i/>
        </w:rPr>
        <w:t>u</w:t>
      </w:r>
      <w:r w:rsidRPr="00943D90">
        <w:t xml:space="preserve"> does not consist of a single character, return </w:t>
      </w:r>
      <w:r w:rsidRPr="00E67BE8">
        <w:rPr>
          <w:i/>
        </w:rPr>
        <w:t>ch</w:t>
      </w:r>
      <w:r w:rsidRPr="00943D90">
        <w:t>.</w:t>
      </w:r>
    </w:p>
    <w:p w14:paraId="111DBA99" w14:textId="77777777" w:rsidR="004C02EF" w:rsidRPr="00943D90" w:rsidRDefault="004C02EF" w:rsidP="004C02EF">
      <w:pPr>
        <w:pStyle w:val="Alg4"/>
        <w:numPr>
          <w:ilvl w:val="0"/>
          <w:numId w:val="316"/>
        </w:numPr>
      </w:pPr>
      <w:r w:rsidRPr="00943D90">
        <w:t xml:space="preserve">Let </w:t>
      </w:r>
      <w:r w:rsidRPr="00E67BE8">
        <w:rPr>
          <w:i/>
        </w:rPr>
        <w:t>cu</w:t>
      </w:r>
      <w:r w:rsidRPr="00943D90">
        <w:t xml:space="preserve"> be </w:t>
      </w:r>
      <w:r w:rsidRPr="00E67BE8">
        <w:rPr>
          <w:i/>
        </w:rPr>
        <w:t>u</w:t>
      </w:r>
      <w:r w:rsidRPr="00943D90">
        <w:t>'s character.</w:t>
      </w:r>
    </w:p>
    <w:p w14:paraId="3C8C3FDF" w14:textId="77777777" w:rsidR="004C02EF" w:rsidRPr="00943D90" w:rsidRDefault="004C02EF" w:rsidP="004C02EF">
      <w:pPr>
        <w:pStyle w:val="Alg4"/>
        <w:numPr>
          <w:ilvl w:val="0"/>
          <w:numId w:val="316"/>
        </w:numPr>
      </w:pPr>
      <w:r w:rsidRPr="00943D90">
        <w:t xml:space="preserve">If </w:t>
      </w:r>
      <w:r w:rsidRPr="00E67BE8">
        <w:rPr>
          <w:i/>
        </w:rPr>
        <w:t>ch</w:t>
      </w:r>
      <w:r w:rsidRPr="00943D90">
        <w:t xml:space="preserve">'s code unit value is greater than or equal to decimal 128 and </w:t>
      </w:r>
      <w:r w:rsidRPr="00E67BE8">
        <w:rPr>
          <w:i/>
        </w:rPr>
        <w:t>cu</w:t>
      </w:r>
      <w:r w:rsidRPr="00943D90">
        <w:t xml:space="preserve">'s code unit value is less than decimal 128, then return </w:t>
      </w:r>
      <w:r w:rsidRPr="00E67BE8">
        <w:rPr>
          <w:i/>
        </w:rPr>
        <w:t>ch</w:t>
      </w:r>
      <w:r w:rsidRPr="00943D90">
        <w:t>.</w:t>
      </w:r>
    </w:p>
    <w:p w14:paraId="6B7B2201" w14:textId="77777777" w:rsidR="004C02EF" w:rsidRPr="00943D90" w:rsidRDefault="004C02EF" w:rsidP="004C02EF">
      <w:pPr>
        <w:pStyle w:val="Alg4"/>
        <w:numPr>
          <w:ilvl w:val="0"/>
          <w:numId w:val="316"/>
        </w:numPr>
        <w:spacing w:after="120"/>
      </w:pPr>
      <w:r w:rsidRPr="00943D90">
        <w:t xml:space="preserve">Return </w:t>
      </w:r>
      <w:r w:rsidRPr="00E67BE8">
        <w:rPr>
          <w:i/>
        </w:rPr>
        <w:t>cu</w:t>
      </w:r>
      <w:r w:rsidRPr="00943D90">
        <w:t>.</w:t>
      </w:r>
    </w:p>
    <w:p w14:paraId="6DD471F4" w14:textId="77777777" w:rsidR="004C02EF" w:rsidRPr="008E2FF5" w:rsidRDefault="004C02EF" w:rsidP="004C02EF">
      <w:pPr>
        <w:pStyle w:val="Note"/>
      </w:pPr>
      <w:r w:rsidRPr="006E038E">
        <w:t>NOTE 1</w:t>
      </w:r>
      <w:r w:rsidRPr="006E038E">
        <w:tab/>
        <w:t xml:space="preserve">Parentheses of the form </w:t>
      </w:r>
      <w:r w:rsidRPr="006E038E">
        <w:rPr>
          <w:rFonts w:ascii="Courier New" w:hAnsi="Courier New"/>
          <w:b/>
        </w:rPr>
        <w:t xml:space="preserve">( </w:t>
      </w:r>
      <w:r w:rsidRPr="006E038E">
        <w:rPr>
          <w:rStyle w:val="bnf"/>
        </w:rPr>
        <w:t>Disjunction</w:t>
      </w:r>
      <w:r w:rsidRPr="006E038E">
        <w:rPr>
          <w:rFonts w:ascii="Courier New" w:hAnsi="Courier New"/>
          <w:b/>
        </w:rPr>
        <w:t xml:space="preserve"> )</w:t>
      </w:r>
      <w:r w:rsidRPr="006E038E">
        <w:t xml:space="preserve"> serve both to group the components of the </w:t>
      </w:r>
      <w:r w:rsidRPr="006E038E">
        <w:rPr>
          <w:rStyle w:val="bnf"/>
        </w:rPr>
        <w:t>Disjunction</w:t>
      </w:r>
      <w:r w:rsidRPr="006E038E">
        <w:t xml:space="preserve"> pattern together and to save the result of the match. The result can be used either in a backreference (</w:t>
      </w:r>
      <w:r w:rsidRPr="006E038E">
        <w:rPr>
          <w:rFonts w:ascii="Courier New" w:hAnsi="Courier New"/>
          <w:b/>
        </w:rPr>
        <w:t>\</w:t>
      </w:r>
      <w:r w:rsidRPr="006E038E">
        <w:t xml:space="preserve"> followed by a nonzero decimal number), referenced in a replace </w:t>
      </w:r>
      <w:r>
        <w:t>String</w:t>
      </w:r>
      <w:r w:rsidRPr="006E038E">
        <w:t xml:space="preserve">, or returned as part of an array from the regular expression matching internal procedure. To inhibit the capturing behaviour of parentheses, use the form </w:t>
      </w:r>
      <w:r w:rsidRPr="006E038E">
        <w:rPr>
          <w:rFonts w:ascii="Courier New" w:hAnsi="Courier New"/>
          <w:b/>
        </w:rPr>
        <w:t xml:space="preserve">(?: </w:t>
      </w:r>
      <w:r w:rsidRPr="006E038E">
        <w:rPr>
          <w:rStyle w:val="bnf"/>
        </w:rPr>
        <w:t>Disjunction</w:t>
      </w:r>
      <w:r w:rsidRPr="006E038E">
        <w:rPr>
          <w:rFonts w:ascii="Courier New" w:hAnsi="Courier New"/>
          <w:b/>
        </w:rPr>
        <w:t xml:space="preserve"> )</w:t>
      </w:r>
      <w:r w:rsidRPr="006E038E">
        <w:t xml:space="preserve"> instead.</w:t>
      </w:r>
    </w:p>
    <w:p w14:paraId="0A248592" w14:textId="77777777" w:rsidR="004C02EF" w:rsidRPr="00E67BE8" w:rsidRDefault="004C02EF" w:rsidP="004C02EF">
      <w:pPr>
        <w:pStyle w:val="Note"/>
      </w:pPr>
      <w:r w:rsidRPr="006E038E">
        <w:t xml:space="preserve">NOTE </w:t>
      </w:r>
      <w:r>
        <w:t>2</w:t>
      </w:r>
      <w:r w:rsidRPr="006E038E">
        <w:tab/>
      </w:r>
      <w:r w:rsidRPr="00E67BE8">
        <w:t xml:space="preserve">The form </w:t>
      </w:r>
      <w:r w:rsidRPr="00E67BE8">
        <w:rPr>
          <w:rFonts w:ascii="Courier New" w:hAnsi="Courier New"/>
          <w:b/>
        </w:rPr>
        <w:t xml:space="preserve">(?= </w:t>
      </w:r>
      <w:r w:rsidRPr="00E67BE8">
        <w:rPr>
          <w:rStyle w:val="bnf"/>
        </w:rPr>
        <w:t>Disjunction</w:t>
      </w:r>
      <w:r w:rsidRPr="00E67BE8">
        <w:rPr>
          <w:rFonts w:ascii="Courier New" w:hAnsi="Courier New"/>
          <w:b/>
        </w:rPr>
        <w:t xml:space="preserve"> )</w:t>
      </w:r>
      <w:r w:rsidRPr="00E67BE8">
        <w:t xml:space="preserve"> specifies a zero-width positive lookahead. In order for it to succeed, the pattern inside </w:t>
      </w:r>
      <w:r w:rsidRPr="00E67BE8">
        <w:rPr>
          <w:rStyle w:val="bnf"/>
        </w:rPr>
        <w:t>Disjunction</w:t>
      </w:r>
      <w:r w:rsidRPr="00E67BE8">
        <w:t xml:space="preserve"> must match at the current position, but the current position is not advanced before matching the sequel. If </w:t>
      </w:r>
      <w:r w:rsidRPr="00E67BE8">
        <w:rPr>
          <w:rStyle w:val="bnf"/>
        </w:rPr>
        <w:t>Disjunction</w:t>
      </w:r>
      <w:r w:rsidRPr="00E67BE8">
        <w:t xml:space="preserve"> can match at the current position in several ways, only the first one is tried. Unlike other regular expression operators, there is no backtracking into a </w:t>
      </w:r>
      <w:r w:rsidRPr="00E67BE8">
        <w:rPr>
          <w:rFonts w:ascii="Courier New" w:hAnsi="Courier New"/>
          <w:b/>
        </w:rPr>
        <w:t>(?=</w:t>
      </w:r>
      <w:r w:rsidRPr="00E67BE8">
        <w:t xml:space="preserve"> form (this unusual behaviour is inherited from Perl). This only matters when the </w:t>
      </w:r>
      <w:r w:rsidRPr="00E67BE8">
        <w:rPr>
          <w:rStyle w:val="bnf"/>
        </w:rPr>
        <w:t>Disjunction</w:t>
      </w:r>
      <w:r w:rsidRPr="00E67BE8">
        <w:t xml:space="preserve"> contains capturing parentheses and the sequel of the pattern contains backreferences to those captures.</w:t>
      </w:r>
    </w:p>
    <w:p w14:paraId="3624E31E" w14:textId="77777777" w:rsidR="004C02EF" w:rsidRPr="00E67BE8" w:rsidRDefault="004C02EF" w:rsidP="004C02EF">
      <w:pPr>
        <w:pStyle w:val="Note"/>
        <w:spacing w:after="60"/>
      </w:pPr>
      <w:r w:rsidRPr="00E67BE8">
        <w:t>For example,</w:t>
      </w:r>
    </w:p>
    <w:p w14:paraId="4029CEC4" w14:textId="77777777" w:rsidR="004C02EF" w:rsidRPr="00E67BE8" w:rsidRDefault="004C02EF" w:rsidP="004C02EF">
      <w:pPr>
        <w:pStyle w:val="CodeSample4"/>
        <w:spacing w:after="60"/>
        <w:ind w:left="2059"/>
        <w:rPr>
          <w:sz w:val="18"/>
        </w:rPr>
      </w:pPr>
      <w:r w:rsidRPr="00E67BE8">
        <w:rPr>
          <w:sz w:val="18"/>
        </w:rPr>
        <w:t>/(?=(a+))/.exec("baaabac")</w:t>
      </w:r>
    </w:p>
    <w:p w14:paraId="1EEDF904" w14:textId="77777777" w:rsidR="004C02EF" w:rsidRPr="00E67BE8" w:rsidRDefault="004C02EF" w:rsidP="004C02EF">
      <w:pPr>
        <w:pStyle w:val="Note"/>
        <w:spacing w:after="60"/>
      </w:pPr>
      <w:r w:rsidRPr="00E67BE8">
        <w:t xml:space="preserve">matches the empty </w:t>
      </w:r>
      <w:r>
        <w:t>String</w:t>
      </w:r>
      <w:r w:rsidRPr="00E67BE8">
        <w:t xml:space="preserve"> immediately after the first </w:t>
      </w:r>
      <w:r w:rsidRPr="00E67BE8">
        <w:rPr>
          <w:rFonts w:ascii="Courier New" w:hAnsi="Courier New"/>
          <w:b/>
        </w:rPr>
        <w:t>b</w:t>
      </w:r>
      <w:r w:rsidRPr="00E67BE8">
        <w:t xml:space="preserve"> and therefore returns the array:</w:t>
      </w:r>
    </w:p>
    <w:p w14:paraId="2A76D0B1" w14:textId="77777777" w:rsidR="004C02EF" w:rsidRPr="00E67BE8" w:rsidRDefault="004C02EF" w:rsidP="004C02EF">
      <w:pPr>
        <w:pStyle w:val="CodeSample4"/>
        <w:spacing w:after="240"/>
        <w:ind w:left="2059"/>
        <w:rPr>
          <w:sz w:val="18"/>
        </w:rPr>
      </w:pPr>
      <w:r w:rsidRPr="00E67BE8">
        <w:rPr>
          <w:sz w:val="18"/>
        </w:rPr>
        <w:t>["", "aaa"]</w:t>
      </w:r>
    </w:p>
    <w:p w14:paraId="2B30DFA8" w14:textId="77777777" w:rsidR="004C02EF" w:rsidRPr="00E67BE8" w:rsidRDefault="004C02EF" w:rsidP="004C02EF">
      <w:pPr>
        <w:pStyle w:val="Note"/>
        <w:spacing w:after="60"/>
      </w:pPr>
      <w:r w:rsidRPr="00E67BE8">
        <w:t>To illustrate the lack of backtracking into the lookahead, consider:</w:t>
      </w:r>
    </w:p>
    <w:p w14:paraId="0D010335" w14:textId="77777777" w:rsidR="004C02EF" w:rsidRPr="00E67BE8" w:rsidRDefault="004C02EF" w:rsidP="004C02EF">
      <w:pPr>
        <w:pStyle w:val="CodeSample4"/>
        <w:spacing w:after="240"/>
        <w:ind w:left="2059"/>
        <w:rPr>
          <w:sz w:val="18"/>
        </w:rPr>
      </w:pPr>
      <w:r w:rsidRPr="00E67BE8">
        <w:rPr>
          <w:sz w:val="18"/>
        </w:rPr>
        <w:t>/(?=(a+))a*b\1/.exec("baaabac")</w:t>
      </w:r>
    </w:p>
    <w:p w14:paraId="7AE4AD31" w14:textId="77777777" w:rsidR="004C02EF" w:rsidRPr="00E67BE8" w:rsidRDefault="004C02EF" w:rsidP="004C02EF">
      <w:pPr>
        <w:pStyle w:val="Note"/>
        <w:spacing w:after="60"/>
      </w:pPr>
      <w:r w:rsidRPr="00E67BE8">
        <w:t>This expression returns</w:t>
      </w:r>
    </w:p>
    <w:p w14:paraId="31D51FB2" w14:textId="77777777" w:rsidR="004C02EF" w:rsidRPr="00E67BE8" w:rsidRDefault="004C02EF" w:rsidP="004C02EF">
      <w:pPr>
        <w:pStyle w:val="CodeSample4"/>
        <w:spacing w:after="60"/>
        <w:ind w:left="2059"/>
        <w:rPr>
          <w:sz w:val="18"/>
        </w:rPr>
      </w:pPr>
      <w:r w:rsidRPr="00E67BE8">
        <w:rPr>
          <w:sz w:val="18"/>
        </w:rPr>
        <w:t>["aba", "a"]</w:t>
      </w:r>
    </w:p>
    <w:p w14:paraId="582DC2E9" w14:textId="77777777" w:rsidR="004C02EF" w:rsidRPr="00E67BE8" w:rsidRDefault="004C02EF" w:rsidP="004C02EF">
      <w:pPr>
        <w:pStyle w:val="Note"/>
        <w:spacing w:after="60"/>
      </w:pPr>
      <w:r w:rsidRPr="00E67BE8">
        <w:t>and not:</w:t>
      </w:r>
    </w:p>
    <w:p w14:paraId="6E9B36EA" w14:textId="77777777" w:rsidR="004C02EF" w:rsidRPr="00E67BE8" w:rsidRDefault="004C02EF" w:rsidP="004C02EF">
      <w:pPr>
        <w:pStyle w:val="CodeSample4"/>
        <w:spacing w:after="240"/>
        <w:ind w:left="2059"/>
        <w:rPr>
          <w:sz w:val="18"/>
        </w:rPr>
      </w:pPr>
      <w:r w:rsidRPr="00E67BE8">
        <w:rPr>
          <w:sz w:val="18"/>
        </w:rPr>
        <w:t>["aaaba", "a"]</w:t>
      </w:r>
    </w:p>
    <w:p w14:paraId="539699C8" w14:textId="77777777" w:rsidR="004C02EF" w:rsidRPr="00E67BE8" w:rsidRDefault="004C02EF" w:rsidP="004C02EF">
      <w:pPr>
        <w:pStyle w:val="Note"/>
        <w:spacing w:after="60"/>
      </w:pPr>
      <w:r w:rsidRPr="006E038E">
        <w:t xml:space="preserve">NOTE </w:t>
      </w:r>
      <w:r>
        <w:t>3</w:t>
      </w:r>
      <w:r w:rsidRPr="006E038E">
        <w:tab/>
      </w:r>
      <w:r w:rsidRPr="00E67BE8">
        <w:t xml:space="preserve">The form </w:t>
      </w:r>
      <w:r w:rsidRPr="00E67BE8">
        <w:rPr>
          <w:rFonts w:ascii="Courier New" w:hAnsi="Courier New"/>
          <w:b/>
        </w:rPr>
        <w:t xml:space="preserve">(?! </w:t>
      </w:r>
      <w:r w:rsidRPr="00E67BE8">
        <w:rPr>
          <w:rStyle w:val="bnf"/>
        </w:rPr>
        <w:t>Disjunction</w:t>
      </w:r>
      <w:r w:rsidRPr="00E67BE8">
        <w:rPr>
          <w:rFonts w:ascii="Courier New" w:hAnsi="Courier New"/>
          <w:b/>
        </w:rPr>
        <w:t xml:space="preserve"> )</w:t>
      </w:r>
      <w:r w:rsidRPr="00E67BE8">
        <w:t xml:space="preserve"> specifies a zero-width negative lookahead. In order for it to succeed, the pattern inside </w:t>
      </w:r>
      <w:r w:rsidRPr="00E67BE8">
        <w:rPr>
          <w:rStyle w:val="bnf"/>
        </w:rPr>
        <w:t>Disjunction</w:t>
      </w:r>
      <w:r w:rsidRPr="00E67BE8">
        <w:t xml:space="preserve"> must fail to match at the current position. The current position is not advanced before matching the sequel. </w:t>
      </w:r>
      <w:r w:rsidRPr="00E67BE8">
        <w:rPr>
          <w:rStyle w:val="bnf"/>
        </w:rPr>
        <w:t>Disjunction</w:t>
      </w:r>
      <w:r w:rsidRPr="00E67BE8">
        <w:t xml:space="preserve"> can contain capturing parentheses, but backreferences to them only make sense from within </w:t>
      </w:r>
      <w:r w:rsidRPr="00E67BE8">
        <w:rPr>
          <w:rStyle w:val="bnf"/>
        </w:rPr>
        <w:t>Disjunction</w:t>
      </w:r>
      <w:r w:rsidRPr="00E67BE8">
        <w:t xml:space="preserve"> itself. Backreferences to these capturing parentheses from elsewhere in the pattern always return </w:t>
      </w:r>
      <w:r w:rsidRPr="00E67BE8">
        <w:rPr>
          <w:b/>
        </w:rPr>
        <w:t>undefined</w:t>
      </w:r>
      <w:r w:rsidRPr="00E67BE8">
        <w:t xml:space="preserve"> because the negative lookahead must fail for the pattern to succeed. For example,</w:t>
      </w:r>
    </w:p>
    <w:p w14:paraId="5396615A" w14:textId="77777777" w:rsidR="004C02EF" w:rsidRPr="00E67BE8" w:rsidRDefault="004C02EF" w:rsidP="004C02EF">
      <w:pPr>
        <w:pStyle w:val="CodeSample4"/>
        <w:spacing w:after="60"/>
        <w:ind w:left="2059"/>
        <w:rPr>
          <w:sz w:val="18"/>
        </w:rPr>
      </w:pPr>
      <w:r w:rsidRPr="00E67BE8">
        <w:rPr>
          <w:sz w:val="18"/>
        </w:rPr>
        <w:t>/(.*?)a(?!(a+)b\2c)\2(.*)/.exec("baaabaac")</w:t>
      </w:r>
    </w:p>
    <w:p w14:paraId="4B218F6A" w14:textId="77777777" w:rsidR="004C02EF" w:rsidRPr="00E67BE8" w:rsidRDefault="004C02EF" w:rsidP="004C02EF">
      <w:pPr>
        <w:pStyle w:val="Note"/>
        <w:spacing w:after="60"/>
      </w:pPr>
      <w:r w:rsidRPr="00E67BE8">
        <w:t xml:space="preserve">looks for an </w:t>
      </w:r>
      <w:r w:rsidRPr="00E67BE8">
        <w:rPr>
          <w:rFonts w:ascii="Courier New" w:hAnsi="Courier New"/>
          <w:b/>
        </w:rPr>
        <w:t>a</w:t>
      </w:r>
      <w:r w:rsidRPr="00E67BE8">
        <w:t xml:space="preserve"> not immediately followed by some positive number n of </w:t>
      </w:r>
      <w:r w:rsidRPr="00E67BE8">
        <w:rPr>
          <w:rFonts w:ascii="Courier New" w:hAnsi="Courier New"/>
          <w:b/>
        </w:rPr>
        <w:t>a</w:t>
      </w:r>
      <w:r w:rsidRPr="00E67BE8">
        <w:t xml:space="preserve">'s, a </w:t>
      </w:r>
      <w:r w:rsidRPr="00E67BE8">
        <w:rPr>
          <w:rFonts w:ascii="Courier New" w:hAnsi="Courier New"/>
          <w:b/>
        </w:rPr>
        <w:t>b</w:t>
      </w:r>
      <w:r w:rsidRPr="00E67BE8">
        <w:t xml:space="preserve">, another n </w:t>
      </w:r>
      <w:r w:rsidRPr="00E67BE8">
        <w:rPr>
          <w:rFonts w:ascii="Courier New" w:hAnsi="Courier New"/>
          <w:b/>
        </w:rPr>
        <w:t>a</w:t>
      </w:r>
      <w:r w:rsidRPr="00E67BE8">
        <w:t xml:space="preserve">'s (specified by the first </w:t>
      </w:r>
      <w:r w:rsidRPr="00E67BE8">
        <w:rPr>
          <w:rFonts w:ascii="Courier New" w:hAnsi="Courier New"/>
          <w:b/>
        </w:rPr>
        <w:t>\2</w:t>
      </w:r>
      <w:r w:rsidRPr="00E67BE8">
        <w:t xml:space="preserve">) and a </w:t>
      </w:r>
      <w:r w:rsidRPr="00E67BE8">
        <w:rPr>
          <w:rFonts w:ascii="Courier New" w:hAnsi="Courier New"/>
          <w:b/>
        </w:rPr>
        <w:t>c</w:t>
      </w:r>
      <w:r w:rsidRPr="00E67BE8">
        <w:t xml:space="preserve">. The second </w:t>
      </w:r>
      <w:r w:rsidRPr="00E67BE8">
        <w:rPr>
          <w:rFonts w:ascii="Courier New" w:hAnsi="Courier New"/>
          <w:b/>
        </w:rPr>
        <w:t>\2</w:t>
      </w:r>
      <w:r w:rsidRPr="00E67BE8">
        <w:t xml:space="preserve"> is outside the negative lookahead, so it matches against </w:t>
      </w:r>
      <w:r w:rsidRPr="00E67BE8">
        <w:rPr>
          <w:b/>
        </w:rPr>
        <w:t>undefined</w:t>
      </w:r>
      <w:r w:rsidRPr="00E67BE8">
        <w:t xml:space="preserve"> and therefore always succeeds. The whole expression returns the array:</w:t>
      </w:r>
    </w:p>
    <w:p w14:paraId="6187A78D" w14:textId="77777777" w:rsidR="004C02EF" w:rsidRPr="00E67BE8" w:rsidRDefault="004C02EF" w:rsidP="004C02EF">
      <w:pPr>
        <w:pStyle w:val="CodeSample4"/>
        <w:spacing w:after="60"/>
        <w:ind w:left="2059"/>
        <w:rPr>
          <w:sz w:val="18"/>
        </w:rPr>
      </w:pPr>
      <w:r w:rsidRPr="00E67BE8">
        <w:rPr>
          <w:sz w:val="18"/>
        </w:rPr>
        <w:t>["baaabaac", "ba", undefined, "abaac"]</w:t>
      </w:r>
    </w:p>
    <w:p w14:paraId="2C33C875" w14:textId="77777777" w:rsidR="004C02EF" w:rsidRPr="00E67BE8" w:rsidRDefault="004C02EF" w:rsidP="004C02EF">
      <w:pPr>
        <w:rPr>
          <w:sz w:val="18"/>
        </w:rPr>
      </w:pPr>
      <w:r w:rsidRPr="00E67BE8">
        <w:rPr>
          <w:sz w:val="18"/>
        </w:rPr>
        <w:t xml:space="preserve">In case-insignificant matches all characters are implicitly converted to upper case immediately before they are compared. However, if converting a character to upper case would expand that character into more than one character (such as converting </w:t>
      </w:r>
      <w:r w:rsidRPr="00E67BE8">
        <w:rPr>
          <w:rFonts w:ascii="Courier New" w:hAnsi="Courier New"/>
          <w:b/>
          <w:sz w:val="18"/>
        </w:rPr>
        <w:t>"ß"</w:t>
      </w:r>
      <w:r w:rsidRPr="00E67BE8">
        <w:rPr>
          <w:sz w:val="18"/>
        </w:rPr>
        <w:t xml:space="preserve"> (</w:t>
      </w:r>
      <w:r w:rsidRPr="00E67BE8">
        <w:rPr>
          <w:rFonts w:ascii="Courier New" w:hAnsi="Courier New"/>
          <w:sz w:val="18"/>
        </w:rPr>
        <w:t>\u00DF</w:t>
      </w:r>
      <w:r w:rsidRPr="00E67BE8">
        <w:rPr>
          <w:sz w:val="18"/>
        </w:rPr>
        <w:t xml:space="preserve">) into </w:t>
      </w:r>
      <w:r w:rsidRPr="00E67BE8">
        <w:rPr>
          <w:rFonts w:ascii="Courier New" w:hAnsi="Courier New"/>
          <w:b/>
          <w:sz w:val="18"/>
        </w:rPr>
        <w:t>"SS"</w:t>
      </w:r>
      <w:r w:rsidRPr="00E67BE8">
        <w:rPr>
          <w:sz w:val="18"/>
        </w:rPr>
        <w:t xml:space="preserve">), then the character is left as-is instead. The character is also left as-is if it is not an ASCII character but converting it to upper case would make it into an ASCII character. This prevents Unicode characters such as </w:t>
      </w:r>
      <w:r w:rsidRPr="00E67BE8">
        <w:rPr>
          <w:rFonts w:ascii="Courier New" w:hAnsi="Courier New"/>
          <w:sz w:val="18"/>
        </w:rPr>
        <w:t>\u0131</w:t>
      </w:r>
      <w:r w:rsidRPr="00E67BE8">
        <w:rPr>
          <w:sz w:val="18"/>
        </w:rPr>
        <w:t xml:space="preserve"> and </w:t>
      </w:r>
      <w:r w:rsidRPr="00E67BE8">
        <w:rPr>
          <w:rFonts w:ascii="Courier New" w:hAnsi="Courier New"/>
          <w:sz w:val="18"/>
        </w:rPr>
        <w:t>\u017F</w:t>
      </w:r>
      <w:r w:rsidRPr="00E67BE8">
        <w:rPr>
          <w:sz w:val="18"/>
        </w:rPr>
        <w:t xml:space="preserve"> from matching regular expressions such as </w:t>
      </w:r>
      <w:r w:rsidRPr="00E67BE8">
        <w:rPr>
          <w:rFonts w:ascii="Courier New" w:hAnsi="Courier New"/>
          <w:b/>
          <w:sz w:val="18"/>
        </w:rPr>
        <w:t>/[a</w:t>
      </w:r>
      <w:r w:rsidRPr="00E67BE8">
        <w:rPr>
          <w:rFonts w:ascii="Courier New" w:hAnsi="Courier New"/>
          <w:b/>
          <w:sz w:val="18"/>
        </w:rPr>
        <w:noBreakHyphen/>
        <w:t>z]/i</w:t>
      </w:r>
      <w:r w:rsidRPr="00E67BE8">
        <w:rPr>
          <w:sz w:val="18"/>
        </w:rPr>
        <w:t xml:space="preserve">, which are only intended to match ASCII letters. Furthermore, if these conversions were allowed, then </w:t>
      </w:r>
      <w:r w:rsidRPr="00E67BE8">
        <w:rPr>
          <w:rFonts w:ascii="Courier New" w:hAnsi="Courier New"/>
          <w:b/>
          <w:sz w:val="18"/>
        </w:rPr>
        <w:t>/[^\W]/i</w:t>
      </w:r>
      <w:r w:rsidRPr="00E67BE8">
        <w:rPr>
          <w:sz w:val="18"/>
        </w:rPr>
        <w:t xml:space="preserve"> would match each of </w:t>
      </w:r>
      <w:r w:rsidRPr="00E67BE8">
        <w:rPr>
          <w:rFonts w:ascii="Courier New" w:hAnsi="Courier New"/>
          <w:b/>
          <w:sz w:val="18"/>
        </w:rPr>
        <w:t>a</w:t>
      </w:r>
      <w:r w:rsidRPr="00E67BE8">
        <w:rPr>
          <w:sz w:val="18"/>
        </w:rPr>
        <w:t xml:space="preserve">, </w:t>
      </w:r>
      <w:r w:rsidRPr="00E67BE8">
        <w:rPr>
          <w:rFonts w:ascii="Courier New" w:hAnsi="Courier New"/>
          <w:b/>
          <w:sz w:val="18"/>
        </w:rPr>
        <w:t>b</w:t>
      </w:r>
      <w:r w:rsidRPr="00E67BE8">
        <w:rPr>
          <w:sz w:val="18"/>
        </w:rPr>
        <w:t xml:space="preserve">, …, </w:t>
      </w:r>
      <w:r w:rsidRPr="00E67BE8">
        <w:rPr>
          <w:rFonts w:ascii="Courier New" w:hAnsi="Courier New"/>
          <w:b/>
          <w:sz w:val="18"/>
        </w:rPr>
        <w:t>h</w:t>
      </w:r>
      <w:r w:rsidRPr="00E67BE8">
        <w:rPr>
          <w:sz w:val="18"/>
        </w:rPr>
        <w:t xml:space="preserve">, but not </w:t>
      </w:r>
      <w:r w:rsidRPr="00E67BE8">
        <w:rPr>
          <w:rFonts w:ascii="Courier New" w:hAnsi="Courier New"/>
          <w:b/>
          <w:sz w:val="18"/>
        </w:rPr>
        <w:t>i</w:t>
      </w:r>
      <w:r w:rsidRPr="00E67BE8">
        <w:rPr>
          <w:sz w:val="18"/>
        </w:rPr>
        <w:t xml:space="preserve"> or </w:t>
      </w:r>
      <w:r w:rsidRPr="00E67BE8">
        <w:rPr>
          <w:rFonts w:ascii="Courier New" w:hAnsi="Courier New"/>
          <w:b/>
          <w:sz w:val="18"/>
        </w:rPr>
        <w:t>s</w:t>
      </w:r>
      <w:r w:rsidRPr="00E67BE8">
        <w:rPr>
          <w:sz w:val="18"/>
        </w:rPr>
        <w:t>.</w:t>
      </w:r>
    </w:p>
    <w:p w14:paraId="599DEA1F" w14:textId="77777777" w:rsidR="004C02EF" w:rsidRDefault="004C02EF" w:rsidP="004C02EF">
      <w:pPr>
        <w:pStyle w:val="40"/>
        <w:numPr>
          <w:ilvl w:val="0"/>
          <w:numId w:val="0"/>
        </w:numPr>
      </w:pPr>
      <w:bookmarkStart w:id="6420" w:name="_Ref463788107"/>
      <w:r>
        <w:t>15.10.2.9</w:t>
      </w:r>
      <w:r>
        <w:tab/>
        <w:t>AtomEscape</w:t>
      </w:r>
      <w:bookmarkEnd w:id="6420"/>
    </w:p>
    <w:p w14:paraId="1A2B9B41" w14:textId="77777777" w:rsidR="004C02EF" w:rsidRDefault="004C02EF" w:rsidP="004C02EF">
      <w:r>
        <w:t xml:space="preserve">The production </w:t>
      </w:r>
      <w:r w:rsidRPr="00E67BE8">
        <w:rPr>
          <w:rFonts w:ascii="Times New Roman" w:hAnsi="Times New Roman"/>
          <w:i/>
        </w:rPr>
        <w:t>AtomEscape</w:t>
      </w:r>
      <w:r>
        <w:t xml:space="preserve"> </w:t>
      </w:r>
      <w:r>
        <w:rPr>
          <w:b/>
        </w:rPr>
        <w:t xml:space="preserve">:: </w:t>
      </w:r>
      <w:r w:rsidRPr="00E67BE8">
        <w:rPr>
          <w:rFonts w:ascii="Times New Roman" w:hAnsi="Times New Roman"/>
          <w:i/>
        </w:rPr>
        <w:t>DecimalEscape</w:t>
      </w:r>
      <w:r>
        <w:t xml:space="preserve"> evaluates as follows:</w:t>
      </w:r>
    </w:p>
    <w:p w14:paraId="15EFC6FC" w14:textId="77777777" w:rsidR="004C02EF" w:rsidRPr="006E038E" w:rsidRDefault="004C02EF" w:rsidP="004C02EF">
      <w:pPr>
        <w:pStyle w:val="Alg4"/>
        <w:numPr>
          <w:ilvl w:val="0"/>
          <w:numId w:val="319"/>
        </w:numPr>
      </w:pPr>
      <w:r w:rsidRPr="006E038E">
        <w:t xml:space="preserve">Evaluate </w:t>
      </w:r>
      <w:r w:rsidRPr="00E67BE8">
        <w:rPr>
          <w:i/>
        </w:rPr>
        <w:t>DecimalEscape</w:t>
      </w:r>
      <w:r w:rsidRPr="006E038E">
        <w:t xml:space="preserve"> to obtain an EscapeValue </w:t>
      </w:r>
      <w:r w:rsidRPr="00E67BE8">
        <w:rPr>
          <w:i/>
        </w:rPr>
        <w:t>E</w:t>
      </w:r>
      <w:r w:rsidRPr="006E038E">
        <w:t>.</w:t>
      </w:r>
    </w:p>
    <w:p w14:paraId="2AB17822" w14:textId="77777777" w:rsidR="004C02EF" w:rsidRPr="006E038E" w:rsidRDefault="004C02EF" w:rsidP="004C02EF">
      <w:pPr>
        <w:pStyle w:val="Alg4"/>
        <w:numPr>
          <w:ilvl w:val="0"/>
          <w:numId w:val="319"/>
        </w:numPr>
      </w:pPr>
      <w:r w:rsidRPr="006E038E">
        <w:t xml:space="preserve">If </w:t>
      </w:r>
      <w:r w:rsidRPr="00E67BE8">
        <w:rPr>
          <w:i/>
        </w:rPr>
        <w:t>E</w:t>
      </w:r>
      <w:r w:rsidRPr="006E038E">
        <w:t xml:space="preserve"> is a character, then</w:t>
      </w:r>
    </w:p>
    <w:p w14:paraId="755A67DF" w14:textId="77777777" w:rsidR="004C02EF" w:rsidRPr="006E038E" w:rsidRDefault="004C02EF" w:rsidP="004C02EF">
      <w:pPr>
        <w:pStyle w:val="Alg4"/>
        <w:numPr>
          <w:ilvl w:val="1"/>
          <w:numId w:val="319"/>
        </w:numPr>
      </w:pPr>
      <w:r w:rsidRPr="006E038E">
        <w:t xml:space="preserve">Let </w:t>
      </w:r>
      <w:r w:rsidRPr="00E67BE8">
        <w:rPr>
          <w:i/>
        </w:rPr>
        <w:t>ch</w:t>
      </w:r>
      <w:r w:rsidRPr="006E038E">
        <w:t xml:space="preserve"> be </w:t>
      </w:r>
      <w:r w:rsidRPr="00E67BE8">
        <w:rPr>
          <w:i/>
        </w:rPr>
        <w:t>E</w:t>
      </w:r>
      <w:r w:rsidRPr="006E038E">
        <w:t>'s character.</w:t>
      </w:r>
    </w:p>
    <w:p w14:paraId="284FC6B5" w14:textId="77777777" w:rsidR="004C02EF" w:rsidRPr="006E038E" w:rsidRDefault="004C02EF" w:rsidP="004C02EF">
      <w:pPr>
        <w:pStyle w:val="Alg4"/>
        <w:numPr>
          <w:ilvl w:val="1"/>
          <w:numId w:val="319"/>
        </w:numPr>
      </w:pPr>
      <w:r w:rsidRPr="006E038E">
        <w:t xml:space="preserve">Let </w:t>
      </w:r>
      <w:r w:rsidRPr="00E67BE8">
        <w:rPr>
          <w:i/>
        </w:rPr>
        <w:t>A</w:t>
      </w:r>
      <w:r w:rsidRPr="006E038E">
        <w:t xml:space="preserve"> be a one-element CharSet containing the character </w:t>
      </w:r>
      <w:r w:rsidRPr="00E67BE8">
        <w:rPr>
          <w:i/>
        </w:rPr>
        <w:t>ch</w:t>
      </w:r>
      <w:r w:rsidRPr="006E038E">
        <w:t>.</w:t>
      </w:r>
    </w:p>
    <w:p w14:paraId="1786C86D" w14:textId="77777777" w:rsidR="004C02EF" w:rsidRPr="006E038E" w:rsidRDefault="004C02EF" w:rsidP="004C02EF">
      <w:pPr>
        <w:pStyle w:val="Alg4"/>
        <w:numPr>
          <w:ilvl w:val="1"/>
          <w:numId w:val="319"/>
        </w:numPr>
      </w:pPr>
      <w:r w:rsidRPr="006E038E">
        <w:t xml:space="preserve">Call </w:t>
      </w:r>
      <w:r w:rsidRPr="006E038E">
        <w:rPr>
          <w:i/>
        </w:rPr>
        <w:t>CharacterSetMatcher</w:t>
      </w:r>
      <w:r w:rsidRPr="006E038E">
        <w:t>(</w:t>
      </w:r>
      <w:r w:rsidRPr="00E67BE8">
        <w:rPr>
          <w:i/>
        </w:rPr>
        <w:t>A</w:t>
      </w:r>
      <w:r w:rsidRPr="006E038E">
        <w:t xml:space="preserve">, </w:t>
      </w:r>
      <w:r w:rsidRPr="006E038E">
        <w:rPr>
          <w:b/>
        </w:rPr>
        <w:t>false</w:t>
      </w:r>
      <w:r w:rsidRPr="006E038E">
        <w:t>) and return its Matcher result.</w:t>
      </w:r>
    </w:p>
    <w:p w14:paraId="28C3B9B1" w14:textId="77777777" w:rsidR="004C02EF" w:rsidRPr="006E038E" w:rsidRDefault="004C02EF" w:rsidP="004C02EF">
      <w:pPr>
        <w:pStyle w:val="Alg4"/>
        <w:numPr>
          <w:ilvl w:val="0"/>
          <w:numId w:val="319"/>
        </w:numPr>
      </w:pPr>
      <w:r w:rsidRPr="00E67BE8">
        <w:rPr>
          <w:i/>
        </w:rPr>
        <w:t>E</w:t>
      </w:r>
      <w:r w:rsidRPr="006E038E">
        <w:t xml:space="preserve"> must be an integer. Let </w:t>
      </w:r>
      <w:r w:rsidRPr="00E67BE8">
        <w:rPr>
          <w:i/>
        </w:rPr>
        <w:t>n</w:t>
      </w:r>
      <w:r w:rsidRPr="006E038E">
        <w:t xml:space="preserve"> be that integer.</w:t>
      </w:r>
    </w:p>
    <w:p w14:paraId="77B788B3" w14:textId="77777777" w:rsidR="004C02EF" w:rsidRPr="006E038E" w:rsidRDefault="004C02EF" w:rsidP="004C02EF">
      <w:pPr>
        <w:pStyle w:val="Alg4"/>
        <w:numPr>
          <w:ilvl w:val="0"/>
          <w:numId w:val="319"/>
        </w:numPr>
      </w:pPr>
      <w:r w:rsidRPr="006E038E">
        <w:t xml:space="preserve">If </w:t>
      </w:r>
      <w:r w:rsidRPr="00E67BE8">
        <w:rPr>
          <w:i/>
        </w:rPr>
        <w:t>n</w:t>
      </w:r>
      <w:r w:rsidRPr="006E038E">
        <w:t xml:space="preserve">=0 or </w:t>
      </w:r>
      <w:r w:rsidRPr="00E67BE8">
        <w:rPr>
          <w:i/>
        </w:rPr>
        <w:t>n</w:t>
      </w:r>
      <w:r w:rsidRPr="006E038E">
        <w:t>&gt;</w:t>
      </w:r>
      <w:r w:rsidRPr="00E67BE8">
        <w:rPr>
          <w:i/>
        </w:rPr>
        <w:t>NCapturingParens</w:t>
      </w:r>
      <w:r w:rsidRPr="006E038E">
        <w:t xml:space="preserve"> then throw a </w:t>
      </w:r>
      <w:r w:rsidRPr="006E038E">
        <w:rPr>
          <w:b/>
        </w:rPr>
        <w:t>SyntaxError</w:t>
      </w:r>
      <w:r w:rsidRPr="006E038E">
        <w:t xml:space="preserve"> exception.</w:t>
      </w:r>
    </w:p>
    <w:p w14:paraId="57042D38" w14:textId="77777777" w:rsidR="004C02EF" w:rsidRPr="006E038E" w:rsidRDefault="004C02EF" w:rsidP="004C02EF">
      <w:pPr>
        <w:pStyle w:val="Alg4"/>
        <w:numPr>
          <w:ilvl w:val="0"/>
          <w:numId w:val="319"/>
        </w:numPr>
      </w:pPr>
      <w:r w:rsidRPr="006E038E">
        <w:t xml:space="preserve">Return an internal Matcher closure that takes two arguments, a State </w:t>
      </w:r>
      <w:r w:rsidRPr="00E67BE8">
        <w:rPr>
          <w:i/>
        </w:rPr>
        <w:t>x</w:t>
      </w:r>
      <w:r w:rsidRPr="006E038E">
        <w:t xml:space="preserve"> and a Continuation </w:t>
      </w:r>
      <w:r w:rsidRPr="00E67BE8">
        <w:rPr>
          <w:i/>
        </w:rPr>
        <w:t>c</w:t>
      </w:r>
      <w:r w:rsidRPr="006E038E">
        <w:t>, and performs the following:</w:t>
      </w:r>
    </w:p>
    <w:p w14:paraId="5647904A" w14:textId="77777777" w:rsidR="004C02EF" w:rsidRPr="006E038E" w:rsidRDefault="004C02EF" w:rsidP="004C02EF">
      <w:pPr>
        <w:pStyle w:val="Alg40"/>
        <w:numPr>
          <w:ilvl w:val="3"/>
          <w:numId w:val="319"/>
        </w:numPr>
        <w:tabs>
          <w:tab w:val="clear" w:pos="2520"/>
        </w:tabs>
        <w:spacing w:before="60"/>
        <w:ind w:left="1800"/>
      </w:pPr>
      <w:r w:rsidRPr="006E038E">
        <w:t xml:space="preserve">Let </w:t>
      </w:r>
      <w:r w:rsidRPr="00E67BE8">
        <w:rPr>
          <w:i/>
        </w:rPr>
        <w:t>cap</w:t>
      </w:r>
      <w:r w:rsidRPr="006E038E">
        <w:t xml:space="preserve"> be </w:t>
      </w:r>
      <w:r w:rsidRPr="00E67BE8">
        <w:rPr>
          <w:i/>
        </w:rPr>
        <w:t>x</w:t>
      </w:r>
      <w:r w:rsidRPr="006E038E">
        <w:t xml:space="preserve">'s </w:t>
      </w:r>
      <w:r w:rsidRPr="00E67BE8">
        <w:rPr>
          <w:i/>
        </w:rPr>
        <w:t>captures</w:t>
      </w:r>
      <w:r w:rsidRPr="006E038E">
        <w:t xml:space="preserve"> internal array.</w:t>
      </w:r>
    </w:p>
    <w:p w14:paraId="127743A6" w14:textId="77777777" w:rsidR="004C02EF" w:rsidRPr="006E038E" w:rsidRDefault="004C02EF" w:rsidP="004C02EF">
      <w:pPr>
        <w:pStyle w:val="Alg40"/>
        <w:numPr>
          <w:ilvl w:val="3"/>
          <w:numId w:val="319"/>
        </w:numPr>
        <w:tabs>
          <w:tab w:val="clear" w:pos="2520"/>
        </w:tabs>
        <w:ind w:left="1800"/>
      </w:pPr>
      <w:r w:rsidRPr="006E038E">
        <w:t xml:space="preserve">Let </w:t>
      </w:r>
      <w:r w:rsidRPr="00E67BE8">
        <w:rPr>
          <w:i/>
        </w:rPr>
        <w:t>s</w:t>
      </w:r>
      <w:r w:rsidRPr="006E038E">
        <w:t xml:space="preserve"> be </w:t>
      </w:r>
      <w:r w:rsidRPr="00E67BE8">
        <w:rPr>
          <w:i/>
        </w:rPr>
        <w:t>cap</w:t>
      </w:r>
      <w:r w:rsidRPr="006E038E">
        <w:t>[</w:t>
      </w:r>
      <w:r w:rsidRPr="00E67BE8">
        <w:rPr>
          <w:i/>
        </w:rPr>
        <w:t>n</w:t>
      </w:r>
      <w:r w:rsidRPr="006E038E">
        <w:t>].</w:t>
      </w:r>
    </w:p>
    <w:p w14:paraId="046AE5D7" w14:textId="77777777" w:rsidR="004C02EF" w:rsidRPr="006E038E" w:rsidRDefault="004C02EF" w:rsidP="004C02EF">
      <w:pPr>
        <w:pStyle w:val="Alg40"/>
        <w:numPr>
          <w:ilvl w:val="3"/>
          <w:numId w:val="319"/>
        </w:numPr>
        <w:tabs>
          <w:tab w:val="clear" w:pos="2520"/>
        </w:tabs>
        <w:ind w:left="1800"/>
      </w:pPr>
      <w:r w:rsidRPr="006E038E">
        <w:t xml:space="preserve">If </w:t>
      </w:r>
      <w:r w:rsidRPr="00E67BE8">
        <w:rPr>
          <w:i/>
        </w:rPr>
        <w:t>s</w:t>
      </w:r>
      <w:r w:rsidRPr="006E038E">
        <w:t xml:space="preserve"> is </w:t>
      </w:r>
      <w:r w:rsidRPr="006E038E">
        <w:rPr>
          <w:b/>
        </w:rPr>
        <w:t>undefined</w:t>
      </w:r>
      <w:r w:rsidRPr="006E038E">
        <w:t xml:space="preserve">, then call </w:t>
      </w:r>
      <w:r w:rsidRPr="00E67BE8">
        <w:rPr>
          <w:i/>
        </w:rPr>
        <w:t>c</w:t>
      </w:r>
      <w:r w:rsidRPr="006E038E">
        <w:t>(</w:t>
      </w:r>
      <w:r w:rsidRPr="00E67BE8">
        <w:rPr>
          <w:i/>
        </w:rPr>
        <w:t>x</w:t>
      </w:r>
      <w:r w:rsidRPr="006E038E">
        <w:t>) and return its result.</w:t>
      </w:r>
    </w:p>
    <w:p w14:paraId="140014DE" w14:textId="77777777" w:rsidR="004C02EF" w:rsidRPr="006E038E" w:rsidRDefault="004C02EF" w:rsidP="004C02EF">
      <w:pPr>
        <w:pStyle w:val="Alg40"/>
        <w:numPr>
          <w:ilvl w:val="3"/>
          <w:numId w:val="319"/>
        </w:numPr>
        <w:tabs>
          <w:tab w:val="clear" w:pos="2520"/>
        </w:tabs>
        <w:ind w:left="1800"/>
      </w:pPr>
      <w:r w:rsidRPr="006E038E">
        <w:t xml:space="preserve">Let </w:t>
      </w:r>
      <w:r w:rsidRPr="00E67BE8">
        <w:rPr>
          <w:i/>
        </w:rPr>
        <w:t>e</w:t>
      </w:r>
      <w:r w:rsidRPr="006E038E">
        <w:t xml:space="preserve"> be </w:t>
      </w:r>
      <w:r w:rsidRPr="00E67BE8">
        <w:rPr>
          <w:i/>
        </w:rPr>
        <w:t>x</w:t>
      </w:r>
      <w:r w:rsidRPr="006E038E">
        <w:t xml:space="preserve">'s </w:t>
      </w:r>
      <w:r w:rsidRPr="00E67BE8">
        <w:rPr>
          <w:i/>
        </w:rPr>
        <w:t>endIndex</w:t>
      </w:r>
      <w:r w:rsidRPr="006E038E">
        <w:t>.</w:t>
      </w:r>
    </w:p>
    <w:p w14:paraId="622D3F1F" w14:textId="77777777" w:rsidR="004C02EF" w:rsidRPr="006E038E" w:rsidRDefault="004C02EF" w:rsidP="004C02EF">
      <w:pPr>
        <w:pStyle w:val="Alg40"/>
        <w:numPr>
          <w:ilvl w:val="3"/>
          <w:numId w:val="319"/>
        </w:numPr>
        <w:tabs>
          <w:tab w:val="clear" w:pos="2520"/>
        </w:tabs>
        <w:ind w:left="1800"/>
      </w:pPr>
      <w:r w:rsidRPr="006E038E">
        <w:t xml:space="preserve">Let </w:t>
      </w:r>
      <w:r w:rsidRPr="00E67BE8">
        <w:rPr>
          <w:i/>
        </w:rPr>
        <w:t>len</w:t>
      </w:r>
      <w:r w:rsidRPr="006E038E">
        <w:t xml:space="preserve"> be </w:t>
      </w:r>
      <w:r w:rsidRPr="00E67BE8">
        <w:rPr>
          <w:i/>
        </w:rPr>
        <w:t>s</w:t>
      </w:r>
      <w:r w:rsidRPr="006E038E">
        <w:t>'s length.</w:t>
      </w:r>
    </w:p>
    <w:p w14:paraId="7CDB641F" w14:textId="77777777" w:rsidR="004C02EF" w:rsidRPr="006E038E" w:rsidRDefault="004C02EF" w:rsidP="004C02EF">
      <w:pPr>
        <w:pStyle w:val="Alg40"/>
        <w:numPr>
          <w:ilvl w:val="3"/>
          <w:numId w:val="319"/>
        </w:numPr>
        <w:tabs>
          <w:tab w:val="clear" w:pos="2520"/>
        </w:tabs>
        <w:ind w:left="1800"/>
      </w:pPr>
      <w:r w:rsidRPr="006E038E">
        <w:t xml:space="preserve">Let </w:t>
      </w:r>
      <w:r w:rsidRPr="00E67BE8">
        <w:rPr>
          <w:i/>
        </w:rPr>
        <w:t>f</w:t>
      </w:r>
      <w:r w:rsidRPr="006E038E">
        <w:t xml:space="preserve"> be </w:t>
      </w:r>
      <w:r w:rsidRPr="00E67BE8">
        <w:rPr>
          <w:i/>
        </w:rPr>
        <w:t>e</w:t>
      </w:r>
      <w:r w:rsidRPr="006E038E">
        <w:t>+</w:t>
      </w:r>
      <w:r w:rsidRPr="00E67BE8">
        <w:rPr>
          <w:i/>
        </w:rPr>
        <w:t>len</w:t>
      </w:r>
      <w:r w:rsidRPr="006E038E">
        <w:t>.</w:t>
      </w:r>
    </w:p>
    <w:p w14:paraId="079CEDA1" w14:textId="77777777" w:rsidR="004C02EF" w:rsidRPr="006E038E" w:rsidRDefault="004C02EF" w:rsidP="004C02EF">
      <w:pPr>
        <w:pStyle w:val="Alg40"/>
        <w:numPr>
          <w:ilvl w:val="3"/>
          <w:numId w:val="319"/>
        </w:numPr>
        <w:tabs>
          <w:tab w:val="clear" w:pos="2520"/>
        </w:tabs>
        <w:ind w:left="1800"/>
      </w:pPr>
      <w:r w:rsidRPr="006E038E">
        <w:t xml:space="preserve">If </w:t>
      </w:r>
      <w:r w:rsidRPr="00E67BE8">
        <w:rPr>
          <w:i/>
        </w:rPr>
        <w:t>f</w:t>
      </w:r>
      <w:r w:rsidRPr="006E038E">
        <w:t>&gt;</w:t>
      </w:r>
      <w:r w:rsidRPr="00E67BE8">
        <w:rPr>
          <w:i/>
        </w:rPr>
        <w:t>InputLength</w:t>
      </w:r>
      <w:r w:rsidRPr="006E038E">
        <w:t xml:space="preserve">, return </w:t>
      </w:r>
      <w:r w:rsidRPr="006E038E">
        <w:rPr>
          <w:b/>
        </w:rPr>
        <w:t>failure</w:t>
      </w:r>
      <w:r w:rsidRPr="006E038E">
        <w:t>.</w:t>
      </w:r>
    </w:p>
    <w:p w14:paraId="2A54F06A" w14:textId="77777777" w:rsidR="004C02EF" w:rsidRPr="006E038E" w:rsidRDefault="004C02EF" w:rsidP="004C02EF">
      <w:pPr>
        <w:pStyle w:val="Alg40"/>
        <w:numPr>
          <w:ilvl w:val="3"/>
          <w:numId w:val="319"/>
        </w:numPr>
        <w:tabs>
          <w:tab w:val="clear" w:pos="2520"/>
        </w:tabs>
        <w:ind w:left="1800"/>
      </w:pPr>
      <w:r w:rsidRPr="006E038E">
        <w:t xml:space="preserve">If there exists an integer </w:t>
      </w:r>
      <w:r w:rsidRPr="00E67BE8">
        <w:rPr>
          <w:i/>
        </w:rPr>
        <w:t>i</w:t>
      </w:r>
      <w:r w:rsidRPr="006E038E">
        <w:t xml:space="preserve"> between 0 (inclusive) and </w:t>
      </w:r>
      <w:r w:rsidRPr="00E67BE8">
        <w:rPr>
          <w:i/>
        </w:rPr>
        <w:t>len</w:t>
      </w:r>
      <w:r w:rsidRPr="006E038E">
        <w:t xml:space="preserve"> (exclusive) such that </w:t>
      </w:r>
      <w:r w:rsidRPr="006E038E">
        <w:rPr>
          <w:i/>
        </w:rPr>
        <w:t>Canonicalize</w:t>
      </w:r>
      <w:r w:rsidRPr="006E038E">
        <w:t>(</w:t>
      </w:r>
      <w:r w:rsidRPr="00E67BE8">
        <w:rPr>
          <w:i/>
        </w:rPr>
        <w:t>s</w:t>
      </w:r>
      <w:r w:rsidRPr="006E038E">
        <w:t>[</w:t>
      </w:r>
      <w:r w:rsidRPr="00E67BE8">
        <w:rPr>
          <w:i/>
        </w:rPr>
        <w:t>i</w:t>
      </w:r>
      <w:r w:rsidRPr="006E038E">
        <w:t xml:space="preserve">]) is not the same character as </w:t>
      </w:r>
      <w:r w:rsidRPr="006E038E">
        <w:rPr>
          <w:i/>
        </w:rPr>
        <w:t>Canonicalize</w:t>
      </w:r>
      <w:r w:rsidRPr="006E038E">
        <w:t>(</w:t>
      </w:r>
      <w:r w:rsidRPr="00E67BE8">
        <w:rPr>
          <w:i/>
        </w:rPr>
        <w:t>Input</w:t>
      </w:r>
      <w:r w:rsidRPr="006E038E">
        <w:t xml:space="preserve"> [</w:t>
      </w:r>
      <w:r w:rsidRPr="00E67BE8">
        <w:rPr>
          <w:i/>
        </w:rPr>
        <w:t>e</w:t>
      </w:r>
      <w:r w:rsidRPr="006E038E">
        <w:t>+</w:t>
      </w:r>
      <w:r w:rsidRPr="00E67BE8">
        <w:rPr>
          <w:i/>
        </w:rPr>
        <w:t>i</w:t>
      </w:r>
      <w:r w:rsidRPr="006E038E">
        <w:t xml:space="preserve">]), then return </w:t>
      </w:r>
      <w:r w:rsidRPr="006E038E">
        <w:rPr>
          <w:b/>
        </w:rPr>
        <w:t>failure</w:t>
      </w:r>
      <w:r w:rsidRPr="006E038E">
        <w:t>.</w:t>
      </w:r>
    </w:p>
    <w:p w14:paraId="1797CB75" w14:textId="77777777" w:rsidR="004C02EF" w:rsidRPr="006E038E" w:rsidRDefault="004C02EF" w:rsidP="004C02EF">
      <w:pPr>
        <w:pStyle w:val="Alg40"/>
        <w:numPr>
          <w:ilvl w:val="3"/>
          <w:numId w:val="319"/>
        </w:numPr>
        <w:tabs>
          <w:tab w:val="clear" w:pos="2520"/>
        </w:tabs>
        <w:ind w:left="1800"/>
      </w:pPr>
      <w:r w:rsidRPr="006E038E">
        <w:t xml:space="preserve">Let </w:t>
      </w:r>
      <w:r w:rsidRPr="00E67BE8">
        <w:rPr>
          <w:i/>
        </w:rPr>
        <w:t>y</w:t>
      </w:r>
      <w:r w:rsidRPr="006E038E">
        <w:t xml:space="preserve"> be the State (</w:t>
      </w:r>
      <w:r w:rsidRPr="00E67BE8">
        <w:rPr>
          <w:i/>
        </w:rPr>
        <w:t>f</w:t>
      </w:r>
      <w:r w:rsidRPr="006E038E">
        <w:t xml:space="preserve">, </w:t>
      </w:r>
      <w:r w:rsidRPr="00E67BE8">
        <w:rPr>
          <w:i/>
        </w:rPr>
        <w:t>cap</w:t>
      </w:r>
      <w:r w:rsidRPr="006E038E">
        <w:t>).</w:t>
      </w:r>
    </w:p>
    <w:p w14:paraId="3564FCC7" w14:textId="77777777" w:rsidR="004C02EF" w:rsidRPr="006E038E" w:rsidRDefault="004C02EF" w:rsidP="004C02EF">
      <w:pPr>
        <w:pStyle w:val="Alg40"/>
        <w:numPr>
          <w:ilvl w:val="3"/>
          <w:numId w:val="319"/>
        </w:numPr>
        <w:tabs>
          <w:tab w:val="clear" w:pos="2520"/>
        </w:tabs>
        <w:spacing w:after="220"/>
        <w:ind w:left="1800"/>
      </w:pPr>
      <w:r w:rsidRPr="006E038E">
        <w:t xml:space="preserve">Call </w:t>
      </w:r>
      <w:r w:rsidRPr="00E67BE8">
        <w:rPr>
          <w:i/>
        </w:rPr>
        <w:t>c</w:t>
      </w:r>
      <w:r w:rsidRPr="006E038E">
        <w:t>(</w:t>
      </w:r>
      <w:r w:rsidRPr="00E67BE8">
        <w:rPr>
          <w:i/>
        </w:rPr>
        <w:t>y</w:t>
      </w:r>
      <w:r w:rsidRPr="006E038E">
        <w:t>) and return its result.</w:t>
      </w:r>
    </w:p>
    <w:p w14:paraId="7E423DC0" w14:textId="77777777" w:rsidR="004C02EF" w:rsidRDefault="004C02EF" w:rsidP="004C02EF">
      <w:r>
        <w:t xml:space="preserve">The production </w:t>
      </w:r>
      <w:r w:rsidRPr="00E67BE8">
        <w:rPr>
          <w:rFonts w:ascii="Times New Roman" w:hAnsi="Times New Roman"/>
          <w:i/>
        </w:rPr>
        <w:t>AtomEscape</w:t>
      </w:r>
      <w:r>
        <w:t xml:space="preserve"> </w:t>
      </w:r>
      <w:r>
        <w:rPr>
          <w:b/>
        </w:rPr>
        <w:t xml:space="preserve">:: </w:t>
      </w:r>
      <w:r w:rsidRPr="00E67BE8">
        <w:rPr>
          <w:rFonts w:ascii="Times New Roman" w:hAnsi="Times New Roman"/>
          <w:i/>
        </w:rPr>
        <w:t>CharacterEscape</w:t>
      </w:r>
      <w:r>
        <w:t xml:space="preserve"> evaluates as follows:</w:t>
      </w:r>
    </w:p>
    <w:p w14:paraId="4E47D853" w14:textId="77777777" w:rsidR="004C02EF" w:rsidRPr="006E038E" w:rsidRDefault="004C02EF" w:rsidP="004C02EF">
      <w:pPr>
        <w:pStyle w:val="Alg4"/>
        <w:numPr>
          <w:ilvl w:val="0"/>
          <w:numId w:val="318"/>
        </w:numPr>
      </w:pPr>
      <w:r w:rsidRPr="006E038E">
        <w:t xml:space="preserve">Evaluate </w:t>
      </w:r>
      <w:r w:rsidRPr="00E67BE8">
        <w:rPr>
          <w:i/>
        </w:rPr>
        <w:t>CharacterEscape</w:t>
      </w:r>
      <w:r w:rsidRPr="006E038E">
        <w:t xml:space="preserve"> to obtain a character </w:t>
      </w:r>
      <w:r w:rsidRPr="00E67BE8">
        <w:rPr>
          <w:i/>
        </w:rPr>
        <w:t>ch</w:t>
      </w:r>
      <w:r w:rsidRPr="006E038E">
        <w:t>.</w:t>
      </w:r>
    </w:p>
    <w:p w14:paraId="3542BF72" w14:textId="77777777" w:rsidR="004C02EF" w:rsidRPr="006E038E" w:rsidRDefault="004C02EF" w:rsidP="004C02EF">
      <w:pPr>
        <w:pStyle w:val="Alg4"/>
        <w:numPr>
          <w:ilvl w:val="0"/>
          <w:numId w:val="318"/>
        </w:numPr>
      </w:pPr>
      <w:r w:rsidRPr="006E038E">
        <w:t xml:space="preserve">Let </w:t>
      </w:r>
      <w:r w:rsidRPr="00E67BE8">
        <w:rPr>
          <w:i/>
        </w:rPr>
        <w:t>A</w:t>
      </w:r>
      <w:r w:rsidRPr="006E038E">
        <w:t xml:space="preserve"> be a one-element CharSet containing the character </w:t>
      </w:r>
      <w:r w:rsidRPr="00E67BE8">
        <w:rPr>
          <w:i/>
        </w:rPr>
        <w:t>ch</w:t>
      </w:r>
      <w:r w:rsidRPr="006E038E">
        <w:t>.</w:t>
      </w:r>
    </w:p>
    <w:p w14:paraId="5CB74357" w14:textId="77777777" w:rsidR="004C02EF" w:rsidRPr="006E038E" w:rsidRDefault="004C02EF" w:rsidP="004C02EF">
      <w:pPr>
        <w:pStyle w:val="Alg4"/>
        <w:numPr>
          <w:ilvl w:val="0"/>
          <w:numId w:val="318"/>
        </w:numPr>
        <w:spacing w:after="220"/>
      </w:pPr>
      <w:r w:rsidRPr="006E038E">
        <w:t xml:space="preserve">Call </w:t>
      </w:r>
      <w:r w:rsidRPr="006E038E">
        <w:rPr>
          <w:i/>
        </w:rPr>
        <w:t>CharacterSetMatcher</w:t>
      </w:r>
      <w:r w:rsidRPr="006E038E">
        <w:t>(</w:t>
      </w:r>
      <w:r w:rsidRPr="00E67BE8">
        <w:rPr>
          <w:i/>
        </w:rPr>
        <w:t>A</w:t>
      </w:r>
      <w:r w:rsidRPr="006E038E">
        <w:t xml:space="preserve">, </w:t>
      </w:r>
      <w:r w:rsidRPr="006E038E">
        <w:rPr>
          <w:b/>
        </w:rPr>
        <w:t>false</w:t>
      </w:r>
      <w:r w:rsidRPr="006E038E">
        <w:t>) and return its Matcher result.</w:t>
      </w:r>
    </w:p>
    <w:p w14:paraId="7D9F5304" w14:textId="77777777" w:rsidR="004C02EF" w:rsidRDefault="004C02EF" w:rsidP="004C02EF">
      <w:r>
        <w:t xml:space="preserve">The production </w:t>
      </w:r>
      <w:r w:rsidRPr="00E67BE8">
        <w:rPr>
          <w:rFonts w:ascii="Times New Roman" w:hAnsi="Times New Roman"/>
          <w:i/>
        </w:rPr>
        <w:t>AtomEscape</w:t>
      </w:r>
      <w:r>
        <w:t xml:space="preserve"> </w:t>
      </w:r>
      <w:r>
        <w:rPr>
          <w:b/>
        </w:rPr>
        <w:t xml:space="preserve">:: </w:t>
      </w:r>
      <w:r w:rsidRPr="00E67BE8">
        <w:rPr>
          <w:rFonts w:ascii="Times New Roman" w:hAnsi="Times New Roman"/>
          <w:i/>
        </w:rPr>
        <w:t>CharacterClassEscape</w:t>
      </w:r>
      <w:r>
        <w:t xml:space="preserve"> evaluates as follows:</w:t>
      </w:r>
    </w:p>
    <w:p w14:paraId="6440CEAA" w14:textId="77777777" w:rsidR="004C02EF" w:rsidRPr="006E038E" w:rsidRDefault="004C02EF" w:rsidP="004C02EF">
      <w:pPr>
        <w:pStyle w:val="Alg4"/>
        <w:numPr>
          <w:ilvl w:val="0"/>
          <w:numId w:val="317"/>
        </w:numPr>
      </w:pPr>
      <w:r w:rsidRPr="006E038E">
        <w:t xml:space="preserve">Evaluate </w:t>
      </w:r>
      <w:r w:rsidRPr="00E67BE8">
        <w:rPr>
          <w:i/>
        </w:rPr>
        <w:t>CharacterClassEscape</w:t>
      </w:r>
      <w:r w:rsidRPr="006E038E">
        <w:t xml:space="preserve"> to obtain a CharSet </w:t>
      </w:r>
      <w:r w:rsidRPr="00E67BE8">
        <w:rPr>
          <w:i/>
        </w:rPr>
        <w:t>A</w:t>
      </w:r>
      <w:r w:rsidRPr="006E038E">
        <w:t>.</w:t>
      </w:r>
    </w:p>
    <w:p w14:paraId="254546AC" w14:textId="77777777" w:rsidR="004C02EF" w:rsidRPr="006E038E" w:rsidRDefault="004C02EF" w:rsidP="004C02EF">
      <w:pPr>
        <w:pStyle w:val="Alg4"/>
        <w:numPr>
          <w:ilvl w:val="0"/>
          <w:numId w:val="317"/>
        </w:numPr>
        <w:spacing w:after="220"/>
      </w:pPr>
      <w:r w:rsidRPr="006E038E">
        <w:t xml:space="preserve">Call </w:t>
      </w:r>
      <w:r w:rsidRPr="006E038E">
        <w:rPr>
          <w:i/>
        </w:rPr>
        <w:t>CharacterSetMatcher</w:t>
      </w:r>
      <w:r w:rsidRPr="006E038E">
        <w:t>(</w:t>
      </w:r>
      <w:r w:rsidRPr="00E67BE8">
        <w:rPr>
          <w:i/>
        </w:rPr>
        <w:t>A</w:t>
      </w:r>
      <w:r w:rsidRPr="006E038E">
        <w:t xml:space="preserve">, </w:t>
      </w:r>
      <w:r w:rsidRPr="006E038E">
        <w:rPr>
          <w:b/>
        </w:rPr>
        <w:t>false</w:t>
      </w:r>
      <w:r w:rsidRPr="006E038E">
        <w:t>) and return its Matcher result.</w:t>
      </w:r>
    </w:p>
    <w:p w14:paraId="6DB4F213" w14:textId="77777777" w:rsidR="004C02EF" w:rsidRPr="0056238A" w:rsidRDefault="004C02EF" w:rsidP="004C02EF">
      <w:pPr>
        <w:pStyle w:val="Note"/>
      </w:pPr>
      <w:r w:rsidRPr="006E038E">
        <w:t>NOTE</w:t>
      </w:r>
      <w:r w:rsidRPr="006E038E">
        <w:tab/>
        <w:t xml:space="preserve">An escape sequence of the form </w:t>
      </w:r>
      <w:r w:rsidRPr="006E038E">
        <w:rPr>
          <w:rFonts w:ascii="Courier New" w:hAnsi="Courier New"/>
          <w:b/>
        </w:rPr>
        <w:t>\</w:t>
      </w:r>
      <w:r w:rsidRPr="006E038E">
        <w:t xml:space="preserve"> followed by a nonzero decimal number </w:t>
      </w:r>
      <w:r w:rsidRPr="006E038E">
        <w:rPr>
          <w:rFonts w:ascii="Times New Roman" w:hAnsi="Times New Roman"/>
          <w:i/>
        </w:rPr>
        <w:t>n</w:t>
      </w:r>
      <w:r w:rsidRPr="006E038E">
        <w:t xml:space="preserve"> matches the result of the </w:t>
      </w:r>
      <w:r w:rsidRPr="006E038E">
        <w:rPr>
          <w:rFonts w:ascii="Times New Roman" w:hAnsi="Times New Roman"/>
          <w:i/>
        </w:rPr>
        <w:t>n</w:t>
      </w:r>
      <w:r w:rsidRPr="006E038E">
        <w:t xml:space="preserve">th set of capturing parentheses (see 15.10.2.11). It is an error if the regular expression has fewer than </w:t>
      </w:r>
      <w:r w:rsidRPr="006E038E">
        <w:rPr>
          <w:rFonts w:ascii="Times New Roman" w:hAnsi="Times New Roman"/>
          <w:i/>
        </w:rPr>
        <w:t>n</w:t>
      </w:r>
      <w:r w:rsidRPr="006E038E">
        <w:t xml:space="preserve"> capturing parentheses. If the regular expression has </w:t>
      </w:r>
      <w:r w:rsidRPr="006E038E">
        <w:rPr>
          <w:rFonts w:ascii="Times New Roman" w:hAnsi="Times New Roman"/>
          <w:i/>
        </w:rPr>
        <w:t>n</w:t>
      </w:r>
      <w:r w:rsidRPr="006E038E">
        <w:t xml:space="preserve"> or more capturing parentheses but the </w:t>
      </w:r>
      <w:r w:rsidRPr="006E038E">
        <w:rPr>
          <w:rFonts w:ascii="Times New Roman" w:hAnsi="Times New Roman"/>
          <w:i/>
        </w:rPr>
        <w:t>n</w:t>
      </w:r>
      <w:r w:rsidRPr="006E038E">
        <w:t xml:space="preserve">th one is </w:t>
      </w:r>
      <w:r w:rsidRPr="006E038E">
        <w:rPr>
          <w:b/>
        </w:rPr>
        <w:t>undefined</w:t>
      </w:r>
      <w:r w:rsidRPr="006E038E">
        <w:t xml:space="preserve"> because it has</w:t>
      </w:r>
      <w:r>
        <w:t xml:space="preserve"> </w:t>
      </w:r>
      <w:r w:rsidRPr="006E038E">
        <w:t>n</w:t>
      </w:r>
      <w:r>
        <w:t>ot</w:t>
      </w:r>
      <w:r w:rsidRPr="006E038E">
        <w:t xml:space="preserve"> captured anything, then the backreference always succeeds.</w:t>
      </w:r>
    </w:p>
    <w:p w14:paraId="51B7A894" w14:textId="77777777" w:rsidR="004C02EF" w:rsidRDefault="004C02EF" w:rsidP="004C02EF">
      <w:pPr>
        <w:pStyle w:val="40"/>
        <w:numPr>
          <w:ilvl w:val="0"/>
          <w:numId w:val="0"/>
        </w:numPr>
      </w:pPr>
      <w:r>
        <w:t>15.10.2.10</w:t>
      </w:r>
      <w:r>
        <w:tab/>
        <w:t>CharacterEscape</w:t>
      </w:r>
    </w:p>
    <w:p w14:paraId="0DCB2257" w14:textId="77777777" w:rsidR="004C02EF" w:rsidRDefault="004C02EF" w:rsidP="004C02EF">
      <w:pPr>
        <w:spacing w:after="120"/>
      </w:pPr>
      <w:r>
        <w:t xml:space="preserve">The production </w:t>
      </w:r>
      <w:r w:rsidRPr="00E67BE8">
        <w:rPr>
          <w:rFonts w:ascii="Times New Roman" w:hAnsi="Times New Roman"/>
          <w:i/>
        </w:rPr>
        <w:t>CharacterEscape</w:t>
      </w:r>
      <w:r>
        <w:t xml:space="preserve"> </w:t>
      </w:r>
      <w:r>
        <w:rPr>
          <w:b/>
        </w:rPr>
        <w:t xml:space="preserve">:: </w:t>
      </w:r>
      <w:r w:rsidRPr="00E67BE8">
        <w:rPr>
          <w:rFonts w:ascii="Times New Roman" w:hAnsi="Times New Roman"/>
          <w:i/>
        </w:rPr>
        <w:t>ControlEscape</w:t>
      </w:r>
      <w:r>
        <w:t xml:space="preserve"> evaluates by returning the character according to Table </w:t>
      </w:r>
      <w:del w:id="6421" w:author="Allen Wirfs-Brock" w:date="2011-07-02T13:32:00Z">
        <w:r w:rsidDel="008962D8">
          <w:delText>23</w:delText>
        </w:r>
      </w:del>
      <w:ins w:id="6422" w:author="Allen Wirfs-Brock" w:date="2011-07-02T13:44:00Z">
        <w:r w:rsidR="005761C4">
          <w:t>25</w:t>
        </w:r>
      </w:ins>
      <w:r>
        <w:t xml:space="preserve">. </w:t>
      </w:r>
    </w:p>
    <w:p w14:paraId="44F11EA6" w14:textId="77777777" w:rsidR="004C02EF" w:rsidRDefault="004C02EF" w:rsidP="004C02EF">
      <w:pPr>
        <w:pStyle w:val="Tabletitle"/>
        <w:widowControl w:val="0"/>
      </w:pPr>
      <w:r w:rsidRPr="00654E44">
        <w:rPr>
          <w:rFonts w:eastAsia="Arial Unicode MS"/>
        </w:rPr>
        <w:t>Table </w:t>
      </w:r>
      <w:del w:id="6423" w:author="Allen Wirfs-Brock" w:date="2011-07-02T13:32:00Z">
        <w:r w:rsidRPr="00654E44" w:rsidDel="008962D8">
          <w:rPr>
            <w:rFonts w:eastAsia="Arial Unicode MS"/>
          </w:rPr>
          <w:delText>2</w:delText>
        </w:r>
        <w:r w:rsidDel="008962D8">
          <w:rPr>
            <w:rFonts w:eastAsia="Arial Unicode MS"/>
          </w:rPr>
          <w:delText>3</w:delText>
        </w:r>
        <w:r w:rsidRPr="00654E44" w:rsidDel="008962D8">
          <w:rPr>
            <w:rFonts w:eastAsia="Arial Unicode MS"/>
          </w:rPr>
          <w:delText xml:space="preserve"> </w:delText>
        </w:r>
      </w:del>
      <w:ins w:id="6424" w:author="Allen Wirfs-Brock" w:date="2011-07-02T13:44:00Z">
        <w:r w:rsidR="005761C4">
          <w:rPr>
            <w:rFonts w:eastAsia="Arial Unicode MS"/>
          </w:rPr>
          <w:t>25</w:t>
        </w:r>
      </w:ins>
      <w:ins w:id="6425" w:author="Allen Wirfs-Brock" w:date="2011-07-02T13:32:00Z">
        <w:r w:rsidR="008962D8" w:rsidRPr="00654E44">
          <w:rPr>
            <w:rFonts w:eastAsia="Arial Unicode MS"/>
          </w:rPr>
          <w:t xml:space="preserve"> </w:t>
        </w:r>
      </w:ins>
      <w:r w:rsidRPr="00654E44">
        <w:rPr>
          <w:rFonts w:eastAsia="Arial Unicode MS"/>
        </w:rPr>
        <w:t xml:space="preserve">— </w:t>
      </w:r>
      <w:r>
        <w:rPr>
          <w:rFonts w:eastAsia="Arial Unicode MS"/>
        </w:rPr>
        <w:t>ControlEscape Character Values</w:t>
      </w:r>
    </w:p>
    <w:tbl>
      <w:tblPr>
        <w:tblW w:w="0" w:type="auto"/>
        <w:jc w:val="center"/>
        <w:tblLayout w:type="fixed"/>
        <w:tblLook w:val="0000" w:firstRow="0" w:lastRow="0" w:firstColumn="0" w:lastColumn="0" w:noHBand="0" w:noVBand="0"/>
      </w:tblPr>
      <w:tblGrid>
        <w:gridCol w:w="1896"/>
        <w:gridCol w:w="1709"/>
        <w:gridCol w:w="1896"/>
        <w:gridCol w:w="1003"/>
      </w:tblGrid>
      <w:tr w:rsidR="004C02EF" w:rsidRPr="00895113" w14:paraId="2FACF8C7" w14:textId="77777777" w:rsidTr="003A4B22">
        <w:trPr>
          <w:jc w:val="center"/>
        </w:trPr>
        <w:tc>
          <w:tcPr>
            <w:tcW w:w="1896" w:type="dxa"/>
            <w:tcBorders>
              <w:top w:val="single" w:sz="12" w:space="0" w:color="000000"/>
              <w:left w:val="single" w:sz="6" w:space="0" w:color="000000"/>
              <w:bottom w:val="single" w:sz="6" w:space="0" w:color="000000"/>
            </w:tcBorders>
            <w:shd w:val="solid" w:color="C0C0C0" w:fill="FFFFFF"/>
          </w:tcPr>
          <w:p w14:paraId="7131A53C" w14:textId="77777777" w:rsidR="004C02EF" w:rsidRPr="00895113" w:rsidRDefault="004C02EF" w:rsidP="003A4B22">
            <w:pPr>
              <w:keepNext/>
              <w:keepLines/>
              <w:spacing w:after="120"/>
              <w:rPr>
                <w:rFonts w:ascii="Times New Roman" w:hAnsi="Times New Roman"/>
                <w:b/>
                <w:i/>
                <w:color w:val="000000"/>
                <w:shd w:val="solid" w:color="C0C0C0" w:fill="FFFFFF"/>
              </w:rPr>
            </w:pPr>
            <w:r w:rsidRPr="00895113">
              <w:rPr>
                <w:rFonts w:ascii="Times New Roman" w:hAnsi="Times New Roman"/>
                <w:b/>
                <w:i/>
              </w:rPr>
              <w:t xml:space="preserve">ControlEscape </w:t>
            </w:r>
          </w:p>
        </w:tc>
        <w:tc>
          <w:tcPr>
            <w:tcW w:w="1709" w:type="dxa"/>
            <w:tcBorders>
              <w:top w:val="single" w:sz="12" w:space="0" w:color="000000"/>
              <w:bottom w:val="single" w:sz="6" w:space="0" w:color="000000"/>
            </w:tcBorders>
            <w:shd w:val="solid" w:color="C0C0C0" w:fill="FFFFFF"/>
          </w:tcPr>
          <w:p w14:paraId="189CF452" w14:textId="77777777" w:rsidR="004C02EF" w:rsidRPr="00895113" w:rsidRDefault="004C02EF" w:rsidP="003A4B22">
            <w:pPr>
              <w:keepNext/>
              <w:keepLines/>
              <w:spacing w:after="120"/>
              <w:rPr>
                <w:rFonts w:ascii="Times New Roman" w:hAnsi="Times New Roman"/>
                <w:b/>
                <w:i/>
                <w:color w:val="000000"/>
                <w:shd w:val="solid" w:color="C0C0C0" w:fill="FFFFFF"/>
              </w:rPr>
            </w:pPr>
            <w:r w:rsidRPr="00895113">
              <w:rPr>
                <w:rFonts w:ascii="Times New Roman" w:hAnsi="Times New Roman"/>
                <w:b/>
                <w:i/>
                <w:color w:val="000000"/>
                <w:shd w:val="solid" w:color="C0C0C0" w:fill="FFFFFF"/>
              </w:rPr>
              <w:t>Code Unit</w:t>
            </w:r>
          </w:p>
        </w:tc>
        <w:tc>
          <w:tcPr>
            <w:tcW w:w="1896" w:type="dxa"/>
            <w:tcBorders>
              <w:top w:val="single" w:sz="12" w:space="0" w:color="000000"/>
              <w:bottom w:val="single" w:sz="6" w:space="0" w:color="000000"/>
            </w:tcBorders>
            <w:shd w:val="solid" w:color="C0C0C0" w:fill="FFFFFF"/>
          </w:tcPr>
          <w:p w14:paraId="5855BBA3" w14:textId="77777777" w:rsidR="004C02EF" w:rsidRPr="00895113" w:rsidRDefault="004C02EF" w:rsidP="003A4B22">
            <w:pPr>
              <w:keepNext/>
              <w:keepLines/>
              <w:spacing w:after="120"/>
              <w:rPr>
                <w:rFonts w:ascii="Times New Roman" w:hAnsi="Times New Roman"/>
                <w:b/>
                <w:i/>
                <w:color w:val="000000"/>
                <w:shd w:val="solid" w:color="C0C0C0" w:fill="FFFFFF"/>
              </w:rPr>
            </w:pPr>
            <w:r w:rsidRPr="00895113">
              <w:rPr>
                <w:rFonts w:ascii="Times New Roman" w:hAnsi="Times New Roman"/>
                <w:b/>
                <w:i/>
                <w:color w:val="000000"/>
                <w:shd w:val="solid" w:color="C0C0C0" w:fill="FFFFFF"/>
              </w:rPr>
              <w:t>Name</w:t>
            </w:r>
          </w:p>
        </w:tc>
        <w:tc>
          <w:tcPr>
            <w:tcW w:w="1003" w:type="dxa"/>
            <w:tcBorders>
              <w:top w:val="single" w:sz="12" w:space="0" w:color="000000"/>
              <w:bottom w:val="single" w:sz="6" w:space="0" w:color="000000"/>
              <w:right w:val="single" w:sz="6" w:space="0" w:color="000000"/>
            </w:tcBorders>
            <w:shd w:val="solid" w:color="C0C0C0" w:fill="FFFFFF"/>
          </w:tcPr>
          <w:p w14:paraId="6C0C51DA" w14:textId="77777777" w:rsidR="004C02EF" w:rsidRPr="00895113" w:rsidRDefault="004C02EF" w:rsidP="003A4B22">
            <w:pPr>
              <w:keepNext/>
              <w:keepLines/>
              <w:spacing w:after="120"/>
              <w:rPr>
                <w:rFonts w:ascii="Times New Roman" w:hAnsi="Times New Roman"/>
                <w:b/>
                <w:i/>
                <w:color w:val="000000"/>
                <w:shd w:val="solid" w:color="C0C0C0" w:fill="FFFFFF"/>
              </w:rPr>
            </w:pPr>
            <w:r w:rsidRPr="00895113">
              <w:rPr>
                <w:rFonts w:ascii="Times New Roman" w:hAnsi="Times New Roman"/>
                <w:b/>
                <w:i/>
                <w:color w:val="000000"/>
                <w:shd w:val="solid" w:color="C0C0C0" w:fill="FFFFFF"/>
              </w:rPr>
              <w:t>Symbol</w:t>
            </w:r>
          </w:p>
        </w:tc>
      </w:tr>
      <w:tr w:rsidR="004C02EF" w:rsidRPr="00984A3F" w14:paraId="47EBE028" w14:textId="77777777" w:rsidTr="003A4B22">
        <w:trPr>
          <w:jc w:val="center"/>
        </w:trPr>
        <w:tc>
          <w:tcPr>
            <w:tcW w:w="1896" w:type="dxa"/>
            <w:tcBorders>
              <w:left w:val="single" w:sz="6" w:space="0" w:color="000000"/>
            </w:tcBorders>
          </w:tcPr>
          <w:p w14:paraId="19D0C961" w14:textId="77777777" w:rsidR="004C02EF" w:rsidRDefault="004C02EF" w:rsidP="003A4B22">
            <w:pPr>
              <w:keepNext/>
              <w:keepLines/>
              <w:spacing w:after="40"/>
              <w:jc w:val="center"/>
              <w:rPr>
                <w:rFonts w:ascii="Courier" w:hAnsi="Courier"/>
                <w:b/>
              </w:rPr>
            </w:pPr>
            <w:r>
              <w:rPr>
                <w:rFonts w:ascii="Courier New" w:hAnsi="Courier New"/>
                <w:b/>
              </w:rPr>
              <w:t>t</w:t>
            </w:r>
          </w:p>
        </w:tc>
        <w:tc>
          <w:tcPr>
            <w:tcW w:w="1709" w:type="dxa"/>
          </w:tcPr>
          <w:p w14:paraId="79CA54F8" w14:textId="77777777" w:rsidR="004C02EF" w:rsidRDefault="004C02EF" w:rsidP="003A4B22">
            <w:pPr>
              <w:keepNext/>
              <w:keepLines/>
              <w:spacing w:after="40"/>
              <w:rPr>
                <w:rFonts w:ascii="Courier" w:hAnsi="Courier"/>
                <w:b/>
              </w:rPr>
            </w:pPr>
            <w:r>
              <w:rPr>
                <w:rFonts w:ascii="Courier New" w:hAnsi="Courier New"/>
                <w:b/>
              </w:rPr>
              <w:t>\u0009</w:t>
            </w:r>
          </w:p>
        </w:tc>
        <w:tc>
          <w:tcPr>
            <w:tcW w:w="1896" w:type="dxa"/>
          </w:tcPr>
          <w:p w14:paraId="622A99EA" w14:textId="77777777" w:rsidR="004C02EF" w:rsidRDefault="004C02EF" w:rsidP="003A4B22">
            <w:pPr>
              <w:keepNext/>
              <w:keepLines/>
              <w:spacing w:after="40"/>
            </w:pPr>
            <w:r w:rsidRPr="00984A3F">
              <w:t>horizontal tab</w:t>
            </w:r>
          </w:p>
        </w:tc>
        <w:tc>
          <w:tcPr>
            <w:tcW w:w="1003" w:type="dxa"/>
            <w:tcBorders>
              <w:right w:val="single" w:sz="6" w:space="0" w:color="000000"/>
            </w:tcBorders>
          </w:tcPr>
          <w:p w14:paraId="175F8E89" w14:textId="77777777" w:rsidR="004C02EF" w:rsidRDefault="004C02EF" w:rsidP="003A4B22">
            <w:pPr>
              <w:keepNext/>
              <w:keepLines/>
              <w:spacing w:after="40"/>
            </w:pPr>
            <w:r w:rsidRPr="00984A3F">
              <w:t>&lt;HT&gt;</w:t>
            </w:r>
          </w:p>
        </w:tc>
      </w:tr>
      <w:tr w:rsidR="004C02EF" w:rsidRPr="00984A3F" w14:paraId="1FA9D2A9" w14:textId="77777777" w:rsidTr="003A4B22">
        <w:trPr>
          <w:jc w:val="center"/>
        </w:trPr>
        <w:tc>
          <w:tcPr>
            <w:tcW w:w="1896" w:type="dxa"/>
            <w:tcBorders>
              <w:left w:val="single" w:sz="6" w:space="0" w:color="000000"/>
            </w:tcBorders>
          </w:tcPr>
          <w:p w14:paraId="3F0335D3" w14:textId="77777777" w:rsidR="004C02EF" w:rsidRDefault="004C02EF" w:rsidP="003A4B22">
            <w:pPr>
              <w:keepNext/>
              <w:keepLines/>
              <w:spacing w:after="40"/>
              <w:jc w:val="center"/>
              <w:rPr>
                <w:rFonts w:ascii="Courier" w:hAnsi="Courier"/>
                <w:b/>
              </w:rPr>
            </w:pPr>
            <w:r>
              <w:rPr>
                <w:rFonts w:ascii="Courier New" w:hAnsi="Courier New"/>
                <w:b/>
              </w:rPr>
              <w:t>n</w:t>
            </w:r>
          </w:p>
        </w:tc>
        <w:tc>
          <w:tcPr>
            <w:tcW w:w="1709" w:type="dxa"/>
          </w:tcPr>
          <w:p w14:paraId="7934AA94" w14:textId="77777777" w:rsidR="004C02EF" w:rsidRDefault="004C02EF" w:rsidP="003A4B22">
            <w:pPr>
              <w:keepNext/>
              <w:keepLines/>
              <w:spacing w:after="40"/>
            </w:pPr>
            <w:r>
              <w:rPr>
                <w:rFonts w:ascii="Courier New" w:hAnsi="Courier New"/>
                <w:b/>
              </w:rPr>
              <w:t>\u000A</w:t>
            </w:r>
          </w:p>
        </w:tc>
        <w:tc>
          <w:tcPr>
            <w:tcW w:w="1896" w:type="dxa"/>
          </w:tcPr>
          <w:p w14:paraId="7480E22E" w14:textId="77777777" w:rsidR="004C02EF" w:rsidRDefault="004C02EF" w:rsidP="003A4B22">
            <w:pPr>
              <w:keepNext/>
              <w:keepLines/>
              <w:spacing w:after="40"/>
            </w:pPr>
            <w:r w:rsidRPr="00984A3F">
              <w:t>line feed (new line)</w:t>
            </w:r>
          </w:p>
        </w:tc>
        <w:tc>
          <w:tcPr>
            <w:tcW w:w="1003" w:type="dxa"/>
            <w:tcBorders>
              <w:right w:val="single" w:sz="6" w:space="0" w:color="000000"/>
            </w:tcBorders>
          </w:tcPr>
          <w:p w14:paraId="0F71E6A4" w14:textId="77777777" w:rsidR="004C02EF" w:rsidRDefault="004C02EF" w:rsidP="003A4B22">
            <w:pPr>
              <w:keepNext/>
              <w:keepLines/>
              <w:spacing w:after="40"/>
            </w:pPr>
            <w:r w:rsidRPr="00984A3F">
              <w:t>&lt;LF&gt;</w:t>
            </w:r>
          </w:p>
        </w:tc>
      </w:tr>
      <w:tr w:rsidR="004C02EF" w:rsidRPr="00984A3F" w14:paraId="36C81E09" w14:textId="77777777" w:rsidTr="003A4B22">
        <w:trPr>
          <w:jc w:val="center"/>
        </w:trPr>
        <w:tc>
          <w:tcPr>
            <w:tcW w:w="1896" w:type="dxa"/>
            <w:tcBorders>
              <w:left w:val="single" w:sz="6" w:space="0" w:color="000000"/>
            </w:tcBorders>
          </w:tcPr>
          <w:p w14:paraId="51034FE5" w14:textId="77777777" w:rsidR="004C02EF" w:rsidRDefault="004C02EF" w:rsidP="003A4B22">
            <w:pPr>
              <w:keepNext/>
              <w:keepLines/>
              <w:spacing w:after="40"/>
              <w:jc w:val="center"/>
              <w:rPr>
                <w:rFonts w:ascii="Courier" w:hAnsi="Courier"/>
                <w:b/>
              </w:rPr>
            </w:pPr>
            <w:r>
              <w:rPr>
                <w:rFonts w:ascii="Courier New" w:hAnsi="Courier New"/>
                <w:b/>
              </w:rPr>
              <w:t>v</w:t>
            </w:r>
          </w:p>
        </w:tc>
        <w:tc>
          <w:tcPr>
            <w:tcW w:w="1709" w:type="dxa"/>
          </w:tcPr>
          <w:p w14:paraId="071CEE5E" w14:textId="77777777" w:rsidR="004C02EF" w:rsidRDefault="004C02EF" w:rsidP="003A4B22">
            <w:pPr>
              <w:keepNext/>
              <w:keepLines/>
              <w:spacing w:after="40"/>
              <w:rPr>
                <w:rFonts w:ascii="Courier" w:hAnsi="Courier"/>
                <w:b/>
              </w:rPr>
            </w:pPr>
            <w:r>
              <w:rPr>
                <w:rFonts w:ascii="Courier New" w:hAnsi="Courier New"/>
                <w:b/>
              </w:rPr>
              <w:t>\u000B</w:t>
            </w:r>
          </w:p>
        </w:tc>
        <w:tc>
          <w:tcPr>
            <w:tcW w:w="1896" w:type="dxa"/>
          </w:tcPr>
          <w:p w14:paraId="7BF14E62" w14:textId="77777777" w:rsidR="004C02EF" w:rsidRDefault="004C02EF" w:rsidP="003A4B22">
            <w:pPr>
              <w:keepNext/>
              <w:keepLines/>
              <w:spacing w:after="40"/>
            </w:pPr>
            <w:r w:rsidRPr="00984A3F">
              <w:t>vertical tab</w:t>
            </w:r>
          </w:p>
        </w:tc>
        <w:tc>
          <w:tcPr>
            <w:tcW w:w="1003" w:type="dxa"/>
            <w:tcBorders>
              <w:right w:val="single" w:sz="6" w:space="0" w:color="000000"/>
            </w:tcBorders>
          </w:tcPr>
          <w:p w14:paraId="7358F551" w14:textId="77777777" w:rsidR="004C02EF" w:rsidRDefault="004C02EF" w:rsidP="003A4B22">
            <w:pPr>
              <w:keepNext/>
              <w:keepLines/>
              <w:spacing w:after="40"/>
            </w:pPr>
            <w:r w:rsidRPr="00984A3F">
              <w:t>&lt;VT&gt;</w:t>
            </w:r>
          </w:p>
        </w:tc>
      </w:tr>
      <w:tr w:rsidR="004C02EF" w:rsidRPr="00984A3F" w14:paraId="7973F1A8" w14:textId="77777777" w:rsidTr="003A4B22">
        <w:trPr>
          <w:jc w:val="center"/>
        </w:trPr>
        <w:tc>
          <w:tcPr>
            <w:tcW w:w="1896" w:type="dxa"/>
            <w:tcBorders>
              <w:left w:val="single" w:sz="6" w:space="0" w:color="000000"/>
            </w:tcBorders>
          </w:tcPr>
          <w:p w14:paraId="3635119E" w14:textId="77777777" w:rsidR="004C02EF" w:rsidRDefault="004C02EF" w:rsidP="003A4B22">
            <w:pPr>
              <w:keepNext/>
              <w:keepLines/>
              <w:spacing w:after="40"/>
              <w:jc w:val="center"/>
              <w:rPr>
                <w:rFonts w:ascii="Courier" w:hAnsi="Courier"/>
                <w:b/>
              </w:rPr>
            </w:pPr>
            <w:r>
              <w:rPr>
                <w:rFonts w:ascii="Courier New" w:hAnsi="Courier New"/>
                <w:b/>
              </w:rPr>
              <w:t>f</w:t>
            </w:r>
          </w:p>
        </w:tc>
        <w:tc>
          <w:tcPr>
            <w:tcW w:w="1709" w:type="dxa"/>
          </w:tcPr>
          <w:p w14:paraId="2CF1A5C7" w14:textId="77777777" w:rsidR="004C02EF" w:rsidRDefault="004C02EF" w:rsidP="003A4B22">
            <w:pPr>
              <w:keepNext/>
              <w:keepLines/>
              <w:spacing w:after="40"/>
            </w:pPr>
            <w:r>
              <w:rPr>
                <w:rFonts w:ascii="Courier New" w:hAnsi="Courier New"/>
                <w:b/>
              </w:rPr>
              <w:t>\u000C</w:t>
            </w:r>
          </w:p>
        </w:tc>
        <w:tc>
          <w:tcPr>
            <w:tcW w:w="1896" w:type="dxa"/>
          </w:tcPr>
          <w:p w14:paraId="4D7192CB" w14:textId="77777777" w:rsidR="004C02EF" w:rsidRDefault="004C02EF" w:rsidP="003A4B22">
            <w:pPr>
              <w:keepNext/>
              <w:keepLines/>
              <w:spacing w:after="40"/>
            </w:pPr>
            <w:r w:rsidRPr="00984A3F">
              <w:t>form feed</w:t>
            </w:r>
          </w:p>
        </w:tc>
        <w:tc>
          <w:tcPr>
            <w:tcW w:w="1003" w:type="dxa"/>
            <w:tcBorders>
              <w:right w:val="single" w:sz="6" w:space="0" w:color="000000"/>
            </w:tcBorders>
          </w:tcPr>
          <w:p w14:paraId="191944E0" w14:textId="77777777" w:rsidR="004C02EF" w:rsidRDefault="004C02EF" w:rsidP="003A4B22">
            <w:pPr>
              <w:keepNext/>
              <w:keepLines/>
              <w:spacing w:after="40"/>
            </w:pPr>
            <w:r w:rsidRPr="00984A3F">
              <w:t>&lt;FF&gt;</w:t>
            </w:r>
          </w:p>
        </w:tc>
      </w:tr>
      <w:tr w:rsidR="004C02EF" w:rsidRPr="00984A3F" w14:paraId="452B621A" w14:textId="77777777" w:rsidTr="003A4B22">
        <w:trPr>
          <w:jc w:val="center"/>
        </w:trPr>
        <w:tc>
          <w:tcPr>
            <w:tcW w:w="1896" w:type="dxa"/>
            <w:tcBorders>
              <w:left w:val="single" w:sz="6" w:space="0" w:color="000000"/>
              <w:bottom w:val="single" w:sz="12" w:space="0" w:color="000000"/>
            </w:tcBorders>
          </w:tcPr>
          <w:p w14:paraId="700AA148" w14:textId="77777777" w:rsidR="004C02EF" w:rsidRDefault="004C02EF" w:rsidP="003A4B22">
            <w:pPr>
              <w:keepLines/>
              <w:spacing w:after="40"/>
              <w:jc w:val="center"/>
              <w:rPr>
                <w:rFonts w:ascii="Courier" w:hAnsi="Courier"/>
                <w:b/>
              </w:rPr>
            </w:pPr>
            <w:r>
              <w:rPr>
                <w:rFonts w:ascii="Courier New" w:hAnsi="Courier New"/>
                <w:b/>
              </w:rPr>
              <w:t>r</w:t>
            </w:r>
          </w:p>
        </w:tc>
        <w:tc>
          <w:tcPr>
            <w:tcW w:w="1709" w:type="dxa"/>
            <w:tcBorders>
              <w:bottom w:val="single" w:sz="12" w:space="0" w:color="000000"/>
            </w:tcBorders>
          </w:tcPr>
          <w:p w14:paraId="62DA2CAF" w14:textId="77777777" w:rsidR="004C02EF" w:rsidRDefault="004C02EF" w:rsidP="003A4B22">
            <w:pPr>
              <w:keepLines/>
              <w:spacing w:after="40"/>
              <w:rPr>
                <w:rFonts w:ascii="Courier" w:hAnsi="Courier"/>
                <w:b/>
              </w:rPr>
            </w:pPr>
            <w:r>
              <w:rPr>
                <w:rFonts w:ascii="Courier New" w:hAnsi="Courier New"/>
                <w:b/>
              </w:rPr>
              <w:t>\u000D</w:t>
            </w:r>
          </w:p>
        </w:tc>
        <w:tc>
          <w:tcPr>
            <w:tcW w:w="1896" w:type="dxa"/>
            <w:tcBorders>
              <w:bottom w:val="single" w:sz="12" w:space="0" w:color="000000"/>
            </w:tcBorders>
          </w:tcPr>
          <w:p w14:paraId="66F11435" w14:textId="77777777" w:rsidR="004C02EF" w:rsidRDefault="004C02EF" w:rsidP="003A4B22">
            <w:pPr>
              <w:keepLines/>
              <w:spacing w:after="40"/>
            </w:pPr>
            <w:r w:rsidRPr="00984A3F">
              <w:t>carriage return</w:t>
            </w:r>
          </w:p>
        </w:tc>
        <w:tc>
          <w:tcPr>
            <w:tcW w:w="1003" w:type="dxa"/>
            <w:tcBorders>
              <w:bottom w:val="single" w:sz="12" w:space="0" w:color="000000"/>
              <w:right w:val="single" w:sz="6" w:space="0" w:color="000000"/>
            </w:tcBorders>
          </w:tcPr>
          <w:p w14:paraId="49A11EE7" w14:textId="77777777" w:rsidR="004C02EF" w:rsidRDefault="004C02EF" w:rsidP="003A4B22">
            <w:pPr>
              <w:keepLines/>
              <w:spacing w:after="40"/>
              <w:rPr>
                <w:rFonts w:ascii="Courier" w:hAnsi="Courier"/>
                <w:b/>
              </w:rPr>
            </w:pPr>
            <w:r w:rsidRPr="00984A3F">
              <w:t>&lt;CR&gt;</w:t>
            </w:r>
          </w:p>
        </w:tc>
      </w:tr>
    </w:tbl>
    <w:p w14:paraId="2C5F65A6" w14:textId="77777777" w:rsidR="004C02EF" w:rsidRPr="00984A3F" w:rsidRDefault="004C02EF" w:rsidP="004C02EF"/>
    <w:p w14:paraId="62CB61DA" w14:textId="77777777" w:rsidR="004C02EF" w:rsidRDefault="004C02EF" w:rsidP="004C02EF">
      <w:r>
        <w:t xml:space="preserve">The production </w:t>
      </w:r>
      <w:r w:rsidRPr="00E67BE8">
        <w:rPr>
          <w:rFonts w:ascii="Times New Roman" w:hAnsi="Times New Roman"/>
          <w:i/>
        </w:rPr>
        <w:t>CharacterEscape</w:t>
      </w:r>
      <w:r>
        <w:t xml:space="preserve"> </w:t>
      </w:r>
      <w:r>
        <w:rPr>
          <w:b/>
        </w:rPr>
        <w:t xml:space="preserve">:: </w:t>
      </w:r>
      <w:r>
        <w:rPr>
          <w:rFonts w:ascii="Courier New" w:hAnsi="Courier New"/>
          <w:b/>
        </w:rPr>
        <w:t xml:space="preserve">c </w:t>
      </w:r>
      <w:r w:rsidRPr="00E67BE8">
        <w:rPr>
          <w:rFonts w:ascii="Times New Roman" w:hAnsi="Times New Roman"/>
          <w:i/>
        </w:rPr>
        <w:t>ControlLetter</w:t>
      </w:r>
      <w:r>
        <w:t xml:space="preserve"> evaluates as follows:</w:t>
      </w:r>
    </w:p>
    <w:p w14:paraId="2F75CC27" w14:textId="77777777" w:rsidR="004C02EF" w:rsidRPr="006E038E" w:rsidRDefault="004C02EF" w:rsidP="004C02EF">
      <w:pPr>
        <w:pStyle w:val="Alg4"/>
        <w:numPr>
          <w:ilvl w:val="0"/>
          <w:numId w:val="320"/>
        </w:numPr>
      </w:pPr>
      <w:r w:rsidRPr="006E038E">
        <w:t xml:space="preserve">Let </w:t>
      </w:r>
      <w:r w:rsidRPr="00E67BE8">
        <w:rPr>
          <w:i/>
        </w:rPr>
        <w:t>ch</w:t>
      </w:r>
      <w:r w:rsidRPr="006E038E">
        <w:t xml:space="preserve"> be the character represented by </w:t>
      </w:r>
      <w:r w:rsidRPr="00E67BE8">
        <w:rPr>
          <w:i/>
        </w:rPr>
        <w:t>ControlLetter</w:t>
      </w:r>
      <w:r w:rsidRPr="006E038E">
        <w:t>.</w:t>
      </w:r>
    </w:p>
    <w:p w14:paraId="5525B37B" w14:textId="77777777" w:rsidR="004C02EF" w:rsidRPr="006E038E" w:rsidRDefault="004C02EF" w:rsidP="004C02EF">
      <w:pPr>
        <w:pStyle w:val="Alg4"/>
        <w:numPr>
          <w:ilvl w:val="0"/>
          <w:numId w:val="320"/>
        </w:numPr>
      </w:pPr>
      <w:r w:rsidRPr="006E038E">
        <w:t xml:space="preserve">Let </w:t>
      </w:r>
      <w:r w:rsidRPr="00E67BE8">
        <w:rPr>
          <w:i/>
        </w:rPr>
        <w:t>i</w:t>
      </w:r>
      <w:r w:rsidRPr="006E038E">
        <w:t xml:space="preserve"> be </w:t>
      </w:r>
      <w:r w:rsidRPr="00E67BE8">
        <w:rPr>
          <w:i/>
        </w:rPr>
        <w:t>ch</w:t>
      </w:r>
      <w:r w:rsidRPr="006E038E">
        <w:t>'s code unit value.</w:t>
      </w:r>
    </w:p>
    <w:p w14:paraId="2263622F" w14:textId="77777777" w:rsidR="004C02EF" w:rsidRPr="006E038E" w:rsidRDefault="004C02EF" w:rsidP="004C02EF">
      <w:pPr>
        <w:pStyle w:val="Alg4"/>
        <w:numPr>
          <w:ilvl w:val="0"/>
          <w:numId w:val="320"/>
        </w:numPr>
      </w:pPr>
      <w:r w:rsidRPr="006E038E">
        <w:t xml:space="preserve">Let </w:t>
      </w:r>
      <w:r w:rsidRPr="00E67BE8">
        <w:rPr>
          <w:i/>
        </w:rPr>
        <w:t>j</w:t>
      </w:r>
      <w:r w:rsidRPr="006E038E">
        <w:t xml:space="preserve"> be the remainder of dividing </w:t>
      </w:r>
      <w:r w:rsidRPr="00E67BE8">
        <w:rPr>
          <w:i/>
        </w:rPr>
        <w:t>i</w:t>
      </w:r>
      <w:r w:rsidRPr="006E038E">
        <w:t xml:space="preserve"> by 32.</w:t>
      </w:r>
    </w:p>
    <w:p w14:paraId="59BA5926" w14:textId="77777777" w:rsidR="004C02EF" w:rsidRPr="006E038E" w:rsidRDefault="004C02EF" w:rsidP="004C02EF">
      <w:pPr>
        <w:pStyle w:val="Alg4"/>
        <w:numPr>
          <w:ilvl w:val="0"/>
          <w:numId w:val="320"/>
        </w:numPr>
        <w:spacing w:after="220"/>
      </w:pPr>
      <w:r w:rsidRPr="006E038E">
        <w:t xml:space="preserve">Return the </w:t>
      </w:r>
      <w:r>
        <w:t xml:space="preserve">character whose </w:t>
      </w:r>
      <w:r w:rsidRPr="006E038E">
        <w:t xml:space="preserve">code unit </w:t>
      </w:r>
      <w:r>
        <w:t>value is</w:t>
      </w:r>
      <w:r w:rsidRPr="006E038E">
        <w:t xml:space="preserve"> </w:t>
      </w:r>
      <w:r w:rsidRPr="00E67BE8">
        <w:rPr>
          <w:i/>
        </w:rPr>
        <w:t>j</w:t>
      </w:r>
      <w:r w:rsidRPr="006E038E">
        <w:t>.</w:t>
      </w:r>
    </w:p>
    <w:p w14:paraId="5CFAE9DC" w14:textId="77777777" w:rsidR="004C02EF" w:rsidRDefault="004C02EF" w:rsidP="004C02EF">
      <w:r>
        <w:t xml:space="preserve">The production </w:t>
      </w:r>
      <w:r w:rsidRPr="00E67BE8">
        <w:rPr>
          <w:rFonts w:ascii="Times New Roman" w:hAnsi="Times New Roman"/>
          <w:i/>
        </w:rPr>
        <w:t>CharacterEscape</w:t>
      </w:r>
      <w:r>
        <w:t xml:space="preserve"> </w:t>
      </w:r>
      <w:r>
        <w:rPr>
          <w:b/>
        </w:rPr>
        <w:t xml:space="preserve">:: </w:t>
      </w:r>
      <w:r w:rsidRPr="00E67BE8">
        <w:rPr>
          <w:rFonts w:ascii="Times New Roman" w:hAnsi="Times New Roman"/>
          <w:i/>
        </w:rPr>
        <w:t>HexEscapeSequence</w:t>
      </w:r>
      <w:r>
        <w:t xml:space="preserve"> evaluates by evaluating the CV of the </w:t>
      </w:r>
      <w:r w:rsidRPr="00E67BE8">
        <w:rPr>
          <w:rFonts w:ascii="Times New Roman" w:hAnsi="Times New Roman"/>
          <w:i/>
        </w:rPr>
        <w:t>HexEscapeSequence</w:t>
      </w:r>
      <w:r>
        <w:t xml:space="preserve"> (see 7.8.4) and returning its character result.</w:t>
      </w:r>
    </w:p>
    <w:p w14:paraId="20EA7BB5" w14:textId="77777777" w:rsidR="004C02EF" w:rsidRDefault="004C02EF" w:rsidP="004C02EF">
      <w:r>
        <w:t xml:space="preserve">The production </w:t>
      </w:r>
      <w:r w:rsidRPr="00E67BE8">
        <w:rPr>
          <w:rFonts w:ascii="Times New Roman" w:hAnsi="Times New Roman"/>
          <w:i/>
        </w:rPr>
        <w:t>CharacterEscape</w:t>
      </w:r>
      <w:r>
        <w:t xml:space="preserve"> </w:t>
      </w:r>
      <w:r>
        <w:rPr>
          <w:b/>
        </w:rPr>
        <w:t xml:space="preserve">:: </w:t>
      </w:r>
      <w:r w:rsidRPr="00E67BE8">
        <w:rPr>
          <w:rFonts w:ascii="Times New Roman" w:hAnsi="Times New Roman"/>
          <w:i/>
        </w:rPr>
        <w:t>UnicodeEscapeSequence</w:t>
      </w:r>
      <w:r>
        <w:t xml:space="preserve"> evaluates by evaluating the CV of the </w:t>
      </w:r>
      <w:r w:rsidRPr="00E67BE8">
        <w:rPr>
          <w:rFonts w:ascii="Times New Roman" w:hAnsi="Times New Roman"/>
          <w:i/>
        </w:rPr>
        <w:t>UnicodeEscapeSequence</w:t>
      </w:r>
      <w:r>
        <w:t xml:space="preserve"> (see 7.8.4) and returning its character result.</w:t>
      </w:r>
    </w:p>
    <w:p w14:paraId="5E989FFA" w14:textId="77777777" w:rsidR="004C02EF" w:rsidRDefault="004C02EF" w:rsidP="004C02EF">
      <w:r>
        <w:t xml:space="preserve">The production </w:t>
      </w:r>
      <w:r w:rsidRPr="00E67BE8">
        <w:rPr>
          <w:rFonts w:ascii="Times New Roman" w:hAnsi="Times New Roman"/>
          <w:i/>
        </w:rPr>
        <w:t>CharacterEscape</w:t>
      </w:r>
      <w:r>
        <w:t xml:space="preserve"> </w:t>
      </w:r>
      <w:r>
        <w:rPr>
          <w:b/>
        </w:rPr>
        <w:t xml:space="preserve">:: </w:t>
      </w:r>
      <w:r w:rsidRPr="00E67BE8">
        <w:rPr>
          <w:rFonts w:ascii="Times New Roman" w:hAnsi="Times New Roman"/>
          <w:i/>
        </w:rPr>
        <w:t>IdentityEscape</w:t>
      </w:r>
      <w:r>
        <w:t xml:space="preserve"> evaluates by returning the character represented by </w:t>
      </w:r>
      <w:r w:rsidRPr="00E67BE8">
        <w:rPr>
          <w:rFonts w:ascii="Times New Roman" w:hAnsi="Times New Roman"/>
          <w:i/>
        </w:rPr>
        <w:t>IdentityEscape</w:t>
      </w:r>
      <w:r>
        <w:t>.</w:t>
      </w:r>
    </w:p>
    <w:p w14:paraId="203E0FC4" w14:textId="77777777" w:rsidR="004C02EF" w:rsidRDefault="004C02EF" w:rsidP="004C02EF">
      <w:pPr>
        <w:pStyle w:val="40"/>
        <w:numPr>
          <w:ilvl w:val="0"/>
          <w:numId w:val="0"/>
        </w:numPr>
      </w:pPr>
      <w:bookmarkStart w:id="6426" w:name="_Ref455931187"/>
      <w:r>
        <w:t>15.10.2.11</w:t>
      </w:r>
      <w:r>
        <w:tab/>
        <w:t>DecimalEscape</w:t>
      </w:r>
      <w:bookmarkEnd w:id="6426"/>
    </w:p>
    <w:p w14:paraId="07EF92CC" w14:textId="77777777" w:rsidR="004C02EF" w:rsidRDefault="004C02EF" w:rsidP="004C02EF">
      <w:r>
        <w:t xml:space="preserve">The production </w:t>
      </w:r>
      <w:r w:rsidRPr="00E67BE8">
        <w:rPr>
          <w:rFonts w:ascii="Times New Roman" w:hAnsi="Times New Roman"/>
          <w:i/>
        </w:rPr>
        <w:t>DecimalEscape</w:t>
      </w:r>
      <w:r>
        <w:t xml:space="preserve"> </w:t>
      </w:r>
      <w:r>
        <w:rPr>
          <w:b/>
        </w:rPr>
        <w:t xml:space="preserve">:: </w:t>
      </w:r>
      <w:r w:rsidRPr="00E67BE8">
        <w:rPr>
          <w:rFonts w:ascii="Times New Roman" w:hAnsi="Times New Roman"/>
          <w:i/>
        </w:rPr>
        <w:t>DecimalIntegerLiteral</w:t>
      </w:r>
      <w:r>
        <w:rPr>
          <w:sz w:val="16"/>
        </w:rPr>
        <w:t xml:space="preserve"> [lookahead </w:t>
      </w:r>
      <w:r>
        <w:rPr>
          <w:sz w:val="16"/>
        </w:rPr>
        <w:sym w:font="Symbol" w:char="F0CF"/>
      </w:r>
      <w:r>
        <w:rPr>
          <w:sz w:val="16"/>
        </w:rPr>
        <w:t xml:space="preserve"> </w:t>
      </w:r>
      <w:r w:rsidRPr="00E67BE8">
        <w:rPr>
          <w:rFonts w:ascii="Times New Roman" w:hAnsi="Times New Roman"/>
          <w:i/>
          <w:sz w:val="16"/>
        </w:rPr>
        <w:t>DecimalDigit</w:t>
      </w:r>
      <w:r>
        <w:rPr>
          <w:sz w:val="16"/>
        </w:rPr>
        <w:t>]</w:t>
      </w:r>
      <w:r>
        <w:t xml:space="preserve"> evaluates as follows:</w:t>
      </w:r>
    </w:p>
    <w:p w14:paraId="0CDF3F41" w14:textId="77777777" w:rsidR="004C02EF" w:rsidRPr="006E038E" w:rsidRDefault="004C02EF" w:rsidP="004C02EF">
      <w:pPr>
        <w:pStyle w:val="Alg4"/>
        <w:numPr>
          <w:ilvl w:val="0"/>
          <w:numId w:val="321"/>
        </w:numPr>
      </w:pPr>
      <w:r w:rsidRPr="006E038E">
        <w:t xml:space="preserve">Let </w:t>
      </w:r>
      <w:r w:rsidRPr="00E67BE8">
        <w:rPr>
          <w:i/>
        </w:rPr>
        <w:t>i</w:t>
      </w:r>
      <w:r w:rsidRPr="006E038E">
        <w:t xml:space="preserve"> be the MV of </w:t>
      </w:r>
      <w:r w:rsidRPr="00E67BE8">
        <w:rPr>
          <w:i/>
        </w:rPr>
        <w:t>DecimalIntegerLiteral</w:t>
      </w:r>
      <w:r w:rsidRPr="006E038E">
        <w:t>.</w:t>
      </w:r>
    </w:p>
    <w:p w14:paraId="6B8A5B5B" w14:textId="77777777" w:rsidR="004C02EF" w:rsidRPr="006E038E" w:rsidRDefault="004C02EF" w:rsidP="004C02EF">
      <w:pPr>
        <w:pStyle w:val="Alg4"/>
        <w:numPr>
          <w:ilvl w:val="0"/>
          <w:numId w:val="321"/>
        </w:numPr>
      </w:pPr>
      <w:r w:rsidRPr="006E038E">
        <w:t xml:space="preserve">If </w:t>
      </w:r>
      <w:r w:rsidRPr="00E67BE8">
        <w:rPr>
          <w:i/>
        </w:rPr>
        <w:t>i</w:t>
      </w:r>
      <w:r w:rsidRPr="006E038E">
        <w:t xml:space="preserve"> is zero, return the EscapeValue consisting of a &lt;NUL&gt; character (Unicode value 0000).</w:t>
      </w:r>
    </w:p>
    <w:p w14:paraId="35DF9B7C" w14:textId="77777777" w:rsidR="004C02EF" w:rsidRPr="006E038E" w:rsidRDefault="004C02EF" w:rsidP="004C02EF">
      <w:pPr>
        <w:pStyle w:val="Alg4"/>
        <w:numPr>
          <w:ilvl w:val="0"/>
          <w:numId w:val="321"/>
        </w:numPr>
        <w:spacing w:after="220"/>
      </w:pPr>
      <w:r w:rsidRPr="006E038E">
        <w:t xml:space="preserve">Return the EscapeValue consisting of the integer </w:t>
      </w:r>
      <w:r w:rsidRPr="00E67BE8">
        <w:rPr>
          <w:i/>
        </w:rPr>
        <w:t>i</w:t>
      </w:r>
      <w:r w:rsidRPr="006E038E">
        <w:t>.</w:t>
      </w:r>
    </w:p>
    <w:p w14:paraId="5E5CAD66" w14:textId="77777777" w:rsidR="004C02EF" w:rsidRDefault="004C02EF" w:rsidP="004C02EF">
      <w:r>
        <w:t xml:space="preserve">The definition of “the MV of </w:t>
      </w:r>
      <w:r w:rsidRPr="00E67BE8">
        <w:rPr>
          <w:rFonts w:ascii="Times New Roman" w:hAnsi="Times New Roman"/>
          <w:i/>
        </w:rPr>
        <w:t>DecimalIntegerLiteral</w:t>
      </w:r>
      <w:r>
        <w:t>” is in 7.8.3.</w:t>
      </w:r>
    </w:p>
    <w:p w14:paraId="24751B97" w14:textId="77777777" w:rsidR="004C02EF" w:rsidRPr="0056238A" w:rsidRDefault="004C02EF" w:rsidP="004C02EF">
      <w:pPr>
        <w:pStyle w:val="Note"/>
      </w:pPr>
      <w:r w:rsidRPr="006E038E">
        <w:t>NOTE</w:t>
      </w:r>
      <w:r w:rsidRPr="006E038E">
        <w:tab/>
        <w:t xml:space="preserve">If </w:t>
      </w:r>
      <w:r w:rsidRPr="006E038E">
        <w:rPr>
          <w:rFonts w:ascii="Courier New" w:hAnsi="Courier New"/>
          <w:b/>
        </w:rPr>
        <w:t>\</w:t>
      </w:r>
      <w:r w:rsidRPr="006E038E">
        <w:t xml:space="preserve"> is followed by a decimal number </w:t>
      </w:r>
      <w:r w:rsidRPr="006E038E">
        <w:rPr>
          <w:rFonts w:ascii="Times New Roman" w:hAnsi="Times New Roman"/>
          <w:i/>
        </w:rPr>
        <w:t>n</w:t>
      </w:r>
      <w:r w:rsidRPr="006E038E">
        <w:t xml:space="preserve"> whose first digit is not </w:t>
      </w:r>
      <w:r w:rsidRPr="006E038E">
        <w:rPr>
          <w:rFonts w:ascii="Courier New" w:hAnsi="Courier New"/>
          <w:b/>
        </w:rPr>
        <w:t>0</w:t>
      </w:r>
      <w:r w:rsidRPr="006E038E">
        <w:t xml:space="preserve">, then the escape sequence is considered to be a backreference. It is an error if </w:t>
      </w:r>
      <w:r w:rsidRPr="006E038E">
        <w:rPr>
          <w:rFonts w:ascii="Times New Roman" w:hAnsi="Times New Roman"/>
          <w:i/>
        </w:rPr>
        <w:t>n</w:t>
      </w:r>
      <w:r w:rsidRPr="006E038E">
        <w:t xml:space="preserve"> is greater than the total number of left capturing parentheses in the entire regular expression. </w:t>
      </w:r>
      <w:r w:rsidRPr="006E038E">
        <w:rPr>
          <w:rFonts w:ascii="Courier New" w:hAnsi="Courier New"/>
          <w:b/>
        </w:rPr>
        <w:t>\0</w:t>
      </w:r>
      <w:r w:rsidRPr="006E038E">
        <w:t xml:space="preserve"> represents the </w:t>
      </w:r>
      <w:r>
        <w:t>&lt;</w:t>
      </w:r>
      <w:r w:rsidRPr="006E038E">
        <w:t>NUL</w:t>
      </w:r>
      <w:r>
        <w:t>&gt;</w:t>
      </w:r>
      <w:r w:rsidRPr="006E038E">
        <w:t xml:space="preserve"> character and cannot be followed by a decimal digit.</w:t>
      </w:r>
    </w:p>
    <w:p w14:paraId="3BB03B29" w14:textId="77777777" w:rsidR="004C02EF" w:rsidRDefault="004C02EF" w:rsidP="004C02EF">
      <w:pPr>
        <w:pStyle w:val="40"/>
        <w:numPr>
          <w:ilvl w:val="0"/>
          <w:numId w:val="0"/>
        </w:numPr>
      </w:pPr>
      <w:r>
        <w:t>15.10.2.12</w:t>
      </w:r>
      <w:r>
        <w:tab/>
        <w:t>CharacterClassEscape</w:t>
      </w:r>
    </w:p>
    <w:p w14:paraId="72DA5C6C" w14:textId="77777777" w:rsidR="004C02EF" w:rsidRDefault="004C02EF" w:rsidP="004C02EF">
      <w:r>
        <w:t xml:space="preserve">The production </w:t>
      </w:r>
      <w:r w:rsidRPr="00E67BE8">
        <w:rPr>
          <w:rFonts w:ascii="Times New Roman" w:hAnsi="Times New Roman"/>
          <w:i/>
        </w:rPr>
        <w:t>CharacterClassEscape</w:t>
      </w:r>
      <w:r>
        <w:t xml:space="preserve"> </w:t>
      </w:r>
      <w:r>
        <w:rPr>
          <w:b/>
        </w:rPr>
        <w:t xml:space="preserve">:: </w:t>
      </w:r>
      <w:r>
        <w:rPr>
          <w:rFonts w:ascii="Courier New" w:hAnsi="Courier New"/>
          <w:b/>
        </w:rPr>
        <w:t>d</w:t>
      </w:r>
      <w:r>
        <w:t xml:space="preserve"> evaluates by returning the ten-element set of characters containing the characters </w:t>
      </w:r>
      <w:r>
        <w:rPr>
          <w:rFonts w:ascii="Courier New" w:hAnsi="Courier New"/>
          <w:b/>
        </w:rPr>
        <w:t>0</w:t>
      </w:r>
      <w:r>
        <w:t xml:space="preserve"> through </w:t>
      </w:r>
      <w:r>
        <w:rPr>
          <w:rFonts w:ascii="Courier New" w:hAnsi="Courier New"/>
          <w:b/>
        </w:rPr>
        <w:t>9</w:t>
      </w:r>
      <w:r>
        <w:t xml:space="preserve"> inclusive.</w:t>
      </w:r>
    </w:p>
    <w:p w14:paraId="3E1894D8" w14:textId="77777777" w:rsidR="004C02EF" w:rsidRDefault="004C02EF" w:rsidP="004C02EF">
      <w:r>
        <w:t xml:space="preserve">The production </w:t>
      </w:r>
      <w:r w:rsidRPr="00E67BE8">
        <w:rPr>
          <w:rFonts w:ascii="Times New Roman" w:hAnsi="Times New Roman"/>
          <w:i/>
        </w:rPr>
        <w:t>CharacterClassEscape</w:t>
      </w:r>
      <w:r>
        <w:t xml:space="preserve"> </w:t>
      </w:r>
      <w:r>
        <w:rPr>
          <w:b/>
        </w:rPr>
        <w:t xml:space="preserve">:: </w:t>
      </w:r>
      <w:r>
        <w:rPr>
          <w:rFonts w:ascii="Courier New" w:hAnsi="Courier New"/>
          <w:b/>
        </w:rPr>
        <w:t>D</w:t>
      </w:r>
      <w:r>
        <w:t xml:space="preserve"> evaluates by returning the set of all characters not included in the set returned by </w:t>
      </w:r>
      <w:r w:rsidRPr="00E67BE8">
        <w:rPr>
          <w:rFonts w:ascii="Times New Roman" w:hAnsi="Times New Roman"/>
          <w:i/>
        </w:rPr>
        <w:t>CharacterClassEscape</w:t>
      </w:r>
      <w:r>
        <w:t xml:space="preserve"> </w:t>
      </w:r>
      <w:r>
        <w:rPr>
          <w:b/>
        </w:rPr>
        <w:t xml:space="preserve">:: </w:t>
      </w:r>
      <w:r>
        <w:rPr>
          <w:rFonts w:ascii="Courier New" w:hAnsi="Courier New"/>
          <w:b/>
        </w:rPr>
        <w:t>d</w:t>
      </w:r>
      <w:r>
        <w:t>.</w:t>
      </w:r>
    </w:p>
    <w:p w14:paraId="5012F4D0" w14:textId="77777777" w:rsidR="004C02EF" w:rsidRDefault="004C02EF" w:rsidP="004C02EF">
      <w:r>
        <w:t xml:space="preserve">The production </w:t>
      </w:r>
      <w:r w:rsidRPr="00E67BE8">
        <w:rPr>
          <w:rFonts w:ascii="Times New Roman" w:hAnsi="Times New Roman"/>
          <w:i/>
        </w:rPr>
        <w:t>CharacterClassEscape</w:t>
      </w:r>
      <w:r>
        <w:t xml:space="preserve"> </w:t>
      </w:r>
      <w:r>
        <w:rPr>
          <w:b/>
        </w:rPr>
        <w:t xml:space="preserve">:: </w:t>
      </w:r>
      <w:r>
        <w:rPr>
          <w:rFonts w:ascii="Courier New" w:hAnsi="Courier New"/>
          <w:b/>
        </w:rPr>
        <w:t>s</w:t>
      </w:r>
      <w:r>
        <w:t xml:space="preserve"> evaluates by returning the set of characters containing the characters that are on the right-hand side of the </w:t>
      </w:r>
      <w:r w:rsidRPr="00E67BE8">
        <w:rPr>
          <w:rFonts w:ascii="Times New Roman" w:hAnsi="Times New Roman"/>
          <w:i/>
        </w:rPr>
        <w:t>WhiteSpace</w:t>
      </w:r>
      <w:r>
        <w:t xml:space="preserve"> (7.2) or </w:t>
      </w:r>
      <w:r w:rsidRPr="00E67BE8">
        <w:rPr>
          <w:rFonts w:ascii="Times New Roman" w:hAnsi="Times New Roman"/>
          <w:i/>
        </w:rPr>
        <w:t>LineTerminator</w:t>
      </w:r>
      <w:r>
        <w:t xml:space="preserve"> (7.3) productions.</w:t>
      </w:r>
    </w:p>
    <w:p w14:paraId="0246C14F" w14:textId="77777777" w:rsidR="004C02EF" w:rsidRDefault="004C02EF" w:rsidP="004C02EF">
      <w:r>
        <w:t xml:space="preserve">The production </w:t>
      </w:r>
      <w:r w:rsidRPr="00E67BE8">
        <w:rPr>
          <w:rFonts w:ascii="Times New Roman" w:hAnsi="Times New Roman"/>
          <w:i/>
        </w:rPr>
        <w:t>CharacterClassEscape</w:t>
      </w:r>
      <w:r>
        <w:t xml:space="preserve"> </w:t>
      </w:r>
      <w:r>
        <w:rPr>
          <w:b/>
        </w:rPr>
        <w:t xml:space="preserve">:: </w:t>
      </w:r>
      <w:r>
        <w:rPr>
          <w:rFonts w:ascii="Courier New" w:hAnsi="Courier New"/>
          <w:b/>
        </w:rPr>
        <w:t>S</w:t>
      </w:r>
      <w:r>
        <w:t xml:space="preserve"> evaluates by returning the set of all characters not included in the set returned by </w:t>
      </w:r>
      <w:r w:rsidRPr="00E67BE8">
        <w:rPr>
          <w:rFonts w:ascii="Times New Roman" w:hAnsi="Times New Roman"/>
          <w:i/>
        </w:rPr>
        <w:t>CharacterClassEscape</w:t>
      </w:r>
      <w:r>
        <w:t xml:space="preserve"> </w:t>
      </w:r>
      <w:r>
        <w:rPr>
          <w:b/>
        </w:rPr>
        <w:t xml:space="preserve">:: </w:t>
      </w:r>
      <w:r>
        <w:rPr>
          <w:rFonts w:ascii="Courier New" w:hAnsi="Courier New"/>
          <w:b/>
        </w:rPr>
        <w:t>s</w:t>
      </w:r>
      <w:r>
        <w:t>.</w:t>
      </w:r>
    </w:p>
    <w:p w14:paraId="6F729CD5" w14:textId="77777777" w:rsidR="004C02EF" w:rsidRDefault="004C02EF" w:rsidP="004C02EF">
      <w:r>
        <w:t xml:space="preserve">The production </w:t>
      </w:r>
      <w:r w:rsidRPr="00E67BE8">
        <w:rPr>
          <w:rFonts w:ascii="Times New Roman" w:hAnsi="Times New Roman"/>
          <w:i/>
        </w:rPr>
        <w:t>CharacterClassEscape</w:t>
      </w:r>
      <w:r>
        <w:t xml:space="preserve"> </w:t>
      </w:r>
      <w:r>
        <w:rPr>
          <w:b/>
        </w:rPr>
        <w:t xml:space="preserve">:: </w:t>
      </w:r>
      <w:r>
        <w:rPr>
          <w:rFonts w:ascii="Courier New" w:hAnsi="Courier New"/>
          <w:b/>
        </w:rPr>
        <w:t>w</w:t>
      </w:r>
      <w:r>
        <w:t xml:space="preserve"> evaluates by returning the set of characters containing the sixty-three characters:</w:t>
      </w:r>
    </w:p>
    <w:tbl>
      <w:tblPr>
        <w:tblW w:w="0" w:type="auto"/>
        <w:tblInd w:w="1709"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984A3F" w14:paraId="6B358847" w14:textId="77777777" w:rsidTr="003A4B22">
        <w:trPr>
          <w:tblHeader/>
        </w:trPr>
        <w:tc>
          <w:tcPr>
            <w:tcW w:w="288" w:type="dxa"/>
          </w:tcPr>
          <w:p w14:paraId="1AF78CDF" w14:textId="77777777" w:rsidR="004C02EF" w:rsidRDefault="004C02EF" w:rsidP="003A4B22">
            <w:pPr>
              <w:pStyle w:val="SyntaxOneOf"/>
            </w:pPr>
            <w:r>
              <w:t>a</w:t>
            </w:r>
          </w:p>
        </w:tc>
        <w:tc>
          <w:tcPr>
            <w:tcW w:w="288" w:type="dxa"/>
          </w:tcPr>
          <w:p w14:paraId="25E40A60" w14:textId="77777777" w:rsidR="004C02EF" w:rsidRDefault="004C02EF" w:rsidP="003A4B22">
            <w:pPr>
              <w:pStyle w:val="SyntaxOneOf"/>
            </w:pPr>
            <w:r>
              <w:t>b</w:t>
            </w:r>
          </w:p>
        </w:tc>
        <w:tc>
          <w:tcPr>
            <w:tcW w:w="288" w:type="dxa"/>
          </w:tcPr>
          <w:p w14:paraId="386EC3AA" w14:textId="77777777" w:rsidR="004C02EF" w:rsidRDefault="004C02EF" w:rsidP="003A4B22">
            <w:pPr>
              <w:pStyle w:val="SyntaxOneOf"/>
            </w:pPr>
            <w:r>
              <w:t>c</w:t>
            </w:r>
          </w:p>
        </w:tc>
        <w:tc>
          <w:tcPr>
            <w:tcW w:w="288" w:type="dxa"/>
          </w:tcPr>
          <w:p w14:paraId="0C5532D8" w14:textId="77777777" w:rsidR="004C02EF" w:rsidRDefault="004C02EF" w:rsidP="003A4B22">
            <w:pPr>
              <w:pStyle w:val="SyntaxOneOf"/>
            </w:pPr>
            <w:r>
              <w:t>d</w:t>
            </w:r>
          </w:p>
        </w:tc>
        <w:tc>
          <w:tcPr>
            <w:tcW w:w="288" w:type="dxa"/>
          </w:tcPr>
          <w:p w14:paraId="3B8C3307" w14:textId="77777777" w:rsidR="004C02EF" w:rsidRDefault="004C02EF" w:rsidP="003A4B22">
            <w:pPr>
              <w:pStyle w:val="SyntaxOneOf"/>
            </w:pPr>
            <w:r>
              <w:t>e</w:t>
            </w:r>
          </w:p>
        </w:tc>
        <w:tc>
          <w:tcPr>
            <w:tcW w:w="288" w:type="dxa"/>
          </w:tcPr>
          <w:p w14:paraId="0C8E73FB" w14:textId="77777777" w:rsidR="004C02EF" w:rsidRDefault="004C02EF" w:rsidP="003A4B22">
            <w:pPr>
              <w:pStyle w:val="SyntaxOneOf"/>
            </w:pPr>
            <w:r>
              <w:t>f</w:t>
            </w:r>
          </w:p>
        </w:tc>
        <w:tc>
          <w:tcPr>
            <w:tcW w:w="288" w:type="dxa"/>
          </w:tcPr>
          <w:p w14:paraId="50040EE4" w14:textId="77777777" w:rsidR="004C02EF" w:rsidRDefault="004C02EF" w:rsidP="003A4B22">
            <w:pPr>
              <w:pStyle w:val="SyntaxOneOf"/>
            </w:pPr>
            <w:r>
              <w:t>g</w:t>
            </w:r>
          </w:p>
        </w:tc>
        <w:tc>
          <w:tcPr>
            <w:tcW w:w="288" w:type="dxa"/>
          </w:tcPr>
          <w:p w14:paraId="46BC2F33" w14:textId="77777777" w:rsidR="004C02EF" w:rsidRDefault="004C02EF" w:rsidP="003A4B22">
            <w:pPr>
              <w:pStyle w:val="SyntaxOneOf"/>
            </w:pPr>
            <w:r>
              <w:t>h</w:t>
            </w:r>
          </w:p>
        </w:tc>
        <w:tc>
          <w:tcPr>
            <w:tcW w:w="288" w:type="dxa"/>
          </w:tcPr>
          <w:p w14:paraId="3C6B805C" w14:textId="77777777" w:rsidR="004C02EF" w:rsidRDefault="004C02EF" w:rsidP="003A4B22">
            <w:pPr>
              <w:pStyle w:val="SyntaxOneOf"/>
            </w:pPr>
            <w:r>
              <w:t>i</w:t>
            </w:r>
          </w:p>
        </w:tc>
        <w:tc>
          <w:tcPr>
            <w:tcW w:w="288" w:type="dxa"/>
          </w:tcPr>
          <w:p w14:paraId="0328122E" w14:textId="77777777" w:rsidR="004C02EF" w:rsidRDefault="004C02EF" w:rsidP="003A4B22">
            <w:pPr>
              <w:pStyle w:val="SyntaxOneOf"/>
            </w:pPr>
            <w:r>
              <w:t>j</w:t>
            </w:r>
          </w:p>
        </w:tc>
        <w:tc>
          <w:tcPr>
            <w:tcW w:w="288" w:type="dxa"/>
          </w:tcPr>
          <w:p w14:paraId="334E3080" w14:textId="77777777" w:rsidR="004C02EF" w:rsidRDefault="004C02EF" w:rsidP="003A4B22">
            <w:pPr>
              <w:pStyle w:val="SyntaxOneOf"/>
            </w:pPr>
            <w:r>
              <w:t>k</w:t>
            </w:r>
          </w:p>
        </w:tc>
        <w:tc>
          <w:tcPr>
            <w:tcW w:w="288" w:type="dxa"/>
          </w:tcPr>
          <w:p w14:paraId="59A76469" w14:textId="77777777" w:rsidR="004C02EF" w:rsidRDefault="004C02EF" w:rsidP="003A4B22">
            <w:pPr>
              <w:pStyle w:val="SyntaxOneOf"/>
            </w:pPr>
            <w:r>
              <w:t>l</w:t>
            </w:r>
          </w:p>
        </w:tc>
        <w:tc>
          <w:tcPr>
            <w:tcW w:w="288" w:type="dxa"/>
          </w:tcPr>
          <w:p w14:paraId="05C3ECAF" w14:textId="77777777" w:rsidR="004C02EF" w:rsidRDefault="004C02EF" w:rsidP="003A4B22">
            <w:pPr>
              <w:pStyle w:val="SyntaxOneOf"/>
            </w:pPr>
            <w:r>
              <w:t>m</w:t>
            </w:r>
          </w:p>
        </w:tc>
        <w:tc>
          <w:tcPr>
            <w:tcW w:w="288" w:type="dxa"/>
          </w:tcPr>
          <w:p w14:paraId="485BB590" w14:textId="77777777" w:rsidR="004C02EF" w:rsidRDefault="004C02EF" w:rsidP="003A4B22">
            <w:pPr>
              <w:pStyle w:val="SyntaxOneOf"/>
            </w:pPr>
            <w:r>
              <w:t>n</w:t>
            </w:r>
          </w:p>
        </w:tc>
        <w:tc>
          <w:tcPr>
            <w:tcW w:w="288" w:type="dxa"/>
          </w:tcPr>
          <w:p w14:paraId="015133CD" w14:textId="77777777" w:rsidR="004C02EF" w:rsidRDefault="004C02EF" w:rsidP="003A4B22">
            <w:pPr>
              <w:pStyle w:val="SyntaxOneOf"/>
            </w:pPr>
            <w:r>
              <w:t>o</w:t>
            </w:r>
          </w:p>
        </w:tc>
        <w:tc>
          <w:tcPr>
            <w:tcW w:w="288" w:type="dxa"/>
          </w:tcPr>
          <w:p w14:paraId="233CF4D3" w14:textId="77777777" w:rsidR="004C02EF" w:rsidRDefault="004C02EF" w:rsidP="003A4B22">
            <w:pPr>
              <w:pStyle w:val="SyntaxOneOf"/>
            </w:pPr>
            <w:r>
              <w:t>p</w:t>
            </w:r>
          </w:p>
        </w:tc>
        <w:tc>
          <w:tcPr>
            <w:tcW w:w="288" w:type="dxa"/>
          </w:tcPr>
          <w:p w14:paraId="748902B7" w14:textId="77777777" w:rsidR="004C02EF" w:rsidRDefault="004C02EF" w:rsidP="003A4B22">
            <w:pPr>
              <w:pStyle w:val="SyntaxOneOf"/>
            </w:pPr>
            <w:r>
              <w:t>q</w:t>
            </w:r>
          </w:p>
        </w:tc>
        <w:tc>
          <w:tcPr>
            <w:tcW w:w="288" w:type="dxa"/>
          </w:tcPr>
          <w:p w14:paraId="473A176F" w14:textId="77777777" w:rsidR="004C02EF" w:rsidRDefault="004C02EF" w:rsidP="003A4B22">
            <w:pPr>
              <w:pStyle w:val="SyntaxOneOf"/>
            </w:pPr>
            <w:r>
              <w:t>r</w:t>
            </w:r>
          </w:p>
        </w:tc>
        <w:tc>
          <w:tcPr>
            <w:tcW w:w="288" w:type="dxa"/>
          </w:tcPr>
          <w:p w14:paraId="1AA1E39B" w14:textId="77777777" w:rsidR="004C02EF" w:rsidRDefault="004C02EF" w:rsidP="003A4B22">
            <w:pPr>
              <w:pStyle w:val="SyntaxOneOf"/>
            </w:pPr>
            <w:r>
              <w:t>s</w:t>
            </w:r>
          </w:p>
        </w:tc>
        <w:tc>
          <w:tcPr>
            <w:tcW w:w="288" w:type="dxa"/>
          </w:tcPr>
          <w:p w14:paraId="4FA56276" w14:textId="77777777" w:rsidR="004C02EF" w:rsidRDefault="004C02EF" w:rsidP="003A4B22">
            <w:pPr>
              <w:pStyle w:val="SyntaxOneOf"/>
            </w:pPr>
            <w:r>
              <w:t>t</w:t>
            </w:r>
          </w:p>
        </w:tc>
        <w:tc>
          <w:tcPr>
            <w:tcW w:w="288" w:type="dxa"/>
          </w:tcPr>
          <w:p w14:paraId="16BF28B4" w14:textId="77777777" w:rsidR="004C02EF" w:rsidRDefault="004C02EF" w:rsidP="003A4B22">
            <w:pPr>
              <w:pStyle w:val="SyntaxOneOf"/>
            </w:pPr>
            <w:r>
              <w:t>u</w:t>
            </w:r>
          </w:p>
        </w:tc>
        <w:tc>
          <w:tcPr>
            <w:tcW w:w="288" w:type="dxa"/>
          </w:tcPr>
          <w:p w14:paraId="3E894115" w14:textId="77777777" w:rsidR="004C02EF" w:rsidRDefault="004C02EF" w:rsidP="003A4B22">
            <w:pPr>
              <w:pStyle w:val="SyntaxOneOf"/>
            </w:pPr>
            <w:r>
              <w:t>v</w:t>
            </w:r>
          </w:p>
        </w:tc>
        <w:tc>
          <w:tcPr>
            <w:tcW w:w="288" w:type="dxa"/>
          </w:tcPr>
          <w:p w14:paraId="3292853E" w14:textId="77777777" w:rsidR="004C02EF" w:rsidRDefault="004C02EF" w:rsidP="003A4B22">
            <w:pPr>
              <w:pStyle w:val="SyntaxOneOf"/>
            </w:pPr>
            <w:r>
              <w:t>w</w:t>
            </w:r>
          </w:p>
        </w:tc>
        <w:tc>
          <w:tcPr>
            <w:tcW w:w="288" w:type="dxa"/>
          </w:tcPr>
          <w:p w14:paraId="3A0E615B" w14:textId="77777777" w:rsidR="004C02EF" w:rsidRDefault="004C02EF" w:rsidP="003A4B22">
            <w:pPr>
              <w:pStyle w:val="SyntaxOneOf"/>
            </w:pPr>
            <w:r>
              <w:t>x</w:t>
            </w:r>
          </w:p>
        </w:tc>
        <w:tc>
          <w:tcPr>
            <w:tcW w:w="288" w:type="dxa"/>
          </w:tcPr>
          <w:p w14:paraId="54B9C4FC" w14:textId="77777777" w:rsidR="004C02EF" w:rsidRDefault="004C02EF" w:rsidP="003A4B22">
            <w:pPr>
              <w:pStyle w:val="SyntaxOneOf"/>
            </w:pPr>
            <w:r>
              <w:t>y</w:t>
            </w:r>
          </w:p>
        </w:tc>
        <w:tc>
          <w:tcPr>
            <w:tcW w:w="288" w:type="dxa"/>
          </w:tcPr>
          <w:p w14:paraId="75C6EB15" w14:textId="77777777" w:rsidR="004C02EF" w:rsidRDefault="004C02EF" w:rsidP="003A4B22">
            <w:pPr>
              <w:pStyle w:val="SyntaxOneOf"/>
            </w:pPr>
            <w:r>
              <w:t>z</w:t>
            </w:r>
          </w:p>
        </w:tc>
      </w:tr>
      <w:tr w:rsidR="004C02EF" w:rsidRPr="00984A3F" w14:paraId="40A6A7D4" w14:textId="77777777" w:rsidTr="003A4B22">
        <w:trPr>
          <w:tblHeader/>
        </w:trPr>
        <w:tc>
          <w:tcPr>
            <w:tcW w:w="288" w:type="dxa"/>
          </w:tcPr>
          <w:p w14:paraId="7FB9EB2C" w14:textId="77777777" w:rsidR="004C02EF" w:rsidRDefault="004C02EF" w:rsidP="003A4B22">
            <w:pPr>
              <w:pStyle w:val="SyntaxOneOf"/>
            </w:pPr>
            <w:r>
              <w:t>A</w:t>
            </w:r>
          </w:p>
        </w:tc>
        <w:tc>
          <w:tcPr>
            <w:tcW w:w="288" w:type="dxa"/>
          </w:tcPr>
          <w:p w14:paraId="1A800008" w14:textId="77777777" w:rsidR="004C02EF" w:rsidRDefault="004C02EF" w:rsidP="003A4B22">
            <w:pPr>
              <w:pStyle w:val="SyntaxOneOf"/>
            </w:pPr>
            <w:r>
              <w:t>B</w:t>
            </w:r>
          </w:p>
        </w:tc>
        <w:tc>
          <w:tcPr>
            <w:tcW w:w="288" w:type="dxa"/>
          </w:tcPr>
          <w:p w14:paraId="3B8DEEED" w14:textId="77777777" w:rsidR="004C02EF" w:rsidRDefault="004C02EF" w:rsidP="003A4B22">
            <w:pPr>
              <w:pStyle w:val="SyntaxOneOf"/>
            </w:pPr>
            <w:r>
              <w:t>C</w:t>
            </w:r>
          </w:p>
        </w:tc>
        <w:tc>
          <w:tcPr>
            <w:tcW w:w="288" w:type="dxa"/>
          </w:tcPr>
          <w:p w14:paraId="4F13C088" w14:textId="77777777" w:rsidR="004C02EF" w:rsidRDefault="004C02EF" w:rsidP="003A4B22">
            <w:pPr>
              <w:pStyle w:val="SyntaxOneOf"/>
            </w:pPr>
            <w:r>
              <w:t>D</w:t>
            </w:r>
          </w:p>
        </w:tc>
        <w:tc>
          <w:tcPr>
            <w:tcW w:w="288" w:type="dxa"/>
          </w:tcPr>
          <w:p w14:paraId="43CDF15B" w14:textId="77777777" w:rsidR="004C02EF" w:rsidRDefault="004C02EF" w:rsidP="003A4B22">
            <w:pPr>
              <w:pStyle w:val="SyntaxOneOf"/>
            </w:pPr>
            <w:r>
              <w:t>E</w:t>
            </w:r>
          </w:p>
        </w:tc>
        <w:tc>
          <w:tcPr>
            <w:tcW w:w="288" w:type="dxa"/>
          </w:tcPr>
          <w:p w14:paraId="4EB102A1" w14:textId="77777777" w:rsidR="004C02EF" w:rsidRDefault="004C02EF" w:rsidP="003A4B22">
            <w:pPr>
              <w:pStyle w:val="SyntaxOneOf"/>
            </w:pPr>
            <w:r>
              <w:t>F</w:t>
            </w:r>
          </w:p>
        </w:tc>
        <w:tc>
          <w:tcPr>
            <w:tcW w:w="288" w:type="dxa"/>
          </w:tcPr>
          <w:p w14:paraId="77BEBAC5" w14:textId="77777777" w:rsidR="004C02EF" w:rsidRDefault="004C02EF" w:rsidP="003A4B22">
            <w:pPr>
              <w:pStyle w:val="SyntaxOneOf"/>
            </w:pPr>
            <w:r>
              <w:t>G</w:t>
            </w:r>
          </w:p>
        </w:tc>
        <w:tc>
          <w:tcPr>
            <w:tcW w:w="288" w:type="dxa"/>
          </w:tcPr>
          <w:p w14:paraId="6B100110" w14:textId="77777777" w:rsidR="004C02EF" w:rsidRDefault="004C02EF" w:rsidP="003A4B22">
            <w:pPr>
              <w:pStyle w:val="SyntaxOneOf"/>
            </w:pPr>
            <w:r>
              <w:t>H</w:t>
            </w:r>
          </w:p>
        </w:tc>
        <w:tc>
          <w:tcPr>
            <w:tcW w:w="288" w:type="dxa"/>
          </w:tcPr>
          <w:p w14:paraId="6005B96C" w14:textId="77777777" w:rsidR="004C02EF" w:rsidRDefault="004C02EF" w:rsidP="003A4B22">
            <w:pPr>
              <w:pStyle w:val="SyntaxOneOf"/>
            </w:pPr>
            <w:r>
              <w:t>I</w:t>
            </w:r>
          </w:p>
        </w:tc>
        <w:tc>
          <w:tcPr>
            <w:tcW w:w="288" w:type="dxa"/>
          </w:tcPr>
          <w:p w14:paraId="56A752C1" w14:textId="77777777" w:rsidR="004C02EF" w:rsidRDefault="004C02EF" w:rsidP="003A4B22">
            <w:pPr>
              <w:pStyle w:val="SyntaxOneOf"/>
            </w:pPr>
            <w:r>
              <w:t>J</w:t>
            </w:r>
          </w:p>
        </w:tc>
        <w:tc>
          <w:tcPr>
            <w:tcW w:w="288" w:type="dxa"/>
          </w:tcPr>
          <w:p w14:paraId="6C1E8CE1" w14:textId="77777777" w:rsidR="004C02EF" w:rsidRDefault="004C02EF" w:rsidP="003A4B22">
            <w:pPr>
              <w:pStyle w:val="SyntaxOneOf"/>
            </w:pPr>
            <w:r>
              <w:t>K</w:t>
            </w:r>
          </w:p>
        </w:tc>
        <w:tc>
          <w:tcPr>
            <w:tcW w:w="288" w:type="dxa"/>
          </w:tcPr>
          <w:p w14:paraId="6B0F7A9D" w14:textId="77777777" w:rsidR="004C02EF" w:rsidRDefault="004C02EF" w:rsidP="003A4B22">
            <w:pPr>
              <w:pStyle w:val="SyntaxOneOf"/>
            </w:pPr>
            <w:r>
              <w:t>L</w:t>
            </w:r>
          </w:p>
        </w:tc>
        <w:tc>
          <w:tcPr>
            <w:tcW w:w="288" w:type="dxa"/>
          </w:tcPr>
          <w:p w14:paraId="4BDFC202" w14:textId="77777777" w:rsidR="004C02EF" w:rsidRDefault="004C02EF" w:rsidP="003A4B22">
            <w:pPr>
              <w:pStyle w:val="SyntaxOneOf"/>
            </w:pPr>
            <w:r>
              <w:t>M</w:t>
            </w:r>
          </w:p>
        </w:tc>
        <w:tc>
          <w:tcPr>
            <w:tcW w:w="288" w:type="dxa"/>
          </w:tcPr>
          <w:p w14:paraId="6222B2FF" w14:textId="77777777" w:rsidR="004C02EF" w:rsidRDefault="004C02EF" w:rsidP="003A4B22">
            <w:pPr>
              <w:pStyle w:val="SyntaxOneOf"/>
            </w:pPr>
            <w:r>
              <w:t>N</w:t>
            </w:r>
          </w:p>
        </w:tc>
        <w:tc>
          <w:tcPr>
            <w:tcW w:w="288" w:type="dxa"/>
          </w:tcPr>
          <w:p w14:paraId="6839CC88" w14:textId="77777777" w:rsidR="004C02EF" w:rsidRDefault="004C02EF" w:rsidP="003A4B22">
            <w:pPr>
              <w:pStyle w:val="SyntaxOneOf"/>
            </w:pPr>
            <w:r>
              <w:t>O</w:t>
            </w:r>
          </w:p>
        </w:tc>
        <w:tc>
          <w:tcPr>
            <w:tcW w:w="288" w:type="dxa"/>
          </w:tcPr>
          <w:p w14:paraId="0C686CD4" w14:textId="77777777" w:rsidR="004C02EF" w:rsidRDefault="004C02EF" w:rsidP="003A4B22">
            <w:pPr>
              <w:pStyle w:val="SyntaxOneOf"/>
            </w:pPr>
            <w:r>
              <w:t>P</w:t>
            </w:r>
          </w:p>
        </w:tc>
        <w:tc>
          <w:tcPr>
            <w:tcW w:w="288" w:type="dxa"/>
          </w:tcPr>
          <w:p w14:paraId="1D23B851" w14:textId="77777777" w:rsidR="004C02EF" w:rsidRDefault="004C02EF" w:rsidP="003A4B22">
            <w:pPr>
              <w:pStyle w:val="SyntaxOneOf"/>
            </w:pPr>
            <w:r>
              <w:t>Q</w:t>
            </w:r>
          </w:p>
        </w:tc>
        <w:tc>
          <w:tcPr>
            <w:tcW w:w="288" w:type="dxa"/>
          </w:tcPr>
          <w:p w14:paraId="7E62B0D9" w14:textId="77777777" w:rsidR="004C02EF" w:rsidRDefault="004C02EF" w:rsidP="003A4B22">
            <w:pPr>
              <w:pStyle w:val="SyntaxOneOf"/>
            </w:pPr>
            <w:r>
              <w:t>R</w:t>
            </w:r>
          </w:p>
        </w:tc>
        <w:tc>
          <w:tcPr>
            <w:tcW w:w="288" w:type="dxa"/>
          </w:tcPr>
          <w:p w14:paraId="2B27623B" w14:textId="77777777" w:rsidR="004C02EF" w:rsidRDefault="004C02EF" w:rsidP="003A4B22">
            <w:pPr>
              <w:pStyle w:val="SyntaxOneOf"/>
            </w:pPr>
            <w:r>
              <w:t>S</w:t>
            </w:r>
          </w:p>
        </w:tc>
        <w:tc>
          <w:tcPr>
            <w:tcW w:w="288" w:type="dxa"/>
          </w:tcPr>
          <w:p w14:paraId="20F02C68" w14:textId="77777777" w:rsidR="004C02EF" w:rsidRDefault="004C02EF" w:rsidP="003A4B22">
            <w:pPr>
              <w:pStyle w:val="SyntaxOneOf"/>
            </w:pPr>
            <w:r>
              <w:t>T</w:t>
            </w:r>
          </w:p>
        </w:tc>
        <w:tc>
          <w:tcPr>
            <w:tcW w:w="288" w:type="dxa"/>
          </w:tcPr>
          <w:p w14:paraId="38E44362" w14:textId="77777777" w:rsidR="004C02EF" w:rsidRDefault="004C02EF" w:rsidP="003A4B22">
            <w:pPr>
              <w:pStyle w:val="SyntaxOneOf"/>
            </w:pPr>
            <w:r>
              <w:t>U</w:t>
            </w:r>
          </w:p>
        </w:tc>
        <w:tc>
          <w:tcPr>
            <w:tcW w:w="288" w:type="dxa"/>
          </w:tcPr>
          <w:p w14:paraId="27F9E9E2" w14:textId="77777777" w:rsidR="004C02EF" w:rsidRDefault="004C02EF" w:rsidP="003A4B22">
            <w:pPr>
              <w:pStyle w:val="SyntaxOneOf"/>
            </w:pPr>
            <w:r>
              <w:t>V</w:t>
            </w:r>
          </w:p>
        </w:tc>
        <w:tc>
          <w:tcPr>
            <w:tcW w:w="288" w:type="dxa"/>
          </w:tcPr>
          <w:p w14:paraId="398E506E" w14:textId="77777777" w:rsidR="004C02EF" w:rsidRDefault="004C02EF" w:rsidP="003A4B22">
            <w:pPr>
              <w:pStyle w:val="SyntaxOneOf"/>
            </w:pPr>
            <w:r>
              <w:t>W</w:t>
            </w:r>
          </w:p>
        </w:tc>
        <w:tc>
          <w:tcPr>
            <w:tcW w:w="288" w:type="dxa"/>
          </w:tcPr>
          <w:p w14:paraId="23B050D2" w14:textId="77777777" w:rsidR="004C02EF" w:rsidRDefault="004C02EF" w:rsidP="003A4B22">
            <w:pPr>
              <w:pStyle w:val="SyntaxOneOf"/>
            </w:pPr>
            <w:r>
              <w:t>X</w:t>
            </w:r>
          </w:p>
        </w:tc>
        <w:tc>
          <w:tcPr>
            <w:tcW w:w="288" w:type="dxa"/>
          </w:tcPr>
          <w:p w14:paraId="3E195F5B" w14:textId="77777777" w:rsidR="004C02EF" w:rsidRDefault="004C02EF" w:rsidP="003A4B22">
            <w:pPr>
              <w:pStyle w:val="SyntaxOneOf"/>
            </w:pPr>
            <w:r>
              <w:t>Y</w:t>
            </w:r>
          </w:p>
        </w:tc>
        <w:tc>
          <w:tcPr>
            <w:tcW w:w="288" w:type="dxa"/>
          </w:tcPr>
          <w:p w14:paraId="6E6C0271" w14:textId="77777777" w:rsidR="004C02EF" w:rsidRDefault="004C02EF" w:rsidP="003A4B22">
            <w:pPr>
              <w:pStyle w:val="SyntaxOneOf"/>
            </w:pPr>
            <w:r>
              <w:t>Z</w:t>
            </w:r>
          </w:p>
        </w:tc>
      </w:tr>
      <w:tr w:rsidR="004C02EF" w:rsidRPr="00984A3F" w14:paraId="22340524" w14:textId="77777777" w:rsidTr="003A4B22">
        <w:tc>
          <w:tcPr>
            <w:tcW w:w="288" w:type="dxa"/>
          </w:tcPr>
          <w:p w14:paraId="548156BE" w14:textId="77777777" w:rsidR="004C02EF" w:rsidRDefault="004C02EF" w:rsidP="003A4B22">
            <w:pPr>
              <w:pStyle w:val="SyntaxOneOf"/>
            </w:pPr>
            <w:r>
              <w:t>0</w:t>
            </w:r>
          </w:p>
        </w:tc>
        <w:tc>
          <w:tcPr>
            <w:tcW w:w="288" w:type="dxa"/>
          </w:tcPr>
          <w:p w14:paraId="00E991FE" w14:textId="77777777" w:rsidR="004C02EF" w:rsidRDefault="004C02EF" w:rsidP="003A4B22">
            <w:pPr>
              <w:pStyle w:val="SyntaxOneOf"/>
            </w:pPr>
            <w:r>
              <w:t>1</w:t>
            </w:r>
          </w:p>
        </w:tc>
        <w:tc>
          <w:tcPr>
            <w:tcW w:w="288" w:type="dxa"/>
          </w:tcPr>
          <w:p w14:paraId="1B925E05" w14:textId="77777777" w:rsidR="004C02EF" w:rsidRDefault="004C02EF" w:rsidP="003A4B22">
            <w:pPr>
              <w:pStyle w:val="SyntaxOneOf"/>
            </w:pPr>
            <w:r>
              <w:t>2</w:t>
            </w:r>
          </w:p>
        </w:tc>
        <w:tc>
          <w:tcPr>
            <w:tcW w:w="288" w:type="dxa"/>
          </w:tcPr>
          <w:p w14:paraId="592DA7C1" w14:textId="77777777" w:rsidR="004C02EF" w:rsidRDefault="004C02EF" w:rsidP="003A4B22">
            <w:pPr>
              <w:pStyle w:val="SyntaxOneOf"/>
            </w:pPr>
            <w:r>
              <w:t>3</w:t>
            </w:r>
          </w:p>
        </w:tc>
        <w:tc>
          <w:tcPr>
            <w:tcW w:w="288" w:type="dxa"/>
          </w:tcPr>
          <w:p w14:paraId="47897676" w14:textId="77777777" w:rsidR="004C02EF" w:rsidRDefault="004C02EF" w:rsidP="003A4B22">
            <w:pPr>
              <w:pStyle w:val="SyntaxOneOf"/>
            </w:pPr>
            <w:r>
              <w:t>4</w:t>
            </w:r>
          </w:p>
        </w:tc>
        <w:tc>
          <w:tcPr>
            <w:tcW w:w="288" w:type="dxa"/>
          </w:tcPr>
          <w:p w14:paraId="7F9258D7" w14:textId="77777777" w:rsidR="004C02EF" w:rsidRDefault="004C02EF" w:rsidP="003A4B22">
            <w:pPr>
              <w:pStyle w:val="SyntaxOneOf"/>
            </w:pPr>
            <w:r>
              <w:t>5</w:t>
            </w:r>
          </w:p>
        </w:tc>
        <w:tc>
          <w:tcPr>
            <w:tcW w:w="288" w:type="dxa"/>
          </w:tcPr>
          <w:p w14:paraId="2C67375A" w14:textId="77777777" w:rsidR="004C02EF" w:rsidRDefault="004C02EF" w:rsidP="003A4B22">
            <w:pPr>
              <w:pStyle w:val="SyntaxOneOf"/>
            </w:pPr>
            <w:r>
              <w:t>6</w:t>
            </w:r>
          </w:p>
        </w:tc>
        <w:tc>
          <w:tcPr>
            <w:tcW w:w="288" w:type="dxa"/>
          </w:tcPr>
          <w:p w14:paraId="0EC34C4B" w14:textId="77777777" w:rsidR="004C02EF" w:rsidRDefault="004C02EF" w:rsidP="003A4B22">
            <w:pPr>
              <w:pStyle w:val="SyntaxOneOf"/>
            </w:pPr>
            <w:r>
              <w:t>7</w:t>
            </w:r>
          </w:p>
        </w:tc>
        <w:tc>
          <w:tcPr>
            <w:tcW w:w="288" w:type="dxa"/>
          </w:tcPr>
          <w:p w14:paraId="75528F7E" w14:textId="77777777" w:rsidR="004C02EF" w:rsidRDefault="004C02EF" w:rsidP="003A4B22">
            <w:pPr>
              <w:pStyle w:val="SyntaxOneOf"/>
            </w:pPr>
            <w:r>
              <w:t>8</w:t>
            </w:r>
          </w:p>
        </w:tc>
        <w:tc>
          <w:tcPr>
            <w:tcW w:w="288" w:type="dxa"/>
          </w:tcPr>
          <w:p w14:paraId="7B57C217" w14:textId="77777777" w:rsidR="004C02EF" w:rsidRDefault="004C02EF" w:rsidP="003A4B22">
            <w:pPr>
              <w:pStyle w:val="SyntaxOneOf"/>
            </w:pPr>
            <w:r>
              <w:t>9</w:t>
            </w:r>
          </w:p>
        </w:tc>
        <w:tc>
          <w:tcPr>
            <w:tcW w:w="288" w:type="dxa"/>
          </w:tcPr>
          <w:p w14:paraId="70BDED28" w14:textId="77777777" w:rsidR="004C02EF" w:rsidRDefault="004C02EF" w:rsidP="003A4B22">
            <w:pPr>
              <w:pStyle w:val="SyntaxOneOf"/>
            </w:pPr>
            <w:r>
              <w:t>_</w:t>
            </w:r>
          </w:p>
        </w:tc>
        <w:tc>
          <w:tcPr>
            <w:tcW w:w="288" w:type="dxa"/>
          </w:tcPr>
          <w:p w14:paraId="413FFAA9" w14:textId="77777777" w:rsidR="004C02EF" w:rsidRDefault="004C02EF" w:rsidP="003A4B22">
            <w:pPr>
              <w:pStyle w:val="SyntaxOneOf"/>
            </w:pPr>
          </w:p>
        </w:tc>
        <w:tc>
          <w:tcPr>
            <w:tcW w:w="288" w:type="dxa"/>
          </w:tcPr>
          <w:p w14:paraId="4E800B39" w14:textId="77777777" w:rsidR="004C02EF" w:rsidRDefault="004C02EF" w:rsidP="003A4B22">
            <w:pPr>
              <w:pStyle w:val="SyntaxOneOf"/>
            </w:pPr>
          </w:p>
        </w:tc>
        <w:tc>
          <w:tcPr>
            <w:tcW w:w="288" w:type="dxa"/>
          </w:tcPr>
          <w:p w14:paraId="213B5DC7" w14:textId="77777777" w:rsidR="004C02EF" w:rsidRDefault="004C02EF" w:rsidP="003A4B22">
            <w:pPr>
              <w:pStyle w:val="SyntaxOneOf"/>
            </w:pPr>
          </w:p>
        </w:tc>
        <w:tc>
          <w:tcPr>
            <w:tcW w:w="288" w:type="dxa"/>
          </w:tcPr>
          <w:p w14:paraId="7D896D7C" w14:textId="77777777" w:rsidR="004C02EF" w:rsidRDefault="004C02EF" w:rsidP="003A4B22">
            <w:pPr>
              <w:pStyle w:val="SyntaxOneOf"/>
            </w:pPr>
          </w:p>
        </w:tc>
        <w:tc>
          <w:tcPr>
            <w:tcW w:w="288" w:type="dxa"/>
          </w:tcPr>
          <w:p w14:paraId="1C3A3838" w14:textId="77777777" w:rsidR="004C02EF" w:rsidRDefault="004C02EF" w:rsidP="003A4B22">
            <w:pPr>
              <w:pStyle w:val="SyntaxOneOf"/>
            </w:pPr>
          </w:p>
        </w:tc>
        <w:tc>
          <w:tcPr>
            <w:tcW w:w="288" w:type="dxa"/>
          </w:tcPr>
          <w:p w14:paraId="008B6DBA" w14:textId="77777777" w:rsidR="004C02EF" w:rsidRDefault="004C02EF" w:rsidP="003A4B22">
            <w:pPr>
              <w:pStyle w:val="SyntaxOneOf"/>
            </w:pPr>
          </w:p>
        </w:tc>
        <w:tc>
          <w:tcPr>
            <w:tcW w:w="288" w:type="dxa"/>
          </w:tcPr>
          <w:p w14:paraId="7FFD2094" w14:textId="77777777" w:rsidR="004C02EF" w:rsidRDefault="004C02EF" w:rsidP="003A4B22">
            <w:pPr>
              <w:pStyle w:val="SyntaxOneOf"/>
            </w:pPr>
          </w:p>
        </w:tc>
        <w:tc>
          <w:tcPr>
            <w:tcW w:w="288" w:type="dxa"/>
          </w:tcPr>
          <w:p w14:paraId="2CD7CDD2" w14:textId="77777777" w:rsidR="004C02EF" w:rsidRDefault="004C02EF" w:rsidP="003A4B22">
            <w:pPr>
              <w:pStyle w:val="SyntaxOneOf"/>
            </w:pPr>
          </w:p>
        </w:tc>
        <w:tc>
          <w:tcPr>
            <w:tcW w:w="288" w:type="dxa"/>
          </w:tcPr>
          <w:p w14:paraId="6DFFC0A3" w14:textId="77777777" w:rsidR="004C02EF" w:rsidRDefault="004C02EF" w:rsidP="003A4B22">
            <w:pPr>
              <w:pStyle w:val="SyntaxOneOf"/>
            </w:pPr>
          </w:p>
        </w:tc>
        <w:tc>
          <w:tcPr>
            <w:tcW w:w="288" w:type="dxa"/>
          </w:tcPr>
          <w:p w14:paraId="078E14C5" w14:textId="77777777" w:rsidR="004C02EF" w:rsidRDefault="004C02EF" w:rsidP="003A4B22">
            <w:pPr>
              <w:pStyle w:val="SyntaxOneOf"/>
            </w:pPr>
          </w:p>
        </w:tc>
        <w:tc>
          <w:tcPr>
            <w:tcW w:w="288" w:type="dxa"/>
          </w:tcPr>
          <w:p w14:paraId="70BF7E3D" w14:textId="77777777" w:rsidR="004C02EF" w:rsidRDefault="004C02EF" w:rsidP="003A4B22">
            <w:pPr>
              <w:pStyle w:val="SyntaxOneOf"/>
            </w:pPr>
          </w:p>
        </w:tc>
        <w:tc>
          <w:tcPr>
            <w:tcW w:w="288" w:type="dxa"/>
          </w:tcPr>
          <w:p w14:paraId="7D5ADE98" w14:textId="77777777" w:rsidR="004C02EF" w:rsidRDefault="004C02EF" w:rsidP="003A4B22">
            <w:pPr>
              <w:pStyle w:val="SyntaxOneOf"/>
            </w:pPr>
          </w:p>
        </w:tc>
        <w:tc>
          <w:tcPr>
            <w:tcW w:w="288" w:type="dxa"/>
          </w:tcPr>
          <w:p w14:paraId="221A77EA" w14:textId="77777777" w:rsidR="004C02EF" w:rsidRDefault="004C02EF" w:rsidP="003A4B22">
            <w:pPr>
              <w:pStyle w:val="SyntaxOneOf"/>
            </w:pPr>
          </w:p>
        </w:tc>
        <w:tc>
          <w:tcPr>
            <w:tcW w:w="288" w:type="dxa"/>
          </w:tcPr>
          <w:p w14:paraId="6C7707E0" w14:textId="77777777" w:rsidR="004C02EF" w:rsidRDefault="004C02EF" w:rsidP="003A4B22">
            <w:pPr>
              <w:pStyle w:val="SyntaxOneOf"/>
            </w:pPr>
          </w:p>
        </w:tc>
        <w:tc>
          <w:tcPr>
            <w:tcW w:w="288" w:type="dxa"/>
          </w:tcPr>
          <w:p w14:paraId="2D75FB3C" w14:textId="77777777" w:rsidR="004C02EF" w:rsidRDefault="004C02EF" w:rsidP="003A4B22">
            <w:pPr>
              <w:pStyle w:val="SyntaxOneOf"/>
            </w:pPr>
          </w:p>
        </w:tc>
      </w:tr>
    </w:tbl>
    <w:p w14:paraId="40B5EF79" w14:textId="77777777" w:rsidR="004C02EF" w:rsidRDefault="004C02EF" w:rsidP="004C02EF">
      <w:r>
        <w:t xml:space="preserve">The production </w:t>
      </w:r>
      <w:r w:rsidRPr="00E67BE8">
        <w:rPr>
          <w:rFonts w:ascii="Times New Roman" w:hAnsi="Times New Roman"/>
          <w:i/>
        </w:rPr>
        <w:t>CharacterClassEscape</w:t>
      </w:r>
      <w:r>
        <w:t xml:space="preserve"> </w:t>
      </w:r>
      <w:r>
        <w:rPr>
          <w:b/>
        </w:rPr>
        <w:t xml:space="preserve">:: </w:t>
      </w:r>
      <w:r>
        <w:rPr>
          <w:rFonts w:ascii="Courier New" w:hAnsi="Courier New"/>
          <w:b/>
        </w:rPr>
        <w:t>W</w:t>
      </w:r>
      <w:r>
        <w:t xml:space="preserve"> evaluates by returning the set of all characters not included in the set returned by </w:t>
      </w:r>
      <w:r w:rsidRPr="00E67BE8">
        <w:rPr>
          <w:rFonts w:ascii="Times New Roman" w:hAnsi="Times New Roman"/>
          <w:i/>
        </w:rPr>
        <w:t>CharacterClassEscape</w:t>
      </w:r>
      <w:r>
        <w:t xml:space="preserve"> </w:t>
      </w:r>
      <w:r>
        <w:rPr>
          <w:b/>
        </w:rPr>
        <w:t xml:space="preserve">:: </w:t>
      </w:r>
      <w:r>
        <w:rPr>
          <w:rFonts w:ascii="Courier New" w:hAnsi="Courier New"/>
          <w:b/>
        </w:rPr>
        <w:t>w</w:t>
      </w:r>
      <w:r>
        <w:t>.</w:t>
      </w:r>
    </w:p>
    <w:p w14:paraId="1EB0D40B" w14:textId="77777777" w:rsidR="004C02EF" w:rsidRDefault="004C02EF" w:rsidP="004C02EF">
      <w:pPr>
        <w:pStyle w:val="40"/>
        <w:numPr>
          <w:ilvl w:val="0"/>
          <w:numId w:val="0"/>
        </w:numPr>
      </w:pPr>
      <w:r>
        <w:t>15.10.2.13</w:t>
      </w:r>
      <w:r>
        <w:tab/>
        <w:t>CharacterClass</w:t>
      </w:r>
    </w:p>
    <w:p w14:paraId="00C370BC" w14:textId="77777777" w:rsidR="004C02EF" w:rsidRDefault="004C02EF" w:rsidP="004C02EF">
      <w:r>
        <w:t xml:space="preserve">The production </w:t>
      </w:r>
      <w:r w:rsidRPr="00E67BE8">
        <w:rPr>
          <w:rFonts w:ascii="Times New Roman" w:hAnsi="Times New Roman"/>
          <w:i/>
        </w:rPr>
        <w:t>CharacterClass</w:t>
      </w:r>
      <w:r>
        <w:t xml:space="preserve"> </w:t>
      </w:r>
      <w:r>
        <w:rPr>
          <w:b/>
        </w:rPr>
        <w:t xml:space="preserve">:: </w:t>
      </w:r>
      <w:r>
        <w:rPr>
          <w:rFonts w:ascii="Courier New" w:hAnsi="Courier New"/>
          <w:b/>
        </w:rPr>
        <w:t xml:space="preserve">[ </w:t>
      </w:r>
      <w:r>
        <w:rPr>
          <w:sz w:val="16"/>
        </w:rPr>
        <w:t xml:space="preserve">[lookahead </w:t>
      </w:r>
      <w:r>
        <w:rPr>
          <w:sz w:val="16"/>
        </w:rPr>
        <w:sym w:font="Symbol" w:char="F0CF"/>
      </w:r>
      <w:r>
        <w:rPr>
          <w:sz w:val="16"/>
        </w:rPr>
        <w:t xml:space="preserve"> {</w:t>
      </w:r>
      <w:r>
        <w:rPr>
          <w:b/>
          <w:sz w:val="16"/>
        </w:rPr>
        <w:t>^</w:t>
      </w:r>
      <w:r>
        <w:rPr>
          <w:sz w:val="16"/>
        </w:rPr>
        <w:t>}]</w:t>
      </w:r>
      <w:r>
        <w:rPr>
          <w:rFonts w:ascii="Courier New" w:hAnsi="Courier New"/>
          <w:b/>
        </w:rPr>
        <w:t xml:space="preserve"> </w:t>
      </w:r>
      <w:r w:rsidRPr="00E67BE8">
        <w:rPr>
          <w:rFonts w:ascii="Times New Roman" w:hAnsi="Times New Roman"/>
          <w:i/>
        </w:rPr>
        <w:t>ClassRanges</w:t>
      </w:r>
      <w:r>
        <w:rPr>
          <w:rFonts w:ascii="Courier New" w:hAnsi="Courier New"/>
          <w:b/>
        </w:rPr>
        <w:t xml:space="preserve"> ]</w:t>
      </w:r>
      <w:r>
        <w:t xml:space="preserve"> evaluates by evaluating </w:t>
      </w:r>
      <w:r w:rsidRPr="00E67BE8">
        <w:rPr>
          <w:rFonts w:ascii="Times New Roman" w:hAnsi="Times New Roman"/>
          <w:i/>
        </w:rPr>
        <w:t>ClassRanges</w:t>
      </w:r>
      <w:r>
        <w:t xml:space="preserve"> to obtain a CharSet and returning that CharSet and the Boolean </w:t>
      </w:r>
      <w:r>
        <w:rPr>
          <w:b/>
        </w:rPr>
        <w:t>false</w:t>
      </w:r>
      <w:r>
        <w:t>.</w:t>
      </w:r>
    </w:p>
    <w:p w14:paraId="64C87B64" w14:textId="77777777" w:rsidR="004C02EF" w:rsidRDefault="004C02EF" w:rsidP="004C02EF">
      <w:r>
        <w:t xml:space="preserve">The production </w:t>
      </w:r>
      <w:r w:rsidRPr="00E67BE8">
        <w:rPr>
          <w:rFonts w:ascii="Times New Roman" w:hAnsi="Times New Roman"/>
          <w:i/>
        </w:rPr>
        <w:t>CharacterClass</w:t>
      </w:r>
      <w:r>
        <w:t xml:space="preserve">  </w:t>
      </w:r>
      <w:r>
        <w:rPr>
          <w:b/>
        </w:rPr>
        <w:t xml:space="preserve">:: </w:t>
      </w:r>
      <w:r>
        <w:rPr>
          <w:rFonts w:ascii="Courier New" w:hAnsi="Courier New"/>
          <w:b/>
        </w:rPr>
        <w:t xml:space="preserve">[ ^ </w:t>
      </w:r>
      <w:r w:rsidRPr="00E67BE8">
        <w:rPr>
          <w:rFonts w:ascii="Times New Roman" w:hAnsi="Times New Roman"/>
          <w:i/>
        </w:rPr>
        <w:t>ClassRanges</w:t>
      </w:r>
      <w:r>
        <w:rPr>
          <w:rFonts w:ascii="Courier New" w:hAnsi="Courier New"/>
          <w:b/>
        </w:rPr>
        <w:t xml:space="preserve"> ]</w:t>
      </w:r>
      <w:r>
        <w:t xml:space="preserve"> evaluates by evaluating </w:t>
      </w:r>
      <w:r w:rsidRPr="00E67BE8">
        <w:rPr>
          <w:rFonts w:ascii="Times New Roman" w:hAnsi="Times New Roman"/>
          <w:i/>
        </w:rPr>
        <w:t>ClassRanges</w:t>
      </w:r>
      <w:r>
        <w:t xml:space="preserve"> to obtain a CharSet and returning that CharSet and the Boolean </w:t>
      </w:r>
      <w:r>
        <w:rPr>
          <w:b/>
        </w:rPr>
        <w:t>true</w:t>
      </w:r>
      <w:r>
        <w:t>.</w:t>
      </w:r>
    </w:p>
    <w:p w14:paraId="7A3293C7" w14:textId="77777777" w:rsidR="004C02EF" w:rsidRDefault="004C02EF" w:rsidP="004C02EF">
      <w:pPr>
        <w:pStyle w:val="40"/>
        <w:numPr>
          <w:ilvl w:val="0"/>
          <w:numId w:val="0"/>
        </w:numPr>
      </w:pPr>
      <w:r>
        <w:t>15.10.2.14</w:t>
      </w:r>
      <w:r>
        <w:tab/>
        <w:t>ClassRanges</w:t>
      </w:r>
    </w:p>
    <w:p w14:paraId="015C268B" w14:textId="77777777" w:rsidR="004C02EF" w:rsidRDefault="004C02EF" w:rsidP="004C02EF">
      <w:r>
        <w:t xml:space="preserve">The production </w:t>
      </w:r>
      <w:r w:rsidRPr="00E67BE8">
        <w:rPr>
          <w:rFonts w:ascii="Times New Roman" w:hAnsi="Times New Roman"/>
          <w:i/>
        </w:rPr>
        <w:t>ClassRanges</w:t>
      </w:r>
      <w:r w:rsidRPr="00C226F6">
        <w:rPr>
          <w:rFonts w:ascii="Courier New" w:hAnsi="Courier New"/>
          <w:b/>
        </w:rPr>
        <w:t xml:space="preserve"> </w:t>
      </w:r>
      <w:r>
        <w:rPr>
          <w:b/>
        </w:rPr>
        <w:t xml:space="preserve">:: </w:t>
      </w:r>
      <w:r>
        <w:rPr>
          <w:sz w:val="16"/>
        </w:rPr>
        <w:t>[empty]</w:t>
      </w:r>
      <w:r>
        <w:t xml:space="preserve"> evaluates by returning the empty CharSet.</w:t>
      </w:r>
    </w:p>
    <w:p w14:paraId="473F4FAE" w14:textId="77777777" w:rsidR="004C02EF" w:rsidRDefault="004C02EF" w:rsidP="004C02EF">
      <w:r>
        <w:t xml:space="preserve">The production </w:t>
      </w:r>
      <w:r w:rsidRPr="00E67BE8">
        <w:rPr>
          <w:rFonts w:ascii="Times New Roman" w:hAnsi="Times New Roman"/>
          <w:i/>
        </w:rPr>
        <w:t>ClassRanges</w:t>
      </w:r>
      <w:r w:rsidRPr="00C226F6">
        <w:rPr>
          <w:rFonts w:ascii="Courier New" w:hAnsi="Courier New"/>
          <w:b/>
        </w:rPr>
        <w:t xml:space="preserve"> </w:t>
      </w:r>
      <w:r>
        <w:rPr>
          <w:b/>
        </w:rPr>
        <w:t xml:space="preserve">:: </w:t>
      </w:r>
      <w:r w:rsidRPr="00E67BE8">
        <w:rPr>
          <w:rFonts w:ascii="Times New Roman" w:hAnsi="Times New Roman"/>
          <w:i/>
        </w:rPr>
        <w:t>NonemptyClassRanges</w:t>
      </w:r>
      <w:r>
        <w:t xml:space="preserve"> evaluates by evaluating </w:t>
      </w:r>
      <w:r w:rsidRPr="00E67BE8">
        <w:rPr>
          <w:rFonts w:ascii="Times New Roman" w:hAnsi="Times New Roman"/>
          <w:i/>
        </w:rPr>
        <w:t>NonemptyClassRanges</w:t>
      </w:r>
      <w:r>
        <w:t xml:space="preserve"> to obtain a CharSet and returning that CharSet.</w:t>
      </w:r>
    </w:p>
    <w:p w14:paraId="62E08DFE" w14:textId="77777777" w:rsidR="004C02EF" w:rsidRDefault="004C02EF" w:rsidP="004C02EF">
      <w:pPr>
        <w:pStyle w:val="40"/>
        <w:numPr>
          <w:ilvl w:val="0"/>
          <w:numId w:val="0"/>
        </w:numPr>
      </w:pPr>
      <w:bookmarkStart w:id="6427" w:name="_Ref463788134"/>
      <w:r>
        <w:t>15.10.2.15</w:t>
      </w:r>
      <w:r>
        <w:tab/>
        <w:t>NonemptyClassRanges</w:t>
      </w:r>
      <w:bookmarkEnd w:id="6427"/>
    </w:p>
    <w:p w14:paraId="5BB42F06" w14:textId="77777777" w:rsidR="004C02EF" w:rsidRDefault="004C02EF" w:rsidP="004C02EF">
      <w:r>
        <w:t xml:space="preserve">The production </w:t>
      </w:r>
      <w:r w:rsidRPr="00E67BE8">
        <w:rPr>
          <w:rFonts w:ascii="Times New Roman" w:hAnsi="Times New Roman"/>
          <w:i/>
        </w:rPr>
        <w:t>NonemptyClassRanges</w:t>
      </w:r>
      <w:r>
        <w:t xml:space="preserve"> </w:t>
      </w:r>
      <w:r>
        <w:rPr>
          <w:b/>
        </w:rPr>
        <w:t xml:space="preserve">:: </w:t>
      </w:r>
      <w:r w:rsidRPr="00E67BE8">
        <w:rPr>
          <w:rFonts w:ascii="Times New Roman" w:hAnsi="Times New Roman"/>
          <w:i/>
        </w:rPr>
        <w:t>ClassAtom</w:t>
      </w:r>
      <w:r>
        <w:t xml:space="preserve"> evaluates by evaluating </w:t>
      </w:r>
      <w:r w:rsidRPr="00E67BE8">
        <w:rPr>
          <w:rFonts w:ascii="Times New Roman" w:hAnsi="Times New Roman"/>
          <w:i/>
        </w:rPr>
        <w:t>ClassAtom</w:t>
      </w:r>
      <w:r>
        <w:t xml:space="preserve"> to obtain a CharSet and returning that CharSet.</w:t>
      </w:r>
    </w:p>
    <w:p w14:paraId="2A7CECA5" w14:textId="77777777" w:rsidR="004C02EF" w:rsidRDefault="004C02EF" w:rsidP="004C02EF">
      <w:r>
        <w:t xml:space="preserve">The production </w:t>
      </w:r>
      <w:r w:rsidRPr="00612C55">
        <w:rPr>
          <w:rFonts w:ascii="Times New Roman" w:hAnsi="Times New Roman"/>
          <w:i/>
        </w:rPr>
        <w:t>NonemptyClassRanges</w:t>
      </w:r>
      <w:r>
        <w:t xml:space="preserve"> </w:t>
      </w:r>
      <w:r>
        <w:rPr>
          <w:b/>
        </w:rPr>
        <w:t xml:space="preserve">:: </w:t>
      </w:r>
      <w:r w:rsidRPr="00612C55">
        <w:rPr>
          <w:rFonts w:ascii="Times New Roman" w:hAnsi="Times New Roman"/>
          <w:i/>
        </w:rPr>
        <w:t>ClassAtom</w:t>
      </w:r>
      <w:r>
        <w:t xml:space="preserve"> </w:t>
      </w:r>
      <w:r w:rsidRPr="00612C55">
        <w:rPr>
          <w:rFonts w:ascii="Times New Roman" w:hAnsi="Times New Roman"/>
          <w:i/>
        </w:rPr>
        <w:t>NonemptyClassRangesNoDash</w:t>
      </w:r>
      <w:r>
        <w:t xml:space="preserve"> evaluates as follows:</w:t>
      </w:r>
    </w:p>
    <w:p w14:paraId="158F4C43" w14:textId="77777777" w:rsidR="004C02EF" w:rsidRPr="006E038E" w:rsidRDefault="004C02EF" w:rsidP="004C02EF">
      <w:pPr>
        <w:pStyle w:val="Alg4"/>
        <w:numPr>
          <w:ilvl w:val="0"/>
          <w:numId w:val="324"/>
        </w:numPr>
      </w:pPr>
      <w:r w:rsidRPr="006E038E">
        <w:t xml:space="preserve">Evaluate </w:t>
      </w:r>
      <w:r w:rsidRPr="00E67BE8">
        <w:rPr>
          <w:i/>
        </w:rPr>
        <w:t>ClassAtom</w:t>
      </w:r>
      <w:r w:rsidRPr="006E038E">
        <w:t xml:space="preserve"> to obtain a CharSet </w:t>
      </w:r>
      <w:r w:rsidRPr="00E67BE8">
        <w:rPr>
          <w:i/>
        </w:rPr>
        <w:t>A</w:t>
      </w:r>
      <w:r w:rsidRPr="006E038E">
        <w:t>.</w:t>
      </w:r>
    </w:p>
    <w:p w14:paraId="356D6368" w14:textId="77777777" w:rsidR="004C02EF" w:rsidRPr="006E038E" w:rsidRDefault="004C02EF" w:rsidP="004C02EF">
      <w:pPr>
        <w:pStyle w:val="Alg4"/>
        <w:numPr>
          <w:ilvl w:val="0"/>
          <w:numId w:val="324"/>
        </w:numPr>
      </w:pPr>
      <w:r w:rsidRPr="006E038E">
        <w:t xml:space="preserve">Evaluate </w:t>
      </w:r>
      <w:r w:rsidRPr="00E67BE8">
        <w:rPr>
          <w:i/>
        </w:rPr>
        <w:t>NonemptyClassRangesNoDash</w:t>
      </w:r>
      <w:r w:rsidRPr="006E038E">
        <w:t xml:space="preserve"> to obtain a CharSet </w:t>
      </w:r>
      <w:r w:rsidRPr="00E67BE8">
        <w:rPr>
          <w:i/>
        </w:rPr>
        <w:t>B</w:t>
      </w:r>
      <w:r w:rsidRPr="006E038E">
        <w:t>.</w:t>
      </w:r>
    </w:p>
    <w:p w14:paraId="408B680B" w14:textId="77777777" w:rsidR="004C02EF" w:rsidRPr="006E038E" w:rsidRDefault="004C02EF" w:rsidP="004C02EF">
      <w:pPr>
        <w:pStyle w:val="Alg4"/>
        <w:numPr>
          <w:ilvl w:val="0"/>
          <w:numId w:val="324"/>
        </w:numPr>
        <w:spacing w:after="220"/>
      </w:pPr>
      <w:r w:rsidRPr="006E038E">
        <w:t xml:space="preserve">Return the union of CharSets </w:t>
      </w:r>
      <w:r w:rsidRPr="00E67BE8">
        <w:rPr>
          <w:i/>
        </w:rPr>
        <w:t>A</w:t>
      </w:r>
      <w:r w:rsidRPr="006E038E">
        <w:t xml:space="preserve"> and </w:t>
      </w:r>
      <w:r w:rsidRPr="00E67BE8">
        <w:rPr>
          <w:i/>
        </w:rPr>
        <w:t>B</w:t>
      </w:r>
      <w:r w:rsidRPr="006E038E">
        <w:t>.</w:t>
      </w:r>
    </w:p>
    <w:p w14:paraId="3F2350FA" w14:textId="77777777" w:rsidR="004C02EF" w:rsidRDefault="004C02EF" w:rsidP="004C02EF">
      <w:r>
        <w:t xml:space="preserve">The production </w:t>
      </w:r>
      <w:r w:rsidRPr="00612C55">
        <w:rPr>
          <w:rFonts w:ascii="Times New Roman" w:hAnsi="Times New Roman"/>
          <w:i/>
        </w:rPr>
        <w:t>NonemptyClassRanges</w:t>
      </w:r>
      <w:r>
        <w:t xml:space="preserve"> </w:t>
      </w:r>
      <w:r>
        <w:rPr>
          <w:b/>
        </w:rPr>
        <w:t xml:space="preserve">:: </w:t>
      </w:r>
      <w:r w:rsidRPr="00612C55">
        <w:rPr>
          <w:rFonts w:ascii="Times New Roman" w:hAnsi="Times New Roman"/>
          <w:i/>
        </w:rPr>
        <w:t>ClassAtom</w:t>
      </w:r>
      <w:r>
        <w:rPr>
          <w:rFonts w:ascii="Courier New" w:hAnsi="Courier New"/>
          <w:b/>
        </w:rPr>
        <w:t xml:space="preserve"> - </w:t>
      </w:r>
      <w:r w:rsidRPr="00612C55">
        <w:rPr>
          <w:rFonts w:ascii="Times New Roman" w:hAnsi="Times New Roman"/>
          <w:i/>
        </w:rPr>
        <w:t>ClassAtom</w:t>
      </w:r>
      <w:r>
        <w:t xml:space="preserve"> </w:t>
      </w:r>
      <w:r w:rsidRPr="00612C55">
        <w:rPr>
          <w:rFonts w:ascii="Times New Roman" w:hAnsi="Times New Roman"/>
          <w:i/>
        </w:rPr>
        <w:t>ClassRanges</w:t>
      </w:r>
      <w:r>
        <w:t xml:space="preserve"> evaluates as follows:</w:t>
      </w:r>
    </w:p>
    <w:p w14:paraId="48E65EA3" w14:textId="77777777" w:rsidR="004C02EF" w:rsidRPr="006E038E" w:rsidRDefault="004C02EF" w:rsidP="004C02EF">
      <w:pPr>
        <w:pStyle w:val="Alg4"/>
        <w:numPr>
          <w:ilvl w:val="0"/>
          <w:numId w:val="323"/>
        </w:numPr>
      </w:pPr>
      <w:r w:rsidRPr="006E038E">
        <w:t xml:space="preserve">Evaluate the first </w:t>
      </w:r>
      <w:r w:rsidRPr="00E67BE8">
        <w:rPr>
          <w:i/>
        </w:rPr>
        <w:t>ClassAtom</w:t>
      </w:r>
      <w:r w:rsidRPr="006E038E">
        <w:t xml:space="preserve"> to obtain a CharSet </w:t>
      </w:r>
      <w:r w:rsidRPr="00E67BE8">
        <w:rPr>
          <w:i/>
        </w:rPr>
        <w:t>A</w:t>
      </w:r>
      <w:r w:rsidRPr="006E038E">
        <w:t>.</w:t>
      </w:r>
    </w:p>
    <w:p w14:paraId="48C9688F" w14:textId="77777777" w:rsidR="004C02EF" w:rsidRPr="006E038E" w:rsidRDefault="004C02EF" w:rsidP="004C02EF">
      <w:pPr>
        <w:pStyle w:val="Alg4"/>
        <w:numPr>
          <w:ilvl w:val="0"/>
          <w:numId w:val="323"/>
        </w:numPr>
      </w:pPr>
      <w:r w:rsidRPr="006E038E">
        <w:t xml:space="preserve">Evaluate the second </w:t>
      </w:r>
      <w:r w:rsidRPr="00E67BE8">
        <w:rPr>
          <w:i/>
        </w:rPr>
        <w:t>ClassAtom</w:t>
      </w:r>
      <w:r w:rsidRPr="006E038E">
        <w:t xml:space="preserve"> to obtain a CharSet </w:t>
      </w:r>
      <w:r w:rsidRPr="00E67BE8">
        <w:rPr>
          <w:i/>
        </w:rPr>
        <w:t>B</w:t>
      </w:r>
      <w:r w:rsidRPr="006E038E">
        <w:t>.</w:t>
      </w:r>
    </w:p>
    <w:p w14:paraId="71BD0B84" w14:textId="77777777" w:rsidR="004C02EF" w:rsidRPr="006E038E" w:rsidRDefault="004C02EF" w:rsidP="004C02EF">
      <w:pPr>
        <w:pStyle w:val="Alg4"/>
        <w:numPr>
          <w:ilvl w:val="0"/>
          <w:numId w:val="323"/>
        </w:numPr>
      </w:pPr>
      <w:r w:rsidRPr="006E038E">
        <w:t xml:space="preserve">Evaluate </w:t>
      </w:r>
      <w:r w:rsidRPr="00E67BE8">
        <w:rPr>
          <w:i/>
        </w:rPr>
        <w:t>ClassRanges</w:t>
      </w:r>
      <w:r w:rsidRPr="006E038E">
        <w:t xml:space="preserve"> to obtain a CharSet </w:t>
      </w:r>
      <w:r w:rsidRPr="00E67BE8">
        <w:rPr>
          <w:i/>
        </w:rPr>
        <w:t>C</w:t>
      </w:r>
      <w:r w:rsidRPr="006E038E">
        <w:t>.</w:t>
      </w:r>
    </w:p>
    <w:p w14:paraId="7C6FB16C" w14:textId="77777777" w:rsidR="004C02EF" w:rsidRPr="006E038E" w:rsidRDefault="004C02EF" w:rsidP="004C02EF">
      <w:pPr>
        <w:pStyle w:val="Alg4"/>
        <w:numPr>
          <w:ilvl w:val="0"/>
          <w:numId w:val="323"/>
        </w:numPr>
      </w:pPr>
      <w:r w:rsidRPr="006E038E">
        <w:t xml:space="preserve">Call </w:t>
      </w:r>
      <w:r w:rsidRPr="00E67BE8">
        <w:rPr>
          <w:i/>
        </w:rPr>
        <w:t>CharacterRange</w:t>
      </w:r>
      <w:r w:rsidRPr="006E038E">
        <w:t>(</w:t>
      </w:r>
      <w:r w:rsidRPr="00E67BE8">
        <w:rPr>
          <w:i/>
        </w:rPr>
        <w:t>A</w:t>
      </w:r>
      <w:r w:rsidRPr="006E038E">
        <w:t xml:space="preserve">, </w:t>
      </w:r>
      <w:r w:rsidRPr="00E67BE8">
        <w:rPr>
          <w:i/>
        </w:rPr>
        <w:t>B</w:t>
      </w:r>
      <w:r w:rsidRPr="006E038E">
        <w:t xml:space="preserve">) and let </w:t>
      </w:r>
      <w:r w:rsidRPr="00E67BE8">
        <w:rPr>
          <w:i/>
        </w:rPr>
        <w:t>D</w:t>
      </w:r>
      <w:r w:rsidRPr="006E038E">
        <w:t xml:space="preserve"> be the resulting CharSet.</w:t>
      </w:r>
    </w:p>
    <w:p w14:paraId="63F680C8" w14:textId="77777777" w:rsidR="004C02EF" w:rsidRPr="006E038E" w:rsidRDefault="004C02EF" w:rsidP="004C02EF">
      <w:pPr>
        <w:pStyle w:val="Alg4"/>
        <w:numPr>
          <w:ilvl w:val="0"/>
          <w:numId w:val="323"/>
        </w:numPr>
        <w:spacing w:after="220"/>
      </w:pPr>
      <w:r w:rsidRPr="006E038E">
        <w:t xml:space="preserve">Return the union of CharSets </w:t>
      </w:r>
      <w:r w:rsidRPr="00E67BE8">
        <w:rPr>
          <w:i/>
        </w:rPr>
        <w:t>D</w:t>
      </w:r>
      <w:r w:rsidRPr="006E038E">
        <w:t xml:space="preserve"> and </w:t>
      </w:r>
      <w:r w:rsidRPr="00E67BE8">
        <w:rPr>
          <w:i/>
        </w:rPr>
        <w:t>C</w:t>
      </w:r>
      <w:r w:rsidRPr="006E038E">
        <w:t>.</w:t>
      </w:r>
    </w:p>
    <w:p w14:paraId="02B75EF0" w14:textId="77777777" w:rsidR="004C02EF" w:rsidRDefault="004C02EF" w:rsidP="004C02EF">
      <w:r>
        <w:t xml:space="preserve">The abstract operation </w:t>
      </w:r>
      <w:r w:rsidRPr="00E67BE8">
        <w:rPr>
          <w:rFonts w:ascii="Times New Roman" w:hAnsi="Times New Roman"/>
          <w:i/>
        </w:rPr>
        <w:t>CharacterRange</w:t>
      </w:r>
      <w:r>
        <w:t xml:space="preserve"> takes two CharSet parameters </w:t>
      </w:r>
      <w:r w:rsidRPr="00E67BE8">
        <w:rPr>
          <w:rFonts w:ascii="Times New Roman" w:hAnsi="Times New Roman"/>
          <w:i/>
        </w:rPr>
        <w:t>A</w:t>
      </w:r>
      <w:r>
        <w:t xml:space="preserve"> and </w:t>
      </w:r>
      <w:r w:rsidRPr="00E67BE8">
        <w:rPr>
          <w:rFonts w:ascii="Times New Roman" w:hAnsi="Times New Roman"/>
          <w:i/>
        </w:rPr>
        <w:t>B</w:t>
      </w:r>
      <w:r>
        <w:t xml:space="preserve"> and performs the following:</w:t>
      </w:r>
    </w:p>
    <w:p w14:paraId="4FC1CE57" w14:textId="77777777" w:rsidR="004C02EF" w:rsidRPr="006E038E" w:rsidRDefault="004C02EF" w:rsidP="004C02EF">
      <w:pPr>
        <w:pStyle w:val="Alg4"/>
        <w:numPr>
          <w:ilvl w:val="0"/>
          <w:numId w:val="322"/>
        </w:numPr>
      </w:pPr>
      <w:r w:rsidRPr="006E038E">
        <w:t xml:space="preserve">If </w:t>
      </w:r>
      <w:r w:rsidRPr="00E67BE8">
        <w:rPr>
          <w:i/>
        </w:rPr>
        <w:t>A</w:t>
      </w:r>
      <w:r w:rsidRPr="006E038E">
        <w:t xml:space="preserve"> does not contain exactly one character or </w:t>
      </w:r>
      <w:r w:rsidRPr="00E67BE8">
        <w:rPr>
          <w:i/>
        </w:rPr>
        <w:t>B</w:t>
      </w:r>
      <w:r w:rsidRPr="006E038E">
        <w:t xml:space="preserve"> does not contain exactly one character then throw a </w:t>
      </w:r>
      <w:r w:rsidRPr="006E038E">
        <w:rPr>
          <w:b/>
        </w:rPr>
        <w:t>SyntaxError</w:t>
      </w:r>
      <w:r w:rsidRPr="006E038E">
        <w:t xml:space="preserve"> exception.</w:t>
      </w:r>
    </w:p>
    <w:p w14:paraId="5915BF71" w14:textId="77777777" w:rsidR="004C02EF" w:rsidRPr="006E038E" w:rsidRDefault="004C02EF" w:rsidP="004C02EF">
      <w:pPr>
        <w:pStyle w:val="Alg4"/>
        <w:numPr>
          <w:ilvl w:val="0"/>
          <w:numId w:val="322"/>
        </w:numPr>
      </w:pPr>
      <w:r w:rsidRPr="006E038E">
        <w:t xml:space="preserve">Let </w:t>
      </w:r>
      <w:r w:rsidRPr="00E67BE8">
        <w:rPr>
          <w:i/>
        </w:rPr>
        <w:t>a</w:t>
      </w:r>
      <w:r w:rsidRPr="006E038E">
        <w:t xml:space="preserve"> be the one character in CharSet </w:t>
      </w:r>
      <w:r w:rsidRPr="00E67BE8">
        <w:rPr>
          <w:i/>
        </w:rPr>
        <w:t>A</w:t>
      </w:r>
      <w:r w:rsidRPr="006E038E">
        <w:t>.</w:t>
      </w:r>
    </w:p>
    <w:p w14:paraId="325E28BE" w14:textId="77777777" w:rsidR="004C02EF" w:rsidRPr="006E038E" w:rsidRDefault="004C02EF" w:rsidP="004C02EF">
      <w:pPr>
        <w:pStyle w:val="Alg4"/>
        <w:numPr>
          <w:ilvl w:val="0"/>
          <w:numId w:val="322"/>
        </w:numPr>
      </w:pPr>
      <w:r w:rsidRPr="006E038E">
        <w:t xml:space="preserve">Let </w:t>
      </w:r>
      <w:r w:rsidRPr="00E67BE8">
        <w:rPr>
          <w:i/>
        </w:rPr>
        <w:t>b</w:t>
      </w:r>
      <w:r w:rsidRPr="006E038E">
        <w:t xml:space="preserve"> be the one character in CharSet </w:t>
      </w:r>
      <w:r w:rsidRPr="00E67BE8">
        <w:rPr>
          <w:i/>
        </w:rPr>
        <w:t>B</w:t>
      </w:r>
      <w:r w:rsidRPr="006E038E">
        <w:t>.</w:t>
      </w:r>
    </w:p>
    <w:p w14:paraId="614DE0EE" w14:textId="77777777" w:rsidR="004C02EF" w:rsidRPr="006E038E" w:rsidRDefault="004C02EF" w:rsidP="004C02EF">
      <w:pPr>
        <w:pStyle w:val="Alg4"/>
        <w:numPr>
          <w:ilvl w:val="0"/>
          <w:numId w:val="322"/>
        </w:numPr>
      </w:pPr>
      <w:r w:rsidRPr="006E038E">
        <w:t xml:space="preserve">Let </w:t>
      </w:r>
      <w:r w:rsidRPr="00E67BE8">
        <w:rPr>
          <w:i/>
        </w:rPr>
        <w:t>i</w:t>
      </w:r>
      <w:r w:rsidRPr="006E038E">
        <w:t xml:space="preserve"> be the code unit value of character </w:t>
      </w:r>
      <w:r w:rsidRPr="00E67BE8">
        <w:rPr>
          <w:i/>
        </w:rPr>
        <w:t>a</w:t>
      </w:r>
      <w:r w:rsidRPr="006E038E">
        <w:t>.</w:t>
      </w:r>
    </w:p>
    <w:p w14:paraId="03BAF77C" w14:textId="77777777" w:rsidR="004C02EF" w:rsidRPr="006E038E" w:rsidRDefault="004C02EF" w:rsidP="004C02EF">
      <w:pPr>
        <w:pStyle w:val="Alg4"/>
        <w:numPr>
          <w:ilvl w:val="0"/>
          <w:numId w:val="322"/>
        </w:numPr>
      </w:pPr>
      <w:r w:rsidRPr="006E038E">
        <w:t xml:space="preserve">Let </w:t>
      </w:r>
      <w:r w:rsidRPr="00E67BE8">
        <w:rPr>
          <w:i/>
        </w:rPr>
        <w:t>j</w:t>
      </w:r>
      <w:r w:rsidRPr="006E038E">
        <w:t xml:space="preserve"> be the code unit value of character </w:t>
      </w:r>
      <w:r w:rsidRPr="00E67BE8">
        <w:rPr>
          <w:i/>
        </w:rPr>
        <w:t>b</w:t>
      </w:r>
      <w:r w:rsidRPr="006E038E">
        <w:t>.</w:t>
      </w:r>
    </w:p>
    <w:p w14:paraId="36B50E8A" w14:textId="77777777" w:rsidR="004C02EF" w:rsidRPr="006E038E" w:rsidRDefault="004C02EF" w:rsidP="004C02EF">
      <w:pPr>
        <w:pStyle w:val="Alg4"/>
        <w:numPr>
          <w:ilvl w:val="0"/>
          <w:numId w:val="322"/>
        </w:numPr>
      </w:pPr>
      <w:r w:rsidRPr="006E038E">
        <w:t xml:space="preserve">If </w:t>
      </w:r>
      <w:r w:rsidRPr="00E67BE8">
        <w:rPr>
          <w:i/>
        </w:rPr>
        <w:t xml:space="preserve">i </w:t>
      </w:r>
      <w:r w:rsidRPr="006E038E">
        <w:t xml:space="preserve">&gt; </w:t>
      </w:r>
      <w:r w:rsidRPr="00E67BE8">
        <w:rPr>
          <w:i/>
        </w:rPr>
        <w:t>j</w:t>
      </w:r>
      <w:r w:rsidRPr="006E038E">
        <w:t xml:space="preserve"> then throw a </w:t>
      </w:r>
      <w:r w:rsidRPr="006E038E">
        <w:rPr>
          <w:b/>
        </w:rPr>
        <w:t>SyntaxError</w:t>
      </w:r>
      <w:r w:rsidRPr="006E038E">
        <w:t xml:space="preserve"> exception.</w:t>
      </w:r>
    </w:p>
    <w:p w14:paraId="5AFB8A57" w14:textId="77777777" w:rsidR="004C02EF" w:rsidRPr="006E038E" w:rsidRDefault="004C02EF" w:rsidP="004C02EF">
      <w:pPr>
        <w:pStyle w:val="Alg4"/>
        <w:numPr>
          <w:ilvl w:val="0"/>
          <w:numId w:val="322"/>
        </w:numPr>
        <w:spacing w:after="220"/>
      </w:pPr>
      <w:r w:rsidRPr="006E038E">
        <w:t xml:space="preserve">Return the set containing all characters numbered </w:t>
      </w:r>
      <w:r w:rsidRPr="00E67BE8">
        <w:rPr>
          <w:i/>
        </w:rPr>
        <w:t>i</w:t>
      </w:r>
      <w:r w:rsidRPr="006E038E">
        <w:t xml:space="preserve"> through </w:t>
      </w:r>
      <w:r w:rsidRPr="00E67BE8">
        <w:rPr>
          <w:i/>
        </w:rPr>
        <w:t>j</w:t>
      </w:r>
      <w:r w:rsidRPr="006E038E">
        <w:t>, inclusive.</w:t>
      </w:r>
    </w:p>
    <w:p w14:paraId="7EF70D02" w14:textId="77777777" w:rsidR="004C02EF" w:rsidRDefault="004C02EF" w:rsidP="004C02EF">
      <w:pPr>
        <w:pStyle w:val="40"/>
        <w:numPr>
          <w:ilvl w:val="0"/>
          <w:numId w:val="0"/>
        </w:numPr>
      </w:pPr>
      <w:r>
        <w:t>15.10.2.16</w:t>
      </w:r>
      <w:r>
        <w:tab/>
        <w:t>NonemptyClassRangesNoDash</w:t>
      </w:r>
    </w:p>
    <w:p w14:paraId="66BB0B06" w14:textId="77777777" w:rsidR="004C02EF" w:rsidRDefault="004C02EF" w:rsidP="004C02EF">
      <w:r>
        <w:t xml:space="preserve">The production </w:t>
      </w:r>
      <w:r w:rsidRPr="00E67BE8">
        <w:rPr>
          <w:rFonts w:ascii="Times New Roman" w:hAnsi="Times New Roman"/>
          <w:i/>
        </w:rPr>
        <w:t>NonemptyClassRangesNoDash</w:t>
      </w:r>
      <w:r>
        <w:t xml:space="preserve"> </w:t>
      </w:r>
      <w:r>
        <w:rPr>
          <w:b/>
        </w:rPr>
        <w:t xml:space="preserve">:: </w:t>
      </w:r>
      <w:r w:rsidRPr="00E67BE8">
        <w:rPr>
          <w:rFonts w:ascii="Times New Roman" w:hAnsi="Times New Roman"/>
          <w:i/>
        </w:rPr>
        <w:t>ClassAtom</w:t>
      </w:r>
      <w:r>
        <w:t xml:space="preserve"> evaluates by evaluating </w:t>
      </w:r>
      <w:r w:rsidRPr="00E67BE8">
        <w:rPr>
          <w:rFonts w:ascii="Times New Roman" w:hAnsi="Times New Roman"/>
          <w:i/>
        </w:rPr>
        <w:t>ClassAtom</w:t>
      </w:r>
      <w:r>
        <w:t xml:space="preserve"> to obtain a CharSet and returning that CharSet.</w:t>
      </w:r>
    </w:p>
    <w:p w14:paraId="30A2C46A" w14:textId="77777777" w:rsidR="004C02EF" w:rsidRDefault="004C02EF" w:rsidP="004C02EF">
      <w:r>
        <w:t xml:space="preserve">The production </w:t>
      </w:r>
      <w:r w:rsidRPr="006E038E">
        <w:rPr>
          <w:rStyle w:val="bnf"/>
        </w:rPr>
        <w:t>NonemptyClassRangesNoDash</w:t>
      </w:r>
      <w:r>
        <w:t xml:space="preserve"> </w:t>
      </w:r>
      <w:r>
        <w:rPr>
          <w:b/>
        </w:rPr>
        <w:t xml:space="preserve">:: </w:t>
      </w:r>
      <w:r w:rsidRPr="006E038E">
        <w:rPr>
          <w:rStyle w:val="bnf"/>
        </w:rPr>
        <w:t>ClassAtomNoDash</w:t>
      </w:r>
      <w:r>
        <w:t xml:space="preserve"> </w:t>
      </w:r>
      <w:r w:rsidRPr="006E038E">
        <w:rPr>
          <w:rStyle w:val="bnf"/>
        </w:rPr>
        <w:t>NonemptyClassRangesNoDash</w:t>
      </w:r>
      <w:r>
        <w:t xml:space="preserve"> evaluates as follows:</w:t>
      </w:r>
    </w:p>
    <w:p w14:paraId="6F55EB2D" w14:textId="77777777" w:rsidR="004C02EF" w:rsidRPr="006E038E" w:rsidRDefault="004C02EF" w:rsidP="004C02EF">
      <w:pPr>
        <w:pStyle w:val="Alg4"/>
        <w:numPr>
          <w:ilvl w:val="0"/>
          <w:numId w:val="326"/>
        </w:numPr>
      </w:pPr>
      <w:r w:rsidRPr="006E038E">
        <w:t xml:space="preserve">Evaluate </w:t>
      </w:r>
      <w:r w:rsidRPr="00E67BE8">
        <w:rPr>
          <w:i/>
        </w:rPr>
        <w:t>ClassAtomNoDash</w:t>
      </w:r>
      <w:r w:rsidRPr="006E038E">
        <w:t xml:space="preserve"> to obtain a CharSet </w:t>
      </w:r>
      <w:r w:rsidRPr="00E67BE8">
        <w:rPr>
          <w:i/>
        </w:rPr>
        <w:t>A</w:t>
      </w:r>
      <w:r w:rsidRPr="006E038E">
        <w:t>.</w:t>
      </w:r>
    </w:p>
    <w:p w14:paraId="4E2C00ED" w14:textId="77777777" w:rsidR="004C02EF" w:rsidRPr="006E038E" w:rsidRDefault="004C02EF" w:rsidP="004C02EF">
      <w:pPr>
        <w:pStyle w:val="Alg4"/>
        <w:numPr>
          <w:ilvl w:val="0"/>
          <w:numId w:val="326"/>
        </w:numPr>
      </w:pPr>
      <w:r w:rsidRPr="006E038E">
        <w:t xml:space="preserve">Evaluate </w:t>
      </w:r>
      <w:r w:rsidRPr="00E67BE8">
        <w:rPr>
          <w:i/>
        </w:rPr>
        <w:t>NonemptyClassRangesNoDash</w:t>
      </w:r>
      <w:r w:rsidRPr="006E038E">
        <w:t xml:space="preserve"> to obtain a CharSet </w:t>
      </w:r>
      <w:r w:rsidRPr="00E67BE8">
        <w:rPr>
          <w:i/>
        </w:rPr>
        <w:t>B</w:t>
      </w:r>
      <w:r w:rsidRPr="006E038E">
        <w:t>.</w:t>
      </w:r>
    </w:p>
    <w:p w14:paraId="092C6D60" w14:textId="77777777" w:rsidR="004C02EF" w:rsidRPr="006E038E" w:rsidRDefault="004C02EF" w:rsidP="004C02EF">
      <w:pPr>
        <w:pStyle w:val="Alg4"/>
        <w:numPr>
          <w:ilvl w:val="0"/>
          <w:numId w:val="326"/>
        </w:numPr>
        <w:spacing w:after="220"/>
      </w:pPr>
      <w:r w:rsidRPr="006E038E">
        <w:t xml:space="preserve">Return the union of CharSets </w:t>
      </w:r>
      <w:r w:rsidRPr="00E67BE8">
        <w:rPr>
          <w:i/>
        </w:rPr>
        <w:t>A</w:t>
      </w:r>
      <w:r w:rsidRPr="006E038E">
        <w:t xml:space="preserve"> and </w:t>
      </w:r>
      <w:r w:rsidRPr="00E67BE8">
        <w:rPr>
          <w:i/>
        </w:rPr>
        <w:t>B</w:t>
      </w:r>
      <w:r w:rsidRPr="006E038E">
        <w:t>.</w:t>
      </w:r>
    </w:p>
    <w:p w14:paraId="086CB739" w14:textId="77777777" w:rsidR="004C02EF" w:rsidRDefault="004C02EF" w:rsidP="004C02EF">
      <w:r>
        <w:t xml:space="preserve">The production </w:t>
      </w:r>
      <w:r w:rsidRPr="006E038E">
        <w:rPr>
          <w:rStyle w:val="bnf"/>
        </w:rPr>
        <w:t>NonemptyClassRangesNoDash</w:t>
      </w:r>
      <w:r>
        <w:t xml:space="preserve"> </w:t>
      </w:r>
      <w:r>
        <w:rPr>
          <w:b/>
        </w:rPr>
        <w:t xml:space="preserve">:: </w:t>
      </w:r>
      <w:r w:rsidRPr="006E038E">
        <w:rPr>
          <w:rStyle w:val="bnf"/>
        </w:rPr>
        <w:t>ClassAtomNoDash</w:t>
      </w:r>
      <w:r>
        <w:rPr>
          <w:rFonts w:ascii="Courier New" w:hAnsi="Courier New"/>
          <w:b/>
        </w:rPr>
        <w:t xml:space="preserve"> - </w:t>
      </w:r>
      <w:r w:rsidRPr="006E038E">
        <w:rPr>
          <w:rStyle w:val="bnf"/>
        </w:rPr>
        <w:t>ClassAtom</w:t>
      </w:r>
      <w:r>
        <w:t xml:space="preserve"> </w:t>
      </w:r>
      <w:r w:rsidRPr="006E038E">
        <w:rPr>
          <w:rStyle w:val="bnf"/>
        </w:rPr>
        <w:t>ClassRanges</w:t>
      </w:r>
      <w:r>
        <w:t xml:space="preserve"> evaluates as follows:</w:t>
      </w:r>
    </w:p>
    <w:p w14:paraId="4DBDB3CA" w14:textId="77777777" w:rsidR="004C02EF" w:rsidRPr="006E038E" w:rsidRDefault="004C02EF" w:rsidP="004C02EF">
      <w:pPr>
        <w:pStyle w:val="Alg4"/>
        <w:numPr>
          <w:ilvl w:val="0"/>
          <w:numId w:val="325"/>
        </w:numPr>
      </w:pPr>
      <w:r w:rsidRPr="006E038E">
        <w:t xml:space="preserve">Evaluate </w:t>
      </w:r>
      <w:r w:rsidRPr="00E67BE8">
        <w:rPr>
          <w:i/>
        </w:rPr>
        <w:t>ClassAtomNoDash</w:t>
      </w:r>
      <w:r w:rsidRPr="006E038E">
        <w:t xml:space="preserve"> to obtain a CharSet </w:t>
      </w:r>
      <w:r w:rsidRPr="00E67BE8">
        <w:rPr>
          <w:i/>
        </w:rPr>
        <w:t>A</w:t>
      </w:r>
      <w:r w:rsidRPr="006E038E">
        <w:t>.</w:t>
      </w:r>
    </w:p>
    <w:p w14:paraId="01A71B10" w14:textId="77777777" w:rsidR="004C02EF" w:rsidRPr="006E038E" w:rsidRDefault="004C02EF" w:rsidP="004C02EF">
      <w:pPr>
        <w:pStyle w:val="Alg4"/>
        <w:numPr>
          <w:ilvl w:val="0"/>
          <w:numId w:val="325"/>
        </w:numPr>
      </w:pPr>
      <w:r w:rsidRPr="006E038E">
        <w:t xml:space="preserve">Evaluate </w:t>
      </w:r>
      <w:r w:rsidRPr="00E67BE8">
        <w:rPr>
          <w:i/>
        </w:rPr>
        <w:t>ClassAtom</w:t>
      </w:r>
      <w:r w:rsidRPr="006E038E">
        <w:t xml:space="preserve"> to obtain a CharSet </w:t>
      </w:r>
      <w:r w:rsidRPr="00E67BE8">
        <w:rPr>
          <w:i/>
        </w:rPr>
        <w:t>B</w:t>
      </w:r>
      <w:r w:rsidRPr="006E038E">
        <w:t>.</w:t>
      </w:r>
    </w:p>
    <w:p w14:paraId="02C5DDA7" w14:textId="77777777" w:rsidR="004C02EF" w:rsidRPr="006E038E" w:rsidRDefault="004C02EF" w:rsidP="004C02EF">
      <w:pPr>
        <w:pStyle w:val="Alg4"/>
        <w:numPr>
          <w:ilvl w:val="0"/>
          <w:numId w:val="325"/>
        </w:numPr>
      </w:pPr>
      <w:r w:rsidRPr="006E038E">
        <w:t xml:space="preserve">Evaluate </w:t>
      </w:r>
      <w:r w:rsidRPr="00E67BE8">
        <w:rPr>
          <w:i/>
        </w:rPr>
        <w:t>ClassRanges</w:t>
      </w:r>
      <w:r w:rsidRPr="006E038E">
        <w:t xml:space="preserve"> to obtain a CharSet </w:t>
      </w:r>
      <w:r w:rsidRPr="00E67BE8">
        <w:rPr>
          <w:i/>
        </w:rPr>
        <w:t>C</w:t>
      </w:r>
      <w:r w:rsidRPr="006E038E">
        <w:t>.</w:t>
      </w:r>
    </w:p>
    <w:p w14:paraId="7BD502EB" w14:textId="77777777" w:rsidR="004C02EF" w:rsidRPr="006E038E" w:rsidRDefault="004C02EF" w:rsidP="004C02EF">
      <w:pPr>
        <w:pStyle w:val="Alg4"/>
        <w:numPr>
          <w:ilvl w:val="0"/>
          <w:numId w:val="325"/>
        </w:numPr>
      </w:pPr>
      <w:r w:rsidRPr="006E038E">
        <w:t xml:space="preserve">Call </w:t>
      </w:r>
      <w:r w:rsidRPr="00E67BE8">
        <w:rPr>
          <w:i/>
        </w:rPr>
        <w:t>CharacterRange</w:t>
      </w:r>
      <w:r w:rsidRPr="006E038E">
        <w:t>(</w:t>
      </w:r>
      <w:r w:rsidRPr="00E67BE8">
        <w:rPr>
          <w:i/>
        </w:rPr>
        <w:t>A</w:t>
      </w:r>
      <w:r w:rsidRPr="006E038E">
        <w:t xml:space="preserve">, </w:t>
      </w:r>
      <w:r w:rsidRPr="00E67BE8">
        <w:rPr>
          <w:i/>
        </w:rPr>
        <w:t>B</w:t>
      </w:r>
      <w:r w:rsidRPr="006E038E">
        <w:t xml:space="preserve">) and let </w:t>
      </w:r>
      <w:r w:rsidRPr="00E67BE8">
        <w:rPr>
          <w:i/>
        </w:rPr>
        <w:t>D</w:t>
      </w:r>
      <w:r w:rsidRPr="006E038E">
        <w:t xml:space="preserve"> be the resulting CharSet.</w:t>
      </w:r>
    </w:p>
    <w:p w14:paraId="35DDE000" w14:textId="77777777" w:rsidR="004C02EF" w:rsidRPr="006E038E" w:rsidRDefault="004C02EF" w:rsidP="004C02EF">
      <w:pPr>
        <w:pStyle w:val="Alg4"/>
        <w:numPr>
          <w:ilvl w:val="0"/>
          <w:numId w:val="325"/>
        </w:numPr>
        <w:spacing w:after="220"/>
      </w:pPr>
      <w:r w:rsidRPr="006E038E">
        <w:t xml:space="preserve">Return the union of CharSets </w:t>
      </w:r>
      <w:r w:rsidRPr="00E67BE8">
        <w:rPr>
          <w:i/>
        </w:rPr>
        <w:t>D</w:t>
      </w:r>
      <w:r w:rsidRPr="006E038E">
        <w:t xml:space="preserve"> and </w:t>
      </w:r>
      <w:r w:rsidRPr="00E67BE8">
        <w:rPr>
          <w:i/>
        </w:rPr>
        <w:t>C</w:t>
      </w:r>
      <w:r w:rsidRPr="006E038E">
        <w:t>.</w:t>
      </w:r>
    </w:p>
    <w:p w14:paraId="1BE73D70" w14:textId="77777777" w:rsidR="004C02EF" w:rsidRPr="00D53F79" w:rsidRDefault="004C02EF" w:rsidP="004C02EF">
      <w:pPr>
        <w:pStyle w:val="Note"/>
      </w:pPr>
      <w:r w:rsidRPr="006E038E">
        <w:t>NOTE</w:t>
      </w:r>
      <w:r>
        <w:t xml:space="preserve"> 1</w:t>
      </w:r>
      <w:r w:rsidRPr="006E038E">
        <w:tab/>
      </w:r>
      <w:r w:rsidRPr="00895113">
        <w:rPr>
          <w:rFonts w:ascii="Times New Roman" w:hAnsi="Times New Roman"/>
          <w:i/>
        </w:rPr>
        <w:t>ClassRanges</w:t>
      </w:r>
      <w:r w:rsidRPr="006E038E">
        <w:t xml:space="preserve"> can expand into single </w:t>
      </w:r>
      <w:r w:rsidRPr="00895113">
        <w:rPr>
          <w:rFonts w:ascii="Times New Roman" w:hAnsi="Times New Roman"/>
          <w:i/>
        </w:rPr>
        <w:t>ClassAtoms</w:t>
      </w:r>
      <w:r w:rsidRPr="006E038E">
        <w:t xml:space="preserve"> and/or ranges of two </w:t>
      </w:r>
      <w:r w:rsidRPr="00895113">
        <w:rPr>
          <w:rFonts w:ascii="Times New Roman" w:hAnsi="Times New Roman"/>
          <w:i/>
        </w:rPr>
        <w:t>ClassAtoms</w:t>
      </w:r>
      <w:r w:rsidRPr="006E038E">
        <w:t xml:space="preserve"> separated by dashes. In the latter case the </w:t>
      </w:r>
      <w:r w:rsidRPr="00895113">
        <w:rPr>
          <w:rFonts w:ascii="Times New Roman" w:hAnsi="Times New Roman"/>
          <w:i/>
        </w:rPr>
        <w:t>ClassRanges</w:t>
      </w:r>
      <w:r w:rsidRPr="006E038E">
        <w:t xml:space="preserve"> includes all characters between the first </w:t>
      </w:r>
      <w:r w:rsidRPr="00895113">
        <w:rPr>
          <w:rFonts w:ascii="Times New Roman" w:hAnsi="Times New Roman"/>
          <w:i/>
        </w:rPr>
        <w:t>ClassAtom</w:t>
      </w:r>
      <w:r w:rsidRPr="006E038E">
        <w:t xml:space="preserve"> and the second </w:t>
      </w:r>
      <w:r w:rsidRPr="00895113">
        <w:rPr>
          <w:rFonts w:ascii="Times New Roman" w:hAnsi="Times New Roman"/>
          <w:i/>
        </w:rPr>
        <w:t>ClassAtom</w:t>
      </w:r>
      <w:r w:rsidRPr="006E038E">
        <w:t xml:space="preserve">, inclusive; an error occurs if either </w:t>
      </w:r>
      <w:r w:rsidRPr="00895113">
        <w:rPr>
          <w:rFonts w:ascii="Times New Roman" w:hAnsi="Times New Roman"/>
          <w:i/>
        </w:rPr>
        <w:t>ClassAtom</w:t>
      </w:r>
      <w:r w:rsidRPr="006E038E">
        <w:t xml:space="preserve"> does not represent a single character (for example, if one is </w:t>
      </w:r>
      <w:r w:rsidRPr="006E038E">
        <w:rPr>
          <w:rFonts w:ascii="Courier New" w:hAnsi="Courier New"/>
          <w:b/>
        </w:rPr>
        <w:t>\w</w:t>
      </w:r>
      <w:r w:rsidRPr="006E038E">
        <w:t xml:space="preserve">) or if the first </w:t>
      </w:r>
      <w:r w:rsidRPr="00895113">
        <w:rPr>
          <w:rFonts w:ascii="Times New Roman" w:hAnsi="Times New Roman"/>
          <w:i/>
        </w:rPr>
        <w:t>ClassAtom's</w:t>
      </w:r>
      <w:r w:rsidRPr="006E038E">
        <w:t xml:space="preserve"> code unit value is greater than the second </w:t>
      </w:r>
      <w:r w:rsidRPr="00895113">
        <w:rPr>
          <w:rFonts w:ascii="Times New Roman" w:hAnsi="Times New Roman"/>
          <w:i/>
        </w:rPr>
        <w:t>ClassAtom's</w:t>
      </w:r>
      <w:r w:rsidRPr="006E038E">
        <w:t xml:space="preserve"> code unit value.</w:t>
      </w:r>
    </w:p>
    <w:p w14:paraId="112CB893" w14:textId="77777777" w:rsidR="004C02EF" w:rsidRPr="006E038E" w:rsidRDefault="004C02EF" w:rsidP="004C02EF">
      <w:pPr>
        <w:pStyle w:val="Note"/>
      </w:pPr>
      <w:r w:rsidRPr="006E038E">
        <w:t xml:space="preserve">NOTE </w:t>
      </w:r>
      <w:r>
        <w:t>2</w:t>
      </w:r>
      <w:r w:rsidRPr="006E038E">
        <w:tab/>
        <w:t xml:space="preserve">Even if the pattern ignores case, the case of the two ends of a range is significant in determining which characters belong to the range. Thus, for example, the pattern </w:t>
      </w:r>
      <w:r w:rsidRPr="006E038E">
        <w:rPr>
          <w:rFonts w:ascii="Courier New" w:hAnsi="Courier New"/>
          <w:b/>
        </w:rPr>
        <w:t>/[E-F]/i</w:t>
      </w:r>
      <w:r w:rsidRPr="006E038E">
        <w:t xml:space="preserve"> matches only the letters </w:t>
      </w:r>
      <w:r w:rsidRPr="006E038E">
        <w:rPr>
          <w:rFonts w:ascii="Courier New" w:hAnsi="Courier New"/>
          <w:b/>
        </w:rPr>
        <w:t>E</w:t>
      </w:r>
      <w:r w:rsidRPr="006E038E">
        <w:t xml:space="preserve">, </w:t>
      </w:r>
      <w:r w:rsidRPr="006E038E">
        <w:rPr>
          <w:rFonts w:ascii="Courier New" w:hAnsi="Courier New"/>
          <w:b/>
        </w:rPr>
        <w:t>F</w:t>
      </w:r>
      <w:r w:rsidRPr="006E038E">
        <w:t xml:space="preserve">, </w:t>
      </w:r>
      <w:r w:rsidRPr="006E038E">
        <w:rPr>
          <w:rFonts w:ascii="Courier New" w:hAnsi="Courier New"/>
          <w:b/>
        </w:rPr>
        <w:t>e</w:t>
      </w:r>
      <w:r w:rsidRPr="006E038E">
        <w:t xml:space="preserve">, and </w:t>
      </w:r>
      <w:r w:rsidRPr="006E038E">
        <w:rPr>
          <w:rFonts w:ascii="Courier New" w:hAnsi="Courier New"/>
          <w:b/>
        </w:rPr>
        <w:t>f</w:t>
      </w:r>
      <w:r w:rsidRPr="006E038E">
        <w:t xml:space="preserve">, while the pattern </w:t>
      </w:r>
      <w:r w:rsidRPr="006E038E">
        <w:rPr>
          <w:rFonts w:ascii="Courier New" w:hAnsi="Courier New"/>
          <w:b/>
        </w:rPr>
        <w:t>/[E-f]/i</w:t>
      </w:r>
      <w:r w:rsidRPr="006E038E">
        <w:t xml:space="preserve"> matches all upper and lower-case ASCII letters as well as the symbols </w:t>
      </w:r>
      <w:r w:rsidRPr="006E038E">
        <w:rPr>
          <w:rFonts w:ascii="Courier New" w:hAnsi="Courier New"/>
          <w:b/>
        </w:rPr>
        <w:t>[</w:t>
      </w:r>
      <w:r w:rsidRPr="006E038E">
        <w:t xml:space="preserve">, </w:t>
      </w:r>
      <w:r w:rsidRPr="006E038E">
        <w:rPr>
          <w:rFonts w:ascii="Courier New" w:hAnsi="Courier New"/>
          <w:b/>
        </w:rPr>
        <w:t>\</w:t>
      </w:r>
      <w:r w:rsidRPr="006E038E">
        <w:t xml:space="preserve">, </w:t>
      </w:r>
      <w:r w:rsidRPr="006E038E">
        <w:rPr>
          <w:rFonts w:ascii="Courier New" w:hAnsi="Courier New"/>
          <w:b/>
        </w:rPr>
        <w:t>]</w:t>
      </w:r>
      <w:r w:rsidRPr="006E038E">
        <w:t xml:space="preserve">, </w:t>
      </w:r>
      <w:r w:rsidRPr="006E038E">
        <w:rPr>
          <w:rFonts w:ascii="Courier New" w:hAnsi="Courier New"/>
          <w:b/>
        </w:rPr>
        <w:t>^</w:t>
      </w:r>
      <w:r w:rsidRPr="006E038E">
        <w:t xml:space="preserve">, </w:t>
      </w:r>
      <w:r w:rsidRPr="006E038E">
        <w:rPr>
          <w:rFonts w:ascii="Courier New" w:hAnsi="Courier New"/>
          <w:b/>
        </w:rPr>
        <w:t>_</w:t>
      </w:r>
      <w:r w:rsidRPr="006E038E">
        <w:t xml:space="preserve">, and </w:t>
      </w:r>
      <w:r w:rsidRPr="006E038E">
        <w:rPr>
          <w:rFonts w:ascii="Courier New" w:hAnsi="Courier New"/>
          <w:b/>
        </w:rPr>
        <w:t>`</w:t>
      </w:r>
      <w:r w:rsidRPr="006E038E">
        <w:t>.</w:t>
      </w:r>
    </w:p>
    <w:p w14:paraId="7BB18C6E" w14:textId="77777777" w:rsidR="004C02EF" w:rsidRPr="006E038E" w:rsidRDefault="004C02EF" w:rsidP="004C02EF">
      <w:pPr>
        <w:rPr>
          <w:sz w:val="18"/>
        </w:rPr>
      </w:pPr>
      <w:r w:rsidRPr="006E038E">
        <w:rPr>
          <w:sz w:val="18"/>
        </w:rPr>
        <w:t xml:space="preserve">NOTE </w:t>
      </w:r>
      <w:r>
        <w:rPr>
          <w:sz w:val="18"/>
        </w:rPr>
        <w:t>3</w:t>
      </w:r>
      <w:r w:rsidRPr="006E038E">
        <w:rPr>
          <w:sz w:val="18"/>
        </w:rPr>
        <w:tab/>
        <w:t xml:space="preserve">A </w:t>
      </w:r>
      <w:r w:rsidRPr="006E038E">
        <w:rPr>
          <w:rFonts w:ascii="Courier New" w:hAnsi="Courier New"/>
          <w:b/>
          <w:sz w:val="18"/>
        </w:rPr>
        <w:t>-</w:t>
      </w:r>
      <w:r w:rsidRPr="006E038E">
        <w:rPr>
          <w:sz w:val="18"/>
        </w:rPr>
        <w:t xml:space="preserve"> character can be treated literally or it can denote a range. It is treated literally if it is the first or last character of </w:t>
      </w:r>
      <w:r w:rsidRPr="00895113">
        <w:rPr>
          <w:rFonts w:ascii="Times New Roman" w:hAnsi="Times New Roman"/>
          <w:i/>
          <w:sz w:val="18"/>
        </w:rPr>
        <w:t>ClassRanges</w:t>
      </w:r>
      <w:r w:rsidRPr="006E038E">
        <w:rPr>
          <w:sz w:val="18"/>
        </w:rPr>
        <w:t>, the beginning or end limit of a range specification, or immediately follows a range specification.</w:t>
      </w:r>
    </w:p>
    <w:p w14:paraId="65655E88" w14:textId="77777777" w:rsidR="004C02EF" w:rsidRDefault="004C02EF" w:rsidP="004C02EF">
      <w:pPr>
        <w:pStyle w:val="40"/>
        <w:numPr>
          <w:ilvl w:val="0"/>
          <w:numId w:val="0"/>
        </w:numPr>
      </w:pPr>
      <w:r>
        <w:t>15.10.2.17</w:t>
      </w:r>
      <w:r>
        <w:tab/>
        <w:t>ClassAtom</w:t>
      </w:r>
    </w:p>
    <w:p w14:paraId="7CE869EF" w14:textId="77777777" w:rsidR="004C02EF" w:rsidRDefault="004C02EF" w:rsidP="004C02EF">
      <w:r>
        <w:t xml:space="preserve">The production </w:t>
      </w:r>
      <w:r w:rsidRPr="00E67BE8">
        <w:rPr>
          <w:rFonts w:ascii="Times New Roman" w:hAnsi="Times New Roman"/>
          <w:i/>
        </w:rPr>
        <w:t>ClassAtom</w:t>
      </w:r>
      <w:r>
        <w:t xml:space="preserve"> </w:t>
      </w:r>
      <w:r>
        <w:rPr>
          <w:b/>
        </w:rPr>
        <w:t xml:space="preserve">:: </w:t>
      </w:r>
      <w:r>
        <w:rPr>
          <w:rFonts w:ascii="Courier New" w:hAnsi="Courier New"/>
          <w:b/>
        </w:rPr>
        <w:t>-</w:t>
      </w:r>
      <w:r>
        <w:t xml:space="preserve"> evaluates by returning the CharSet containing the one character </w:t>
      </w:r>
      <w:r>
        <w:rPr>
          <w:rFonts w:ascii="Courier New" w:hAnsi="Courier New"/>
          <w:b/>
        </w:rPr>
        <w:t>-</w:t>
      </w:r>
      <w:r>
        <w:t>.</w:t>
      </w:r>
    </w:p>
    <w:p w14:paraId="7B34F08E" w14:textId="77777777" w:rsidR="004C02EF" w:rsidRDefault="004C02EF" w:rsidP="004C02EF">
      <w:r>
        <w:t xml:space="preserve">The production </w:t>
      </w:r>
      <w:r w:rsidRPr="00E67BE8">
        <w:rPr>
          <w:rFonts w:ascii="Times New Roman" w:hAnsi="Times New Roman"/>
          <w:i/>
        </w:rPr>
        <w:t>ClassAtom</w:t>
      </w:r>
      <w:r>
        <w:t xml:space="preserve"> </w:t>
      </w:r>
      <w:r>
        <w:rPr>
          <w:b/>
        </w:rPr>
        <w:t xml:space="preserve">:: </w:t>
      </w:r>
      <w:r w:rsidRPr="00E67BE8">
        <w:rPr>
          <w:rFonts w:ascii="Times New Roman" w:hAnsi="Times New Roman"/>
          <w:i/>
        </w:rPr>
        <w:t>ClassAtomNoDash</w:t>
      </w:r>
      <w:r>
        <w:t xml:space="preserve"> evaluates by evaluating </w:t>
      </w:r>
      <w:r w:rsidRPr="00E67BE8">
        <w:rPr>
          <w:rFonts w:ascii="Times New Roman" w:hAnsi="Times New Roman"/>
          <w:i/>
        </w:rPr>
        <w:t>ClassAtomNoDash</w:t>
      </w:r>
      <w:r>
        <w:t xml:space="preserve"> to obtain a CharSet and returning that CharSet.</w:t>
      </w:r>
    </w:p>
    <w:p w14:paraId="38FD65CE" w14:textId="77777777" w:rsidR="004C02EF" w:rsidRDefault="004C02EF" w:rsidP="004C02EF">
      <w:pPr>
        <w:pStyle w:val="40"/>
        <w:numPr>
          <w:ilvl w:val="0"/>
          <w:numId w:val="0"/>
        </w:numPr>
      </w:pPr>
      <w:r>
        <w:t>15.10.2.18</w:t>
      </w:r>
      <w:r>
        <w:tab/>
        <w:t>ClassAtomNoDash</w:t>
      </w:r>
    </w:p>
    <w:p w14:paraId="6C37712A" w14:textId="77777777" w:rsidR="004C02EF" w:rsidRDefault="004C02EF" w:rsidP="004C02EF">
      <w:r>
        <w:t xml:space="preserve">The production </w:t>
      </w:r>
      <w:r w:rsidRPr="00E67BE8">
        <w:rPr>
          <w:rFonts w:ascii="Times New Roman" w:hAnsi="Times New Roman"/>
          <w:i/>
        </w:rPr>
        <w:t>ClassAtomNoDash</w:t>
      </w:r>
      <w:r>
        <w:t xml:space="preserve"> </w:t>
      </w:r>
      <w:r>
        <w:rPr>
          <w:b/>
        </w:rPr>
        <w:t xml:space="preserve">:: </w:t>
      </w:r>
      <w:r w:rsidRPr="00E67BE8">
        <w:rPr>
          <w:rFonts w:ascii="Times New Roman" w:hAnsi="Times New Roman"/>
          <w:i/>
        </w:rPr>
        <w:t>SourceCharacter</w:t>
      </w:r>
      <w:r>
        <w:t xml:space="preserve"> </w:t>
      </w:r>
      <w:r>
        <w:rPr>
          <w:b/>
        </w:rPr>
        <w:t xml:space="preserve">but not one of </w:t>
      </w:r>
      <w:r>
        <w:rPr>
          <w:rFonts w:ascii="Courier New" w:hAnsi="Courier New"/>
          <w:b/>
        </w:rPr>
        <w:t>\</w:t>
      </w:r>
      <w:r>
        <w:rPr>
          <w:b/>
        </w:rPr>
        <w:t xml:space="preserve"> or </w:t>
      </w:r>
      <w:r>
        <w:rPr>
          <w:rFonts w:ascii="Courier New" w:hAnsi="Courier New"/>
          <w:b/>
        </w:rPr>
        <w:t>]</w:t>
      </w:r>
      <w:r>
        <w:rPr>
          <w:b/>
        </w:rPr>
        <w:t xml:space="preserve"> or </w:t>
      </w:r>
      <w:r>
        <w:rPr>
          <w:rFonts w:ascii="Courier New" w:hAnsi="Courier New"/>
          <w:b/>
        </w:rPr>
        <w:t xml:space="preserve">- </w:t>
      </w:r>
      <w:r>
        <w:t xml:space="preserve">evaluates by returning a one-element CharSet containing the character represented by </w:t>
      </w:r>
      <w:r w:rsidRPr="00E67BE8">
        <w:rPr>
          <w:rFonts w:ascii="Times New Roman" w:hAnsi="Times New Roman"/>
          <w:i/>
        </w:rPr>
        <w:t>SourceCharacter</w:t>
      </w:r>
      <w:r>
        <w:t>.</w:t>
      </w:r>
    </w:p>
    <w:p w14:paraId="25FD5697" w14:textId="77777777" w:rsidR="004C02EF" w:rsidRDefault="004C02EF" w:rsidP="004C02EF">
      <w:r>
        <w:t xml:space="preserve">The production </w:t>
      </w:r>
      <w:r w:rsidRPr="00E67BE8">
        <w:rPr>
          <w:rFonts w:ascii="Times New Roman" w:hAnsi="Times New Roman"/>
          <w:i/>
        </w:rPr>
        <w:t>ClassAtomNoDash</w:t>
      </w:r>
      <w:r>
        <w:t xml:space="preserve"> </w:t>
      </w:r>
      <w:r>
        <w:rPr>
          <w:b/>
        </w:rPr>
        <w:t xml:space="preserve">:: </w:t>
      </w:r>
      <w:r>
        <w:rPr>
          <w:rFonts w:ascii="Courier New" w:hAnsi="Courier New"/>
          <w:b/>
        </w:rPr>
        <w:t xml:space="preserve">\ </w:t>
      </w:r>
      <w:r w:rsidRPr="00E67BE8">
        <w:rPr>
          <w:rFonts w:ascii="Times New Roman" w:hAnsi="Times New Roman"/>
          <w:i/>
        </w:rPr>
        <w:t>ClassEscape</w:t>
      </w:r>
      <w:r>
        <w:t xml:space="preserve"> evaluates by evaluating </w:t>
      </w:r>
      <w:r w:rsidRPr="00E67BE8">
        <w:rPr>
          <w:rFonts w:ascii="Times New Roman" w:hAnsi="Times New Roman"/>
          <w:i/>
        </w:rPr>
        <w:t>ClassEscape</w:t>
      </w:r>
      <w:r>
        <w:t xml:space="preserve"> to obtain a CharSet and returning that CharSet.</w:t>
      </w:r>
    </w:p>
    <w:p w14:paraId="02EF9BED" w14:textId="77777777" w:rsidR="004C02EF" w:rsidRDefault="004C02EF" w:rsidP="004C02EF">
      <w:pPr>
        <w:pStyle w:val="40"/>
        <w:numPr>
          <w:ilvl w:val="0"/>
          <w:numId w:val="0"/>
        </w:numPr>
      </w:pPr>
      <w:bookmarkStart w:id="6428" w:name="_Ref463788188"/>
      <w:r>
        <w:t>15.10.2.19</w:t>
      </w:r>
      <w:r>
        <w:tab/>
        <w:t>ClassEscape</w:t>
      </w:r>
      <w:bookmarkEnd w:id="6428"/>
    </w:p>
    <w:p w14:paraId="3D3D87FF" w14:textId="77777777" w:rsidR="004C02EF" w:rsidRDefault="004C02EF" w:rsidP="004C02EF">
      <w:r>
        <w:t xml:space="preserve">The production </w:t>
      </w:r>
      <w:r w:rsidRPr="00E67BE8">
        <w:rPr>
          <w:rFonts w:ascii="Times New Roman" w:hAnsi="Times New Roman"/>
          <w:i/>
        </w:rPr>
        <w:t>ClassEscape</w:t>
      </w:r>
      <w:r>
        <w:t xml:space="preserve"> </w:t>
      </w:r>
      <w:r>
        <w:rPr>
          <w:b/>
        </w:rPr>
        <w:t xml:space="preserve">:: </w:t>
      </w:r>
      <w:r w:rsidRPr="00E67BE8">
        <w:rPr>
          <w:rFonts w:ascii="Times New Roman" w:hAnsi="Times New Roman"/>
          <w:i/>
        </w:rPr>
        <w:t>DecimalEscape</w:t>
      </w:r>
      <w:r>
        <w:t xml:space="preserve"> evaluates as follows:</w:t>
      </w:r>
    </w:p>
    <w:p w14:paraId="7C97249E" w14:textId="77777777" w:rsidR="004C02EF" w:rsidRPr="006E038E" w:rsidRDefault="004C02EF" w:rsidP="004C02EF">
      <w:pPr>
        <w:pStyle w:val="Alg4"/>
        <w:numPr>
          <w:ilvl w:val="0"/>
          <w:numId w:val="327"/>
        </w:numPr>
      </w:pPr>
      <w:r w:rsidRPr="006E038E">
        <w:t xml:space="preserve">Evaluate </w:t>
      </w:r>
      <w:r w:rsidRPr="00E67BE8">
        <w:rPr>
          <w:i/>
        </w:rPr>
        <w:t>DecimalEscape</w:t>
      </w:r>
      <w:r w:rsidRPr="006E038E">
        <w:t xml:space="preserve"> to obtain an EscapeValue </w:t>
      </w:r>
      <w:r w:rsidRPr="00E67BE8">
        <w:rPr>
          <w:i/>
        </w:rPr>
        <w:t>E</w:t>
      </w:r>
      <w:r w:rsidRPr="006E038E">
        <w:t>.</w:t>
      </w:r>
    </w:p>
    <w:p w14:paraId="4D64B038" w14:textId="77777777" w:rsidR="004C02EF" w:rsidRPr="006E038E" w:rsidRDefault="004C02EF" w:rsidP="004C02EF">
      <w:pPr>
        <w:pStyle w:val="Alg4"/>
        <w:numPr>
          <w:ilvl w:val="0"/>
          <w:numId w:val="327"/>
        </w:numPr>
      </w:pPr>
      <w:r w:rsidRPr="006E038E">
        <w:t xml:space="preserve">If </w:t>
      </w:r>
      <w:r w:rsidRPr="00E67BE8">
        <w:rPr>
          <w:i/>
        </w:rPr>
        <w:t>E</w:t>
      </w:r>
      <w:r w:rsidRPr="006E038E">
        <w:t xml:space="preserve"> is not a character then throw a </w:t>
      </w:r>
      <w:r w:rsidRPr="006E038E">
        <w:rPr>
          <w:b/>
        </w:rPr>
        <w:t>SyntaxError</w:t>
      </w:r>
      <w:r w:rsidRPr="006E038E">
        <w:t xml:space="preserve"> exception.</w:t>
      </w:r>
    </w:p>
    <w:p w14:paraId="2AC920B3" w14:textId="77777777" w:rsidR="004C02EF" w:rsidRPr="006E038E" w:rsidRDefault="004C02EF" w:rsidP="004C02EF">
      <w:pPr>
        <w:pStyle w:val="Alg4"/>
        <w:numPr>
          <w:ilvl w:val="0"/>
          <w:numId w:val="327"/>
        </w:numPr>
      </w:pPr>
      <w:r w:rsidRPr="006E038E">
        <w:t xml:space="preserve">Let </w:t>
      </w:r>
      <w:r w:rsidRPr="00E67BE8">
        <w:rPr>
          <w:i/>
        </w:rPr>
        <w:t>ch</w:t>
      </w:r>
      <w:r w:rsidRPr="006E038E">
        <w:t xml:space="preserve"> be </w:t>
      </w:r>
      <w:r w:rsidRPr="00E67BE8">
        <w:rPr>
          <w:i/>
        </w:rPr>
        <w:t>E</w:t>
      </w:r>
      <w:r w:rsidRPr="006E038E">
        <w:t>'s character.</w:t>
      </w:r>
    </w:p>
    <w:p w14:paraId="00F82A07" w14:textId="77777777" w:rsidR="004C02EF" w:rsidRPr="006E038E" w:rsidRDefault="004C02EF" w:rsidP="004C02EF">
      <w:pPr>
        <w:pStyle w:val="Alg4"/>
        <w:numPr>
          <w:ilvl w:val="0"/>
          <w:numId w:val="327"/>
        </w:numPr>
        <w:spacing w:after="220"/>
      </w:pPr>
      <w:r w:rsidRPr="006E038E">
        <w:t xml:space="preserve">Return the one-element CharSet containing the character </w:t>
      </w:r>
      <w:r w:rsidRPr="00E67BE8">
        <w:rPr>
          <w:i/>
        </w:rPr>
        <w:t>ch</w:t>
      </w:r>
      <w:r w:rsidRPr="006E038E">
        <w:t>.</w:t>
      </w:r>
    </w:p>
    <w:p w14:paraId="4B710E75" w14:textId="77777777" w:rsidR="004C02EF" w:rsidRDefault="004C02EF" w:rsidP="004C02EF">
      <w:r>
        <w:t xml:space="preserve">The production </w:t>
      </w:r>
      <w:r w:rsidRPr="00E67BE8">
        <w:rPr>
          <w:rFonts w:ascii="Times New Roman" w:hAnsi="Times New Roman"/>
          <w:i/>
        </w:rPr>
        <w:t>ClassEscape</w:t>
      </w:r>
      <w:r>
        <w:t xml:space="preserve"> </w:t>
      </w:r>
      <w:r>
        <w:rPr>
          <w:b/>
        </w:rPr>
        <w:t xml:space="preserve">:: </w:t>
      </w:r>
      <w:r>
        <w:rPr>
          <w:rFonts w:ascii="Courier New" w:hAnsi="Courier New"/>
          <w:b/>
        </w:rPr>
        <w:t>b</w:t>
      </w:r>
      <w:r>
        <w:t xml:space="preserve"> evaluates by returning the CharSet containing the one character &lt;BS&gt; (Unicode value 0008).</w:t>
      </w:r>
    </w:p>
    <w:p w14:paraId="4B447605" w14:textId="77777777" w:rsidR="004C02EF" w:rsidRDefault="004C02EF" w:rsidP="004C02EF">
      <w:r>
        <w:t xml:space="preserve">The production </w:t>
      </w:r>
      <w:r w:rsidRPr="00E67BE8">
        <w:rPr>
          <w:rFonts w:ascii="Times New Roman" w:hAnsi="Times New Roman"/>
          <w:i/>
        </w:rPr>
        <w:t>ClassEscape</w:t>
      </w:r>
      <w:r>
        <w:t xml:space="preserve"> </w:t>
      </w:r>
      <w:r>
        <w:rPr>
          <w:b/>
        </w:rPr>
        <w:t xml:space="preserve">:: </w:t>
      </w:r>
      <w:r w:rsidRPr="00E67BE8">
        <w:rPr>
          <w:rFonts w:ascii="Times New Roman" w:hAnsi="Times New Roman"/>
          <w:i/>
        </w:rPr>
        <w:t>CharacterEscape</w:t>
      </w:r>
      <w:r>
        <w:t xml:space="preserve"> evaluates by evaluating </w:t>
      </w:r>
      <w:r w:rsidRPr="00E67BE8">
        <w:rPr>
          <w:rFonts w:ascii="Times New Roman" w:hAnsi="Times New Roman"/>
          <w:i/>
        </w:rPr>
        <w:t>CharacterEscape</w:t>
      </w:r>
      <w:r>
        <w:t xml:space="preserve"> to obtain a character and returning a one-element CharSet containing that character.</w:t>
      </w:r>
    </w:p>
    <w:p w14:paraId="1C70891E" w14:textId="77777777" w:rsidR="004C02EF" w:rsidRDefault="004C02EF" w:rsidP="004C02EF">
      <w:r>
        <w:t xml:space="preserve">The production </w:t>
      </w:r>
      <w:r w:rsidRPr="00E67BE8">
        <w:rPr>
          <w:rFonts w:ascii="Times New Roman" w:hAnsi="Times New Roman"/>
          <w:i/>
        </w:rPr>
        <w:t>ClassEscape</w:t>
      </w:r>
      <w:r>
        <w:t xml:space="preserve"> </w:t>
      </w:r>
      <w:r>
        <w:rPr>
          <w:b/>
        </w:rPr>
        <w:t xml:space="preserve">:: </w:t>
      </w:r>
      <w:r w:rsidRPr="00E67BE8">
        <w:rPr>
          <w:rFonts w:ascii="Times New Roman" w:hAnsi="Times New Roman"/>
          <w:i/>
        </w:rPr>
        <w:t>CharacterClassEscape</w:t>
      </w:r>
      <w:r>
        <w:t xml:space="preserve"> evaluates by evaluating </w:t>
      </w:r>
      <w:r w:rsidRPr="00E67BE8">
        <w:rPr>
          <w:rFonts w:ascii="Times New Roman" w:hAnsi="Times New Roman"/>
          <w:i/>
        </w:rPr>
        <w:t>CharacterClassEscape</w:t>
      </w:r>
      <w:r>
        <w:t xml:space="preserve"> to obtain a CharSet and returning that CharSet.</w:t>
      </w:r>
    </w:p>
    <w:p w14:paraId="2448FB92" w14:textId="77777777" w:rsidR="004C02EF" w:rsidRDefault="004C02EF" w:rsidP="004C02EF">
      <w:pPr>
        <w:pStyle w:val="Note"/>
      </w:pPr>
      <w:bookmarkStart w:id="6429" w:name="_Toc417706282"/>
      <w:bookmarkStart w:id="6430" w:name="_Toc432237647"/>
      <w:bookmarkStart w:id="6431" w:name="_Toc432984856"/>
      <w:r w:rsidRPr="006E038E">
        <w:t>NOTE</w:t>
      </w:r>
      <w:r w:rsidRPr="006E038E">
        <w:tab/>
        <w:t xml:space="preserve">A </w:t>
      </w:r>
      <w:r w:rsidRPr="006E038E">
        <w:rPr>
          <w:rStyle w:val="bnf"/>
        </w:rPr>
        <w:t>ClassAtom</w:t>
      </w:r>
      <w:r w:rsidRPr="006E038E">
        <w:t xml:space="preserve"> can use any of the escape sequences that are allowed in the rest of the regular expression except for </w:t>
      </w:r>
      <w:r w:rsidRPr="006E038E">
        <w:rPr>
          <w:rFonts w:ascii="Courier New" w:hAnsi="Courier New"/>
          <w:b/>
        </w:rPr>
        <w:t>\b</w:t>
      </w:r>
      <w:r w:rsidRPr="006E038E">
        <w:t xml:space="preserve">, </w:t>
      </w:r>
      <w:r w:rsidRPr="006E038E">
        <w:rPr>
          <w:rFonts w:ascii="Courier New" w:hAnsi="Courier New"/>
          <w:b/>
        </w:rPr>
        <w:t>\B</w:t>
      </w:r>
      <w:r w:rsidRPr="006E038E">
        <w:t xml:space="preserve">, and backreferences. Inside a </w:t>
      </w:r>
      <w:r w:rsidRPr="006E038E">
        <w:rPr>
          <w:rStyle w:val="bnf"/>
        </w:rPr>
        <w:t>CharacterClass</w:t>
      </w:r>
      <w:r w:rsidRPr="006E038E">
        <w:t xml:space="preserve">, </w:t>
      </w:r>
      <w:r w:rsidRPr="006E038E">
        <w:rPr>
          <w:rFonts w:ascii="Courier New" w:hAnsi="Courier New"/>
          <w:b/>
        </w:rPr>
        <w:t>\b</w:t>
      </w:r>
      <w:r w:rsidRPr="006E038E">
        <w:t xml:space="preserve"> means the backspace character, while </w:t>
      </w:r>
      <w:r w:rsidRPr="006E038E">
        <w:rPr>
          <w:rFonts w:ascii="Courier New" w:hAnsi="Courier New"/>
          <w:b/>
        </w:rPr>
        <w:t>\B</w:t>
      </w:r>
      <w:r w:rsidRPr="006E038E">
        <w:t xml:space="preserve"> and backreferences raise errors. Using a backreference inside a </w:t>
      </w:r>
      <w:r w:rsidRPr="006E038E">
        <w:rPr>
          <w:rStyle w:val="bnf"/>
        </w:rPr>
        <w:t>ClassAtom</w:t>
      </w:r>
      <w:r w:rsidRPr="006E038E">
        <w:t xml:space="preserve"> causes an error.</w:t>
      </w:r>
    </w:p>
    <w:p w14:paraId="1EE7E84F" w14:textId="77777777" w:rsidR="004C02EF" w:rsidRDefault="004C02EF" w:rsidP="00F710D2">
      <w:pPr>
        <w:pStyle w:val="30"/>
        <w:numPr>
          <w:ilvl w:val="0"/>
          <w:numId w:val="0"/>
        </w:numPr>
      </w:pPr>
      <w:bookmarkStart w:id="6432" w:name="_Ref456002819"/>
      <w:bookmarkStart w:id="6433" w:name="_Toc472818957"/>
      <w:bookmarkStart w:id="6434" w:name="_Toc235503535"/>
      <w:bookmarkStart w:id="6435" w:name="_Toc241509310"/>
      <w:bookmarkStart w:id="6436" w:name="_Toc244416797"/>
      <w:bookmarkStart w:id="6437" w:name="_Toc276631161"/>
      <w:bookmarkStart w:id="6438" w:name="_Toc153968550"/>
      <w:r w:rsidRPr="001F2B90">
        <w:t>15.10.3</w:t>
      </w:r>
      <w:r w:rsidRPr="001F2B90">
        <w:tab/>
        <w:t>The RegExp Constructor Called as a Function</w:t>
      </w:r>
      <w:bookmarkEnd w:id="6429"/>
      <w:bookmarkEnd w:id="6430"/>
      <w:bookmarkEnd w:id="6431"/>
      <w:bookmarkEnd w:id="6432"/>
      <w:bookmarkEnd w:id="6433"/>
      <w:bookmarkEnd w:id="6434"/>
      <w:bookmarkEnd w:id="6435"/>
      <w:bookmarkEnd w:id="6436"/>
      <w:bookmarkEnd w:id="6437"/>
      <w:bookmarkEnd w:id="6438"/>
    </w:p>
    <w:p w14:paraId="41C7D120" w14:textId="77777777" w:rsidR="004C02EF" w:rsidRDefault="004C02EF" w:rsidP="004C02EF">
      <w:pPr>
        <w:pStyle w:val="40"/>
        <w:numPr>
          <w:ilvl w:val="0"/>
          <w:numId w:val="0"/>
        </w:numPr>
      </w:pPr>
      <w:r>
        <w:t>15.10.3.1</w:t>
      </w:r>
      <w:r>
        <w:tab/>
        <w:t>RegExp(pattern, flags)</w:t>
      </w:r>
    </w:p>
    <w:p w14:paraId="29AE9BD5" w14:textId="77777777" w:rsidR="004C02EF" w:rsidRDefault="004C02EF" w:rsidP="004C02EF">
      <w:r>
        <w:t xml:space="preserve">If </w:t>
      </w:r>
      <w:r w:rsidRPr="00895113">
        <w:rPr>
          <w:rFonts w:ascii="Times New Roman" w:hAnsi="Times New Roman"/>
          <w:i/>
        </w:rPr>
        <w:t>pattern</w:t>
      </w:r>
      <w:r>
        <w:t xml:space="preserve"> is an object </w:t>
      </w:r>
      <w:r w:rsidRPr="00895113">
        <w:rPr>
          <w:rFonts w:ascii="Times New Roman" w:hAnsi="Times New Roman"/>
          <w:i/>
        </w:rPr>
        <w:t>R</w:t>
      </w:r>
      <w:r>
        <w:t xml:space="preserve"> </w:t>
      </w:r>
      <w:del w:id="6439" w:author="Allen Wirfs-Brock" w:date="2011-07-02T14:30:00Z">
        <w:r w:rsidDel="0054023D">
          <w:delText xml:space="preserve">whose </w:delText>
        </w:r>
      </w:del>
      <w:ins w:id="6440" w:author="Allen Wirfs-Brock" w:date="2011-07-02T14:30:00Z">
        <w:r w:rsidR="0054023D">
          <w:t>that has a</w:t>
        </w:r>
      </w:ins>
      <w:ins w:id="6441" w:author="Allen Wirfs-Brock" w:date="2011-07-02T14:32:00Z">
        <w:r w:rsidR="0054023D">
          <w:t>n</w:t>
        </w:r>
      </w:ins>
      <w:ins w:id="6442" w:author="Allen Wirfs-Brock" w:date="2011-07-02T14:30:00Z">
        <w:r w:rsidR="0054023D">
          <w:t xml:space="preserve"> </w:t>
        </w:r>
      </w:ins>
      <w:r>
        <w:t>[[</w:t>
      </w:r>
      <w:del w:id="6443" w:author="Allen Wirfs-Brock" w:date="2011-07-02T14:31:00Z">
        <w:r w:rsidDel="0054023D">
          <w:delText>Class</w:delText>
        </w:r>
      </w:del>
      <w:ins w:id="6444" w:author="Allen Wirfs-Brock" w:date="2011-07-02T14:31:00Z">
        <w:r w:rsidR="0054023D">
          <w:t>IsRegExp</w:t>
        </w:r>
      </w:ins>
      <w:r>
        <w:t>]] internal property</w:t>
      </w:r>
      <w:ins w:id="6445" w:author="Allen Wirfs-Brock" w:date="2011-07-02T14:31:00Z">
        <w:r w:rsidR="0054023D">
          <w:t xml:space="preserve"> </w:t>
        </w:r>
      </w:ins>
      <w:del w:id="6446" w:author="Allen Wirfs-Brock" w:date="2011-07-02T14:31:00Z">
        <w:r w:rsidDel="0054023D">
          <w:delText xml:space="preserve"> is </w:delText>
        </w:r>
        <w:r w:rsidDel="0054023D">
          <w:rPr>
            <w:rFonts w:ascii="Courier New" w:hAnsi="Courier New"/>
            <w:b/>
          </w:rPr>
          <w:delText>"RegExp"</w:delText>
        </w:r>
        <w:r w:rsidDel="0054023D">
          <w:delText xml:space="preserve"> </w:delText>
        </w:r>
      </w:del>
      <w:r>
        <w:t xml:space="preserve">and </w:t>
      </w:r>
      <w:r w:rsidRPr="00895113">
        <w:rPr>
          <w:rFonts w:ascii="Times New Roman" w:hAnsi="Times New Roman"/>
          <w:i/>
        </w:rPr>
        <w:t>flags</w:t>
      </w:r>
      <w:r>
        <w:t xml:space="preserve"> is </w:t>
      </w:r>
      <w:r>
        <w:rPr>
          <w:b/>
        </w:rPr>
        <w:t>undefined</w:t>
      </w:r>
      <w:r>
        <w:t xml:space="preserve">, then return </w:t>
      </w:r>
      <w:r w:rsidRPr="00895113">
        <w:rPr>
          <w:rFonts w:ascii="Times New Roman" w:hAnsi="Times New Roman"/>
          <w:i/>
        </w:rPr>
        <w:t>R</w:t>
      </w:r>
      <w:r>
        <w:t xml:space="preserve"> unchanged. Otherwise call the standard built-in </w:t>
      </w:r>
      <w:r w:rsidRPr="00900332">
        <w:rPr>
          <w:rFonts w:ascii="Courier New" w:hAnsi="Courier New" w:cs="Courier New"/>
          <w:b/>
        </w:rPr>
        <w:t>RegExp</w:t>
      </w:r>
      <w:r>
        <w:t xml:space="preserve"> constructor (15.10.4.1) as if by the expression </w:t>
      </w:r>
      <w:r w:rsidRPr="00900332">
        <w:rPr>
          <w:rFonts w:ascii="Courier New" w:hAnsi="Courier New" w:cs="Courier New"/>
          <w:b/>
        </w:rPr>
        <w:t>new RegExp(</w:t>
      </w:r>
      <w:r w:rsidRPr="00895113">
        <w:rPr>
          <w:rFonts w:ascii="Times New Roman" w:hAnsi="Times New Roman"/>
          <w:i/>
        </w:rPr>
        <w:t>pattern</w:t>
      </w:r>
      <w:r w:rsidRPr="00900332">
        <w:rPr>
          <w:rFonts w:ascii="Courier New" w:hAnsi="Courier New" w:cs="Courier New"/>
          <w:b/>
        </w:rPr>
        <w:t xml:space="preserve">, </w:t>
      </w:r>
      <w:r w:rsidRPr="00895113">
        <w:rPr>
          <w:rFonts w:ascii="Times New Roman" w:hAnsi="Times New Roman"/>
          <w:i/>
        </w:rPr>
        <w:t>flags</w:t>
      </w:r>
      <w:r w:rsidRPr="00900332">
        <w:rPr>
          <w:rFonts w:ascii="Courier New" w:hAnsi="Courier New" w:cs="Courier New"/>
          <w:b/>
        </w:rPr>
        <w:t>)</w:t>
      </w:r>
      <w:r>
        <w:t xml:space="preserve"> and return the object constructed by that constructor.</w:t>
      </w:r>
    </w:p>
    <w:p w14:paraId="2A9D00BD" w14:textId="77777777" w:rsidR="004C02EF" w:rsidRDefault="004C02EF" w:rsidP="00F710D2">
      <w:pPr>
        <w:pStyle w:val="30"/>
        <w:numPr>
          <w:ilvl w:val="0"/>
          <w:numId w:val="0"/>
        </w:numPr>
      </w:pPr>
      <w:bookmarkStart w:id="6447" w:name="_Toc417706283"/>
      <w:bookmarkStart w:id="6448" w:name="_Toc432237648"/>
      <w:bookmarkStart w:id="6449" w:name="_Toc432984857"/>
      <w:bookmarkStart w:id="6450" w:name="_Ref456002880"/>
      <w:bookmarkStart w:id="6451" w:name="_Ref457201072"/>
      <w:bookmarkStart w:id="6452" w:name="_Toc472818958"/>
      <w:bookmarkStart w:id="6453" w:name="_Toc235503536"/>
      <w:bookmarkStart w:id="6454" w:name="_Toc241509311"/>
      <w:bookmarkStart w:id="6455" w:name="_Toc244416798"/>
      <w:bookmarkStart w:id="6456" w:name="_Toc276631162"/>
      <w:bookmarkStart w:id="6457" w:name="_Toc153968551"/>
      <w:r>
        <w:t>15.10.4</w:t>
      </w:r>
      <w:r>
        <w:tab/>
        <w:t>The RegExp Constructor</w:t>
      </w:r>
      <w:bookmarkEnd w:id="6447"/>
      <w:bookmarkEnd w:id="6448"/>
      <w:bookmarkEnd w:id="6449"/>
      <w:bookmarkEnd w:id="6450"/>
      <w:bookmarkEnd w:id="6451"/>
      <w:bookmarkEnd w:id="6452"/>
      <w:bookmarkEnd w:id="6453"/>
      <w:bookmarkEnd w:id="6454"/>
      <w:bookmarkEnd w:id="6455"/>
      <w:bookmarkEnd w:id="6456"/>
      <w:bookmarkEnd w:id="6457"/>
    </w:p>
    <w:p w14:paraId="64321BA3" w14:textId="77777777" w:rsidR="004C02EF" w:rsidRDefault="004C02EF" w:rsidP="004C02EF">
      <w:r>
        <w:t xml:space="preserve">When </w:t>
      </w:r>
      <w:r>
        <w:rPr>
          <w:rFonts w:ascii="Courier New" w:hAnsi="Courier New"/>
          <w:b/>
        </w:rPr>
        <w:t>RegExp</w:t>
      </w:r>
      <w:r>
        <w:t xml:space="preserve"> is called as part of a </w:t>
      </w:r>
      <w:r>
        <w:rPr>
          <w:rFonts w:ascii="Courier New" w:hAnsi="Courier New"/>
          <w:b/>
        </w:rPr>
        <w:t>new</w:t>
      </w:r>
      <w:r>
        <w:t xml:space="preserve"> expression, it is a constructor: it initialises the newly created object.</w:t>
      </w:r>
    </w:p>
    <w:p w14:paraId="715B3944" w14:textId="77777777" w:rsidR="004C02EF" w:rsidRDefault="004C02EF" w:rsidP="004C02EF">
      <w:pPr>
        <w:pStyle w:val="40"/>
        <w:numPr>
          <w:ilvl w:val="0"/>
          <w:numId w:val="0"/>
        </w:numPr>
      </w:pPr>
      <w:bookmarkStart w:id="6458" w:name="_Ref404573597"/>
      <w:r>
        <w:t>15.10.4.1</w:t>
      </w:r>
      <w:r>
        <w:tab/>
        <w:t>new RegExp(pattern, flags)</w:t>
      </w:r>
      <w:bookmarkEnd w:id="6458"/>
    </w:p>
    <w:p w14:paraId="53B0EBF9" w14:textId="77777777" w:rsidR="004C02EF" w:rsidRDefault="004C02EF" w:rsidP="004C02EF">
      <w:r>
        <w:t xml:space="preserve">If </w:t>
      </w:r>
      <w:r w:rsidRPr="00895113">
        <w:rPr>
          <w:rFonts w:ascii="Times New Roman" w:hAnsi="Times New Roman"/>
          <w:i/>
        </w:rPr>
        <w:t>pattern</w:t>
      </w:r>
      <w:r>
        <w:t xml:space="preserve"> is an object </w:t>
      </w:r>
      <w:r w:rsidRPr="00895113">
        <w:rPr>
          <w:rFonts w:ascii="Times New Roman" w:hAnsi="Times New Roman"/>
          <w:i/>
        </w:rPr>
        <w:t>R</w:t>
      </w:r>
      <w:r>
        <w:t xml:space="preserve"> </w:t>
      </w:r>
      <w:ins w:id="6459" w:author="Allen Wirfs-Brock" w:date="2011-07-02T14:32:00Z">
        <w:r w:rsidR="0054023D">
          <w:t>that has an [[IsRegExp]] internal property</w:t>
        </w:r>
      </w:ins>
      <w:del w:id="6460" w:author="Allen Wirfs-Brock" w:date="2011-07-02T14:32:00Z">
        <w:r w:rsidDel="0054023D">
          <w:delText xml:space="preserve">whose [[Class]] internal property is </w:delText>
        </w:r>
        <w:r w:rsidDel="0054023D">
          <w:rPr>
            <w:rFonts w:ascii="Courier New" w:hAnsi="Courier New"/>
            <w:b/>
          </w:rPr>
          <w:delText>"RegExp"</w:delText>
        </w:r>
      </w:del>
      <w:r>
        <w:t xml:space="preserve"> and </w:t>
      </w:r>
      <w:r w:rsidRPr="00895113">
        <w:rPr>
          <w:rFonts w:ascii="Times New Roman" w:hAnsi="Times New Roman"/>
          <w:i/>
        </w:rPr>
        <w:t>flags</w:t>
      </w:r>
      <w:r>
        <w:t xml:space="preserve"> is </w:t>
      </w:r>
      <w:r>
        <w:rPr>
          <w:b/>
        </w:rPr>
        <w:t>undefined</w:t>
      </w:r>
      <w:r>
        <w:t xml:space="preserve">, then let </w:t>
      </w:r>
      <w:r w:rsidRPr="00895113">
        <w:rPr>
          <w:rFonts w:ascii="Times New Roman" w:hAnsi="Times New Roman"/>
          <w:i/>
        </w:rPr>
        <w:t>P</w:t>
      </w:r>
      <w:r>
        <w:t xml:space="preserve"> be the </w:t>
      </w:r>
      <w:r w:rsidRPr="00895113">
        <w:rPr>
          <w:rFonts w:ascii="Times New Roman" w:hAnsi="Times New Roman"/>
          <w:i/>
        </w:rPr>
        <w:t>pattern</w:t>
      </w:r>
      <w:r>
        <w:t xml:space="preserve"> used to construct </w:t>
      </w:r>
      <w:r w:rsidRPr="00895113">
        <w:rPr>
          <w:rFonts w:ascii="Times New Roman" w:hAnsi="Times New Roman"/>
          <w:i/>
        </w:rPr>
        <w:t>R</w:t>
      </w:r>
      <w:r>
        <w:t xml:space="preserve"> and let </w:t>
      </w:r>
      <w:r w:rsidRPr="00895113">
        <w:rPr>
          <w:rFonts w:ascii="Times New Roman" w:hAnsi="Times New Roman"/>
          <w:i/>
        </w:rPr>
        <w:t>F</w:t>
      </w:r>
      <w:r>
        <w:t xml:space="preserve"> be the flags used to construct </w:t>
      </w:r>
      <w:r w:rsidRPr="00895113">
        <w:rPr>
          <w:rFonts w:ascii="Times New Roman" w:hAnsi="Times New Roman"/>
          <w:i/>
        </w:rPr>
        <w:t>R</w:t>
      </w:r>
      <w:r>
        <w:t xml:space="preserve">. If </w:t>
      </w:r>
      <w:r w:rsidRPr="00895113">
        <w:rPr>
          <w:rFonts w:ascii="Times New Roman" w:hAnsi="Times New Roman"/>
          <w:i/>
        </w:rPr>
        <w:t>pattern</w:t>
      </w:r>
      <w:r>
        <w:t xml:space="preserve"> is an object </w:t>
      </w:r>
      <w:r w:rsidRPr="00895113">
        <w:rPr>
          <w:rFonts w:ascii="Times New Roman" w:hAnsi="Times New Roman"/>
          <w:i/>
        </w:rPr>
        <w:t>R</w:t>
      </w:r>
      <w:r>
        <w:t xml:space="preserve"> </w:t>
      </w:r>
      <w:ins w:id="6461" w:author="Allen Wirfs-Brock" w:date="2011-07-02T14:33:00Z">
        <w:r w:rsidR="0054023D">
          <w:t>that has an [[IsRegExp]] internal property</w:t>
        </w:r>
      </w:ins>
      <w:del w:id="6462" w:author="Allen Wirfs-Brock" w:date="2011-07-02T14:33:00Z">
        <w:r w:rsidDel="0054023D">
          <w:delText xml:space="preserve">whose [[Class]] internal property is </w:delText>
        </w:r>
        <w:r w:rsidDel="0054023D">
          <w:rPr>
            <w:rFonts w:ascii="Courier New" w:hAnsi="Courier New"/>
            <w:b/>
          </w:rPr>
          <w:delText>"RegExp"</w:delText>
        </w:r>
      </w:del>
      <w:r>
        <w:t xml:space="preserve"> and </w:t>
      </w:r>
      <w:r w:rsidRPr="00895113">
        <w:rPr>
          <w:rFonts w:ascii="Times New Roman" w:hAnsi="Times New Roman"/>
          <w:i/>
        </w:rPr>
        <w:t>flags</w:t>
      </w:r>
      <w:r>
        <w:t xml:space="preserve"> is not </w:t>
      </w:r>
      <w:r>
        <w:rPr>
          <w:b/>
        </w:rPr>
        <w:t>undefined</w:t>
      </w:r>
      <w:r>
        <w:t xml:space="preserve">, then throw a </w:t>
      </w:r>
      <w:r>
        <w:rPr>
          <w:b/>
        </w:rPr>
        <w:t>TypeError</w:t>
      </w:r>
      <w:r>
        <w:t xml:space="preserve"> exception. Otherwise, let </w:t>
      </w:r>
      <w:r w:rsidRPr="00895113">
        <w:rPr>
          <w:rFonts w:ascii="Times New Roman" w:hAnsi="Times New Roman"/>
          <w:i/>
        </w:rPr>
        <w:t>P</w:t>
      </w:r>
      <w:r>
        <w:t xml:space="preserve"> be the empty String if </w:t>
      </w:r>
      <w:r w:rsidRPr="00895113">
        <w:rPr>
          <w:rFonts w:ascii="Times New Roman" w:hAnsi="Times New Roman"/>
          <w:i/>
        </w:rPr>
        <w:t>pattern</w:t>
      </w:r>
      <w:r>
        <w:t xml:space="preserve"> is </w:t>
      </w:r>
      <w:r>
        <w:rPr>
          <w:b/>
        </w:rPr>
        <w:t>undefined</w:t>
      </w:r>
      <w:r>
        <w:t xml:space="preserve"> and </w:t>
      </w:r>
      <w:r w:rsidRPr="00895113">
        <w:rPr>
          <w:rFonts w:ascii="Times New Roman" w:hAnsi="Times New Roman"/>
        </w:rPr>
        <w:t>ToString(</w:t>
      </w:r>
      <w:r w:rsidRPr="00895113">
        <w:rPr>
          <w:rFonts w:ascii="Times New Roman" w:hAnsi="Times New Roman"/>
          <w:i/>
        </w:rPr>
        <w:t>pattern</w:t>
      </w:r>
      <w:r w:rsidRPr="00895113">
        <w:rPr>
          <w:rFonts w:ascii="Times New Roman" w:hAnsi="Times New Roman"/>
        </w:rPr>
        <w:t>)</w:t>
      </w:r>
      <w:r>
        <w:t xml:space="preserve"> otherwise, and let </w:t>
      </w:r>
      <w:r w:rsidRPr="00895113">
        <w:rPr>
          <w:rFonts w:ascii="Times New Roman" w:hAnsi="Times New Roman"/>
          <w:i/>
        </w:rPr>
        <w:t>F</w:t>
      </w:r>
      <w:r>
        <w:t xml:space="preserve"> be the empty String if </w:t>
      </w:r>
      <w:r w:rsidRPr="00895113">
        <w:rPr>
          <w:rFonts w:ascii="Times New Roman" w:hAnsi="Times New Roman"/>
          <w:i/>
        </w:rPr>
        <w:t>flags</w:t>
      </w:r>
      <w:r>
        <w:t xml:space="preserve"> is </w:t>
      </w:r>
      <w:r>
        <w:rPr>
          <w:b/>
        </w:rPr>
        <w:t>undefined</w:t>
      </w:r>
      <w:r>
        <w:t xml:space="preserve"> and </w:t>
      </w:r>
      <w:r w:rsidRPr="00895113">
        <w:rPr>
          <w:rFonts w:ascii="Times New Roman" w:hAnsi="Times New Roman"/>
        </w:rPr>
        <w:t>ToString(</w:t>
      </w:r>
      <w:r w:rsidRPr="00895113">
        <w:rPr>
          <w:rFonts w:ascii="Times New Roman" w:hAnsi="Times New Roman"/>
          <w:i/>
        </w:rPr>
        <w:t>flags</w:t>
      </w:r>
      <w:r w:rsidRPr="00895113">
        <w:rPr>
          <w:rFonts w:ascii="Times New Roman" w:hAnsi="Times New Roman"/>
        </w:rPr>
        <w:t>)</w:t>
      </w:r>
      <w:r>
        <w:t xml:space="preserve"> otherwise.</w:t>
      </w:r>
    </w:p>
    <w:p w14:paraId="45599C7A" w14:textId="77777777" w:rsidR="004C02EF" w:rsidRPr="007A4A2C" w:rsidRDefault="004C02EF" w:rsidP="004C02EF">
      <w:pPr>
        <w:rPr>
          <w:lang w:val="en-US"/>
        </w:rPr>
      </w:pPr>
      <w:r w:rsidRPr="007A4A2C">
        <w:rPr>
          <w:lang w:val="en-US"/>
        </w:rPr>
        <w:t>If</w:t>
      </w:r>
      <w:r>
        <w:rPr>
          <w:lang w:val="en-US"/>
        </w:rPr>
        <w:t xml:space="preserve"> the characters of</w:t>
      </w:r>
      <w:r w:rsidRPr="007A4A2C">
        <w:rPr>
          <w:lang w:val="en-US"/>
        </w:rPr>
        <w:t xml:space="preserve"> </w:t>
      </w:r>
      <w:r w:rsidRPr="00895113">
        <w:rPr>
          <w:rFonts w:ascii="Times New Roman" w:hAnsi="Times New Roman"/>
          <w:i/>
          <w:iCs/>
          <w:lang w:val="en-US"/>
        </w:rPr>
        <w:t>P</w:t>
      </w:r>
      <w:r>
        <w:rPr>
          <w:lang w:val="en-US"/>
        </w:rPr>
        <w:t xml:space="preserve"> </w:t>
      </w:r>
      <w:r w:rsidRPr="007A4A2C">
        <w:rPr>
          <w:lang w:val="en-US"/>
        </w:rPr>
        <w:t xml:space="preserve">do not have the </w:t>
      </w:r>
      <w:r>
        <w:rPr>
          <w:lang w:val="en-US"/>
        </w:rPr>
        <w:t xml:space="preserve">syntactic </w:t>
      </w:r>
      <w:r w:rsidRPr="007A4A2C">
        <w:rPr>
          <w:lang w:val="en-US"/>
        </w:rPr>
        <w:t xml:space="preserve">form </w:t>
      </w:r>
      <w:r w:rsidRPr="00E67BE8">
        <w:rPr>
          <w:rFonts w:ascii="Times New Roman" w:hAnsi="Times New Roman"/>
          <w:i/>
          <w:iCs/>
          <w:lang w:val="en-US"/>
        </w:rPr>
        <w:t>Pattern</w:t>
      </w:r>
      <w:r w:rsidRPr="007A4A2C">
        <w:rPr>
          <w:lang w:val="en-US"/>
        </w:rPr>
        <w:t xml:space="preserve">, then throw a </w:t>
      </w:r>
      <w:r w:rsidRPr="00452996">
        <w:rPr>
          <w:b/>
          <w:lang w:val="en-US"/>
        </w:rPr>
        <w:t>SyntaxError</w:t>
      </w:r>
      <w:r w:rsidRPr="007A4A2C">
        <w:rPr>
          <w:lang w:val="en-US"/>
        </w:rPr>
        <w:t xml:space="preserve"> exception. Otherwise let the newly constructed object have a [[Match]] </w:t>
      </w:r>
      <w:r>
        <w:t xml:space="preserve">internal </w:t>
      </w:r>
      <w:r w:rsidRPr="007A4A2C">
        <w:rPr>
          <w:lang w:val="en-US"/>
        </w:rPr>
        <w:t>property obtained by evaluating ("compiling") the</w:t>
      </w:r>
      <w:r>
        <w:rPr>
          <w:lang w:val="en-US"/>
        </w:rPr>
        <w:t xml:space="preserve"> characters of</w:t>
      </w:r>
      <w:r w:rsidRPr="007A4A2C">
        <w:rPr>
          <w:lang w:val="en-US"/>
        </w:rPr>
        <w:t xml:space="preserve"> </w:t>
      </w:r>
      <w:r w:rsidRPr="00E67BE8">
        <w:rPr>
          <w:rFonts w:ascii="Times New Roman" w:hAnsi="Times New Roman"/>
          <w:i/>
          <w:iCs/>
          <w:lang w:val="en-US"/>
        </w:rPr>
        <w:t>P</w:t>
      </w:r>
      <w:r>
        <w:rPr>
          <w:iCs/>
          <w:lang w:val="en-US"/>
        </w:rPr>
        <w:t xml:space="preserve"> as a</w:t>
      </w:r>
      <w:r w:rsidRPr="007A4A2C">
        <w:rPr>
          <w:lang w:val="en-US"/>
        </w:rPr>
        <w:t xml:space="preserve"> </w:t>
      </w:r>
      <w:r w:rsidRPr="00E67BE8">
        <w:rPr>
          <w:rFonts w:ascii="Times New Roman" w:hAnsi="Times New Roman"/>
          <w:i/>
          <w:iCs/>
          <w:lang w:val="en-US"/>
        </w:rPr>
        <w:t>Pattern</w:t>
      </w:r>
      <w:r w:rsidRPr="007A4A2C">
        <w:rPr>
          <w:lang w:val="en-US"/>
        </w:rPr>
        <w:t xml:space="preserve"> as described in 15.10.2. </w:t>
      </w:r>
    </w:p>
    <w:p w14:paraId="19D4D92D" w14:textId="77777777" w:rsidR="004C02EF" w:rsidRPr="007A4A2C" w:rsidRDefault="004C02EF" w:rsidP="004C02EF">
      <w:pPr>
        <w:rPr>
          <w:lang w:val="en-US"/>
        </w:rPr>
      </w:pPr>
      <w:r w:rsidRPr="007A4A2C">
        <w:rPr>
          <w:lang w:val="en-US"/>
        </w:rPr>
        <w:t xml:space="preserve">If </w:t>
      </w:r>
      <w:r w:rsidRPr="00E67BE8">
        <w:rPr>
          <w:rFonts w:ascii="Times New Roman" w:hAnsi="Times New Roman"/>
          <w:i/>
          <w:iCs/>
          <w:lang w:val="en-US"/>
        </w:rPr>
        <w:t>F</w:t>
      </w:r>
      <w:r w:rsidRPr="007A4A2C">
        <w:rPr>
          <w:lang w:val="en-US"/>
        </w:rPr>
        <w:t xml:space="preserve"> contains any character other than </w:t>
      </w:r>
      <w:r w:rsidRPr="00452996">
        <w:rPr>
          <w:rFonts w:ascii="Courier New" w:hAnsi="Courier New" w:cs="Courier New"/>
          <w:b/>
          <w:lang w:val="en-US"/>
        </w:rPr>
        <w:t>"g"</w:t>
      </w:r>
      <w:r w:rsidRPr="007A4A2C">
        <w:rPr>
          <w:lang w:val="en-US"/>
        </w:rPr>
        <w:t xml:space="preserve">, </w:t>
      </w:r>
      <w:r w:rsidRPr="00452996">
        <w:rPr>
          <w:rFonts w:ascii="Courier New" w:hAnsi="Courier New" w:cs="Courier New"/>
          <w:b/>
          <w:lang w:val="en-US"/>
        </w:rPr>
        <w:t>"i"</w:t>
      </w:r>
      <w:r w:rsidRPr="007A4A2C">
        <w:rPr>
          <w:lang w:val="en-US"/>
        </w:rPr>
        <w:t xml:space="preserve">, or </w:t>
      </w:r>
      <w:r w:rsidRPr="00452996">
        <w:rPr>
          <w:rFonts w:ascii="Courier New" w:hAnsi="Courier New" w:cs="Courier New"/>
          <w:b/>
          <w:lang w:val="en-US"/>
        </w:rPr>
        <w:t>"m"</w:t>
      </w:r>
      <w:r w:rsidRPr="007A4A2C">
        <w:rPr>
          <w:lang w:val="en-US"/>
        </w:rPr>
        <w:t xml:space="preserve">, or if it contains the same </w:t>
      </w:r>
      <w:r>
        <w:rPr>
          <w:lang w:val="en-US"/>
        </w:rPr>
        <w:t>character</w:t>
      </w:r>
      <w:r w:rsidRPr="007A4A2C">
        <w:rPr>
          <w:lang w:val="en-US"/>
        </w:rPr>
        <w:t xml:space="preserve"> more than once, then throw a </w:t>
      </w:r>
      <w:r w:rsidRPr="00900332">
        <w:rPr>
          <w:b/>
          <w:lang w:val="en-US"/>
        </w:rPr>
        <w:t>SyntaxError</w:t>
      </w:r>
      <w:r w:rsidRPr="007A4A2C">
        <w:rPr>
          <w:lang w:val="en-US"/>
        </w:rPr>
        <w:t xml:space="preserve"> exception. </w:t>
      </w:r>
    </w:p>
    <w:p w14:paraId="159C598F" w14:textId="77777777" w:rsidR="004C02EF" w:rsidRPr="007A4A2C" w:rsidRDefault="004C02EF" w:rsidP="004C02EF">
      <w:pPr>
        <w:rPr>
          <w:lang w:val="en-US"/>
        </w:rPr>
      </w:pPr>
      <w:r w:rsidRPr="007A4A2C">
        <w:rPr>
          <w:lang w:val="en-US"/>
        </w:rPr>
        <w:t xml:space="preserve">If a </w:t>
      </w:r>
      <w:r w:rsidRPr="00900332">
        <w:rPr>
          <w:b/>
          <w:lang w:val="en-US"/>
        </w:rPr>
        <w:t>SyntaxError</w:t>
      </w:r>
      <w:r w:rsidRPr="007A4A2C">
        <w:rPr>
          <w:lang w:val="en-US"/>
        </w:rPr>
        <w:t xml:space="preserve"> exception is not thrown, then: </w:t>
      </w:r>
    </w:p>
    <w:p w14:paraId="2A247DFF" w14:textId="77777777" w:rsidR="004C02EF" w:rsidRPr="007A4A2C" w:rsidRDefault="004C02EF" w:rsidP="004C02EF">
      <w:pPr>
        <w:rPr>
          <w:lang w:val="en-US"/>
        </w:rPr>
      </w:pPr>
      <w:r w:rsidRPr="007A4A2C">
        <w:rPr>
          <w:lang w:val="en-US"/>
        </w:rPr>
        <w:t xml:space="preserve">Let </w:t>
      </w:r>
      <w:r w:rsidRPr="00E67BE8">
        <w:rPr>
          <w:rFonts w:ascii="Times New Roman" w:hAnsi="Times New Roman"/>
          <w:i/>
          <w:iCs/>
          <w:lang w:val="en-US"/>
        </w:rPr>
        <w:t>S</w:t>
      </w:r>
      <w:r w:rsidRPr="007A4A2C">
        <w:rPr>
          <w:lang w:val="en-US"/>
        </w:rPr>
        <w:t xml:space="preserve"> be a </w:t>
      </w:r>
      <w:r>
        <w:rPr>
          <w:lang w:val="en-US"/>
        </w:rPr>
        <w:t>String</w:t>
      </w:r>
      <w:r w:rsidRPr="007A4A2C">
        <w:rPr>
          <w:lang w:val="en-US"/>
        </w:rPr>
        <w:t xml:space="preserve"> in the form of a </w:t>
      </w:r>
      <w:r w:rsidRPr="00E67BE8">
        <w:rPr>
          <w:rFonts w:ascii="Times New Roman" w:hAnsi="Times New Roman"/>
          <w:i/>
          <w:iCs/>
          <w:lang w:val="en-US"/>
        </w:rPr>
        <w:t>Pattern</w:t>
      </w:r>
      <w:r w:rsidRPr="007A4A2C">
        <w:rPr>
          <w:lang w:val="en-US"/>
        </w:rPr>
        <w:t xml:space="preserve"> equivalent to </w:t>
      </w:r>
      <w:r w:rsidRPr="00E67BE8">
        <w:rPr>
          <w:rFonts w:ascii="Times New Roman" w:hAnsi="Times New Roman"/>
          <w:i/>
          <w:iCs/>
          <w:lang w:val="en-US"/>
        </w:rPr>
        <w:t>P</w:t>
      </w:r>
      <w:r w:rsidRPr="007A4A2C">
        <w:rPr>
          <w:lang w:val="en-US"/>
        </w:rPr>
        <w:t xml:space="preserve">, in which certain characters are escaped as described below. </w:t>
      </w:r>
      <w:r w:rsidRPr="00E67BE8">
        <w:rPr>
          <w:rFonts w:ascii="Times New Roman" w:hAnsi="Times New Roman"/>
          <w:i/>
          <w:iCs/>
          <w:lang w:val="en-US"/>
        </w:rPr>
        <w:t>S</w:t>
      </w:r>
      <w:r w:rsidRPr="007A4A2C">
        <w:rPr>
          <w:lang w:val="en-US"/>
        </w:rPr>
        <w:t xml:space="preserve"> may or may not be identical to </w:t>
      </w:r>
      <w:r w:rsidRPr="00E67BE8">
        <w:rPr>
          <w:rFonts w:ascii="Times New Roman" w:hAnsi="Times New Roman"/>
          <w:i/>
          <w:iCs/>
          <w:lang w:val="en-US"/>
        </w:rPr>
        <w:t>P</w:t>
      </w:r>
      <w:r w:rsidRPr="007A4A2C">
        <w:rPr>
          <w:lang w:val="en-US"/>
        </w:rPr>
        <w:t xml:space="preserve"> or </w:t>
      </w:r>
      <w:r w:rsidRPr="00E67BE8">
        <w:rPr>
          <w:rFonts w:ascii="Times New Roman" w:hAnsi="Times New Roman"/>
          <w:i/>
          <w:iCs/>
          <w:lang w:val="en-US"/>
        </w:rPr>
        <w:t>pattern</w:t>
      </w:r>
      <w:r w:rsidRPr="007A4A2C">
        <w:rPr>
          <w:lang w:val="en-US"/>
        </w:rPr>
        <w:t xml:space="preserve">; however, the internal procedure that would result from evaluating </w:t>
      </w:r>
      <w:r w:rsidRPr="00E67BE8">
        <w:rPr>
          <w:rFonts w:ascii="Times New Roman" w:hAnsi="Times New Roman"/>
          <w:i/>
          <w:iCs/>
          <w:lang w:val="en-US"/>
        </w:rPr>
        <w:t>S</w:t>
      </w:r>
      <w:r w:rsidRPr="007A4A2C">
        <w:rPr>
          <w:lang w:val="en-US"/>
        </w:rPr>
        <w:t xml:space="preserve"> as a </w:t>
      </w:r>
      <w:r w:rsidRPr="00E67BE8">
        <w:rPr>
          <w:rFonts w:ascii="Times New Roman" w:hAnsi="Times New Roman"/>
          <w:i/>
          <w:iCs/>
          <w:lang w:val="en-US"/>
        </w:rPr>
        <w:t>Pattern</w:t>
      </w:r>
      <w:r w:rsidRPr="007A4A2C">
        <w:rPr>
          <w:lang w:val="en-US"/>
        </w:rPr>
        <w:t xml:space="preserve"> must behave identically to the internal procedure given</w:t>
      </w:r>
      <w:r>
        <w:rPr>
          <w:lang w:val="en-US"/>
        </w:rPr>
        <w:t xml:space="preserve"> by the constructed object's [[Match</w:t>
      </w:r>
      <w:r w:rsidRPr="007A4A2C">
        <w:rPr>
          <w:lang w:val="en-US"/>
        </w:rPr>
        <w:t xml:space="preserve">]] </w:t>
      </w:r>
      <w:r>
        <w:t xml:space="preserve">internal </w:t>
      </w:r>
      <w:r w:rsidRPr="007A4A2C">
        <w:rPr>
          <w:lang w:val="en-US"/>
        </w:rPr>
        <w:t xml:space="preserve">property. </w:t>
      </w:r>
    </w:p>
    <w:p w14:paraId="55025835" w14:textId="77777777" w:rsidR="004C02EF" w:rsidRPr="00C44D0E" w:rsidRDefault="004C02EF" w:rsidP="004C02EF">
      <w:pPr>
        <w:rPr>
          <w:lang w:val="en-US"/>
        </w:rPr>
      </w:pPr>
      <w:r w:rsidRPr="007A4A2C">
        <w:rPr>
          <w:lang w:val="en-US"/>
        </w:rPr>
        <w:t xml:space="preserve">The characters </w:t>
      </w:r>
      <w:r w:rsidRPr="00452996">
        <w:rPr>
          <w:rFonts w:ascii="Courier New" w:hAnsi="Courier New" w:cs="Courier New"/>
          <w:b/>
          <w:bCs/>
          <w:lang w:val="en-US"/>
        </w:rPr>
        <w:t>/</w:t>
      </w:r>
      <w:r w:rsidRPr="007A4A2C">
        <w:rPr>
          <w:lang w:val="en-US"/>
        </w:rPr>
        <w:t xml:space="preserve"> occurring in the pattern shall be escaped in </w:t>
      </w:r>
      <w:r w:rsidRPr="00E67BE8">
        <w:rPr>
          <w:rFonts w:ascii="Times New Roman" w:hAnsi="Times New Roman"/>
          <w:i/>
          <w:iCs/>
          <w:lang w:val="en-US"/>
        </w:rPr>
        <w:t>S</w:t>
      </w:r>
      <w:r w:rsidRPr="007A4A2C">
        <w:rPr>
          <w:lang w:val="en-US"/>
        </w:rPr>
        <w:t xml:space="preserve"> as necessary to ensure that the </w:t>
      </w:r>
      <w:r>
        <w:rPr>
          <w:lang w:val="en-US"/>
        </w:rPr>
        <w:t>String</w:t>
      </w:r>
      <w:r w:rsidRPr="007A4A2C">
        <w:rPr>
          <w:lang w:val="en-US"/>
        </w:rPr>
        <w:t xml:space="preserve"> value formed by concatenating the </w:t>
      </w:r>
      <w:r>
        <w:rPr>
          <w:lang w:val="en-US"/>
        </w:rPr>
        <w:t>Strings</w:t>
      </w:r>
      <w:r w:rsidRPr="007A4A2C">
        <w:rPr>
          <w:lang w:val="en-US"/>
        </w:rPr>
        <w:t xml:space="preserve"> </w:t>
      </w:r>
      <w:r w:rsidRPr="00452996">
        <w:rPr>
          <w:rFonts w:ascii="Courier New" w:hAnsi="Courier New" w:cs="Courier New"/>
          <w:b/>
          <w:lang w:val="en-US"/>
        </w:rPr>
        <w:t>"/"</w:t>
      </w:r>
      <w:r w:rsidRPr="007A4A2C">
        <w:rPr>
          <w:lang w:val="en-US"/>
        </w:rPr>
        <w:t xml:space="preserve">, </w:t>
      </w:r>
      <w:r w:rsidRPr="00E67BE8">
        <w:rPr>
          <w:rFonts w:ascii="Times New Roman" w:hAnsi="Times New Roman"/>
          <w:i/>
          <w:iCs/>
          <w:lang w:val="en-US"/>
        </w:rPr>
        <w:t>S</w:t>
      </w:r>
      <w:r w:rsidRPr="007A4A2C">
        <w:rPr>
          <w:lang w:val="en-US"/>
        </w:rPr>
        <w:t xml:space="preserve">, </w:t>
      </w:r>
      <w:r w:rsidRPr="00452996">
        <w:rPr>
          <w:rFonts w:ascii="Courier New" w:hAnsi="Courier New" w:cs="Courier New"/>
          <w:b/>
          <w:lang w:val="en-US"/>
        </w:rPr>
        <w:t>"/"</w:t>
      </w:r>
      <w:r w:rsidRPr="007A4A2C">
        <w:rPr>
          <w:lang w:val="en-US"/>
        </w:rPr>
        <w:t xml:space="preserve">, and </w:t>
      </w:r>
      <w:r w:rsidRPr="00E67BE8">
        <w:rPr>
          <w:rFonts w:ascii="Times New Roman" w:hAnsi="Times New Roman"/>
          <w:i/>
          <w:iCs/>
          <w:lang w:val="en-US"/>
        </w:rPr>
        <w:t>F</w:t>
      </w:r>
      <w:r w:rsidRPr="007A4A2C">
        <w:rPr>
          <w:lang w:val="en-US"/>
        </w:rPr>
        <w:t xml:space="preserve"> can be parsed (in an appropriate lexical context) as a </w:t>
      </w:r>
      <w:r w:rsidRPr="00E67BE8">
        <w:rPr>
          <w:rFonts w:ascii="Times New Roman" w:hAnsi="Times New Roman"/>
          <w:i/>
          <w:iCs/>
          <w:lang w:val="en-US"/>
        </w:rPr>
        <w:t>RegularExpressionLiteral</w:t>
      </w:r>
      <w:r w:rsidRPr="007A4A2C">
        <w:rPr>
          <w:lang w:val="en-US"/>
        </w:rPr>
        <w:t xml:space="preserve"> that behaves identically to the constructed regular expression. For example, if </w:t>
      </w:r>
      <w:r w:rsidRPr="00E67BE8">
        <w:rPr>
          <w:rFonts w:ascii="Times New Roman" w:hAnsi="Times New Roman"/>
          <w:i/>
          <w:iCs/>
          <w:lang w:val="en-US"/>
        </w:rPr>
        <w:t>P</w:t>
      </w:r>
      <w:r w:rsidRPr="007A4A2C">
        <w:rPr>
          <w:lang w:val="en-US"/>
        </w:rPr>
        <w:t xml:space="preserve"> is </w:t>
      </w:r>
      <w:r w:rsidRPr="00C44D0E">
        <w:rPr>
          <w:rFonts w:ascii="Courier New" w:hAnsi="Courier New" w:cs="Courier New"/>
          <w:b/>
          <w:lang w:val="en-US"/>
        </w:rPr>
        <w:t>"/"</w:t>
      </w:r>
      <w:r w:rsidRPr="007A4A2C">
        <w:rPr>
          <w:lang w:val="en-US"/>
        </w:rPr>
        <w:t xml:space="preserve">, then </w:t>
      </w:r>
      <w:r w:rsidRPr="00E67BE8">
        <w:rPr>
          <w:rFonts w:ascii="Times New Roman" w:hAnsi="Times New Roman"/>
          <w:i/>
          <w:iCs/>
          <w:lang w:val="en-US"/>
        </w:rPr>
        <w:t>S</w:t>
      </w:r>
      <w:r w:rsidRPr="007A4A2C">
        <w:rPr>
          <w:lang w:val="en-US"/>
        </w:rPr>
        <w:t xml:space="preserve"> could be </w:t>
      </w:r>
      <w:r w:rsidRPr="00C44D0E">
        <w:rPr>
          <w:rFonts w:ascii="Courier New" w:hAnsi="Courier New" w:cs="Courier New"/>
          <w:b/>
          <w:lang w:val="en-US"/>
        </w:rPr>
        <w:t>"\/"</w:t>
      </w:r>
      <w:r w:rsidRPr="007A4A2C">
        <w:rPr>
          <w:lang w:val="en-US"/>
        </w:rPr>
        <w:t xml:space="preserve"> or </w:t>
      </w:r>
      <w:r w:rsidRPr="00C44D0E">
        <w:rPr>
          <w:rFonts w:ascii="Courier New" w:hAnsi="Courier New" w:cs="Courier New"/>
          <w:b/>
          <w:lang w:val="en-US"/>
        </w:rPr>
        <w:t>"\u002F"</w:t>
      </w:r>
      <w:r w:rsidRPr="007A4A2C">
        <w:rPr>
          <w:lang w:val="en-US"/>
        </w:rPr>
        <w:t xml:space="preserve">, among other possibilities, but not </w:t>
      </w:r>
      <w:r w:rsidRPr="00C44D0E">
        <w:rPr>
          <w:rFonts w:ascii="Courier New" w:hAnsi="Courier New" w:cs="Courier New"/>
          <w:b/>
          <w:lang w:val="en-US"/>
        </w:rPr>
        <w:t>"/"</w:t>
      </w:r>
      <w:r w:rsidRPr="007A4A2C">
        <w:rPr>
          <w:lang w:val="en-US"/>
        </w:rPr>
        <w:t xml:space="preserve">, because </w:t>
      </w:r>
      <w:r w:rsidRPr="00C44D0E">
        <w:rPr>
          <w:rFonts w:ascii="Courier New" w:hAnsi="Courier New" w:cs="Courier New"/>
          <w:b/>
          <w:lang w:val="en-US"/>
        </w:rPr>
        <w:t>///</w:t>
      </w:r>
      <w:r w:rsidRPr="007A4A2C">
        <w:rPr>
          <w:lang w:val="en-US"/>
        </w:rPr>
        <w:t xml:space="preserve"> </w:t>
      </w:r>
      <w:r>
        <w:rPr>
          <w:lang w:val="en-US"/>
        </w:rPr>
        <w:t xml:space="preserve">followed by </w:t>
      </w:r>
      <w:r w:rsidRPr="00E67BE8">
        <w:rPr>
          <w:rFonts w:ascii="Times New Roman" w:hAnsi="Times New Roman"/>
          <w:i/>
          <w:lang w:val="en-US"/>
        </w:rPr>
        <w:t>F</w:t>
      </w:r>
      <w:r>
        <w:rPr>
          <w:lang w:val="en-US"/>
        </w:rPr>
        <w:t xml:space="preserve"> </w:t>
      </w:r>
      <w:r w:rsidRPr="007A4A2C">
        <w:rPr>
          <w:lang w:val="en-US"/>
        </w:rPr>
        <w:t xml:space="preserve">would be parsed as a </w:t>
      </w:r>
      <w:r w:rsidRPr="00E67BE8">
        <w:rPr>
          <w:rFonts w:ascii="Times New Roman" w:hAnsi="Times New Roman"/>
          <w:i/>
          <w:iCs/>
          <w:lang w:val="en-US"/>
        </w:rPr>
        <w:t>SingleLineComment</w:t>
      </w:r>
      <w:r w:rsidRPr="007A4A2C">
        <w:rPr>
          <w:lang w:val="en-US"/>
        </w:rPr>
        <w:t xml:space="preserve"> rather than a </w:t>
      </w:r>
      <w:r w:rsidRPr="00E67BE8">
        <w:rPr>
          <w:rFonts w:ascii="Times New Roman" w:hAnsi="Times New Roman"/>
          <w:i/>
          <w:iCs/>
          <w:lang w:val="en-US"/>
        </w:rPr>
        <w:t>RegularExpressionLiteral</w:t>
      </w:r>
      <w:r w:rsidRPr="007A4A2C">
        <w:rPr>
          <w:lang w:val="en-US"/>
        </w:rPr>
        <w:t xml:space="preserve">. If </w:t>
      </w:r>
      <w:r w:rsidRPr="00E67BE8">
        <w:rPr>
          <w:rFonts w:ascii="Times New Roman" w:hAnsi="Times New Roman"/>
          <w:i/>
          <w:iCs/>
          <w:lang w:val="en-US"/>
        </w:rPr>
        <w:t>P</w:t>
      </w:r>
      <w:r w:rsidRPr="007A4A2C">
        <w:rPr>
          <w:lang w:val="en-US"/>
        </w:rPr>
        <w:t xml:space="preserve"> is the empty </w:t>
      </w:r>
      <w:r>
        <w:rPr>
          <w:lang w:val="en-US"/>
        </w:rPr>
        <w:t>String</w:t>
      </w:r>
      <w:r w:rsidRPr="007A4A2C">
        <w:rPr>
          <w:lang w:val="en-US"/>
        </w:rPr>
        <w:t xml:space="preserve">, this specification can be met by letting </w:t>
      </w:r>
      <w:r w:rsidRPr="00E67BE8">
        <w:rPr>
          <w:rFonts w:ascii="Times New Roman" w:hAnsi="Times New Roman"/>
          <w:i/>
          <w:iCs/>
          <w:lang w:val="en-US"/>
        </w:rPr>
        <w:t>S</w:t>
      </w:r>
      <w:r w:rsidRPr="007A4A2C">
        <w:rPr>
          <w:lang w:val="en-US"/>
        </w:rPr>
        <w:t xml:space="preserve"> be </w:t>
      </w:r>
      <w:r w:rsidRPr="00C44D0E">
        <w:rPr>
          <w:rFonts w:ascii="Courier New" w:hAnsi="Courier New" w:cs="Courier New"/>
          <w:b/>
          <w:lang w:val="en-US"/>
        </w:rPr>
        <w:t>"(?:)"</w:t>
      </w:r>
      <w:r w:rsidRPr="007A4A2C">
        <w:rPr>
          <w:lang w:val="en-US"/>
        </w:rPr>
        <w:t xml:space="preserve">. </w:t>
      </w:r>
    </w:p>
    <w:p w14:paraId="55FEC869" w14:textId="77777777" w:rsidR="004C02EF" w:rsidRDefault="004C02EF" w:rsidP="004C02EF">
      <w:r>
        <w:t>The following properties of the newly constructed object are data properties with the attributes that are specified in 15.10.7. The [[Value]] of each property is set as follows:</w:t>
      </w:r>
    </w:p>
    <w:p w14:paraId="2A5B5836" w14:textId="77777777" w:rsidR="004C02EF" w:rsidRDefault="004C02EF" w:rsidP="004C02EF">
      <w:r w:rsidRPr="00C44D0E">
        <w:t xml:space="preserve">The </w:t>
      </w:r>
      <w:r w:rsidRPr="00C44D0E">
        <w:rPr>
          <w:rFonts w:ascii="Courier New" w:hAnsi="Courier New" w:cs="Courier New"/>
          <w:b/>
        </w:rPr>
        <w:t>source</w:t>
      </w:r>
      <w:r w:rsidRPr="00C44D0E">
        <w:t xml:space="preserve"> property of the newly constructed object is set to </w:t>
      </w:r>
      <w:r w:rsidRPr="00E67BE8">
        <w:rPr>
          <w:rFonts w:ascii="Times New Roman" w:hAnsi="Times New Roman"/>
          <w:i/>
          <w:iCs/>
        </w:rPr>
        <w:t>S</w:t>
      </w:r>
      <w:r w:rsidRPr="00C44D0E">
        <w:t>.</w:t>
      </w:r>
    </w:p>
    <w:p w14:paraId="0D53D0F5" w14:textId="77777777" w:rsidR="004C02EF" w:rsidRDefault="004C02EF" w:rsidP="004C02EF">
      <w:r>
        <w:t xml:space="preserve">The </w:t>
      </w:r>
      <w:r>
        <w:rPr>
          <w:rFonts w:ascii="Courier New" w:hAnsi="Courier New"/>
          <w:b/>
        </w:rPr>
        <w:t>global</w:t>
      </w:r>
      <w:r>
        <w:t xml:space="preserve"> property of the newly constructed object is set to a Boolean value that is </w:t>
      </w:r>
      <w:r>
        <w:rPr>
          <w:b/>
        </w:rPr>
        <w:t>true</w:t>
      </w:r>
      <w:r>
        <w:t xml:space="preserve"> if </w:t>
      </w:r>
      <w:r w:rsidRPr="00E67BE8">
        <w:rPr>
          <w:rFonts w:ascii="Times New Roman" w:hAnsi="Times New Roman"/>
          <w:i/>
        </w:rPr>
        <w:t>F</w:t>
      </w:r>
      <w:r>
        <w:t xml:space="preserve"> contains the character </w:t>
      </w:r>
      <w:r w:rsidRPr="00452996">
        <w:rPr>
          <w:rFonts w:ascii="Courier New" w:hAnsi="Courier New" w:cs="Courier New"/>
          <w:b/>
          <w:lang w:val="en-US"/>
        </w:rPr>
        <w:t>"</w:t>
      </w:r>
      <w:r>
        <w:rPr>
          <w:rFonts w:ascii="Courier New" w:hAnsi="Courier New"/>
          <w:b/>
        </w:rPr>
        <w:t>g</w:t>
      </w:r>
      <w:r w:rsidRPr="00452996">
        <w:rPr>
          <w:rFonts w:ascii="Courier New" w:hAnsi="Courier New" w:cs="Courier New"/>
          <w:b/>
          <w:lang w:val="en-US"/>
        </w:rPr>
        <w:t>"</w:t>
      </w:r>
      <w:r>
        <w:t xml:space="preserve"> and </w:t>
      </w:r>
      <w:r>
        <w:rPr>
          <w:b/>
        </w:rPr>
        <w:t>false</w:t>
      </w:r>
      <w:r>
        <w:t xml:space="preserve"> otherwise.</w:t>
      </w:r>
    </w:p>
    <w:p w14:paraId="63840977" w14:textId="77777777" w:rsidR="004C02EF" w:rsidRDefault="004C02EF" w:rsidP="004C02EF">
      <w:r>
        <w:t xml:space="preserve">The </w:t>
      </w:r>
      <w:r>
        <w:rPr>
          <w:rFonts w:ascii="Courier New" w:hAnsi="Courier New"/>
          <w:b/>
        </w:rPr>
        <w:t>ignoreCase</w:t>
      </w:r>
      <w:r>
        <w:t xml:space="preserve"> property of the newly constructed object is set to a Boolean value that is </w:t>
      </w:r>
      <w:r>
        <w:rPr>
          <w:b/>
        </w:rPr>
        <w:t>true</w:t>
      </w:r>
      <w:r>
        <w:t xml:space="preserve"> if </w:t>
      </w:r>
      <w:r w:rsidRPr="00E67BE8">
        <w:rPr>
          <w:rFonts w:ascii="Times New Roman" w:hAnsi="Times New Roman"/>
          <w:i/>
        </w:rPr>
        <w:t>F</w:t>
      </w:r>
      <w:r>
        <w:t xml:space="preserve"> contains the character </w:t>
      </w:r>
      <w:r w:rsidRPr="00452996">
        <w:rPr>
          <w:rFonts w:ascii="Courier New" w:hAnsi="Courier New" w:cs="Courier New"/>
          <w:b/>
          <w:lang w:val="en-US"/>
        </w:rPr>
        <w:t>"</w:t>
      </w:r>
      <w:r>
        <w:rPr>
          <w:rFonts w:ascii="Courier New" w:hAnsi="Courier New"/>
          <w:b/>
        </w:rPr>
        <w:t>i</w:t>
      </w:r>
      <w:r w:rsidRPr="00452996">
        <w:rPr>
          <w:rFonts w:ascii="Courier New" w:hAnsi="Courier New" w:cs="Courier New"/>
          <w:b/>
          <w:lang w:val="en-US"/>
        </w:rPr>
        <w:t>"</w:t>
      </w:r>
      <w:r>
        <w:t xml:space="preserve"> and </w:t>
      </w:r>
      <w:r>
        <w:rPr>
          <w:b/>
        </w:rPr>
        <w:t>false</w:t>
      </w:r>
      <w:r>
        <w:t xml:space="preserve"> otherwise.</w:t>
      </w:r>
    </w:p>
    <w:p w14:paraId="5B6BF87D" w14:textId="77777777" w:rsidR="004C02EF" w:rsidRDefault="004C02EF" w:rsidP="004C02EF">
      <w:r>
        <w:t xml:space="preserve">The </w:t>
      </w:r>
      <w:r>
        <w:rPr>
          <w:rFonts w:ascii="Courier New" w:hAnsi="Courier New"/>
          <w:b/>
        </w:rPr>
        <w:t>multiline</w:t>
      </w:r>
      <w:r>
        <w:t xml:space="preserve"> property of the newly constructed object is set to a Boolean value that is </w:t>
      </w:r>
      <w:r>
        <w:rPr>
          <w:b/>
        </w:rPr>
        <w:t>true</w:t>
      </w:r>
      <w:r>
        <w:t xml:space="preserve"> if </w:t>
      </w:r>
      <w:r w:rsidRPr="00E67BE8">
        <w:rPr>
          <w:rFonts w:ascii="Times New Roman" w:hAnsi="Times New Roman"/>
          <w:i/>
        </w:rPr>
        <w:t>F</w:t>
      </w:r>
      <w:r>
        <w:t xml:space="preserve"> contains the character </w:t>
      </w:r>
      <w:r w:rsidRPr="00452996">
        <w:rPr>
          <w:rFonts w:ascii="Courier New" w:hAnsi="Courier New" w:cs="Courier New"/>
          <w:b/>
          <w:lang w:val="en-US"/>
        </w:rPr>
        <w:t>"</w:t>
      </w:r>
      <w:r>
        <w:rPr>
          <w:rFonts w:ascii="Courier New" w:hAnsi="Courier New"/>
          <w:b/>
        </w:rPr>
        <w:t>m</w:t>
      </w:r>
      <w:r w:rsidRPr="00452996">
        <w:rPr>
          <w:rFonts w:ascii="Courier New" w:hAnsi="Courier New" w:cs="Courier New"/>
          <w:b/>
          <w:lang w:val="en-US"/>
        </w:rPr>
        <w:t>"</w:t>
      </w:r>
      <w:r>
        <w:t xml:space="preserve"> and </w:t>
      </w:r>
      <w:r>
        <w:rPr>
          <w:b/>
        </w:rPr>
        <w:t>false</w:t>
      </w:r>
      <w:r>
        <w:t xml:space="preserve"> otherwise.</w:t>
      </w:r>
    </w:p>
    <w:p w14:paraId="5828C094" w14:textId="77777777" w:rsidR="004C02EF" w:rsidRDefault="004C02EF" w:rsidP="004C02EF">
      <w:r>
        <w:t xml:space="preserve">The </w:t>
      </w:r>
      <w:r>
        <w:rPr>
          <w:rFonts w:ascii="Courier New" w:hAnsi="Courier New"/>
          <w:b/>
        </w:rPr>
        <w:t>lastIndex</w:t>
      </w:r>
      <w:r>
        <w:t xml:space="preserve"> property of the newly constructed object is set to </w:t>
      </w:r>
      <w:r>
        <w:rPr>
          <w:b/>
        </w:rPr>
        <w:t>0</w:t>
      </w:r>
      <w:r>
        <w:t>.</w:t>
      </w:r>
    </w:p>
    <w:p w14:paraId="2E70E08F" w14:textId="77777777" w:rsidR="004C02EF" w:rsidRDefault="004C02EF" w:rsidP="004C02EF">
      <w:r>
        <w:t>The [[Prototype]] internal property of the newly constructed object is set to the standard built-in RegExp prototype object as specified in 15.10.6.</w:t>
      </w:r>
    </w:p>
    <w:p w14:paraId="3B638BEA" w14:textId="77777777" w:rsidR="004C02EF" w:rsidRDefault="004C02EF" w:rsidP="004C02EF">
      <w:r>
        <w:t xml:space="preserve">The </w:t>
      </w:r>
      <w:del w:id="6463" w:author="Allen Wirfs-Brock" w:date="2011-07-02T14:33:00Z">
        <w:r w:rsidDel="0054023D">
          <w:delText xml:space="preserve">[[Class]] internal property of the </w:delText>
        </w:r>
      </w:del>
      <w:r>
        <w:t xml:space="preserve">newly constructed object </w:t>
      </w:r>
      <w:ins w:id="6464" w:author="Allen Wirfs-Brock" w:date="2011-07-02T14:33:00Z">
        <w:r w:rsidR="0054023D">
          <w:t>has an [[IsRegExp]] internal property</w:t>
        </w:r>
      </w:ins>
      <w:del w:id="6465" w:author="Allen Wirfs-Brock" w:date="2011-07-02T14:33:00Z">
        <w:r w:rsidDel="0054023D">
          <w:delText xml:space="preserve">is set to </w:delText>
        </w:r>
        <w:r w:rsidDel="0054023D">
          <w:rPr>
            <w:rFonts w:ascii="Courier New" w:hAnsi="Courier New"/>
            <w:b/>
          </w:rPr>
          <w:delText>"RegExp"</w:delText>
        </w:r>
        <w:r w:rsidDel="0054023D">
          <w:delText>.</w:delText>
        </w:r>
      </w:del>
    </w:p>
    <w:p w14:paraId="74FB7229" w14:textId="77777777" w:rsidR="004C02EF" w:rsidRPr="00DF68D7" w:rsidRDefault="004C02EF" w:rsidP="004C02EF">
      <w:pPr>
        <w:pStyle w:val="Note"/>
        <w:rPr>
          <w:lang w:val="en-US"/>
        </w:rPr>
      </w:pPr>
      <w:r w:rsidRPr="006E038E">
        <w:rPr>
          <w:lang w:val="en-US"/>
        </w:rPr>
        <w:t>NOTE</w:t>
      </w:r>
      <w:r w:rsidRPr="006E038E">
        <w:rPr>
          <w:lang w:val="en-US"/>
        </w:rPr>
        <w:tab/>
        <w:t xml:space="preserve">If pattern is a </w:t>
      </w:r>
      <w:r w:rsidRPr="006E038E">
        <w:rPr>
          <w:rStyle w:val="bnf"/>
        </w:rPr>
        <w:t>StringLiteral</w:t>
      </w:r>
      <w:r w:rsidRPr="006E038E">
        <w:rPr>
          <w:lang w:val="en-US"/>
        </w:rPr>
        <w:t xml:space="preserve">, the usual escape sequence substitutions are performed before the </w:t>
      </w:r>
      <w:r>
        <w:rPr>
          <w:lang w:val="en-US"/>
        </w:rPr>
        <w:t>String</w:t>
      </w:r>
      <w:r w:rsidRPr="006E038E">
        <w:rPr>
          <w:lang w:val="en-US"/>
        </w:rPr>
        <w:t xml:space="preserve"> is processed by RegExp. If pattern must contain an escape sequence to be</w:t>
      </w:r>
      <w:r w:rsidRPr="006E038E">
        <w:t xml:space="preserve"> recognised</w:t>
      </w:r>
      <w:r w:rsidRPr="006E038E">
        <w:rPr>
          <w:lang w:val="en-US"/>
        </w:rPr>
        <w:t xml:space="preserve"> by RegExp, any backslash </w:t>
      </w:r>
      <w:r w:rsidRPr="006E038E">
        <w:rPr>
          <w:rFonts w:ascii="Courier New" w:hAnsi="Courier New" w:cs="Courier New"/>
          <w:b/>
          <w:bCs/>
          <w:lang w:val="en-US"/>
        </w:rPr>
        <w:t>\</w:t>
      </w:r>
      <w:r w:rsidRPr="006E038E">
        <w:rPr>
          <w:lang w:val="en-US"/>
        </w:rPr>
        <w:t xml:space="preserve"> characters must be escaped within the </w:t>
      </w:r>
      <w:r w:rsidRPr="006E038E">
        <w:rPr>
          <w:rStyle w:val="bnf"/>
        </w:rPr>
        <w:t>StringLiteral</w:t>
      </w:r>
      <w:r w:rsidRPr="006E038E">
        <w:rPr>
          <w:lang w:val="en-US"/>
        </w:rPr>
        <w:t xml:space="preserve"> to prevent them being removed when the contents of the </w:t>
      </w:r>
      <w:r w:rsidRPr="006E038E">
        <w:rPr>
          <w:rStyle w:val="bnf"/>
        </w:rPr>
        <w:t>StringLiteral</w:t>
      </w:r>
      <w:r w:rsidRPr="006E038E">
        <w:rPr>
          <w:lang w:val="en-US"/>
        </w:rPr>
        <w:t xml:space="preserve"> are formed.</w:t>
      </w:r>
      <w:r w:rsidRPr="00C44D0E">
        <w:rPr>
          <w:lang w:val="en-US"/>
        </w:rPr>
        <w:t xml:space="preserve"> </w:t>
      </w:r>
    </w:p>
    <w:p w14:paraId="6D578D25" w14:textId="77777777" w:rsidR="004C02EF" w:rsidRDefault="004C02EF" w:rsidP="00F710D2">
      <w:pPr>
        <w:pStyle w:val="30"/>
        <w:numPr>
          <w:ilvl w:val="0"/>
          <w:numId w:val="0"/>
        </w:numPr>
      </w:pPr>
      <w:bookmarkStart w:id="6466" w:name="_Toc417706284"/>
      <w:bookmarkStart w:id="6467" w:name="_Toc432237649"/>
      <w:bookmarkStart w:id="6468" w:name="_Toc432984858"/>
      <w:bookmarkStart w:id="6469" w:name="_Ref457709745"/>
      <w:bookmarkStart w:id="6470" w:name="_Ref457792868"/>
      <w:bookmarkStart w:id="6471" w:name="_Toc472818959"/>
      <w:bookmarkStart w:id="6472" w:name="_Toc235503537"/>
      <w:bookmarkStart w:id="6473" w:name="_Toc241509312"/>
      <w:bookmarkStart w:id="6474" w:name="_Toc244416799"/>
      <w:bookmarkStart w:id="6475" w:name="_Toc276631163"/>
      <w:bookmarkStart w:id="6476" w:name="_Toc153968552"/>
      <w:r>
        <w:t>15.10.5</w:t>
      </w:r>
      <w:r>
        <w:tab/>
        <w:t>Properties of the RegExp Constructor</w:t>
      </w:r>
      <w:bookmarkEnd w:id="6466"/>
      <w:bookmarkEnd w:id="6467"/>
      <w:bookmarkEnd w:id="6468"/>
      <w:bookmarkEnd w:id="6469"/>
      <w:bookmarkEnd w:id="6470"/>
      <w:bookmarkEnd w:id="6471"/>
      <w:bookmarkEnd w:id="6472"/>
      <w:bookmarkEnd w:id="6473"/>
      <w:bookmarkEnd w:id="6474"/>
      <w:bookmarkEnd w:id="6475"/>
      <w:bookmarkEnd w:id="6476"/>
    </w:p>
    <w:p w14:paraId="52CEC731" w14:textId="77777777" w:rsidR="004C02EF" w:rsidRDefault="004C02EF" w:rsidP="004C02EF">
      <w:r>
        <w:t>The value of the [[Prototype]] internal property of the RegExp constructor is the standard built-in Function prototype object (15.3.4).</w:t>
      </w:r>
    </w:p>
    <w:p w14:paraId="61BC7B4A"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2</w:t>
      </w:r>
      <w:r>
        <w:t>), the RegExp constructor has the following properties:</w:t>
      </w:r>
    </w:p>
    <w:p w14:paraId="16D2B395" w14:textId="77777777" w:rsidR="004C02EF" w:rsidRDefault="004C02EF" w:rsidP="004C02EF">
      <w:pPr>
        <w:pStyle w:val="40"/>
        <w:numPr>
          <w:ilvl w:val="0"/>
          <w:numId w:val="0"/>
        </w:numPr>
      </w:pPr>
      <w:bookmarkStart w:id="6477" w:name="_Hlt455971295"/>
      <w:bookmarkStart w:id="6478" w:name="_Ref404353515"/>
      <w:bookmarkEnd w:id="6477"/>
      <w:r>
        <w:t>15.10.5.1</w:t>
      </w:r>
      <w:r>
        <w:tab/>
        <w:t>RegExp.prototype</w:t>
      </w:r>
      <w:bookmarkEnd w:id="6478"/>
    </w:p>
    <w:p w14:paraId="2C400B9C" w14:textId="77777777" w:rsidR="004C02EF" w:rsidRDefault="004C02EF" w:rsidP="004C02EF">
      <w:r>
        <w:t xml:space="preserve">The initial value of </w:t>
      </w:r>
      <w:r>
        <w:rPr>
          <w:rFonts w:ascii="Courier New" w:hAnsi="Courier New"/>
          <w:b/>
        </w:rPr>
        <w:t>RegExp.prototype</w:t>
      </w:r>
      <w:r>
        <w:t xml:space="preserve"> is the RegExp prototype object (15.10.6).</w:t>
      </w:r>
    </w:p>
    <w:p w14:paraId="300A2728" w14:textId="77777777" w:rsidR="004C02EF" w:rsidRDefault="004C02EF" w:rsidP="004C02EF">
      <w:r>
        <w:t xml:space="preserve">This property shall have the attributes { [[Writable]]: </w:t>
      </w:r>
      <w:r w:rsidRPr="00223D3A">
        <w:rPr>
          <w:b/>
        </w:rPr>
        <w:t>false</w:t>
      </w:r>
      <w:r>
        <w:t xml:space="preserve">, [[Enumerable]]: </w:t>
      </w:r>
      <w:r w:rsidRPr="00223D3A">
        <w:rPr>
          <w:b/>
        </w:rPr>
        <w:t>false</w:t>
      </w:r>
      <w:r>
        <w:t xml:space="preserve">, [[Configurable]]: </w:t>
      </w:r>
      <w:r w:rsidRPr="00223D3A">
        <w:rPr>
          <w:b/>
        </w:rPr>
        <w:t>false</w:t>
      </w:r>
      <w:r>
        <w:t> }.</w:t>
      </w:r>
    </w:p>
    <w:p w14:paraId="108CE7F3" w14:textId="77777777" w:rsidR="004C02EF" w:rsidRDefault="004C02EF" w:rsidP="00F710D2">
      <w:pPr>
        <w:pStyle w:val="30"/>
        <w:numPr>
          <w:ilvl w:val="0"/>
          <w:numId w:val="0"/>
        </w:numPr>
      </w:pPr>
      <w:bookmarkStart w:id="6479" w:name="_Ref404353569"/>
      <w:bookmarkStart w:id="6480" w:name="_Toc417706285"/>
      <w:bookmarkStart w:id="6481" w:name="_Toc432237650"/>
      <w:bookmarkStart w:id="6482" w:name="_Toc432984859"/>
      <w:bookmarkStart w:id="6483" w:name="_Toc472818960"/>
      <w:bookmarkStart w:id="6484" w:name="_Toc235503538"/>
      <w:bookmarkStart w:id="6485" w:name="_Toc241509313"/>
      <w:bookmarkStart w:id="6486" w:name="_Toc244416800"/>
      <w:bookmarkStart w:id="6487" w:name="_Toc276631164"/>
      <w:bookmarkStart w:id="6488" w:name="_Toc153968553"/>
      <w:r>
        <w:t>15.10.6</w:t>
      </w:r>
      <w:r>
        <w:tab/>
        <w:t>Properties of the RegExp Prototype Object</w:t>
      </w:r>
      <w:bookmarkEnd w:id="6479"/>
      <w:bookmarkEnd w:id="6480"/>
      <w:bookmarkEnd w:id="6481"/>
      <w:bookmarkEnd w:id="6482"/>
      <w:bookmarkEnd w:id="6483"/>
      <w:bookmarkEnd w:id="6484"/>
      <w:bookmarkEnd w:id="6485"/>
      <w:bookmarkEnd w:id="6486"/>
      <w:bookmarkEnd w:id="6487"/>
      <w:bookmarkEnd w:id="6488"/>
    </w:p>
    <w:p w14:paraId="08AB1485" w14:textId="77777777" w:rsidR="004C02EF" w:rsidRDefault="004C02EF" w:rsidP="004C02EF">
      <w:r>
        <w:t>The value of the [[Prototype]] internal property of the RegExp prototype object is the standard built-in Object prototype object (15.2.4). The RegExp prototype object is itself a regular expression object; it</w:t>
      </w:r>
      <w:del w:id="6489" w:author="Allen Wirfs-Brock" w:date="2011-07-02T14:34:00Z">
        <w:r w:rsidDel="00736F7F">
          <w:delText>s</w:delText>
        </w:r>
      </w:del>
      <w:r>
        <w:t xml:space="preserve"> </w:t>
      </w:r>
      <w:ins w:id="6490" w:author="Allen Wirfs-Brock" w:date="2011-07-02T14:34:00Z">
        <w:r w:rsidR="0054023D">
          <w:t>has a</w:t>
        </w:r>
      </w:ins>
      <w:ins w:id="6491" w:author="Allen Wirfs-Brock" w:date="2011-07-02T14:35:00Z">
        <w:r w:rsidR="00736F7F">
          <w:t>n</w:t>
        </w:r>
      </w:ins>
      <w:ins w:id="6492" w:author="Allen Wirfs-Brock" w:date="2011-07-02T14:34:00Z">
        <w:r w:rsidR="0054023D">
          <w:t xml:space="preserve"> [[IsRegExp]] internal property</w:t>
        </w:r>
      </w:ins>
      <w:del w:id="6493" w:author="Allen Wirfs-Brock" w:date="2011-07-02T14:34:00Z">
        <w:r w:rsidDel="0054023D">
          <w:delText xml:space="preserve">[[Class]] is </w:delText>
        </w:r>
        <w:r w:rsidDel="0054023D">
          <w:rPr>
            <w:rFonts w:ascii="Courier New" w:hAnsi="Courier New" w:cs="Courier New"/>
          </w:rPr>
          <w:delText>"</w:delText>
        </w:r>
        <w:r w:rsidRPr="00900332" w:rsidDel="0054023D">
          <w:rPr>
            <w:rFonts w:ascii="Courier New" w:hAnsi="Courier New" w:cs="Courier New"/>
            <w:b/>
          </w:rPr>
          <w:delText>RegExp</w:delText>
        </w:r>
        <w:r w:rsidDel="0054023D">
          <w:rPr>
            <w:rFonts w:ascii="Courier New" w:hAnsi="Courier New" w:cs="Courier New"/>
          </w:rPr>
          <w:delText>"</w:delText>
        </w:r>
      </w:del>
      <w:r>
        <w:t>.</w:t>
      </w:r>
      <w:r w:rsidRPr="00C952BC">
        <w:t xml:space="preserve"> </w:t>
      </w:r>
      <w:r>
        <w:t xml:space="preserve">The initial values of the RegExp prototype object’s data properties (15.10.7) are set as if the object was created by the expression </w:t>
      </w:r>
      <w:r w:rsidRPr="00C0797D">
        <w:rPr>
          <w:rFonts w:ascii="Courier New" w:hAnsi="Courier New" w:cs="Courier New"/>
          <w:b/>
        </w:rPr>
        <w:t>new RegExp()</w:t>
      </w:r>
      <w:r>
        <w:t xml:space="preserve"> where </w:t>
      </w:r>
      <w:r w:rsidRPr="00C0797D">
        <w:rPr>
          <w:rFonts w:ascii="Courier New" w:hAnsi="Courier New" w:cs="Courier New"/>
          <w:b/>
        </w:rPr>
        <w:t>RegExp</w:t>
      </w:r>
      <w:r>
        <w:t xml:space="preserve"> is that standard built-in constructor with that name.</w:t>
      </w:r>
    </w:p>
    <w:p w14:paraId="263EF17C" w14:textId="77777777" w:rsidR="004C02EF" w:rsidRDefault="004C02EF" w:rsidP="004C02EF">
      <w:r>
        <w:t xml:space="preserve">The RegExp prototype object does not have a </w:t>
      </w:r>
      <w:r>
        <w:rPr>
          <w:rFonts w:ascii="Courier New" w:hAnsi="Courier New"/>
          <w:b/>
        </w:rPr>
        <w:t>valueOf</w:t>
      </w:r>
      <w:r>
        <w:t xml:space="preserve"> property of its own; however, it inherits the </w:t>
      </w:r>
      <w:r>
        <w:rPr>
          <w:rFonts w:ascii="Courier New" w:hAnsi="Courier New"/>
          <w:b/>
        </w:rPr>
        <w:t>valueOf</w:t>
      </w:r>
      <w:r>
        <w:t xml:space="preserve"> property from the Object prototype object.</w:t>
      </w:r>
    </w:p>
    <w:p w14:paraId="57C2DA3E" w14:textId="77777777" w:rsidR="004C02EF" w:rsidRDefault="004C02EF" w:rsidP="004C02EF">
      <w:r>
        <w:t xml:space="preserve">In the following descriptions of functions that are properties of the RegExp prototype object, the phrase “this RegExp object” refers to the object that is the </w:t>
      </w:r>
      <w:r>
        <w:rPr>
          <w:b/>
        </w:rPr>
        <w:t>this</w:t>
      </w:r>
      <w:r>
        <w:t xml:space="preserve"> value for the invocation of the function; a </w:t>
      </w:r>
      <w:r>
        <w:rPr>
          <w:b/>
        </w:rPr>
        <w:t>TypeError</w:t>
      </w:r>
      <w:r>
        <w:t xml:space="preserve"> exception is thrown if the </w:t>
      </w:r>
      <w:r>
        <w:rPr>
          <w:b/>
        </w:rPr>
        <w:t>this</w:t>
      </w:r>
      <w:r>
        <w:t xml:space="preserve"> value is not an object </w:t>
      </w:r>
      <w:del w:id="6494" w:author="Allen Wirfs-Brock" w:date="2011-07-02T14:35:00Z">
        <w:r w:rsidDel="00736F7F">
          <w:delText>or an object for which the value of the</w:delText>
        </w:r>
      </w:del>
      <w:ins w:id="6495" w:author="Allen Wirfs-Brock" w:date="2011-07-02T14:35:00Z">
        <w:r w:rsidR="00736F7F">
          <w:t>that has an</w:t>
        </w:r>
      </w:ins>
      <w:r>
        <w:t xml:space="preserve"> [[</w:t>
      </w:r>
      <w:del w:id="6496" w:author="Allen Wirfs-Brock" w:date="2011-07-02T14:35:00Z">
        <w:r w:rsidDel="00736F7F">
          <w:delText>Class</w:delText>
        </w:r>
      </w:del>
      <w:ins w:id="6497" w:author="Allen Wirfs-Brock" w:date="2011-07-02T14:35:00Z">
        <w:r w:rsidR="00736F7F">
          <w:t>IsRegExp</w:t>
        </w:r>
      </w:ins>
      <w:r>
        <w:t>]] internal property</w:t>
      </w:r>
      <w:del w:id="6498" w:author="Allen Wirfs-Brock" w:date="2011-07-02T14:35:00Z">
        <w:r w:rsidDel="00736F7F">
          <w:delText xml:space="preserve"> is not </w:delText>
        </w:r>
        <w:r w:rsidDel="00736F7F">
          <w:rPr>
            <w:rFonts w:ascii="Courier New" w:hAnsi="Courier New"/>
            <w:b/>
          </w:rPr>
          <w:delText>"RegExp"</w:delText>
        </w:r>
      </w:del>
      <w:r>
        <w:t>.</w:t>
      </w:r>
    </w:p>
    <w:p w14:paraId="693B5F34" w14:textId="77777777" w:rsidR="004C02EF" w:rsidRDefault="004C02EF" w:rsidP="004C02EF">
      <w:pPr>
        <w:pStyle w:val="40"/>
        <w:numPr>
          <w:ilvl w:val="0"/>
          <w:numId w:val="0"/>
        </w:numPr>
      </w:pPr>
      <w:r>
        <w:t>15.10.6.1</w:t>
      </w:r>
      <w:r>
        <w:tab/>
        <w:t>RegExp.prototype.constructor</w:t>
      </w:r>
    </w:p>
    <w:p w14:paraId="25C03033" w14:textId="77777777" w:rsidR="004C02EF" w:rsidRDefault="004C02EF" w:rsidP="004C02EF">
      <w:r>
        <w:t xml:space="preserve">The initial value of </w:t>
      </w:r>
      <w:r>
        <w:rPr>
          <w:rFonts w:ascii="Courier New" w:hAnsi="Courier New"/>
          <w:b/>
        </w:rPr>
        <w:t>RegExp.prototype.constructor</w:t>
      </w:r>
      <w:r>
        <w:t xml:space="preserve"> is the standard built-in </w:t>
      </w:r>
      <w:r>
        <w:rPr>
          <w:rFonts w:ascii="Courier New" w:hAnsi="Courier New"/>
          <w:b/>
        </w:rPr>
        <w:t>RegExp</w:t>
      </w:r>
      <w:r>
        <w:t xml:space="preserve"> constructor.</w:t>
      </w:r>
    </w:p>
    <w:p w14:paraId="5905D3FE" w14:textId="77777777" w:rsidR="004C02EF" w:rsidRDefault="004C02EF" w:rsidP="004C02EF">
      <w:pPr>
        <w:pStyle w:val="40"/>
        <w:numPr>
          <w:ilvl w:val="0"/>
          <w:numId w:val="0"/>
        </w:numPr>
      </w:pPr>
      <w:bookmarkStart w:id="6499" w:name="_Ref404572122"/>
      <w:r>
        <w:t>15.10.6.2</w:t>
      </w:r>
      <w:r>
        <w:tab/>
        <w:t>RegExp.prototype.exec(string)</w:t>
      </w:r>
      <w:bookmarkEnd w:id="6499"/>
    </w:p>
    <w:p w14:paraId="4FA28B58" w14:textId="77777777" w:rsidR="004C02EF" w:rsidRDefault="004C02EF" w:rsidP="004C02EF">
      <w:r>
        <w:t xml:space="preserve">Performs a regular expression match of </w:t>
      </w:r>
      <w:r w:rsidRPr="00895113">
        <w:rPr>
          <w:rFonts w:ascii="Times New Roman" w:hAnsi="Times New Roman"/>
          <w:i/>
        </w:rPr>
        <w:t>string</w:t>
      </w:r>
      <w:r>
        <w:t xml:space="preserve"> against the regular expression and returns an Array object containing the results of the match, or </w:t>
      </w:r>
      <w:r>
        <w:rPr>
          <w:b/>
        </w:rPr>
        <w:t>null</w:t>
      </w:r>
      <w:r>
        <w:t xml:space="preserve"> if </w:t>
      </w:r>
      <w:r w:rsidRPr="00895113">
        <w:rPr>
          <w:rFonts w:ascii="Times New Roman" w:hAnsi="Times New Roman"/>
          <w:i/>
        </w:rPr>
        <w:t>string</w:t>
      </w:r>
      <w:r>
        <w:t xml:space="preserve"> did not match.</w:t>
      </w:r>
    </w:p>
    <w:p w14:paraId="29C8812B" w14:textId="77777777" w:rsidR="004C02EF" w:rsidRDefault="004C02EF" w:rsidP="004C02EF">
      <w:r>
        <w:t xml:space="preserve">The String </w:t>
      </w:r>
      <w:r w:rsidRPr="00895113">
        <w:rPr>
          <w:rFonts w:ascii="Times New Roman" w:hAnsi="Times New Roman"/>
        </w:rPr>
        <w:t>ToString(</w:t>
      </w:r>
      <w:r w:rsidRPr="00895113">
        <w:rPr>
          <w:rFonts w:ascii="Times New Roman" w:hAnsi="Times New Roman"/>
          <w:i/>
        </w:rPr>
        <w:t>string</w:t>
      </w:r>
      <w:r w:rsidRPr="00895113">
        <w:rPr>
          <w:rFonts w:ascii="Times New Roman" w:hAnsi="Times New Roman"/>
        </w:rPr>
        <w:t>)</w:t>
      </w:r>
      <w:r>
        <w:t xml:space="preserve"> is searched for an occurrence of the regular expression pattern as follows:</w:t>
      </w:r>
    </w:p>
    <w:p w14:paraId="0C100C11" w14:textId="77777777" w:rsidR="004C02EF" w:rsidRPr="006E038E" w:rsidRDefault="004C02EF" w:rsidP="004C02EF">
      <w:pPr>
        <w:pStyle w:val="Alg4"/>
        <w:numPr>
          <w:ilvl w:val="0"/>
          <w:numId w:val="328"/>
        </w:numPr>
      </w:pPr>
      <w:r w:rsidRPr="006E038E">
        <w:t xml:space="preserve">Let </w:t>
      </w:r>
      <w:r w:rsidRPr="006E038E">
        <w:rPr>
          <w:i/>
        </w:rPr>
        <w:t>R</w:t>
      </w:r>
      <w:r w:rsidRPr="006E038E">
        <w:t xml:space="preserve"> be this RegExp object.</w:t>
      </w:r>
    </w:p>
    <w:p w14:paraId="5EAB998D" w14:textId="77777777" w:rsidR="004C02EF" w:rsidRPr="006E038E" w:rsidRDefault="004C02EF" w:rsidP="004C02EF">
      <w:pPr>
        <w:pStyle w:val="Alg4"/>
        <w:numPr>
          <w:ilvl w:val="0"/>
          <w:numId w:val="328"/>
        </w:numPr>
      </w:pPr>
      <w:r w:rsidRPr="006E038E">
        <w:t xml:space="preserve">Let </w:t>
      </w:r>
      <w:r w:rsidRPr="006E038E">
        <w:rPr>
          <w:i/>
        </w:rPr>
        <w:t>S</w:t>
      </w:r>
      <w:r w:rsidRPr="006E038E">
        <w:t xml:space="preserve"> be the value of ToString(</w:t>
      </w:r>
      <w:r w:rsidRPr="006E038E">
        <w:rPr>
          <w:i/>
        </w:rPr>
        <w:t>string</w:t>
      </w:r>
      <w:r w:rsidRPr="006E038E">
        <w:t>).</w:t>
      </w:r>
    </w:p>
    <w:p w14:paraId="782EAAF5" w14:textId="77777777" w:rsidR="004C02EF" w:rsidRPr="006E038E" w:rsidRDefault="004C02EF" w:rsidP="004C02EF">
      <w:pPr>
        <w:pStyle w:val="Alg4"/>
        <w:numPr>
          <w:ilvl w:val="0"/>
          <w:numId w:val="328"/>
        </w:numPr>
      </w:pPr>
      <w:r w:rsidRPr="006E038E">
        <w:t xml:space="preserve">Let </w:t>
      </w:r>
      <w:r w:rsidRPr="006E038E">
        <w:rPr>
          <w:i/>
        </w:rPr>
        <w:t>length</w:t>
      </w:r>
      <w:r w:rsidRPr="006E038E">
        <w:t xml:space="preserve"> be the length of </w:t>
      </w:r>
      <w:r w:rsidRPr="006E038E">
        <w:rPr>
          <w:i/>
        </w:rPr>
        <w:t>S</w:t>
      </w:r>
      <w:r w:rsidRPr="006E038E">
        <w:t>.</w:t>
      </w:r>
    </w:p>
    <w:p w14:paraId="3161790F" w14:textId="77777777" w:rsidR="004C02EF" w:rsidRPr="006E038E" w:rsidRDefault="004C02EF" w:rsidP="004C02EF">
      <w:pPr>
        <w:pStyle w:val="Alg4"/>
        <w:numPr>
          <w:ilvl w:val="0"/>
          <w:numId w:val="328"/>
        </w:numPr>
      </w:pPr>
      <w:r w:rsidRPr="006E038E">
        <w:t xml:space="preserve">Let </w:t>
      </w:r>
      <w:r w:rsidRPr="006E038E">
        <w:rPr>
          <w:i/>
        </w:rPr>
        <w:t>lastIndex</w:t>
      </w:r>
      <w:r w:rsidRPr="006E038E">
        <w:t xml:space="preserve"> be the </w:t>
      </w:r>
      <w:r>
        <w:t>result of calling the [[Get]] internal method</w:t>
      </w:r>
      <w:r w:rsidRPr="00B90C1A">
        <w:t xml:space="preserve"> </w:t>
      </w:r>
      <w:r>
        <w:t xml:space="preserve">of </w:t>
      </w:r>
      <w:r w:rsidRPr="00B90C1A">
        <w:rPr>
          <w:i/>
        </w:rPr>
        <w:t>R</w:t>
      </w:r>
      <w:r>
        <w:t xml:space="preserve"> with argument "</w:t>
      </w:r>
      <w:r w:rsidRPr="00B90C1A">
        <w:rPr>
          <w:rFonts w:ascii="Courier New" w:hAnsi="Courier New" w:cs="Courier New"/>
          <w:b/>
        </w:rPr>
        <w:t>lastIndex</w:t>
      </w:r>
      <w:r>
        <w:t>"</w:t>
      </w:r>
      <w:r w:rsidRPr="006E038E">
        <w:t>.</w:t>
      </w:r>
    </w:p>
    <w:p w14:paraId="036DF843" w14:textId="77777777" w:rsidR="004C02EF" w:rsidRPr="006E038E" w:rsidRDefault="004C02EF" w:rsidP="004C02EF">
      <w:pPr>
        <w:pStyle w:val="Alg4"/>
        <w:numPr>
          <w:ilvl w:val="0"/>
          <w:numId w:val="328"/>
        </w:numPr>
      </w:pPr>
      <w:r w:rsidRPr="006E038E">
        <w:t xml:space="preserve">Let </w:t>
      </w:r>
      <w:r w:rsidRPr="006E038E">
        <w:rPr>
          <w:i/>
        </w:rPr>
        <w:t>i</w:t>
      </w:r>
      <w:r w:rsidRPr="006E038E">
        <w:t xml:space="preserve"> be the value of ToInteger(</w:t>
      </w:r>
      <w:r w:rsidRPr="006E038E">
        <w:rPr>
          <w:i/>
        </w:rPr>
        <w:t>lastIndex</w:t>
      </w:r>
      <w:r w:rsidRPr="006E038E">
        <w:t>).</w:t>
      </w:r>
    </w:p>
    <w:p w14:paraId="2CD9E494" w14:textId="77777777" w:rsidR="004C02EF" w:rsidRPr="006E038E" w:rsidRDefault="004C02EF" w:rsidP="004C02EF">
      <w:pPr>
        <w:pStyle w:val="Alg4"/>
        <w:numPr>
          <w:ilvl w:val="0"/>
          <w:numId w:val="328"/>
        </w:numPr>
      </w:pPr>
      <w:r w:rsidRPr="006E038E">
        <w:t xml:space="preserve">Let </w:t>
      </w:r>
      <w:r w:rsidRPr="006E038E">
        <w:rPr>
          <w:i/>
        </w:rPr>
        <w:t>global</w:t>
      </w:r>
      <w:r w:rsidRPr="006E038E">
        <w:t xml:space="preserve"> be the result of calling the [[Get]] internal method of </w:t>
      </w:r>
      <w:r w:rsidRPr="006E038E">
        <w:rPr>
          <w:i/>
        </w:rPr>
        <w:t>R</w:t>
      </w:r>
      <w:r w:rsidRPr="006E038E">
        <w:t xml:space="preserve"> with argument "</w:t>
      </w:r>
      <w:r>
        <w:rPr>
          <w:rFonts w:ascii="Courier New" w:hAnsi="Courier New"/>
          <w:b/>
        </w:rPr>
        <w:t>global</w:t>
      </w:r>
      <w:r>
        <w:rPr>
          <w:rFonts w:ascii="Courier New" w:hAnsi="Courier New" w:cs="Courier New"/>
          <w:b/>
        </w:rPr>
        <w:t>"</w:t>
      </w:r>
      <w:r w:rsidRPr="006E038E">
        <w:t>.</w:t>
      </w:r>
    </w:p>
    <w:p w14:paraId="3E22CB1F" w14:textId="77777777" w:rsidR="004C02EF" w:rsidRPr="006E038E" w:rsidRDefault="004C02EF" w:rsidP="004C02EF">
      <w:pPr>
        <w:pStyle w:val="Alg4"/>
        <w:numPr>
          <w:ilvl w:val="0"/>
          <w:numId w:val="328"/>
        </w:numPr>
      </w:pPr>
      <w:r w:rsidRPr="006E038E">
        <w:t xml:space="preserve">If </w:t>
      </w:r>
      <w:r w:rsidRPr="006E038E">
        <w:rPr>
          <w:i/>
        </w:rPr>
        <w:t>global</w:t>
      </w:r>
      <w:r w:rsidRPr="006E038E">
        <w:t xml:space="preserve"> is </w:t>
      </w:r>
      <w:r w:rsidRPr="006E038E">
        <w:rPr>
          <w:b/>
        </w:rPr>
        <w:t>false</w:t>
      </w:r>
      <w:r w:rsidRPr="006E038E">
        <w:t xml:space="preserve">, then let </w:t>
      </w:r>
      <w:r w:rsidRPr="006E038E">
        <w:rPr>
          <w:i/>
        </w:rPr>
        <w:t>i</w:t>
      </w:r>
      <w:r w:rsidRPr="006E038E">
        <w:t xml:space="preserve"> = 0.</w:t>
      </w:r>
    </w:p>
    <w:p w14:paraId="57D7376E" w14:textId="77777777" w:rsidR="004C02EF" w:rsidRPr="006E038E" w:rsidRDefault="004C02EF" w:rsidP="004C02EF">
      <w:pPr>
        <w:pStyle w:val="Alg4"/>
        <w:numPr>
          <w:ilvl w:val="0"/>
          <w:numId w:val="328"/>
        </w:numPr>
      </w:pPr>
      <w:r w:rsidRPr="006E038E">
        <w:t xml:space="preserve">Let </w:t>
      </w:r>
      <w:r w:rsidRPr="006E038E">
        <w:rPr>
          <w:i/>
        </w:rPr>
        <w:t>matchSucceeded</w:t>
      </w:r>
      <w:r w:rsidRPr="006E038E">
        <w:t xml:space="preserve"> be </w:t>
      </w:r>
      <w:r w:rsidRPr="006E038E">
        <w:rPr>
          <w:b/>
        </w:rPr>
        <w:t>false</w:t>
      </w:r>
      <w:r w:rsidRPr="006E038E">
        <w:t>.</w:t>
      </w:r>
    </w:p>
    <w:p w14:paraId="767668A0" w14:textId="77777777" w:rsidR="004C02EF" w:rsidRPr="006E038E" w:rsidRDefault="004C02EF" w:rsidP="004C02EF">
      <w:pPr>
        <w:pStyle w:val="Alg4"/>
        <w:numPr>
          <w:ilvl w:val="0"/>
          <w:numId w:val="328"/>
        </w:numPr>
      </w:pPr>
      <w:r w:rsidRPr="006E038E">
        <w:t xml:space="preserve">Repeat, while </w:t>
      </w:r>
      <w:r w:rsidRPr="006E038E">
        <w:rPr>
          <w:i/>
        </w:rPr>
        <w:t>matchSucceeded</w:t>
      </w:r>
      <w:r w:rsidRPr="006E038E">
        <w:t xml:space="preserve"> is </w:t>
      </w:r>
      <w:r w:rsidRPr="006E038E">
        <w:rPr>
          <w:b/>
        </w:rPr>
        <w:t>false</w:t>
      </w:r>
    </w:p>
    <w:p w14:paraId="3798B105" w14:textId="77777777" w:rsidR="004C02EF" w:rsidRPr="006E038E" w:rsidRDefault="004C02EF" w:rsidP="004C02EF">
      <w:pPr>
        <w:pStyle w:val="Alg4"/>
        <w:numPr>
          <w:ilvl w:val="1"/>
          <w:numId w:val="328"/>
        </w:numPr>
      </w:pPr>
      <w:r w:rsidRPr="006E038E">
        <w:t xml:space="preserve">If </w:t>
      </w:r>
      <w:r w:rsidRPr="006E038E">
        <w:rPr>
          <w:i/>
        </w:rPr>
        <w:t xml:space="preserve">i </w:t>
      </w:r>
      <w:r w:rsidRPr="006E038E">
        <w:t xml:space="preserve">&lt; 0 or </w:t>
      </w:r>
      <w:r w:rsidRPr="006E038E">
        <w:rPr>
          <w:i/>
        </w:rPr>
        <w:t xml:space="preserve">i </w:t>
      </w:r>
      <w:r w:rsidRPr="006E038E">
        <w:t xml:space="preserve">&gt; </w:t>
      </w:r>
      <w:r w:rsidRPr="006E038E">
        <w:rPr>
          <w:i/>
        </w:rPr>
        <w:t>length</w:t>
      </w:r>
      <w:r w:rsidRPr="006E038E">
        <w:t>, then</w:t>
      </w:r>
    </w:p>
    <w:p w14:paraId="77CBE00F" w14:textId="77777777" w:rsidR="004C02EF" w:rsidRPr="006E038E" w:rsidRDefault="004C02EF" w:rsidP="004C02EF">
      <w:pPr>
        <w:pStyle w:val="Alg4"/>
        <w:numPr>
          <w:ilvl w:val="2"/>
          <w:numId w:val="328"/>
        </w:numPr>
      </w:pPr>
      <w:r w:rsidRPr="006E038E">
        <w:t xml:space="preserve">Call the [[Put]] internal method of </w:t>
      </w:r>
      <w:r w:rsidRPr="006E038E">
        <w:rPr>
          <w:i/>
        </w:rPr>
        <w:t>R</w:t>
      </w:r>
      <w:r w:rsidRPr="006E038E">
        <w:t xml:space="preserve"> with arguments "</w:t>
      </w:r>
      <w:r>
        <w:rPr>
          <w:rFonts w:ascii="Courier New" w:hAnsi="Courier New"/>
          <w:b/>
        </w:rPr>
        <w:t>lastIndex</w:t>
      </w:r>
      <w:r>
        <w:rPr>
          <w:rFonts w:ascii="Courier New" w:hAnsi="Courier New" w:cs="Courier New"/>
          <w:b/>
        </w:rPr>
        <w:t>"</w:t>
      </w:r>
      <w:r w:rsidRPr="006E038E">
        <w:t xml:space="preserve">, 0, and </w:t>
      </w:r>
      <w:r w:rsidRPr="006E038E">
        <w:rPr>
          <w:b/>
        </w:rPr>
        <w:t>true</w:t>
      </w:r>
      <w:r w:rsidRPr="006E038E">
        <w:t>.</w:t>
      </w:r>
    </w:p>
    <w:p w14:paraId="635F9815" w14:textId="77777777" w:rsidR="004C02EF" w:rsidRPr="006E038E" w:rsidRDefault="004C02EF" w:rsidP="004C02EF">
      <w:pPr>
        <w:pStyle w:val="Alg4"/>
        <w:numPr>
          <w:ilvl w:val="2"/>
          <w:numId w:val="328"/>
        </w:numPr>
      </w:pPr>
      <w:r w:rsidRPr="006E038E">
        <w:t xml:space="preserve">Return </w:t>
      </w:r>
      <w:r w:rsidRPr="00612C55">
        <w:rPr>
          <w:b/>
        </w:rPr>
        <w:t>null</w:t>
      </w:r>
      <w:r w:rsidRPr="006E038E">
        <w:t>.</w:t>
      </w:r>
    </w:p>
    <w:p w14:paraId="655A488D" w14:textId="77777777" w:rsidR="004C02EF" w:rsidRPr="006E038E" w:rsidRDefault="004C02EF" w:rsidP="004C02EF">
      <w:pPr>
        <w:pStyle w:val="Alg4"/>
        <w:numPr>
          <w:ilvl w:val="1"/>
          <w:numId w:val="328"/>
        </w:numPr>
      </w:pPr>
      <w:r w:rsidRPr="006E038E">
        <w:t xml:space="preserve">Call the [[Match]] </w:t>
      </w:r>
      <w:r w:rsidRPr="00612C55">
        <w:t>internal</w:t>
      </w:r>
      <w:r w:rsidRPr="006E038E">
        <w:t xml:space="preserve"> method of </w:t>
      </w:r>
      <w:r w:rsidRPr="006E038E">
        <w:rPr>
          <w:i/>
        </w:rPr>
        <w:t>R</w:t>
      </w:r>
      <w:r w:rsidRPr="006E038E">
        <w:t xml:space="preserve"> with arguments </w:t>
      </w:r>
      <w:r w:rsidRPr="006E038E">
        <w:rPr>
          <w:i/>
        </w:rPr>
        <w:t>S</w:t>
      </w:r>
      <w:r w:rsidRPr="006E038E">
        <w:t xml:space="preserve"> and </w:t>
      </w:r>
      <w:r w:rsidRPr="006E038E">
        <w:rPr>
          <w:i/>
        </w:rPr>
        <w:t>i</w:t>
      </w:r>
      <w:r w:rsidRPr="006E038E">
        <w:t>.</w:t>
      </w:r>
    </w:p>
    <w:p w14:paraId="539E2AC7" w14:textId="77777777" w:rsidR="004C02EF" w:rsidRPr="006E038E" w:rsidRDefault="004C02EF" w:rsidP="004C02EF">
      <w:pPr>
        <w:pStyle w:val="Alg4"/>
        <w:numPr>
          <w:ilvl w:val="1"/>
          <w:numId w:val="328"/>
        </w:numPr>
      </w:pPr>
      <w:r w:rsidRPr="006E038E">
        <w:t xml:space="preserve">If [[Match]] returned </w:t>
      </w:r>
      <w:r w:rsidRPr="006E038E">
        <w:rPr>
          <w:b/>
        </w:rPr>
        <w:t>failure</w:t>
      </w:r>
      <w:r w:rsidRPr="006E038E">
        <w:t xml:space="preserve">, then </w:t>
      </w:r>
    </w:p>
    <w:p w14:paraId="75DC0129" w14:textId="77777777" w:rsidR="004C02EF" w:rsidRPr="006E038E" w:rsidRDefault="004C02EF" w:rsidP="004C02EF">
      <w:pPr>
        <w:pStyle w:val="Alg4"/>
        <w:numPr>
          <w:ilvl w:val="2"/>
          <w:numId w:val="328"/>
        </w:numPr>
        <w:rPr>
          <w:i/>
        </w:rPr>
      </w:pPr>
      <w:r w:rsidRPr="006E038E">
        <w:rPr>
          <w:i/>
        </w:rPr>
        <w:t>Let i = i+1.</w:t>
      </w:r>
    </w:p>
    <w:p w14:paraId="14257F2D" w14:textId="77777777" w:rsidR="004C02EF" w:rsidRPr="006E038E" w:rsidRDefault="004C02EF" w:rsidP="004C02EF">
      <w:pPr>
        <w:pStyle w:val="Alg4"/>
        <w:numPr>
          <w:ilvl w:val="1"/>
          <w:numId w:val="328"/>
        </w:numPr>
      </w:pPr>
      <w:r w:rsidRPr="006E038E">
        <w:t xml:space="preserve">else </w:t>
      </w:r>
    </w:p>
    <w:p w14:paraId="7D8CAFCB" w14:textId="77777777" w:rsidR="004C02EF" w:rsidRPr="006E038E" w:rsidRDefault="004C02EF" w:rsidP="004C02EF">
      <w:pPr>
        <w:pStyle w:val="Alg4"/>
        <w:numPr>
          <w:ilvl w:val="2"/>
          <w:numId w:val="328"/>
        </w:numPr>
      </w:pPr>
      <w:r w:rsidRPr="006E038E">
        <w:t xml:space="preserve">Let </w:t>
      </w:r>
      <w:r w:rsidRPr="006E038E">
        <w:rPr>
          <w:i/>
        </w:rPr>
        <w:t>r</w:t>
      </w:r>
      <w:r w:rsidRPr="006E038E">
        <w:t xml:space="preserve"> be the State result of the call to [[Match]].</w:t>
      </w:r>
    </w:p>
    <w:p w14:paraId="194105C5" w14:textId="77777777" w:rsidR="004C02EF" w:rsidRPr="006E038E" w:rsidRDefault="004C02EF" w:rsidP="004C02EF">
      <w:pPr>
        <w:pStyle w:val="Alg4"/>
        <w:numPr>
          <w:ilvl w:val="2"/>
          <w:numId w:val="328"/>
        </w:numPr>
      </w:pPr>
      <w:r w:rsidRPr="006E038E">
        <w:t xml:space="preserve">Set </w:t>
      </w:r>
      <w:r w:rsidRPr="006E038E">
        <w:rPr>
          <w:i/>
        </w:rPr>
        <w:t>matchSucceeded</w:t>
      </w:r>
      <w:r w:rsidRPr="006E038E">
        <w:t xml:space="preserve"> to </w:t>
      </w:r>
      <w:r w:rsidRPr="006E038E">
        <w:rPr>
          <w:b/>
        </w:rPr>
        <w:t>true</w:t>
      </w:r>
      <w:r w:rsidRPr="006E038E">
        <w:t>.</w:t>
      </w:r>
    </w:p>
    <w:p w14:paraId="6E871654" w14:textId="77777777" w:rsidR="004C02EF" w:rsidRPr="006E038E" w:rsidRDefault="004C02EF" w:rsidP="004C02EF">
      <w:pPr>
        <w:pStyle w:val="Alg4"/>
        <w:numPr>
          <w:ilvl w:val="0"/>
          <w:numId w:val="328"/>
        </w:numPr>
      </w:pPr>
      <w:r w:rsidRPr="006E038E">
        <w:t xml:space="preserve">Let </w:t>
      </w:r>
      <w:r w:rsidRPr="006E038E">
        <w:rPr>
          <w:i/>
        </w:rPr>
        <w:t>e</w:t>
      </w:r>
      <w:r w:rsidRPr="006E038E">
        <w:t xml:space="preserve"> be </w:t>
      </w:r>
      <w:r w:rsidRPr="006E038E">
        <w:rPr>
          <w:i/>
        </w:rPr>
        <w:t>r</w:t>
      </w:r>
      <w:r w:rsidRPr="006E038E">
        <w:t xml:space="preserve">'s </w:t>
      </w:r>
      <w:r w:rsidRPr="006E038E">
        <w:rPr>
          <w:i/>
        </w:rPr>
        <w:t>endIndex</w:t>
      </w:r>
      <w:r w:rsidRPr="006E038E">
        <w:t xml:space="preserve"> value.</w:t>
      </w:r>
    </w:p>
    <w:p w14:paraId="4F708475" w14:textId="77777777" w:rsidR="004C02EF" w:rsidRPr="006E038E" w:rsidRDefault="004C02EF" w:rsidP="004C02EF">
      <w:pPr>
        <w:pStyle w:val="Alg4"/>
        <w:numPr>
          <w:ilvl w:val="0"/>
          <w:numId w:val="328"/>
        </w:numPr>
      </w:pPr>
      <w:r w:rsidRPr="006E038E">
        <w:t xml:space="preserve">If </w:t>
      </w:r>
      <w:r w:rsidRPr="006E038E">
        <w:rPr>
          <w:i/>
        </w:rPr>
        <w:t>global</w:t>
      </w:r>
      <w:r w:rsidRPr="006E038E">
        <w:t xml:space="preserve"> is </w:t>
      </w:r>
      <w:r w:rsidRPr="006E038E">
        <w:rPr>
          <w:b/>
        </w:rPr>
        <w:t>true</w:t>
      </w:r>
      <w:r w:rsidRPr="006E038E">
        <w:t>,</w:t>
      </w:r>
    </w:p>
    <w:p w14:paraId="2A9664BB" w14:textId="77777777" w:rsidR="004C02EF" w:rsidRPr="006E038E" w:rsidRDefault="004C02EF" w:rsidP="004C02EF">
      <w:pPr>
        <w:pStyle w:val="Alg4"/>
        <w:numPr>
          <w:ilvl w:val="1"/>
          <w:numId w:val="328"/>
        </w:numPr>
      </w:pPr>
      <w:r w:rsidRPr="006E038E">
        <w:t xml:space="preserve">Call the [[Put]] internal method of </w:t>
      </w:r>
      <w:r w:rsidRPr="006E038E">
        <w:rPr>
          <w:i/>
        </w:rPr>
        <w:t>R</w:t>
      </w:r>
      <w:r w:rsidRPr="006E038E">
        <w:t xml:space="preserve"> with arguments "</w:t>
      </w:r>
      <w:r>
        <w:rPr>
          <w:rFonts w:ascii="Courier New" w:hAnsi="Courier New"/>
          <w:b/>
        </w:rPr>
        <w:t>lastIndex</w:t>
      </w:r>
      <w:r>
        <w:rPr>
          <w:rFonts w:ascii="Courier New" w:hAnsi="Courier New" w:cs="Courier New"/>
          <w:b/>
        </w:rPr>
        <w:t>"</w:t>
      </w:r>
      <w:r w:rsidRPr="006E038E">
        <w:t xml:space="preserve">, </w:t>
      </w:r>
      <w:r w:rsidRPr="006E038E">
        <w:rPr>
          <w:i/>
        </w:rPr>
        <w:t>e</w:t>
      </w:r>
      <w:r w:rsidRPr="006E038E">
        <w:t xml:space="preserve">, and </w:t>
      </w:r>
      <w:r w:rsidRPr="006E038E">
        <w:rPr>
          <w:b/>
        </w:rPr>
        <w:t>true</w:t>
      </w:r>
      <w:r w:rsidRPr="006E038E">
        <w:t>.</w:t>
      </w:r>
    </w:p>
    <w:p w14:paraId="66A326CF" w14:textId="77777777" w:rsidR="004C02EF" w:rsidRPr="006E038E" w:rsidRDefault="004C02EF" w:rsidP="004C02EF">
      <w:pPr>
        <w:pStyle w:val="Alg4"/>
        <w:numPr>
          <w:ilvl w:val="0"/>
          <w:numId w:val="328"/>
        </w:numPr>
      </w:pPr>
      <w:r w:rsidRPr="006E038E">
        <w:t xml:space="preserve">Let </w:t>
      </w:r>
      <w:r w:rsidRPr="006E038E">
        <w:rPr>
          <w:i/>
        </w:rPr>
        <w:t>n</w:t>
      </w:r>
      <w:r w:rsidRPr="006E038E">
        <w:t xml:space="preserve"> be the length of </w:t>
      </w:r>
      <w:r w:rsidRPr="006E038E">
        <w:rPr>
          <w:i/>
        </w:rPr>
        <w:t>r</w:t>
      </w:r>
      <w:r w:rsidRPr="006E038E">
        <w:t xml:space="preserve">'s </w:t>
      </w:r>
      <w:r w:rsidRPr="006E038E">
        <w:rPr>
          <w:i/>
        </w:rPr>
        <w:t>captures</w:t>
      </w:r>
      <w:r w:rsidRPr="006E038E">
        <w:t xml:space="preserve"> array. (This is the same value as 15.10.2.1's </w:t>
      </w:r>
      <w:r w:rsidRPr="006E038E">
        <w:rPr>
          <w:i/>
        </w:rPr>
        <w:t>NCapturingParens</w:t>
      </w:r>
      <w:r w:rsidRPr="006E038E">
        <w:t>.)</w:t>
      </w:r>
    </w:p>
    <w:p w14:paraId="1C14BAFA" w14:textId="77777777" w:rsidR="004C02EF" w:rsidRPr="006E038E" w:rsidRDefault="004C02EF" w:rsidP="004C02EF">
      <w:pPr>
        <w:pStyle w:val="Alg4"/>
        <w:numPr>
          <w:ilvl w:val="0"/>
          <w:numId w:val="328"/>
        </w:numPr>
      </w:pPr>
      <w:r w:rsidRPr="006E038E">
        <w:t xml:space="preserve">Let </w:t>
      </w:r>
      <w:r w:rsidRPr="006E038E">
        <w:rPr>
          <w:i/>
        </w:rPr>
        <w:t>A</w:t>
      </w:r>
      <w:r w:rsidRPr="006E038E">
        <w:t xml:space="preserve"> be a new array created as if by the expression </w:t>
      </w:r>
      <w:r>
        <w:rPr>
          <w:rFonts w:ascii="Courier New" w:hAnsi="Courier New"/>
          <w:b/>
        </w:rPr>
        <w:t>new Array()</w:t>
      </w:r>
      <w:r w:rsidRPr="006E038E">
        <w:t xml:space="preserve"> where </w:t>
      </w:r>
      <w:r w:rsidRPr="00FE35A1">
        <w:rPr>
          <w:rFonts w:ascii="Courier New" w:hAnsi="Courier New" w:cs="Courier New"/>
          <w:b/>
        </w:rPr>
        <w:t>Array</w:t>
      </w:r>
      <w:r w:rsidRPr="006E038E">
        <w:t xml:space="preserve"> is the standard built-in constructor with that name.</w:t>
      </w:r>
    </w:p>
    <w:p w14:paraId="6255D240" w14:textId="77777777" w:rsidR="004C02EF" w:rsidRPr="006E038E" w:rsidRDefault="004C02EF" w:rsidP="004C02EF">
      <w:pPr>
        <w:pStyle w:val="Alg4"/>
        <w:numPr>
          <w:ilvl w:val="0"/>
          <w:numId w:val="328"/>
        </w:numPr>
      </w:pPr>
      <w:r w:rsidRPr="006E038E">
        <w:t xml:space="preserve">Let </w:t>
      </w:r>
      <w:r w:rsidRPr="006E038E">
        <w:rPr>
          <w:i/>
        </w:rPr>
        <w:t>matchIndex</w:t>
      </w:r>
      <w:r w:rsidRPr="006E038E">
        <w:t xml:space="preserve"> be </w:t>
      </w:r>
      <w:r w:rsidRPr="006E038E">
        <w:rPr>
          <w:i/>
        </w:rPr>
        <w:t>i</w:t>
      </w:r>
      <w:r w:rsidRPr="006E038E">
        <w:t>.</w:t>
      </w:r>
    </w:p>
    <w:p w14:paraId="116FBB64" w14:textId="77777777" w:rsidR="004C02EF" w:rsidRPr="006E038E" w:rsidRDefault="004C02EF" w:rsidP="004C02EF">
      <w:pPr>
        <w:pStyle w:val="Alg4"/>
        <w:numPr>
          <w:ilvl w:val="0"/>
          <w:numId w:val="328"/>
        </w:numPr>
      </w:pPr>
      <w:r w:rsidRPr="006E038E">
        <w:t xml:space="preserve">Call the [[DefineOwnProperty]] internal method of </w:t>
      </w:r>
      <w:r w:rsidRPr="006E038E">
        <w:rPr>
          <w:i/>
        </w:rPr>
        <w:t>A</w:t>
      </w:r>
      <w:r w:rsidRPr="006E038E">
        <w:t xml:space="preserve"> with arguments "</w:t>
      </w:r>
      <w:r>
        <w:rPr>
          <w:rFonts w:ascii="Courier New" w:hAnsi="Courier New"/>
          <w:b/>
        </w:rPr>
        <w:t>index</w:t>
      </w:r>
      <w:r>
        <w:rPr>
          <w:rFonts w:ascii="Courier New" w:hAnsi="Courier New" w:cs="Courier New"/>
          <w:b/>
        </w:rPr>
        <w:t>"</w:t>
      </w:r>
      <w:r w:rsidRPr="006E038E">
        <w:t xml:space="preserve">, Property Descriptor {[[Value]]: </w:t>
      </w:r>
      <w:r w:rsidRPr="006E038E">
        <w:rPr>
          <w:i/>
        </w:rPr>
        <w:t>matchIndex</w:t>
      </w:r>
      <w:r w:rsidRPr="006E038E">
        <w:t xml:space="preserve">, [[Writable]: </w:t>
      </w:r>
      <w:r w:rsidRPr="006E038E">
        <w:rPr>
          <w:b/>
        </w:rPr>
        <w:t>true</w:t>
      </w:r>
      <w:r w:rsidRPr="006E038E">
        <w:t xml:space="preserve">, [[Enumerable]]: </w:t>
      </w:r>
      <w:r w:rsidRPr="006E038E">
        <w:rPr>
          <w:b/>
        </w:rPr>
        <w:t>true</w:t>
      </w:r>
      <w:r w:rsidRPr="006E038E">
        <w:t xml:space="preserve">, [[Configurable]]: </w:t>
      </w:r>
      <w:r w:rsidRPr="006E038E">
        <w:rPr>
          <w:b/>
        </w:rPr>
        <w:t>true</w:t>
      </w:r>
      <w:r w:rsidRPr="006E038E">
        <w:t xml:space="preserve">}, and </w:t>
      </w:r>
      <w:r w:rsidRPr="006E038E">
        <w:rPr>
          <w:b/>
        </w:rPr>
        <w:t>true</w:t>
      </w:r>
      <w:r w:rsidRPr="006E038E">
        <w:t>.</w:t>
      </w:r>
    </w:p>
    <w:p w14:paraId="0674B284" w14:textId="77777777" w:rsidR="004C02EF" w:rsidRPr="006E038E" w:rsidRDefault="004C02EF" w:rsidP="004C02EF">
      <w:pPr>
        <w:pStyle w:val="Alg4"/>
        <w:numPr>
          <w:ilvl w:val="0"/>
          <w:numId w:val="328"/>
        </w:numPr>
      </w:pPr>
      <w:r w:rsidRPr="006E038E">
        <w:t xml:space="preserve">Call the [[DefineOwnProperty]] internal method of </w:t>
      </w:r>
      <w:r w:rsidRPr="006E038E">
        <w:rPr>
          <w:i/>
        </w:rPr>
        <w:t>A</w:t>
      </w:r>
      <w:r w:rsidRPr="006E038E">
        <w:t xml:space="preserve"> with arguments "</w:t>
      </w:r>
      <w:r>
        <w:rPr>
          <w:rFonts w:ascii="Courier New" w:hAnsi="Courier New"/>
          <w:b/>
        </w:rPr>
        <w:t>input</w:t>
      </w:r>
      <w:r>
        <w:rPr>
          <w:rFonts w:ascii="Courier New" w:hAnsi="Courier New" w:cs="Courier New"/>
          <w:b/>
        </w:rPr>
        <w:t>"</w:t>
      </w:r>
      <w:r w:rsidRPr="006E038E">
        <w:t xml:space="preserve">, Property Descriptor {[[Value]]: </w:t>
      </w:r>
      <w:r w:rsidRPr="006E038E">
        <w:rPr>
          <w:i/>
        </w:rPr>
        <w:t>S</w:t>
      </w:r>
      <w:r w:rsidRPr="006E038E">
        <w:t xml:space="preserve">, [[Writable]: </w:t>
      </w:r>
      <w:r w:rsidRPr="006E038E">
        <w:rPr>
          <w:b/>
        </w:rPr>
        <w:t>true</w:t>
      </w:r>
      <w:r w:rsidRPr="006E038E">
        <w:t xml:space="preserve">, [[Enumerable]]: </w:t>
      </w:r>
      <w:r w:rsidRPr="006E038E">
        <w:rPr>
          <w:b/>
        </w:rPr>
        <w:t>true</w:t>
      </w:r>
      <w:r w:rsidRPr="006E038E">
        <w:t xml:space="preserve">, [[Configurable]]: </w:t>
      </w:r>
      <w:r w:rsidRPr="006E038E">
        <w:rPr>
          <w:b/>
        </w:rPr>
        <w:t>true</w:t>
      </w:r>
      <w:r w:rsidRPr="006E038E">
        <w:t xml:space="preserve">}, and </w:t>
      </w:r>
      <w:r w:rsidRPr="006E038E">
        <w:rPr>
          <w:b/>
        </w:rPr>
        <w:t>true</w:t>
      </w:r>
      <w:r w:rsidRPr="006E038E">
        <w:t>.</w:t>
      </w:r>
    </w:p>
    <w:p w14:paraId="45F1147F" w14:textId="77777777" w:rsidR="004C02EF" w:rsidRPr="006E038E" w:rsidRDefault="004C02EF" w:rsidP="004C02EF">
      <w:pPr>
        <w:pStyle w:val="Alg4"/>
        <w:numPr>
          <w:ilvl w:val="0"/>
          <w:numId w:val="328"/>
        </w:numPr>
      </w:pPr>
      <w:r w:rsidRPr="006E038E">
        <w:t xml:space="preserve">Call the [[DefineOwnProperty]] internal method of </w:t>
      </w:r>
      <w:r w:rsidRPr="006E038E">
        <w:rPr>
          <w:i/>
        </w:rPr>
        <w:t>A</w:t>
      </w:r>
      <w:r w:rsidRPr="006E038E">
        <w:t xml:space="preserve"> with arguments "</w:t>
      </w:r>
      <w:r>
        <w:rPr>
          <w:rFonts w:ascii="Courier New" w:hAnsi="Courier New"/>
          <w:b/>
        </w:rPr>
        <w:t>length</w:t>
      </w:r>
      <w:r>
        <w:rPr>
          <w:rFonts w:ascii="Courier New" w:hAnsi="Courier New" w:cs="Courier New"/>
          <w:b/>
        </w:rPr>
        <w:t>"</w:t>
      </w:r>
      <w:r w:rsidRPr="006E038E">
        <w:t xml:space="preserve">, Property Descriptor {[[Value]]: </w:t>
      </w:r>
      <w:r w:rsidRPr="006E038E">
        <w:rPr>
          <w:i/>
        </w:rPr>
        <w:t>n</w:t>
      </w:r>
      <w:r w:rsidRPr="006E038E">
        <w:t xml:space="preserve"> + 1}, and </w:t>
      </w:r>
      <w:r w:rsidRPr="006E038E">
        <w:rPr>
          <w:b/>
        </w:rPr>
        <w:t>true</w:t>
      </w:r>
      <w:r w:rsidRPr="006E038E">
        <w:t>.</w:t>
      </w:r>
    </w:p>
    <w:p w14:paraId="4CAC1BDC" w14:textId="77777777" w:rsidR="004C02EF" w:rsidRPr="006E038E" w:rsidRDefault="004C02EF" w:rsidP="004C02EF">
      <w:pPr>
        <w:pStyle w:val="Alg4"/>
        <w:numPr>
          <w:ilvl w:val="0"/>
          <w:numId w:val="328"/>
        </w:numPr>
      </w:pPr>
      <w:r w:rsidRPr="006E038E">
        <w:t xml:space="preserve">Let </w:t>
      </w:r>
      <w:r w:rsidRPr="006E038E">
        <w:rPr>
          <w:i/>
        </w:rPr>
        <w:t>matchedSubstr</w:t>
      </w:r>
      <w:r w:rsidRPr="006E038E">
        <w:t xml:space="preserve"> be the matched substring (i.e. the portion of </w:t>
      </w:r>
      <w:r w:rsidRPr="006E038E">
        <w:rPr>
          <w:i/>
        </w:rPr>
        <w:t>S</w:t>
      </w:r>
      <w:r w:rsidRPr="006E038E">
        <w:t xml:space="preserve"> between offset </w:t>
      </w:r>
      <w:r w:rsidRPr="006E038E">
        <w:rPr>
          <w:i/>
        </w:rPr>
        <w:t>i</w:t>
      </w:r>
      <w:r w:rsidRPr="006E038E">
        <w:t xml:space="preserve"> inclusive and offset </w:t>
      </w:r>
      <w:r w:rsidRPr="006E038E">
        <w:rPr>
          <w:i/>
        </w:rPr>
        <w:t>e</w:t>
      </w:r>
      <w:r w:rsidRPr="006E038E">
        <w:t xml:space="preserve"> exclusive).</w:t>
      </w:r>
    </w:p>
    <w:p w14:paraId="01B5AAF5" w14:textId="77777777" w:rsidR="004C02EF" w:rsidRPr="006E038E" w:rsidRDefault="004C02EF" w:rsidP="004C02EF">
      <w:pPr>
        <w:pStyle w:val="Alg4"/>
        <w:numPr>
          <w:ilvl w:val="0"/>
          <w:numId w:val="328"/>
        </w:numPr>
      </w:pPr>
      <w:r w:rsidRPr="006E038E">
        <w:t xml:space="preserve">Call the [[DefineOwnProperty]] internal method of </w:t>
      </w:r>
      <w:r w:rsidRPr="006E038E">
        <w:rPr>
          <w:i/>
        </w:rPr>
        <w:t>A</w:t>
      </w:r>
      <w:r w:rsidRPr="006E038E">
        <w:t xml:space="preserve"> with arguments "</w:t>
      </w:r>
      <w:r>
        <w:rPr>
          <w:rFonts w:ascii="Courier New" w:hAnsi="Courier New"/>
          <w:b/>
        </w:rPr>
        <w:t>0</w:t>
      </w:r>
      <w:r>
        <w:rPr>
          <w:rFonts w:ascii="Courier New" w:hAnsi="Courier New" w:cs="Courier New"/>
          <w:b/>
        </w:rPr>
        <w:t>"</w:t>
      </w:r>
      <w:r w:rsidRPr="006E038E">
        <w:t xml:space="preserve">, Property Descriptor {[[Value]]: </w:t>
      </w:r>
      <w:r w:rsidRPr="006E038E">
        <w:rPr>
          <w:i/>
        </w:rPr>
        <w:t>matchedSubstr</w:t>
      </w:r>
      <w:r w:rsidRPr="006E038E">
        <w:t xml:space="preserve">, [[Writable]: </w:t>
      </w:r>
      <w:r w:rsidRPr="006E038E">
        <w:rPr>
          <w:b/>
        </w:rPr>
        <w:t>true</w:t>
      </w:r>
      <w:r w:rsidRPr="006E038E">
        <w:t xml:space="preserve">, [[Enumerable]]: </w:t>
      </w:r>
      <w:r w:rsidRPr="006E038E">
        <w:rPr>
          <w:b/>
        </w:rPr>
        <w:t>true</w:t>
      </w:r>
      <w:r w:rsidRPr="006E038E">
        <w:t xml:space="preserve">, [[Configurable]]: </w:t>
      </w:r>
      <w:r w:rsidRPr="006E038E">
        <w:rPr>
          <w:b/>
        </w:rPr>
        <w:t>true</w:t>
      </w:r>
      <w:r w:rsidRPr="006E038E">
        <w:t xml:space="preserve">}, and </w:t>
      </w:r>
      <w:r w:rsidRPr="006E038E">
        <w:rPr>
          <w:b/>
        </w:rPr>
        <w:t>true</w:t>
      </w:r>
      <w:r w:rsidRPr="006E038E">
        <w:t>.</w:t>
      </w:r>
    </w:p>
    <w:p w14:paraId="316C18ED" w14:textId="77777777" w:rsidR="004C02EF" w:rsidRPr="006E038E" w:rsidRDefault="004C02EF" w:rsidP="004C02EF">
      <w:pPr>
        <w:pStyle w:val="Alg4"/>
        <w:numPr>
          <w:ilvl w:val="0"/>
          <w:numId w:val="328"/>
        </w:numPr>
      </w:pPr>
      <w:r w:rsidRPr="006E038E">
        <w:t xml:space="preserve">For each integer </w:t>
      </w:r>
      <w:r w:rsidRPr="006E038E">
        <w:rPr>
          <w:i/>
        </w:rPr>
        <w:t>i</w:t>
      </w:r>
      <w:r w:rsidRPr="006E038E">
        <w:t xml:space="preserve"> such that </w:t>
      </w:r>
      <w:r>
        <w:rPr>
          <w:i/>
        </w:rPr>
        <w:t>i</w:t>
      </w:r>
      <w:r w:rsidRPr="006E038E">
        <w:rPr>
          <w:i/>
        </w:rPr>
        <w:t xml:space="preserve"> </w:t>
      </w:r>
      <w:r w:rsidRPr="006E038E">
        <w:t xml:space="preserve">&gt; 0 and </w:t>
      </w:r>
      <w:r w:rsidR="00704FBA">
        <w:rPr>
          <w:i/>
        </w:rPr>
        <w:t>i</w:t>
      </w:r>
      <w:r w:rsidR="00704FBA" w:rsidRPr="006E038E">
        <w:rPr>
          <w:i/>
        </w:rPr>
        <w:t xml:space="preserve"> </w:t>
      </w:r>
      <w:r w:rsidRPr="006E038E">
        <w:sym w:font="Symbol" w:char="F0A3"/>
      </w:r>
      <w:r w:rsidRPr="006E038E">
        <w:t xml:space="preserve"> </w:t>
      </w:r>
      <w:r w:rsidRPr="006E038E">
        <w:rPr>
          <w:i/>
        </w:rPr>
        <w:t>n</w:t>
      </w:r>
    </w:p>
    <w:p w14:paraId="1B04FE1D" w14:textId="77777777" w:rsidR="004C02EF" w:rsidRPr="006E038E" w:rsidRDefault="004C02EF" w:rsidP="004C02EF">
      <w:pPr>
        <w:pStyle w:val="Alg4"/>
        <w:numPr>
          <w:ilvl w:val="1"/>
          <w:numId w:val="328"/>
        </w:numPr>
      </w:pPr>
      <w:r w:rsidRPr="006E038E">
        <w:t xml:space="preserve">Let </w:t>
      </w:r>
      <w:r w:rsidRPr="006E038E">
        <w:rPr>
          <w:i/>
        </w:rPr>
        <w:t>captureI</w:t>
      </w:r>
      <w:r w:rsidRPr="006E038E">
        <w:t xml:space="preserve"> be </w:t>
      </w:r>
      <w:r w:rsidRPr="006E038E">
        <w:rPr>
          <w:i/>
        </w:rPr>
        <w:t>i</w:t>
      </w:r>
      <w:r w:rsidRPr="006E038E">
        <w:rPr>
          <w:vertAlign w:val="superscript"/>
        </w:rPr>
        <w:t>th</w:t>
      </w:r>
      <w:r w:rsidRPr="006E038E">
        <w:t xml:space="preserve"> element of </w:t>
      </w:r>
      <w:r w:rsidRPr="006E038E">
        <w:rPr>
          <w:i/>
        </w:rPr>
        <w:t>r</w:t>
      </w:r>
      <w:r w:rsidRPr="006E038E">
        <w:t xml:space="preserve">'s </w:t>
      </w:r>
      <w:r w:rsidRPr="006E038E">
        <w:rPr>
          <w:i/>
        </w:rPr>
        <w:t>captures</w:t>
      </w:r>
      <w:r w:rsidRPr="006E038E">
        <w:t xml:space="preserve"> array.</w:t>
      </w:r>
    </w:p>
    <w:p w14:paraId="299569FD" w14:textId="77777777" w:rsidR="004C02EF" w:rsidRPr="006E038E" w:rsidRDefault="004C02EF" w:rsidP="004C02EF">
      <w:pPr>
        <w:pStyle w:val="Alg4"/>
        <w:numPr>
          <w:ilvl w:val="1"/>
          <w:numId w:val="328"/>
        </w:numPr>
      </w:pPr>
      <w:r w:rsidRPr="006E038E">
        <w:t xml:space="preserve">Call the [[DefineOwnProperty]] internal method of </w:t>
      </w:r>
      <w:r w:rsidRPr="006E038E">
        <w:rPr>
          <w:i/>
        </w:rPr>
        <w:t>A</w:t>
      </w:r>
      <w:r w:rsidRPr="006E038E">
        <w:t xml:space="preserve"> with arguments ToString(</w:t>
      </w:r>
      <w:r w:rsidRPr="006E038E">
        <w:rPr>
          <w:i/>
        </w:rPr>
        <w:t>i</w:t>
      </w:r>
      <w:r w:rsidRPr="006E038E">
        <w:t xml:space="preserve">), Property Descriptor {[[Value]]: </w:t>
      </w:r>
      <w:r w:rsidRPr="006E038E">
        <w:rPr>
          <w:i/>
        </w:rPr>
        <w:t>captureI</w:t>
      </w:r>
      <w:r w:rsidRPr="006E038E">
        <w:t xml:space="preserve">, [[Writable]: </w:t>
      </w:r>
      <w:r w:rsidRPr="006E038E">
        <w:rPr>
          <w:b/>
        </w:rPr>
        <w:t>true</w:t>
      </w:r>
      <w:r w:rsidRPr="006E038E">
        <w:t xml:space="preserve">, [[Enumerable]]: </w:t>
      </w:r>
      <w:r w:rsidRPr="006E038E">
        <w:rPr>
          <w:b/>
        </w:rPr>
        <w:t>true</w:t>
      </w:r>
      <w:r w:rsidRPr="006E038E">
        <w:t xml:space="preserve">, [[Configurable]]: </w:t>
      </w:r>
      <w:r w:rsidRPr="006E038E">
        <w:rPr>
          <w:b/>
        </w:rPr>
        <w:t>true</w:t>
      </w:r>
      <w:r w:rsidRPr="006E038E">
        <w:t xml:space="preserve">}, and </w:t>
      </w:r>
      <w:r w:rsidRPr="006E038E">
        <w:rPr>
          <w:b/>
        </w:rPr>
        <w:t>true</w:t>
      </w:r>
      <w:r w:rsidRPr="006E038E">
        <w:t>.</w:t>
      </w:r>
    </w:p>
    <w:p w14:paraId="640FE560" w14:textId="77777777" w:rsidR="004C02EF" w:rsidRPr="006E038E" w:rsidRDefault="004C02EF" w:rsidP="004C02EF">
      <w:pPr>
        <w:pStyle w:val="Alg4"/>
        <w:numPr>
          <w:ilvl w:val="0"/>
          <w:numId w:val="328"/>
        </w:numPr>
        <w:spacing w:after="220"/>
      </w:pPr>
      <w:r w:rsidRPr="006E038E">
        <w:t xml:space="preserve">Return </w:t>
      </w:r>
      <w:r w:rsidRPr="006E038E">
        <w:rPr>
          <w:i/>
        </w:rPr>
        <w:t>A</w:t>
      </w:r>
      <w:r w:rsidRPr="006E038E">
        <w:t>.</w:t>
      </w:r>
    </w:p>
    <w:p w14:paraId="50DF853E" w14:textId="77777777" w:rsidR="004C02EF" w:rsidRDefault="004C02EF" w:rsidP="004C02EF">
      <w:pPr>
        <w:pStyle w:val="40"/>
        <w:numPr>
          <w:ilvl w:val="0"/>
          <w:numId w:val="0"/>
        </w:numPr>
      </w:pPr>
      <w:r>
        <w:t>15.10.6.3</w:t>
      </w:r>
      <w:r>
        <w:tab/>
        <w:t>RegExp.prototype.test(string)</w:t>
      </w:r>
    </w:p>
    <w:p w14:paraId="2A076E8C" w14:textId="77777777" w:rsidR="004C02EF" w:rsidRDefault="004C02EF" w:rsidP="004C02EF">
      <w:r>
        <w:t>The following steps are taken:</w:t>
      </w:r>
    </w:p>
    <w:p w14:paraId="7A28AE39" w14:textId="77777777" w:rsidR="004C02EF" w:rsidRPr="006E038E" w:rsidRDefault="004C02EF" w:rsidP="004C02EF">
      <w:pPr>
        <w:pStyle w:val="Alg4"/>
        <w:numPr>
          <w:ilvl w:val="0"/>
          <w:numId w:val="329"/>
        </w:numPr>
      </w:pPr>
      <w:r w:rsidRPr="006E038E">
        <w:t xml:space="preserve">Let </w:t>
      </w:r>
      <w:r w:rsidRPr="006E038E">
        <w:rPr>
          <w:i/>
        </w:rPr>
        <w:t>match</w:t>
      </w:r>
      <w:r w:rsidRPr="006E038E">
        <w:t xml:space="preserve"> be the result of evaluating the </w:t>
      </w:r>
      <w:r w:rsidRPr="00A30CD5">
        <w:rPr>
          <w:rFonts w:ascii="Courier New" w:hAnsi="Courier New" w:cs="Courier New"/>
          <w:b/>
        </w:rPr>
        <w:t>RegExp.prototype.exec</w:t>
      </w:r>
      <w:r w:rsidRPr="006E038E">
        <w:t xml:space="preserve"> (15.10.6.</w:t>
      </w:r>
      <w:r>
        <w:t>2</w:t>
      </w:r>
      <w:r w:rsidRPr="006E038E">
        <w:t xml:space="preserve">) algorithm upon this RegExp object using </w:t>
      </w:r>
      <w:r w:rsidRPr="006E038E">
        <w:rPr>
          <w:i/>
        </w:rPr>
        <w:t>string</w:t>
      </w:r>
      <w:r w:rsidRPr="006E038E">
        <w:t xml:space="preserve"> as the argument.</w:t>
      </w:r>
    </w:p>
    <w:p w14:paraId="05B0B7D9" w14:textId="77777777" w:rsidR="004C02EF" w:rsidRDefault="004C02EF" w:rsidP="004C02EF">
      <w:pPr>
        <w:pStyle w:val="Alg4"/>
        <w:numPr>
          <w:ilvl w:val="0"/>
          <w:numId w:val="329"/>
        </w:numPr>
        <w:spacing w:after="240"/>
      </w:pPr>
      <w:r w:rsidRPr="006E038E">
        <w:t xml:space="preserve">If </w:t>
      </w:r>
      <w:r w:rsidRPr="006E038E">
        <w:rPr>
          <w:i/>
        </w:rPr>
        <w:t>match</w:t>
      </w:r>
      <w:r w:rsidRPr="006E038E">
        <w:t xml:space="preserve"> is not null, then return </w:t>
      </w:r>
      <w:r w:rsidRPr="006E038E">
        <w:rPr>
          <w:b/>
        </w:rPr>
        <w:t>true</w:t>
      </w:r>
      <w:r w:rsidRPr="006E038E">
        <w:t xml:space="preserve">; else return </w:t>
      </w:r>
      <w:r w:rsidRPr="006E038E">
        <w:rPr>
          <w:b/>
        </w:rPr>
        <w:t>false</w:t>
      </w:r>
      <w:r w:rsidRPr="006E038E">
        <w:t>.</w:t>
      </w:r>
    </w:p>
    <w:p w14:paraId="6789AC1D" w14:textId="77777777" w:rsidR="004C02EF" w:rsidRDefault="004C02EF" w:rsidP="004C02EF">
      <w:pPr>
        <w:pStyle w:val="40"/>
        <w:numPr>
          <w:ilvl w:val="0"/>
          <w:numId w:val="0"/>
        </w:numPr>
      </w:pPr>
      <w:r>
        <w:t>15.10.6.4</w:t>
      </w:r>
      <w:r>
        <w:tab/>
        <w:t>RegExp.prototype.toString()</w:t>
      </w:r>
    </w:p>
    <w:p w14:paraId="279CBBCA" w14:textId="77777777" w:rsidR="004C02EF" w:rsidRDefault="004C02EF" w:rsidP="004C02EF">
      <w:pPr>
        <w:rPr>
          <w:rFonts w:ascii="Courier New" w:hAnsi="Courier New"/>
          <w:b/>
        </w:rPr>
      </w:pPr>
      <w:r>
        <w:t xml:space="preserve">Return the String value formed by concatenating the Strings </w:t>
      </w:r>
      <w:r>
        <w:rPr>
          <w:rFonts w:ascii="Courier New" w:hAnsi="Courier New"/>
          <w:sz w:val="18"/>
        </w:rPr>
        <w:t>"</w:t>
      </w:r>
      <w:r>
        <w:rPr>
          <w:rFonts w:ascii="Courier New" w:hAnsi="Courier New"/>
          <w:b/>
        </w:rPr>
        <w:t>/</w:t>
      </w:r>
      <w:r>
        <w:rPr>
          <w:rFonts w:ascii="Courier New" w:hAnsi="Courier New"/>
          <w:sz w:val="18"/>
        </w:rPr>
        <w:t>"</w:t>
      </w:r>
      <w:r>
        <w:t xml:space="preserve">, the String value of the </w:t>
      </w:r>
      <w:r w:rsidRPr="00DF68D7">
        <w:rPr>
          <w:b/>
        </w:rPr>
        <w:t>source</w:t>
      </w:r>
      <w:r>
        <w:t xml:space="preserve"> property of this RegExp object, and </w:t>
      </w:r>
      <w:r>
        <w:rPr>
          <w:rFonts w:ascii="Courier New" w:hAnsi="Courier New"/>
          <w:sz w:val="18"/>
        </w:rPr>
        <w:t>"</w:t>
      </w:r>
      <w:r>
        <w:rPr>
          <w:rFonts w:ascii="Courier New" w:hAnsi="Courier New"/>
          <w:b/>
        </w:rPr>
        <w:t>/</w:t>
      </w:r>
      <w:r>
        <w:rPr>
          <w:rFonts w:ascii="Courier New" w:hAnsi="Courier New"/>
          <w:sz w:val="18"/>
        </w:rPr>
        <w:t>"</w:t>
      </w:r>
      <w:r>
        <w:t xml:space="preserve">; plus </w:t>
      </w:r>
      <w:r>
        <w:rPr>
          <w:rFonts w:ascii="Courier New" w:hAnsi="Courier New"/>
          <w:sz w:val="18"/>
        </w:rPr>
        <w:t>"</w:t>
      </w:r>
      <w:r>
        <w:rPr>
          <w:rFonts w:ascii="Courier New" w:hAnsi="Courier New"/>
          <w:b/>
        </w:rPr>
        <w:t>g</w:t>
      </w:r>
      <w:r>
        <w:rPr>
          <w:rFonts w:ascii="Courier New" w:hAnsi="Courier New"/>
          <w:sz w:val="18"/>
        </w:rPr>
        <w:t>"</w:t>
      </w:r>
      <w:r>
        <w:t xml:space="preserve"> if the </w:t>
      </w:r>
      <w:r>
        <w:rPr>
          <w:rFonts w:ascii="Courier New" w:hAnsi="Courier New"/>
          <w:b/>
        </w:rPr>
        <w:t>global</w:t>
      </w:r>
      <w:r>
        <w:t xml:space="preserve"> property is </w:t>
      </w:r>
      <w:r>
        <w:rPr>
          <w:b/>
        </w:rPr>
        <w:t>true</w:t>
      </w:r>
      <w:r>
        <w:t xml:space="preserve">, </w:t>
      </w:r>
      <w:r>
        <w:rPr>
          <w:rFonts w:ascii="Courier New" w:hAnsi="Courier New"/>
          <w:sz w:val="18"/>
        </w:rPr>
        <w:t>"</w:t>
      </w:r>
      <w:r>
        <w:rPr>
          <w:rFonts w:ascii="Courier New" w:hAnsi="Courier New"/>
          <w:b/>
        </w:rPr>
        <w:t>i</w:t>
      </w:r>
      <w:r>
        <w:rPr>
          <w:rFonts w:ascii="Courier New" w:hAnsi="Courier New"/>
          <w:sz w:val="18"/>
        </w:rPr>
        <w:t>"</w:t>
      </w:r>
      <w:r>
        <w:t xml:space="preserve"> if the </w:t>
      </w:r>
      <w:r>
        <w:rPr>
          <w:rFonts w:ascii="Courier New" w:hAnsi="Courier New"/>
          <w:b/>
        </w:rPr>
        <w:t>ignoreCase</w:t>
      </w:r>
      <w:r>
        <w:t xml:space="preserve"> property is </w:t>
      </w:r>
      <w:r>
        <w:rPr>
          <w:b/>
        </w:rPr>
        <w:t>true</w:t>
      </w:r>
      <w:r>
        <w:t xml:space="preserve">, and </w:t>
      </w:r>
      <w:r>
        <w:rPr>
          <w:rFonts w:ascii="Courier New" w:hAnsi="Courier New"/>
          <w:sz w:val="18"/>
        </w:rPr>
        <w:t>"</w:t>
      </w:r>
      <w:r>
        <w:rPr>
          <w:rFonts w:ascii="Courier New" w:hAnsi="Courier New"/>
          <w:b/>
        </w:rPr>
        <w:t>m</w:t>
      </w:r>
      <w:r>
        <w:rPr>
          <w:rFonts w:ascii="Courier New" w:hAnsi="Courier New"/>
          <w:sz w:val="18"/>
        </w:rPr>
        <w:t>"</w:t>
      </w:r>
      <w:r>
        <w:t xml:space="preserve"> if the </w:t>
      </w:r>
      <w:r>
        <w:rPr>
          <w:rFonts w:ascii="Courier New" w:hAnsi="Courier New"/>
          <w:b/>
        </w:rPr>
        <w:t>multiline</w:t>
      </w:r>
      <w:r>
        <w:t xml:space="preserve"> property is </w:t>
      </w:r>
      <w:r>
        <w:rPr>
          <w:b/>
        </w:rPr>
        <w:t>true</w:t>
      </w:r>
      <w:r>
        <w:rPr>
          <w:rFonts w:ascii="Courier New" w:hAnsi="Courier New"/>
          <w:b/>
        </w:rPr>
        <w:t>.</w:t>
      </w:r>
    </w:p>
    <w:p w14:paraId="42DCF366" w14:textId="77777777" w:rsidR="004C02EF" w:rsidRPr="005A7BFE" w:rsidRDefault="004C02EF" w:rsidP="004C02EF">
      <w:pPr>
        <w:pStyle w:val="Note"/>
        <w:rPr>
          <w:lang w:val="en-US"/>
        </w:rPr>
      </w:pPr>
      <w:r w:rsidRPr="006E038E">
        <w:rPr>
          <w:lang w:val="en-US"/>
        </w:rPr>
        <w:t>NOTE</w:t>
      </w:r>
      <w:r w:rsidRPr="006E038E">
        <w:rPr>
          <w:lang w:val="en-US"/>
        </w:rPr>
        <w:tab/>
        <w:t xml:space="preserve">The returned </w:t>
      </w:r>
      <w:r>
        <w:rPr>
          <w:lang w:val="en-US"/>
        </w:rPr>
        <w:t>String</w:t>
      </w:r>
      <w:r w:rsidRPr="006E038E">
        <w:rPr>
          <w:lang w:val="en-US"/>
        </w:rPr>
        <w:t xml:space="preserve"> has the form of a </w:t>
      </w:r>
      <w:r w:rsidRPr="006E038E">
        <w:rPr>
          <w:rStyle w:val="bnf"/>
        </w:rPr>
        <w:t>RegularExpressionLiteral</w:t>
      </w:r>
      <w:r w:rsidRPr="006E038E">
        <w:rPr>
          <w:lang w:val="en-US"/>
        </w:rPr>
        <w:t xml:space="preserve"> that evaluates to another RegExp object with the same</w:t>
      </w:r>
      <w:r w:rsidRPr="006E038E">
        <w:t xml:space="preserve"> behaviour</w:t>
      </w:r>
      <w:r w:rsidRPr="006E038E">
        <w:rPr>
          <w:lang w:val="en-US"/>
        </w:rPr>
        <w:t xml:space="preserve"> as this object.</w:t>
      </w:r>
      <w:r w:rsidRPr="005A7BFE">
        <w:rPr>
          <w:lang w:val="en-US"/>
        </w:rPr>
        <w:t xml:space="preserve"> </w:t>
      </w:r>
    </w:p>
    <w:p w14:paraId="317260AE" w14:textId="77777777" w:rsidR="004C02EF" w:rsidRDefault="004C02EF" w:rsidP="00F710D2">
      <w:pPr>
        <w:pStyle w:val="30"/>
        <w:numPr>
          <w:ilvl w:val="0"/>
          <w:numId w:val="0"/>
        </w:numPr>
      </w:pPr>
      <w:bookmarkStart w:id="6500" w:name="_Toc417706286"/>
      <w:bookmarkStart w:id="6501" w:name="_Toc432237651"/>
      <w:bookmarkStart w:id="6502" w:name="_Toc432984860"/>
      <w:bookmarkStart w:id="6503" w:name="_Toc472818961"/>
      <w:bookmarkStart w:id="6504" w:name="_Toc235503539"/>
      <w:bookmarkStart w:id="6505" w:name="_Toc241509314"/>
      <w:bookmarkStart w:id="6506" w:name="_Toc244416801"/>
      <w:bookmarkStart w:id="6507" w:name="_Toc276631165"/>
      <w:bookmarkStart w:id="6508" w:name="_Toc153968554"/>
      <w:r>
        <w:t>15.10.7</w:t>
      </w:r>
      <w:r>
        <w:tab/>
        <w:t>Properties of RegExp Instances</w:t>
      </w:r>
      <w:bookmarkEnd w:id="6500"/>
      <w:bookmarkEnd w:id="6501"/>
      <w:bookmarkEnd w:id="6502"/>
      <w:bookmarkEnd w:id="6503"/>
      <w:bookmarkEnd w:id="6504"/>
      <w:bookmarkEnd w:id="6505"/>
      <w:bookmarkEnd w:id="6506"/>
      <w:bookmarkEnd w:id="6507"/>
      <w:bookmarkEnd w:id="6508"/>
    </w:p>
    <w:p w14:paraId="0BF3B7C6" w14:textId="77777777" w:rsidR="004C02EF" w:rsidRDefault="004C02EF" w:rsidP="004C02EF">
      <w:r>
        <w:t xml:space="preserve">RegExp instances inherit properties from the RegExp prototype object and </w:t>
      </w:r>
      <w:del w:id="6509" w:author="Allen Wirfs-Brock" w:date="2011-07-02T14:36:00Z">
        <w:r w:rsidDel="00736F7F">
          <w:delText xml:space="preserve">their </w:delText>
        </w:r>
      </w:del>
      <w:ins w:id="6510" w:author="Allen Wirfs-Brock" w:date="2011-07-02T14:36:00Z">
        <w:r w:rsidR="00736F7F">
          <w:t xml:space="preserve">have a </w:t>
        </w:r>
      </w:ins>
      <w:r>
        <w:t>[[</w:t>
      </w:r>
      <w:del w:id="6511" w:author="Allen Wirfs-Brock" w:date="2011-07-02T14:36:00Z">
        <w:r w:rsidDel="00736F7F">
          <w:delText>Class</w:delText>
        </w:r>
      </w:del>
      <w:ins w:id="6512" w:author="Allen Wirfs-Brock" w:date="2011-07-02T14:36:00Z">
        <w:r w:rsidR="00736F7F">
          <w:t>IsRegExp</w:t>
        </w:r>
      </w:ins>
      <w:r>
        <w:t>]] internal property</w:t>
      </w:r>
      <w:del w:id="6513" w:author="Allen Wirfs-Brock" w:date="2011-07-02T14:36:00Z">
        <w:r w:rsidDel="00736F7F">
          <w:delText xml:space="preserve"> value is </w:delText>
        </w:r>
        <w:r w:rsidDel="00736F7F">
          <w:rPr>
            <w:rFonts w:ascii="Courier New" w:hAnsi="Courier New" w:cs="Courier New"/>
            <w:b/>
          </w:rPr>
          <w:delText>"RegExp"</w:delText>
        </w:r>
      </w:del>
      <w:r>
        <w:t>.</w:t>
      </w:r>
      <w:r w:rsidRPr="006836D8">
        <w:t xml:space="preserve"> </w:t>
      </w:r>
      <w:r>
        <w:t xml:space="preserve">RegExp instances also have a [[Match]] internal property and a </w:t>
      </w:r>
      <w:r>
        <w:rPr>
          <w:rFonts w:ascii="Courier New" w:hAnsi="Courier New"/>
          <w:b/>
        </w:rPr>
        <w:t>length</w:t>
      </w:r>
      <w:r>
        <w:t xml:space="preserve"> property.</w:t>
      </w:r>
    </w:p>
    <w:p w14:paraId="1FDDE220" w14:textId="77777777" w:rsidR="004C02EF" w:rsidRDefault="004C02EF" w:rsidP="004C02EF">
      <w:r>
        <w:t xml:space="preserve">The value of the [[Match]] internal property is an implementation dependent representation of the </w:t>
      </w:r>
      <w:r w:rsidRPr="00895113">
        <w:rPr>
          <w:rFonts w:ascii="Times New Roman" w:hAnsi="Times New Roman"/>
          <w:i/>
        </w:rPr>
        <w:t>Pattern</w:t>
      </w:r>
      <w:r>
        <w:t xml:space="preserve"> of the RegExp object.</w:t>
      </w:r>
    </w:p>
    <w:p w14:paraId="1E38AC23" w14:textId="77777777" w:rsidR="004C02EF" w:rsidRDefault="004C02EF" w:rsidP="004C02EF">
      <w:r>
        <w:t>RegExp instances also have the following properties.</w:t>
      </w:r>
    </w:p>
    <w:p w14:paraId="7F306B44" w14:textId="77777777" w:rsidR="004C02EF" w:rsidRDefault="004C02EF" w:rsidP="004C02EF">
      <w:pPr>
        <w:pStyle w:val="40"/>
        <w:numPr>
          <w:ilvl w:val="0"/>
          <w:numId w:val="0"/>
        </w:numPr>
      </w:pPr>
      <w:r>
        <w:t>15.10.7.1</w:t>
      </w:r>
      <w:r>
        <w:tab/>
        <w:t>source</w:t>
      </w:r>
    </w:p>
    <w:p w14:paraId="7F900483" w14:textId="77777777" w:rsidR="004C02EF" w:rsidRDefault="004C02EF" w:rsidP="004C02EF">
      <w:r>
        <w:t xml:space="preserve">The value of the </w:t>
      </w:r>
      <w:r>
        <w:rPr>
          <w:rFonts w:ascii="Courier New" w:hAnsi="Courier New"/>
          <w:b/>
        </w:rPr>
        <w:t>source</w:t>
      </w:r>
      <w:r>
        <w:t xml:space="preserve"> property is a String in the form of a </w:t>
      </w:r>
      <w:r w:rsidRPr="00E67BE8">
        <w:rPr>
          <w:rStyle w:val="bnf"/>
        </w:rPr>
        <w:t>Pattern</w:t>
      </w:r>
      <w:r>
        <w:t xml:space="preserve"> representing the current regular expression. This property shall have the attributes { [[Writable]]: </w:t>
      </w:r>
      <w:r w:rsidRPr="00223D3A">
        <w:rPr>
          <w:b/>
        </w:rPr>
        <w:t>false</w:t>
      </w:r>
      <w:r>
        <w:t xml:space="preserve">, [[Enumerable]]: </w:t>
      </w:r>
      <w:r w:rsidRPr="00223D3A">
        <w:rPr>
          <w:b/>
        </w:rPr>
        <w:t>false</w:t>
      </w:r>
      <w:r>
        <w:t xml:space="preserve">, [[Configurable]]: </w:t>
      </w:r>
      <w:r w:rsidRPr="00223D3A">
        <w:rPr>
          <w:b/>
        </w:rPr>
        <w:t>false</w:t>
      </w:r>
      <w:r>
        <w:t> }.</w:t>
      </w:r>
    </w:p>
    <w:p w14:paraId="530A1CAF" w14:textId="77777777" w:rsidR="004C02EF" w:rsidRDefault="004C02EF" w:rsidP="004C02EF">
      <w:pPr>
        <w:pStyle w:val="40"/>
        <w:numPr>
          <w:ilvl w:val="0"/>
          <w:numId w:val="0"/>
        </w:numPr>
      </w:pPr>
      <w:r>
        <w:t>15.10.7.2</w:t>
      </w:r>
      <w:r>
        <w:tab/>
        <w:t>global</w:t>
      </w:r>
    </w:p>
    <w:p w14:paraId="45FB5298" w14:textId="77777777" w:rsidR="004C02EF" w:rsidRDefault="004C02EF" w:rsidP="004C02EF">
      <w:r>
        <w:t xml:space="preserve">The value of the </w:t>
      </w:r>
      <w:r>
        <w:rPr>
          <w:rFonts w:ascii="Courier New" w:hAnsi="Courier New"/>
          <w:b/>
        </w:rPr>
        <w:t>global</w:t>
      </w:r>
      <w:r>
        <w:t xml:space="preserve"> property is a Boolean value indicating whether the flags contained the character </w:t>
      </w:r>
      <w:r>
        <w:rPr>
          <w:rFonts w:ascii="Courier New" w:hAnsi="Courier New"/>
          <w:b/>
        </w:rPr>
        <w:t>“g”</w:t>
      </w:r>
      <w:r>
        <w:t xml:space="preserve">. This property shall have the attributes { [[Writable]]: </w:t>
      </w:r>
      <w:r w:rsidRPr="00BB6E00">
        <w:rPr>
          <w:b/>
        </w:rPr>
        <w:t>false</w:t>
      </w:r>
      <w:r>
        <w:t xml:space="preserve">, [[Enumerable]]: </w:t>
      </w:r>
      <w:r w:rsidRPr="00BB6E00">
        <w:rPr>
          <w:b/>
        </w:rPr>
        <w:t>false</w:t>
      </w:r>
      <w:r>
        <w:t xml:space="preserve">, [[Configurable]]: </w:t>
      </w:r>
      <w:r w:rsidRPr="00BB6E00">
        <w:rPr>
          <w:b/>
        </w:rPr>
        <w:t>false</w:t>
      </w:r>
      <w:r>
        <w:t> }.</w:t>
      </w:r>
    </w:p>
    <w:p w14:paraId="559C7612" w14:textId="77777777" w:rsidR="004C02EF" w:rsidRDefault="004C02EF" w:rsidP="004C02EF">
      <w:pPr>
        <w:pStyle w:val="40"/>
        <w:numPr>
          <w:ilvl w:val="0"/>
          <w:numId w:val="0"/>
        </w:numPr>
      </w:pPr>
      <w:bookmarkStart w:id="6514" w:name="_Ref408723499"/>
      <w:r>
        <w:t>15.10.7.3</w:t>
      </w:r>
      <w:r>
        <w:tab/>
        <w:t>ignoreCase</w:t>
      </w:r>
      <w:bookmarkEnd w:id="6514"/>
    </w:p>
    <w:p w14:paraId="6E6A7D1C" w14:textId="77777777" w:rsidR="004C02EF" w:rsidRDefault="004C02EF" w:rsidP="004C02EF">
      <w:r>
        <w:t xml:space="preserve">The value of the </w:t>
      </w:r>
      <w:r>
        <w:rPr>
          <w:rFonts w:ascii="Courier New" w:hAnsi="Courier New"/>
          <w:b/>
        </w:rPr>
        <w:t>ignoreCase</w:t>
      </w:r>
      <w:r>
        <w:t xml:space="preserve"> property is a Boolean value indicating whether the flags contained the character </w:t>
      </w:r>
      <w:r>
        <w:rPr>
          <w:rFonts w:ascii="Courier New" w:hAnsi="Courier New"/>
          <w:b/>
        </w:rPr>
        <w:t>“i”</w:t>
      </w:r>
      <w:r>
        <w:t xml:space="preserve">. This property shall have the attributes { [[Writable]]: </w:t>
      </w:r>
      <w:r w:rsidRPr="00BB6E00">
        <w:rPr>
          <w:b/>
        </w:rPr>
        <w:t>false</w:t>
      </w:r>
      <w:r>
        <w:t xml:space="preserve">, [[Enumerable]]: </w:t>
      </w:r>
      <w:r w:rsidRPr="00BB6E00">
        <w:rPr>
          <w:b/>
        </w:rPr>
        <w:t>false</w:t>
      </w:r>
      <w:r>
        <w:t xml:space="preserve">, [[Configurable]]: </w:t>
      </w:r>
      <w:r w:rsidRPr="00BB6E00">
        <w:rPr>
          <w:b/>
        </w:rPr>
        <w:t>false</w:t>
      </w:r>
      <w:r>
        <w:t> }.</w:t>
      </w:r>
    </w:p>
    <w:p w14:paraId="064E7C95" w14:textId="77777777" w:rsidR="004C02EF" w:rsidRDefault="004C02EF" w:rsidP="004C02EF">
      <w:pPr>
        <w:pStyle w:val="40"/>
        <w:numPr>
          <w:ilvl w:val="0"/>
          <w:numId w:val="0"/>
        </w:numPr>
      </w:pPr>
      <w:r>
        <w:t>15.10.7.4</w:t>
      </w:r>
      <w:r>
        <w:tab/>
        <w:t>multiline</w:t>
      </w:r>
    </w:p>
    <w:p w14:paraId="0C0E18B4" w14:textId="77777777" w:rsidR="004C02EF" w:rsidRDefault="004C02EF" w:rsidP="004C02EF">
      <w:r>
        <w:t xml:space="preserve">The value of the </w:t>
      </w:r>
      <w:r>
        <w:rPr>
          <w:rFonts w:ascii="Courier New" w:hAnsi="Courier New"/>
          <w:b/>
        </w:rPr>
        <w:t>multiline</w:t>
      </w:r>
      <w:r>
        <w:t xml:space="preserve"> property is a Boolean value indicating whether the flags contained the character </w:t>
      </w:r>
      <w:r>
        <w:rPr>
          <w:rFonts w:ascii="Courier New" w:hAnsi="Courier New"/>
          <w:b/>
        </w:rPr>
        <w:t>“m”</w:t>
      </w:r>
      <w:r>
        <w:t xml:space="preserve">. This property shall have the attributes { [[Writable]]: </w:t>
      </w:r>
      <w:r w:rsidRPr="00BB6E00">
        <w:rPr>
          <w:b/>
        </w:rPr>
        <w:t>false</w:t>
      </w:r>
      <w:r>
        <w:t xml:space="preserve">, [[Enumerable]]: </w:t>
      </w:r>
      <w:r w:rsidRPr="00BB6E00">
        <w:rPr>
          <w:b/>
        </w:rPr>
        <w:t>false</w:t>
      </w:r>
      <w:r>
        <w:t xml:space="preserve">, [[Configurable]]: </w:t>
      </w:r>
      <w:r w:rsidRPr="00BB6E00">
        <w:rPr>
          <w:b/>
        </w:rPr>
        <w:t>false</w:t>
      </w:r>
      <w:r>
        <w:t> }.</w:t>
      </w:r>
    </w:p>
    <w:p w14:paraId="13D66A30" w14:textId="77777777" w:rsidR="004C02EF" w:rsidRDefault="004C02EF" w:rsidP="004C02EF">
      <w:pPr>
        <w:pStyle w:val="40"/>
        <w:numPr>
          <w:ilvl w:val="0"/>
          <w:numId w:val="0"/>
        </w:numPr>
      </w:pPr>
      <w:bookmarkStart w:id="6515" w:name="_Ref408723429"/>
      <w:r>
        <w:t>15.10.7.5</w:t>
      </w:r>
      <w:r>
        <w:tab/>
        <w:t>lastIndex</w:t>
      </w:r>
      <w:bookmarkEnd w:id="6515"/>
    </w:p>
    <w:p w14:paraId="23B48124" w14:textId="77777777" w:rsidR="004C02EF" w:rsidRDefault="004C02EF" w:rsidP="004C02EF">
      <w:r>
        <w:t xml:space="preserve">The value of the </w:t>
      </w:r>
      <w:r>
        <w:rPr>
          <w:rFonts w:ascii="Courier New" w:hAnsi="Courier New"/>
          <w:b/>
        </w:rPr>
        <w:t>lastIndex</w:t>
      </w:r>
      <w:r>
        <w:t xml:space="preserve"> property specifies the String position at which to start the next match. </w:t>
      </w:r>
      <w:r w:rsidRPr="00CC2B2F">
        <w:rPr>
          <w:lang w:val="en-US"/>
        </w:rPr>
        <w:t>I</w:t>
      </w:r>
      <w:r>
        <w:rPr>
          <w:lang w:val="en-US"/>
        </w:rPr>
        <w:t>t is coerced to an integer when</w:t>
      </w:r>
      <w:r w:rsidRPr="00CC2B2F">
        <w:rPr>
          <w:lang w:val="en-US"/>
        </w:rPr>
        <w:t xml:space="preserve"> used (see 15.10.6.2). </w:t>
      </w:r>
      <w:r>
        <w:t xml:space="preserve">This property shall have the attributes { [[Writable]]: </w:t>
      </w:r>
      <w:r>
        <w:rPr>
          <w:b/>
        </w:rPr>
        <w:t>true</w:t>
      </w:r>
      <w:r>
        <w:t xml:space="preserve">, [[Enumerable]]: </w:t>
      </w:r>
      <w:r w:rsidRPr="00BB6E00">
        <w:rPr>
          <w:b/>
        </w:rPr>
        <w:t>false</w:t>
      </w:r>
      <w:r>
        <w:t xml:space="preserve">, [[Configurable]]: </w:t>
      </w:r>
      <w:r w:rsidRPr="00BB6E00">
        <w:rPr>
          <w:b/>
        </w:rPr>
        <w:t>false</w:t>
      </w:r>
      <w:r>
        <w:t> }.</w:t>
      </w:r>
    </w:p>
    <w:p w14:paraId="5ECB036A" w14:textId="77777777" w:rsidR="004C02EF" w:rsidRPr="000A1BA2" w:rsidRDefault="004C02EF" w:rsidP="004C02EF">
      <w:pPr>
        <w:pStyle w:val="Note"/>
      </w:pPr>
      <w:r w:rsidRPr="006E038E">
        <w:t>NOTE</w:t>
      </w:r>
      <w:r w:rsidRPr="006E038E">
        <w:tab/>
        <w:t xml:space="preserve">Unlike the other standard built-in properties of RegExp instances, </w:t>
      </w:r>
      <w:r w:rsidRPr="006E038E">
        <w:rPr>
          <w:rFonts w:ascii="Courier New" w:hAnsi="Courier New"/>
          <w:b/>
        </w:rPr>
        <w:t>lastIndex</w:t>
      </w:r>
      <w:r w:rsidRPr="006E038E">
        <w:t xml:space="preserve"> is writable.</w:t>
      </w:r>
    </w:p>
    <w:p w14:paraId="2D4EE255" w14:textId="77777777" w:rsidR="004C02EF" w:rsidRDefault="004C02EF" w:rsidP="00F710D2">
      <w:pPr>
        <w:pStyle w:val="20"/>
        <w:numPr>
          <w:ilvl w:val="0"/>
          <w:numId w:val="0"/>
        </w:numPr>
      </w:pPr>
      <w:bookmarkStart w:id="6516" w:name="_Toc449970607"/>
      <w:bookmarkStart w:id="6517" w:name="_Ref456011623"/>
      <w:bookmarkStart w:id="6518" w:name="_Ref457710787"/>
      <w:bookmarkStart w:id="6519" w:name="_Ref457792928"/>
      <w:bookmarkStart w:id="6520" w:name="_Toc472818962"/>
      <w:bookmarkStart w:id="6521" w:name="_Toc235503540"/>
      <w:bookmarkStart w:id="6522" w:name="_Toc241509315"/>
      <w:bookmarkStart w:id="6523" w:name="_Toc244416802"/>
      <w:bookmarkStart w:id="6524" w:name="_Toc276631166"/>
      <w:bookmarkStart w:id="6525" w:name="_Toc153968555"/>
      <w:r>
        <w:t>15.11</w:t>
      </w:r>
      <w:r>
        <w:tab/>
        <w:t>Error Objects</w:t>
      </w:r>
      <w:bookmarkEnd w:id="6516"/>
      <w:bookmarkEnd w:id="6517"/>
      <w:bookmarkEnd w:id="6518"/>
      <w:bookmarkEnd w:id="6519"/>
      <w:bookmarkEnd w:id="6520"/>
      <w:bookmarkEnd w:id="6521"/>
      <w:bookmarkEnd w:id="6522"/>
      <w:bookmarkEnd w:id="6523"/>
      <w:bookmarkEnd w:id="6524"/>
      <w:bookmarkEnd w:id="6525"/>
    </w:p>
    <w:p w14:paraId="464DB523" w14:textId="77777777" w:rsidR="004C02EF" w:rsidRDefault="004C02EF" w:rsidP="004C02EF">
      <w:bookmarkStart w:id="6526" w:name="_Toc449970608"/>
      <w:bookmarkStart w:id="6527" w:name="_Ref456002936"/>
      <w:r>
        <w:t>Instances of Error objects are thrown as exceptions when runtime errors occur. The Error objects may also serve as base objects for user-defined exception classes.</w:t>
      </w:r>
    </w:p>
    <w:p w14:paraId="2E2AECE3" w14:textId="77777777" w:rsidR="004C02EF" w:rsidRDefault="004C02EF" w:rsidP="00F710D2">
      <w:pPr>
        <w:pStyle w:val="30"/>
        <w:numPr>
          <w:ilvl w:val="0"/>
          <w:numId w:val="0"/>
        </w:numPr>
      </w:pPr>
      <w:bookmarkStart w:id="6528" w:name="_Ref464292699"/>
      <w:bookmarkStart w:id="6529" w:name="_Toc472818963"/>
      <w:bookmarkStart w:id="6530" w:name="_Toc235503541"/>
      <w:bookmarkStart w:id="6531" w:name="_Toc241509316"/>
      <w:bookmarkStart w:id="6532" w:name="_Toc244416803"/>
      <w:bookmarkStart w:id="6533" w:name="_Toc276631167"/>
      <w:bookmarkStart w:id="6534" w:name="_Toc153968556"/>
      <w:r>
        <w:t>15.11.1</w:t>
      </w:r>
      <w:r>
        <w:tab/>
        <w:t>The Error Constructor Called as a Function</w:t>
      </w:r>
      <w:bookmarkEnd w:id="6526"/>
      <w:bookmarkEnd w:id="6527"/>
      <w:bookmarkEnd w:id="6528"/>
      <w:bookmarkEnd w:id="6529"/>
      <w:bookmarkEnd w:id="6530"/>
      <w:bookmarkEnd w:id="6531"/>
      <w:bookmarkEnd w:id="6532"/>
      <w:bookmarkEnd w:id="6533"/>
      <w:bookmarkEnd w:id="6534"/>
    </w:p>
    <w:p w14:paraId="3FCE8CE4" w14:textId="77777777" w:rsidR="004C02EF" w:rsidRDefault="004C02EF" w:rsidP="004C02EF">
      <w:r>
        <w:t xml:space="preserve">When </w:t>
      </w:r>
      <w:r>
        <w:rPr>
          <w:rFonts w:ascii="Courier New" w:hAnsi="Courier New"/>
          <w:b/>
        </w:rPr>
        <w:t>Error</w:t>
      </w:r>
      <w:r>
        <w:rPr>
          <w:b/>
        </w:rPr>
        <w:t xml:space="preserve"> </w:t>
      </w:r>
      <w:r>
        <w:t xml:space="preserve">is called as a function rather than as a constructor, it creates and initialises a new Error object. Thus the function call </w:t>
      </w:r>
      <w:r>
        <w:rPr>
          <w:rFonts w:ascii="Courier New" w:hAnsi="Courier New"/>
          <w:b/>
        </w:rPr>
        <w:t>Error(</w:t>
      </w:r>
      <w:r>
        <w:rPr>
          <w:rFonts w:ascii="Courier New" w:hAnsi="Courier New"/>
          <w:snapToGrid w:val="0"/>
        </w:rPr>
        <w:t>…</w:t>
      </w:r>
      <w:r>
        <w:rPr>
          <w:rFonts w:ascii="Courier New" w:hAnsi="Courier New"/>
          <w:b/>
        </w:rPr>
        <w:t>)</w:t>
      </w:r>
      <w:r>
        <w:t xml:space="preserve"> is equivalent to the object creation expression </w:t>
      </w:r>
      <w:r>
        <w:rPr>
          <w:rFonts w:ascii="Courier New" w:hAnsi="Courier New"/>
          <w:b/>
        </w:rPr>
        <w:t>new Error(</w:t>
      </w:r>
      <w:r>
        <w:rPr>
          <w:rFonts w:ascii="Courier New" w:hAnsi="Courier New"/>
          <w:snapToGrid w:val="0"/>
        </w:rPr>
        <w:t>…</w:t>
      </w:r>
      <w:r>
        <w:rPr>
          <w:rFonts w:ascii="Courier New" w:hAnsi="Courier New"/>
          <w:b/>
        </w:rPr>
        <w:t>)</w:t>
      </w:r>
      <w:r>
        <w:t xml:space="preserve"> with the same arguments.</w:t>
      </w:r>
    </w:p>
    <w:p w14:paraId="71FFEB28" w14:textId="77777777" w:rsidR="004C02EF" w:rsidRDefault="004C02EF" w:rsidP="004C02EF">
      <w:pPr>
        <w:pStyle w:val="40"/>
        <w:numPr>
          <w:ilvl w:val="0"/>
          <w:numId w:val="0"/>
        </w:numPr>
      </w:pPr>
      <w:r>
        <w:t>15.11.1.1</w:t>
      </w:r>
      <w:r>
        <w:tab/>
        <w:t>Error (message)</w:t>
      </w:r>
    </w:p>
    <w:p w14:paraId="01ED3FB1" w14:textId="77777777" w:rsidR="004C02EF" w:rsidRDefault="004C02EF" w:rsidP="004C02EF">
      <w:bookmarkStart w:id="6535" w:name="_Toc449970609"/>
      <w:r>
        <w:t xml:space="preserve">The [[Prototype]] internal property of the newly constructed object is set to the original Error prototype object, the one that is the initial value of </w:t>
      </w:r>
      <w:r>
        <w:rPr>
          <w:rFonts w:ascii="Courier New" w:hAnsi="Courier New"/>
          <w:b/>
        </w:rPr>
        <w:t>Error.prototype</w:t>
      </w:r>
      <w:r>
        <w:t xml:space="preserve"> (15.11.3.1).</w:t>
      </w:r>
    </w:p>
    <w:p w14:paraId="05B11AFB" w14:textId="77777777" w:rsidR="004C02EF" w:rsidRDefault="004C02EF" w:rsidP="004C02EF">
      <w:r>
        <w:t xml:space="preserve">The </w:t>
      </w:r>
      <w:del w:id="6536" w:author="Allen Wirfs-Brock" w:date="2011-07-02T14:37:00Z">
        <w:r w:rsidDel="00736F7F">
          <w:delText xml:space="preserve">[[Class]] internal property of the </w:delText>
        </w:r>
      </w:del>
      <w:r>
        <w:t xml:space="preserve">newly constructed object </w:t>
      </w:r>
      <w:del w:id="6537" w:author="Allen Wirfs-Brock" w:date="2011-07-02T14:38:00Z">
        <w:r w:rsidDel="00736F7F">
          <w:delText xml:space="preserve">is </w:delText>
        </w:r>
      </w:del>
      <w:del w:id="6538" w:author="Allen Wirfs-Brock" w:date="2011-07-02T14:37:00Z">
        <w:r w:rsidDel="00736F7F">
          <w:delText xml:space="preserve">set to </w:delText>
        </w:r>
        <w:r w:rsidDel="00736F7F">
          <w:rPr>
            <w:rFonts w:ascii="Courier New" w:hAnsi="Courier New"/>
            <w:b/>
          </w:rPr>
          <w:delText>"Error"</w:delText>
        </w:r>
      </w:del>
      <w:ins w:id="6539" w:author="Allen Wirfs-Brock" w:date="2011-07-02T14:37:00Z">
        <w:r w:rsidR="00736F7F">
          <w:t>has an [[IsError]] internal property</w:t>
        </w:r>
      </w:ins>
      <w:r>
        <w:t>.</w:t>
      </w:r>
    </w:p>
    <w:p w14:paraId="7664D311" w14:textId="77777777" w:rsidR="004C02EF" w:rsidRDefault="004C02EF" w:rsidP="004C02EF">
      <w:r>
        <w:t xml:space="preserve">The [[Extensible]] internal property of the newly constructed object is set to </w:t>
      </w:r>
      <w:r w:rsidRPr="000D6C0A">
        <w:rPr>
          <w:b/>
        </w:rPr>
        <w:t>true</w:t>
      </w:r>
      <w:r>
        <w:t>.</w:t>
      </w:r>
    </w:p>
    <w:p w14:paraId="150239BE" w14:textId="77777777" w:rsidR="004C02EF" w:rsidRDefault="004C02EF" w:rsidP="004C02EF">
      <w:bookmarkStart w:id="6540" w:name="_Ref456002941"/>
      <w:r>
        <w:t xml:space="preserve">If the argument </w:t>
      </w:r>
      <w:r w:rsidRPr="00E67BE8">
        <w:rPr>
          <w:rFonts w:ascii="Times New Roman" w:hAnsi="Times New Roman"/>
          <w:i/>
        </w:rPr>
        <w:t>message</w:t>
      </w:r>
      <w:r>
        <w:t xml:space="preserve"> is not </w:t>
      </w:r>
      <w:r>
        <w:rPr>
          <w:b/>
        </w:rPr>
        <w:t>undefined</w:t>
      </w:r>
      <w:r>
        <w:t xml:space="preserve">, the </w:t>
      </w:r>
      <w:r>
        <w:rPr>
          <w:rFonts w:ascii="Courier New" w:hAnsi="Courier New"/>
          <w:b/>
        </w:rPr>
        <w:t>message</w:t>
      </w:r>
      <w:r>
        <w:t xml:space="preserve"> own property of the newly constructed object is set to ToString(</w:t>
      </w:r>
      <w:r w:rsidRPr="00E67BE8">
        <w:rPr>
          <w:rFonts w:ascii="Times New Roman" w:hAnsi="Times New Roman"/>
          <w:i/>
        </w:rPr>
        <w:t>message</w:t>
      </w:r>
      <w:r>
        <w:t xml:space="preserve">). </w:t>
      </w:r>
    </w:p>
    <w:p w14:paraId="116DDB0F" w14:textId="77777777" w:rsidR="004C02EF" w:rsidRDefault="004C02EF" w:rsidP="00F710D2">
      <w:pPr>
        <w:pStyle w:val="30"/>
        <w:numPr>
          <w:ilvl w:val="0"/>
          <w:numId w:val="0"/>
        </w:numPr>
      </w:pPr>
      <w:bookmarkStart w:id="6541" w:name="_Ref464292724"/>
      <w:bookmarkStart w:id="6542" w:name="_Toc472818964"/>
      <w:bookmarkStart w:id="6543" w:name="_Toc235503542"/>
      <w:bookmarkStart w:id="6544" w:name="_Toc241509317"/>
      <w:bookmarkStart w:id="6545" w:name="_Toc244416804"/>
      <w:bookmarkStart w:id="6546" w:name="_Toc276631168"/>
      <w:bookmarkStart w:id="6547" w:name="_Toc153968557"/>
      <w:r>
        <w:t>15.11.2</w:t>
      </w:r>
      <w:r>
        <w:tab/>
        <w:t>The Error Constructor</w:t>
      </w:r>
      <w:bookmarkEnd w:id="6535"/>
      <w:bookmarkEnd w:id="6540"/>
      <w:bookmarkEnd w:id="6541"/>
      <w:bookmarkEnd w:id="6542"/>
      <w:bookmarkEnd w:id="6543"/>
      <w:bookmarkEnd w:id="6544"/>
      <w:bookmarkEnd w:id="6545"/>
      <w:bookmarkEnd w:id="6546"/>
      <w:bookmarkEnd w:id="6547"/>
    </w:p>
    <w:p w14:paraId="3E79884B" w14:textId="77777777" w:rsidR="004C02EF" w:rsidRDefault="004C02EF" w:rsidP="004C02EF">
      <w:r>
        <w:t xml:space="preserve">When </w:t>
      </w:r>
      <w:r>
        <w:rPr>
          <w:rFonts w:ascii="Courier New" w:hAnsi="Courier New"/>
          <w:b/>
        </w:rPr>
        <w:t>Error</w:t>
      </w:r>
      <w:r>
        <w:t xml:space="preserve"> is called as part of a </w:t>
      </w:r>
      <w:r>
        <w:rPr>
          <w:rFonts w:ascii="Courier New" w:hAnsi="Courier New"/>
          <w:b/>
        </w:rPr>
        <w:t>new</w:t>
      </w:r>
      <w:r>
        <w:t xml:space="preserve"> expression, it is a constructor: it initialises the newly created object.</w:t>
      </w:r>
    </w:p>
    <w:p w14:paraId="576E87C7" w14:textId="77777777" w:rsidR="004C02EF" w:rsidRDefault="004C02EF" w:rsidP="004C02EF">
      <w:pPr>
        <w:pStyle w:val="40"/>
        <w:numPr>
          <w:ilvl w:val="0"/>
          <w:numId w:val="0"/>
        </w:numPr>
      </w:pPr>
      <w:r>
        <w:t>15.11.2.1</w:t>
      </w:r>
      <w:r>
        <w:tab/>
        <w:t>new Error (message)</w:t>
      </w:r>
    </w:p>
    <w:p w14:paraId="465BB1AA" w14:textId="77777777" w:rsidR="004C02EF" w:rsidRDefault="004C02EF" w:rsidP="004C02EF">
      <w:bookmarkStart w:id="6548" w:name="_Toc449970610"/>
      <w:r>
        <w:t xml:space="preserve">The [[Prototype]] internal property of the newly constructed object is set to the original Error prototype object, the one that is the initial value of </w:t>
      </w:r>
      <w:r>
        <w:rPr>
          <w:rFonts w:ascii="Courier New" w:hAnsi="Courier New"/>
          <w:b/>
        </w:rPr>
        <w:t>Error.prototype</w:t>
      </w:r>
      <w:r>
        <w:t xml:space="preserve"> (15.11.3.1).</w:t>
      </w:r>
    </w:p>
    <w:p w14:paraId="46BB8E77" w14:textId="77777777" w:rsidR="004C02EF" w:rsidRDefault="004C02EF" w:rsidP="004C02EF">
      <w:r>
        <w:t xml:space="preserve">The </w:t>
      </w:r>
      <w:del w:id="6549" w:author="Allen Wirfs-Brock" w:date="2011-07-02T14:39:00Z">
        <w:r w:rsidDel="00736F7F">
          <w:delText xml:space="preserve">[[Class]] internal property of the </w:delText>
        </w:r>
      </w:del>
      <w:r>
        <w:t xml:space="preserve">newly constructed </w:t>
      </w:r>
      <w:del w:id="6550" w:author="Allen Wirfs-Brock" w:date="2011-07-02T14:39:00Z">
        <w:r w:rsidDel="00736F7F">
          <w:delText xml:space="preserve">Error </w:delText>
        </w:r>
      </w:del>
      <w:r>
        <w:t xml:space="preserve">object </w:t>
      </w:r>
      <w:ins w:id="6551" w:author="Allen Wirfs-Brock" w:date="2011-07-02T14:39:00Z">
        <w:r w:rsidR="00736F7F">
          <w:t>has an [[IsError]] internal property</w:t>
        </w:r>
      </w:ins>
      <w:del w:id="6552" w:author="Allen Wirfs-Brock" w:date="2011-07-02T14:39:00Z">
        <w:r w:rsidDel="00736F7F">
          <w:delText xml:space="preserve">is set to </w:delText>
        </w:r>
        <w:r w:rsidDel="00736F7F">
          <w:rPr>
            <w:rFonts w:ascii="Courier New" w:hAnsi="Courier New"/>
            <w:b/>
          </w:rPr>
          <w:delText>"Error"</w:delText>
        </w:r>
      </w:del>
      <w:r>
        <w:t>.</w:t>
      </w:r>
    </w:p>
    <w:p w14:paraId="24553E8E" w14:textId="77777777" w:rsidR="004C02EF" w:rsidRDefault="004C02EF" w:rsidP="004C02EF">
      <w:r>
        <w:t xml:space="preserve">The [[Extensible]] internal property of the newly constructed object is set to </w:t>
      </w:r>
      <w:r w:rsidRPr="000D6C0A">
        <w:rPr>
          <w:b/>
        </w:rPr>
        <w:t>true</w:t>
      </w:r>
      <w:r>
        <w:t>.</w:t>
      </w:r>
    </w:p>
    <w:p w14:paraId="754D8076" w14:textId="77777777" w:rsidR="004C02EF" w:rsidRDefault="004C02EF" w:rsidP="004C02EF">
      <w:bookmarkStart w:id="6553" w:name="_Ref457710003"/>
      <w:r>
        <w:t xml:space="preserve">If the argument </w:t>
      </w:r>
      <w:r w:rsidRPr="00E67BE8">
        <w:rPr>
          <w:rFonts w:ascii="Times New Roman" w:hAnsi="Times New Roman"/>
          <w:i/>
        </w:rPr>
        <w:t>message</w:t>
      </w:r>
      <w:r>
        <w:t xml:space="preserve"> is not </w:t>
      </w:r>
      <w:r>
        <w:rPr>
          <w:b/>
        </w:rPr>
        <w:t>undefined</w:t>
      </w:r>
      <w:r>
        <w:t xml:space="preserve">, the </w:t>
      </w:r>
      <w:r>
        <w:rPr>
          <w:rFonts w:ascii="Courier New" w:hAnsi="Courier New"/>
          <w:b/>
        </w:rPr>
        <w:t>message</w:t>
      </w:r>
      <w:r>
        <w:t xml:space="preserve"> own property of the newly constructed object is set to ToString(</w:t>
      </w:r>
      <w:r w:rsidRPr="00E67BE8">
        <w:rPr>
          <w:rFonts w:ascii="Times New Roman" w:hAnsi="Times New Roman"/>
          <w:i/>
        </w:rPr>
        <w:t>message</w:t>
      </w:r>
      <w:r>
        <w:t xml:space="preserve">). </w:t>
      </w:r>
    </w:p>
    <w:p w14:paraId="39461585" w14:textId="77777777" w:rsidR="004C02EF" w:rsidRDefault="004C02EF" w:rsidP="00F710D2">
      <w:pPr>
        <w:pStyle w:val="30"/>
        <w:numPr>
          <w:ilvl w:val="0"/>
          <w:numId w:val="0"/>
        </w:numPr>
      </w:pPr>
      <w:bookmarkStart w:id="6554" w:name="_Toc472818965"/>
      <w:bookmarkStart w:id="6555" w:name="_Toc235503543"/>
      <w:bookmarkStart w:id="6556" w:name="_Toc241509318"/>
      <w:bookmarkStart w:id="6557" w:name="_Toc244416805"/>
      <w:bookmarkStart w:id="6558" w:name="_Toc276631169"/>
      <w:bookmarkStart w:id="6559" w:name="_Toc153968558"/>
      <w:r>
        <w:t>15.11.3</w:t>
      </w:r>
      <w:r>
        <w:tab/>
        <w:t>Properties of the Error Constructor</w:t>
      </w:r>
      <w:bookmarkEnd w:id="6548"/>
      <w:bookmarkEnd w:id="6553"/>
      <w:bookmarkEnd w:id="6554"/>
      <w:bookmarkEnd w:id="6555"/>
      <w:bookmarkEnd w:id="6556"/>
      <w:bookmarkEnd w:id="6557"/>
      <w:bookmarkEnd w:id="6558"/>
      <w:bookmarkEnd w:id="6559"/>
    </w:p>
    <w:p w14:paraId="50B46376" w14:textId="77777777" w:rsidR="004C02EF" w:rsidRDefault="004C02EF" w:rsidP="004C02EF">
      <w:r>
        <w:t>The value of the [[Prototype]] internal property of the Error constructor is the Function prototype object (15.3.4).</w:t>
      </w:r>
    </w:p>
    <w:p w14:paraId="33587F08"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1</w:t>
      </w:r>
      <w:r>
        <w:t>), the Error constructor has the following property:</w:t>
      </w:r>
    </w:p>
    <w:p w14:paraId="650E3596" w14:textId="77777777" w:rsidR="004C02EF" w:rsidRDefault="004C02EF" w:rsidP="004C02EF">
      <w:pPr>
        <w:pStyle w:val="40"/>
        <w:numPr>
          <w:ilvl w:val="0"/>
          <w:numId w:val="0"/>
        </w:numPr>
      </w:pPr>
      <w:bookmarkStart w:id="6560" w:name="_Ref455964627"/>
      <w:r>
        <w:t>15.11.3.1</w:t>
      </w:r>
      <w:r>
        <w:tab/>
        <w:t>Error.prototype</w:t>
      </w:r>
      <w:bookmarkEnd w:id="6560"/>
    </w:p>
    <w:p w14:paraId="6D2AB9F8" w14:textId="77777777" w:rsidR="004C02EF" w:rsidRDefault="004C02EF" w:rsidP="004C02EF">
      <w:r>
        <w:t xml:space="preserve">The initial value of </w:t>
      </w:r>
      <w:r>
        <w:rPr>
          <w:rFonts w:ascii="Courier New" w:hAnsi="Courier New"/>
          <w:b/>
        </w:rPr>
        <w:t>Error.prototype</w:t>
      </w:r>
      <w:r>
        <w:t xml:space="preserve"> is the Error prototype object (15.11.4).</w:t>
      </w:r>
    </w:p>
    <w:p w14:paraId="1B2D5050" w14:textId="77777777" w:rsidR="004C02EF" w:rsidRDefault="004C02EF" w:rsidP="004C02EF">
      <w:r>
        <w:t xml:space="preserve">This property has the attributes { [[Writable]]: </w:t>
      </w:r>
      <w:r w:rsidRPr="00BB6E00">
        <w:rPr>
          <w:b/>
        </w:rPr>
        <w:t>false</w:t>
      </w:r>
      <w:r>
        <w:t xml:space="preserve">, [[Enumerable]]: </w:t>
      </w:r>
      <w:r w:rsidRPr="00BB6E00">
        <w:rPr>
          <w:b/>
        </w:rPr>
        <w:t>false</w:t>
      </w:r>
      <w:r>
        <w:t xml:space="preserve">, [[Configurable]]: </w:t>
      </w:r>
      <w:r w:rsidRPr="00BB6E00">
        <w:rPr>
          <w:b/>
        </w:rPr>
        <w:t>false</w:t>
      </w:r>
      <w:r>
        <w:t xml:space="preserve"> }.</w:t>
      </w:r>
    </w:p>
    <w:p w14:paraId="346ED239" w14:textId="77777777" w:rsidR="004C02EF" w:rsidRDefault="004C02EF" w:rsidP="00F710D2">
      <w:pPr>
        <w:pStyle w:val="30"/>
        <w:numPr>
          <w:ilvl w:val="0"/>
          <w:numId w:val="0"/>
        </w:numPr>
      </w:pPr>
      <w:bookmarkStart w:id="6561" w:name="_Ref457102523"/>
      <w:bookmarkStart w:id="6562" w:name="_Ref457710788"/>
      <w:bookmarkStart w:id="6563" w:name="_Toc472818966"/>
      <w:bookmarkStart w:id="6564" w:name="_Toc235503544"/>
      <w:bookmarkStart w:id="6565" w:name="_Toc241509319"/>
      <w:bookmarkStart w:id="6566" w:name="_Toc244416806"/>
      <w:bookmarkStart w:id="6567" w:name="_Toc276631170"/>
      <w:bookmarkStart w:id="6568" w:name="_Toc153968559"/>
      <w:r>
        <w:t>15.11.4</w:t>
      </w:r>
      <w:r>
        <w:tab/>
        <w:t>Properties of the Error Prototype Object</w:t>
      </w:r>
      <w:bookmarkEnd w:id="6561"/>
      <w:bookmarkEnd w:id="6562"/>
      <w:bookmarkEnd w:id="6563"/>
      <w:bookmarkEnd w:id="6564"/>
      <w:bookmarkEnd w:id="6565"/>
      <w:bookmarkEnd w:id="6566"/>
      <w:bookmarkEnd w:id="6567"/>
      <w:bookmarkEnd w:id="6568"/>
    </w:p>
    <w:p w14:paraId="1A83A149" w14:textId="77777777" w:rsidR="004C02EF" w:rsidRDefault="004C02EF" w:rsidP="004C02EF">
      <w:r>
        <w:t xml:space="preserve">The Error prototype object is itself an Error object </w:t>
      </w:r>
      <w:ins w:id="6569" w:author="Allen Wirfs-Brock" w:date="2011-07-02T14:39:00Z">
        <w:r w:rsidR="00736F7F">
          <w:t>and has an [[IsError]] internal property</w:t>
        </w:r>
      </w:ins>
      <w:del w:id="6570" w:author="Allen Wirfs-Brock" w:date="2011-07-02T14:39:00Z">
        <w:r w:rsidDel="00736F7F">
          <w:delText xml:space="preserve">(its [[Class]] is </w:delText>
        </w:r>
        <w:r w:rsidDel="00736F7F">
          <w:rPr>
            <w:rFonts w:ascii="Courier New" w:hAnsi="Courier New"/>
            <w:b/>
          </w:rPr>
          <w:delText>"Error"</w:delText>
        </w:r>
        <w:r w:rsidDel="00736F7F">
          <w:delText>)</w:delText>
        </w:r>
      </w:del>
      <w:r>
        <w:t>.</w:t>
      </w:r>
    </w:p>
    <w:p w14:paraId="46CF396C" w14:textId="77777777" w:rsidR="004C02EF" w:rsidRDefault="004C02EF" w:rsidP="004C02EF">
      <w:r>
        <w:t>The value of the [[Prototype]] internal property of the Error prototype object is the standard built-in Object prototype object (15.2.4).</w:t>
      </w:r>
    </w:p>
    <w:p w14:paraId="16DABE27" w14:textId="77777777" w:rsidR="004C02EF" w:rsidRDefault="004C02EF" w:rsidP="004C02EF">
      <w:pPr>
        <w:pStyle w:val="40"/>
        <w:numPr>
          <w:ilvl w:val="0"/>
          <w:numId w:val="0"/>
        </w:numPr>
      </w:pPr>
      <w:r>
        <w:t>15.11.4.1</w:t>
      </w:r>
      <w:r>
        <w:tab/>
        <w:t>Error.prototype.constructor</w:t>
      </w:r>
    </w:p>
    <w:p w14:paraId="60BD9071" w14:textId="77777777" w:rsidR="004C02EF" w:rsidRDefault="004C02EF" w:rsidP="004C02EF">
      <w:r>
        <w:t xml:space="preserve">The initial value of </w:t>
      </w:r>
      <w:r>
        <w:rPr>
          <w:rFonts w:ascii="Courier New" w:hAnsi="Courier New"/>
          <w:b/>
        </w:rPr>
        <w:t>Error.prototype.constructor</w:t>
      </w:r>
      <w:r>
        <w:t xml:space="preserve"> is the built-in </w:t>
      </w:r>
      <w:r>
        <w:rPr>
          <w:rFonts w:ascii="Courier New" w:hAnsi="Courier New"/>
          <w:b/>
        </w:rPr>
        <w:t>Error</w:t>
      </w:r>
      <w:r>
        <w:t xml:space="preserve"> constructor.</w:t>
      </w:r>
    </w:p>
    <w:p w14:paraId="635B3AAE" w14:textId="77777777" w:rsidR="004C02EF" w:rsidRDefault="004C02EF" w:rsidP="004C02EF">
      <w:pPr>
        <w:pStyle w:val="40"/>
        <w:numPr>
          <w:ilvl w:val="0"/>
          <w:numId w:val="0"/>
        </w:numPr>
      </w:pPr>
      <w:r>
        <w:t>15.11.4.2</w:t>
      </w:r>
      <w:r>
        <w:tab/>
        <w:t>Error.prototype.name</w:t>
      </w:r>
    </w:p>
    <w:p w14:paraId="3DE71A2D" w14:textId="77777777" w:rsidR="004C02EF" w:rsidRDefault="004C02EF" w:rsidP="004C02EF">
      <w:r>
        <w:t xml:space="preserve">The initial value of </w:t>
      </w:r>
      <w:r>
        <w:rPr>
          <w:rFonts w:ascii="Courier New" w:hAnsi="Courier New"/>
          <w:b/>
        </w:rPr>
        <w:t>Error.prototype.name</w:t>
      </w:r>
      <w:r>
        <w:t xml:space="preserve"> is </w:t>
      </w:r>
      <w:r>
        <w:rPr>
          <w:rFonts w:ascii="Courier New" w:hAnsi="Courier New"/>
        </w:rPr>
        <w:t>"</w:t>
      </w:r>
      <w:r>
        <w:rPr>
          <w:rFonts w:ascii="Courier New" w:hAnsi="Courier New"/>
          <w:b/>
        </w:rPr>
        <w:t>Error</w:t>
      </w:r>
      <w:r>
        <w:rPr>
          <w:rFonts w:ascii="Courier New" w:hAnsi="Courier New"/>
        </w:rPr>
        <w:t>"</w:t>
      </w:r>
      <w:r>
        <w:t>.</w:t>
      </w:r>
    </w:p>
    <w:p w14:paraId="65E3F894" w14:textId="77777777" w:rsidR="004C02EF" w:rsidRDefault="004C02EF" w:rsidP="004C02EF">
      <w:pPr>
        <w:pStyle w:val="40"/>
        <w:numPr>
          <w:ilvl w:val="0"/>
          <w:numId w:val="0"/>
        </w:numPr>
      </w:pPr>
      <w:r>
        <w:t>15.11.4.3</w:t>
      </w:r>
      <w:r>
        <w:tab/>
        <w:t>Error.prototype.message</w:t>
      </w:r>
    </w:p>
    <w:p w14:paraId="75C4237F" w14:textId="77777777" w:rsidR="004C02EF" w:rsidRDefault="004C02EF" w:rsidP="004C02EF">
      <w:r>
        <w:t xml:space="preserve">The initial value of </w:t>
      </w:r>
      <w:r>
        <w:rPr>
          <w:rFonts w:ascii="Courier New" w:hAnsi="Courier New"/>
          <w:b/>
        </w:rPr>
        <w:t>Error.prototype.message</w:t>
      </w:r>
      <w:r>
        <w:t xml:space="preserve"> is the empty String.</w:t>
      </w:r>
    </w:p>
    <w:p w14:paraId="0092C842" w14:textId="77777777" w:rsidR="004C02EF" w:rsidRDefault="004C02EF" w:rsidP="004C02EF">
      <w:pPr>
        <w:pStyle w:val="40"/>
        <w:numPr>
          <w:ilvl w:val="0"/>
          <w:numId w:val="0"/>
        </w:numPr>
      </w:pPr>
      <w:bookmarkStart w:id="6571" w:name="_Ref455972962"/>
      <w:r>
        <w:t>15.11.4.4</w:t>
      </w:r>
      <w:r>
        <w:tab/>
        <w:t>Error.prototype.toString ( )</w:t>
      </w:r>
      <w:bookmarkEnd w:id="6571"/>
    </w:p>
    <w:p w14:paraId="1A194F0A" w14:textId="77777777" w:rsidR="004C02EF" w:rsidRDefault="004C02EF" w:rsidP="004C02EF">
      <w:bookmarkStart w:id="6572" w:name="_Toc449970612"/>
      <w:r>
        <w:t>The following steps are taken:</w:t>
      </w:r>
    </w:p>
    <w:p w14:paraId="57F9FBEA" w14:textId="77777777" w:rsidR="004C02EF" w:rsidRPr="009719B7" w:rsidRDefault="004C02EF" w:rsidP="004C02EF">
      <w:pPr>
        <w:pStyle w:val="Alg4"/>
        <w:numPr>
          <w:ilvl w:val="0"/>
          <w:numId w:val="330"/>
        </w:numPr>
      </w:pPr>
      <w:r w:rsidRPr="009719B7">
        <w:t xml:space="preserve">Let </w:t>
      </w:r>
      <w:r w:rsidRPr="009719B7">
        <w:rPr>
          <w:i/>
        </w:rPr>
        <w:t>O</w:t>
      </w:r>
      <w:r w:rsidRPr="009719B7">
        <w:t xml:space="preserve"> be the </w:t>
      </w:r>
      <w:r w:rsidRPr="009719B7">
        <w:rPr>
          <w:b/>
        </w:rPr>
        <w:t>this</w:t>
      </w:r>
      <w:r w:rsidRPr="009719B7">
        <w:t xml:space="preserve"> value.</w:t>
      </w:r>
    </w:p>
    <w:p w14:paraId="2C4217B7" w14:textId="77777777" w:rsidR="004C02EF" w:rsidRPr="009719B7" w:rsidRDefault="004C02EF" w:rsidP="004C02EF">
      <w:pPr>
        <w:pStyle w:val="Alg4"/>
        <w:numPr>
          <w:ilvl w:val="0"/>
          <w:numId w:val="330"/>
        </w:numPr>
      </w:pPr>
      <w:r w:rsidRPr="009719B7">
        <w:t>If Type(</w:t>
      </w:r>
      <w:r w:rsidRPr="009719B7">
        <w:rPr>
          <w:i/>
        </w:rPr>
        <w:t>O</w:t>
      </w:r>
      <w:r w:rsidRPr="009719B7">
        <w:t xml:space="preserve">) is not Object, throw a </w:t>
      </w:r>
      <w:r w:rsidRPr="009719B7">
        <w:rPr>
          <w:b/>
        </w:rPr>
        <w:t>TypeError</w:t>
      </w:r>
      <w:r w:rsidRPr="009719B7">
        <w:t xml:space="preserve"> exception.</w:t>
      </w:r>
    </w:p>
    <w:p w14:paraId="7E947F39" w14:textId="77777777" w:rsidR="004C02EF" w:rsidRPr="009719B7" w:rsidRDefault="004C02EF" w:rsidP="004C02EF">
      <w:pPr>
        <w:pStyle w:val="Alg4"/>
        <w:numPr>
          <w:ilvl w:val="0"/>
          <w:numId w:val="330"/>
        </w:numPr>
      </w:pPr>
      <w:r w:rsidRPr="009719B7">
        <w:t xml:space="preserve">Let </w:t>
      </w:r>
      <w:r w:rsidRPr="009719B7">
        <w:rPr>
          <w:i/>
        </w:rPr>
        <w:t>name</w:t>
      </w:r>
      <w:r w:rsidRPr="009719B7">
        <w:t xml:space="preserve"> be the result of calling the [[Get]] internal method of </w:t>
      </w:r>
      <w:r w:rsidRPr="009719B7">
        <w:rPr>
          <w:i/>
        </w:rPr>
        <w:t>O</w:t>
      </w:r>
      <w:r w:rsidRPr="009719B7">
        <w:t xml:space="preserve"> with argument </w:t>
      </w:r>
      <w:r>
        <w:rPr>
          <w:rFonts w:ascii="Courier New" w:hAnsi="Courier New"/>
        </w:rPr>
        <w:t>"</w:t>
      </w:r>
      <w:r>
        <w:rPr>
          <w:rFonts w:ascii="Courier New" w:hAnsi="Courier New"/>
          <w:b/>
        </w:rPr>
        <w:t>name</w:t>
      </w:r>
      <w:r>
        <w:rPr>
          <w:rFonts w:ascii="Courier New" w:hAnsi="Courier New"/>
        </w:rPr>
        <w:t>"</w:t>
      </w:r>
      <w:r w:rsidRPr="009719B7">
        <w:t>.</w:t>
      </w:r>
    </w:p>
    <w:p w14:paraId="21E1B34E" w14:textId="77777777" w:rsidR="004C02EF" w:rsidRPr="009719B7" w:rsidRDefault="004C02EF" w:rsidP="004C02EF">
      <w:pPr>
        <w:pStyle w:val="Alg4"/>
        <w:numPr>
          <w:ilvl w:val="0"/>
          <w:numId w:val="330"/>
        </w:numPr>
      </w:pPr>
      <w:r w:rsidRPr="009719B7">
        <w:t xml:space="preserve">If </w:t>
      </w:r>
      <w:r w:rsidRPr="009719B7">
        <w:rPr>
          <w:i/>
        </w:rPr>
        <w:t>name</w:t>
      </w:r>
      <w:r w:rsidRPr="009719B7">
        <w:t xml:space="preserve"> is </w:t>
      </w:r>
      <w:r w:rsidRPr="009719B7">
        <w:rPr>
          <w:b/>
        </w:rPr>
        <w:t>undefined</w:t>
      </w:r>
      <w:r w:rsidRPr="009719B7">
        <w:t xml:space="preserve">, then let </w:t>
      </w:r>
      <w:r w:rsidRPr="009719B7">
        <w:rPr>
          <w:i/>
        </w:rPr>
        <w:t>name</w:t>
      </w:r>
      <w:r w:rsidRPr="009719B7">
        <w:t xml:space="preserve"> be </w:t>
      </w:r>
      <w:r>
        <w:rPr>
          <w:rFonts w:ascii="Courier New" w:hAnsi="Courier New"/>
        </w:rPr>
        <w:t>"</w:t>
      </w:r>
      <w:r>
        <w:rPr>
          <w:rFonts w:ascii="Courier New" w:hAnsi="Courier New"/>
          <w:b/>
        </w:rPr>
        <w:t>Error</w:t>
      </w:r>
      <w:r>
        <w:rPr>
          <w:rFonts w:ascii="Courier New" w:hAnsi="Courier New"/>
        </w:rPr>
        <w:t>"</w:t>
      </w:r>
      <w:r w:rsidRPr="009719B7">
        <w:t xml:space="preserve">; else let </w:t>
      </w:r>
      <w:r w:rsidRPr="009719B7">
        <w:rPr>
          <w:i/>
        </w:rPr>
        <w:t>name</w:t>
      </w:r>
      <w:r w:rsidRPr="009719B7">
        <w:t xml:space="preserve"> be ToString(</w:t>
      </w:r>
      <w:r w:rsidRPr="009719B7">
        <w:rPr>
          <w:i/>
        </w:rPr>
        <w:t>name</w:t>
      </w:r>
      <w:r w:rsidRPr="009719B7">
        <w:t>).</w:t>
      </w:r>
    </w:p>
    <w:p w14:paraId="6AA88C14" w14:textId="77777777" w:rsidR="004C02EF" w:rsidRPr="009719B7" w:rsidRDefault="004C02EF" w:rsidP="004C02EF">
      <w:pPr>
        <w:pStyle w:val="Alg4"/>
        <w:numPr>
          <w:ilvl w:val="0"/>
          <w:numId w:val="330"/>
        </w:numPr>
      </w:pPr>
      <w:r w:rsidRPr="009719B7">
        <w:t xml:space="preserve">Let </w:t>
      </w:r>
      <w:r w:rsidRPr="009719B7">
        <w:rPr>
          <w:i/>
        </w:rPr>
        <w:t>msg</w:t>
      </w:r>
      <w:r w:rsidRPr="009719B7">
        <w:t xml:space="preserve"> be the result of calling the [[Get]] internal method of </w:t>
      </w:r>
      <w:r w:rsidRPr="009719B7">
        <w:rPr>
          <w:i/>
        </w:rPr>
        <w:t>O</w:t>
      </w:r>
      <w:r w:rsidRPr="009719B7">
        <w:t xml:space="preserve"> with argument </w:t>
      </w:r>
      <w:r>
        <w:rPr>
          <w:rFonts w:ascii="Courier New" w:hAnsi="Courier New"/>
        </w:rPr>
        <w:t>"</w:t>
      </w:r>
      <w:r>
        <w:rPr>
          <w:rFonts w:ascii="Courier New" w:hAnsi="Courier New"/>
          <w:b/>
        </w:rPr>
        <w:t>message</w:t>
      </w:r>
      <w:r>
        <w:rPr>
          <w:rFonts w:ascii="Courier New" w:hAnsi="Courier New"/>
        </w:rPr>
        <w:t>"</w:t>
      </w:r>
      <w:r w:rsidRPr="009719B7">
        <w:t>.</w:t>
      </w:r>
    </w:p>
    <w:p w14:paraId="5F12C5D0" w14:textId="77777777" w:rsidR="004C02EF" w:rsidRPr="009719B7" w:rsidRDefault="004C02EF" w:rsidP="004C02EF">
      <w:pPr>
        <w:pStyle w:val="Alg4"/>
        <w:numPr>
          <w:ilvl w:val="0"/>
          <w:numId w:val="330"/>
        </w:numPr>
      </w:pPr>
      <w:r w:rsidRPr="000155A2">
        <w:rPr>
          <w:rFonts w:eastAsia="Calibri"/>
          <w:lang w:val="en-US"/>
        </w:rPr>
        <w:t xml:space="preserve">If </w:t>
      </w:r>
      <w:r w:rsidRPr="000155A2">
        <w:rPr>
          <w:rFonts w:eastAsia="Calibri"/>
          <w:i/>
          <w:lang w:val="en-US"/>
        </w:rPr>
        <w:t>msg</w:t>
      </w:r>
      <w:r w:rsidRPr="000155A2">
        <w:rPr>
          <w:rFonts w:eastAsia="Calibri"/>
          <w:lang w:val="en-US"/>
        </w:rPr>
        <w:t xml:space="preserve"> is undefined, then let </w:t>
      </w:r>
      <w:r w:rsidRPr="000155A2">
        <w:rPr>
          <w:rFonts w:eastAsia="Calibri"/>
          <w:i/>
          <w:iCs/>
          <w:lang w:val="en-US"/>
        </w:rPr>
        <w:t xml:space="preserve">msg </w:t>
      </w:r>
      <w:r w:rsidRPr="000155A2">
        <w:rPr>
          <w:rFonts w:eastAsia="Calibri"/>
          <w:lang w:val="en-US"/>
        </w:rPr>
        <w:t>be the empty String</w:t>
      </w:r>
      <w:r w:rsidRPr="000155A2">
        <w:rPr>
          <w:rFonts w:eastAsia="Calibri"/>
        </w:rPr>
        <w:t xml:space="preserve">; else let </w:t>
      </w:r>
      <w:r w:rsidRPr="000155A2">
        <w:rPr>
          <w:rFonts w:eastAsia="Calibri"/>
          <w:i/>
        </w:rPr>
        <w:t>msg</w:t>
      </w:r>
      <w:r w:rsidRPr="000155A2">
        <w:rPr>
          <w:rFonts w:eastAsia="Calibri"/>
        </w:rPr>
        <w:t xml:space="preserve"> be ToString(</w:t>
      </w:r>
      <w:r w:rsidRPr="000155A2">
        <w:rPr>
          <w:rFonts w:eastAsia="Calibri"/>
          <w:i/>
        </w:rPr>
        <w:t>msg</w:t>
      </w:r>
      <w:r w:rsidRPr="000155A2">
        <w:rPr>
          <w:rFonts w:eastAsia="Calibri"/>
        </w:rPr>
        <w:t>)</w:t>
      </w:r>
      <w:r w:rsidRPr="000155A2">
        <w:rPr>
          <w:rFonts w:eastAsia="Calibri"/>
          <w:lang w:val="en-US"/>
        </w:rPr>
        <w:t>.</w:t>
      </w:r>
    </w:p>
    <w:p w14:paraId="6E3BA1A3" w14:textId="77777777" w:rsidR="004C02EF" w:rsidRPr="009719B7" w:rsidRDefault="004C02EF" w:rsidP="004C02EF">
      <w:pPr>
        <w:pStyle w:val="Alg4"/>
        <w:numPr>
          <w:ilvl w:val="0"/>
          <w:numId w:val="330"/>
        </w:numPr>
      </w:pPr>
      <w:r w:rsidRPr="000155A2">
        <w:rPr>
          <w:rFonts w:eastAsia="Calibri"/>
          <w:lang w:val="en-US"/>
        </w:rPr>
        <w:t xml:space="preserve">If </w:t>
      </w:r>
      <w:r w:rsidRPr="000155A2">
        <w:rPr>
          <w:rFonts w:eastAsia="Calibri"/>
          <w:i/>
          <w:lang w:val="en-US"/>
        </w:rPr>
        <w:t>msg</w:t>
      </w:r>
      <w:r w:rsidRPr="000155A2">
        <w:rPr>
          <w:rFonts w:eastAsia="Calibri"/>
          <w:lang w:val="en-US"/>
        </w:rPr>
        <w:t xml:space="preserve"> is undefined, then let </w:t>
      </w:r>
      <w:r w:rsidRPr="000155A2">
        <w:rPr>
          <w:rFonts w:eastAsia="Calibri"/>
          <w:i/>
          <w:iCs/>
          <w:lang w:val="en-US"/>
        </w:rPr>
        <w:t xml:space="preserve">msg </w:t>
      </w:r>
      <w:r w:rsidRPr="000155A2">
        <w:rPr>
          <w:rFonts w:eastAsia="Calibri"/>
          <w:lang w:val="en-US"/>
        </w:rPr>
        <w:t>be the empty String</w:t>
      </w:r>
      <w:r w:rsidRPr="000155A2">
        <w:rPr>
          <w:rFonts w:eastAsia="Calibri"/>
        </w:rPr>
        <w:t xml:space="preserve">; else let </w:t>
      </w:r>
      <w:r w:rsidRPr="000155A2">
        <w:rPr>
          <w:rFonts w:eastAsia="Calibri"/>
          <w:i/>
        </w:rPr>
        <w:t>msg</w:t>
      </w:r>
      <w:r w:rsidRPr="000155A2">
        <w:rPr>
          <w:rFonts w:eastAsia="Calibri"/>
        </w:rPr>
        <w:t xml:space="preserve"> be ToString(</w:t>
      </w:r>
      <w:r w:rsidRPr="000155A2">
        <w:rPr>
          <w:rFonts w:eastAsia="Calibri"/>
          <w:i/>
        </w:rPr>
        <w:t>msg</w:t>
      </w:r>
      <w:r w:rsidRPr="000155A2">
        <w:rPr>
          <w:rFonts w:eastAsia="Calibri"/>
        </w:rPr>
        <w:t>)</w:t>
      </w:r>
      <w:r w:rsidRPr="000155A2">
        <w:rPr>
          <w:rFonts w:eastAsia="Calibri"/>
          <w:lang w:val="en-US"/>
        </w:rPr>
        <w:t>.</w:t>
      </w:r>
    </w:p>
    <w:p w14:paraId="00B4EBB2" w14:textId="77777777" w:rsidR="004C02EF" w:rsidRPr="00612C55" w:rsidRDefault="004C02EF" w:rsidP="004C02EF">
      <w:pPr>
        <w:pStyle w:val="Alg4"/>
        <w:numPr>
          <w:ilvl w:val="0"/>
          <w:numId w:val="330"/>
        </w:numPr>
        <w:spacing w:after="220"/>
        <w:contextualSpacing/>
      </w:pPr>
      <w:r w:rsidRPr="000155A2">
        <w:rPr>
          <w:rFonts w:eastAsia="Calibri"/>
          <w:lang w:val="en-US"/>
        </w:rPr>
        <w:t xml:space="preserve">If </w:t>
      </w:r>
      <w:r w:rsidRPr="000155A2">
        <w:rPr>
          <w:rFonts w:eastAsia="Calibri"/>
          <w:i/>
          <w:lang w:val="en-US"/>
        </w:rPr>
        <w:t>name</w:t>
      </w:r>
      <w:r w:rsidRPr="000155A2">
        <w:rPr>
          <w:rFonts w:eastAsia="Calibri"/>
          <w:lang w:val="en-US"/>
        </w:rPr>
        <w:t xml:space="preserve"> is the empty String, return </w:t>
      </w:r>
      <w:r w:rsidRPr="000155A2">
        <w:rPr>
          <w:rFonts w:eastAsia="Calibri"/>
          <w:i/>
          <w:lang w:val="en-US"/>
        </w:rPr>
        <w:t>msg</w:t>
      </w:r>
      <w:r w:rsidRPr="000155A2">
        <w:rPr>
          <w:rFonts w:ascii="Courier New" w:eastAsia="MS Mincho" w:hAnsi="Courier New"/>
          <w:lang w:eastAsia="ja-JP"/>
        </w:rPr>
        <w:t>.</w:t>
      </w:r>
    </w:p>
    <w:p w14:paraId="37C2BA58" w14:textId="77777777" w:rsidR="004C02EF" w:rsidRPr="00612C55" w:rsidRDefault="004C02EF" w:rsidP="004C02EF">
      <w:pPr>
        <w:pStyle w:val="Alg4"/>
        <w:numPr>
          <w:ilvl w:val="0"/>
          <w:numId w:val="330"/>
        </w:numPr>
        <w:spacing w:after="220"/>
        <w:contextualSpacing/>
      </w:pPr>
      <w:r w:rsidRPr="000155A2">
        <w:rPr>
          <w:rFonts w:eastAsia="Calibri"/>
          <w:lang w:val="en-US"/>
        </w:rPr>
        <w:t xml:space="preserve">If </w:t>
      </w:r>
      <w:r w:rsidRPr="000155A2">
        <w:rPr>
          <w:rFonts w:eastAsia="Calibri"/>
          <w:i/>
          <w:lang w:val="en-US"/>
        </w:rPr>
        <w:t>msg</w:t>
      </w:r>
      <w:r w:rsidRPr="000155A2">
        <w:rPr>
          <w:rFonts w:eastAsia="Calibri"/>
          <w:lang w:val="en-US"/>
        </w:rPr>
        <w:t xml:space="preserve"> is the empty String, return </w:t>
      </w:r>
      <w:r w:rsidRPr="000155A2">
        <w:rPr>
          <w:rFonts w:eastAsia="Calibri"/>
          <w:i/>
          <w:lang w:val="en-US"/>
        </w:rPr>
        <w:t>name</w:t>
      </w:r>
      <w:r w:rsidRPr="000155A2">
        <w:rPr>
          <w:rFonts w:ascii="Courier New" w:eastAsia="MS Mincho" w:hAnsi="Courier New"/>
          <w:lang w:eastAsia="ja-JP"/>
        </w:rPr>
        <w:t>.</w:t>
      </w:r>
    </w:p>
    <w:p w14:paraId="4473A207" w14:textId="77777777" w:rsidR="004C02EF" w:rsidRPr="009719B7" w:rsidRDefault="004C02EF" w:rsidP="004C02EF">
      <w:pPr>
        <w:pStyle w:val="Alg4"/>
        <w:numPr>
          <w:ilvl w:val="0"/>
          <w:numId w:val="330"/>
        </w:numPr>
        <w:spacing w:after="220"/>
      </w:pPr>
      <w:r w:rsidRPr="000155A2">
        <w:rPr>
          <w:rFonts w:eastAsia="Calibri"/>
          <w:lang w:val="en-US"/>
        </w:rPr>
        <w:t xml:space="preserve">Return </w:t>
      </w:r>
      <w:r w:rsidRPr="000155A2">
        <w:rPr>
          <w:rFonts w:eastAsia="Calibri"/>
        </w:rPr>
        <w:t xml:space="preserve">the result of concatenating </w:t>
      </w:r>
      <w:r w:rsidRPr="000155A2">
        <w:rPr>
          <w:rFonts w:eastAsia="Calibri"/>
          <w:i/>
        </w:rPr>
        <w:t>name</w:t>
      </w:r>
      <w:r w:rsidRPr="000155A2">
        <w:rPr>
          <w:rFonts w:eastAsia="Calibri"/>
        </w:rPr>
        <w:t xml:space="preserve">, </w:t>
      </w:r>
      <w:r w:rsidRPr="00612C55">
        <w:rPr>
          <w:rFonts w:ascii="Courier New" w:eastAsia="Calibri" w:hAnsi="Courier New" w:cs="Courier New"/>
          <w:b/>
        </w:rPr>
        <w:t>":"</w:t>
      </w:r>
      <w:r w:rsidRPr="000155A2">
        <w:rPr>
          <w:rFonts w:eastAsia="Calibri"/>
        </w:rPr>
        <w:t xml:space="preserve">, a single space character, and </w:t>
      </w:r>
      <w:r w:rsidRPr="000155A2">
        <w:rPr>
          <w:rFonts w:eastAsia="Calibri"/>
          <w:i/>
        </w:rPr>
        <w:t>msg</w:t>
      </w:r>
      <w:r w:rsidRPr="000155A2">
        <w:rPr>
          <w:rFonts w:eastAsia="Calibri"/>
          <w:lang w:val="en-US"/>
        </w:rPr>
        <w:t>.</w:t>
      </w:r>
    </w:p>
    <w:p w14:paraId="231BC69A" w14:textId="77777777" w:rsidR="004C02EF" w:rsidRDefault="004C02EF" w:rsidP="00F710D2">
      <w:pPr>
        <w:pStyle w:val="30"/>
        <w:numPr>
          <w:ilvl w:val="0"/>
          <w:numId w:val="0"/>
        </w:numPr>
      </w:pPr>
      <w:bookmarkStart w:id="6573" w:name="_Toc472818967"/>
      <w:bookmarkStart w:id="6574" w:name="_Toc235503545"/>
      <w:bookmarkStart w:id="6575" w:name="_Toc241509320"/>
      <w:bookmarkStart w:id="6576" w:name="_Toc244416807"/>
      <w:bookmarkStart w:id="6577" w:name="_Toc276631171"/>
      <w:bookmarkStart w:id="6578" w:name="_Toc153968560"/>
      <w:r>
        <w:t>15.11.5</w:t>
      </w:r>
      <w:r>
        <w:tab/>
        <w:t>Properties of Error Instances</w:t>
      </w:r>
      <w:bookmarkEnd w:id="6573"/>
      <w:bookmarkEnd w:id="6574"/>
      <w:bookmarkEnd w:id="6575"/>
      <w:bookmarkEnd w:id="6576"/>
      <w:bookmarkEnd w:id="6577"/>
      <w:bookmarkEnd w:id="6578"/>
    </w:p>
    <w:p w14:paraId="7B9ED689" w14:textId="77777777" w:rsidR="004C02EF" w:rsidRDefault="004C02EF" w:rsidP="004C02EF">
      <w:r>
        <w:t xml:space="preserve">Error instances inherit properties from the Error prototype object and </w:t>
      </w:r>
      <w:ins w:id="6579" w:author="Allen Wirfs-Brock" w:date="2011-07-02T14:40:00Z">
        <w:r w:rsidR="00736F7F">
          <w:t>have an [[IsError]] internal property</w:t>
        </w:r>
      </w:ins>
      <w:del w:id="6580" w:author="Allen Wirfs-Brock" w:date="2011-07-02T14:40:00Z">
        <w:r w:rsidDel="00736F7F">
          <w:delText xml:space="preserve">their [[Class]] internal property value is </w:delText>
        </w:r>
        <w:r w:rsidDel="00736F7F">
          <w:rPr>
            <w:rFonts w:ascii="Courier New" w:hAnsi="Courier New" w:cs="Courier New"/>
            <w:b/>
          </w:rPr>
          <w:delText>"Error"</w:delText>
        </w:r>
      </w:del>
      <w:r>
        <w:t>.  Error instances have no special properties.</w:t>
      </w:r>
    </w:p>
    <w:p w14:paraId="179948BF" w14:textId="77777777" w:rsidR="004C02EF" w:rsidRDefault="004C02EF" w:rsidP="00F710D2">
      <w:pPr>
        <w:pStyle w:val="30"/>
        <w:numPr>
          <w:ilvl w:val="0"/>
          <w:numId w:val="0"/>
        </w:numPr>
      </w:pPr>
      <w:bookmarkStart w:id="6581" w:name="_Ref463854015"/>
      <w:bookmarkStart w:id="6582" w:name="_Toc472818968"/>
      <w:bookmarkStart w:id="6583" w:name="_Toc235503546"/>
      <w:bookmarkStart w:id="6584" w:name="_Toc241509321"/>
      <w:bookmarkStart w:id="6585" w:name="_Toc244416808"/>
      <w:bookmarkStart w:id="6586" w:name="_Toc276631172"/>
      <w:bookmarkStart w:id="6587" w:name="_Toc153968561"/>
      <w:r>
        <w:t>15.11.6</w:t>
      </w:r>
      <w:r>
        <w:tab/>
        <w:t>Native Error Types Used in This Standard</w:t>
      </w:r>
      <w:bookmarkEnd w:id="6581"/>
      <w:bookmarkEnd w:id="6582"/>
      <w:bookmarkEnd w:id="6583"/>
      <w:bookmarkEnd w:id="6584"/>
      <w:bookmarkEnd w:id="6585"/>
      <w:bookmarkEnd w:id="6586"/>
      <w:bookmarkEnd w:id="6587"/>
    </w:p>
    <w:p w14:paraId="6E888E57" w14:textId="77777777" w:rsidR="004C02EF" w:rsidRDefault="004C02EF" w:rsidP="004C02EF">
      <w:r>
        <w:t xml:space="preserve">One of the </w:t>
      </w:r>
      <w:r>
        <w:rPr>
          <w:i/>
        </w:rPr>
        <w:t>NativeError</w:t>
      </w:r>
      <w:r>
        <w:t xml:space="preserve"> objects below is thrown when a runtime error is detected. All of these objects share the same structure, as described in 15.11.7.</w:t>
      </w:r>
    </w:p>
    <w:p w14:paraId="07C9A056" w14:textId="77777777" w:rsidR="004C02EF" w:rsidRDefault="004C02EF" w:rsidP="004C02EF">
      <w:pPr>
        <w:pStyle w:val="40"/>
        <w:numPr>
          <w:ilvl w:val="0"/>
          <w:numId w:val="0"/>
        </w:numPr>
      </w:pPr>
      <w:bookmarkStart w:id="6588" w:name="_Ref457211241"/>
      <w:bookmarkStart w:id="6589" w:name="_Ref457211223"/>
      <w:bookmarkStart w:id="6590" w:name="_Ref464292837"/>
      <w:r>
        <w:t>15.11.6.1</w:t>
      </w:r>
      <w:r>
        <w:tab/>
        <w:t>EvalError</w:t>
      </w:r>
      <w:bookmarkEnd w:id="6590"/>
    </w:p>
    <w:p w14:paraId="5D18B91D" w14:textId="77777777" w:rsidR="004C02EF" w:rsidRDefault="004C02EF" w:rsidP="004C02EF">
      <w:r>
        <w:t>This exception is not currently used within this specification. This object remains for compatibility with previous editions of this specification.</w:t>
      </w:r>
    </w:p>
    <w:p w14:paraId="18827E61" w14:textId="77777777" w:rsidR="004C02EF" w:rsidRDefault="004C02EF" w:rsidP="004C02EF">
      <w:pPr>
        <w:pStyle w:val="40"/>
        <w:numPr>
          <w:ilvl w:val="0"/>
          <w:numId w:val="0"/>
        </w:numPr>
      </w:pPr>
      <w:bookmarkStart w:id="6591" w:name="_Ref457211232"/>
      <w:r>
        <w:t>15.11.6.2</w:t>
      </w:r>
      <w:r>
        <w:tab/>
        <w:t>RangeError</w:t>
      </w:r>
      <w:bookmarkEnd w:id="6591"/>
    </w:p>
    <w:p w14:paraId="613717D8" w14:textId="77777777" w:rsidR="004C02EF" w:rsidRDefault="004C02EF" w:rsidP="004C02EF">
      <w:r>
        <w:t>Indicates a numeric value has exceeded the allowable range. See 15.4.2.2, 15.4.5.1, 15.7.4.2, 15.7.4.5, 15.7.4.6, 15.7.4.7, and 15.9.5.43.</w:t>
      </w:r>
    </w:p>
    <w:p w14:paraId="199A93AF" w14:textId="77777777" w:rsidR="004C02EF" w:rsidRDefault="004C02EF" w:rsidP="004C02EF">
      <w:pPr>
        <w:pStyle w:val="40"/>
        <w:numPr>
          <w:ilvl w:val="0"/>
          <w:numId w:val="0"/>
        </w:numPr>
      </w:pPr>
      <w:bookmarkStart w:id="6592" w:name="_Ref457211236"/>
      <w:r>
        <w:t>15.11.6.3</w:t>
      </w:r>
      <w:r>
        <w:tab/>
        <w:t>ReferenceError</w:t>
      </w:r>
      <w:bookmarkEnd w:id="6592"/>
    </w:p>
    <w:p w14:paraId="5A206EB9" w14:textId="77777777" w:rsidR="004C02EF" w:rsidRDefault="004C02EF" w:rsidP="004C02EF">
      <w:r>
        <w:t>Indicate that an invalid reference value has been detected. See 8.7.1, 8.7.2, 10.2.1, 10.2.1.1.4, 10.2.1.2.4, and 11.13.1.</w:t>
      </w:r>
    </w:p>
    <w:p w14:paraId="29449A5B" w14:textId="77777777" w:rsidR="004C02EF" w:rsidRDefault="004C02EF" w:rsidP="004C02EF">
      <w:pPr>
        <w:pStyle w:val="40"/>
        <w:numPr>
          <w:ilvl w:val="0"/>
          <w:numId w:val="0"/>
        </w:numPr>
      </w:pPr>
      <w:bookmarkStart w:id="6593" w:name="_Ref463849711"/>
      <w:r>
        <w:t>15.11.6.4</w:t>
      </w:r>
      <w:r>
        <w:tab/>
        <w:t>SyntaxError</w:t>
      </w:r>
      <w:bookmarkEnd w:id="6588"/>
      <w:bookmarkEnd w:id="6593"/>
    </w:p>
    <w:p w14:paraId="47E26528" w14:textId="77777777" w:rsidR="004C02EF" w:rsidRDefault="004C02EF" w:rsidP="004C02EF">
      <w:r>
        <w:t>Indicates that a parsing error has occurred. See 11.1.5, 11.3.1, 11.3.2, 11.4.1, 11.4.4, 11.4.5, 11.13.1, 11.13.2, 12.2.1, 12.10.1, 12.14.1, 13.1, 15.1.2.1, 15.3.2.1, 15.10.2.2, 15.10.2.5, 15.10.2.9, 15.10.2.15, 15.10.2.19, 15.10.4.1, and 15.12.2.</w:t>
      </w:r>
    </w:p>
    <w:p w14:paraId="534F900A" w14:textId="77777777" w:rsidR="004C02EF" w:rsidRDefault="004C02EF" w:rsidP="004C02EF">
      <w:pPr>
        <w:pStyle w:val="40"/>
        <w:numPr>
          <w:ilvl w:val="0"/>
          <w:numId w:val="0"/>
        </w:numPr>
      </w:pPr>
      <w:bookmarkStart w:id="6594" w:name="_Ref457211245"/>
      <w:bookmarkStart w:id="6595" w:name="_Ref457211227"/>
      <w:bookmarkEnd w:id="6589"/>
      <w:r>
        <w:t>15.11.6.5</w:t>
      </w:r>
      <w:r>
        <w:tab/>
        <w:t>TypeError</w:t>
      </w:r>
      <w:bookmarkEnd w:id="6594"/>
    </w:p>
    <w:p w14:paraId="2E55A7AD" w14:textId="77777777" w:rsidR="004C02EF" w:rsidRDefault="004C02EF" w:rsidP="004C02EF">
      <w:r>
        <w:t>Indicates the actual type of an operand is different than the expected type. See 8.6.2, 8.7.2, 8.10.5, 8.12.5, 8.12.7, 8.12.8, 8.12.9, 9.9, 9.10, 10.2.1, 10.2.1.1.3, 10.6, 11.2.2, 11.2.3, 11.4.1, 11.8.6, 11.8.7, 11.3.1, 13.2, 13.2.3, 15, 15.2.3.2, 15.2.3.3, 15.2.3.4, 15.2.3.5, 15.2.3.6, 15.2.3.7, 15.2.3.8, 15.2.3.9, 15.2.3.10, 15.2.3.11, 15.2.3.12, 15.2.3.13, 15.2.3.14, 15.2.4.3, 15.3.4.2, 15.3.4.3, 15.3.4.4, 15.3.4.5, 15.3.4.5.2, 15.3.4.5.3, 15.3.5, 15.3.5.3, 15.3.5.4, 15.4.4.3, 15.4.4.11, 15.4.4.16, 15.4.4.17, 15.4.4.18, 15.4.4.19, 15.4.4.20, 15.4.4.21, 15.4.4.22, 15.4.5.1, 15.5.4.2, 15.5.4.3, 15.6.4.2, 15.6.4.3, 15.7.4, 15.7.4.2, 15.7.4.4, 15.9.5, 15.9.5.44, 15.10.4.1, 15.10.6, 15.11.4.4 and 15.12.3.</w:t>
      </w:r>
    </w:p>
    <w:p w14:paraId="270E5BBC" w14:textId="77777777" w:rsidR="004C02EF" w:rsidRDefault="004C02EF" w:rsidP="004C02EF">
      <w:pPr>
        <w:pStyle w:val="40"/>
        <w:numPr>
          <w:ilvl w:val="0"/>
          <w:numId w:val="0"/>
        </w:numPr>
      </w:pPr>
      <w:bookmarkStart w:id="6596" w:name="_Ref457211250"/>
      <w:bookmarkEnd w:id="6572"/>
      <w:bookmarkEnd w:id="6595"/>
      <w:r>
        <w:t>15.11.6.6</w:t>
      </w:r>
      <w:r>
        <w:tab/>
        <w:t>URIError</w:t>
      </w:r>
      <w:bookmarkEnd w:id="6596"/>
    </w:p>
    <w:p w14:paraId="6CE20480" w14:textId="77777777" w:rsidR="004C02EF" w:rsidRDefault="004C02EF" w:rsidP="004C02EF">
      <w:r>
        <w:t>Indicates that one of the global URI handling functions was used in a way that is incompatible with its definition. See 15.1.3.</w:t>
      </w:r>
    </w:p>
    <w:p w14:paraId="35D38E19" w14:textId="77777777" w:rsidR="004C02EF" w:rsidRDefault="004C02EF" w:rsidP="00F710D2">
      <w:pPr>
        <w:pStyle w:val="30"/>
        <w:numPr>
          <w:ilvl w:val="0"/>
          <w:numId w:val="0"/>
        </w:numPr>
      </w:pPr>
      <w:bookmarkStart w:id="6597" w:name="_Hlt457703771"/>
      <w:bookmarkStart w:id="6598" w:name="_Ref463855081"/>
      <w:bookmarkStart w:id="6599" w:name="_Toc472818969"/>
      <w:bookmarkStart w:id="6600" w:name="_Ref456011632"/>
      <w:bookmarkStart w:id="6601" w:name="_Toc235503547"/>
      <w:bookmarkStart w:id="6602" w:name="_Toc241509322"/>
      <w:bookmarkStart w:id="6603" w:name="_Toc244416809"/>
      <w:bookmarkStart w:id="6604" w:name="_Toc276631173"/>
      <w:bookmarkStart w:id="6605" w:name="_Toc153968562"/>
      <w:bookmarkEnd w:id="6597"/>
      <w:r>
        <w:t>15.11.7</w:t>
      </w:r>
      <w:r>
        <w:rPr>
          <w:i/>
        </w:rPr>
        <w:tab/>
        <w:t>NativeError</w:t>
      </w:r>
      <w:r>
        <w:t xml:space="preserve"> Object Structure</w:t>
      </w:r>
      <w:bookmarkEnd w:id="6598"/>
      <w:bookmarkEnd w:id="6599"/>
      <w:bookmarkEnd w:id="6601"/>
      <w:bookmarkEnd w:id="6602"/>
      <w:bookmarkEnd w:id="6603"/>
      <w:bookmarkEnd w:id="6604"/>
      <w:bookmarkEnd w:id="6605"/>
    </w:p>
    <w:p w14:paraId="0FFF28A1" w14:textId="77777777" w:rsidR="004C02EF" w:rsidRDefault="004C02EF" w:rsidP="004C02EF">
      <w:r>
        <w:t xml:space="preserve">When an ECMAScript implementation detects a runtime error, it throws an instance of one of the </w:t>
      </w:r>
      <w:r>
        <w:rPr>
          <w:i/>
        </w:rPr>
        <w:t>NativeError</w:t>
      </w:r>
      <w:r>
        <w:t xml:space="preserve"> objects defined in 15.11.6. Each of these objects has the structure described below, differing only in the name used as the constructor name instead of </w:t>
      </w:r>
      <w:r>
        <w:rPr>
          <w:i/>
        </w:rPr>
        <w:t>NativeError</w:t>
      </w:r>
      <w:r>
        <w:t xml:space="preserve">, in the </w:t>
      </w:r>
      <w:r>
        <w:rPr>
          <w:b/>
        </w:rPr>
        <w:t>name</w:t>
      </w:r>
      <w:r>
        <w:t xml:space="preserve"> property of the prototype object, and in the implementation-defined </w:t>
      </w:r>
      <w:r>
        <w:rPr>
          <w:rFonts w:ascii="Courier New" w:hAnsi="Courier New"/>
          <w:b/>
        </w:rPr>
        <w:t>message</w:t>
      </w:r>
      <w:r>
        <w:t xml:space="preserve"> property of the prototype object.</w:t>
      </w:r>
    </w:p>
    <w:p w14:paraId="4AC67045" w14:textId="77777777" w:rsidR="004C02EF" w:rsidRDefault="004C02EF" w:rsidP="004C02EF">
      <w:r>
        <w:t xml:space="preserve">For each error object, references to </w:t>
      </w:r>
      <w:r>
        <w:rPr>
          <w:i/>
        </w:rPr>
        <w:t>NativeError</w:t>
      </w:r>
      <w:r>
        <w:t xml:space="preserve"> in the definition should be replaced with the appropriate error object name from 15.11.6.</w:t>
      </w:r>
    </w:p>
    <w:p w14:paraId="39CDE15B" w14:textId="77777777" w:rsidR="004C02EF" w:rsidRDefault="004C02EF" w:rsidP="004C02EF">
      <w:pPr>
        <w:pStyle w:val="40"/>
        <w:numPr>
          <w:ilvl w:val="0"/>
          <w:numId w:val="0"/>
        </w:numPr>
      </w:pPr>
      <w:r>
        <w:t>15.11.7.1</w:t>
      </w:r>
      <w:r>
        <w:rPr>
          <w:i/>
        </w:rPr>
        <w:tab/>
        <w:t>NativeError</w:t>
      </w:r>
      <w:r>
        <w:t xml:space="preserve"> Constructors Called as Functions</w:t>
      </w:r>
    </w:p>
    <w:p w14:paraId="2A4B352E" w14:textId="77777777" w:rsidR="004C02EF" w:rsidRDefault="004C02EF" w:rsidP="004C02EF">
      <w:r>
        <w:t xml:space="preserve">When a </w:t>
      </w:r>
      <w:r>
        <w:rPr>
          <w:i/>
        </w:rPr>
        <w:t>NativeError</w:t>
      </w:r>
      <w:r>
        <w:t xml:space="preserve"> constructor is called as a function rather than as a constructor, it creates and initialises a new object.  A call of the object as a function is equivalent to calling it as a constructor with the same arguments.</w:t>
      </w:r>
    </w:p>
    <w:p w14:paraId="2243E660" w14:textId="77777777" w:rsidR="004C02EF" w:rsidRDefault="004C02EF" w:rsidP="004C02EF">
      <w:pPr>
        <w:pStyle w:val="40"/>
        <w:numPr>
          <w:ilvl w:val="0"/>
          <w:numId w:val="0"/>
        </w:numPr>
      </w:pPr>
      <w:r>
        <w:t>15.11.7.2</w:t>
      </w:r>
      <w:r>
        <w:rPr>
          <w:i/>
        </w:rPr>
        <w:tab/>
        <w:t>NativeError</w:t>
      </w:r>
      <w:r>
        <w:t xml:space="preserve"> (message)</w:t>
      </w:r>
    </w:p>
    <w:p w14:paraId="21E9C15A" w14:textId="77777777" w:rsidR="004C02EF" w:rsidRDefault="004C02EF" w:rsidP="004C02EF">
      <w:r>
        <w:t xml:space="preserve">The [[Prototype]] internal property of the newly constructed object is set to the prototype object for this error constructor.  The </w:t>
      </w:r>
      <w:del w:id="6606" w:author="Allen Wirfs-Brock" w:date="2011-07-02T14:40:00Z">
        <w:r w:rsidDel="00736F7F">
          <w:delText xml:space="preserve">[[Class]] internal property of the </w:delText>
        </w:r>
      </w:del>
      <w:r>
        <w:t xml:space="preserve">newly constructed object </w:t>
      </w:r>
      <w:ins w:id="6607" w:author="Allen Wirfs-Brock" w:date="2011-07-02T14:40:00Z">
        <w:r w:rsidR="00736F7F">
          <w:t>has an [[IsError]] internal property</w:t>
        </w:r>
      </w:ins>
      <w:del w:id="6608" w:author="Allen Wirfs-Brock" w:date="2011-07-02T14:40:00Z">
        <w:r w:rsidDel="00736F7F">
          <w:delText xml:space="preserve">is set to </w:delText>
        </w:r>
        <w:r w:rsidDel="00736F7F">
          <w:rPr>
            <w:rFonts w:ascii="Courier New" w:hAnsi="Courier New"/>
          </w:rPr>
          <w:delText>"</w:delText>
        </w:r>
        <w:r w:rsidDel="00736F7F">
          <w:rPr>
            <w:rFonts w:ascii="Courier New" w:hAnsi="Courier New"/>
            <w:b/>
          </w:rPr>
          <w:delText>Error</w:delText>
        </w:r>
        <w:r w:rsidDel="00736F7F">
          <w:rPr>
            <w:rFonts w:ascii="Courier New" w:hAnsi="Courier New"/>
          </w:rPr>
          <w:delText>"</w:delText>
        </w:r>
      </w:del>
      <w:r>
        <w:t xml:space="preserve">. The [[Extensible]] internal property of the newly constructed object is set to </w:t>
      </w:r>
      <w:r w:rsidRPr="000D6C0A">
        <w:rPr>
          <w:b/>
        </w:rPr>
        <w:t>true</w:t>
      </w:r>
      <w:r>
        <w:t>.</w:t>
      </w:r>
    </w:p>
    <w:p w14:paraId="1FAB5052" w14:textId="77777777" w:rsidR="004C02EF" w:rsidRDefault="004C02EF" w:rsidP="004C02EF">
      <w:r>
        <w:t xml:space="preserve">If the argument </w:t>
      </w:r>
      <w:r w:rsidRPr="00E67BE8">
        <w:rPr>
          <w:rFonts w:ascii="Times New Roman" w:hAnsi="Times New Roman"/>
          <w:i/>
        </w:rPr>
        <w:t>message</w:t>
      </w:r>
      <w:r>
        <w:t xml:space="preserve"> is not </w:t>
      </w:r>
      <w:r>
        <w:rPr>
          <w:b/>
        </w:rPr>
        <w:t>undefined</w:t>
      </w:r>
      <w:r>
        <w:t xml:space="preserve">, the </w:t>
      </w:r>
      <w:r>
        <w:rPr>
          <w:rFonts w:ascii="Courier New" w:hAnsi="Courier New"/>
          <w:b/>
        </w:rPr>
        <w:t>message</w:t>
      </w:r>
      <w:r>
        <w:t xml:space="preserve"> own property of the newly constructed object is set to ToString(</w:t>
      </w:r>
      <w:r w:rsidRPr="00E67BE8">
        <w:rPr>
          <w:rFonts w:ascii="Times New Roman" w:hAnsi="Times New Roman"/>
          <w:i/>
        </w:rPr>
        <w:t>message</w:t>
      </w:r>
      <w:r>
        <w:t>).</w:t>
      </w:r>
    </w:p>
    <w:p w14:paraId="0A351D3A" w14:textId="77777777" w:rsidR="004C02EF" w:rsidRDefault="004C02EF" w:rsidP="004C02EF">
      <w:pPr>
        <w:pStyle w:val="40"/>
        <w:numPr>
          <w:ilvl w:val="0"/>
          <w:numId w:val="0"/>
        </w:numPr>
      </w:pPr>
      <w:r>
        <w:t>15.11.7.3</w:t>
      </w:r>
      <w:r>
        <w:tab/>
        <w:t xml:space="preserve">The </w:t>
      </w:r>
      <w:r>
        <w:rPr>
          <w:i/>
        </w:rPr>
        <w:t>NativeError</w:t>
      </w:r>
      <w:r>
        <w:t xml:space="preserve"> Constructors</w:t>
      </w:r>
    </w:p>
    <w:p w14:paraId="32AEFFD4" w14:textId="77777777" w:rsidR="004C02EF" w:rsidRDefault="004C02EF" w:rsidP="004C02EF">
      <w:r>
        <w:t xml:space="preserve">When a </w:t>
      </w:r>
      <w:r>
        <w:rPr>
          <w:i/>
        </w:rPr>
        <w:t>NativeError</w:t>
      </w:r>
      <w:r>
        <w:t xml:space="preserve"> constructor is called as part of a </w:t>
      </w:r>
      <w:r>
        <w:rPr>
          <w:rFonts w:ascii="Courier New" w:hAnsi="Courier New"/>
          <w:b/>
        </w:rPr>
        <w:t>new</w:t>
      </w:r>
      <w:r>
        <w:t xml:space="preserve"> expression, it is a constructor: it initialises the newly created object.</w:t>
      </w:r>
    </w:p>
    <w:p w14:paraId="7E9945F9" w14:textId="77777777" w:rsidR="004C02EF" w:rsidRDefault="004C02EF" w:rsidP="004C02EF">
      <w:pPr>
        <w:pStyle w:val="40"/>
        <w:numPr>
          <w:ilvl w:val="0"/>
          <w:numId w:val="0"/>
        </w:numPr>
      </w:pPr>
      <w:r>
        <w:t>15.11.7.4</w:t>
      </w:r>
      <w:r>
        <w:tab/>
        <w:t xml:space="preserve">new </w:t>
      </w:r>
      <w:r>
        <w:rPr>
          <w:i/>
        </w:rPr>
        <w:t>NativeError</w:t>
      </w:r>
      <w:r>
        <w:t xml:space="preserve"> (message)</w:t>
      </w:r>
    </w:p>
    <w:p w14:paraId="591E591E" w14:textId="77777777" w:rsidR="004C02EF" w:rsidRDefault="004C02EF" w:rsidP="004C02EF">
      <w:r>
        <w:t xml:space="preserve">The [[Prototype]] internal property of the newly constructed object is set to the prototype object for this </w:t>
      </w:r>
      <w:r>
        <w:rPr>
          <w:i/>
        </w:rPr>
        <w:t>NativeError</w:t>
      </w:r>
      <w:r>
        <w:t xml:space="preserve"> constructor.  The </w:t>
      </w:r>
      <w:del w:id="6609" w:author="Allen Wirfs-Brock" w:date="2011-07-02T14:41:00Z">
        <w:r w:rsidDel="00736F7F">
          <w:delText xml:space="preserve">[[Class]] internal property of the </w:delText>
        </w:r>
      </w:del>
      <w:r>
        <w:t xml:space="preserve">newly constructed object </w:t>
      </w:r>
      <w:ins w:id="6610" w:author="Allen Wirfs-Brock" w:date="2011-07-02T14:41:00Z">
        <w:r w:rsidR="00736F7F">
          <w:t>has an [[IsError]] internal property</w:t>
        </w:r>
      </w:ins>
      <w:del w:id="6611" w:author="Allen Wirfs-Brock" w:date="2011-07-02T14:41:00Z">
        <w:r w:rsidDel="00736F7F">
          <w:delText xml:space="preserve">is set to </w:delText>
        </w:r>
        <w:r w:rsidDel="00736F7F">
          <w:rPr>
            <w:rFonts w:ascii="Courier New" w:hAnsi="Courier New"/>
          </w:rPr>
          <w:delText>"</w:delText>
        </w:r>
        <w:r w:rsidDel="00736F7F">
          <w:rPr>
            <w:rFonts w:ascii="Courier New" w:hAnsi="Courier New"/>
            <w:b/>
          </w:rPr>
          <w:delText>Error</w:delText>
        </w:r>
        <w:r w:rsidDel="00736F7F">
          <w:rPr>
            <w:rFonts w:ascii="Courier New" w:hAnsi="Courier New"/>
          </w:rPr>
          <w:delText>"</w:delText>
        </w:r>
      </w:del>
      <w:r>
        <w:t xml:space="preserve">. The [[Extensible]] internal property of the newly constructed object is set to </w:t>
      </w:r>
      <w:r w:rsidRPr="000D6C0A">
        <w:rPr>
          <w:b/>
        </w:rPr>
        <w:t>true</w:t>
      </w:r>
      <w:r>
        <w:t>.</w:t>
      </w:r>
    </w:p>
    <w:p w14:paraId="7C4DB0E2" w14:textId="77777777" w:rsidR="004C02EF" w:rsidRDefault="004C02EF" w:rsidP="004C02EF">
      <w:r>
        <w:t xml:space="preserve">If the argument </w:t>
      </w:r>
      <w:r w:rsidRPr="00E67BE8">
        <w:rPr>
          <w:rFonts w:ascii="Times New Roman" w:hAnsi="Times New Roman"/>
          <w:i/>
        </w:rPr>
        <w:t>message</w:t>
      </w:r>
      <w:r>
        <w:t xml:space="preserve"> is not </w:t>
      </w:r>
      <w:r>
        <w:rPr>
          <w:b/>
        </w:rPr>
        <w:t>undefined</w:t>
      </w:r>
      <w:r>
        <w:t xml:space="preserve">, the </w:t>
      </w:r>
      <w:r>
        <w:rPr>
          <w:rFonts w:ascii="Courier New" w:hAnsi="Courier New"/>
          <w:b/>
        </w:rPr>
        <w:t xml:space="preserve">message </w:t>
      </w:r>
      <w:r>
        <w:t>own property of the newly constructed object is set to ToString(</w:t>
      </w:r>
      <w:r w:rsidRPr="00E67BE8">
        <w:rPr>
          <w:rFonts w:ascii="Times New Roman" w:hAnsi="Times New Roman"/>
          <w:i/>
        </w:rPr>
        <w:t>message</w:t>
      </w:r>
      <w:r>
        <w:t xml:space="preserve">). </w:t>
      </w:r>
    </w:p>
    <w:p w14:paraId="4B87B7E6" w14:textId="77777777" w:rsidR="004C02EF" w:rsidRDefault="004C02EF" w:rsidP="004C02EF">
      <w:pPr>
        <w:pStyle w:val="40"/>
        <w:numPr>
          <w:ilvl w:val="0"/>
          <w:numId w:val="0"/>
        </w:numPr>
      </w:pPr>
      <w:r>
        <w:t>15.11.7.5</w:t>
      </w:r>
      <w:r>
        <w:tab/>
        <w:t xml:space="preserve">Properties of the </w:t>
      </w:r>
      <w:r>
        <w:rPr>
          <w:i/>
        </w:rPr>
        <w:t>NativeError</w:t>
      </w:r>
      <w:r>
        <w:t xml:space="preserve"> Constructors</w:t>
      </w:r>
    </w:p>
    <w:p w14:paraId="30A6DEAD" w14:textId="77777777" w:rsidR="004C02EF" w:rsidRDefault="004C02EF" w:rsidP="004C02EF">
      <w:r>
        <w:t xml:space="preserve">The value of the [[Prototype]] internal property of a </w:t>
      </w:r>
      <w:r>
        <w:rPr>
          <w:i/>
        </w:rPr>
        <w:t>NativeError</w:t>
      </w:r>
      <w:r>
        <w:t xml:space="preserve"> constructor is the Function prototype object (15.3.4).</w:t>
      </w:r>
    </w:p>
    <w:p w14:paraId="0CB970D0"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1</w:t>
      </w:r>
      <w:r>
        <w:t xml:space="preserve">), each </w:t>
      </w:r>
      <w:r>
        <w:rPr>
          <w:i/>
        </w:rPr>
        <w:t>NativeError</w:t>
      </w:r>
      <w:r>
        <w:t xml:space="preserve"> constructor has the following property:</w:t>
      </w:r>
    </w:p>
    <w:p w14:paraId="4129867F" w14:textId="77777777" w:rsidR="004C02EF" w:rsidRDefault="004C02EF" w:rsidP="004C02EF">
      <w:pPr>
        <w:pStyle w:val="40"/>
        <w:numPr>
          <w:ilvl w:val="0"/>
          <w:numId w:val="0"/>
        </w:numPr>
      </w:pPr>
      <w:r>
        <w:t>15.11.7.6</w:t>
      </w:r>
      <w:r>
        <w:rPr>
          <w:i/>
        </w:rPr>
        <w:tab/>
        <w:t>NativeError</w:t>
      </w:r>
      <w:r>
        <w:t>.prototype</w:t>
      </w:r>
    </w:p>
    <w:p w14:paraId="7119930C" w14:textId="77777777" w:rsidR="004C02EF" w:rsidRDefault="004C02EF" w:rsidP="004C02EF">
      <w:r>
        <w:t xml:space="preserve">The initial value of </w:t>
      </w:r>
      <w:r>
        <w:rPr>
          <w:b/>
          <w:i/>
        </w:rPr>
        <w:t>NativeError</w:t>
      </w:r>
      <w:r>
        <w:rPr>
          <w:rFonts w:ascii="Courier New" w:hAnsi="Courier New"/>
          <w:b/>
        </w:rPr>
        <w:t>.prototype</w:t>
      </w:r>
      <w:r>
        <w:t xml:space="preserve"> is a </w:t>
      </w:r>
      <w:r>
        <w:rPr>
          <w:i/>
        </w:rPr>
        <w:t>NativeError</w:t>
      </w:r>
      <w:r>
        <w:t xml:space="preserve"> prototype object (15.11.7.7). Each </w:t>
      </w:r>
      <w:r>
        <w:rPr>
          <w:i/>
        </w:rPr>
        <w:t>NativeError</w:t>
      </w:r>
      <w:r>
        <w:t xml:space="preserve"> constructor has a separate prototype object.</w:t>
      </w:r>
    </w:p>
    <w:p w14:paraId="7D2B1630" w14:textId="77777777" w:rsidR="004C02EF" w:rsidRDefault="004C02EF" w:rsidP="004C02EF">
      <w:r>
        <w:t xml:space="preserve">This property has the attributes { [[Writable]]: </w:t>
      </w:r>
      <w:r w:rsidRPr="00BB6E00">
        <w:rPr>
          <w:b/>
        </w:rPr>
        <w:t>false</w:t>
      </w:r>
      <w:r>
        <w:t xml:space="preserve">, [[Enumerable]]: </w:t>
      </w:r>
      <w:r w:rsidRPr="00BB6E00">
        <w:rPr>
          <w:b/>
        </w:rPr>
        <w:t>false</w:t>
      </w:r>
      <w:r>
        <w:t xml:space="preserve">, [[Configurable]]: </w:t>
      </w:r>
      <w:r w:rsidRPr="00BB6E00">
        <w:rPr>
          <w:b/>
        </w:rPr>
        <w:t>false</w:t>
      </w:r>
      <w:r>
        <w:t xml:space="preserve"> }.</w:t>
      </w:r>
    </w:p>
    <w:p w14:paraId="78FF1FC0" w14:textId="77777777" w:rsidR="004C02EF" w:rsidRDefault="004C02EF" w:rsidP="004C02EF">
      <w:pPr>
        <w:pStyle w:val="40"/>
        <w:numPr>
          <w:ilvl w:val="0"/>
          <w:numId w:val="0"/>
        </w:numPr>
      </w:pPr>
      <w:bookmarkStart w:id="6612" w:name="_Ref463853782"/>
      <w:r>
        <w:t>15.11.7.7</w:t>
      </w:r>
      <w:r>
        <w:tab/>
        <w:t xml:space="preserve">Properties of the </w:t>
      </w:r>
      <w:r>
        <w:rPr>
          <w:i/>
        </w:rPr>
        <w:t>NativeError</w:t>
      </w:r>
      <w:r>
        <w:t xml:space="preserve"> Prototype Objects</w:t>
      </w:r>
      <w:bookmarkEnd w:id="6612"/>
    </w:p>
    <w:p w14:paraId="6E7213BD" w14:textId="77777777" w:rsidR="004C02EF" w:rsidRDefault="004C02EF" w:rsidP="004C02EF">
      <w:r>
        <w:t xml:space="preserve">Each </w:t>
      </w:r>
      <w:r>
        <w:rPr>
          <w:i/>
        </w:rPr>
        <w:t>NativeError</w:t>
      </w:r>
      <w:r>
        <w:t xml:space="preserve"> prototype object is an Error object </w:t>
      </w:r>
      <w:ins w:id="6613" w:author="Allen Wirfs-Brock" w:date="2011-07-02T14:42:00Z">
        <w:r w:rsidR="00736F7F">
          <w:t xml:space="preserve">and </w:t>
        </w:r>
      </w:ins>
      <w:ins w:id="6614" w:author="Allen Wirfs-Brock" w:date="2011-07-02T14:41:00Z">
        <w:r w:rsidR="00736F7F">
          <w:t>has an [[IsError]] internal property</w:t>
        </w:r>
      </w:ins>
      <w:del w:id="6615" w:author="Allen Wirfs-Brock" w:date="2011-07-02T14:41:00Z">
        <w:r w:rsidDel="00736F7F">
          <w:delText xml:space="preserve">(its [[Class]] is </w:delText>
        </w:r>
        <w:r w:rsidDel="00736F7F">
          <w:rPr>
            <w:rFonts w:ascii="Courier New" w:hAnsi="Courier New"/>
          </w:rPr>
          <w:delText>"</w:delText>
        </w:r>
        <w:r w:rsidDel="00736F7F">
          <w:rPr>
            <w:rFonts w:ascii="Courier New" w:hAnsi="Courier New"/>
            <w:b/>
          </w:rPr>
          <w:delText>Error</w:delText>
        </w:r>
        <w:r w:rsidDel="00736F7F">
          <w:rPr>
            <w:rFonts w:ascii="Courier New" w:hAnsi="Courier New"/>
          </w:rPr>
          <w:delText>"</w:delText>
        </w:r>
        <w:r w:rsidDel="00736F7F">
          <w:delText>)</w:delText>
        </w:r>
      </w:del>
      <w:r>
        <w:t>.</w:t>
      </w:r>
    </w:p>
    <w:p w14:paraId="296C37C4" w14:textId="77777777" w:rsidR="004C02EF" w:rsidRDefault="004C02EF" w:rsidP="004C02EF">
      <w:r>
        <w:t xml:space="preserve">The value of the [[Prototype]] internal property of each </w:t>
      </w:r>
      <w:r>
        <w:rPr>
          <w:i/>
        </w:rPr>
        <w:t>NativeError</w:t>
      </w:r>
      <w:r>
        <w:t xml:space="preserve"> prototype object is the standard built-in Error prototype object (15.11.4).</w:t>
      </w:r>
    </w:p>
    <w:p w14:paraId="37A428A7" w14:textId="77777777" w:rsidR="004C02EF" w:rsidRDefault="004C02EF" w:rsidP="004C02EF">
      <w:pPr>
        <w:pStyle w:val="40"/>
        <w:numPr>
          <w:ilvl w:val="0"/>
          <w:numId w:val="0"/>
        </w:numPr>
      </w:pPr>
      <w:r>
        <w:t>15.11.7.8</w:t>
      </w:r>
      <w:r>
        <w:rPr>
          <w:i/>
        </w:rPr>
        <w:tab/>
        <w:t>NativeError</w:t>
      </w:r>
      <w:r>
        <w:t>.prototype.constructor</w:t>
      </w:r>
    </w:p>
    <w:p w14:paraId="2FB86F54" w14:textId="77777777" w:rsidR="004C02EF" w:rsidRDefault="004C02EF" w:rsidP="004C02EF">
      <w:r>
        <w:t xml:space="preserve">The initial value of the </w:t>
      </w:r>
      <w:r>
        <w:rPr>
          <w:rFonts w:ascii="Courier New" w:hAnsi="Courier New"/>
          <w:b/>
        </w:rPr>
        <w:t>constructor</w:t>
      </w:r>
      <w:r>
        <w:t xml:space="preserve"> property of the prototype for a given </w:t>
      </w:r>
      <w:r>
        <w:rPr>
          <w:i/>
        </w:rPr>
        <w:t>NativeError</w:t>
      </w:r>
      <w:r>
        <w:t xml:space="preserve"> constructor is the </w:t>
      </w:r>
      <w:r>
        <w:rPr>
          <w:i/>
        </w:rPr>
        <w:t>NativeError</w:t>
      </w:r>
      <w:r>
        <w:t xml:space="preserve"> constructor function itself (15.11.7).</w:t>
      </w:r>
    </w:p>
    <w:p w14:paraId="5193A921" w14:textId="77777777" w:rsidR="004C02EF" w:rsidRDefault="004C02EF" w:rsidP="004C02EF">
      <w:pPr>
        <w:pStyle w:val="40"/>
        <w:numPr>
          <w:ilvl w:val="0"/>
          <w:numId w:val="0"/>
        </w:numPr>
      </w:pPr>
      <w:r>
        <w:t>15.11.7.9</w:t>
      </w:r>
      <w:r>
        <w:rPr>
          <w:i/>
        </w:rPr>
        <w:tab/>
        <w:t>NativeError</w:t>
      </w:r>
      <w:r>
        <w:t>.prototype.name</w:t>
      </w:r>
    </w:p>
    <w:p w14:paraId="28CC38FF" w14:textId="77777777" w:rsidR="004C02EF" w:rsidRDefault="004C02EF" w:rsidP="004C02EF">
      <w:r>
        <w:t xml:space="preserve">The initial value of the </w:t>
      </w:r>
      <w:r>
        <w:rPr>
          <w:rFonts w:ascii="Courier New" w:hAnsi="Courier New"/>
          <w:b/>
        </w:rPr>
        <w:t>name</w:t>
      </w:r>
      <w:r>
        <w:t xml:space="preserve"> property of the prototype for a given </w:t>
      </w:r>
      <w:r>
        <w:rPr>
          <w:i/>
        </w:rPr>
        <w:t>NativeError</w:t>
      </w:r>
      <w:r>
        <w:t xml:space="preserve"> constructor is the name of the constructor (the name used instead of </w:t>
      </w:r>
      <w:r>
        <w:rPr>
          <w:i/>
        </w:rPr>
        <w:t>NativeError</w:t>
      </w:r>
      <w:r>
        <w:t>).</w:t>
      </w:r>
    </w:p>
    <w:p w14:paraId="3DB35897" w14:textId="77777777" w:rsidR="004C02EF" w:rsidRDefault="004C02EF" w:rsidP="004C02EF">
      <w:pPr>
        <w:pStyle w:val="40"/>
        <w:numPr>
          <w:ilvl w:val="0"/>
          <w:numId w:val="0"/>
        </w:numPr>
      </w:pPr>
      <w:r>
        <w:t>15.11.7.10</w:t>
      </w:r>
      <w:r>
        <w:rPr>
          <w:i/>
        </w:rPr>
        <w:tab/>
        <w:t>NativeError</w:t>
      </w:r>
      <w:r>
        <w:t>.prototype.message</w:t>
      </w:r>
    </w:p>
    <w:p w14:paraId="245A7D69" w14:textId="77777777" w:rsidR="004C02EF" w:rsidRDefault="004C02EF" w:rsidP="004C02EF">
      <w:r>
        <w:t>The initial value of the</w:t>
      </w:r>
      <w:r>
        <w:rPr>
          <w:rFonts w:ascii="Courier New" w:hAnsi="Courier New"/>
          <w:b/>
        </w:rPr>
        <w:t xml:space="preserve"> message</w:t>
      </w:r>
      <w:r>
        <w:t xml:space="preserve"> property of the prototype for a given </w:t>
      </w:r>
      <w:r>
        <w:rPr>
          <w:i/>
        </w:rPr>
        <w:t>NativeError</w:t>
      </w:r>
      <w:r>
        <w:t xml:space="preserve"> constructor is the empty String.</w:t>
      </w:r>
    </w:p>
    <w:p w14:paraId="3E89F5D8" w14:textId="77777777" w:rsidR="004C02EF" w:rsidRDefault="004C02EF" w:rsidP="004C02EF">
      <w:pPr>
        <w:pStyle w:val="Note"/>
      </w:pPr>
      <w:r w:rsidRPr="009719B7">
        <w:t>NOTE</w:t>
      </w:r>
      <w:r w:rsidRPr="009719B7">
        <w:tab/>
        <w:t xml:space="preserve">The prototypes for the NativeError constructors do not themselves provide a </w:t>
      </w:r>
      <w:r w:rsidRPr="009719B7">
        <w:rPr>
          <w:rFonts w:ascii="Courier New" w:hAnsi="Courier New"/>
          <w:b/>
        </w:rPr>
        <w:t xml:space="preserve">toString </w:t>
      </w:r>
      <w:r w:rsidRPr="009719B7">
        <w:t>function, but instances of errors will inherit it from the Error prototype object.</w:t>
      </w:r>
    </w:p>
    <w:p w14:paraId="4DA92AFF" w14:textId="77777777" w:rsidR="004C02EF" w:rsidRDefault="004C02EF" w:rsidP="004C02EF">
      <w:pPr>
        <w:pStyle w:val="40"/>
        <w:numPr>
          <w:ilvl w:val="0"/>
          <w:numId w:val="0"/>
        </w:numPr>
      </w:pPr>
      <w:r>
        <w:t>15.11.7.11</w:t>
      </w:r>
      <w:r>
        <w:tab/>
        <w:t xml:space="preserve">Properties of </w:t>
      </w:r>
      <w:r>
        <w:rPr>
          <w:i/>
        </w:rPr>
        <w:t>NativeError</w:t>
      </w:r>
      <w:r>
        <w:t xml:space="preserve"> Instances</w:t>
      </w:r>
    </w:p>
    <w:p w14:paraId="6DE35612" w14:textId="77777777" w:rsidR="004C02EF" w:rsidRDefault="004C02EF" w:rsidP="004C02EF">
      <w:r>
        <w:rPr>
          <w:i/>
        </w:rPr>
        <w:t>NativeError</w:t>
      </w:r>
      <w:r>
        <w:t xml:space="preserve"> instances inherit properties from their </w:t>
      </w:r>
      <w:r>
        <w:rPr>
          <w:i/>
        </w:rPr>
        <w:t>NativeError</w:t>
      </w:r>
      <w:r>
        <w:t xml:space="preserve"> prototype object and </w:t>
      </w:r>
      <w:ins w:id="6616" w:author="Allen Wirfs-Brock" w:date="2011-07-02T14:42:00Z">
        <w:r w:rsidR="00736F7F">
          <w:t>have an [[IsError]] internal property</w:t>
        </w:r>
      </w:ins>
      <w:del w:id="6617" w:author="Allen Wirfs-Brock" w:date="2011-07-02T14:42:00Z">
        <w:r w:rsidDel="00736F7F">
          <w:delText xml:space="preserve">their [[Class]] internal property value is </w:delText>
        </w:r>
        <w:r w:rsidDel="00736F7F">
          <w:rPr>
            <w:rFonts w:ascii="Courier New" w:hAnsi="Courier New" w:cs="Courier New"/>
            <w:b/>
          </w:rPr>
          <w:delText>"Error"</w:delText>
        </w:r>
      </w:del>
      <w:r>
        <w:t xml:space="preserve">.  </w:t>
      </w:r>
      <w:r>
        <w:rPr>
          <w:i/>
        </w:rPr>
        <w:t>NativeError</w:t>
      </w:r>
      <w:r>
        <w:t xml:space="preserve"> instances have no special properties.</w:t>
      </w:r>
    </w:p>
    <w:p w14:paraId="4569DDC9" w14:textId="77777777" w:rsidR="004C02EF" w:rsidRDefault="004C02EF" w:rsidP="00F710D2">
      <w:pPr>
        <w:pStyle w:val="20"/>
        <w:numPr>
          <w:ilvl w:val="0"/>
          <w:numId w:val="0"/>
        </w:numPr>
      </w:pPr>
      <w:bookmarkStart w:id="6618" w:name="_Toc235503548"/>
      <w:bookmarkStart w:id="6619" w:name="_Toc241509323"/>
      <w:bookmarkStart w:id="6620" w:name="_Toc244416810"/>
      <w:bookmarkStart w:id="6621" w:name="_Toc276631174"/>
      <w:bookmarkStart w:id="6622" w:name="_Toc153968563"/>
      <w:r>
        <w:t>15.12</w:t>
      </w:r>
      <w:r>
        <w:tab/>
        <w:t>The JSON Object</w:t>
      </w:r>
      <w:bookmarkEnd w:id="6618"/>
      <w:bookmarkEnd w:id="6619"/>
      <w:bookmarkEnd w:id="6620"/>
      <w:bookmarkEnd w:id="6621"/>
      <w:bookmarkEnd w:id="6622"/>
    </w:p>
    <w:p w14:paraId="096E3B91" w14:textId="77777777" w:rsidR="004C02EF" w:rsidRDefault="004C02EF" w:rsidP="004C02EF">
      <w:r>
        <w:t xml:space="preserve">The </w:t>
      </w:r>
      <w:r w:rsidRPr="00AF1ED2">
        <w:rPr>
          <w:b/>
        </w:rPr>
        <w:t>JSON</w:t>
      </w:r>
      <w:r>
        <w:t xml:space="preserve"> object is a single object that contains two functions, </w:t>
      </w:r>
      <w:r w:rsidRPr="00243786">
        <w:rPr>
          <w:b/>
        </w:rPr>
        <w:t xml:space="preserve">parse </w:t>
      </w:r>
      <w:r>
        <w:t xml:space="preserve">and </w:t>
      </w:r>
      <w:r w:rsidRPr="00243786">
        <w:rPr>
          <w:b/>
        </w:rPr>
        <w:t>stringify</w:t>
      </w:r>
      <w:r>
        <w:t>, that are used to parse and construct JSON texts. The JSON Data Interchange Format is described in RFC 4627 &lt;</w:t>
      </w:r>
      <w:r w:rsidRPr="00AF1ED2">
        <w:t>http://www.ietf.org/rfc/rfc4627.txt</w:t>
      </w:r>
      <w:r>
        <w:t>&gt;. The JSON interchange format used in this specification is exactly that described by RFC 4627 with two exceptions:</w:t>
      </w:r>
    </w:p>
    <w:p w14:paraId="64EFF175" w14:textId="77777777" w:rsidR="004C02EF" w:rsidRDefault="004C02EF" w:rsidP="004C02EF">
      <w:pPr>
        <w:numPr>
          <w:ilvl w:val="0"/>
          <w:numId w:val="400"/>
        </w:numPr>
      </w:pPr>
      <w:r>
        <w:t xml:space="preserve">The top level </w:t>
      </w:r>
      <w:r w:rsidRPr="00E67BE8">
        <w:rPr>
          <w:rFonts w:ascii="Times New Roman" w:hAnsi="Times New Roman"/>
          <w:i/>
        </w:rPr>
        <w:t>JSONText</w:t>
      </w:r>
      <w:r>
        <w:t xml:space="preserve"> production of the ECMAScript JSON grammar may consist of any </w:t>
      </w:r>
      <w:r w:rsidRPr="00E67BE8">
        <w:rPr>
          <w:rFonts w:ascii="Times New Roman" w:hAnsi="Times New Roman"/>
          <w:i/>
        </w:rPr>
        <w:t>JSONValue</w:t>
      </w:r>
      <w:r>
        <w:t xml:space="preserve"> rather than being restricted to being  a </w:t>
      </w:r>
      <w:r w:rsidRPr="00E67BE8">
        <w:rPr>
          <w:rFonts w:ascii="Times New Roman" w:hAnsi="Times New Roman"/>
          <w:i/>
        </w:rPr>
        <w:t>JSONObject</w:t>
      </w:r>
      <w:r>
        <w:t xml:space="preserve"> or a </w:t>
      </w:r>
      <w:r w:rsidRPr="00E67BE8">
        <w:rPr>
          <w:rFonts w:ascii="Times New Roman" w:hAnsi="Times New Roman"/>
          <w:i/>
        </w:rPr>
        <w:t>JSONArray</w:t>
      </w:r>
      <w:r>
        <w:t xml:space="preserve"> as specified by RFC 4627. </w:t>
      </w:r>
    </w:p>
    <w:p w14:paraId="640EEFCA" w14:textId="77777777" w:rsidR="004C02EF" w:rsidRPr="00AF1ED2" w:rsidRDefault="004C02EF" w:rsidP="004C02EF">
      <w:pPr>
        <w:numPr>
          <w:ilvl w:val="0"/>
          <w:numId w:val="400"/>
        </w:numPr>
      </w:pPr>
      <w:r>
        <w:t xml:space="preserve">Conforming implementations of </w:t>
      </w:r>
      <w:r w:rsidRPr="005223F9">
        <w:rPr>
          <w:b/>
        </w:rPr>
        <w:t>JSON.parse</w:t>
      </w:r>
      <w:r>
        <w:t xml:space="preserve"> and </w:t>
      </w:r>
      <w:r w:rsidRPr="005223F9">
        <w:rPr>
          <w:b/>
        </w:rPr>
        <w:t>JSON.stringify</w:t>
      </w:r>
      <w:r>
        <w:t xml:space="preserve"> must support the exact interchange format described in this specification without any deletions or extensions to the format. This differs from RFC 4627 which permits a JSON parser to accept non-JSON forms and extensions.</w:t>
      </w:r>
    </w:p>
    <w:p w14:paraId="2C1213DE" w14:textId="77777777" w:rsidR="004C02EF" w:rsidRDefault="004C02EF" w:rsidP="004C02EF">
      <w:r>
        <w:t xml:space="preserve">The value of the [[Prototype]] internal property of the JSON object is the standard built-in Object prototype object (15.2.4). The </w:t>
      </w:r>
      <w:del w:id="6623" w:author="Allen Wirfs-Brock" w:date="2011-07-02T14:42:00Z">
        <w:r w:rsidDel="00736F7F">
          <w:delText xml:space="preserve">value of the [[Class]] internal property of the </w:delText>
        </w:r>
      </w:del>
      <w:r>
        <w:t xml:space="preserve">JSON object </w:t>
      </w:r>
      <w:ins w:id="6624" w:author="Allen Wirfs-Brock" w:date="2011-07-02T14:42:00Z">
        <w:r w:rsidR="00736F7F">
          <w:t>has an [[Is</w:t>
        </w:r>
      </w:ins>
      <w:ins w:id="6625" w:author="Allen Wirfs-Brock" w:date="2011-07-02T14:43:00Z">
        <w:r w:rsidR="00736F7F">
          <w:t>JSON</w:t>
        </w:r>
      </w:ins>
      <w:ins w:id="6626" w:author="Allen Wirfs-Brock" w:date="2011-07-02T14:42:00Z">
        <w:r w:rsidR="00736F7F">
          <w:t>]] internal property</w:t>
        </w:r>
      </w:ins>
      <w:del w:id="6627" w:author="Allen Wirfs-Brock" w:date="2011-07-02T14:42:00Z">
        <w:r w:rsidDel="00736F7F">
          <w:delText xml:space="preserve">is </w:delText>
        </w:r>
        <w:r w:rsidDel="00736F7F">
          <w:rPr>
            <w:rFonts w:ascii="Courier New" w:hAnsi="Courier New"/>
            <w:b/>
          </w:rPr>
          <w:delText>"JSON"</w:delText>
        </w:r>
      </w:del>
      <w:r>
        <w:t xml:space="preserve">. The value of the [[Extensible]] internal property of the JSON object is set to </w:t>
      </w:r>
      <w:r w:rsidRPr="00D26C95">
        <w:rPr>
          <w:b/>
        </w:rPr>
        <w:t>true</w:t>
      </w:r>
      <w:r>
        <w:t>.</w:t>
      </w:r>
    </w:p>
    <w:p w14:paraId="4C90EC50" w14:textId="77777777" w:rsidR="004C02EF" w:rsidRDefault="004C02EF" w:rsidP="004C02EF">
      <w:r>
        <w:t xml:space="preserve">The JSON object does not have a [[Construct]] internal property; it is not possible to use the JSON object as a constructor with the </w:t>
      </w:r>
      <w:r>
        <w:rPr>
          <w:rFonts w:ascii="Courier New" w:hAnsi="Courier New"/>
          <w:b/>
        </w:rPr>
        <w:t>new</w:t>
      </w:r>
      <w:r>
        <w:t xml:space="preserve"> operator.</w:t>
      </w:r>
    </w:p>
    <w:p w14:paraId="6EC68988" w14:textId="77777777" w:rsidR="004C02EF" w:rsidRDefault="004C02EF" w:rsidP="004C02EF">
      <w:r>
        <w:t>The JSON object does not have a [[Call]] internal property; it is not possible to invoke the JSON object as a function.</w:t>
      </w:r>
    </w:p>
    <w:p w14:paraId="519729C1" w14:textId="77777777" w:rsidR="004C02EF" w:rsidRDefault="004C02EF" w:rsidP="00F710D2">
      <w:pPr>
        <w:pStyle w:val="30"/>
        <w:numPr>
          <w:ilvl w:val="0"/>
          <w:numId w:val="0"/>
        </w:numPr>
      </w:pPr>
      <w:bookmarkStart w:id="6628" w:name="_Toc235503549"/>
      <w:bookmarkStart w:id="6629" w:name="_Toc241509324"/>
      <w:bookmarkStart w:id="6630" w:name="_Toc244416811"/>
      <w:bookmarkStart w:id="6631" w:name="_Toc276631175"/>
      <w:bookmarkStart w:id="6632" w:name="_Toc153968564"/>
      <w:r>
        <w:t>15.12.1</w:t>
      </w:r>
      <w:r>
        <w:tab/>
        <w:t>The JSON Grammar</w:t>
      </w:r>
      <w:bookmarkEnd w:id="6628"/>
      <w:bookmarkEnd w:id="6629"/>
      <w:bookmarkEnd w:id="6630"/>
      <w:bookmarkEnd w:id="6631"/>
      <w:bookmarkEnd w:id="6632"/>
      <w:r>
        <w:t xml:space="preserve"> </w:t>
      </w:r>
    </w:p>
    <w:p w14:paraId="2F29BAFD" w14:textId="77777777" w:rsidR="004C02EF" w:rsidRDefault="004C02EF" w:rsidP="004C02EF">
      <w:r>
        <w:t>JSON.stringify produces a String that conforms to the following JSON grammar. JSON.parse accepts a String that conforms to the JSON grammar.</w:t>
      </w:r>
    </w:p>
    <w:p w14:paraId="6EF748A2" w14:textId="77777777" w:rsidR="004C02EF" w:rsidRDefault="004C02EF" w:rsidP="004C02EF">
      <w:pPr>
        <w:pStyle w:val="40"/>
        <w:numPr>
          <w:ilvl w:val="0"/>
          <w:numId w:val="0"/>
        </w:numPr>
      </w:pPr>
      <w:r>
        <w:t>15.12.1.1</w:t>
      </w:r>
      <w:r>
        <w:tab/>
        <w:t>The JSON Lexical Grammar</w:t>
      </w:r>
    </w:p>
    <w:p w14:paraId="1FAA6F0E" w14:textId="77777777" w:rsidR="004C02EF" w:rsidRPr="006E05C6" w:rsidRDefault="004C02EF" w:rsidP="004C02EF">
      <w:r>
        <w:t xml:space="preserve">JSON is similar to ECMAScript source text in that it consists of a sequence of characters conforming to the rules of </w:t>
      </w:r>
      <w:r w:rsidRPr="00E67BE8">
        <w:rPr>
          <w:rFonts w:ascii="Times New Roman" w:hAnsi="Times New Roman"/>
          <w:i/>
        </w:rPr>
        <w:t>SourceCharacter</w:t>
      </w:r>
      <w:r>
        <w:t xml:space="preserve">. The JSON Lexical Grammar defines the tokens that make up a JSON text similar to the manner that the ECMAScript lexical grammar defines the tokens of an ECMAScript source text. The JSON Lexical grammar only recognises the white space character specified by the production </w:t>
      </w:r>
      <w:r w:rsidRPr="00E67BE8">
        <w:rPr>
          <w:rFonts w:ascii="Times New Roman" w:hAnsi="Times New Roman"/>
          <w:i/>
        </w:rPr>
        <w:t>JSONWhiteSpace</w:t>
      </w:r>
      <w:r>
        <w:t>. The JSON lexical grammar shares some productions with the ECMAScript lexical grammar.  All nonterminal symbols of the grammar that do not begin with the characters “JSON” are defined by productions of the ECMAScript lexical grammar.</w:t>
      </w:r>
    </w:p>
    <w:p w14:paraId="68733DD5" w14:textId="77777777" w:rsidR="004C02EF" w:rsidRDefault="004C02EF" w:rsidP="004C02EF">
      <w:pPr>
        <w:pStyle w:val="Syntax"/>
      </w:pPr>
      <w:r w:rsidRPr="00841D84">
        <w:t>Syntax</w:t>
      </w:r>
    </w:p>
    <w:p w14:paraId="2817F4BD" w14:textId="77777777" w:rsidR="004C02EF" w:rsidRDefault="004C02EF" w:rsidP="004C02EF">
      <w:pPr>
        <w:keepNext/>
        <w:spacing w:after="0"/>
        <w:rPr>
          <w:b/>
        </w:rPr>
      </w:pPr>
      <w:r w:rsidRPr="00E67BE8">
        <w:rPr>
          <w:rFonts w:ascii="Times New Roman" w:hAnsi="Times New Roman"/>
          <w:i/>
        </w:rPr>
        <w:t xml:space="preserve">JSONWhiteSpace </w:t>
      </w:r>
      <w:r w:rsidRPr="009A2EC5">
        <w:rPr>
          <w:b/>
        </w:rPr>
        <w:t>::</w:t>
      </w:r>
    </w:p>
    <w:p w14:paraId="3A14C0C4" w14:textId="77777777" w:rsidR="004C02EF" w:rsidRPr="00E148F5" w:rsidRDefault="004C02EF" w:rsidP="004C02EF">
      <w:pPr>
        <w:pStyle w:val="SyntaxRule2"/>
        <w:keepNext w:val="0"/>
        <w:keepLines/>
        <w:rPr>
          <w:i w:val="0"/>
        </w:rPr>
      </w:pPr>
      <w:r w:rsidRPr="00E148F5">
        <w:rPr>
          <w:i w:val="0"/>
        </w:rPr>
        <w:t>&lt;TAB&gt;</w:t>
      </w:r>
      <w:r>
        <w:rPr>
          <w:i w:val="0"/>
        </w:rPr>
        <w:br/>
      </w:r>
      <w:r w:rsidRPr="00E148F5">
        <w:rPr>
          <w:i w:val="0"/>
        </w:rPr>
        <w:t>&lt;CR&gt;</w:t>
      </w:r>
      <w:r>
        <w:rPr>
          <w:i w:val="0"/>
        </w:rPr>
        <w:br/>
      </w:r>
      <w:r w:rsidRPr="00E148F5">
        <w:rPr>
          <w:i w:val="0"/>
        </w:rPr>
        <w:t>&lt;LF&gt;</w:t>
      </w:r>
      <w:r>
        <w:rPr>
          <w:i w:val="0"/>
        </w:rPr>
        <w:br/>
      </w:r>
      <w:r w:rsidRPr="00E148F5">
        <w:rPr>
          <w:i w:val="0"/>
        </w:rPr>
        <w:t>&lt;SP&gt;</w:t>
      </w:r>
    </w:p>
    <w:p w14:paraId="4933EB54" w14:textId="77777777" w:rsidR="004C02EF" w:rsidRDefault="004C02EF" w:rsidP="004C02EF">
      <w:pPr>
        <w:pStyle w:val="M0"/>
        <w:spacing w:after="0"/>
        <w:rPr>
          <w:sz w:val="16"/>
        </w:rPr>
      </w:pPr>
    </w:p>
    <w:p w14:paraId="67D7E455" w14:textId="77777777" w:rsidR="004C02EF" w:rsidRPr="00E67BE8" w:rsidRDefault="004C02EF" w:rsidP="004C02EF">
      <w:pPr>
        <w:pStyle w:val="SyntaxRule"/>
      </w:pPr>
      <w:r w:rsidRPr="00E67BE8">
        <w:t xml:space="preserve">JSONString </w:t>
      </w:r>
      <w:r w:rsidRPr="007A29B2">
        <w:rPr>
          <w:rFonts w:ascii="Arial" w:hAnsi="Arial"/>
          <w:b/>
          <w:i w:val="0"/>
        </w:rPr>
        <w:t>::</w:t>
      </w:r>
    </w:p>
    <w:p w14:paraId="605F8384" w14:textId="77777777" w:rsidR="004C02EF" w:rsidRPr="00E67BE8" w:rsidRDefault="004C02EF" w:rsidP="004C02EF">
      <w:pPr>
        <w:pStyle w:val="SyntaxRule2"/>
      </w:pPr>
      <w:r w:rsidRPr="00C226F6">
        <w:rPr>
          <w:rFonts w:ascii="Courier New" w:hAnsi="Courier New" w:cs="Courier New"/>
          <w:b/>
          <w:i w:val="0"/>
        </w:rPr>
        <w:t>"</w:t>
      </w:r>
      <w:r>
        <w:rPr>
          <w:rFonts w:ascii="Courier New" w:hAnsi="Courier New" w:cs="Courier New"/>
          <w:b/>
          <w:i w:val="0"/>
        </w:rPr>
        <w:t xml:space="preserve"> </w:t>
      </w:r>
      <w:r w:rsidRPr="00E67BE8">
        <w:t>JSONStringCharacters</w:t>
      </w:r>
      <w:r w:rsidRPr="005E74B3">
        <w:rPr>
          <w:rFonts w:ascii="Arial" w:hAnsi="Arial" w:cs="Arial"/>
          <w:i w:val="0"/>
          <w:vertAlign w:val="subscript"/>
        </w:rPr>
        <w:t>opt</w:t>
      </w:r>
      <w:r w:rsidRPr="00612C55">
        <w:rPr>
          <w:rFonts w:ascii="Courier New" w:hAnsi="Courier New" w:cs="Courier New"/>
          <w:b/>
          <w:i w:val="0"/>
        </w:rPr>
        <w:t xml:space="preserve"> </w:t>
      </w:r>
      <w:r w:rsidRPr="00C226F6">
        <w:rPr>
          <w:rFonts w:ascii="Courier New" w:hAnsi="Courier New" w:cs="Courier New"/>
          <w:b/>
          <w:i w:val="0"/>
        </w:rPr>
        <w:t>"</w:t>
      </w:r>
    </w:p>
    <w:p w14:paraId="4B455BB5" w14:textId="77777777" w:rsidR="004C02EF" w:rsidRDefault="004C02EF" w:rsidP="004C02EF">
      <w:pPr>
        <w:pStyle w:val="M0"/>
        <w:spacing w:after="0"/>
        <w:rPr>
          <w:sz w:val="16"/>
        </w:rPr>
      </w:pPr>
    </w:p>
    <w:p w14:paraId="3EDC1927" w14:textId="77777777" w:rsidR="004C02EF" w:rsidRPr="00E67BE8" w:rsidRDefault="004C02EF" w:rsidP="004C02EF">
      <w:pPr>
        <w:pStyle w:val="SyntaxRule"/>
      </w:pPr>
      <w:r w:rsidRPr="00E67BE8">
        <w:t xml:space="preserve">JSONStringCharacters </w:t>
      </w:r>
      <w:r w:rsidRPr="007A29B2">
        <w:rPr>
          <w:rFonts w:ascii="Arial" w:hAnsi="Arial"/>
          <w:b/>
          <w:i w:val="0"/>
        </w:rPr>
        <w:t>::</w:t>
      </w:r>
    </w:p>
    <w:p w14:paraId="1CBDC450" w14:textId="77777777" w:rsidR="004C02EF" w:rsidRPr="00E67BE8" w:rsidRDefault="004C02EF" w:rsidP="004C02EF">
      <w:pPr>
        <w:pStyle w:val="SyntaxRule2"/>
      </w:pPr>
      <w:r w:rsidRPr="00E67BE8">
        <w:t>JSONStringCharacter JSONStringCharacters</w:t>
      </w:r>
      <w:r w:rsidRPr="005E74B3">
        <w:rPr>
          <w:rFonts w:ascii="Arial" w:hAnsi="Arial" w:cs="Arial"/>
          <w:i w:val="0"/>
          <w:vertAlign w:val="subscript"/>
        </w:rPr>
        <w:t>opt</w:t>
      </w:r>
      <w:r w:rsidRPr="00E67BE8">
        <w:t xml:space="preserve"> </w:t>
      </w:r>
    </w:p>
    <w:p w14:paraId="3720EE0E" w14:textId="77777777" w:rsidR="004C02EF" w:rsidRDefault="004C02EF" w:rsidP="004C02EF">
      <w:pPr>
        <w:pStyle w:val="M0"/>
        <w:spacing w:after="0"/>
        <w:rPr>
          <w:sz w:val="16"/>
        </w:rPr>
      </w:pPr>
    </w:p>
    <w:p w14:paraId="05596362" w14:textId="77777777" w:rsidR="004C02EF" w:rsidRPr="00E67BE8" w:rsidRDefault="004C02EF" w:rsidP="004C02EF">
      <w:pPr>
        <w:spacing w:after="0"/>
        <w:rPr>
          <w:rFonts w:ascii="Times New Roman" w:hAnsi="Times New Roman"/>
          <w:i/>
        </w:rPr>
      </w:pPr>
      <w:r w:rsidRPr="00E67BE8">
        <w:rPr>
          <w:rFonts w:ascii="Times New Roman" w:hAnsi="Times New Roman"/>
          <w:i/>
        </w:rPr>
        <w:t xml:space="preserve">JSONStringCharacter </w:t>
      </w:r>
      <w:r w:rsidRPr="00984A3F">
        <w:rPr>
          <w:b/>
        </w:rPr>
        <w:t>::</w:t>
      </w:r>
    </w:p>
    <w:p w14:paraId="51466757" w14:textId="77777777" w:rsidR="004C02EF" w:rsidRPr="00E67BE8" w:rsidRDefault="004C02EF" w:rsidP="004C02EF">
      <w:pPr>
        <w:pStyle w:val="SyntaxRule2"/>
      </w:pPr>
      <w:r w:rsidRPr="00E67BE8">
        <w:t>SourceCharacter</w:t>
      </w:r>
      <w:r w:rsidRPr="00E67BE8" w:rsidDel="009A2EC5">
        <w:t xml:space="preserve"> </w:t>
      </w:r>
      <w:r w:rsidRPr="007A29B2">
        <w:rPr>
          <w:rFonts w:ascii="Arial" w:hAnsi="Arial"/>
          <w:b/>
          <w:i w:val="0"/>
        </w:rPr>
        <w:t>but not</w:t>
      </w:r>
      <w:r>
        <w:rPr>
          <w:rFonts w:ascii="Arial" w:hAnsi="Arial"/>
          <w:b/>
          <w:i w:val="0"/>
        </w:rPr>
        <w:t xml:space="preserve"> one of</w:t>
      </w:r>
      <w:r w:rsidRPr="00E67BE8">
        <w:t xml:space="preserve"> </w:t>
      </w:r>
      <w:r w:rsidRPr="00C226F6">
        <w:rPr>
          <w:rFonts w:ascii="Courier New" w:hAnsi="Courier New" w:cs="Courier New"/>
          <w:b/>
          <w:i w:val="0"/>
        </w:rPr>
        <w:t>"</w:t>
      </w:r>
      <w:r w:rsidRPr="00E67BE8">
        <w:t xml:space="preserve"> </w:t>
      </w:r>
      <w:r w:rsidRPr="007A29B2">
        <w:rPr>
          <w:rFonts w:ascii="Arial" w:hAnsi="Arial"/>
          <w:b/>
          <w:i w:val="0"/>
        </w:rPr>
        <w:t>or</w:t>
      </w:r>
      <w:r w:rsidRPr="00E67BE8">
        <w:t xml:space="preserve"> </w:t>
      </w:r>
      <w:r w:rsidRPr="00C226F6">
        <w:rPr>
          <w:rFonts w:ascii="Courier New" w:hAnsi="Courier New" w:cs="Courier New"/>
          <w:b/>
          <w:i w:val="0"/>
        </w:rPr>
        <w:t xml:space="preserve">\ </w:t>
      </w:r>
      <w:r w:rsidRPr="007A29B2">
        <w:rPr>
          <w:rFonts w:ascii="Arial" w:hAnsi="Arial"/>
          <w:b/>
          <w:i w:val="0"/>
        </w:rPr>
        <w:t>or</w:t>
      </w:r>
      <w:r w:rsidRPr="00E67BE8">
        <w:t xml:space="preserve"> U+0000 </w:t>
      </w:r>
      <w:r>
        <w:rPr>
          <w:rFonts w:ascii="Arial" w:hAnsi="Arial"/>
          <w:b/>
          <w:i w:val="0"/>
        </w:rPr>
        <w:t>through</w:t>
      </w:r>
      <w:r w:rsidRPr="00E67BE8">
        <w:t xml:space="preserve"> U+001F</w:t>
      </w:r>
    </w:p>
    <w:p w14:paraId="14F74C0D" w14:textId="77777777" w:rsidR="004C02EF" w:rsidRPr="00E67BE8" w:rsidRDefault="004C02EF" w:rsidP="004C02EF">
      <w:pPr>
        <w:pStyle w:val="SyntaxRule2"/>
      </w:pPr>
      <w:r w:rsidRPr="00C226F6">
        <w:rPr>
          <w:rFonts w:ascii="Courier New" w:hAnsi="Courier New" w:cs="Courier New"/>
          <w:b/>
          <w:i w:val="0"/>
        </w:rPr>
        <w:t>\</w:t>
      </w:r>
      <w:r w:rsidRPr="00E67BE8">
        <w:t xml:space="preserve"> JSONEscapeSequence</w:t>
      </w:r>
    </w:p>
    <w:p w14:paraId="6E2D4139" w14:textId="77777777" w:rsidR="004C02EF" w:rsidRDefault="004C02EF" w:rsidP="004C02EF">
      <w:pPr>
        <w:pStyle w:val="M0"/>
        <w:spacing w:after="0"/>
        <w:rPr>
          <w:sz w:val="16"/>
        </w:rPr>
      </w:pPr>
    </w:p>
    <w:p w14:paraId="592C11E1" w14:textId="77777777" w:rsidR="004C02EF" w:rsidRPr="00E67BE8" w:rsidRDefault="004C02EF" w:rsidP="004C02EF">
      <w:pPr>
        <w:pStyle w:val="SyntaxRule"/>
      </w:pPr>
      <w:r w:rsidRPr="00E67BE8">
        <w:t xml:space="preserve">JSONEscapeSequence </w:t>
      </w:r>
      <w:r w:rsidRPr="007A29B2">
        <w:rPr>
          <w:rFonts w:ascii="Arial" w:hAnsi="Arial"/>
          <w:b/>
          <w:i w:val="0"/>
        </w:rPr>
        <w:t>::</w:t>
      </w:r>
    </w:p>
    <w:p w14:paraId="0AB6CD6B" w14:textId="77777777" w:rsidR="004C02EF" w:rsidRPr="00E67BE8" w:rsidRDefault="004C02EF" w:rsidP="004C02EF">
      <w:pPr>
        <w:pStyle w:val="SyntaxRule2"/>
      </w:pPr>
      <w:r w:rsidRPr="00E67BE8">
        <w:t>JSONEscapeCharacter</w:t>
      </w:r>
    </w:p>
    <w:p w14:paraId="21F32BD5" w14:textId="77777777" w:rsidR="004C02EF" w:rsidRPr="00E67BE8" w:rsidRDefault="004C02EF" w:rsidP="004C02EF">
      <w:pPr>
        <w:pStyle w:val="SyntaxRule2"/>
      </w:pPr>
      <w:r w:rsidRPr="00E67BE8">
        <w:t xml:space="preserve">UnicodeEscapeSequence </w:t>
      </w:r>
    </w:p>
    <w:p w14:paraId="08E5596F" w14:textId="77777777" w:rsidR="004C02EF" w:rsidRDefault="004C02EF" w:rsidP="004C02EF">
      <w:pPr>
        <w:pStyle w:val="M0"/>
        <w:spacing w:after="0"/>
        <w:rPr>
          <w:sz w:val="16"/>
        </w:rPr>
      </w:pPr>
    </w:p>
    <w:p w14:paraId="61A49CA3" w14:textId="77777777" w:rsidR="004C02EF" w:rsidRPr="00E67BE8" w:rsidRDefault="004C02EF" w:rsidP="004C02EF">
      <w:pPr>
        <w:pStyle w:val="SyntaxRule"/>
      </w:pPr>
      <w:r w:rsidRPr="00E67BE8">
        <w:t xml:space="preserve">JSONEscapeCharacter </w:t>
      </w:r>
      <w:r w:rsidRPr="007A29B2">
        <w:rPr>
          <w:rFonts w:ascii="Arial" w:hAnsi="Arial"/>
          <w:b/>
          <w:i w:val="0"/>
        </w:rPr>
        <w:t>::</w:t>
      </w:r>
      <w:r w:rsidRPr="00E67BE8">
        <w:t xml:space="preserve"> </w:t>
      </w:r>
      <w:r w:rsidRPr="007A29B2">
        <w:rPr>
          <w:rFonts w:ascii="Arial" w:hAnsi="Arial"/>
          <w:b/>
          <w:i w:val="0"/>
        </w:rPr>
        <w:t>one of</w:t>
      </w:r>
    </w:p>
    <w:p w14:paraId="031A0497" w14:textId="77777777" w:rsidR="004C02EF" w:rsidRPr="00DE655B" w:rsidRDefault="004C02EF" w:rsidP="004C02EF">
      <w:pPr>
        <w:pStyle w:val="SyntaxRule2"/>
        <w:rPr>
          <w:rFonts w:ascii="Courier New" w:hAnsi="Courier New" w:cs="Courier New"/>
          <w:b/>
          <w:i w:val="0"/>
          <w:lang w:val="fr-CH"/>
        </w:rPr>
      </w:pPr>
      <w:r w:rsidRPr="00DE655B">
        <w:rPr>
          <w:rFonts w:ascii="Courier New" w:hAnsi="Courier New" w:cs="Courier New"/>
          <w:b/>
          <w:i w:val="0"/>
          <w:lang w:val="fr-CH"/>
        </w:rPr>
        <w:t>" / \ b f n r t</w:t>
      </w:r>
    </w:p>
    <w:p w14:paraId="182ED380" w14:textId="77777777" w:rsidR="004C02EF" w:rsidRPr="00DE655B" w:rsidRDefault="004C02EF" w:rsidP="004C02EF">
      <w:pPr>
        <w:pStyle w:val="M0"/>
        <w:spacing w:after="0"/>
        <w:rPr>
          <w:sz w:val="16"/>
          <w:lang w:val="fr-CH"/>
        </w:rPr>
      </w:pPr>
    </w:p>
    <w:p w14:paraId="57748348" w14:textId="77777777" w:rsidR="004C02EF" w:rsidRPr="00DE655B" w:rsidRDefault="004C02EF" w:rsidP="004C02EF">
      <w:pPr>
        <w:pStyle w:val="SyntaxRule"/>
        <w:rPr>
          <w:lang w:val="fr-CH"/>
        </w:rPr>
      </w:pPr>
      <w:r w:rsidRPr="00DE655B">
        <w:rPr>
          <w:lang w:val="fr-CH"/>
        </w:rPr>
        <w:t xml:space="preserve">JSONNumber </w:t>
      </w:r>
      <w:r w:rsidRPr="00DE655B">
        <w:rPr>
          <w:rFonts w:ascii="Arial" w:hAnsi="Arial"/>
          <w:b/>
          <w:i w:val="0"/>
          <w:lang w:val="fr-CH"/>
        </w:rPr>
        <w:t>::</w:t>
      </w:r>
    </w:p>
    <w:p w14:paraId="2BDD5153" w14:textId="77777777" w:rsidR="004C02EF" w:rsidRPr="00E67BE8" w:rsidRDefault="004C02EF" w:rsidP="004C02EF">
      <w:pPr>
        <w:pStyle w:val="SyntaxRule2"/>
      </w:pPr>
      <w:r w:rsidRPr="00C226F6">
        <w:rPr>
          <w:rFonts w:ascii="Courier New" w:hAnsi="Courier New" w:cs="Courier New"/>
          <w:b/>
          <w:i w:val="0"/>
        </w:rPr>
        <w:t>-</w:t>
      </w:r>
      <w:r w:rsidRPr="005E74B3">
        <w:rPr>
          <w:rFonts w:ascii="Arial" w:hAnsi="Arial"/>
          <w:i w:val="0"/>
          <w:vertAlign w:val="subscript"/>
        </w:rPr>
        <w:t>opt</w:t>
      </w:r>
      <w:r w:rsidRPr="00E67BE8">
        <w:t xml:space="preserve">  DecimalIntegerLiteral JSONFraction</w:t>
      </w:r>
      <w:r w:rsidRPr="005E74B3">
        <w:rPr>
          <w:rFonts w:ascii="Arial" w:hAnsi="Arial" w:cs="Arial"/>
          <w:i w:val="0"/>
          <w:vertAlign w:val="subscript"/>
        </w:rPr>
        <w:t>opt</w:t>
      </w:r>
      <w:r w:rsidRPr="00E67BE8">
        <w:t xml:space="preserve">  ExponentPa</w:t>
      </w:r>
      <w:r w:rsidRPr="00FC0F9E">
        <w:t>rt</w:t>
      </w:r>
      <w:r w:rsidRPr="005E74B3">
        <w:rPr>
          <w:rFonts w:ascii="Arial" w:hAnsi="Arial" w:cs="Arial"/>
          <w:i w:val="0"/>
          <w:vertAlign w:val="subscript"/>
        </w:rPr>
        <w:t>opt</w:t>
      </w:r>
    </w:p>
    <w:p w14:paraId="6485B3C4" w14:textId="77777777" w:rsidR="004C02EF" w:rsidRDefault="004C02EF" w:rsidP="004C02EF">
      <w:pPr>
        <w:pStyle w:val="M0"/>
        <w:spacing w:after="0"/>
        <w:rPr>
          <w:sz w:val="16"/>
        </w:rPr>
      </w:pPr>
    </w:p>
    <w:p w14:paraId="784E6581" w14:textId="77777777" w:rsidR="004C02EF" w:rsidRPr="00E67BE8" w:rsidRDefault="004C02EF" w:rsidP="004C02EF">
      <w:pPr>
        <w:pStyle w:val="SyntaxRule"/>
      </w:pPr>
      <w:r w:rsidRPr="00E67BE8">
        <w:t xml:space="preserve">JSONFraction </w:t>
      </w:r>
      <w:r w:rsidRPr="007A29B2">
        <w:rPr>
          <w:rFonts w:ascii="Arial" w:hAnsi="Arial"/>
          <w:b/>
          <w:i w:val="0"/>
        </w:rPr>
        <w:t>::</w:t>
      </w:r>
    </w:p>
    <w:p w14:paraId="7298F701" w14:textId="77777777" w:rsidR="004C02EF" w:rsidRPr="00E67BE8" w:rsidRDefault="004C02EF" w:rsidP="004C02EF">
      <w:pPr>
        <w:pStyle w:val="SyntaxRule2"/>
      </w:pPr>
      <w:r w:rsidRPr="00C226F6">
        <w:rPr>
          <w:rFonts w:ascii="Courier New" w:hAnsi="Courier New" w:cs="Courier New"/>
          <w:b/>
          <w:i w:val="0"/>
        </w:rPr>
        <w:t>.</w:t>
      </w:r>
      <w:r w:rsidRPr="00E67BE8">
        <w:t xml:space="preserve"> DecimalDigits</w:t>
      </w:r>
    </w:p>
    <w:p w14:paraId="7148C5FD" w14:textId="77777777" w:rsidR="004C02EF" w:rsidRDefault="004C02EF" w:rsidP="004C02EF">
      <w:pPr>
        <w:pStyle w:val="M0"/>
        <w:spacing w:after="0"/>
        <w:rPr>
          <w:sz w:val="16"/>
        </w:rPr>
      </w:pPr>
    </w:p>
    <w:p w14:paraId="0FE07905" w14:textId="77777777" w:rsidR="004C02EF" w:rsidRPr="00E67BE8" w:rsidRDefault="004C02EF" w:rsidP="004C02EF">
      <w:pPr>
        <w:pStyle w:val="SyntaxRule"/>
      </w:pPr>
      <w:r w:rsidRPr="00E67BE8">
        <w:t xml:space="preserve">JSONNullLiteral </w:t>
      </w:r>
      <w:r w:rsidRPr="007A29B2">
        <w:rPr>
          <w:rFonts w:ascii="Arial" w:hAnsi="Arial"/>
          <w:b/>
          <w:i w:val="0"/>
        </w:rPr>
        <w:t>::</w:t>
      </w:r>
    </w:p>
    <w:p w14:paraId="318F5CE7" w14:textId="77777777" w:rsidR="004C02EF" w:rsidRPr="00E67BE8" w:rsidRDefault="004C02EF" w:rsidP="004C02EF">
      <w:pPr>
        <w:pStyle w:val="SyntaxRule2"/>
      </w:pPr>
      <w:r w:rsidRPr="00E67BE8">
        <w:t>NullLiteral</w:t>
      </w:r>
    </w:p>
    <w:p w14:paraId="63EBEA93" w14:textId="77777777" w:rsidR="004C02EF" w:rsidRDefault="004C02EF" w:rsidP="004C02EF">
      <w:pPr>
        <w:pStyle w:val="M0"/>
        <w:spacing w:after="0"/>
        <w:rPr>
          <w:sz w:val="16"/>
        </w:rPr>
      </w:pPr>
    </w:p>
    <w:p w14:paraId="6C92EF61" w14:textId="77777777" w:rsidR="004C02EF" w:rsidRPr="00E67BE8" w:rsidRDefault="004C02EF" w:rsidP="004C02EF">
      <w:pPr>
        <w:pStyle w:val="SyntaxRule"/>
      </w:pPr>
      <w:r w:rsidRPr="00E67BE8">
        <w:t xml:space="preserve">JSONBooleanLiteral </w:t>
      </w:r>
      <w:r w:rsidRPr="007A29B2">
        <w:rPr>
          <w:rFonts w:ascii="Arial" w:hAnsi="Arial"/>
          <w:b/>
          <w:i w:val="0"/>
        </w:rPr>
        <w:t>::</w:t>
      </w:r>
    </w:p>
    <w:p w14:paraId="5BF63E3E" w14:textId="77777777" w:rsidR="004C02EF" w:rsidRPr="00E67BE8" w:rsidRDefault="004C02EF" w:rsidP="004C02EF">
      <w:pPr>
        <w:pStyle w:val="SyntaxRule2"/>
      </w:pPr>
      <w:r w:rsidRPr="00E67BE8">
        <w:t>BooleanLiteral</w:t>
      </w:r>
    </w:p>
    <w:p w14:paraId="10BEC0D8" w14:textId="77777777" w:rsidR="004C02EF" w:rsidRDefault="004C02EF" w:rsidP="004C02EF">
      <w:pPr>
        <w:pStyle w:val="M0"/>
        <w:spacing w:after="0"/>
        <w:rPr>
          <w:sz w:val="16"/>
        </w:rPr>
      </w:pPr>
    </w:p>
    <w:p w14:paraId="00F8DCAA" w14:textId="77777777" w:rsidR="004C02EF" w:rsidRDefault="004C02EF" w:rsidP="004C02EF">
      <w:pPr>
        <w:pStyle w:val="40"/>
        <w:numPr>
          <w:ilvl w:val="0"/>
          <w:numId w:val="0"/>
        </w:numPr>
      </w:pPr>
      <w:r>
        <w:t>15.12.1.2</w:t>
      </w:r>
      <w:r>
        <w:tab/>
        <w:t>The JSON Syntactic Grammar</w:t>
      </w:r>
    </w:p>
    <w:p w14:paraId="66361017" w14:textId="77777777" w:rsidR="004C02EF" w:rsidRPr="006E05C6" w:rsidRDefault="004C02EF" w:rsidP="004C02EF">
      <w:r>
        <w:t xml:space="preserve">The JSON Syntactic Grammar defines a valid JSON text in terms of tokens defined by the JSON lexical grammar.  The goal symbol of the grammar is </w:t>
      </w:r>
      <w:r>
        <w:rPr>
          <w:rFonts w:ascii="Times New Roman" w:hAnsi="Times New Roman"/>
          <w:i/>
        </w:rPr>
        <w:t>JSONText</w:t>
      </w:r>
      <w:r>
        <w:t xml:space="preserve">. </w:t>
      </w:r>
    </w:p>
    <w:p w14:paraId="4314343F" w14:textId="77777777" w:rsidR="004C02EF" w:rsidRPr="00751A7B" w:rsidRDefault="004C02EF" w:rsidP="004C02EF">
      <w:pPr>
        <w:pStyle w:val="Syntax"/>
      </w:pPr>
      <w:r w:rsidRPr="00841D84">
        <w:t>Syntax</w:t>
      </w:r>
    </w:p>
    <w:p w14:paraId="79253DC8" w14:textId="77777777" w:rsidR="004C02EF" w:rsidRPr="00E67BE8" w:rsidRDefault="004C02EF" w:rsidP="004C02EF">
      <w:pPr>
        <w:pStyle w:val="SyntaxRule"/>
        <w:jc w:val="left"/>
      </w:pPr>
      <w:r w:rsidRPr="00E67BE8">
        <w:t xml:space="preserve">JSONText </w:t>
      </w:r>
      <w:r w:rsidRPr="00D04346">
        <w:rPr>
          <w:rFonts w:ascii="Arial" w:hAnsi="Arial"/>
          <w:b/>
          <w:i w:val="0"/>
        </w:rPr>
        <w:t>:</w:t>
      </w:r>
      <w:r w:rsidRPr="00E67BE8">
        <w:tab/>
        <w:t xml:space="preserve"> </w:t>
      </w:r>
    </w:p>
    <w:p w14:paraId="24C02D40" w14:textId="77777777" w:rsidR="004C02EF" w:rsidRPr="00E67BE8" w:rsidRDefault="004C02EF" w:rsidP="004C02EF">
      <w:pPr>
        <w:pStyle w:val="SyntaxRule2"/>
      </w:pPr>
      <w:r w:rsidRPr="00E67BE8">
        <w:t>JSONValue</w:t>
      </w:r>
    </w:p>
    <w:p w14:paraId="7B94B302" w14:textId="77777777" w:rsidR="004C02EF" w:rsidRDefault="004C02EF" w:rsidP="004C02EF">
      <w:pPr>
        <w:pStyle w:val="M0"/>
        <w:spacing w:after="0"/>
        <w:rPr>
          <w:sz w:val="16"/>
        </w:rPr>
      </w:pPr>
    </w:p>
    <w:p w14:paraId="12A44DDD" w14:textId="77777777" w:rsidR="004C02EF" w:rsidRPr="00E67BE8" w:rsidRDefault="004C02EF" w:rsidP="004C02EF">
      <w:pPr>
        <w:pStyle w:val="SyntaxRule"/>
        <w:jc w:val="left"/>
      </w:pPr>
      <w:r w:rsidRPr="00E67BE8">
        <w:t xml:space="preserve">JSONValue </w:t>
      </w:r>
      <w:r w:rsidRPr="00D04346">
        <w:rPr>
          <w:rFonts w:ascii="Arial" w:hAnsi="Arial"/>
          <w:b/>
          <w:i w:val="0"/>
        </w:rPr>
        <w:t>:</w:t>
      </w:r>
      <w:r w:rsidRPr="00E67BE8">
        <w:tab/>
        <w:t xml:space="preserve"> </w:t>
      </w:r>
    </w:p>
    <w:p w14:paraId="444BCDC2" w14:textId="77777777" w:rsidR="004C02EF" w:rsidRPr="00E67BE8" w:rsidRDefault="004C02EF" w:rsidP="004C02EF">
      <w:pPr>
        <w:pStyle w:val="SyntaxRule2"/>
      </w:pPr>
      <w:r w:rsidRPr="00E67BE8">
        <w:t>JSONNullLiteral</w:t>
      </w:r>
      <w:r w:rsidRPr="00E67BE8">
        <w:br/>
        <w:t>JSONBooleanLiteral</w:t>
      </w:r>
      <w:r w:rsidRPr="00E67BE8">
        <w:br/>
        <w:t>JSONObject</w:t>
      </w:r>
      <w:r w:rsidRPr="00E67BE8">
        <w:br/>
        <w:t>JSONArray</w:t>
      </w:r>
      <w:r w:rsidRPr="00E67BE8">
        <w:br/>
        <w:t>JSONString</w:t>
      </w:r>
      <w:r w:rsidRPr="00E67BE8">
        <w:br/>
        <w:t>JSONNumber</w:t>
      </w:r>
    </w:p>
    <w:p w14:paraId="2B216757" w14:textId="77777777" w:rsidR="004C02EF" w:rsidRDefault="004C02EF" w:rsidP="004C02EF">
      <w:pPr>
        <w:pStyle w:val="M0"/>
        <w:spacing w:after="0"/>
        <w:rPr>
          <w:sz w:val="16"/>
        </w:rPr>
      </w:pPr>
    </w:p>
    <w:p w14:paraId="3B86429B" w14:textId="77777777" w:rsidR="004C02EF" w:rsidRPr="00E67BE8" w:rsidRDefault="004C02EF" w:rsidP="004C02EF">
      <w:pPr>
        <w:pStyle w:val="SyntaxRule"/>
      </w:pPr>
      <w:r w:rsidRPr="00E67BE8">
        <w:t xml:space="preserve">JSONObject </w:t>
      </w:r>
      <w:r w:rsidRPr="00D04346">
        <w:rPr>
          <w:rFonts w:ascii="Arial" w:hAnsi="Arial"/>
          <w:b/>
          <w:i w:val="0"/>
        </w:rPr>
        <w:t>:</w:t>
      </w:r>
    </w:p>
    <w:p w14:paraId="28B61185" w14:textId="77777777" w:rsidR="004C02EF" w:rsidRPr="00E67BE8" w:rsidRDefault="004C02EF" w:rsidP="004C02EF">
      <w:pPr>
        <w:pStyle w:val="SyntaxRule2"/>
        <w:jc w:val="left"/>
      </w:pPr>
      <w:r w:rsidRPr="00C226F6">
        <w:rPr>
          <w:rFonts w:ascii="Courier New" w:hAnsi="Courier New" w:cs="Courier New"/>
          <w:b/>
          <w:i w:val="0"/>
        </w:rPr>
        <w:t>{ }</w:t>
      </w:r>
      <w:r w:rsidRPr="00E67BE8">
        <w:br/>
      </w:r>
      <w:r w:rsidRPr="00C226F6">
        <w:rPr>
          <w:rFonts w:ascii="Courier New" w:hAnsi="Courier New" w:cs="Courier New"/>
          <w:b/>
          <w:i w:val="0"/>
        </w:rPr>
        <w:t>{</w:t>
      </w:r>
      <w:r w:rsidRPr="00E67BE8">
        <w:t xml:space="preserve"> JSONMemberList </w:t>
      </w:r>
      <w:r w:rsidRPr="00C226F6">
        <w:rPr>
          <w:rFonts w:ascii="Courier New" w:hAnsi="Courier New" w:cs="Courier New"/>
          <w:b/>
          <w:i w:val="0"/>
        </w:rPr>
        <w:t>}</w:t>
      </w:r>
    </w:p>
    <w:p w14:paraId="6BCAF3A8" w14:textId="77777777" w:rsidR="004C02EF" w:rsidRDefault="004C02EF" w:rsidP="004C02EF">
      <w:pPr>
        <w:pStyle w:val="M0"/>
        <w:spacing w:after="0"/>
        <w:rPr>
          <w:sz w:val="16"/>
        </w:rPr>
      </w:pPr>
    </w:p>
    <w:p w14:paraId="63F253CA" w14:textId="77777777" w:rsidR="004C02EF" w:rsidRPr="00E67BE8" w:rsidRDefault="004C02EF" w:rsidP="004C02EF">
      <w:pPr>
        <w:pStyle w:val="SyntaxRule"/>
      </w:pPr>
      <w:r w:rsidRPr="00E67BE8">
        <w:t xml:space="preserve">JSONMember </w:t>
      </w:r>
      <w:r w:rsidRPr="00D04346">
        <w:rPr>
          <w:rFonts w:ascii="Arial" w:hAnsi="Arial"/>
          <w:b/>
          <w:i w:val="0"/>
        </w:rPr>
        <w:t>:</w:t>
      </w:r>
    </w:p>
    <w:p w14:paraId="62854B9D" w14:textId="77777777" w:rsidR="004C02EF" w:rsidRPr="00E67BE8" w:rsidRDefault="004C02EF" w:rsidP="004C02EF">
      <w:pPr>
        <w:pStyle w:val="SyntaxRule2"/>
      </w:pPr>
      <w:r w:rsidRPr="00E67BE8">
        <w:t xml:space="preserve">JSONString </w:t>
      </w:r>
      <w:r w:rsidRPr="00D04346">
        <w:rPr>
          <w:rFonts w:ascii="Courier New" w:hAnsi="Courier New" w:cs="Courier New"/>
          <w:b/>
          <w:i w:val="0"/>
        </w:rPr>
        <w:t>:</w:t>
      </w:r>
      <w:r w:rsidRPr="00E67BE8">
        <w:t xml:space="preserve"> JSONValue</w:t>
      </w:r>
    </w:p>
    <w:p w14:paraId="2EB2C112" w14:textId="77777777" w:rsidR="004C02EF" w:rsidRDefault="004C02EF" w:rsidP="004C02EF">
      <w:pPr>
        <w:pStyle w:val="M0"/>
        <w:spacing w:after="0"/>
        <w:rPr>
          <w:sz w:val="16"/>
        </w:rPr>
      </w:pPr>
    </w:p>
    <w:p w14:paraId="1AA58CC2" w14:textId="77777777" w:rsidR="004C02EF" w:rsidRPr="00E67BE8" w:rsidRDefault="004C02EF" w:rsidP="004C02EF">
      <w:pPr>
        <w:pStyle w:val="SyntaxRule"/>
      </w:pPr>
      <w:r w:rsidRPr="00E67BE8">
        <w:t xml:space="preserve">JSONMemberList </w:t>
      </w:r>
      <w:r w:rsidRPr="00D04346">
        <w:rPr>
          <w:rFonts w:ascii="Arial" w:hAnsi="Arial"/>
          <w:b/>
          <w:i w:val="0"/>
        </w:rPr>
        <w:t>:</w:t>
      </w:r>
    </w:p>
    <w:p w14:paraId="5C15B150" w14:textId="77777777" w:rsidR="004C02EF" w:rsidRPr="00E67BE8" w:rsidRDefault="004C02EF" w:rsidP="004C02EF">
      <w:pPr>
        <w:pStyle w:val="SyntaxRule2"/>
      </w:pPr>
      <w:r w:rsidRPr="00E67BE8">
        <w:t xml:space="preserve">JSONMember </w:t>
      </w:r>
      <w:r w:rsidRPr="00E67BE8">
        <w:br/>
        <w:t xml:space="preserve">JSONMemberList </w:t>
      </w:r>
      <w:r w:rsidRPr="00E148F5">
        <w:rPr>
          <w:rFonts w:ascii="Courier New" w:hAnsi="Courier New" w:cs="Courier New"/>
          <w:b/>
          <w:i w:val="0"/>
        </w:rPr>
        <w:t>,</w:t>
      </w:r>
      <w:r w:rsidRPr="00E67BE8">
        <w:rPr>
          <w:b/>
        </w:rPr>
        <w:t xml:space="preserve"> </w:t>
      </w:r>
      <w:r w:rsidRPr="00E67BE8">
        <w:t xml:space="preserve">JSONMember </w:t>
      </w:r>
    </w:p>
    <w:p w14:paraId="474024CD" w14:textId="77777777" w:rsidR="004C02EF" w:rsidRDefault="004C02EF" w:rsidP="004C02EF">
      <w:pPr>
        <w:pStyle w:val="M0"/>
        <w:spacing w:after="0"/>
        <w:rPr>
          <w:sz w:val="16"/>
        </w:rPr>
      </w:pPr>
    </w:p>
    <w:p w14:paraId="02D0A50B" w14:textId="77777777" w:rsidR="004C02EF" w:rsidRPr="00E67BE8" w:rsidRDefault="004C02EF" w:rsidP="004C02EF">
      <w:pPr>
        <w:pStyle w:val="SyntaxRule"/>
      </w:pPr>
      <w:r w:rsidRPr="00E67BE8">
        <w:t xml:space="preserve">JSONArray </w:t>
      </w:r>
      <w:r w:rsidRPr="00D04346">
        <w:rPr>
          <w:rFonts w:ascii="Arial" w:hAnsi="Arial"/>
          <w:b/>
          <w:i w:val="0"/>
        </w:rPr>
        <w:t>:</w:t>
      </w:r>
    </w:p>
    <w:p w14:paraId="19583EF0" w14:textId="77777777" w:rsidR="004C02EF" w:rsidRPr="00E67BE8" w:rsidRDefault="004C02EF" w:rsidP="004C02EF">
      <w:pPr>
        <w:pStyle w:val="SyntaxRule2"/>
        <w:jc w:val="left"/>
      </w:pPr>
      <w:r w:rsidRPr="00C226F6">
        <w:rPr>
          <w:rFonts w:ascii="Courier New" w:hAnsi="Courier New" w:cs="Courier New"/>
          <w:b/>
          <w:i w:val="0"/>
        </w:rPr>
        <w:t>[ ]</w:t>
      </w:r>
      <w:r w:rsidRPr="00E67BE8">
        <w:br/>
      </w:r>
      <w:r w:rsidRPr="00C226F6">
        <w:rPr>
          <w:rFonts w:ascii="Courier New" w:hAnsi="Courier New" w:cs="Courier New"/>
          <w:b/>
          <w:i w:val="0"/>
        </w:rPr>
        <w:t>[</w:t>
      </w:r>
      <w:r w:rsidRPr="00612C55">
        <w:rPr>
          <w:rFonts w:ascii="Courier New" w:hAnsi="Courier New" w:cs="Courier New"/>
          <w:b/>
          <w:i w:val="0"/>
        </w:rPr>
        <w:t xml:space="preserve"> </w:t>
      </w:r>
      <w:r w:rsidRPr="00E67BE8">
        <w:t>JSONElementList</w:t>
      </w:r>
      <w:r w:rsidRPr="00C226F6">
        <w:rPr>
          <w:rFonts w:ascii="Courier New" w:hAnsi="Courier New" w:cs="Courier New"/>
          <w:b/>
          <w:i w:val="0"/>
        </w:rPr>
        <w:t xml:space="preserve"> ]</w:t>
      </w:r>
    </w:p>
    <w:p w14:paraId="6973298C" w14:textId="77777777" w:rsidR="004C02EF" w:rsidRDefault="004C02EF" w:rsidP="004C02EF">
      <w:pPr>
        <w:pStyle w:val="M0"/>
        <w:spacing w:after="0"/>
        <w:rPr>
          <w:sz w:val="16"/>
        </w:rPr>
      </w:pPr>
    </w:p>
    <w:p w14:paraId="020DBEB9" w14:textId="77777777" w:rsidR="004C02EF" w:rsidRPr="00E67BE8" w:rsidRDefault="004C02EF" w:rsidP="004C02EF">
      <w:pPr>
        <w:pStyle w:val="SyntaxRule"/>
      </w:pPr>
      <w:r w:rsidRPr="00E67BE8">
        <w:t xml:space="preserve">JSONElementList </w:t>
      </w:r>
      <w:r w:rsidRPr="00D04346">
        <w:rPr>
          <w:rFonts w:ascii="Arial" w:hAnsi="Arial"/>
          <w:b/>
          <w:i w:val="0"/>
        </w:rPr>
        <w:t>:</w:t>
      </w:r>
    </w:p>
    <w:p w14:paraId="645A7108" w14:textId="77777777" w:rsidR="004C02EF" w:rsidRPr="00E67BE8" w:rsidRDefault="004C02EF" w:rsidP="004C02EF">
      <w:pPr>
        <w:pStyle w:val="SyntaxRule2"/>
      </w:pPr>
      <w:r w:rsidRPr="00E67BE8">
        <w:t>JSONValue</w:t>
      </w:r>
      <w:r w:rsidRPr="00E67BE8">
        <w:br/>
        <w:t>JSONElementList</w:t>
      </w:r>
      <w:r w:rsidRPr="00C226F6">
        <w:rPr>
          <w:rFonts w:ascii="Courier New" w:hAnsi="Courier New" w:cs="Courier New"/>
          <w:b/>
          <w:i w:val="0"/>
        </w:rPr>
        <w:t xml:space="preserve"> ,</w:t>
      </w:r>
      <w:r w:rsidRPr="00E67BE8">
        <w:t xml:space="preserve"> JSONValue</w:t>
      </w:r>
    </w:p>
    <w:p w14:paraId="7CAF3817" w14:textId="77777777" w:rsidR="004C02EF" w:rsidRDefault="004C02EF" w:rsidP="004C02EF">
      <w:pPr>
        <w:pStyle w:val="M0"/>
        <w:spacing w:after="0"/>
        <w:rPr>
          <w:sz w:val="16"/>
        </w:rPr>
      </w:pPr>
      <w:bookmarkStart w:id="6633" w:name="_Toc235503550"/>
    </w:p>
    <w:p w14:paraId="6907C8AF" w14:textId="77777777" w:rsidR="004C02EF" w:rsidRDefault="004C02EF" w:rsidP="00F710D2">
      <w:pPr>
        <w:pStyle w:val="30"/>
        <w:numPr>
          <w:ilvl w:val="0"/>
          <w:numId w:val="0"/>
        </w:numPr>
      </w:pPr>
      <w:bookmarkStart w:id="6634" w:name="_Toc241509325"/>
      <w:bookmarkStart w:id="6635" w:name="_Toc244416812"/>
      <w:bookmarkStart w:id="6636" w:name="_Toc276631176"/>
      <w:bookmarkStart w:id="6637" w:name="_Toc153968565"/>
      <w:r>
        <w:t>15.12.2</w:t>
      </w:r>
      <w:r>
        <w:tab/>
        <w:t>parse ( text [ , reviver ] )</w:t>
      </w:r>
      <w:bookmarkEnd w:id="6633"/>
      <w:bookmarkEnd w:id="6634"/>
      <w:bookmarkEnd w:id="6635"/>
      <w:bookmarkEnd w:id="6636"/>
      <w:bookmarkEnd w:id="6637"/>
    </w:p>
    <w:p w14:paraId="6AAAC500" w14:textId="77777777" w:rsidR="004C02EF" w:rsidRDefault="004C02EF" w:rsidP="004C02EF">
      <w:r>
        <w:t xml:space="preserve">The </w:t>
      </w:r>
      <w:r w:rsidRPr="003070B1">
        <w:rPr>
          <w:rFonts w:ascii="Courier New" w:hAnsi="Courier New" w:cs="Courier New"/>
          <w:b/>
        </w:rPr>
        <w:t>parse</w:t>
      </w:r>
      <w:r>
        <w:t xml:space="preserve"> function parses a JSON text (a JSON-formatted String) and produces an ECMAScript value. The JSON format is a restricted form of ECMAScript literal. JSON objects are realized as ECMAScript objects. JSON arrays are realized as ECMAScript arrays. JSON strings, numbers, booleans, and null are realized as ECMAScript Strings, Numbers, Booleans, and </w:t>
      </w:r>
      <w:r w:rsidRPr="008C2197">
        <w:rPr>
          <w:b/>
        </w:rPr>
        <w:t>null</w:t>
      </w:r>
      <w:r>
        <w:t xml:space="preserve">. JSON uses a more limited set of white space characters than </w:t>
      </w:r>
      <w:r w:rsidRPr="00E67BE8">
        <w:rPr>
          <w:rFonts w:ascii="Times New Roman" w:hAnsi="Times New Roman"/>
          <w:i/>
        </w:rPr>
        <w:t>WhiteSpace</w:t>
      </w:r>
      <w:r w:rsidRPr="00946270">
        <w:t xml:space="preserve"> </w:t>
      </w:r>
      <w:r>
        <w:t xml:space="preserve">and allows Unicode code points U+2028 and U+2029 to directly appear in </w:t>
      </w:r>
      <w:r w:rsidRPr="00E67BE8">
        <w:rPr>
          <w:rFonts w:ascii="Times New Roman" w:hAnsi="Times New Roman"/>
          <w:i/>
        </w:rPr>
        <w:t>JSONString</w:t>
      </w:r>
      <w:r>
        <w:t xml:space="preserve"> literals without using an escape sequence. The process of parsing is similar to 11.1.4 and 11.1.5 as constrained by the JSON grammar.</w:t>
      </w:r>
    </w:p>
    <w:p w14:paraId="345492A1" w14:textId="77777777" w:rsidR="004C02EF" w:rsidRDefault="004C02EF" w:rsidP="004C02EF">
      <w:r>
        <w:t xml:space="preserve">The optional </w:t>
      </w:r>
      <w:r w:rsidRPr="003070B1">
        <w:rPr>
          <w:i/>
        </w:rPr>
        <w:t>reviver</w:t>
      </w:r>
      <w:r>
        <w:t xml:space="preserve"> parameter is a function that takes two parameters, (</w:t>
      </w:r>
      <w:r w:rsidRPr="003070B1">
        <w:rPr>
          <w:i/>
        </w:rPr>
        <w:t>key</w:t>
      </w:r>
      <w:r>
        <w:t xml:space="preserve"> and </w:t>
      </w:r>
      <w:r w:rsidRPr="003070B1">
        <w:rPr>
          <w:i/>
        </w:rPr>
        <w:t>value</w:t>
      </w:r>
      <w:r>
        <w:t xml:space="preserve">). It can filter and transform the results. It is called with each of the </w:t>
      </w:r>
      <w:r w:rsidRPr="008968F6">
        <w:rPr>
          <w:i/>
        </w:rPr>
        <w:t>key</w:t>
      </w:r>
      <w:r>
        <w:t>/</w:t>
      </w:r>
      <w:r w:rsidRPr="008968F6">
        <w:rPr>
          <w:i/>
        </w:rPr>
        <w:t>value</w:t>
      </w:r>
      <w:r>
        <w:t xml:space="preserve"> pairs produced by the parse, and its return value is used instead of the original value. If it returns what it received, the structure is not modified. If it returns </w:t>
      </w:r>
      <w:r w:rsidRPr="00ED1B58">
        <w:rPr>
          <w:b/>
        </w:rPr>
        <w:t>undefined</w:t>
      </w:r>
      <w:r>
        <w:t xml:space="preserve"> then the property is deleted from the result.</w:t>
      </w:r>
    </w:p>
    <w:p w14:paraId="2B89E71B" w14:textId="77777777" w:rsidR="004C02EF" w:rsidRPr="00FC0F9E" w:rsidRDefault="004C02EF" w:rsidP="004C02EF">
      <w:pPr>
        <w:pStyle w:val="Alg4"/>
        <w:numPr>
          <w:ilvl w:val="0"/>
          <w:numId w:val="331"/>
        </w:numPr>
      </w:pPr>
      <w:r w:rsidRPr="00FC0F9E">
        <w:t xml:space="preserve">Let </w:t>
      </w:r>
      <w:r w:rsidRPr="00FC0F9E">
        <w:rPr>
          <w:i/>
        </w:rPr>
        <w:t>JText</w:t>
      </w:r>
      <w:r w:rsidRPr="00FC0F9E">
        <w:t xml:space="preserve"> be ToString(</w:t>
      </w:r>
      <w:r w:rsidRPr="00FC0F9E">
        <w:rPr>
          <w:i/>
        </w:rPr>
        <w:t>text</w:t>
      </w:r>
      <w:r w:rsidRPr="00FC0F9E">
        <w:t>).</w:t>
      </w:r>
    </w:p>
    <w:p w14:paraId="6473CE9F" w14:textId="77777777" w:rsidR="004C02EF" w:rsidRPr="00FC0F9E" w:rsidRDefault="004C02EF" w:rsidP="004C02EF">
      <w:pPr>
        <w:pStyle w:val="Alg4"/>
        <w:numPr>
          <w:ilvl w:val="0"/>
          <w:numId w:val="331"/>
        </w:numPr>
      </w:pPr>
      <w:r w:rsidRPr="00FC0F9E">
        <w:t xml:space="preserve">Parse </w:t>
      </w:r>
      <w:r w:rsidRPr="00FC0F9E">
        <w:rPr>
          <w:i/>
        </w:rPr>
        <w:t>JText</w:t>
      </w:r>
      <w:r w:rsidRPr="00FC0F9E">
        <w:t xml:space="preserve"> using the grammars in 15.12.1. Throw a </w:t>
      </w:r>
      <w:r w:rsidRPr="00FC0F9E">
        <w:rPr>
          <w:b/>
        </w:rPr>
        <w:t>SyntaxError</w:t>
      </w:r>
      <w:r w:rsidRPr="00FC0F9E">
        <w:t xml:space="preserve"> exception if </w:t>
      </w:r>
      <w:r w:rsidRPr="00FC0F9E">
        <w:rPr>
          <w:i/>
        </w:rPr>
        <w:t>JText</w:t>
      </w:r>
      <w:r w:rsidRPr="00FC0F9E">
        <w:t xml:space="preserve"> did not conform to the JSON grammar for the goal symbol </w:t>
      </w:r>
      <w:r w:rsidRPr="00FC0F9E">
        <w:rPr>
          <w:i/>
        </w:rPr>
        <w:t>JSONText</w:t>
      </w:r>
      <w:r w:rsidRPr="00FC0F9E">
        <w:t xml:space="preserve">. </w:t>
      </w:r>
    </w:p>
    <w:p w14:paraId="49CAA578" w14:textId="77777777" w:rsidR="004C02EF" w:rsidRPr="00FC0F9E" w:rsidRDefault="004C02EF" w:rsidP="004C02EF">
      <w:pPr>
        <w:pStyle w:val="Alg4"/>
        <w:numPr>
          <w:ilvl w:val="0"/>
          <w:numId w:val="331"/>
        </w:numPr>
      </w:pPr>
      <w:r w:rsidRPr="00FC0F9E">
        <w:t xml:space="preserve">Let </w:t>
      </w:r>
      <w:r w:rsidRPr="00FC0F9E">
        <w:rPr>
          <w:i/>
        </w:rPr>
        <w:t>unfiltered</w:t>
      </w:r>
      <w:r w:rsidRPr="00FC0F9E">
        <w:t xml:space="preserve"> be the result of parsing and evaluating </w:t>
      </w:r>
      <w:r w:rsidRPr="00FC0F9E">
        <w:rPr>
          <w:i/>
        </w:rPr>
        <w:t>JText</w:t>
      </w:r>
      <w:r w:rsidRPr="00FC0F9E">
        <w:t xml:space="preserve"> as if it was the source text of an ECMAScript </w:t>
      </w:r>
      <w:r>
        <w:rPr>
          <w:i/>
        </w:rPr>
        <w:t>P</w:t>
      </w:r>
      <w:r w:rsidRPr="00FC0F9E">
        <w:rPr>
          <w:i/>
        </w:rPr>
        <w:t>rogram</w:t>
      </w:r>
      <w:r w:rsidRPr="00FC0F9E">
        <w:t xml:space="preserve"> but using</w:t>
      </w:r>
      <w:r w:rsidRPr="00FC0F9E">
        <w:rPr>
          <w:i/>
        </w:rPr>
        <w:t xml:space="preserve"> JSONString </w:t>
      </w:r>
      <w:r w:rsidRPr="00FC0F9E">
        <w:t>in place</w:t>
      </w:r>
      <w:r w:rsidRPr="00FC0F9E">
        <w:rPr>
          <w:i/>
        </w:rPr>
        <w:t xml:space="preserve"> </w:t>
      </w:r>
      <w:r w:rsidRPr="00FC0F9E">
        <w:t>of</w:t>
      </w:r>
      <w:r w:rsidRPr="00FC0F9E">
        <w:rPr>
          <w:i/>
        </w:rPr>
        <w:t xml:space="preserve"> StringLiteral</w:t>
      </w:r>
      <w:r w:rsidRPr="00FC0F9E">
        <w:t xml:space="preserve">. Note that since </w:t>
      </w:r>
      <w:r w:rsidRPr="00FC0F9E">
        <w:rPr>
          <w:i/>
        </w:rPr>
        <w:t>JText</w:t>
      </w:r>
      <w:r w:rsidRPr="00FC0F9E">
        <w:t xml:space="preserve"> conforms to the JSON grammar this result will be either a primitive value or an object that is defined by either an </w:t>
      </w:r>
      <w:r w:rsidRPr="00FC0F9E">
        <w:rPr>
          <w:i/>
        </w:rPr>
        <w:t>ArrayLiteral</w:t>
      </w:r>
      <w:r w:rsidRPr="00FC0F9E">
        <w:t xml:space="preserve"> or an </w:t>
      </w:r>
      <w:r w:rsidRPr="00FC0F9E">
        <w:rPr>
          <w:i/>
        </w:rPr>
        <w:t>ObjectLiteral</w:t>
      </w:r>
      <w:r w:rsidRPr="00FC0F9E">
        <w:t>.</w:t>
      </w:r>
    </w:p>
    <w:p w14:paraId="7E3AC229" w14:textId="77777777" w:rsidR="004C02EF" w:rsidRPr="00FC0F9E" w:rsidRDefault="004C02EF" w:rsidP="004C02EF">
      <w:pPr>
        <w:pStyle w:val="Alg4"/>
        <w:numPr>
          <w:ilvl w:val="0"/>
          <w:numId w:val="331"/>
        </w:numPr>
      </w:pPr>
      <w:r w:rsidRPr="00FC0F9E">
        <w:t>If IsCallable(</w:t>
      </w:r>
      <w:r w:rsidRPr="00FC0F9E">
        <w:rPr>
          <w:i/>
        </w:rPr>
        <w:t>reviver</w:t>
      </w:r>
      <w:r w:rsidRPr="00FC0F9E">
        <w:t xml:space="preserve">) is </w:t>
      </w:r>
      <w:r w:rsidRPr="00FC0F9E">
        <w:rPr>
          <w:b/>
        </w:rPr>
        <w:t>true</w:t>
      </w:r>
      <w:r w:rsidRPr="00FC0F9E">
        <w:t>, then</w:t>
      </w:r>
    </w:p>
    <w:p w14:paraId="2F37895E" w14:textId="77777777" w:rsidR="004C02EF" w:rsidRPr="00FC0F9E" w:rsidRDefault="004C02EF" w:rsidP="004C02EF">
      <w:pPr>
        <w:pStyle w:val="Alg4"/>
        <w:numPr>
          <w:ilvl w:val="1"/>
          <w:numId w:val="331"/>
        </w:numPr>
      </w:pPr>
      <w:r w:rsidRPr="00FC0F9E">
        <w:t xml:space="preserve">Let </w:t>
      </w:r>
      <w:r w:rsidRPr="00FC0F9E">
        <w:rPr>
          <w:i/>
        </w:rPr>
        <w:t>root</w:t>
      </w:r>
      <w:r w:rsidRPr="00FC0F9E">
        <w:t xml:space="preserve"> be a new object created as if by the expression </w:t>
      </w:r>
      <w:r w:rsidRPr="00F6389E">
        <w:rPr>
          <w:rFonts w:ascii="Courier New" w:hAnsi="Courier New" w:cs="Courier New"/>
          <w:b/>
        </w:rPr>
        <w:t>new Object()</w:t>
      </w:r>
      <w:r w:rsidRPr="00FC0F9E">
        <w:t xml:space="preserve">, where </w:t>
      </w:r>
      <w:r w:rsidRPr="00F6389E">
        <w:rPr>
          <w:rFonts w:ascii="Courier New" w:hAnsi="Courier New" w:cs="Courier New"/>
          <w:b/>
        </w:rPr>
        <w:t>Object</w:t>
      </w:r>
      <w:r w:rsidRPr="00FC0F9E">
        <w:t xml:space="preserve"> is the standard built-in constructor with that name.</w:t>
      </w:r>
    </w:p>
    <w:p w14:paraId="009DB956" w14:textId="77777777" w:rsidR="004C02EF" w:rsidRPr="00FC0F9E" w:rsidRDefault="004C02EF" w:rsidP="004C02EF">
      <w:pPr>
        <w:pStyle w:val="Alg4"/>
        <w:numPr>
          <w:ilvl w:val="1"/>
          <w:numId w:val="331"/>
        </w:numPr>
      </w:pPr>
      <w:r w:rsidRPr="00FC0F9E">
        <w:t xml:space="preserve">Call the [[DefineOwnProperty]] internal method of </w:t>
      </w:r>
      <w:r w:rsidRPr="00FC0F9E">
        <w:rPr>
          <w:i/>
        </w:rPr>
        <w:t>root</w:t>
      </w:r>
      <w:r w:rsidRPr="00FC0F9E">
        <w:t xml:space="preserve"> with the empty </w:t>
      </w:r>
      <w:r>
        <w:t>String</w:t>
      </w:r>
      <w:r w:rsidRPr="00FC0F9E">
        <w:t xml:space="preserve">, the PropertyDescriptor {[[Value]]: </w:t>
      </w:r>
      <w:r w:rsidRPr="00FC0F9E">
        <w:rPr>
          <w:i/>
        </w:rPr>
        <w:t>unfiltered</w:t>
      </w:r>
      <w:r w:rsidRPr="00FC0F9E">
        <w:t xml:space="preserve">, [[Writable]]: </w:t>
      </w:r>
      <w:r w:rsidRPr="00FC0F9E">
        <w:rPr>
          <w:b/>
        </w:rPr>
        <w:t>true</w:t>
      </w:r>
      <w:r w:rsidRPr="00FC0F9E">
        <w:t xml:space="preserve">, [[Enumerable]]: </w:t>
      </w:r>
      <w:r w:rsidRPr="00FC0F9E">
        <w:rPr>
          <w:b/>
        </w:rPr>
        <w:t>true</w:t>
      </w:r>
      <w:r w:rsidRPr="00FC0F9E">
        <w:t xml:space="preserve">, [[Configurable]]: </w:t>
      </w:r>
      <w:r w:rsidRPr="00FC0F9E">
        <w:rPr>
          <w:b/>
        </w:rPr>
        <w:t>true</w:t>
      </w:r>
      <w:r w:rsidRPr="00FC0F9E">
        <w:t xml:space="preserve">}, and </w:t>
      </w:r>
      <w:r w:rsidRPr="00FC0F9E">
        <w:rPr>
          <w:b/>
        </w:rPr>
        <w:t>false</w:t>
      </w:r>
      <w:r w:rsidRPr="00FC0F9E">
        <w:t xml:space="preserve"> as arguments.</w:t>
      </w:r>
    </w:p>
    <w:p w14:paraId="3DDBD815" w14:textId="77777777" w:rsidR="004C02EF" w:rsidRPr="00FC0F9E" w:rsidRDefault="004C02EF" w:rsidP="004C02EF">
      <w:pPr>
        <w:pStyle w:val="Alg4"/>
        <w:numPr>
          <w:ilvl w:val="1"/>
          <w:numId w:val="331"/>
        </w:numPr>
      </w:pPr>
      <w:r w:rsidRPr="00FC0F9E">
        <w:t xml:space="preserve">Return the result of calling the abstract operation </w:t>
      </w:r>
      <w:r w:rsidRPr="008968F6">
        <w:t>Walk</w:t>
      </w:r>
      <w:r w:rsidRPr="00FC0F9E">
        <w:t xml:space="preserve">, passing </w:t>
      </w:r>
      <w:r w:rsidRPr="00FC0F9E">
        <w:rPr>
          <w:i/>
        </w:rPr>
        <w:t>root</w:t>
      </w:r>
      <w:r w:rsidRPr="00FC0F9E">
        <w:t xml:space="preserve"> and the empty </w:t>
      </w:r>
      <w:r>
        <w:t>String</w:t>
      </w:r>
      <w:r w:rsidRPr="00FC0F9E">
        <w:t xml:space="preserve">. The abstract operation </w:t>
      </w:r>
      <w:r w:rsidRPr="008968F6">
        <w:t>Walk</w:t>
      </w:r>
      <w:r w:rsidRPr="00FC0F9E">
        <w:t xml:space="preserve"> is described below.</w:t>
      </w:r>
    </w:p>
    <w:p w14:paraId="35FD6E2E" w14:textId="77777777" w:rsidR="004C02EF" w:rsidRPr="00FC0F9E" w:rsidRDefault="004C02EF" w:rsidP="004C02EF">
      <w:pPr>
        <w:pStyle w:val="Alg4"/>
        <w:numPr>
          <w:ilvl w:val="0"/>
          <w:numId w:val="331"/>
        </w:numPr>
      </w:pPr>
      <w:r w:rsidRPr="00FC0F9E">
        <w:t>Else</w:t>
      </w:r>
    </w:p>
    <w:p w14:paraId="5678A3C4" w14:textId="77777777" w:rsidR="004C02EF" w:rsidRPr="00FC0F9E" w:rsidRDefault="004C02EF" w:rsidP="004C02EF">
      <w:pPr>
        <w:pStyle w:val="Alg4"/>
        <w:numPr>
          <w:ilvl w:val="1"/>
          <w:numId w:val="331"/>
        </w:numPr>
        <w:spacing w:after="220"/>
      </w:pPr>
      <w:r w:rsidRPr="00FC0F9E">
        <w:t xml:space="preserve">Return </w:t>
      </w:r>
      <w:r w:rsidRPr="00FC0F9E">
        <w:rPr>
          <w:i/>
        </w:rPr>
        <w:t>unfiltered</w:t>
      </w:r>
      <w:r w:rsidRPr="00FC0F9E">
        <w:t>.</w:t>
      </w:r>
    </w:p>
    <w:p w14:paraId="6D2F73DC" w14:textId="77777777" w:rsidR="004C02EF" w:rsidRDefault="004C02EF" w:rsidP="004C02EF">
      <w:r>
        <w:t xml:space="preserve">The abstract operation </w:t>
      </w:r>
      <w:r w:rsidRPr="007D01AF">
        <w:t>Walk</w:t>
      </w:r>
      <w:r>
        <w:t xml:space="preserve"> is a recursive abstract operation that takes two parameters: a </w:t>
      </w:r>
      <w:r w:rsidRPr="00895113">
        <w:rPr>
          <w:rFonts w:ascii="Times New Roman" w:hAnsi="Times New Roman"/>
          <w:i/>
        </w:rPr>
        <w:t>holder</w:t>
      </w:r>
      <w:r>
        <w:t xml:space="preserve"> object and the String </w:t>
      </w:r>
      <w:r w:rsidRPr="00895113">
        <w:rPr>
          <w:rFonts w:ascii="Times New Roman" w:hAnsi="Times New Roman"/>
          <w:i/>
        </w:rPr>
        <w:t>name</w:t>
      </w:r>
      <w:r>
        <w:t xml:space="preserve"> of a property in that object. Walk uses the value of </w:t>
      </w:r>
      <w:r w:rsidRPr="00895113">
        <w:rPr>
          <w:rFonts w:ascii="Times New Roman" w:hAnsi="Times New Roman"/>
          <w:i/>
        </w:rPr>
        <w:t>reviver</w:t>
      </w:r>
      <w:r>
        <w:t xml:space="preserve"> that was originally passed to the above parse function.</w:t>
      </w:r>
    </w:p>
    <w:p w14:paraId="507CC112" w14:textId="77777777" w:rsidR="004C02EF" w:rsidRPr="00FC0F9E" w:rsidRDefault="004C02EF" w:rsidP="004C02EF">
      <w:pPr>
        <w:pStyle w:val="Alg4"/>
        <w:numPr>
          <w:ilvl w:val="0"/>
          <w:numId w:val="332"/>
        </w:numPr>
      </w:pPr>
      <w:r w:rsidRPr="00FC0F9E">
        <w:t xml:space="preserve">Let </w:t>
      </w:r>
      <w:r w:rsidRPr="00FC0F9E">
        <w:rPr>
          <w:i/>
        </w:rPr>
        <w:t>val</w:t>
      </w:r>
      <w:r w:rsidRPr="00FC0F9E">
        <w:t xml:space="preserve"> be the result of calling the [[Get]] internal method of </w:t>
      </w:r>
      <w:r w:rsidRPr="00FC0F9E">
        <w:rPr>
          <w:i/>
        </w:rPr>
        <w:t>holder</w:t>
      </w:r>
      <w:r w:rsidRPr="00FC0F9E">
        <w:t xml:space="preserve"> with argument </w:t>
      </w:r>
      <w:r w:rsidRPr="00FC0F9E">
        <w:rPr>
          <w:i/>
        </w:rPr>
        <w:t>name</w:t>
      </w:r>
      <w:r w:rsidRPr="00FC0F9E">
        <w:t>.</w:t>
      </w:r>
    </w:p>
    <w:p w14:paraId="5D07BD02" w14:textId="77777777" w:rsidR="004C02EF" w:rsidRPr="00FC0F9E" w:rsidRDefault="004C02EF" w:rsidP="004C02EF">
      <w:pPr>
        <w:pStyle w:val="Alg4"/>
        <w:numPr>
          <w:ilvl w:val="0"/>
          <w:numId w:val="332"/>
        </w:numPr>
      </w:pPr>
      <w:r w:rsidRPr="00FC0F9E">
        <w:t xml:space="preserve">If </w:t>
      </w:r>
      <w:r w:rsidRPr="00FC0F9E">
        <w:rPr>
          <w:i/>
        </w:rPr>
        <w:t>val</w:t>
      </w:r>
      <w:r w:rsidRPr="00FC0F9E">
        <w:t xml:space="preserve"> is an object, then</w:t>
      </w:r>
    </w:p>
    <w:p w14:paraId="0CEADE08" w14:textId="77777777" w:rsidR="004C02EF" w:rsidRPr="00FC0F9E" w:rsidRDefault="004C02EF" w:rsidP="004C02EF">
      <w:pPr>
        <w:pStyle w:val="Alg4"/>
        <w:numPr>
          <w:ilvl w:val="1"/>
          <w:numId w:val="332"/>
        </w:numPr>
      </w:pPr>
      <w:r w:rsidRPr="00FC0F9E">
        <w:t xml:space="preserve">If </w:t>
      </w:r>
      <w:del w:id="6638" w:author="Allen Wirfs-Brock" w:date="2011-07-02T14:43:00Z">
        <w:r w:rsidRPr="00FC0F9E" w:rsidDel="00736F7F">
          <w:delText xml:space="preserve">the [[Class]] internal property of </w:delText>
        </w:r>
      </w:del>
      <w:r w:rsidRPr="00FC0F9E">
        <w:rPr>
          <w:i/>
        </w:rPr>
        <w:t>val</w:t>
      </w:r>
      <w:r w:rsidRPr="00FC0F9E">
        <w:t xml:space="preserve"> </w:t>
      </w:r>
      <w:del w:id="6639" w:author="Allen Wirfs-Brock" w:date="2011-07-02T14:43:00Z">
        <w:r w:rsidRPr="00FC0F9E" w:rsidDel="00736F7F">
          <w:delText xml:space="preserve">is </w:delText>
        </w:r>
        <w:r w:rsidRPr="009923FF" w:rsidDel="00736F7F">
          <w:rPr>
            <w:rFonts w:ascii="Courier New" w:hAnsi="Courier New" w:cs="Courier New"/>
            <w:b/>
          </w:rPr>
          <w:delText>"Array"</w:delText>
        </w:r>
      </w:del>
      <w:ins w:id="6640" w:author="Allen Wirfs-Brock" w:date="2011-07-02T14:43:00Z">
        <w:r w:rsidR="00736F7F">
          <w:t>has a [[IsArray]] internal property, then</w:t>
        </w:r>
      </w:ins>
    </w:p>
    <w:p w14:paraId="29548664" w14:textId="77777777" w:rsidR="004C02EF" w:rsidRPr="00FC0F9E" w:rsidRDefault="004C02EF" w:rsidP="004C02EF">
      <w:pPr>
        <w:pStyle w:val="Alg4"/>
        <w:numPr>
          <w:ilvl w:val="2"/>
          <w:numId w:val="332"/>
        </w:numPr>
      </w:pPr>
      <w:r w:rsidRPr="00FC0F9E">
        <w:t xml:space="preserve">Set </w:t>
      </w:r>
      <w:r w:rsidRPr="00FC0F9E">
        <w:rPr>
          <w:i/>
        </w:rPr>
        <w:t>I</w:t>
      </w:r>
      <w:r w:rsidRPr="00FC0F9E">
        <w:t xml:space="preserve"> to 0.</w:t>
      </w:r>
    </w:p>
    <w:p w14:paraId="2AB4679F" w14:textId="77777777" w:rsidR="004C02EF" w:rsidRPr="00FC0F9E" w:rsidRDefault="004C02EF" w:rsidP="004C02EF">
      <w:pPr>
        <w:pStyle w:val="Alg4"/>
        <w:numPr>
          <w:ilvl w:val="2"/>
          <w:numId w:val="332"/>
        </w:numPr>
      </w:pPr>
      <w:r w:rsidRPr="00FC0F9E">
        <w:t xml:space="preserve">Let </w:t>
      </w:r>
      <w:r w:rsidRPr="00FC0F9E">
        <w:rPr>
          <w:i/>
        </w:rPr>
        <w:t>len</w:t>
      </w:r>
      <w:r w:rsidRPr="00FC0F9E">
        <w:t xml:space="preserve"> be the result of calling the [[Get]] internal method of </w:t>
      </w:r>
      <w:r w:rsidRPr="00FC0F9E">
        <w:rPr>
          <w:i/>
        </w:rPr>
        <w:t>val</w:t>
      </w:r>
      <w:r w:rsidRPr="00FC0F9E">
        <w:t xml:space="preserve"> with argument </w:t>
      </w:r>
      <w:r w:rsidRPr="009923FF">
        <w:rPr>
          <w:rFonts w:ascii="Courier New" w:hAnsi="Courier New" w:cs="Courier New"/>
          <w:b/>
        </w:rPr>
        <w:t>"</w:t>
      </w:r>
      <w:r>
        <w:rPr>
          <w:rFonts w:ascii="Courier New" w:hAnsi="Courier New" w:cs="Courier New"/>
          <w:b/>
        </w:rPr>
        <w:t>length</w:t>
      </w:r>
      <w:r w:rsidRPr="009923FF">
        <w:rPr>
          <w:rFonts w:ascii="Courier New" w:hAnsi="Courier New" w:cs="Courier New"/>
          <w:b/>
        </w:rPr>
        <w:t>"</w:t>
      </w:r>
      <w:r w:rsidRPr="00FC0F9E">
        <w:t>.</w:t>
      </w:r>
    </w:p>
    <w:p w14:paraId="65F80890" w14:textId="77777777" w:rsidR="004C02EF" w:rsidRPr="00FC0F9E" w:rsidRDefault="004C02EF" w:rsidP="004C02EF">
      <w:pPr>
        <w:pStyle w:val="Alg4"/>
        <w:numPr>
          <w:ilvl w:val="2"/>
          <w:numId w:val="332"/>
        </w:numPr>
      </w:pPr>
      <w:r w:rsidRPr="00FC0F9E">
        <w:t xml:space="preserve">Repeat while </w:t>
      </w:r>
      <w:r w:rsidRPr="00FC0F9E">
        <w:rPr>
          <w:i/>
        </w:rPr>
        <w:t xml:space="preserve">I </w:t>
      </w:r>
      <w:r w:rsidRPr="00FC0F9E">
        <w:t xml:space="preserve">&lt; </w:t>
      </w:r>
      <w:r w:rsidRPr="00FC0F9E">
        <w:rPr>
          <w:i/>
        </w:rPr>
        <w:t>len</w:t>
      </w:r>
      <w:r w:rsidRPr="00FC0F9E">
        <w:t xml:space="preserve">, </w:t>
      </w:r>
    </w:p>
    <w:p w14:paraId="776D794A" w14:textId="77777777" w:rsidR="004C02EF" w:rsidRPr="00FC0F9E" w:rsidRDefault="004C02EF" w:rsidP="004C02EF">
      <w:pPr>
        <w:pStyle w:val="Alg4"/>
        <w:numPr>
          <w:ilvl w:val="3"/>
          <w:numId w:val="332"/>
        </w:numPr>
      </w:pPr>
      <w:r w:rsidRPr="00FC0F9E">
        <w:t xml:space="preserve">Let </w:t>
      </w:r>
      <w:r w:rsidRPr="00FC0F9E">
        <w:rPr>
          <w:i/>
        </w:rPr>
        <w:t>newElement</w:t>
      </w:r>
      <w:r w:rsidRPr="00FC0F9E">
        <w:t xml:space="preserve"> be the result of calling the abstract operation </w:t>
      </w:r>
      <w:r>
        <w:t>W</w:t>
      </w:r>
      <w:r w:rsidRPr="008968F6">
        <w:t>alk</w:t>
      </w:r>
      <w:r w:rsidRPr="00FC0F9E">
        <w:t xml:space="preserve">, passing </w:t>
      </w:r>
      <w:r w:rsidRPr="00FC0F9E">
        <w:rPr>
          <w:i/>
        </w:rPr>
        <w:t>val</w:t>
      </w:r>
      <w:r w:rsidRPr="00FC0F9E">
        <w:t xml:space="preserve"> and ToString(</w:t>
      </w:r>
      <w:r w:rsidRPr="00FC0F9E">
        <w:rPr>
          <w:i/>
        </w:rPr>
        <w:t>I</w:t>
      </w:r>
      <w:r w:rsidRPr="00FC0F9E">
        <w:t>).</w:t>
      </w:r>
    </w:p>
    <w:p w14:paraId="3DD30B30" w14:textId="77777777" w:rsidR="004C02EF" w:rsidRPr="00FC0F9E" w:rsidRDefault="004C02EF" w:rsidP="004C02EF">
      <w:pPr>
        <w:pStyle w:val="Alg4"/>
        <w:numPr>
          <w:ilvl w:val="3"/>
          <w:numId w:val="332"/>
        </w:numPr>
      </w:pPr>
      <w:r w:rsidRPr="00FC0F9E">
        <w:t xml:space="preserve">If </w:t>
      </w:r>
      <w:r w:rsidRPr="00FC0F9E">
        <w:rPr>
          <w:i/>
        </w:rPr>
        <w:t>newElement</w:t>
      </w:r>
      <w:r w:rsidRPr="00FC0F9E">
        <w:t xml:space="preserve"> is </w:t>
      </w:r>
      <w:r w:rsidRPr="00FC0F9E">
        <w:rPr>
          <w:b/>
        </w:rPr>
        <w:t>undefined</w:t>
      </w:r>
      <w:r w:rsidRPr="00FC0F9E">
        <w:t>, then</w:t>
      </w:r>
    </w:p>
    <w:p w14:paraId="6460FB4A" w14:textId="77777777" w:rsidR="004C02EF" w:rsidRPr="00FC0F9E" w:rsidRDefault="004C02EF" w:rsidP="004C02EF">
      <w:pPr>
        <w:pStyle w:val="Alg4"/>
        <w:numPr>
          <w:ilvl w:val="4"/>
          <w:numId w:val="332"/>
        </w:numPr>
      </w:pPr>
      <w:r w:rsidRPr="00FC0F9E">
        <w:t xml:space="preserve">Call the [[Delete]] internal method of </w:t>
      </w:r>
      <w:r w:rsidRPr="00FC0F9E">
        <w:rPr>
          <w:i/>
        </w:rPr>
        <w:t>val</w:t>
      </w:r>
      <w:r w:rsidRPr="00FC0F9E">
        <w:t xml:space="preserve"> with ToString(</w:t>
      </w:r>
      <w:r w:rsidRPr="00FC0F9E">
        <w:rPr>
          <w:i/>
        </w:rPr>
        <w:t>I</w:t>
      </w:r>
      <w:r w:rsidRPr="00FC0F9E">
        <w:t xml:space="preserve">) and </w:t>
      </w:r>
      <w:r w:rsidRPr="00FC0F9E">
        <w:rPr>
          <w:b/>
        </w:rPr>
        <w:t>false</w:t>
      </w:r>
      <w:r w:rsidRPr="00FC0F9E">
        <w:t xml:space="preserve"> as arguments. </w:t>
      </w:r>
    </w:p>
    <w:p w14:paraId="77953154" w14:textId="77777777" w:rsidR="004C02EF" w:rsidRPr="00FC0F9E" w:rsidRDefault="004C02EF" w:rsidP="004C02EF">
      <w:pPr>
        <w:pStyle w:val="Alg4"/>
        <w:numPr>
          <w:ilvl w:val="3"/>
          <w:numId w:val="332"/>
        </w:numPr>
      </w:pPr>
      <w:r w:rsidRPr="00FC0F9E">
        <w:t>Else</w:t>
      </w:r>
    </w:p>
    <w:p w14:paraId="31924F7D" w14:textId="77777777" w:rsidR="004C02EF" w:rsidRPr="00FC0F9E" w:rsidRDefault="004C02EF" w:rsidP="004C02EF">
      <w:pPr>
        <w:pStyle w:val="Alg4"/>
        <w:numPr>
          <w:ilvl w:val="4"/>
          <w:numId w:val="332"/>
        </w:numPr>
      </w:pPr>
      <w:r w:rsidRPr="00FC0F9E">
        <w:t xml:space="preserve">Call the [[DefineOwnProperty]] internal method of </w:t>
      </w:r>
      <w:r w:rsidRPr="00FC0F9E">
        <w:rPr>
          <w:i/>
        </w:rPr>
        <w:t>val</w:t>
      </w:r>
      <w:r w:rsidRPr="00FC0F9E">
        <w:t xml:space="preserve"> with arguments ToString(</w:t>
      </w:r>
      <w:r w:rsidRPr="00FC0F9E">
        <w:rPr>
          <w:i/>
        </w:rPr>
        <w:t>I</w:t>
      </w:r>
      <w:r w:rsidRPr="00FC0F9E">
        <w:t xml:space="preserve">), the Property Descriptor {[[Value]]: </w:t>
      </w:r>
      <w:r w:rsidRPr="00FC0F9E">
        <w:rPr>
          <w:i/>
        </w:rPr>
        <w:t>newElement</w:t>
      </w:r>
      <w:r w:rsidRPr="00FC0F9E">
        <w:t xml:space="preserve">, [[Writable]]: true, [[Enumerable]]: true, [[Configurable]]: true}, and </w:t>
      </w:r>
      <w:r w:rsidRPr="00FC0F9E">
        <w:rPr>
          <w:b/>
        </w:rPr>
        <w:t>false</w:t>
      </w:r>
      <w:r w:rsidRPr="00FC0F9E">
        <w:t>.</w:t>
      </w:r>
    </w:p>
    <w:p w14:paraId="55003E82" w14:textId="77777777" w:rsidR="004C02EF" w:rsidRPr="00FC0F9E" w:rsidRDefault="004C02EF" w:rsidP="004C02EF">
      <w:pPr>
        <w:pStyle w:val="Alg4"/>
        <w:numPr>
          <w:ilvl w:val="3"/>
          <w:numId w:val="332"/>
        </w:numPr>
      </w:pPr>
      <w:r w:rsidRPr="00FC0F9E">
        <w:t xml:space="preserve">Add 1 to </w:t>
      </w:r>
      <w:r w:rsidRPr="00FC0F9E">
        <w:rPr>
          <w:i/>
        </w:rPr>
        <w:t>I</w:t>
      </w:r>
      <w:r w:rsidRPr="00FC0F9E">
        <w:t>.</w:t>
      </w:r>
    </w:p>
    <w:p w14:paraId="056AE1BD" w14:textId="77777777" w:rsidR="004C02EF" w:rsidRPr="00FC0F9E" w:rsidRDefault="004C02EF" w:rsidP="004C02EF">
      <w:pPr>
        <w:pStyle w:val="Alg4"/>
        <w:numPr>
          <w:ilvl w:val="1"/>
          <w:numId w:val="332"/>
        </w:numPr>
      </w:pPr>
      <w:r w:rsidRPr="00FC0F9E">
        <w:t>Else</w:t>
      </w:r>
    </w:p>
    <w:p w14:paraId="7062C156" w14:textId="77777777" w:rsidR="004C02EF" w:rsidRPr="00FC0F9E" w:rsidRDefault="004C02EF" w:rsidP="004C02EF">
      <w:pPr>
        <w:pStyle w:val="Alg4"/>
        <w:numPr>
          <w:ilvl w:val="2"/>
          <w:numId w:val="332"/>
        </w:numPr>
      </w:pPr>
      <w:r w:rsidRPr="00FC0F9E">
        <w:t xml:space="preserve">Let </w:t>
      </w:r>
      <w:r w:rsidRPr="00FC0F9E">
        <w:rPr>
          <w:i/>
        </w:rPr>
        <w:t>keys</w:t>
      </w:r>
      <w:r w:rsidRPr="00FC0F9E">
        <w:t xml:space="preserve"> be an internal List of String</w:t>
      </w:r>
      <w:r>
        <w:t xml:space="preserve"> value</w:t>
      </w:r>
      <w:r w:rsidRPr="00FC0F9E">
        <w:t xml:space="preserve">s consisting of the names of all the own properties of </w:t>
      </w:r>
      <w:r w:rsidRPr="00FC0F9E">
        <w:rPr>
          <w:i/>
        </w:rPr>
        <w:t>val</w:t>
      </w:r>
      <w:r w:rsidRPr="00FC0F9E">
        <w:t xml:space="preserve"> whose [[Enumerable]] attribute is </w:t>
      </w:r>
      <w:r w:rsidRPr="00FC0F9E">
        <w:rPr>
          <w:b/>
        </w:rPr>
        <w:t>true</w:t>
      </w:r>
      <w:r w:rsidRPr="00FC0F9E">
        <w:t xml:space="preserve">. The ordering of the </w:t>
      </w:r>
      <w:r>
        <w:t>Strings</w:t>
      </w:r>
      <w:r w:rsidRPr="00FC0F9E">
        <w:t xml:space="preserve"> should be the same as that used by the </w:t>
      </w:r>
      <w:r w:rsidRPr="00FC0F9E">
        <w:rPr>
          <w:b/>
        </w:rPr>
        <w:t>Object.keys</w:t>
      </w:r>
      <w:r w:rsidRPr="00FC0F9E">
        <w:t xml:space="preserve"> standard built-in function.</w:t>
      </w:r>
    </w:p>
    <w:p w14:paraId="179FEA7E" w14:textId="77777777" w:rsidR="004C02EF" w:rsidRPr="00FC0F9E" w:rsidRDefault="004C02EF" w:rsidP="004C02EF">
      <w:pPr>
        <w:pStyle w:val="Alg4"/>
        <w:numPr>
          <w:ilvl w:val="2"/>
          <w:numId w:val="332"/>
        </w:numPr>
      </w:pPr>
      <w:r w:rsidRPr="00FC0F9E">
        <w:t xml:space="preserve">For each </w:t>
      </w:r>
      <w:r>
        <w:t>String</w:t>
      </w:r>
      <w:r w:rsidRPr="00FC0F9E">
        <w:t xml:space="preserve"> </w:t>
      </w:r>
      <w:r w:rsidRPr="00FC0F9E">
        <w:rPr>
          <w:i/>
        </w:rPr>
        <w:t>P</w:t>
      </w:r>
      <w:r w:rsidRPr="00FC0F9E">
        <w:t xml:space="preserve"> in </w:t>
      </w:r>
      <w:r w:rsidRPr="00FC0F9E">
        <w:rPr>
          <w:i/>
        </w:rPr>
        <w:t>keys</w:t>
      </w:r>
      <w:r w:rsidRPr="00FC0F9E">
        <w:t xml:space="preserve"> do, </w:t>
      </w:r>
    </w:p>
    <w:p w14:paraId="6CF3AD20" w14:textId="77777777" w:rsidR="004C02EF" w:rsidRPr="00FC0F9E" w:rsidRDefault="004C02EF" w:rsidP="004C02EF">
      <w:pPr>
        <w:pStyle w:val="Alg4"/>
        <w:numPr>
          <w:ilvl w:val="3"/>
          <w:numId w:val="332"/>
        </w:numPr>
      </w:pPr>
      <w:r w:rsidRPr="00FC0F9E">
        <w:t xml:space="preserve">Let </w:t>
      </w:r>
      <w:r w:rsidRPr="00FC0F9E">
        <w:rPr>
          <w:i/>
        </w:rPr>
        <w:t>newElement</w:t>
      </w:r>
      <w:r w:rsidRPr="00FC0F9E">
        <w:t xml:space="preserve"> be the result of calling the abstract operation </w:t>
      </w:r>
      <w:r>
        <w:t>W</w:t>
      </w:r>
      <w:r w:rsidRPr="008968F6">
        <w:t>alk</w:t>
      </w:r>
      <w:r w:rsidRPr="00FC0F9E">
        <w:t xml:space="preserve">, passing </w:t>
      </w:r>
      <w:r w:rsidRPr="00FC0F9E">
        <w:rPr>
          <w:i/>
        </w:rPr>
        <w:t>val</w:t>
      </w:r>
      <w:r w:rsidRPr="00FC0F9E">
        <w:t xml:space="preserve"> and </w:t>
      </w:r>
      <w:r w:rsidRPr="00FC0F9E">
        <w:rPr>
          <w:i/>
        </w:rPr>
        <w:t>P</w:t>
      </w:r>
      <w:r w:rsidRPr="00FC0F9E">
        <w:t xml:space="preserve">. </w:t>
      </w:r>
    </w:p>
    <w:p w14:paraId="5B459E28" w14:textId="77777777" w:rsidR="004C02EF" w:rsidRPr="00FC0F9E" w:rsidRDefault="004C02EF" w:rsidP="004C02EF">
      <w:pPr>
        <w:pStyle w:val="Alg4"/>
        <w:numPr>
          <w:ilvl w:val="3"/>
          <w:numId w:val="332"/>
        </w:numPr>
      </w:pPr>
      <w:r w:rsidRPr="00FC0F9E">
        <w:t xml:space="preserve">If </w:t>
      </w:r>
      <w:r w:rsidRPr="00FC0F9E">
        <w:rPr>
          <w:i/>
        </w:rPr>
        <w:t>newElement</w:t>
      </w:r>
      <w:r w:rsidRPr="00FC0F9E">
        <w:t xml:space="preserve"> is </w:t>
      </w:r>
      <w:r w:rsidRPr="00FC0F9E">
        <w:rPr>
          <w:b/>
        </w:rPr>
        <w:t>undefined</w:t>
      </w:r>
      <w:r w:rsidRPr="00FC0F9E">
        <w:t>, then</w:t>
      </w:r>
    </w:p>
    <w:p w14:paraId="18D1565A" w14:textId="77777777" w:rsidR="004C02EF" w:rsidRPr="00FC0F9E" w:rsidRDefault="004C02EF" w:rsidP="004C02EF">
      <w:pPr>
        <w:pStyle w:val="Alg4"/>
        <w:numPr>
          <w:ilvl w:val="4"/>
          <w:numId w:val="332"/>
        </w:numPr>
      </w:pPr>
      <w:r w:rsidRPr="00FC0F9E">
        <w:t xml:space="preserve">Call the [[Delete]] internal method of </w:t>
      </w:r>
      <w:r w:rsidRPr="00FC0F9E">
        <w:rPr>
          <w:i/>
        </w:rPr>
        <w:t>val</w:t>
      </w:r>
      <w:r w:rsidRPr="00FC0F9E">
        <w:t xml:space="preserve"> with </w:t>
      </w:r>
      <w:r w:rsidRPr="00FC0F9E">
        <w:rPr>
          <w:i/>
        </w:rPr>
        <w:t>P</w:t>
      </w:r>
      <w:r w:rsidRPr="00FC0F9E">
        <w:t xml:space="preserve"> and </w:t>
      </w:r>
      <w:r w:rsidRPr="00FC0F9E">
        <w:rPr>
          <w:b/>
        </w:rPr>
        <w:t>false</w:t>
      </w:r>
      <w:r w:rsidRPr="00FC0F9E">
        <w:t xml:space="preserve"> as arguments. </w:t>
      </w:r>
    </w:p>
    <w:p w14:paraId="31EA6ACD" w14:textId="77777777" w:rsidR="004C02EF" w:rsidRPr="00FC0F9E" w:rsidRDefault="004C02EF" w:rsidP="004C02EF">
      <w:pPr>
        <w:pStyle w:val="Alg4"/>
        <w:numPr>
          <w:ilvl w:val="3"/>
          <w:numId w:val="332"/>
        </w:numPr>
      </w:pPr>
      <w:r w:rsidRPr="00FC0F9E">
        <w:t>Else</w:t>
      </w:r>
    </w:p>
    <w:p w14:paraId="0910057B" w14:textId="77777777" w:rsidR="004C02EF" w:rsidRPr="00FC0F9E" w:rsidRDefault="004C02EF" w:rsidP="004C02EF">
      <w:pPr>
        <w:pStyle w:val="Alg4"/>
        <w:numPr>
          <w:ilvl w:val="4"/>
          <w:numId w:val="332"/>
        </w:numPr>
      </w:pPr>
      <w:r w:rsidRPr="00FC0F9E">
        <w:t xml:space="preserve">Call the [[DefineOwnProperty]] internal method of </w:t>
      </w:r>
      <w:r w:rsidRPr="00FC0F9E">
        <w:rPr>
          <w:i/>
        </w:rPr>
        <w:t>val</w:t>
      </w:r>
      <w:r w:rsidRPr="00FC0F9E">
        <w:t xml:space="preserve"> with arguments </w:t>
      </w:r>
      <w:r w:rsidRPr="00FC0F9E">
        <w:rPr>
          <w:i/>
        </w:rPr>
        <w:t>P</w:t>
      </w:r>
      <w:r w:rsidRPr="00FC0F9E">
        <w:t xml:space="preserve">, the Property Descriptor {[[Value]]: </w:t>
      </w:r>
      <w:r w:rsidRPr="00FC0F9E">
        <w:rPr>
          <w:i/>
        </w:rPr>
        <w:t>newElement</w:t>
      </w:r>
      <w:r w:rsidRPr="00FC0F9E">
        <w:t xml:space="preserve">, [[Writable]]: </w:t>
      </w:r>
      <w:r w:rsidRPr="00FC0F9E">
        <w:rPr>
          <w:b/>
        </w:rPr>
        <w:t>true</w:t>
      </w:r>
      <w:r w:rsidRPr="00FC0F9E">
        <w:t xml:space="preserve">, [[Enumerable]]: </w:t>
      </w:r>
      <w:r w:rsidRPr="00FC0F9E">
        <w:rPr>
          <w:b/>
        </w:rPr>
        <w:t>true</w:t>
      </w:r>
      <w:r w:rsidRPr="00FC0F9E">
        <w:t xml:space="preserve">, [[Configurable]]: </w:t>
      </w:r>
      <w:r w:rsidRPr="00FC0F9E">
        <w:rPr>
          <w:b/>
        </w:rPr>
        <w:t>true</w:t>
      </w:r>
      <w:r w:rsidRPr="00FC0F9E">
        <w:t xml:space="preserve">}, and </w:t>
      </w:r>
      <w:r w:rsidRPr="00FC0F9E">
        <w:rPr>
          <w:b/>
        </w:rPr>
        <w:t>false</w:t>
      </w:r>
      <w:r w:rsidRPr="00FC0F9E">
        <w:t>.</w:t>
      </w:r>
    </w:p>
    <w:p w14:paraId="46AEEC57" w14:textId="77777777" w:rsidR="004C02EF" w:rsidRPr="00FC0F9E" w:rsidRDefault="004C02EF" w:rsidP="004C02EF">
      <w:pPr>
        <w:pStyle w:val="Alg4"/>
        <w:numPr>
          <w:ilvl w:val="0"/>
          <w:numId w:val="332"/>
        </w:numPr>
        <w:spacing w:after="220"/>
      </w:pPr>
      <w:r w:rsidRPr="00FC0F9E">
        <w:t xml:space="preserve">Return the result of calling the [[Call]] internal method of </w:t>
      </w:r>
      <w:r w:rsidRPr="00FC0F9E">
        <w:rPr>
          <w:i/>
        </w:rPr>
        <w:t>reviver</w:t>
      </w:r>
      <w:r w:rsidRPr="00FC0F9E">
        <w:t xml:space="preserve"> passing </w:t>
      </w:r>
      <w:r w:rsidRPr="00FC0F9E">
        <w:rPr>
          <w:i/>
        </w:rPr>
        <w:t>holder</w:t>
      </w:r>
      <w:r w:rsidRPr="00FC0F9E">
        <w:t xml:space="preserve"> as the </w:t>
      </w:r>
      <w:r w:rsidRPr="00FC0F9E">
        <w:rPr>
          <w:b/>
        </w:rPr>
        <w:t>this</w:t>
      </w:r>
      <w:r w:rsidRPr="00FC0F9E">
        <w:t xml:space="preserve"> value and with an argument list consisting of </w:t>
      </w:r>
      <w:r w:rsidRPr="00FC0F9E">
        <w:rPr>
          <w:i/>
        </w:rPr>
        <w:t xml:space="preserve">name </w:t>
      </w:r>
      <w:r w:rsidRPr="00FC0F9E">
        <w:t xml:space="preserve">and </w:t>
      </w:r>
      <w:r w:rsidRPr="00FC0F9E">
        <w:rPr>
          <w:i/>
        </w:rPr>
        <w:t>val</w:t>
      </w:r>
      <w:r w:rsidRPr="00FC0F9E">
        <w:t>.</w:t>
      </w:r>
    </w:p>
    <w:p w14:paraId="3FADA956" w14:textId="77777777" w:rsidR="004C02EF" w:rsidRDefault="004C02EF" w:rsidP="004C02EF">
      <w:r>
        <w:t xml:space="preserve">It is not permitted for a conforming implementation of </w:t>
      </w:r>
      <w:r w:rsidRPr="00FC0F9E">
        <w:rPr>
          <w:rFonts w:ascii="Courier New" w:hAnsi="Courier New" w:cs="Courier New"/>
          <w:b/>
        </w:rPr>
        <w:t>JSON.parse</w:t>
      </w:r>
      <w:r>
        <w:t xml:space="preserve"> to extend the JSON grammars. If an implementation wishes to support a modified or extended JSON interchange format it must do so by defining a different parse function. </w:t>
      </w:r>
    </w:p>
    <w:p w14:paraId="04461905" w14:textId="77777777" w:rsidR="004C02EF" w:rsidRDefault="004C02EF" w:rsidP="004C02EF">
      <w:pPr>
        <w:pStyle w:val="Note"/>
      </w:pPr>
      <w:r w:rsidRPr="00FC0F9E">
        <w:t>NOTE</w:t>
      </w:r>
      <w:r w:rsidRPr="00FC0F9E">
        <w:tab/>
        <w:t xml:space="preserve">In the case where there are duplicate name </w:t>
      </w:r>
      <w:r>
        <w:t>Strings</w:t>
      </w:r>
      <w:r w:rsidRPr="00FC0F9E">
        <w:t xml:space="preserve"> within an object, lexically preceding values for the same key shall be overwritten.</w:t>
      </w:r>
    </w:p>
    <w:p w14:paraId="103A80F4" w14:textId="77777777" w:rsidR="004C02EF" w:rsidRDefault="004C02EF" w:rsidP="00F710D2">
      <w:pPr>
        <w:pStyle w:val="30"/>
        <w:numPr>
          <w:ilvl w:val="0"/>
          <w:numId w:val="0"/>
        </w:numPr>
      </w:pPr>
      <w:bookmarkStart w:id="6641" w:name="_Toc235503551"/>
      <w:bookmarkStart w:id="6642" w:name="_Toc241509326"/>
      <w:bookmarkStart w:id="6643" w:name="_Toc244416813"/>
      <w:bookmarkStart w:id="6644" w:name="_Toc276631177"/>
      <w:bookmarkStart w:id="6645" w:name="_Toc153968566"/>
      <w:r>
        <w:t>15.12.3</w:t>
      </w:r>
      <w:r>
        <w:tab/>
      </w:r>
      <w:r w:rsidRPr="006D4424">
        <w:t>s</w:t>
      </w:r>
      <w:r>
        <w:t>tringify ( value [ , replacer [ , space ] ] )</w:t>
      </w:r>
      <w:bookmarkEnd w:id="6641"/>
      <w:bookmarkEnd w:id="6642"/>
      <w:bookmarkEnd w:id="6643"/>
      <w:bookmarkEnd w:id="6644"/>
      <w:bookmarkEnd w:id="6645"/>
    </w:p>
    <w:p w14:paraId="2F71C398" w14:textId="77777777" w:rsidR="004C02EF" w:rsidRDefault="004C02EF" w:rsidP="004C02EF">
      <w:r>
        <w:t xml:space="preserve">The </w:t>
      </w:r>
      <w:r w:rsidRPr="008968F6">
        <w:rPr>
          <w:rFonts w:ascii="Courier New" w:hAnsi="Courier New" w:cs="Courier New"/>
          <w:b/>
        </w:rPr>
        <w:t>stringify</w:t>
      </w:r>
      <w:r>
        <w:t xml:space="preserve"> function returns a String in JSON format representing an ECMAScript value. It can take three parameters. </w:t>
      </w:r>
      <w:del w:id="6646" w:author="Allen Wirfs-Brock rev2" w:date="2011-07-20T14:01:00Z">
        <w:r w:rsidDel="001F13A3">
          <w:delText xml:space="preserve">The first parameter is required. </w:delText>
        </w:r>
      </w:del>
      <w:r>
        <w:t xml:space="preserve">The </w:t>
      </w:r>
      <w:r w:rsidRPr="00895113">
        <w:rPr>
          <w:rFonts w:ascii="Times New Roman" w:hAnsi="Times New Roman"/>
          <w:i/>
        </w:rPr>
        <w:t>value</w:t>
      </w:r>
      <w:r>
        <w:t xml:space="preserve"> parameter is an ECMAScript value, which is usually an object or array, although it can also be a String, Boolean, Number or </w:t>
      </w:r>
      <w:r w:rsidRPr="004D2559">
        <w:rPr>
          <w:b/>
        </w:rPr>
        <w:t>null</w:t>
      </w:r>
      <w:r>
        <w:t xml:space="preserve">. The optional </w:t>
      </w:r>
      <w:r w:rsidRPr="00895113">
        <w:rPr>
          <w:rFonts w:ascii="Times New Roman" w:hAnsi="Times New Roman"/>
          <w:i/>
        </w:rPr>
        <w:t>replacer</w:t>
      </w:r>
      <w:r>
        <w:t xml:space="preserve"> parameter is either a function that alters the way objects and arrays are stringified, or an array of Strings and Numbers that acts as a white list for selecting the object properties that will be stringified. The optional </w:t>
      </w:r>
      <w:r w:rsidRPr="00895113">
        <w:rPr>
          <w:rFonts w:ascii="Times New Roman" w:hAnsi="Times New Roman"/>
          <w:i/>
        </w:rPr>
        <w:t>space</w:t>
      </w:r>
      <w:r>
        <w:t xml:space="preserve"> parameter is a String or Number that allows the result to have white space injected into it to improve human readability.</w:t>
      </w:r>
    </w:p>
    <w:p w14:paraId="3A69657A" w14:textId="77777777" w:rsidR="004C02EF" w:rsidRDefault="004C02EF" w:rsidP="004C02EF">
      <w:pPr>
        <w:keepNext/>
      </w:pPr>
      <w:r>
        <w:t>These are the steps in stringifying an object:</w:t>
      </w:r>
    </w:p>
    <w:p w14:paraId="7866C931" w14:textId="77777777" w:rsidR="004C02EF" w:rsidRPr="00FC0F9E" w:rsidRDefault="004C02EF" w:rsidP="004C02EF">
      <w:pPr>
        <w:pStyle w:val="Alg4"/>
        <w:numPr>
          <w:ilvl w:val="0"/>
          <w:numId w:val="333"/>
        </w:numPr>
      </w:pPr>
      <w:r w:rsidRPr="00FC0F9E">
        <w:t xml:space="preserve">Let </w:t>
      </w:r>
      <w:r w:rsidRPr="00FC0F9E">
        <w:rPr>
          <w:i/>
        </w:rPr>
        <w:t>stack</w:t>
      </w:r>
      <w:r w:rsidRPr="00FC0F9E">
        <w:t xml:space="preserve"> be an empty List.</w:t>
      </w:r>
    </w:p>
    <w:p w14:paraId="1A414EC5" w14:textId="77777777" w:rsidR="004C02EF" w:rsidRPr="00FC0F9E" w:rsidRDefault="004C02EF" w:rsidP="004C02EF">
      <w:pPr>
        <w:pStyle w:val="Alg4"/>
        <w:numPr>
          <w:ilvl w:val="0"/>
          <w:numId w:val="333"/>
        </w:numPr>
      </w:pPr>
      <w:r w:rsidRPr="00FC0F9E">
        <w:t xml:space="preserve">Let </w:t>
      </w:r>
      <w:r w:rsidRPr="00FC0F9E">
        <w:rPr>
          <w:i/>
        </w:rPr>
        <w:t>indent</w:t>
      </w:r>
      <w:r w:rsidRPr="00FC0F9E">
        <w:t xml:space="preserve"> be the empty </w:t>
      </w:r>
      <w:r>
        <w:t>String</w:t>
      </w:r>
      <w:r w:rsidRPr="00FC0F9E">
        <w:t>.</w:t>
      </w:r>
    </w:p>
    <w:p w14:paraId="567799AE" w14:textId="77777777" w:rsidR="004C02EF" w:rsidRPr="00FC0F9E" w:rsidRDefault="004C02EF" w:rsidP="004C02EF">
      <w:pPr>
        <w:pStyle w:val="Alg4"/>
        <w:numPr>
          <w:ilvl w:val="0"/>
          <w:numId w:val="333"/>
        </w:numPr>
      </w:pPr>
      <w:r w:rsidRPr="00FC0F9E">
        <w:t xml:space="preserve">Let </w:t>
      </w:r>
      <w:r w:rsidRPr="00FC0F9E">
        <w:rPr>
          <w:i/>
        </w:rPr>
        <w:t>PropertyList</w:t>
      </w:r>
      <w:r w:rsidRPr="00FC0F9E">
        <w:t xml:space="preserve"> and </w:t>
      </w:r>
      <w:r w:rsidRPr="00FC0F9E">
        <w:rPr>
          <w:i/>
        </w:rPr>
        <w:t>ReplacerFunction</w:t>
      </w:r>
      <w:r w:rsidRPr="00FC0F9E">
        <w:t xml:space="preserve"> be </w:t>
      </w:r>
      <w:r w:rsidRPr="00FC0F9E">
        <w:rPr>
          <w:b/>
        </w:rPr>
        <w:t>undefined</w:t>
      </w:r>
      <w:r w:rsidRPr="00FC0F9E">
        <w:t>.</w:t>
      </w:r>
    </w:p>
    <w:p w14:paraId="454F984E" w14:textId="77777777" w:rsidR="004C02EF" w:rsidRPr="00FC0F9E" w:rsidRDefault="004C02EF" w:rsidP="004C02EF">
      <w:pPr>
        <w:pStyle w:val="Alg4"/>
        <w:numPr>
          <w:ilvl w:val="0"/>
          <w:numId w:val="333"/>
        </w:numPr>
      </w:pPr>
      <w:r w:rsidRPr="00FC0F9E">
        <w:t>If Type(</w:t>
      </w:r>
      <w:r w:rsidRPr="00FC0F9E">
        <w:rPr>
          <w:i/>
        </w:rPr>
        <w:t>replacer</w:t>
      </w:r>
      <w:r w:rsidRPr="00FC0F9E">
        <w:t xml:space="preserve">) is </w:t>
      </w:r>
      <w:r>
        <w:t>O</w:t>
      </w:r>
      <w:r w:rsidRPr="00FC0F9E">
        <w:t>bject, then</w:t>
      </w:r>
    </w:p>
    <w:p w14:paraId="1992B7FD" w14:textId="77777777" w:rsidR="004C02EF" w:rsidRPr="00FC0F9E" w:rsidRDefault="004C02EF" w:rsidP="004C02EF">
      <w:pPr>
        <w:pStyle w:val="Alg4"/>
        <w:numPr>
          <w:ilvl w:val="1"/>
          <w:numId w:val="333"/>
        </w:numPr>
      </w:pPr>
      <w:r w:rsidRPr="00FC0F9E">
        <w:t>If IsCallable(</w:t>
      </w:r>
      <w:r w:rsidRPr="00FC0F9E">
        <w:rPr>
          <w:i/>
        </w:rPr>
        <w:t>replacer</w:t>
      </w:r>
      <w:r w:rsidRPr="00FC0F9E">
        <w:t xml:space="preserve">) is </w:t>
      </w:r>
      <w:r w:rsidRPr="00FC0F9E">
        <w:rPr>
          <w:b/>
        </w:rPr>
        <w:t>true</w:t>
      </w:r>
      <w:r w:rsidRPr="00FC0F9E">
        <w:t>, then</w:t>
      </w:r>
    </w:p>
    <w:p w14:paraId="2CA91B9C" w14:textId="77777777" w:rsidR="004C02EF" w:rsidRPr="00FC0F9E" w:rsidRDefault="004C02EF" w:rsidP="004C02EF">
      <w:pPr>
        <w:pStyle w:val="Alg4"/>
        <w:numPr>
          <w:ilvl w:val="2"/>
          <w:numId w:val="333"/>
        </w:numPr>
      </w:pPr>
      <w:r w:rsidRPr="00FC0F9E">
        <w:t xml:space="preserve">Let </w:t>
      </w:r>
      <w:r w:rsidRPr="00FC0F9E">
        <w:rPr>
          <w:i/>
        </w:rPr>
        <w:t xml:space="preserve">ReplacerFunction </w:t>
      </w:r>
      <w:r w:rsidRPr="00FC0F9E">
        <w:t>be</w:t>
      </w:r>
      <w:r w:rsidRPr="00FC0F9E">
        <w:rPr>
          <w:i/>
        </w:rPr>
        <w:t xml:space="preserve"> replacer</w:t>
      </w:r>
      <w:r w:rsidRPr="00FC0F9E">
        <w:t>.</w:t>
      </w:r>
    </w:p>
    <w:p w14:paraId="6E94FA13" w14:textId="77777777" w:rsidR="004C02EF" w:rsidRPr="00FC0F9E" w:rsidRDefault="004C02EF" w:rsidP="004C02EF">
      <w:pPr>
        <w:pStyle w:val="Alg4"/>
        <w:numPr>
          <w:ilvl w:val="1"/>
          <w:numId w:val="333"/>
        </w:numPr>
      </w:pPr>
      <w:r w:rsidRPr="00FC0F9E">
        <w:t xml:space="preserve">Else if </w:t>
      </w:r>
      <w:del w:id="6647" w:author="Allen Wirfs-Brock" w:date="2011-07-02T14:45:00Z">
        <w:r w:rsidRPr="00FC0F9E" w:rsidDel="004C0FF1">
          <w:delText xml:space="preserve">the [[Class]] internal property of </w:delText>
        </w:r>
      </w:del>
      <w:r w:rsidRPr="00FC0F9E">
        <w:rPr>
          <w:i/>
        </w:rPr>
        <w:t>replacer</w:t>
      </w:r>
      <w:r w:rsidRPr="00FC0F9E">
        <w:t xml:space="preserve"> </w:t>
      </w:r>
      <w:ins w:id="6648" w:author="Allen Wirfs-Brock" w:date="2011-07-02T14:45:00Z">
        <w:r w:rsidR="004C0FF1">
          <w:t>has a [[IsArray]] internal property</w:t>
        </w:r>
      </w:ins>
      <w:del w:id="6649" w:author="Allen Wirfs-Brock" w:date="2011-07-02T14:45:00Z">
        <w:r w:rsidRPr="00FC0F9E" w:rsidDel="004C0FF1">
          <w:delText xml:space="preserve">is </w:delText>
        </w:r>
        <w:r w:rsidRPr="00427981" w:rsidDel="004C0FF1">
          <w:rPr>
            <w:rFonts w:ascii="Courier New" w:hAnsi="Courier New" w:cs="Courier New"/>
            <w:b/>
          </w:rPr>
          <w:delText>"Array"</w:delText>
        </w:r>
      </w:del>
      <w:r w:rsidRPr="00FC0F9E">
        <w:t>, then</w:t>
      </w:r>
    </w:p>
    <w:p w14:paraId="644A92E7" w14:textId="77777777" w:rsidR="004C02EF" w:rsidRPr="00FC0F9E" w:rsidRDefault="004C02EF" w:rsidP="004C02EF">
      <w:pPr>
        <w:pStyle w:val="Alg4"/>
        <w:numPr>
          <w:ilvl w:val="2"/>
          <w:numId w:val="333"/>
        </w:numPr>
      </w:pPr>
      <w:r w:rsidRPr="00FC0F9E">
        <w:t xml:space="preserve">Let </w:t>
      </w:r>
      <w:r w:rsidRPr="00FC0F9E">
        <w:rPr>
          <w:i/>
        </w:rPr>
        <w:t xml:space="preserve">PropertyList </w:t>
      </w:r>
      <w:r w:rsidRPr="00FC0F9E">
        <w:t xml:space="preserve"> be an empty internal List</w:t>
      </w:r>
    </w:p>
    <w:p w14:paraId="1BF28641" w14:textId="77777777" w:rsidR="004C02EF" w:rsidRPr="00FC0F9E" w:rsidRDefault="004C02EF" w:rsidP="004C02EF">
      <w:pPr>
        <w:pStyle w:val="Alg4"/>
        <w:numPr>
          <w:ilvl w:val="2"/>
          <w:numId w:val="333"/>
        </w:numPr>
      </w:pPr>
      <w:r w:rsidRPr="00FC0F9E">
        <w:t xml:space="preserve">For each value </w:t>
      </w:r>
      <w:r w:rsidRPr="00FC0F9E">
        <w:rPr>
          <w:i/>
        </w:rPr>
        <w:t>v</w:t>
      </w:r>
      <w:r w:rsidRPr="00FC0F9E">
        <w:t xml:space="preserve"> of a property of </w:t>
      </w:r>
      <w:r w:rsidRPr="00FC0F9E">
        <w:rPr>
          <w:i/>
        </w:rPr>
        <w:t>replacer</w:t>
      </w:r>
      <w:r w:rsidRPr="00FC0F9E">
        <w:t xml:space="preserve"> that has an array index </w:t>
      </w:r>
      <w:r>
        <w:t xml:space="preserve">property </w:t>
      </w:r>
      <w:r w:rsidRPr="00FC0F9E">
        <w:t>name. The properties are enumerated in the ascending array index order of their names.</w:t>
      </w:r>
    </w:p>
    <w:p w14:paraId="42153964" w14:textId="77777777" w:rsidR="004C02EF" w:rsidRDefault="004C02EF" w:rsidP="004C02EF">
      <w:pPr>
        <w:pStyle w:val="Alg4"/>
        <w:numPr>
          <w:ilvl w:val="3"/>
          <w:numId w:val="333"/>
        </w:numPr>
      </w:pPr>
      <w:r>
        <w:t xml:space="preserve">Let </w:t>
      </w:r>
      <w:r w:rsidRPr="0015678E">
        <w:rPr>
          <w:i/>
        </w:rPr>
        <w:t>item</w:t>
      </w:r>
      <w:r>
        <w:t xml:space="preserve"> be </w:t>
      </w:r>
      <w:r w:rsidRPr="0015678E">
        <w:rPr>
          <w:b/>
        </w:rPr>
        <w:t>undefined</w:t>
      </w:r>
      <w:r>
        <w:t>.</w:t>
      </w:r>
    </w:p>
    <w:p w14:paraId="434779A2" w14:textId="77777777" w:rsidR="004C02EF" w:rsidRPr="00FC0F9E" w:rsidRDefault="004C02EF" w:rsidP="004C02EF">
      <w:pPr>
        <w:pStyle w:val="Alg4"/>
        <w:numPr>
          <w:ilvl w:val="3"/>
          <w:numId w:val="333"/>
        </w:numPr>
      </w:pPr>
      <w:r w:rsidRPr="00FC0F9E">
        <w:t>If Type(</w:t>
      </w:r>
      <w:r w:rsidRPr="00FC0F9E">
        <w:rPr>
          <w:i/>
        </w:rPr>
        <w:t>v</w:t>
      </w:r>
      <w:r w:rsidRPr="00FC0F9E">
        <w:t xml:space="preserve">) is </w:t>
      </w:r>
      <w:r>
        <w:t>S</w:t>
      </w:r>
      <w:r w:rsidRPr="00FC0F9E">
        <w:t xml:space="preserve">tring then </w:t>
      </w:r>
      <w:r>
        <w:t xml:space="preserve">let </w:t>
      </w:r>
      <w:r w:rsidRPr="00055C46">
        <w:rPr>
          <w:i/>
        </w:rPr>
        <w:t>item</w:t>
      </w:r>
      <w:r>
        <w:t xml:space="preserve"> be</w:t>
      </w:r>
      <w:r w:rsidRPr="00FC0F9E">
        <w:t xml:space="preserve"> </w:t>
      </w:r>
      <w:r w:rsidRPr="00FC0F9E">
        <w:rPr>
          <w:i/>
        </w:rPr>
        <w:t>v.</w:t>
      </w:r>
    </w:p>
    <w:p w14:paraId="2812208F" w14:textId="77777777" w:rsidR="004C02EF" w:rsidRPr="00FC0F9E" w:rsidRDefault="004C02EF" w:rsidP="004C02EF">
      <w:pPr>
        <w:pStyle w:val="Alg4"/>
        <w:numPr>
          <w:ilvl w:val="3"/>
          <w:numId w:val="333"/>
        </w:numPr>
      </w:pPr>
      <w:r w:rsidRPr="00FC0F9E">
        <w:t>Else if Type(</w:t>
      </w:r>
      <w:r w:rsidRPr="00FC0F9E">
        <w:rPr>
          <w:i/>
        </w:rPr>
        <w:t>v</w:t>
      </w:r>
      <w:r w:rsidRPr="00FC0F9E">
        <w:t xml:space="preserve">) is </w:t>
      </w:r>
      <w:r>
        <w:t>N</w:t>
      </w:r>
      <w:r w:rsidRPr="00FC0F9E">
        <w:t xml:space="preserve">umber then </w:t>
      </w:r>
      <w:r>
        <w:t xml:space="preserve">let </w:t>
      </w:r>
      <w:r w:rsidRPr="00055C46">
        <w:rPr>
          <w:i/>
        </w:rPr>
        <w:t>item</w:t>
      </w:r>
      <w:r>
        <w:t xml:space="preserve"> be</w:t>
      </w:r>
      <w:r w:rsidRPr="00FC0F9E">
        <w:t xml:space="preserve"> ToString(</w:t>
      </w:r>
      <w:r w:rsidRPr="00FC0F9E">
        <w:rPr>
          <w:i/>
        </w:rPr>
        <w:t>v</w:t>
      </w:r>
      <w:r w:rsidRPr="00FC0F9E">
        <w:t>).</w:t>
      </w:r>
    </w:p>
    <w:p w14:paraId="5A77C638" w14:textId="77777777" w:rsidR="004C02EF" w:rsidRPr="00FC0F9E" w:rsidRDefault="004C02EF" w:rsidP="004C02EF">
      <w:pPr>
        <w:pStyle w:val="Alg4"/>
        <w:numPr>
          <w:ilvl w:val="3"/>
          <w:numId w:val="333"/>
        </w:numPr>
      </w:pPr>
      <w:r w:rsidRPr="00FC0F9E">
        <w:t>Else if Type(</w:t>
      </w:r>
      <w:r w:rsidRPr="00FC0F9E">
        <w:rPr>
          <w:i/>
        </w:rPr>
        <w:t>v</w:t>
      </w:r>
      <w:r w:rsidRPr="00FC0F9E">
        <w:t xml:space="preserve">) is </w:t>
      </w:r>
      <w:r>
        <w:t>O</w:t>
      </w:r>
      <w:r w:rsidRPr="00FC0F9E">
        <w:t>bject then,</w:t>
      </w:r>
    </w:p>
    <w:p w14:paraId="3FFC3BFE" w14:textId="77777777" w:rsidR="004C02EF" w:rsidRDefault="004C02EF" w:rsidP="004C02EF">
      <w:pPr>
        <w:pStyle w:val="Alg4"/>
        <w:numPr>
          <w:ilvl w:val="4"/>
          <w:numId w:val="333"/>
        </w:numPr>
      </w:pPr>
      <w:r w:rsidRPr="00FC0F9E">
        <w:t xml:space="preserve">If </w:t>
      </w:r>
      <w:del w:id="6650" w:author="Allen Wirfs-Brock" w:date="2011-07-02T14:49:00Z">
        <w:r w:rsidRPr="00FC0F9E" w:rsidDel="004C0FF1">
          <w:delText xml:space="preserve">the [[Class]] internal property of </w:delText>
        </w:r>
      </w:del>
      <w:r w:rsidRPr="00FC0F9E">
        <w:rPr>
          <w:i/>
        </w:rPr>
        <w:t>v</w:t>
      </w:r>
      <w:r w:rsidRPr="00FC0F9E">
        <w:t xml:space="preserve"> </w:t>
      </w:r>
      <w:del w:id="6651" w:author="Allen Wirfs-Brock" w:date="2011-07-02T14:49:00Z">
        <w:r w:rsidRPr="00FC0F9E" w:rsidDel="004C0FF1">
          <w:delText xml:space="preserve">is </w:delText>
        </w:r>
        <w:r w:rsidRPr="00CD0A1E" w:rsidDel="004C0FF1">
          <w:rPr>
            <w:rFonts w:ascii="Courier New" w:hAnsi="Courier New" w:cs="Courier New"/>
            <w:b/>
          </w:rPr>
          <w:delText>"</w:delText>
        </w:r>
        <w:r w:rsidDel="004C0FF1">
          <w:rPr>
            <w:rFonts w:ascii="Courier New" w:hAnsi="Courier New" w:cs="Courier New"/>
            <w:b/>
          </w:rPr>
          <w:delText>String</w:delText>
        </w:r>
        <w:r w:rsidRPr="00CD0A1E" w:rsidDel="004C0FF1">
          <w:rPr>
            <w:rFonts w:ascii="Courier New" w:hAnsi="Courier New" w:cs="Courier New"/>
            <w:b/>
          </w:rPr>
          <w:delText>"</w:delText>
        </w:r>
        <w:r w:rsidRPr="00FC0F9E" w:rsidDel="004C0FF1">
          <w:delText xml:space="preserve"> or </w:delText>
        </w:r>
        <w:r w:rsidRPr="00CD0A1E" w:rsidDel="004C0FF1">
          <w:rPr>
            <w:rFonts w:ascii="Courier New" w:hAnsi="Courier New" w:cs="Courier New"/>
            <w:b/>
          </w:rPr>
          <w:delText>"Number"</w:delText>
        </w:r>
      </w:del>
      <w:ins w:id="6652" w:author="Allen Wirfs-Brock" w:date="2011-07-02T14:49:00Z">
        <w:r w:rsidR="004C0FF1">
          <w:t>has either a</w:t>
        </w:r>
      </w:ins>
      <w:ins w:id="6653" w:author="Allen Wirfs-Brock" w:date="2011-07-02T14:50:00Z">
        <w:r w:rsidR="004C0FF1">
          <w:t>n</w:t>
        </w:r>
      </w:ins>
      <w:ins w:id="6654" w:author="Allen Wirfs-Brock" w:date="2011-07-02T14:49:00Z">
        <w:r w:rsidR="004C0FF1">
          <w:t xml:space="preserve"> [[IsString]] or a</w:t>
        </w:r>
      </w:ins>
      <w:ins w:id="6655" w:author="Allen Wirfs-Brock" w:date="2011-07-02T14:50:00Z">
        <w:r w:rsidR="004C0FF1">
          <w:t>n</w:t>
        </w:r>
      </w:ins>
      <w:ins w:id="6656" w:author="Allen Wirfs-Brock" w:date="2011-07-02T14:49:00Z">
        <w:r w:rsidR="004C0FF1">
          <w:t xml:space="preserve"> [[IsNumber]]</w:t>
        </w:r>
      </w:ins>
      <w:ins w:id="6657" w:author="Allen Wirfs-Brock" w:date="2011-07-02T14:51:00Z">
        <w:r w:rsidR="004C0FF1">
          <w:t xml:space="preserve"> internal property</w:t>
        </w:r>
      </w:ins>
      <w:r>
        <w:rPr>
          <w:rFonts w:ascii="Courier New" w:hAnsi="Courier New" w:cs="Courier New"/>
          <w:b/>
        </w:rPr>
        <w:t xml:space="preserve"> </w:t>
      </w:r>
      <w:r w:rsidRPr="00FC0F9E">
        <w:t xml:space="preserve">then </w:t>
      </w:r>
      <w:r>
        <w:t xml:space="preserve">let </w:t>
      </w:r>
      <w:r w:rsidRPr="00055C46">
        <w:rPr>
          <w:i/>
        </w:rPr>
        <w:t>item</w:t>
      </w:r>
      <w:r>
        <w:t xml:space="preserve"> be</w:t>
      </w:r>
      <w:r w:rsidRPr="00FC0F9E">
        <w:t xml:space="preserve"> ToString(</w:t>
      </w:r>
      <w:r w:rsidRPr="00FC0F9E">
        <w:rPr>
          <w:i/>
        </w:rPr>
        <w:t>v</w:t>
      </w:r>
      <w:r w:rsidRPr="00FC0F9E">
        <w:t>).</w:t>
      </w:r>
    </w:p>
    <w:p w14:paraId="4A965D75" w14:textId="77777777" w:rsidR="004C02EF" w:rsidRDefault="004C02EF" w:rsidP="004C02EF">
      <w:pPr>
        <w:pStyle w:val="Alg4"/>
        <w:numPr>
          <w:ilvl w:val="3"/>
          <w:numId w:val="333"/>
        </w:numPr>
      </w:pPr>
      <w:r>
        <w:t xml:space="preserve">If </w:t>
      </w:r>
      <w:r>
        <w:rPr>
          <w:i/>
        </w:rPr>
        <w:t>item</w:t>
      </w:r>
      <w:r>
        <w:t xml:space="preserve"> is not undefined and </w:t>
      </w:r>
      <w:r w:rsidRPr="0015678E">
        <w:rPr>
          <w:i/>
        </w:rPr>
        <w:t>item</w:t>
      </w:r>
      <w:r>
        <w:t xml:space="preserve"> is not currently an element of </w:t>
      </w:r>
      <w:r w:rsidRPr="00055C46">
        <w:rPr>
          <w:i/>
        </w:rPr>
        <w:t>PropertyList</w:t>
      </w:r>
      <w:r>
        <w:t xml:space="preserve"> then,</w:t>
      </w:r>
    </w:p>
    <w:p w14:paraId="058C37B6" w14:textId="77777777" w:rsidR="004C02EF" w:rsidRPr="00055C46" w:rsidRDefault="004C02EF" w:rsidP="004C02EF">
      <w:pPr>
        <w:pStyle w:val="Alg4"/>
        <w:numPr>
          <w:ilvl w:val="4"/>
          <w:numId w:val="333"/>
        </w:numPr>
      </w:pPr>
      <w:r>
        <w:t>A</w:t>
      </w:r>
      <w:r w:rsidRPr="00FC0F9E">
        <w:t xml:space="preserve">ppend </w:t>
      </w:r>
      <w:r>
        <w:rPr>
          <w:i/>
        </w:rPr>
        <w:t>item</w:t>
      </w:r>
      <w:r w:rsidRPr="00FC0F9E">
        <w:t xml:space="preserve"> to</w:t>
      </w:r>
      <w:r>
        <w:t xml:space="preserve"> the end of</w:t>
      </w:r>
      <w:r w:rsidRPr="00FC0F9E">
        <w:t xml:space="preserve"> </w:t>
      </w:r>
      <w:r w:rsidRPr="00FC0F9E">
        <w:rPr>
          <w:i/>
        </w:rPr>
        <w:t>PropertyList</w:t>
      </w:r>
      <w:r w:rsidRPr="00055C46">
        <w:t>.</w:t>
      </w:r>
    </w:p>
    <w:p w14:paraId="6F41EB4D" w14:textId="77777777" w:rsidR="004C02EF" w:rsidRPr="00FC0F9E" w:rsidRDefault="004C02EF" w:rsidP="004C02EF">
      <w:pPr>
        <w:pStyle w:val="Alg4"/>
        <w:numPr>
          <w:ilvl w:val="0"/>
          <w:numId w:val="333"/>
        </w:numPr>
      </w:pPr>
      <w:r w:rsidRPr="00FC0F9E">
        <w:t>If Type(</w:t>
      </w:r>
      <w:r w:rsidRPr="00FC0F9E">
        <w:rPr>
          <w:i/>
        </w:rPr>
        <w:t>space</w:t>
      </w:r>
      <w:r w:rsidRPr="00FC0F9E">
        <w:t xml:space="preserve">) is </w:t>
      </w:r>
      <w:r>
        <w:t>O</w:t>
      </w:r>
      <w:r w:rsidRPr="00FC0F9E">
        <w:t>bject then,</w:t>
      </w:r>
    </w:p>
    <w:p w14:paraId="4EECCCED" w14:textId="77777777" w:rsidR="004C02EF" w:rsidRPr="00FC0F9E" w:rsidRDefault="004C02EF" w:rsidP="004C02EF">
      <w:pPr>
        <w:pStyle w:val="Alg4"/>
        <w:numPr>
          <w:ilvl w:val="1"/>
          <w:numId w:val="333"/>
        </w:numPr>
      </w:pPr>
      <w:r w:rsidRPr="00FC0F9E">
        <w:t xml:space="preserve">If </w:t>
      </w:r>
      <w:del w:id="6658" w:author="Allen Wirfs-Brock" w:date="2011-07-02T14:47:00Z">
        <w:r w:rsidRPr="00FC0F9E" w:rsidDel="004C0FF1">
          <w:delText xml:space="preserve">the [[Class]] internal property of </w:delText>
        </w:r>
      </w:del>
      <w:r w:rsidRPr="00FC0F9E">
        <w:rPr>
          <w:i/>
        </w:rPr>
        <w:t>space</w:t>
      </w:r>
      <w:r w:rsidRPr="00FC0F9E">
        <w:t xml:space="preserve"> </w:t>
      </w:r>
      <w:ins w:id="6659" w:author="Allen Wirfs-Brock" w:date="2011-07-02T14:47:00Z">
        <w:r w:rsidR="004C0FF1">
          <w:t>has a [[IsNumber]] internal property</w:t>
        </w:r>
      </w:ins>
      <w:del w:id="6660" w:author="Allen Wirfs-Brock" w:date="2011-07-02T14:47:00Z">
        <w:r w:rsidRPr="00FC0F9E" w:rsidDel="004C0FF1">
          <w:delText xml:space="preserve">is </w:delText>
        </w:r>
        <w:r w:rsidRPr="00CD0A1E" w:rsidDel="004C0FF1">
          <w:rPr>
            <w:rFonts w:ascii="Courier New" w:hAnsi="Courier New" w:cs="Courier New"/>
            <w:b/>
          </w:rPr>
          <w:delText>"Number"</w:delText>
        </w:r>
      </w:del>
      <w:r w:rsidRPr="00FC0F9E">
        <w:t xml:space="preserve"> then,</w:t>
      </w:r>
    </w:p>
    <w:p w14:paraId="6D7E85EC" w14:textId="77777777" w:rsidR="004C02EF" w:rsidRPr="00FC0F9E" w:rsidRDefault="004C02EF" w:rsidP="004C02EF">
      <w:pPr>
        <w:pStyle w:val="Alg4"/>
        <w:numPr>
          <w:ilvl w:val="2"/>
          <w:numId w:val="333"/>
        </w:numPr>
      </w:pPr>
      <w:r w:rsidRPr="00FC0F9E">
        <w:t xml:space="preserve">Let </w:t>
      </w:r>
      <w:r w:rsidRPr="00FC0F9E">
        <w:rPr>
          <w:i/>
        </w:rPr>
        <w:t>space</w:t>
      </w:r>
      <w:r w:rsidRPr="00FC0F9E">
        <w:t xml:space="preserve"> be ToNumber(</w:t>
      </w:r>
      <w:r w:rsidRPr="00FC0F9E">
        <w:rPr>
          <w:i/>
        </w:rPr>
        <w:t>space</w:t>
      </w:r>
      <w:r w:rsidRPr="00FC0F9E">
        <w:t>).</w:t>
      </w:r>
    </w:p>
    <w:p w14:paraId="29E4A92B" w14:textId="77777777" w:rsidR="004C02EF" w:rsidRPr="00FC0F9E" w:rsidRDefault="004C02EF" w:rsidP="004C02EF">
      <w:pPr>
        <w:pStyle w:val="Alg4"/>
        <w:numPr>
          <w:ilvl w:val="1"/>
          <w:numId w:val="333"/>
        </w:numPr>
      </w:pPr>
      <w:r w:rsidRPr="00FC0F9E">
        <w:t xml:space="preserve">Else if </w:t>
      </w:r>
      <w:del w:id="6661" w:author="Allen Wirfs-Brock" w:date="2011-07-02T14:46:00Z">
        <w:r w:rsidRPr="00FC0F9E" w:rsidDel="004C0FF1">
          <w:delText xml:space="preserve">the [[Class]] internal property of </w:delText>
        </w:r>
      </w:del>
      <w:r w:rsidRPr="00FC0F9E">
        <w:rPr>
          <w:i/>
        </w:rPr>
        <w:t>space</w:t>
      </w:r>
      <w:r w:rsidRPr="00FC0F9E">
        <w:t xml:space="preserve"> </w:t>
      </w:r>
      <w:ins w:id="6662" w:author="Allen Wirfs-Brock" w:date="2011-07-02T14:46:00Z">
        <w:r w:rsidR="004C0FF1">
          <w:t>has a [[IsString]] internal property</w:t>
        </w:r>
      </w:ins>
      <w:del w:id="6663" w:author="Allen Wirfs-Brock" w:date="2011-07-02T14:46:00Z">
        <w:r w:rsidRPr="00FC0F9E" w:rsidDel="004C0FF1">
          <w:delText xml:space="preserve">is </w:delText>
        </w:r>
        <w:r w:rsidRPr="00CD0A1E" w:rsidDel="004C0FF1">
          <w:rPr>
            <w:rFonts w:ascii="Courier New" w:hAnsi="Courier New" w:cs="Courier New"/>
            <w:b/>
          </w:rPr>
          <w:delText>"</w:delText>
        </w:r>
        <w:r w:rsidDel="004C0FF1">
          <w:rPr>
            <w:rFonts w:ascii="Courier New" w:hAnsi="Courier New" w:cs="Courier New"/>
            <w:b/>
          </w:rPr>
          <w:delText>String</w:delText>
        </w:r>
        <w:r w:rsidRPr="00CD0A1E" w:rsidDel="004C0FF1">
          <w:rPr>
            <w:rFonts w:ascii="Courier New" w:hAnsi="Courier New" w:cs="Courier New"/>
            <w:b/>
          </w:rPr>
          <w:delText>"</w:delText>
        </w:r>
      </w:del>
      <w:r w:rsidRPr="00FC0F9E">
        <w:t xml:space="preserve"> then,</w:t>
      </w:r>
    </w:p>
    <w:p w14:paraId="443AA8F8" w14:textId="77777777" w:rsidR="004C02EF" w:rsidRPr="00FC0F9E" w:rsidRDefault="004C02EF" w:rsidP="004C02EF">
      <w:pPr>
        <w:pStyle w:val="Alg4"/>
        <w:numPr>
          <w:ilvl w:val="2"/>
          <w:numId w:val="333"/>
        </w:numPr>
      </w:pPr>
      <w:r w:rsidRPr="00FC0F9E">
        <w:t xml:space="preserve">Let </w:t>
      </w:r>
      <w:r w:rsidRPr="00FC0F9E">
        <w:rPr>
          <w:i/>
        </w:rPr>
        <w:t>space</w:t>
      </w:r>
      <w:r w:rsidRPr="00FC0F9E">
        <w:t xml:space="preserve"> be ToString(</w:t>
      </w:r>
      <w:r w:rsidRPr="00FC0F9E">
        <w:rPr>
          <w:i/>
        </w:rPr>
        <w:t>space</w:t>
      </w:r>
      <w:r w:rsidRPr="00FC0F9E">
        <w:t>).</w:t>
      </w:r>
    </w:p>
    <w:p w14:paraId="1970FD79" w14:textId="77777777" w:rsidR="004C02EF" w:rsidRPr="00FC0F9E" w:rsidRDefault="004C02EF" w:rsidP="004C02EF">
      <w:pPr>
        <w:pStyle w:val="Alg4"/>
        <w:numPr>
          <w:ilvl w:val="0"/>
          <w:numId w:val="333"/>
        </w:numPr>
      </w:pPr>
      <w:r w:rsidRPr="00FC0F9E">
        <w:t>If Type(</w:t>
      </w:r>
      <w:r w:rsidRPr="00FC0F9E">
        <w:rPr>
          <w:i/>
        </w:rPr>
        <w:t>space</w:t>
      </w:r>
      <w:r w:rsidRPr="00FC0F9E">
        <w:t xml:space="preserve">) is </w:t>
      </w:r>
      <w:r>
        <w:t>N</w:t>
      </w:r>
      <w:r w:rsidRPr="00FC0F9E">
        <w:t>umber</w:t>
      </w:r>
    </w:p>
    <w:p w14:paraId="1EB8DA75" w14:textId="77777777" w:rsidR="004C02EF" w:rsidRPr="00FC0F9E" w:rsidRDefault="004C02EF" w:rsidP="004C02EF">
      <w:pPr>
        <w:pStyle w:val="Alg4"/>
        <w:numPr>
          <w:ilvl w:val="1"/>
          <w:numId w:val="333"/>
        </w:numPr>
      </w:pPr>
      <w:r w:rsidRPr="00FC0F9E">
        <w:t xml:space="preserve">Let </w:t>
      </w:r>
      <w:r w:rsidRPr="00FC0F9E">
        <w:rPr>
          <w:i/>
        </w:rPr>
        <w:t>space</w:t>
      </w:r>
      <w:r w:rsidRPr="00FC0F9E">
        <w:t xml:space="preserve"> be min(10, ToInteger(</w:t>
      </w:r>
      <w:r w:rsidRPr="00FC0F9E">
        <w:rPr>
          <w:i/>
          <w:iCs/>
        </w:rPr>
        <w:t>space</w:t>
      </w:r>
      <w:r w:rsidRPr="00FC0F9E">
        <w:t>)).</w:t>
      </w:r>
    </w:p>
    <w:p w14:paraId="34A189A1" w14:textId="77777777" w:rsidR="004C02EF" w:rsidRPr="00FC0F9E" w:rsidRDefault="004C02EF" w:rsidP="004C02EF">
      <w:pPr>
        <w:pStyle w:val="Alg4"/>
        <w:numPr>
          <w:ilvl w:val="1"/>
          <w:numId w:val="333"/>
        </w:numPr>
      </w:pPr>
      <w:r w:rsidRPr="00FC0F9E">
        <w:t xml:space="preserve">Set </w:t>
      </w:r>
      <w:r w:rsidRPr="00FC0F9E">
        <w:rPr>
          <w:i/>
        </w:rPr>
        <w:t>gap</w:t>
      </w:r>
      <w:r w:rsidRPr="00FC0F9E">
        <w:t xml:space="preserve"> to a </w:t>
      </w:r>
      <w:r>
        <w:t>String</w:t>
      </w:r>
      <w:r w:rsidRPr="00FC0F9E">
        <w:t xml:space="preserve"> containing </w:t>
      </w:r>
      <w:r w:rsidRPr="00FC0F9E">
        <w:rPr>
          <w:i/>
        </w:rPr>
        <w:t>space</w:t>
      </w:r>
      <w:r w:rsidRPr="00FC0F9E">
        <w:t xml:space="preserve"> space characters. This will be the empty </w:t>
      </w:r>
      <w:r>
        <w:t>String</w:t>
      </w:r>
      <w:r w:rsidRPr="00FC0F9E">
        <w:t xml:space="preserve"> if </w:t>
      </w:r>
      <w:r w:rsidRPr="00FC0F9E">
        <w:rPr>
          <w:i/>
        </w:rPr>
        <w:t>space</w:t>
      </w:r>
      <w:r w:rsidRPr="00FC0F9E">
        <w:t xml:space="preserve"> is less than 1.</w:t>
      </w:r>
    </w:p>
    <w:p w14:paraId="3429B823" w14:textId="77777777" w:rsidR="004C02EF" w:rsidRPr="00FC0F9E" w:rsidRDefault="004C02EF" w:rsidP="004C02EF">
      <w:pPr>
        <w:pStyle w:val="Alg4"/>
        <w:numPr>
          <w:ilvl w:val="0"/>
          <w:numId w:val="333"/>
        </w:numPr>
      </w:pPr>
      <w:r w:rsidRPr="00FC0F9E">
        <w:t>Else if Type(</w:t>
      </w:r>
      <w:r w:rsidRPr="00FC0F9E">
        <w:rPr>
          <w:i/>
        </w:rPr>
        <w:t>space)</w:t>
      </w:r>
      <w:r w:rsidRPr="00FC0F9E">
        <w:t xml:space="preserve"> is </w:t>
      </w:r>
      <w:r>
        <w:t>S</w:t>
      </w:r>
      <w:r w:rsidRPr="00FC0F9E">
        <w:t>tring</w:t>
      </w:r>
    </w:p>
    <w:p w14:paraId="3F89D79A" w14:textId="77777777" w:rsidR="004C02EF" w:rsidRPr="00FC0F9E" w:rsidRDefault="004C02EF" w:rsidP="004C02EF">
      <w:pPr>
        <w:pStyle w:val="Alg4"/>
        <w:numPr>
          <w:ilvl w:val="1"/>
          <w:numId w:val="333"/>
        </w:numPr>
      </w:pPr>
      <w:r w:rsidRPr="00FC0F9E">
        <w:t xml:space="preserve">If the number of characters in </w:t>
      </w:r>
      <w:r w:rsidRPr="00FC0F9E">
        <w:rPr>
          <w:i/>
          <w:iCs/>
        </w:rPr>
        <w:t>space</w:t>
      </w:r>
      <w:r w:rsidRPr="00FC0F9E">
        <w:t xml:space="preserve"> is 10 or less, set </w:t>
      </w:r>
      <w:r w:rsidRPr="00FC0F9E">
        <w:rPr>
          <w:i/>
        </w:rPr>
        <w:t>gap</w:t>
      </w:r>
      <w:r w:rsidRPr="00FC0F9E">
        <w:t xml:space="preserve"> to </w:t>
      </w:r>
      <w:r w:rsidRPr="00FC0F9E">
        <w:rPr>
          <w:i/>
          <w:iCs/>
        </w:rPr>
        <w:t>space</w:t>
      </w:r>
      <w:r w:rsidRPr="00FC0F9E">
        <w:t xml:space="preserve"> otherwise set </w:t>
      </w:r>
      <w:r w:rsidRPr="00FC0F9E">
        <w:rPr>
          <w:i/>
        </w:rPr>
        <w:t>gap</w:t>
      </w:r>
      <w:r w:rsidRPr="00FC0F9E">
        <w:t xml:space="preserve"> to a </w:t>
      </w:r>
      <w:r>
        <w:t>String</w:t>
      </w:r>
      <w:r w:rsidRPr="00FC0F9E">
        <w:t xml:space="preserve"> consisting of the first 10 characters of </w:t>
      </w:r>
      <w:r w:rsidRPr="00FC0F9E">
        <w:rPr>
          <w:i/>
        </w:rPr>
        <w:t>space</w:t>
      </w:r>
      <w:r w:rsidRPr="00FC0F9E">
        <w:t>.</w:t>
      </w:r>
    </w:p>
    <w:p w14:paraId="26211453" w14:textId="77777777" w:rsidR="004C02EF" w:rsidRPr="00FC0F9E" w:rsidRDefault="004C02EF" w:rsidP="004C02EF">
      <w:pPr>
        <w:pStyle w:val="Alg4"/>
        <w:numPr>
          <w:ilvl w:val="0"/>
          <w:numId w:val="333"/>
        </w:numPr>
      </w:pPr>
      <w:r w:rsidRPr="00FC0F9E">
        <w:t>Else</w:t>
      </w:r>
    </w:p>
    <w:p w14:paraId="5E1584C6" w14:textId="77777777" w:rsidR="004C02EF" w:rsidRPr="00FC0F9E" w:rsidRDefault="004C02EF" w:rsidP="004C02EF">
      <w:pPr>
        <w:pStyle w:val="Alg4"/>
        <w:numPr>
          <w:ilvl w:val="1"/>
          <w:numId w:val="333"/>
        </w:numPr>
      </w:pPr>
      <w:r w:rsidRPr="00FC0F9E">
        <w:t xml:space="preserve">Set </w:t>
      </w:r>
      <w:r w:rsidRPr="00FC0F9E">
        <w:rPr>
          <w:i/>
        </w:rPr>
        <w:t>gap</w:t>
      </w:r>
      <w:r w:rsidRPr="00FC0F9E">
        <w:t xml:space="preserve"> to the empty </w:t>
      </w:r>
      <w:r>
        <w:t>String</w:t>
      </w:r>
      <w:r w:rsidRPr="00FC0F9E">
        <w:t>.</w:t>
      </w:r>
    </w:p>
    <w:p w14:paraId="7A938AD9" w14:textId="77777777" w:rsidR="004C02EF" w:rsidRPr="00FC0F9E" w:rsidRDefault="004C02EF" w:rsidP="004C02EF">
      <w:pPr>
        <w:pStyle w:val="Alg4"/>
        <w:numPr>
          <w:ilvl w:val="0"/>
          <w:numId w:val="333"/>
        </w:numPr>
      </w:pPr>
      <w:r w:rsidRPr="00FC0F9E">
        <w:t xml:space="preserve">Let </w:t>
      </w:r>
      <w:r w:rsidRPr="00FC0F9E">
        <w:rPr>
          <w:i/>
        </w:rPr>
        <w:t>wrapper</w:t>
      </w:r>
      <w:r w:rsidRPr="00FC0F9E">
        <w:t xml:space="preserve"> be a new object created as if by the expression </w:t>
      </w:r>
      <w:r w:rsidRPr="00F6389E">
        <w:rPr>
          <w:rFonts w:ascii="Courier New" w:hAnsi="Courier New" w:cs="Courier New"/>
          <w:b/>
        </w:rPr>
        <w:t>new Object()</w:t>
      </w:r>
      <w:r w:rsidRPr="00FC0F9E">
        <w:t xml:space="preserve">, where </w:t>
      </w:r>
      <w:r w:rsidRPr="00F6389E">
        <w:rPr>
          <w:rFonts w:ascii="Courier New" w:hAnsi="Courier New" w:cs="Courier New"/>
          <w:b/>
        </w:rPr>
        <w:t>Object</w:t>
      </w:r>
      <w:r w:rsidRPr="00FC0F9E">
        <w:t xml:space="preserve"> is the standard built-in constructor with that name.</w:t>
      </w:r>
    </w:p>
    <w:p w14:paraId="0942AEC1" w14:textId="77777777" w:rsidR="004C02EF" w:rsidRPr="00FC0F9E" w:rsidRDefault="004C02EF" w:rsidP="004C02EF">
      <w:pPr>
        <w:pStyle w:val="Alg4"/>
        <w:numPr>
          <w:ilvl w:val="0"/>
          <w:numId w:val="333"/>
        </w:numPr>
      </w:pPr>
      <w:r w:rsidRPr="00FC0F9E">
        <w:t xml:space="preserve">Call the [[DefineOwnProperty]]  internal method of </w:t>
      </w:r>
      <w:r w:rsidRPr="00FC0F9E">
        <w:rPr>
          <w:i/>
        </w:rPr>
        <w:t>wrapper</w:t>
      </w:r>
      <w:r w:rsidRPr="00FC0F9E">
        <w:t xml:space="preserve"> with arguments the empty </w:t>
      </w:r>
      <w:r>
        <w:t>String</w:t>
      </w:r>
      <w:r w:rsidRPr="00FC0F9E">
        <w:t xml:space="preserve">, the Property Descriptor {[[Value]]: </w:t>
      </w:r>
      <w:r w:rsidRPr="00FC0F9E">
        <w:rPr>
          <w:i/>
        </w:rPr>
        <w:t>value</w:t>
      </w:r>
      <w:r w:rsidRPr="00FC0F9E">
        <w:t xml:space="preserve">, [[Writable]]: </w:t>
      </w:r>
      <w:r w:rsidRPr="00FC0F9E">
        <w:rPr>
          <w:b/>
        </w:rPr>
        <w:t>true</w:t>
      </w:r>
      <w:r w:rsidRPr="00FC0F9E">
        <w:t xml:space="preserve">, [[Enumerable]]: </w:t>
      </w:r>
      <w:r w:rsidRPr="00FC0F9E">
        <w:rPr>
          <w:b/>
        </w:rPr>
        <w:t>true</w:t>
      </w:r>
      <w:r w:rsidRPr="00FC0F9E">
        <w:t xml:space="preserve">, [[Configurable]]: </w:t>
      </w:r>
      <w:r w:rsidRPr="00FC0F9E">
        <w:rPr>
          <w:b/>
        </w:rPr>
        <w:t>true</w:t>
      </w:r>
      <w:r w:rsidRPr="00FC0F9E">
        <w:t xml:space="preserve">}, and </w:t>
      </w:r>
      <w:r w:rsidRPr="00FC0F9E">
        <w:rPr>
          <w:b/>
        </w:rPr>
        <w:t>false</w:t>
      </w:r>
      <w:r w:rsidRPr="00FC0F9E">
        <w:t>.</w:t>
      </w:r>
    </w:p>
    <w:p w14:paraId="5E36E8C5" w14:textId="77777777" w:rsidR="004C02EF" w:rsidRPr="00FC0F9E" w:rsidRDefault="004C02EF" w:rsidP="004C02EF">
      <w:pPr>
        <w:pStyle w:val="Alg4"/>
        <w:numPr>
          <w:ilvl w:val="0"/>
          <w:numId w:val="333"/>
        </w:numPr>
        <w:spacing w:after="220"/>
      </w:pPr>
      <w:r w:rsidRPr="00FC0F9E">
        <w:t xml:space="preserve">Return the result of calling the abstract operation </w:t>
      </w:r>
      <w:r w:rsidRPr="00FC0F9E">
        <w:rPr>
          <w:i/>
        </w:rPr>
        <w:t>Str</w:t>
      </w:r>
      <w:r w:rsidRPr="00FC0F9E">
        <w:t xml:space="preserve"> with the empty </w:t>
      </w:r>
      <w:r>
        <w:t>String</w:t>
      </w:r>
      <w:r w:rsidRPr="00FC0F9E">
        <w:t xml:space="preserve"> and </w:t>
      </w:r>
      <w:r w:rsidRPr="00FC0F9E">
        <w:rPr>
          <w:i/>
        </w:rPr>
        <w:t>wrapper</w:t>
      </w:r>
      <w:r w:rsidRPr="00FC0F9E">
        <w:t>.</w:t>
      </w:r>
    </w:p>
    <w:p w14:paraId="7B8CB26B" w14:textId="77777777" w:rsidR="004C02EF" w:rsidRDefault="004C02EF" w:rsidP="004C02EF">
      <w:r>
        <w:t xml:space="preserve">The abstract operation </w:t>
      </w:r>
      <w:r w:rsidRPr="00895113">
        <w:rPr>
          <w:rFonts w:ascii="Times New Roman" w:hAnsi="Times New Roman"/>
          <w:i/>
        </w:rPr>
        <w:t>Str</w:t>
      </w:r>
      <w:r w:rsidRPr="00895113">
        <w:rPr>
          <w:rFonts w:ascii="Times New Roman" w:hAnsi="Times New Roman"/>
        </w:rPr>
        <w:t>(</w:t>
      </w:r>
      <w:r w:rsidRPr="00895113">
        <w:rPr>
          <w:rFonts w:ascii="Times New Roman" w:hAnsi="Times New Roman"/>
          <w:i/>
        </w:rPr>
        <w:t>key</w:t>
      </w:r>
      <w:r w:rsidRPr="00895113">
        <w:rPr>
          <w:rFonts w:ascii="Times New Roman" w:hAnsi="Times New Roman"/>
        </w:rPr>
        <w:t xml:space="preserve">, </w:t>
      </w:r>
      <w:r w:rsidRPr="00895113">
        <w:rPr>
          <w:rFonts w:ascii="Times New Roman" w:hAnsi="Times New Roman"/>
          <w:i/>
        </w:rPr>
        <w:t>holder</w:t>
      </w:r>
      <w:r w:rsidRPr="00895113">
        <w:rPr>
          <w:rFonts w:ascii="Times New Roman" w:hAnsi="Times New Roman"/>
        </w:rPr>
        <w:t>)</w:t>
      </w:r>
      <w:r>
        <w:t xml:space="preserve"> has access to </w:t>
      </w:r>
      <w:r w:rsidRPr="00895113">
        <w:rPr>
          <w:rFonts w:ascii="Times New Roman" w:hAnsi="Times New Roman"/>
          <w:i/>
        </w:rPr>
        <w:t>ReplacerFunction</w:t>
      </w:r>
      <w:r w:rsidRPr="00895113" w:rsidDel="00FB0CBA">
        <w:rPr>
          <w:rFonts w:ascii="Times New Roman" w:hAnsi="Times New Roman"/>
          <w:i/>
        </w:rPr>
        <w:t xml:space="preserve"> </w:t>
      </w:r>
      <w:r>
        <w:t xml:space="preserve">from the invocation of the </w:t>
      </w:r>
      <w:r w:rsidRPr="00A8446D">
        <w:rPr>
          <w:rFonts w:ascii="Courier New" w:hAnsi="Courier New" w:cs="Courier New"/>
          <w:b/>
        </w:rPr>
        <w:t>stringify</w:t>
      </w:r>
      <w:r>
        <w:t xml:space="preserve"> method. Its algorithm is as follows:</w:t>
      </w:r>
    </w:p>
    <w:p w14:paraId="5FA59F71" w14:textId="77777777" w:rsidR="004C02EF" w:rsidRPr="00FC0F9E" w:rsidRDefault="004C02EF" w:rsidP="004C02EF">
      <w:pPr>
        <w:pStyle w:val="Alg4"/>
        <w:numPr>
          <w:ilvl w:val="0"/>
          <w:numId w:val="334"/>
        </w:numPr>
      </w:pPr>
      <w:r w:rsidRPr="00FC0F9E">
        <w:t xml:space="preserve">Let </w:t>
      </w:r>
      <w:r w:rsidRPr="00FC0F9E">
        <w:rPr>
          <w:i/>
        </w:rPr>
        <w:t>value</w:t>
      </w:r>
      <w:r w:rsidRPr="00FC0F9E">
        <w:t xml:space="preserve"> be the result of calling the [[Get]] internal method of </w:t>
      </w:r>
      <w:r w:rsidRPr="00FC0F9E">
        <w:rPr>
          <w:i/>
        </w:rPr>
        <w:t>holder</w:t>
      </w:r>
      <w:r w:rsidRPr="00FC0F9E">
        <w:t xml:space="preserve"> with argument </w:t>
      </w:r>
      <w:r w:rsidRPr="00FC0F9E">
        <w:rPr>
          <w:i/>
        </w:rPr>
        <w:t>key</w:t>
      </w:r>
      <w:r w:rsidRPr="00FC0F9E">
        <w:t>.</w:t>
      </w:r>
    </w:p>
    <w:p w14:paraId="6FE29388" w14:textId="77777777" w:rsidR="004C02EF" w:rsidRPr="00FC0F9E" w:rsidRDefault="004C02EF" w:rsidP="004C02EF">
      <w:pPr>
        <w:pStyle w:val="Alg4"/>
        <w:numPr>
          <w:ilvl w:val="0"/>
          <w:numId w:val="334"/>
        </w:numPr>
      </w:pPr>
      <w:r w:rsidRPr="00FC0F9E">
        <w:t>If Type(</w:t>
      </w:r>
      <w:r w:rsidRPr="00FC0F9E">
        <w:rPr>
          <w:i/>
        </w:rPr>
        <w:t>value</w:t>
      </w:r>
      <w:r w:rsidRPr="00FC0F9E">
        <w:t xml:space="preserve">) is </w:t>
      </w:r>
      <w:r>
        <w:t>O</w:t>
      </w:r>
      <w:r w:rsidRPr="00FC0F9E">
        <w:t>bject, then</w:t>
      </w:r>
    </w:p>
    <w:p w14:paraId="6242AE4F" w14:textId="77777777" w:rsidR="004C02EF" w:rsidRPr="00FC0F9E" w:rsidRDefault="004C02EF" w:rsidP="004C02EF">
      <w:pPr>
        <w:pStyle w:val="Alg4"/>
        <w:numPr>
          <w:ilvl w:val="1"/>
          <w:numId w:val="334"/>
        </w:numPr>
      </w:pPr>
      <w:r w:rsidRPr="00FC0F9E">
        <w:t xml:space="preserve">Let </w:t>
      </w:r>
      <w:r w:rsidRPr="00FC0F9E">
        <w:rPr>
          <w:i/>
        </w:rPr>
        <w:t>toJSON</w:t>
      </w:r>
      <w:r w:rsidRPr="00FC0F9E">
        <w:t xml:space="preserve"> be the result of calling the [[Get]] internal method of </w:t>
      </w:r>
      <w:r w:rsidRPr="00FC0F9E">
        <w:rPr>
          <w:i/>
        </w:rPr>
        <w:t>value</w:t>
      </w:r>
      <w:r w:rsidRPr="00FC0F9E">
        <w:t xml:space="preserve"> with argument </w:t>
      </w:r>
      <w:r w:rsidRPr="00A8446D">
        <w:rPr>
          <w:rFonts w:ascii="Courier New" w:hAnsi="Courier New" w:cs="Courier New"/>
          <w:b/>
        </w:rPr>
        <w:t>"toJSON"</w:t>
      </w:r>
      <w:r w:rsidRPr="00FC0F9E">
        <w:t>.</w:t>
      </w:r>
    </w:p>
    <w:p w14:paraId="3325E7BD" w14:textId="77777777" w:rsidR="004C02EF" w:rsidRPr="00FC0F9E" w:rsidRDefault="004C02EF" w:rsidP="004C02EF">
      <w:pPr>
        <w:pStyle w:val="Alg4"/>
        <w:numPr>
          <w:ilvl w:val="1"/>
          <w:numId w:val="334"/>
        </w:numPr>
      </w:pPr>
      <w:r w:rsidRPr="00FC0F9E">
        <w:t>If IsCallable(</w:t>
      </w:r>
      <w:r w:rsidRPr="00FC0F9E">
        <w:rPr>
          <w:i/>
        </w:rPr>
        <w:t>toJSON</w:t>
      </w:r>
      <w:r w:rsidRPr="00FC0F9E">
        <w:t xml:space="preserve">) is </w:t>
      </w:r>
      <w:r w:rsidRPr="00FC0F9E">
        <w:rPr>
          <w:b/>
        </w:rPr>
        <w:t>true</w:t>
      </w:r>
    </w:p>
    <w:p w14:paraId="50380BBC" w14:textId="77777777" w:rsidR="004C02EF" w:rsidRPr="00FC0F9E" w:rsidRDefault="004C02EF" w:rsidP="004C02EF">
      <w:pPr>
        <w:pStyle w:val="Alg4"/>
        <w:numPr>
          <w:ilvl w:val="2"/>
          <w:numId w:val="334"/>
        </w:numPr>
      </w:pPr>
      <w:r w:rsidRPr="00FC0F9E">
        <w:t xml:space="preserve">Let </w:t>
      </w:r>
      <w:r w:rsidRPr="00FC0F9E">
        <w:rPr>
          <w:i/>
        </w:rPr>
        <w:t>value</w:t>
      </w:r>
      <w:r w:rsidRPr="00FC0F9E">
        <w:t xml:space="preserve"> be the result of calling the [[Call]] internal method of </w:t>
      </w:r>
      <w:r w:rsidRPr="00FC0F9E">
        <w:rPr>
          <w:i/>
        </w:rPr>
        <w:t xml:space="preserve">toJSON </w:t>
      </w:r>
      <w:r w:rsidRPr="00FC0F9E">
        <w:t xml:space="preserve">passing </w:t>
      </w:r>
      <w:r w:rsidRPr="00FC0F9E">
        <w:rPr>
          <w:i/>
        </w:rPr>
        <w:t>value</w:t>
      </w:r>
      <w:r w:rsidRPr="00FC0F9E">
        <w:t xml:space="preserve"> as the </w:t>
      </w:r>
      <w:r w:rsidRPr="00FC0F9E">
        <w:rPr>
          <w:b/>
        </w:rPr>
        <w:t>this</w:t>
      </w:r>
      <w:r w:rsidRPr="00FC0F9E">
        <w:t xml:space="preserve"> value and with an argument list consisting of </w:t>
      </w:r>
      <w:r w:rsidRPr="00FC0F9E">
        <w:rPr>
          <w:i/>
        </w:rPr>
        <w:t>key</w:t>
      </w:r>
      <w:r w:rsidRPr="00FC0F9E">
        <w:t>.</w:t>
      </w:r>
    </w:p>
    <w:p w14:paraId="11270F7B" w14:textId="77777777" w:rsidR="004C02EF" w:rsidRPr="00FC0F9E" w:rsidRDefault="004C02EF" w:rsidP="004C02EF">
      <w:pPr>
        <w:pStyle w:val="Alg4"/>
        <w:numPr>
          <w:ilvl w:val="0"/>
          <w:numId w:val="334"/>
        </w:numPr>
      </w:pPr>
      <w:r w:rsidRPr="00FC0F9E">
        <w:t xml:space="preserve">If </w:t>
      </w:r>
      <w:r w:rsidRPr="00FC0F9E">
        <w:rPr>
          <w:i/>
        </w:rPr>
        <w:t>ReplacerFunction</w:t>
      </w:r>
      <w:r w:rsidRPr="00FC0F9E">
        <w:t xml:space="preserve"> is not </w:t>
      </w:r>
      <w:r w:rsidRPr="00FC0F9E">
        <w:rPr>
          <w:b/>
        </w:rPr>
        <w:t>undefined</w:t>
      </w:r>
      <w:r w:rsidRPr="00FC0F9E">
        <w:t>, then</w:t>
      </w:r>
    </w:p>
    <w:p w14:paraId="22898F8B" w14:textId="77777777" w:rsidR="004C02EF" w:rsidRPr="00FC0F9E" w:rsidRDefault="004C02EF" w:rsidP="004C02EF">
      <w:pPr>
        <w:pStyle w:val="Alg4"/>
        <w:numPr>
          <w:ilvl w:val="1"/>
          <w:numId w:val="334"/>
        </w:numPr>
      </w:pPr>
      <w:r w:rsidRPr="00FC0F9E">
        <w:t xml:space="preserve">Let </w:t>
      </w:r>
      <w:r w:rsidRPr="00FC0F9E">
        <w:rPr>
          <w:i/>
        </w:rPr>
        <w:t>value</w:t>
      </w:r>
      <w:r w:rsidRPr="00FC0F9E">
        <w:t xml:space="preserve"> be the result of calling the [[Call]] internal method of </w:t>
      </w:r>
      <w:r w:rsidRPr="00FC0F9E">
        <w:rPr>
          <w:i/>
        </w:rPr>
        <w:t>ReplacerFunction</w:t>
      </w:r>
      <w:r w:rsidRPr="00FC0F9E" w:rsidDel="00FB0CBA">
        <w:rPr>
          <w:i/>
        </w:rPr>
        <w:t xml:space="preserve"> </w:t>
      </w:r>
      <w:r w:rsidRPr="00FC0F9E">
        <w:t xml:space="preserve">passing </w:t>
      </w:r>
      <w:r w:rsidRPr="00FC0F9E">
        <w:rPr>
          <w:i/>
        </w:rPr>
        <w:t>holder</w:t>
      </w:r>
      <w:r w:rsidRPr="00FC0F9E">
        <w:t xml:space="preserve"> as the </w:t>
      </w:r>
      <w:r w:rsidRPr="00FC0F9E">
        <w:rPr>
          <w:b/>
        </w:rPr>
        <w:t>this</w:t>
      </w:r>
      <w:r w:rsidRPr="00FC0F9E">
        <w:t xml:space="preserve"> value and with an argument list consisting of </w:t>
      </w:r>
      <w:r w:rsidRPr="00FC0F9E">
        <w:rPr>
          <w:i/>
        </w:rPr>
        <w:t>key</w:t>
      </w:r>
      <w:r w:rsidRPr="00FC0F9E">
        <w:t xml:space="preserve"> and </w:t>
      </w:r>
      <w:r w:rsidRPr="00FC0F9E">
        <w:rPr>
          <w:i/>
        </w:rPr>
        <w:t>value</w:t>
      </w:r>
      <w:r w:rsidRPr="00FC0F9E">
        <w:t>.</w:t>
      </w:r>
    </w:p>
    <w:p w14:paraId="12548145" w14:textId="77777777" w:rsidR="004C02EF" w:rsidRPr="00FC0F9E" w:rsidRDefault="004C02EF" w:rsidP="004C02EF">
      <w:pPr>
        <w:pStyle w:val="Alg4"/>
        <w:numPr>
          <w:ilvl w:val="0"/>
          <w:numId w:val="334"/>
        </w:numPr>
      </w:pPr>
      <w:r w:rsidRPr="00FC0F9E">
        <w:t>If Type(</w:t>
      </w:r>
      <w:r w:rsidRPr="00FC0F9E">
        <w:rPr>
          <w:i/>
        </w:rPr>
        <w:t>value</w:t>
      </w:r>
      <w:r w:rsidRPr="00FC0F9E">
        <w:t xml:space="preserve">) is </w:t>
      </w:r>
      <w:r>
        <w:t>O</w:t>
      </w:r>
      <w:r w:rsidRPr="00FC0F9E">
        <w:t>bject then,</w:t>
      </w:r>
    </w:p>
    <w:p w14:paraId="4EEFE944" w14:textId="77777777" w:rsidR="004C02EF" w:rsidRPr="00FC0F9E" w:rsidRDefault="004C02EF" w:rsidP="004C02EF">
      <w:pPr>
        <w:pStyle w:val="Alg4"/>
        <w:numPr>
          <w:ilvl w:val="1"/>
          <w:numId w:val="334"/>
        </w:numPr>
      </w:pPr>
      <w:r w:rsidRPr="00FC0F9E">
        <w:t xml:space="preserve">If </w:t>
      </w:r>
      <w:del w:id="6664" w:author="Allen Wirfs-Brock" w:date="2011-07-02T14:51:00Z">
        <w:r w:rsidRPr="00FC0F9E" w:rsidDel="004C0FF1">
          <w:delText xml:space="preserve">the [[Class]] internal property of </w:delText>
        </w:r>
      </w:del>
      <w:r w:rsidRPr="00FC0F9E">
        <w:rPr>
          <w:i/>
        </w:rPr>
        <w:t>value</w:t>
      </w:r>
      <w:r w:rsidRPr="00FC0F9E">
        <w:t xml:space="preserve"> </w:t>
      </w:r>
      <w:ins w:id="6665" w:author="Allen Wirfs-Brock" w:date="2011-07-02T14:51:00Z">
        <w:r w:rsidR="004C0FF1">
          <w:t>has a</w:t>
        </w:r>
      </w:ins>
      <w:ins w:id="6666" w:author="Allen Wirfs-Brock" w:date="2011-07-02T14:52:00Z">
        <w:r w:rsidR="004C0FF1">
          <w:t>n</w:t>
        </w:r>
      </w:ins>
      <w:ins w:id="6667" w:author="Allen Wirfs-Brock" w:date="2011-07-02T14:51:00Z">
        <w:r w:rsidR="004C0FF1">
          <w:t xml:space="preserve"> [[IsNumber]] internal property</w:t>
        </w:r>
      </w:ins>
      <w:del w:id="6668" w:author="Allen Wirfs-Brock" w:date="2011-07-02T14:51:00Z">
        <w:r w:rsidRPr="00FC0F9E" w:rsidDel="004C0FF1">
          <w:delText xml:space="preserve">is </w:delText>
        </w:r>
        <w:r w:rsidRPr="00CD0A1E" w:rsidDel="004C0FF1">
          <w:rPr>
            <w:rFonts w:ascii="Courier New" w:hAnsi="Courier New" w:cs="Courier New"/>
            <w:b/>
          </w:rPr>
          <w:delText>"Number"</w:delText>
        </w:r>
      </w:del>
      <w:r w:rsidRPr="00FC0F9E">
        <w:t xml:space="preserve"> then,</w:t>
      </w:r>
    </w:p>
    <w:p w14:paraId="64D4AE31" w14:textId="77777777" w:rsidR="004C02EF" w:rsidRPr="00FC0F9E" w:rsidRDefault="004C02EF" w:rsidP="004C02EF">
      <w:pPr>
        <w:pStyle w:val="Alg4"/>
        <w:numPr>
          <w:ilvl w:val="2"/>
          <w:numId w:val="334"/>
        </w:numPr>
      </w:pPr>
      <w:r w:rsidRPr="00FC0F9E">
        <w:t xml:space="preserve">Let </w:t>
      </w:r>
      <w:r w:rsidRPr="00FC0F9E">
        <w:rPr>
          <w:i/>
        </w:rPr>
        <w:t>value</w:t>
      </w:r>
      <w:r w:rsidRPr="00FC0F9E">
        <w:t xml:space="preserve"> be ToNumber(</w:t>
      </w:r>
      <w:r w:rsidRPr="00FC0F9E">
        <w:rPr>
          <w:i/>
        </w:rPr>
        <w:t>value</w:t>
      </w:r>
      <w:r w:rsidRPr="00FC0F9E">
        <w:t>).</w:t>
      </w:r>
    </w:p>
    <w:p w14:paraId="4E2B7B7F" w14:textId="77777777" w:rsidR="004C02EF" w:rsidRPr="00FC0F9E" w:rsidRDefault="004C02EF" w:rsidP="004C02EF">
      <w:pPr>
        <w:pStyle w:val="Alg4"/>
        <w:numPr>
          <w:ilvl w:val="1"/>
          <w:numId w:val="334"/>
        </w:numPr>
      </w:pPr>
      <w:r w:rsidRPr="00FC0F9E">
        <w:t xml:space="preserve">Else if </w:t>
      </w:r>
      <w:del w:id="6669" w:author="Allen Wirfs-Brock" w:date="2011-07-02T14:51:00Z">
        <w:r w:rsidRPr="00FC0F9E" w:rsidDel="004C0FF1">
          <w:delText xml:space="preserve">the [[Class]] internal property of </w:delText>
        </w:r>
      </w:del>
      <w:r w:rsidRPr="00FC0F9E">
        <w:rPr>
          <w:i/>
        </w:rPr>
        <w:t>value</w:t>
      </w:r>
      <w:r w:rsidRPr="00FC0F9E">
        <w:t xml:space="preserve"> </w:t>
      </w:r>
      <w:ins w:id="6670" w:author="Allen Wirfs-Brock" w:date="2011-07-02T14:52:00Z">
        <w:r w:rsidR="004C0FF1">
          <w:t>has an [[IsString]] internal property</w:t>
        </w:r>
      </w:ins>
      <w:del w:id="6671" w:author="Allen Wirfs-Brock" w:date="2011-07-02T14:52:00Z">
        <w:r w:rsidRPr="00FC0F9E" w:rsidDel="004C0FF1">
          <w:delText xml:space="preserve">is </w:delText>
        </w:r>
        <w:r w:rsidRPr="00CD0A1E" w:rsidDel="004C0FF1">
          <w:rPr>
            <w:rFonts w:ascii="Courier New" w:hAnsi="Courier New" w:cs="Courier New"/>
            <w:b/>
          </w:rPr>
          <w:delText>"</w:delText>
        </w:r>
        <w:r w:rsidDel="004C0FF1">
          <w:rPr>
            <w:rFonts w:ascii="Courier New" w:hAnsi="Courier New" w:cs="Courier New"/>
            <w:b/>
          </w:rPr>
          <w:delText>String</w:delText>
        </w:r>
        <w:r w:rsidRPr="00CD0A1E" w:rsidDel="004C0FF1">
          <w:rPr>
            <w:rFonts w:ascii="Courier New" w:hAnsi="Courier New" w:cs="Courier New"/>
            <w:b/>
          </w:rPr>
          <w:delText>"</w:delText>
        </w:r>
      </w:del>
      <w:r w:rsidRPr="00FC0F9E">
        <w:t xml:space="preserve"> then,</w:t>
      </w:r>
    </w:p>
    <w:p w14:paraId="752D8DFA" w14:textId="77777777" w:rsidR="004C02EF" w:rsidRPr="00FC0F9E" w:rsidRDefault="004C02EF" w:rsidP="004C02EF">
      <w:pPr>
        <w:pStyle w:val="Alg4"/>
        <w:numPr>
          <w:ilvl w:val="2"/>
          <w:numId w:val="334"/>
        </w:numPr>
      </w:pPr>
      <w:r w:rsidRPr="00FC0F9E">
        <w:t xml:space="preserve">Let </w:t>
      </w:r>
      <w:r w:rsidRPr="00FC0F9E">
        <w:rPr>
          <w:i/>
        </w:rPr>
        <w:t>value</w:t>
      </w:r>
      <w:r w:rsidRPr="00FC0F9E">
        <w:t xml:space="preserve"> be ToString(</w:t>
      </w:r>
      <w:r w:rsidRPr="00FC0F9E">
        <w:rPr>
          <w:i/>
        </w:rPr>
        <w:t>value</w:t>
      </w:r>
      <w:r w:rsidRPr="00FC0F9E">
        <w:t>).</w:t>
      </w:r>
    </w:p>
    <w:p w14:paraId="6FAC9DAA" w14:textId="77777777" w:rsidR="004C02EF" w:rsidRPr="00FC0F9E" w:rsidRDefault="004C02EF" w:rsidP="004C02EF">
      <w:pPr>
        <w:pStyle w:val="Alg4"/>
        <w:numPr>
          <w:ilvl w:val="1"/>
          <w:numId w:val="334"/>
        </w:numPr>
      </w:pPr>
      <w:r w:rsidRPr="00FC0F9E">
        <w:t xml:space="preserve">Else if </w:t>
      </w:r>
      <w:del w:id="6672" w:author="Allen Wirfs-Brock" w:date="2011-07-02T14:52:00Z">
        <w:r w:rsidRPr="00FC0F9E" w:rsidDel="004C0FF1">
          <w:delText xml:space="preserve">the [[Class]] internal property of </w:delText>
        </w:r>
      </w:del>
      <w:r w:rsidRPr="00FC0F9E">
        <w:rPr>
          <w:i/>
          <w:iCs/>
        </w:rPr>
        <w:t>value</w:t>
      </w:r>
      <w:r w:rsidRPr="00FC0F9E">
        <w:t xml:space="preserve"> </w:t>
      </w:r>
      <w:ins w:id="6673" w:author="Allen Wirfs-Brock" w:date="2011-07-02T14:52:00Z">
        <w:r w:rsidR="004C0FF1">
          <w:t>has an [[IsBoolean]] internal property</w:t>
        </w:r>
      </w:ins>
      <w:del w:id="6674" w:author="Allen Wirfs-Brock" w:date="2011-07-02T14:52:00Z">
        <w:r w:rsidRPr="00FC0F9E" w:rsidDel="004C0FF1">
          <w:delText xml:space="preserve">is </w:delText>
        </w:r>
        <w:r w:rsidRPr="00FA6F28" w:rsidDel="004C0FF1">
          <w:rPr>
            <w:rFonts w:ascii="Courier New" w:hAnsi="Courier New" w:cs="Courier New"/>
            <w:b/>
            <w:bCs/>
          </w:rPr>
          <w:delText>"Boolean"</w:delText>
        </w:r>
      </w:del>
      <w:r w:rsidRPr="00FC0F9E">
        <w:t xml:space="preserve"> then,</w:t>
      </w:r>
    </w:p>
    <w:p w14:paraId="4C2967B0" w14:textId="77777777" w:rsidR="004C02EF" w:rsidRPr="00FC0F9E" w:rsidRDefault="004C02EF" w:rsidP="004C02EF">
      <w:pPr>
        <w:pStyle w:val="Alg4"/>
        <w:numPr>
          <w:ilvl w:val="2"/>
          <w:numId w:val="334"/>
        </w:numPr>
      </w:pPr>
      <w:r w:rsidRPr="00FC0F9E">
        <w:t xml:space="preserve">Let </w:t>
      </w:r>
      <w:r w:rsidRPr="00FC0F9E">
        <w:rPr>
          <w:i/>
          <w:iCs/>
        </w:rPr>
        <w:t>value</w:t>
      </w:r>
      <w:r w:rsidRPr="00FC0F9E">
        <w:t xml:space="preserve"> be the value of the [[PrimitiveValue]] internal property of </w:t>
      </w:r>
      <w:r w:rsidRPr="00FC0F9E">
        <w:rPr>
          <w:i/>
          <w:iCs/>
        </w:rPr>
        <w:t>value</w:t>
      </w:r>
      <w:r w:rsidRPr="00FC0F9E">
        <w:t>.</w:t>
      </w:r>
    </w:p>
    <w:p w14:paraId="6B7B9830" w14:textId="77777777" w:rsidR="004C02EF" w:rsidRPr="00FC0F9E" w:rsidRDefault="004C02EF" w:rsidP="004C02EF">
      <w:pPr>
        <w:pStyle w:val="Alg4"/>
        <w:numPr>
          <w:ilvl w:val="0"/>
          <w:numId w:val="334"/>
        </w:numPr>
      </w:pPr>
      <w:r w:rsidRPr="00FC0F9E">
        <w:t xml:space="preserve">If </w:t>
      </w:r>
      <w:r w:rsidRPr="00FC0F9E">
        <w:rPr>
          <w:i/>
        </w:rPr>
        <w:t>value</w:t>
      </w:r>
      <w:r w:rsidRPr="00FC0F9E">
        <w:t xml:space="preserve"> is </w:t>
      </w:r>
      <w:r w:rsidRPr="00FC0F9E">
        <w:rPr>
          <w:b/>
        </w:rPr>
        <w:t>null</w:t>
      </w:r>
      <w:r w:rsidRPr="00FC0F9E">
        <w:t xml:space="preserve"> then return </w:t>
      </w:r>
      <w:r w:rsidRPr="006D2E27">
        <w:rPr>
          <w:rFonts w:ascii="Courier New" w:hAnsi="Courier New" w:cs="Courier New"/>
          <w:b/>
        </w:rPr>
        <w:t>"null"</w:t>
      </w:r>
      <w:r w:rsidRPr="00FC0F9E">
        <w:t>.</w:t>
      </w:r>
    </w:p>
    <w:p w14:paraId="7F8A4DB0" w14:textId="77777777" w:rsidR="004C02EF" w:rsidRPr="00FC0F9E" w:rsidRDefault="004C02EF" w:rsidP="004C02EF">
      <w:pPr>
        <w:pStyle w:val="Alg4"/>
        <w:numPr>
          <w:ilvl w:val="0"/>
          <w:numId w:val="334"/>
        </w:numPr>
      </w:pPr>
      <w:r w:rsidRPr="00FC0F9E">
        <w:t xml:space="preserve">If </w:t>
      </w:r>
      <w:r w:rsidRPr="00FC0F9E">
        <w:rPr>
          <w:i/>
        </w:rPr>
        <w:t>value</w:t>
      </w:r>
      <w:r w:rsidRPr="00FC0F9E">
        <w:t xml:space="preserve"> is </w:t>
      </w:r>
      <w:r w:rsidRPr="00FC0F9E">
        <w:rPr>
          <w:b/>
        </w:rPr>
        <w:t>true</w:t>
      </w:r>
      <w:r w:rsidRPr="00FC0F9E">
        <w:t xml:space="preserve"> then return </w:t>
      </w:r>
      <w:r w:rsidRPr="006D2E27">
        <w:rPr>
          <w:rFonts w:ascii="Courier New" w:hAnsi="Courier New" w:cs="Courier New"/>
          <w:b/>
        </w:rPr>
        <w:t>"true"</w:t>
      </w:r>
      <w:r w:rsidRPr="00FC0F9E">
        <w:t>.</w:t>
      </w:r>
    </w:p>
    <w:p w14:paraId="77D35AA3" w14:textId="77777777" w:rsidR="004C02EF" w:rsidRPr="00FC0F9E" w:rsidRDefault="004C02EF" w:rsidP="004C02EF">
      <w:pPr>
        <w:pStyle w:val="Alg4"/>
        <w:numPr>
          <w:ilvl w:val="0"/>
          <w:numId w:val="334"/>
        </w:numPr>
      </w:pPr>
      <w:r w:rsidRPr="00FC0F9E">
        <w:t xml:space="preserve">If </w:t>
      </w:r>
      <w:r w:rsidRPr="00FC0F9E">
        <w:rPr>
          <w:i/>
        </w:rPr>
        <w:t>value</w:t>
      </w:r>
      <w:r w:rsidRPr="00FC0F9E">
        <w:t xml:space="preserve"> is </w:t>
      </w:r>
      <w:r w:rsidRPr="00FC0F9E">
        <w:rPr>
          <w:b/>
        </w:rPr>
        <w:t>false</w:t>
      </w:r>
      <w:r w:rsidRPr="00FC0F9E">
        <w:t xml:space="preserve"> then return </w:t>
      </w:r>
      <w:r w:rsidRPr="006D2E27">
        <w:rPr>
          <w:rFonts w:ascii="Courier New" w:hAnsi="Courier New" w:cs="Courier New"/>
          <w:b/>
        </w:rPr>
        <w:t>"false"</w:t>
      </w:r>
      <w:r w:rsidRPr="00FC0F9E">
        <w:t>.</w:t>
      </w:r>
    </w:p>
    <w:p w14:paraId="0249093E" w14:textId="77777777" w:rsidR="004C02EF" w:rsidRPr="00FC0F9E" w:rsidRDefault="004C02EF" w:rsidP="004C02EF">
      <w:pPr>
        <w:pStyle w:val="Alg4"/>
        <w:numPr>
          <w:ilvl w:val="0"/>
          <w:numId w:val="334"/>
        </w:numPr>
      </w:pPr>
      <w:r w:rsidRPr="00FC0F9E">
        <w:t>If Type(</w:t>
      </w:r>
      <w:r w:rsidRPr="00FC0F9E">
        <w:rPr>
          <w:i/>
        </w:rPr>
        <w:t>value</w:t>
      </w:r>
      <w:r w:rsidRPr="00FC0F9E">
        <w:t xml:space="preserve">) is </w:t>
      </w:r>
      <w:r>
        <w:t>S</w:t>
      </w:r>
      <w:r w:rsidRPr="00FC0F9E">
        <w:t xml:space="preserve">tring, then return the result of calling the abstract operation </w:t>
      </w:r>
      <w:r w:rsidRPr="00FC0F9E">
        <w:rPr>
          <w:i/>
        </w:rPr>
        <w:t>Quote</w:t>
      </w:r>
      <w:r w:rsidRPr="00FC0F9E">
        <w:t xml:space="preserve"> with argument </w:t>
      </w:r>
      <w:r w:rsidRPr="00FC0F9E">
        <w:rPr>
          <w:i/>
        </w:rPr>
        <w:t>value</w:t>
      </w:r>
      <w:r w:rsidRPr="00FC0F9E">
        <w:t>.</w:t>
      </w:r>
    </w:p>
    <w:p w14:paraId="46F443E6" w14:textId="77777777" w:rsidR="004C02EF" w:rsidRPr="00FC0F9E" w:rsidRDefault="004C02EF" w:rsidP="004C02EF">
      <w:pPr>
        <w:pStyle w:val="Alg4"/>
        <w:numPr>
          <w:ilvl w:val="0"/>
          <w:numId w:val="334"/>
        </w:numPr>
      </w:pPr>
      <w:r w:rsidRPr="00FC0F9E">
        <w:t>If Type(</w:t>
      </w:r>
      <w:r w:rsidRPr="00FC0F9E">
        <w:rPr>
          <w:i/>
        </w:rPr>
        <w:t>value</w:t>
      </w:r>
      <w:r w:rsidRPr="00FC0F9E">
        <w:t xml:space="preserve">) is </w:t>
      </w:r>
      <w:r>
        <w:t>N</w:t>
      </w:r>
      <w:r w:rsidRPr="00FC0F9E">
        <w:t>umber</w:t>
      </w:r>
    </w:p>
    <w:p w14:paraId="23DDA720" w14:textId="77777777" w:rsidR="004C02EF" w:rsidRPr="00FC0F9E" w:rsidRDefault="004C02EF" w:rsidP="004C02EF">
      <w:pPr>
        <w:pStyle w:val="Alg4"/>
        <w:numPr>
          <w:ilvl w:val="1"/>
          <w:numId w:val="334"/>
        </w:numPr>
      </w:pPr>
      <w:r w:rsidRPr="00FC0F9E">
        <w:t xml:space="preserve">If </w:t>
      </w:r>
      <w:r w:rsidRPr="00FC0F9E">
        <w:rPr>
          <w:i/>
        </w:rPr>
        <w:t xml:space="preserve">value </w:t>
      </w:r>
      <w:r w:rsidRPr="00FC0F9E">
        <w:t>is finite then return ToString(</w:t>
      </w:r>
      <w:r w:rsidRPr="00FC0F9E">
        <w:rPr>
          <w:i/>
        </w:rPr>
        <w:t>value</w:t>
      </w:r>
      <w:r w:rsidRPr="00FC0F9E">
        <w:t>).</w:t>
      </w:r>
    </w:p>
    <w:p w14:paraId="09613592" w14:textId="77777777" w:rsidR="004C02EF" w:rsidRPr="00FC0F9E" w:rsidRDefault="004C02EF" w:rsidP="004C02EF">
      <w:pPr>
        <w:pStyle w:val="Alg4"/>
        <w:numPr>
          <w:ilvl w:val="1"/>
          <w:numId w:val="334"/>
        </w:numPr>
      </w:pPr>
      <w:r w:rsidRPr="00FC0F9E">
        <w:t xml:space="preserve">Else, return </w:t>
      </w:r>
      <w:r w:rsidRPr="006D2E27">
        <w:rPr>
          <w:rFonts w:ascii="Courier New" w:hAnsi="Courier New" w:cs="Courier New"/>
          <w:b/>
        </w:rPr>
        <w:t>"null"</w:t>
      </w:r>
      <w:r w:rsidRPr="00FC0F9E">
        <w:t>.</w:t>
      </w:r>
    </w:p>
    <w:p w14:paraId="7150C554" w14:textId="77777777" w:rsidR="004C02EF" w:rsidRPr="00FC0F9E" w:rsidRDefault="004C02EF" w:rsidP="004C02EF">
      <w:pPr>
        <w:pStyle w:val="Alg4"/>
        <w:numPr>
          <w:ilvl w:val="0"/>
          <w:numId w:val="334"/>
        </w:numPr>
      </w:pPr>
      <w:r w:rsidRPr="00FC0F9E">
        <w:t>If Type(</w:t>
      </w:r>
      <w:r w:rsidRPr="00FC0F9E">
        <w:rPr>
          <w:i/>
        </w:rPr>
        <w:t>value</w:t>
      </w:r>
      <w:r w:rsidRPr="00FC0F9E">
        <w:t xml:space="preserve">) is </w:t>
      </w:r>
      <w:r>
        <w:t>O</w:t>
      </w:r>
      <w:r w:rsidRPr="00FC0F9E">
        <w:t>bject, and IsCallable(</w:t>
      </w:r>
      <w:r w:rsidRPr="00FC0F9E">
        <w:rPr>
          <w:i/>
        </w:rPr>
        <w:t>value</w:t>
      </w:r>
      <w:r w:rsidRPr="00FC0F9E">
        <w:t xml:space="preserve">) is </w:t>
      </w:r>
      <w:r w:rsidRPr="00FC0F9E">
        <w:rPr>
          <w:b/>
        </w:rPr>
        <w:t>false</w:t>
      </w:r>
    </w:p>
    <w:p w14:paraId="42AF168F" w14:textId="77777777" w:rsidR="004C02EF" w:rsidRPr="00FC0F9E" w:rsidRDefault="004C02EF" w:rsidP="004C02EF">
      <w:pPr>
        <w:pStyle w:val="Alg4"/>
        <w:numPr>
          <w:ilvl w:val="1"/>
          <w:numId w:val="334"/>
        </w:numPr>
      </w:pPr>
      <w:r w:rsidRPr="00FC0F9E">
        <w:t xml:space="preserve">If </w:t>
      </w:r>
      <w:del w:id="6675" w:author="Allen Wirfs-Brock" w:date="2011-07-02T14:53:00Z">
        <w:r w:rsidRPr="00FC0F9E" w:rsidDel="004C0FF1">
          <w:delText xml:space="preserve">the [[Class]] internal property of </w:delText>
        </w:r>
      </w:del>
      <w:r w:rsidRPr="00FC0F9E">
        <w:rPr>
          <w:i/>
        </w:rPr>
        <w:t>value</w:t>
      </w:r>
      <w:r w:rsidRPr="00FC0F9E">
        <w:t xml:space="preserve"> </w:t>
      </w:r>
      <w:ins w:id="6676" w:author="Allen Wirfs-Brock" w:date="2011-07-02T14:53:00Z">
        <w:r w:rsidR="004C0FF1">
          <w:t>has an [[IsArray]] internal property</w:t>
        </w:r>
      </w:ins>
      <w:del w:id="6677" w:author="Allen Wirfs-Brock" w:date="2011-07-02T14:53:00Z">
        <w:r w:rsidRPr="00FC0F9E" w:rsidDel="004C0FF1">
          <w:delText xml:space="preserve">is </w:delText>
        </w:r>
        <w:r w:rsidRPr="006D2E27" w:rsidDel="004C0FF1">
          <w:rPr>
            <w:rFonts w:ascii="Courier New" w:hAnsi="Courier New" w:cs="Courier New"/>
            <w:b/>
          </w:rPr>
          <w:delText>"Array"</w:delText>
        </w:r>
      </w:del>
      <w:r w:rsidRPr="006D2E27">
        <w:rPr>
          <w:rFonts w:ascii="Courier New" w:hAnsi="Courier New" w:cs="Courier New"/>
          <w:b/>
        </w:rPr>
        <w:t xml:space="preserve"> </w:t>
      </w:r>
      <w:r w:rsidRPr="00FC0F9E">
        <w:t>then</w:t>
      </w:r>
    </w:p>
    <w:p w14:paraId="52014D48" w14:textId="77777777" w:rsidR="004C02EF" w:rsidRPr="00FC0F9E" w:rsidRDefault="004C02EF" w:rsidP="004C02EF">
      <w:pPr>
        <w:pStyle w:val="Alg4"/>
        <w:numPr>
          <w:ilvl w:val="2"/>
          <w:numId w:val="334"/>
        </w:numPr>
      </w:pPr>
      <w:r w:rsidRPr="00FC0F9E">
        <w:t xml:space="preserve">Return the result of calling the abstract operation </w:t>
      </w:r>
      <w:r w:rsidRPr="00FC0F9E">
        <w:rPr>
          <w:i/>
        </w:rPr>
        <w:t>JA</w:t>
      </w:r>
      <w:r w:rsidRPr="00FC0F9E">
        <w:t xml:space="preserve"> with argument </w:t>
      </w:r>
      <w:r w:rsidRPr="00FC0F9E">
        <w:rPr>
          <w:i/>
        </w:rPr>
        <w:t>value</w:t>
      </w:r>
      <w:r w:rsidRPr="00FC0F9E">
        <w:t>.</w:t>
      </w:r>
    </w:p>
    <w:p w14:paraId="16FE9B20" w14:textId="77777777" w:rsidR="004C02EF" w:rsidRPr="00FC0F9E" w:rsidRDefault="004C02EF" w:rsidP="004C02EF">
      <w:pPr>
        <w:pStyle w:val="Alg4"/>
        <w:numPr>
          <w:ilvl w:val="1"/>
          <w:numId w:val="334"/>
        </w:numPr>
      </w:pPr>
      <w:r w:rsidRPr="00FC0F9E">
        <w:t xml:space="preserve">Else, return the result of calling the abstract operation </w:t>
      </w:r>
      <w:r w:rsidRPr="00FC0F9E">
        <w:rPr>
          <w:i/>
        </w:rPr>
        <w:t>JO</w:t>
      </w:r>
      <w:r w:rsidRPr="00FC0F9E">
        <w:t xml:space="preserve"> with argument </w:t>
      </w:r>
      <w:r w:rsidRPr="00FC0F9E">
        <w:rPr>
          <w:i/>
        </w:rPr>
        <w:t>value</w:t>
      </w:r>
      <w:r w:rsidRPr="00FC0F9E">
        <w:t>.</w:t>
      </w:r>
    </w:p>
    <w:p w14:paraId="4091D78B" w14:textId="77777777" w:rsidR="004C02EF" w:rsidRPr="00FC0F9E" w:rsidRDefault="004C02EF" w:rsidP="004C02EF">
      <w:pPr>
        <w:pStyle w:val="Alg4"/>
        <w:numPr>
          <w:ilvl w:val="0"/>
          <w:numId w:val="334"/>
        </w:numPr>
        <w:spacing w:after="120"/>
      </w:pPr>
      <w:r w:rsidRPr="00FC0F9E">
        <w:t xml:space="preserve">Return </w:t>
      </w:r>
      <w:r w:rsidRPr="00FC0F9E">
        <w:rPr>
          <w:b/>
        </w:rPr>
        <w:t>undefined</w:t>
      </w:r>
      <w:r w:rsidRPr="00FC0F9E">
        <w:t>.</w:t>
      </w:r>
    </w:p>
    <w:p w14:paraId="3606BCD3" w14:textId="77777777" w:rsidR="004C02EF" w:rsidRDefault="004C02EF" w:rsidP="004C02EF">
      <w:r>
        <w:t xml:space="preserve">The abstract operation </w:t>
      </w:r>
      <w:r w:rsidRPr="00895113">
        <w:rPr>
          <w:rFonts w:ascii="Times New Roman" w:hAnsi="Times New Roman"/>
          <w:i/>
        </w:rPr>
        <w:t>Quote</w:t>
      </w:r>
      <w:r w:rsidRPr="00895113">
        <w:rPr>
          <w:rFonts w:ascii="Times New Roman" w:hAnsi="Times New Roman"/>
        </w:rPr>
        <w:t>(</w:t>
      </w:r>
      <w:r w:rsidRPr="00895113">
        <w:rPr>
          <w:rFonts w:ascii="Times New Roman" w:hAnsi="Times New Roman"/>
          <w:i/>
        </w:rPr>
        <w:t>value</w:t>
      </w:r>
      <w:r w:rsidRPr="00895113">
        <w:rPr>
          <w:rFonts w:ascii="Times New Roman" w:hAnsi="Times New Roman"/>
        </w:rPr>
        <w:t>)</w:t>
      </w:r>
      <w:r>
        <w:t xml:space="preserve"> wraps a String value in double quotes and escapes characters within it. </w:t>
      </w:r>
    </w:p>
    <w:p w14:paraId="3B86AF83" w14:textId="77777777" w:rsidR="004C02EF" w:rsidRPr="00FC0F9E" w:rsidRDefault="004C02EF" w:rsidP="004C02EF">
      <w:pPr>
        <w:pStyle w:val="Alg4"/>
        <w:numPr>
          <w:ilvl w:val="0"/>
          <w:numId w:val="337"/>
        </w:numPr>
      </w:pPr>
      <w:r w:rsidRPr="00FC0F9E">
        <w:t xml:space="preserve">Let </w:t>
      </w:r>
      <w:r w:rsidRPr="00FC0F9E">
        <w:rPr>
          <w:i/>
        </w:rPr>
        <w:t>product</w:t>
      </w:r>
      <w:r w:rsidRPr="00FC0F9E">
        <w:t xml:space="preserve"> be the double quote character.</w:t>
      </w:r>
    </w:p>
    <w:p w14:paraId="39080BA8" w14:textId="77777777" w:rsidR="004C02EF" w:rsidRPr="00FC0F9E" w:rsidRDefault="004C02EF" w:rsidP="004C02EF">
      <w:pPr>
        <w:pStyle w:val="Alg4"/>
        <w:numPr>
          <w:ilvl w:val="0"/>
          <w:numId w:val="337"/>
        </w:numPr>
      </w:pPr>
      <w:r w:rsidRPr="00FC0F9E">
        <w:t xml:space="preserve">For each character </w:t>
      </w:r>
      <w:r w:rsidRPr="00FC0F9E">
        <w:rPr>
          <w:i/>
        </w:rPr>
        <w:t>C</w:t>
      </w:r>
      <w:r w:rsidRPr="00FC0F9E">
        <w:t xml:space="preserve"> in </w:t>
      </w:r>
      <w:r w:rsidRPr="00FC0F9E">
        <w:rPr>
          <w:i/>
        </w:rPr>
        <w:t>value</w:t>
      </w:r>
    </w:p>
    <w:p w14:paraId="04B4086C" w14:textId="77777777" w:rsidR="004C02EF" w:rsidRPr="00FC0F9E" w:rsidRDefault="004C02EF" w:rsidP="004C02EF">
      <w:pPr>
        <w:pStyle w:val="Alg4"/>
        <w:numPr>
          <w:ilvl w:val="1"/>
          <w:numId w:val="337"/>
        </w:numPr>
      </w:pPr>
      <w:r w:rsidRPr="00FC0F9E">
        <w:t xml:space="preserve">If </w:t>
      </w:r>
      <w:r w:rsidRPr="00FC0F9E">
        <w:rPr>
          <w:i/>
        </w:rPr>
        <w:t>C</w:t>
      </w:r>
      <w:r w:rsidRPr="00FC0F9E">
        <w:t xml:space="preserve"> is the double quote character or the backslash character</w:t>
      </w:r>
    </w:p>
    <w:p w14:paraId="09B3C94A"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the backslash character.</w:t>
      </w:r>
    </w:p>
    <w:p w14:paraId="513DDC3F"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w:t>
      </w:r>
      <w:r w:rsidRPr="00FC0F9E">
        <w:rPr>
          <w:i/>
        </w:rPr>
        <w:t>C</w:t>
      </w:r>
      <w:r w:rsidRPr="00FC0F9E">
        <w:t>.</w:t>
      </w:r>
    </w:p>
    <w:p w14:paraId="4D3737D9" w14:textId="77777777" w:rsidR="004C02EF" w:rsidRPr="00FC0F9E" w:rsidRDefault="004C02EF" w:rsidP="004C02EF">
      <w:pPr>
        <w:pStyle w:val="Alg4"/>
        <w:numPr>
          <w:ilvl w:val="1"/>
          <w:numId w:val="337"/>
        </w:numPr>
      </w:pPr>
      <w:r w:rsidRPr="00FC0F9E">
        <w:t xml:space="preserve">Else </w:t>
      </w:r>
      <w:r>
        <w:t>i</w:t>
      </w:r>
      <w:r w:rsidRPr="00FC0F9E">
        <w:t xml:space="preserve">f </w:t>
      </w:r>
      <w:r w:rsidRPr="00FC0F9E">
        <w:rPr>
          <w:i/>
        </w:rPr>
        <w:t>C</w:t>
      </w:r>
      <w:r w:rsidRPr="00FC0F9E">
        <w:t xml:space="preserve"> is backspace, formfeed, newline, carriage return, or tab</w:t>
      </w:r>
    </w:p>
    <w:p w14:paraId="5A666D4D"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the backslash character.</w:t>
      </w:r>
    </w:p>
    <w:p w14:paraId="267C0B46" w14:textId="77777777" w:rsidR="004C02EF" w:rsidRPr="00FC0F9E" w:rsidRDefault="004C02EF" w:rsidP="004C02EF">
      <w:pPr>
        <w:pStyle w:val="Alg4"/>
        <w:keepNext/>
        <w:numPr>
          <w:ilvl w:val="2"/>
          <w:numId w:val="337"/>
        </w:numPr>
      </w:pPr>
      <w:r w:rsidRPr="00FC0F9E">
        <w:t xml:space="preserve">Let </w:t>
      </w:r>
      <w:r w:rsidRPr="00FC0F9E">
        <w:rPr>
          <w:i/>
        </w:rPr>
        <w:t>abbrev</w:t>
      </w:r>
      <w:r w:rsidRPr="00FC0F9E">
        <w:t xml:space="preserve"> be the character corresponding to the value of </w:t>
      </w:r>
      <w:r w:rsidRPr="00FC0F9E">
        <w:rPr>
          <w:i/>
        </w:rPr>
        <w:t>C</w:t>
      </w:r>
      <w:r w:rsidRPr="00FC0F9E">
        <w:t xml:space="preserve"> </w:t>
      </w:r>
      <w:r>
        <w:t>as follows</w:t>
      </w:r>
      <w:r w:rsidRPr="00FC0F9E">
        <w:t>:</w:t>
      </w:r>
    </w:p>
    <w:p w14:paraId="7FC95045" w14:textId="77777777" w:rsidR="004C02EF" w:rsidRDefault="004C02EF" w:rsidP="004C02EF">
      <w:pPr>
        <w:keepNext/>
        <w:tabs>
          <w:tab w:val="left" w:pos="4410"/>
          <w:tab w:val="left" w:pos="5490"/>
        </w:tabs>
        <w:ind w:left="2700"/>
        <w:contextualSpacing/>
        <w:rPr>
          <w:rFonts w:ascii="Courier New" w:hAnsi="Courier New" w:cs="Courier New"/>
          <w:b/>
        </w:rPr>
      </w:pPr>
      <w:r w:rsidRPr="00FC0F9E">
        <w:rPr>
          <w:rFonts w:ascii="Times New Roman" w:hAnsi="Times New Roman"/>
        </w:rPr>
        <w:t>backspace</w:t>
      </w:r>
      <w:r w:rsidRPr="00FC0F9E">
        <w:rPr>
          <w:rFonts w:ascii="Times New Roman" w:hAnsi="Times New Roman"/>
        </w:rPr>
        <w:tab/>
      </w:r>
      <w:r w:rsidRPr="00A44A82">
        <w:rPr>
          <w:rFonts w:ascii="Courier New" w:hAnsi="Courier New" w:cs="Courier New"/>
          <w:b/>
        </w:rPr>
        <w:t>"b"</w:t>
      </w:r>
    </w:p>
    <w:p w14:paraId="69197115" w14:textId="77777777" w:rsidR="004C02EF" w:rsidRDefault="004C02EF" w:rsidP="004C02EF">
      <w:pPr>
        <w:keepNext/>
        <w:tabs>
          <w:tab w:val="left" w:pos="4410"/>
          <w:tab w:val="left" w:pos="5490"/>
        </w:tabs>
        <w:ind w:left="2700"/>
        <w:contextualSpacing/>
        <w:rPr>
          <w:rFonts w:ascii="Courier New" w:hAnsi="Courier New" w:cs="Courier New"/>
          <w:b/>
        </w:rPr>
      </w:pPr>
      <w:r w:rsidRPr="00FC0F9E">
        <w:rPr>
          <w:rFonts w:ascii="Times New Roman" w:hAnsi="Times New Roman"/>
        </w:rPr>
        <w:t>formfeed</w:t>
      </w:r>
      <w:r w:rsidRPr="00FC0F9E">
        <w:rPr>
          <w:rFonts w:ascii="Times New Roman" w:hAnsi="Times New Roman"/>
        </w:rPr>
        <w:tab/>
      </w:r>
      <w:r w:rsidRPr="00A44A82">
        <w:rPr>
          <w:rFonts w:ascii="Courier New" w:hAnsi="Courier New" w:cs="Courier New"/>
          <w:b/>
        </w:rPr>
        <w:t>"f"</w:t>
      </w:r>
    </w:p>
    <w:p w14:paraId="101422F3" w14:textId="77777777" w:rsidR="004C02EF" w:rsidRDefault="004C02EF" w:rsidP="004C02EF">
      <w:pPr>
        <w:keepNext/>
        <w:tabs>
          <w:tab w:val="left" w:pos="4410"/>
          <w:tab w:val="left" w:pos="5490"/>
        </w:tabs>
        <w:ind w:left="2700"/>
        <w:contextualSpacing/>
        <w:rPr>
          <w:rFonts w:ascii="Courier New" w:hAnsi="Courier New" w:cs="Courier New"/>
          <w:b/>
        </w:rPr>
      </w:pPr>
      <w:r w:rsidRPr="00FC0F9E">
        <w:rPr>
          <w:rFonts w:ascii="Times New Roman" w:hAnsi="Times New Roman"/>
        </w:rPr>
        <w:t>newline</w:t>
      </w:r>
      <w:r w:rsidRPr="00FC0F9E">
        <w:rPr>
          <w:rFonts w:ascii="Times New Roman" w:hAnsi="Times New Roman"/>
        </w:rPr>
        <w:tab/>
      </w:r>
      <w:r w:rsidRPr="00A44A82">
        <w:rPr>
          <w:rFonts w:ascii="Courier New" w:hAnsi="Courier New" w:cs="Courier New"/>
          <w:b/>
        </w:rPr>
        <w:t>"</w:t>
      </w:r>
      <w:r>
        <w:rPr>
          <w:rFonts w:ascii="Courier New" w:hAnsi="Courier New" w:cs="Courier New"/>
          <w:b/>
        </w:rPr>
        <w:t>n</w:t>
      </w:r>
      <w:r w:rsidRPr="00A44A82">
        <w:rPr>
          <w:rFonts w:ascii="Courier New" w:hAnsi="Courier New" w:cs="Courier New"/>
          <w:b/>
        </w:rPr>
        <w:t>"</w:t>
      </w:r>
    </w:p>
    <w:p w14:paraId="6F8D8277" w14:textId="77777777" w:rsidR="004C02EF" w:rsidRDefault="004C02EF" w:rsidP="004C02EF">
      <w:pPr>
        <w:keepNext/>
        <w:tabs>
          <w:tab w:val="left" w:pos="4410"/>
          <w:tab w:val="left" w:pos="5490"/>
        </w:tabs>
        <w:ind w:left="2700"/>
        <w:contextualSpacing/>
        <w:rPr>
          <w:rFonts w:ascii="Courier New" w:hAnsi="Courier New" w:cs="Courier New"/>
          <w:b/>
        </w:rPr>
      </w:pPr>
      <w:r w:rsidRPr="00FC0F9E">
        <w:rPr>
          <w:rFonts w:ascii="Times New Roman" w:hAnsi="Times New Roman"/>
        </w:rPr>
        <w:t>carriage return</w:t>
      </w:r>
      <w:r w:rsidRPr="00FC0F9E">
        <w:rPr>
          <w:rFonts w:ascii="Times New Roman" w:hAnsi="Times New Roman"/>
        </w:rPr>
        <w:tab/>
      </w:r>
      <w:r w:rsidRPr="00A44A82">
        <w:rPr>
          <w:rFonts w:ascii="Courier New" w:hAnsi="Courier New" w:cs="Courier New"/>
          <w:b/>
        </w:rPr>
        <w:t>"</w:t>
      </w:r>
      <w:r>
        <w:rPr>
          <w:rFonts w:ascii="Courier New" w:hAnsi="Courier New" w:cs="Courier New"/>
          <w:b/>
        </w:rPr>
        <w:t>r</w:t>
      </w:r>
      <w:r w:rsidRPr="00A44A82">
        <w:rPr>
          <w:rFonts w:ascii="Courier New" w:hAnsi="Courier New" w:cs="Courier New"/>
          <w:b/>
        </w:rPr>
        <w:t>"</w:t>
      </w:r>
    </w:p>
    <w:p w14:paraId="22D3064B" w14:textId="77777777" w:rsidR="004C02EF" w:rsidRPr="00FC0F9E" w:rsidRDefault="004C02EF" w:rsidP="004C02EF">
      <w:pPr>
        <w:tabs>
          <w:tab w:val="left" w:pos="4410"/>
          <w:tab w:val="left" w:pos="5490"/>
        </w:tabs>
        <w:spacing w:after="0"/>
        <w:ind w:left="2700"/>
        <w:rPr>
          <w:rFonts w:ascii="Times New Roman" w:hAnsi="Times New Roman"/>
        </w:rPr>
      </w:pPr>
      <w:r w:rsidRPr="00FC0F9E">
        <w:rPr>
          <w:rFonts w:ascii="Times New Roman" w:hAnsi="Times New Roman"/>
        </w:rPr>
        <w:t>tab</w:t>
      </w:r>
      <w:r w:rsidRPr="00FC0F9E">
        <w:rPr>
          <w:rFonts w:ascii="Times New Roman" w:hAnsi="Times New Roman"/>
        </w:rPr>
        <w:tab/>
      </w:r>
      <w:r w:rsidRPr="00A44A82">
        <w:rPr>
          <w:rFonts w:ascii="Courier New" w:hAnsi="Courier New" w:cs="Courier New"/>
          <w:b/>
        </w:rPr>
        <w:t>"</w:t>
      </w:r>
      <w:r>
        <w:rPr>
          <w:rFonts w:ascii="Courier New" w:hAnsi="Courier New" w:cs="Courier New"/>
          <w:b/>
        </w:rPr>
        <w:t>t</w:t>
      </w:r>
      <w:r w:rsidRPr="00A44A82">
        <w:rPr>
          <w:rFonts w:ascii="Courier New" w:hAnsi="Courier New" w:cs="Courier New"/>
          <w:b/>
        </w:rPr>
        <w:t>"</w:t>
      </w:r>
    </w:p>
    <w:p w14:paraId="14A536DA"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w:t>
      </w:r>
      <w:r w:rsidRPr="00FC0F9E">
        <w:rPr>
          <w:i/>
        </w:rPr>
        <w:t>abbrev</w:t>
      </w:r>
      <w:r w:rsidRPr="00FC0F9E">
        <w:t>.</w:t>
      </w:r>
    </w:p>
    <w:p w14:paraId="2136073D" w14:textId="77777777" w:rsidR="004C02EF" w:rsidRPr="00FC0F9E" w:rsidRDefault="004C02EF" w:rsidP="004C02EF">
      <w:pPr>
        <w:pStyle w:val="Alg4"/>
        <w:numPr>
          <w:ilvl w:val="1"/>
          <w:numId w:val="337"/>
        </w:numPr>
      </w:pPr>
      <w:r w:rsidRPr="00FC0F9E">
        <w:t xml:space="preserve">Else </w:t>
      </w:r>
      <w:r>
        <w:t>i</w:t>
      </w:r>
      <w:r w:rsidRPr="00FC0F9E">
        <w:t xml:space="preserve">f </w:t>
      </w:r>
      <w:r w:rsidRPr="00FC0F9E">
        <w:rPr>
          <w:i/>
        </w:rPr>
        <w:t>C</w:t>
      </w:r>
      <w:r w:rsidRPr="00FC0F9E">
        <w:t xml:space="preserve"> is a control character having a code unit value less than the space character</w:t>
      </w:r>
    </w:p>
    <w:p w14:paraId="30C071EC"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the backslash character.</w:t>
      </w:r>
    </w:p>
    <w:p w14:paraId="61DF3E81"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w:t>
      </w:r>
      <w:r w:rsidRPr="00A44A82">
        <w:rPr>
          <w:rFonts w:ascii="Courier New" w:hAnsi="Courier New" w:cs="Courier New"/>
          <w:b/>
        </w:rPr>
        <w:t>"</w:t>
      </w:r>
      <w:r>
        <w:rPr>
          <w:rFonts w:ascii="Courier New" w:hAnsi="Courier New" w:cs="Courier New"/>
          <w:b/>
        </w:rPr>
        <w:t>u</w:t>
      </w:r>
      <w:r w:rsidRPr="00A44A82">
        <w:rPr>
          <w:rFonts w:ascii="Courier New" w:hAnsi="Courier New" w:cs="Courier New"/>
          <w:b/>
        </w:rPr>
        <w:t>"</w:t>
      </w:r>
      <w:r w:rsidRPr="00FC0F9E">
        <w:t>.</w:t>
      </w:r>
    </w:p>
    <w:p w14:paraId="4C6DB78D" w14:textId="77777777" w:rsidR="004C02EF" w:rsidRPr="00FC0F9E" w:rsidRDefault="004C02EF" w:rsidP="004C02EF">
      <w:pPr>
        <w:pStyle w:val="Alg4"/>
        <w:numPr>
          <w:ilvl w:val="2"/>
          <w:numId w:val="337"/>
        </w:numPr>
      </w:pPr>
      <w:r w:rsidRPr="00FC0F9E">
        <w:t xml:space="preserve">Let </w:t>
      </w:r>
      <w:r w:rsidRPr="00FC0F9E">
        <w:rPr>
          <w:i/>
        </w:rPr>
        <w:t>hex</w:t>
      </w:r>
      <w:r w:rsidRPr="00FC0F9E">
        <w:t xml:space="preserve"> be the result of converting the numeric code unit value of </w:t>
      </w:r>
      <w:r w:rsidRPr="00FC0F9E">
        <w:rPr>
          <w:i/>
        </w:rPr>
        <w:t>C</w:t>
      </w:r>
      <w:r w:rsidRPr="00FC0F9E">
        <w:t xml:space="preserve"> to a </w:t>
      </w:r>
      <w:r>
        <w:t>String</w:t>
      </w:r>
      <w:r w:rsidRPr="00FC0F9E">
        <w:t xml:space="preserve"> of </w:t>
      </w:r>
      <w:r>
        <w:t>four hexadecimal</w:t>
      </w:r>
      <w:r w:rsidRPr="00FC0F9E">
        <w:t xml:space="preserve"> digits.</w:t>
      </w:r>
      <w:ins w:id="6678" w:author="Allen Wirfs-Brock rev2" w:date="2011-07-25T16:15:00Z">
        <w:r w:rsidR="00DE1F52">
          <w:t xml:space="preserve">  Alphabetic hexadecimal digits are presented as lowercase characters. </w:t>
        </w:r>
      </w:ins>
    </w:p>
    <w:p w14:paraId="28276A26"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w:t>
      </w:r>
      <w:r w:rsidRPr="00FC0F9E">
        <w:rPr>
          <w:i/>
        </w:rPr>
        <w:t>hex</w:t>
      </w:r>
      <w:r w:rsidRPr="00FC0F9E">
        <w:t>.</w:t>
      </w:r>
    </w:p>
    <w:p w14:paraId="0B200A0D" w14:textId="77777777" w:rsidR="004C02EF" w:rsidRPr="00FC0F9E" w:rsidRDefault="004C02EF" w:rsidP="004C02EF">
      <w:pPr>
        <w:pStyle w:val="Alg4"/>
        <w:numPr>
          <w:ilvl w:val="1"/>
          <w:numId w:val="337"/>
        </w:numPr>
      </w:pPr>
      <w:r w:rsidRPr="00FC0F9E">
        <w:t>Else</w:t>
      </w:r>
    </w:p>
    <w:p w14:paraId="672E4AD2"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w:t>
      </w:r>
      <w:r w:rsidRPr="00FC0F9E">
        <w:rPr>
          <w:i/>
        </w:rPr>
        <w:t>C</w:t>
      </w:r>
      <w:r w:rsidRPr="00FC0F9E">
        <w:t>.</w:t>
      </w:r>
    </w:p>
    <w:p w14:paraId="75F939AB" w14:textId="77777777" w:rsidR="004C02EF" w:rsidRPr="00FC0F9E" w:rsidRDefault="004C02EF" w:rsidP="004C02EF">
      <w:pPr>
        <w:pStyle w:val="Alg4"/>
        <w:numPr>
          <w:ilvl w:val="0"/>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the double quote character.</w:t>
      </w:r>
    </w:p>
    <w:p w14:paraId="75265E16" w14:textId="77777777" w:rsidR="004C02EF" w:rsidRPr="00FC0F9E" w:rsidRDefault="004C02EF" w:rsidP="004C02EF">
      <w:pPr>
        <w:pStyle w:val="Alg4"/>
        <w:numPr>
          <w:ilvl w:val="0"/>
          <w:numId w:val="337"/>
        </w:numPr>
        <w:spacing w:after="120"/>
      </w:pPr>
      <w:r w:rsidRPr="00FC0F9E">
        <w:t xml:space="preserve">Return </w:t>
      </w:r>
      <w:r w:rsidRPr="00FC0F9E">
        <w:rPr>
          <w:i/>
        </w:rPr>
        <w:t>product</w:t>
      </w:r>
      <w:r w:rsidRPr="00FC0F9E">
        <w:t>.</w:t>
      </w:r>
    </w:p>
    <w:p w14:paraId="5BF473B1" w14:textId="77777777" w:rsidR="004C02EF" w:rsidRDefault="004C02EF" w:rsidP="004C02EF">
      <w:r>
        <w:t xml:space="preserve">The abstract operation </w:t>
      </w:r>
      <w:r w:rsidRPr="00895113">
        <w:rPr>
          <w:rFonts w:ascii="Times New Roman" w:hAnsi="Times New Roman"/>
          <w:i/>
        </w:rPr>
        <w:t>JO</w:t>
      </w:r>
      <w:r w:rsidRPr="00895113">
        <w:rPr>
          <w:rFonts w:ascii="Times New Roman" w:hAnsi="Times New Roman"/>
        </w:rPr>
        <w:t>(</w:t>
      </w:r>
      <w:r w:rsidRPr="00895113">
        <w:rPr>
          <w:rFonts w:ascii="Times New Roman" w:hAnsi="Times New Roman"/>
          <w:i/>
        </w:rPr>
        <w:t>value</w:t>
      </w:r>
      <w:r w:rsidRPr="00895113">
        <w:rPr>
          <w:rFonts w:ascii="Times New Roman" w:hAnsi="Times New Roman"/>
        </w:rPr>
        <w:t>)</w:t>
      </w:r>
      <w:r>
        <w:t xml:space="preserve"> serializes an object. It has access to the </w:t>
      </w:r>
      <w:r w:rsidRPr="00895113">
        <w:rPr>
          <w:rFonts w:ascii="Times New Roman" w:hAnsi="Times New Roman"/>
          <w:i/>
        </w:rPr>
        <w:t>stack</w:t>
      </w:r>
      <w:r>
        <w:t xml:space="preserve">, </w:t>
      </w:r>
      <w:r w:rsidRPr="00895113">
        <w:rPr>
          <w:rFonts w:ascii="Times New Roman" w:hAnsi="Times New Roman"/>
          <w:i/>
        </w:rPr>
        <w:t>indent</w:t>
      </w:r>
      <w:r>
        <w:t xml:space="preserve">, </w:t>
      </w:r>
      <w:r w:rsidRPr="00895113">
        <w:rPr>
          <w:rFonts w:ascii="Times New Roman" w:hAnsi="Times New Roman"/>
          <w:i/>
        </w:rPr>
        <w:t>gap</w:t>
      </w:r>
      <w:r>
        <w:t xml:space="preserve">, </w:t>
      </w:r>
      <w:ins w:id="6679" w:author="Allen Wirfs-Brock rev2" w:date="2011-07-20T16:03:00Z">
        <w:r w:rsidR="00015C8D">
          <w:t xml:space="preserve">and </w:t>
        </w:r>
      </w:ins>
      <w:r w:rsidRPr="00895113">
        <w:rPr>
          <w:rFonts w:ascii="Times New Roman" w:hAnsi="Times New Roman"/>
          <w:i/>
        </w:rPr>
        <w:t>PropertyList</w:t>
      </w:r>
      <w:del w:id="6680" w:author="Allen Wirfs-Brock rev2" w:date="2011-07-20T16:04:00Z">
        <w:r w:rsidRPr="00FB0CBA" w:rsidDel="00015C8D">
          <w:delText>,</w:delText>
        </w:r>
      </w:del>
      <w:r>
        <w:t xml:space="preserve"> </w:t>
      </w:r>
      <w:del w:id="6681" w:author="Allen Wirfs-Brock rev2" w:date="2011-07-20T16:04:00Z">
        <w:r w:rsidRPr="00895113" w:rsidDel="00015C8D">
          <w:rPr>
            <w:rFonts w:ascii="Times New Roman" w:hAnsi="Times New Roman"/>
            <w:i/>
          </w:rPr>
          <w:delText>ReplacerFunction</w:delText>
        </w:r>
        <w:r w:rsidDel="00015C8D">
          <w:delText xml:space="preserve">, and </w:delText>
        </w:r>
        <w:r w:rsidRPr="00895113" w:rsidDel="00015C8D">
          <w:rPr>
            <w:rFonts w:ascii="Times New Roman" w:hAnsi="Times New Roman"/>
            <w:i/>
          </w:rPr>
          <w:delText>space</w:delText>
        </w:r>
        <w:r w:rsidDel="00015C8D">
          <w:delText xml:space="preserve"> </w:delText>
        </w:r>
      </w:del>
      <w:r>
        <w:t>of the invocation of the stringify method.</w:t>
      </w:r>
    </w:p>
    <w:p w14:paraId="4C073753" w14:textId="77777777" w:rsidR="004C02EF" w:rsidRPr="00FC0F9E" w:rsidRDefault="004C02EF" w:rsidP="004C02EF">
      <w:pPr>
        <w:pStyle w:val="Alg4"/>
        <w:numPr>
          <w:ilvl w:val="0"/>
          <w:numId w:val="336"/>
        </w:numPr>
      </w:pPr>
      <w:r w:rsidRPr="00FC0F9E">
        <w:t xml:space="preserve">If </w:t>
      </w:r>
      <w:r w:rsidRPr="00FC0F9E">
        <w:rPr>
          <w:i/>
        </w:rPr>
        <w:t>stack</w:t>
      </w:r>
      <w:r w:rsidRPr="00FC0F9E">
        <w:t xml:space="preserve"> contains </w:t>
      </w:r>
      <w:r w:rsidRPr="00FC0F9E">
        <w:rPr>
          <w:i/>
        </w:rPr>
        <w:t>value</w:t>
      </w:r>
      <w:r w:rsidRPr="00FC0F9E">
        <w:t xml:space="preserve"> then throw a </w:t>
      </w:r>
      <w:r w:rsidRPr="00FC0F9E">
        <w:rPr>
          <w:b/>
        </w:rPr>
        <w:t>TypeError</w:t>
      </w:r>
      <w:r w:rsidRPr="00FC0F9E">
        <w:t xml:space="preserve"> exception because the structure is cyclical.</w:t>
      </w:r>
    </w:p>
    <w:p w14:paraId="4BE245D1" w14:textId="77777777" w:rsidR="004C02EF" w:rsidRPr="00FC0F9E" w:rsidRDefault="004C02EF" w:rsidP="004C02EF">
      <w:pPr>
        <w:pStyle w:val="Alg4"/>
        <w:numPr>
          <w:ilvl w:val="0"/>
          <w:numId w:val="336"/>
        </w:numPr>
      </w:pPr>
      <w:r w:rsidRPr="00FC0F9E">
        <w:t xml:space="preserve">Append </w:t>
      </w:r>
      <w:r w:rsidRPr="00FC0F9E">
        <w:rPr>
          <w:i/>
        </w:rPr>
        <w:t>value</w:t>
      </w:r>
      <w:r w:rsidRPr="00FC0F9E">
        <w:t xml:space="preserve"> to </w:t>
      </w:r>
      <w:r w:rsidRPr="00FC0F9E">
        <w:rPr>
          <w:i/>
        </w:rPr>
        <w:t>stack</w:t>
      </w:r>
      <w:r w:rsidRPr="00FC0F9E">
        <w:t>.</w:t>
      </w:r>
    </w:p>
    <w:p w14:paraId="429D3486" w14:textId="77777777" w:rsidR="004C02EF" w:rsidRPr="00FC0F9E" w:rsidRDefault="004C02EF" w:rsidP="004C02EF">
      <w:pPr>
        <w:pStyle w:val="Alg4"/>
        <w:numPr>
          <w:ilvl w:val="0"/>
          <w:numId w:val="336"/>
        </w:numPr>
      </w:pPr>
      <w:r w:rsidRPr="00FC0F9E">
        <w:t xml:space="preserve">Let </w:t>
      </w:r>
      <w:r w:rsidRPr="00FC0F9E">
        <w:rPr>
          <w:i/>
        </w:rPr>
        <w:t>stepback</w:t>
      </w:r>
      <w:r w:rsidRPr="00FC0F9E">
        <w:t xml:space="preserve"> be </w:t>
      </w:r>
      <w:r w:rsidRPr="00FC0F9E">
        <w:rPr>
          <w:i/>
        </w:rPr>
        <w:t>indent</w:t>
      </w:r>
      <w:r w:rsidRPr="00FC0F9E">
        <w:t>.</w:t>
      </w:r>
    </w:p>
    <w:p w14:paraId="23F4CB1A" w14:textId="77777777" w:rsidR="004C02EF" w:rsidRPr="00FC0F9E" w:rsidRDefault="004C02EF" w:rsidP="004C02EF">
      <w:pPr>
        <w:pStyle w:val="Alg4"/>
        <w:numPr>
          <w:ilvl w:val="0"/>
          <w:numId w:val="336"/>
        </w:numPr>
      </w:pPr>
      <w:r w:rsidRPr="00FC0F9E">
        <w:t xml:space="preserve">Let </w:t>
      </w:r>
      <w:r w:rsidRPr="00FC0F9E">
        <w:rPr>
          <w:i/>
        </w:rPr>
        <w:t>indent</w:t>
      </w:r>
      <w:r w:rsidRPr="00FC0F9E">
        <w:t xml:space="preserve"> be the concatenation of </w:t>
      </w:r>
      <w:r w:rsidRPr="00FC0F9E">
        <w:rPr>
          <w:i/>
        </w:rPr>
        <w:t>indent</w:t>
      </w:r>
      <w:r w:rsidRPr="00FC0F9E">
        <w:t xml:space="preserve"> and </w:t>
      </w:r>
      <w:r w:rsidRPr="00FC0F9E">
        <w:rPr>
          <w:i/>
        </w:rPr>
        <w:t>gap</w:t>
      </w:r>
      <w:r w:rsidRPr="00FC0F9E">
        <w:t>.</w:t>
      </w:r>
    </w:p>
    <w:p w14:paraId="012076CC" w14:textId="77777777" w:rsidR="004C02EF" w:rsidRPr="00FC0F9E" w:rsidRDefault="004C02EF" w:rsidP="004C02EF">
      <w:pPr>
        <w:pStyle w:val="Alg4"/>
        <w:numPr>
          <w:ilvl w:val="0"/>
          <w:numId w:val="336"/>
        </w:numPr>
      </w:pPr>
      <w:r w:rsidRPr="00FC0F9E">
        <w:t xml:space="preserve">If </w:t>
      </w:r>
      <w:r w:rsidRPr="00FC0F9E">
        <w:rPr>
          <w:i/>
        </w:rPr>
        <w:t xml:space="preserve">PropertyList </w:t>
      </w:r>
      <w:r w:rsidRPr="00FC0F9E">
        <w:t xml:space="preserve">is not </w:t>
      </w:r>
      <w:r w:rsidRPr="00FC0F9E">
        <w:rPr>
          <w:b/>
        </w:rPr>
        <w:t>undefined</w:t>
      </w:r>
      <w:r w:rsidRPr="00FC0F9E">
        <w:t>, then</w:t>
      </w:r>
    </w:p>
    <w:p w14:paraId="557A151F" w14:textId="77777777" w:rsidR="004C02EF" w:rsidRPr="00FC0F9E" w:rsidRDefault="004C02EF" w:rsidP="004C02EF">
      <w:pPr>
        <w:pStyle w:val="Alg4"/>
        <w:numPr>
          <w:ilvl w:val="1"/>
          <w:numId w:val="336"/>
        </w:numPr>
      </w:pPr>
      <w:r w:rsidRPr="00FC0F9E">
        <w:t xml:space="preserve">Let </w:t>
      </w:r>
      <w:r w:rsidRPr="00FC0F9E">
        <w:rPr>
          <w:i/>
        </w:rPr>
        <w:t>K</w:t>
      </w:r>
      <w:r w:rsidRPr="00FC0F9E">
        <w:t xml:space="preserve"> be </w:t>
      </w:r>
      <w:r w:rsidRPr="00FC0F9E">
        <w:rPr>
          <w:i/>
        </w:rPr>
        <w:t>PropertyList</w:t>
      </w:r>
      <w:r w:rsidRPr="00FC0F9E">
        <w:t>.</w:t>
      </w:r>
    </w:p>
    <w:p w14:paraId="47893C20" w14:textId="77777777" w:rsidR="004C02EF" w:rsidRPr="00FC0F9E" w:rsidRDefault="004C02EF" w:rsidP="004C02EF">
      <w:pPr>
        <w:pStyle w:val="Alg4"/>
        <w:numPr>
          <w:ilvl w:val="0"/>
          <w:numId w:val="336"/>
        </w:numPr>
      </w:pPr>
      <w:r w:rsidRPr="00FC0F9E">
        <w:t>Else</w:t>
      </w:r>
    </w:p>
    <w:p w14:paraId="76D47236" w14:textId="77777777" w:rsidR="004C02EF" w:rsidRPr="00FC0F9E" w:rsidRDefault="004C02EF" w:rsidP="004C02EF">
      <w:pPr>
        <w:pStyle w:val="Alg4"/>
        <w:numPr>
          <w:ilvl w:val="1"/>
          <w:numId w:val="336"/>
        </w:numPr>
      </w:pPr>
      <w:r w:rsidRPr="00FC0F9E">
        <w:t xml:space="preserve">Let </w:t>
      </w:r>
      <w:r w:rsidRPr="00FC0F9E">
        <w:rPr>
          <w:i/>
        </w:rPr>
        <w:t>K</w:t>
      </w:r>
      <w:r w:rsidRPr="00FC0F9E">
        <w:t xml:space="preserve"> be an internal List of </w:t>
      </w:r>
      <w:r>
        <w:t>Strings</w:t>
      </w:r>
      <w:r w:rsidRPr="00FC0F9E">
        <w:t xml:space="preserve"> consisting of the names of all the own properties of </w:t>
      </w:r>
      <w:r w:rsidRPr="00FC0F9E">
        <w:rPr>
          <w:i/>
        </w:rPr>
        <w:t>value</w:t>
      </w:r>
      <w:r w:rsidRPr="00FC0F9E">
        <w:t xml:space="preserve"> whose [[Enumerable]] attribute is </w:t>
      </w:r>
      <w:r w:rsidRPr="00FC0F9E">
        <w:rPr>
          <w:b/>
        </w:rPr>
        <w:t>true</w:t>
      </w:r>
      <w:r w:rsidRPr="00FC0F9E">
        <w:t xml:space="preserve">. The ordering of the </w:t>
      </w:r>
      <w:r>
        <w:t>Strings</w:t>
      </w:r>
      <w:r w:rsidRPr="00FC0F9E">
        <w:t xml:space="preserve"> should be the same as that used by the </w:t>
      </w:r>
      <w:r w:rsidRPr="00FC0F9E">
        <w:rPr>
          <w:b/>
        </w:rPr>
        <w:t>Object.keys</w:t>
      </w:r>
      <w:r w:rsidRPr="00FC0F9E">
        <w:t xml:space="preserve"> standard built-in function.</w:t>
      </w:r>
    </w:p>
    <w:p w14:paraId="4F2E729C" w14:textId="77777777" w:rsidR="004C02EF" w:rsidRPr="00FC0F9E" w:rsidRDefault="004C02EF" w:rsidP="004C02EF">
      <w:pPr>
        <w:pStyle w:val="Alg4"/>
        <w:numPr>
          <w:ilvl w:val="0"/>
          <w:numId w:val="336"/>
        </w:numPr>
      </w:pPr>
      <w:r w:rsidRPr="00FC0F9E">
        <w:t xml:space="preserve">Let </w:t>
      </w:r>
      <w:r w:rsidRPr="00FC0F9E">
        <w:rPr>
          <w:i/>
        </w:rPr>
        <w:t>partial</w:t>
      </w:r>
      <w:r w:rsidRPr="00FC0F9E">
        <w:t xml:space="preserve"> be an empty List.</w:t>
      </w:r>
    </w:p>
    <w:p w14:paraId="43EFA137" w14:textId="77777777" w:rsidR="004C02EF" w:rsidRPr="00FC0F9E" w:rsidRDefault="004C02EF" w:rsidP="004C02EF">
      <w:pPr>
        <w:pStyle w:val="Alg4"/>
        <w:numPr>
          <w:ilvl w:val="0"/>
          <w:numId w:val="336"/>
        </w:numPr>
      </w:pPr>
      <w:r w:rsidRPr="00FC0F9E">
        <w:t xml:space="preserve">For each element </w:t>
      </w:r>
      <w:r w:rsidRPr="00FC0F9E">
        <w:rPr>
          <w:i/>
        </w:rPr>
        <w:t>P</w:t>
      </w:r>
      <w:r w:rsidRPr="00FC0F9E">
        <w:t xml:space="preserve"> of </w:t>
      </w:r>
      <w:r w:rsidRPr="00FC0F9E">
        <w:rPr>
          <w:i/>
        </w:rPr>
        <w:t>K</w:t>
      </w:r>
      <w:r w:rsidRPr="00FC0F9E">
        <w:t>.</w:t>
      </w:r>
    </w:p>
    <w:p w14:paraId="5B088CF3" w14:textId="77777777" w:rsidR="004C02EF" w:rsidRPr="00FC0F9E" w:rsidRDefault="004C02EF" w:rsidP="004C02EF">
      <w:pPr>
        <w:pStyle w:val="Alg4"/>
        <w:numPr>
          <w:ilvl w:val="1"/>
          <w:numId w:val="336"/>
        </w:numPr>
      </w:pPr>
      <w:r w:rsidRPr="00FC0F9E">
        <w:t xml:space="preserve">Let </w:t>
      </w:r>
      <w:r w:rsidRPr="00FC0F9E">
        <w:rPr>
          <w:i/>
        </w:rPr>
        <w:t>strP</w:t>
      </w:r>
      <w:r w:rsidRPr="00FC0F9E">
        <w:t xml:space="preserve"> be the result of calling the abstract operation </w:t>
      </w:r>
      <w:r w:rsidRPr="00FC0F9E">
        <w:rPr>
          <w:i/>
        </w:rPr>
        <w:t>Str</w:t>
      </w:r>
      <w:r w:rsidRPr="00FC0F9E">
        <w:t xml:space="preserve"> with arguments </w:t>
      </w:r>
      <w:r w:rsidRPr="00FC0F9E">
        <w:rPr>
          <w:i/>
        </w:rPr>
        <w:t>P</w:t>
      </w:r>
      <w:r w:rsidRPr="00FC0F9E">
        <w:t xml:space="preserve"> and </w:t>
      </w:r>
      <w:r w:rsidRPr="00FC0F9E">
        <w:rPr>
          <w:i/>
        </w:rPr>
        <w:t>value</w:t>
      </w:r>
      <w:r w:rsidRPr="00FC0F9E">
        <w:t>.</w:t>
      </w:r>
    </w:p>
    <w:p w14:paraId="72143B8A" w14:textId="77777777" w:rsidR="004C02EF" w:rsidRPr="00FC0F9E" w:rsidRDefault="004C02EF" w:rsidP="004C02EF">
      <w:pPr>
        <w:pStyle w:val="Alg4"/>
        <w:numPr>
          <w:ilvl w:val="1"/>
          <w:numId w:val="336"/>
        </w:numPr>
      </w:pPr>
      <w:r w:rsidRPr="00FC0F9E">
        <w:t xml:space="preserve">If </w:t>
      </w:r>
      <w:r w:rsidRPr="00FC0F9E">
        <w:rPr>
          <w:i/>
        </w:rPr>
        <w:t>strP</w:t>
      </w:r>
      <w:r w:rsidRPr="00FC0F9E" w:rsidDel="00427981">
        <w:t xml:space="preserve"> </w:t>
      </w:r>
      <w:r w:rsidRPr="00FC0F9E">
        <w:t xml:space="preserve">is not </w:t>
      </w:r>
      <w:r w:rsidRPr="00FC0F9E">
        <w:rPr>
          <w:b/>
        </w:rPr>
        <w:t>undefined</w:t>
      </w:r>
    </w:p>
    <w:p w14:paraId="0D3D013E" w14:textId="77777777" w:rsidR="004C02EF" w:rsidRPr="00FC0F9E" w:rsidRDefault="004C02EF" w:rsidP="004C02EF">
      <w:pPr>
        <w:pStyle w:val="Alg4"/>
        <w:numPr>
          <w:ilvl w:val="2"/>
          <w:numId w:val="336"/>
        </w:numPr>
      </w:pPr>
      <w:r w:rsidRPr="00FC0F9E">
        <w:t xml:space="preserve">Let </w:t>
      </w:r>
      <w:r w:rsidRPr="00FC0F9E">
        <w:rPr>
          <w:i/>
        </w:rPr>
        <w:t>member</w:t>
      </w:r>
      <w:r w:rsidRPr="00FC0F9E">
        <w:t xml:space="preserve"> be the result of calling the abstract operation </w:t>
      </w:r>
      <w:r w:rsidRPr="00FC0F9E">
        <w:rPr>
          <w:i/>
        </w:rPr>
        <w:t>Quote</w:t>
      </w:r>
      <w:r w:rsidRPr="00FC0F9E">
        <w:t xml:space="preserve"> with argument </w:t>
      </w:r>
      <w:r w:rsidRPr="00FC0F9E">
        <w:rPr>
          <w:i/>
        </w:rPr>
        <w:t>P</w:t>
      </w:r>
      <w:r w:rsidRPr="00FC0F9E">
        <w:t>.</w:t>
      </w:r>
    </w:p>
    <w:p w14:paraId="78654E68" w14:textId="77777777" w:rsidR="004C02EF" w:rsidRPr="00FC0F9E" w:rsidRDefault="004C02EF" w:rsidP="004C02EF">
      <w:pPr>
        <w:pStyle w:val="Alg4"/>
        <w:numPr>
          <w:ilvl w:val="2"/>
          <w:numId w:val="336"/>
        </w:numPr>
      </w:pPr>
      <w:r w:rsidRPr="00FC0F9E">
        <w:t xml:space="preserve">Let </w:t>
      </w:r>
      <w:r w:rsidRPr="00FC0F9E">
        <w:rPr>
          <w:i/>
        </w:rPr>
        <w:t>member</w:t>
      </w:r>
      <w:r w:rsidRPr="00FC0F9E">
        <w:t xml:space="preserve"> be the concatenation of </w:t>
      </w:r>
      <w:r w:rsidRPr="00FC0F9E">
        <w:rPr>
          <w:i/>
        </w:rPr>
        <w:t>member</w:t>
      </w:r>
      <w:r w:rsidRPr="00FC0F9E">
        <w:t xml:space="preserve"> and the colon character.</w:t>
      </w:r>
    </w:p>
    <w:p w14:paraId="617DF666" w14:textId="77777777" w:rsidR="004C02EF" w:rsidRPr="00FC0F9E" w:rsidRDefault="004C02EF" w:rsidP="004C02EF">
      <w:pPr>
        <w:pStyle w:val="Alg4"/>
        <w:numPr>
          <w:ilvl w:val="2"/>
          <w:numId w:val="336"/>
        </w:numPr>
      </w:pPr>
      <w:r w:rsidRPr="00FC0F9E">
        <w:t xml:space="preserve">If </w:t>
      </w:r>
      <w:r w:rsidRPr="00FC0F9E">
        <w:rPr>
          <w:i/>
        </w:rPr>
        <w:t>gap</w:t>
      </w:r>
      <w:r w:rsidRPr="00FC0F9E">
        <w:t xml:space="preserve"> is not the empty </w:t>
      </w:r>
      <w:r>
        <w:t>String</w:t>
      </w:r>
    </w:p>
    <w:p w14:paraId="38628265" w14:textId="77777777" w:rsidR="004C02EF" w:rsidRPr="00FC0F9E" w:rsidRDefault="004C02EF" w:rsidP="004C02EF">
      <w:pPr>
        <w:pStyle w:val="Alg4"/>
        <w:numPr>
          <w:ilvl w:val="3"/>
          <w:numId w:val="336"/>
        </w:numPr>
      </w:pPr>
      <w:r w:rsidRPr="00FC0F9E">
        <w:t xml:space="preserve">Let </w:t>
      </w:r>
      <w:r w:rsidRPr="00FC0F9E">
        <w:rPr>
          <w:i/>
        </w:rPr>
        <w:t>member</w:t>
      </w:r>
      <w:r w:rsidRPr="00FC0F9E">
        <w:t xml:space="preserve"> be the concatenation of </w:t>
      </w:r>
      <w:r w:rsidRPr="00FC0F9E">
        <w:rPr>
          <w:i/>
        </w:rPr>
        <w:t>member</w:t>
      </w:r>
      <w:r w:rsidRPr="00FC0F9E">
        <w:t xml:space="preserve"> and the </w:t>
      </w:r>
      <w:r w:rsidRPr="00015C8D">
        <w:rPr>
          <w:rPrChange w:id="6682" w:author="Allen Wirfs-Brock rev2" w:date="2011-07-20T15:57:00Z">
            <w:rPr>
              <w:i/>
            </w:rPr>
          </w:rPrChange>
        </w:rPr>
        <w:t>space</w:t>
      </w:r>
      <w:r w:rsidRPr="00FC0F9E">
        <w:t xml:space="preserve"> character.</w:t>
      </w:r>
    </w:p>
    <w:p w14:paraId="36312047" w14:textId="77777777" w:rsidR="004C02EF" w:rsidRPr="00FC0F9E" w:rsidRDefault="004C02EF" w:rsidP="004C02EF">
      <w:pPr>
        <w:pStyle w:val="Alg4"/>
        <w:numPr>
          <w:ilvl w:val="2"/>
          <w:numId w:val="336"/>
        </w:numPr>
      </w:pPr>
      <w:r w:rsidRPr="00FC0F9E">
        <w:t xml:space="preserve">Let </w:t>
      </w:r>
      <w:r w:rsidRPr="00FC0F9E">
        <w:rPr>
          <w:i/>
        </w:rPr>
        <w:t>member</w:t>
      </w:r>
      <w:r w:rsidRPr="00FC0F9E">
        <w:t xml:space="preserve"> be the concatenation of </w:t>
      </w:r>
      <w:r w:rsidRPr="00FC0F9E">
        <w:rPr>
          <w:i/>
        </w:rPr>
        <w:t>member</w:t>
      </w:r>
      <w:r w:rsidRPr="00FC0F9E">
        <w:t xml:space="preserve"> and </w:t>
      </w:r>
      <w:r w:rsidRPr="00FC0F9E">
        <w:rPr>
          <w:i/>
        </w:rPr>
        <w:t>strP</w:t>
      </w:r>
      <w:r w:rsidRPr="00FC0F9E">
        <w:t>.</w:t>
      </w:r>
    </w:p>
    <w:p w14:paraId="15B0177E" w14:textId="77777777" w:rsidR="004C02EF" w:rsidRPr="00FC0F9E" w:rsidRDefault="004C02EF" w:rsidP="004C02EF">
      <w:pPr>
        <w:pStyle w:val="Alg4"/>
        <w:numPr>
          <w:ilvl w:val="2"/>
          <w:numId w:val="336"/>
        </w:numPr>
      </w:pPr>
      <w:r w:rsidRPr="00FC0F9E">
        <w:t xml:space="preserve">Append </w:t>
      </w:r>
      <w:r w:rsidRPr="00FC0F9E">
        <w:rPr>
          <w:i/>
        </w:rPr>
        <w:t>member</w:t>
      </w:r>
      <w:r w:rsidRPr="00FC0F9E">
        <w:t xml:space="preserve"> to </w:t>
      </w:r>
      <w:r w:rsidRPr="00FC0F9E">
        <w:rPr>
          <w:i/>
        </w:rPr>
        <w:t>partial</w:t>
      </w:r>
      <w:r w:rsidRPr="00FC0F9E">
        <w:t>.</w:t>
      </w:r>
    </w:p>
    <w:p w14:paraId="1F81EC21" w14:textId="77777777" w:rsidR="004C02EF" w:rsidRPr="00FC0F9E" w:rsidRDefault="004C02EF" w:rsidP="004C02EF">
      <w:pPr>
        <w:pStyle w:val="Alg4"/>
        <w:numPr>
          <w:ilvl w:val="0"/>
          <w:numId w:val="336"/>
        </w:numPr>
      </w:pPr>
      <w:r w:rsidRPr="00FC0F9E">
        <w:t xml:space="preserve">If </w:t>
      </w:r>
      <w:r w:rsidRPr="00FC0F9E">
        <w:rPr>
          <w:i/>
        </w:rPr>
        <w:t>partial</w:t>
      </w:r>
      <w:r w:rsidRPr="00FC0F9E">
        <w:t xml:space="preserve"> is empty, then</w:t>
      </w:r>
    </w:p>
    <w:p w14:paraId="564C8009" w14:textId="77777777" w:rsidR="004C02EF" w:rsidRPr="00FC0F9E" w:rsidRDefault="004C02EF" w:rsidP="004C02EF">
      <w:pPr>
        <w:pStyle w:val="Alg4"/>
        <w:numPr>
          <w:ilvl w:val="1"/>
          <w:numId w:val="336"/>
        </w:numPr>
      </w:pPr>
      <w:r w:rsidRPr="00FC0F9E">
        <w:t xml:space="preserve">Let </w:t>
      </w:r>
      <w:r w:rsidRPr="00FC0F9E">
        <w:rPr>
          <w:i/>
        </w:rPr>
        <w:t>final</w:t>
      </w:r>
      <w:r w:rsidRPr="00FC0F9E">
        <w:t xml:space="preserve"> be </w:t>
      </w:r>
      <w:r w:rsidRPr="007D3EF4">
        <w:rPr>
          <w:rFonts w:ascii="Courier New" w:hAnsi="Courier New" w:cs="Courier New"/>
          <w:b/>
        </w:rPr>
        <w:t>"{}"</w:t>
      </w:r>
      <w:r w:rsidRPr="00FC0F9E">
        <w:t>.</w:t>
      </w:r>
    </w:p>
    <w:p w14:paraId="4FD8AF23" w14:textId="77777777" w:rsidR="004C02EF" w:rsidRPr="00FC0F9E" w:rsidRDefault="004C02EF" w:rsidP="004C02EF">
      <w:pPr>
        <w:pStyle w:val="Alg4"/>
        <w:numPr>
          <w:ilvl w:val="0"/>
          <w:numId w:val="336"/>
        </w:numPr>
      </w:pPr>
      <w:r w:rsidRPr="00FC0F9E">
        <w:t>Else</w:t>
      </w:r>
    </w:p>
    <w:p w14:paraId="46C3B1B3" w14:textId="77777777" w:rsidR="004C02EF" w:rsidRPr="00FC0F9E" w:rsidRDefault="004C02EF" w:rsidP="004C02EF">
      <w:pPr>
        <w:pStyle w:val="Alg4"/>
        <w:numPr>
          <w:ilvl w:val="1"/>
          <w:numId w:val="336"/>
        </w:numPr>
      </w:pPr>
      <w:r w:rsidRPr="00FC0F9E">
        <w:t xml:space="preserve">If </w:t>
      </w:r>
      <w:r w:rsidRPr="00FC0F9E">
        <w:rPr>
          <w:i/>
        </w:rPr>
        <w:t>gap</w:t>
      </w:r>
      <w:r w:rsidRPr="00FC0F9E">
        <w:t xml:space="preserve"> is the empty </w:t>
      </w:r>
      <w:r>
        <w:t>String</w:t>
      </w:r>
    </w:p>
    <w:p w14:paraId="5C84EDA7" w14:textId="77777777" w:rsidR="004C02EF" w:rsidRPr="00FC0F9E" w:rsidRDefault="004C02EF" w:rsidP="004C02EF">
      <w:pPr>
        <w:pStyle w:val="Alg4"/>
        <w:numPr>
          <w:ilvl w:val="2"/>
          <w:numId w:val="336"/>
        </w:numPr>
      </w:pPr>
      <w:r w:rsidRPr="00FC0F9E">
        <w:t xml:space="preserve">Let </w:t>
      </w:r>
      <w:r w:rsidRPr="00FC0F9E">
        <w:rPr>
          <w:i/>
        </w:rPr>
        <w:t>properties</w:t>
      </w:r>
      <w:r w:rsidRPr="00FC0F9E">
        <w:t xml:space="preserve"> be a </w:t>
      </w:r>
      <w:r>
        <w:t>String</w:t>
      </w:r>
      <w:r w:rsidRPr="00FC0F9E">
        <w:t xml:space="preserve"> formed by concatenating all the element </w:t>
      </w:r>
      <w:r>
        <w:t>Strings</w:t>
      </w:r>
      <w:r w:rsidRPr="00FC0F9E">
        <w:t xml:space="preserve"> of </w:t>
      </w:r>
      <w:r w:rsidRPr="00FC0F9E">
        <w:rPr>
          <w:i/>
        </w:rPr>
        <w:t>partial</w:t>
      </w:r>
      <w:r w:rsidRPr="00FC0F9E">
        <w:t xml:space="preserve"> with each adjacent pair of </w:t>
      </w:r>
      <w:r>
        <w:t>Strings</w:t>
      </w:r>
      <w:r w:rsidRPr="00FC0F9E">
        <w:t xml:space="preserve"> separated with the comma character. A comma is not inserted either before the first </w:t>
      </w:r>
      <w:r>
        <w:t>String</w:t>
      </w:r>
      <w:r w:rsidRPr="00FC0F9E">
        <w:t xml:space="preserve"> or after the last </w:t>
      </w:r>
      <w:r>
        <w:t>String</w:t>
      </w:r>
      <w:r w:rsidRPr="00FC0F9E">
        <w:t xml:space="preserve">. </w:t>
      </w:r>
    </w:p>
    <w:p w14:paraId="729E0066" w14:textId="77777777" w:rsidR="004C02EF" w:rsidRPr="00FC0F9E" w:rsidRDefault="004C02EF" w:rsidP="004C02EF">
      <w:pPr>
        <w:pStyle w:val="Alg4"/>
        <w:numPr>
          <w:ilvl w:val="2"/>
          <w:numId w:val="336"/>
        </w:numPr>
      </w:pPr>
      <w:r w:rsidRPr="00FC0F9E">
        <w:t xml:space="preserve">Let </w:t>
      </w:r>
      <w:r w:rsidRPr="00FC0F9E">
        <w:rPr>
          <w:i/>
        </w:rPr>
        <w:t>final</w:t>
      </w:r>
      <w:r w:rsidRPr="00FC0F9E">
        <w:t xml:space="preserve"> be the result of concatenating </w:t>
      </w:r>
      <w:r w:rsidRPr="00A3641D">
        <w:rPr>
          <w:rFonts w:ascii="Courier New" w:hAnsi="Courier New" w:cs="Courier New"/>
          <w:b/>
        </w:rPr>
        <w:t>"{"</w:t>
      </w:r>
      <w:r w:rsidRPr="00FC0F9E">
        <w:rPr>
          <w:b/>
        </w:rPr>
        <w:t>,</w:t>
      </w:r>
      <w:r w:rsidRPr="00FC0F9E">
        <w:t xml:space="preserve"> </w:t>
      </w:r>
      <w:r w:rsidRPr="00FC0F9E">
        <w:rPr>
          <w:i/>
        </w:rPr>
        <w:t>properties</w:t>
      </w:r>
      <w:r w:rsidRPr="00FC0F9E">
        <w:t xml:space="preserve">, and </w:t>
      </w:r>
      <w:r w:rsidRPr="00A3641D">
        <w:rPr>
          <w:rFonts w:ascii="Courier New" w:hAnsi="Courier New" w:cs="Courier New"/>
          <w:b/>
        </w:rPr>
        <w:t>"}"</w:t>
      </w:r>
      <w:r w:rsidRPr="00FC0F9E">
        <w:t>.</w:t>
      </w:r>
    </w:p>
    <w:p w14:paraId="32823600" w14:textId="77777777" w:rsidR="004C02EF" w:rsidRPr="00FC0F9E" w:rsidRDefault="004C02EF" w:rsidP="004C02EF">
      <w:pPr>
        <w:pStyle w:val="Alg4"/>
        <w:numPr>
          <w:ilvl w:val="1"/>
          <w:numId w:val="336"/>
        </w:numPr>
      </w:pPr>
      <w:r w:rsidRPr="00FC0F9E">
        <w:t xml:space="preserve">Else </w:t>
      </w:r>
      <w:r w:rsidRPr="00FC0F9E">
        <w:rPr>
          <w:i/>
        </w:rPr>
        <w:t>gap</w:t>
      </w:r>
      <w:r w:rsidRPr="00FC0F9E">
        <w:t xml:space="preserve"> is not the empty </w:t>
      </w:r>
      <w:r>
        <w:t>String</w:t>
      </w:r>
    </w:p>
    <w:p w14:paraId="485E7C09" w14:textId="77777777" w:rsidR="004C02EF" w:rsidRPr="00FC0F9E" w:rsidRDefault="004C02EF" w:rsidP="004C02EF">
      <w:pPr>
        <w:pStyle w:val="Alg4"/>
        <w:numPr>
          <w:ilvl w:val="2"/>
          <w:numId w:val="336"/>
        </w:numPr>
      </w:pPr>
      <w:r w:rsidRPr="00FC0F9E">
        <w:t xml:space="preserve">Let </w:t>
      </w:r>
      <w:r w:rsidRPr="00FC0F9E">
        <w:rPr>
          <w:i/>
        </w:rPr>
        <w:t>separator</w:t>
      </w:r>
      <w:r w:rsidRPr="00FC0F9E">
        <w:t xml:space="preserve"> be the result of concatenating the comma character, the line feed character, and </w:t>
      </w:r>
      <w:r w:rsidRPr="00FC0F9E">
        <w:rPr>
          <w:i/>
        </w:rPr>
        <w:t>indent</w:t>
      </w:r>
      <w:r w:rsidRPr="00FC0F9E">
        <w:t>.</w:t>
      </w:r>
    </w:p>
    <w:p w14:paraId="6BC93D88" w14:textId="77777777" w:rsidR="004C02EF" w:rsidRPr="00FC0F9E" w:rsidRDefault="004C02EF" w:rsidP="004C02EF">
      <w:pPr>
        <w:pStyle w:val="Alg4"/>
        <w:numPr>
          <w:ilvl w:val="2"/>
          <w:numId w:val="336"/>
        </w:numPr>
      </w:pPr>
      <w:r w:rsidRPr="00FC0F9E">
        <w:t xml:space="preserve">Let </w:t>
      </w:r>
      <w:r w:rsidRPr="00FC0F9E">
        <w:rPr>
          <w:i/>
        </w:rPr>
        <w:t>properties</w:t>
      </w:r>
      <w:r w:rsidRPr="00FC0F9E">
        <w:t xml:space="preserve"> be a </w:t>
      </w:r>
      <w:r>
        <w:t>String</w:t>
      </w:r>
      <w:r w:rsidRPr="00FC0F9E">
        <w:t xml:space="preserve"> formed by concatenating all the element </w:t>
      </w:r>
      <w:r>
        <w:t>Strings</w:t>
      </w:r>
      <w:r w:rsidRPr="00FC0F9E">
        <w:t xml:space="preserve"> of </w:t>
      </w:r>
      <w:r w:rsidRPr="00FC0F9E">
        <w:rPr>
          <w:i/>
        </w:rPr>
        <w:t>partial</w:t>
      </w:r>
      <w:r w:rsidRPr="00FC0F9E">
        <w:t xml:space="preserve"> with each adjacent pair of </w:t>
      </w:r>
      <w:r>
        <w:t>Strings</w:t>
      </w:r>
      <w:r w:rsidRPr="00FC0F9E">
        <w:t xml:space="preserve"> separated with </w:t>
      </w:r>
      <w:r w:rsidRPr="00FC0F9E">
        <w:rPr>
          <w:i/>
        </w:rPr>
        <w:t>separator</w:t>
      </w:r>
      <w:r w:rsidRPr="00FC0F9E">
        <w:t xml:space="preserve">. The </w:t>
      </w:r>
      <w:r w:rsidRPr="00FC0F9E">
        <w:rPr>
          <w:i/>
        </w:rPr>
        <w:t>separator</w:t>
      </w:r>
      <w:r w:rsidRPr="00FC0F9E">
        <w:t xml:space="preserve"> </w:t>
      </w:r>
      <w:r>
        <w:t>String</w:t>
      </w:r>
      <w:r w:rsidRPr="00FC0F9E">
        <w:t xml:space="preserve"> is not inserted either before the first </w:t>
      </w:r>
      <w:r>
        <w:t>String</w:t>
      </w:r>
      <w:r w:rsidRPr="00FC0F9E">
        <w:t xml:space="preserve"> or after the last </w:t>
      </w:r>
      <w:r>
        <w:t>String</w:t>
      </w:r>
      <w:r w:rsidRPr="00FC0F9E">
        <w:t>.</w:t>
      </w:r>
    </w:p>
    <w:p w14:paraId="224A8990" w14:textId="77777777" w:rsidR="004C02EF" w:rsidRPr="00FC0F9E" w:rsidRDefault="004C02EF" w:rsidP="004C02EF">
      <w:pPr>
        <w:pStyle w:val="Alg4"/>
        <w:numPr>
          <w:ilvl w:val="2"/>
          <w:numId w:val="336"/>
        </w:numPr>
      </w:pPr>
      <w:r w:rsidRPr="00FC0F9E">
        <w:t xml:space="preserve">Let </w:t>
      </w:r>
      <w:r w:rsidRPr="00FC0F9E">
        <w:rPr>
          <w:i/>
        </w:rPr>
        <w:t>final</w:t>
      </w:r>
      <w:r w:rsidRPr="00FC0F9E">
        <w:t xml:space="preserve"> be the result of concatenating </w:t>
      </w:r>
      <w:r w:rsidRPr="00A3641D">
        <w:rPr>
          <w:rFonts w:ascii="Courier New" w:hAnsi="Courier New" w:cs="Courier New"/>
          <w:b/>
        </w:rPr>
        <w:t>"{"</w:t>
      </w:r>
      <w:r w:rsidRPr="00FC0F9E">
        <w:t xml:space="preserve">, the line feed character, </w:t>
      </w:r>
      <w:r w:rsidRPr="00FC0F9E">
        <w:rPr>
          <w:i/>
        </w:rPr>
        <w:t>indent</w:t>
      </w:r>
      <w:r w:rsidRPr="00FC0F9E">
        <w:t xml:space="preserve">, </w:t>
      </w:r>
      <w:r w:rsidRPr="00FC0F9E">
        <w:rPr>
          <w:i/>
        </w:rPr>
        <w:t>properties</w:t>
      </w:r>
      <w:r w:rsidRPr="00FC0F9E">
        <w:t xml:space="preserve">, the line feed character, </w:t>
      </w:r>
      <w:r w:rsidRPr="00FC0F9E">
        <w:rPr>
          <w:i/>
        </w:rPr>
        <w:t>stepback</w:t>
      </w:r>
      <w:r w:rsidRPr="00FC0F9E">
        <w:t xml:space="preserve">, and </w:t>
      </w:r>
      <w:r w:rsidRPr="00EC4AEF">
        <w:rPr>
          <w:rFonts w:ascii="Courier New" w:hAnsi="Courier New" w:cs="Courier New"/>
          <w:b/>
        </w:rPr>
        <w:t>"}</w:t>
      </w:r>
      <w:r w:rsidRPr="00FC0F9E">
        <w:t>".</w:t>
      </w:r>
    </w:p>
    <w:p w14:paraId="208C163B" w14:textId="77777777" w:rsidR="004C02EF" w:rsidRPr="00FC0F9E" w:rsidRDefault="004C02EF" w:rsidP="004C02EF">
      <w:pPr>
        <w:pStyle w:val="Alg4"/>
        <w:numPr>
          <w:ilvl w:val="0"/>
          <w:numId w:val="336"/>
        </w:numPr>
      </w:pPr>
      <w:r w:rsidRPr="00FC0F9E">
        <w:t xml:space="preserve">Remove the last element of </w:t>
      </w:r>
      <w:r w:rsidRPr="00FC0F9E">
        <w:rPr>
          <w:i/>
        </w:rPr>
        <w:t>stack</w:t>
      </w:r>
      <w:r w:rsidRPr="00FC0F9E">
        <w:t>.</w:t>
      </w:r>
    </w:p>
    <w:p w14:paraId="393DA2C3" w14:textId="77777777" w:rsidR="004C02EF" w:rsidRPr="00FC0F9E" w:rsidRDefault="004C02EF" w:rsidP="004C02EF">
      <w:pPr>
        <w:pStyle w:val="Alg4"/>
        <w:numPr>
          <w:ilvl w:val="0"/>
          <w:numId w:val="336"/>
        </w:numPr>
      </w:pPr>
      <w:r w:rsidRPr="00FC0F9E">
        <w:t xml:space="preserve">Let </w:t>
      </w:r>
      <w:r w:rsidRPr="00FC0F9E">
        <w:rPr>
          <w:i/>
        </w:rPr>
        <w:t>indent</w:t>
      </w:r>
      <w:r w:rsidRPr="00FC0F9E">
        <w:t xml:space="preserve"> be </w:t>
      </w:r>
      <w:r w:rsidRPr="00FC0F9E">
        <w:rPr>
          <w:i/>
        </w:rPr>
        <w:t>stepback</w:t>
      </w:r>
      <w:r w:rsidRPr="00FC0F9E">
        <w:t>.</w:t>
      </w:r>
    </w:p>
    <w:p w14:paraId="0C99D7B4" w14:textId="77777777" w:rsidR="004C02EF" w:rsidRPr="00FC0F9E" w:rsidRDefault="004C02EF" w:rsidP="004C02EF">
      <w:pPr>
        <w:pStyle w:val="Alg4"/>
        <w:numPr>
          <w:ilvl w:val="0"/>
          <w:numId w:val="336"/>
        </w:numPr>
        <w:spacing w:after="220"/>
      </w:pPr>
      <w:r w:rsidRPr="00FC0F9E">
        <w:t xml:space="preserve">Return </w:t>
      </w:r>
      <w:r w:rsidRPr="00FC0F9E">
        <w:rPr>
          <w:i/>
        </w:rPr>
        <w:t>final</w:t>
      </w:r>
      <w:r w:rsidRPr="00FC0F9E">
        <w:t>.</w:t>
      </w:r>
    </w:p>
    <w:p w14:paraId="04F4C519" w14:textId="77777777" w:rsidR="004C02EF" w:rsidRDefault="004C02EF" w:rsidP="004C02EF">
      <w:r>
        <w:t xml:space="preserve">The abstract operation </w:t>
      </w:r>
      <w:r w:rsidRPr="00895113">
        <w:rPr>
          <w:rFonts w:ascii="Times New Roman" w:hAnsi="Times New Roman"/>
          <w:i/>
        </w:rPr>
        <w:t>JA</w:t>
      </w:r>
      <w:r w:rsidRPr="00895113">
        <w:rPr>
          <w:rFonts w:ascii="Times New Roman" w:hAnsi="Times New Roman"/>
        </w:rPr>
        <w:t>(</w:t>
      </w:r>
      <w:r w:rsidRPr="00895113">
        <w:rPr>
          <w:rFonts w:ascii="Times New Roman" w:hAnsi="Times New Roman"/>
          <w:i/>
        </w:rPr>
        <w:t>value</w:t>
      </w:r>
      <w:r w:rsidRPr="00895113">
        <w:rPr>
          <w:rFonts w:ascii="Times New Roman" w:hAnsi="Times New Roman"/>
        </w:rPr>
        <w:t>)</w:t>
      </w:r>
      <w:r>
        <w:t xml:space="preserve"> serializes an array. It has access to the </w:t>
      </w:r>
      <w:r w:rsidRPr="00895113">
        <w:rPr>
          <w:rFonts w:ascii="Times New Roman" w:hAnsi="Times New Roman"/>
          <w:i/>
        </w:rPr>
        <w:t>stack</w:t>
      </w:r>
      <w:r>
        <w:t xml:space="preserve">, </w:t>
      </w:r>
      <w:r w:rsidRPr="00895113">
        <w:rPr>
          <w:rFonts w:ascii="Times New Roman" w:hAnsi="Times New Roman"/>
          <w:i/>
        </w:rPr>
        <w:t>indent</w:t>
      </w:r>
      <w:r>
        <w:t xml:space="preserve">, </w:t>
      </w:r>
      <w:ins w:id="6683" w:author="Allen Wirfs-Brock rev2" w:date="2011-07-20T15:58:00Z">
        <w:r w:rsidR="00015C8D">
          <w:t xml:space="preserve">and </w:t>
        </w:r>
      </w:ins>
      <w:r w:rsidRPr="00895113">
        <w:rPr>
          <w:rFonts w:ascii="Times New Roman" w:hAnsi="Times New Roman"/>
          <w:i/>
        </w:rPr>
        <w:t>gap</w:t>
      </w:r>
      <w:del w:id="6684" w:author="Allen Wirfs-Brock rev2" w:date="2011-07-20T15:59:00Z">
        <w:r w:rsidDel="00015C8D">
          <w:delText xml:space="preserve">, and </w:delText>
        </w:r>
        <w:r w:rsidRPr="00895113" w:rsidDel="00015C8D">
          <w:rPr>
            <w:rFonts w:ascii="Times New Roman" w:hAnsi="Times New Roman"/>
            <w:i/>
          </w:rPr>
          <w:delText>space</w:delText>
        </w:r>
      </w:del>
      <w:r>
        <w:t xml:space="preserve"> of the invocation of the stringify method. The representation of arrays includes only the elements between zero and </w:t>
      </w:r>
      <w:r w:rsidRPr="00895113">
        <w:rPr>
          <w:rFonts w:ascii="Courier New" w:hAnsi="Courier New" w:cs="Courier New"/>
          <w:b/>
        </w:rPr>
        <w:t>array.length</w:t>
      </w:r>
      <w:r>
        <w:t xml:space="preserve"> </w:t>
      </w:r>
      <w:r w:rsidRPr="00895113">
        <w:rPr>
          <w:rFonts w:ascii="Times New Roman" w:hAnsi="Times New Roman"/>
        </w:rPr>
        <w:t>– 1</w:t>
      </w:r>
      <w:r>
        <w:rPr>
          <w:rFonts w:cs="Arial"/>
        </w:rPr>
        <w:t xml:space="preserve"> inclusive</w:t>
      </w:r>
      <w:r>
        <w:t>. Named properties are excluded from the stringification. An array is stringified as an open left bracket, elements separated by comma, and a closing right bracket.</w:t>
      </w:r>
    </w:p>
    <w:p w14:paraId="3D3A061B" w14:textId="77777777" w:rsidR="004C02EF" w:rsidRPr="00FC0F9E" w:rsidRDefault="004C02EF" w:rsidP="004C02EF">
      <w:pPr>
        <w:pStyle w:val="Alg4"/>
        <w:numPr>
          <w:ilvl w:val="0"/>
          <w:numId w:val="404"/>
        </w:numPr>
      </w:pPr>
      <w:r w:rsidRPr="00FC0F9E">
        <w:t xml:space="preserve">If </w:t>
      </w:r>
      <w:r w:rsidRPr="00FC0F9E">
        <w:rPr>
          <w:i/>
        </w:rPr>
        <w:t>stack</w:t>
      </w:r>
      <w:r w:rsidRPr="00FC0F9E">
        <w:t xml:space="preserve"> contains </w:t>
      </w:r>
      <w:r w:rsidRPr="00FC0F9E">
        <w:rPr>
          <w:i/>
        </w:rPr>
        <w:t>value</w:t>
      </w:r>
      <w:r w:rsidRPr="00FC0F9E">
        <w:t xml:space="preserve"> then throw a </w:t>
      </w:r>
      <w:r w:rsidRPr="00FC0F9E">
        <w:rPr>
          <w:b/>
        </w:rPr>
        <w:t>TypeError</w:t>
      </w:r>
      <w:r w:rsidRPr="00FC0F9E">
        <w:t xml:space="preserve"> exception because the structure is cyclical.</w:t>
      </w:r>
    </w:p>
    <w:p w14:paraId="76091239" w14:textId="77777777" w:rsidR="004C02EF" w:rsidRPr="00FC0F9E" w:rsidRDefault="004C02EF" w:rsidP="004C02EF">
      <w:pPr>
        <w:pStyle w:val="Alg4"/>
        <w:numPr>
          <w:ilvl w:val="0"/>
          <w:numId w:val="404"/>
        </w:numPr>
      </w:pPr>
      <w:r w:rsidRPr="00FC0F9E">
        <w:t xml:space="preserve">Append </w:t>
      </w:r>
      <w:r w:rsidRPr="00FC0F9E">
        <w:rPr>
          <w:i/>
        </w:rPr>
        <w:t>value</w:t>
      </w:r>
      <w:r w:rsidRPr="00FC0F9E">
        <w:t xml:space="preserve"> to </w:t>
      </w:r>
      <w:r w:rsidRPr="00FC0F9E">
        <w:rPr>
          <w:i/>
        </w:rPr>
        <w:t>stack</w:t>
      </w:r>
      <w:r w:rsidRPr="00FC0F9E">
        <w:t>.</w:t>
      </w:r>
    </w:p>
    <w:p w14:paraId="550CFB6F" w14:textId="77777777" w:rsidR="004C02EF" w:rsidRPr="00FC0F9E" w:rsidRDefault="004C02EF" w:rsidP="004C02EF">
      <w:pPr>
        <w:pStyle w:val="Alg4"/>
        <w:numPr>
          <w:ilvl w:val="0"/>
          <w:numId w:val="404"/>
        </w:numPr>
      </w:pPr>
      <w:r w:rsidRPr="00FC0F9E">
        <w:t xml:space="preserve">Let </w:t>
      </w:r>
      <w:r w:rsidRPr="00FC0F9E">
        <w:rPr>
          <w:i/>
        </w:rPr>
        <w:t>stepback</w:t>
      </w:r>
      <w:r w:rsidRPr="00FC0F9E">
        <w:t xml:space="preserve"> be </w:t>
      </w:r>
      <w:r w:rsidRPr="00FC0F9E">
        <w:rPr>
          <w:i/>
        </w:rPr>
        <w:t>indent</w:t>
      </w:r>
      <w:r w:rsidRPr="00FC0F9E">
        <w:t>.</w:t>
      </w:r>
    </w:p>
    <w:p w14:paraId="6E16AC5C" w14:textId="77777777" w:rsidR="004C02EF" w:rsidRPr="00FC0F9E" w:rsidRDefault="004C02EF" w:rsidP="004C02EF">
      <w:pPr>
        <w:pStyle w:val="Alg4"/>
        <w:numPr>
          <w:ilvl w:val="0"/>
          <w:numId w:val="404"/>
        </w:numPr>
      </w:pPr>
      <w:r w:rsidRPr="00FC0F9E">
        <w:t xml:space="preserve">Let </w:t>
      </w:r>
      <w:r w:rsidRPr="00FC0F9E">
        <w:rPr>
          <w:i/>
        </w:rPr>
        <w:t>indent</w:t>
      </w:r>
      <w:r w:rsidRPr="00FC0F9E">
        <w:t xml:space="preserve"> be the concatenation of </w:t>
      </w:r>
      <w:r w:rsidRPr="00FC0F9E">
        <w:rPr>
          <w:i/>
        </w:rPr>
        <w:t>indent</w:t>
      </w:r>
      <w:r w:rsidRPr="00FC0F9E">
        <w:t xml:space="preserve"> and </w:t>
      </w:r>
      <w:r w:rsidRPr="00FC0F9E">
        <w:rPr>
          <w:i/>
        </w:rPr>
        <w:t>gap</w:t>
      </w:r>
      <w:r w:rsidRPr="00FC0F9E">
        <w:t>.</w:t>
      </w:r>
    </w:p>
    <w:p w14:paraId="76DF39DC" w14:textId="77777777" w:rsidR="004C02EF" w:rsidRPr="00FC0F9E" w:rsidRDefault="004C02EF" w:rsidP="004C02EF">
      <w:pPr>
        <w:pStyle w:val="Alg4"/>
        <w:numPr>
          <w:ilvl w:val="0"/>
          <w:numId w:val="404"/>
        </w:numPr>
      </w:pPr>
      <w:r w:rsidRPr="00FC0F9E">
        <w:t xml:space="preserve">Let </w:t>
      </w:r>
      <w:r w:rsidRPr="00FC0F9E">
        <w:rPr>
          <w:i/>
        </w:rPr>
        <w:t>partial</w:t>
      </w:r>
      <w:r w:rsidRPr="00FC0F9E">
        <w:t xml:space="preserve"> be an empty List.</w:t>
      </w:r>
    </w:p>
    <w:p w14:paraId="6CBB9140" w14:textId="77777777" w:rsidR="004C02EF" w:rsidRPr="00FC0F9E" w:rsidRDefault="004C02EF" w:rsidP="004C02EF">
      <w:pPr>
        <w:pStyle w:val="Alg4"/>
        <w:numPr>
          <w:ilvl w:val="0"/>
          <w:numId w:val="404"/>
        </w:numPr>
      </w:pPr>
      <w:r w:rsidRPr="00FC0F9E">
        <w:t xml:space="preserve">Let </w:t>
      </w:r>
      <w:r w:rsidRPr="00FC0F9E">
        <w:rPr>
          <w:i/>
        </w:rPr>
        <w:t>len</w:t>
      </w:r>
      <w:r w:rsidRPr="00FC0F9E">
        <w:t xml:space="preserve"> be the result of calling the [[Get]] internal method of value with argument </w:t>
      </w:r>
      <w:r w:rsidRPr="00427981">
        <w:rPr>
          <w:rFonts w:ascii="Courier New" w:hAnsi="Courier New" w:cs="Courier New"/>
          <w:b/>
        </w:rPr>
        <w:t>"</w:t>
      </w:r>
      <w:r>
        <w:rPr>
          <w:rFonts w:ascii="Courier New" w:hAnsi="Courier New" w:cs="Courier New"/>
          <w:b/>
        </w:rPr>
        <w:t>length</w:t>
      </w:r>
      <w:r w:rsidRPr="00427981">
        <w:rPr>
          <w:rFonts w:ascii="Courier New" w:hAnsi="Courier New" w:cs="Courier New"/>
          <w:b/>
        </w:rPr>
        <w:t>"</w:t>
      </w:r>
      <w:r w:rsidRPr="00FC0F9E">
        <w:t>.</w:t>
      </w:r>
    </w:p>
    <w:p w14:paraId="72C0267A" w14:textId="77777777" w:rsidR="004C02EF" w:rsidRPr="00FC0F9E" w:rsidRDefault="004C02EF" w:rsidP="004C02EF">
      <w:pPr>
        <w:pStyle w:val="Alg4"/>
        <w:numPr>
          <w:ilvl w:val="0"/>
          <w:numId w:val="404"/>
        </w:numPr>
      </w:pPr>
      <w:r w:rsidRPr="00FC0F9E">
        <w:t xml:space="preserve">Let </w:t>
      </w:r>
      <w:r w:rsidRPr="00FC0F9E">
        <w:rPr>
          <w:i/>
        </w:rPr>
        <w:t>index</w:t>
      </w:r>
      <w:r w:rsidRPr="00FC0F9E">
        <w:t xml:space="preserve"> be 0.</w:t>
      </w:r>
    </w:p>
    <w:p w14:paraId="50911B9E" w14:textId="77777777" w:rsidR="004C02EF" w:rsidRPr="00FC0F9E" w:rsidRDefault="004C02EF" w:rsidP="004C02EF">
      <w:pPr>
        <w:pStyle w:val="Alg4"/>
        <w:numPr>
          <w:ilvl w:val="0"/>
          <w:numId w:val="404"/>
        </w:numPr>
      </w:pPr>
      <w:r w:rsidRPr="00FC0F9E">
        <w:t xml:space="preserve">Repeat while </w:t>
      </w:r>
      <w:r w:rsidRPr="00FC0F9E">
        <w:rPr>
          <w:i/>
        </w:rPr>
        <w:t>index</w:t>
      </w:r>
      <w:r w:rsidRPr="00FC0F9E">
        <w:t xml:space="preserve"> &lt; </w:t>
      </w:r>
      <w:r w:rsidRPr="00FC0F9E">
        <w:rPr>
          <w:i/>
        </w:rPr>
        <w:t>len</w:t>
      </w:r>
    </w:p>
    <w:p w14:paraId="69DD5BA1" w14:textId="77777777" w:rsidR="004C02EF" w:rsidRPr="00FC0F9E" w:rsidRDefault="004C02EF" w:rsidP="004C02EF">
      <w:pPr>
        <w:pStyle w:val="Alg4"/>
        <w:numPr>
          <w:ilvl w:val="1"/>
          <w:numId w:val="404"/>
        </w:numPr>
      </w:pPr>
      <w:r w:rsidRPr="00FC0F9E">
        <w:t xml:space="preserve">Let </w:t>
      </w:r>
      <w:r w:rsidRPr="00FC0F9E">
        <w:rPr>
          <w:i/>
        </w:rPr>
        <w:t>strP</w:t>
      </w:r>
      <w:r w:rsidRPr="00FC0F9E">
        <w:t xml:space="preserve"> be the result of calling the abstract operation </w:t>
      </w:r>
      <w:r w:rsidRPr="00FC0F9E">
        <w:rPr>
          <w:i/>
        </w:rPr>
        <w:t>Str</w:t>
      </w:r>
      <w:r w:rsidRPr="00FC0F9E">
        <w:t xml:space="preserve"> with arguments ToString(</w:t>
      </w:r>
      <w:r w:rsidRPr="00FC0F9E">
        <w:rPr>
          <w:i/>
        </w:rPr>
        <w:t>index</w:t>
      </w:r>
      <w:r w:rsidRPr="00FC0F9E">
        <w:t xml:space="preserve">) and </w:t>
      </w:r>
      <w:r w:rsidRPr="00FC0F9E">
        <w:rPr>
          <w:i/>
        </w:rPr>
        <w:t>value</w:t>
      </w:r>
      <w:r w:rsidRPr="00FC0F9E">
        <w:t xml:space="preserve">. </w:t>
      </w:r>
    </w:p>
    <w:p w14:paraId="6C112A85" w14:textId="77777777" w:rsidR="004C02EF" w:rsidRPr="00FC0F9E" w:rsidRDefault="004C02EF" w:rsidP="004C02EF">
      <w:pPr>
        <w:pStyle w:val="Alg4"/>
        <w:numPr>
          <w:ilvl w:val="1"/>
          <w:numId w:val="404"/>
        </w:numPr>
      </w:pPr>
      <w:r w:rsidRPr="00FC0F9E">
        <w:t xml:space="preserve">If </w:t>
      </w:r>
      <w:r w:rsidRPr="00FC0F9E">
        <w:rPr>
          <w:i/>
        </w:rPr>
        <w:t>strP</w:t>
      </w:r>
      <w:r w:rsidRPr="00FC0F9E">
        <w:t xml:space="preserve"> is </w:t>
      </w:r>
      <w:r w:rsidRPr="00FC0F9E">
        <w:rPr>
          <w:b/>
        </w:rPr>
        <w:t>undefined</w:t>
      </w:r>
    </w:p>
    <w:p w14:paraId="699913E5" w14:textId="77777777" w:rsidR="004C02EF" w:rsidRPr="00FC0F9E" w:rsidRDefault="004C02EF" w:rsidP="004C02EF">
      <w:pPr>
        <w:pStyle w:val="Alg4"/>
        <w:numPr>
          <w:ilvl w:val="2"/>
          <w:numId w:val="404"/>
        </w:numPr>
      </w:pPr>
      <w:r w:rsidRPr="00FC0F9E">
        <w:t xml:space="preserve">Append </w:t>
      </w:r>
      <w:r w:rsidRPr="000C0362">
        <w:rPr>
          <w:rFonts w:ascii="Courier New" w:hAnsi="Courier New" w:cs="Courier New"/>
          <w:b/>
        </w:rPr>
        <w:t>"null"</w:t>
      </w:r>
      <w:r w:rsidRPr="00FC0F9E">
        <w:t xml:space="preserve"> to </w:t>
      </w:r>
      <w:r w:rsidRPr="00FC0F9E">
        <w:rPr>
          <w:i/>
        </w:rPr>
        <w:t>partial</w:t>
      </w:r>
      <w:r w:rsidRPr="00FC0F9E">
        <w:t>.</w:t>
      </w:r>
    </w:p>
    <w:p w14:paraId="309D2178" w14:textId="77777777" w:rsidR="004C02EF" w:rsidRPr="00FC0F9E" w:rsidRDefault="004C02EF" w:rsidP="004C02EF">
      <w:pPr>
        <w:pStyle w:val="Alg4"/>
        <w:numPr>
          <w:ilvl w:val="1"/>
          <w:numId w:val="404"/>
        </w:numPr>
      </w:pPr>
      <w:r w:rsidRPr="00FC0F9E">
        <w:t>Else</w:t>
      </w:r>
    </w:p>
    <w:p w14:paraId="1719B3F1" w14:textId="77777777" w:rsidR="004C02EF" w:rsidRPr="00FC0F9E" w:rsidRDefault="004C02EF" w:rsidP="004C02EF">
      <w:pPr>
        <w:pStyle w:val="Alg4"/>
        <w:numPr>
          <w:ilvl w:val="2"/>
          <w:numId w:val="404"/>
        </w:numPr>
      </w:pPr>
      <w:r w:rsidRPr="00FC0F9E">
        <w:t xml:space="preserve">Append  </w:t>
      </w:r>
      <w:r w:rsidRPr="00FC0F9E">
        <w:rPr>
          <w:i/>
        </w:rPr>
        <w:t>strP</w:t>
      </w:r>
      <w:r w:rsidRPr="00FC0F9E">
        <w:t xml:space="preserve"> to </w:t>
      </w:r>
      <w:r w:rsidRPr="00FC0F9E">
        <w:rPr>
          <w:i/>
        </w:rPr>
        <w:t>partial</w:t>
      </w:r>
      <w:r w:rsidRPr="00FC0F9E">
        <w:t>.</w:t>
      </w:r>
    </w:p>
    <w:p w14:paraId="5018D2A2" w14:textId="77777777" w:rsidR="004C02EF" w:rsidRPr="00FC0F9E" w:rsidRDefault="004C02EF" w:rsidP="004C02EF">
      <w:pPr>
        <w:pStyle w:val="Alg4"/>
        <w:numPr>
          <w:ilvl w:val="1"/>
          <w:numId w:val="404"/>
        </w:numPr>
      </w:pPr>
      <w:r w:rsidRPr="00FC0F9E">
        <w:t xml:space="preserve">Increment </w:t>
      </w:r>
      <w:r w:rsidRPr="00FC0F9E">
        <w:rPr>
          <w:i/>
        </w:rPr>
        <w:t>index</w:t>
      </w:r>
      <w:r w:rsidRPr="00FC0F9E">
        <w:t xml:space="preserve"> by 1.</w:t>
      </w:r>
    </w:p>
    <w:p w14:paraId="63555F86" w14:textId="77777777" w:rsidR="004C02EF" w:rsidRPr="00FC0F9E" w:rsidRDefault="004C02EF" w:rsidP="004C02EF">
      <w:pPr>
        <w:pStyle w:val="Alg4"/>
        <w:numPr>
          <w:ilvl w:val="0"/>
          <w:numId w:val="404"/>
        </w:numPr>
      </w:pPr>
      <w:r w:rsidRPr="00FC0F9E">
        <w:t xml:space="preserve">If </w:t>
      </w:r>
      <w:r w:rsidRPr="00FC0F9E">
        <w:rPr>
          <w:i/>
        </w:rPr>
        <w:t>partial</w:t>
      </w:r>
      <w:r w:rsidRPr="00FC0F9E">
        <w:t xml:space="preserve"> is empty ,then</w:t>
      </w:r>
    </w:p>
    <w:p w14:paraId="5D3E8D3E" w14:textId="77777777" w:rsidR="004C02EF" w:rsidRPr="00FC0F9E" w:rsidRDefault="004C02EF" w:rsidP="004C02EF">
      <w:pPr>
        <w:pStyle w:val="Alg4"/>
        <w:numPr>
          <w:ilvl w:val="1"/>
          <w:numId w:val="404"/>
        </w:numPr>
      </w:pPr>
      <w:r w:rsidRPr="00FC0F9E">
        <w:t xml:space="preserve">Let </w:t>
      </w:r>
      <w:r w:rsidRPr="00FC0F9E">
        <w:rPr>
          <w:i/>
        </w:rPr>
        <w:t>final</w:t>
      </w:r>
      <w:r w:rsidRPr="00FC0F9E">
        <w:t xml:space="preserve"> be </w:t>
      </w:r>
      <w:r w:rsidRPr="00812766">
        <w:rPr>
          <w:rFonts w:ascii="Courier New" w:hAnsi="Courier New" w:cs="Courier New"/>
          <w:b/>
        </w:rPr>
        <w:t>"[]"</w:t>
      </w:r>
      <w:r w:rsidRPr="00FC0F9E">
        <w:t>.</w:t>
      </w:r>
    </w:p>
    <w:p w14:paraId="43BD5D23" w14:textId="77777777" w:rsidR="004C02EF" w:rsidRPr="00FC0F9E" w:rsidRDefault="004C02EF" w:rsidP="004C02EF">
      <w:pPr>
        <w:pStyle w:val="Alg4"/>
        <w:numPr>
          <w:ilvl w:val="0"/>
          <w:numId w:val="404"/>
        </w:numPr>
      </w:pPr>
      <w:r w:rsidRPr="00FC0F9E">
        <w:t>Else</w:t>
      </w:r>
    </w:p>
    <w:p w14:paraId="52AAEAD8" w14:textId="77777777" w:rsidR="004C02EF" w:rsidRPr="00FC0F9E" w:rsidRDefault="004C02EF" w:rsidP="004C02EF">
      <w:pPr>
        <w:pStyle w:val="Alg4"/>
        <w:numPr>
          <w:ilvl w:val="1"/>
          <w:numId w:val="404"/>
        </w:numPr>
      </w:pPr>
      <w:r w:rsidRPr="00FC0F9E">
        <w:t xml:space="preserve">If </w:t>
      </w:r>
      <w:r w:rsidRPr="00FC0F9E">
        <w:rPr>
          <w:i/>
        </w:rPr>
        <w:t>gap</w:t>
      </w:r>
      <w:r w:rsidRPr="00FC0F9E">
        <w:t xml:space="preserve"> is the empty </w:t>
      </w:r>
      <w:r>
        <w:t>String</w:t>
      </w:r>
    </w:p>
    <w:p w14:paraId="0200463A" w14:textId="77777777" w:rsidR="004C02EF" w:rsidRPr="00FC0F9E" w:rsidRDefault="004C02EF" w:rsidP="004C02EF">
      <w:pPr>
        <w:pStyle w:val="Alg4"/>
        <w:numPr>
          <w:ilvl w:val="2"/>
          <w:numId w:val="404"/>
        </w:numPr>
      </w:pPr>
      <w:r w:rsidRPr="00FC0F9E">
        <w:t xml:space="preserve">Let </w:t>
      </w:r>
      <w:r w:rsidRPr="00FC0F9E">
        <w:rPr>
          <w:i/>
        </w:rPr>
        <w:t>properties</w:t>
      </w:r>
      <w:r w:rsidRPr="00FC0F9E">
        <w:t xml:space="preserve"> be a </w:t>
      </w:r>
      <w:r>
        <w:t>String</w:t>
      </w:r>
      <w:r w:rsidRPr="00FC0F9E">
        <w:t xml:space="preserve"> formed by concatenating all the element </w:t>
      </w:r>
      <w:r>
        <w:t>Strings</w:t>
      </w:r>
      <w:r w:rsidRPr="00FC0F9E">
        <w:t xml:space="preserve"> of </w:t>
      </w:r>
      <w:r w:rsidRPr="00FC0F9E">
        <w:rPr>
          <w:i/>
        </w:rPr>
        <w:t>partial</w:t>
      </w:r>
      <w:r w:rsidRPr="00FC0F9E">
        <w:t xml:space="preserve"> with each adjacent pair of </w:t>
      </w:r>
      <w:r>
        <w:t>Strings</w:t>
      </w:r>
      <w:r w:rsidRPr="00FC0F9E">
        <w:t xml:space="preserve"> separated with the comma character. A comma is not inserted either before the first </w:t>
      </w:r>
      <w:r>
        <w:t>String</w:t>
      </w:r>
      <w:r w:rsidRPr="00FC0F9E">
        <w:t xml:space="preserve"> or after the last </w:t>
      </w:r>
      <w:r>
        <w:t>String</w:t>
      </w:r>
      <w:r w:rsidRPr="00FC0F9E">
        <w:t xml:space="preserve">. </w:t>
      </w:r>
    </w:p>
    <w:p w14:paraId="5F92C5CF" w14:textId="77777777" w:rsidR="004C02EF" w:rsidRPr="00FC0F9E" w:rsidRDefault="004C02EF" w:rsidP="004C02EF">
      <w:pPr>
        <w:pStyle w:val="Alg4"/>
        <w:numPr>
          <w:ilvl w:val="2"/>
          <w:numId w:val="404"/>
        </w:numPr>
      </w:pPr>
      <w:r w:rsidRPr="00FC0F9E">
        <w:t xml:space="preserve">Let </w:t>
      </w:r>
      <w:r w:rsidRPr="00FC0F9E">
        <w:rPr>
          <w:i/>
        </w:rPr>
        <w:t>final</w:t>
      </w:r>
      <w:r w:rsidRPr="00FC0F9E">
        <w:t xml:space="preserve"> be the result of concatenating </w:t>
      </w:r>
      <w:r w:rsidRPr="00A3641D">
        <w:rPr>
          <w:rFonts w:ascii="Courier New" w:hAnsi="Courier New" w:cs="Courier New"/>
          <w:b/>
        </w:rPr>
        <w:t>"</w:t>
      </w:r>
      <w:r>
        <w:rPr>
          <w:rFonts w:ascii="Courier New" w:hAnsi="Courier New" w:cs="Courier New"/>
          <w:b/>
        </w:rPr>
        <w:t>[</w:t>
      </w:r>
      <w:r w:rsidRPr="00A3641D">
        <w:rPr>
          <w:rFonts w:ascii="Courier New" w:hAnsi="Courier New" w:cs="Courier New"/>
          <w:b/>
        </w:rPr>
        <w:t>"</w:t>
      </w:r>
      <w:r w:rsidRPr="00FC0F9E">
        <w:rPr>
          <w:b/>
        </w:rPr>
        <w:t>,</w:t>
      </w:r>
      <w:r w:rsidRPr="00FC0F9E">
        <w:t xml:space="preserve"> </w:t>
      </w:r>
      <w:r w:rsidRPr="00FC0F9E">
        <w:rPr>
          <w:i/>
        </w:rPr>
        <w:t>properties</w:t>
      </w:r>
      <w:r w:rsidRPr="00FC0F9E">
        <w:t xml:space="preserve">, and </w:t>
      </w:r>
      <w:r w:rsidRPr="00A3641D">
        <w:rPr>
          <w:rFonts w:ascii="Courier New" w:hAnsi="Courier New" w:cs="Courier New"/>
          <w:b/>
        </w:rPr>
        <w:t>"</w:t>
      </w:r>
      <w:r>
        <w:rPr>
          <w:rFonts w:ascii="Courier New" w:hAnsi="Courier New" w:cs="Courier New"/>
          <w:b/>
        </w:rPr>
        <w:t>]</w:t>
      </w:r>
      <w:r w:rsidRPr="00A3641D">
        <w:rPr>
          <w:rFonts w:ascii="Courier New" w:hAnsi="Courier New" w:cs="Courier New"/>
          <w:b/>
        </w:rPr>
        <w:t>"</w:t>
      </w:r>
      <w:r w:rsidRPr="00FC0F9E">
        <w:t>.</w:t>
      </w:r>
    </w:p>
    <w:p w14:paraId="1CBB6C85" w14:textId="77777777" w:rsidR="004C02EF" w:rsidRPr="00FC0F9E" w:rsidRDefault="004C02EF" w:rsidP="004C02EF">
      <w:pPr>
        <w:pStyle w:val="Alg4"/>
        <w:numPr>
          <w:ilvl w:val="1"/>
          <w:numId w:val="404"/>
        </w:numPr>
        <w:rPr>
          <w:i/>
        </w:rPr>
      </w:pPr>
      <w:r w:rsidRPr="00FC0F9E">
        <w:t>Else</w:t>
      </w:r>
    </w:p>
    <w:p w14:paraId="5D3EFE62" w14:textId="77777777" w:rsidR="004C02EF" w:rsidRPr="00FC0F9E" w:rsidRDefault="004C02EF" w:rsidP="004C02EF">
      <w:pPr>
        <w:pStyle w:val="Alg4"/>
        <w:numPr>
          <w:ilvl w:val="2"/>
          <w:numId w:val="404"/>
        </w:numPr>
      </w:pPr>
      <w:r w:rsidRPr="00FC0F9E">
        <w:t xml:space="preserve">Let </w:t>
      </w:r>
      <w:r w:rsidRPr="00FC0F9E">
        <w:rPr>
          <w:i/>
        </w:rPr>
        <w:t>separator</w:t>
      </w:r>
      <w:r w:rsidRPr="00FC0F9E">
        <w:t xml:space="preserve"> be the result of concatenating the comma character, the line feed character, and </w:t>
      </w:r>
      <w:r w:rsidRPr="00FC0F9E">
        <w:rPr>
          <w:i/>
        </w:rPr>
        <w:t>indent</w:t>
      </w:r>
      <w:r w:rsidRPr="00FC0F9E">
        <w:t>.</w:t>
      </w:r>
    </w:p>
    <w:p w14:paraId="54B1EE29" w14:textId="77777777" w:rsidR="004C02EF" w:rsidRPr="00FC0F9E" w:rsidRDefault="004C02EF" w:rsidP="004C02EF">
      <w:pPr>
        <w:pStyle w:val="Alg4"/>
        <w:numPr>
          <w:ilvl w:val="2"/>
          <w:numId w:val="404"/>
        </w:numPr>
      </w:pPr>
      <w:r w:rsidRPr="00FC0F9E">
        <w:t xml:space="preserve">Let </w:t>
      </w:r>
      <w:r w:rsidRPr="00FC0F9E">
        <w:rPr>
          <w:i/>
        </w:rPr>
        <w:t>properties</w:t>
      </w:r>
      <w:r w:rsidRPr="00FC0F9E">
        <w:t xml:space="preserve"> be a </w:t>
      </w:r>
      <w:r>
        <w:t>String</w:t>
      </w:r>
      <w:r w:rsidRPr="00FC0F9E">
        <w:t xml:space="preserve"> formed by concatenating all the element </w:t>
      </w:r>
      <w:r>
        <w:t>Strings</w:t>
      </w:r>
      <w:r w:rsidRPr="00FC0F9E">
        <w:t xml:space="preserve"> of </w:t>
      </w:r>
      <w:r w:rsidRPr="00FC0F9E">
        <w:rPr>
          <w:i/>
        </w:rPr>
        <w:t>partial</w:t>
      </w:r>
      <w:r w:rsidRPr="00FC0F9E">
        <w:t xml:space="preserve"> with each adjacent pair of </w:t>
      </w:r>
      <w:r>
        <w:t>Strings</w:t>
      </w:r>
      <w:r w:rsidRPr="00FC0F9E">
        <w:t xml:space="preserve"> separated with </w:t>
      </w:r>
      <w:r w:rsidRPr="00FC0F9E">
        <w:rPr>
          <w:i/>
        </w:rPr>
        <w:t>separator</w:t>
      </w:r>
      <w:r w:rsidRPr="00FC0F9E">
        <w:t xml:space="preserve">. The </w:t>
      </w:r>
      <w:r w:rsidRPr="00FC0F9E">
        <w:rPr>
          <w:i/>
        </w:rPr>
        <w:t>separator</w:t>
      </w:r>
      <w:r w:rsidRPr="00FC0F9E">
        <w:t xml:space="preserve"> </w:t>
      </w:r>
      <w:r>
        <w:t>String</w:t>
      </w:r>
      <w:r w:rsidRPr="00FC0F9E">
        <w:t xml:space="preserve"> is not inserted either before the first </w:t>
      </w:r>
      <w:r>
        <w:t>String</w:t>
      </w:r>
      <w:r w:rsidRPr="00FC0F9E">
        <w:t xml:space="preserve"> or after the last </w:t>
      </w:r>
      <w:r>
        <w:t>String</w:t>
      </w:r>
      <w:r w:rsidRPr="00FC0F9E">
        <w:t>.</w:t>
      </w:r>
    </w:p>
    <w:p w14:paraId="490A7EB3" w14:textId="77777777" w:rsidR="004C02EF" w:rsidRPr="00FC0F9E" w:rsidRDefault="004C02EF" w:rsidP="004C02EF">
      <w:pPr>
        <w:pStyle w:val="Alg4"/>
        <w:numPr>
          <w:ilvl w:val="2"/>
          <w:numId w:val="404"/>
        </w:numPr>
      </w:pPr>
      <w:r w:rsidRPr="00FC0F9E">
        <w:t xml:space="preserve">Let </w:t>
      </w:r>
      <w:r w:rsidRPr="00FC0F9E">
        <w:rPr>
          <w:i/>
        </w:rPr>
        <w:t>final</w:t>
      </w:r>
      <w:r w:rsidRPr="00FC0F9E">
        <w:t xml:space="preserve"> be the result of concatenating </w:t>
      </w:r>
      <w:r w:rsidRPr="00A3641D">
        <w:rPr>
          <w:rFonts w:ascii="Courier New" w:hAnsi="Courier New" w:cs="Courier New"/>
          <w:b/>
        </w:rPr>
        <w:t>"</w:t>
      </w:r>
      <w:r>
        <w:rPr>
          <w:rFonts w:ascii="Courier New" w:hAnsi="Courier New" w:cs="Courier New"/>
          <w:b/>
        </w:rPr>
        <w:t>[</w:t>
      </w:r>
      <w:r w:rsidRPr="00A3641D">
        <w:rPr>
          <w:rFonts w:ascii="Courier New" w:hAnsi="Courier New" w:cs="Courier New"/>
          <w:b/>
        </w:rPr>
        <w:t>"</w:t>
      </w:r>
      <w:r w:rsidRPr="00FC0F9E">
        <w:t xml:space="preserve">, the line feed character, </w:t>
      </w:r>
      <w:r w:rsidRPr="00FC0F9E">
        <w:rPr>
          <w:i/>
        </w:rPr>
        <w:t>indent</w:t>
      </w:r>
      <w:r w:rsidRPr="00FC0F9E">
        <w:t xml:space="preserve">, </w:t>
      </w:r>
      <w:r w:rsidRPr="00FC0F9E">
        <w:rPr>
          <w:i/>
        </w:rPr>
        <w:t>properties</w:t>
      </w:r>
      <w:r w:rsidRPr="00FC0F9E">
        <w:t xml:space="preserve">, the line feed character, </w:t>
      </w:r>
      <w:r w:rsidRPr="00FC0F9E">
        <w:rPr>
          <w:i/>
        </w:rPr>
        <w:t>stepback</w:t>
      </w:r>
      <w:r w:rsidRPr="00FC0F9E">
        <w:t xml:space="preserve">, and </w:t>
      </w:r>
      <w:r w:rsidRPr="00EC4AEF">
        <w:rPr>
          <w:rFonts w:ascii="Courier New" w:hAnsi="Courier New" w:cs="Courier New"/>
          <w:b/>
        </w:rPr>
        <w:t>"</w:t>
      </w:r>
      <w:r>
        <w:rPr>
          <w:rFonts w:ascii="Courier New" w:hAnsi="Courier New" w:cs="Courier New"/>
          <w:b/>
        </w:rPr>
        <w:t>]</w:t>
      </w:r>
      <w:r w:rsidRPr="00FC0F9E">
        <w:t>".</w:t>
      </w:r>
    </w:p>
    <w:p w14:paraId="32AB70C5" w14:textId="77777777" w:rsidR="004C02EF" w:rsidRPr="00FC0F9E" w:rsidRDefault="004C02EF" w:rsidP="004C02EF">
      <w:pPr>
        <w:pStyle w:val="Alg4"/>
        <w:numPr>
          <w:ilvl w:val="0"/>
          <w:numId w:val="404"/>
        </w:numPr>
      </w:pPr>
      <w:r w:rsidRPr="00FC0F9E">
        <w:t xml:space="preserve">Remove the last element of </w:t>
      </w:r>
      <w:r w:rsidRPr="00FC0F9E">
        <w:rPr>
          <w:i/>
        </w:rPr>
        <w:t>stack</w:t>
      </w:r>
      <w:r w:rsidRPr="00FC0F9E">
        <w:t>.</w:t>
      </w:r>
    </w:p>
    <w:p w14:paraId="761203F0" w14:textId="77777777" w:rsidR="004C02EF" w:rsidRPr="00FC0F9E" w:rsidRDefault="004C02EF" w:rsidP="004C02EF">
      <w:pPr>
        <w:pStyle w:val="Alg4"/>
        <w:numPr>
          <w:ilvl w:val="0"/>
          <w:numId w:val="404"/>
        </w:numPr>
      </w:pPr>
      <w:r w:rsidRPr="00FC0F9E">
        <w:t xml:space="preserve">Let </w:t>
      </w:r>
      <w:r w:rsidRPr="00FC0F9E">
        <w:rPr>
          <w:i/>
        </w:rPr>
        <w:t>indent</w:t>
      </w:r>
      <w:r w:rsidRPr="00FC0F9E">
        <w:t xml:space="preserve"> be </w:t>
      </w:r>
      <w:r w:rsidRPr="00FC0F9E">
        <w:rPr>
          <w:i/>
        </w:rPr>
        <w:t>stepback</w:t>
      </w:r>
      <w:r w:rsidRPr="00FC0F9E">
        <w:t>.</w:t>
      </w:r>
    </w:p>
    <w:p w14:paraId="2C2E0E3E" w14:textId="77777777" w:rsidR="004C02EF" w:rsidRPr="00FC0F9E" w:rsidRDefault="004C02EF" w:rsidP="004C02EF">
      <w:pPr>
        <w:pStyle w:val="Alg4"/>
        <w:numPr>
          <w:ilvl w:val="0"/>
          <w:numId w:val="404"/>
        </w:numPr>
        <w:spacing w:after="220"/>
      </w:pPr>
      <w:r w:rsidRPr="00FC0F9E">
        <w:t xml:space="preserve">Return </w:t>
      </w:r>
      <w:r w:rsidRPr="00FC0F9E">
        <w:rPr>
          <w:i/>
        </w:rPr>
        <w:t>final</w:t>
      </w:r>
      <w:r w:rsidRPr="00FC0F9E">
        <w:t>.</w:t>
      </w:r>
    </w:p>
    <w:p w14:paraId="7DE52455" w14:textId="77777777" w:rsidR="004C02EF" w:rsidRPr="004563B8" w:rsidRDefault="004C02EF" w:rsidP="004C02EF">
      <w:pPr>
        <w:pStyle w:val="Note"/>
        <w:spacing w:after="60"/>
        <w:rPr>
          <w:sz w:val="16"/>
        </w:rPr>
      </w:pPr>
      <w:r w:rsidRPr="00FC0F9E">
        <w:t>NOTE</w:t>
      </w:r>
      <w:r>
        <w:t xml:space="preserve"> 1</w:t>
      </w:r>
      <w:r w:rsidRPr="00FC0F9E">
        <w:tab/>
        <w:t xml:space="preserve">JSON structures are allowed to be nested to any depth, but they must be acyclic. If </w:t>
      </w:r>
      <w:r w:rsidRPr="00FC0F9E">
        <w:rPr>
          <w:rStyle w:val="bnf"/>
        </w:rPr>
        <w:t>value</w:t>
      </w:r>
      <w:r w:rsidRPr="00FC0F9E">
        <w:t xml:space="preserve"> is or contains a cyclic structure, then the stringify function must throw a </w:t>
      </w:r>
      <w:r w:rsidRPr="00FC0F9E">
        <w:rPr>
          <w:b/>
        </w:rPr>
        <w:t>TypeError</w:t>
      </w:r>
      <w:r w:rsidRPr="00FC0F9E">
        <w:t xml:space="preserve"> exception. This is an example of a value that cannot be stringified:</w:t>
      </w:r>
    </w:p>
    <w:p w14:paraId="5AAFB97A" w14:textId="77777777" w:rsidR="004C02EF" w:rsidRPr="004563B8" w:rsidRDefault="004C02EF" w:rsidP="004C02EF">
      <w:pPr>
        <w:pStyle w:val="CodeSample3"/>
        <w:spacing w:after="0"/>
        <w:ind w:left="990"/>
        <w:rPr>
          <w:sz w:val="18"/>
        </w:rPr>
      </w:pPr>
      <w:r w:rsidRPr="004563B8">
        <w:rPr>
          <w:sz w:val="18"/>
        </w:rPr>
        <w:t>a = [];</w:t>
      </w:r>
    </w:p>
    <w:p w14:paraId="226B6D0A" w14:textId="77777777" w:rsidR="004C02EF" w:rsidRPr="004563B8" w:rsidRDefault="004C02EF" w:rsidP="004C02EF">
      <w:pPr>
        <w:pStyle w:val="CodeSample3"/>
        <w:spacing w:after="0"/>
        <w:ind w:left="990"/>
        <w:rPr>
          <w:sz w:val="18"/>
        </w:rPr>
      </w:pPr>
      <w:r w:rsidRPr="004563B8">
        <w:rPr>
          <w:sz w:val="18"/>
        </w:rPr>
        <w:t>a[0] = a;</w:t>
      </w:r>
    </w:p>
    <w:p w14:paraId="0E42EBCE" w14:textId="77777777" w:rsidR="004C02EF" w:rsidRPr="004563B8" w:rsidRDefault="004C02EF" w:rsidP="004C02EF">
      <w:pPr>
        <w:pStyle w:val="CodeSample3"/>
        <w:spacing w:after="120"/>
        <w:ind w:left="990"/>
        <w:rPr>
          <w:sz w:val="18"/>
        </w:rPr>
      </w:pPr>
      <w:r w:rsidRPr="004563B8">
        <w:rPr>
          <w:sz w:val="18"/>
        </w:rPr>
        <w:t>my_text = JSON.stringify(a); // This must throw an TypeError.</w:t>
      </w:r>
    </w:p>
    <w:p w14:paraId="385D0924" w14:textId="77777777" w:rsidR="004C02EF" w:rsidRDefault="004C02EF" w:rsidP="004C02EF">
      <w:pPr>
        <w:pStyle w:val="Note"/>
        <w:spacing w:after="60"/>
      </w:pPr>
      <w:r w:rsidRPr="00FC0F9E">
        <w:t xml:space="preserve">NOTE </w:t>
      </w:r>
      <w:r>
        <w:t>2</w:t>
      </w:r>
      <w:r w:rsidRPr="00FC0F9E">
        <w:tab/>
      </w:r>
      <w:r>
        <w:t>Symbolic primitive values are rendered as follows:</w:t>
      </w:r>
    </w:p>
    <w:p w14:paraId="6434729B" w14:textId="77777777" w:rsidR="004C02EF" w:rsidRDefault="004C02EF" w:rsidP="004C02EF">
      <w:pPr>
        <w:pStyle w:val="Note"/>
        <w:numPr>
          <w:ilvl w:val="0"/>
          <w:numId w:val="399"/>
        </w:numPr>
        <w:spacing w:after="0"/>
      </w:pPr>
      <w:r w:rsidRPr="004563B8">
        <w:t xml:space="preserve">The </w:t>
      </w:r>
      <w:r w:rsidRPr="004563B8">
        <w:rPr>
          <w:b/>
        </w:rPr>
        <w:t>null</w:t>
      </w:r>
      <w:r w:rsidRPr="004563B8">
        <w:t xml:space="preserve"> value is rendered in JSON text as the </w:t>
      </w:r>
      <w:r>
        <w:t>String</w:t>
      </w:r>
      <w:r w:rsidRPr="004563B8">
        <w:t xml:space="preserve"> </w:t>
      </w:r>
      <w:r w:rsidRPr="004563B8">
        <w:rPr>
          <w:rStyle w:val="HTML1"/>
        </w:rPr>
        <w:t>null</w:t>
      </w:r>
      <w:r w:rsidRPr="004563B8">
        <w:t>.</w:t>
      </w:r>
    </w:p>
    <w:p w14:paraId="4B1D9DEB" w14:textId="77777777" w:rsidR="004C02EF" w:rsidRPr="00A201FA" w:rsidRDefault="004C02EF" w:rsidP="004C02EF">
      <w:pPr>
        <w:pStyle w:val="Note"/>
        <w:numPr>
          <w:ilvl w:val="0"/>
          <w:numId w:val="399"/>
        </w:numPr>
        <w:spacing w:after="0"/>
      </w:pPr>
      <w:r>
        <w:t xml:space="preserve">The </w:t>
      </w:r>
      <w:r w:rsidRPr="00A201FA">
        <w:rPr>
          <w:b/>
        </w:rPr>
        <w:t>undefined</w:t>
      </w:r>
      <w:r>
        <w:t xml:space="preserve"> value is not rendered.</w:t>
      </w:r>
    </w:p>
    <w:p w14:paraId="4A4012A4" w14:textId="77777777" w:rsidR="004C02EF" w:rsidRPr="004563B8" w:rsidRDefault="004C02EF" w:rsidP="004C02EF">
      <w:pPr>
        <w:pStyle w:val="Note"/>
        <w:numPr>
          <w:ilvl w:val="0"/>
          <w:numId w:val="399"/>
        </w:numPr>
        <w:spacing w:after="0"/>
      </w:pPr>
      <w:r w:rsidRPr="004563B8">
        <w:t xml:space="preserve">The </w:t>
      </w:r>
      <w:r w:rsidRPr="004563B8">
        <w:rPr>
          <w:b/>
        </w:rPr>
        <w:t>true</w:t>
      </w:r>
      <w:r w:rsidRPr="004563B8">
        <w:t xml:space="preserve"> value is rendered in JSON text as the </w:t>
      </w:r>
      <w:r>
        <w:t>String</w:t>
      </w:r>
      <w:r w:rsidRPr="004563B8">
        <w:t xml:space="preserve"> </w:t>
      </w:r>
      <w:r w:rsidRPr="004563B8">
        <w:rPr>
          <w:rStyle w:val="HTML1"/>
        </w:rPr>
        <w:t>true</w:t>
      </w:r>
      <w:r w:rsidRPr="004563B8">
        <w:t>.</w:t>
      </w:r>
    </w:p>
    <w:p w14:paraId="1718085B" w14:textId="77777777" w:rsidR="004C02EF" w:rsidRPr="004563B8" w:rsidRDefault="004C02EF" w:rsidP="004C02EF">
      <w:pPr>
        <w:pStyle w:val="Note"/>
        <w:numPr>
          <w:ilvl w:val="0"/>
          <w:numId w:val="399"/>
        </w:numPr>
      </w:pPr>
      <w:r w:rsidRPr="004563B8">
        <w:t xml:space="preserve">The </w:t>
      </w:r>
      <w:r w:rsidRPr="004563B8">
        <w:rPr>
          <w:b/>
        </w:rPr>
        <w:t>false</w:t>
      </w:r>
      <w:r w:rsidRPr="004563B8">
        <w:t xml:space="preserve"> value is rendered in JSON text as the </w:t>
      </w:r>
      <w:r>
        <w:t>String</w:t>
      </w:r>
      <w:r w:rsidRPr="004563B8">
        <w:t xml:space="preserve"> </w:t>
      </w:r>
      <w:r w:rsidRPr="004563B8">
        <w:rPr>
          <w:rStyle w:val="HTML1"/>
        </w:rPr>
        <w:t>false</w:t>
      </w:r>
      <w:r w:rsidRPr="004563B8">
        <w:t>.</w:t>
      </w:r>
    </w:p>
    <w:p w14:paraId="10053852" w14:textId="77777777" w:rsidR="004C02EF" w:rsidRPr="004563B8" w:rsidRDefault="004C02EF" w:rsidP="004C02EF">
      <w:pPr>
        <w:pStyle w:val="Note"/>
      </w:pPr>
      <w:r w:rsidRPr="00FC0F9E">
        <w:t xml:space="preserve">NOTE </w:t>
      </w:r>
      <w:r>
        <w:t>3</w:t>
      </w:r>
      <w:r w:rsidRPr="00FC0F9E">
        <w:tab/>
      </w:r>
      <w:r w:rsidRPr="004563B8">
        <w:t xml:space="preserve">String values are wrapped in double quotes. The characters </w:t>
      </w:r>
      <w:r w:rsidRPr="004563B8">
        <w:rPr>
          <w:rFonts w:ascii="Courier New" w:hAnsi="Courier New" w:cs="Courier New"/>
          <w:b/>
        </w:rPr>
        <w:t>"</w:t>
      </w:r>
      <w:r w:rsidRPr="004563B8">
        <w:t xml:space="preserve"> and </w:t>
      </w:r>
      <w:r w:rsidRPr="004563B8">
        <w:rPr>
          <w:rFonts w:ascii="Courier New" w:hAnsi="Courier New" w:cs="Courier New"/>
          <w:b/>
        </w:rPr>
        <w:t>\</w:t>
      </w:r>
      <w:r w:rsidRPr="004563B8">
        <w:t xml:space="preserve"> are escaped with </w:t>
      </w:r>
      <w:r w:rsidRPr="004563B8">
        <w:rPr>
          <w:rFonts w:ascii="Courier New" w:hAnsi="Courier New" w:cs="Courier New"/>
          <w:b/>
        </w:rPr>
        <w:t>\</w:t>
      </w:r>
      <w:r w:rsidRPr="004563B8">
        <w:t xml:space="preserve"> prefixes. Control characters are replaced with escape sequences </w:t>
      </w:r>
      <w:r w:rsidRPr="004563B8">
        <w:rPr>
          <w:rStyle w:val="HTML2"/>
          <w:b/>
        </w:rPr>
        <w:t>\u</w:t>
      </w:r>
      <w:r w:rsidRPr="004563B8">
        <w:t xml:space="preserve">HHHH, or with the shorter forms, </w:t>
      </w:r>
      <w:r w:rsidRPr="004563B8">
        <w:rPr>
          <w:rStyle w:val="HTML3"/>
          <w:b/>
        </w:rPr>
        <w:t>\b</w:t>
      </w:r>
      <w:r w:rsidRPr="004563B8">
        <w:t xml:space="preserve"> (backspace), </w:t>
      </w:r>
      <w:r w:rsidRPr="004563B8">
        <w:rPr>
          <w:rStyle w:val="HTML3"/>
          <w:b/>
        </w:rPr>
        <w:t>\f</w:t>
      </w:r>
      <w:r w:rsidRPr="004563B8">
        <w:t xml:space="preserve"> (formfeed), </w:t>
      </w:r>
      <w:r w:rsidRPr="004563B8">
        <w:rPr>
          <w:rStyle w:val="HTML3"/>
          <w:b/>
        </w:rPr>
        <w:t>\n</w:t>
      </w:r>
      <w:r w:rsidRPr="004563B8">
        <w:t xml:space="preserve"> (newline), </w:t>
      </w:r>
      <w:r w:rsidRPr="004563B8">
        <w:rPr>
          <w:rStyle w:val="HTML3"/>
          <w:b/>
        </w:rPr>
        <w:t>\r</w:t>
      </w:r>
      <w:r w:rsidRPr="004563B8">
        <w:t xml:space="preserve"> (carriage return), </w:t>
      </w:r>
      <w:r w:rsidRPr="004563B8">
        <w:rPr>
          <w:rStyle w:val="HTML3"/>
          <w:b/>
        </w:rPr>
        <w:t>\t</w:t>
      </w:r>
      <w:r w:rsidRPr="004563B8">
        <w:t xml:space="preserve"> (tab).</w:t>
      </w:r>
    </w:p>
    <w:p w14:paraId="334E4A2D" w14:textId="77777777" w:rsidR="004C02EF" w:rsidRPr="004563B8" w:rsidRDefault="004C02EF" w:rsidP="004C02EF">
      <w:pPr>
        <w:pStyle w:val="Note"/>
      </w:pPr>
      <w:r w:rsidRPr="00FC0F9E">
        <w:t xml:space="preserve">NOTE </w:t>
      </w:r>
      <w:r>
        <w:t>4</w:t>
      </w:r>
      <w:r w:rsidRPr="00FC0F9E">
        <w:tab/>
      </w:r>
      <w:r w:rsidRPr="004563B8">
        <w:t>Finite numbers are stringified as if by</w:t>
      </w:r>
      <w:r>
        <w:t xml:space="preserve"> calling</w:t>
      </w:r>
      <w:r w:rsidRPr="004563B8">
        <w:t xml:space="preserve"> </w:t>
      </w:r>
      <w:r w:rsidRPr="00AA1657">
        <w:rPr>
          <w:rFonts w:ascii="Times New Roman" w:hAnsi="Times New Roman"/>
        </w:rPr>
        <w:t>ToString</w:t>
      </w:r>
      <w:r w:rsidRPr="00AA1657">
        <w:rPr>
          <w:rFonts w:ascii="Times New Roman" w:hAnsi="Times New Roman"/>
          <w:b/>
        </w:rPr>
        <w:t>(</w:t>
      </w:r>
      <w:r w:rsidRPr="00AA1657">
        <w:rPr>
          <w:rFonts w:ascii="Times New Roman" w:hAnsi="Times New Roman"/>
          <w:i/>
        </w:rPr>
        <w:t>number</w:t>
      </w:r>
      <w:r w:rsidRPr="00AA1657">
        <w:rPr>
          <w:rFonts w:ascii="Times New Roman" w:hAnsi="Times New Roman"/>
          <w:b/>
        </w:rPr>
        <w:t>)</w:t>
      </w:r>
      <w:r w:rsidRPr="004563B8">
        <w:t xml:space="preserve">. </w:t>
      </w:r>
      <w:r w:rsidRPr="004563B8">
        <w:rPr>
          <w:b/>
        </w:rPr>
        <w:t>NaN</w:t>
      </w:r>
      <w:r w:rsidRPr="004563B8">
        <w:t xml:space="preserve"> and Infinity regardless of sign are represented as the </w:t>
      </w:r>
      <w:r>
        <w:t>String</w:t>
      </w:r>
      <w:r w:rsidRPr="004563B8">
        <w:t xml:space="preserve"> </w:t>
      </w:r>
      <w:r w:rsidRPr="004563B8">
        <w:rPr>
          <w:rStyle w:val="HTML1"/>
          <w:b/>
        </w:rPr>
        <w:t>null</w:t>
      </w:r>
      <w:r w:rsidRPr="004563B8">
        <w:t>.</w:t>
      </w:r>
    </w:p>
    <w:p w14:paraId="5D807684" w14:textId="77777777" w:rsidR="004C02EF" w:rsidRPr="004563B8" w:rsidRDefault="004C02EF" w:rsidP="004C02EF">
      <w:pPr>
        <w:pStyle w:val="Note"/>
      </w:pPr>
      <w:r w:rsidRPr="00FC0F9E">
        <w:t xml:space="preserve">NOTE </w:t>
      </w:r>
      <w:r>
        <w:t>5</w:t>
      </w:r>
      <w:r w:rsidRPr="00FC0F9E">
        <w:tab/>
      </w:r>
      <w:r w:rsidRPr="004563B8">
        <w:t xml:space="preserve">Values that do not have a JSON representation (such as </w:t>
      </w:r>
      <w:r w:rsidRPr="004563B8">
        <w:rPr>
          <w:b/>
        </w:rPr>
        <w:t>undefined</w:t>
      </w:r>
      <w:r w:rsidRPr="004563B8">
        <w:t xml:space="preserve"> and functions) do not produce a </w:t>
      </w:r>
      <w:r>
        <w:t>String</w:t>
      </w:r>
      <w:r w:rsidRPr="004563B8">
        <w:t xml:space="preserve">. Instead they produce the undefined value. In arrays these values are represented as the </w:t>
      </w:r>
      <w:r>
        <w:t>String</w:t>
      </w:r>
      <w:r w:rsidRPr="004563B8">
        <w:t xml:space="preserve"> </w:t>
      </w:r>
      <w:r w:rsidRPr="004563B8">
        <w:rPr>
          <w:rStyle w:val="HTML1"/>
          <w:b/>
        </w:rPr>
        <w:t>null</w:t>
      </w:r>
      <w:r w:rsidRPr="004563B8">
        <w:t>. In objects an unrepresentable value causes the property to be excluded from stringification.</w:t>
      </w:r>
    </w:p>
    <w:p w14:paraId="244F7B73" w14:textId="77777777" w:rsidR="004C02EF" w:rsidRPr="004563B8" w:rsidRDefault="004C02EF" w:rsidP="004C02EF">
      <w:pPr>
        <w:pStyle w:val="Note"/>
      </w:pPr>
      <w:r w:rsidRPr="00FC0F9E">
        <w:t xml:space="preserve">NOTE </w:t>
      </w:r>
      <w:r>
        <w:t>6</w:t>
      </w:r>
      <w:r w:rsidRPr="00FC0F9E">
        <w:tab/>
      </w:r>
      <w:r w:rsidRPr="004563B8">
        <w:t xml:space="preserve">An object is rendered as an opening left brace followed by zero or more properties, separated with commas, closed with a right brace. A property is a quoted </w:t>
      </w:r>
      <w:r>
        <w:t>String</w:t>
      </w:r>
      <w:r w:rsidRPr="004563B8">
        <w:t xml:space="preserve"> representing the key or property name, a colon, and then the stringified property value. An array is rendered as an opening left bracket followed by zero or more values, separated with commas, closed with a right bracket.</w:t>
      </w:r>
    </w:p>
    <w:p w14:paraId="183FA7EC" w14:textId="77777777" w:rsidR="004C02EF" w:rsidRDefault="004C02EF" w:rsidP="004C02EF">
      <w:pPr>
        <w:pStyle w:val="1"/>
        <w:numPr>
          <w:ilvl w:val="0"/>
          <w:numId w:val="0"/>
        </w:numPr>
      </w:pPr>
      <w:bookmarkStart w:id="6685" w:name="_Ref458400834"/>
      <w:bookmarkStart w:id="6686" w:name="_Toc472818970"/>
      <w:bookmarkStart w:id="6687" w:name="_Toc235503552"/>
      <w:bookmarkStart w:id="6688" w:name="_Toc241509327"/>
      <w:bookmarkStart w:id="6689" w:name="_Toc244416814"/>
      <w:bookmarkStart w:id="6690" w:name="_Toc276631178"/>
      <w:bookmarkStart w:id="6691" w:name="_Toc153968567"/>
      <w:r>
        <w:t>16</w:t>
      </w:r>
      <w:r>
        <w:tab/>
        <w:t>Error</w:t>
      </w:r>
      <w:bookmarkEnd w:id="6363"/>
      <w:r>
        <w:t>s</w:t>
      </w:r>
      <w:bookmarkEnd w:id="6600"/>
      <w:bookmarkEnd w:id="6685"/>
      <w:bookmarkEnd w:id="6686"/>
      <w:bookmarkEnd w:id="6687"/>
      <w:bookmarkEnd w:id="6688"/>
      <w:bookmarkEnd w:id="6689"/>
      <w:bookmarkEnd w:id="6690"/>
      <w:bookmarkEnd w:id="6691"/>
    </w:p>
    <w:p w14:paraId="5D19C49A" w14:textId="77777777" w:rsidR="004C02EF" w:rsidRDefault="004C02EF" w:rsidP="004C02EF">
      <w:bookmarkStart w:id="6692" w:name="_Hlt457703835"/>
      <w:bookmarkEnd w:id="6692"/>
      <w:r>
        <w:t xml:space="preserve">An implementation must report most errors at the time the relevant ECMAScript language construct is evaluated. An </w:t>
      </w:r>
      <w:r w:rsidRPr="00940817">
        <w:rPr>
          <w:i/>
        </w:rPr>
        <w:t>early error</w:t>
      </w:r>
      <w:r>
        <w:t xml:space="preserve"> is an error that can be detected and reported prior to the evaluation of any construct in the </w:t>
      </w:r>
      <w:r w:rsidRPr="00895113">
        <w:rPr>
          <w:rFonts w:ascii="Times New Roman" w:hAnsi="Times New Roman"/>
          <w:i/>
        </w:rPr>
        <w:t>Program</w:t>
      </w:r>
      <w:r>
        <w:t xml:space="preserve"> containing the error.  An implementation must report early errors in a </w:t>
      </w:r>
      <w:r w:rsidRPr="00895113">
        <w:rPr>
          <w:rFonts w:ascii="Times New Roman" w:hAnsi="Times New Roman"/>
          <w:i/>
        </w:rPr>
        <w:t>Program</w:t>
      </w:r>
      <w:r>
        <w:t xml:space="preserve"> prior to the first evaluation of that </w:t>
      </w:r>
      <w:r w:rsidRPr="00895113">
        <w:rPr>
          <w:rFonts w:ascii="Times New Roman" w:hAnsi="Times New Roman"/>
          <w:i/>
        </w:rPr>
        <w:t>Program</w:t>
      </w:r>
      <w:r>
        <w:t xml:space="preserve">. Early errors in </w:t>
      </w:r>
      <w:r>
        <w:rPr>
          <w:b/>
        </w:rPr>
        <w:t>eval</w:t>
      </w:r>
      <w:r>
        <w:t xml:space="preserve"> code are reported at the time </w:t>
      </w:r>
      <w:r>
        <w:rPr>
          <w:rFonts w:ascii="Courier New" w:hAnsi="Courier New"/>
          <w:b/>
        </w:rPr>
        <w:t>eval</w:t>
      </w:r>
      <w:r>
        <w:t xml:space="preserve"> is called but prior to evaluation of any construct within the </w:t>
      </w:r>
      <w:r w:rsidRPr="005F14E4">
        <w:rPr>
          <w:b/>
        </w:rPr>
        <w:t>eval</w:t>
      </w:r>
      <w:r>
        <w:t xml:space="preserve"> code. All errors that are not early errors are runtime errors.</w:t>
      </w:r>
    </w:p>
    <w:p w14:paraId="409826CE" w14:textId="77777777" w:rsidR="004C02EF" w:rsidRDefault="004C02EF" w:rsidP="004C02EF">
      <w:r>
        <w:t>An implementation must treat any instance of the following kinds of errors as an early error:</w:t>
      </w:r>
    </w:p>
    <w:p w14:paraId="28158507" w14:textId="77777777" w:rsidR="004C02EF" w:rsidRDefault="004C02EF" w:rsidP="004C02EF">
      <w:pPr>
        <w:numPr>
          <w:ilvl w:val="0"/>
          <w:numId w:val="41"/>
        </w:numPr>
        <w:contextualSpacing/>
      </w:pPr>
      <w:r>
        <w:t>Any syntax error.</w:t>
      </w:r>
    </w:p>
    <w:p w14:paraId="5C9D2F5D" w14:textId="77777777" w:rsidR="004C02EF" w:rsidRDefault="004C02EF" w:rsidP="004C02EF">
      <w:pPr>
        <w:numPr>
          <w:ilvl w:val="0"/>
          <w:numId w:val="41"/>
        </w:numPr>
        <w:contextualSpacing/>
      </w:pPr>
      <w:r>
        <w:t xml:space="preserve">Attempts to define an </w:t>
      </w:r>
      <w:r w:rsidRPr="004563B8">
        <w:rPr>
          <w:rStyle w:val="bnf"/>
        </w:rPr>
        <w:t>ObjectLiteral</w:t>
      </w:r>
      <w:r w:rsidRPr="00895113">
        <w:rPr>
          <w:rFonts w:ascii="Times New Roman" w:hAnsi="Times New Roman"/>
          <w:i/>
        </w:rPr>
        <w:t xml:space="preserve"> </w:t>
      </w:r>
      <w:r>
        <w:t xml:space="preserve">that has multiple </w:t>
      </w:r>
      <w:r w:rsidRPr="000958FE">
        <w:rPr>
          <w:b/>
        </w:rPr>
        <w:t xml:space="preserve">get </w:t>
      </w:r>
      <w:r>
        <w:t xml:space="preserve">property assignments with the same name or multiple </w:t>
      </w:r>
      <w:r w:rsidRPr="000958FE">
        <w:rPr>
          <w:b/>
        </w:rPr>
        <w:t xml:space="preserve">set </w:t>
      </w:r>
      <w:r>
        <w:t>property assignments with the same name.</w:t>
      </w:r>
    </w:p>
    <w:p w14:paraId="152EEA1D" w14:textId="77777777" w:rsidR="004C02EF" w:rsidRDefault="004C02EF" w:rsidP="004C02EF">
      <w:pPr>
        <w:numPr>
          <w:ilvl w:val="0"/>
          <w:numId w:val="41"/>
        </w:numPr>
        <w:contextualSpacing/>
      </w:pPr>
      <w:r>
        <w:t xml:space="preserve">Attempts to define an </w:t>
      </w:r>
      <w:r w:rsidRPr="004563B8">
        <w:rPr>
          <w:rStyle w:val="bnf"/>
        </w:rPr>
        <w:t>ObjectLiteral</w:t>
      </w:r>
      <w:r w:rsidRPr="000958FE">
        <w:rPr>
          <w:b/>
        </w:rPr>
        <w:t xml:space="preserve"> </w:t>
      </w:r>
      <w:r>
        <w:t xml:space="preserve">that has both a data property assignment and a </w:t>
      </w:r>
      <w:r w:rsidRPr="000958FE">
        <w:rPr>
          <w:b/>
        </w:rPr>
        <w:t xml:space="preserve">get </w:t>
      </w:r>
      <w:r>
        <w:t xml:space="preserve">or </w:t>
      </w:r>
      <w:r w:rsidRPr="000958FE">
        <w:rPr>
          <w:b/>
        </w:rPr>
        <w:t xml:space="preserve">set </w:t>
      </w:r>
      <w:r>
        <w:t>property assignment with the same name.</w:t>
      </w:r>
    </w:p>
    <w:p w14:paraId="43D82085" w14:textId="77777777" w:rsidR="004C02EF" w:rsidRDefault="004C02EF" w:rsidP="004C02EF">
      <w:pPr>
        <w:numPr>
          <w:ilvl w:val="0"/>
          <w:numId w:val="41"/>
        </w:numPr>
        <w:contextualSpacing/>
      </w:pPr>
      <w:r>
        <w:t>Errors in regular expression literals that are not implementation-defined syntax extensions.</w:t>
      </w:r>
    </w:p>
    <w:p w14:paraId="55645AD1" w14:textId="77777777" w:rsidR="004C02EF" w:rsidRDefault="004C02EF" w:rsidP="004C02EF">
      <w:pPr>
        <w:numPr>
          <w:ilvl w:val="0"/>
          <w:numId w:val="41"/>
        </w:numPr>
        <w:contextualSpacing/>
      </w:pPr>
      <w:r>
        <w:t xml:space="preserve">Attempts in strict mode code to define an </w:t>
      </w:r>
      <w:r w:rsidRPr="004563B8">
        <w:rPr>
          <w:rStyle w:val="bnf"/>
        </w:rPr>
        <w:t>ObjectLiteral</w:t>
      </w:r>
      <w:r>
        <w:t xml:space="preserve"> that has multiple data property assignments with the same name.</w:t>
      </w:r>
    </w:p>
    <w:p w14:paraId="05FCEF3A" w14:textId="77777777" w:rsidR="004C02EF" w:rsidRDefault="004C02EF" w:rsidP="004C02EF">
      <w:pPr>
        <w:numPr>
          <w:ilvl w:val="0"/>
          <w:numId w:val="41"/>
        </w:numPr>
        <w:contextualSpacing/>
      </w:pPr>
      <w:r>
        <w:t xml:space="preserve">The occurrence of a </w:t>
      </w:r>
      <w:r w:rsidRPr="004563B8">
        <w:rPr>
          <w:rStyle w:val="bnf"/>
        </w:rPr>
        <w:t>WithStatement</w:t>
      </w:r>
      <w:r>
        <w:t xml:space="preserve"> in strict mode code.</w:t>
      </w:r>
    </w:p>
    <w:p w14:paraId="53723BBE" w14:textId="77777777" w:rsidR="004C02EF" w:rsidRDefault="004C02EF" w:rsidP="004C02EF">
      <w:pPr>
        <w:numPr>
          <w:ilvl w:val="0"/>
          <w:numId w:val="41"/>
        </w:numPr>
        <w:contextualSpacing/>
      </w:pPr>
      <w:r>
        <w:t xml:space="preserve">The occurrence of an </w:t>
      </w:r>
      <w:r w:rsidRPr="004563B8">
        <w:rPr>
          <w:rStyle w:val="bnf"/>
        </w:rPr>
        <w:t>Identifier</w:t>
      </w:r>
      <w:r>
        <w:t xml:space="preserve"> value appearing more than once within a </w:t>
      </w:r>
      <w:r w:rsidRPr="004563B8">
        <w:rPr>
          <w:rStyle w:val="bnf"/>
        </w:rPr>
        <w:t>FormalParameterList</w:t>
      </w:r>
      <w:r>
        <w:t xml:space="preserve"> of an individual strict mode </w:t>
      </w:r>
      <w:r w:rsidRPr="004563B8">
        <w:rPr>
          <w:rStyle w:val="bnf"/>
        </w:rPr>
        <w:t>FunctionDeclaration</w:t>
      </w:r>
      <w:r>
        <w:t xml:space="preserve"> or </w:t>
      </w:r>
      <w:r w:rsidRPr="004563B8">
        <w:rPr>
          <w:rStyle w:val="bnf"/>
        </w:rPr>
        <w:t>FunctionExpression</w:t>
      </w:r>
      <w:r>
        <w:t>.</w:t>
      </w:r>
    </w:p>
    <w:p w14:paraId="606AC04A" w14:textId="77777777" w:rsidR="004C02EF" w:rsidRDefault="004C02EF" w:rsidP="004C02EF">
      <w:pPr>
        <w:numPr>
          <w:ilvl w:val="0"/>
          <w:numId w:val="41"/>
        </w:numPr>
        <w:contextualSpacing/>
      </w:pPr>
      <w:r>
        <w:t xml:space="preserve">Improper uses of </w:t>
      </w:r>
      <w:r>
        <w:rPr>
          <w:rFonts w:ascii="Courier New" w:hAnsi="Courier New"/>
          <w:b/>
        </w:rPr>
        <w:t>return</w:t>
      </w:r>
      <w:r>
        <w:t xml:space="preserve">, </w:t>
      </w:r>
      <w:r>
        <w:rPr>
          <w:rFonts w:ascii="Courier New" w:hAnsi="Courier New"/>
          <w:b/>
        </w:rPr>
        <w:t>break</w:t>
      </w:r>
      <w:r>
        <w:t xml:space="preserve">, and </w:t>
      </w:r>
      <w:r>
        <w:rPr>
          <w:rFonts w:ascii="Courier New" w:hAnsi="Courier New"/>
          <w:b/>
        </w:rPr>
        <w:t>continue</w:t>
      </w:r>
      <w:r>
        <w:t>.</w:t>
      </w:r>
    </w:p>
    <w:p w14:paraId="7A5FAFAB" w14:textId="77777777" w:rsidR="004C02EF" w:rsidRDefault="004C02EF" w:rsidP="004C02EF">
      <w:pPr>
        <w:numPr>
          <w:ilvl w:val="0"/>
          <w:numId w:val="41"/>
        </w:numPr>
      </w:pPr>
      <w:r>
        <w:t xml:space="preserve">Attempts to call PutValue on any value for which an early determination can be made that the value is not a Reference (for example, executing the assignment statement </w:t>
      </w:r>
      <w:r>
        <w:rPr>
          <w:rFonts w:ascii="Courier New" w:hAnsi="Courier New"/>
        </w:rPr>
        <w:t>3=4</w:t>
      </w:r>
      <w:r>
        <w:t>).</w:t>
      </w:r>
    </w:p>
    <w:p w14:paraId="43E33CB1" w14:textId="77777777" w:rsidR="004C02EF" w:rsidRDefault="004C02EF" w:rsidP="004C02EF">
      <w:r>
        <w:t xml:space="preserve">An implementation shall not treat other kinds of errors as early errors even if the compiler can prove that a construct cannot execute without error under any circumstances. An implementation may issue an early warning in such a case, but it should not report the error until the relevant construct is actually executed. </w:t>
      </w:r>
    </w:p>
    <w:p w14:paraId="7F9C18A8" w14:textId="77777777" w:rsidR="004C02EF" w:rsidRDefault="004C02EF" w:rsidP="004C02EF">
      <w:r>
        <w:t>An implementation shall report all errors as specified, except for the following:</w:t>
      </w:r>
    </w:p>
    <w:p w14:paraId="226AD460" w14:textId="77777777" w:rsidR="004C02EF" w:rsidRPr="00D00D4A" w:rsidRDefault="004C02EF" w:rsidP="004C02EF">
      <w:pPr>
        <w:pStyle w:val="BulletNotlast"/>
        <w:numPr>
          <w:ilvl w:val="0"/>
          <w:numId w:val="23"/>
        </w:numPr>
        <w:tabs>
          <w:tab w:val="left" w:pos="1080"/>
        </w:tabs>
        <w:ind w:left="1080"/>
        <w:rPr>
          <w:rFonts w:ascii="Arial" w:hAnsi="Arial"/>
        </w:rPr>
      </w:pPr>
      <w:r w:rsidRPr="00D00D4A">
        <w:rPr>
          <w:rFonts w:ascii="Arial" w:hAnsi="Arial"/>
        </w:rPr>
        <w:t xml:space="preserve">An implementation may extend program syntax and regular expression pattern or flag syntax. To permit this, all operations (such as calling </w:t>
      </w:r>
      <w:r>
        <w:rPr>
          <w:rFonts w:ascii="Courier New" w:hAnsi="Courier New"/>
          <w:b/>
        </w:rPr>
        <w:t>eval</w:t>
      </w:r>
      <w:r w:rsidRPr="00D00D4A">
        <w:rPr>
          <w:rFonts w:ascii="Arial" w:hAnsi="Arial"/>
        </w:rPr>
        <w:t xml:space="preserve">, using a regular expression literal, or using the </w:t>
      </w:r>
      <w:r>
        <w:rPr>
          <w:rFonts w:ascii="Courier New" w:hAnsi="Courier New"/>
          <w:b/>
        </w:rPr>
        <w:t>Function</w:t>
      </w:r>
      <w:r w:rsidRPr="00D00D4A">
        <w:rPr>
          <w:rFonts w:ascii="Arial" w:hAnsi="Arial"/>
        </w:rPr>
        <w:t xml:space="preserve"> or </w:t>
      </w:r>
      <w:r>
        <w:rPr>
          <w:rFonts w:ascii="Courier New" w:hAnsi="Courier New"/>
          <w:b/>
        </w:rPr>
        <w:t>RegExp</w:t>
      </w:r>
      <w:r w:rsidRPr="00D00D4A">
        <w:rPr>
          <w:rFonts w:ascii="Arial" w:hAnsi="Arial"/>
        </w:rPr>
        <w:t xml:space="preserve"> constructor) that are allowed to throw </w:t>
      </w:r>
      <w:r w:rsidRPr="00D00D4A">
        <w:rPr>
          <w:rFonts w:ascii="Arial" w:hAnsi="Arial"/>
          <w:b/>
        </w:rPr>
        <w:t>SyntaxError</w:t>
      </w:r>
      <w:r w:rsidRPr="00D00D4A">
        <w:rPr>
          <w:rFonts w:ascii="Arial" w:hAnsi="Arial"/>
        </w:rPr>
        <w:t xml:space="preserve"> are permitted to exhibit implementation-defined behaviour instead of throwing </w:t>
      </w:r>
      <w:r w:rsidRPr="00D00D4A">
        <w:rPr>
          <w:rFonts w:ascii="Arial" w:hAnsi="Arial"/>
          <w:b/>
        </w:rPr>
        <w:t>SyntaxError</w:t>
      </w:r>
      <w:r w:rsidRPr="00D00D4A">
        <w:rPr>
          <w:rFonts w:ascii="Arial" w:hAnsi="Arial"/>
        </w:rPr>
        <w:t xml:space="preserve"> when they encounter an implementation-defined extension to the program syntax or regular expression pattern or flag syntax.</w:t>
      </w:r>
    </w:p>
    <w:p w14:paraId="77623DB7" w14:textId="77777777" w:rsidR="004C02EF" w:rsidRPr="00D00D4A" w:rsidRDefault="004C02EF" w:rsidP="004C02EF">
      <w:pPr>
        <w:pStyle w:val="BulletNotlast"/>
        <w:numPr>
          <w:ilvl w:val="0"/>
          <w:numId w:val="23"/>
        </w:numPr>
        <w:tabs>
          <w:tab w:val="left" w:pos="1080"/>
        </w:tabs>
        <w:ind w:left="1080"/>
        <w:rPr>
          <w:rFonts w:ascii="Arial" w:hAnsi="Arial"/>
        </w:rPr>
      </w:pPr>
      <w:r w:rsidRPr="00D00D4A">
        <w:rPr>
          <w:rFonts w:ascii="Arial" w:hAnsi="Arial"/>
        </w:rPr>
        <w:t xml:space="preserve">An implementation may provide additional types, values, objects, properties, and functions beyond those described in this specification. This may cause constructs (such as looking up a variable in the global scope) to have implementation-defined behaviour instead of throwing an error (such as </w:t>
      </w:r>
      <w:r w:rsidRPr="00D00D4A">
        <w:rPr>
          <w:rFonts w:ascii="Arial" w:hAnsi="Arial"/>
          <w:b/>
        </w:rPr>
        <w:t>ReferenceError</w:t>
      </w:r>
      <w:r w:rsidRPr="00D00D4A">
        <w:rPr>
          <w:rFonts w:ascii="Arial" w:hAnsi="Arial"/>
        </w:rPr>
        <w:t>).</w:t>
      </w:r>
    </w:p>
    <w:p w14:paraId="0EE68354" w14:textId="77777777" w:rsidR="004C02EF" w:rsidRPr="00D00D4A" w:rsidRDefault="004C02EF" w:rsidP="004C02EF">
      <w:pPr>
        <w:pStyle w:val="BulletNotlast"/>
        <w:numPr>
          <w:ilvl w:val="0"/>
          <w:numId w:val="23"/>
        </w:numPr>
        <w:tabs>
          <w:tab w:val="left" w:pos="1080"/>
        </w:tabs>
        <w:ind w:left="1080"/>
        <w:rPr>
          <w:rFonts w:ascii="Arial" w:hAnsi="Arial"/>
        </w:rPr>
      </w:pPr>
      <w:r w:rsidRPr="00D00D4A">
        <w:rPr>
          <w:rFonts w:ascii="Arial" w:hAnsi="Arial"/>
        </w:rPr>
        <w:t xml:space="preserve">An implementation may define behaviour other than throwing </w:t>
      </w:r>
      <w:r w:rsidRPr="00D00D4A">
        <w:rPr>
          <w:rFonts w:ascii="Arial" w:hAnsi="Arial"/>
          <w:b/>
        </w:rPr>
        <w:t>RangeError</w:t>
      </w:r>
      <w:r w:rsidRPr="00D00D4A">
        <w:rPr>
          <w:rFonts w:ascii="Arial" w:hAnsi="Arial"/>
        </w:rPr>
        <w:t xml:space="preserve"> for </w:t>
      </w:r>
      <w:r>
        <w:rPr>
          <w:rFonts w:ascii="Courier New" w:hAnsi="Courier New"/>
          <w:b/>
        </w:rPr>
        <w:t>toFixed</w:t>
      </w:r>
      <w:r w:rsidRPr="00D00D4A">
        <w:rPr>
          <w:rFonts w:ascii="Arial" w:hAnsi="Arial"/>
        </w:rPr>
        <w:t xml:space="preserve">, </w:t>
      </w:r>
      <w:r>
        <w:rPr>
          <w:rFonts w:ascii="Courier New" w:hAnsi="Courier New"/>
          <w:b/>
        </w:rPr>
        <w:t>toExponential</w:t>
      </w:r>
      <w:r w:rsidRPr="00D00D4A">
        <w:rPr>
          <w:rFonts w:ascii="Arial" w:hAnsi="Arial"/>
        </w:rPr>
        <w:t xml:space="preserve">, and </w:t>
      </w:r>
      <w:r>
        <w:rPr>
          <w:rFonts w:ascii="Courier New" w:hAnsi="Courier New"/>
          <w:b/>
        </w:rPr>
        <w:t>toPrecision</w:t>
      </w:r>
      <w:r w:rsidRPr="00D00D4A">
        <w:rPr>
          <w:rFonts w:ascii="Arial" w:hAnsi="Arial"/>
        </w:rPr>
        <w:t xml:space="preserve"> when the </w:t>
      </w:r>
      <w:r w:rsidRPr="004563B8">
        <w:rPr>
          <w:rStyle w:val="bnf"/>
        </w:rPr>
        <w:t>fractionDigits</w:t>
      </w:r>
      <w:r w:rsidRPr="00D00D4A">
        <w:rPr>
          <w:rFonts w:ascii="Arial" w:hAnsi="Arial"/>
        </w:rPr>
        <w:t xml:space="preserve"> or </w:t>
      </w:r>
      <w:r w:rsidRPr="004563B8">
        <w:rPr>
          <w:rStyle w:val="bnf"/>
        </w:rPr>
        <w:t>precision</w:t>
      </w:r>
      <w:r w:rsidRPr="00D00D4A">
        <w:rPr>
          <w:rFonts w:ascii="Arial" w:hAnsi="Arial"/>
        </w:rPr>
        <w:t xml:space="preserve"> argument is outside the specified range.</w:t>
      </w:r>
    </w:p>
    <w:p w14:paraId="3C48EC15" w14:textId="77777777" w:rsidR="00990F07" w:rsidRDefault="00990F07" w:rsidP="00990F07"/>
    <w:p w14:paraId="5495AECE" w14:textId="77777777" w:rsidR="00787AF9" w:rsidRPr="00990F07" w:rsidRDefault="00787AF9" w:rsidP="00990F07">
      <w:r>
        <w:br w:type="page"/>
      </w:r>
    </w:p>
    <w:p w14:paraId="0D5FF220" w14:textId="77777777" w:rsidR="0026283E" w:rsidRDefault="0026283E" w:rsidP="0026283E">
      <w:pPr>
        <w:pStyle w:val="ANNEX"/>
      </w:pPr>
      <w:r>
        <w:rPr>
          <w:b w:val="0"/>
        </w:rPr>
        <w:br/>
      </w:r>
      <w:bookmarkStart w:id="6693" w:name="_Toc153968568"/>
      <w:r>
        <w:rPr>
          <w:b w:val="0"/>
        </w:rPr>
        <w:t>(</w:t>
      </w:r>
      <w:r w:rsidR="00990F07">
        <w:rPr>
          <w:b w:val="0"/>
        </w:rPr>
        <w:t>i</w:t>
      </w:r>
      <w:r>
        <w:rPr>
          <w:b w:val="0"/>
        </w:rPr>
        <w:t>n</w:t>
      </w:r>
      <w:r w:rsidR="00990F07">
        <w:rPr>
          <w:b w:val="0"/>
        </w:rPr>
        <w:t>f</w:t>
      </w:r>
      <w:r>
        <w:rPr>
          <w:b w:val="0"/>
        </w:rPr>
        <w:t>ormative)</w:t>
      </w:r>
      <w:r w:rsidRPr="0026283E">
        <w:rPr>
          <w:b w:val="0"/>
        </w:rPr>
        <w:fldChar w:fldCharType="begin"/>
      </w:r>
      <w:r w:rsidRPr="0026283E">
        <w:rPr>
          <w:b w:val="0"/>
        </w:rPr>
        <w:instrText xml:space="preserve">SEQ aaa \h </w:instrText>
      </w:r>
      <w:del w:id="6694" w:author="Allen Wirfs-Brock rev2" w:date="2011-07-20T13:24:00Z">
        <w:r w:rsidR="00704FBA" w:rsidDel="004E0EFF">
          <w:rPr>
            <w:b w:val="0"/>
          </w:rPr>
          <w:fldChar w:fldCharType="separate"/>
        </w:r>
      </w:del>
      <w:r w:rsidRPr="0026283E">
        <w:rPr>
          <w:b w:val="0"/>
        </w:rPr>
        <w:fldChar w:fldCharType="end"/>
      </w:r>
      <w:r w:rsidRPr="0026283E">
        <w:rPr>
          <w:b w:val="0"/>
        </w:rPr>
        <w:fldChar w:fldCharType="begin"/>
      </w:r>
      <w:r w:rsidRPr="0026283E">
        <w:rPr>
          <w:b w:val="0"/>
        </w:rPr>
        <w:instrText xml:space="preserve">SEQ table \r0\h </w:instrText>
      </w:r>
      <w:del w:id="6695" w:author="Allen Wirfs-Brock rev2" w:date="2011-07-20T13:24:00Z">
        <w:r w:rsidR="00B45E5C" w:rsidDel="004E0EFF">
          <w:rPr>
            <w:b w:val="0"/>
          </w:rPr>
          <w:fldChar w:fldCharType="separate"/>
        </w:r>
      </w:del>
      <w:r w:rsidRPr="0026283E">
        <w:rPr>
          <w:b w:val="0"/>
        </w:rPr>
        <w:fldChar w:fldCharType="end"/>
      </w:r>
      <w:r w:rsidRPr="0026283E">
        <w:rPr>
          <w:b w:val="0"/>
        </w:rPr>
        <w:fldChar w:fldCharType="begin"/>
      </w:r>
      <w:r w:rsidRPr="0026283E">
        <w:rPr>
          <w:b w:val="0"/>
        </w:rPr>
        <w:instrText xml:space="preserve">SEQ figure \r0\h </w:instrText>
      </w:r>
      <w:del w:id="6696" w:author="Allen Wirfs-Brock rev2" w:date="2011-07-20T13:24:00Z">
        <w:r w:rsidR="00704FBA" w:rsidDel="004E0EFF">
          <w:rPr>
            <w:b w:val="0"/>
          </w:rPr>
          <w:fldChar w:fldCharType="separate"/>
        </w:r>
      </w:del>
      <w:r w:rsidRPr="0026283E">
        <w:rPr>
          <w:b w:val="0"/>
        </w:rPr>
        <w:fldChar w:fldCharType="end"/>
      </w:r>
      <w:r>
        <w:br/>
      </w:r>
      <w:r>
        <w:br/>
      </w:r>
      <w:r w:rsidR="00990F07" w:rsidRPr="00A565CC">
        <w:t>Grammar Summary</w:t>
      </w:r>
      <w:bookmarkEnd w:id="6693"/>
    </w:p>
    <w:p w14:paraId="34D86E92" w14:textId="77777777" w:rsidR="00E80769" w:rsidRPr="004A69FA" w:rsidRDefault="00E80769" w:rsidP="00E80769">
      <w:pPr>
        <w:pStyle w:val="a2"/>
        <w:tabs>
          <w:tab w:val="clear" w:pos="500"/>
          <w:tab w:val="clear" w:pos="720"/>
          <w:tab w:val="left" w:pos="567"/>
        </w:tabs>
      </w:pPr>
      <w:bookmarkStart w:id="6697" w:name="_Toc472818972"/>
      <w:bookmarkStart w:id="6698" w:name="_Toc474641686"/>
      <w:bookmarkStart w:id="6699" w:name="_Toc235503554"/>
      <w:bookmarkStart w:id="6700" w:name="_Toc236208643"/>
      <w:bookmarkStart w:id="6701" w:name="_Toc241509329"/>
      <w:bookmarkStart w:id="6702" w:name="_Toc241557806"/>
      <w:bookmarkStart w:id="6703" w:name="_Toc244416816"/>
      <w:bookmarkStart w:id="6704" w:name="_Toc244657756"/>
      <w:bookmarkStart w:id="6705" w:name="_Toc246652496"/>
      <w:bookmarkStart w:id="6706" w:name="_Toc253562045"/>
      <w:bookmarkStart w:id="6707" w:name="_Toc268506061"/>
      <w:bookmarkStart w:id="6708" w:name="_Toc276631180"/>
      <w:bookmarkStart w:id="6709" w:name="_Toc277944224"/>
      <w:bookmarkStart w:id="6710" w:name="_Toc153968569"/>
      <w:r w:rsidRPr="004A69FA">
        <w:t>Lexical Grammar</w:t>
      </w:r>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p>
    <w:p w14:paraId="6E16B2AD" w14:textId="77777777" w:rsidR="00E80769" w:rsidRPr="004563B8" w:rsidRDefault="00E80769" w:rsidP="00E80769">
      <w:pPr>
        <w:pStyle w:val="SyntaxRule"/>
        <w:rPr>
          <w:rFonts w:ascii="Arial" w:hAnsi="Arial"/>
        </w:rPr>
      </w:pPr>
      <w:r w:rsidRPr="004563B8">
        <w:t xml:space="preserve">SourceCharacter </w:t>
      </w:r>
      <w:r w:rsidRPr="006D03FA">
        <w:rPr>
          <w:rFonts w:ascii="Arial" w:hAnsi="Arial"/>
          <w:b/>
          <w:i w:val="0"/>
        </w:rPr>
        <w:t>::</w:t>
      </w:r>
      <w:r w:rsidRPr="004563B8">
        <w:tab/>
      </w:r>
      <w:r w:rsidRPr="004563B8">
        <w:rPr>
          <w:rFonts w:ascii="Arial" w:hAnsi="Arial"/>
        </w:rPr>
        <w:t>See clause 6</w:t>
      </w:r>
    </w:p>
    <w:p w14:paraId="77D1764E" w14:textId="77777777" w:rsidR="00E80769" w:rsidRPr="00AA1657" w:rsidRDefault="00E80769" w:rsidP="00E80769">
      <w:pPr>
        <w:pStyle w:val="SyntaxDefinition"/>
        <w:rPr>
          <w:rFonts w:ascii="Arial" w:hAnsi="Arial" w:cs="Arial"/>
          <w:i w:val="0"/>
        </w:rPr>
      </w:pPr>
      <w:r w:rsidRPr="00AA1657">
        <w:rPr>
          <w:rFonts w:ascii="Arial" w:hAnsi="Arial" w:cs="Arial"/>
          <w:i w:val="0"/>
        </w:rPr>
        <w:t>any Unicode code unit</w:t>
      </w:r>
    </w:p>
    <w:p w14:paraId="39B4780F" w14:textId="77777777" w:rsidR="00E80769" w:rsidRDefault="00E80769" w:rsidP="00E80769">
      <w:pPr>
        <w:pStyle w:val="M0"/>
        <w:spacing w:after="0"/>
        <w:rPr>
          <w:sz w:val="16"/>
        </w:rPr>
      </w:pPr>
    </w:p>
    <w:p w14:paraId="5B6EBCAD" w14:textId="77777777" w:rsidR="00E80769" w:rsidRPr="004563B8" w:rsidRDefault="00E80769" w:rsidP="00E80769">
      <w:pPr>
        <w:pStyle w:val="SyntaxRule"/>
      </w:pPr>
      <w:r w:rsidRPr="004563B8">
        <w:t xml:space="preserve">InputElementDiv </w:t>
      </w:r>
      <w:r w:rsidRPr="006D03FA">
        <w:rPr>
          <w:rFonts w:ascii="Arial" w:hAnsi="Arial"/>
          <w:b/>
          <w:i w:val="0"/>
        </w:rPr>
        <w:t>::</w:t>
      </w:r>
      <w:r w:rsidRPr="00D00D4A">
        <w:rPr>
          <w:rFonts w:ascii="Arial" w:hAnsi="Arial"/>
        </w:rPr>
        <w:tab/>
      </w:r>
      <w:r w:rsidRPr="004563B8">
        <w:rPr>
          <w:rFonts w:ascii="Arial" w:hAnsi="Arial"/>
        </w:rPr>
        <w:t>See clause 7</w:t>
      </w:r>
    </w:p>
    <w:p w14:paraId="424921E6" w14:textId="77777777" w:rsidR="00E80769" w:rsidRPr="004563B8" w:rsidRDefault="00E80769" w:rsidP="00E80769">
      <w:pPr>
        <w:pStyle w:val="SyntaxDefinition"/>
      </w:pPr>
      <w:r w:rsidRPr="004563B8">
        <w:t>WhiteSpace</w:t>
      </w:r>
      <w:r w:rsidRPr="004563B8">
        <w:br/>
        <w:t>LineTerminator</w:t>
      </w:r>
      <w:r w:rsidRPr="004563B8">
        <w:br/>
        <w:t>Comment</w:t>
      </w:r>
      <w:r w:rsidRPr="004563B8">
        <w:br/>
        <w:t>Token</w:t>
      </w:r>
      <w:r w:rsidRPr="004563B8">
        <w:br/>
        <w:t>DivPunctuator</w:t>
      </w:r>
    </w:p>
    <w:p w14:paraId="0AA6415C" w14:textId="77777777" w:rsidR="00E80769" w:rsidRDefault="00E80769" w:rsidP="00E80769">
      <w:pPr>
        <w:pStyle w:val="M0"/>
        <w:spacing w:after="0"/>
        <w:rPr>
          <w:sz w:val="16"/>
        </w:rPr>
      </w:pPr>
    </w:p>
    <w:p w14:paraId="272620DE" w14:textId="77777777" w:rsidR="00E80769" w:rsidRPr="004563B8" w:rsidRDefault="00E80769" w:rsidP="00E80769">
      <w:pPr>
        <w:pStyle w:val="SyntaxRule"/>
        <w:rPr>
          <w:rFonts w:ascii="Arial" w:hAnsi="Arial" w:cs="Arial"/>
        </w:rPr>
      </w:pPr>
      <w:r w:rsidRPr="004563B8">
        <w:t xml:space="preserve">InputElementRegExp </w:t>
      </w:r>
      <w:r w:rsidRPr="006D03FA">
        <w:rPr>
          <w:rFonts w:ascii="Arial" w:hAnsi="Arial"/>
          <w:b/>
          <w:i w:val="0"/>
        </w:rPr>
        <w:t>::</w:t>
      </w:r>
      <w:r w:rsidRPr="004563B8">
        <w:tab/>
      </w:r>
      <w:r w:rsidRPr="004563B8">
        <w:rPr>
          <w:rFonts w:ascii="Arial" w:hAnsi="Arial" w:cs="Arial"/>
        </w:rPr>
        <w:t>See clause 7</w:t>
      </w:r>
    </w:p>
    <w:p w14:paraId="7CC7B232" w14:textId="77777777" w:rsidR="00E80769" w:rsidRPr="004563B8" w:rsidRDefault="00E80769" w:rsidP="00E80769">
      <w:pPr>
        <w:pStyle w:val="SyntaxDefinition"/>
      </w:pPr>
      <w:r w:rsidRPr="004563B8">
        <w:t>WhiteSpace</w:t>
      </w:r>
      <w:r w:rsidRPr="004563B8">
        <w:br/>
        <w:t>LineTerminator</w:t>
      </w:r>
      <w:r w:rsidRPr="004563B8">
        <w:br/>
        <w:t>Comment</w:t>
      </w:r>
      <w:r w:rsidRPr="004563B8">
        <w:br/>
        <w:t>Token</w:t>
      </w:r>
      <w:r w:rsidRPr="004563B8">
        <w:br/>
        <w:t>RegularExpressionLiteral</w:t>
      </w:r>
    </w:p>
    <w:p w14:paraId="140C284B" w14:textId="77777777" w:rsidR="00E80769" w:rsidRDefault="00E80769" w:rsidP="00E80769">
      <w:pPr>
        <w:pStyle w:val="M0"/>
        <w:spacing w:after="0"/>
        <w:rPr>
          <w:sz w:val="16"/>
        </w:rPr>
      </w:pPr>
    </w:p>
    <w:p w14:paraId="3172901A" w14:textId="77777777" w:rsidR="00E80769" w:rsidRPr="004563B8" w:rsidRDefault="00E80769" w:rsidP="00E80769">
      <w:pPr>
        <w:pStyle w:val="SyntaxRule"/>
        <w:rPr>
          <w:rFonts w:ascii="Arial" w:hAnsi="Arial" w:cs="Arial"/>
        </w:rPr>
      </w:pPr>
      <w:r w:rsidRPr="004563B8">
        <w:t xml:space="preserve">WhiteSpace </w:t>
      </w:r>
      <w:r w:rsidRPr="006D03FA">
        <w:rPr>
          <w:rFonts w:ascii="Arial" w:hAnsi="Arial"/>
          <w:b/>
          <w:i w:val="0"/>
        </w:rPr>
        <w:t>::</w:t>
      </w:r>
      <w:r w:rsidRPr="004563B8">
        <w:tab/>
      </w:r>
      <w:r w:rsidRPr="004563B8">
        <w:rPr>
          <w:rFonts w:ascii="Arial" w:hAnsi="Arial" w:cs="Arial"/>
        </w:rPr>
        <w:t>See 7.2</w:t>
      </w:r>
    </w:p>
    <w:p w14:paraId="130EFA88" w14:textId="77777777" w:rsidR="00E80769" w:rsidRPr="007A29B2" w:rsidRDefault="00E80769" w:rsidP="00E80769">
      <w:pPr>
        <w:pStyle w:val="SyntaxDefinition"/>
        <w:rPr>
          <w:i w:val="0"/>
        </w:rPr>
      </w:pPr>
      <w:r w:rsidRPr="007A29B2">
        <w:rPr>
          <w:i w:val="0"/>
        </w:rPr>
        <w:t>&lt;TAB&gt;</w:t>
      </w:r>
      <w:r w:rsidRPr="007A29B2">
        <w:rPr>
          <w:i w:val="0"/>
        </w:rPr>
        <w:br/>
        <w:t>&lt;VT&gt;</w:t>
      </w:r>
      <w:r w:rsidRPr="007A29B2">
        <w:rPr>
          <w:i w:val="0"/>
        </w:rPr>
        <w:br/>
        <w:t>&lt;FF&gt;</w:t>
      </w:r>
      <w:r w:rsidRPr="007A29B2">
        <w:rPr>
          <w:i w:val="0"/>
        </w:rPr>
        <w:br/>
        <w:t>&lt;SP&gt;</w:t>
      </w:r>
      <w:r w:rsidRPr="007A29B2">
        <w:rPr>
          <w:i w:val="0"/>
        </w:rPr>
        <w:br/>
        <w:t>&lt;NBSP&gt;</w:t>
      </w:r>
      <w:r w:rsidRPr="007A29B2">
        <w:rPr>
          <w:i w:val="0"/>
        </w:rPr>
        <w:br/>
        <w:t>&lt;BOM&gt;</w:t>
      </w:r>
      <w:r w:rsidRPr="007A29B2">
        <w:rPr>
          <w:i w:val="0"/>
        </w:rPr>
        <w:br/>
        <w:t>&lt;USP&gt;</w:t>
      </w:r>
    </w:p>
    <w:p w14:paraId="40ADF904" w14:textId="77777777" w:rsidR="00E80769" w:rsidRDefault="00E80769" w:rsidP="00E80769">
      <w:pPr>
        <w:pStyle w:val="M0"/>
        <w:spacing w:after="0"/>
        <w:rPr>
          <w:sz w:val="16"/>
        </w:rPr>
      </w:pPr>
    </w:p>
    <w:p w14:paraId="6D36DE79" w14:textId="77777777" w:rsidR="00E80769" w:rsidRPr="00D00D4A" w:rsidRDefault="00E80769" w:rsidP="00E80769">
      <w:pPr>
        <w:pStyle w:val="SyntaxRule"/>
        <w:rPr>
          <w:rFonts w:ascii="Arial" w:hAnsi="Arial"/>
        </w:rPr>
      </w:pPr>
      <w:r w:rsidRPr="004563B8">
        <w:t xml:space="preserve">LineTerminator </w:t>
      </w:r>
      <w:r w:rsidRPr="006D03FA">
        <w:rPr>
          <w:rFonts w:ascii="Arial" w:hAnsi="Arial"/>
          <w:b/>
          <w:i w:val="0"/>
        </w:rPr>
        <w:t>::</w:t>
      </w:r>
      <w:r w:rsidRPr="00D00D4A">
        <w:rPr>
          <w:rFonts w:ascii="Arial" w:hAnsi="Arial"/>
        </w:rPr>
        <w:tab/>
        <w:t>See 7.3</w:t>
      </w:r>
    </w:p>
    <w:p w14:paraId="6D01C7DB" w14:textId="77777777" w:rsidR="00E80769" w:rsidRPr="007A29B2" w:rsidRDefault="00E80769" w:rsidP="00E80769">
      <w:pPr>
        <w:pStyle w:val="SyntaxDefinition"/>
        <w:rPr>
          <w:i w:val="0"/>
        </w:rPr>
      </w:pPr>
      <w:r w:rsidRPr="007A29B2">
        <w:rPr>
          <w:i w:val="0"/>
        </w:rPr>
        <w:t>&lt;LF&gt;</w:t>
      </w:r>
      <w:r w:rsidRPr="007A29B2">
        <w:rPr>
          <w:i w:val="0"/>
        </w:rPr>
        <w:br/>
        <w:t>&lt;CR&gt;</w:t>
      </w:r>
      <w:r w:rsidRPr="007A29B2">
        <w:rPr>
          <w:i w:val="0"/>
        </w:rPr>
        <w:br/>
        <w:t>&lt;LS&gt;</w:t>
      </w:r>
      <w:r w:rsidRPr="007A29B2">
        <w:rPr>
          <w:i w:val="0"/>
        </w:rPr>
        <w:br/>
        <w:t>&lt;PS&gt;</w:t>
      </w:r>
    </w:p>
    <w:p w14:paraId="785D1F28" w14:textId="77777777" w:rsidR="00E80769" w:rsidRDefault="00E80769" w:rsidP="00E80769">
      <w:pPr>
        <w:pStyle w:val="M0"/>
        <w:spacing w:after="0"/>
        <w:rPr>
          <w:sz w:val="16"/>
        </w:rPr>
      </w:pPr>
    </w:p>
    <w:p w14:paraId="27813273" w14:textId="77777777" w:rsidR="00E80769" w:rsidRPr="00D00D4A" w:rsidRDefault="00E80769" w:rsidP="00E80769">
      <w:pPr>
        <w:pStyle w:val="SyntaxRule"/>
        <w:rPr>
          <w:rFonts w:ascii="Arial" w:hAnsi="Arial"/>
        </w:rPr>
      </w:pPr>
      <w:r w:rsidRPr="004563B8">
        <w:t xml:space="preserve">LineTerminatorSequence </w:t>
      </w:r>
      <w:r w:rsidRPr="006D03FA">
        <w:rPr>
          <w:rFonts w:ascii="Arial" w:hAnsi="Arial"/>
          <w:b/>
          <w:i w:val="0"/>
        </w:rPr>
        <w:t>::</w:t>
      </w:r>
      <w:r w:rsidRPr="00D00D4A">
        <w:rPr>
          <w:rFonts w:ascii="Arial" w:hAnsi="Arial"/>
          <w:b/>
        </w:rPr>
        <w:tab/>
      </w:r>
      <w:r w:rsidRPr="00D00D4A">
        <w:rPr>
          <w:rFonts w:ascii="Arial" w:hAnsi="Arial"/>
        </w:rPr>
        <w:t>See 7.3</w:t>
      </w:r>
    </w:p>
    <w:p w14:paraId="2279356E" w14:textId="77777777" w:rsidR="00E80769" w:rsidRPr="007A29B2" w:rsidRDefault="00E80769" w:rsidP="00E80769">
      <w:pPr>
        <w:pStyle w:val="SyntaxDefinition"/>
        <w:rPr>
          <w:i w:val="0"/>
        </w:rPr>
      </w:pPr>
      <w:r w:rsidRPr="007A29B2">
        <w:rPr>
          <w:i w:val="0"/>
        </w:rPr>
        <w:t>&lt;LF&gt;</w:t>
      </w:r>
      <w:r w:rsidRPr="007A29B2">
        <w:rPr>
          <w:i w:val="0"/>
        </w:rPr>
        <w:br/>
        <w:t xml:space="preserve">&lt;CR&gt; </w:t>
      </w:r>
      <w:r w:rsidRPr="007A29B2">
        <w:rPr>
          <w:rFonts w:ascii="Arial" w:hAnsi="Arial"/>
          <w:i w:val="0"/>
          <w:sz w:val="16"/>
        </w:rPr>
        <w:t xml:space="preserve">[lookahead </w:t>
      </w:r>
      <w:r w:rsidRPr="007A29B2">
        <w:rPr>
          <w:rFonts w:ascii="Arial" w:hAnsi="Arial"/>
          <w:i w:val="0"/>
          <w:sz w:val="16"/>
        </w:rPr>
        <w:sym w:font="Symbol" w:char="F0CF"/>
      </w:r>
      <w:r w:rsidRPr="007A29B2">
        <w:rPr>
          <w:rFonts w:ascii="Arial" w:hAnsi="Arial"/>
          <w:i w:val="0"/>
          <w:sz w:val="16"/>
        </w:rPr>
        <w:t xml:space="preserve"> </w:t>
      </w:r>
      <w:r w:rsidRPr="007A29B2">
        <w:rPr>
          <w:i w:val="0"/>
          <w:sz w:val="16"/>
        </w:rPr>
        <w:t>&lt;LF&gt;</w:t>
      </w:r>
      <w:r w:rsidRPr="007A29B2">
        <w:rPr>
          <w:i w:val="0"/>
        </w:rPr>
        <w:t xml:space="preserve"> </w:t>
      </w:r>
      <w:r w:rsidRPr="007A29B2">
        <w:rPr>
          <w:rFonts w:ascii="Arial" w:hAnsi="Arial"/>
          <w:i w:val="0"/>
          <w:sz w:val="16"/>
        </w:rPr>
        <w:t>]</w:t>
      </w:r>
      <w:r w:rsidRPr="007A29B2">
        <w:rPr>
          <w:i w:val="0"/>
        </w:rPr>
        <w:br/>
        <w:t>&lt;LS&gt;</w:t>
      </w:r>
      <w:r w:rsidRPr="007A29B2">
        <w:rPr>
          <w:i w:val="0"/>
        </w:rPr>
        <w:br/>
        <w:t>&lt;PS&gt;</w:t>
      </w:r>
      <w:r>
        <w:rPr>
          <w:i w:val="0"/>
        </w:rPr>
        <w:br/>
      </w:r>
      <w:r w:rsidRPr="007A29B2">
        <w:rPr>
          <w:i w:val="0"/>
        </w:rPr>
        <w:t>&lt;CR&gt; &lt;LF&gt;</w:t>
      </w:r>
    </w:p>
    <w:p w14:paraId="1F0373A9" w14:textId="77777777" w:rsidR="00E80769" w:rsidRDefault="00E80769" w:rsidP="00E80769">
      <w:pPr>
        <w:pStyle w:val="M0"/>
        <w:spacing w:after="0"/>
        <w:rPr>
          <w:sz w:val="16"/>
        </w:rPr>
      </w:pPr>
    </w:p>
    <w:p w14:paraId="6278E4CC" w14:textId="77777777" w:rsidR="00E80769" w:rsidRPr="00D00D4A" w:rsidRDefault="00E80769" w:rsidP="00E80769">
      <w:pPr>
        <w:pStyle w:val="SyntaxRule"/>
      </w:pPr>
      <w:r w:rsidRPr="004563B8">
        <w:t xml:space="preserve">Comment </w:t>
      </w:r>
      <w:r w:rsidRPr="00E148F5">
        <w:rPr>
          <w:rFonts w:ascii="Arial" w:hAnsi="Arial"/>
          <w:b/>
          <w:i w:val="0"/>
        </w:rPr>
        <w:t>::</w:t>
      </w:r>
      <w:r w:rsidRPr="00D00D4A">
        <w:tab/>
      </w:r>
      <w:r w:rsidRPr="007A29B2">
        <w:rPr>
          <w:rFonts w:ascii="Arial" w:hAnsi="Arial" w:cs="Arial"/>
        </w:rPr>
        <w:t>See 7.4</w:t>
      </w:r>
    </w:p>
    <w:p w14:paraId="52EE4E1C" w14:textId="77777777" w:rsidR="00E80769" w:rsidRPr="004563B8" w:rsidRDefault="00E80769" w:rsidP="00E80769">
      <w:pPr>
        <w:pStyle w:val="SyntaxDefinition"/>
      </w:pPr>
      <w:r w:rsidRPr="004563B8">
        <w:t>MultiLineComment</w:t>
      </w:r>
      <w:r w:rsidRPr="004563B8">
        <w:br/>
        <w:t>SingleLineComment</w:t>
      </w:r>
    </w:p>
    <w:p w14:paraId="1B376682" w14:textId="77777777" w:rsidR="00E80769" w:rsidRDefault="00E80769" w:rsidP="00E80769">
      <w:pPr>
        <w:pStyle w:val="M0"/>
        <w:spacing w:after="0"/>
        <w:rPr>
          <w:sz w:val="16"/>
        </w:rPr>
      </w:pPr>
    </w:p>
    <w:p w14:paraId="37645701" w14:textId="77777777" w:rsidR="00E80769" w:rsidRPr="00D00D4A" w:rsidRDefault="00E80769" w:rsidP="00E80769">
      <w:pPr>
        <w:pStyle w:val="SyntaxRule"/>
        <w:rPr>
          <w:rFonts w:ascii="Arial" w:hAnsi="Arial"/>
        </w:rPr>
      </w:pPr>
      <w:r w:rsidRPr="004563B8">
        <w:t xml:space="preserve">MultiLineComment </w:t>
      </w:r>
      <w:r w:rsidRPr="006D03FA">
        <w:rPr>
          <w:rFonts w:ascii="Arial" w:hAnsi="Arial"/>
          <w:b/>
          <w:i w:val="0"/>
        </w:rPr>
        <w:t>::</w:t>
      </w:r>
      <w:r w:rsidRPr="00D00D4A">
        <w:rPr>
          <w:rFonts w:ascii="Arial" w:hAnsi="Arial"/>
        </w:rPr>
        <w:tab/>
        <w:t>See 7.4</w:t>
      </w:r>
    </w:p>
    <w:p w14:paraId="1F6A89AC" w14:textId="77777777" w:rsidR="00E80769" w:rsidRPr="004563B8" w:rsidRDefault="00E80769" w:rsidP="00E80769">
      <w:pPr>
        <w:pStyle w:val="SyntaxDefinition"/>
      </w:pPr>
      <w:r w:rsidRPr="004431E2">
        <w:rPr>
          <w:rFonts w:ascii="Courier New" w:hAnsi="Courier New"/>
          <w:b/>
          <w:i w:val="0"/>
        </w:rPr>
        <w:t>/*</w:t>
      </w:r>
      <w:r w:rsidRPr="004563B8">
        <w:t xml:space="preserve"> MultiLineCommentChars</w:t>
      </w:r>
      <w:r w:rsidRPr="005E74B3">
        <w:rPr>
          <w:rFonts w:ascii="Arial" w:hAnsi="Arial"/>
          <w:i w:val="0"/>
          <w:vertAlign w:val="subscript"/>
        </w:rPr>
        <w:t>opt</w:t>
      </w:r>
      <w:r w:rsidRPr="004563B8">
        <w:t xml:space="preserve"> </w:t>
      </w:r>
      <w:r w:rsidRPr="004431E2">
        <w:rPr>
          <w:rFonts w:ascii="Courier New" w:hAnsi="Courier New"/>
          <w:b/>
          <w:i w:val="0"/>
        </w:rPr>
        <w:t>*/</w:t>
      </w:r>
    </w:p>
    <w:p w14:paraId="553049D3" w14:textId="77777777" w:rsidR="00E80769" w:rsidRDefault="00E80769" w:rsidP="00E80769">
      <w:pPr>
        <w:pStyle w:val="M0"/>
        <w:spacing w:after="0"/>
        <w:rPr>
          <w:sz w:val="16"/>
        </w:rPr>
      </w:pPr>
    </w:p>
    <w:p w14:paraId="388D024A" w14:textId="77777777" w:rsidR="00E80769" w:rsidRPr="00D00D4A" w:rsidRDefault="00E80769" w:rsidP="00E80769">
      <w:pPr>
        <w:pStyle w:val="SyntaxRule"/>
        <w:rPr>
          <w:rFonts w:ascii="Arial" w:hAnsi="Arial"/>
        </w:rPr>
      </w:pPr>
      <w:r w:rsidRPr="004563B8">
        <w:t xml:space="preserve">MultiLineCommentChars </w:t>
      </w:r>
      <w:r w:rsidRPr="006D03FA">
        <w:rPr>
          <w:rFonts w:ascii="Arial" w:hAnsi="Arial"/>
          <w:b/>
          <w:i w:val="0"/>
        </w:rPr>
        <w:t>::</w:t>
      </w:r>
      <w:r w:rsidRPr="00D00D4A">
        <w:rPr>
          <w:rFonts w:ascii="Arial" w:hAnsi="Arial"/>
        </w:rPr>
        <w:tab/>
        <w:t>See 7.4</w:t>
      </w:r>
    </w:p>
    <w:p w14:paraId="149D942C" w14:textId="77777777" w:rsidR="00E80769" w:rsidRPr="004563B8" w:rsidRDefault="00E80769" w:rsidP="00E80769">
      <w:pPr>
        <w:pStyle w:val="SyntaxDefinition"/>
      </w:pPr>
      <w:r w:rsidRPr="004563B8">
        <w:t>MultiLineNotAsteriskChar MultiLineCommentChars</w:t>
      </w:r>
      <w:r w:rsidRPr="005E74B3">
        <w:rPr>
          <w:rFonts w:ascii="Arial" w:hAnsi="Arial"/>
          <w:i w:val="0"/>
          <w:vertAlign w:val="subscript"/>
        </w:rPr>
        <w:t>opt</w:t>
      </w:r>
      <w:r w:rsidRPr="004563B8">
        <w:br/>
      </w:r>
      <w:r w:rsidRPr="004431E2">
        <w:rPr>
          <w:rFonts w:ascii="Courier New" w:hAnsi="Courier New"/>
          <w:b/>
          <w:i w:val="0"/>
        </w:rPr>
        <w:t>*</w:t>
      </w:r>
      <w:r w:rsidRPr="004563B8">
        <w:t xml:space="preserve"> PostAsteriskCommentChars</w:t>
      </w:r>
      <w:r w:rsidRPr="005E74B3">
        <w:rPr>
          <w:rFonts w:ascii="Arial" w:hAnsi="Arial"/>
          <w:i w:val="0"/>
          <w:vertAlign w:val="subscript"/>
        </w:rPr>
        <w:t>opt</w:t>
      </w:r>
    </w:p>
    <w:p w14:paraId="7C4A13CD" w14:textId="77777777" w:rsidR="00E80769" w:rsidRDefault="00E80769" w:rsidP="00E80769">
      <w:pPr>
        <w:pStyle w:val="M0"/>
        <w:spacing w:after="0"/>
        <w:rPr>
          <w:sz w:val="16"/>
        </w:rPr>
      </w:pPr>
    </w:p>
    <w:p w14:paraId="40E6AC0A" w14:textId="77777777" w:rsidR="00E80769" w:rsidRPr="00D00D4A" w:rsidRDefault="00E80769" w:rsidP="00E80769">
      <w:pPr>
        <w:pStyle w:val="SyntaxRule"/>
        <w:rPr>
          <w:rFonts w:ascii="Arial" w:hAnsi="Arial"/>
        </w:rPr>
      </w:pPr>
      <w:r w:rsidRPr="004563B8">
        <w:t xml:space="preserve">PostAsteriskCommentChars </w:t>
      </w:r>
      <w:r w:rsidRPr="006D03FA">
        <w:rPr>
          <w:rFonts w:ascii="Arial" w:hAnsi="Arial"/>
          <w:b/>
          <w:i w:val="0"/>
        </w:rPr>
        <w:t>::</w:t>
      </w:r>
      <w:r w:rsidRPr="00D00D4A">
        <w:rPr>
          <w:rFonts w:ascii="Arial" w:hAnsi="Arial"/>
        </w:rPr>
        <w:tab/>
        <w:t>See 7.4</w:t>
      </w:r>
    </w:p>
    <w:p w14:paraId="6C62CC2E" w14:textId="77777777" w:rsidR="00E80769" w:rsidRPr="004563B8" w:rsidRDefault="00E80769" w:rsidP="00E80769">
      <w:pPr>
        <w:pStyle w:val="SyntaxDefinition"/>
        <w:rPr>
          <w:vertAlign w:val="subscript"/>
        </w:rPr>
      </w:pPr>
      <w:r w:rsidRPr="004563B8">
        <w:t>MultiLineNotForwardSlashOrAsteriskChar MultiLineCommentChars</w:t>
      </w:r>
      <w:r w:rsidRPr="005E74B3">
        <w:rPr>
          <w:rFonts w:ascii="Arial" w:hAnsi="Arial"/>
          <w:i w:val="0"/>
          <w:vertAlign w:val="subscript"/>
        </w:rPr>
        <w:t>opt</w:t>
      </w:r>
      <w:r w:rsidRPr="004563B8">
        <w:br/>
      </w:r>
      <w:r w:rsidRPr="004431E2">
        <w:rPr>
          <w:rFonts w:ascii="Courier New" w:hAnsi="Courier New"/>
          <w:b/>
          <w:i w:val="0"/>
        </w:rPr>
        <w:t>*</w:t>
      </w:r>
      <w:r w:rsidRPr="004563B8">
        <w:t xml:space="preserve"> PostAsteriskCommentChars</w:t>
      </w:r>
      <w:r w:rsidRPr="005E74B3">
        <w:rPr>
          <w:rFonts w:ascii="Arial" w:hAnsi="Arial"/>
          <w:i w:val="0"/>
          <w:vertAlign w:val="subscript"/>
        </w:rPr>
        <w:t>opt</w:t>
      </w:r>
    </w:p>
    <w:p w14:paraId="253FE4AB" w14:textId="77777777" w:rsidR="00E80769" w:rsidRDefault="00E80769" w:rsidP="00E80769">
      <w:pPr>
        <w:pStyle w:val="M0"/>
        <w:spacing w:after="0"/>
        <w:rPr>
          <w:sz w:val="16"/>
        </w:rPr>
      </w:pPr>
    </w:p>
    <w:p w14:paraId="1F343396" w14:textId="77777777" w:rsidR="00E80769" w:rsidRPr="00D00D4A" w:rsidRDefault="00E80769" w:rsidP="00E80769">
      <w:pPr>
        <w:pStyle w:val="SyntaxRule"/>
        <w:rPr>
          <w:rFonts w:ascii="Arial" w:hAnsi="Arial"/>
        </w:rPr>
      </w:pPr>
      <w:r w:rsidRPr="004563B8">
        <w:t xml:space="preserve">MultiLineNotAsteriskChar </w:t>
      </w:r>
      <w:r w:rsidRPr="006D03FA">
        <w:rPr>
          <w:rFonts w:ascii="Arial" w:hAnsi="Arial"/>
          <w:b/>
          <w:i w:val="0"/>
        </w:rPr>
        <w:t>::</w:t>
      </w:r>
      <w:r w:rsidRPr="00D00D4A">
        <w:rPr>
          <w:rFonts w:ascii="Arial" w:hAnsi="Arial"/>
        </w:rPr>
        <w:tab/>
        <w:t>See 7.4</w:t>
      </w:r>
    </w:p>
    <w:p w14:paraId="30ABD590" w14:textId="77777777" w:rsidR="00E80769" w:rsidRPr="004563B8" w:rsidRDefault="00E80769" w:rsidP="00E80769">
      <w:pPr>
        <w:pStyle w:val="SyntaxDefinition"/>
      </w:pPr>
      <w:r w:rsidRPr="004563B8">
        <w:t xml:space="preserve">SourceCharacter </w:t>
      </w:r>
      <w:r w:rsidRPr="007A29B2">
        <w:rPr>
          <w:rFonts w:ascii="Arial" w:hAnsi="Arial"/>
          <w:b/>
          <w:i w:val="0"/>
        </w:rPr>
        <w:t>but not</w:t>
      </w:r>
      <w:r w:rsidRPr="004563B8">
        <w:t xml:space="preserve"> </w:t>
      </w:r>
      <w:r w:rsidRPr="004431E2">
        <w:rPr>
          <w:rFonts w:ascii="Courier New" w:hAnsi="Courier New"/>
          <w:b/>
          <w:i w:val="0"/>
        </w:rPr>
        <w:t>*</w:t>
      </w:r>
    </w:p>
    <w:p w14:paraId="4B2CC782" w14:textId="77777777" w:rsidR="00E80769" w:rsidRDefault="00E80769" w:rsidP="00E80769">
      <w:pPr>
        <w:pStyle w:val="M0"/>
        <w:spacing w:after="0"/>
        <w:rPr>
          <w:sz w:val="16"/>
        </w:rPr>
      </w:pPr>
    </w:p>
    <w:p w14:paraId="0FEEAA09" w14:textId="77777777" w:rsidR="00E80769" w:rsidRPr="00D00D4A" w:rsidRDefault="00E80769" w:rsidP="00E80769">
      <w:pPr>
        <w:pStyle w:val="SyntaxRule"/>
        <w:rPr>
          <w:rFonts w:ascii="Arial" w:hAnsi="Arial"/>
        </w:rPr>
      </w:pPr>
      <w:r w:rsidRPr="004563B8">
        <w:t xml:space="preserve">MultiLineNotForwardSlashOrAsteriskChar </w:t>
      </w:r>
      <w:r w:rsidRPr="006D03FA">
        <w:rPr>
          <w:rFonts w:ascii="Arial" w:hAnsi="Arial"/>
          <w:b/>
          <w:i w:val="0"/>
        </w:rPr>
        <w:t>::</w:t>
      </w:r>
      <w:r w:rsidRPr="00D00D4A">
        <w:rPr>
          <w:rFonts w:ascii="Arial" w:hAnsi="Arial"/>
        </w:rPr>
        <w:tab/>
        <w:t>See 7.4</w:t>
      </w:r>
    </w:p>
    <w:p w14:paraId="51FDCCA6" w14:textId="77777777" w:rsidR="00E80769" w:rsidRPr="004563B8" w:rsidRDefault="00E80769" w:rsidP="00E80769">
      <w:pPr>
        <w:pStyle w:val="SyntaxDefinition"/>
      </w:pPr>
      <w:r w:rsidRPr="004563B8">
        <w:t xml:space="preserve">SourceCharacter </w:t>
      </w:r>
      <w:r w:rsidRPr="007A29B2">
        <w:rPr>
          <w:rFonts w:ascii="Arial" w:hAnsi="Arial"/>
          <w:b/>
          <w:i w:val="0"/>
        </w:rPr>
        <w:t>but not</w:t>
      </w:r>
      <w:r>
        <w:rPr>
          <w:rFonts w:ascii="Arial" w:hAnsi="Arial"/>
          <w:b/>
          <w:i w:val="0"/>
        </w:rPr>
        <w:t xml:space="preserve"> one of</w:t>
      </w:r>
      <w:r w:rsidRPr="004563B8">
        <w:t xml:space="preserve"> </w:t>
      </w:r>
      <w:r w:rsidRPr="004431E2">
        <w:rPr>
          <w:rFonts w:ascii="Courier New" w:hAnsi="Courier New"/>
          <w:b/>
          <w:i w:val="0"/>
        </w:rPr>
        <w:t>/</w:t>
      </w:r>
      <w:r w:rsidRPr="00D00D4A">
        <w:rPr>
          <w:rFonts w:ascii="Arial" w:hAnsi="Arial"/>
          <w:b/>
        </w:rPr>
        <w:t xml:space="preserve"> </w:t>
      </w:r>
      <w:r w:rsidRPr="007A29B2">
        <w:rPr>
          <w:rFonts w:ascii="Arial" w:hAnsi="Arial"/>
          <w:b/>
          <w:i w:val="0"/>
        </w:rPr>
        <w:t>or</w:t>
      </w:r>
      <w:r w:rsidRPr="004563B8">
        <w:t xml:space="preserve"> </w:t>
      </w:r>
      <w:r w:rsidRPr="004431E2">
        <w:rPr>
          <w:rFonts w:ascii="Courier New" w:hAnsi="Courier New"/>
          <w:b/>
          <w:i w:val="0"/>
        </w:rPr>
        <w:t>*</w:t>
      </w:r>
    </w:p>
    <w:p w14:paraId="10A0CAAF" w14:textId="77777777" w:rsidR="00E80769" w:rsidRDefault="00E80769" w:rsidP="00E80769">
      <w:pPr>
        <w:pStyle w:val="M0"/>
        <w:spacing w:after="0"/>
        <w:rPr>
          <w:sz w:val="16"/>
        </w:rPr>
      </w:pPr>
    </w:p>
    <w:p w14:paraId="038C4EE7" w14:textId="77777777" w:rsidR="00E80769" w:rsidRPr="00D00D4A" w:rsidRDefault="00E80769" w:rsidP="00E80769">
      <w:pPr>
        <w:pStyle w:val="SyntaxRule"/>
        <w:rPr>
          <w:rFonts w:ascii="Arial" w:hAnsi="Arial"/>
        </w:rPr>
      </w:pPr>
      <w:r w:rsidRPr="004563B8">
        <w:t xml:space="preserve">SingleLineComment </w:t>
      </w:r>
      <w:r w:rsidRPr="006D03FA">
        <w:rPr>
          <w:rFonts w:ascii="Arial" w:hAnsi="Arial"/>
          <w:b/>
          <w:i w:val="0"/>
        </w:rPr>
        <w:t>::</w:t>
      </w:r>
      <w:r w:rsidRPr="00D00D4A">
        <w:rPr>
          <w:rFonts w:ascii="Arial" w:hAnsi="Arial"/>
        </w:rPr>
        <w:tab/>
        <w:t>See 7.4</w:t>
      </w:r>
    </w:p>
    <w:p w14:paraId="38BBB7A7" w14:textId="77777777" w:rsidR="00E80769" w:rsidRPr="004563B8" w:rsidRDefault="00E80769" w:rsidP="00E80769">
      <w:pPr>
        <w:pStyle w:val="SyntaxDefinition"/>
      </w:pPr>
      <w:r w:rsidRPr="004431E2">
        <w:rPr>
          <w:rFonts w:ascii="Courier New" w:hAnsi="Courier New"/>
          <w:b/>
          <w:i w:val="0"/>
        </w:rPr>
        <w:t>//</w:t>
      </w:r>
      <w:r w:rsidRPr="004563B8">
        <w:t xml:space="preserve"> SingleLineCommentChars</w:t>
      </w:r>
      <w:r w:rsidRPr="005E74B3">
        <w:rPr>
          <w:rFonts w:ascii="Arial" w:hAnsi="Arial"/>
          <w:i w:val="0"/>
          <w:vertAlign w:val="subscript"/>
        </w:rPr>
        <w:t>opt</w:t>
      </w:r>
    </w:p>
    <w:p w14:paraId="1481634D" w14:textId="77777777" w:rsidR="00E80769" w:rsidRDefault="00E80769" w:rsidP="00E80769">
      <w:pPr>
        <w:pStyle w:val="M0"/>
        <w:spacing w:after="0"/>
        <w:rPr>
          <w:sz w:val="16"/>
        </w:rPr>
      </w:pPr>
    </w:p>
    <w:p w14:paraId="42CB4E73" w14:textId="77777777" w:rsidR="00E80769" w:rsidRPr="00D00D4A" w:rsidRDefault="00E80769" w:rsidP="00E80769">
      <w:pPr>
        <w:pStyle w:val="SyntaxRule"/>
        <w:rPr>
          <w:rFonts w:ascii="Arial" w:hAnsi="Arial"/>
        </w:rPr>
      </w:pPr>
      <w:r w:rsidRPr="004563B8">
        <w:t xml:space="preserve">SingleLineCommentChars </w:t>
      </w:r>
      <w:r w:rsidRPr="006D03FA">
        <w:rPr>
          <w:rFonts w:ascii="Arial" w:hAnsi="Arial"/>
          <w:b/>
          <w:i w:val="0"/>
        </w:rPr>
        <w:t>::</w:t>
      </w:r>
      <w:r w:rsidRPr="00D00D4A">
        <w:rPr>
          <w:rFonts w:ascii="Arial" w:hAnsi="Arial"/>
        </w:rPr>
        <w:tab/>
        <w:t>See 7.4</w:t>
      </w:r>
    </w:p>
    <w:p w14:paraId="0C8D6494" w14:textId="77777777" w:rsidR="00E80769" w:rsidRPr="004563B8" w:rsidRDefault="00E80769" w:rsidP="00E80769">
      <w:pPr>
        <w:pStyle w:val="SyntaxDefinition"/>
        <w:rPr>
          <w:vertAlign w:val="subscript"/>
        </w:rPr>
      </w:pPr>
      <w:r w:rsidRPr="004563B8">
        <w:t>SingleLineCommentChar SingleLineCommentChars</w:t>
      </w:r>
      <w:r w:rsidRPr="005E74B3">
        <w:rPr>
          <w:rFonts w:ascii="Arial" w:hAnsi="Arial"/>
          <w:i w:val="0"/>
          <w:vertAlign w:val="subscript"/>
        </w:rPr>
        <w:t>opt</w:t>
      </w:r>
    </w:p>
    <w:p w14:paraId="27582A3B" w14:textId="77777777" w:rsidR="00E80769" w:rsidRDefault="00E80769" w:rsidP="00E80769">
      <w:pPr>
        <w:pStyle w:val="M0"/>
        <w:spacing w:after="0"/>
        <w:rPr>
          <w:sz w:val="16"/>
        </w:rPr>
      </w:pPr>
    </w:p>
    <w:p w14:paraId="7C58D034" w14:textId="77777777" w:rsidR="00E80769" w:rsidRPr="00D00D4A" w:rsidRDefault="00E80769" w:rsidP="00E80769">
      <w:pPr>
        <w:pStyle w:val="SyntaxRule"/>
        <w:rPr>
          <w:rFonts w:ascii="Arial" w:hAnsi="Arial"/>
        </w:rPr>
      </w:pPr>
      <w:r w:rsidRPr="004563B8">
        <w:t xml:space="preserve">SingleLineCommentChar </w:t>
      </w:r>
      <w:r w:rsidRPr="006D03FA">
        <w:rPr>
          <w:rFonts w:ascii="Arial" w:hAnsi="Arial"/>
          <w:b/>
          <w:i w:val="0"/>
        </w:rPr>
        <w:t>::</w:t>
      </w:r>
      <w:r w:rsidRPr="00D00D4A">
        <w:rPr>
          <w:rFonts w:ascii="Arial" w:hAnsi="Arial"/>
        </w:rPr>
        <w:tab/>
        <w:t>See 7.4</w:t>
      </w:r>
    </w:p>
    <w:p w14:paraId="763852A0" w14:textId="77777777" w:rsidR="00E80769" w:rsidRPr="004563B8" w:rsidRDefault="00E80769" w:rsidP="00E80769">
      <w:pPr>
        <w:pStyle w:val="SyntaxDefinition"/>
      </w:pPr>
      <w:r w:rsidRPr="004563B8">
        <w:t>SourceCharacter</w:t>
      </w:r>
      <w:r w:rsidRPr="00D00D4A">
        <w:rPr>
          <w:rFonts w:ascii="Arial" w:hAnsi="Arial"/>
          <w:b/>
        </w:rPr>
        <w:t xml:space="preserve"> </w:t>
      </w:r>
      <w:r w:rsidRPr="007A29B2">
        <w:rPr>
          <w:rFonts w:ascii="Arial" w:hAnsi="Arial"/>
          <w:b/>
          <w:i w:val="0"/>
        </w:rPr>
        <w:t>but not</w:t>
      </w:r>
      <w:r w:rsidRPr="00D00D4A">
        <w:rPr>
          <w:rFonts w:ascii="Arial" w:hAnsi="Arial"/>
          <w:b/>
        </w:rPr>
        <w:t xml:space="preserve"> </w:t>
      </w:r>
      <w:r w:rsidRPr="004563B8">
        <w:t>LineTerminator</w:t>
      </w:r>
    </w:p>
    <w:p w14:paraId="69C6A827" w14:textId="77777777" w:rsidR="00E80769" w:rsidRDefault="00E80769" w:rsidP="00E80769">
      <w:pPr>
        <w:pStyle w:val="M0"/>
        <w:spacing w:after="0"/>
        <w:rPr>
          <w:sz w:val="16"/>
        </w:rPr>
      </w:pPr>
    </w:p>
    <w:p w14:paraId="052DCCE5" w14:textId="77777777" w:rsidR="00E80769" w:rsidRPr="00D00D4A" w:rsidRDefault="00E80769" w:rsidP="00E80769">
      <w:pPr>
        <w:pStyle w:val="SyntaxRule"/>
      </w:pPr>
      <w:r w:rsidRPr="004563B8">
        <w:t xml:space="preserve">Token </w:t>
      </w:r>
      <w:r w:rsidRPr="00E148F5">
        <w:rPr>
          <w:rFonts w:ascii="Arial" w:hAnsi="Arial"/>
          <w:b/>
          <w:i w:val="0"/>
        </w:rPr>
        <w:t>::</w:t>
      </w:r>
      <w:r w:rsidRPr="00D00D4A">
        <w:tab/>
      </w:r>
      <w:r w:rsidRPr="005E74B3">
        <w:rPr>
          <w:rFonts w:ascii="Arial" w:hAnsi="Arial"/>
        </w:rPr>
        <w:t>See 7.5</w:t>
      </w:r>
    </w:p>
    <w:p w14:paraId="491A0FCF" w14:textId="77777777" w:rsidR="00E80769" w:rsidRPr="004563B8" w:rsidRDefault="00E80769" w:rsidP="00E80769">
      <w:pPr>
        <w:pStyle w:val="SyntaxDefinition"/>
      </w:pPr>
      <w:r w:rsidRPr="004563B8">
        <w:t>IdentifierName</w:t>
      </w:r>
      <w:r>
        <w:br/>
      </w:r>
      <w:r w:rsidRPr="004563B8">
        <w:t>Punctuator</w:t>
      </w:r>
      <w:r w:rsidRPr="004563B8">
        <w:br/>
        <w:t>NumericLiteral</w:t>
      </w:r>
      <w:r w:rsidRPr="004563B8">
        <w:br/>
        <w:t>StringLiteral</w:t>
      </w:r>
    </w:p>
    <w:p w14:paraId="07DD4EE5" w14:textId="77777777" w:rsidR="00E80769" w:rsidRDefault="00E80769" w:rsidP="00E80769">
      <w:pPr>
        <w:pStyle w:val="M0"/>
        <w:spacing w:after="0"/>
        <w:rPr>
          <w:sz w:val="16"/>
        </w:rPr>
      </w:pPr>
    </w:p>
    <w:p w14:paraId="502860BC" w14:textId="77777777" w:rsidR="00E80769" w:rsidRPr="00D00D4A" w:rsidRDefault="00E80769" w:rsidP="00E80769">
      <w:pPr>
        <w:pStyle w:val="SyntaxRule"/>
        <w:rPr>
          <w:rFonts w:ascii="Arial" w:hAnsi="Arial"/>
        </w:rPr>
      </w:pPr>
      <w:r w:rsidRPr="004563B8">
        <w:t xml:space="preserve">Identifier </w:t>
      </w:r>
      <w:r w:rsidRPr="006D03FA">
        <w:rPr>
          <w:rFonts w:ascii="Arial" w:hAnsi="Arial"/>
          <w:b/>
          <w:i w:val="0"/>
        </w:rPr>
        <w:t>::</w:t>
      </w:r>
      <w:r w:rsidRPr="00D00D4A">
        <w:rPr>
          <w:rFonts w:ascii="Arial" w:hAnsi="Arial"/>
        </w:rPr>
        <w:tab/>
        <w:t>See 7.6</w:t>
      </w:r>
    </w:p>
    <w:p w14:paraId="3813F951" w14:textId="77777777" w:rsidR="00E80769" w:rsidRPr="004563B8" w:rsidRDefault="00E80769" w:rsidP="00E80769">
      <w:pPr>
        <w:pStyle w:val="SyntaxDefinition"/>
      </w:pPr>
      <w:r w:rsidRPr="004563B8">
        <w:t xml:space="preserve">IdentifierName </w:t>
      </w:r>
      <w:r w:rsidRPr="007A29B2">
        <w:rPr>
          <w:rFonts w:ascii="Arial" w:hAnsi="Arial"/>
          <w:b/>
          <w:i w:val="0"/>
        </w:rPr>
        <w:t>but not</w:t>
      </w:r>
      <w:r w:rsidRPr="004563B8">
        <w:t xml:space="preserve"> ReservedWord</w:t>
      </w:r>
    </w:p>
    <w:p w14:paraId="71507D47" w14:textId="77777777" w:rsidR="00E80769" w:rsidRDefault="00E80769" w:rsidP="00E80769">
      <w:pPr>
        <w:pStyle w:val="M0"/>
        <w:spacing w:after="0"/>
        <w:rPr>
          <w:sz w:val="16"/>
        </w:rPr>
      </w:pPr>
    </w:p>
    <w:p w14:paraId="37E2F95D" w14:textId="77777777" w:rsidR="00E80769" w:rsidRPr="00D00D4A" w:rsidRDefault="00E80769" w:rsidP="00E80769">
      <w:pPr>
        <w:pStyle w:val="SyntaxRule"/>
        <w:rPr>
          <w:rFonts w:ascii="Arial" w:hAnsi="Arial"/>
        </w:rPr>
      </w:pPr>
      <w:r w:rsidRPr="004563B8">
        <w:t xml:space="preserve">IdentifierName </w:t>
      </w:r>
      <w:r w:rsidRPr="006D03FA">
        <w:rPr>
          <w:rFonts w:ascii="Arial" w:hAnsi="Arial"/>
          <w:b/>
          <w:i w:val="0"/>
        </w:rPr>
        <w:t>::</w:t>
      </w:r>
      <w:r w:rsidRPr="00D00D4A">
        <w:rPr>
          <w:rFonts w:ascii="Arial" w:hAnsi="Arial"/>
        </w:rPr>
        <w:tab/>
        <w:t>See 7.6</w:t>
      </w:r>
    </w:p>
    <w:p w14:paraId="19854645" w14:textId="77777777" w:rsidR="00E80769" w:rsidRPr="004563B8" w:rsidRDefault="00E80769" w:rsidP="00E80769">
      <w:pPr>
        <w:pStyle w:val="SyntaxDefinition"/>
      </w:pPr>
      <w:r w:rsidRPr="004563B8">
        <w:t>IdentifierStart</w:t>
      </w:r>
      <w:r w:rsidRPr="004563B8">
        <w:br/>
        <w:t>IdentifierName IdentifierPart</w:t>
      </w:r>
    </w:p>
    <w:p w14:paraId="28E5849B" w14:textId="77777777" w:rsidR="00E80769" w:rsidRDefault="00E80769" w:rsidP="00E80769">
      <w:pPr>
        <w:pStyle w:val="M0"/>
        <w:spacing w:after="0"/>
        <w:rPr>
          <w:sz w:val="16"/>
        </w:rPr>
      </w:pPr>
    </w:p>
    <w:p w14:paraId="081D095A" w14:textId="77777777" w:rsidR="00E80769" w:rsidRPr="00D00D4A" w:rsidRDefault="00E80769" w:rsidP="00E80769">
      <w:pPr>
        <w:pStyle w:val="SyntaxRule"/>
        <w:rPr>
          <w:rFonts w:ascii="Arial" w:hAnsi="Arial"/>
        </w:rPr>
      </w:pPr>
      <w:r w:rsidRPr="004563B8">
        <w:t xml:space="preserve">IdentifierStart </w:t>
      </w:r>
      <w:r w:rsidRPr="006D03FA">
        <w:rPr>
          <w:rFonts w:ascii="Arial" w:hAnsi="Arial"/>
          <w:b/>
          <w:i w:val="0"/>
        </w:rPr>
        <w:t>::</w:t>
      </w:r>
      <w:r w:rsidRPr="00D00D4A">
        <w:rPr>
          <w:rFonts w:ascii="Arial" w:hAnsi="Arial"/>
        </w:rPr>
        <w:tab/>
        <w:t>See 7.6</w:t>
      </w:r>
    </w:p>
    <w:p w14:paraId="5CFC6968" w14:textId="77777777" w:rsidR="00E80769" w:rsidRPr="004563B8" w:rsidRDefault="00E80769" w:rsidP="00E80769">
      <w:pPr>
        <w:pStyle w:val="SyntaxDefinition"/>
      </w:pPr>
      <w:r w:rsidRPr="004563B8">
        <w:t>UnicodeLetter</w:t>
      </w:r>
      <w:r w:rsidRPr="004563B8">
        <w:br/>
      </w:r>
      <w:r w:rsidRPr="004431E2">
        <w:rPr>
          <w:rFonts w:ascii="Courier New" w:hAnsi="Courier New"/>
          <w:b/>
          <w:i w:val="0"/>
        </w:rPr>
        <w:t>$</w:t>
      </w:r>
      <w:r w:rsidRPr="004431E2">
        <w:rPr>
          <w:rFonts w:ascii="Courier New" w:hAnsi="Courier New"/>
          <w:b/>
          <w:i w:val="0"/>
        </w:rPr>
        <w:br/>
        <w:t>_</w:t>
      </w:r>
      <w:r w:rsidRPr="004563B8">
        <w:br/>
      </w:r>
      <w:r w:rsidRPr="004431E2">
        <w:rPr>
          <w:rFonts w:ascii="Courier New" w:hAnsi="Courier New" w:cs="Courier New"/>
          <w:b/>
          <w:i w:val="0"/>
        </w:rPr>
        <w:t>\</w:t>
      </w:r>
      <w:r w:rsidRPr="004563B8">
        <w:t xml:space="preserve"> UnicodeEscapeSequence</w:t>
      </w:r>
    </w:p>
    <w:p w14:paraId="5A649EF6" w14:textId="77777777" w:rsidR="00E80769" w:rsidRDefault="00E80769" w:rsidP="00E80769">
      <w:pPr>
        <w:pStyle w:val="M0"/>
        <w:spacing w:after="0"/>
        <w:rPr>
          <w:sz w:val="16"/>
        </w:rPr>
      </w:pPr>
    </w:p>
    <w:p w14:paraId="61331796" w14:textId="77777777" w:rsidR="00E80769" w:rsidRPr="00D00D4A" w:rsidRDefault="00E80769" w:rsidP="00E80769">
      <w:pPr>
        <w:pStyle w:val="SyntaxRule"/>
        <w:rPr>
          <w:rFonts w:ascii="Arial" w:hAnsi="Arial"/>
        </w:rPr>
      </w:pPr>
      <w:r w:rsidRPr="004563B8">
        <w:t xml:space="preserve">IdentifierPart </w:t>
      </w:r>
      <w:r w:rsidRPr="006D03FA">
        <w:rPr>
          <w:rFonts w:ascii="Arial" w:hAnsi="Arial"/>
          <w:b/>
          <w:i w:val="0"/>
        </w:rPr>
        <w:t>::</w:t>
      </w:r>
      <w:r w:rsidRPr="00D00D4A">
        <w:rPr>
          <w:rFonts w:ascii="Arial" w:hAnsi="Arial"/>
        </w:rPr>
        <w:tab/>
        <w:t>See 7.6</w:t>
      </w:r>
    </w:p>
    <w:p w14:paraId="001CB5A1" w14:textId="77777777" w:rsidR="00E80769" w:rsidRPr="004563B8" w:rsidRDefault="00E80769" w:rsidP="00E80769">
      <w:pPr>
        <w:pStyle w:val="SyntaxDefinition"/>
      </w:pPr>
      <w:r w:rsidRPr="004563B8">
        <w:t>IdentifierStart</w:t>
      </w:r>
      <w:r w:rsidRPr="004563B8">
        <w:br/>
        <w:t>UnicodeCombiningMark</w:t>
      </w:r>
      <w:r w:rsidRPr="004563B8">
        <w:br/>
        <w:t>UnicodeDigit</w:t>
      </w:r>
      <w:r w:rsidRPr="004563B8">
        <w:br/>
        <w:t>UnicodeConnectorPunctuation</w:t>
      </w:r>
      <w:r>
        <w:br/>
      </w:r>
      <w:r w:rsidRPr="007A29B2">
        <w:rPr>
          <w:i w:val="0"/>
        </w:rPr>
        <w:t>&lt;ZWNJ&gt;</w:t>
      </w:r>
      <w:r w:rsidRPr="007A29B2">
        <w:rPr>
          <w:i w:val="0"/>
        </w:rPr>
        <w:br/>
        <w:t>&lt;ZWJ&gt;</w:t>
      </w:r>
    </w:p>
    <w:p w14:paraId="687096AF" w14:textId="77777777" w:rsidR="00E80769" w:rsidRPr="00D00D4A" w:rsidRDefault="00E80769" w:rsidP="00E80769">
      <w:pPr>
        <w:pStyle w:val="SyntaxRule"/>
        <w:rPr>
          <w:rFonts w:ascii="Arial" w:hAnsi="Arial"/>
        </w:rPr>
      </w:pPr>
      <w:r w:rsidRPr="004563B8">
        <w:t>UnicodeLetter</w:t>
      </w:r>
      <w:r>
        <w:t xml:space="preserve"> </w:t>
      </w:r>
      <w:r w:rsidRPr="006D03FA">
        <w:rPr>
          <w:rFonts w:ascii="Arial" w:hAnsi="Arial"/>
          <w:b/>
          <w:i w:val="0"/>
        </w:rPr>
        <w:t>::</w:t>
      </w:r>
      <w:r w:rsidRPr="00D00D4A">
        <w:rPr>
          <w:rFonts w:ascii="Arial" w:hAnsi="Arial"/>
        </w:rPr>
        <w:tab/>
      </w:r>
      <w:r w:rsidRPr="00EA6649">
        <w:rPr>
          <w:rFonts w:ascii="Arial" w:hAnsi="Arial"/>
        </w:rPr>
        <w:t>See 7.6</w:t>
      </w:r>
    </w:p>
    <w:p w14:paraId="4251B66E" w14:textId="77777777" w:rsidR="00E80769" w:rsidRPr="00AA1657" w:rsidRDefault="00E80769" w:rsidP="00E80769">
      <w:pPr>
        <w:pStyle w:val="SyntaxDefinition"/>
        <w:ind w:right="1832"/>
        <w:jc w:val="both"/>
        <w:rPr>
          <w:rFonts w:ascii="Arial" w:hAnsi="Arial" w:cs="Arial"/>
        </w:rPr>
      </w:pPr>
      <w:r w:rsidRPr="00AA1657">
        <w:rPr>
          <w:rFonts w:ascii="Arial" w:hAnsi="Arial" w:cs="Arial"/>
          <w:i w:val="0"/>
        </w:rPr>
        <w:t>any character in the Unicode categories “Uppercase letter (Lu)”, “Lowercase letter (Ll)”, “Titlecase letter (Lt)”, “Modifier letter (Lm)”, “Other letter (Lo)”, or “Letter number (Nl)”.</w:t>
      </w:r>
    </w:p>
    <w:p w14:paraId="53D06FAE" w14:textId="77777777" w:rsidR="00E80769" w:rsidRPr="00D00D4A" w:rsidRDefault="00E80769" w:rsidP="00E80769">
      <w:pPr>
        <w:pStyle w:val="SyntaxRule"/>
        <w:rPr>
          <w:rFonts w:ascii="Arial" w:hAnsi="Arial"/>
        </w:rPr>
      </w:pPr>
      <w:r w:rsidRPr="004563B8">
        <w:t>UnicodeCombiningMark</w:t>
      </w:r>
      <w:r>
        <w:t xml:space="preserve"> </w:t>
      </w:r>
      <w:r w:rsidRPr="006D03FA">
        <w:rPr>
          <w:rFonts w:ascii="Arial" w:hAnsi="Arial"/>
          <w:b/>
          <w:i w:val="0"/>
        </w:rPr>
        <w:t>::</w:t>
      </w:r>
      <w:r w:rsidRPr="00D00D4A">
        <w:rPr>
          <w:rFonts w:ascii="Arial" w:hAnsi="Arial"/>
        </w:rPr>
        <w:tab/>
      </w:r>
      <w:r w:rsidRPr="00EA6649">
        <w:rPr>
          <w:rFonts w:ascii="Arial" w:hAnsi="Arial"/>
        </w:rPr>
        <w:t>See 7.6</w:t>
      </w:r>
    </w:p>
    <w:p w14:paraId="7E593841" w14:textId="77777777" w:rsidR="00E80769" w:rsidRPr="00AA1657" w:rsidRDefault="00E80769" w:rsidP="00E80769">
      <w:pPr>
        <w:pStyle w:val="SyntaxDefinition"/>
        <w:ind w:right="1832"/>
        <w:jc w:val="both"/>
        <w:rPr>
          <w:rFonts w:ascii="Arial" w:hAnsi="Arial" w:cs="Arial"/>
          <w:i w:val="0"/>
        </w:rPr>
      </w:pPr>
      <w:r w:rsidRPr="00AA1657">
        <w:rPr>
          <w:rFonts w:ascii="Arial" w:hAnsi="Arial" w:cs="Arial"/>
          <w:i w:val="0"/>
        </w:rPr>
        <w:t>any character in the Unicode categories “Non-spacing mark (Mn)” or “Combining spacing mark (Mc)”</w:t>
      </w:r>
    </w:p>
    <w:p w14:paraId="3FD011D8" w14:textId="77777777" w:rsidR="00E80769" w:rsidRPr="00D00D4A" w:rsidRDefault="00E80769" w:rsidP="00E80769">
      <w:pPr>
        <w:pStyle w:val="SyntaxRule"/>
        <w:rPr>
          <w:rFonts w:ascii="Arial" w:hAnsi="Arial"/>
        </w:rPr>
      </w:pPr>
      <w:r w:rsidRPr="004563B8">
        <w:t>UnicodeDigit</w:t>
      </w:r>
      <w:r>
        <w:t xml:space="preserve"> </w:t>
      </w:r>
      <w:r w:rsidRPr="006D03FA">
        <w:rPr>
          <w:rFonts w:ascii="Arial" w:hAnsi="Arial"/>
          <w:b/>
          <w:i w:val="0"/>
        </w:rPr>
        <w:t>::</w:t>
      </w:r>
      <w:r w:rsidRPr="00D00D4A">
        <w:rPr>
          <w:rFonts w:ascii="Arial" w:hAnsi="Arial"/>
        </w:rPr>
        <w:tab/>
      </w:r>
      <w:r w:rsidRPr="00EA6649">
        <w:rPr>
          <w:rFonts w:ascii="Arial" w:hAnsi="Arial"/>
        </w:rPr>
        <w:t>See 7.6</w:t>
      </w:r>
    </w:p>
    <w:p w14:paraId="2C496B9A" w14:textId="77777777" w:rsidR="00E80769" w:rsidRPr="00AA1657" w:rsidRDefault="00E80769" w:rsidP="00E80769">
      <w:pPr>
        <w:pStyle w:val="SyntaxDefinition"/>
        <w:rPr>
          <w:rFonts w:ascii="Arial" w:hAnsi="Arial" w:cs="Arial"/>
          <w:i w:val="0"/>
        </w:rPr>
      </w:pPr>
      <w:r w:rsidRPr="00AA1657">
        <w:rPr>
          <w:rFonts w:ascii="Arial" w:hAnsi="Arial" w:cs="Arial"/>
          <w:i w:val="0"/>
        </w:rPr>
        <w:t>any character in the Unicode category “Decimal number (Nd)”</w:t>
      </w:r>
    </w:p>
    <w:p w14:paraId="17B1CE83" w14:textId="77777777" w:rsidR="00E80769" w:rsidRPr="00D00D4A" w:rsidRDefault="00E80769" w:rsidP="00E80769">
      <w:pPr>
        <w:pStyle w:val="SyntaxRule"/>
        <w:rPr>
          <w:rFonts w:ascii="Arial" w:hAnsi="Arial"/>
        </w:rPr>
      </w:pPr>
      <w:r w:rsidRPr="004563B8">
        <w:t>UnicodeConnectorPunctuation</w:t>
      </w:r>
      <w:r>
        <w:t xml:space="preserve"> </w:t>
      </w:r>
      <w:r w:rsidRPr="006D03FA">
        <w:rPr>
          <w:rFonts w:ascii="Arial" w:hAnsi="Arial"/>
          <w:b/>
          <w:i w:val="0"/>
        </w:rPr>
        <w:t>::</w:t>
      </w:r>
      <w:r w:rsidRPr="00D00D4A">
        <w:rPr>
          <w:rFonts w:ascii="Arial" w:hAnsi="Arial"/>
        </w:rPr>
        <w:tab/>
      </w:r>
      <w:r w:rsidRPr="00EA6649">
        <w:rPr>
          <w:rFonts w:ascii="Arial" w:hAnsi="Arial"/>
        </w:rPr>
        <w:t>See 7.6</w:t>
      </w:r>
    </w:p>
    <w:p w14:paraId="1B4C29B8" w14:textId="77777777" w:rsidR="00E80769" w:rsidRPr="00B470C7" w:rsidRDefault="00E80769" w:rsidP="00E80769">
      <w:pPr>
        <w:pStyle w:val="SyntaxDefinition"/>
        <w:rPr>
          <w:i w:val="0"/>
        </w:rPr>
      </w:pPr>
      <w:r w:rsidRPr="00AA1657">
        <w:rPr>
          <w:rFonts w:ascii="Arial" w:hAnsi="Arial" w:cs="Arial"/>
          <w:i w:val="0"/>
        </w:rPr>
        <w:t>any character in the Unicode category “Connector punctuation (Pc)”</w:t>
      </w:r>
    </w:p>
    <w:p w14:paraId="53E93F2D" w14:textId="77777777" w:rsidR="00E80769" w:rsidRPr="00D00D4A" w:rsidRDefault="00E80769" w:rsidP="00E80769">
      <w:pPr>
        <w:pStyle w:val="SyntaxRule"/>
        <w:rPr>
          <w:rFonts w:ascii="Arial" w:hAnsi="Arial"/>
        </w:rPr>
      </w:pPr>
      <w:r w:rsidRPr="004563B8">
        <w:t xml:space="preserve">ReservedWord </w:t>
      </w:r>
      <w:r w:rsidRPr="006D03FA">
        <w:rPr>
          <w:rFonts w:ascii="Arial" w:hAnsi="Arial"/>
          <w:b/>
          <w:i w:val="0"/>
        </w:rPr>
        <w:t>::</w:t>
      </w:r>
      <w:r w:rsidRPr="00D00D4A">
        <w:rPr>
          <w:rFonts w:ascii="Arial" w:hAnsi="Arial"/>
        </w:rPr>
        <w:tab/>
        <w:t xml:space="preserve">See </w:t>
      </w:r>
      <w:r w:rsidRPr="00EA6649">
        <w:rPr>
          <w:rFonts w:ascii="Arial" w:hAnsi="Arial"/>
        </w:rPr>
        <w:t>7.6.1</w:t>
      </w:r>
    </w:p>
    <w:p w14:paraId="36297831" w14:textId="77777777" w:rsidR="00E80769" w:rsidRPr="004563B8" w:rsidRDefault="00E80769" w:rsidP="00E80769">
      <w:pPr>
        <w:pStyle w:val="SyntaxDefinition"/>
      </w:pPr>
      <w:r w:rsidRPr="004563B8">
        <w:t>Keyword</w:t>
      </w:r>
      <w:r w:rsidRPr="004563B8">
        <w:br/>
        <w:t>FutureReservedWord</w:t>
      </w:r>
      <w:r w:rsidRPr="004563B8">
        <w:br/>
        <w:t>NullLiteral</w:t>
      </w:r>
      <w:r w:rsidRPr="004563B8">
        <w:br/>
        <w:t>BooleanLiteral</w:t>
      </w:r>
    </w:p>
    <w:p w14:paraId="6FF4B748" w14:textId="77777777" w:rsidR="00E80769" w:rsidRDefault="00E80769" w:rsidP="00E80769">
      <w:pPr>
        <w:pStyle w:val="M0"/>
        <w:spacing w:after="0"/>
        <w:rPr>
          <w:sz w:val="16"/>
        </w:rPr>
      </w:pPr>
    </w:p>
    <w:p w14:paraId="1A2829F0" w14:textId="77777777" w:rsidR="00E80769" w:rsidRPr="00D00D4A" w:rsidRDefault="00E80769" w:rsidP="00E80769">
      <w:pPr>
        <w:pStyle w:val="SyntaxRule"/>
      </w:pPr>
      <w:r w:rsidRPr="004563B8">
        <w:t xml:space="preserve">Keyword </w:t>
      </w:r>
      <w:r w:rsidRPr="00E148F5">
        <w:rPr>
          <w:rFonts w:ascii="Arial" w:hAnsi="Arial"/>
          <w:b/>
          <w:i w:val="0"/>
        </w:rPr>
        <w:t>::</w:t>
      </w:r>
      <w:r w:rsidRPr="004563B8">
        <w:t xml:space="preserve"> </w:t>
      </w:r>
      <w:r w:rsidRPr="007A29B2">
        <w:rPr>
          <w:rFonts w:ascii="Arial" w:hAnsi="Arial" w:cs="Arial"/>
          <w:b/>
          <w:i w:val="0"/>
        </w:rPr>
        <w:t>one of</w:t>
      </w:r>
      <w:r w:rsidRPr="00D00D4A">
        <w:tab/>
      </w:r>
      <w:r w:rsidRPr="007A29B2">
        <w:rPr>
          <w:rFonts w:ascii="Arial" w:hAnsi="Arial" w:cs="Arial"/>
        </w:rPr>
        <w:t>See 7.6.1.1</w:t>
      </w:r>
    </w:p>
    <w:tbl>
      <w:tblPr>
        <w:tblW w:w="0" w:type="auto"/>
        <w:tblInd w:w="1152" w:type="dxa"/>
        <w:tblLayout w:type="fixed"/>
        <w:tblLook w:val="0000" w:firstRow="0" w:lastRow="0" w:firstColumn="0" w:lastColumn="0" w:noHBand="0" w:noVBand="0"/>
      </w:tblPr>
      <w:tblGrid>
        <w:gridCol w:w="1895"/>
        <w:gridCol w:w="1895"/>
        <w:gridCol w:w="1895"/>
        <w:gridCol w:w="1895"/>
      </w:tblGrid>
      <w:tr w:rsidR="00E80769" w:rsidRPr="00984A3F" w14:paraId="2C8BCAA9" w14:textId="77777777" w:rsidTr="00B46C10">
        <w:trPr>
          <w:trHeight w:hRule="exact" w:val="240"/>
        </w:trPr>
        <w:tc>
          <w:tcPr>
            <w:tcW w:w="1895" w:type="dxa"/>
          </w:tcPr>
          <w:p w14:paraId="11DD9B81" w14:textId="77777777" w:rsidR="00E80769" w:rsidRDefault="00E80769" w:rsidP="00B46C10">
            <w:pPr>
              <w:pStyle w:val="SyntaxOneOf"/>
            </w:pPr>
            <w:r>
              <w:t>break</w:t>
            </w:r>
          </w:p>
        </w:tc>
        <w:tc>
          <w:tcPr>
            <w:tcW w:w="1895" w:type="dxa"/>
          </w:tcPr>
          <w:p w14:paraId="7DA369FE" w14:textId="77777777" w:rsidR="00E80769" w:rsidRDefault="00E80769" w:rsidP="00B46C10">
            <w:pPr>
              <w:pStyle w:val="SyntaxOneOf"/>
            </w:pPr>
            <w:r>
              <w:t>do</w:t>
            </w:r>
            <w:r w:rsidDel="009E4B6C">
              <w:t xml:space="preserve"> </w:t>
            </w:r>
          </w:p>
        </w:tc>
        <w:tc>
          <w:tcPr>
            <w:tcW w:w="1895" w:type="dxa"/>
          </w:tcPr>
          <w:p w14:paraId="01263614" w14:textId="77777777" w:rsidR="00E80769" w:rsidRDefault="00E80769" w:rsidP="00B46C10">
            <w:pPr>
              <w:pStyle w:val="SyntaxOneOf"/>
            </w:pPr>
            <w:r>
              <w:t>instanceof</w:t>
            </w:r>
            <w:r w:rsidDel="009E4B6C">
              <w:t xml:space="preserve"> </w:t>
            </w:r>
          </w:p>
        </w:tc>
        <w:tc>
          <w:tcPr>
            <w:tcW w:w="1895" w:type="dxa"/>
          </w:tcPr>
          <w:p w14:paraId="31F55A09" w14:textId="77777777" w:rsidR="00E80769" w:rsidRDefault="00E80769" w:rsidP="00B46C10">
            <w:pPr>
              <w:pStyle w:val="SyntaxOneOf"/>
            </w:pPr>
            <w:r>
              <w:t>typeof</w:t>
            </w:r>
            <w:r w:rsidDel="009E4B6C">
              <w:t xml:space="preserve"> </w:t>
            </w:r>
          </w:p>
        </w:tc>
      </w:tr>
      <w:tr w:rsidR="00E80769" w:rsidRPr="00984A3F" w14:paraId="5096810E" w14:textId="77777777" w:rsidTr="00B46C10">
        <w:trPr>
          <w:trHeight w:hRule="exact" w:val="240"/>
        </w:trPr>
        <w:tc>
          <w:tcPr>
            <w:tcW w:w="1895" w:type="dxa"/>
          </w:tcPr>
          <w:p w14:paraId="09EA8E00" w14:textId="77777777" w:rsidR="00E80769" w:rsidRDefault="00E80769" w:rsidP="00B46C10">
            <w:pPr>
              <w:pStyle w:val="SyntaxOneOf"/>
            </w:pPr>
            <w:r>
              <w:t>case</w:t>
            </w:r>
          </w:p>
        </w:tc>
        <w:tc>
          <w:tcPr>
            <w:tcW w:w="1895" w:type="dxa"/>
          </w:tcPr>
          <w:p w14:paraId="0656549B" w14:textId="77777777" w:rsidR="00E80769" w:rsidRDefault="00E80769" w:rsidP="00B46C10">
            <w:pPr>
              <w:pStyle w:val="SyntaxOneOf"/>
            </w:pPr>
            <w:r>
              <w:t>else</w:t>
            </w:r>
          </w:p>
        </w:tc>
        <w:tc>
          <w:tcPr>
            <w:tcW w:w="1895" w:type="dxa"/>
          </w:tcPr>
          <w:p w14:paraId="38F87BCA" w14:textId="77777777" w:rsidR="00E80769" w:rsidRDefault="00E80769" w:rsidP="00B46C10">
            <w:pPr>
              <w:pStyle w:val="SyntaxOneOf"/>
            </w:pPr>
            <w:r>
              <w:t>new</w:t>
            </w:r>
          </w:p>
        </w:tc>
        <w:tc>
          <w:tcPr>
            <w:tcW w:w="1895" w:type="dxa"/>
          </w:tcPr>
          <w:p w14:paraId="2FB1BC6D" w14:textId="77777777" w:rsidR="00E80769" w:rsidRDefault="00E80769" w:rsidP="00B46C10">
            <w:pPr>
              <w:pStyle w:val="SyntaxOneOf"/>
            </w:pPr>
            <w:r>
              <w:t>var</w:t>
            </w:r>
          </w:p>
        </w:tc>
      </w:tr>
      <w:tr w:rsidR="00E80769" w:rsidRPr="00984A3F" w14:paraId="076815D4" w14:textId="77777777" w:rsidTr="00B46C10">
        <w:trPr>
          <w:trHeight w:hRule="exact" w:val="240"/>
        </w:trPr>
        <w:tc>
          <w:tcPr>
            <w:tcW w:w="1895" w:type="dxa"/>
          </w:tcPr>
          <w:p w14:paraId="38E1DFA9" w14:textId="77777777" w:rsidR="00E80769" w:rsidRDefault="00E80769" w:rsidP="00B46C10">
            <w:pPr>
              <w:pStyle w:val="SyntaxOneOf"/>
            </w:pPr>
            <w:r>
              <w:t>catch</w:t>
            </w:r>
          </w:p>
        </w:tc>
        <w:tc>
          <w:tcPr>
            <w:tcW w:w="1895" w:type="dxa"/>
          </w:tcPr>
          <w:p w14:paraId="4C4E2D9C" w14:textId="77777777" w:rsidR="00E80769" w:rsidRDefault="00E80769" w:rsidP="00B46C10">
            <w:pPr>
              <w:pStyle w:val="SyntaxOneOf"/>
            </w:pPr>
            <w:r>
              <w:t>finally</w:t>
            </w:r>
          </w:p>
        </w:tc>
        <w:tc>
          <w:tcPr>
            <w:tcW w:w="1895" w:type="dxa"/>
          </w:tcPr>
          <w:p w14:paraId="6E38A3FE" w14:textId="77777777" w:rsidR="00E80769" w:rsidRDefault="00E80769" w:rsidP="00B46C10">
            <w:pPr>
              <w:pStyle w:val="SyntaxOneOf"/>
            </w:pPr>
            <w:r>
              <w:t>return</w:t>
            </w:r>
          </w:p>
        </w:tc>
        <w:tc>
          <w:tcPr>
            <w:tcW w:w="1895" w:type="dxa"/>
          </w:tcPr>
          <w:p w14:paraId="0DF83DD0" w14:textId="77777777" w:rsidR="00E80769" w:rsidRDefault="00E80769" w:rsidP="00B46C10">
            <w:pPr>
              <w:pStyle w:val="SyntaxOneOf"/>
            </w:pPr>
            <w:r>
              <w:t>void</w:t>
            </w:r>
          </w:p>
        </w:tc>
      </w:tr>
      <w:tr w:rsidR="00E80769" w:rsidRPr="00984A3F" w14:paraId="28DED50D" w14:textId="77777777" w:rsidTr="00B46C10">
        <w:trPr>
          <w:trHeight w:hRule="exact" w:val="240"/>
        </w:trPr>
        <w:tc>
          <w:tcPr>
            <w:tcW w:w="1895" w:type="dxa"/>
          </w:tcPr>
          <w:p w14:paraId="3F1A2182" w14:textId="77777777" w:rsidR="00E80769" w:rsidRDefault="00E80769" w:rsidP="00B46C10">
            <w:pPr>
              <w:pStyle w:val="SyntaxOneOf"/>
            </w:pPr>
            <w:r>
              <w:t>continue</w:t>
            </w:r>
          </w:p>
        </w:tc>
        <w:tc>
          <w:tcPr>
            <w:tcW w:w="1895" w:type="dxa"/>
          </w:tcPr>
          <w:p w14:paraId="68845A9B" w14:textId="77777777" w:rsidR="00E80769" w:rsidRDefault="00E80769" w:rsidP="00B46C10">
            <w:pPr>
              <w:pStyle w:val="SyntaxOneOf"/>
            </w:pPr>
            <w:r>
              <w:t>for</w:t>
            </w:r>
          </w:p>
        </w:tc>
        <w:tc>
          <w:tcPr>
            <w:tcW w:w="1895" w:type="dxa"/>
          </w:tcPr>
          <w:p w14:paraId="3894D91B" w14:textId="77777777" w:rsidR="00E80769" w:rsidRDefault="00E80769" w:rsidP="00B46C10">
            <w:pPr>
              <w:pStyle w:val="SyntaxOneOf"/>
            </w:pPr>
            <w:r>
              <w:t>switch</w:t>
            </w:r>
          </w:p>
        </w:tc>
        <w:tc>
          <w:tcPr>
            <w:tcW w:w="1895" w:type="dxa"/>
          </w:tcPr>
          <w:p w14:paraId="4159B0C2" w14:textId="77777777" w:rsidR="00E80769" w:rsidRDefault="00E80769" w:rsidP="00B46C10">
            <w:pPr>
              <w:pStyle w:val="SyntaxOneOf"/>
            </w:pPr>
            <w:r>
              <w:t>while</w:t>
            </w:r>
          </w:p>
        </w:tc>
      </w:tr>
      <w:tr w:rsidR="00E80769" w:rsidRPr="00984A3F" w14:paraId="3EC80E12" w14:textId="77777777" w:rsidTr="00B46C10">
        <w:trPr>
          <w:trHeight w:hRule="exact" w:val="240"/>
        </w:trPr>
        <w:tc>
          <w:tcPr>
            <w:tcW w:w="1895" w:type="dxa"/>
          </w:tcPr>
          <w:p w14:paraId="07A00DA5" w14:textId="77777777" w:rsidR="00E80769" w:rsidRDefault="00E80769" w:rsidP="00B46C10">
            <w:pPr>
              <w:pStyle w:val="SyntaxOneOf"/>
            </w:pPr>
            <w:r>
              <w:t>debugger</w:t>
            </w:r>
            <w:r w:rsidDel="009E4B6C">
              <w:t xml:space="preserve"> </w:t>
            </w:r>
          </w:p>
        </w:tc>
        <w:tc>
          <w:tcPr>
            <w:tcW w:w="1895" w:type="dxa"/>
          </w:tcPr>
          <w:p w14:paraId="22383614" w14:textId="77777777" w:rsidR="00E80769" w:rsidRDefault="00E80769" w:rsidP="00B46C10">
            <w:pPr>
              <w:pStyle w:val="SyntaxOneOf"/>
            </w:pPr>
            <w:r>
              <w:t>function</w:t>
            </w:r>
          </w:p>
        </w:tc>
        <w:tc>
          <w:tcPr>
            <w:tcW w:w="1895" w:type="dxa"/>
          </w:tcPr>
          <w:p w14:paraId="617F6D83" w14:textId="77777777" w:rsidR="00E80769" w:rsidRDefault="00E80769" w:rsidP="00B46C10">
            <w:pPr>
              <w:pStyle w:val="SyntaxOneOf"/>
            </w:pPr>
            <w:r>
              <w:t>this</w:t>
            </w:r>
          </w:p>
        </w:tc>
        <w:tc>
          <w:tcPr>
            <w:tcW w:w="1895" w:type="dxa"/>
          </w:tcPr>
          <w:p w14:paraId="70992908" w14:textId="77777777" w:rsidR="00E80769" w:rsidRDefault="00E80769" w:rsidP="00B46C10">
            <w:pPr>
              <w:pStyle w:val="SyntaxOneOf"/>
            </w:pPr>
            <w:r>
              <w:t>with</w:t>
            </w:r>
          </w:p>
        </w:tc>
      </w:tr>
      <w:tr w:rsidR="00E80769" w:rsidRPr="00984A3F" w14:paraId="0E70A8D6" w14:textId="77777777" w:rsidTr="00B46C10">
        <w:trPr>
          <w:trHeight w:hRule="exact" w:val="240"/>
        </w:trPr>
        <w:tc>
          <w:tcPr>
            <w:tcW w:w="1895" w:type="dxa"/>
          </w:tcPr>
          <w:p w14:paraId="1BD08D40" w14:textId="77777777" w:rsidR="00E80769" w:rsidRDefault="00E80769" w:rsidP="00B46C10">
            <w:pPr>
              <w:pStyle w:val="SyntaxOneOf"/>
            </w:pPr>
            <w:r>
              <w:t>default</w:t>
            </w:r>
          </w:p>
        </w:tc>
        <w:tc>
          <w:tcPr>
            <w:tcW w:w="1895" w:type="dxa"/>
          </w:tcPr>
          <w:p w14:paraId="2AC79962" w14:textId="77777777" w:rsidR="00E80769" w:rsidRDefault="00E80769" w:rsidP="00B46C10">
            <w:pPr>
              <w:pStyle w:val="SyntaxOneOf"/>
            </w:pPr>
            <w:r>
              <w:t>if</w:t>
            </w:r>
          </w:p>
        </w:tc>
        <w:tc>
          <w:tcPr>
            <w:tcW w:w="1895" w:type="dxa"/>
          </w:tcPr>
          <w:p w14:paraId="465402DE" w14:textId="77777777" w:rsidR="00E80769" w:rsidRDefault="00E80769" w:rsidP="00B46C10">
            <w:pPr>
              <w:pStyle w:val="SyntaxOneOf"/>
            </w:pPr>
            <w:r>
              <w:t>throw</w:t>
            </w:r>
          </w:p>
        </w:tc>
        <w:tc>
          <w:tcPr>
            <w:tcW w:w="1895" w:type="dxa"/>
          </w:tcPr>
          <w:p w14:paraId="1FFED651" w14:textId="77777777" w:rsidR="00E80769" w:rsidRDefault="00E80769" w:rsidP="00B46C10">
            <w:pPr>
              <w:pStyle w:val="SyntaxOneOf"/>
            </w:pPr>
          </w:p>
        </w:tc>
      </w:tr>
      <w:tr w:rsidR="00E80769" w:rsidRPr="00984A3F" w14:paraId="7F38B7B6" w14:textId="77777777" w:rsidTr="00B46C10">
        <w:trPr>
          <w:trHeight w:hRule="exact" w:val="240"/>
        </w:trPr>
        <w:tc>
          <w:tcPr>
            <w:tcW w:w="1895" w:type="dxa"/>
          </w:tcPr>
          <w:p w14:paraId="1309D131" w14:textId="77777777" w:rsidR="00E80769" w:rsidRDefault="00E80769" w:rsidP="00B46C10">
            <w:pPr>
              <w:pStyle w:val="SyntaxOneOf"/>
            </w:pPr>
            <w:r>
              <w:t>delete</w:t>
            </w:r>
          </w:p>
        </w:tc>
        <w:tc>
          <w:tcPr>
            <w:tcW w:w="1895" w:type="dxa"/>
          </w:tcPr>
          <w:p w14:paraId="7AAB0828" w14:textId="77777777" w:rsidR="00E80769" w:rsidRDefault="00E80769" w:rsidP="00B46C10">
            <w:pPr>
              <w:pStyle w:val="SyntaxOneOf"/>
            </w:pPr>
            <w:r>
              <w:t>in</w:t>
            </w:r>
          </w:p>
        </w:tc>
        <w:tc>
          <w:tcPr>
            <w:tcW w:w="1895" w:type="dxa"/>
          </w:tcPr>
          <w:p w14:paraId="0E64F20D" w14:textId="77777777" w:rsidR="00E80769" w:rsidRDefault="00E80769" w:rsidP="00B46C10">
            <w:pPr>
              <w:pStyle w:val="SyntaxOneOf"/>
            </w:pPr>
            <w:r>
              <w:t>try</w:t>
            </w:r>
          </w:p>
        </w:tc>
        <w:tc>
          <w:tcPr>
            <w:tcW w:w="1895" w:type="dxa"/>
          </w:tcPr>
          <w:p w14:paraId="51A69897" w14:textId="77777777" w:rsidR="00E80769" w:rsidRDefault="00E80769" w:rsidP="00B46C10">
            <w:pPr>
              <w:pStyle w:val="SyntaxOneOf"/>
            </w:pPr>
          </w:p>
        </w:tc>
      </w:tr>
    </w:tbl>
    <w:p w14:paraId="3DECBFAC" w14:textId="77777777" w:rsidR="00E80769" w:rsidRDefault="00E80769" w:rsidP="00E80769">
      <w:pPr>
        <w:pStyle w:val="M0"/>
        <w:spacing w:after="0"/>
        <w:rPr>
          <w:sz w:val="16"/>
        </w:rPr>
      </w:pPr>
    </w:p>
    <w:p w14:paraId="3E81FB62" w14:textId="77777777" w:rsidR="00E80769" w:rsidRDefault="00E80769" w:rsidP="00E80769">
      <w:pPr>
        <w:pStyle w:val="M0"/>
        <w:spacing w:after="0"/>
        <w:rPr>
          <w:sz w:val="16"/>
        </w:rPr>
      </w:pPr>
    </w:p>
    <w:p w14:paraId="1B95A689" w14:textId="77777777" w:rsidR="00E80769" w:rsidRPr="00D00D4A" w:rsidRDefault="00E80769" w:rsidP="00E80769">
      <w:pPr>
        <w:pStyle w:val="SyntaxRule"/>
        <w:rPr>
          <w:b/>
        </w:rPr>
      </w:pPr>
      <w:r w:rsidRPr="004563B8">
        <w:t>FutureReservedWord</w:t>
      </w:r>
      <w:r w:rsidRPr="00D00D4A">
        <w:rPr>
          <w:b/>
        </w:rPr>
        <w:t xml:space="preserve"> </w:t>
      </w:r>
      <w:r w:rsidRPr="00D04346">
        <w:rPr>
          <w:rFonts w:ascii="Arial" w:hAnsi="Arial" w:cs="Arial"/>
          <w:b/>
          <w:i w:val="0"/>
        </w:rPr>
        <w:t>::</w:t>
      </w:r>
      <w:r w:rsidRPr="00D00D4A">
        <w:rPr>
          <w:b/>
        </w:rPr>
        <w:t xml:space="preserve"> </w:t>
      </w:r>
      <w:r w:rsidRPr="007A29B2">
        <w:rPr>
          <w:rFonts w:ascii="Arial" w:hAnsi="Arial" w:cs="Arial"/>
          <w:b/>
          <w:i w:val="0"/>
        </w:rPr>
        <w:t>one of</w:t>
      </w:r>
      <w:r w:rsidRPr="00D00D4A">
        <w:tab/>
      </w:r>
      <w:r w:rsidRPr="007A29B2">
        <w:rPr>
          <w:rFonts w:ascii="Arial" w:hAnsi="Arial" w:cs="Arial"/>
        </w:rPr>
        <w:t>See 7.6.1.2</w:t>
      </w:r>
    </w:p>
    <w:tbl>
      <w:tblPr>
        <w:tblW w:w="7596" w:type="dxa"/>
        <w:tblInd w:w="1152" w:type="dxa"/>
        <w:tblLayout w:type="fixed"/>
        <w:tblLook w:val="0000" w:firstRow="0" w:lastRow="0" w:firstColumn="0" w:lastColumn="0" w:noHBand="0" w:noVBand="0"/>
      </w:tblPr>
      <w:tblGrid>
        <w:gridCol w:w="1899"/>
        <w:gridCol w:w="1899"/>
        <w:gridCol w:w="1899"/>
        <w:gridCol w:w="1899"/>
      </w:tblGrid>
      <w:tr w:rsidR="00E80769" w:rsidRPr="00984A3F" w14:paraId="50C03AFA" w14:textId="77777777" w:rsidTr="00B46C10">
        <w:trPr>
          <w:trHeight w:hRule="exact" w:val="240"/>
        </w:trPr>
        <w:tc>
          <w:tcPr>
            <w:tcW w:w="1895" w:type="dxa"/>
          </w:tcPr>
          <w:p w14:paraId="572297A1" w14:textId="77777777" w:rsidR="00E80769" w:rsidRDefault="00E80769" w:rsidP="00B46C10">
            <w:pPr>
              <w:pStyle w:val="SyntaxOneOf"/>
              <w:keepNext/>
            </w:pPr>
            <w:r>
              <w:t>class</w:t>
            </w:r>
          </w:p>
        </w:tc>
        <w:tc>
          <w:tcPr>
            <w:tcW w:w="1895" w:type="dxa"/>
          </w:tcPr>
          <w:p w14:paraId="651FEEBA" w14:textId="77777777" w:rsidR="00E80769" w:rsidRDefault="00E80769" w:rsidP="00B46C10">
            <w:pPr>
              <w:pStyle w:val="SyntaxOneOf"/>
              <w:keepNext/>
            </w:pPr>
            <w:r>
              <w:t>enum</w:t>
            </w:r>
          </w:p>
        </w:tc>
        <w:tc>
          <w:tcPr>
            <w:tcW w:w="1895" w:type="dxa"/>
          </w:tcPr>
          <w:p w14:paraId="15163D59" w14:textId="77777777" w:rsidR="00E80769" w:rsidRDefault="00E80769" w:rsidP="00B46C10">
            <w:pPr>
              <w:pStyle w:val="SyntaxOneOf"/>
              <w:keepNext/>
            </w:pPr>
            <w:r>
              <w:t>extends</w:t>
            </w:r>
          </w:p>
        </w:tc>
        <w:tc>
          <w:tcPr>
            <w:tcW w:w="1895" w:type="dxa"/>
          </w:tcPr>
          <w:p w14:paraId="113C48C4" w14:textId="77777777" w:rsidR="00E80769" w:rsidRDefault="00E80769" w:rsidP="00B46C10">
            <w:pPr>
              <w:pStyle w:val="SyntaxOneOf"/>
              <w:keepNext/>
            </w:pPr>
            <w:r>
              <w:t>super</w:t>
            </w:r>
          </w:p>
        </w:tc>
      </w:tr>
      <w:tr w:rsidR="00E80769" w:rsidRPr="00984A3F" w14:paraId="6A8D859B" w14:textId="77777777" w:rsidTr="00B46C10">
        <w:trPr>
          <w:trHeight w:hRule="exact" w:val="240"/>
        </w:trPr>
        <w:tc>
          <w:tcPr>
            <w:tcW w:w="1895" w:type="dxa"/>
          </w:tcPr>
          <w:p w14:paraId="79A3765D" w14:textId="77777777" w:rsidR="00E80769" w:rsidRDefault="00E80769" w:rsidP="00B46C10">
            <w:pPr>
              <w:pStyle w:val="SyntaxOneOf"/>
            </w:pPr>
            <w:r>
              <w:t>const</w:t>
            </w:r>
          </w:p>
        </w:tc>
        <w:tc>
          <w:tcPr>
            <w:tcW w:w="1895" w:type="dxa"/>
          </w:tcPr>
          <w:p w14:paraId="0F00BD0F" w14:textId="77777777" w:rsidR="00E80769" w:rsidRDefault="00E80769" w:rsidP="00B46C10">
            <w:pPr>
              <w:pStyle w:val="SyntaxOneOf"/>
            </w:pPr>
            <w:r>
              <w:t>export</w:t>
            </w:r>
          </w:p>
        </w:tc>
        <w:tc>
          <w:tcPr>
            <w:tcW w:w="1895" w:type="dxa"/>
          </w:tcPr>
          <w:p w14:paraId="2A6191E3" w14:textId="77777777" w:rsidR="00E80769" w:rsidRDefault="00E80769" w:rsidP="00B46C10">
            <w:pPr>
              <w:pStyle w:val="SyntaxOneOf"/>
            </w:pPr>
            <w:r>
              <w:t>import</w:t>
            </w:r>
            <w:r>
              <w:br/>
            </w:r>
          </w:p>
        </w:tc>
        <w:tc>
          <w:tcPr>
            <w:tcW w:w="1895" w:type="dxa"/>
          </w:tcPr>
          <w:p w14:paraId="7C267619" w14:textId="77777777" w:rsidR="00E80769" w:rsidRDefault="00E80769" w:rsidP="00B46C10">
            <w:pPr>
              <w:pStyle w:val="SyntaxOneOf"/>
            </w:pPr>
          </w:p>
        </w:tc>
      </w:tr>
    </w:tbl>
    <w:p w14:paraId="524B7422" w14:textId="77777777" w:rsidR="00E80769" w:rsidRDefault="00E80769" w:rsidP="00E80769">
      <w:pPr>
        <w:spacing w:before="240"/>
        <w:ind w:left="1170"/>
        <w:rPr>
          <w:lang w:val="en-US"/>
        </w:rPr>
      </w:pPr>
      <w:r w:rsidRPr="004E7F72">
        <w:t xml:space="preserve">The </w:t>
      </w:r>
      <w:r>
        <w:t>following tokens</w:t>
      </w:r>
      <w:r w:rsidRPr="004E7F72">
        <w:t xml:space="preserve"> </w:t>
      </w:r>
      <w:r>
        <w:t xml:space="preserve">are also considered to be </w:t>
      </w:r>
      <w:r w:rsidRPr="006F7870">
        <w:rPr>
          <w:rFonts w:ascii="Times New Roman" w:hAnsi="Times New Roman"/>
          <w:i/>
        </w:rPr>
        <w:t>FutureReservedWords</w:t>
      </w:r>
      <w:r>
        <w:t xml:space="preserve"> when parsing strict mode code (see 10.1.1)</w:t>
      </w:r>
      <w:r w:rsidRPr="004E7F72">
        <w:t>.</w:t>
      </w:r>
    </w:p>
    <w:tbl>
      <w:tblPr>
        <w:tblW w:w="7564" w:type="dxa"/>
        <w:tblInd w:w="1152" w:type="dxa"/>
        <w:tblLayout w:type="fixed"/>
        <w:tblLook w:val="0000" w:firstRow="0" w:lastRow="0" w:firstColumn="0" w:lastColumn="0" w:noHBand="0" w:noVBand="0"/>
      </w:tblPr>
      <w:tblGrid>
        <w:gridCol w:w="1891"/>
        <w:gridCol w:w="1891"/>
        <w:gridCol w:w="1891"/>
        <w:gridCol w:w="1891"/>
        <w:tblGridChange w:id="6711">
          <w:tblGrid>
            <w:gridCol w:w="1891"/>
            <w:gridCol w:w="1891"/>
            <w:gridCol w:w="1891"/>
            <w:gridCol w:w="1891"/>
          </w:tblGrid>
        </w:tblGridChange>
      </w:tblGrid>
      <w:tr w:rsidR="00E80769" w14:paraId="6128C679" w14:textId="77777777" w:rsidTr="00B46C10">
        <w:trPr>
          <w:trHeight w:hRule="exact" w:val="240"/>
        </w:trPr>
        <w:tc>
          <w:tcPr>
            <w:tcW w:w="1891" w:type="dxa"/>
          </w:tcPr>
          <w:p w14:paraId="33B31A9D" w14:textId="77777777" w:rsidR="00E80769" w:rsidRDefault="00E80769" w:rsidP="00B46C10">
            <w:pPr>
              <w:pStyle w:val="SyntaxOneOf"/>
            </w:pPr>
            <w:r>
              <w:t>implements</w:t>
            </w:r>
          </w:p>
        </w:tc>
        <w:tc>
          <w:tcPr>
            <w:tcW w:w="1891" w:type="dxa"/>
          </w:tcPr>
          <w:p w14:paraId="7910BFD7" w14:textId="77777777" w:rsidR="00E80769" w:rsidRDefault="00E80769" w:rsidP="00B46C10">
            <w:pPr>
              <w:pStyle w:val="SyntaxOneOf"/>
            </w:pPr>
            <w:r>
              <w:t>let</w:t>
            </w:r>
          </w:p>
        </w:tc>
        <w:tc>
          <w:tcPr>
            <w:tcW w:w="1891" w:type="dxa"/>
          </w:tcPr>
          <w:p w14:paraId="129C8DE6" w14:textId="77777777" w:rsidR="00E80769" w:rsidRDefault="00E80769" w:rsidP="00B46C10">
            <w:pPr>
              <w:pStyle w:val="SyntaxOneOf"/>
            </w:pPr>
            <w:r>
              <w:t>private</w:t>
            </w:r>
          </w:p>
        </w:tc>
        <w:tc>
          <w:tcPr>
            <w:tcW w:w="1891" w:type="dxa"/>
          </w:tcPr>
          <w:p w14:paraId="1AFC6E86" w14:textId="77777777" w:rsidR="00E80769" w:rsidRDefault="00E80769" w:rsidP="00B46C10">
            <w:pPr>
              <w:pStyle w:val="SyntaxOneOf"/>
            </w:pPr>
            <w:r>
              <w:t>public</w:t>
            </w:r>
          </w:p>
        </w:tc>
      </w:tr>
      <w:tr w:rsidR="00E80769" w14:paraId="074062A8" w14:textId="77777777" w:rsidTr="00B46C10">
        <w:trPr>
          <w:trHeight w:hRule="exact" w:val="240"/>
        </w:trPr>
        <w:tc>
          <w:tcPr>
            <w:tcW w:w="1891" w:type="dxa"/>
          </w:tcPr>
          <w:p w14:paraId="7452E7D8" w14:textId="77777777" w:rsidR="00E80769" w:rsidRDefault="00E80769" w:rsidP="00B46C10">
            <w:pPr>
              <w:pStyle w:val="SyntaxOneOf"/>
            </w:pPr>
            <w:r>
              <w:t>interface</w:t>
            </w:r>
          </w:p>
        </w:tc>
        <w:tc>
          <w:tcPr>
            <w:tcW w:w="1891" w:type="dxa"/>
          </w:tcPr>
          <w:p w14:paraId="2B954C25" w14:textId="77777777" w:rsidR="00E80769" w:rsidRDefault="00E80769" w:rsidP="00B46C10">
            <w:pPr>
              <w:pStyle w:val="SyntaxOneOf"/>
            </w:pPr>
            <w:r>
              <w:t>package</w:t>
            </w:r>
          </w:p>
        </w:tc>
        <w:tc>
          <w:tcPr>
            <w:tcW w:w="1891" w:type="dxa"/>
          </w:tcPr>
          <w:p w14:paraId="1996F8E4" w14:textId="77777777" w:rsidR="00E80769" w:rsidRDefault="00E80769" w:rsidP="00B46C10">
            <w:pPr>
              <w:pStyle w:val="SyntaxOneOf"/>
            </w:pPr>
            <w:r>
              <w:t>protected</w:t>
            </w:r>
          </w:p>
        </w:tc>
        <w:tc>
          <w:tcPr>
            <w:tcW w:w="1891" w:type="dxa"/>
          </w:tcPr>
          <w:p w14:paraId="4FD70750" w14:textId="77777777" w:rsidR="00E80769" w:rsidRDefault="00E80769" w:rsidP="00B46C10">
            <w:pPr>
              <w:pStyle w:val="SyntaxOneOf"/>
            </w:pPr>
            <w:r>
              <w:t>static</w:t>
            </w:r>
          </w:p>
        </w:tc>
      </w:tr>
      <w:tr w:rsidR="00E80769" w14:paraId="61E298BD" w14:textId="77777777" w:rsidTr="00B46C10">
        <w:trPr>
          <w:trHeight w:hRule="exact" w:val="240"/>
        </w:trPr>
        <w:tc>
          <w:tcPr>
            <w:tcW w:w="1891" w:type="dxa"/>
          </w:tcPr>
          <w:p w14:paraId="4C156B4C" w14:textId="77777777" w:rsidR="00E80769" w:rsidRDefault="00E80769" w:rsidP="00B46C10">
            <w:pPr>
              <w:pStyle w:val="SyntaxOneOf"/>
            </w:pPr>
            <w:r>
              <w:t>yield</w:t>
            </w:r>
          </w:p>
        </w:tc>
        <w:tc>
          <w:tcPr>
            <w:tcW w:w="1891" w:type="dxa"/>
          </w:tcPr>
          <w:p w14:paraId="6CC21926" w14:textId="77777777" w:rsidR="00E80769" w:rsidRDefault="00E80769" w:rsidP="00B46C10">
            <w:pPr>
              <w:pStyle w:val="SyntaxOneOf"/>
            </w:pPr>
          </w:p>
        </w:tc>
        <w:tc>
          <w:tcPr>
            <w:tcW w:w="1891" w:type="dxa"/>
          </w:tcPr>
          <w:p w14:paraId="6D4BBF23" w14:textId="77777777" w:rsidR="00E80769" w:rsidRDefault="00E80769" w:rsidP="00B46C10">
            <w:pPr>
              <w:pStyle w:val="SyntaxOneOf"/>
            </w:pPr>
          </w:p>
        </w:tc>
        <w:tc>
          <w:tcPr>
            <w:tcW w:w="1891" w:type="dxa"/>
          </w:tcPr>
          <w:p w14:paraId="0DF09722" w14:textId="77777777" w:rsidR="00E80769" w:rsidRDefault="00E80769" w:rsidP="00B46C10">
            <w:pPr>
              <w:pStyle w:val="SyntaxOneOf"/>
            </w:pPr>
          </w:p>
        </w:tc>
      </w:tr>
    </w:tbl>
    <w:p w14:paraId="4D0A7D00" w14:textId="77777777" w:rsidR="00E80769" w:rsidRPr="00D00D4A" w:rsidRDefault="00E80769" w:rsidP="00E80769">
      <w:pPr>
        <w:pStyle w:val="SyntaxRule"/>
      </w:pPr>
    </w:p>
    <w:p w14:paraId="266A49E2" w14:textId="77777777" w:rsidR="00E80769" w:rsidRPr="00D00D4A" w:rsidRDefault="00E80769" w:rsidP="00E80769">
      <w:pPr>
        <w:pStyle w:val="SyntaxRule"/>
        <w:rPr>
          <w:b/>
        </w:rPr>
      </w:pPr>
      <w:r w:rsidRPr="004563B8">
        <w:t xml:space="preserve">Punctuator </w:t>
      </w:r>
      <w:r w:rsidRPr="00D04346">
        <w:rPr>
          <w:rFonts w:ascii="Arial" w:hAnsi="Arial" w:cs="Arial"/>
          <w:b/>
          <w:i w:val="0"/>
        </w:rPr>
        <w:t>::</w:t>
      </w:r>
      <w:r w:rsidRPr="00D00D4A">
        <w:t xml:space="preserve"> </w:t>
      </w:r>
      <w:r w:rsidRPr="007A29B2">
        <w:rPr>
          <w:rFonts w:ascii="Arial" w:hAnsi="Arial" w:cs="Arial"/>
          <w:b/>
          <w:i w:val="0"/>
        </w:rPr>
        <w:t>one of</w:t>
      </w:r>
      <w:r w:rsidRPr="00D00D4A">
        <w:tab/>
      </w:r>
      <w:r w:rsidRPr="007A29B2">
        <w:rPr>
          <w:rFonts w:ascii="Arial" w:hAnsi="Arial" w:cs="Arial"/>
        </w:rPr>
        <w:t>See 7.7</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E80769" w:rsidRPr="00984A3F" w14:paraId="73FA7D3F" w14:textId="77777777" w:rsidTr="00B46C10">
        <w:tc>
          <w:tcPr>
            <w:tcW w:w="1263" w:type="dxa"/>
          </w:tcPr>
          <w:p w14:paraId="56A1379F" w14:textId="77777777" w:rsidR="00E80769" w:rsidRDefault="00E80769" w:rsidP="00B46C10">
            <w:pPr>
              <w:pStyle w:val="SyntaxOneOf"/>
              <w:keepNext/>
            </w:pPr>
            <w:r>
              <w:t>{</w:t>
            </w:r>
          </w:p>
        </w:tc>
        <w:tc>
          <w:tcPr>
            <w:tcW w:w="1263" w:type="dxa"/>
          </w:tcPr>
          <w:p w14:paraId="01DFA469" w14:textId="77777777" w:rsidR="00E80769" w:rsidRDefault="00E80769" w:rsidP="00B46C10">
            <w:pPr>
              <w:pStyle w:val="SyntaxOneOf"/>
              <w:keepNext/>
            </w:pPr>
            <w:r>
              <w:t>}</w:t>
            </w:r>
          </w:p>
        </w:tc>
        <w:tc>
          <w:tcPr>
            <w:tcW w:w="1263" w:type="dxa"/>
          </w:tcPr>
          <w:p w14:paraId="7BB2F4DB" w14:textId="77777777" w:rsidR="00E80769" w:rsidRDefault="00E80769" w:rsidP="00B46C10">
            <w:pPr>
              <w:pStyle w:val="SyntaxOneOf"/>
              <w:keepNext/>
            </w:pPr>
            <w:r>
              <w:t>(</w:t>
            </w:r>
          </w:p>
        </w:tc>
        <w:tc>
          <w:tcPr>
            <w:tcW w:w="1263" w:type="dxa"/>
          </w:tcPr>
          <w:p w14:paraId="1B6875EA" w14:textId="77777777" w:rsidR="00E80769" w:rsidRDefault="00E80769" w:rsidP="00B46C10">
            <w:pPr>
              <w:pStyle w:val="SyntaxOneOf"/>
              <w:keepNext/>
            </w:pPr>
            <w:r>
              <w:t>)</w:t>
            </w:r>
          </w:p>
        </w:tc>
        <w:tc>
          <w:tcPr>
            <w:tcW w:w="1263" w:type="dxa"/>
          </w:tcPr>
          <w:p w14:paraId="11806242" w14:textId="77777777" w:rsidR="00E80769" w:rsidRDefault="00E80769" w:rsidP="00B46C10">
            <w:pPr>
              <w:pStyle w:val="SyntaxOneOf"/>
              <w:keepNext/>
            </w:pPr>
            <w:r>
              <w:t>[</w:t>
            </w:r>
          </w:p>
        </w:tc>
        <w:tc>
          <w:tcPr>
            <w:tcW w:w="1263" w:type="dxa"/>
          </w:tcPr>
          <w:p w14:paraId="05464610" w14:textId="77777777" w:rsidR="00E80769" w:rsidRDefault="00E80769" w:rsidP="00B46C10">
            <w:pPr>
              <w:pStyle w:val="SyntaxOneOf"/>
              <w:keepNext/>
            </w:pPr>
            <w:r>
              <w:t>]</w:t>
            </w:r>
          </w:p>
        </w:tc>
      </w:tr>
      <w:tr w:rsidR="00E80769" w:rsidRPr="00984A3F" w14:paraId="68A97026" w14:textId="77777777" w:rsidTr="00B46C10">
        <w:tc>
          <w:tcPr>
            <w:tcW w:w="1263" w:type="dxa"/>
          </w:tcPr>
          <w:p w14:paraId="6BA3C4E2" w14:textId="77777777" w:rsidR="00E80769" w:rsidRDefault="00E80769" w:rsidP="00B46C10">
            <w:pPr>
              <w:pStyle w:val="SyntaxOneOf"/>
              <w:keepNext/>
            </w:pPr>
            <w:r>
              <w:t>.</w:t>
            </w:r>
          </w:p>
        </w:tc>
        <w:tc>
          <w:tcPr>
            <w:tcW w:w="1263" w:type="dxa"/>
          </w:tcPr>
          <w:p w14:paraId="04C4FAA1" w14:textId="77777777" w:rsidR="00E80769" w:rsidRDefault="00E80769" w:rsidP="00B46C10">
            <w:pPr>
              <w:pStyle w:val="SyntaxOneOf"/>
              <w:keepNext/>
            </w:pPr>
            <w:r>
              <w:t>;</w:t>
            </w:r>
          </w:p>
        </w:tc>
        <w:tc>
          <w:tcPr>
            <w:tcW w:w="1263" w:type="dxa"/>
          </w:tcPr>
          <w:p w14:paraId="13CFB4F4" w14:textId="77777777" w:rsidR="00E80769" w:rsidRDefault="00E80769" w:rsidP="00B46C10">
            <w:pPr>
              <w:pStyle w:val="SyntaxOneOf"/>
              <w:keepNext/>
            </w:pPr>
            <w:r>
              <w:t>,</w:t>
            </w:r>
          </w:p>
        </w:tc>
        <w:tc>
          <w:tcPr>
            <w:tcW w:w="1263" w:type="dxa"/>
          </w:tcPr>
          <w:p w14:paraId="225DAC8A" w14:textId="77777777" w:rsidR="00E80769" w:rsidRDefault="00E80769" w:rsidP="00B46C10">
            <w:pPr>
              <w:pStyle w:val="SyntaxOneOf"/>
              <w:keepNext/>
            </w:pPr>
            <w:r>
              <w:t>&lt;</w:t>
            </w:r>
          </w:p>
        </w:tc>
        <w:tc>
          <w:tcPr>
            <w:tcW w:w="1263" w:type="dxa"/>
          </w:tcPr>
          <w:p w14:paraId="7EB0F0F0" w14:textId="77777777" w:rsidR="00E80769" w:rsidRDefault="00E80769" w:rsidP="00B46C10">
            <w:pPr>
              <w:pStyle w:val="SyntaxOneOf"/>
              <w:keepNext/>
            </w:pPr>
            <w:r>
              <w:t>&gt;</w:t>
            </w:r>
          </w:p>
        </w:tc>
        <w:tc>
          <w:tcPr>
            <w:tcW w:w="1263" w:type="dxa"/>
          </w:tcPr>
          <w:p w14:paraId="651819FA" w14:textId="77777777" w:rsidR="00E80769" w:rsidRDefault="00E80769" w:rsidP="00B46C10">
            <w:pPr>
              <w:pStyle w:val="SyntaxOneOf"/>
              <w:keepNext/>
            </w:pPr>
            <w:r>
              <w:t>&lt;=</w:t>
            </w:r>
          </w:p>
        </w:tc>
      </w:tr>
      <w:tr w:rsidR="00E80769" w:rsidRPr="00984A3F" w14:paraId="28473C81" w14:textId="77777777" w:rsidTr="00B46C10">
        <w:tc>
          <w:tcPr>
            <w:tcW w:w="1263" w:type="dxa"/>
          </w:tcPr>
          <w:p w14:paraId="474043F6" w14:textId="77777777" w:rsidR="00E80769" w:rsidRDefault="00E80769" w:rsidP="00B46C10">
            <w:pPr>
              <w:pStyle w:val="SyntaxOneOf"/>
              <w:keepNext/>
            </w:pPr>
            <w:r>
              <w:t>&gt;=</w:t>
            </w:r>
          </w:p>
        </w:tc>
        <w:tc>
          <w:tcPr>
            <w:tcW w:w="1263" w:type="dxa"/>
          </w:tcPr>
          <w:p w14:paraId="077C0C43" w14:textId="77777777" w:rsidR="00E80769" w:rsidRDefault="00E80769" w:rsidP="00B46C10">
            <w:pPr>
              <w:pStyle w:val="SyntaxOneOf"/>
              <w:keepNext/>
            </w:pPr>
            <w:r>
              <w:t>==</w:t>
            </w:r>
          </w:p>
        </w:tc>
        <w:tc>
          <w:tcPr>
            <w:tcW w:w="1263" w:type="dxa"/>
          </w:tcPr>
          <w:p w14:paraId="3CEF1C4A" w14:textId="77777777" w:rsidR="00E80769" w:rsidRDefault="00E80769" w:rsidP="00B46C10">
            <w:pPr>
              <w:pStyle w:val="SyntaxOneOf"/>
              <w:keepNext/>
            </w:pPr>
            <w:r>
              <w:t>!=</w:t>
            </w:r>
          </w:p>
        </w:tc>
        <w:tc>
          <w:tcPr>
            <w:tcW w:w="1263" w:type="dxa"/>
          </w:tcPr>
          <w:p w14:paraId="3C1D1455" w14:textId="77777777" w:rsidR="00E80769" w:rsidRDefault="00E80769" w:rsidP="00B46C10">
            <w:pPr>
              <w:pStyle w:val="SyntaxOneOf"/>
              <w:keepNext/>
            </w:pPr>
            <w:r>
              <w:t>===</w:t>
            </w:r>
          </w:p>
        </w:tc>
        <w:tc>
          <w:tcPr>
            <w:tcW w:w="1263" w:type="dxa"/>
          </w:tcPr>
          <w:p w14:paraId="42A1C55D" w14:textId="77777777" w:rsidR="00E80769" w:rsidRDefault="00E80769" w:rsidP="00B46C10">
            <w:pPr>
              <w:pStyle w:val="SyntaxOneOf"/>
              <w:keepNext/>
            </w:pPr>
            <w:r>
              <w:t>!==</w:t>
            </w:r>
          </w:p>
        </w:tc>
        <w:tc>
          <w:tcPr>
            <w:tcW w:w="1263" w:type="dxa"/>
          </w:tcPr>
          <w:p w14:paraId="531D5B5F" w14:textId="77777777" w:rsidR="00E80769" w:rsidRDefault="00E80769" w:rsidP="00B46C10">
            <w:pPr>
              <w:pStyle w:val="SyntaxOneOf"/>
              <w:keepNext/>
            </w:pPr>
          </w:p>
        </w:tc>
      </w:tr>
      <w:tr w:rsidR="00E80769" w:rsidRPr="00984A3F" w14:paraId="4D3B9CE6" w14:textId="77777777" w:rsidTr="00B46C10">
        <w:tc>
          <w:tcPr>
            <w:tcW w:w="1263" w:type="dxa"/>
          </w:tcPr>
          <w:p w14:paraId="4FE8F768" w14:textId="77777777" w:rsidR="00E80769" w:rsidRDefault="00E80769" w:rsidP="00B46C10">
            <w:pPr>
              <w:pStyle w:val="SyntaxOneOf"/>
              <w:keepNext/>
            </w:pPr>
            <w:r>
              <w:t>+</w:t>
            </w:r>
          </w:p>
        </w:tc>
        <w:tc>
          <w:tcPr>
            <w:tcW w:w="1263" w:type="dxa"/>
          </w:tcPr>
          <w:p w14:paraId="376822C1" w14:textId="77777777" w:rsidR="00E80769" w:rsidRDefault="00E80769" w:rsidP="00B46C10">
            <w:pPr>
              <w:pStyle w:val="SyntaxOneOf"/>
              <w:keepNext/>
            </w:pPr>
            <w:r>
              <w:t>-</w:t>
            </w:r>
          </w:p>
        </w:tc>
        <w:tc>
          <w:tcPr>
            <w:tcW w:w="1263" w:type="dxa"/>
          </w:tcPr>
          <w:p w14:paraId="310A1504" w14:textId="77777777" w:rsidR="00E80769" w:rsidRDefault="00E80769" w:rsidP="00B46C10">
            <w:pPr>
              <w:pStyle w:val="SyntaxOneOf"/>
              <w:keepNext/>
            </w:pPr>
            <w:r>
              <w:t>*</w:t>
            </w:r>
          </w:p>
        </w:tc>
        <w:tc>
          <w:tcPr>
            <w:tcW w:w="1263" w:type="dxa"/>
          </w:tcPr>
          <w:p w14:paraId="6AD4F831" w14:textId="77777777" w:rsidR="00E80769" w:rsidRDefault="00E80769" w:rsidP="00B46C10">
            <w:pPr>
              <w:pStyle w:val="SyntaxOneOf"/>
              <w:keepNext/>
            </w:pPr>
            <w:r>
              <w:t>%</w:t>
            </w:r>
          </w:p>
        </w:tc>
        <w:tc>
          <w:tcPr>
            <w:tcW w:w="1263" w:type="dxa"/>
          </w:tcPr>
          <w:p w14:paraId="0742636B" w14:textId="77777777" w:rsidR="00E80769" w:rsidRDefault="00E80769" w:rsidP="00B46C10">
            <w:pPr>
              <w:pStyle w:val="SyntaxOneOf"/>
              <w:keepNext/>
            </w:pPr>
            <w:r>
              <w:t>++</w:t>
            </w:r>
          </w:p>
        </w:tc>
        <w:tc>
          <w:tcPr>
            <w:tcW w:w="1263" w:type="dxa"/>
          </w:tcPr>
          <w:p w14:paraId="18ECBDD7" w14:textId="77777777" w:rsidR="00E80769" w:rsidRDefault="00E80769" w:rsidP="00B46C10">
            <w:pPr>
              <w:pStyle w:val="SyntaxOneOf"/>
              <w:keepNext/>
            </w:pPr>
            <w:r>
              <w:t>--</w:t>
            </w:r>
          </w:p>
        </w:tc>
      </w:tr>
      <w:tr w:rsidR="00E80769" w:rsidRPr="00984A3F" w14:paraId="40B98F9C" w14:textId="77777777" w:rsidTr="00B46C10">
        <w:tc>
          <w:tcPr>
            <w:tcW w:w="1263" w:type="dxa"/>
          </w:tcPr>
          <w:p w14:paraId="02FEFB73" w14:textId="77777777" w:rsidR="00E80769" w:rsidRDefault="00E80769" w:rsidP="00B46C10">
            <w:pPr>
              <w:pStyle w:val="SyntaxOneOf"/>
              <w:keepNext/>
            </w:pPr>
            <w:r>
              <w:t>&lt;&lt;</w:t>
            </w:r>
          </w:p>
        </w:tc>
        <w:tc>
          <w:tcPr>
            <w:tcW w:w="1263" w:type="dxa"/>
          </w:tcPr>
          <w:p w14:paraId="0B0120BB" w14:textId="77777777" w:rsidR="00E80769" w:rsidRDefault="00E80769" w:rsidP="00B46C10">
            <w:pPr>
              <w:pStyle w:val="SyntaxOneOf"/>
              <w:keepNext/>
            </w:pPr>
            <w:r>
              <w:t>&gt;&gt;</w:t>
            </w:r>
          </w:p>
        </w:tc>
        <w:tc>
          <w:tcPr>
            <w:tcW w:w="1263" w:type="dxa"/>
          </w:tcPr>
          <w:p w14:paraId="45515105" w14:textId="77777777" w:rsidR="00E80769" w:rsidRDefault="00E80769" w:rsidP="00B46C10">
            <w:pPr>
              <w:pStyle w:val="SyntaxOneOf"/>
              <w:keepNext/>
            </w:pPr>
            <w:r>
              <w:t>&gt;&gt;&gt;</w:t>
            </w:r>
          </w:p>
        </w:tc>
        <w:tc>
          <w:tcPr>
            <w:tcW w:w="1263" w:type="dxa"/>
          </w:tcPr>
          <w:p w14:paraId="5B9E084B" w14:textId="77777777" w:rsidR="00E80769" w:rsidRDefault="00E80769" w:rsidP="00B46C10">
            <w:pPr>
              <w:pStyle w:val="SyntaxOneOf"/>
              <w:keepNext/>
            </w:pPr>
            <w:r>
              <w:t>&amp;</w:t>
            </w:r>
          </w:p>
        </w:tc>
        <w:tc>
          <w:tcPr>
            <w:tcW w:w="1263" w:type="dxa"/>
          </w:tcPr>
          <w:p w14:paraId="58B10DD8" w14:textId="77777777" w:rsidR="00E80769" w:rsidRDefault="00E80769" w:rsidP="00B46C10">
            <w:pPr>
              <w:pStyle w:val="SyntaxOneOf"/>
              <w:keepNext/>
            </w:pPr>
            <w:r>
              <w:t>|</w:t>
            </w:r>
          </w:p>
        </w:tc>
        <w:tc>
          <w:tcPr>
            <w:tcW w:w="1263" w:type="dxa"/>
          </w:tcPr>
          <w:p w14:paraId="1B6D0730" w14:textId="77777777" w:rsidR="00E80769" w:rsidRDefault="00E80769" w:rsidP="00B46C10">
            <w:pPr>
              <w:pStyle w:val="SyntaxOneOf"/>
              <w:keepNext/>
            </w:pPr>
            <w:r>
              <w:t>^</w:t>
            </w:r>
          </w:p>
        </w:tc>
      </w:tr>
      <w:tr w:rsidR="00E80769" w:rsidRPr="00984A3F" w14:paraId="58964C13" w14:textId="77777777" w:rsidTr="00B46C10">
        <w:tc>
          <w:tcPr>
            <w:tcW w:w="1263" w:type="dxa"/>
          </w:tcPr>
          <w:p w14:paraId="29C71EFA" w14:textId="77777777" w:rsidR="00E80769" w:rsidRDefault="00E80769" w:rsidP="00B46C10">
            <w:pPr>
              <w:pStyle w:val="SyntaxOneOf"/>
              <w:keepNext/>
            </w:pPr>
            <w:r>
              <w:t>!</w:t>
            </w:r>
          </w:p>
        </w:tc>
        <w:tc>
          <w:tcPr>
            <w:tcW w:w="1263" w:type="dxa"/>
          </w:tcPr>
          <w:p w14:paraId="56FC255A" w14:textId="77777777" w:rsidR="00E80769" w:rsidRDefault="00E80769" w:rsidP="00B46C10">
            <w:pPr>
              <w:pStyle w:val="SyntaxOneOf"/>
              <w:keepNext/>
            </w:pPr>
            <w:r>
              <w:t>~</w:t>
            </w:r>
          </w:p>
        </w:tc>
        <w:tc>
          <w:tcPr>
            <w:tcW w:w="1263" w:type="dxa"/>
          </w:tcPr>
          <w:p w14:paraId="2231C0F1" w14:textId="77777777" w:rsidR="00E80769" w:rsidRDefault="00E80769" w:rsidP="00B46C10">
            <w:pPr>
              <w:pStyle w:val="SyntaxOneOf"/>
              <w:keepNext/>
            </w:pPr>
            <w:r>
              <w:t>&amp;&amp;</w:t>
            </w:r>
          </w:p>
        </w:tc>
        <w:tc>
          <w:tcPr>
            <w:tcW w:w="1263" w:type="dxa"/>
          </w:tcPr>
          <w:p w14:paraId="69C3AFD2" w14:textId="77777777" w:rsidR="00E80769" w:rsidRDefault="00E80769" w:rsidP="00B46C10">
            <w:pPr>
              <w:pStyle w:val="SyntaxOneOf"/>
              <w:keepNext/>
            </w:pPr>
            <w:r>
              <w:t>||</w:t>
            </w:r>
          </w:p>
        </w:tc>
        <w:tc>
          <w:tcPr>
            <w:tcW w:w="1263" w:type="dxa"/>
          </w:tcPr>
          <w:p w14:paraId="133CF611" w14:textId="77777777" w:rsidR="00E80769" w:rsidRDefault="00E80769" w:rsidP="00B46C10">
            <w:pPr>
              <w:pStyle w:val="SyntaxOneOf"/>
              <w:keepNext/>
            </w:pPr>
            <w:r>
              <w:t>?</w:t>
            </w:r>
          </w:p>
        </w:tc>
        <w:tc>
          <w:tcPr>
            <w:tcW w:w="1263" w:type="dxa"/>
          </w:tcPr>
          <w:p w14:paraId="24B8976F" w14:textId="77777777" w:rsidR="00E80769" w:rsidRDefault="00E80769" w:rsidP="00B46C10">
            <w:pPr>
              <w:pStyle w:val="SyntaxOneOf"/>
              <w:keepNext/>
            </w:pPr>
            <w:r>
              <w:t>:</w:t>
            </w:r>
          </w:p>
        </w:tc>
      </w:tr>
      <w:tr w:rsidR="00E80769" w:rsidRPr="00984A3F" w14:paraId="5B61BB1F" w14:textId="77777777" w:rsidTr="00B46C10">
        <w:tc>
          <w:tcPr>
            <w:tcW w:w="1263" w:type="dxa"/>
          </w:tcPr>
          <w:p w14:paraId="18F14B13" w14:textId="77777777" w:rsidR="00E80769" w:rsidRDefault="00E80769" w:rsidP="00B46C10">
            <w:pPr>
              <w:pStyle w:val="SyntaxOneOf"/>
              <w:keepNext/>
            </w:pPr>
            <w:r>
              <w:t>=</w:t>
            </w:r>
          </w:p>
        </w:tc>
        <w:tc>
          <w:tcPr>
            <w:tcW w:w="1263" w:type="dxa"/>
          </w:tcPr>
          <w:p w14:paraId="7BD9C707" w14:textId="77777777" w:rsidR="00E80769" w:rsidRDefault="00E80769" w:rsidP="00B46C10">
            <w:pPr>
              <w:pStyle w:val="SyntaxOneOf"/>
              <w:keepNext/>
            </w:pPr>
            <w:r>
              <w:t>+=</w:t>
            </w:r>
          </w:p>
        </w:tc>
        <w:tc>
          <w:tcPr>
            <w:tcW w:w="1263" w:type="dxa"/>
          </w:tcPr>
          <w:p w14:paraId="6CB56169" w14:textId="77777777" w:rsidR="00E80769" w:rsidRDefault="00E80769" w:rsidP="00B46C10">
            <w:pPr>
              <w:pStyle w:val="SyntaxOneOf"/>
              <w:keepNext/>
            </w:pPr>
            <w:r>
              <w:t>-=</w:t>
            </w:r>
          </w:p>
        </w:tc>
        <w:tc>
          <w:tcPr>
            <w:tcW w:w="1263" w:type="dxa"/>
          </w:tcPr>
          <w:p w14:paraId="0566DB61" w14:textId="77777777" w:rsidR="00E80769" w:rsidRDefault="00E80769" w:rsidP="00B46C10">
            <w:pPr>
              <w:pStyle w:val="SyntaxOneOf"/>
              <w:keepNext/>
            </w:pPr>
            <w:r>
              <w:t>*=</w:t>
            </w:r>
          </w:p>
        </w:tc>
        <w:tc>
          <w:tcPr>
            <w:tcW w:w="1263" w:type="dxa"/>
          </w:tcPr>
          <w:p w14:paraId="55FAD0CF" w14:textId="77777777" w:rsidR="00E80769" w:rsidRDefault="00E80769" w:rsidP="00B46C10">
            <w:pPr>
              <w:pStyle w:val="SyntaxOneOf"/>
              <w:keepNext/>
            </w:pPr>
            <w:r>
              <w:t>%=</w:t>
            </w:r>
          </w:p>
        </w:tc>
        <w:tc>
          <w:tcPr>
            <w:tcW w:w="1263" w:type="dxa"/>
          </w:tcPr>
          <w:p w14:paraId="1229745C" w14:textId="77777777" w:rsidR="00E80769" w:rsidRDefault="00E80769" w:rsidP="00B46C10">
            <w:pPr>
              <w:pStyle w:val="SyntaxOneOf"/>
              <w:keepNext/>
            </w:pPr>
            <w:r>
              <w:t>&lt;&lt;=</w:t>
            </w:r>
          </w:p>
        </w:tc>
      </w:tr>
      <w:tr w:rsidR="00E80769" w:rsidRPr="00984A3F" w14:paraId="68A065C3" w14:textId="77777777" w:rsidTr="00B46C10">
        <w:tc>
          <w:tcPr>
            <w:tcW w:w="1263" w:type="dxa"/>
          </w:tcPr>
          <w:p w14:paraId="4F547BF6" w14:textId="77777777" w:rsidR="00E80769" w:rsidRDefault="00E80769" w:rsidP="00B46C10">
            <w:pPr>
              <w:pStyle w:val="SyntaxOneOf"/>
            </w:pPr>
            <w:r>
              <w:t>&gt;&gt;=</w:t>
            </w:r>
          </w:p>
        </w:tc>
        <w:tc>
          <w:tcPr>
            <w:tcW w:w="1263" w:type="dxa"/>
          </w:tcPr>
          <w:p w14:paraId="77247530" w14:textId="77777777" w:rsidR="00E80769" w:rsidRDefault="00E80769" w:rsidP="00B46C10">
            <w:pPr>
              <w:pStyle w:val="SyntaxOneOf"/>
            </w:pPr>
            <w:r>
              <w:t>&gt;&gt;&gt;=</w:t>
            </w:r>
          </w:p>
        </w:tc>
        <w:tc>
          <w:tcPr>
            <w:tcW w:w="1263" w:type="dxa"/>
          </w:tcPr>
          <w:p w14:paraId="4CB0B70F" w14:textId="77777777" w:rsidR="00E80769" w:rsidRDefault="00E80769" w:rsidP="00B46C10">
            <w:pPr>
              <w:pStyle w:val="SyntaxOneOf"/>
            </w:pPr>
            <w:r>
              <w:t>&amp;=</w:t>
            </w:r>
          </w:p>
        </w:tc>
        <w:tc>
          <w:tcPr>
            <w:tcW w:w="1263" w:type="dxa"/>
          </w:tcPr>
          <w:p w14:paraId="326BA7C5" w14:textId="77777777" w:rsidR="00E80769" w:rsidRDefault="00E80769" w:rsidP="00B46C10">
            <w:pPr>
              <w:pStyle w:val="SyntaxOneOf"/>
            </w:pPr>
            <w:r>
              <w:t>|=</w:t>
            </w:r>
          </w:p>
        </w:tc>
        <w:tc>
          <w:tcPr>
            <w:tcW w:w="1263" w:type="dxa"/>
          </w:tcPr>
          <w:p w14:paraId="67100AEE" w14:textId="77777777" w:rsidR="00E80769" w:rsidRDefault="00E80769" w:rsidP="00B46C10">
            <w:pPr>
              <w:pStyle w:val="SyntaxOneOf"/>
            </w:pPr>
            <w:r>
              <w:t>^=</w:t>
            </w:r>
          </w:p>
        </w:tc>
        <w:tc>
          <w:tcPr>
            <w:tcW w:w="1263" w:type="dxa"/>
          </w:tcPr>
          <w:p w14:paraId="6D80288C" w14:textId="77777777" w:rsidR="00E80769" w:rsidRDefault="00E80769" w:rsidP="00B46C10">
            <w:pPr>
              <w:pStyle w:val="SyntaxOneOf"/>
            </w:pPr>
          </w:p>
        </w:tc>
      </w:tr>
    </w:tbl>
    <w:p w14:paraId="6C6CE10C" w14:textId="77777777" w:rsidR="00E80769" w:rsidRDefault="00E80769" w:rsidP="00E80769">
      <w:pPr>
        <w:pStyle w:val="M0"/>
        <w:spacing w:after="0"/>
        <w:rPr>
          <w:sz w:val="16"/>
        </w:rPr>
      </w:pPr>
    </w:p>
    <w:p w14:paraId="28028930" w14:textId="77777777" w:rsidR="00E80769" w:rsidRPr="004563B8" w:rsidRDefault="00E80769" w:rsidP="00E80769">
      <w:pPr>
        <w:pStyle w:val="SyntaxRule"/>
      </w:pPr>
    </w:p>
    <w:p w14:paraId="0455CBC9" w14:textId="77777777" w:rsidR="00E80769" w:rsidRPr="00D00D4A" w:rsidRDefault="00E80769" w:rsidP="00E80769">
      <w:pPr>
        <w:pStyle w:val="SyntaxRule"/>
        <w:rPr>
          <w:b/>
        </w:rPr>
      </w:pPr>
      <w:r w:rsidRPr="004563B8">
        <w:t xml:space="preserve">DivPunctuator </w:t>
      </w:r>
      <w:r w:rsidRPr="007A29B2">
        <w:rPr>
          <w:rFonts w:ascii="Arial" w:hAnsi="Arial" w:cs="Arial"/>
          <w:b/>
          <w:i w:val="0"/>
        </w:rPr>
        <w:t>::</w:t>
      </w:r>
      <w:r w:rsidRPr="007A29B2">
        <w:rPr>
          <w:rFonts w:ascii="Arial" w:hAnsi="Arial" w:cs="Arial"/>
          <w:i w:val="0"/>
        </w:rPr>
        <w:t xml:space="preserve"> </w:t>
      </w:r>
      <w:r w:rsidRPr="007A29B2">
        <w:rPr>
          <w:rFonts w:ascii="Arial" w:hAnsi="Arial" w:cs="Arial"/>
          <w:b/>
          <w:i w:val="0"/>
        </w:rPr>
        <w:t>one of</w:t>
      </w:r>
      <w:r w:rsidRPr="00D00D4A">
        <w:tab/>
      </w:r>
      <w:r w:rsidRPr="007A29B2">
        <w:rPr>
          <w:rFonts w:ascii="Arial" w:hAnsi="Arial"/>
        </w:rPr>
        <w:t>See 7.7</w:t>
      </w:r>
    </w:p>
    <w:tbl>
      <w:tblPr>
        <w:tblW w:w="0" w:type="auto"/>
        <w:tblInd w:w="576" w:type="dxa"/>
        <w:tblLayout w:type="fixed"/>
        <w:tblLook w:val="0000" w:firstRow="0" w:lastRow="0" w:firstColumn="0" w:lastColumn="0" w:noHBand="0" w:noVBand="0"/>
      </w:tblPr>
      <w:tblGrid>
        <w:gridCol w:w="1422"/>
        <w:gridCol w:w="1104"/>
        <w:gridCol w:w="1263"/>
        <w:gridCol w:w="1263"/>
        <w:gridCol w:w="1263"/>
        <w:gridCol w:w="1263"/>
      </w:tblGrid>
      <w:tr w:rsidR="00E80769" w:rsidRPr="00984A3F" w14:paraId="1B196496" w14:textId="77777777" w:rsidTr="00B46C10">
        <w:tc>
          <w:tcPr>
            <w:tcW w:w="1422" w:type="dxa"/>
          </w:tcPr>
          <w:p w14:paraId="6A778D39" w14:textId="77777777" w:rsidR="00E80769" w:rsidRDefault="00E80769" w:rsidP="00B46C10">
            <w:pPr>
              <w:pStyle w:val="SyntaxOneOf"/>
            </w:pPr>
            <w:r>
              <w:t>/</w:t>
            </w:r>
          </w:p>
        </w:tc>
        <w:tc>
          <w:tcPr>
            <w:tcW w:w="1104" w:type="dxa"/>
          </w:tcPr>
          <w:p w14:paraId="0771AE2F" w14:textId="77777777" w:rsidR="00E80769" w:rsidRDefault="00E80769" w:rsidP="00B46C10">
            <w:pPr>
              <w:pStyle w:val="SyntaxOneOf"/>
              <w:jc w:val="left"/>
            </w:pPr>
            <w:r>
              <w:t>/=</w:t>
            </w:r>
          </w:p>
        </w:tc>
        <w:tc>
          <w:tcPr>
            <w:tcW w:w="1263" w:type="dxa"/>
          </w:tcPr>
          <w:p w14:paraId="2F33F8D2" w14:textId="77777777" w:rsidR="00E80769" w:rsidRDefault="00E80769" w:rsidP="00B46C10">
            <w:pPr>
              <w:pStyle w:val="SyntaxOneOf"/>
            </w:pPr>
          </w:p>
        </w:tc>
        <w:tc>
          <w:tcPr>
            <w:tcW w:w="1263" w:type="dxa"/>
          </w:tcPr>
          <w:p w14:paraId="77DD6F85" w14:textId="77777777" w:rsidR="00E80769" w:rsidRDefault="00E80769" w:rsidP="00B46C10">
            <w:pPr>
              <w:pStyle w:val="SyntaxOneOf"/>
            </w:pPr>
          </w:p>
        </w:tc>
        <w:tc>
          <w:tcPr>
            <w:tcW w:w="1263" w:type="dxa"/>
          </w:tcPr>
          <w:p w14:paraId="050C3C5A" w14:textId="77777777" w:rsidR="00E80769" w:rsidRDefault="00E80769" w:rsidP="00B46C10">
            <w:pPr>
              <w:pStyle w:val="SyntaxOneOf"/>
            </w:pPr>
          </w:p>
        </w:tc>
        <w:tc>
          <w:tcPr>
            <w:tcW w:w="1263" w:type="dxa"/>
          </w:tcPr>
          <w:p w14:paraId="41740610" w14:textId="77777777" w:rsidR="00E80769" w:rsidRDefault="00E80769" w:rsidP="00B46C10">
            <w:pPr>
              <w:pStyle w:val="SyntaxOneOf"/>
            </w:pPr>
          </w:p>
        </w:tc>
      </w:tr>
    </w:tbl>
    <w:p w14:paraId="3834A0FD" w14:textId="77777777" w:rsidR="00E80769" w:rsidRPr="004563B8" w:rsidRDefault="00E80769" w:rsidP="00E80769">
      <w:pPr>
        <w:pStyle w:val="SyntaxRule"/>
      </w:pPr>
    </w:p>
    <w:p w14:paraId="5610E339" w14:textId="77777777" w:rsidR="00E80769" w:rsidRPr="00D00D4A" w:rsidRDefault="00E80769" w:rsidP="00E80769">
      <w:pPr>
        <w:pStyle w:val="SyntaxRule"/>
      </w:pPr>
      <w:r w:rsidRPr="004563B8">
        <w:t xml:space="preserve">Literal </w:t>
      </w:r>
      <w:r w:rsidRPr="007A29B2">
        <w:rPr>
          <w:rFonts w:ascii="Arial" w:hAnsi="Arial" w:cs="Arial"/>
          <w:b/>
          <w:i w:val="0"/>
        </w:rPr>
        <w:t>::</w:t>
      </w:r>
      <w:r w:rsidRPr="00D00D4A">
        <w:tab/>
      </w:r>
      <w:r w:rsidRPr="007A29B2">
        <w:rPr>
          <w:rFonts w:ascii="Arial" w:hAnsi="Arial"/>
        </w:rPr>
        <w:t>See 7.8</w:t>
      </w:r>
    </w:p>
    <w:p w14:paraId="60E9EF53" w14:textId="77777777" w:rsidR="00E80769" w:rsidRPr="004563B8" w:rsidRDefault="00E80769" w:rsidP="00E80769">
      <w:pPr>
        <w:pStyle w:val="SyntaxDefinition"/>
      </w:pPr>
      <w:r w:rsidRPr="004563B8">
        <w:t>NullLiteral</w:t>
      </w:r>
      <w:r w:rsidRPr="004563B8">
        <w:br/>
        <w:t>BooleanLiteral</w:t>
      </w:r>
      <w:r w:rsidRPr="004563B8">
        <w:br/>
        <w:t>NumericLiteral</w:t>
      </w:r>
      <w:r w:rsidRPr="004563B8">
        <w:br/>
        <w:t>StringLiteral</w:t>
      </w:r>
      <w:r>
        <w:br/>
        <w:t>RegularExpressionLiteral</w:t>
      </w:r>
    </w:p>
    <w:p w14:paraId="098F3965" w14:textId="77777777" w:rsidR="00E80769" w:rsidRDefault="00E80769" w:rsidP="00E80769">
      <w:pPr>
        <w:pStyle w:val="M0"/>
        <w:spacing w:after="0"/>
        <w:rPr>
          <w:sz w:val="16"/>
        </w:rPr>
      </w:pPr>
    </w:p>
    <w:p w14:paraId="56997CEE" w14:textId="77777777" w:rsidR="00E80769" w:rsidRPr="007A29B2" w:rsidRDefault="00E80769" w:rsidP="00E80769">
      <w:pPr>
        <w:pStyle w:val="SyntaxRule"/>
        <w:rPr>
          <w:rFonts w:ascii="Arial" w:hAnsi="Arial"/>
        </w:rPr>
      </w:pPr>
      <w:r w:rsidRPr="004563B8">
        <w:t xml:space="preserve">NullLiteral </w:t>
      </w:r>
      <w:r w:rsidRPr="007A29B2">
        <w:rPr>
          <w:rFonts w:ascii="Arial" w:hAnsi="Arial" w:cs="Arial"/>
          <w:b/>
          <w:i w:val="0"/>
        </w:rPr>
        <w:t>::</w:t>
      </w:r>
      <w:r w:rsidRPr="00D00D4A">
        <w:tab/>
      </w:r>
      <w:r w:rsidRPr="007A29B2">
        <w:rPr>
          <w:rFonts w:ascii="Arial" w:hAnsi="Arial"/>
        </w:rPr>
        <w:t>See 7.8.1</w:t>
      </w:r>
    </w:p>
    <w:p w14:paraId="595A9ADD" w14:textId="77777777" w:rsidR="00E80769" w:rsidRPr="00B470C7" w:rsidRDefault="00E80769" w:rsidP="00E80769">
      <w:pPr>
        <w:pStyle w:val="SyntaxDefinition"/>
        <w:rPr>
          <w:rFonts w:ascii="Courier New" w:hAnsi="Courier New" w:cs="Courier New"/>
          <w:b/>
          <w:i w:val="0"/>
        </w:rPr>
      </w:pPr>
      <w:r w:rsidRPr="00B470C7">
        <w:rPr>
          <w:rFonts w:ascii="Courier New" w:hAnsi="Courier New" w:cs="Courier New"/>
          <w:b/>
          <w:i w:val="0"/>
        </w:rPr>
        <w:t>null</w:t>
      </w:r>
    </w:p>
    <w:p w14:paraId="03F3F96A" w14:textId="77777777" w:rsidR="00E80769" w:rsidRDefault="00E80769" w:rsidP="00E80769">
      <w:pPr>
        <w:pStyle w:val="M0"/>
        <w:spacing w:after="0"/>
        <w:rPr>
          <w:sz w:val="16"/>
        </w:rPr>
      </w:pPr>
    </w:p>
    <w:p w14:paraId="41B404EA" w14:textId="77777777" w:rsidR="00E80769" w:rsidRPr="00D00D4A" w:rsidRDefault="00E80769" w:rsidP="00E80769">
      <w:pPr>
        <w:pStyle w:val="SyntaxRule"/>
        <w:rPr>
          <w:rFonts w:ascii="Arial" w:hAnsi="Arial"/>
        </w:rPr>
      </w:pPr>
      <w:r w:rsidRPr="004563B8">
        <w:t xml:space="preserve">BooleanLiteral </w:t>
      </w:r>
      <w:r w:rsidRPr="006D03FA">
        <w:rPr>
          <w:rFonts w:ascii="Arial" w:hAnsi="Arial"/>
          <w:b/>
          <w:i w:val="0"/>
        </w:rPr>
        <w:t>::</w:t>
      </w:r>
      <w:r w:rsidRPr="00D00D4A">
        <w:rPr>
          <w:rFonts w:ascii="Arial" w:hAnsi="Arial"/>
        </w:rPr>
        <w:tab/>
        <w:t>See 7.8.2</w:t>
      </w:r>
    </w:p>
    <w:p w14:paraId="322D61B2" w14:textId="77777777" w:rsidR="00E80769" w:rsidRPr="00B470C7" w:rsidRDefault="00E80769" w:rsidP="00E80769">
      <w:pPr>
        <w:pStyle w:val="SyntaxDefinition"/>
        <w:rPr>
          <w:rFonts w:ascii="Courier New" w:hAnsi="Courier New" w:cs="Courier New"/>
          <w:b/>
          <w:i w:val="0"/>
        </w:rPr>
      </w:pPr>
      <w:r w:rsidRPr="00B470C7">
        <w:rPr>
          <w:rFonts w:ascii="Courier New" w:hAnsi="Courier New" w:cs="Courier New"/>
          <w:b/>
          <w:i w:val="0"/>
        </w:rPr>
        <w:t>true</w:t>
      </w:r>
      <w:r w:rsidRPr="00B470C7">
        <w:rPr>
          <w:rFonts w:ascii="Courier New" w:hAnsi="Courier New" w:cs="Courier New"/>
          <w:b/>
          <w:i w:val="0"/>
        </w:rPr>
        <w:br/>
        <w:t>false</w:t>
      </w:r>
    </w:p>
    <w:p w14:paraId="1209B798" w14:textId="77777777" w:rsidR="00E80769" w:rsidRDefault="00E80769" w:rsidP="00E80769">
      <w:pPr>
        <w:pStyle w:val="M0"/>
        <w:spacing w:after="0"/>
        <w:rPr>
          <w:sz w:val="16"/>
        </w:rPr>
      </w:pPr>
    </w:p>
    <w:p w14:paraId="19D4F21A" w14:textId="77777777" w:rsidR="00E80769" w:rsidRPr="00D00D4A" w:rsidRDefault="00E80769" w:rsidP="00E80769">
      <w:pPr>
        <w:pStyle w:val="SyntaxRule"/>
        <w:rPr>
          <w:rFonts w:ascii="Arial" w:hAnsi="Arial"/>
        </w:rPr>
      </w:pPr>
      <w:r w:rsidRPr="00C63A9A">
        <w:rPr>
          <w:rStyle w:val="bnf"/>
          <w:i/>
        </w:rPr>
        <w:t>NumericLiteral</w:t>
      </w:r>
      <w:r w:rsidRPr="00D00D4A">
        <w:rPr>
          <w:rFonts w:ascii="Arial" w:hAnsi="Arial"/>
        </w:rPr>
        <w:t xml:space="preserve"> </w:t>
      </w:r>
      <w:r w:rsidRPr="006D03FA">
        <w:rPr>
          <w:rFonts w:ascii="Arial" w:hAnsi="Arial"/>
          <w:b/>
          <w:i w:val="0"/>
        </w:rPr>
        <w:t>::</w:t>
      </w:r>
      <w:r w:rsidRPr="00D00D4A">
        <w:rPr>
          <w:rFonts w:ascii="Arial" w:hAnsi="Arial"/>
        </w:rPr>
        <w:tab/>
        <w:t>See 7.8.3</w:t>
      </w:r>
    </w:p>
    <w:p w14:paraId="1958858C" w14:textId="77777777" w:rsidR="00E80769" w:rsidRPr="004563B8" w:rsidRDefault="00E80769" w:rsidP="00E80769">
      <w:pPr>
        <w:pStyle w:val="SyntaxDefinition"/>
      </w:pPr>
      <w:r w:rsidRPr="004563B8">
        <w:t>DecimalLiteral</w:t>
      </w:r>
      <w:r w:rsidRPr="004563B8">
        <w:br/>
        <w:t>HexIntegerLiteral</w:t>
      </w:r>
    </w:p>
    <w:p w14:paraId="740804E1" w14:textId="77777777" w:rsidR="00E80769" w:rsidRDefault="00E80769" w:rsidP="00E80769">
      <w:pPr>
        <w:pStyle w:val="M0"/>
        <w:spacing w:after="0"/>
        <w:rPr>
          <w:sz w:val="16"/>
        </w:rPr>
      </w:pPr>
    </w:p>
    <w:p w14:paraId="72B00E57" w14:textId="77777777" w:rsidR="00E80769" w:rsidRPr="00D00D4A" w:rsidRDefault="00E80769" w:rsidP="00E80769">
      <w:pPr>
        <w:pStyle w:val="SyntaxRule"/>
        <w:rPr>
          <w:rFonts w:ascii="Arial" w:hAnsi="Arial"/>
        </w:rPr>
      </w:pPr>
      <w:r w:rsidRPr="004563B8">
        <w:t xml:space="preserve">DecimalLiteral </w:t>
      </w:r>
      <w:r w:rsidRPr="006D03FA">
        <w:rPr>
          <w:rFonts w:ascii="Arial" w:hAnsi="Arial"/>
          <w:b/>
          <w:i w:val="0"/>
        </w:rPr>
        <w:t>::</w:t>
      </w:r>
      <w:r w:rsidRPr="00D00D4A">
        <w:rPr>
          <w:rFonts w:ascii="Arial" w:hAnsi="Arial"/>
        </w:rPr>
        <w:tab/>
        <w:t>See 7.8.3</w:t>
      </w:r>
    </w:p>
    <w:p w14:paraId="6723214E" w14:textId="77777777" w:rsidR="00E80769" w:rsidRPr="004563B8" w:rsidRDefault="00E80769" w:rsidP="00E80769">
      <w:pPr>
        <w:pStyle w:val="SyntaxDefinition"/>
      </w:pPr>
      <w:r w:rsidRPr="004563B8">
        <w:t xml:space="preserve">DecimalIntegerLiteral </w:t>
      </w:r>
      <w:r w:rsidRPr="004431E2">
        <w:rPr>
          <w:rFonts w:ascii="Courier New" w:hAnsi="Courier New"/>
          <w:b/>
          <w:i w:val="0"/>
        </w:rPr>
        <w:t>.</w:t>
      </w:r>
      <w:r w:rsidRPr="004563B8">
        <w:t xml:space="preserve"> DecimalDigits</w:t>
      </w:r>
      <w:r w:rsidRPr="005E74B3">
        <w:rPr>
          <w:rFonts w:ascii="Arial" w:hAnsi="Arial"/>
          <w:i w:val="0"/>
          <w:vertAlign w:val="subscript"/>
        </w:rPr>
        <w:t>opt</w:t>
      </w:r>
      <w:r w:rsidRPr="004563B8">
        <w:rPr>
          <w:vertAlign w:val="subscript"/>
        </w:rPr>
        <w:t xml:space="preserve"> </w:t>
      </w:r>
      <w:r w:rsidRPr="004563B8">
        <w:t>ExponentPart</w:t>
      </w:r>
      <w:r w:rsidRPr="005E74B3">
        <w:rPr>
          <w:rFonts w:ascii="Arial" w:hAnsi="Arial"/>
          <w:i w:val="0"/>
          <w:vertAlign w:val="subscript"/>
        </w:rPr>
        <w:t>opt</w:t>
      </w:r>
      <w:r w:rsidRPr="004563B8">
        <w:br/>
      </w:r>
      <w:r w:rsidRPr="004431E2">
        <w:rPr>
          <w:rFonts w:ascii="Courier New" w:hAnsi="Courier New"/>
          <w:b/>
          <w:i w:val="0"/>
        </w:rPr>
        <w:t>.</w:t>
      </w:r>
      <w:r w:rsidRPr="004563B8">
        <w:t xml:space="preserve"> DecimalDigits ExponentPart</w:t>
      </w:r>
      <w:r w:rsidRPr="005E74B3">
        <w:rPr>
          <w:rFonts w:ascii="Arial" w:hAnsi="Arial"/>
          <w:i w:val="0"/>
          <w:vertAlign w:val="subscript"/>
        </w:rPr>
        <w:t>opt</w:t>
      </w:r>
      <w:r w:rsidRPr="004563B8">
        <w:br/>
        <w:t>DecimalIntegerLiteral ExponentPart</w:t>
      </w:r>
      <w:r w:rsidRPr="005E74B3">
        <w:rPr>
          <w:rFonts w:ascii="Arial" w:hAnsi="Arial"/>
          <w:i w:val="0"/>
          <w:vertAlign w:val="subscript"/>
        </w:rPr>
        <w:t>opt</w:t>
      </w:r>
    </w:p>
    <w:p w14:paraId="49C1975C" w14:textId="77777777" w:rsidR="00E80769" w:rsidRDefault="00E80769" w:rsidP="00E80769">
      <w:pPr>
        <w:pStyle w:val="M0"/>
        <w:spacing w:after="0"/>
        <w:rPr>
          <w:sz w:val="16"/>
        </w:rPr>
      </w:pPr>
    </w:p>
    <w:p w14:paraId="22D87F16" w14:textId="77777777" w:rsidR="00E80769" w:rsidRPr="00D00D4A" w:rsidRDefault="00E80769" w:rsidP="00E80769">
      <w:pPr>
        <w:pStyle w:val="SyntaxRule"/>
        <w:rPr>
          <w:rFonts w:ascii="Arial" w:hAnsi="Arial"/>
        </w:rPr>
      </w:pPr>
      <w:r w:rsidRPr="004563B8">
        <w:t xml:space="preserve">DecimalIntegerLiteral </w:t>
      </w:r>
      <w:r w:rsidRPr="006D03FA">
        <w:rPr>
          <w:rFonts w:ascii="Arial" w:hAnsi="Arial"/>
          <w:b/>
          <w:i w:val="0"/>
        </w:rPr>
        <w:t>::</w:t>
      </w:r>
      <w:r w:rsidRPr="00D00D4A">
        <w:rPr>
          <w:rFonts w:ascii="Arial" w:hAnsi="Arial"/>
        </w:rPr>
        <w:tab/>
        <w:t>See 7.8.3</w:t>
      </w:r>
    </w:p>
    <w:p w14:paraId="66904096" w14:textId="77777777" w:rsidR="00E80769" w:rsidRPr="004563B8" w:rsidRDefault="00E80769" w:rsidP="00E80769">
      <w:pPr>
        <w:pStyle w:val="SyntaxDefinition"/>
        <w:rPr>
          <w:vertAlign w:val="subscript"/>
        </w:rPr>
      </w:pPr>
      <w:r w:rsidRPr="004431E2">
        <w:rPr>
          <w:rFonts w:ascii="Courier New" w:hAnsi="Courier New"/>
          <w:b/>
          <w:i w:val="0"/>
        </w:rPr>
        <w:t>0</w:t>
      </w:r>
      <w:r w:rsidRPr="004563B8">
        <w:br/>
        <w:t>NonZeroDigit DecimalDigits</w:t>
      </w:r>
      <w:r w:rsidRPr="005E74B3">
        <w:rPr>
          <w:rFonts w:ascii="Arial" w:hAnsi="Arial"/>
          <w:i w:val="0"/>
          <w:vertAlign w:val="subscript"/>
        </w:rPr>
        <w:t>opt</w:t>
      </w:r>
    </w:p>
    <w:p w14:paraId="470AB347" w14:textId="77777777" w:rsidR="00E80769" w:rsidRDefault="00E80769" w:rsidP="00E80769">
      <w:pPr>
        <w:pStyle w:val="M0"/>
        <w:spacing w:after="0"/>
        <w:rPr>
          <w:sz w:val="16"/>
        </w:rPr>
      </w:pPr>
    </w:p>
    <w:p w14:paraId="008C7D25" w14:textId="77777777" w:rsidR="00E80769" w:rsidRPr="00D00D4A" w:rsidRDefault="00E80769" w:rsidP="00E80769">
      <w:pPr>
        <w:pStyle w:val="SyntaxRule"/>
        <w:rPr>
          <w:rFonts w:ascii="Arial" w:hAnsi="Arial"/>
        </w:rPr>
      </w:pPr>
      <w:r w:rsidRPr="004563B8">
        <w:t xml:space="preserve">DecimalDigits </w:t>
      </w:r>
      <w:r w:rsidRPr="006D03FA">
        <w:rPr>
          <w:rFonts w:ascii="Arial" w:hAnsi="Arial"/>
          <w:b/>
          <w:i w:val="0"/>
        </w:rPr>
        <w:t>::</w:t>
      </w:r>
      <w:r w:rsidRPr="00D00D4A">
        <w:rPr>
          <w:rFonts w:ascii="Arial" w:hAnsi="Arial"/>
        </w:rPr>
        <w:tab/>
        <w:t>See 7.8.3</w:t>
      </w:r>
    </w:p>
    <w:p w14:paraId="28A99975" w14:textId="77777777" w:rsidR="00E80769" w:rsidRPr="004563B8" w:rsidRDefault="00E80769" w:rsidP="00E80769">
      <w:pPr>
        <w:pStyle w:val="SyntaxDefinition"/>
      </w:pPr>
      <w:r w:rsidRPr="004563B8">
        <w:t>DecimalDigit</w:t>
      </w:r>
      <w:r w:rsidRPr="004563B8">
        <w:br/>
        <w:t>DecimalDigits DecimalDigit</w:t>
      </w:r>
    </w:p>
    <w:p w14:paraId="0D70ED02" w14:textId="77777777" w:rsidR="00E80769" w:rsidRDefault="00E80769" w:rsidP="00E80769">
      <w:pPr>
        <w:pStyle w:val="M0"/>
        <w:spacing w:after="0"/>
        <w:rPr>
          <w:sz w:val="16"/>
        </w:rPr>
      </w:pPr>
    </w:p>
    <w:p w14:paraId="404119FD" w14:textId="77777777" w:rsidR="00E80769" w:rsidRPr="004563B8" w:rsidRDefault="00E80769" w:rsidP="00E80769">
      <w:pPr>
        <w:pStyle w:val="SyntaxRule"/>
      </w:pPr>
      <w:r w:rsidRPr="004563B8">
        <w:t xml:space="preserve">DecimalDigit </w:t>
      </w:r>
      <w:r w:rsidRPr="00B470C7">
        <w:rPr>
          <w:rFonts w:ascii="Arial" w:hAnsi="Arial" w:cs="Arial"/>
          <w:b/>
          <w:i w:val="0"/>
        </w:rPr>
        <w:t>::</w:t>
      </w:r>
      <w:r w:rsidRPr="00D00D4A">
        <w:rPr>
          <w:b/>
        </w:rPr>
        <w:t xml:space="preserve"> </w:t>
      </w:r>
      <w:r w:rsidRPr="00B470C7">
        <w:rPr>
          <w:rFonts w:ascii="Arial" w:hAnsi="Arial" w:cs="Arial"/>
          <w:b/>
          <w:i w:val="0"/>
        </w:rPr>
        <w:t>one of</w:t>
      </w:r>
      <w:r w:rsidRPr="00D00D4A">
        <w:tab/>
      </w:r>
      <w:r w:rsidRPr="007A29B2">
        <w:rPr>
          <w:rFonts w:ascii="Arial" w:hAnsi="Arial"/>
        </w:rPr>
        <w:t>See 7.8.3</w:t>
      </w:r>
    </w:p>
    <w:p w14:paraId="1C8EE035" w14:textId="77777777" w:rsidR="00E80769" w:rsidRPr="007A29B2" w:rsidRDefault="00E80769" w:rsidP="00E80769">
      <w:pPr>
        <w:pStyle w:val="SyntaxDefinition"/>
        <w:rPr>
          <w:rFonts w:ascii="Courier New" w:hAnsi="Courier New" w:cs="Courier New"/>
          <w:b/>
          <w:i w:val="0"/>
        </w:rPr>
      </w:pPr>
      <w:r w:rsidRPr="007A29B2">
        <w:rPr>
          <w:rFonts w:ascii="Courier New" w:hAnsi="Courier New" w:cs="Courier New"/>
          <w:b/>
          <w:i w:val="0"/>
        </w:rPr>
        <w:t>0  1  2  3  4  5  6  7  8  9</w:t>
      </w:r>
    </w:p>
    <w:p w14:paraId="303C1298" w14:textId="77777777" w:rsidR="00E80769" w:rsidRDefault="00E80769" w:rsidP="00E80769">
      <w:pPr>
        <w:pStyle w:val="M0"/>
        <w:spacing w:after="0"/>
        <w:rPr>
          <w:sz w:val="16"/>
        </w:rPr>
      </w:pPr>
    </w:p>
    <w:p w14:paraId="0BA213AF" w14:textId="77777777" w:rsidR="00E80769" w:rsidRPr="00984A3F" w:rsidRDefault="00E80769" w:rsidP="00E80769">
      <w:pPr>
        <w:pStyle w:val="SyntaxRule"/>
      </w:pPr>
      <w:r w:rsidRPr="00984A3F">
        <w:t xml:space="preserve">NonZeroDigit </w:t>
      </w:r>
      <w:r w:rsidRPr="007A29B2">
        <w:rPr>
          <w:rFonts w:ascii="Arial" w:hAnsi="Arial" w:cs="Arial"/>
          <w:b/>
          <w:i w:val="0"/>
        </w:rPr>
        <w:t>::</w:t>
      </w:r>
      <w:r w:rsidRPr="0040440B">
        <w:rPr>
          <w:rFonts w:ascii="Arial" w:hAnsi="Arial" w:cs="Arial"/>
          <w:b/>
        </w:rPr>
        <w:t xml:space="preserve"> </w:t>
      </w:r>
      <w:r w:rsidRPr="007A29B2">
        <w:rPr>
          <w:rFonts w:ascii="Arial" w:hAnsi="Arial" w:cs="Arial"/>
          <w:b/>
          <w:i w:val="0"/>
        </w:rPr>
        <w:t>one of</w:t>
      </w:r>
      <w:r w:rsidRPr="00C63A9A">
        <w:rPr>
          <w:rFonts w:ascii="Arial" w:hAnsi="Arial"/>
        </w:rPr>
        <w:t xml:space="preserve"> </w:t>
      </w:r>
      <w:r w:rsidRPr="00D00D4A">
        <w:rPr>
          <w:rFonts w:ascii="Arial" w:hAnsi="Arial"/>
        </w:rPr>
        <w:tab/>
        <w:t>See 7.8.3</w:t>
      </w:r>
    </w:p>
    <w:p w14:paraId="63D9D878" w14:textId="77777777" w:rsidR="00E80769" w:rsidRPr="0062419A" w:rsidRDefault="00E80769" w:rsidP="00E80769">
      <w:pPr>
        <w:pStyle w:val="SyntaxDefinition"/>
        <w:rPr>
          <w:rFonts w:ascii="Courier New" w:hAnsi="Courier New" w:cs="Courier New"/>
          <w:b/>
          <w:i w:val="0"/>
        </w:rPr>
      </w:pPr>
      <w:r w:rsidRPr="0062419A">
        <w:rPr>
          <w:rFonts w:ascii="Courier New" w:hAnsi="Courier New" w:cs="Courier New"/>
          <w:b/>
          <w:i w:val="0"/>
        </w:rPr>
        <w:t>1  2  3  4  5  6  7  8  9</w:t>
      </w:r>
    </w:p>
    <w:p w14:paraId="375260C4" w14:textId="77777777" w:rsidR="00E80769" w:rsidRPr="00984A3F" w:rsidRDefault="00E80769" w:rsidP="00E80769">
      <w:pPr>
        <w:pStyle w:val="SyntaxRule"/>
      </w:pPr>
      <w:r w:rsidRPr="00984A3F">
        <w:t xml:space="preserve">ExponentPart </w:t>
      </w:r>
      <w:r w:rsidRPr="007A29B2">
        <w:rPr>
          <w:rFonts w:ascii="Arial" w:hAnsi="Arial" w:cs="Arial"/>
          <w:b/>
          <w:i w:val="0"/>
        </w:rPr>
        <w:t>::</w:t>
      </w:r>
      <w:r w:rsidRPr="00C63A9A">
        <w:rPr>
          <w:rFonts w:ascii="Arial" w:hAnsi="Arial"/>
        </w:rPr>
        <w:t xml:space="preserve"> </w:t>
      </w:r>
      <w:r w:rsidRPr="00D00D4A">
        <w:rPr>
          <w:rFonts w:ascii="Arial" w:hAnsi="Arial"/>
        </w:rPr>
        <w:tab/>
        <w:t>See 7.8.3</w:t>
      </w:r>
    </w:p>
    <w:p w14:paraId="6E570BA1" w14:textId="77777777" w:rsidR="00E80769" w:rsidRPr="00984A3F" w:rsidRDefault="00E80769" w:rsidP="00E80769">
      <w:pPr>
        <w:pStyle w:val="SyntaxDefinition"/>
      </w:pPr>
      <w:r w:rsidRPr="00984A3F">
        <w:t>ExponentIndicator SignedInteger</w:t>
      </w:r>
    </w:p>
    <w:p w14:paraId="1C6603D2" w14:textId="77777777" w:rsidR="00E80769" w:rsidRPr="004563B8" w:rsidRDefault="00E80769" w:rsidP="00E80769">
      <w:pPr>
        <w:pStyle w:val="SyntaxRule"/>
      </w:pPr>
      <w:r w:rsidRPr="004563B8">
        <w:t xml:space="preserve">ExponentIndicator </w:t>
      </w:r>
      <w:r w:rsidRPr="006D03FA">
        <w:rPr>
          <w:rFonts w:ascii="Arial" w:hAnsi="Arial"/>
          <w:b/>
          <w:i w:val="0"/>
        </w:rPr>
        <w:t>::</w:t>
      </w:r>
      <w:r w:rsidRPr="00D00D4A">
        <w:rPr>
          <w:rFonts w:ascii="Arial" w:hAnsi="Arial"/>
          <w:b/>
        </w:rPr>
        <w:t xml:space="preserve"> </w:t>
      </w:r>
      <w:r w:rsidRPr="007A29B2">
        <w:rPr>
          <w:rFonts w:ascii="Arial" w:hAnsi="Arial"/>
          <w:b/>
          <w:i w:val="0"/>
        </w:rPr>
        <w:t>one of</w:t>
      </w:r>
      <w:r w:rsidRPr="00D00D4A">
        <w:rPr>
          <w:rFonts w:ascii="Arial" w:hAnsi="Arial"/>
        </w:rPr>
        <w:tab/>
        <w:t>See 7.8.3</w:t>
      </w:r>
    </w:p>
    <w:p w14:paraId="10AD4B29" w14:textId="77777777" w:rsidR="00E80769" w:rsidRPr="007A29B2" w:rsidRDefault="00E80769" w:rsidP="00E80769">
      <w:pPr>
        <w:pStyle w:val="SyntaxDefinition"/>
        <w:rPr>
          <w:rFonts w:ascii="Courier New" w:hAnsi="Courier New" w:cs="Courier New"/>
          <w:b/>
          <w:i w:val="0"/>
        </w:rPr>
      </w:pPr>
      <w:r w:rsidRPr="007A29B2">
        <w:rPr>
          <w:rFonts w:ascii="Courier New" w:hAnsi="Courier New" w:cs="Courier New"/>
          <w:b/>
          <w:i w:val="0"/>
        </w:rPr>
        <w:t>e  E</w:t>
      </w:r>
    </w:p>
    <w:p w14:paraId="63291C63" w14:textId="77777777" w:rsidR="00E80769" w:rsidRDefault="00E80769" w:rsidP="00E80769">
      <w:pPr>
        <w:pStyle w:val="M0"/>
        <w:spacing w:after="0"/>
        <w:rPr>
          <w:sz w:val="16"/>
        </w:rPr>
      </w:pPr>
    </w:p>
    <w:p w14:paraId="3B330085" w14:textId="77777777" w:rsidR="00E80769" w:rsidRPr="00D00D4A" w:rsidRDefault="00E80769" w:rsidP="00E80769">
      <w:pPr>
        <w:pStyle w:val="SyntaxRule"/>
        <w:rPr>
          <w:rFonts w:ascii="Arial" w:hAnsi="Arial"/>
        </w:rPr>
      </w:pPr>
      <w:r w:rsidRPr="004563B8">
        <w:t xml:space="preserve">SignedInteger </w:t>
      </w:r>
      <w:r w:rsidRPr="006D03FA">
        <w:rPr>
          <w:rFonts w:ascii="Arial" w:hAnsi="Arial"/>
          <w:b/>
          <w:i w:val="0"/>
        </w:rPr>
        <w:t>::</w:t>
      </w:r>
      <w:r w:rsidRPr="00D00D4A">
        <w:rPr>
          <w:rFonts w:ascii="Arial" w:hAnsi="Arial"/>
        </w:rPr>
        <w:tab/>
        <w:t>See 7.8.3</w:t>
      </w:r>
    </w:p>
    <w:p w14:paraId="2EA7C024" w14:textId="77777777" w:rsidR="00E80769" w:rsidRPr="004563B8" w:rsidRDefault="00E80769" w:rsidP="00E80769">
      <w:pPr>
        <w:pStyle w:val="SyntaxDefinition"/>
      </w:pPr>
      <w:r w:rsidRPr="004563B8">
        <w:t>DecimalDigits</w:t>
      </w:r>
      <w:r w:rsidRPr="004563B8">
        <w:br/>
      </w:r>
      <w:r w:rsidRPr="004431E2">
        <w:rPr>
          <w:rFonts w:ascii="Courier New" w:hAnsi="Courier New"/>
          <w:b/>
          <w:i w:val="0"/>
        </w:rPr>
        <w:t>+</w:t>
      </w:r>
      <w:r w:rsidRPr="004563B8">
        <w:t xml:space="preserve"> DecimalDigits</w:t>
      </w:r>
      <w:r w:rsidRPr="004563B8">
        <w:br/>
      </w:r>
      <w:r w:rsidRPr="004431E2">
        <w:rPr>
          <w:rFonts w:ascii="Courier New" w:hAnsi="Courier New"/>
          <w:b/>
          <w:i w:val="0"/>
        </w:rPr>
        <w:t>-</w:t>
      </w:r>
      <w:r w:rsidRPr="004563B8">
        <w:t xml:space="preserve"> DecimalDigits</w:t>
      </w:r>
    </w:p>
    <w:p w14:paraId="7482E60A" w14:textId="77777777" w:rsidR="00E80769" w:rsidRDefault="00E80769" w:rsidP="00E80769">
      <w:pPr>
        <w:pStyle w:val="M0"/>
        <w:spacing w:after="0"/>
        <w:rPr>
          <w:sz w:val="16"/>
        </w:rPr>
      </w:pPr>
    </w:p>
    <w:p w14:paraId="5CBFF9FA" w14:textId="77777777" w:rsidR="00E80769" w:rsidRPr="00D00D4A" w:rsidRDefault="00E80769" w:rsidP="00E80769">
      <w:pPr>
        <w:pStyle w:val="SyntaxRule"/>
        <w:rPr>
          <w:rFonts w:ascii="Arial" w:hAnsi="Arial"/>
        </w:rPr>
      </w:pPr>
      <w:r w:rsidRPr="004563B8">
        <w:t xml:space="preserve">HexIntegerLiteral </w:t>
      </w:r>
      <w:r w:rsidRPr="006D03FA">
        <w:rPr>
          <w:rFonts w:ascii="Arial" w:hAnsi="Arial"/>
          <w:b/>
          <w:i w:val="0"/>
        </w:rPr>
        <w:t>::</w:t>
      </w:r>
      <w:r w:rsidRPr="00D00D4A">
        <w:rPr>
          <w:rFonts w:ascii="Arial" w:hAnsi="Arial"/>
        </w:rPr>
        <w:tab/>
        <w:t>See 7.8.3</w:t>
      </w:r>
    </w:p>
    <w:p w14:paraId="4BE5DED6" w14:textId="77777777" w:rsidR="00E80769" w:rsidRPr="004563B8" w:rsidRDefault="00E80769" w:rsidP="00E80769">
      <w:pPr>
        <w:pStyle w:val="SyntaxDefinition"/>
      </w:pPr>
      <w:r w:rsidRPr="004431E2">
        <w:rPr>
          <w:rFonts w:ascii="Courier New" w:hAnsi="Courier New"/>
          <w:b/>
          <w:i w:val="0"/>
        </w:rPr>
        <w:t>0x</w:t>
      </w:r>
      <w:r w:rsidRPr="004563B8">
        <w:t xml:space="preserve"> HexDigit</w:t>
      </w:r>
      <w:r w:rsidRPr="004563B8">
        <w:br/>
      </w:r>
      <w:r w:rsidRPr="004431E2">
        <w:rPr>
          <w:rFonts w:ascii="Courier New" w:hAnsi="Courier New"/>
          <w:b/>
          <w:i w:val="0"/>
        </w:rPr>
        <w:t>0X</w:t>
      </w:r>
      <w:r w:rsidRPr="004563B8">
        <w:t xml:space="preserve"> HexDigit</w:t>
      </w:r>
      <w:r w:rsidRPr="004563B8">
        <w:br/>
        <w:t>HexIntegerLiteral HexDigit</w:t>
      </w:r>
    </w:p>
    <w:p w14:paraId="4CA28A9D" w14:textId="77777777" w:rsidR="00E80769" w:rsidRPr="004563B8" w:rsidRDefault="00E80769" w:rsidP="00E80769">
      <w:pPr>
        <w:pStyle w:val="SyntaxRule"/>
      </w:pPr>
      <w:r w:rsidRPr="004563B8">
        <w:t xml:space="preserve">HexDigit </w:t>
      </w:r>
      <w:r w:rsidRPr="007A29B2">
        <w:rPr>
          <w:rFonts w:ascii="Arial" w:hAnsi="Arial" w:cs="Arial"/>
          <w:b/>
          <w:i w:val="0"/>
        </w:rPr>
        <w:t>::</w:t>
      </w:r>
      <w:r w:rsidRPr="00D00D4A">
        <w:rPr>
          <w:b/>
        </w:rPr>
        <w:t xml:space="preserve"> </w:t>
      </w:r>
      <w:r w:rsidRPr="007A29B2">
        <w:rPr>
          <w:rFonts w:ascii="Arial" w:hAnsi="Arial" w:cs="Arial"/>
          <w:b/>
          <w:i w:val="0"/>
        </w:rPr>
        <w:t>one of</w:t>
      </w:r>
      <w:r w:rsidRPr="00D00D4A">
        <w:tab/>
      </w:r>
      <w:r w:rsidRPr="007A29B2">
        <w:rPr>
          <w:rFonts w:ascii="Arial" w:hAnsi="Arial"/>
        </w:rPr>
        <w:t>See 7.8.3</w:t>
      </w:r>
    </w:p>
    <w:p w14:paraId="12AC7ED5" w14:textId="77777777" w:rsidR="00E80769" w:rsidRPr="004563B8" w:rsidRDefault="00E80769" w:rsidP="00E80769">
      <w:pPr>
        <w:pStyle w:val="SyntaxDefinition"/>
      </w:pPr>
      <w:r>
        <w:rPr>
          <w:rFonts w:ascii="Courier New" w:hAnsi="Courier New" w:cs="Courier New"/>
          <w:b/>
          <w:i w:val="0"/>
        </w:rPr>
        <w:t>0 1 2 3 4 5 6 7 8 9 a b c d e f A B C D E</w:t>
      </w:r>
      <w:r w:rsidRPr="00B470C7">
        <w:rPr>
          <w:rFonts w:ascii="Courier New" w:hAnsi="Courier New" w:cs="Courier New"/>
          <w:b/>
          <w:i w:val="0"/>
        </w:rPr>
        <w:t xml:space="preserve"> F</w:t>
      </w:r>
    </w:p>
    <w:p w14:paraId="7E8A6407" w14:textId="77777777" w:rsidR="00E80769" w:rsidRPr="00D00D4A" w:rsidRDefault="00E80769" w:rsidP="00E80769">
      <w:pPr>
        <w:pStyle w:val="SyntaxRule"/>
        <w:rPr>
          <w:rFonts w:ascii="Arial" w:hAnsi="Arial"/>
        </w:rPr>
      </w:pPr>
      <w:r w:rsidRPr="004563B8">
        <w:t xml:space="preserve">StringLiteral </w:t>
      </w:r>
      <w:r w:rsidRPr="006D03FA">
        <w:rPr>
          <w:rFonts w:ascii="Arial" w:hAnsi="Arial"/>
          <w:b/>
          <w:i w:val="0"/>
        </w:rPr>
        <w:t>::</w:t>
      </w:r>
      <w:r w:rsidRPr="00D00D4A">
        <w:rPr>
          <w:rFonts w:ascii="Arial" w:hAnsi="Arial"/>
        </w:rPr>
        <w:tab/>
        <w:t>See 7.8.4</w:t>
      </w:r>
    </w:p>
    <w:p w14:paraId="1E2C58A8" w14:textId="77777777" w:rsidR="00E80769" w:rsidRPr="004563B8" w:rsidRDefault="00E80769" w:rsidP="00E80769">
      <w:pPr>
        <w:pStyle w:val="SyntaxDefinition"/>
      </w:pPr>
      <w:r w:rsidRPr="00612C55">
        <w:rPr>
          <w:rFonts w:ascii="Courier New" w:hAnsi="Courier New"/>
          <w:b/>
          <w:i w:val="0"/>
        </w:rPr>
        <w:t>"</w:t>
      </w:r>
      <w:r w:rsidRPr="004563B8">
        <w:t xml:space="preserve"> DoubleStringCharacters</w:t>
      </w:r>
      <w:r w:rsidRPr="005E74B3">
        <w:rPr>
          <w:rFonts w:ascii="Arial" w:hAnsi="Arial"/>
          <w:i w:val="0"/>
          <w:vertAlign w:val="subscript"/>
        </w:rPr>
        <w:t>opt</w:t>
      </w:r>
      <w:r w:rsidRPr="004563B8">
        <w:rPr>
          <w:b/>
        </w:rPr>
        <w:t xml:space="preserve"> </w:t>
      </w:r>
      <w:r w:rsidRPr="00612C55">
        <w:rPr>
          <w:rFonts w:ascii="Courier New" w:hAnsi="Courier New"/>
          <w:b/>
          <w:i w:val="0"/>
        </w:rPr>
        <w:t>"</w:t>
      </w:r>
      <w:r w:rsidRPr="004431E2">
        <w:rPr>
          <w:rFonts w:ascii="Courier New" w:hAnsi="Courier New"/>
          <w:b/>
          <w:i w:val="0"/>
        </w:rPr>
        <w:br/>
      </w:r>
      <w:r w:rsidRPr="00612C55">
        <w:rPr>
          <w:rFonts w:ascii="Courier New" w:hAnsi="Courier New"/>
          <w:b/>
          <w:i w:val="0"/>
        </w:rPr>
        <w:t>'</w:t>
      </w:r>
      <w:r w:rsidRPr="004563B8">
        <w:t xml:space="preserve"> SingleStringCharacters</w:t>
      </w:r>
      <w:r w:rsidRPr="005E74B3">
        <w:rPr>
          <w:rFonts w:ascii="Arial" w:hAnsi="Arial"/>
          <w:i w:val="0"/>
          <w:vertAlign w:val="subscript"/>
        </w:rPr>
        <w:t>opt</w:t>
      </w:r>
      <w:r w:rsidRPr="004563B8">
        <w:rPr>
          <w:vertAlign w:val="subscript"/>
        </w:rPr>
        <w:t xml:space="preserve"> </w:t>
      </w:r>
      <w:r w:rsidRPr="004563B8">
        <w:t xml:space="preserve"> </w:t>
      </w:r>
      <w:r w:rsidRPr="00612C55">
        <w:rPr>
          <w:rFonts w:ascii="Courier New" w:hAnsi="Courier New"/>
          <w:b/>
          <w:i w:val="0"/>
        </w:rPr>
        <w:t>'</w:t>
      </w:r>
    </w:p>
    <w:p w14:paraId="2651DF1A" w14:textId="77777777" w:rsidR="00E80769" w:rsidRPr="00D00D4A" w:rsidRDefault="00E80769" w:rsidP="00E80769">
      <w:pPr>
        <w:pStyle w:val="SyntaxRule"/>
        <w:rPr>
          <w:rFonts w:ascii="Arial" w:hAnsi="Arial"/>
        </w:rPr>
      </w:pPr>
      <w:r w:rsidRPr="004563B8">
        <w:t xml:space="preserve">DoubleStringCharacters </w:t>
      </w:r>
      <w:r w:rsidRPr="006D03FA">
        <w:rPr>
          <w:rFonts w:ascii="Arial" w:hAnsi="Arial"/>
          <w:b/>
          <w:i w:val="0"/>
        </w:rPr>
        <w:t>::</w:t>
      </w:r>
      <w:r w:rsidRPr="00D00D4A">
        <w:rPr>
          <w:rFonts w:ascii="Arial" w:hAnsi="Arial"/>
        </w:rPr>
        <w:tab/>
        <w:t>See 7.8.4</w:t>
      </w:r>
    </w:p>
    <w:p w14:paraId="2DE8B985" w14:textId="77777777" w:rsidR="00E80769" w:rsidRPr="004563B8" w:rsidRDefault="00E80769" w:rsidP="00E80769">
      <w:pPr>
        <w:pStyle w:val="SyntaxDefinition"/>
      </w:pPr>
      <w:r w:rsidRPr="004563B8">
        <w:t>DoubleStringCharacter DoubleStringCharacters</w:t>
      </w:r>
      <w:r w:rsidRPr="005E74B3">
        <w:rPr>
          <w:rFonts w:ascii="Arial" w:hAnsi="Arial"/>
          <w:i w:val="0"/>
          <w:vertAlign w:val="subscript"/>
        </w:rPr>
        <w:t>opt</w:t>
      </w:r>
    </w:p>
    <w:p w14:paraId="5421EB52" w14:textId="77777777" w:rsidR="00E80769" w:rsidRPr="00D00D4A" w:rsidRDefault="00E80769" w:rsidP="00E80769">
      <w:pPr>
        <w:pStyle w:val="SyntaxRule"/>
        <w:rPr>
          <w:rFonts w:ascii="Arial" w:hAnsi="Arial"/>
        </w:rPr>
      </w:pPr>
      <w:r w:rsidRPr="004563B8">
        <w:t xml:space="preserve">SingleStringCharacters </w:t>
      </w:r>
      <w:r w:rsidRPr="006D03FA">
        <w:rPr>
          <w:rFonts w:ascii="Arial" w:hAnsi="Arial"/>
          <w:b/>
          <w:i w:val="0"/>
        </w:rPr>
        <w:t>::</w:t>
      </w:r>
      <w:r w:rsidRPr="00D00D4A">
        <w:rPr>
          <w:rFonts w:ascii="Arial" w:hAnsi="Arial"/>
        </w:rPr>
        <w:tab/>
        <w:t>See 7.8.4</w:t>
      </w:r>
    </w:p>
    <w:p w14:paraId="344D97FC" w14:textId="77777777" w:rsidR="00E80769" w:rsidRPr="004563B8" w:rsidRDefault="00E80769" w:rsidP="00E80769">
      <w:pPr>
        <w:pStyle w:val="SyntaxDefinition"/>
      </w:pPr>
      <w:r w:rsidRPr="004563B8">
        <w:t>SingleStringCharacter SingleStringCharacters</w:t>
      </w:r>
      <w:r w:rsidRPr="005E74B3">
        <w:rPr>
          <w:rFonts w:ascii="Arial" w:hAnsi="Arial"/>
          <w:i w:val="0"/>
          <w:vertAlign w:val="subscript"/>
        </w:rPr>
        <w:t>opt</w:t>
      </w:r>
    </w:p>
    <w:p w14:paraId="1FCC674E" w14:textId="77777777" w:rsidR="00E80769" w:rsidRPr="00D00D4A" w:rsidRDefault="00E80769" w:rsidP="00E80769">
      <w:pPr>
        <w:pStyle w:val="SyntaxRule"/>
        <w:rPr>
          <w:rFonts w:ascii="Arial" w:hAnsi="Arial"/>
        </w:rPr>
      </w:pPr>
      <w:r w:rsidRPr="004563B8">
        <w:t xml:space="preserve">DoubleStringCharacter </w:t>
      </w:r>
      <w:r w:rsidRPr="006D03FA">
        <w:rPr>
          <w:rFonts w:ascii="Arial" w:hAnsi="Arial"/>
          <w:b/>
          <w:i w:val="0"/>
        </w:rPr>
        <w:t>::</w:t>
      </w:r>
      <w:r w:rsidRPr="00D00D4A">
        <w:rPr>
          <w:rFonts w:ascii="Arial" w:hAnsi="Arial"/>
        </w:rPr>
        <w:tab/>
        <w:t>See 7.8.4</w:t>
      </w:r>
    </w:p>
    <w:p w14:paraId="7FA3DD1F" w14:textId="77777777" w:rsidR="00E80769" w:rsidRPr="004563B8" w:rsidRDefault="00E80769" w:rsidP="00E80769">
      <w:pPr>
        <w:pStyle w:val="SyntaxDefinition"/>
      </w:pPr>
      <w:r w:rsidRPr="004563B8">
        <w:t xml:space="preserve">SourceCharacter </w:t>
      </w:r>
      <w:r w:rsidRPr="007A29B2">
        <w:rPr>
          <w:rFonts w:ascii="Arial" w:hAnsi="Arial"/>
          <w:b/>
          <w:i w:val="0"/>
        </w:rPr>
        <w:t>but not</w:t>
      </w:r>
      <w:r>
        <w:rPr>
          <w:rFonts w:ascii="Arial" w:hAnsi="Arial"/>
          <w:b/>
          <w:i w:val="0"/>
        </w:rPr>
        <w:t xml:space="preserve"> one of</w:t>
      </w:r>
      <w:r w:rsidRPr="004563B8">
        <w:t xml:space="preserve"> </w:t>
      </w:r>
      <w:r w:rsidRPr="004431E2">
        <w:rPr>
          <w:rFonts w:ascii="Courier New" w:hAnsi="Courier New"/>
          <w:b/>
          <w:i w:val="0"/>
        </w:rPr>
        <w:t>"</w:t>
      </w:r>
      <w:r w:rsidRPr="00D00D4A">
        <w:rPr>
          <w:rFonts w:ascii="Arial" w:hAnsi="Arial"/>
          <w:b/>
        </w:rPr>
        <w:t xml:space="preserve"> </w:t>
      </w:r>
      <w:r w:rsidRPr="007A29B2">
        <w:rPr>
          <w:rFonts w:ascii="Arial" w:hAnsi="Arial"/>
          <w:b/>
          <w:i w:val="0"/>
        </w:rPr>
        <w:t>or</w:t>
      </w:r>
      <w:r w:rsidRPr="00D00D4A">
        <w:rPr>
          <w:rFonts w:ascii="Arial" w:hAnsi="Arial"/>
          <w:b/>
        </w:rPr>
        <w:t xml:space="preserve"> </w:t>
      </w:r>
      <w:r w:rsidRPr="004431E2">
        <w:rPr>
          <w:rFonts w:ascii="Courier New" w:hAnsi="Courier New"/>
          <w:b/>
          <w:i w:val="0"/>
        </w:rPr>
        <w:t>\</w:t>
      </w:r>
      <w:r w:rsidRPr="004563B8">
        <w:t xml:space="preserve"> </w:t>
      </w:r>
      <w:r w:rsidRPr="007A29B2">
        <w:rPr>
          <w:rFonts w:ascii="Arial" w:hAnsi="Arial"/>
          <w:b/>
          <w:i w:val="0"/>
        </w:rPr>
        <w:t>or</w:t>
      </w:r>
      <w:r w:rsidRPr="00D00D4A">
        <w:rPr>
          <w:rFonts w:ascii="Arial" w:hAnsi="Arial"/>
          <w:b/>
        </w:rPr>
        <w:t xml:space="preserve"> </w:t>
      </w:r>
      <w:r w:rsidRPr="004563B8">
        <w:t>LineTerminator</w:t>
      </w:r>
      <w:r w:rsidRPr="004563B8">
        <w:br/>
      </w:r>
      <w:r w:rsidRPr="004431E2">
        <w:rPr>
          <w:rFonts w:ascii="Courier New" w:hAnsi="Courier New"/>
          <w:b/>
          <w:i w:val="0"/>
        </w:rPr>
        <w:t xml:space="preserve">\ </w:t>
      </w:r>
      <w:r w:rsidRPr="004563B8">
        <w:t>EscapeSequence</w:t>
      </w:r>
      <w:r>
        <w:br/>
      </w:r>
      <w:r w:rsidRPr="004563B8">
        <w:t>LineContinuation</w:t>
      </w:r>
    </w:p>
    <w:p w14:paraId="4C66DA88" w14:textId="77777777" w:rsidR="00E80769" w:rsidRPr="00D00D4A" w:rsidRDefault="00E80769" w:rsidP="00E80769">
      <w:pPr>
        <w:pStyle w:val="SyntaxRule"/>
        <w:rPr>
          <w:rFonts w:ascii="Arial" w:hAnsi="Arial"/>
        </w:rPr>
      </w:pPr>
      <w:r w:rsidRPr="004563B8">
        <w:t xml:space="preserve">SingleStringCharacter </w:t>
      </w:r>
      <w:r w:rsidRPr="006D03FA">
        <w:rPr>
          <w:rFonts w:ascii="Arial" w:hAnsi="Arial"/>
          <w:b/>
          <w:i w:val="0"/>
        </w:rPr>
        <w:t>::</w:t>
      </w:r>
      <w:r w:rsidRPr="00D00D4A">
        <w:rPr>
          <w:rFonts w:ascii="Arial" w:hAnsi="Arial"/>
        </w:rPr>
        <w:tab/>
        <w:t>See 7.8.4</w:t>
      </w:r>
    </w:p>
    <w:p w14:paraId="20DA7F61" w14:textId="77777777" w:rsidR="00E80769" w:rsidRPr="004563B8" w:rsidRDefault="00E80769" w:rsidP="00E80769">
      <w:pPr>
        <w:pStyle w:val="SyntaxDefinition"/>
      </w:pPr>
      <w:r w:rsidRPr="004563B8">
        <w:t xml:space="preserve">SourceCharacter </w:t>
      </w:r>
      <w:r w:rsidRPr="007A29B2">
        <w:rPr>
          <w:rFonts w:ascii="Arial" w:hAnsi="Arial"/>
          <w:b/>
          <w:i w:val="0"/>
        </w:rPr>
        <w:t>but not</w:t>
      </w:r>
      <w:r>
        <w:rPr>
          <w:rFonts w:ascii="Arial" w:hAnsi="Arial"/>
          <w:b/>
          <w:i w:val="0"/>
        </w:rPr>
        <w:t xml:space="preserve"> one of</w:t>
      </w:r>
      <w:r w:rsidRPr="004563B8">
        <w:t xml:space="preserve"> </w:t>
      </w:r>
      <w:r w:rsidRPr="004431E2">
        <w:rPr>
          <w:rFonts w:ascii="Courier New" w:hAnsi="Courier New"/>
          <w:b/>
          <w:i w:val="0"/>
        </w:rPr>
        <w:t>'</w:t>
      </w:r>
      <w:r w:rsidRPr="00D00D4A">
        <w:rPr>
          <w:rFonts w:ascii="Arial" w:hAnsi="Arial"/>
          <w:b/>
        </w:rPr>
        <w:t xml:space="preserve"> </w:t>
      </w:r>
      <w:r w:rsidRPr="007A29B2">
        <w:rPr>
          <w:rFonts w:ascii="Arial" w:hAnsi="Arial"/>
          <w:b/>
          <w:i w:val="0"/>
        </w:rPr>
        <w:t>or</w:t>
      </w:r>
      <w:r w:rsidRPr="004563B8">
        <w:t xml:space="preserve"> </w:t>
      </w:r>
      <w:r w:rsidRPr="004431E2">
        <w:rPr>
          <w:rFonts w:ascii="Courier New" w:hAnsi="Courier New"/>
          <w:b/>
          <w:i w:val="0"/>
        </w:rPr>
        <w:t>\</w:t>
      </w:r>
      <w:r w:rsidRPr="004563B8">
        <w:t xml:space="preserve"> </w:t>
      </w:r>
      <w:r w:rsidRPr="007A29B2">
        <w:rPr>
          <w:rFonts w:ascii="Arial" w:hAnsi="Arial"/>
          <w:b/>
          <w:i w:val="0"/>
        </w:rPr>
        <w:t>or</w:t>
      </w:r>
      <w:r w:rsidRPr="00D00D4A">
        <w:rPr>
          <w:rFonts w:ascii="Arial" w:hAnsi="Arial"/>
          <w:b/>
        </w:rPr>
        <w:t xml:space="preserve"> </w:t>
      </w:r>
      <w:r w:rsidRPr="004563B8">
        <w:t>LineTerminator</w:t>
      </w:r>
      <w:r w:rsidRPr="004563B8">
        <w:br/>
      </w:r>
      <w:r w:rsidRPr="004431E2">
        <w:rPr>
          <w:rFonts w:ascii="Courier New" w:hAnsi="Courier New"/>
          <w:b/>
          <w:i w:val="0"/>
        </w:rPr>
        <w:t xml:space="preserve">\ </w:t>
      </w:r>
      <w:r w:rsidRPr="004563B8">
        <w:t>EscapeSequence</w:t>
      </w:r>
      <w:r>
        <w:br/>
      </w:r>
      <w:r w:rsidRPr="004563B8">
        <w:t>LineContinuation</w:t>
      </w:r>
    </w:p>
    <w:p w14:paraId="79557C42" w14:textId="77777777" w:rsidR="00E80769" w:rsidRPr="00D00D4A" w:rsidRDefault="00E80769" w:rsidP="00E80769">
      <w:pPr>
        <w:pStyle w:val="SyntaxRule"/>
        <w:rPr>
          <w:rFonts w:ascii="Arial" w:hAnsi="Arial"/>
        </w:rPr>
      </w:pPr>
      <w:r w:rsidRPr="004563B8">
        <w:t xml:space="preserve">LineContinuation </w:t>
      </w:r>
      <w:r w:rsidRPr="006D03FA">
        <w:rPr>
          <w:rFonts w:ascii="Arial" w:hAnsi="Arial"/>
          <w:b/>
          <w:i w:val="0"/>
        </w:rPr>
        <w:t>::</w:t>
      </w:r>
      <w:r w:rsidRPr="00D00D4A">
        <w:rPr>
          <w:rFonts w:ascii="Arial" w:hAnsi="Arial"/>
        </w:rPr>
        <w:tab/>
        <w:t>See 7.8.4</w:t>
      </w:r>
    </w:p>
    <w:p w14:paraId="5F8CEFE1" w14:textId="77777777" w:rsidR="00E80769" w:rsidRPr="004563B8" w:rsidRDefault="00E80769" w:rsidP="00E80769">
      <w:pPr>
        <w:pStyle w:val="SyntaxDefinition"/>
      </w:pPr>
      <w:r w:rsidRPr="004431E2">
        <w:rPr>
          <w:rFonts w:ascii="Courier New" w:hAnsi="Courier New" w:cs="Courier New"/>
          <w:b/>
          <w:i w:val="0"/>
        </w:rPr>
        <w:t xml:space="preserve">\ </w:t>
      </w:r>
      <w:r w:rsidRPr="004563B8">
        <w:t>LineTerminatorSequence</w:t>
      </w:r>
    </w:p>
    <w:p w14:paraId="3CDB66FA" w14:textId="77777777" w:rsidR="00E80769" w:rsidRPr="00D00D4A" w:rsidRDefault="00E80769" w:rsidP="00E80769">
      <w:pPr>
        <w:pStyle w:val="SyntaxRule"/>
        <w:rPr>
          <w:rFonts w:ascii="Arial" w:hAnsi="Arial"/>
        </w:rPr>
      </w:pPr>
      <w:r w:rsidRPr="004563B8">
        <w:t xml:space="preserve">EscapeSequence </w:t>
      </w:r>
      <w:r w:rsidRPr="006D03FA">
        <w:rPr>
          <w:rFonts w:ascii="Arial" w:hAnsi="Arial"/>
          <w:b/>
          <w:i w:val="0"/>
        </w:rPr>
        <w:t>::</w:t>
      </w:r>
      <w:r w:rsidRPr="00D00D4A">
        <w:rPr>
          <w:rFonts w:ascii="Arial" w:hAnsi="Arial"/>
        </w:rPr>
        <w:tab/>
        <w:t>See 7.8.4</w:t>
      </w:r>
    </w:p>
    <w:p w14:paraId="480A4F4D" w14:textId="77777777" w:rsidR="00E80769" w:rsidRPr="004563B8" w:rsidRDefault="00E80769" w:rsidP="00E80769">
      <w:pPr>
        <w:pStyle w:val="SyntaxDefinition"/>
      </w:pPr>
      <w:r w:rsidRPr="004563B8">
        <w:t>CharacterEscapeSequence</w:t>
      </w:r>
      <w:r w:rsidRPr="004563B8">
        <w:br/>
      </w:r>
      <w:r w:rsidRPr="004431E2">
        <w:rPr>
          <w:rFonts w:ascii="Courier New" w:hAnsi="Courier New"/>
          <w:b/>
          <w:i w:val="0"/>
        </w:rPr>
        <w:t>0</w:t>
      </w:r>
      <w:r w:rsidRPr="004563B8">
        <w:t xml:space="preserve">  </w:t>
      </w:r>
      <w:r w:rsidRPr="00B470C7">
        <w:rPr>
          <w:rFonts w:ascii="Arial" w:hAnsi="Arial"/>
          <w:i w:val="0"/>
          <w:sz w:val="16"/>
        </w:rPr>
        <w:t xml:space="preserve">[lookahead </w:t>
      </w:r>
      <w:r w:rsidRPr="00B470C7">
        <w:rPr>
          <w:rFonts w:ascii="Arial" w:hAnsi="Arial"/>
          <w:i w:val="0"/>
          <w:sz w:val="16"/>
        </w:rPr>
        <w:sym w:font="Symbol" w:char="F0CF"/>
      </w:r>
      <w:r w:rsidRPr="00D00D4A">
        <w:rPr>
          <w:rFonts w:ascii="Arial" w:hAnsi="Arial"/>
          <w:sz w:val="16"/>
        </w:rPr>
        <w:t xml:space="preserve"> </w:t>
      </w:r>
      <w:r w:rsidRPr="004563B8">
        <w:rPr>
          <w:sz w:val="16"/>
        </w:rPr>
        <w:t>DecimalDigit</w:t>
      </w:r>
      <w:r w:rsidRPr="00B470C7">
        <w:rPr>
          <w:rFonts w:ascii="Arial" w:hAnsi="Arial"/>
          <w:i w:val="0"/>
          <w:sz w:val="16"/>
        </w:rPr>
        <w:t>]</w:t>
      </w:r>
      <w:r w:rsidRPr="004563B8">
        <w:br/>
        <w:t>HexEscapeSequence</w:t>
      </w:r>
      <w:r w:rsidRPr="004563B8">
        <w:br/>
        <w:t>UnicodeEscapeSequence</w:t>
      </w:r>
    </w:p>
    <w:p w14:paraId="4E910594" w14:textId="77777777" w:rsidR="00E80769" w:rsidRPr="00D00D4A" w:rsidRDefault="00E80769" w:rsidP="00E80769">
      <w:pPr>
        <w:pStyle w:val="SyntaxRule"/>
        <w:rPr>
          <w:rFonts w:ascii="Arial" w:hAnsi="Arial"/>
        </w:rPr>
      </w:pPr>
      <w:r w:rsidRPr="004563B8">
        <w:t xml:space="preserve">CharacterEscapeSequence </w:t>
      </w:r>
      <w:r w:rsidRPr="006D03FA">
        <w:rPr>
          <w:rFonts w:ascii="Arial" w:hAnsi="Arial"/>
          <w:b/>
          <w:i w:val="0"/>
        </w:rPr>
        <w:t>::</w:t>
      </w:r>
      <w:r w:rsidRPr="00D00D4A">
        <w:rPr>
          <w:rFonts w:ascii="Arial" w:hAnsi="Arial"/>
        </w:rPr>
        <w:tab/>
        <w:t>See 7.8.4</w:t>
      </w:r>
    </w:p>
    <w:p w14:paraId="2C8FD8FB" w14:textId="77777777" w:rsidR="00E80769" w:rsidRPr="004563B8" w:rsidRDefault="00E80769" w:rsidP="00E80769">
      <w:pPr>
        <w:pStyle w:val="SyntaxDefinition"/>
      </w:pPr>
      <w:r w:rsidRPr="004563B8">
        <w:t>SingleEscapeCharacter</w:t>
      </w:r>
      <w:r w:rsidRPr="004563B8">
        <w:br/>
        <w:t>NonEscapeCharacter</w:t>
      </w:r>
    </w:p>
    <w:p w14:paraId="2583E356" w14:textId="77777777" w:rsidR="00E80769" w:rsidRPr="00D00D4A" w:rsidRDefault="00E80769" w:rsidP="00E80769">
      <w:pPr>
        <w:pStyle w:val="SyntaxRule"/>
        <w:rPr>
          <w:rFonts w:ascii="Arial" w:hAnsi="Arial"/>
        </w:rPr>
      </w:pPr>
      <w:r w:rsidRPr="004563B8">
        <w:t xml:space="preserve">SingleEscapeCharacter </w:t>
      </w:r>
      <w:r w:rsidRPr="006D03FA">
        <w:rPr>
          <w:rFonts w:ascii="Arial" w:hAnsi="Arial"/>
          <w:b/>
          <w:i w:val="0"/>
        </w:rPr>
        <w:t>::</w:t>
      </w:r>
      <w:r w:rsidRPr="00D00D4A">
        <w:rPr>
          <w:rFonts w:ascii="Arial" w:hAnsi="Arial"/>
        </w:rPr>
        <w:t xml:space="preserve">  </w:t>
      </w:r>
      <w:r w:rsidRPr="007A29B2">
        <w:rPr>
          <w:rFonts w:ascii="Arial" w:hAnsi="Arial"/>
          <w:b/>
          <w:i w:val="0"/>
        </w:rPr>
        <w:t>one of</w:t>
      </w:r>
      <w:r w:rsidRPr="00D00D4A">
        <w:rPr>
          <w:rFonts w:ascii="Arial" w:hAnsi="Arial"/>
        </w:rPr>
        <w:tab/>
        <w:t>See 7.8.4</w:t>
      </w:r>
    </w:p>
    <w:p w14:paraId="4FB51F07" w14:textId="77777777" w:rsidR="00E80769" w:rsidRPr="007A29B2" w:rsidRDefault="00E80769" w:rsidP="00E80769">
      <w:pPr>
        <w:pStyle w:val="SyntaxDefinition"/>
        <w:rPr>
          <w:rFonts w:ascii="Courier New" w:hAnsi="Courier New" w:cs="Courier New"/>
          <w:b/>
          <w:i w:val="0"/>
        </w:rPr>
      </w:pPr>
      <w:r w:rsidRPr="007A29B2">
        <w:rPr>
          <w:rFonts w:ascii="Courier New" w:hAnsi="Courier New" w:cs="Courier New"/>
          <w:b/>
          <w:i w:val="0"/>
        </w:rPr>
        <w:t>'  "  \  b  f  n  r  t  v</w:t>
      </w:r>
    </w:p>
    <w:p w14:paraId="72741FA3" w14:textId="77777777" w:rsidR="00E80769" w:rsidRPr="00D00D4A" w:rsidRDefault="00E80769" w:rsidP="00E80769">
      <w:pPr>
        <w:pStyle w:val="SyntaxRule"/>
        <w:rPr>
          <w:rFonts w:ascii="Arial" w:hAnsi="Arial"/>
        </w:rPr>
      </w:pPr>
      <w:r w:rsidRPr="004563B8">
        <w:t xml:space="preserve">NonEscapeCharacter </w:t>
      </w:r>
      <w:r w:rsidRPr="006D03FA">
        <w:rPr>
          <w:rFonts w:ascii="Arial" w:hAnsi="Arial"/>
          <w:b/>
          <w:i w:val="0"/>
        </w:rPr>
        <w:t>::</w:t>
      </w:r>
      <w:r w:rsidRPr="00D00D4A">
        <w:rPr>
          <w:rFonts w:ascii="Arial" w:hAnsi="Arial"/>
          <w:b/>
        </w:rPr>
        <w:tab/>
      </w:r>
      <w:r w:rsidRPr="00D00D4A">
        <w:rPr>
          <w:rFonts w:ascii="Arial" w:hAnsi="Arial"/>
        </w:rPr>
        <w:t>See 7.8.4</w:t>
      </w:r>
    </w:p>
    <w:p w14:paraId="6BEEB715" w14:textId="77777777" w:rsidR="00E80769" w:rsidRPr="004563B8" w:rsidRDefault="00E80769" w:rsidP="00E80769">
      <w:pPr>
        <w:pStyle w:val="SyntaxRule2"/>
      </w:pPr>
      <w:r w:rsidRPr="004563B8">
        <w:t>SourceCharacter</w:t>
      </w:r>
      <w:r w:rsidRPr="00D00D4A">
        <w:rPr>
          <w:rFonts w:ascii="Arial" w:hAnsi="Arial"/>
          <w:b/>
        </w:rPr>
        <w:t xml:space="preserve"> </w:t>
      </w:r>
      <w:r w:rsidRPr="007A29B2">
        <w:rPr>
          <w:rFonts w:ascii="Arial" w:hAnsi="Arial"/>
          <w:b/>
          <w:i w:val="0"/>
        </w:rPr>
        <w:t>but not</w:t>
      </w:r>
      <w:r>
        <w:rPr>
          <w:rFonts w:ascii="Arial" w:hAnsi="Arial"/>
          <w:b/>
          <w:i w:val="0"/>
        </w:rPr>
        <w:t xml:space="preserve"> one of</w:t>
      </w:r>
      <w:r w:rsidRPr="00D00D4A">
        <w:rPr>
          <w:rFonts w:ascii="Arial" w:hAnsi="Arial"/>
        </w:rPr>
        <w:t xml:space="preserve"> </w:t>
      </w:r>
      <w:r w:rsidRPr="004563B8">
        <w:t xml:space="preserve">EscapeCharacter </w:t>
      </w:r>
      <w:r w:rsidRPr="007A29B2">
        <w:rPr>
          <w:rFonts w:ascii="Arial" w:hAnsi="Arial"/>
          <w:b/>
          <w:i w:val="0"/>
        </w:rPr>
        <w:t>or</w:t>
      </w:r>
      <w:r w:rsidRPr="004563B8">
        <w:rPr>
          <w:b/>
        </w:rPr>
        <w:t xml:space="preserve"> </w:t>
      </w:r>
      <w:r w:rsidRPr="004563B8">
        <w:t>LineTerminator</w:t>
      </w:r>
    </w:p>
    <w:p w14:paraId="3FF29F09" w14:textId="77777777" w:rsidR="00E80769" w:rsidRDefault="00E80769" w:rsidP="00E80769">
      <w:pPr>
        <w:pStyle w:val="M0"/>
        <w:spacing w:after="0"/>
        <w:rPr>
          <w:sz w:val="16"/>
        </w:rPr>
      </w:pPr>
    </w:p>
    <w:p w14:paraId="59CBE03A" w14:textId="77777777" w:rsidR="00E80769" w:rsidRPr="00D00D4A" w:rsidRDefault="00E80769" w:rsidP="00E80769">
      <w:pPr>
        <w:pStyle w:val="SyntaxRule"/>
        <w:rPr>
          <w:rFonts w:ascii="Arial" w:hAnsi="Arial"/>
        </w:rPr>
      </w:pPr>
      <w:r w:rsidRPr="004563B8">
        <w:t xml:space="preserve">EscapeCharacter </w:t>
      </w:r>
      <w:r w:rsidRPr="006D03FA">
        <w:rPr>
          <w:rFonts w:ascii="Arial" w:hAnsi="Arial"/>
          <w:b/>
          <w:i w:val="0"/>
        </w:rPr>
        <w:t>::</w:t>
      </w:r>
      <w:r w:rsidRPr="00D00D4A">
        <w:rPr>
          <w:rFonts w:ascii="Arial" w:hAnsi="Arial"/>
        </w:rPr>
        <w:tab/>
        <w:t>See 7.8.4</w:t>
      </w:r>
    </w:p>
    <w:p w14:paraId="7D66079A" w14:textId="77777777" w:rsidR="00E80769" w:rsidRPr="004563B8" w:rsidRDefault="00E80769" w:rsidP="00E80769">
      <w:pPr>
        <w:pStyle w:val="SyntaxDefinition"/>
      </w:pPr>
      <w:r w:rsidRPr="004563B8">
        <w:t>SingleEscapeCharacter</w:t>
      </w:r>
      <w:r w:rsidRPr="004563B8">
        <w:br/>
        <w:t>DecimalDigit</w:t>
      </w:r>
      <w:r w:rsidRPr="004563B8">
        <w:br/>
      </w:r>
      <w:r w:rsidRPr="007A29B2">
        <w:rPr>
          <w:rFonts w:ascii="Courier New" w:hAnsi="Courier New"/>
          <w:b/>
          <w:i w:val="0"/>
        </w:rPr>
        <w:t>x</w:t>
      </w:r>
      <w:r w:rsidRPr="007A29B2">
        <w:rPr>
          <w:rFonts w:ascii="Arial" w:hAnsi="Arial"/>
          <w:b/>
          <w:i w:val="0"/>
        </w:rPr>
        <w:br/>
      </w:r>
      <w:r w:rsidRPr="007A29B2">
        <w:rPr>
          <w:rFonts w:ascii="Courier New" w:hAnsi="Courier New"/>
          <w:b/>
          <w:i w:val="0"/>
        </w:rPr>
        <w:t>u</w:t>
      </w:r>
    </w:p>
    <w:p w14:paraId="4E3EACC9" w14:textId="77777777" w:rsidR="00E80769" w:rsidRPr="00D00D4A" w:rsidRDefault="00E80769" w:rsidP="00E80769">
      <w:pPr>
        <w:pStyle w:val="SyntaxRule"/>
        <w:rPr>
          <w:rFonts w:ascii="Arial" w:hAnsi="Arial"/>
        </w:rPr>
      </w:pPr>
      <w:r w:rsidRPr="004563B8">
        <w:t xml:space="preserve">HexEscapeSequence </w:t>
      </w:r>
      <w:r w:rsidRPr="006D03FA">
        <w:rPr>
          <w:rFonts w:ascii="Arial" w:hAnsi="Arial"/>
          <w:b/>
          <w:i w:val="0"/>
        </w:rPr>
        <w:t>::</w:t>
      </w:r>
      <w:r w:rsidRPr="00D00D4A">
        <w:rPr>
          <w:rFonts w:ascii="Arial" w:hAnsi="Arial"/>
        </w:rPr>
        <w:tab/>
        <w:t>See 7.8.4</w:t>
      </w:r>
    </w:p>
    <w:p w14:paraId="55776F03" w14:textId="77777777" w:rsidR="00E80769" w:rsidRPr="004563B8" w:rsidRDefault="00E80769" w:rsidP="00E80769">
      <w:pPr>
        <w:pStyle w:val="SyntaxDefinition"/>
      </w:pPr>
      <w:r w:rsidRPr="007A29B2">
        <w:rPr>
          <w:rFonts w:ascii="Courier New" w:hAnsi="Courier New"/>
          <w:b/>
          <w:i w:val="0"/>
        </w:rPr>
        <w:t>x</w:t>
      </w:r>
      <w:r w:rsidRPr="004431E2">
        <w:rPr>
          <w:rFonts w:ascii="Courier New" w:hAnsi="Courier New"/>
          <w:b/>
          <w:i w:val="0"/>
        </w:rPr>
        <w:t xml:space="preserve"> </w:t>
      </w:r>
      <w:r w:rsidRPr="004563B8">
        <w:t>HexDigit HexDigit</w:t>
      </w:r>
    </w:p>
    <w:p w14:paraId="61EAB7AE" w14:textId="77777777" w:rsidR="00E80769" w:rsidRDefault="00E80769" w:rsidP="00E80769">
      <w:pPr>
        <w:pStyle w:val="M0"/>
        <w:spacing w:after="0"/>
        <w:rPr>
          <w:sz w:val="16"/>
        </w:rPr>
      </w:pPr>
    </w:p>
    <w:p w14:paraId="04957624" w14:textId="77777777" w:rsidR="00E80769" w:rsidRPr="00D00D4A" w:rsidRDefault="00E80769" w:rsidP="00E80769">
      <w:pPr>
        <w:pStyle w:val="SyntaxRule"/>
        <w:rPr>
          <w:rFonts w:ascii="Arial" w:hAnsi="Arial"/>
        </w:rPr>
      </w:pPr>
      <w:r w:rsidRPr="004563B8">
        <w:t xml:space="preserve">UnicodeEscapeSequence </w:t>
      </w:r>
      <w:r w:rsidRPr="006D03FA">
        <w:rPr>
          <w:rFonts w:ascii="Arial" w:hAnsi="Arial"/>
          <w:b/>
          <w:i w:val="0"/>
        </w:rPr>
        <w:t>::</w:t>
      </w:r>
      <w:r w:rsidRPr="00D00D4A">
        <w:rPr>
          <w:rFonts w:ascii="Arial" w:hAnsi="Arial"/>
        </w:rPr>
        <w:tab/>
        <w:t>See 7.8.4</w:t>
      </w:r>
    </w:p>
    <w:p w14:paraId="74E1F414" w14:textId="77777777" w:rsidR="00E80769" w:rsidRPr="004563B8" w:rsidRDefault="00E80769" w:rsidP="00E80769">
      <w:pPr>
        <w:pStyle w:val="SyntaxDefinition"/>
      </w:pPr>
      <w:r w:rsidRPr="004431E2">
        <w:rPr>
          <w:rFonts w:ascii="Courier New" w:hAnsi="Courier New"/>
          <w:b/>
          <w:i w:val="0"/>
        </w:rPr>
        <w:t>u</w:t>
      </w:r>
      <w:r w:rsidRPr="004563B8">
        <w:t xml:space="preserve"> HexDigit HexDigit HexDigit HexDigit</w:t>
      </w:r>
    </w:p>
    <w:p w14:paraId="1B5D9B87" w14:textId="77777777" w:rsidR="00E80769" w:rsidRDefault="00E80769" w:rsidP="00E80769">
      <w:pPr>
        <w:pStyle w:val="M0"/>
        <w:spacing w:after="0"/>
        <w:rPr>
          <w:sz w:val="16"/>
        </w:rPr>
      </w:pPr>
    </w:p>
    <w:p w14:paraId="7124520C" w14:textId="77777777" w:rsidR="00E80769" w:rsidRPr="00D00D4A" w:rsidRDefault="00E80769" w:rsidP="00E80769">
      <w:pPr>
        <w:pStyle w:val="SyntaxRule"/>
        <w:rPr>
          <w:rFonts w:ascii="Arial" w:hAnsi="Arial"/>
        </w:rPr>
      </w:pPr>
      <w:r w:rsidRPr="004563B8">
        <w:t xml:space="preserve">RegularExpressionLiteral </w:t>
      </w:r>
      <w:r w:rsidRPr="006D03FA">
        <w:rPr>
          <w:rFonts w:ascii="Arial" w:hAnsi="Arial"/>
          <w:b/>
          <w:i w:val="0"/>
        </w:rPr>
        <w:t>::</w:t>
      </w:r>
      <w:r w:rsidRPr="00D00D4A">
        <w:rPr>
          <w:rFonts w:ascii="Arial" w:hAnsi="Arial"/>
        </w:rPr>
        <w:tab/>
        <w:t>See 7.8.5</w:t>
      </w:r>
    </w:p>
    <w:p w14:paraId="196C858E" w14:textId="77777777" w:rsidR="00E80769" w:rsidRPr="004563B8" w:rsidRDefault="00E80769" w:rsidP="00E80769">
      <w:pPr>
        <w:pStyle w:val="SyntaxDefinition"/>
      </w:pPr>
      <w:r w:rsidRPr="004431E2">
        <w:rPr>
          <w:rFonts w:ascii="Courier New" w:hAnsi="Courier New"/>
          <w:b/>
          <w:i w:val="0"/>
        </w:rPr>
        <w:t>/</w:t>
      </w:r>
      <w:r w:rsidRPr="004563B8">
        <w:t xml:space="preserve"> RegularExpressionBody</w:t>
      </w:r>
      <w:r w:rsidRPr="004563B8">
        <w:rPr>
          <w:b/>
        </w:rPr>
        <w:t xml:space="preserve"> </w:t>
      </w:r>
      <w:r w:rsidRPr="004431E2">
        <w:rPr>
          <w:rFonts w:ascii="Courier New" w:hAnsi="Courier New"/>
          <w:b/>
          <w:i w:val="0"/>
        </w:rPr>
        <w:t>/</w:t>
      </w:r>
      <w:r w:rsidRPr="00D00D4A">
        <w:rPr>
          <w:rFonts w:ascii="Arial" w:hAnsi="Arial"/>
          <w:b/>
        </w:rPr>
        <w:t xml:space="preserve"> </w:t>
      </w:r>
      <w:r w:rsidRPr="004563B8">
        <w:t>RegularExpressionFlags</w:t>
      </w:r>
    </w:p>
    <w:p w14:paraId="734C6157" w14:textId="77777777" w:rsidR="00E80769" w:rsidRDefault="00E80769" w:rsidP="00E80769">
      <w:pPr>
        <w:pStyle w:val="M0"/>
        <w:spacing w:after="0"/>
        <w:rPr>
          <w:sz w:val="16"/>
        </w:rPr>
      </w:pPr>
    </w:p>
    <w:p w14:paraId="543F2EC1" w14:textId="77777777" w:rsidR="00E80769" w:rsidRPr="00D00D4A" w:rsidRDefault="00E80769" w:rsidP="00E80769">
      <w:pPr>
        <w:pStyle w:val="SyntaxRule"/>
        <w:rPr>
          <w:rFonts w:ascii="Arial" w:hAnsi="Arial"/>
        </w:rPr>
      </w:pPr>
      <w:r w:rsidRPr="004563B8">
        <w:t xml:space="preserve">RegularExpressionBody </w:t>
      </w:r>
      <w:r w:rsidRPr="006D03FA">
        <w:rPr>
          <w:rFonts w:ascii="Arial" w:hAnsi="Arial"/>
          <w:b/>
          <w:i w:val="0"/>
        </w:rPr>
        <w:t>::</w:t>
      </w:r>
      <w:r w:rsidRPr="00D00D4A">
        <w:rPr>
          <w:rFonts w:ascii="Arial" w:hAnsi="Arial"/>
        </w:rPr>
        <w:tab/>
        <w:t>See 7.8.5</w:t>
      </w:r>
    </w:p>
    <w:p w14:paraId="16F18E8A" w14:textId="77777777" w:rsidR="00E80769" w:rsidRPr="004563B8" w:rsidRDefault="00E80769" w:rsidP="00E80769">
      <w:pPr>
        <w:pStyle w:val="SyntaxDefinition"/>
      </w:pPr>
      <w:r w:rsidRPr="004563B8">
        <w:t>RegularExpressionFirstChar RegularExpressionChars</w:t>
      </w:r>
    </w:p>
    <w:p w14:paraId="4BF5F13D" w14:textId="77777777" w:rsidR="00E80769" w:rsidRDefault="00E80769" w:rsidP="00E80769">
      <w:pPr>
        <w:pStyle w:val="M0"/>
        <w:spacing w:after="0"/>
        <w:rPr>
          <w:sz w:val="16"/>
        </w:rPr>
      </w:pPr>
    </w:p>
    <w:p w14:paraId="35349856" w14:textId="77777777" w:rsidR="00E80769" w:rsidRPr="00D00D4A" w:rsidRDefault="00E80769" w:rsidP="00E80769">
      <w:pPr>
        <w:pStyle w:val="SyntaxRule"/>
        <w:rPr>
          <w:rFonts w:ascii="Arial" w:hAnsi="Arial"/>
        </w:rPr>
      </w:pPr>
      <w:r w:rsidRPr="004563B8">
        <w:t xml:space="preserve">RegularExpressionChars </w:t>
      </w:r>
      <w:r w:rsidRPr="006D03FA">
        <w:rPr>
          <w:rFonts w:ascii="Arial" w:hAnsi="Arial"/>
          <w:b/>
          <w:i w:val="0"/>
        </w:rPr>
        <w:t>::</w:t>
      </w:r>
      <w:r w:rsidRPr="00D00D4A">
        <w:rPr>
          <w:rFonts w:ascii="Arial" w:hAnsi="Arial"/>
        </w:rPr>
        <w:tab/>
        <w:t>See 7.8.5</w:t>
      </w:r>
    </w:p>
    <w:p w14:paraId="3DC4F9A7" w14:textId="77777777" w:rsidR="00E80769" w:rsidRPr="004563B8" w:rsidRDefault="00E80769" w:rsidP="00E80769">
      <w:pPr>
        <w:pStyle w:val="SyntaxDefinition"/>
        <w:rPr>
          <w:vertAlign w:val="subscript"/>
        </w:rPr>
      </w:pPr>
      <w:r w:rsidRPr="00B470C7">
        <w:rPr>
          <w:rFonts w:ascii="Arial" w:hAnsi="Arial"/>
          <w:i w:val="0"/>
          <w:sz w:val="16"/>
        </w:rPr>
        <w:t>[empty]</w:t>
      </w:r>
      <w:r w:rsidRPr="004563B8">
        <w:br/>
        <w:t>RegularExpressionChars RegularExpressionChar</w:t>
      </w:r>
    </w:p>
    <w:p w14:paraId="48AA5069" w14:textId="77777777" w:rsidR="00E80769" w:rsidRDefault="00E80769" w:rsidP="00E80769">
      <w:pPr>
        <w:pStyle w:val="M0"/>
        <w:spacing w:after="0"/>
        <w:rPr>
          <w:sz w:val="16"/>
        </w:rPr>
      </w:pPr>
    </w:p>
    <w:p w14:paraId="48DBB6B1" w14:textId="77777777" w:rsidR="00E80769" w:rsidRPr="00D00D4A" w:rsidRDefault="00E80769" w:rsidP="00E80769">
      <w:pPr>
        <w:pStyle w:val="SyntaxRule"/>
        <w:rPr>
          <w:rFonts w:ascii="Arial" w:hAnsi="Arial"/>
        </w:rPr>
      </w:pPr>
      <w:r w:rsidRPr="004563B8">
        <w:t xml:space="preserve">RegularExpressionFirstChar </w:t>
      </w:r>
      <w:r w:rsidRPr="006D03FA">
        <w:rPr>
          <w:rFonts w:ascii="Arial" w:hAnsi="Arial"/>
          <w:b/>
          <w:i w:val="0"/>
        </w:rPr>
        <w:t>::</w:t>
      </w:r>
      <w:r w:rsidRPr="00D00D4A">
        <w:rPr>
          <w:rFonts w:ascii="Arial" w:hAnsi="Arial"/>
        </w:rPr>
        <w:tab/>
        <w:t>See 7.8.5</w:t>
      </w:r>
    </w:p>
    <w:p w14:paraId="2FFC8961" w14:textId="77777777" w:rsidR="00E80769" w:rsidRPr="004563B8" w:rsidRDefault="00E80769" w:rsidP="00E80769">
      <w:pPr>
        <w:pStyle w:val="SyntaxDefinition"/>
      </w:pPr>
      <w:r w:rsidRPr="004563B8">
        <w:t xml:space="preserve">RegularExpressionNonTerminator </w:t>
      </w:r>
      <w:r w:rsidRPr="007A29B2">
        <w:rPr>
          <w:rFonts w:ascii="Arial" w:hAnsi="Arial"/>
          <w:b/>
          <w:i w:val="0"/>
        </w:rPr>
        <w:t>but not</w:t>
      </w:r>
      <w:r>
        <w:rPr>
          <w:rFonts w:ascii="Arial" w:hAnsi="Arial"/>
          <w:b/>
          <w:i w:val="0"/>
        </w:rPr>
        <w:t xml:space="preserve"> one of</w:t>
      </w:r>
      <w:r w:rsidRPr="004563B8">
        <w:t xml:space="preserve"> </w:t>
      </w:r>
      <w:r w:rsidRPr="004431E2">
        <w:rPr>
          <w:rFonts w:ascii="Courier New" w:hAnsi="Courier New"/>
          <w:b/>
          <w:i w:val="0"/>
        </w:rPr>
        <w:t>*</w:t>
      </w:r>
      <w:r w:rsidRPr="00D00D4A">
        <w:rPr>
          <w:rFonts w:ascii="Arial" w:hAnsi="Arial"/>
          <w:b/>
        </w:rPr>
        <w:t xml:space="preserve"> </w:t>
      </w:r>
      <w:r w:rsidRPr="007A29B2">
        <w:rPr>
          <w:rFonts w:ascii="Arial" w:hAnsi="Arial"/>
          <w:b/>
          <w:i w:val="0"/>
        </w:rPr>
        <w:t>or</w:t>
      </w:r>
      <w:r w:rsidRPr="00D00D4A">
        <w:rPr>
          <w:rFonts w:ascii="Arial" w:hAnsi="Arial"/>
          <w:b/>
        </w:rPr>
        <w:t xml:space="preserve"> </w:t>
      </w:r>
      <w:r w:rsidRPr="004431E2">
        <w:rPr>
          <w:rFonts w:ascii="Courier New" w:hAnsi="Courier New"/>
          <w:b/>
          <w:i w:val="0"/>
        </w:rPr>
        <w:t>\</w:t>
      </w:r>
      <w:r w:rsidRPr="004563B8">
        <w:t xml:space="preserve"> </w:t>
      </w:r>
      <w:r w:rsidRPr="007A29B2">
        <w:rPr>
          <w:rFonts w:ascii="Arial" w:hAnsi="Arial"/>
          <w:b/>
          <w:i w:val="0"/>
        </w:rPr>
        <w:t>or</w:t>
      </w:r>
      <w:r w:rsidRPr="00D00D4A">
        <w:rPr>
          <w:rFonts w:ascii="Arial" w:hAnsi="Arial"/>
          <w:b/>
        </w:rPr>
        <w:t xml:space="preserve"> </w:t>
      </w:r>
      <w:r w:rsidRPr="004431E2">
        <w:rPr>
          <w:rFonts w:ascii="Courier New" w:hAnsi="Courier New"/>
          <w:b/>
          <w:i w:val="0"/>
        </w:rPr>
        <w:t xml:space="preserve">/ </w:t>
      </w:r>
      <w:r w:rsidRPr="007A29B2">
        <w:rPr>
          <w:rFonts w:ascii="Arial" w:hAnsi="Arial"/>
          <w:b/>
          <w:i w:val="0"/>
        </w:rPr>
        <w:t>or</w:t>
      </w:r>
      <w:r w:rsidRPr="004431E2">
        <w:rPr>
          <w:rFonts w:ascii="Courier New" w:hAnsi="Courier New"/>
          <w:b/>
          <w:i w:val="0"/>
        </w:rPr>
        <w:t xml:space="preserve"> [</w:t>
      </w:r>
      <w:r w:rsidRPr="004563B8">
        <w:br/>
        <w:t>RegularExpressionBackslashSequence</w:t>
      </w:r>
      <w:r>
        <w:br/>
      </w:r>
      <w:r w:rsidRPr="004563B8">
        <w:t>RegularExpressionClass</w:t>
      </w:r>
    </w:p>
    <w:p w14:paraId="062F295B" w14:textId="77777777" w:rsidR="00E80769" w:rsidRDefault="00E80769" w:rsidP="00E80769">
      <w:pPr>
        <w:pStyle w:val="M0"/>
        <w:spacing w:after="0"/>
        <w:rPr>
          <w:sz w:val="16"/>
        </w:rPr>
      </w:pPr>
    </w:p>
    <w:p w14:paraId="5A5236BD" w14:textId="77777777" w:rsidR="00E80769" w:rsidRPr="00D00D4A" w:rsidRDefault="00E80769" w:rsidP="00E80769">
      <w:pPr>
        <w:pStyle w:val="SyntaxRule"/>
        <w:rPr>
          <w:rFonts w:ascii="Arial" w:hAnsi="Arial"/>
        </w:rPr>
      </w:pPr>
      <w:r w:rsidRPr="004563B8">
        <w:t xml:space="preserve">RegularExpressionChar </w:t>
      </w:r>
      <w:r w:rsidRPr="006D03FA">
        <w:rPr>
          <w:rFonts w:ascii="Arial" w:hAnsi="Arial"/>
          <w:b/>
          <w:i w:val="0"/>
        </w:rPr>
        <w:t>::</w:t>
      </w:r>
      <w:r w:rsidRPr="00D00D4A">
        <w:rPr>
          <w:rFonts w:ascii="Arial" w:hAnsi="Arial"/>
        </w:rPr>
        <w:tab/>
        <w:t>See 7.8.5</w:t>
      </w:r>
    </w:p>
    <w:p w14:paraId="1F0AD0B8" w14:textId="77777777" w:rsidR="00E80769" w:rsidRPr="004563B8" w:rsidRDefault="00E80769" w:rsidP="00E80769">
      <w:pPr>
        <w:pStyle w:val="SyntaxDefinition"/>
      </w:pPr>
      <w:r w:rsidRPr="004563B8">
        <w:t xml:space="preserve">RegularExpressionNonTerminator </w:t>
      </w:r>
      <w:r w:rsidRPr="007A29B2">
        <w:rPr>
          <w:rFonts w:ascii="Arial" w:hAnsi="Arial"/>
          <w:b/>
          <w:i w:val="0"/>
        </w:rPr>
        <w:t>but not</w:t>
      </w:r>
      <w:r w:rsidRPr="00D00D4A">
        <w:rPr>
          <w:rFonts w:ascii="Arial" w:hAnsi="Arial"/>
          <w:b/>
        </w:rPr>
        <w:t xml:space="preserve"> </w:t>
      </w:r>
      <w:r w:rsidRPr="004431E2">
        <w:rPr>
          <w:rFonts w:ascii="Courier New" w:hAnsi="Courier New"/>
          <w:b/>
          <w:i w:val="0"/>
        </w:rPr>
        <w:t>\</w:t>
      </w:r>
      <w:r w:rsidRPr="00D00D4A">
        <w:rPr>
          <w:rFonts w:ascii="Arial" w:hAnsi="Arial"/>
          <w:b/>
        </w:rPr>
        <w:t xml:space="preserve"> </w:t>
      </w:r>
      <w:r w:rsidRPr="007A29B2">
        <w:rPr>
          <w:rFonts w:ascii="Arial" w:hAnsi="Arial"/>
          <w:b/>
          <w:i w:val="0"/>
        </w:rPr>
        <w:t>or</w:t>
      </w:r>
      <w:r w:rsidRPr="00D00D4A">
        <w:rPr>
          <w:rFonts w:ascii="Arial" w:hAnsi="Arial"/>
          <w:b/>
        </w:rPr>
        <w:t xml:space="preserve"> </w:t>
      </w:r>
      <w:r w:rsidRPr="004431E2">
        <w:rPr>
          <w:rFonts w:ascii="Courier New" w:hAnsi="Courier New"/>
          <w:b/>
          <w:i w:val="0"/>
        </w:rPr>
        <w:t xml:space="preserve">/ </w:t>
      </w:r>
      <w:r w:rsidRPr="007A29B2">
        <w:rPr>
          <w:rFonts w:ascii="Arial" w:hAnsi="Arial"/>
          <w:b/>
          <w:i w:val="0"/>
        </w:rPr>
        <w:t>or</w:t>
      </w:r>
      <w:r w:rsidRPr="004431E2">
        <w:rPr>
          <w:rFonts w:ascii="Courier New" w:hAnsi="Courier New"/>
          <w:b/>
          <w:i w:val="0"/>
        </w:rPr>
        <w:t xml:space="preserve"> [</w:t>
      </w:r>
      <w:r w:rsidRPr="004563B8">
        <w:br/>
        <w:t>RegularExpressionBackslashSequence</w:t>
      </w:r>
      <w:r>
        <w:br/>
      </w:r>
      <w:r w:rsidRPr="004563B8">
        <w:t>RegularExpressionClass</w:t>
      </w:r>
    </w:p>
    <w:p w14:paraId="7CF5F76F" w14:textId="77777777" w:rsidR="00E80769" w:rsidRDefault="00E80769" w:rsidP="00E80769">
      <w:pPr>
        <w:pStyle w:val="M0"/>
        <w:spacing w:after="0"/>
        <w:rPr>
          <w:sz w:val="16"/>
        </w:rPr>
      </w:pPr>
    </w:p>
    <w:p w14:paraId="0322604E" w14:textId="77777777" w:rsidR="00E80769" w:rsidRPr="00D00D4A" w:rsidRDefault="00E80769" w:rsidP="00E80769">
      <w:pPr>
        <w:pStyle w:val="SyntaxRule"/>
        <w:rPr>
          <w:rFonts w:ascii="Arial" w:hAnsi="Arial"/>
        </w:rPr>
      </w:pPr>
      <w:r w:rsidRPr="004563B8">
        <w:t xml:space="preserve">RegularExpressionBackslashSequence </w:t>
      </w:r>
      <w:r w:rsidRPr="006D03FA">
        <w:rPr>
          <w:rFonts w:ascii="Arial" w:hAnsi="Arial"/>
          <w:b/>
          <w:i w:val="0"/>
        </w:rPr>
        <w:t>::</w:t>
      </w:r>
      <w:r w:rsidRPr="00D00D4A">
        <w:rPr>
          <w:rFonts w:ascii="Arial" w:hAnsi="Arial"/>
        </w:rPr>
        <w:tab/>
        <w:t>See 7.8.5</w:t>
      </w:r>
    </w:p>
    <w:p w14:paraId="58D530EE" w14:textId="77777777" w:rsidR="00E80769" w:rsidRPr="004563B8" w:rsidRDefault="00E80769" w:rsidP="00E80769">
      <w:pPr>
        <w:pStyle w:val="SyntaxDefinition"/>
      </w:pPr>
      <w:r w:rsidRPr="004431E2">
        <w:rPr>
          <w:rFonts w:ascii="Courier New" w:hAnsi="Courier New"/>
          <w:b/>
          <w:i w:val="0"/>
        </w:rPr>
        <w:t>\</w:t>
      </w:r>
      <w:r w:rsidRPr="004563B8">
        <w:t xml:space="preserve"> </w:t>
      </w:r>
      <w:r>
        <w:t>RegularExpression</w:t>
      </w:r>
      <w:r w:rsidRPr="004563B8">
        <w:t>NonTerminator</w:t>
      </w:r>
    </w:p>
    <w:p w14:paraId="05C2F4D5" w14:textId="77777777" w:rsidR="00E80769" w:rsidRDefault="00E80769" w:rsidP="00E80769">
      <w:pPr>
        <w:pStyle w:val="M0"/>
        <w:spacing w:after="0"/>
        <w:rPr>
          <w:sz w:val="16"/>
        </w:rPr>
      </w:pPr>
    </w:p>
    <w:p w14:paraId="233735BF" w14:textId="77777777" w:rsidR="00E80769" w:rsidRPr="00D00D4A" w:rsidRDefault="00E80769" w:rsidP="00E80769">
      <w:pPr>
        <w:pStyle w:val="SyntaxRule"/>
        <w:rPr>
          <w:rFonts w:ascii="Arial" w:hAnsi="Arial"/>
        </w:rPr>
      </w:pPr>
      <w:r w:rsidRPr="004563B8">
        <w:t xml:space="preserve">RegularExpressionNonTerminator </w:t>
      </w:r>
      <w:r w:rsidRPr="006D03FA">
        <w:rPr>
          <w:rFonts w:ascii="Arial" w:hAnsi="Arial"/>
          <w:b/>
          <w:i w:val="0"/>
        </w:rPr>
        <w:t>::</w:t>
      </w:r>
      <w:r w:rsidRPr="00D00D4A">
        <w:rPr>
          <w:rFonts w:ascii="Arial" w:hAnsi="Arial"/>
        </w:rPr>
        <w:tab/>
        <w:t>See 7.8.5</w:t>
      </w:r>
    </w:p>
    <w:p w14:paraId="181593DD" w14:textId="77777777" w:rsidR="00E80769" w:rsidRPr="004563B8" w:rsidRDefault="00E80769" w:rsidP="00E80769">
      <w:pPr>
        <w:pStyle w:val="SyntaxDefinition"/>
      </w:pPr>
      <w:r w:rsidRPr="004563B8">
        <w:t xml:space="preserve">SourceCharacter </w:t>
      </w:r>
      <w:r w:rsidRPr="007A29B2">
        <w:rPr>
          <w:rFonts w:ascii="Arial" w:hAnsi="Arial"/>
          <w:b/>
          <w:i w:val="0"/>
        </w:rPr>
        <w:t>but not</w:t>
      </w:r>
      <w:r w:rsidRPr="00D00D4A">
        <w:rPr>
          <w:rFonts w:ascii="Arial" w:hAnsi="Arial"/>
          <w:b/>
        </w:rPr>
        <w:t xml:space="preserve"> </w:t>
      </w:r>
      <w:r w:rsidRPr="004563B8">
        <w:t>LineTerminator</w:t>
      </w:r>
    </w:p>
    <w:p w14:paraId="0ED656F6" w14:textId="77777777" w:rsidR="00E80769" w:rsidRPr="00D00D4A" w:rsidRDefault="00E80769" w:rsidP="00E80769">
      <w:pPr>
        <w:pStyle w:val="SyntaxRule"/>
      </w:pPr>
    </w:p>
    <w:p w14:paraId="4FD2CE65" w14:textId="77777777" w:rsidR="00E80769" w:rsidRPr="00D00D4A" w:rsidRDefault="00E80769" w:rsidP="00E80769">
      <w:pPr>
        <w:pStyle w:val="SyntaxRule"/>
        <w:rPr>
          <w:rFonts w:ascii="Arial" w:hAnsi="Arial"/>
        </w:rPr>
      </w:pPr>
      <w:r w:rsidRPr="004563B8">
        <w:t xml:space="preserve">RegularExpressionClass </w:t>
      </w:r>
      <w:r w:rsidRPr="006D03FA">
        <w:rPr>
          <w:rFonts w:ascii="Arial" w:hAnsi="Arial"/>
          <w:b/>
          <w:i w:val="0"/>
        </w:rPr>
        <w:t>::</w:t>
      </w:r>
      <w:r w:rsidRPr="00D00D4A">
        <w:rPr>
          <w:rFonts w:ascii="Arial" w:hAnsi="Arial"/>
        </w:rPr>
        <w:tab/>
        <w:t>See 7.8.5</w:t>
      </w:r>
    </w:p>
    <w:p w14:paraId="6544C6EA" w14:textId="77777777" w:rsidR="00E80769" w:rsidRPr="004431E2" w:rsidRDefault="00E80769" w:rsidP="00E80769">
      <w:pPr>
        <w:pStyle w:val="SyntaxDefinition"/>
        <w:rPr>
          <w:rFonts w:ascii="Courier New" w:hAnsi="Courier New"/>
          <w:b/>
          <w:i w:val="0"/>
        </w:rPr>
      </w:pPr>
      <w:r w:rsidRPr="004431E2">
        <w:rPr>
          <w:rFonts w:ascii="Courier New" w:hAnsi="Courier New"/>
          <w:b/>
          <w:i w:val="0"/>
        </w:rPr>
        <w:t>[</w:t>
      </w:r>
      <w:r>
        <w:rPr>
          <w:rFonts w:ascii="Courier New" w:hAnsi="Courier New"/>
          <w:b/>
          <w:i w:val="0"/>
        </w:rPr>
        <w:t xml:space="preserve"> </w:t>
      </w:r>
      <w:r w:rsidRPr="004563B8">
        <w:t>RegularExpressionClassChars</w:t>
      </w:r>
      <w:r w:rsidRPr="004431E2">
        <w:rPr>
          <w:rFonts w:ascii="Courier New" w:hAnsi="Courier New"/>
          <w:b/>
          <w:i w:val="0"/>
        </w:rPr>
        <w:t xml:space="preserve"> ]</w:t>
      </w:r>
    </w:p>
    <w:p w14:paraId="1A8FF120" w14:textId="77777777" w:rsidR="00E80769" w:rsidRPr="00D00D4A" w:rsidRDefault="00E80769" w:rsidP="00E80769">
      <w:pPr>
        <w:pStyle w:val="M0"/>
        <w:spacing w:after="0"/>
      </w:pPr>
    </w:p>
    <w:p w14:paraId="1F22249B" w14:textId="77777777" w:rsidR="00E80769" w:rsidRPr="00D00D4A" w:rsidRDefault="00E80769" w:rsidP="00E80769">
      <w:pPr>
        <w:pStyle w:val="SyntaxRule"/>
        <w:rPr>
          <w:rFonts w:ascii="Arial" w:hAnsi="Arial"/>
        </w:rPr>
      </w:pPr>
      <w:r w:rsidRPr="004563B8">
        <w:t>RegularExpressionClassChars</w:t>
      </w:r>
      <w:r w:rsidRPr="004431E2">
        <w:rPr>
          <w:rFonts w:ascii="Courier New" w:hAnsi="Courier New"/>
          <w:b/>
          <w:i w:val="0"/>
        </w:rPr>
        <w:t xml:space="preserve"> </w:t>
      </w:r>
      <w:r w:rsidRPr="006D03FA">
        <w:rPr>
          <w:rFonts w:ascii="Arial" w:hAnsi="Arial"/>
          <w:b/>
          <w:i w:val="0"/>
        </w:rPr>
        <w:t>::</w:t>
      </w:r>
      <w:r w:rsidRPr="00D00D4A">
        <w:rPr>
          <w:rFonts w:ascii="Arial" w:hAnsi="Arial"/>
        </w:rPr>
        <w:t xml:space="preserve"> </w:t>
      </w:r>
      <w:r w:rsidRPr="00D00D4A">
        <w:rPr>
          <w:rFonts w:ascii="Arial" w:hAnsi="Arial"/>
        </w:rPr>
        <w:tab/>
        <w:t>See 7.8.5</w:t>
      </w:r>
    </w:p>
    <w:p w14:paraId="7BE308D3" w14:textId="77777777" w:rsidR="00E80769" w:rsidRPr="004563B8" w:rsidRDefault="00E80769" w:rsidP="00E80769">
      <w:pPr>
        <w:pStyle w:val="SyntaxDefinition"/>
      </w:pPr>
      <w:r w:rsidRPr="00D00D4A">
        <w:rPr>
          <w:rFonts w:ascii="Arial" w:hAnsi="Arial"/>
          <w:sz w:val="16"/>
        </w:rPr>
        <w:t>[empty]</w:t>
      </w:r>
      <w:r w:rsidRPr="004563B8">
        <w:br/>
        <w:t>RegularExpressionClassChars</w:t>
      </w:r>
      <w:r w:rsidRPr="004431E2">
        <w:rPr>
          <w:rFonts w:ascii="Courier New" w:hAnsi="Courier New"/>
          <w:b/>
          <w:i w:val="0"/>
        </w:rPr>
        <w:t xml:space="preserve"> </w:t>
      </w:r>
      <w:r w:rsidRPr="004563B8">
        <w:t>RegularExpressionClassChar</w:t>
      </w:r>
    </w:p>
    <w:p w14:paraId="4FD68189" w14:textId="77777777" w:rsidR="00E80769" w:rsidRPr="00D00D4A" w:rsidRDefault="00E80769" w:rsidP="00E80769">
      <w:pPr>
        <w:pStyle w:val="M0"/>
        <w:spacing w:after="0"/>
      </w:pPr>
    </w:p>
    <w:p w14:paraId="73343A69" w14:textId="77777777" w:rsidR="00E80769" w:rsidRPr="00D00D4A" w:rsidRDefault="00E80769" w:rsidP="00E80769">
      <w:pPr>
        <w:pStyle w:val="SyntaxRule"/>
        <w:rPr>
          <w:rFonts w:ascii="Arial" w:hAnsi="Arial"/>
        </w:rPr>
      </w:pPr>
      <w:r w:rsidRPr="004563B8">
        <w:t>RegularExpressionClassChar</w:t>
      </w:r>
      <w:r w:rsidRPr="004431E2">
        <w:rPr>
          <w:rFonts w:ascii="Courier New" w:hAnsi="Courier New"/>
          <w:b/>
          <w:i w:val="0"/>
        </w:rPr>
        <w:t xml:space="preserve"> </w:t>
      </w:r>
      <w:r w:rsidRPr="006D03FA">
        <w:rPr>
          <w:rFonts w:ascii="Arial" w:hAnsi="Arial"/>
          <w:b/>
          <w:i w:val="0"/>
        </w:rPr>
        <w:t>::</w:t>
      </w:r>
      <w:r w:rsidRPr="00D00D4A">
        <w:rPr>
          <w:rFonts w:ascii="Arial" w:hAnsi="Arial"/>
        </w:rPr>
        <w:t xml:space="preserve"> </w:t>
      </w:r>
      <w:r w:rsidRPr="00D00D4A">
        <w:rPr>
          <w:rFonts w:ascii="Arial" w:hAnsi="Arial"/>
        </w:rPr>
        <w:tab/>
        <w:t>See 7.8.5</w:t>
      </w:r>
    </w:p>
    <w:p w14:paraId="35B1BF96" w14:textId="77777777" w:rsidR="00E80769" w:rsidRPr="004563B8" w:rsidRDefault="00E80769" w:rsidP="00E80769">
      <w:pPr>
        <w:pStyle w:val="SyntaxDefinition"/>
      </w:pPr>
      <w:r w:rsidRPr="004563B8">
        <w:t>RegularExpressionNonTerminator</w:t>
      </w:r>
      <w:r w:rsidRPr="004563B8">
        <w:rPr>
          <w:b/>
        </w:rPr>
        <w:t xml:space="preserve"> </w:t>
      </w:r>
      <w:r w:rsidRPr="007A29B2">
        <w:rPr>
          <w:rFonts w:ascii="Arial" w:hAnsi="Arial"/>
          <w:b/>
          <w:i w:val="0"/>
        </w:rPr>
        <w:t>but not</w:t>
      </w:r>
      <w:r w:rsidRPr="004563B8">
        <w:rPr>
          <w:b/>
        </w:rPr>
        <w:t xml:space="preserve"> </w:t>
      </w:r>
      <w:r w:rsidRPr="004431E2">
        <w:rPr>
          <w:rFonts w:ascii="Courier New" w:hAnsi="Courier New" w:cs="Courier New"/>
          <w:b/>
          <w:i w:val="0"/>
        </w:rPr>
        <w:t>]</w:t>
      </w:r>
      <w:r w:rsidRPr="004563B8">
        <w:rPr>
          <w:b/>
        </w:rPr>
        <w:t xml:space="preserve"> </w:t>
      </w:r>
      <w:r w:rsidRPr="007A29B2">
        <w:rPr>
          <w:rFonts w:ascii="Arial" w:hAnsi="Arial"/>
          <w:b/>
          <w:i w:val="0"/>
        </w:rPr>
        <w:t>or</w:t>
      </w:r>
      <w:r w:rsidRPr="004563B8">
        <w:rPr>
          <w:b/>
        </w:rPr>
        <w:t xml:space="preserve"> </w:t>
      </w:r>
      <w:r w:rsidRPr="004431E2">
        <w:rPr>
          <w:rFonts w:ascii="Courier New" w:hAnsi="Courier New" w:cs="Courier New"/>
          <w:b/>
          <w:i w:val="0"/>
        </w:rPr>
        <w:t>\</w:t>
      </w:r>
      <w:r w:rsidRPr="004563B8">
        <w:rPr>
          <w:b/>
        </w:rPr>
        <w:br/>
      </w:r>
      <w:r w:rsidRPr="004563B8">
        <w:t>RegularExpressionBackslashSequence</w:t>
      </w:r>
    </w:p>
    <w:p w14:paraId="7F0FB7A1" w14:textId="77777777" w:rsidR="00E80769" w:rsidRDefault="00E80769" w:rsidP="00E80769">
      <w:pPr>
        <w:pStyle w:val="M0"/>
        <w:spacing w:after="0"/>
        <w:rPr>
          <w:sz w:val="16"/>
        </w:rPr>
      </w:pPr>
    </w:p>
    <w:p w14:paraId="19048909" w14:textId="77777777" w:rsidR="00E80769" w:rsidRPr="00D00D4A" w:rsidRDefault="00E80769" w:rsidP="00E80769">
      <w:pPr>
        <w:pStyle w:val="SyntaxRule"/>
        <w:rPr>
          <w:rFonts w:ascii="Arial" w:hAnsi="Arial"/>
        </w:rPr>
      </w:pPr>
      <w:r w:rsidRPr="004563B8">
        <w:t xml:space="preserve">RegularExpressionFlags </w:t>
      </w:r>
      <w:r w:rsidRPr="006D03FA">
        <w:rPr>
          <w:rFonts w:ascii="Arial" w:hAnsi="Arial"/>
          <w:b/>
          <w:i w:val="0"/>
        </w:rPr>
        <w:t>::</w:t>
      </w:r>
      <w:r w:rsidRPr="00D00D4A">
        <w:rPr>
          <w:rFonts w:ascii="Arial" w:hAnsi="Arial"/>
        </w:rPr>
        <w:tab/>
        <w:t>See 7.8.5</w:t>
      </w:r>
    </w:p>
    <w:p w14:paraId="5E09E753" w14:textId="77777777" w:rsidR="00E80769" w:rsidRPr="004563B8" w:rsidRDefault="00E80769" w:rsidP="00E80769">
      <w:pPr>
        <w:pStyle w:val="SyntaxDefinition"/>
      </w:pPr>
      <w:r w:rsidRPr="00B470C7">
        <w:rPr>
          <w:rFonts w:ascii="Arial" w:hAnsi="Arial"/>
          <w:i w:val="0"/>
          <w:sz w:val="16"/>
        </w:rPr>
        <w:t>[empty]</w:t>
      </w:r>
      <w:r w:rsidRPr="004563B8">
        <w:br/>
        <w:t>RegularExpressionFlags IdentifierPart</w:t>
      </w:r>
    </w:p>
    <w:p w14:paraId="3CFC38D0" w14:textId="77777777" w:rsidR="00E80769" w:rsidRDefault="00E80769" w:rsidP="00E80769">
      <w:pPr>
        <w:pStyle w:val="a2"/>
        <w:tabs>
          <w:tab w:val="clear" w:pos="500"/>
          <w:tab w:val="clear" w:pos="720"/>
          <w:tab w:val="left" w:pos="567"/>
        </w:tabs>
      </w:pPr>
      <w:bookmarkStart w:id="6712" w:name="_Toc472818973"/>
      <w:bookmarkStart w:id="6713" w:name="_Toc474641687"/>
      <w:bookmarkStart w:id="6714" w:name="_Toc235503555"/>
      <w:bookmarkStart w:id="6715" w:name="_Toc236208644"/>
      <w:bookmarkStart w:id="6716" w:name="_Toc241509330"/>
      <w:bookmarkStart w:id="6717" w:name="_Toc241557807"/>
      <w:bookmarkStart w:id="6718" w:name="_Toc244416817"/>
      <w:bookmarkStart w:id="6719" w:name="_Toc244657757"/>
      <w:bookmarkStart w:id="6720" w:name="_Toc246652497"/>
      <w:bookmarkStart w:id="6721" w:name="_Toc253562046"/>
      <w:bookmarkStart w:id="6722" w:name="_Toc268506062"/>
      <w:bookmarkStart w:id="6723" w:name="_Toc276631181"/>
      <w:bookmarkStart w:id="6724" w:name="_Toc277944225"/>
      <w:bookmarkStart w:id="6725" w:name="_Toc153968570"/>
      <w:r>
        <w:t>Number Conversions</w:t>
      </w:r>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p>
    <w:p w14:paraId="331C5F5A" w14:textId="77777777" w:rsidR="00E80769" w:rsidRPr="00D00D4A" w:rsidRDefault="00E80769" w:rsidP="00E80769">
      <w:pPr>
        <w:pStyle w:val="SyntaxRule"/>
        <w:rPr>
          <w:rFonts w:ascii="Arial" w:hAnsi="Arial"/>
        </w:rPr>
      </w:pPr>
      <w:r w:rsidRPr="004563B8">
        <w:t xml:space="preserve">StringNumericLiteral </w:t>
      </w:r>
      <w:r w:rsidRPr="006D03FA">
        <w:rPr>
          <w:rFonts w:ascii="Arial" w:hAnsi="Arial"/>
          <w:b/>
          <w:i w:val="0"/>
        </w:rPr>
        <w:t>:::</w:t>
      </w:r>
      <w:r w:rsidRPr="00D00D4A">
        <w:rPr>
          <w:rFonts w:ascii="Arial" w:hAnsi="Arial"/>
        </w:rPr>
        <w:tab/>
        <w:t>See 9.3.1</w:t>
      </w:r>
    </w:p>
    <w:p w14:paraId="6282C6BA" w14:textId="77777777" w:rsidR="00E80769" w:rsidRPr="004563B8" w:rsidRDefault="00E80769" w:rsidP="00E80769">
      <w:pPr>
        <w:pStyle w:val="SyntaxDefinition"/>
      </w:pPr>
      <w:r w:rsidRPr="004563B8">
        <w:t>StrWhiteSpace</w:t>
      </w:r>
      <w:r w:rsidRPr="005E74B3">
        <w:rPr>
          <w:rFonts w:ascii="Arial" w:hAnsi="Arial"/>
          <w:i w:val="0"/>
          <w:vertAlign w:val="subscript"/>
        </w:rPr>
        <w:t>opt</w:t>
      </w:r>
      <w:r w:rsidRPr="004563B8">
        <w:br/>
        <w:t>StrWhiteSpace</w:t>
      </w:r>
      <w:r w:rsidRPr="005E74B3">
        <w:rPr>
          <w:rFonts w:ascii="Arial" w:hAnsi="Arial"/>
          <w:i w:val="0"/>
          <w:vertAlign w:val="subscript"/>
        </w:rPr>
        <w:t>opt</w:t>
      </w:r>
      <w:r w:rsidRPr="004563B8">
        <w:t xml:space="preserve"> StrNumericLiteral StrWhiteSpace</w:t>
      </w:r>
      <w:r w:rsidRPr="005E74B3">
        <w:rPr>
          <w:rFonts w:ascii="Arial" w:hAnsi="Arial"/>
          <w:i w:val="0"/>
          <w:vertAlign w:val="subscript"/>
        </w:rPr>
        <w:t>opt</w:t>
      </w:r>
    </w:p>
    <w:p w14:paraId="4E0EAEE7" w14:textId="77777777" w:rsidR="00E80769" w:rsidRDefault="00E80769" w:rsidP="00E80769">
      <w:pPr>
        <w:pStyle w:val="M0"/>
        <w:spacing w:after="0"/>
        <w:rPr>
          <w:sz w:val="16"/>
        </w:rPr>
      </w:pPr>
    </w:p>
    <w:p w14:paraId="2458ABE3" w14:textId="77777777" w:rsidR="00E80769" w:rsidRPr="00D00D4A" w:rsidRDefault="00E80769" w:rsidP="00E80769">
      <w:pPr>
        <w:pStyle w:val="SyntaxRule"/>
        <w:rPr>
          <w:rFonts w:ascii="Arial" w:hAnsi="Arial"/>
        </w:rPr>
      </w:pPr>
      <w:r w:rsidRPr="004563B8">
        <w:t xml:space="preserve">StrWhiteSpace </w:t>
      </w:r>
      <w:r w:rsidRPr="006D03FA">
        <w:rPr>
          <w:rFonts w:ascii="Arial" w:hAnsi="Arial"/>
          <w:b/>
          <w:i w:val="0"/>
        </w:rPr>
        <w:t>:::</w:t>
      </w:r>
      <w:r w:rsidRPr="00D00D4A">
        <w:rPr>
          <w:rFonts w:ascii="Arial" w:hAnsi="Arial"/>
        </w:rPr>
        <w:tab/>
        <w:t>See 9.3.1</w:t>
      </w:r>
    </w:p>
    <w:p w14:paraId="78C6E061" w14:textId="77777777" w:rsidR="00E80769" w:rsidRPr="004563B8" w:rsidRDefault="00E80769" w:rsidP="00E80769">
      <w:pPr>
        <w:pStyle w:val="SyntaxDefinition"/>
      </w:pPr>
      <w:r w:rsidRPr="004563B8">
        <w:t>StrWhiteSpaceChar StrWhiteSpace</w:t>
      </w:r>
      <w:r w:rsidRPr="005E74B3">
        <w:rPr>
          <w:rFonts w:ascii="Arial" w:hAnsi="Arial"/>
          <w:i w:val="0"/>
          <w:vertAlign w:val="subscript"/>
        </w:rPr>
        <w:t>opt</w:t>
      </w:r>
    </w:p>
    <w:p w14:paraId="009ADCEF" w14:textId="77777777" w:rsidR="00E80769" w:rsidRDefault="00E80769" w:rsidP="00E80769">
      <w:pPr>
        <w:pStyle w:val="M0"/>
        <w:spacing w:after="0"/>
        <w:rPr>
          <w:sz w:val="16"/>
        </w:rPr>
      </w:pPr>
    </w:p>
    <w:p w14:paraId="501A5B52" w14:textId="77777777" w:rsidR="00E80769" w:rsidRPr="00D00D4A" w:rsidRDefault="00E80769" w:rsidP="00E80769">
      <w:pPr>
        <w:pStyle w:val="SyntaxRule"/>
        <w:rPr>
          <w:rFonts w:ascii="Arial" w:hAnsi="Arial"/>
        </w:rPr>
      </w:pPr>
      <w:r w:rsidRPr="004563B8">
        <w:t xml:space="preserve">StrWhiteSpaceChar </w:t>
      </w:r>
      <w:r w:rsidRPr="006D03FA">
        <w:rPr>
          <w:rFonts w:ascii="Arial" w:hAnsi="Arial"/>
          <w:b/>
          <w:i w:val="0"/>
        </w:rPr>
        <w:t>:::</w:t>
      </w:r>
      <w:r w:rsidRPr="00D00D4A">
        <w:rPr>
          <w:rFonts w:ascii="Arial" w:hAnsi="Arial"/>
        </w:rPr>
        <w:tab/>
        <w:t>See 9.3.1</w:t>
      </w:r>
    </w:p>
    <w:p w14:paraId="1E2E2FDC" w14:textId="77777777" w:rsidR="00E80769" w:rsidRPr="004563B8" w:rsidRDefault="00E80769" w:rsidP="00E80769">
      <w:pPr>
        <w:pStyle w:val="SyntaxDefinition"/>
      </w:pPr>
      <w:r w:rsidRPr="004563B8">
        <w:t>WhiteSpace</w:t>
      </w:r>
      <w:r>
        <w:br/>
      </w:r>
      <w:r w:rsidRPr="004563B8">
        <w:t>LineTerminator</w:t>
      </w:r>
    </w:p>
    <w:p w14:paraId="6CEECC68" w14:textId="77777777" w:rsidR="00E80769" w:rsidRDefault="00E80769" w:rsidP="00E80769">
      <w:pPr>
        <w:pStyle w:val="M0"/>
        <w:spacing w:after="0"/>
        <w:rPr>
          <w:sz w:val="16"/>
        </w:rPr>
      </w:pPr>
    </w:p>
    <w:p w14:paraId="2024A88B" w14:textId="77777777" w:rsidR="00E80769" w:rsidRPr="00D00D4A" w:rsidRDefault="00E80769" w:rsidP="00E80769">
      <w:pPr>
        <w:pStyle w:val="SyntaxRule"/>
        <w:rPr>
          <w:rFonts w:ascii="Arial" w:hAnsi="Arial"/>
        </w:rPr>
      </w:pPr>
      <w:r w:rsidRPr="004563B8">
        <w:t xml:space="preserve">StrNumericLiteral </w:t>
      </w:r>
      <w:r w:rsidRPr="006D03FA">
        <w:rPr>
          <w:rFonts w:ascii="Arial" w:hAnsi="Arial"/>
          <w:b/>
          <w:i w:val="0"/>
        </w:rPr>
        <w:t>:::</w:t>
      </w:r>
      <w:r w:rsidRPr="00D00D4A">
        <w:rPr>
          <w:rFonts w:ascii="Arial" w:hAnsi="Arial"/>
        </w:rPr>
        <w:tab/>
        <w:t>See 9.3.1</w:t>
      </w:r>
    </w:p>
    <w:p w14:paraId="3962B297" w14:textId="77777777" w:rsidR="00E80769" w:rsidRPr="004563B8" w:rsidRDefault="00E80769" w:rsidP="00E80769">
      <w:pPr>
        <w:pStyle w:val="SyntaxDefinition"/>
      </w:pPr>
      <w:r w:rsidRPr="004563B8">
        <w:t>StrDecimalLiteral</w:t>
      </w:r>
      <w:r w:rsidRPr="004563B8">
        <w:br/>
        <w:t>HexIntegerLiteral</w:t>
      </w:r>
    </w:p>
    <w:p w14:paraId="1A6A1962" w14:textId="77777777" w:rsidR="00E80769" w:rsidRPr="004563B8" w:rsidRDefault="00E80769" w:rsidP="00E80769">
      <w:pPr>
        <w:pStyle w:val="SyntaxRule"/>
      </w:pPr>
      <w:r w:rsidRPr="004563B8">
        <w:t xml:space="preserve">StrDecimalLiteral </w:t>
      </w:r>
      <w:r w:rsidRPr="006D03FA">
        <w:rPr>
          <w:rFonts w:ascii="Arial" w:hAnsi="Arial"/>
          <w:b/>
          <w:i w:val="0"/>
        </w:rPr>
        <w:t>:::</w:t>
      </w:r>
      <w:r w:rsidRPr="00D00D4A">
        <w:rPr>
          <w:rFonts w:ascii="Arial" w:hAnsi="Arial"/>
        </w:rPr>
        <w:tab/>
      </w:r>
      <w:r w:rsidRPr="004563B8">
        <w:rPr>
          <w:rFonts w:ascii="Arial" w:hAnsi="Arial"/>
        </w:rPr>
        <w:t>See 9.3.1</w:t>
      </w:r>
    </w:p>
    <w:p w14:paraId="735C85DC" w14:textId="77777777" w:rsidR="00E80769" w:rsidRPr="004563B8" w:rsidRDefault="00E80769" w:rsidP="00E80769">
      <w:pPr>
        <w:pStyle w:val="SyntaxDefinition"/>
      </w:pPr>
      <w:r w:rsidRPr="004563B8">
        <w:t>StrUnsignedDecimalLiteral</w:t>
      </w:r>
      <w:r w:rsidRPr="004563B8">
        <w:br/>
      </w:r>
      <w:r w:rsidRPr="004431E2">
        <w:rPr>
          <w:rFonts w:ascii="Courier New" w:hAnsi="Courier New"/>
          <w:b/>
          <w:i w:val="0"/>
        </w:rPr>
        <w:t xml:space="preserve">+ </w:t>
      </w:r>
      <w:r w:rsidRPr="004563B8">
        <w:t>StrUnsignedDecimalLiteral</w:t>
      </w:r>
      <w:r w:rsidRPr="004563B8">
        <w:br/>
      </w:r>
      <w:r w:rsidRPr="004431E2">
        <w:rPr>
          <w:rFonts w:ascii="Courier New" w:hAnsi="Courier New"/>
          <w:b/>
          <w:i w:val="0"/>
        </w:rPr>
        <w:t xml:space="preserve">- </w:t>
      </w:r>
      <w:r w:rsidRPr="004563B8">
        <w:t>StrUnsignedDecimalLiteral</w:t>
      </w:r>
    </w:p>
    <w:p w14:paraId="3F885124" w14:textId="77777777" w:rsidR="00E80769" w:rsidRDefault="00E80769" w:rsidP="00E80769">
      <w:pPr>
        <w:pStyle w:val="M0"/>
        <w:spacing w:after="0"/>
        <w:rPr>
          <w:sz w:val="16"/>
        </w:rPr>
      </w:pPr>
    </w:p>
    <w:p w14:paraId="6B9DB49B" w14:textId="77777777" w:rsidR="00E80769" w:rsidRPr="00D00D4A" w:rsidRDefault="00E80769" w:rsidP="00E80769">
      <w:pPr>
        <w:pStyle w:val="SyntaxRule"/>
        <w:rPr>
          <w:rFonts w:ascii="Arial" w:hAnsi="Arial"/>
        </w:rPr>
      </w:pPr>
      <w:r w:rsidRPr="004563B8">
        <w:t xml:space="preserve">StrUnsignedDecimalLiteral </w:t>
      </w:r>
      <w:r w:rsidRPr="006D03FA">
        <w:rPr>
          <w:rFonts w:ascii="Arial" w:hAnsi="Arial"/>
          <w:b/>
          <w:i w:val="0"/>
        </w:rPr>
        <w:t>:::</w:t>
      </w:r>
      <w:r w:rsidRPr="00D00D4A">
        <w:rPr>
          <w:rFonts w:ascii="Arial" w:hAnsi="Arial"/>
        </w:rPr>
        <w:tab/>
        <w:t>See 9.3.1</w:t>
      </w:r>
    </w:p>
    <w:p w14:paraId="1C26990B" w14:textId="77777777" w:rsidR="00E80769" w:rsidRPr="004563B8" w:rsidRDefault="00E80769" w:rsidP="00E80769">
      <w:pPr>
        <w:pStyle w:val="SyntaxDefinition"/>
      </w:pPr>
      <w:r w:rsidRPr="004431E2">
        <w:rPr>
          <w:rFonts w:ascii="Courier New" w:hAnsi="Courier New"/>
          <w:b/>
          <w:i w:val="0"/>
        </w:rPr>
        <w:t>Infinity</w:t>
      </w:r>
      <w:r w:rsidRPr="004563B8">
        <w:br/>
        <w:t xml:space="preserve">DecimalDigits </w:t>
      </w:r>
      <w:r w:rsidRPr="004431E2">
        <w:rPr>
          <w:rFonts w:ascii="Courier New" w:hAnsi="Courier New"/>
          <w:b/>
          <w:i w:val="0"/>
        </w:rPr>
        <w:t>.</w:t>
      </w:r>
      <w:r w:rsidRPr="004563B8">
        <w:t xml:space="preserve"> DecimalDigits</w:t>
      </w:r>
      <w:r w:rsidRPr="005E74B3">
        <w:rPr>
          <w:rFonts w:ascii="Arial" w:hAnsi="Arial"/>
          <w:i w:val="0"/>
          <w:vertAlign w:val="subscript"/>
        </w:rPr>
        <w:t>opt</w:t>
      </w:r>
      <w:r w:rsidRPr="004563B8">
        <w:rPr>
          <w:vertAlign w:val="subscript"/>
        </w:rPr>
        <w:t xml:space="preserve"> </w:t>
      </w:r>
      <w:r w:rsidRPr="004563B8">
        <w:t>ExponentPart</w:t>
      </w:r>
      <w:r w:rsidRPr="005E74B3">
        <w:rPr>
          <w:rFonts w:ascii="Arial" w:hAnsi="Arial"/>
          <w:i w:val="0"/>
          <w:vertAlign w:val="subscript"/>
        </w:rPr>
        <w:t>opt</w:t>
      </w:r>
      <w:r w:rsidRPr="004563B8">
        <w:br/>
      </w:r>
      <w:r w:rsidRPr="004431E2">
        <w:rPr>
          <w:rFonts w:ascii="Courier New" w:hAnsi="Courier New"/>
          <w:b/>
          <w:i w:val="0"/>
        </w:rPr>
        <w:t>.</w:t>
      </w:r>
      <w:r w:rsidRPr="004563B8">
        <w:t xml:space="preserve"> DecimalDigits ExponentPart</w:t>
      </w:r>
      <w:r w:rsidRPr="005E74B3">
        <w:rPr>
          <w:rFonts w:ascii="Arial" w:hAnsi="Arial"/>
          <w:i w:val="0"/>
          <w:vertAlign w:val="subscript"/>
        </w:rPr>
        <w:t>opt</w:t>
      </w:r>
      <w:r w:rsidRPr="004563B8">
        <w:br/>
        <w:t>DecimalDigits ExponentPart</w:t>
      </w:r>
      <w:r w:rsidRPr="005E74B3">
        <w:rPr>
          <w:rFonts w:ascii="Arial" w:hAnsi="Arial"/>
          <w:i w:val="0"/>
          <w:vertAlign w:val="subscript"/>
        </w:rPr>
        <w:t>opt</w:t>
      </w:r>
    </w:p>
    <w:p w14:paraId="0FCA02DB" w14:textId="77777777" w:rsidR="00E80769" w:rsidRDefault="00E80769" w:rsidP="00E80769">
      <w:pPr>
        <w:pStyle w:val="M0"/>
        <w:spacing w:after="0"/>
        <w:rPr>
          <w:sz w:val="16"/>
        </w:rPr>
      </w:pPr>
    </w:p>
    <w:p w14:paraId="53DC4674" w14:textId="77777777" w:rsidR="00E80769" w:rsidRPr="00D00D4A" w:rsidRDefault="00E80769" w:rsidP="00E80769">
      <w:pPr>
        <w:pStyle w:val="SyntaxRule"/>
        <w:rPr>
          <w:rFonts w:ascii="Arial" w:hAnsi="Arial"/>
        </w:rPr>
      </w:pPr>
      <w:r w:rsidRPr="004563B8">
        <w:t xml:space="preserve">DecimalDigits </w:t>
      </w:r>
      <w:r w:rsidRPr="006D03FA">
        <w:rPr>
          <w:rFonts w:ascii="Arial" w:hAnsi="Arial"/>
          <w:b/>
          <w:i w:val="0"/>
        </w:rPr>
        <w:t>:::</w:t>
      </w:r>
      <w:r w:rsidRPr="00D00D4A">
        <w:rPr>
          <w:rFonts w:ascii="Arial" w:hAnsi="Arial"/>
        </w:rPr>
        <w:tab/>
        <w:t>See 9.3.1</w:t>
      </w:r>
    </w:p>
    <w:p w14:paraId="4487A123" w14:textId="77777777" w:rsidR="00E80769" w:rsidRPr="004563B8" w:rsidRDefault="00E80769" w:rsidP="00E80769">
      <w:pPr>
        <w:pStyle w:val="SyntaxDefinition"/>
      </w:pPr>
      <w:r w:rsidRPr="004563B8">
        <w:t>DecimalDigit</w:t>
      </w:r>
      <w:r w:rsidRPr="004563B8">
        <w:br/>
        <w:t>DecimalDigits DecimalDigit</w:t>
      </w:r>
    </w:p>
    <w:p w14:paraId="223DA31E" w14:textId="77777777" w:rsidR="00E80769" w:rsidRDefault="00E80769" w:rsidP="00E80769">
      <w:pPr>
        <w:pStyle w:val="M0"/>
        <w:spacing w:after="0"/>
        <w:rPr>
          <w:sz w:val="16"/>
        </w:rPr>
      </w:pPr>
    </w:p>
    <w:p w14:paraId="31A782DA" w14:textId="77777777" w:rsidR="00E80769" w:rsidRPr="007A29B2" w:rsidRDefault="00E80769" w:rsidP="00E80769">
      <w:pPr>
        <w:pStyle w:val="SyntaxRule"/>
        <w:rPr>
          <w:rFonts w:ascii="Arial" w:hAnsi="Arial"/>
        </w:rPr>
      </w:pPr>
      <w:r w:rsidRPr="004563B8">
        <w:t xml:space="preserve">DecimalDigit </w:t>
      </w:r>
      <w:r w:rsidRPr="00B470C7">
        <w:rPr>
          <w:rFonts w:ascii="Arial" w:hAnsi="Arial" w:cs="Arial"/>
          <w:b/>
          <w:i w:val="0"/>
        </w:rPr>
        <w:t>:::</w:t>
      </w:r>
      <w:r w:rsidRPr="004563B8">
        <w:t xml:space="preserve"> </w:t>
      </w:r>
      <w:r w:rsidRPr="007A29B2">
        <w:rPr>
          <w:rFonts w:ascii="Arial" w:hAnsi="Arial" w:cs="Arial"/>
          <w:b/>
          <w:i w:val="0"/>
        </w:rPr>
        <w:t>one of</w:t>
      </w:r>
      <w:r w:rsidRPr="00D00D4A">
        <w:tab/>
      </w:r>
      <w:r w:rsidRPr="007A29B2">
        <w:rPr>
          <w:rFonts w:ascii="Arial" w:hAnsi="Arial"/>
        </w:rPr>
        <w:t>See 9.3.1</w:t>
      </w:r>
    </w:p>
    <w:p w14:paraId="0253AD95" w14:textId="77777777" w:rsidR="00E80769" w:rsidRPr="004431E2" w:rsidRDefault="00E80769" w:rsidP="00E80769">
      <w:pPr>
        <w:pStyle w:val="SyntaxDefinition"/>
        <w:rPr>
          <w:rFonts w:ascii="Courier New" w:hAnsi="Courier New" w:cs="Courier New"/>
          <w:b/>
          <w:i w:val="0"/>
        </w:rPr>
      </w:pPr>
      <w:r w:rsidRPr="004431E2">
        <w:rPr>
          <w:rFonts w:ascii="Courier New" w:hAnsi="Courier New" w:cs="Courier New"/>
          <w:b/>
          <w:i w:val="0"/>
        </w:rPr>
        <w:t>0  1  2  3  4  5  6  7  8  9</w:t>
      </w:r>
    </w:p>
    <w:p w14:paraId="5F36CC13" w14:textId="77777777" w:rsidR="00E80769" w:rsidRDefault="00E80769" w:rsidP="00E80769">
      <w:pPr>
        <w:pStyle w:val="M0"/>
        <w:spacing w:after="0"/>
        <w:rPr>
          <w:sz w:val="16"/>
        </w:rPr>
      </w:pPr>
    </w:p>
    <w:p w14:paraId="543FCF6B" w14:textId="77777777" w:rsidR="00E80769" w:rsidRPr="00D00D4A" w:rsidRDefault="00E80769" w:rsidP="00E80769">
      <w:pPr>
        <w:pStyle w:val="SyntaxRule"/>
      </w:pPr>
      <w:r w:rsidRPr="004563B8">
        <w:t xml:space="preserve">ExponentPart </w:t>
      </w:r>
      <w:r w:rsidRPr="00B470C7">
        <w:rPr>
          <w:rFonts w:ascii="Arial" w:hAnsi="Arial" w:cs="Arial"/>
          <w:b/>
          <w:i w:val="0"/>
        </w:rPr>
        <w:t>:::</w:t>
      </w:r>
      <w:r w:rsidRPr="00D00D4A">
        <w:tab/>
      </w:r>
      <w:r w:rsidRPr="007A29B2">
        <w:rPr>
          <w:rFonts w:ascii="Arial" w:hAnsi="Arial"/>
        </w:rPr>
        <w:t>See 9.3.1</w:t>
      </w:r>
    </w:p>
    <w:p w14:paraId="2F051689" w14:textId="77777777" w:rsidR="00E80769" w:rsidRPr="004563B8" w:rsidRDefault="00E80769" w:rsidP="00E80769">
      <w:pPr>
        <w:pStyle w:val="SyntaxDefinition"/>
      </w:pPr>
      <w:r w:rsidRPr="004563B8">
        <w:t>ExponentIndicator SignedInteger</w:t>
      </w:r>
    </w:p>
    <w:p w14:paraId="713E575D" w14:textId="77777777" w:rsidR="00E80769" w:rsidRDefault="00E80769" w:rsidP="00E80769">
      <w:pPr>
        <w:pStyle w:val="M0"/>
        <w:spacing w:after="0"/>
        <w:rPr>
          <w:sz w:val="16"/>
        </w:rPr>
      </w:pPr>
    </w:p>
    <w:p w14:paraId="7FAA8391" w14:textId="77777777" w:rsidR="00E80769" w:rsidRPr="007A29B2" w:rsidRDefault="00E80769" w:rsidP="00E80769">
      <w:pPr>
        <w:pStyle w:val="SyntaxRule"/>
        <w:rPr>
          <w:rFonts w:ascii="Arial" w:hAnsi="Arial"/>
        </w:rPr>
      </w:pPr>
      <w:r w:rsidRPr="004563B8">
        <w:t xml:space="preserve">ExponentIndicator </w:t>
      </w:r>
      <w:r w:rsidRPr="00B470C7">
        <w:rPr>
          <w:rFonts w:ascii="Arial" w:hAnsi="Arial" w:cs="Arial"/>
          <w:b/>
          <w:i w:val="0"/>
        </w:rPr>
        <w:t>:::</w:t>
      </w:r>
      <w:r w:rsidRPr="00D00D4A">
        <w:rPr>
          <w:b/>
        </w:rPr>
        <w:t xml:space="preserve"> </w:t>
      </w:r>
      <w:r w:rsidRPr="007A29B2">
        <w:rPr>
          <w:rFonts w:ascii="Arial" w:hAnsi="Arial" w:cs="Arial"/>
          <w:b/>
          <w:i w:val="0"/>
        </w:rPr>
        <w:t>one of</w:t>
      </w:r>
      <w:r w:rsidRPr="00D00D4A">
        <w:tab/>
      </w:r>
      <w:r w:rsidRPr="007A29B2">
        <w:rPr>
          <w:rFonts w:ascii="Arial" w:hAnsi="Arial"/>
        </w:rPr>
        <w:t>See 9.3.1</w:t>
      </w:r>
    </w:p>
    <w:p w14:paraId="4B864A63" w14:textId="77777777" w:rsidR="00E80769" w:rsidRPr="004431E2" w:rsidRDefault="00E80769" w:rsidP="00E80769">
      <w:pPr>
        <w:pStyle w:val="SyntaxDefinition"/>
        <w:rPr>
          <w:rFonts w:ascii="Courier New" w:hAnsi="Courier New" w:cs="Courier New"/>
          <w:b/>
          <w:i w:val="0"/>
        </w:rPr>
      </w:pPr>
      <w:r w:rsidRPr="004431E2">
        <w:rPr>
          <w:rFonts w:ascii="Courier New" w:hAnsi="Courier New" w:cs="Courier New"/>
          <w:b/>
          <w:i w:val="0"/>
        </w:rPr>
        <w:t>e  E</w:t>
      </w:r>
    </w:p>
    <w:p w14:paraId="79E0836A" w14:textId="77777777" w:rsidR="00E80769" w:rsidRDefault="00E80769" w:rsidP="00E80769">
      <w:pPr>
        <w:pStyle w:val="M0"/>
        <w:spacing w:after="0"/>
        <w:rPr>
          <w:sz w:val="16"/>
        </w:rPr>
      </w:pPr>
    </w:p>
    <w:p w14:paraId="351E7657" w14:textId="77777777" w:rsidR="00E80769" w:rsidRPr="00D00D4A" w:rsidRDefault="00E80769" w:rsidP="00E80769">
      <w:pPr>
        <w:pStyle w:val="SyntaxRule"/>
        <w:rPr>
          <w:rFonts w:ascii="Arial" w:hAnsi="Arial"/>
        </w:rPr>
      </w:pPr>
      <w:r w:rsidRPr="004563B8">
        <w:t xml:space="preserve">SignedInteger </w:t>
      </w:r>
      <w:r w:rsidRPr="006D03FA">
        <w:rPr>
          <w:rFonts w:ascii="Arial" w:hAnsi="Arial"/>
          <w:b/>
          <w:i w:val="0"/>
        </w:rPr>
        <w:t>:::</w:t>
      </w:r>
      <w:r w:rsidRPr="00D00D4A">
        <w:rPr>
          <w:rFonts w:ascii="Arial" w:hAnsi="Arial"/>
        </w:rPr>
        <w:tab/>
        <w:t>See 9.3.1</w:t>
      </w:r>
    </w:p>
    <w:p w14:paraId="6CAEB2C2" w14:textId="77777777" w:rsidR="00E80769" w:rsidRPr="004563B8" w:rsidRDefault="00E80769" w:rsidP="00E80769">
      <w:pPr>
        <w:pStyle w:val="SyntaxDefinition"/>
      </w:pPr>
      <w:r w:rsidRPr="004563B8">
        <w:t>DecimalDigits</w:t>
      </w:r>
      <w:r w:rsidRPr="004563B8">
        <w:br/>
      </w:r>
      <w:r w:rsidRPr="004431E2">
        <w:rPr>
          <w:rFonts w:ascii="Courier New" w:hAnsi="Courier New"/>
          <w:b/>
          <w:i w:val="0"/>
        </w:rPr>
        <w:t xml:space="preserve">+ </w:t>
      </w:r>
      <w:r w:rsidRPr="004563B8">
        <w:t>DecimalDigits</w:t>
      </w:r>
      <w:r w:rsidRPr="004563B8">
        <w:br/>
      </w:r>
      <w:r w:rsidRPr="004431E2">
        <w:rPr>
          <w:rFonts w:ascii="Courier New" w:hAnsi="Courier New"/>
          <w:b/>
          <w:i w:val="0"/>
        </w:rPr>
        <w:t xml:space="preserve">- </w:t>
      </w:r>
      <w:r w:rsidRPr="004563B8">
        <w:t>DecimalDigits</w:t>
      </w:r>
    </w:p>
    <w:p w14:paraId="050C9D70" w14:textId="77777777" w:rsidR="00E80769" w:rsidRDefault="00E80769" w:rsidP="00E80769">
      <w:pPr>
        <w:pStyle w:val="M0"/>
        <w:spacing w:after="0"/>
        <w:rPr>
          <w:sz w:val="16"/>
        </w:rPr>
      </w:pPr>
    </w:p>
    <w:p w14:paraId="500086F6" w14:textId="77777777" w:rsidR="00E80769" w:rsidRPr="00D00D4A" w:rsidRDefault="00E80769" w:rsidP="00E80769">
      <w:pPr>
        <w:pStyle w:val="SyntaxRule"/>
        <w:rPr>
          <w:rFonts w:ascii="Arial" w:hAnsi="Arial"/>
        </w:rPr>
      </w:pPr>
      <w:r w:rsidRPr="004563B8">
        <w:t xml:space="preserve">HexIntegerLiteral </w:t>
      </w:r>
      <w:r w:rsidRPr="006D03FA">
        <w:rPr>
          <w:rFonts w:ascii="Arial" w:hAnsi="Arial"/>
          <w:b/>
          <w:i w:val="0"/>
        </w:rPr>
        <w:t>:::</w:t>
      </w:r>
      <w:r w:rsidRPr="00D00D4A">
        <w:rPr>
          <w:rFonts w:ascii="Arial" w:hAnsi="Arial"/>
        </w:rPr>
        <w:tab/>
        <w:t>See 9.3.1</w:t>
      </w:r>
    </w:p>
    <w:p w14:paraId="3F466AD4" w14:textId="77777777" w:rsidR="00E80769" w:rsidRPr="004563B8" w:rsidRDefault="00E80769" w:rsidP="00E80769">
      <w:pPr>
        <w:pStyle w:val="SyntaxDefinition"/>
      </w:pPr>
      <w:r w:rsidRPr="004431E2">
        <w:rPr>
          <w:rFonts w:ascii="Courier New" w:hAnsi="Courier New"/>
          <w:b/>
          <w:i w:val="0"/>
        </w:rPr>
        <w:t>0x</w:t>
      </w:r>
      <w:r w:rsidRPr="004563B8">
        <w:t xml:space="preserve"> HexDigit</w:t>
      </w:r>
      <w:r w:rsidRPr="004563B8">
        <w:br/>
      </w:r>
      <w:r w:rsidRPr="004431E2">
        <w:rPr>
          <w:rFonts w:ascii="Courier New" w:hAnsi="Courier New"/>
          <w:b/>
          <w:i w:val="0"/>
        </w:rPr>
        <w:t>0X</w:t>
      </w:r>
      <w:r w:rsidRPr="004563B8">
        <w:t xml:space="preserve"> HexDigit</w:t>
      </w:r>
      <w:r w:rsidRPr="004563B8">
        <w:br/>
        <w:t>HexIntegerLiteral HexDigit</w:t>
      </w:r>
    </w:p>
    <w:p w14:paraId="0B7D0A3B" w14:textId="77777777" w:rsidR="00E80769" w:rsidRDefault="00E80769" w:rsidP="00E80769">
      <w:pPr>
        <w:pStyle w:val="M0"/>
        <w:spacing w:after="0"/>
        <w:rPr>
          <w:sz w:val="16"/>
        </w:rPr>
      </w:pPr>
    </w:p>
    <w:p w14:paraId="56FE2A49" w14:textId="77777777" w:rsidR="00E80769" w:rsidRPr="007A29B2" w:rsidRDefault="00E80769" w:rsidP="00E80769">
      <w:pPr>
        <w:pStyle w:val="SyntaxRule"/>
        <w:rPr>
          <w:rFonts w:ascii="Arial" w:hAnsi="Arial"/>
        </w:rPr>
      </w:pPr>
      <w:r w:rsidRPr="004563B8">
        <w:t xml:space="preserve">HexDigit </w:t>
      </w:r>
      <w:r w:rsidRPr="00E148F5">
        <w:rPr>
          <w:rFonts w:ascii="Arial" w:hAnsi="Arial"/>
          <w:b/>
          <w:i w:val="0"/>
        </w:rPr>
        <w:t>:::</w:t>
      </w:r>
      <w:r w:rsidRPr="00D00D4A">
        <w:rPr>
          <w:b/>
        </w:rPr>
        <w:t xml:space="preserve"> </w:t>
      </w:r>
      <w:r w:rsidRPr="007A29B2">
        <w:rPr>
          <w:rFonts w:ascii="Arial" w:hAnsi="Arial" w:cs="Arial"/>
          <w:b/>
          <w:i w:val="0"/>
        </w:rPr>
        <w:t>one of</w:t>
      </w:r>
      <w:r w:rsidRPr="00D00D4A">
        <w:tab/>
      </w:r>
      <w:r w:rsidRPr="007A29B2">
        <w:rPr>
          <w:rFonts w:ascii="Arial" w:hAnsi="Arial"/>
        </w:rPr>
        <w:t>See 9.3.1</w:t>
      </w:r>
    </w:p>
    <w:p w14:paraId="6FA91CD7" w14:textId="77777777" w:rsidR="00E80769" w:rsidRPr="007A29B2" w:rsidRDefault="00E80769" w:rsidP="00E80769">
      <w:pPr>
        <w:pStyle w:val="SyntaxDefinition"/>
        <w:rPr>
          <w:rFonts w:ascii="Courier New" w:hAnsi="Courier New" w:cs="Courier New"/>
          <w:b/>
          <w:i w:val="0"/>
        </w:rPr>
      </w:pPr>
      <w:r>
        <w:rPr>
          <w:rFonts w:ascii="Courier New" w:hAnsi="Courier New" w:cs="Courier New"/>
          <w:b/>
          <w:i w:val="0"/>
        </w:rPr>
        <w:t>0 1 2 3 4 5 6 7 8 9 a b c d e f A B C D E</w:t>
      </w:r>
      <w:r w:rsidRPr="00B470C7">
        <w:rPr>
          <w:rFonts w:ascii="Courier New" w:hAnsi="Courier New" w:cs="Courier New"/>
          <w:b/>
          <w:i w:val="0"/>
        </w:rPr>
        <w:t xml:space="preserve"> F</w:t>
      </w:r>
    </w:p>
    <w:p w14:paraId="45C45AA4" w14:textId="77777777" w:rsidR="00E80769" w:rsidRDefault="00E80769" w:rsidP="00E80769">
      <w:pPr>
        <w:pStyle w:val="a2"/>
        <w:tabs>
          <w:tab w:val="clear" w:pos="500"/>
          <w:tab w:val="clear" w:pos="720"/>
          <w:tab w:val="left" w:pos="567"/>
        </w:tabs>
      </w:pPr>
      <w:bookmarkStart w:id="6726" w:name="_Toc472818974"/>
      <w:bookmarkStart w:id="6727" w:name="_Toc474641688"/>
      <w:bookmarkStart w:id="6728" w:name="_Toc235503556"/>
      <w:bookmarkStart w:id="6729" w:name="_Toc236208645"/>
      <w:bookmarkStart w:id="6730" w:name="_Toc241509331"/>
      <w:bookmarkStart w:id="6731" w:name="_Toc241557808"/>
      <w:bookmarkStart w:id="6732" w:name="_Toc244416818"/>
      <w:bookmarkStart w:id="6733" w:name="_Toc244657758"/>
      <w:bookmarkStart w:id="6734" w:name="_Toc246652498"/>
      <w:bookmarkStart w:id="6735" w:name="_Toc253562047"/>
      <w:bookmarkStart w:id="6736" w:name="_Toc268506063"/>
      <w:bookmarkStart w:id="6737" w:name="_Toc276631182"/>
      <w:bookmarkStart w:id="6738" w:name="_Toc277944226"/>
      <w:bookmarkStart w:id="6739" w:name="_Toc153968571"/>
      <w:r>
        <w:t>Expressions</w:t>
      </w:r>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p>
    <w:p w14:paraId="18D62D35" w14:textId="77777777" w:rsidR="00E80769" w:rsidRPr="004563B8" w:rsidRDefault="00E80769" w:rsidP="00E80769">
      <w:pPr>
        <w:pStyle w:val="SyntaxRule"/>
      </w:pPr>
      <w:r w:rsidRPr="004563B8">
        <w:t xml:space="preserve">PrimaryExpression </w:t>
      </w:r>
      <w:r w:rsidRPr="00B470C7">
        <w:rPr>
          <w:rFonts w:ascii="Arial" w:hAnsi="Arial"/>
          <w:b/>
          <w:i w:val="0"/>
        </w:rPr>
        <w:t>:</w:t>
      </w:r>
      <w:r w:rsidRPr="00D00D4A">
        <w:rPr>
          <w:rFonts w:ascii="Arial" w:hAnsi="Arial"/>
        </w:rPr>
        <w:tab/>
      </w:r>
      <w:r w:rsidRPr="004563B8">
        <w:rPr>
          <w:rFonts w:ascii="Arial" w:hAnsi="Arial"/>
        </w:rPr>
        <w:t>See 11.1</w:t>
      </w:r>
    </w:p>
    <w:p w14:paraId="6B9105BF" w14:textId="77777777" w:rsidR="00E80769" w:rsidRPr="004563B8" w:rsidRDefault="00E80769" w:rsidP="00E80769">
      <w:pPr>
        <w:pStyle w:val="SyntaxDefinition"/>
      </w:pPr>
      <w:r w:rsidRPr="004431E2">
        <w:rPr>
          <w:rFonts w:ascii="Courier New" w:hAnsi="Courier New"/>
          <w:b/>
          <w:i w:val="0"/>
        </w:rPr>
        <w:t>this</w:t>
      </w:r>
      <w:r w:rsidRPr="004563B8">
        <w:br/>
        <w:t>Identifier</w:t>
      </w:r>
      <w:r w:rsidRPr="004563B8">
        <w:br/>
        <w:t>Literal</w:t>
      </w:r>
      <w:r w:rsidRPr="004563B8">
        <w:br/>
        <w:t>ArrayLiteral</w:t>
      </w:r>
      <w:r w:rsidRPr="004563B8">
        <w:br/>
        <w:t>ObjectLiteral</w:t>
      </w:r>
      <w:r w:rsidRPr="004563B8">
        <w:br/>
      </w:r>
      <w:r w:rsidRPr="004431E2">
        <w:rPr>
          <w:rFonts w:ascii="Courier New" w:hAnsi="Courier New"/>
          <w:b/>
          <w:i w:val="0"/>
        </w:rPr>
        <w:t>(</w:t>
      </w:r>
      <w:r w:rsidRPr="004563B8">
        <w:t xml:space="preserve"> Expression </w:t>
      </w:r>
      <w:r w:rsidRPr="004431E2">
        <w:rPr>
          <w:rFonts w:ascii="Courier New" w:hAnsi="Courier New"/>
          <w:b/>
          <w:i w:val="0"/>
        </w:rPr>
        <w:t>)</w:t>
      </w:r>
    </w:p>
    <w:p w14:paraId="359652C5" w14:textId="77777777" w:rsidR="00E80769" w:rsidRDefault="00E80769" w:rsidP="00E80769">
      <w:pPr>
        <w:pStyle w:val="M0"/>
        <w:spacing w:after="0"/>
        <w:rPr>
          <w:sz w:val="16"/>
        </w:rPr>
      </w:pPr>
    </w:p>
    <w:p w14:paraId="62F21612" w14:textId="77777777" w:rsidR="00E80769" w:rsidRPr="00D00D4A" w:rsidRDefault="00E80769" w:rsidP="00E80769">
      <w:pPr>
        <w:pStyle w:val="SyntaxRule"/>
        <w:rPr>
          <w:rFonts w:ascii="Arial" w:hAnsi="Arial"/>
        </w:rPr>
      </w:pPr>
      <w:r w:rsidRPr="00EA6649">
        <w:t xml:space="preserve">ArrayLiteral </w:t>
      </w:r>
      <w:r w:rsidRPr="00B470C7">
        <w:rPr>
          <w:rFonts w:ascii="Arial" w:hAnsi="Arial"/>
          <w:b/>
          <w:i w:val="0"/>
        </w:rPr>
        <w:t>:</w:t>
      </w:r>
      <w:r w:rsidRPr="00D00D4A">
        <w:rPr>
          <w:rFonts w:ascii="Arial" w:hAnsi="Arial"/>
        </w:rPr>
        <w:tab/>
        <w:t>See 11.1.4</w:t>
      </w:r>
    </w:p>
    <w:p w14:paraId="7C45ADD1" w14:textId="77777777" w:rsidR="00E80769" w:rsidRPr="00EA6649" w:rsidRDefault="00E80769" w:rsidP="00E80769">
      <w:pPr>
        <w:pStyle w:val="SyntaxDefinition"/>
      </w:pPr>
      <w:r w:rsidRPr="004431E2">
        <w:rPr>
          <w:rFonts w:ascii="Courier New" w:hAnsi="Courier New"/>
          <w:b/>
          <w:i w:val="0"/>
        </w:rPr>
        <w:t xml:space="preserve">[ </w:t>
      </w:r>
      <w:r w:rsidRPr="00EA6649">
        <w:t>Elision</w:t>
      </w:r>
      <w:r w:rsidRPr="005E74B3">
        <w:rPr>
          <w:rFonts w:ascii="Arial" w:hAnsi="Arial"/>
          <w:i w:val="0"/>
          <w:vertAlign w:val="subscript"/>
        </w:rPr>
        <w:t>opt</w:t>
      </w:r>
      <w:r w:rsidRPr="004431E2">
        <w:rPr>
          <w:rFonts w:ascii="Courier New" w:hAnsi="Courier New"/>
          <w:i w:val="0"/>
        </w:rPr>
        <w:t xml:space="preserve"> </w:t>
      </w:r>
      <w:r w:rsidRPr="004431E2">
        <w:rPr>
          <w:rFonts w:ascii="Courier New" w:hAnsi="Courier New"/>
          <w:b/>
          <w:i w:val="0"/>
        </w:rPr>
        <w:t>]</w:t>
      </w:r>
      <w:r w:rsidRPr="004431E2">
        <w:rPr>
          <w:rFonts w:ascii="Courier New" w:hAnsi="Courier New"/>
          <w:b/>
          <w:i w:val="0"/>
        </w:rPr>
        <w:br/>
        <w:t xml:space="preserve">[ </w:t>
      </w:r>
      <w:r w:rsidRPr="00EA6649">
        <w:t>ElementList</w:t>
      </w:r>
      <w:r w:rsidRPr="004431E2">
        <w:rPr>
          <w:rFonts w:ascii="Courier New" w:hAnsi="Courier New"/>
          <w:i w:val="0"/>
        </w:rPr>
        <w:t xml:space="preserve"> </w:t>
      </w:r>
      <w:r w:rsidRPr="004431E2">
        <w:rPr>
          <w:rFonts w:ascii="Courier New" w:hAnsi="Courier New"/>
          <w:b/>
          <w:i w:val="0"/>
        </w:rPr>
        <w:t>]</w:t>
      </w:r>
      <w:r w:rsidRPr="004431E2">
        <w:rPr>
          <w:rFonts w:ascii="Courier New" w:hAnsi="Courier New"/>
          <w:b/>
          <w:i w:val="0"/>
        </w:rPr>
        <w:br/>
        <w:t xml:space="preserve">[ </w:t>
      </w:r>
      <w:r w:rsidRPr="00EA6649">
        <w:t>ElementList</w:t>
      </w:r>
      <w:r w:rsidRPr="00D00D4A">
        <w:rPr>
          <w:rFonts w:ascii="Arial" w:hAnsi="Arial"/>
        </w:rPr>
        <w:t xml:space="preserve"> </w:t>
      </w:r>
      <w:r w:rsidRPr="00612C55">
        <w:rPr>
          <w:rFonts w:ascii="Courier New" w:hAnsi="Courier New" w:cs="Courier New"/>
          <w:b/>
          <w:i w:val="0"/>
        </w:rPr>
        <w:t>,</w:t>
      </w:r>
      <w:r w:rsidRPr="00D00D4A">
        <w:rPr>
          <w:rFonts w:ascii="Arial" w:hAnsi="Arial"/>
        </w:rPr>
        <w:t xml:space="preserve"> </w:t>
      </w:r>
      <w:r w:rsidRPr="00EA6649">
        <w:t>Elision</w:t>
      </w:r>
      <w:r w:rsidRPr="005E74B3">
        <w:rPr>
          <w:rFonts w:ascii="Arial" w:hAnsi="Arial"/>
          <w:i w:val="0"/>
          <w:vertAlign w:val="subscript"/>
        </w:rPr>
        <w:t>opt</w:t>
      </w:r>
      <w:r w:rsidRPr="004431E2">
        <w:rPr>
          <w:rFonts w:ascii="Courier New" w:hAnsi="Courier New"/>
          <w:i w:val="0"/>
        </w:rPr>
        <w:t xml:space="preserve"> </w:t>
      </w:r>
      <w:r w:rsidRPr="004431E2">
        <w:rPr>
          <w:rFonts w:ascii="Courier New" w:hAnsi="Courier New"/>
          <w:b/>
          <w:i w:val="0"/>
        </w:rPr>
        <w:t>]</w:t>
      </w:r>
    </w:p>
    <w:p w14:paraId="182A1FBE" w14:textId="77777777" w:rsidR="00E80769" w:rsidRDefault="00E80769" w:rsidP="00E80769">
      <w:pPr>
        <w:pStyle w:val="M0"/>
        <w:spacing w:after="0"/>
        <w:rPr>
          <w:sz w:val="16"/>
        </w:rPr>
      </w:pPr>
    </w:p>
    <w:p w14:paraId="23107665" w14:textId="77777777" w:rsidR="00E80769" w:rsidRPr="00D00D4A" w:rsidRDefault="00E80769" w:rsidP="00E80769">
      <w:pPr>
        <w:pStyle w:val="SyntaxRule"/>
      </w:pPr>
      <w:r w:rsidRPr="00EA6649">
        <w:t xml:space="preserve">ElementList </w:t>
      </w:r>
      <w:r w:rsidRPr="00E148F5">
        <w:rPr>
          <w:rFonts w:ascii="Arial" w:hAnsi="Arial"/>
          <w:b/>
          <w:i w:val="0"/>
        </w:rPr>
        <w:t>:</w:t>
      </w:r>
      <w:r w:rsidRPr="00D00D4A">
        <w:tab/>
      </w:r>
      <w:r w:rsidRPr="00B470C7">
        <w:rPr>
          <w:rFonts w:ascii="Arial" w:hAnsi="Arial"/>
        </w:rPr>
        <w:t>See 11.1.4</w:t>
      </w:r>
    </w:p>
    <w:p w14:paraId="499AC746" w14:textId="77777777" w:rsidR="00E80769" w:rsidRPr="00EA6649" w:rsidRDefault="00E80769" w:rsidP="00E80769">
      <w:pPr>
        <w:pStyle w:val="SyntaxDefinition"/>
      </w:pPr>
      <w:r w:rsidRPr="00EA6649">
        <w:t>Elision</w:t>
      </w:r>
      <w:r w:rsidRPr="005E74B3">
        <w:rPr>
          <w:rFonts w:ascii="Arial" w:hAnsi="Arial"/>
          <w:i w:val="0"/>
          <w:vertAlign w:val="subscript"/>
        </w:rPr>
        <w:t>opt</w:t>
      </w:r>
      <w:r w:rsidRPr="004431E2">
        <w:rPr>
          <w:rFonts w:ascii="Courier New" w:hAnsi="Courier New"/>
          <w:i w:val="0"/>
          <w:vertAlign w:val="subscript"/>
        </w:rPr>
        <w:t xml:space="preserve"> </w:t>
      </w:r>
      <w:r w:rsidRPr="00EA6649">
        <w:t>AssignmentExpression</w:t>
      </w:r>
      <w:r w:rsidRPr="00EA6649">
        <w:br/>
        <w:t>ElementList</w:t>
      </w:r>
      <w:r w:rsidRPr="00D00D4A">
        <w:rPr>
          <w:rFonts w:ascii="Arial" w:hAnsi="Arial"/>
        </w:rPr>
        <w:t xml:space="preserve"> </w:t>
      </w:r>
      <w:r w:rsidRPr="00612C55">
        <w:rPr>
          <w:rFonts w:ascii="Courier New" w:hAnsi="Courier New" w:cs="Courier New"/>
          <w:b/>
          <w:i w:val="0"/>
        </w:rPr>
        <w:t>,</w:t>
      </w:r>
      <w:r w:rsidRPr="00D00D4A">
        <w:rPr>
          <w:rFonts w:ascii="Arial" w:hAnsi="Arial"/>
        </w:rPr>
        <w:t xml:space="preserve"> </w:t>
      </w:r>
      <w:r w:rsidRPr="00EA6649">
        <w:t>Elision</w:t>
      </w:r>
      <w:r w:rsidRPr="005E74B3">
        <w:rPr>
          <w:rFonts w:ascii="Arial" w:hAnsi="Arial"/>
          <w:i w:val="0"/>
          <w:vertAlign w:val="subscript"/>
        </w:rPr>
        <w:t>opt</w:t>
      </w:r>
      <w:r w:rsidRPr="004431E2">
        <w:rPr>
          <w:rFonts w:ascii="Courier New" w:hAnsi="Courier New"/>
          <w:i w:val="0"/>
          <w:vertAlign w:val="subscript"/>
        </w:rPr>
        <w:t xml:space="preserve"> </w:t>
      </w:r>
      <w:r w:rsidRPr="00EA6649">
        <w:t>AssignmentExpression</w:t>
      </w:r>
    </w:p>
    <w:p w14:paraId="51DBA650" w14:textId="77777777" w:rsidR="00E80769" w:rsidRDefault="00E80769" w:rsidP="00E80769">
      <w:pPr>
        <w:pStyle w:val="M0"/>
        <w:spacing w:after="0"/>
        <w:rPr>
          <w:sz w:val="16"/>
        </w:rPr>
      </w:pPr>
    </w:p>
    <w:p w14:paraId="72883BC0" w14:textId="77777777" w:rsidR="00E80769" w:rsidRPr="00D00D4A" w:rsidRDefault="00E80769" w:rsidP="00E80769">
      <w:pPr>
        <w:pStyle w:val="SyntaxRule"/>
      </w:pPr>
      <w:r w:rsidRPr="00EA6649">
        <w:t xml:space="preserve">Elision </w:t>
      </w:r>
      <w:r w:rsidRPr="00E148F5">
        <w:rPr>
          <w:rFonts w:ascii="Arial" w:hAnsi="Arial"/>
          <w:b/>
          <w:i w:val="0"/>
        </w:rPr>
        <w:t>:</w:t>
      </w:r>
      <w:r w:rsidRPr="00D00D4A">
        <w:tab/>
      </w:r>
      <w:r w:rsidRPr="00B470C7">
        <w:rPr>
          <w:rFonts w:ascii="Arial" w:hAnsi="Arial"/>
        </w:rPr>
        <w:t>See 11.1.4</w:t>
      </w:r>
    </w:p>
    <w:p w14:paraId="6F693C25" w14:textId="77777777" w:rsidR="00E80769" w:rsidRPr="00EA6649" w:rsidRDefault="00E80769" w:rsidP="00E80769">
      <w:pPr>
        <w:pStyle w:val="SyntaxDefinition"/>
      </w:pPr>
      <w:r w:rsidRPr="00612C55">
        <w:rPr>
          <w:rFonts w:ascii="Courier New" w:hAnsi="Courier New" w:cs="Courier New"/>
          <w:b/>
          <w:i w:val="0"/>
        </w:rPr>
        <w:t>,</w:t>
      </w:r>
      <w:r w:rsidRPr="00EA6649">
        <w:br/>
        <w:t>Elision</w:t>
      </w:r>
      <w:r w:rsidRPr="00D00D4A">
        <w:rPr>
          <w:rFonts w:ascii="Arial" w:hAnsi="Arial"/>
        </w:rPr>
        <w:t xml:space="preserve"> </w:t>
      </w:r>
      <w:r w:rsidRPr="00612C55">
        <w:rPr>
          <w:rFonts w:ascii="Courier New" w:hAnsi="Courier New" w:cs="Courier New"/>
          <w:b/>
          <w:i w:val="0"/>
        </w:rPr>
        <w:t>,</w:t>
      </w:r>
    </w:p>
    <w:p w14:paraId="333539F9" w14:textId="77777777" w:rsidR="00E80769" w:rsidRDefault="00E80769" w:rsidP="00E80769">
      <w:pPr>
        <w:pStyle w:val="M0"/>
        <w:spacing w:after="0"/>
        <w:rPr>
          <w:sz w:val="16"/>
        </w:rPr>
      </w:pPr>
    </w:p>
    <w:p w14:paraId="1BFDD9E7" w14:textId="77777777" w:rsidR="00E80769" w:rsidRPr="00D00D4A" w:rsidRDefault="00E80769" w:rsidP="00E80769">
      <w:pPr>
        <w:pStyle w:val="SyntaxRule"/>
        <w:rPr>
          <w:rFonts w:ascii="Arial" w:hAnsi="Arial"/>
        </w:rPr>
      </w:pPr>
      <w:r w:rsidRPr="00EA6649">
        <w:t xml:space="preserve">ObjectLiteral </w:t>
      </w:r>
      <w:r w:rsidRPr="00B470C7">
        <w:rPr>
          <w:rFonts w:ascii="Arial" w:hAnsi="Arial"/>
          <w:b/>
          <w:i w:val="0"/>
        </w:rPr>
        <w:t>:</w:t>
      </w:r>
      <w:r w:rsidRPr="00D00D4A">
        <w:rPr>
          <w:rFonts w:ascii="Arial" w:hAnsi="Arial"/>
        </w:rPr>
        <w:tab/>
        <w:t>See 11.1.5</w:t>
      </w:r>
    </w:p>
    <w:p w14:paraId="749D4197" w14:textId="77777777" w:rsidR="00E80769" w:rsidRPr="00EA6649" w:rsidRDefault="00E80769" w:rsidP="00E80769">
      <w:pPr>
        <w:pStyle w:val="SyntaxDefinition"/>
      </w:pPr>
      <w:r w:rsidRPr="004431E2">
        <w:rPr>
          <w:rFonts w:ascii="Courier New" w:hAnsi="Courier New"/>
          <w:b/>
          <w:i w:val="0"/>
        </w:rPr>
        <w:t>{ }</w:t>
      </w:r>
      <w:r w:rsidRPr="00EA6649">
        <w:br/>
      </w:r>
      <w:r w:rsidRPr="004431E2">
        <w:rPr>
          <w:rFonts w:ascii="Courier New" w:hAnsi="Courier New"/>
          <w:b/>
          <w:i w:val="0"/>
        </w:rPr>
        <w:t xml:space="preserve">{ </w:t>
      </w:r>
      <w:r w:rsidRPr="00EA6649">
        <w:t>PropertyNameAndValueList</w:t>
      </w:r>
      <w:r w:rsidRPr="004431E2">
        <w:rPr>
          <w:rFonts w:ascii="Courier New" w:hAnsi="Courier New"/>
          <w:i w:val="0"/>
        </w:rPr>
        <w:t xml:space="preserve"> </w:t>
      </w:r>
      <w:r w:rsidRPr="004431E2">
        <w:rPr>
          <w:rFonts w:ascii="Courier New" w:hAnsi="Courier New"/>
          <w:b/>
          <w:i w:val="0"/>
        </w:rPr>
        <w:t>}</w:t>
      </w:r>
      <w:r>
        <w:rPr>
          <w:rFonts w:ascii="Courier New" w:hAnsi="Courier New"/>
          <w:b/>
          <w:i w:val="0"/>
        </w:rPr>
        <w:br/>
      </w:r>
      <w:r w:rsidRPr="004431E2">
        <w:rPr>
          <w:rFonts w:ascii="Courier New" w:hAnsi="Courier New"/>
          <w:b/>
          <w:i w:val="0"/>
        </w:rPr>
        <w:t xml:space="preserve">{ </w:t>
      </w:r>
      <w:r w:rsidRPr="00EA6649">
        <w:t>PropertyNameAndValueList</w:t>
      </w:r>
      <w:r w:rsidRPr="004431E2">
        <w:rPr>
          <w:rFonts w:ascii="Courier New" w:hAnsi="Courier New"/>
          <w:i w:val="0"/>
        </w:rPr>
        <w:t xml:space="preserve"> </w:t>
      </w:r>
      <w:r w:rsidRPr="00612C55">
        <w:rPr>
          <w:rFonts w:ascii="Courier New" w:hAnsi="Courier New"/>
          <w:b/>
          <w:i w:val="0"/>
        </w:rPr>
        <w:t>,</w:t>
      </w:r>
      <w:r w:rsidRPr="004431E2">
        <w:rPr>
          <w:rFonts w:ascii="Courier New" w:hAnsi="Courier New"/>
          <w:i w:val="0"/>
        </w:rPr>
        <w:t xml:space="preserve"> </w:t>
      </w:r>
      <w:r w:rsidRPr="004431E2">
        <w:rPr>
          <w:rFonts w:ascii="Courier New" w:hAnsi="Courier New"/>
          <w:b/>
          <w:i w:val="0"/>
        </w:rPr>
        <w:t>}</w:t>
      </w:r>
    </w:p>
    <w:p w14:paraId="4FEA336B" w14:textId="77777777" w:rsidR="00E80769" w:rsidRDefault="00E80769" w:rsidP="00E80769">
      <w:pPr>
        <w:pStyle w:val="M0"/>
        <w:spacing w:after="0"/>
        <w:rPr>
          <w:sz w:val="16"/>
        </w:rPr>
      </w:pPr>
    </w:p>
    <w:p w14:paraId="66C3698F" w14:textId="77777777" w:rsidR="00E80769" w:rsidRPr="00D00D4A" w:rsidRDefault="00E80769" w:rsidP="00E80769">
      <w:pPr>
        <w:pStyle w:val="SyntaxRule"/>
        <w:rPr>
          <w:rFonts w:ascii="Arial" w:hAnsi="Arial"/>
        </w:rPr>
      </w:pPr>
      <w:r w:rsidRPr="00EA6649">
        <w:t xml:space="preserve">PropertyNameAndValueList </w:t>
      </w:r>
      <w:r w:rsidRPr="00B470C7">
        <w:rPr>
          <w:rFonts w:ascii="Arial" w:hAnsi="Arial"/>
          <w:b/>
          <w:i w:val="0"/>
        </w:rPr>
        <w:t>:</w:t>
      </w:r>
      <w:r w:rsidRPr="00EA6649">
        <w:rPr>
          <w:rFonts w:ascii="Arial" w:hAnsi="Arial"/>
          <w:b/>
        </w:rPr>
        <w:tab/>
      </w:r>
      <w:r w:rsidRPr="00D00D4A">
        <w:rPr>
          <w:rFonts w:ascii="Arial" w:hAnsi="Arial"/>
        </w:rPr>
        <w:t>See 11.1.5</w:t>
      </w:r>
    </w:p>
    <w:p w14:paraId="71B57D0C" w14:textId="77777777" w:rsidR="00E80769" w:rsidRPr="00EA6649" w:rsidRDefault="00E80769" w:rsidP="00E80769">
      <w:pPr>
        <w:pStyle w:val="SyntaxDefinition"/>
      </w:pPr>
      <w:r w:rsidRPr="00EA6649">
        <w:t>PropertyAssignment</w:t>
      </w:r>
      <w:r>
        <w:br/>
      </w:r>
      <w:r w:rsidRPr="00EA6649">
        <w:t>PropertyNameAndValueList</w:t>
      </w:r>
      <w:r w:rsidRPr="004431E2">
        <w:rPr>
          <w:rFonts w:ascii="Courier New" w:hAnsi="Courier New" w:cs="Courier New"/>
          <w:i w:val="0"/>
        </w:rPr>
        <w:t xml:space="preserve"> </w:t>
      </w:r>
      <w:r w:rsidRPr="00612C55">
        <w:rPr>
          <w:rFonts w:ascii="Courier New" w:hAnsi="Courier New" w:cs="Courier New"/>
          <w:b/>
          <w:i w:val="0"/>
        </w:rPr>
        <w:t>,</w:t>
      </w:r>
      <w:r w:rsidRPr="00EA6649">
        <w:t xml:space="preserve">  PropertyAssignment</w:t>
      </w:r>
    </w:p>
    <w:p w14:paraId="5A8B16FD" w14:textId="77777777" w:rsidR="00E80769" w:rsidRPr="00D00D4A" w:rsidRDefault="00E80769" w:rsidP="00E80769">
      <w:pPr>
        <w:pStyle w:val="SyntaxRule"/>
        <w:rPr>
          <w:rFonts w:ascii="Arial" w:hAnsi="Arial"/>
        </w:rPr>
      </w:pPr>
      <w:r w:rsidRPr="00EA6649">
        <w:t xml:space="preserve">PropertyAssignment </w:t>
      </w:r>
      <w:r w:rsidRPr="00B470C7">
        <w:rPr>
          <w:rFonts w:ascii="Arial" w:hAnsi="Arial"/>
          <w:b/>
          <w:i w:val="0"/>
        </w:rPr>
        <w:t>:</w:t>
      </w:r>
      <w:r w:rsidRPr="00EA6649">
        <w:rPr>
          <w:rFonts w:ascii="Arial" w:hAnsi="Arial"/>
          <w:b/>
        </w:rPr>
        <w:tab/>
      </w:r>
      <w:r w:rsidRPr="00D00D4A">
        <w:rPr>
          <w:rFonts w:ascii="Arial" w:hAnsi="Arial"/>
        </w:rPr>
        <w:t>See 11.1.5</w:t>
      </w:r>
    </w:p>
    <w:p w14:paraId="24FDDBD4" w14:textId="77777777" w:rsidR="00E80769" w:rsidRPr="00EA6649" w:rsidRDefault="00E80769" w:rsidP="00E80769">
      <w:pPr>
        <w:pStyle w:val="SyntaxDefinition"/>
      </w:pPr>
      <w:r w:rsidRPr="00EA6649">
        <w:t>PropertyName</w:t>
      </w:r>
      <w:r>
        <w:rPr>
          <w:rFonts w:ascii="CG Times" w:hAnsi="CG Times"/>
        </w:rPr>
        <w:t xml:space="preserve"> </w:t>
      </w:r>
      <w:r w:rsidRPr="00D04346">
        <w:rPr>
          <w:rFonts w:ascii="Courier New" w:hAnsi="Courier New" w:cs="Courier New"/>
          <w:b/>
          <w:i w:val="0"/>
        </w:rPr>
        <w:t>:</w:t>
      </w:r>
      <w:r>
        <w:rPr>
          <w:rFonts w:ascii="CG Times" w:hAnsi="CG Times"/>
        </w:rPr>
        <w:t xml:space="preserve"> </w:t>
      </w:r>
      <w:r w:rsidRPr="00EA6649">
        <w:t>AssignmentExpression</w:t>
      </w:r>
      <w:r w:rsidRPr="00EA6649">
        <w:br/>
      </w:r>
      <w:r w:rsidRPr="004431E2">
        <w:rPr>
          <w:rFonts w:ascii="Courier New" w:hAnsi="Courier New" w:cs="Courier New"/>
          <w:b/>
          <w:i w:val="0"/>
        </w:rPr>
        <w:t xml:space="preserve">get </w:t>
      </w:r>
      <w:r w:rsidRPr="00EA6649">
        <w:t>PropertyName</w:t>
      </w:r>
      <w:r w:rsidRPr="00612C55">
        <w:rPr>
          <w:rFonts w:ascii="Courier New" w:hAnsi="Courier New" w:cs="Courier New"/>
          <w:b/>
          <w:i w:val="0"/>
        </w:rPr>
        <w:t xml:space="preserve"> </w:t>
      </w:r>
      <w:r w:rsidRPr="004431E2">
        <w:rPr>
          <w:rFonts w:ascii="Courier New" w:hAnsi="Courier New" w:cs="Courier New"/>
          <w:b/>
          <w:i w:val="0"/>
        </w:rPr>
        <w:t>(</w:t>
      </w:r>
      <w:r>
        <w:rPr>
          <w:rFonts w:ascii="Courier New" w:hAnsi="Courier New" w:cs="Courier New"/>
          <w:b/>
          <w:i w:val="0"/>
        </w:rPr>
        <w:t xml:space="preserve"> </w:t>
      </w:r>
      <w:r w:rsidRPr="004431E2">
        <w:rPr>
          <w:rFonts w:ascii="Courier New" w:hAnsi="Courier New" w:cs="Courier New"/>
          <w:b/>
          <w:i w:val="0"/>
        </w:rPr>
        <w:t xml:space="preserve">) { </w:t>
      </w:r>
      <w:r w:rsidRPr="00EA6649">
        <w:t>FunctionBody</w:t>
      </w:r>
      <w:r w:rsidRPr="00612C55">
        <w:rPr>
          <w:rFonts w:ascii="Courier New" w:hAnsi="Courier New" w:cs="Courier New"/>
          <w:i w:val="0"/>
        </w:rPr>
        <w:t xml:space="preserve"> </w:t>
      </w:r>
      <w:r w:rsidRPr="004431E2">
        <w:rPr>
          <w:rFonts w:ascii="Courier New" w:hAnsi="Courier New" w:cs="Courier New"/>
          <w:b/>
          <w:i w:val="0"/>
        </w:rPr>
        <w:t>}</w:t>
      </w:r>
      <w:r>
        <w:rPr>
          <w:rFonts w:ascii="Courier New" w:hAnsi="Courier New" w:cs="Courier New"/>
          <w:b/>
          <w:i w:val="0"/>
        </w:rPr>
        <w:br/>
      </w:r>
      <w:r w:rsidRPr="004431E2">
        <w:rPr>
          <w:rFonts w:ascii="Courier New" w:hAnsi="Courier New" w:cs="Courier New"/>
          <w:b/>
          <w:i w:val="0"/>
        </w:rPr>
        <w:t xml:space="preserve">set </w:t>
      </w:r>
      <w:r w:rsidRPr="00EA6649">
        <w:t>PropertyName</w:t>
      </w:r>
      <w:r w:rsidRPr="00612C55">
        <w:rPr>
          <w:rFonts w:ascii="Courier New" w:hAnsi="Courier New" w:cs="Courier New"/>
          <w:b/>
          <w:i w:val="0"/>
        </w:rPr>
        <w:t xml:space="preserve"> </w:t>
      </w:r>
      <w:r w:rsidRPr="004431E2">
        <w:rPr>
          <w:rFonts w:ascii="Courier New" w:hAnsi="Courier New" w:cs="Courier New"/>
          <w:b/>
          <w:i w:val="0"/>
        </w:rPr>
        <w:t xml:space="preserve">( </w:t>
      </w:r>
      <w:r w:rsidRPr="00EA6649">
        <w:t>PropertySetParameterList</w:t>
      </w:r>
      <w:r w:rsidRPr="004431E2">
        <w:rPr>
          <w:rFonts w:ascii="Courier New" w:hAnsi="Courier New" w:cs="Courier New"/>
          <w:b/>
          <w:i w:val="0"/>
        </w:rPr>
        <w:t xml:space="preserve"> ) { </w:t>
      </w:r>
      <w:r w:rsidRPr="00EA6649">
        <w:t>FunctionBody</w:t>
      </w:r>
      <w:r w:rsidRPr="00612C55">
        <w:rPr>
          <w:rFonts w:ascii="Courier New" w:hAnsi="Courier New" w:cs="Courier New"/>
          <w:b/>
        </w:rPr>
        <w:t xml:space="preserve"> </w:t>
      </w:r>
      <w:r w:rsidRPr="004431E2">
        <w:rPr>
          <w:rFonts w:ascii="Courier New" w:hAnsi="Courier New" w:cs="Courier New"/>
          <w:b/>
          <w:i w:val="0"/>
        </w:rPr>
        <w:t>}</w:t>
      </w:r>
    </w:p>
    <w:p w14:paraId="39E7076B" w14:textId="77777777" w:rsidR="00E80769" w:rsidRDefault="00E80769" w:rsidP="00E80769">
      <w:pPr>
        <w:pStyle w:val="M0"/>
        <w:spacing w:after="0"/>
        <w:rPr>
          <w:sz w:val="16"/>
        </w:rPr>
      </w:pPr>
    </w:p>
    <w:p w14:paraId="6F145E92" w14:textId="77777777" w:rsidR="00E80769" w:rsidRPr="00D00D4A" w:rsidRDefault="00E80769" w:rsidP="00E80769">
      <w:pPr>
        <w:pStyle w:val="SyntaxRule"/>
        <w:rPr>
          <w:rFonts w:ascii="Arial" w:hAnsi="Arial"/>
        </w:rPr>
      </w:pPr>
      <w:r w:rsidRPr="00EA6649">
        <w:t xml:space="preserve">PropertyName </w:t>
      </w:r>
      <w:r w:rsidRPr="00B470C7">
        <w:rPr>
          <w:rFonts w:ascii="Arial" w:hAnsi="Arial"/>
          <w:b/>
          <w:i w:val="0"/>
        </w:rPr>
        <w:t>:</w:t>
      </w:r>
      <w:r w:rsidRPr="00EA6649">
        <w:rPr>
          <w:rFonts w:ascii="Arial" w:hAnsi="Arial"/>
          <w:b/>
        </w:rPr>
        <w:tab/>
      </w:r>
      <w:r w:rsidRPr="00D00D4A">
        <w:rPr>
          <w:rFonts w:ascii="Arial" w:hAnsi="Arial"/>
        </w:rPr>
        <w:t>See 11.1.5</w:t>
      </w:r>
    </w:p>
    <w:p w14:paraId="7B7D0AE9" w14:textId="77777777" w:rsidR="00E80769" w:rsidRPr="00EA6649" w:rsidRDefault="00E80769" w:rsidP="00E80769">
      <w:pPr>
        <w:pStyle w:val="SyntaxDefinition"/>
      </w:pPr>
      <w:r w:rsidRPr="00EA6649">
        <w:t>IdentifierName</w:t>
      </w:r>
      <w:r w:rsidRPr="00EA6649">
        <w:br/>
        <w:t>StringLiteral</w:t>
      </w:r>
      <w:r w:rsidRPr="00EA6649">
        <w:br/>
        <w:t>NumericLiteral</w:t>
      </w:r>
    </w:p>
    <w:p w14:paraId="071880DD" w14:textId="77777777" w:rsidR="00E80769" w:rsidRPr="00D00D4A" w:rsidRDefault="00E80769" w:rsidP="00E80769">
      <w:pPr>
        <w:pStyle w:val="SyntaxRule"/>
        <w:rPr>
          <w:rFonts w:ascii="Arial" w:hAnsi="Arial"/>
        </w:rPr>
      </w:pPr>
      <w:r w:rsidRPr="00EA6649">
        <w:t xml:space="preserve">PropertySetParameterList </w:t>
      </w:r>
      <w:r w:rsidRPr="00B470C7">
        <w:rPr>
          <w:rFonts w:ascii="Arial" w:hAnsi="Arial"/>
          <w:b/>
          <w:i w:val="0"/>
        </w:rPr>
        <w:t>:</w:t>
      </w:r>
      <w:r w:rsidRPr="00EA6649">
        <w:rPr>
          <w:rFonts w:ascii="Arial" w:hAnsi="Arial"/>
          <w:b/>
        </w:rPr>
        <w:tab/>
      </w:r>
      <w:r w:rsidRPr="00D00D4A">
        <w:rPr>
          <w:rFonts w:ascii="Arial" w:hAnsi="Arial"/>
        </w:rPr>
        <w:t>See 11.1.5</w:t>
      </w:r>
    </w:p>
    <w:p w14:paraId="52144745" w14:textId="77777777" w:rsidR="00E80769" w:rsidRPr="00EA6649" w:rsidRDefault="00E80769" w:rsidP="00E80769">
      <w:pPr>
        <w:pStyle w:val="SyntaxDefinition"/>
        <w:rPr>
          <w:sz w:val="16"/>
        </w:rPr>
      </w:pPr>
      <w:r w:rsidRPr="00EA6649">
        <w:t>Identifier</w:t>
      </w:r>
    </w:p>
    <w:p w14:paraId="6EFF099D" w14:textId="77777777" w:rsidR="00E80769" w:rsidRPr="00D00D4A" w:rsidRDefault="00E80769" w:rsidP="00E80769">
      <w:pPr>
        <w:pStyle w:val="SyntaxRule"/>
        <w:rPr>
          <w:rFonts w:ascii="Arial" w:hAnsi="Arial"/>
        </w:rPr>
      </w:pPr>
      <w:r w:rsidRPr="00EA6649">
        <w:t xml:space="preserve">MemberExpression </w:t>
      </w:r>
      <w:r w:rsidRPr="00B470C7">
        <w:rPr>
          <w:rFonts w:ascii="Arial" w:hAnsi="Arial"/>
          <w:b/>
          <w:i w:val="0"/>
        </w:rPr>
        <w:t>:</w:t>
      </w:r>
      <w:r w:rsidRPr="00EA6649">
        <w:rPr>
          <w:rFonts w:ascii="Arial" w:hAnsi="Arial"/>
          <w:b/>
        </w:rPr>
        <w:tab/>
      </w:r>
      <w:r w:rsidRPr="00D00D4A">
        <w:rPr>
          <w:rFonts w:ascii="Arial" w:hAnsi="Arial"/>
        </w:rPr>
        <w:t>See 11.2</w:t>
      </w:r>
    </w:p>
    <w:p w14:paraId="4920CD49" w14:textId="77777777" w:rsidR="00E80769" w:rsidRPr="00EA6649" w:rsidRDefault="00E80769" w:rsidP="00E80769">
      <w:pPr>
        <w:pStyle w:val="SyntaxDefinition"/>
      </w:pPr>
      <w:r w:rsidRPr="00EA6649">
        <w:t>PrimaryExpression</w:t>
      </w:r>
      <w:r w:rsidRPr="00EA6649">
        <w:br/>
        <w:t>FunctionExpression</w:t>
      </w:r>
      <w:r w:rsidRPr="00EA6649">
        <w:br/>
        <w:t xml:space="preserve">MemberExpression </w:t>
      </w:r>
      <w:r w:rsidRPr="004431E2">
        <w:rPr>
          <w:rFonts w:ascii="Courier New" w:hAnsi="Courier New"/>
          <w:b/>
          <w:i w:val="0"/>
        </w:rPr>
        <w:t>[</w:t>
      </w:r>
      <w:r w:rsidRPr="00EA6649">
        <w:t xml:space="preserve"> Expression </w:t>
      </w:r>
      <w:r w:rsidRPr="004431E2">
        <w:rPr>
          <w:rFonts w:ascii="Courier New" w:hAnsi="Courier New"/>
          <w:b/>
          <w:i w:val="0"/>
        </w:rPr>
        <w:t>]</w:t>
      </w:r>
      <w:r w:rsidRPr="004431E2">
        <w:rPr>
          <w:rFonts w:ascii="Courier New" w:hAnsi="Courier New"/>
          <w:b/>
          <w:i w:val="0"/>
        </w:rPr>
        <w:br/>
      </w:r>
      <w:r w:rsidRPr="00EA6649">
        <w:t xml:space="preserve">MemberExpression </w:t>
      </w:r>
      <w:r w:rsidRPr="004431E2">
        <w:rPr>
          <w:rFonts w:ascii="Courier New" w:hAnsi="Courier New"/>
          <w:b/>
          <w:i w:val="0"/>
        </w:rPr>
        <w:t>.</w:t>
      </w:r>
      <w:r w:rsidRPr="00EA6649">
        <w:t xml:space="preserve"> IdentifierName</w:t>
      </w:r>
      <w:r w:rsidRPr="00EA6649">
        <w:br/>
      </w:r>
      <w:r w:rsidRPr="004431E2">
        <w:rPr>
          <w:rFonts w:ascii="Courier New" w:hAnsi="Courier New"/>
          <w:b/>
          <w:i w:val="0"/>
        </w:rPr>
        <w:t>new</w:t>
      </w:r>
      <w:r w:rsidRPr="00EA6649">
        <w:t xml:space="preserve"> MemberExpression</w:t>
      </w:r>
      <w:r w:rsidRPr="004431E2">
        <w:rPr>
          <w:rFonts w:ascii="Courier New" w:hAnsi="Courier New"/>
          <w:b/>
          <w:i w:val="0"/>
        </w:rPr>
        <w:t xml:space="preserve"> </w:t>
      </w:r>
      <w:r w:rsidRPr="00472602">
        <w:rPr>
          <w:rStyle w:val="bnf"/>
          <w:i/>
        </w:rPr>
        <w:t>Arguments</w:t>
      </w:r>
    </w:p>
    <w:p w14:paraId="0A70501A" w14:textId="77777777" w:rsidR="00E80769" w:rsidRDefault="00E80769" w:rsidP="00E80769">
      <w:pPr>
        <w:pStyle w:val="M0"/>
        <w:spacing w:after="0"/>
        <w:rPr>
          <w:sz w:val="16"/>
        </w:rPr>
      </w:pPr>
    </w:p>
    <w:p w14:paraId="11BD9C1D" w14:textId="77777777" w:rsidR="00E80769" w:rsidRPr="00D00D4A" w:rsidRDefault="00E80769" w:rsidP="00E80769">
      <w:pPr>
        <w:pStyle w:val="SyntaxRule"/>
        <w:rPr>
          <w:rFonts w:ascii="Arial" w:hAnsi="Arial"/>
        </w:rPr>
      </w:pPr>
      <w:r w:rsidRPr="00EA6649">
        <w:t xml:space="preserve">NewExpression </w:t>
      </w:r>
      <w:r w:rsidRPr="00B470C7">
        <w:rPr>
          <w:rFonts w:ascii="Arial" w:hAnsi="Arial"/>
          <w:b/>
          <w:i w:val="0"/>
        </w:rPr>
        <w:t>:</w:t>
      </w:r>
      <w:r w:rsidRPr="00EA6649">
        <w:rPr>
          <w:rFonts w:ascii="Arial" w:hAnsi="Arial"/>
          <w:b/>
        </w:rPr>
        <w:tab/>
      </w:r>
      <w:r w:rsidRPr="00D00D4A">
        <w:rPr>
          <w:rFonts w:ascii="Arial" w:hAnsi="Arial"/>
        </w:rPr>
        <w:t>See 11.2</w:t>
      </w:r>
    </w:p>
    <w:p w14:paraId="321AAD86" w14:textId="77777777" w:rsidR="00E80769" w:rsidRPr="00EA6649" w:rsidRDefault="00E80769" w:rsidP="00E80769">
      <w:pPr>
        <w:pStyle w:val="SyntaxDefinition"/>
      </w:pPr>
      <w:r w:rsidRPr="00EA6649">
        <w:t>MemberExpression</w:t>
      </w:r>
      <w:r w:rsidRPr="004431E2">
        <w:rPr>
          <w:rFonts w:ascii="Courier New" w:hAnsi="Courier New"/>
          <w:b/>
          <w:i w:val="0"/>
        </w:rPr>
        <w:br/>
        <w:t>new</w:t>
      </w:r>
      <w:r w:rsidRPr="00EA6649">
        <w:t xml:space="preserve"> NewExpression</w:t>
      </w:r>
    </w:p>
    <w:p w14:paraId="447FAEDE" w14:textId="77777777" w:rsidR="00E80769" w:rsidRDefault="00E80769" w:rsidP="00E80769">
      <w:pPr>
        <w:pStyle w:val="M0"/>
        <w:spacing w:after="0"/>
        <w:rPr>
          <w:sz w:val="16"/>
        </w:rPr>
      </w:pPr>
    </w:p>
    <w:p w14:paraId="71645589" w14:textId="77777777" w:rsidR="00E80769" w:rsidRPr="00D00D4A" w:rsidRDefault="00E80769" w:rsidP="00E80769">
      <w:pPr>
        <w:pStyle w:val="SyntaxRule"/>
        <w:rPr>
          <w:rFonts w:ascii="Arial" w:hAnsi="Arial"/>
        </w:rPr>
      </w:pPr>
      <w:r w:rsidRPr="00EA6649">
        <w:t xml:space="preserve">CallExpression </w:t>
      </w:r>
      <w:r w:rsidRPr="00B470C7">
        <w:rPr>
          <w:rFonts w:ascii="Arial" w:hAnsi="Arial"/>
          <w:b/>
          <w:i w:val="0"/>
        </w:rPr>
        <w:t>:</w:t>
      </w:r>
      <w:r w:rsidRPr="00EA6649">
        <w:rPr>
          <w:rFonts w:ascii="Arial" w:hAnsi="Arial"/>
          <w:b/>
        </w:rPr>
        <w:tab/>
      </w:r>
      <w:r w:rsidRPr="00D00D4A">
        <w:rPr>
          <w:rFonts w:ascii="Arial" w:hAnsi="Arial"/>
        </w:rPr>
        <w:t>See 11.2</w:t>
      </w:r>
    </w:p>
    <w:p w14:paraId="31324F46" w14:textId="77777777" w:rsidR="00E80769" w:rsidRPr="00EA6649" w:rsidRDefault="00E80769" w:rsidP="00E80769">
      <w:pPr>
        <w:pStyle w:val="SyntaxDefinition"/>
      </w:pPr>
      <w:r w:rsidRPr="00EA6649">
        <w:t>MemberExpression</w:t>
      </w:r>
      <w:r w:rsidRPr="004431E2">
        <w:rPr>
          <w:rFonts w:ascii="Courier New" w:hAnsi="Courier New"/>
          <w:b/>
          <w:i w:val="0"/>
        </w:rPr>
        <w:t xml:space="preserve"> </w:t>
      </w:r>
      <w:r w:rsidRPr="00EA6649">
        <w:t>Arguments</w:t>
      </w:r>
      <w:r w:rsidRPr="004431E2">
        <w:rPr>
          <w:rFonts w:ascii="Courier New" w:hAnsi="Courier New"/>
          <w:b/>
          <w:i w:val="0"/>
        </w:rPr>
        <w:br/>
      </w:r>
      <w:r w:rsidRPr="00EA6649">
        <w:t>CallExpression</w:t>
      </w:r>
      <w:r w:rsidRPr="004431E2">
        <w:rPr>
          <w:rFonts w:ascii="Courier New" w:hAnsi="Courier New"/>
          <w:b/>
          <w:i w:val="0"/>
        </w:rPr>
        <w:t xml:space="preserve"> </w:t>
      </w:r>
      <w:r w:rsidRPr="00EA6649">
        <w:t>Arguments</w:t>
      </w:r>
      <w:r w:rsidRPr="004431E2">
        <w:rPr>
          <w:rFonts w:ascii="Courier New" w:hAnsi="Courier New"/>
          <w:b/>
          <w:i w:val="0"/>
        </w:rPr>
        <w:br/>
      </w:r>
      <w:r w:rsidRPr="00EA6649">
        <w:t xml:space="preserve">CallExpression </w:t>
      </w:r>
      <w:r w:rsidRPr="004431E2">
        <w:rPr>
          <w:rFonts w:ascii="Courier New" w:hAnsi="Courier New"/>
          <w:b/>
          <w:i w:val="0"/>
        </w:rPr>
        <w:t>[</w:t>
      </w:r>
      <w:r w:rsidRPr="00EA6649">
        <w:t xml:space="preserve"> Expression </w:t>
      </w:r>
      <w:r w:rsidRPr="004431E2">
        <w:rPr>
          <w:rFonts w:ascii="Courier New" w:hAnsi="Courier New"/>
          <w:b/>
          <w:i w:val="0"/>
        </w:rPr>
        <w:t>]</w:t>
      </w:r>
      <w:r w:rsidRPr="004431E2">
        <w:rPr>
          <w:rFonts w:ascii="Courier New" w:hAnsi="Courier New"/>
          <w:b/>
          <w:i w:val="0"/>
        </w:rPr>
        <w:br/>
      </w:r>
      <w:r w:rsidRPr="00EA6649">
        <w:t xml:space="preserve">CallExpression </w:t>
      </w:r>
      <w:r w:rsidRPr="004431E2">
        <w:rPr>
          <w:rFonts w:ascii="Courier New" w:hAnsi="Courier New"/>
          <w:b/>
          <w:i w:val="0"/>
        </w:rPr>
        <w:t>.</w:t>
      </w:r>
      <w:r w:rsidRPr="00EA6649">
        <w:t xml:space="preserve"> IdentifierName</w:t>
      </w:r>
    </w:p>
    <w:p w14:paraId="7217F67C" w14:textId="77777777" w:rsidR="00E80769" w:rsidRDefault="00E80769" w:rsidP="00E80769">
      <w:pPr>
        <w:pStyle w:val="M0"/>
        <w:spacing w:after="0"/>
        <w:rPr>
          <w:sz w:val="16"/>
        </w:rPr>
      </w:pPr>
    </w:p>
    <w:p w14:paraId="1C57ECE2" w14:textId="77777777" w:rsidR="00E80769" w:rsidRPr="00D00D4A" w:rsidRDefault="00E80769" w:rsidP="00E80769">
      <w:pPr>
        <w:pStyle w:val="SyntaxRule"/>
      </w:pPr>
      <w:r w:rsidRPr="00EA6649">
        <w:t xml:space="preserve">Arguments </w:t>
      </w:r>
      <w:r w:rsidRPr="00E148F5">
        <w:rPr>
          <w:rFonts w:ascii="Arial" w:hAnsi="Arial"/>
          <w:b/>
          <w:i w:val="0"/>
        </w:rPr>
        <w:t>:</w:t>
      </w:r>
      <w:r w:rsidRPr="00EA6649">
        <w:rPr>
          <w:b/>
        </w:rPr>
        <w:tab/>
      </w:r>
      <w:r w:rsidRPr="00B470C7">
        <w:rPr>
          <w:rFonts w:ascii="Arial" w:hAnsi="Arial"/>
        </w:rPr>
        <w:t>See 11.2</w:t>
      </w:r>
    </w:p>
    <w:p w14:paraId="74275B10" w14:textId="77777777" w:rsidR="00E80769" w:rsidRPr="00EA6649" w:rsidRDefault="00E80769" w:rsidP="00E80769">
      <w:pPr>
        <w:pStyle w:val="SyntaxDefinition"/>
      </w:pPr>
      <w:r w:rsidRPr="004431E2">
        <w:rPr>
          <w:rFonts w:ascii="Courier New" w:hAnsi="Courier New"/>
          <w:b/>
          <w:i w:val="0"/>
        </w:rPr>
        <w:t>(</w:t>
      </w:r>
      <w:r w:rsidRPr="00EA6649">
        <w:t xml:space="preserve"> </w:t>
      </w:r>
      <w:r w:rsidRPr="004431E2">
        <w:rPr>
          <w:rFonts w:ascii="Courier New" w:hAnsi="Courier New"/>
          <w:b/>
          <w:i w:val="0"/>
        </w:rPr>
        <w:t>)</w:t>
      </w:r>
      <w:r w:rsidRPr="004431E2">
        <w:rPr>
          <w:rFonts w:ascii="Courier New" w:hAnsi="Courier New"/>
          <w:b/>
          <w:i w:val="0"/>
        </w:rPr>
        <w:br/>
        <w:t>(</w:t>
      </w:r>
      <w:r w:rsidRPr="00EA6649">
        <w:t xml:space="preserve"> ArgumentList  </w:t>
      </w:r>
      <w:r w:rsidRPr="004431E2">
        <w:rPr>
          <w:rFonts w:ascii="Courier New" w:hAnsi="Courier New"/>
          <w:b/>
          <w:i w:val="0"/>
        </w:rPr>
        <w:t>)</w:t>
      </w:r>
    </w:p>
    <w:p w14:paraId="24DD6129" w14:textId="77777777" w:rsidR="00E80769" w:rsidRDefault="00E80769" w:rsidP="00E80769">
      <w:pPr>
        <w:pStyle w:val="M0"/>
        <w:spacing w:after="0"/>
        <w:rPr>
          <w:sz w:val="16"/>
        </w:rPr>
      </w:pPr>
    </w:p>
    <w:p w14:paraId="5BE52E8B" w14:textId="77777777" w:rsidR="00E80769" w:rsidRPr="00D00D4A" w:rsidRDefault="00E80769" w:rsidP="00E80769">
      <w:pPr>
        <w:pStyle w:val="SyntaxRule"/>
        <w:rPr>
          <w:rFonts w:ascii="Arial" w:hAnsi="Arial"/>
        </w:rPr>
      </w:pPr>
      <w:r w:rsidRPr="00EA6649">
        <w:t xml:space="preserve">ArgumentList </w:t>
      </w:r>
      <w:r w:rsidRPr="00B470C7">
        <w:rPr>
          <w:rFonts w:ascii="Arial" w:hAnsi="Arial"/>
          <w:b/>
          <w:i w:val="0"/>
        </w:rPr>
        <w:t>:</w:t>
      </w:r>
      <w:r w:rsidRPr="00EA6649">
        <w:rPr>
          <w:rFonts w:ascii="Arial" w:hAnsi="Arial"/>
          <w:b/>
        </w:rPr>
        <w:tab/>
      </w:r>
      <w:r w:rsidRPr="00D00D4A">
        <w:rPr>
          <w:rFonts w:ascii="Arial" w:hAnsi="Arial"/>
        </w:rPr>
        <w:t>See 11.2</w:t>
      </w:r>
    </w:p>
    <w:p w14:paraId="023783BC" w14:textId="77777777" w:rsidR="00E80769" w:rsidRPr="00EA6649" w:rsidRDefault="00E80769" w:rsidP="00E80769">
      <w:pPr>
        <w:pStyle w:val="SyntaxDefinition"/>
      </w:pPr>
      <w:r w:rsidRPr="00EA6649">
        <w:t>AssignmentExpression</w:t>
      </w:r>
      <w:r w:rsidRPr="00EA6649">
        <w:br/>
        <w:t xml:space="preserve">ArgumentList </w:t>
      </w:r>
      <w:r w:rsidRPr="004431E2">
        <w:rPr>
          <w:rFonts w:ascii="Courier New" w:hAnsi="Courier New"/>
          <w:b/>
          <w:i w:val="0"/>
        </w:rPr>
        <w:t>,</w:t>
      </w:r>
      <w:r w:rsidRPr="00EA6649">
        <w:t xml:space="preserve"> AssignmentExpression</w:t>
      </w:r>
    </w:p>
    <w:p w14:paraId="26C572BA" w14:textId="77777777" w:rsidR="00E80769" w:rsidRDefault="00E80769" w:rsidP="00E80769">
      <w:pPr>
        <w:pStyle w:val="M0"/>
        <w:spacing w:after="0"/>
        <w:rPr>
          <w:sz w:val="16"/>
        </w:rPr>
      </w:pPr>
    </w:p>
    <w:p w14:paraId="7FCF2295" w14:textId="77777777" w:rsidR="00E80769" w:rsidRPr="00D00D4A" w:rsidRDefault="00E80769" w:rsidP="00E80769">
      <w:pPr>
        <w:pStyle w:val="SyntaxRule"/>
        <w:rPr>
          <w:rFonts w:ascii="Arial" w:hAnsi="Arial"/>
        </w:rPr>
      </w:pPr>
      <w:r w:rsidRPr="00EA6649">
        <w:t xml:space="preserve">LeftHandSideExpression </w:t>
      </w:r>
      <w:r w:rsidRPr="00B470C7">
        <w:rPr>
          <w:rFonts w:ascii="Arial" w:hAnsi="Arial"/>
          <w:b/>
          <w:i w:val="0"/>
        </w:rPr>
        <w:t>:</w:t>
      </w:r>
      <w:r w:rsidRPr="00EA6649">
        <w:rPr>
          <w:rFonts w:ascii="Arial" w:hAnsi="Arial"/>
          <w:b/>
        </w:rPr>
        <w:tab/>
      </w:r>
      <w:r w:rsidRPr="00D00D4A">
        <w:rPr>
          <w:rFonts w:ascii="Arial" w:hAnsi="Arial"/>
        </w:rPr>
        <w:t>See 11.2</w:t>
      </w:r>
    </w:p>
    <w:p w14:paraId="486EBD3E" w14:textId="77777777" w:rsidR="00E80769" w:rsidRPr="00EA6649" w:rsidRDefault="00E80769" w:rsidP="00E80769">
      <w:pPr>
        <w:pStyle w:val="SyntaxDefinition"/>
      </w:pPr>
      <w:r w:rsidRPr="00EA6649">
        <w:t>NewExpression</w:t>
      </w:r>
      <w:r w:rsidRPr="00EA6649">
        <w:br/>
        <w:t>CallExpression</w:t>
      </w:r>
    </w:p>
    <w:p w14:paraId="5B5ECAF7" w14:textId="77777777" w:rsidR="00E80769" w:rsidRDefault="00E80769" w:rsidP="00E80769">
      <w:pPr>
        <w:pStyle w:val="M0"/>
        <w:spacing w:after="0"/>
        <w:rPr>
          <w:sz w:val="16"/>
        </w:rPr>
      </w:pPr>
    </w:p>
    <w:p w14:paraId="5E9D3E98" w14:textId="77777777" w:rsidR="00E80769" w:rsidRPr="00D00D4A" w:rsidRDefault="00E80769" w:rsidP="00E80769">
      <w:pPr>
        <w:pStyle w:val="SyntaxRule"/>
        <w:rPr>
          <w:rFonts w:ascii="Arial" w:hAnsi="Arial"/>
        </w:rPr>
      </w:pPr>
      <w:r w:rsidRPr="00EA6649">
        <w:t xml:space="preserve">PostfixExpression </w:t>
      </w:r>
      <w:r w:rsidRPr="00B470C7">
        <w:rPr>
          <w:rFonts w:ascii="Arial" w:hAnsi="Arial"/>
          <w:b/>
          <w:i w:val="0"/>
        </w:rPr>
        <w:t>:</w:t>
      </w:r>
      <w:r w:rsidRPr="00EA6649">
        <w:rPr>
          <w:rFonts w:ascii="Arial" w:hAnsi="Arial"/>
          <w:b/>
        </w:rPr>
        <w:tab/>
      </w:r>
      <w:r w:rsidRPr="00D00D4A">
        <w:rPr>
          <w:rFonts w:ascii="Arial" w:hAnsi="Arial"/>
        </w:rPr>
        <w:t>See 11.3</w:t>
      </w:r>
    </w:p>
    <w:p w14:paraId="51773764" w14:textId="77777777" w:rsidR="00E80769" w:rsidRPr="00EA6649" w:rsidRDefault="00E80769" w:rsidP="00E80769">
      <w:pPr>
        <w:pStyle w:val="SyntaxDefinition"/>
      </w:pPr>
      <w:r w:rsidRPr="00EA6649">
        <w:t>LeftHandSideExpression</w:t>
      </w:r>
      <w:r w:rsidRPr="00EA6649">
        <w:br/>
        <w:t>LeftHandSideExpression</w:t>
      </w:r>
      <w:r w:rsidRPr="004431E2">
        <w:rPr>
          <w:rFonts w:ascii="Courier New" w:hAnsi="Courier New"/>
          <w:b/>
          <w:i w:val="0"/>
        </w:rPr>
        <w:t xml:space="preserve"> </w:t>
      </w:r>
      <w:r w:rsidRPr="00D04346">
        <w:rPr>
          <w:rFonts w:ascii="Arial" w:hAnsi="Arial"/>
          <w:i w:val="0"/>
          <w:sz w:val="16"/>
        </w:rPr>
        <w:t>[no</w:t>
      </w:r>
      <w:r w:rsidRPr="00D00D4A">
        <w:rPr>
          <w:rFonts w:ascii="Arial" w:hAnsi="Arial"/>
          <w:sz w:val="16"/>
        </w:rPr>
        <w:t xml:space="preserve"> </w:t>
      </w:r>
      <w:r w:rsidRPr="00EA6649">
        <w:rPr>
          <w:sz w:val="16"/>
        </w:rPr>
        <w:t>LineTerminator</w:t>
      </w:r>
      <w:r w:rsidRPr="00D00D4A">
        <w:rPr>
          <w:rFonts w:ascii="Arial" w:hAnsi="Arial"/>
          <w:sz w:val="16"/>
        </w:rPr>
        <w:t xml:space="preserve"> </w:t>
      </w:r>
      <w:r w:rsidRPr="00D04346">
        <w:rPr>
          <w:rFonts w:ascii="Arial" w:hAnsi="Arial"/>
          <w:i w:val="0"/>
          <w:sz w:val="16"/>
        </w:rPr>
        <w:t>here]</w:t>
      </w:r>
      <w:r w:rsidRPr="004431E2">
        <w:rPr>
          <w:rFonts w:ascii="Courier New" w:hAnsi="Courier New"/>
          <w:b/>
          <w:i w:val="0"/>
        </w:rPr>
        <w:t xml:space="preserve"> ++</w:t>
      </w:r>
      <w:r w:rsidRPr="00EA6649">
        <w:br/>
        <w:t>LeftHandSideExpression</w:t>
      </w:r>
      <w:r w:rsidRPr="004431E2">
        <w:rPr>
          <w:rFonts w:ascii="Courier New" w:hAnsi="Courier New"/>
          <w:b/>
          <w:i w:val="0"/>
        </w:rPr>
        <w:t xml:space="preserve"> </w:t>
      </w:r>
      <w:r w:rsidRPr="00D04346">
        <w:rPr>
          <w:rFonts w:ascii="Arial" w:hAnsi="Arial"/>
          <w:i w:val="0"/>
          <w:sz w:val="16"/>
        </w:rPr>
        <w:t>[no</w:t>
      </w:r>
      <w:r w:rsidRPr="00D00D4A">
        <w:rPr>
          <w:rFonts w:ascii="Arial" w:hAnsi="Arial"/>
          <w:sz w:val="16"/>
        </w:rPr>
        <w:t xml:space="preserve"> </w:t>
      </w:r>
      <w:r w:rsidRPr="00EA6649">
        <w:rPr>
          <w:sz w:val="16"/>
        </w:rPr>
        <w:t>LineTerminator</w:t>
      </w:r>
      <w:r w:rsidRPr="00D00D4A">
        <w:rPr>
          <w:rFonts w:ascii="Arial" w:hAnsi="Arial"/>
          <w:sz w:val="16"/>
        </w:rPr>
        <w:t xml:space="preserve"> </w:t>
      </w:r>
      <w:r w:rsidRPr="00D04346">
        <w:rPr>
          <w:rFonts w:ascii="Arial" w:hAnsi="Arial"/>
          <w:i w:val="0"/>
          <w:sz w:val="16"/>
        </w:rPr>
        <w:t>here]</w:t>
      </w:r>
      <w:r w:rsidRPr="004431E2">
        <w:rPr>
          <w:rFonts w:ascii="Courier New" w:hAnsi="Courier New"/>
          <w:b/>
          <w:i w:val="0"/>
        </w:rPr>
        <w:t xml:space="preserve"> --</w:t>
      </w:r>
    </w:p>
    <w:p w14:paraId="6594DFED" w14:textId="77777777" w:rsidR="00E80769" w:rsidRDefault="00E80769" w:rsidP="00E80769">
      <w:pPr>
        <w:pStyle w:val="M0"/>
        <w:spacing w:after="0"/>
        <w:rPr>
          <w:sz w:val="16"/>
        </w:rPr>
      </w:pPr>
    </w:p>
    <w:p w14:paraId="1B5F76D1" w14:textId="77777777" w:rsidR="00E80769" w:rsidRPr="00D00D4A" w:rsidRDefault="00E80769" w:rsidP="00E80769">
      <w:pPr>
        <w:pStyle w:val="SyntaxRule"/>
        <w:rPr>
          <w:rFonts w:ascii="Arial" w:hAnsi="Arial"/>
        </w:rPr>
      </w:pPr>
      <w:r w:rsidRPr="00EA6649">
        <w:t xml:space="preserve">UnaryExpression </w:t>
      </w:r>
      <w:r w:rsidRPr="00B470C7">
        <w:rPr>
          <w:rFonts w:ascii="Arial" w:hAnsi="Arial"/>
          <w:b/>
          <w:i w:val="0"/>
        </w:rPr>
        <w:t>:</w:t>
      </w:r>
      <w:r w:rsidRPr="00EA6649">
        <w:rPr>
          <w:rFonts w:ascii="Arial" w:hAnsi="Arial"/>
          <w:b/>
        </w:rPr>
        <w:tab/>
      </w:r>
      <w:r w:rsidRPr="00D00D4A">
        <w:rPr>
          <w:rFonts w:ascii="Arial" w:hAnsi="Arial"/>
        </w:rPr>
        <w:t>See 11.4</w:t>
      </w:r>
    </w:p>
    <w:p w14:paraId="385E0319" w14:textId="77777777" w:rsidR="00E80769" w:rsidRPr="00EA6649" w:rsidRDefault="00E80769" w:rsidP="00E80769">
      <w:pPr>
        <w:pStyle w:val="SyntaxDefinition"/>
      </w:pPr>
      <w:r w:rsidRPr="00EA6649">
        <w:t>PostfixExpression</w:t>
      </w:r>
      <w:r w:rsidRPr="004431E2">
        <w:rPr>
          <w:rFonts w:ascii="Courier New" w:hAnsi="Courier New"/>
          <w:b/>
          <w:i w:val="0"/>
        </w:rPr>
        <w:br/>
        <w:t xml:space="preserve">delete </w:t>
      </w:r>
      <w:r w:rsidRPr="00EA6649">
        <w:t>UnaryExpression</w:t>
      </w:r>
      <w:r w:rsidRPr="00EA6649">
        <w:br/>
      </w:r>
      <w:r w:rsidRPr="004431E2">
        <w:rPr>
          <w:rFonts w:ascii="Courier New" w:hAnsi="Courier New"/>
          <w:b/>
          <w:i w:val="0"/>
        </w:rPr>
        <w:t xml:space="preserve">void </w:t>
      </w:r>
      <w:r w:rsidRPr="00EA6649">
        <w:t>UnaryExpression</w:t>
      </w:r>
      <w:r w:rsidRPr="00EA6649">
        <w:br/>
      </w:r>
      <w:r w:rsidRPr="004431E2">
        <w:rPr>
          <w:rFonts w:ascii="Courier New" w:hAnsi="Courier New"/>
          <w:b/>
          <w:i w:val="0"/>
        </w:rPr>
        <w:t xml:space="preserve">typeof </w:t>
      </w:r>
      <w:r w:rsidRPr="00EA6649">
        <w:t>UnaryExpression</w:t>
      </w:r>
      <w:r w:rsidRPr="004431E2">
        <w:rPr>
          <w:rFonts w:ascii="Courier New" w:hAnsi="Courier New"/>
          <w:b/>
          <w:i w:val="0"/>
        </w:rPr>
        <w:br/>
        <w:t>++</w:t>
      </w:r>
      <w:r w:rsidRPr="00EA6649">
        <w:t xml:space="preserve"> UnaryExpression</w:t>
      </w:r>
      <w:r w:rsidRPr="00EA6649">
        <w:br/>
      </w:r>
      <w:r w:rsidRPr="004431E2">
        <w:rPr>
          <w:rFonts w:ascii="Courier New" w:hAnsi="Courier New"/>
          <w:b/>
          <w:i w:val="0"/>
        </w:rPr>
        <w:t>--</w:t>
      </w:r>
      <w:r w:rsidRPr="00EA6649">
        <w:t xml:space="preserve"> UnaryExpression</w:t>
      </w:r>
      <w:r w:rsidRPr="00EA6649">
        <w:br/>
      </w:r>
      <w:r w:rsidRPr="004431E2">
        <w:rPr>
          <w:rFonts w:ascii="Courier New" w:hAnsi="Courier New"/>
          <w:b/>
          <w:i w:val="0"/>
        </w:rPr>
        <w:t>+</w:t>
      </w:r>
      <w:r w:rsidRPr="00EA6649">
        <w:t xml:space="preserve"> UnaryExpression</w:t>
      </w:r>
      <w:r w:rsidRPr="00EA6649">
        <w:br/>
      </w:r>
      <w:r w:rsidRPr="004431E2">
        <w:rPr>
          <w:rFonts w:ascii="Courier New" w:hAnsi="Courier New"/>
          <w:b/>
          <w:i w:val="0"/>
        </w:rPr>
        <w:t>-</w:t>
      </w:r>
      <w:r w:rsidRPr="00EA6649">
        <w:t xml:space="preserve"> UnaryExpression</w:t>
      </w:r>
      <w:r w:rsidRPr="00EA6649">
        <w:br/>
      </w:r>
      <w:r w:rsidRPr="004431E2">
        <w:rPr>
          <w:rFonts w:ascii="Courier New" w:hAnsi="Courier New"/>
          <w:b/>
          <w:i w:val="0"/>
        </w:rPr>
        <w:t>~</w:t>
      </w:r>
      <w:r w:rsidRPr="00EA6649">
        <w:t xml:space="preserve"> UnaryExpression</w:t>
      </w:r>
      <w:r w:rsidRPr="00EA6649">
        <w:br/>
      </w:r>
      <w:r w:rsidRPr="004431E2">
        <w:rPr>
          <w:rFonts w:ascii="Courier New" w:hAnsi="Courier New"/>
          <w:b/>
          <w:i w:val="0"/>
        </w:rPr>
        <w:t>!</w:t>
      </w:r>
      <w:r w:rsidRPr="00EA6649">
        <w:t xml:space="preserve"> UnaryExpression</w:t>
      </w:r>
    </w:p>
    <w:p w14:paraId="09A9A163" w14:textId="77777777" w:rsidR="00E80769" w:rsidRDefault="00E80769" w:rsidP="00E80769">
      <w:pPr>
        <w:pStyle w:val="M0"/>
        <w:spacing w:after="0"/>
        <w:rPr>
          <w:sz w:val="16"/>
        </w:rPr>
      </w:pPr>
    </w:p>
    <w:p w14:paraId="4BA11B7F" w14:textId="77777777" w:rsidR="00E80769" w:rsidRPr="00D00D4A" w:rsidRDefault="00E80769" w:rsidP="00E80769">
      <w:pPr>
        <w:pStyle w:val="SyntaxRule"/>
        <w:rPr>
          <w:rFonts w:ascii="Arial" w:hAnsi="Arial"/>
        </w:rPr>
      </w:pPr>
      <w:r w:rsidRPr="00EA6649">
        <w:t xml:space="preserve">MultiplicativeExpression </w:t>
      </w:r>
      <w:r w:rsidRPr="00B470C7">
        <w:rPr>
          <w:rFonts w:ascii="Arial" w:hAnsi="Arial"/>
          <w:b/>
          <w:i w:val="0"/>
        </w:rPr>
        <w:t>:</w:t>
      </w:r>
      <w:r w:rsidRPr="00EA6649">
        <w:rPr>
          <w:rFonts w:ascii="Arial" w:hAnsi="Arial"/>
          <w:b/>
        </w:rPr>
        <w:tab/>
      </w:r>
      <w:r w:rsidRPr="00D00D4A">
        <w:rPr>
          <w:rFonts w:ascii="Arial" w:hAnsi="Arial"/>
        </w:rPr>
        <w:t>See 11.5</w:t>
      </w:r>
    </w:p>
    <w:p w14:paraId="7EA8AA61" w14:textId="77777777" w:rsidR="00E80769" w:rsidRPr="00EA6649" w:rsidRDefault="00E80769" w:rsidP="00E80769">
      <w:pPr>
        <w:pStyle w:val="SyntaxDefinition"/>
      </w:pPr>
      <w:r w:rsidRPr="00EA6649">
        <w:t>UnaryExpression</w:t>
      </w:r>
      <w:r w:rsidRPr="00EA6649">
        <w:br/>
        <w:t xml:space="preserve">MultiplicativeExpression </w:t>
      </w:r>
      <w:r w:rsidRPr="004431E2">
        <w:rPr>
          <w:rFonts w:ascii="Courier New" w:hAnsi="Courier New"/>
          <w:b/>
          <w:i w:val="0"/>
        </w:rPr>
        <w:t>*</w:t>
      </w:r>
      <w:r w:rsidRPr="00EA6649">
        <w:t xml:space="preserve"> UnaryExpression</w:t>
      </w:r>
      <w:r w:rsidRPr="00EA6649">
        <w:br/>
        <w:t xml:space="preserve">MultiplicativeExpression </w:t>
      </w:r>
      <w:r w:rsidRPr="004431E2">
        <w:rPr>
          <w:rFonts w:ascii="Courier New" w:hAnsi="Courier New"/>
          <w:b/>
          <w:i w:val="0"/>
        </w:rPr>
        <w:t>/</w:t>
      </w:r>
      <w:r w:rsidRPr="00EA6649">
        <w:t xml:space="preserve"> UnaryExpression</w:t>
      </w:r>
      <w:r w:rsidRPr="00EA6649">
        <w:br/>
        <w:t xml:space="preserve">MultiplicativeExpression </w:t>
      </w:r>
      <w:r w:rsidRPr="004431E2">
        <w:rPr>
          <w:rFonts w:ascii="Courier New" w:hAnsi="Courier New"/>
          <w:b/>
          <w:i w:val="0"/>
        </w:rPr>
        <w:t>%</w:t>
      </w:r>
      <w:r w:rsidRPr="00EA6649">
        <w:t xml:space="preserve"> UnaryExpression</w:t>
      </w:r>
    </w:p>
    <w:p w14:paraId="279D43E0" w14:textId="77777777" w:rsidR="00E80769" w:rsidRDefault="00E80769" w:rsidP="00E80769">
      <w:pPr>
        <w:pStyle w:val="M0"/>
        <w:spacing w:after="0"/>
        <w:rPr>
          <w:sz w:val="16"/>
        </w:rPr>
      </w:pPr>
    </w:p>
    <w:p w14:paraId="5741ACEF" w14:textId="77777777" w:rsidR="00E80769" w:rsidRPr="00D00D4A" w:rsidRDefault="00E80769" w:rsidP="00E80769">
      <w:pPr>
        <w:pStyle w:val="SyntaxRule"/>
        <w:rPr>
          <w:rFonts w:ascii="Arial" w:hAnsi="Arial"/>
        </w:rPr>
      </w:pPr>
      <w:r w:rsidRPr="00EA6649">
        <w:t xml:space="preserve">AdditiveExpression </w:t>
      </w:r>
      <w:r w:rsidRPr="00B470C7">
        <w:rPr>
          <w:rFonts w:ascii="Arial" w:hAnsi="Arial"/>
          <w:b/>
          <w:i w:val="0"/>
        </w:rPr>
        <w:t>:</w:t>
      </w:r>
      <w:r w:rsidRPr="00EA6649">
        <w:rPr>
          <w:rFonts w:ascii="Arial" w:hAnsi="Arial"/>
          <w:b/>
        </w:rPr>
        <w:tab/>
      </w:r>
      <w:r w:rsidRPr="00D00D4A">
        <w:rPr>
          <w:rFonts w:ascii="Arial" w:hAnsi="Arial"/>
        </w:rPr>
        <w:t>See 11.6</w:t>
      </w:r>
    </w:p>
    <w:p w14:paraId="0D942E62" w14:textId="77777777" w:rsidR="00E80769" w:rsidRPr="00EA6649" w:rsidRDefault="00E80769" w:rsidP="00E80769">
      <w:pPr>
        <w:pStyle w:val="SyntaxDefinition"/>
      </w:pPr>
      <w:r w:rsidRPr="00EA6649">
        <w:t>MultiplicativeExpression</w:t>
      </w:r>
      <w:r w:rsidRPr="00EA6649">
        <w:br/>
        <w:t xml:space="preserve">AdditiveExpression </w:t>
      </w:r>
      <w:r w:rsidRPr="004431E2">
        <w:rPr>
          <w:rFonts w:ascii="Courier New" w:hAnsi="Courier New"/>
          <w:b/>
          <w:i w:val="0"/>
        </w:rPr>
        <w:t>+</w:t>
      </w:r>
      <w:r w:rsidRPr="00EA6649">
        <w:t xml:space="preserve"> MultiplicativeExpression</w:t>
      </w:r>
      <w:r w:rsidRPr="00EA6649">
        <w:br/>
        <w:t xml:space="preserve">AdditiveExpression </w:t>
      </w:r>
      <w:r w:rsidRPr="004431E2">
        <w:rPr>
          <w:rFonts w:ascii="Courier New" w:hAnsi="Courier New"/>
          <w:b/>
          <w:i w:val="0"/>
        </w:rPr>
        <w:t>-</w:t>
      </w:r>
      <w:r w:rsidRPr="00EA6649">
        <w:t xml:space="preserve"> MultiplicativeExpression</w:t>
      </w:r>
    </w:p>
    <w:p w14:paraId="08C42C1D" w14:textId="77777777" w:rsidR="00E80769" w:rsidRDefault="00E80769" w:rsidP="00E80769">
      <w:pPr>
        <w:pStyle w:val="M0"/>
        <w:spacing w:after="0"/>
        <w:rPr>
          <w:sz w:val="16"/>
        </w:rPr>
      </w:pPr>
    </w:p>
    <w:p w14:paraId="68DD0516" w14:textId="77777777" w:rsidR="00E80769" w:rsidRPr="00D00D4A" w:rsidRDefault="00E80769" w:rsidP="00E80769">
      <w:pPr>
        <w:pStyle w:val="SyntaxRule"/>
        <w:rPr>
          <w:rFonts w:ascii="Arial" w:hAnsi="Arial"/>
        </w:rPr>
      </w:pPr>
      <w:r w:rsidRPr="00EA6649">
        <w:t xml:space="preserve">ShiftExpression </w:t>
      </w:r>
      <w:r w:rsidRPr="00B470C7">
        <w:rPr>
          <w:rFonts w:ascii="Arial" w:hAnsi="Arial"/>
          <w:b/>
          <w:i w:val="0"/>
        </w:rPr>
        <w:t>:</w:t>
      </w:r>
      <w:r w:rsidRPr="00EA6649">
        <w:rPr>
          <w:rFonts w:ascii="Arial" w:hAnsi="Arial"/>
          <w:b/>
        </w:rPr>
        <w:tab/>
      </w:r>
      <w:r w:rsidRPr="00D00D4A">
        <w:rPr>
          <w:rFonts w:ascii="Arial" w:hAnsi="Arial"/>
        </w:rPr>
        <w:t>See 11.7</w:t>
      </w:r>
    </w:p>
    <w:p w14:paraId="021911CF" w14:textId="77777777" w:rsidR="00E80769" w:rsidRPr="00EA6649" w:rsidRDefault="00E80769" w:rsidP="00E80769">
      <w:pPr>
        <w:pStyle w:val="SyntaxDefinition"/>
      </w:pPr>
      <w:r w:rsidRPr="00EA6649">
        <w:t>AdditiveExpression</w:t>
      </w:r>
      <w:r w:rsidRPr="00EA6649">
        <w:br/>
        <w:t xml:space="preserve">ShiftExpression </w:t>
      </w:r>
      <w:r w:rsidRPr="004431E2">
        <w:rPr>
          <w:rFonts w:ascii="Courier New" w:hAnsi="Courier New"/>
          <w:b/>
          <w:i w:val="0"/>
        </w:rPr>
        <w:t>&lt;&lt;</w:t>
      </w:r>
      <w:r w:rsidRPr="00EA6649">
        <w:t xml:space="preserve"> AdditiveExpression</w:t>
      </w:r>
      <w:r w:rsidRPr="00EA6649">
        <w:br/>
        <w:t xml:space="preserve">ShiftExpression </w:t>
      </w:r>
      <w:r w:rsidRPr="004431E2">
        <w:rPr>
          <w:rFonts w:ascii="Courier New" w:hAnsi="Courier New"/>
          <w:b/>
          <w:i w:val="0"/>
        </w:rPr>
        <w:t>&gt;&gt;</w:t>
      </w:r>
      <w:r w:rsidRPr="00EA6649">
        <w:t xml:space="preserve"> AdditiveExpression</w:t>
      </w:r>
      <w:r w:rsidRPr="00EA6649">
        <w:br/>
        <w:t xml:space="preserve">ShiftExpression </w:t>
      </w:r>
      <w:r w:rsidRPr="004431E2">
        <w:rPr>
          <w:rFonts w:ascii="Courier New" w:hAnsi="Courier New"/>
          <w:b/>
          <w:i w:val="0"/>
        </w:rPr>
        <w:t>&gt;&gt;&gt;</w:t>
      </w:r>
      <w:r w:rsidRPr="00EA6649">
        <w:t xml:space="preserve"> AdditiveExpression</w:t>
      </w:r>
    </w:p>
    <w:p w14:paraId="16CCEC7F" w14:textId="77777777" w:rsidR="00E80769" w:rsidRDefault="00E80769" w:rsidP="00E80769">
      <w:pPr>
        <w:pStyle w:val="M0"/>
        <w:spacing w:after="0"/>
        <w:rPr>
          <w:sz w:val="16"/>
        </w:rPr>
      </w:pPr>
    </w:p>
    <w:p w14:paraId="4E9983C1" w14:textId="77777777" w:rsidR="00E80769" w:rsidRPr="00D00D4A" w:rsidRDefault="00E80769" w:rsidP="00E80769">
      <w:pPr>
        <w:pStyle w:val="SyntaxRule"/>
        <w:rPr>
          <w:rFonts w:ascii="Arial" w:hAnsi="Arial"/>
        </w:rPr>
      </w:pPr>
      <w:r w:rsidRPr="00EA6649">
        <w:t xml:space="preserve">RelationalExpression </w:t>
      </w:r>
      <w:r w:rsidRPr="00B470C7">
        <w:rPr>
          <w:rFonts w:ascii="Arial" w:hAnsi="Arial"/>
          <w:b/>
          <w:i w:val="0"/>
        </w:rPr>
        <w:t>:</w:t>
      </w:r>
      <w:r w:rsidRPr="00EA6649">
        <w:rPr>
          <w:rFonts w:ascii="Arial" w:hAnsi="Arial"/>
          <w:b/>
        </w:rPr>
        <w:tab/>
      </w:r>
      <w:r w:rsidRPr="00D00D4A">
        <w:rPr>
          <w:rFonts w:ascii="Arial" w:hAnsi="Arial"/>
        </w:rPr>
        <w:t>See 11.8</w:t>
      </w:r>
    </w:p>
    <w:p w14:paraId="726055C2" w14:textId="77777777" w:rsidR="00E80769" w:rsidRPr="00EA6649" w:rsidRDefault="00E80769" w:rsidP="00E80769">
      <w:pPr>
        <w:pStyle w:val="SyntaxDefinition"/>
      </w:pPr>
      <w:r w:rsidRPr="00EA6649">
        <w:t>ShiftExpression</w:t>
      </w:r>
      <w:r w:rsidRPr="00EA6649">
        <w:br/>
        <w:t xml:space="preserve">RelationalExpression </w:t>
      </w:r>
      <w:r w:rsidRPr="004431E2">
        <w:rPr>
          <w:rFonts w:ascii="Courier New" w:hAnsi="Courier New"/>
          <w:b/>
          <w:i w:val="0"/>
        </w:rPr>
        <w:t>&lt;</w:t>
      </w:r>
      <w:r w:rsidRPr="00EA6649">
        <w:t xml:space="preserve"> ShiftExpression</w:t>
      </w:r>
      <w:r w:rsidRPr="00EA6649">
        <w:br/>
        <w:t xml:space="preserve">RelationalExpression </w:t>
      </w:r>
      <w:r w:rsidRPr="004431E2">
        <w:rPr>
          <w:rFonts w:ascii="Courier New" w:hAnsi="Courier New"/>
          <w:b/>
          <w:i w:val="0"/>
        </w:rPr>
        <w:t>&gt;</w:t>
      </w:r>
      <w:r w:rsidRPr="00EA6649">
        <w:t xml:space="preserve"> ShiftExpression</w:t>
      </w:r>
      <w:r w:rsidRPr="00EA6649">
        <w:br/>
        <w:t xml:space="preserve">RelationalExpression </w:t>
      </w:r>
      <w:r w:rsidRPr="004431E2">
        <w:rPr>
          <w:rFonts w:ascii="Courier New" w:hAnsi="Courier New"/>
          <w:b/>
          <w:i w:val="0"/>
        </w:rPr>
        <w:t>&lt;=</w:t>
      </w:r>
      <w:r w:rsidRPr="00EA6649">
        <w:t xml:space="preserve"> ShiftExpression</w:t>
      </w:r>
      <w:r w:rsidRPr="00EA6649">
        <w:br/>
        <w:t xml:space="preserve">RelationalExpression </w:t>
      </w:r>
      <w:r w:rsidRPr="004431E2">
        <w:rPr>
          <w:rFonts w:ascii="Courier New" w:hAnsi="Courier New"/>
          <w:b/>
          <w:i w:val="0"/>
        </w:rPr>
        <w:t>&gt;=</w:t>
      </w:r>
      <w:r w:rsidRPr="00EA6649">
        <w:t xml:space="preserve"> ShiftExpression</w:t>
      </w:r>
      <w:r w:rsidRPr="00EA6649">
        <w:br/>
        <w:t xml:space="preserve">RelationalExpression </w:t>
      </w:r>
      <w:r w:rsidRPr="004431E2">
        <w:rPr>
          <w:rFonts w:ascii="Courier New" w:hAnsi="Courier New"/>
          <w:b/>
          <w:i w:val="0"/>
        </w:rPr>
        <w:t>instanceof</w:t>
      </w:r>
      <w:r w:rsidRPr="00EA6649">
        <w:t xml:space="preserve"> ShiftExpression</w:t>
      </w:r>
      <w:r w:rsidRPr="00EA6649">
        <w:br/>
        <w:t xml:space="preserve">RelationalExpression </w:t>
      </w:r>
      <w:r w:rsidRPr="004431E2">
        <w:rPr>
          <w:rFonts w:ascii="Courier New" w:hAnsi="Courier New"/>
          <w:b/>
          <w:i w:val="0"/>
        </w:rPr>
        <w:t>in</w:t>
      </w:r>
      <w:r w:rsidRPr="00EA6649">
        <w:t xml:space="preserve"> ShiftExpression</w:t>
      </w:r>
    </w:p>
    <w:p w14:paraId="74C6DABA" w14:textId="77777777" w:rsidR="00E80769" w:rsidRDefault="00E80769" w:rsidP="00E80769">
      <w:pPr>
        <w:pStyle w:val="M0"/>
        <w:spacing w:after="0"/>
        <w:rPr>
          <w:sz w:val="16"/>
        </w:rPr>
      </w:pPr>
    </w:p>
    <w:p w14:paraId="0BC1F71A" w14:textId="77777777" w:rsidR="00E80769" w:rsidRPr="00D00D4A" w:rsidRDefault="00E80769" w:rsidP="00E80769">
      <w:pPr>
        <w:pStyle w:val="SyntaxRule"/>
        <w:rPr>
          <w:rFonts w:ascii="Arial" w:hAnsi="Arial"/>
        </w:rPr>
      </w:pPr>
      <w:r w:rsidRPr="00EA6649">
        <w:t xml:space="preserve">RelationalExpressionNoIn </w:t>
      </w:r>
      <w:r w:rsidRPr="00B470C7">
        <w:rPr>
          <w:rFonts w:ascii="Arial" w:hAnsi="Arial"/>
          <w:b/>
          <w:i w:val="0"/>
        </w:rPr>
        <w:t>:</w:t>
      </w:r>
      <w:r w:rsidRPr="00EA6649">
        <w:rPr>
          <w:rFonts w:ascii="Arial" w:hAnsi="Arial"/>
          <w:b/>
        </w:rPr>
        <w:tab/>
      </w:r>
      <w:r w:rsidRPr="00D00D4A">
        <w:rPr>
          <w:rFonts w:ascii="Arial" w:hAnsi="Arial"/>
        </w:rPr>
        <w:t>See 11.8</w:t>
      </w:r>
    </w:p>
    <w:p w14:paraId="2B3158B8" w14:textId="77777777" w:rsidR="00E80769" w:rsidRPr="00EA6649" w:rsidRDefault="00E80769" w:rsidP="00E80769">
      <w:pPr>
        <w:pStyle w:val="SyntaxDefinition"/>
      </w:pPr>
      <w:r w:rsidRPr="00EA6649">
        <w:t>ShiftExpression</w:t>
      </w:r>
      <w:r w:rsidRPr="00EA6649">
        <w:br/>
        <w:t xml:space="preserve">RelationalExpressionNoIn </w:t>
      </w:r>
      <w:r w:rsidRPr="004431E2">
        <w:rPr>
          <w:rFonts w:ascii="Courier New" w:hAnsi="Courier New"/>
          <w:b/>
          <w:i w:val="0"/>
        </w:rPr>
        <w:t>&lt;</w:t>
      </w:r>
      <w:r w:rsidRPr="00EA6649">
        <w:t xml:space="preserve"> ShiftExpression</w:t>
      </w:r>
      <w:r w:rsidRPr="00EA6649">
        <w:br/>
        <w:t xml:space="preserve">RelationalExpressionNoIn </w:t>
      </w:r>
      <w:r w:rsidRPr="004431E2">
        <w:rPr>
          <w:rFonts w:ascii="Courier New" w:hAnsi="Courier New"/>
          <w:b/>
          <w:i w:val="0"/>
        </w:rPr>
        <w:t>&gt;</w:t>
      </w:r>
      <w:r w:rsidRPr="00EA6649">
        <w:t xml:space="preserve"> ShiftExpression</w:t>
      </w:r>
      <w:r w:rsidRPr="00EA6649">
        <w:br/>
        <w:t xml:space="preserve">RelationalExpressionNoIn </w:t>
      </w:r>
      <w:r w:rsidRPr="004431E2">
        <w:rPr>
          <w:rFonts w:ascii="Courier New" w:hAnsi="Courier New"/>
          <w:b/>
          <w:i w:val="0"/>
        </w:rPr>
        <w:t>&lt;=</w:t>
      </w:r>
      <w:r w:rsidRPr="00EA6649">
        <w:t xml:space="preserve"> ShiftExpression</w:t>
      </w:r>
      <w:r w:rsidRPr="00EA6649">
        <w:br/>
        <w:t xml:space="preserve">RelationalExpressionNoIn </w:t>
      </w:r>
      <w:r w:rsidRPr="004431E2">
        <w:rPr>
          <w:rFonts w:ascii="Courier New" w:hAnsi="Courier New"/>
          <w:b/>
          <w:i w:val="0"/>
        </w:rPr>
        <w:t>&gt;=</w:t>
      </w:r>
      <w:r w:rsidRPr="00EA6649">
        <w:t xml:space="preserve"> ShiftExpression</w:t>
      </w:r>
      <w:r w:rsidRPr="00EA6649">
        <w:br/>
        <w:t xml:space="preserve">RelationalExpressionNoIn </w:t>
      </w:r>
      <w:r w:rsidRPr="004431E2">
        <w:rPr>
          <w:rFonts w:ascii="Courier New" w:hAnsi="Courier New"/>
          <w:b/>
          <w:i w:val="0"/>
        </w:rPr>
        <w:t>instanceof</w:t>
      </w:r>
      <w:r w:rsidRPr="00EA6649">
        <w:t xml:space="preserve"> ShiftExpression</w:t>
      </w:r>
    </w:p>
    <w:p w14:paraId="1F254E22" w14:textId="77777777" w:rsidR="00E80769" w:rsidRDefault="00E80769" w:rsidP="00E80769">
      <w:pPr>
        <w:pStyle w:val="M0"/>
        <w:spacing w:after="0"/>
        <w:rPr>
          <w:sz w:val="16"/>
        </w:rPr>
      </w:pPr>
    </w:p>
    <w:p w14:paraId="7533262C" w14:textId="77777777" w:rsidR="00E80769" w:rsidRPr="00D00D4A" w:rsidRDefault="00E80769" w:rsidP="00E80769">
      <w:pPr>
        <w:pStyle w:val="SyntaxRule"/>
        <w:rPr>
          <w:rFonts w:ascii="Arial" w:hAnsi="Arial"/>
        </w:rPr>
      </w:pPr>
      <w:r w:rsidRPr="00EA6649">
        <w:t xml:space="preserve">EqualityExpression </w:t>
      </w:r>
      <w:r w:rsidRPr="00B470C7">
        <w:rPr>
          <w:rFonts w:ascii="Arial" w:hAnsi="Arial"/>
          <w:b/>
          <w:i w:val="0"/>
        </w:rPr>
        <w:t>:</w:t>
      </w:r>
      <w:r w:rsidRPr="00EA6649">
        <w:rPr>
          <w:rFonts w:ascii="Arial" w:hAnsi="Arial"/>
          <w:b/>
        </w:rPr>
        <w:tab/>
      </w:r>
      <w:r w:rsidRPr="00D00D4A">
        <w:rPr>
          <w:rFonts w:ascii="Arial" w:hAnsi="Arial"/>
        </w:rPr>
        <w:t>See 11.9</w:t>
      </w:r>
    </w:p>
    <w:p w14:paraId="464C4C30" w14:textId="77777777" w:rsidR="00E80769" w:rsidRPr="00EA6649" w:rsidRDefault="00E80769" w:rsidP="00E80769">
      <w:pPr>
        <w:pStyle w:val="SyntaxDefinition"/>
      </w:pPr>
      <w:r w:rsidRPr="00EA6649">
        <w:t>RelationalExpression</w:t>
      </w:r>
      <w:r w:rsidRPr="00EA6649">
        <w:br/>
        <w:t xml:space="preserve">EqualityExpression </w:t>
      </w:r>
      <w:r w:rsidRPr="004431E2">
        <w:rPr>
          <w:rFonts w:ascii="Courier New" w:hAnsi="Courier New"/>
          <w:b/>
          <w:i w:val="0"/>
        </w:rPr>
        <w:t>==</w:t>
      </w:r>
      <w:r w:rsidRPr="00EA6649">
        <w:t xml:space="preserve"> RelationalExpression</w:t>
      </w:r>
      <w:r w:rsidRPr="00EA6649">
        <w:br/>
        <w:t xml:space="preserve">EqualityExpression </w:t>
      </w:r>
      <w:r w:rsidRPr="004431E2">
        <w:rPr>
          <w:rFonts w:ascii="Courier New" w:hAnsi="Courier New"/>
          <w:b/>
          <w:i w:val="0"/>
        </w:rPr>
        <w:t>!=</w:t>
      </w:r>
      <w:r w:rsidRPr="00EA6649">
        <w:t xml:space="preserve"> RelationalExpression</w:t>
      </w:r>
      <w:r w:rsidRPr="00EA6649">
        <w:br/>
        <w:t xml:space="preserve">EqualityExpression </w:t>
      </w:r>
      <w:r w:rsidRPr="004431E2">
        <w:rPr>
          <w:rFonts w:ascii="Courier New" w:hAnsi="Courier New"/>
          <w:b/>
          <w:i w:val="0"/>
        </w:rPr>
        <w:t>===</w:t>
      </w:r>
      <w:r w:rsidRPr="00EA6649">
        <w:t xml:space="preserve"> RelationalExpression</w:t>
      </w:r>
      <w:r w:rsidRPr="00EA6649">
        <w:br/>
        <w:t xml:space="preserve">EqualityExpression </w:t>
      </w:r>
      <w:r w:rsidRPr="004431E2">
        <w:rPr>
          <w:rFonts w:ascii="Courier New" w:hAnsi="Courier New"/>
          <w:b/>
          <w:i w:val="0"/>
        </w:rPr>
        <w:t>!==</w:t>
      </w:r>
      <w:r w:rsidRPr="00EA6649">
        <w:t xml:space="preserve"> RelationalExpression</w:t>
      </w:r>
    </w:p>
    <w:p w14:paraId="78139DFB" w14:textId="77777777" w:rsidR="00E80769" w:rsidRPr="002D554E" w:rsidRDefault="00E80769" w:rsidP="00E80769">
      <w:pPr>
        <w:pStyle w:val="M0"/>
        <w:spacing w:after="0"/>
        <w:rPr>
          <w:sz w:val="16"/>
        </w:rPr>
      </w:pPr>
    </w:p>
    <w:p w14:paraId="23A0B081" w14:textId="77777777" w:rsidR="00E80769" w:rsidRPr="00D00D4A" w:rsidRDefault="00E80769" w:rsidP="00E80769">
      <w:pPr>
        <w:pStyle w:val="SyntaxRule"/>
        <w:rPr>
          <w:rFonts w:ascii="Arial" w:hAnsi="Arial"/>
        </w:rPr>
      </w:pPr>
      <w:r w:rsidRPr="00EA6649">
        <w:t xml:space="preserve">EqualityExpressionNoIn </w:t>
      </w:r>
      <w:r w:rsidRPr="00B470C7">
        <w:rPr>
          <w:rFonts w:ascii="Arial" w:hAnsi="Arial"/>
          <w:b/>
          <w:i w:val="0"/>
        </w:rPr>
        <w:t>:</w:t>
      </w:r>
      <w:r w:rsidRPr="00EA6649">
        <w:rPr>
          <w:rFonts w:ascii="Arial" w:hAnsi="Arial"/>
          <w:b/>
        </w:rPr>
        <w:tab/>
      </w:r>
      <w:r w:rsidRPr="00D00D4A">
        <w:rPr>
          <w:rFonts w:ascii="Arial" w:hAnsi="Arial"/>
        </w:rPr>
        <w:t>See 11.9</w:t>
      </w:r>
    </w:p>
    <w:p w14:paraId="66A00453" w14:textId="77777777" w:rsidR="00E80769" w:rsidRPr="00EA6649" w:rsidRDefault="00E80769" w:rsidP="00E80769">
      <w:pPr>
        <w:pStyle w:val="SyntaxDefinition"/>
        <w:rPr>
          <w:lang w:val="en-US"/>
        </w:rPr>
      </w:pPr>
      <w:r w:rsidRPr="00EA6649">
        <w:t>RelationalExpressionNoIn</w:t>
      </w:r>
      <w:r w:rsidRPr="00EA6649">
        <w:br/>
        <w:t xml:space="preserve">EqualityExpressionNoIn </w:t>
      </w:r>
      <w:r w:rsidRPr="004431E2">
        <w:rPr>
          <w:rFonts w:ascii="Courier New" w:hAnsi="Courier New"/>
          <w:b/>
          <w:i w:val="0"/>
        </w:rPr>
        <w:t>==</w:t>
      </w:r>
      <w:r w:rsidRPr="00EA6649">
        <w:t xml:space="preserve"> RelationalExpressionNoIn</w:t>
      </w:r>
      <w:r w:rsidRPr="00EA6649">
        <w:br/>
        <w:t xml:space="preserve">EqualityExpressionNoIn </w:t>
      </w:r>
      <w:r w:rsidRPr="004431E2">
        <w:rPr>
          <w:rFonts w:ascii="Courier New" w:hAnsi="Courier New"/>
          <w:b/>
          <w:i w:val="0"/>
        </w:rPr>
        <w:t>!=</w:t>
      </w:r>
      <w:r w:rsidRPr="00EA6649">
        <w:t xml:space="preserve"> RelationalExpressionNoIn</w:t>
      </w:r>
      <w:r w:rsidRPr="00EA6649">
        <w:br/>
        <w:t xml:space="preserve">EqualityExpressionNoIn </w:t>
      </w:r>
      <w:r w:rsidRPr="004431E2">
        <w:rPr>
          <w:rFonts w:ascii="Courier New" w:hAnsi="Courier New"/>
          <w:b/>
          <w:i w:val="0"/>
        </w:rPr>
        <w:t>===</w:t>
      </w:r>
      <w:r w:rsidRPr="00EA6649">
        <w:t xml:space="preserve"> RelationalExpressionNoIn</w:t>
      </w:r>
      <w:r w:rsidRPr="00EA6649">
        <w:br/>
        <w:t xml:space="preserve">EqualityExpressionNoIn </w:t>
      </w:r>
      <w:r w:rsidRPr="004431E2">
        <w:rPr>
          <w:rFonts w:ascii="Courier New" w:hAnsi="Courier New"/>
          <w:b/>
          <w:i w:val="0"/>
        </w:rPr>
        <w:t>!==</w:t>
      </w:r>
      <w:r w:rsidRPr="00EA6649">
        <w:t xml:space="preserve"> </w:t>
      </w:r>
      <w:r w:rsidRPr="00EA6649">
        <w:rPr>
          <w:lang w:val="en-US"/>
        </w:rPr>
        <w:t>RelationalExpressionNoIn</w:t>
      </w:r>
    </w:p>
    <w:p w14:paraId="23D2DE96" w14:textId="77777777" w:rsidR="00E80769" w:rsidRPr="002D554E" w:rsidRDefault="00E80769" w:rsidP="00E80769">
      <w:pPr>
        <w:pStyle w:val="M0"/>
        <w:spacing w:after="0"/>
        <w:rPr>
          <w:sz w:val="16"/>
          <w:lang w:val="en-US"/>
        </w:rPr>
      </w:pPr>
    </w:p>
    <w:p w14:paraId="6BB1F2B0" w14:textId="77777777" w:rsidR="00E80769" w:rsidRPr="00D00D4A" w:rsidRDefault="00E80769" w:rsidP="00E80769">
      <w:pPr>
        <w:pStyle w:val="SyntaxRule"/>
        <w:rPr>
          <w:rFonts w:ascii="Arial" w:hAnsi="Arial"/>
        </w:rPr>
      </w:pPr>
      <w:r w:rsidRPr="00EA6649">
        <w:t xml:space="preserve">BitwiseANDExpression </w:t>
      </w:r>
      <w:r w:rsidRPr="00B470C7">
        <w:rPr>
          <w:rFonts w:ascii="Arial" w:hAnsi="Arial"/>
          <w:b/>
          <w:i w:val="0"/>
        </w:rPr>
        <w:t>:</w:t>
      </w:r>
      <w:r w:rsidRPr="00EA6649">
        <w:rPr>
          <w:rFonts w:ascii="Arial" w:hAnsi="Arial"/>
          <w:b/>
        </w:rPr>
        <w:tab/>
      </w:r>
      <w:r w:rsidRPr="00D00D4A">
        <w:rPr>
          <w:rFonts w:ascii="Arial" w:hAnsi="Arial"/>
        </w:rPr>
        <w:t>See 11.10</w:t>
      </w:r>
    </w:p>
    <w:p w14:paraId="24B82DBE" w14:textId="77777777" w:rsidR="00E80769" w:rsidRPr="00EA6649" w:rsidRDefault="00E80769" w:rsidP="00E80769">
      <w:pPr>
        <w:pStyle w:val="SyntaxDefinition"/>
      </w:pPr>
      <w:r w:rsidRPr="00EA6649">
        <w:t>EqualityExpression</w:t>
      </w:r>
      <w:r w:rsidRPr="00EA6649">
        <w:br/>
        <w:t xml:space="preserve">BitwiseANDExpression </w:t>
      </w:r>
      <w:r w:rsidRPr="004431E2">
        <w:rPr>
          <w:rFonts w:ascii="Courier New" w:hAnsi="Courier New"/>
          <w:b/>
          <w:i w:val="0"/>
        </w:rPr>
        <w:t>&amp;</w:t>
      </w:r>
      <w:r w:rsidRPr="00EA6649">
        <w:t xml:space="preserve"> EqualityExpression</w:t>
      </w:r>
    </w:p>
    <w:p w14:paraId="48BFA9C4" w14:textId="77777777" w:rsidR="00E80769" w:rsidRDefault="00E80769" w:rsidP="00E80769">
      <w:pPr>
        <w:pStyle w:val="M0"/>
        <w:spacing w:after="0"/>
        <w:rPr>
          <w:sz w:val="16"/>
        </w:rPr>
      </w:pPr>
    </w:p>
    <w:p w14:paraId="7BE09293" w14:textId="77777777" w:rsidR="00E80769" w:rsidRPr="00D00D4A" w:rsidRDefault="00E80769" w:rsidP="00E80769">
      <w:pPr>
        <w:pStyle w:val="SyntaxRule"/>
        <w:rPr>
          <w:rFonts w:ascii="Arial" w:hAnsi="Arial"/>
        </w:rPr>
      </w:pPr>
      <w:r w:rsidRPr="00EA6649">
        <w:t xml:space="preserve">BitwiseANDExpressionNoIn </w:t>
      </w:r>
      <w:r w:rsidRPr="00B470C7">
        <w:rPr>
          <w:rFonts w:ascii="Arial" w:hAnsi="Arial"/>
          <w:b/>
          <w:i w:val="0"/>
        </w:rPr>
        <w:t>:</w:t>
      </w:r>
      <w:r w:rsidRPr="00EA6649">
        <w:rPr>
          <w:rFonts w:ascii="Arial" w:hAnsi="Arial"/>
          <w:b/>
        </w:rPr>
        <w:tab/>
      </w:r>
      <w:r w:rsidRPr="00D00D4A">
        <w:rPr>
          <w:rFonts w:ascii="Arial" w:hAnsi="Arial"/>
        </w:rPr>
        <w:t>See 11.10</w:t>
      </w:r>
    </w:p>
    <w:p w14:paraId="71641174" w14:textId="77777777" w:rsidR="00E80769" w:rsidRPr="00EA6649" w:rsidRDefault="00E80769" w:rsidP="00E80769">
      <w:pPr>
        <w:pStyle w:val="SyntaxDefinition"/>
      </w:pPr>
      <w:r w:rsidRPr="00EA6649">
        <w:t>EqualityExpressionNoIn</w:t>
      </w:r>
      <w:r w:rsidRPr="00EA6649">
        <w:br/>
        <w:t xml:space="preserve">BitwiseANDExpressionNoIn </w:t>
      </w:r>
      <w:r w:rsidRPr="004431E2">
        <w:rPr>
          <w:rFonts w:ascii="Courier New" w:hAnsi="Courier New"/>
          <w:b/>
          <w:i w:val="0"/>
        </w:rPr>
        <w:t>&amp;</w:t>
      </w:r>
      <w:r w:rsidRPr="00EA6649">
        <w:t xml:space="preserve"> EqualityExpressionNoIn</w:t>
      </w:r>
    </w:p>
    <w:p w14:paraId="26FE7951" w14:textId="77777777" w:rsidR="00E80769" w:rsidRDefault="00E80769" w:rsidP="00E80769">
      <w:pPr>
        <w:pStyle w:val="M0"/>
        <w:spacing w:after="0"/>
        <w:rPr>
          <w:sz w:val="16"/>
        </w:rPr>
      </w:pPr>
    </w:p>
    <w:p w14:paraId="0B80DABE" w14:textId="77777777" w:rsidR="00E80769" w:rsidRPr="00D00D4A" w:rsidRDefault="00E80769" w:rsidP="00E80769">
      <w:pPr>
        <w:pStyle w:val="SyntaxRule"/>
        <w:rPr>
          <w:rFonts w:ascii="Arial" w:hAnsi="Arial"/>
        </w:rPr>
      </w:pPr>
      <w:r w:rsidRPr="00EA6649">
        <w:t xml:space="preserve">BitwiseXORExpression </w:t>
      </w:r>
      <w:r w:rsidRPr="00B470C7">
        <w:rPr>
          <w:rFonts w:ascii="Arial" w:hAnsi="Arial"/>
          <w:b/>
          <w:i w:val="0"/>
        </w:rPr>
        <w:t>:</w:t>
      </w:r>
      <w:r w:rsidRPr="00EA6649">
        <w:rPr>
          <w:rFonts w:ascii="Arial" w:hAnsi="Arial"/>
          <w:b/>
        </w:rPr>
        <w:tab/>
      </w:r>
      <w:r w:rsidRPr="00D00D4A">
        <w:rPr>
          <w:rFonts w:ascii="Arial" w:hAnsi="Arial"/>
        </w:rPr>
        <w:t>See 11.10</w:t>
      </w:r>
    </w:p>
    <w:p w14:paraId="695454FB" w14:textId="77777777" w:rsidR="00E80769" w:rsidRPr="00EA6649" w:rsidRDefault="00E80769" w:rsidP="00E80769">
      <w:pPr>
        <w:pStyle w:val="SyntaxDefinition"/>
      </w:pPr>
      <w:r w:rsidRPr="00EA6649">
        <w:t>BitwiseANDExpression</w:t>
      </w:r>
      <w:r w:rsidRPr="00EA6649">
        <w:br/>
        <w:t xml:space="preserve">BitwiseXORExpression </w:t>
      </w:r>
      <w:r w:rsidRPr="004431E2">
        <w:rPr>
          <w:rFonts w:ascii="Courier New" w:hAnsi="Courier New"/>
          <w:b/>
          <w:i w:val="0"/>
        </w:rPr>
        <w:t>^</w:t>
      </w:r>
      <w:r w:rsidRPr="00EA6649">
        <w:t xml:space="preserve"> BitwiseANDExpression</w:t>
      </w:r>
    </w:p>
    <w:p w14:paraId="634D1698" w14:textId="77777777" w:rsidR="00E80769" w:rsidRDefault="00E80769" w:rsidP="00E80769">
      <w:pPr>
        <w:pStyle w:val="M0"/>
        <w:spacing w:after="0"/>
        <w:rPr>
          <w:sz w:val="16"/>
        </w:rPr>
      </w:pPr>
    </w:p>
    <w:p w14:paraId="1F68B743" w14:textId="77777777" w:rsidR="00E80769" w:rsidRPr="00D00D4A" w:rsidRDefault="00E80769" w:rsidP="00E80769">
      <w:pPr>
        <w:pStyle w:val="SyntaxRule"/>
        <w:rPr>
          <w:rFonts w:ascii="Arial" w:hAnsi="Arial"/>
        </w:rPr>
      </w:pPr>
      <w:r w:rsidRPr="00EA6649">
        <w:t xml:space="preserve">BitwiseXORExpressionNoIn </w:t>
      </w:r>
      <w:r w:rsidRPr="00B470C7">
        <w:rPr>
          <w:rFonts w:ascii="Arial" w:hAnsi="Arial"/>
          <w:b/>
          <w:i w:val="0"/>
        </w:rPr>
        <w:t>:</w:t>
      </w:r>
      <w:r w:rsidRPr="00EA6649">
        <w:rPr>
          <w:rFonts w:ascii="Arial" w:hAnsi="Arial"/>
          <w:b/>
        </w:rPr>
        <w:tab/>
      </w:r>
      <w:r w:rsidRPr="00D00D4A">
        <w:rPr>
          <w:rFonts w:ascii="Arial" w:hAnsi="Arial"/>
        </w:rPr>
        <w:t>See 11.10</w:t>
      </w:r>
    </w:p>
    <w:p w14:paraId="0F4B4A5A" w14:textId="77777777" w:rsidR="00E80769" w:rsidRPr="00EA6649" w:rsidRDefault="00E80769" w:rsidP="00E80769">
      <w:pPr>
        <w:pStyle w:val="SyntaxDefinition"/>
      </w:pPr>
      <w:r w:rsidRPr="00EA6649">
        <w:t>BitwiseANDExpressionNoIn</w:t>
      </w:r>
      <w:r w:rsidRPr="00EA6649">
        <w:br/>
        <w:t xml:space="preserve">BitwiseXORExpressionNoIn </w:t>
      </w:r>
      <w:r w:rsidRPr="004431E2">
        <w:rPr>
          <w:rFonts w:ascii="Courier New" w:hAnsi="Courier New"/>
          <w:b/>
          <w:i w:val="0"/>
        </w:rPr>
        <w:t>^</w:t>
      </w:r>
      <w:r w:rsidRPr="00EA6649">
        <w:t xml:space="preserve"> BitwiseANDExpressionNoIn</w:t>
      </w:r>
    </w:p>
    <w:p w14:paraId="56701D56" w14:textId="77777777" w:rsidR="00E80769" w:rsidRDefault="00E80769" w:rsidP="00E80769">
      <w:pPr>
        <w:pStyle w:val="M0"/>
        <w:spacing w:after="0"/>
        <w:rPr>
          <w:sz w:val="16"/>
        </w:rPr>
      </w:pPr>
    </w:p>
    <w:p w14:paraId="26224063" w14:textId="77777777" w:rsidR="00E80769" w:rsidRPr="00D00D4A" w:rsidRDefault="00E80769" w:rsidP="00E80769">
      <w:pPr>
        <w:pStyle w:val="SyntaxRule"/>
        <w:rPr>
          <w:rFonts w:ascii="Arial" w:hAnsi="Arial"/>
        </w:rPr>
      </w:pPr>
      <w:r w:rsidRPr="00EA6649">
        <w:t xml:space="preserve">BitwiseORExpression </w:t>
      </w:r>
      <w:r w:rsidRPr="00B470C7">
        <w:rPr>
          <w:rFonts w:ascii="Arial" w:hAnsi="Arial"/>
          <w:b/>
          <w:i w:val="0"/>
        </w:rPr>
        <w:t>:</w:t>
      </w:r>
      <w:r w:rsidRPr="00EA6649">
        <w:rPr>
          <w:rFonts w:ascii="Arial" w:hAnsi="Arial"/>
          <w:b/>
        </w:rPr>
        <w:tab/>
      </w:r>
      <w:r w:rsidRPr="00D00D4A">
        <w:rPr>
          <w:rFonts w:ascii="Arial" w:hAnsi="Arial"/>
        </w:rPr>
        <w:t>See 11.10</w:t>
      </w:r>
    </w:p>
    <w:p w14:paraId="0B0CEF22" w14:textId="77777777" w:rsidR="00E80769" w:rsidRPr="00EA6649" w:rsidRDefault="00E80769" w:rsidP="00E80769">
      <w:pPr>
        <w:pStyle w:val="SyntaxDefinition"/>
      </w:pPr>
      <w:r w:rsidRPr="00EA6649">
        <w:t>BitwiseXORExpression</w:t>
      </w:r>
      <w:r w:rsidRPr="00EA6649">
        <w:br/>
        <w:t xml:space="preserve">BitwiseORExpression </w:t>
      </w:r>
      <w:r w:rsidRPr="004431E2">
        <w:rPr>
          <w:rFonts w:ascii="Courier New" w:hAnsi="Courier New"/>
          <w:b/>
          <w:i w:val="0"/>
        </w:rPr>
        <w:t>|</w:t>
      </w:r>
      <w:r w:rsidRPr="00EA6649">
        <w:t xml:space="preserve"> BitwiseXORExpression</w:t>
      </w:r>
    </w:p>
    <w:p w14:paraId="0A3EA4AD" w14:textId="77777777" w:rsidR="00E80769" w:rsidRDefault="00E80769" w:rsidP="00E80769">
      <w:pPr>
        <w:pStyle w:val="M0"/>
        <w:spacing w:after="0"/>
        <w:rPr>
          <w:sz w:val="16"/>
        </w:rPr>
      </w:pPr>
    </w:p>
    <w:p w14:paraId="2040329A" w14:textId="77777777" w:rsidR="00E80769" w:rsidRPr="00D00D4A" w:rsidRDefault="00E80769" w:rsidP="00E80769">
      <w:pPr>
        <w:pStyle w:val="SyntaxRule"/>
        <w:rPr>
          <w:rFonts w:ascii="Arial" w:hAnsi="Arial"/>
        </w:rPr>
      </w:pPr>
      <w:r w:rsidRPr="00EA6649">
        <w:t xml:space="preserve">BitwiseORExpressionNoIn </w:t>
      </w:r>
      <w:r w:rsidRPr="00B470C7">
        <w:rPr>
          <w:rFonts w:ascii="Arial" w:hAnsi="Arial"/>
          <w:b/>
          <w:i w:val="0"/>
        </w:rPr>
        <w:t>:</w:t>
      </w:r>
      <w:r w:rsidRPr="00EA6649">
        <w:rPr>
          <w:rFonts w:ascii="Arial" w:hAnsi="Arial"/>
          <w:b/>
        </w:rPr>
        <w:tab/>
      </w:r>
      <w:r w:rsidRPr="00D00D4A">
        <w:rPr>
          <w:rFonts w:ascii="Arial" w:hAnsi="Arial"/>
        </w:rPr>
        <w:t>See 11.10</w:t>
      </w:r>
    </w:p>
    <w:p w14:paraId="59E208CC" w14:textId="77777777" w:rsidR="00E80769" w:rsidRPr="00EA6649" w:rsidRDefault="00E80769" w:rsidP="00E80769">
      <w:pPr>
        <w:pStyle w:val="SyntaxDefinition"/>
      </w:pPr>
      <w:r w:rsidRPr="00EA6649">
        <w:t>BitwiseXORExpressionNoIn</w:t>
      </w:r>
      <w:r w:rsidRPr="00EA6649">
        <w:br/>
        <w:t xml:space="preserve">BitwiseORExpressionNoIn </w:t>
      </w:r>
      <w:r w:rsidRPr="004431E2">
        <w:rPr>
          <w:rFonts w:ascii="Courier New" w:hAnsi="Courier New"/>
          <w:b/>
          <w:i w:val="0"/>
        </w:rPr>
        <w:t>|</w:t>
      </w:r>
      <w:r w:rsidRPr="00EA6649">
        <w:t xml:space="preserve"> BitwiseXORExpressionNoIn</w:t>
      </w:r>
    </w:p>
    <w:p w14:paraId="4F78658E" w14:textId="77777777" w:rsidR="00E80769" w:rsidRDefault="00E80769" w:rsidP="00E80769">
      <w:pPr>
        <w:pStyle w:val="M0"/>
        <w:spacing w:after="0"/>
        <w:rPr>
          <w:sz w:val="16"/>
        </w:rPr>
      </w:pPr>
    </w:p>
    <w:p w14:paraId="58DCE48E" w14:textId="77777777" w:rsidR="00E80769" w:rsidRPr="00D00D4A" w:rsidRDefault="00E80769" w:rsidP="00E80769">
      <w:pPr>
        <w:pStyle w:val="SyntaxRule"/>
        <w:rPr>
          <w:rFonts w:ascii="Arial" w:hAnsi="Arial"/>
        </w:rPr>
      </w:pPr>
      <w:r w:rsidRPr="00EA6649">
        <w:t xml:space="preserve">LogicalANDExpression </w:t>
      </w:r>
      <w:r w:rsidRPr="00B470C7">
        <w:rPr>
          <w:rFonts w:ascii="Arial" w:hAnsi="Arial"/>
          <w:b/>
          <w:i w:val="0"/>
        </w:rPr>
        <w:t>:</w:t>
      </w:r>
      <w:r w:rsidRPr="00EA6649">
        <w:rPr>
          <w:rFonts w:ascii="Arial" w:hAnsi="Arial"/>
          <w:b/>
        </w:rPr>
        <w:tab/>
      </w:r>
      <w:r w:rsidRPr="00D00D4A">
        <w:rPr>
          <w:rFonts w:ascii="Arial" w:hAnsi="Arial"/>
        </w:rPr>
        <w:t>See 11.11</w:t>
      </w:r>
    </w:p>
    <w:p w14:paraId="2D3911F9" w14:textId="77777777" w:rsidR="00E80769" w:rsidRPr="00EA6649" w:rsidRDefault="00E80769" w:rsidP="00E80769">
      <w:pPr>
        <w:pStyle w:val="SyntaxDefinition"/>
      </w:pPr>
      <w:r w:rsidRPr="00EA6649">
        <w:t>BitwiseORExpression</w:t>
      </w:r>
      <w:r w:rsidRPr="00EA6649">
        <w:br/>
        <w:t xml:space="preserve">LogicalANDExpression </w:t>
      </w:r>
      <w:r w:rsidRPr="004431E2">
        <w:rPr>
          <w:rFonts w:ascii="Courier New" w:hAnsi="Courier New"/>
          <w:b/>
          <w:i w:val="0"/>
        </w:rPr>
        <w:t>&amp;&amp;</w:t>
      </w:r>
      <w:r w:rsidRPr="00EA6649">
        <w:t xml:space="preserve"> BitwiseORExpression</w:t>
      </w:r>
    </w:p>
    <w:p w14:paraId="01735700" w14:textId="77777777" w:rsidR="00E80769" w:rsidRDefault="00E80769" w:rsidP="00E80769">
      <w:pPr>
        <w:pStyle w:val="M0"/>
        <w:spacing w:after="0"/>
        <w:rPr>
          <w:sz w:val="16"/>
        </w:rPr>
      </w:pPr>
    </w:p>
    <w:p w14:paraId="40DD50CC" w14:textId="77777777" w:rsidR="00E80769" w:rsidRPr="00D00D4A" w:rsidRDefault="00E80769" w:rsidP="00E80769">
      <w:pPr>
        <w:pStyle w:val="SyntaxRule"/>
        <w:rPr>
          <w:rFonts w:ascii="Arial" w:hAnsi="Arial"/>
        </w:rPr>
      </w:pPr>
      <w:r w:rsidRPr="00EA6649">
        <w:t xml:space="preserve">LogicalANDExpressionNoIn </w:t>
      </w:r>
      <w:r w:rsidRPr="00B470C7">
        <w:rPr>
          <w:rFonts w:ascii="Arial" w:hAnsi="Arial"/>
          <w:b/>
          <w:i w:val="0"/>
        </w:rPr>
        <w:t>:</w:t>
      </w:r>
      <w:r w:rsidRPr="00EA6649">
        <w:rPr>
          <w:rFonts w:ascii="Arial" w:hAnsi="Arial"/>
          <w:b/>
        </w:rPr>
        <w:tab/>
      </w:r>
      <w:r w:rsidRPr="00D00D4A">
        <w:rPr>
          <w:rFonts w:ascii="Arial" w:hAnsi="Arial"/>
        </w:rPr>
        <w:t>See 11.11</w:t>
      </w:r>
    </w:p>
    <w:p w14:paraId="05718BFD" w14:textId="77777777" w:rsidR="00E80769" w:rsidRPr="00EA6649" w:rsidRDefault="00E80769" w:rsidP="00E80769">
      <w:pPr>
        <w:pStyle w:val="SyntaxDefinition"/>
      </w:pPr>
      <w:r w:rsidRPr="00EA6649">
        <w:t>BitwiseORExpressionNoIn</w:t>
      </w:r>
      <w:r w:rsidRPr="00EA6649">
        <w:br/>
        <w:t xml:space="preserve">LogicalANDExpressionNoIn </w:t>
      </w:r>
      <w:r w:rsidRPr="004431E2">
        <w:rPr>
          <w:rFonts w:ascii="Courier New" w:hAnsi="Courier New"/>
          <w:b/>
          <w:i w:val="0"/>
        </w:rPr>
        <w:t>&amp;&amp;</w:t>
      </w:r>
      <w:r w:rsidRPr="00EA6649">
        <w:t xml:space="preserve"> BitwiseORExpressionNoIn</w:t>
      </w:r>
    </w:p>
    <w:p w14:paraId="70141ABC" w14:textId="77777777" w:rsidR="00E80769" w:rsidRDefault="00E80769" w:rsidP="00E80769">
      <w:pPr>
        <w:pStyle w:val="M0"/>
        <w:spacing w:after="0"/>
        <w:rPr>
          <w:sz w:val="16"/>
        </w:rPr>
      </w:pPr>
    </w:p>
    <w:p w14:paraId="4E52967B" w14:textId="77777777" w:rsidR="00E80769" w:rsidRPr="00D00D4A" w:rsidRDefault="00E80769" w:rsidP="00E80769">
      <w:pPr>
        <w:pStyle w:val="SyntaxRule"/>
        <w:rPr>
          <w:rFonts w:ascii="Arial" w:hAnsi="Arial"/>
        </w:rPr>
      </w:pPr>
      <w:r w:rsidRPr="00EA6649">
        <w:t xml:space="preserve">LogicalORExpression </w:t>
      </w:r>
      <w:r w:rsidRPr="00B470C7">
        <w:rPr>
          <w:rFonts w:ascii="Arial" w:hAnsi="Arial"/>
          <w:b/>
          <w:i w:val="0"/>
        </w:rPr>
        <w:t>:</w:t>
      </w:r>
      <w:r w:rsidRPr="00EA6649">
        <w:rPr>
          <w:rFonts w:ascii="Arial" w:hAnsi="Arial"/>
          <w:b/>
        </w:rPr>
        <w:tab/>
      </w:r>
      <w:r w:rsidRPr="00D00D4A">
        <w:rPr>
          <w:rFonts w:ascii="Arial" w:hAnsi="Arial"/>
        </w:rPr>
        <w:t>See 11.11</w:t>
      </w:r>
    </w:p>
    <w:p w14:paraId="5163D402" w14:textId="77777777" w:rsidR="00E80769" w:rsidRPr="00EA6649" w:rsidRDefault="00E80769" w:rsidP="00E80769">
      <w:pPr>
        <w:pStyle w:val="SyntaxDefinition"/>
      </w:pPr>
      <w:r w:rsidRPr="00EA6649">
        <w:t>LogicalANDExpression</w:t>
      </w:r>
      <w:r w:rsidRPr="00EA6649">
        <w:br/>
        <w:t xml:space="preserve">LogicalORExpression </w:t>
      </w:r>
      <w:r w:rsidRPr="004431E2">
        <w:rPr>
          <w:rFonts w:ascii="Courier New" w:hAnsi="Courier New"/>
          <w:b/>
          <w:i w:val="0"/>
        </w:rPr>
        <w:t>||</w:t>
      </w:r>
      <w:r w:rsidRPr="00EA6649">
        <w:t xml:space="preserve"> LogicalANDExpression</w:t>
      </w:r>
    </w:p>
    <w:p w14:paraId="7DC93D12" w14:textId="77777777" w:rsidR="00E80769" w:rsidRDefault="00E80769" w:rsidP="00E80769">
      <w:pPr>
        <w:pStyle w:val="M0"/>
        <w:spacing w:after="0"/>
        <w:rPr>
          <w:sz w:val="16"/>
        </w:rPr>
      </w:pPr>
    </w:p>
    <w:p w14:paraId="2C38CE68" w14:textId="77777777" w:rsidR="00E80769" w:rsidRPr="00D00D4A" w:rsidRDefault="00E80769" w:rsidP="00E80769">
      <w:pPr>
        <w:pStyle w:val="SyntaxRule"/>
        <w:rPr>
          <w:rFonts w:ascii="Arial" w:hAnsi="Arial"/>
        </w:rPr>
      </w:pPr>
      <w:r w:rsidRPr="00EA6649">
        <w:t xml:space="preserve">LogicalORExpressionNoIn </w:t>
      </w:r>
      <w:r w:rsidRPr="00B470C7">
        <w:rPr>
          <w:rFonts w:ascii="Arial" w:hAnsi="Arial"/>
          <w:b/>
          <w:i w:val="0"/>
        </w:rPr>
        <w:t>:</w:t>
      </w:r>
      <w:r w:rsidRPr="00EA6649">
        <w:rPr>
          <w:rFonts w:ascii="Arial" w:hAnsi="Arial"/>
          <w:b/>
        </w:rPr>
        <w:tab/>
      </w:r>
      <w:r w:rsidRPr="00D00D4A">
        <w:rPr>
          <w:rFonts w:ascii="Arial" w:hAnsi="Arial"/>
        </w:rPr>
        <w:t>See 11.11</w:t>
      </w:r>
    </w:p>
    <w:p w14:paraId="1A5330CB" w14:textId="77777777" w:rsidR="00E80769" w:rsidRPr="00DE655B" w:rsidRDefault="00E80769" w:rsidP="00E80769">
      <w:pPr>
        <w:pStyle w:val="SyntaxDefinition"/>
        <w:rPr>
          <w:lang w:val="fr-CH"/>
        </w:rPr>
      </w:pPr>
      <w:r w:rsidRPr="00DE655B">
        <w:rPr>
          <w:lang w:val="fr-CH"/>
        </w:rPr>
        <w:t>LogicalANDExpressionNoIn</w:t>
      </w:r>
      <w:r w:rsidRPr="00DE655B">
        <w:rPr>
          <w:lang w:val="fr-CH"/>
        </w:rPr>
        <w:br/>
        <w:t xml:space="preserve">LogicalORExpressionNoIn </w:t>
      </w:r>
      <w:r w:rsidRPr="00DE655B">
        <w:rPr>
          <w:rFonts w:ascii="Courier New" w:hAnsi="Courier New"/>
          <w:b/>
          <w:i w:val="0"/>
          <w:lang w:val="fr-CH"/>
        </w:rPr>
        <w:t>||</w:t>
      </w:r>
      <w:r w:rsidRPr="00DE655B">
        <w:rPr>
          <w:lang w:val="fr-CH"/>
        </w:rPr>
        <w:t xml:space="preserve"> LogicalANDExpressionNoIn</w:t>
      </w:r>
    </w:p>
    <w:p w14:paraId="04839A64" w14:textId="77777777" w:rsidR="00E80769" w:rsidRPr="00DE655B" w:rsidRDefault="00E80769" w:rsidP="00E80769">
      <w:pPr>
        <w:pStyle w:val="M0"/>
        <w:spacing w:after="0"/>
        <w:rPr>
          <w:sz w:val="16"/>
          <w:lang w:val="fr-CH"/>
        </w:rPr>
      </w:pPr>
    </w:p>
    <w:p w14:paraId="47C69C1C" w14:textId="77777777" w:rsidR="00E80769" w:rsidRPr="00DE655B" w:rsidRDefault="00E80769" w:rsidP="00E80769">
      <w:pPr>
        <w:pStyle w:val="SyntaxRule"/>
        <w:rPr>
          <w:rFonts w:ascii="Arial" w:hAnsi="Arial"/>
          <w:lang w:val="fr-CH"/>
        </w:rPr>
      </w:pPr>
      <w:r w:rsidRPr="00DE655B">
        <w:rPr>
          <w:lang w:val="fr-CH"/>
        </w:rPr>
        <w:t xml:space="preserve">ConditionalExpression </w:t>
      </w:r>
      <w:r w:rsidRPr="00DE655B">
        <w:rPr>
          <w:rFonts w:ascii="Arial" w:hAnsi="Arial"/>
          <w:b/>
          <w:i w:val="0"/>
          <w:lang w:val="fr-CH"/>
        </w:rPr>
        <w:t>:</w:t>
      </w:r>
      <w:r w:rsidRPr="00DE655B">
        <w:rPr>
          <w:rFonts w:ascii="Arial" w:hAnsi="Arial"/>
          <w:b/>
          <w:lang w:val="fr-CH"/>
        </w:rPr>
        <w:tab/>
      </w:r>
      <w:r w:rsidRPr="00DE655B">
        <w:rPr>
          <w:rFonts w:ascii="Arial" w:hAnsi="Arial"/>
          <w:lang w:val="fr-CH"/>
        </w:rPr>
        <w:t>See 11.12</w:t>
      </w:r>
    </w:p>
    <w:p w14:paraId="295FB757" w14:textId="77777777" w:rsidR="00E80769" w:rsidRPr="00DE655B" w:rsidRDefault="00E80769" w:rsidP="00E80769">
      <w:pPr>
        <w:pStyle w:val="SyntaxDefinition"/>
        <w:rPr>
          <w:lang w:val="fr-CH"/>
        </w:rPr>
      </w:pPr>
      <w:r w:rsidRPr="00DE655B">
        <w:rPr>
          <w:lang w:val="fr-CH"/>
        </w:rPr>
        <w:t>LogicalORExpression</w:t>
      </w:r>
      <w:r w:rsidRPr="00DE655B">
        <w:rPr>
          <w:lang w:val="fr-CH"/>
        </w:rPr>
        <w:br/>
        <w:t>LogicalORExpression</w:t>
      </w:r>
      <w:r w:rsidRPr="00DE655B">
        <w:rPr>
          <w:rFonts w:ascii="Courier New" w:hAnsi="Courier New"/>
          <w:b/>
          <w:i w:val="0"/>
          <w:lang w:val="fr-CH"/>
        </w:rPr>
        <w:t xml:space="preserve"> ?</w:t>
      </w:r>
      <w:r w:rsidRPr="00DE655B">
        <w:rPr>
          <w:lang w:val="fr-CH"/>
        </w:rPr>
        <w:t xml:space="preserve"> AssignmentExpression </w:t>
      </w:r>
      <w:r w:rsidRPr="00DE655B">
        <w:rPr>
          <w:rFonts w:ascii="Courier New" w:hAnsi="Courier New"/>
          <w:b/>
          <w:i w:val="0"/>
          <w:lang w:val="fr-CH"/>
        </w:rPr>
        <w:t>:</w:t>
      </w:r>
      <w:r w:rsidRPr="00DE655B">
        <w:rPr>
          <w:lang w:val="fr-CH"/>
        </w:rPr>
        <w:t xml:space="preserve"> AssignmentExpression</w:t>
      </w:r>
    </w:p>
    <w:p w14:paraId="58093DED" w14:textId="77777777" w:rsidR="00E80769" w:rsidRPr="00DE655B" w:rsidRDefault="00E80769" w:rsidP="00E80769">
      <w:pPr>
        <w:pStyle w:val="M0"/>
        <w:spacing w:after="0"/>
        <w:rPr>
          <w:sz w:val="16"/>
          <w:lang w:val="fr-CH"/>
        </w:rPr>
      </w:pPr>
    </w:p>
    <w:p w14:paraId="75998536" w14:textId="77777777" w:rsidR="00E80769" w:rsidRPr="00DE655B" w:rsidRDefault="00E80769" w:rsidP="00E80769">
      <w:pPr>
        <w:pStyle w:val="SyntaxRule"/>
        <w:rPr>
          <w:rFonts w:ascii="Arial" w:hAnsi="Arial"/>
          <w:lang w:val="fr-CH"/>
        </w:rPr>
      </w:pPr>
      <w:r w:rsidRPr="00DE655B">
        <w:rPr>
          <w:lang w:val="fr-CH"/>
        </w:rPr>
        <w:t xml:space="preserve">ConditionalExpressionNoIn </w:t>
      </w:r>
      <w:r w:rsidRPr="00DE655B">
        <w:rPr>
          <w:rFonts w:ascii="Arial" w:hAnsi="Arial"/>
          <w:b/>
          <w:i w:val="0"/>
          <w:lang w:val="fr-CH"/>
        </w:rPr>
        <w:t>:</w:t>
      </w:r>
      <w:r w:rsidRPr="00DE655B">
        <w:rPr>
          <w:rFonts w:ascii="Arial" w:hAnsi="Arial"/>
          <w:b/>
          <w:lang w:val="fr-CH"/>
        </w:rPr>
        <w:tab/>
      </w:r>
      <w:r w:rsidRPr="00DE655B">
        <w:rPr>
          <w:rFonts w:ascii="Arial" w:hAnsi="Arial"/>
          <w:lang w:val="fr-CH"/>
        </w:rPr>
        <w:t>See 11.12</w:t>
      </w:r>
    </w:p>
    <w:p w14:paraId="1D9859D6" w14:textId="77777777" w:rsidR="00E80769" w:rsidRPr="00DE655B" w:rsidRDefault="00E80769" w:rsidP="00E80769">
      <w:pPr>
        <w:pStyle w:val="SyntaxDefinition"/>
        <w:rPr>
          <w:lang w:val="fr-CH"/>
        </w:rPr>
      </w:pPr>
      <w:r w:rsidRPr="00DE655B">
        <w:rPr>
          <w:lang w:val="fr-CH"/>
        </w:rPr>
        <w:t>LogicalORExpressionNoIn</w:t>
      </w:r>
      <w:r w:rsidRPr="00DE655B">
        <w:rPr>
          <w:lang w:val="fr-CH"/>
        </w:rPr>
        <w:br/>
        <w:t>LogicalORExpressionNoIn</w:t>
      </w:r>
      <w:r w:rsidRPr="00DE655B">
        <w:rPr>
          <w:rFonts w:ascii="Courier New" w:hAnsi="Courier New"/>
          <w:b/>
          <w:i w:val="0"/>
          <w:lang w:val="fr-CH"/>
        </w:rPr>
        <w:t xml:space="preserve"> ?</w:t>
      </w:r>
      <w:r w:rsidRPr="00DE655B">
        <w:rPr>
          <w:lang w:val="fr-CH"/>
        </w:rPr>
        <w:t xml:space="preserve"> AssignmentExpression </w:t>
      </w:r>
      <w:r w:rsidRPr="00DE655B">
        <w:rPr>
          <w:rFonts w:ascii="Courier New" w:hAnsi="Courier New"/>
          <w:b/>
          <w:i w:val="0"/>
          <w:lang w:val="fr-CH"/>
        </w:rPr>
        <w:t>:</w:t>
      </w:r>
      <w:r w:rsidRPr="00DE655B">
        <w:rPr>
          <w:lang w:val="fr-CH"/>
        </w:rPr>
        <w:t xml:space="preserve"> AssignmentExpressionNoIn</w:t>
      </w:r>
    </w:p>
    <w:p w14:paraId="78BB2BE6" w14:textId="77777777" w:rsidR="00E80769" w:rsidRPr="00DE655B" w:rsidRDefault="00E80769" w:rsidP="00E80769">
      <w:pPr>
        <w:pStyle w:val="M0"/>
        <w:spacing w:after="0"/>
        <w:rPr>
          <w:sz w:val="16"/>
          <w:lang w:val="fr-CH"/>
        </w:rPr>
      </w:pPr>
    </w:p>
    <w:p w14:paraId="3F90097F" w14:textId="77777777" w:rsidR="00E80769" w:rsidRPr="00DE655B" w:rsidRDefault="00E80769" w:rsidP="00E80769">
      <w:pPr>
        <w:pStyle w:val="SyntaxRule"/>
        <w:rPr>
          <w:rFonts w:ascii="Arial" w:hAnsi="Arial"/>
          <w:lang w:val="fr-CH"/>
        </w:rPr>
      </w:pPr>
      <w:r w:rsidRPr="00DE655B">
        <w:rPr>
          <w:lang w:val="fr-CH"/>
        </w:rPr>
        <w:t xml:space="preserve">AssignmentExpression </w:t>
      </w:r>
      <w:r w:rsidRPr="00DE655B">
        <w:rPr>
          <w:rFonts w:ascii="Arial" w:hAnsi="Arial"/>
          <w:b/>
          <w:i w:val="0"/>
          <w:lang w:val="fr-CH"/>
        </w:rPr>
        <w:t>:</w:t>
      </w:r>
      <w:r w:rsidRPr="00DE655B">
        <w:rPr>
          <w:rFonts w:ascii="Arial" w:hAnsi="Arial"/>
          <w:b/>
          <w:lang w:val="fr-CH"/>
        </w:rPr>
        <w:tab/>
      </w:r>
      <w:r w:rsidRPr="00DE655B">
        <w:rPr>
          <w:rFonts w:ascii="Arial" w:hAnsi="Arial"/>
          <w:lang w:val="fr-CH"/>
        </w:rPr>
        <w:t>See 11.13</w:t>
      </w:r>
    </w:p>
    <w:p w14:paraId="13C91931" w14:textId="77777777" w:rsidR="00E80769" w:rsidRPr="00EA6649" w:rsidRDefault="00E80769" w:rsidP="00E80769">
      <w:pPr>
        <w:pStyle w:val="SyntaxDefinition"/>
      </w:pPr>
      <w:r w:rsidRPr="00EA6649">
        <w:t>ConditionalExpression</w:t>
      </w:r>
      <w:r w:rsidRPr="00EA6649">
        <w:br/>
        <w:t>LeftHandSideExpression</w:t>
      </w:r>
      <w:r w:rsidRPr="00FA657B">
        <w:rPr>
          <w:rFonts w:ascii="Courier New" w:hAnsi="Courier New" w:cs="Courier New"/>
          <w:b/>
          <w:i w:val="0"/>
        </w:rPr>
        <w:t xml:space="preserve"> =</w:t>
      </w:r>
      <w:r>
        <w:rPr>
          <w:rFonts w:ascii="Courier New" w:hAnsi="Courier New" w:cs="Courier New"/>
          <w:b/>
          <w:i w:val="0"/>
        </w:rPr>
        <w:t xml:space="preserve"> </w:t>
      </w:r>
      <w:r w:rsidRPr="00EA6649">
        <w:t xml:space="preserve">AssignmentExpression </w:t>
      </w:r>
      <w:r>
        <w:br/>
      </w:r>
      <w:r w:rsidRPr="00EA6649">
        <w:t>LeftHandSideExpression AssignmentOperator AssignmentExpression</w:t>
      </w:r>
    </w:p>
    <w:p w14:paraId="24D82E4A" w14:textId="77777777" w:rsidR="00E80769" w:rsidRDefault="00E80769" w:rsidP="00E80769">
      <w:pPr>
        <w:pStyle w:val="M0"/>
        <w:spacing w:after="0"/>
        <w:rPr>
          <w:sz w:val="16"/>
        </w:rPr>
      </w:pPr>
    </w:p>
    <w:p w14:paraId="14749D49" w14:textId="77777777" w:rsidR="00E80769" w:rsidRPr="00D00D4A" w:rsidRDefault="00E80769" w:rsidP="00E80769">
      <w:pPr>
        <w:pStyle w:val="SyntaxRule"/>
        <w:rPr>
          <w:rFonts w:ascii="Arial" w:hAnsi="Arial"/>
        </w:rPr>
      </w:pPr>
      <w:r w:rsidRPr="00EA6649">
        <w:t xml:space="preserve">AssignmentExpressionNoIn </w:t>
      </w:r>
      <w:r w:rsidRPr="00B470C7">
        <w:rPr>
          <w:rFonts w:ascii="Arial" w:hAnsi="Arial"/>
          <w:b/>
          <w:i w:val="0"/>
        </w:rPr>
        <w:t>:</w:t>
      </w:r>
      <w:r w:rsidRPr="00EA6649">
        <w:rPr>
          <w:rFonts w:ascii="Arial" w:hAnsi="Arial"/>
          <w:b/>
        </w:rPr>
        <w:tab/>
      </w:r>
      <w:r w:rsidRPr="00D00D4A">
        <w:rPr>
          <w:rFonts w:ascii="Arial" w:hAnsi="Arial"/>
        </w:rPr>
        <w:t>See 11.13</w:t>
      </w:r>
    </w:p>
    <w:p w14:paraId="58C2A92C" w14:textId="77777777" w:rsidR="00E80769" w:rsidRPr="00EA6649" w:rsidRDefault="00E80769" w:rsidP="00E80769">
      <w:pPr>
        <w:pStyle w:val="SyntaxDefinition"/>
      </w:pPr>
      <w:r w:rsidRPr="00EA6649">
        <w:t>ConditionalExpressionNoIn</w:t>
      </w:r>
      <w:r w:rsidRPr="00EA6649">
        <w:br/>
        <w:t>LeftHandSideExpression</w:t>
      </w:r>
      <w:r w:rsidRPr="00FA657B">
        <w:rPr>
          <w:rFonts w:ascii="Courier New" w:hAnsi="Courier New" w:cs="Courier New"/>
          <w:b/>
          <w:i w:val="0"/>
        </w:rPr>
        <w:t xml:space="preserve"> = </w:t>
      </w:r>
      <w:r w:rsidRPr="00EA6649">
        <w:t>AssignmentExpressionNoIn</w:t>
      </w:r>
      <w:r>
        <w:br/>
      </w:r>
      <w:r w:rsidRPr="00EA6649">
        <w:t>LeftHandSideExpression AssignmentOperator AssignmentExpressionNoIn</w:t>
      </w:r>
    </w:p>
    <w:p w14:paraId="3EE0EAE8" w14:textId="77777777" w:rsidR="00E80769" w:rsidRDefault="00E80769" w:rsidP="00E80769">
      <w:pPr>
        <w:pStyle w:val="M0"/>
        <w:spacing w:after="0"/>
        <w:rPr>
          <w:sz w:val="16"/>
        </w:rPr>
      </w:pPr>
    </w:p>
    <w:p w14:paraId="55A08BAA" w14:textId="77777777" w:rsidR="00E80769" w:rsidRPr="00EA6649" w:rsidRDefault="00E80769" w:rsidP="00E80769">
      <w:pPr>
        <w:pStyle w:val="SyntaxRule"/>
      </w:pPr>
      <w:r w:rsidRPr="00EA6649">
        <w:t xml:space="preserve">AssignmentOperator </w:t>
      </w:r>
      <w:r w:rsidRPr="00B470C7">
        <w:rPr>
          <w:rFonts w:ascii="Arial" w:hAnsi="Arial"/>
          <w:b/>
          <w:i w:val="0"/>
        </w:rPr>
        <w:t>:</w:t>
      </w:r>
      <w:r w:rsidRPr="00D00D4A">
        <w:rPr>
          <w:rFonts w:ascii="Arial" w:hAnsi="Arial"/>
          <w:b/>
        </w:rPr>
        <w:t xml:space="preserve"> </w:t>
      </w:r>
      <w:r w:rsidRPr="007A29B2">
        <w:rPr>
          <w:rFonts w:ascii="Arial" w:hAnsi="Arial"/>
          <w:b/>
          <w:i w:val="0"/>
        </w:rPr>
        <w:t>one of</w:t>
      </w:r>
      <w:r w:rsidRPr="00D00D4A">
        <w:rPr>
          <w:rFonts w:ascii="Arial" w:hAnsi="Arial"/>
        </w:rPr>
        <w:tab/>
      </w:r>
      <w:r w:rsidRPr="00EA6649">
        <w:rPr>
          <w:rFonts w:ascii="Arial" w:hAnsi="Arial"/>
        </w:rPr>
        <w:t>See 11.13</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E80769" w:rsidRPr="00984A3F" w14:paraId="561B54F9" w14:textId="77777777" w:rsidTr="00B46C10">
        <w:trPr>
          <w:trHeight w:hRule="exact" w:val="240"/>
        </w:trPr>
        <w:tc>
          <w:tcPr>
            <w:tcW w:w="648" w:type="dxa"/>
          </w:tcPr>
          <w:p w14:paraId="0B1ADA3E" w14:textId="77777777" w:rsidR="00E80769" w:rsidRDefault="00E80769" w:rsidP="00B46C10">
            <w:pPr>
              <w:pStyle w:val="SyntaxOneOf"/>
            </w:pPr>
            <w:r>
              <w:t>*=</w:t>
            </w:r>
          </w:p>
        </w:tc>
        <w:tc>
          <w:tcPr>
            <w:tcW w:w="648" w:type="dxa"/>
          </w:tcPr>
          <w:p w14:paraId="20333C11" w14:textId="77777777" w:rsidR="00E80769" w:rsidRDefault="00E80769" w:rsidP="00B46C10">
            <w:pPr>
              <w:pStyle w:val="SyntaxOneOf"/>
            </w:pPr>
            <w:r>
              <w:t>/=</w:t>
            </w:r>
          </w:p>
        </w:tc>
        <w:tc>
          <w:tcPr>
            <w:tcW w:w="648" w:type="dxa"/>
          </w:tcPr>
          <w:p w14:paraId="68940CD9" w14:textId="77777777" w:rsidR="00E80769" w:rsidRDefault="00E80769" w:rsidP="00B46C10">
            <w:pPr>
              <w:pStyle w:val="SyntaxOneOf"/>
            </w:pPr>
            <w:r>
              <w:t>%=</w:t>
            </w:r>
          </w:p>
        </w:tc>
        <w:tc>
          <w:tcPr>
            <w:tcW w:w="648" w:type="dxa"/>
          </w:tcPr>
          <w:p w14:paraId="12BDD546" w14:textId="77777777" w:rsidR="00E80769" w:rsidRDefault="00E80769" w:rsidP="00B46C10">
            <w:pPr>
              <w:pStyle w:val="SyntaxOneOf"/>
            </w:pPr>
            <w:r>
              <w:t>+=</w:t>
            </w:r>
          </w:p>
        </w:tc>
        <w:tc>
          <w:tcPr>
            <w:tcW w:w="648" w:type="dxa"/>
          </w:tcPr>
          <w:p w14:paraId="17AB9C40" w14:textId="77777777" w:rsidR="00E80769" w:rsidRDefault="00E80769" w:rsidP="00B46C10">
            <w:pPr>
              <w:pStyle w:val="SyntaxOneOf"/>
            </w:pPr>
            <w:r>
              <w:t>-=</w:t>
            </w:r>
          </w:p>
        </w:tc>
        <w:tc>
          <w:tcPr>
            <w:tcW w:w="648" w:type="dxa"/>
          </w:tcPr>
          <w:p w14:paraId="2D95F11C" w14:textId="77777777" w:rsidR="00E80769" w:rsidRDefault="00E80769" w:rsidP="00B46C10">
            <w:pPr>
              <w:pStyle w:val="SyntaxOneOf"/>
            </w:pPr>
            <w:r>
              <w:t>&lt;&lt;=</w:t>
            </w:r>
          </w:p>
        </w:tc>
        <w:tc>
          <w:tcPr>
            <w:tcW w:w="648" w:type="dxa"/>
          </w:tcPr>
          <w:p w14:paraId="6C4F78F0" w14:textId="77777777" w:rsidR="00E80769" w:rsidRDefault="00E80769" w:rsidP="00B46C10">
            <w:pPr>
              <w:pStyle w:val="SyntaxOneOf"/>
            </w:pPr>
            <w:r>
              <w:t>&gt;&gt;=</w:t>
            </w:r>
          </w:p>
        </w:tc>
        <w:tc>
          <w:tcPr>
            <w:tcW w:w="648" w:type="dxa"/>
          </w:tcPr>
          <w:p w14:paraId="3FDF911D" w14:textId="77777777" w:rsidR="00E80769" w:rsidRDefault="00E80769" w:rsidP="00B46C10">
            <w:pPr>
              <w:pStyle w:val="SyntaxOneOf"/>
            </w:pPr>
            <w:r>
              <w:t>&gt;&gt;&gt;=</w:t>
            </w:r>
          </w:p>
        </w:tc>
        <w:tc>
          <w:tcPr>
            <w:tcW w:w="648" w:type="dxa"/>
          </w:tcPr>
          <w:p w14:paraId="7ECEDE2C" w14:textId="77777777" w:rsidR="00E80769" w:rsidRDefault="00E80769" w:rsidP="00B46C10">
            <w:pPr>
              <w:pStyle w:val="SyntaxOneOf"/>
            </w:pPr>
            <w:r>
              <w:t>&amp;=</w:t>
            </w:r>
          </w:p>
        </w:tc>
        <w:tc>
          <w:tcPr>
            <w:tcW w:w="648" w:type="dxa"/>
          </w:tcPr>
          <w:p w14:paraId="612E399D" w14:textId="77777777" w:rsidR="00E80769" w:rsidRDefault="00E80769" w:rsidP="00B46C10">
            <w:pPr>
              <w:pStyle w:val="SyntaxOneOf"/>
            </w:pPr>
            <w:r>
              <w:t>^=</w:t>
            </w:r>
          </w:p>
        </w:tc>
        <w:tc>
          <w:tcPr>
            <w:tcW w:w="648" w:type="dxa"/>
          </w:tcPr>
          <w:p w14:paraId="45653126" w14:textId="77777777" w:rsidR="00E80769" w:rsidRDefault="00E80769" w:rsidP="00B46C10">
            <w:pPr>
              <w:pStyle w:val="SyntaxOneOf"/>
            </w:pPr>
            <w:r>
              <w:t>|=</w:t>
            </w:r>
          </w:p>
        </w:tc>
      </w:tr>
    </w:tbl>
    <w:p w14:paraId="7197A9F3" w14:textId="77777777" w:rsidR="00E80769" w:rsidRDefault="00E80769" w:rsidP="00E80769">
      <w:pPr>
        <w:pStyle w:val="M0"/>
        <w:spacing w:after="0"/>
        <w:rPr>
          <w:sz w:val="16"/>
        </w:rPr>
      </w:pPr>
    </w:p>
    <w:p w14:paraId="625FB2C8" w14:textId="77777777" w:rsidR="00E80769" w:rsidRPr="00D00D4A" w:rsidRDefault="00E80769" w:rsidP="00E80769">
      <w:pPr>
        <w:pStyle w:val="SyntaxRule"/>
      </w:pPr>
      <w:r w:rsidRPr="00EA6649">
        <w:t xml:space="preserve">Expression </w:t>
      </w:r>
      <w:r w:rsidRPr="00B470C7">
        <w:rPr>
          <w:rFonts w:ascii="Arial" w:hAnsi="Arial" w:cs="Arial"/>
          <w:b/>
          <w:i w:val="0"/>
        </w:rPr>
        <w:t>:</w:t>
      </w:r>
      <w:r w:rsidRPr="00EA6649">
        <w:rPr>
          <w:b/>
        </w:rPr>
        <w:tab/>
      </w:r>
      <w:r w:rsidRPr="00D04346">
        <w:rPr>
          <w:rFonts w:ascii="Arial" w:hAnsi="Arial"/>
        </w:rPr>
        <w:t>See 11.14</w:t>
      </w:r>
    </w:p>
    <w:p w14:paraId="0C5A84E4" w14:textId="77777777" w:rsidR="00E80769" w:rsidRPr="00EA6649" w:rsidRDefault="00E80769" w:rsidP="00E80769">
      <w:pPr>
        <w:pStyle w:val="SyntaxDefinition"/>
      </w:pPr>
      <w:r w:rsidRPr="00EA6649">
        <w:t>AssignmentExpression</w:t>
      </w:r>
      <w:r w:rsidRPr="00EA6649">
        <w:br/>
        <w:t xml:space="preserve">Expression </w:t>
      </w:r>
      <w:r w:rsidRPr="004431E2">
        <w:rPr>
          <w:rFonts w:ascii="Courier New" w:hAnsi="Courier New"/>
          <w:b/>
          <w:i w:val="0"/>
        </w:rPr>
        <w:t>,</w:t>
      </w:r>
      <w:r w:rsidRPr="00EA6649">
        <w:t xml:space="preserve"> AssignmentExpression</w:t>
      </w:r>
    </w:p>
    <w:p w14:paraId="07A8D754" w14:textId="77777777" w:rsidR="00E80769" w:rsidRDefault="00E80769" w:rsidP="00E80769">
      <w:pPr>
        <w:pStyle w:val="M0"/>
        <w:spacing w:after="0"/>
        <w:rPr>
          <w:sz w:val="16"/>
        </w:rPr>
      </w:pPr>
    </w:p>
    <w:p w14:paraId="73596357" w14:textId="77777777" w:rsidR="00E80769" w:rsidRPr="00D00D4A" w:rsidRDefault="00E80769" w:rsidP="00E80769">
      <w:pPr>
        <w:pStyle w:val="SyntaxRule"/>
        <w:rPr>
          <w:rFonts w:ascii="Arial" w:hAnsi="Arial"/>
        </w:rPr>
      </w:pPr>
      <w:r w:rsidRPr="00EA6649">
        <w:t xml:space="preserve">ExpressionNoIn </w:t>
      </w:r>
      <w:r w:rsidRPr="00B470C7">
        <w:rPr>
          <w:rFonts w:ascii="Arial" w:hAnsi="Arial"/>
          <w:b/>
          <w:i w:val="0"/>
        </w:rPr>
        <w:t>:</w:t>
      </w:r>
      <w:r w:rsidRPr="00D00D4A">
        <w:rPr>
          <w:rFonts w:ascii="Arial" w:hAnsi="Arial"/>
        </w:rPr>
        <w:tab/>
      </w:r>
      <w:r w:rsidRPr="00EA6649">
        <w:rPr>
          <w:rFonts w:ascii="Arial" w:hAnsi="Arial"/>
        </w:rPr>
        <w:t>See 11.14</w:t>
      </w:r>
    </w:p>
    <w:p w14:paraId="4744F8CA" w14:textId="77777777" w:rsidR="00E80769" w:rsidRPr="00EA6649" w:rsidRDefault="00E80769" w:rsidP="00E80769">
      <w:pPr>
        <w:pStyle w:val="SyntaxDefinition"/>
      </w:pPr>
      <w:r w:rsidRPr="00EA6649">
        <w:t>AssignmentExpressionNoIn</w:t>
      </w:r>
      <w:r w:rsidRPr="00EA6649">
        <w:br/>
        <w:t xml:space="preserve">ExpressionNoIn </w:t>
      </w:r>
      <w:r w:rsidRPr="004431E2">
        <w:rPr>
          <w:rFonts w:ascii="Courier New" w:hAnsi="Courier New"/>
          <w:b/>
          <w:i w:val="0"/>
        </w:rPr>
        <w:t>,</w:t>
      </w:r>
      <w:r w:rsidRPr="00EA6649">
        <w:t xml:space="preserve"> AssignmentExpressionNoIn</w:t>
      </w:r>
    </w:p>
    <w:p w14:paraId="3C0944B6" w14:textId="77777777" w:rsidR="00E80769" w:rsidRDefault="00E80769" w:rsidP="00E80769">
      <w:pPr>
        <w:pStyle w:val="a2"/>
        <w:tabs>
          <w:tab w:val="clear" w:pos="500"/>
          <w:tab w:val="clear" w:pos="720"/>
          <w:tab w:val="left" w:pos="567"/>
        </w:tabs>
      </w:pPr>
      <w:bookmarkStart w:id="6740" w:name="_Toc472818975"/>
      <w:bookmarkStart w:id="6741" w:name="_Toc474641689"/>
      <w:bookmarkStart w:id="6742" w:name="_Toc235503557"/>
      <w:bookmarkStart w:id="6743" w:name="_Toc236208646"/>
      <w:bookmarkStart w:id="6744" w:name="_Toc241509332"/>
      <w:bookmarkStart w:id="6745" w:name="_Toc241557809"/>
      <w:bookmarkStart w:id="6746" w:name="_Toc244416819"/>
      <w:bookmarkStart w:id="6747" w:name="_Toc244657759"/>
      <w:bookmarkStart w:id="6748" w:name="_Toc246652499"/>
      <w:bookmarkStart w:id="6749" w:name="_Toc253562048"/>
      <w:bookmarkStart w:id="6750" w:name="_Toc268506064"/>
      <w:bookmarkStart w:id="6751" w:name="_Toc276631183"/>
      <w:bookmarkStart w:id="6752" w:name="_Toc277944227"/>
      <w:bookmarkStart w:id="6753" w:name="_Toc153968572"/>
      <w:r>
        <w:t>Statements</w:t>
      </w:r>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p>
    <w:p w14:paraId="4A9DC01A" w14:textId="77777777" w:rsidR="00E80769" w:rsidRPr="00D00D4A" w:rsidRDefault="00E80769" w:rsidP="00E80769">
      <w:pPr>
        <w:pStyle w:val="SyntaxRule"/>
      </w:pPr>
      <w:r w:rsidRPr="00EA6649">
        <w:t xml:space="preserve">Statement </w:t>
      </w:r>
      <w:r w:rsidRPr="00E148F5">
        <w:rPr>
          <w:rFonts w:ascii="Arial" w:hAnsi="Arial"/>
          <w:b/>
          <w:i w:val="0"/>
        </w:rPr>
        <w:t>:</w:t>
      </w:r>
      <w:r w:rsidRPr="00D00D4A">
        <w:tab/>
      </w:r>
      <w:r w:rsidRPr="00D04346">
        <w:rPr>
          <w:rFonts w:ascii="Arial" w:hAnsi="Arial"/>
        </w:rPr>
        <w:t>See clause 12</w:t>
      </w:r>
    </w:p>
    <w:p w14:paraId="20DF71F3" w14:textId="77777777" w:rsidR="00E80769" w:rsidRPr="00EA6649" w:rsidRDefault="00E80769" w:rsidP="00E80769">
      <w:pPr>
        <w:pStyle w:val="SyntaxDefinition"/>
        <w:rPr>
          <w:sz w:val="16"/>
        </w:rPr>
      </w:pPr>
      <w:r w:rsidRPr="00EA6649">
        <w:t>Block</w:t>
      </w:r>
      <w:r w:rsidRPr="00EA6649">
        <w:br/>
        <w:t>VariableStatement</w:t>
      </w:r>
      <w:r w:rsidRPr="00EA6649">
        <w:br/>
        <w:t>EmptyStatement</w:t>
      </w:r>
      <w:r w:rsidRPr="00EA6649">
        <w:br/>
        <w:t>ExpressionStatement</w:t>
      </w:r>
      <w:r w:rsidRPr="00EA6649">
        <w:br/>
        <w:t>IfStatement</w:t>
      </w:r>
      <w:r w:rsidRPr="00EA6649">
        <w:br/>
        <w:t>IterationStatement</w:t>
      </w:r>
      <w:r w:rsidRPr="00EA6649">
        <w:br/>
        <w:t>ContinueStatement</w:t>
      </w:r>
      <w:r w:rsidRPr="00EA6649">
        <w:br/>
        <w:t>BreakStatement</w:t>
      </w:r>
      <w:r w:rsidRPr="00EA6649">
        <w:br/>
        <w:t>ReturnStatement</w:t>
      </w:r>
      <w:r w:rsidRPr="00EA6649">
        <w:br/>
        <w:t>WithStatement</w:t>
      </w:r>
      <w:r w:rsidRPr="00EA6649">
        <w:br/>
        <w:t>LabelledStatement</w:t>
      </w:r>
      <w:r w:rsidRPr="00EA6649">
        <w:br/>
        <w:t>SwitchStatement</w:t>
      </w:r>
      <w:r w:rsidRPr="00EA6649">
        <w:br/>
        <w:t>ThrowStatement</w:t>
      </w:r>
      <w:r w:rsidRPr="00EA6649">
        <w:br/>
        <w:t>TryStatement</w:t>
      </w:r>
      <w:r>
        <w:br/>
      </w:r>
      <w:r w:rsidRPr="00EA6649">
        <w:t>DebuggerStatement</w:t>
      </w:r>
    </w:p>
    <w:p w14:paraId="37233C36" w14:textId="77777777" w:rsidR="00E80769" w:rsidRPr="00D00D4A" w:rsidRDefault="00E80769" w:rsidP="00E80769">
      <w:pPr>
        <w:pStyle w:val="SyntaxRule"/>
      </w:pPr>
      <w:r w:rsidRPr="00EA6649">
        <w:t xml:space="preserve">Block </w:t>
      </w:r>
      <w:r w:rsidRPr="00E148F5">
        <w:rPr>
          <w:rFonts w:ascii="Arial" w:hAnsi="Arial"/>
          <w:b/>
          <w:i w:val="0"/>
        </w:rPr>
        <w:t>:</w:t>
      </w:r>
      <w:r w:rsidRPr="00EA6649">
        <w:rPr>
          <w:b/>
        </w:rPr>
        <w:tab/>
      </w:r>
      <w:r w:rsidRPr="00D04346">
        <w:rPr>
          <w:rFonts w:ascii="Arial" w:hAnsi="Arial"/>
        </w:rPr>
        <w:t>See 12.1</w:t>
      </w:r>
    </w:p>
    <w:p w14:paraId="5DC9C1A7" w14:textId="77777777" w:rsidR="00E80769" w:rsidRPr="00EA6649" w:rsidRDefault="00E80769" w:rsidP="00E80769">
      <w:pPr>
        <w:pStyle w:val="SyntaxDefinition"/>
      </w:pPr>
      <w:r w:rsidRPr="004431E2">
        <w:rPr>
          <w:rFonts w:ascii="Courier New" w:hAnsi="Courier New"/>
          <w:b/>
          <w:i w:val="0"/>
        </w:rPr>
        <w:t>{</w:t>
      </w:r>
      <w:r w:rsidRPr="00EA6649">
        <w:t xml:space="preserve"> StatementList</w:t>
      </w:r>
      <w:r w:rsidRPr="005E74B3">
        <w:rPr>
          <w:rFonts w:ascii="Arial" w:hAnsi="Arial"/>
          <w:i w:val="0"/>
          <w:vertAlign w:val="subscript"/>
        </w:rPr>
        <w:t>opt</w:t>
      </w:r>
      <w:r w:rsidRPr="00EA6649">
        <w:t xml:space="preserve"> </w:t>
      </w:r>
      <w:r w:rsidRPr="004431E2">
        <w:rPr>
          <w:rFonts w:ascii="Courier New" w:hAnsi="Courier New"/>
          <w:b/>
          <w:i w:val="0"/>
        </w:rPr>
        <w:t>}</w:t>
      </w:r>
    </w:p>
    <w:p w14:paraId="2016FBF0" w14:textId="77777777" w:rsidR="00E80769" w:rsidRDefault="00E80769" w:rsidP="00E80769">
      <w:pPr>
        <w:pStyle w:val="M0"/>
        <w:spacing w:after="0"/>
        <w:rPr>
          <w:sz w:val="16"/>
        </w:rPr>
      </w:pPr>
    </w:p>
    <w:p w14:paraId="2CCBD89E" w14:textId="77777777" w:rsidR="00E80769" w:rsidRPr="00D00D4A" w:rsidRDefault="00E80769" w:rsidP="00E80769">
      <w:pPr>
        <w:pStyle w:val="SyntaxRule"/>
        <w:rPr>
          <w:rFonts w:ascii="Arial" w:hAnsi="Arial"/>
        </w:rPr>
      </w:pPr>
      <w:r w:rsidRPr="00EA6649">
        <w:t xml:space="preserve">StatementList </w:t>
      </w:r>
      <w:r w:rsidRPr="00B470C7">
        <w:rPr>
          <w:rFonts w:ascii="Arial" w:hAnsi="Arial"/>
          <w:b/>
          <w:i w:val="0"/>
        </w:rPr>
        <w:t>:</w:t>
      </w:r>
      <w:r w:rsidRPr="00EA6649">
        <w:rPr>
          <w:rFonts w:ascii="Arial" w:hAnsi="Arial"/>
          <w:b/>
        </w:rPr>
        <w:tab/>
      </w:r>
      <w:r w:rsidRPr="00D00D4A">
        <w:rPr>
          <w:rFonts w:ascii="Arial" w:hAnsi="Arial"/>
        </w:rPr>
        <w:t>See 12.1</w:t>
      </w:r>
    </w:p>
    <w:p w14:paraId="2341E23E" w14:textId="77777777" w:rsidR="00E80769" w:rsidRPr="00EA6649" w:rsidRDefault="00E80769" w:rsidP="00E80769">
      <w:pPr>
        <w:pStyle w:val="SyntaxDefinition"/>
      </w:pPr>
      <w:r w:rsidRPr="00EA6649">
        <w:t>Statement</w:t>
      </w:r>
      <w:r w:rsidRPr="00EA6649">
        <w:br/>
        <w:t>StatementList Statement</w:t>
      </w:r>
    </w:p>
    <w:p w14:paraId="31912AE2" w14:textId="77777777" w:rsidR="00E80769" w:rsidRDefault="00E80769" w:rsidP="00E80769">
      <w:pPr>
        <w:pStyle w:val="M0"/>
        <w:spacing w:after="0"/>
        <w:rPr>
          <w:sz w:val="16"/>
        </w:rPr>
      </w:pPr>
    </w:p>
    <w:p w14:paraId="2926E915" w14:textId="77777777" w:rsidR="00E80769" w:rsidRPr="00D00D4A" w:rsidRDefault="00E80769" w:rsidP="00E80769">
      <w:pPr>
        <w:pStyle w:val="SyntaxRule"/>
        <w:rPr>
          <w:rFonts w:ascii="Arial" w:hAnsi="Arial"/>
        </w:rPr>
      </w:pPr>
      <w:r w:rsidRPr="00EA6649">
        <w:t xml:space="preserve">VariableStatement </w:t>
      </w:r>
      <w:r w:rsidRPr="00B470C7">
        <w:rPr>
          <w:rFonts w:ascii="Arial" w:hAnsi="Arial"/>
          <w:b/>
          <w:i w:val="0"/>
        </w:rPr>
        <w:t>:</w:t>
      </w:r>
      <w:r w:rsidRPr="00EA6649">
        <w:rPr>
          <w:rFonts w:ascii="Arial" w:hAnsi="Arial"/>
          <w:b/>
        </w:rPr>
        <w:tab/>
      </w:r>
      <w:r w:rsidRPr="00D00D4A">
        <w:rPr>
          <w:rFonts w:ascii="Arial" w:hAnsi="Arial"/>
        </w:rPr>
        <w:t>See 12.2</w:t>
      </w:r>
    </w:p>
    <w:p w14:paraId="54C8A152" w14:textId="77777777" w:rsidR="00E80769" w:rsidRPr="00EA6649" w:rsidRDefault="00E80769" w:rsidP="00E80769">
      <w:pPr>
        <w:pStyle w:val="SyntaxDefinition"/>
      </w:pPr>
      <w:r w:rsidRPr="004431E2">
        <w:rPr>
          <w:rFonts w:ascii="Courier New" w:hAnsi="Courier New"/>
          <w:b/>
          <w:i w:val="0"/>
        </w:rPr>
        <w:t>var</w:t>
      </w:r>
      <w:r w:rsidRPr="00EA6649">
        <w:t xml:space="preserve"> VariableDeclarationList </w:t>
      </w:r>
      <w:r w:rsidRPr="004431E2">
        <w:rPr>
          <w:rFonts w:ascii="Courier New" w:hAnsi="Courier New"/>
          <w:b/>
          <w:i w:val="0"/>
        </w:rPr>
        <w:t>;</w:t>
      </w:r>
    </w:p>
    <w:p w14:paraId="2FE1A6B3" w14:textId="77777777" w:rsidR="00E80769" w:rsidRDefault="00E80769" w:rsidP="00E80769">
      <w:pPr>
        <w:pStyle w:val="M0"/>
        <w:spacing w:after="0"/>
        <w:rPr>
          <w:sz w:val="16"/>
        </w:rPr>
      </w:pPr>
    </w:p>
    <w:p w14:paraId="7EC4E7AE" w14:textId="77777777" w:rsidR="00E80769" w:rsidRPr="00D00D4A" w:rsidRDefault="00E80769" w:rsidP="00E80769">
      <w:pPr>
        <w:pStyle w:val="SyntaxRule"/>
        <w:rPr>
          <w:rFonts w:ascii="Arial" w:hAnsi="Arial"/>
        </w:rPr>
      </w:pPr>
      <w:r w:rsidRPr="00EA6649">
        <w:t xml:space="preserve">VariableDeclarationList </w:t>
      </w:r>
      <w:r w:rsidRPr="00B470C7">
        <w:rPr>
          <w:rFonts w:ascii="Arial" w:hAnsi="Arial"/>
          <w:b/>
          <w:i w:val="0"/>
        </w:rPr>
        <w:t>:</w:t>
      </w:r>
      <w:r w:rsidRPr="00EA6649">
        <w:rPr>
          <w:rFonts w:ascii="Arial" w:hAnsi="Arial"/>
          <w:b/>
        </w:rPr>
        <w:tab/>
      </w:r>
      <w:r w:rsidRPr="00D00D4A">
        <w:rPr>
          <w:rFonts w:ascii="Arial" w:hAnsi="Arial"/>
        </w:rPr>
        <w:t>See 12.2</w:t>
      </w:r>
    </w:p>
    <w:p w14:paraId="62F9096D" w14:textId="77777777" w:rsidR="00E80769" w:rsidRPr="00EA6649" w:rsidRDefault="00E80769" w:rsidP="00E80769">
      <w:pPr>
        <w:pStyle w:val="SyntaxDefinition"/>
      </w:pPr>
      <w:r w:rsidRPr="00EA6649">
        <w:t>VariableDeclaration</w:t>
      </w:r>
      <w:r w:rsidRPr="00EA6649">
        <w:br/>
        <w:t xml:space="preserve">VariableDeclarationList </w:t>
      </w:r>
      <w:r w:rsidRPr="004431E2">
        <w:rPr>
          <w:rFonts w:ascii="Courier New" w:hAnsi="Courier New"/>
          <w:b/>
          <w:i w:val="0"/>
        </w:rPr>
        <w:t>,</w:t>
      </w:r>
      <w:r w:rsidRPr="00EA6649">
        <w:t xml:space="preserve"> VariableDeclaration</w:t>
      </w:r>
    </w:p>
    <w:p w14:paraId="06EB8753" w14:textId="77777777" w:rsidR="00E80769" w:rsidRDefault="00E80769" w:rsidP="00E80769">
      <w:pPr>
        <w:pStyle w:val="M0"/>
        <w:spacing w:after="0"/>
        <w:rPr>
          <w:sz w:val="16"/>
        </w:rPr>
      </w:pPr>
    </w:p>
    <w:p w14:paraId="14B31DC6" w14:textId="77777777" w:rsidR="00E80769" w:rsidRPr="00D00D4A" w:rsidRDefault="00E80769" w:rsidP="00E80769">
      <w:pPr>
        <w:pStyle w:val="SyntaxRule"/>
        <w:rPr>
          <w:rFonts w:ascii="Arial" w:hAnsi="Arial"/>
        </w:rPr>
      </w:pPr>
      <w:r w:rsidRPr="00EA6649">
        <w:t xml:space="preserve">VariableDeclarationListNoIn </w:t>
      </w:r>
      <w:r w:rsidRPr="00B470C7">
        <w:rPr>
          <w:rFonts w:ascii="Arial" w:hAnsi="Arial"/>
          <w:b/>
          <w:i w:val="0"/>
        </w:rPr>
        <w:t>:</w:t>
      </w:r>
      <w:r w:rsidRPr="00EA6649">
        <w:rPr>
          <w:rFonts w:ascii="Arial" w:hAnsi="Arial"/>
          <w:b/>
        </w:rPr>
        <w:tab/>
      </w:r>
      <w:r w:rsidRPr="00D00D4A">
        <w:rPr>
          <w:rFonts w:ascii="Arial" w:hAnsi="Arial"/>
        </w:rPr>
        <w:t>See 12.2</w:t>
      </w:r>
    </w:p>
    <w:p w14:paraId="3689E542" w14:textId="77777777" w:rsidR="00E80769" w:rsidRPr="00EA6649" w:rsidRDefault="00E80769" w:rsidP="00E80769">
      <w:pPr>
        <w:pStyle w:val="SyntaxDefinition"/>
      </w:pPr>
      <w:r w:rsidRPr="00EA6649">
        <w:t>VariableDeclarationNoIn</w:t>
      </w:r>
      <w:r w:rsidRPr="00EA6649">
        <w:br/>
        <w:t xml:space="preserve">VariableDeclarationListNoIn </w:t>
      </w:r>
      <w:r w:rsidRPr="004431E2">
        <w:rPr>
          <w:rFonts w:ascii="Courier New" w:hAnsi="Courier New"/>
          <w:b/>
          <w:i w:val="0"/>
        </w:rPr>
        <w:t>,</w:t>
      </w:r>
      <w:r w:rsidRPr="00EA6649">
        <w:t xml:space="preserve"> VariableDeclarationNoIn</w:t>
      </w:r>
    </w:p>
    <w:p w14:paraId="632CF4E2" w14:textId="77777777" w:rsidR="00E80769" w:rsidRDefault="00E80769" w:rsidP="00E80769">
      <w:pPr>
        <w:pStyle w:val="M0"/>
        <w:spacing w:after="0"/>
        <w:rPr>
          <w:sz w:val="16"/>
        </w:rPr>
      </w:pPr>
    </w:p>
    <w:p w14:paraId="4EBB6F1F" w14:textId="77777777" w:rsidR="00E80769" w:rsidRPr="00D00D4A" w:rsidRDefault="00E80769" w:rsidP="00E80769">
      <w:pPr>
        <w:pStyle w:val="SyntaxRule"/>
        <w:rPr>
          <w:rFonts w:ascii="Arial" w:hAnsi="Arial"/>
        </w:rPr>
      </w:pPr>
      <w:r w:rsidRPr="00EA6649">
        <w:t xml:space="preserve">VariableDeclaration </w:t>
      </w:r>
      <w:r w:rsidRPr="00B470C7">
        <w:rPr>
          <w:rFonts w:ascii="Arial" w:hAnsi="Arial"/>
          <w:b/>
          <w:i w:val="0"/>
        </w:rPr>
        <w:t>:</w:t>
      </w:r>
      <w:r w:rsidRPr="00EA6649">
        <w:rPr>
          <w:rFonts w:ascii="Arial" w:hAnsi="Arial"/>
          <w:b/>
        </w:rPr>
        <w:tab/>
      </w:r>
      <w:r w:rsidRPr="00D00D4A">
        <w:rPr>
          <w:rFonts w:ascii="Arial" w:hAnsi="Arial"/>
        </w:rPr>
        <w:t>See 12.2</w:t>
      </w:r>
    </w:p>
    <w:p w14:paraId="07A2DD1E" w14:textId="77777777" w:rsidR="00E80769" w:rsidRPr="00EA6649" w:rsidRDefault="00E80769" w:rsidP="00E80769">
      <w:pPr>
        <w:pStyle w:val="SyntaxDefinition"/>
      </w:pPr>
      <w:r w:rsidRPr="00EA6649">
        <w:t>Identifier Initialiser</w:t>
      </w:r>
      <w:r w:rsidRPr="005E74B3">
        <w:rPr>
          <w:rFonts w:ascii="Arial" w:hAnsi="Arial"/>
          <w:i w:val="0"/>
          <w:vertAlign w:val="subscript"/>
        </w:rPr>
        <w:t>opt</w:t>
      </w:r>
    </w:p>
    <w:p w14:paraId="0E098E1C" w14:textId="77777777" w:rsidR="00E80769" w:rsidRDefault="00E80769" w:rsidP="00E80769">
      <w:pPr>
        <w:pStyle w:val="M0"/>
        <w:spacing w:after="0"/>
        <w:rPr>
          <w:sz w:val="16"/>
        </w:rPr>
      </w:pPr>
    </w:p>
    <w:p w14:paraId="1F9D8338" w14:textId="77777777" w:rsidR="00E80769" w:rsidRPr="00D00D4A" w:rsidRDefault="00E80769" w:rsidP="00E80769">
      <w:pPr>
        <w:pStyle w:val="SyntaxRule"/>
        <w:rPr>
          <w:rFonts w:ascii="Arial" w:hAnsi="Arial"/>
        </w:rPr>
      </w:pPr>
      <w:r w:rsidRPr="00EA6649">
        <w:t xml:space="preserve">VariableDeclarationNoIn </w:t>
      </w:r>
      <w:r w:rsidRPr="00B470C7">
        <w:rPr>
          <w:rFonts w:ascii="Arial" w:hAnsi="Arial"/>
          <w:b/>
          <w:i w:val="0"/>
        </w:rPr>
        <w:t>:</w:t>
      </w:r>
      <w:r w:rsidRPr="00EA6649">
        <w:rPr>
          <w:rFonts w:ascii="Arial" w:hAnsi="Arial"/>
          <w:b/>
        </w:rPr>
        <w:tab/>
      </w:r>
      <w:r w:rsidRPr="00D00D4A">
        <w:rPr>
          <w:rFonts w:ascii="Arial" w:hAnsi="Arial"/>
        </w:rPr>
        <w:t>See 12.2</w:t>
      </w:r>
    </w:p>
    <w:p w14:paraId="78BFB3E9" w14:textId="77777777" w:rsidR="00E80769" w:rsidRPr="00EA6649" w:rsidRDefault="00E80769" w:rsidP="00E80769">
      <w:pPr>
        <w:pStyle w:val="SyntaxDefinition"/>
      </w:pPr>
      <w:r w:rsidRPr="00EA6649">
        <w:t>Identifier InitialiserNoIn</w:t>
      </w:r>
      <w:r w:rsidRPr="005E74B3">
        <w:rPr>
          <w:rFonts w:ascii="Arial" w:hAnsi="Arial"/>
          <w:i w:val="0"/>
          <w:vertAlign w:val="subscript"/>
        </w:rPr>
        <w:t>opt</w:t>
      </w:r>
    </w:p>
    <w:p w14:paraId="6D65F72A" w14:textId="77777777" w:rsidR="00E80769" w:rsidRDefault="00E80769" w:rsidP="00E80769">
      <w:pPr>
        <w:pStyle w:val="M0"/>
        <w:spacing w:after="0"/>
        <w:rPr>
          <w:sz w:val="16"/>
        </w:rPr>
      </w:pPr>
    </w:p>
    <w:p w14:paraId="7BC7FA78" w14:textId="77777777" w:rsidR="00E80769" w:rsidRPr="00D00D4A" w:rsidRDefault="00E80769" w:rsidP="00E80769">
      <w:pPr>
        <w:pStyle w:val="SyntaxRule"/>
        <w:rPr>
          <w:rFonts w:ascii="Arial" w:hAnsi="Arial"/>
        </w:rPr>
      </w:pPr>
      <w:r w:rsidRPr="00EA6649">
        <w:t xml:space="preserve">Initialiser </w:t>
      </w:r>
      <w:r w:rsidRPr="00B470C7">
        <w:rPr>
          <w:rFonts w:ascii="Arial" w:hAnsi="Arial"/>
          <w:b/>
          <w:i w:val="0"/>
        </w:rPr>
        <w:t>:</w:t>
      </w:r>
      <w:r w:rsidRPr="00EA6649">
        <w:rPr>
          <w:rFonts w:ascii="Arial" w:hAnsi="Arial"/>
          <w:b/>
        </w:rPr>
        <w:tab/>
      </w:r>
      <w:r w:rsidRPr="00D00D4A">
        <w:rPr>
          <w:rFonts w:ascii="Arial" w:hAnsi="Arial"/>
        </w:rPr>
        <w:t>See 12.2</w:t>
      </w:r>
    </w:p>
    <w:p w14:paraId="41E0C34E" w14:textId="77777777" w:rsidR="00E80769" w:rsidRPr="00EA6649" w:rsidRDefault="00E80769" w:rsidP="00E80769">
      <w:pPr>
        <w:pStyle w:val="SyntaxDefinition"/>
      </w:pPr>
      <w:r w:rsidRPr="004431E2">
        <w:rPr>
          <w:rFonts w:ascii="Courier New" w:hAnsi="Courier New"/>
          <w:b/>
          <w:i w:val="0"/>
        </w:rPr>
        <w:t>=</w:t>
      </w:r>
      <w:r w:rsidRPr="00EA6649">
        <w:t xml:space="preserve"> AssignmentExpression</w:t>
      </w:r>
    </w:p>
    <w:p w14:paraId="66B16EF6" w14:textId="77777777" w:rsidR="00E80769" w:rsidRDefault="00E80769" w:rsidP="00E80769">
      <w:pPr>
        <w:pStyle w:val="M0"/>
        <w:spacing w:after="0"/>
        <w:rPr>
          <w:sz w:val="16"/>
        </w:rPr>
      </w:pPr>
    </w:p>
    <w:p w14:paraId="3FFAB539" w14:textId="77777777" w:rsidR="00E80769" w:rsidRPr="00D00D4A" w:rsidRDefault="00E80769" w:rsidP="00E80769">
      <w:pPr>
        <w:pStyle w:val="SyntaxRule"/>
        <w:rPr>
          <w:rFonts w:ascii="Arial" w:hAnsi="Arial"/>
        </w:rPr>
      </w:pPr>
      <w:r w:rsidRPr="00EA6649">
        <w:t xml:space="preserve">InitialiserNoIn </w:t>
      </w:r>
      <w:r w:rsidRPr="00B470C7">
        <w:rPr>
          <w:rFonts w:ascii="Arial" w:hAnsi="Arial"/>
          <w:b/>
          <w:i w:val="0"/>
        </w:rPr>
        <w:t>:</w:t>
      </w:r>
      <w:r w:rsidRPr="00EA6649">
        <w:rPr>
          <w:rFonts w:ascii="Arial" w:hAnsi="Arial"/>
          <w:b/>
        </w:rPr>
        <w:tab/>
      </w:r>
      <w:r w:rsidRPr="00D00D4A">
        <w:rPr>
          <w:rFonts w:ascii="Arial" w:hAnsi="Arial"/>
        </w:rPr>
        <w:t>See 12.2</w:t>
      </w:r>
    </w:p>
    <w:p w14:paraId="10072E17" w14:textId="77777777" w:rsidR="00E80769" w:rsidRPr="00EA6649" w:rsidRDefault="00E80769" w:rsidP="00E80769">
      <w:pPr>
        <w:pStyle w:val="SyntaxDefinition"/>
      </w:pPr>
      <w:r w:rsidRPr="004431E2">
        <w:rPr>
          <w:rFonts w:ascii="Courier New" w:hAnsi="Courier New"/>
          <w:b/>
          <w:i w:val="0"/>
        </w:rPr>
        <w:t>=</w:t>
      </w:r>
      <w:r w:rsidRPr="00EA6649">
        <w:t xml:space="preserve"> AssignmentExpressionNoIn</w:t>
      </w:r>
    </w:p>
    <w:p w14:paraId="7E7FEEC9" w14:textId="77777777" w:rsidR="00E80769" w:rsidRDefault="00E80769" w:rsidP="00E80769">
      <w:pPr>
        <w:pStyle w:val="M0"/>
        <w:spacing w:after="0"/>
        <w:rPr>
          <w:sz w:val="16"/>
        </w:rPr>
      </w:pPr>
    </w:p>
    <w:p w14:paraId="0CF88B56" w14:textId="77777777" w:rsidR="00E80769" w:rsidRPr="00D00D4A" w:rsidRDefault="00E80769" w:rsidP="00E80769">
      <w:pPr>
        <w:pStyle w:val="SyntaxRule"/>
        <w:rPr>
          <w:rFonts w:ascii="Arial" w:hAnsi="Arial"/>
        </w:rPr>
      </w:pPr>
      <w:r w:rsidRPr="00EA6649">
        <w:t xml:space="preserve">EmptyStatement </w:t>
      </w:r>
      <w:r w:rsidRPr="00B470C7">
        <w:rPr>
          <w:rFonts w:ascii="Arial" w:hAnsi="Arial"/>
          <w:b/>
          <w:i w:val="0"/>
        </w:rPr>
        <w:t>:</w:t>
      </w:r>
      <w:r w:rsidRPr="00EA6649">
        <w:rPr>
          <w:rFonts w:ascii="Arial" w:hAnsi="Arial"/>
          <w:b/>
        </w:rPr>
        <w:tab/>
      </w:r>
      <w:r w:rsidRPr="00D00D4A">
        <w:rPr>
          <w:rFonts w:ascii="Arial" w:hAnsi="Arial"/>
        </w:rPr>
        <w:t>See 12.3</w:t>
      </w:r>
    </w:p>
    <w:p w14:paraId="36060E87" w14:textId="77777777" w:rsidR="00E80769" w:rsidRPr="00D04346" w:rsidRDefault="00E80769" w:rsidP="00E80769">
      <w:pPr>
        <w:pStyle w:val="SyntaxDefinition"/>
        <w:rPr>
          <w:rFonts w:ascii="Courier New" w:hAnsi="Courier New" w:cs="Courier New"/>
          <w:b/>
          <w:i w:val="0"/>
        </w:rPr>
      </w:pPr>
      <w:r w:rsidRPr="00D04346">
        <w:rPr>
          <w:rFonts w:ascii="Courier New" w:hAnsi="Courier New" w:cs="Courier New"/>
          <w:b/>
          <w:i w:val="0"/>
        </w:rPr>
        <w:t>;</w:t>
      </w:r>
    </w:p>
    <w:p w14:paraId="216811EF" w14:textId="77777777" w:rsidR="00E80769" w:rsidRDefault="00E80769" w:rsidP="00E80769">
      <w:pPr>
        <w:pStyle w:val="M0"/>
        <w:spacing w:after="0"/>
        <w:rPr>
          <w:sz w:val="16"/>
        </w:rPr>
      </w:pPr>
    </w:p>
    <w:p w14:paraId="3084BCD7" w14:textId="77777777" w:rsidR="00E80769" w:rsidRPr="00D00D4A" w:rsidRDefault="00E80769" w:rsidP="00E80769">
      <w:pPr>
        <w:pStyle w:val="SyntaxRule"/>
        <w:rPr>
          <w:rFonts w:ascii="Arial" w:hAnsi="Arial"/>
        </w:rPr>
      </w:pPr>
      <w:r w:rsidRPr="00EA6649">
        <w:t xml:space="preserve">ExpressionStatement </w:t>
      </w:r>
      <w:r w:rsidRPr="00B470C7">
        <w:rPr>
          <w:rFonts w:ascii="Arial" w:hAnsi="Arial"/>
          <w:b/>
          <w:i w:val="0"/>
        </w:rPr>
        <w:t>:</w:t>
      </w:r>
      <w:r w:rsidRPr="00EA6649">
        <w:rPr>
          <w:rFonts w:ascii="Arial" w:hAnsi="Arial"/>
          <w:b/>
        </w:rPr>
        <w:tab/>
      </w:r>
      <w:r w:rsidRPr="00D00D4A">
        <w:rPr>
          <w:rFonts w:ascii="Arial" w:hAnsi="Arial"/>
        </w:rPr>
        <w:t>See 12.4</w:t>
      </w:r>
    </w:p>
    <w:p w14:paraId="6F4D54BA" w14:textId="77777777" w:rsidR="00E80769" w:rsidRPr="00EA6649" w:rsidRDefault="00E80769" w:rsidP="00E80769">
      <w:pPr>
        <w:pStyle w:val="SyntaxDefinition"/>
      </w:pPr>
      <w:r w:rsidRPr="00D04346">
        <w:rPr>
          <w:rFonts w:ascii="Arial" w:hAnsi="Arial" w:cs="Arial"/>
          <w:i w:val="0"/>
          <w:sz w:val="16"/>
          <w:szCs w:val="16"/>
        </w:rPr>
        <w:t xml:space="preserve">[lookahead </w:t>
      </w:r>
      <w:r w:rsidRPr="00D04346">
        <w:rPr>
          <w:rFonts w:ascii="Arial" w:hAnsi="Arial" w:cs="Arial"/>
          <w:i w:val="0"/>
          <w:sz w:val="16"/>
          <w:szCs w:val="16"/>
        </w:rPr>
        <w:sym w:font="Symbol" w:char="F0CF"/>
      </w:r>
      <w:r w:rsidRPr="00D04346">
        <w:rPr>
          <w:rFonts w:ascii="Arial" w:hAnsi="Arial" w:cs="Arial"/>
          <w:i w:val="0"/>
          <w:sz w:val="16"/>
          <w:szCs w:val="16"/>
        </w:rPr>
        <w:t xml:space="preserve"> {</w:t>
      </w:r>
      <w:r w:rsidRPr="00D04346">
        <w:rPr>
          <w:rFonts w:ascii="Courier New" w:hAnsi="Courier New"/>
          <w:b/>
          <w:i w:val="0"/>
          <w:sz w:val="16"/>
          <w:szCs w:val="16"/>
        </w:rPr>
        <w:t>{</w:t>
      </w:r>
      <w:r w:rsidRPr="00D04346">
        <w:rPr>
          <w:rFonts w:ascii="Arial" w:hAnsi="Arial" w:cs="Arial"/>
          <w:i w:val="0"/>
          <w:sz w:val="16"/>
          <w:szCs w:val="16"/>
        </w:rPr>
        <w:t>,</w:t>
      </w:r>
      <w:r w:rsidRPr="00D04346">
        <w:rPr>
          <w:rFonts w:ascii="Courier New" w:hAnsi="Courier New"/>
          <w:b/>
          <w:i w:val="0"/>
          <w:sz w:val="16"/>
          <w:szCs w:val="16"/>
        </w:rPr>
        <w:t xml:space="preserve"> function</w:t>
      </w:r>
      <w:r w:rsidRPr="00D04346">
        <w:rPr>
          <w:rFonts w:ascii="Arial" w:hAnsi="Arial" w:cs="Arial"/>
          <w:i w:val="0"/>
          <w:sz w:val="16"/>
          <w:szCs w:val="16"/>
        </w:rPr>
        <w:t>}]</w:t>
      </w:r>
      <w:r w:rsidRPr="00D04346">
        <w:rPr>
          <w:sz w:val="16"/>
          <w:szCs w:val="16"/>
        </w:rPr>
        <w:t xml:space="preserve"> </w:t>
      </w:r>
      <w:r w:rsidRPr="00EA6649">
        <w:t xml:space="preserve">Expression </w:t>
      </w:r>
      <w:r w:rsidRPr="004431E2">
        <w:rPr>
          <w:rFonts w:ascii="Courier New" w:hAnsi="Courier New"/>
          <w:b/>
          <w:i w:val="0"/>
        </w:rPr>
        <w:t>;</w:t>
      </w:r>
    </w:p>
    <w:p w14:paraId="04B84E7F" w14:textId="77777777" w:rsidR="00E80769" w:rsidRDefault="00E80769" w:rsidP="00E80769">
      <w:pPr>
        <w:pStyle w:val="M0"/>
        <w:spacing w:after="0"/>
        <w:rPr>
          <w:sz w:val="16"/>
        </w:rPr>
      </w:pPr>
    </w:p>
    <w:p w14:paraId="2DA81968" w14:textId="77777777" w:rsidR="00E80769" w:rsidRPr="00D00D4A" w:rsidRDefault="00E80769" w:rsidP="00E80769">
      <w:pPr>
        <w:pStyle w:val="SyntaxRule"/>
        <w:rPr>
          <w:rFonts w:ascii="Arial" w:hAnsi="Arial"/>
        </w:rPr>
      </w:pPr>
      <w:r w:rsidRPr="00EA6649">
        <w:t xml:space="preserve">IfStatement </w:t>
      </w:r>
      <w:r w:rsidRPr="00B470C7">
        <w:rPr>
          <w:rFonts w:ascii="Arial" w:hAnsi="Arial"/>
          <w:b/>
          <w:i w:val="0"/>
        </w:rPr>
        <w:t>:</w:t>
      </w:r>
      <w:r w:rsidRPr="00EA6649">
        <w:rPr>
          <w:rFonts w:ascii="Arial" w:hAnsi="Arial"/>
          <w:b/>
        </w:rPr>
        <w:tab/>
      </w:r>
      <w:r w:rsidRPr="00D00D4A">
        <w:rPr>
          <w:rFonts w:ascii="Arial" w:hAnsi="Arial"/>
        </w:rPr>
        <w:t>See 12.5</w:t>
      </w:r>
    </w:p>
    <w:p w14:paraId="24E37842" w14:textId="77777777" w:rsidR="00E80769" w:rsidRPr="00EA6649" w:rsidRDefault="00E80769" w:rsidP="00E80769">
      <w:pPr>
        <w:pStyle w:val="SyntaxDefinition"/>
      </w:pPr>
      <w:r w:rsidRPr="004431E2">
        <w:rPr>
          <w:rFonts w:ascii="Courier New" w:hAnsi="Courier New"/>
          <w:b/>
          <w:i w:val="0"/>
        </w:rPr>
        <w:t>if</w:t>
      </w:r>
      <w:r w:rsidRPr="00EA6649">
        <w:t xml:space="preserve"> </w:t>
      </w:r>
      <w:r w:rsidRPr="004431E2">
        <w:rPr>
          <w:rFonts w:ascii="Courier New" w:hAnsi="Courier New"/>
          <w:b/>
          <w:i w:val="0"/>
        </w:rPr>
        <w:t>(</w:t>
      </w:r>
      <w:r w:rsidRPr="00EA6649">
        <w:t xml:space="preserve"> Expression </w:t>
      </w:r>
      <w:r w:rsidRPr="004431E2">
        <w:rPr>
          <w:rFonts w:ascii="Courier New" w:hAnsi="Courier New"/>
          <w:b/>
          <w:i w:val="0"/>
        </w:rPr>
        <w:t>)</w:t>
      </w:r>
      <w:r w:rsidRPr="00EA6649">
        <w:t xml:space="preserve"> Statement  </w:t>
      </w:r>
      <w:r w:rsidRPr="004431E2">
        <w:rPr>
          <w:rFonts w:ascii="Courier New" w:hAnsi="Courier New"/>
          <w:b/>
          <w:i w:val="0"/>
        </w:rPr>
        <w:t>else</w:t>
      </w:r>
      <w:r w:rsidRPr="00EA6649">
        <w:t xml:space="preserve"> Statement</w:t>
      </w:r>
      <w:r w:rsidRPr="00EA6649">
        <w:br/>
      </w:r>
      <w:r w:rsidRPr="004431E2">
        <w:rPr>
          <w:rFonts w:ascii="Courier New" w:hAnsi="Courier New"/>
          <w:b/>
          <w:i w:val="0"/>
        </w:rPr>
        <w:t>if</w:t>
      </w:r>
      <w:r w:rsidRPr="00EA6649">
        <w:t xml:space="preserve"> </w:t>
      </w:r>
      <w:r w:rsidRPr="004431E2">
        <w:rPr>
          <w:rFonts w:ascii="Courier New" w:hAnsi="Courier New"/>
          <w:b/>
          <w:i w:val="0"/>
        </w:rPr>
        <w:t>(</w:t>
      </w:r>
      <w:r w:rsidRPr="00EA6649">
        <w:t xml:space="preserve"> Expression </w:t>
      </w:r>
      <w:r w:rsidRPr="004431E2">
        <w:rPr>
          <w:rFonts w:ascii="Courier New" w:hAnsi="Courier New"/>
          <w:b/>
          <w:i w:val="0"/>
        </w:rPr>
        <w:t>)</w:t>
      </w:r>
      <w:r w:rsidRPr="00EA6649">
        <w:t xml:space="preserve"> Statement</w:t>
      </w:r>
    </w:p>
    <w:p w14:paraId="45894EC6" w14:textId="77777777" w:rsidR="00E80769" w:rsidRDefault="00E80769" w:rsidP="00E80769">
      <w:pPr>
        <w:pStyle w:val="M0"/>
        <w:spacing w:after="0"/>
        <w:rPr>
          <w:sz w:val="16"/>
        </w:rPr>
      </w:pPr>
    </w:p>
    <w:p w14:paraId="3F9FD0C1" w14:textId="77777777" w:rsidR="00E80769" w:rsidRPr="00D00D4A" w:rsidRDefault="00E80769" w:rsidP="00E80769">
      <w:pPr>
        <w:pStyle w:val="SyntaxRule"/>
        <w:rPr>
          <w:rFonts w:ascii="Arial" w:hAnsi="Arial"/>
        </w:rPr>
      </w:pPr>
      <w:r w:rsidRPr="00EA6649">
        <w:t xml:space="preserve">IterationStatement </w:t>
      </w:r>
      <w:r w:rsidRPr="00B470C7">
        <w:rPr>
          <w:rFonts w:ascii="Arial" w:hAnsi="Arial"/>
          <w:b/>
          <w:i w:val="0"/>
        </w:rPr>
        <w:t>:</w:t>
      </w:r>
      <w:r w:rsidRPr="00EA6649">
        <w:rPr>
          <w:rFonts w:ascii="Arial" w:hAnsi="Arial"/>
          <w:b/>
        </w:rPr>
        <w:tab/>
      </w:r>
      <w:r w:rsidRPr="00D00D4A">
        <w:rPr>
          <w:rFonts w:ascii="Arial" w:hAnsi="Arial"/>
        </w:rPr>
        <w:t>See 12.6</w:t>
      </w:r>
    </w:p>
    <w:p w14:paraId="7118593F" w14:textId="77777777" w:rsidR="00E80769" w:rsidRPr="00EA6649" w:rsidRDefault="00E80769" w:rsidP="00E80769">
      <w:pPr>
        <w:pStyle w:val="SyntaxDefinition"/>
      </w:pPr>
      <w:r w:rsidRPr="004431E2">
        <w:rPr>
          <w:rFonts w:ascii="Courier New" w:hAnsi="Courier New"/>
          <w:b/>
          <w:i w:val="0"/>
        </w:rPr>
        <w:t xml:space="preserve">do </w:t>
      </w:r>
      <w:r w:rsidRPr="00EA6649">
        <w:t>Statement</w:t>
      </w:r>
      <w:r w:rsidRPr="004431E2">
        <w:rPr>
          <w:rFonts w:ascii="Courier New" w:hAnsi="Courier New"/>
          <w:b/>
          <w:i w:val="0"/>
        </w:rPr>
        <w:t xml:space="preserve"> while</w:t>
      </w:r>
      <w:r w:rsidRPr="00EA6649">
        <w:t xml:space="preserve"> </w:t>
      </w:r>
      <w:r w:rsidRPr="004431E2">
        <w:rPr>
          <w:rFonts w:ascii="Courier New" w:hAnsi="Courier New"/>
          <w:b/>
          <w:i w:val="0"/>
        </w:rPr>
        <w:t>(</w:t>
      </w:r>
      <w:r w:rsidRPr="00EA6649">
        <w:t xml:space="preserve"> Expression </w:t>
      </w:r>
      <w:r w:rsidRPr="004431E2">
        <w:rPr>
          <w:rFonts w:ascii="Courier New" w:hAnsi="Courier New"/>
          <w:b/>
          <w:i w:val="0"/>
        </w:rPr>
        <w:t>);</w:t>
      </w:r>
      <w:r w:rsidRPr="00EA6649">
        <w:br/>
      </w:r>
      <w:r w:rsidRPr="004431E2">
        <w:rPr>
          <w:rFonts w:ascii="Courier New" w:hAnsi="Courier New"/>
          <w:b/>
          <w:i w:val="0"/>
        </w:rPr>
        <w:t>while</w:t>
      </w:r>
      <w:r w:rsidRPr="00EA6649">
        <w:t xml:space="preserve"> </w:t>
      </w:r>
      <w:r w:rsidRPr="004431E2">
        <w:rPr>
          <w:rFonts w:ascii="Courier New" w:hAnsi="Courier New"/>
          <w:b/>
          <w:i w:val="0"/>
        </w:rPr>
        <w:t>(</w:t>
      </w:r>
      <w:r w:rsidRPr="00EA6649">
        <w:t xml:space="preserve"> Expression </w:t>
      </w:r>
      <w:r w:rsidRPr="004431E2">
        <w:rPr>
          <w:rFonts w:ascii="Courier New" w:hAnsi="Courier New"/>
          <w:b/>
          <w:i w:val="0"/>
        </w:rPr>
        <w:t>)</w:t>
      </w:r>
      <w:r w:rsidRPr="00EA6649">
        <w:t xml:space="preserve"> Statement</w:t>
      </w:r>
      <w:r w:rsidRPr="00EA6649">
        <w:br/>
      </w:r>
      <w:r w:rsidRPr="004431E2">
        <w:rPr>
          <w:rFonts w:ascii="Courier New" w:hAnsi="Courier New"/>
          <w:b/>
          <w:i w:val="0"/>
        </w:rPr>
        <w:t>for</w:t>
      </w:r>
      <w:r w:rsidRPr="00EA6649">
        <w:t xml:space="preserve"> </w:t>
      </w:r>
      <w:r w:rsidRPr="004431E2">
        <w:rPr>
          <w:rFonts w:ascii="Courier New" w:hAnsi="Courier New"/>
          <w:b/>
          <w:i w:val="0"/>
        </w:rPr>
        <w:t>(</w:t>
      </w:r>
      <w:r w:rsidRPr="00EA6649">
        <w:t>ExpressionNoIn</w:t>
      </w:r>
      <w:r w:rsidRPr="005E74B3">
        <w:rPr>
          <w:rFonts w:ascii="Arial" w:hAnsi="Arial"/>
          <w:i w:val="0"/>
          <w:vertAlign w:val="subscript"/>
        </w:rPr>
        <w:t>opt</w:t>
      </w:r>
      <w:r w:rsidRPr="004431E2">
        <w:rPr>
          <w:rFonts w:ascii="Courier New" w:hAnsi="Courier New"/>
          <w:b/>
          <w:i w:val="0"/>
        </w:rPr>
        <w:t>;</w:t>
      </w:r>
      <w:r w:rsidRPr="00EA6649">
        <w:t xml:space="preserve"> Expression</w:t>
      </w:r>
      <w:r w:rsidRPr="005E74B3">
        <w:rPr>
          <w:rFonts w:ascii="Arial" w:hAnsi="Arial"/>
          <w:i w:val="0"/>
          <w:vertAlign w:val="subscript"/>
        </w:rPr>
        <w:t>opt</w:t>
      </w:r>
      <w:r w:rsidRPr="00EA6649">
        <w:t xml:space="preserve"> </w:t>
      </w:r>
      <w:r w:rsidRPr="004431E2">
        <w:rPr>
          <w:rFonts w:ascii="Courier New" w:hAnsi="Courier New"/>
          <w:b/>
          <w:i w:val="0"/>
        </w:rPr>
        <w:t>;</w:t>
      </w:r>
      <w:r w:rsidRPr="00EA6649">
        <w:t xml:space="preserve"> Expression</w:t>
      </w:r>
      <w:r w:rsidRPr="005E74B3">
        <w:rPr>
          <w:rFonts w:ascii="Arial" w:hAnsi="Arial"/>
          <w:i w:val="0"/>
          <w:vertAlign w:val="subscript"/>
        </w:rPr>
        <w:t>opt</w:t>
      </w:r>
      <w:r w:rsidRPr="00EA6649">
        <w:t xml:space="preserve"> </w:t>
      </w:r>
      <w:r w:rsidRPr="004431E2">
        <w:rPr>
          <w:rFonts w:ascii="Courier New" w:hAnsi="Courier New"/>
          <w:b/>
          <w:i w:val="0"/>
        </w:rPr>
        <w:t>)</w:t>
      </w:r>
      <w:r w:rsidRPr="00EA6649">
        <w:t xml:space="preserve"> Statement</w:t>
      </w:r>
      <w:r w:rsidRPr="00EA6649">
        <w:br/>
      </w:r>
      <w:r w:rsidRPr="004431E2">
        <w:rPr>
          <w:rFonts w:ascii="Courier New" w:hAnsi="Courier New"/>
          <w:b/>
          <w:i w:val="0"/>
        </w:rPr>
        <w:t>for</w:t>
      </w:r>
      <w:r w:rsidRPr="00EA6649">
        <w:t xml:space="preserve"> </w:t>
      </w:r>
      <w:r w:rsidRPr="004431E2">
        <w:rPr>
          <w:rFonts w:ascii="Courier New" w:hAnsi="Courier New"/>
          <w:b/>
          <w:i w:val="0"/>
        </w:rPr>
        <w:t>(</w:t>
      </w:r>
      <w:r w:rsidRPr="00EA6649">
        <w:t xml:space="preserve"> </w:t>
      </w:r>
      <w:r w:rsidRPr="004431E2">
        <w:rPr>
          <w:rFonts w:ascii="Courier New" w:hAnsi="Courier New"/>
          <w:b/>
          <w:i w:val="0"/>
        </w:rPr>
        <w:t>var</w:t>
      </w:r>
      <w:r w:rsidRPr="00EA6649">
        <w:t xml:space="preserve"> VariableDeclarationListNoIn</w:t>
      </w:r>
      <w:r w:rsidRPr="004431E2">
        <w:rPr>
          <w:rFonts w:ascii="Courier New" w:hAnsi="Courier New"/>
          <w:b/>
          <w:i w:val="0"/>
        </w:rPr>
        <w:t>;</w:t>
      </w:r>
      <w:r w:rsidRPr="00EA6649">
        <w:t xml:space="preserve"> Expression</w:t>
      </w:r>
      <w:r w:rsidRPr="005E74B3">
        <w:rPr>
          <w:rFonts w:ascii="Arial" w:hAnsi="Arial"/>
          <w:i w:val="0"/>
          <w:vertAlign w:val="subscript"/>
        </w:rPr>
        <w:t>opt</w:t>
      </w:r>
      <w:r w:rsidRPr="00EA6649">
        <w:t xml:space="preserve"> </w:t>
      </w:r>
      <w:r w:rsidRPr="004431E2">
        <w:rPr>
          <w:rFonts w:ascii="Courier New" w:hAnsi="Courier New"/>
          <w:b/>
          <w:i w:val="0"/>
        </w:rPr>
        <w:t>;</w:t>
      </w:r>
      <w:r w:rsidRPr="00EA6649">
        <w:t xml:space="preserve"> Expression</w:t>
      </w:r>
      <w:r w:rsidRPr="005E74B3">
        <w:rPr>
          <w:rFonts w:ascii="Arial" w:hAnsi="Arial"/>
          <w:i w:val="0"/>
          <w:vertAlign w:val="subscript"/>
        </w:rPr>
        <w:t>opt</w:t>
      </w:r>
      <w:r w:rsidRPr="00EA6649">
        <w:t xml:space="preserve"> </w:t>
      </w:r>
      <w:r w:rsidRPr="004431E2">
        <w:rPr>
          <w:rFonts w:ascii="Courier New" w:hAnsi="Courier New"/>
          <w:b/>
          <w:i w:val="0"/>
        </w:rPr>
        <w:t>)</w:t>
      </w:r>
      <w:r w:rsidRPr="00EA6649">
        <w:t xml:space="preserve"> Statement</w:t>
      </w:r>
      <w:r w:rsidRPr="00EA6649">
        <w:br/>
      </w:r>
      <w:r w:rsidRPr="004431E2">
        <w:rPr>
          <w:rFonts w:ascii="Courier New" w:hAnsi="Courier New"/>
          <w:b/>
          <w:i w:val="0"/>
        </w:rPr>
        <w:t>for</w:t>
      </w:r>
      <w:r w:rsidRPr="00EA6649">
        <w:t xml:space="preserve"> </w:t>
      </w:r>
      <w:r w:rsidRPr="004431E2">
        <w:rPr>
          <w:rFonts w:ascii="Courier New" w:hAnsi="Courier New"/>
          <w:b/>
          <w:i w:val="0"/>
        </w:rPr>
        <w:t>(</w:t>
      </w:r>
      <w:r w:rsidRPr="00EA6649">
        <w:t xml:space="preserve"> LeftHandSideExpression </w:t>
      </w:r>
      <w:r w:rsidRPr="004431E2">
        <w:rPr>
          <w:rFonts w:ascii="Courier New" w:hAnsi="Courier New"/>
          <w:b/>
          <w:i w:val="0"/>
        </w:rPr>
        <w:t>in</w:t>
      </w:r>
      <w:r w:rsidRPr="00EA6649">
        <w:t xml:space="preserve"> Expression </w:t>
      </w:r>
      <w:r w:rsidRPr="004431E2">
        <w:rPr>
          <w:rFonts w:ascii="Courier New" w:hAnsi="Courier New"/>
          <w:b/>
          <w:i w:val="0"/>
        </w:rPr>
        <w:t>)</w:t>
      </w:r>
      <w:r w:rsidRPr="00EA6649">
        <w:t xml:space="preserve"> Statement</w:t>
      </w:r>
      <w:r w:rsidRPr="00EA6649">
        <w:br/>
      </w:r>
      <w:r w:rsidRPr="004431E2">
        <w:rPr>
          <w:rFonts w:ascii="Courier New" w:hAnsi="Courier New"/>
          <w:b/>
          <w:i w:val="0"/>
        </w:rPr>
        <w:t>for</w:t>
      </w:r>
      <w:r w:rsidRPr="00EA6649">
        <w:t xml:space="preserve"> </w:t>
      </w:r>
      <w:r w:rsidRPr="004431E2">
        <w:rPr>
          <w:rFonts w:ascii="Courier New" w:hAnsi="Courier New"/>
          <w:b/>
          <w:i w:val="0"/>
        </w:rPr>
        <w:t>(</w:t>
      </w:r>
      <w:r w:rsidRPr="00EA6649">
        <w:t xml:space="preserve"> </w:t>
      </w:r>
      <w:r w:rsidRPr="004431E2">
        <w:rPr>
          <w:rFonts w:ascii="Courier New" w:hAnsi="Courier New"/>
          <w:b/>
          <w:i w:val="0"/>
        </w:rPr>
        <w:t>var</w:t>
      </w:r>
      <w:r w:rsidRPr="00EA6649">
        <w:t xml:space="preserve"> VariableDeclarationNoIn </w:t>
      </w:r>
      <w:r w:rsidRPr="004431E2">
        <w:rPr>
          <w:rFonts w:ascii="Courier New" w:hAnsi="Courier New"/>
          <w:b/>
          <w:i w:val="0"/>
        </w:rPr>
        <w:t>in</w:t>
      </w:r>
      <w:r w:rsidRPr="00EA6649">
        <w:t xml:space="preserve"> Expression </w:t>
      </w:r>
      <w:r w:rsidRPr="004431E2">
        <w:rPr>
          <w:rFonts w:ascii="Courier New" w:hAnsi="Courier New"/>
          <w:b/>
          <w:i w:val="0"/>
        </w:rPr>
        <w:t>)</w:t>
      </w:r>
      <w:r w:rsidRPr="00EA6649">
        <w:t xml:space="preserve"> Statement</w:t>
      </w:r>
    </w:p>
    <w:p w14:paraId="4E24BD9F" w14:textId="77777777" w:rsidR="00E80769" w:rsidRDefault="00E80769" w:rsidP="00E80769">
      <w:pPr>
        <w:pStyle w:val="M0"/>
        <w:spacing w:after="0"/>
        <w:rPr>
          <w:sz w:val="16"/>
        </w:rPr>
      </w:pPr>
    </w:p>
    <w:p w14:paraId="728B60CA" w14:textId="77777777" w:rsidR="00E80769" w:rsidRPr="00D00D4A" w:rsidRDefault="00E80769" w:rsidP="00E80769">
      <w:pPr>
        <w:pStyle w:val="SyntaxRule"/>
        <w:rPr>
          <w:rFonts w:ascii="Arial" w:hAnsi="Arial"/>
        </w:rPr>
      </w:pPr>
      <w:r w:rsidRPr="00EA6649">
        <w:t xml:space="preserve">ContinueStatement </w:t>
      </w:r>
      <w:r w:rsidRPr="00B470C7">
        <w:rPr>
          <w:rFonts w:ascii="Arial" w:hAnsi="Arial"/>
          <w:b/>
          <w:i w:val="0"/>
        </w:rPr>
        <w:t>:</w:t>
      </w:r>
      <w:r w:rsidRPr="00EA6649">
        <w:rPr>
          <w:rFonts w:ascii="Arial" w:hAnsi="Arial"/>
          <w:b/>
        </w:rPr>
        <w:tab/>
      </w:r>
      <w:r w:rsidRPr="00D00D4A">
        <w:rPr>
          <w:rFonts w:ascii="Arial" w:hAnsi="Arial"/>
        </w:rPr>
        <w:t>See 12.7</w:t>
      </w:r>
    </w:p>
    <w:p w14:paraId="680D1207" w14:textId="77777777" w:rsidR="00E80769" w:rsidRPr="00EA6649" w:rsidRDefault="00E80769" w:rsidP="00E80769">
      <w:pPr>
        <w:pStyle w:val="SyntaxDefinition"/>
      </w:pPr>
      <w:r>
        <w:rPr>
          <w:rFonts w:ascii="Courier New" w:hAnsi="Courier New" w:cs="Courier New"/>
          <w:b/>
          <w:i w:val="0"/>
        </w:rPr>
        <w:t>continue ;</w:t>
      </w:r>
      <w:r>
        <w:rPr>
          <w:rFonts w:ascii="Courier New" w:hAnsi="Courier New" w:cs="Courier New"/>
          <w:b/>
          <w:i w:val="0"/>
        </w:rPr>
        <w:br/>
      </w:r>
      <w:r w:rsidRPr="00D04346">
        <w:rPr>
          <w:rFonts w:ascii="Courier New" w:hAnsi="Courier New" w:cs="Courier New"/>
          <w:b/>
          <w:i w:val="0"/>
        </w:rPr>
        <w:t>continue</w:t>
      </w:r>
      <w:r>
        <w:rPr>
          <w:b/>
        </w:rPr>
        <w:t xml:space="preserve"> </w:t>
      </w:r>
      <w:r w:rsidRPr="00D04346">
        <w:rPr>
          <w:rFonts w:ascii="Arial" w:hAnsi="Arial"/>
          <w:i w:val="0"/>
          <w:sz w:val="16"/>
        </w:rPr>
        <w:t>[no</w:t>
      </w:r>
      <w:r w:rsidRPr="00D00D4A">
        <w:rPr>
          <w:rFonts w:ascii="Arial" w:hAnsi="Arial"/>
          <w:sz w:val="16"/>
        </w:rPr>
        <w:t xml:space="preserve"> </w:t>
      </w:r>
      <w:r w:rsidRPr="00EA6649">
        <w:rPr>
          <w:sz w:val="16"/>
        </w:rPr>
        <w:t>LineTerminator</w:t>
      </w:r>
      <w:r w:rsidRPr="00D00D4A">
        <w:rPr>
          <w:rFonts w:ascii="Arial" w:hAnsi="Arial"/>
          <w:sz w:val="16"/>
        </w:rPr>
        <w:t xml:space="preserve"> </w:t>
      </w:r>
      <w:r w:rsidRPr="00D04346">
        <w:rPr>
          <w:rFonts w:ascii="Arial" w:hAnsi="Arial"/>
          <w:i w:val="0"/>
          <w:sz w:val="16"/>
        </w:rPr>
        <w:t>here]</w:t>
      </w:r>
      <w:r>
        <w:t xml:space="preserve"> </w:t>
      </w:r>
      <w:r w:rsidRPr="00EA6649">
        <w:t xml:space="preserve">Identifier </w:t>
      </w:r>
      <w:r w:rsidRPr="00D04346">
        <w:rPr>
          <w:rFonts w:ascii="Courier New" w:hAnsi="Courier New" w:cs="Courier New"/>
          <w:b/>
          <w:i w:val="0"/>
        </w:rPr>
        <w:t>;</w:t>
      </w:r>
    </w:p>
    <w:p w14:paraId="58797F11" w14:textId="77777777" w:rsidR="00E80769" w:rsidRDefault="00E80769" w:rsidP="00E80769">
      <w:pPr>
        <w:pStyle w:val="M0"/>
        <w:spacing w:after="0"/>
        <w:rPr>
          <w:sz w:val="16"/>
        </w:rPr>
      </w:pPr>
    </w:p>
    <w:p w14:paraId="480C97ED" w14:textId="77777777" w:rsidR="00E80769" w:rsidRPr="00D00D4A" w:rsidRDefault="00E80769" w:rsidP="00E80769">
      <w:pPr>
        <w:pStyle w:val="SyntaxRule"/>
        <w:rPr>
          <w:rFonts w:ascii="Arial" w:hAnsi="Arial"/>
        </w:rPr>
      </w:pPr>
      <w:r w:rsidRPr="00EA6649">
        <w:t xml:space="preserve">BreakStatement </w:t>
      </w:r>
      <w:r w:rsidRPr="00B470C7">
        <w:rPr>
          <w:rFonts w:ascii="Arial" w:hAnsi="Arial"/>
          <w:b/>
          <w:i w:val="0"/>
        </w:rPr>
        <w:t>:</w:t>
      </w:r>
      <w:r w:rsidRPr="00EA6649">
        <w:rPr>
          <w:rFonts w:ascii="Arial" w:hAnsi="Arial"/>
          <w:b/>
        </w:rPr>
        <w:tab/>
      </w:r>
      <w:r w:rsidRPr="00D00D4A">
        <w:rPr>
          <w:rFonts w:ascii="Arial" w:hAnsi="Arial"/>
        </w:rPr>
        <w:t>See 12.8</w:t>
      </w:r>
    </w:p>
    <w:p w14:paraId="262D3664" w14:textId="77777777" w:rsidR="00E80769" w:rsidRPr="00EA6649" w:rsidRDefault="00E80769" w:rsidP="00E80769">
      <w:pPr>
        <w:pStyle w:val="SyntaxDefinition"/>
      </w:pPr>
      <w:r>
        <w:rPr>
          <w:rFonts w:ascii="Courier New" w:hAnsi="Courier New"/>
          <w:b/>
          <w:i w:val="0"/>
        </w:rPr>
        <w:t>break ;</w:t>
      </w:r>
      <w:r>
        <w:rPr>
          <w:rFonts w:ascii="Courier New" w:hAnsi="Courier New"/>
          <w:b/>
          <w:i w:val="0"/>
        </w:rPr>
        <w:br/>
      </w:r>
      <w:r w:rsidRPr="004431E2">
        <w:rPr>
          <w:rFonts w:ascii="Courier New" w:hAnsi="Courier New"/>
          <w:b/>
          <w:i w:val="0"/>
        </w:rPr>
        <w:t xml:space="preserve">break </w:t>
      </w:r>
      <w:r w:rsidRPr="00D04346">
        <w:rPr>
          <w:rFonts w:ascii="Arial" w:hAnsi="Arial"/>
          <w:i w:val="0"/>
          <w:sz w:val="16"/>
        </w:rPr>
        <w:t>[no</w:t>
      </w:r>
      <w:r w:rsidRPr="00D00D4A">
        <w:rPr>
          <w:rFonts w:ascii="Arial" w:hAnsi="Arial"/>
          <w:sz w:val="16"/>
        </w:rPr>
        <w:t xml:space="preserve"> </w:t>
      </w:r>
      <w:r w:rsidRPr="00EA6649">
        <w:rPr>
          <w:sz w:val="16"/>
        </w:rPr>
        <w:t>LineTerminator</w:t>
      </w:r>
      <w:r w:rsidRPr="00D00D4A">
        <w:rPr>
          <w:rFonts w:ascii="Arial" w:hAnsi="Arial"/>
          <w:sz w:val="16"/>
        </w:rPr>
        <w:t xml:space="preserve"> </w:t>
      </w:r>
      <w:r w:rsidRPr="00D04346">
        <w:rPr>
          <w:rFonts w:ascii="Arial" w:hAnsi="Arial"/>
          <w:i w:val="0"/>
          <w:sz w:val="16"/>
        </w:rPr>
        <w:t>here]</w:t>
      </w:r>
      <w:r>
        <w:t xml:space="preserve"> </w:t>
      </w:r>
      <w:r w:rsidRPr="00EA6649">
        <w:t xml:space="preserve">Identifier </w:t>
      </w:r>
      <w:r w:rsidRPr="004431E2">
        <w:rPr>
          <w:rFonts w:ascii="Courier New" w:hAnsi="Courier New"/>
          <w:b/>
          <w:i w:val="0"/>
        </w:rPr>
        <w:t>;</w:t>
      </w:r>
    </w:p>
    <w:p w14:paraId="2F8C6542" w14:textId="77777777" w:rsidR="00E80769" w:rsidRDefault="00E80769" w:rsidP="00E80769">
      <w:pPr>
        <w:pStyle w:val="M0"/>
        <w:spacing w:after="0"/>
        <w:rPr>
          <w:sz w:val="16"/>
        </w:rPr>
      </w:pPr>
    </w:p>
    <w:p w14:paraId="38156108" w14:textId="77777777" w:rsidR="00E80769" w:rsidRPr="00D00D4A" w:rsidRDefault="00E80769" w:rsidP="00E80769">
      <w:pPr>
        <w:pStyle w:val="SyntaxRule"/>
        <w:rPr>
          <w:rFonts w:ascii="Arial" w:hAnsi="Arial"/>
        </w:rPr>
      </w:pPr>
      <w:r w:rsidRPr="00EA6649">
        <w:t xml:space="preserve">ReturnStatement </w:t>
      </w:r>
      <w:r w:rsidRPr="00B470C7">
        <w:rPr>
          <w:rFonts w:ascii="Arial" w:hAnsi="Arial"/>
          <w:b/>
          <w:i w:val="0"/>
        </w:rPr>
        <w:t>:</w:t>
      </w:r>
      <w:r w:rsidRPr="00EA6649">
        <w:rPr>
          <w:rFonts w:ascii="Arial" w:hAnsi="Arial"/>
          <w:b/>
        </w:rPr>
        <w:tab/>
      </w:r>
      <w:r w:rsidRPr="00D00D4A">
        <w:rPr>
          <w:rFonts w:ascii="Arial" w:hAnsi="Arial"/>
        </w:rPr>
        <w:t>See 12.9</w:t>
      </w:r>
    </w:p>
    <w:p w14:paraId="27383165" w14:textId="77777777" w:rsidR="00E80769" w:rsidRPr="00EA6649" w:rsidRDefault="00E80769" w:rsidP="00E80769">
      <w:pPr>
        <w:pStyle w:val="SyntaxDefinition"/>
      </w:pPr>
      <w:r>
        <w:rPr>
          <w:rFonts w:ascii="Courier New" w:hAnsi="Courier New"/>
          <w:b/>
          <w:i w:val="0"/>
        </w:rPr>
        <w:t>return ;</w:t>
      </w:r>
      <w:r>
        <w:rPr>
          <w:rFonts w:ascii="Courier New" w:hAnsi="Courier New"/>
          <w:b/>
          <w:i w:val="0"/>
        </w:rPr>
        <w:br/>
      </w:r>
      <w:r w:rsidRPr="004431E2">
        <w:rPr>
          <w:rFonts w:ascii="Courier New" w:hAnsi="Courier New"/>
          <w:b/>
          <w:i w:val="0"/>
        </w:rPr>
        <w:t xml:space="preserve">return </w:t>
      </w:r>
      <w:r w:rsidRPr="00D04346">
        <w:rPr>
          <w:rFonts w:ascii="Arial" w:hAnsi="Arial"/>
          <w:i w:val="0"/>
          <w:sz w:val="16"/>
        </w:rPr>
        <w:t>[no</w:t>
      </w:r>
      <w:r w:rsidRPr="00D00D4A">
        <w:rPr>
          <w:rFonts w:ascii="Arial" w:hAnsi="Arial"/>
          <w:sz w:val="16"/>
        </w:rPr>
        <w:t xml:space="preserve"> </w:t>
      </w:r>
      <w:r w:rsidRPr="00EA6649">
        <w:rPr>
          <w:sz w:val="16"/>
        </w:rPr>
        <w:t>LineTerminator</w:t>
      </w:r>
      <w:r w:rsidRPr="00D00D4A">
        <w:rPr>
          <w:rFonts w:ascii="Arial" w:hAnsi="Arial"/>
          <w:sz w:val="16"/>
        </w:rPr>
        <w:t xml:space="preserve"> </w:t>
      </w:r>
      <w:r w:rsidRPr="00D04346">
        <w:rPr>
          <w:rFonts w:ascii="Arial" w:hAnsi="Arial"/>
          <w:i w:val="0"/>
          <w:sz w:val="16"/>
        </w:rPr>
        <w:t>here]</w:t>
      </w:r>
      <w:r>
        <w:t xml:space="preserve"> </w:t>
      </w:r>
      <w:r w:rsidRPr="00EA6649">
        <w:t xml:space="preserve">Expression </w:t>
      </w:r>
      <w:r w:rsidRPr="004431E2">
        <w:rPr>
          <w:rFonts w:ascii="Courier New" w:hAnsi="Courier New"/>
          <w:b/>
          <w:i w:val="0"/>
        </w:rPr>
        <w:t>;</w:t>
      </w:r>
    </w:p>
    <w:p w14:paraId="31CBC017" w14:textId="77777777" w:rsidR="00E80769" w:rsidRDefault="00E80769" w:rsidP="00E80769">
      <w:pPr>
        <w:pStyle w:val="M0"/>
        <w:spacing w:after="0"/>
        <w:rPr>
          <w:sz w:val="16"/>
        </w:rPr>
      </w:pPr>
    </w:p>
    <w:p w14:paraId="7095085F" w14:textId="77777777" w:rsidR="00E80769" w:rsidRPr="00D00D4A" w:rsidRDefault="00E80769" w:rsidP="00E80769">
      <w:pPr>
        <w:pStyle w:val="SyntaxRule"/>
        <w:rPr>
          <w:rFonts w:ascii="Arial" w:hAnsi="Arial"/>
        </w:rPr>
      </w:pPr>
      <w:r w:rsidRPr="00EA6649">
        <w:t xml:space="preserve">WithStatement </w:t>
      </w:r>
      <w:r w:rsidRPr="00D04346">
        <w:rPr>
          <w:rFonts w:ascii="Arial" w:hAnsi="Arial"/>
          <w:b/>
          <w:i w:val="0"/>
        </w:rPr>
        <w:t>:</w:t>
      </w:r>
      <w:r w:rsidRPr="00EA6649">
        <w:rPr>
          <w:rFonts w:ascii="Arial" w:hAnsi="Arial"/>
          <w:b/>
        </w:rPr>
        <w:tab/>
      </w:r>
      <w:r w:rsidRPr="00D00D4A">
        <w:rPr>
          <w:rFonts w:ascii="Arial" w:hAnsi="Arial"/>
        </w:rPr>
        <w:t>See 12.10</w:t>
      </w:r>
    </w:p>
    <w:p w14:paraId="206F126F" w14:textId="77777777" w:rsidR="00E80769" w:rsidRPr="00EA6649" w:rsidRDefault="00E80769" w:rsidP="00E80769">
      <w:pPr>
        <w:pStyle w:val="SyntaxDefinition"/>
      </w:pPr>
      <w:r w:rsidRPr="004431E2">
        <w:rPr>
          <w:rFonts w:ascii="Courier New" w:hAnsi="Courier New"/>
          <w:b/>
          <w:i w:val="0"/>
        </w:rPr>
        <w:t>with</w:t>
      </w:r>
      <w:r w:rsidRPr="00EA6649">
        <w:t xml:space="preserve"> </w:t>
      </w:r>
      <w:r w:rsidRPr="004431E2">
        <w:rPr>
          <w:rFonts w:ascii="Courier New" w:hAnsi="Courier New"/>
          <w:b/>
          <w:i w:val="0"/>
        </w:rPr>
        <w:t>(</w:t>
      </w:r>
      <w:r w:rsidRPr="00EA6649">
        <w:t xml:space="preserve"> Expression </w:t>
      </w:r>
      <w:r w:rsidRPr="004431E2">
        <w:rPr>
          <w:rFonts w:ascii="Courier New" w:hAnsi="Courier New"/>
          <w:b/>
          <w:i w:val="0"/>
        </w:rPr>
        <w:t>)</w:t>
      </w:r>
      <w:r w:rsidRPr="00EA6649">
        <w:t xml:space="preserve"> Statement</w:t>
      </w:r>
    </w:p>
    <w:p w14:paraId="6022F1C8" w14:textId="77777777" w:rsidR="00E80769" w:rsidRDefault="00E80769" w:rsidP="00E80769">
      <w:pPr>
        <w:pStyle w:val="M0"/>
        <w:spacing w:after="0"/>
        <w:rPr>
          <w:sz w:val="16"/>
        </w:rPr>
      </w:pPr>
    </w:p>
    <w:p w14:paraId="37A26E1B" w14:textId="77777777" w:rsidR="00E80769" w:rsidRPr="00D00D4A" w:rsidRDefault="00E80769" w:rsidP="00E80769">
      <w:pPr>
        <w:pStyle w:val="SyntaxRule"/>
        <w:rPr>
          <w:rFonts w:ascii="Arial" w:hAnsi="Arial"/>
        </w:rPr>
      </w:pPr>
      <w:r w:rsidRPr="00EA6649">
        <w:t xml:space="preserve">SwitchStatement </w:t>
      </w:r>
      <w:r w:rsidRPr="00D04346">
        <w:rPr>
          <w:rFonts w:ascii="Arial" w:hAnsi="Arial"/>
          <w:b/>
          <w:i w:val="0"/>
        </w:rPr>
        <w:t>:</w:t>
      </w:r>
      <w:r w:rsidRPr="00EA6649">
        <w:rPr>
          <w:rFonts w:ascii="Arial" w:hAnsi="Arial"/>
          <w:b/>
        </w:rPr>
        <w:tab/>
      </w:r>
      <w:r w:rsidRPr="00D00D4A">
        <w:rPr>
          <w:rFonts w:ascii="Arial" w:hAnsi="Arial"/>
        </w:rPr>
        <w:t>See 12.11</w:t>
      </w:r>
    </w:p>
    <w:p w14:paraId="6D66E396" w14:textId="77777777" w:rsidR="00E80769" w:rsidRPr="00EA6649" w:rsidRDefault="00E80769" w:rsidP="00E80769">
      <w:pPr>
        <w:pStyle w:val="SyntaxDefinition"/>
      </w:pPr>
      <w:r w:rsidRPr="004431E2">
        <w:rPr>
          <w:rFonts w:ascii="Courier New" w:hAnsi="Courier New"/>
          <w:b/>
          <w:i w:val="0"/>
        </w:rPr>
        <w:t>switch</w:t>
      </w:r>
      <w:r w:rsidRPr="00EA6649">
        <w:t xml:space="preserve"> </w:t>
      </w:r>
      <w:r w:rsidRPr="004431E2">
        <w:rPr>
          <w:rFonts w:ascii="Courier New" w:hAnsi="Courier New"/>
          <w:b/>
          <w:i w:val="0"/>
        </w:rPr>
        <w:t>(</w:t>
      </w:r>
      <w:r w:rsidRPr="00EA6649">
        <w:t xml:space="preserve"> Expression </w:t>
      </w:r>
      <w:r w:rsidRPr="004431E2">
        <w:rPr>
          <w:rFonts w:ascii="Courier New" w:hAnsi="Courier New"/>
          <w:b/>
          <w:i w:val="0"/>
        </w:rPr>
        <w:t>)</w:t>
      </w:r>
      <w:r w:rsidRPr="00EA6649">
        <w:t xml:space="preserve"> CaseBlock</w:t>
      </w:r>
    </w:p>
    <w:p w14:paraId="1F35F345" w14:textId="77777777" w:rsidR="00E80769" w:rsidRDefault="00E80769" w:rsidP="00E80769">
      <w:pPr>
        <w:pStyle w:val="M0"/>
        <w:spacing w:after="0"/>
        <w:rPr>
          <w:sz w:val="16"/>
        </w:rPr>
      </w:pPr>
    </w:p>
    <w:p w14:paraId="73C2689E" w14:textId="77777777" w:rsidR="00E80769" w:rsidRPr="00D00D4A" w:rsidRDefault="00E80769" w:rsidP="00E80769">
      <w:pPr>
        <w:pStyle w:val="SyntaxRule"/>
      </w:pPr>
      <w:r w:rsidRPr="00EA6649">
        <w:t xml:space="preserve">CaseBlock </w:t>
      </w:r>
      <w:r w:rsidRPr="00D04346">
        <w:rPr>
          <w:rFonts w:ascii="Arial" w:hAnsi="Arial" w:cs="Arial"/>
          <w:b/>
          <w:i w:val="0"/>
        </w:rPr>
        <w:t>:</w:t>
      </w:r>
      <w:r w:rsidRPr="00EA6649">
        <w:rPr>
          <w:b/>
        </w:rPr>
        <w:tab/>
      </w:r>
      <w:r w:rsidRPr="00D04346">
        <w:rPr>
          <w:rFonts w:ascii="Arial" w:hAnsi="Arial" w:cs="Arial"/>
        </w:rPr>
        <w:t>See 12.11</w:t>
      </w:r>
    </w:p>
    <w:p w14:paraId="04346B57" w14:textId="77777777" w:rsidR="00E80769" w:rsidRPr="00EA6649" w:rsidRDefault="00E80769" w:rsidP="00E80769">
      <w:pPr>
        <w:pStyle w:val="SyntaxDefinition"/>
      </w:pPr>
      <w:r w:rsidRPr="004431E2">
        <w:rPr>
          <w:rFonts w:ascii="Courier New" w:hAnsi="Courier New"/>
          <w:b/>
          <w:i w:val="0"/>
        </w:rPr>
        <w:t>{</w:t>
      </w:r>
      <w:r w:rsidRPr="00EA6649">
        <w:t xml:space="preserve"> CaseClauses</w:t>
      </w:r>
      <w:r w:rsidRPr="005E74B3">
        <w:rPr>
          <w:rFonts w:ascii="Arial" w:hAnsi="Arial"/>
          <w:i w:val="0"/>
          <w:vertAlign w:val="subscript"/>
        </w:rPr>
        <w:t>opt</w:t>
      </w:r>
      <w:r w:rsidRPr="00EA6649">
        <w:t xml:space="preserve"> </w:t>
      </w:r>
      <w:r w:rsidRPr="004431E2">
        <w:rPr>
          <w:rFonts w:ascii="Courier New" w:hAnsi="Courier New"/>
          <w:b/>
          <w:i w:val="0"/>
        </w:rPr>
        <w:t>}</w:t>
      </w:r>
      <w:r w:rsidRPr="00EA6649">
        <w:br/>
      </w:r>
      <w:r w:rsidRPr="004431E2">
        <w:rPr>
          <w:rFonts w:ascii="Courier New" w:hAnsi="Courier New"/>
          <w:b/>
          <w:i w:val="0"/>
        </w:rPr>
        <w:t>{</w:t>
      </w:r>
      <w:r w:rsidRPr="00EA6649">
        <w:t xml:space="preserve"> CaseClauses</w:t>
      </w:r>
      <w:r w:rsidRPr="005E74B3">
        <w:rPr>
          <w:rFonts w:ascii="Arial" w:hAnsi="Arial"/>
          <w:i w:val="0"/>
          <w:vertAlign w:val="subscript"/>
        </w:rPr>
        <w:t>opt</w:t>
      </w:r>
      <w:r w:rsidRPr="00EA6649">
        <w:t xml:space="preserve"> DefaultClause CaseClauses</w:t>
      </w:r>
      <w:r w:rsidRPr="005E74B3">
        <w:rPr>
          <w:rFonts w:ascii="Arial" w:hAnsi="Arial"/>
          <w:i w:val="0"/>
          <w:vertAlign w:val="subscript"/>
        </w:rPr>
        <w:t>opt</w:t>
      </w:r>
      <w:r w:rsidRPr="00EA6649">
        <w:t xml:space="preserve"> </w:t>
      </w:r>
      <w:r w:rsidRPr="004431E2">
        <w:rPr>
          <w:rFonts w:ascii="Courier New" w:hAnsi="Courier New"/>
          <w:b/>
          <w:i w:val="0"/>
        </w:rPr>
        <w:t>}</w:t>
      </w:r>
    </w:p>
    <w:p w14:paraId="6A06987B" w14:textId="77777777" w:rsidR="00E80769" w:rsidRDefault="00E80769" w:rsidP="00E80769">
      <w:pPr>
        <w:pStyle w:val="M0"/>
        <w:spacing w:after="0"/>
        <w:rPr>
          <w:sz w:val="16"/>
        </w:rPr>
      </w:pPr>
    </w:p>
    <w:p w14:paraId="1A14A983" w14:textId="77777777" w:rsidR="00E80769" w:rsidRPr="00D00D4A" w:rsidRDefault="00E80769" w:rsidP="00E80769">
      <w:pPr>
        <w:pStyle w:val="SyntaxRule"/>
        <w:rPr>
          <w:rFonts w:ascii="Arial" w:hAnsi="Arial"/>
        </w:rPr>
      </w:pPr>
      <w:r w:rsidRPr="00EA6649">
        <w:t xml:space="preserve">CaseClauses </w:t>
      </w:r>
      <w:r w:rsidRPr="00D04346">
        <w:rPr>
          <w:rFonts w:ascii="Arial" w:hAnsi="Arial"/>
          <w:b/>
          <w:i w:val="0"/>
        </w:rPr>
        <w:t>:</w:t>
      </w:r>
      <w:r w:rsidRPr="00EA6649">
        <w:rPr>
          <w:rFonts w:ascii="Arial" w:hAnsi="Arial"/>
          <w:b/>
        </w:rPr>
        <w:tab/>
      </w:r>
      <w:r w:rsidRPr="00D00D4A">
        <w:rPr>
          <w:rFonts w:ascii="Arial" w:hAnsi="Arial"/>
        </w:rPr>
        <w:t>See 12.11</w:t>
      </w:r>
    </w:p>
    <w:p w14:paraId="25B7BF9D" w14:textId="77777777" w:rsidR="00E80769" w:rsidRPr="00EA6649" w:rsidRDefault="00E80769" w:rsidP="00E80769">
      <w:pPr>
        <w:pStyle w:val="SyntaxDefinition"/>
      </w:pPr>
      <w:r w:rsidRPr="00EA6649">
        <w:t>CaseClause</w:t>
      </w:r>
      <w:r w:rsidRPr="00EA6649">
        <w:br/>
        <w:t>CaseClauses CaseClause</w:t>
      </w:r>
    </w:p>
    <w:p w14:paraId="153EA648" w14:textId="77777777" w:rsidR="00E80769" w:rsidRDefault="00E80769" w:rsidP="00E80769">
      <w:pPr>
        <w:pStyle w:val="M0"/>
        <w:spacing w:after="0"/>
        <w:rPr>
          <w:sz w:val="16"/>
        </w:rPr>
      </w:pPr>
    </w:p>
    <w:p w14:paraId="1F7DCD22" w14:textId="77777777" w:rsidR="00E80769" w:rsidRPr="00D00D4A" w:rsidRDefault="00E80769" w:rsidP="00E80769">
      <w:pPr>
        <w:pStyle w:val="SyntaxRule"/>
      </w:pPr>
      <w:r w:rsidRPr="00EA6649">
        <w:t xml:space="preserve">CaseClause </w:t>
      </w:r>
      <w:r w:rsidRPr="00D04346">
        <w:rPr>
          <w:rFonts w:ascii="Arial" w:hAnsi="Arial" w:cs="Arial"/>
          <w:b/>
          <w:i w:val="0"/>
        </w:rPr>
        <w:t>:</w:t>
      </w:r>
      <w:r w:rsidRPr="00EA6649">
        <w:rPr>
          <w:b/>
        </w:rPr>
        <w:tab/>
      </w:r>
      <w:r w:rsidRPr="00D04346">
        <w:rPr>
          <w:rFonts w:ascii="Arial" w:hAnsi="Arial" w:cs="Arial"/>
        </w:rPr>
        <w:t>See 12.11</w:t>
      </w:r>
    </w:p>
    <w:p w14:paraId="383354F0" w14:textId="77777777" w:rsidR="00E80769" w:rsidRPr="00EA6649" w:rsidRDefault="00E80769" w:rsidP="00E80769">
      <w:pPr>
        <w:pStyle w:val="SyntaxDefinition"/>
        <w:rPr>
          <w:vertAlign w:val="subscript"/>
        </w:rPr>
      </w:pPr>
      <w:r w:rsidRPr="004431E2">
        <w:rPr>
          <w:rFonts w:ascii="Courier New" w:hAnsi="Courier New"/>
          <w:b/>
          <w:i w:val="0"/>
        </w:rPr>
        <w:t>case</w:t>
      </w:r>
      <w:r w:rsidRPr="00EA6649">
        <w:t xml:space="preserve"> Expression </w:t>
      </w:r>
      <w:r w:rsidRPr="004431E2">
        <w:rPr>
          <w:rFonts w:ascii="Courier New" w:hAnsi="Courier New"/>
          <w:b/>
          <w:i w:val="0"/>
        </w:rPr>
        <w:t>:</w:t>
      </w:r>
      <w:r w:rsidRPr="00EA6649">
        <w:t xml:space="preserve"> StatementList</w:t>
      </w:r>
      <w:r w:rsidRPr="005E74B3">
        <w:rPr>
          <w:rFonts w:ascii="Arial" w:hAnsi="Arial"/>
          <w:i w:val="0"/>
          <w:vertAlign w:val="subscript"/>
        </w:rPr>
        <w:t>opt</w:t>
      </w:r>
    </w:p>
    <w:p w14:paraId="244E4EE2" w14:textId="77777777" w:rsidR="00E80769" w:rsidRDefault="00E80769" w:rsidP="00E80769">
      <w:pPr>
        <w:pStyle w:val="M0"/>
        <w:spacing w:after="0"/>
        <w:rPr>
          <w:sz w:val="16"/>
        </w:rPr>
      </w:pPr>
    </w:p>
    <w:p w14:paraId="6B3509D1" w14:textId="77777777" w:rsidR="00E80769" w:rsidRPr="00D00D4A" w:rsidRDefault="00E80769" w:rsidP="00E80769">
      <w:pPr>
        <w:pStyle w:val="SyntaxRule"/>
        <w:rPr>
          <w:rFonts w:ascii="Arial" w:hAnsi="Arial"/>
        </w:rPr>
      </w:pPr>
      <w:r w:rsidRPr="00EA6649">
        <w:t xml:space="preserve">DefaultClause </w:t>
      </w:r>
      <w:r w:rsidRPr="00D04346">
        <w:rPr>
          <w:rFonts w:ascii="Arial" w:hAnsi="Arial"/>
          <w:b/>
          <w:i w:val="0"/>
        </w:rPr>
        <w:t>:</w:t>
      </w:r>
      <w:r w:rsidRPr="00EA6649">
        <w:rPr>
          <w:rFonts w:ascii="Arial" w:hAnsi="Arial"/>
          <w:b/>
        </w:rPr>
        <w:tab/>
      </w:r>
      <w:r w:rsidRPr="00D00D4A">
        <w:rPr>
          <w:rFonts w:ascii="Arial" w:hAnsi="Arial"/>
        </w:rPr>
        <w:t>See 12.11</w:t>
      </w:r>
    </w:p>
    <w:p w14:paraId="6CC68F55" w14:textId="77777777" w:rsidR="00E80769" w:rsidRPr="00EA6649" w:rsidRDefault="00E80769" w:rsidP="00E80769">
      <w:pPr>
        <w:pStyle w:val="SyntaxDefinition"/>
        <w:rPr>
          <w:vertAlign w:val="subscript"/>
        </w:rPr>
      </w:pPr>
      <w:r w:rsidRPr="004431E2">
        <w:rPr>
          <w:rFonts w:ascii="Courier New" w:hAnsi="Courier New"/>
          <w:b/>
          <w:i w:val="0"/>
        </w:rPr>
        <w:t>default</w:t>
      </w:r>
      <w:r w:rsidRPr="00EA6649">
        <w:t xml:space="preserve"> </w:t>
      </w:r>
      <w:r w:rsidRPr="004431E2">
        <w:rPr>
          <w:rFonts w:ascii="Courier New" w:hAnsi="Courier New"/>
          <w:b/>
          <w:i w:val="0"/>
        </w:rPr>
        <w:t>:</w:t>
      </w:r>
      <w:r w:rsidRPr="00EA6649">
        <w:t xml:space="preserve"> StatementList</w:t>
      </w:r>
      <w:r w:rsidRPr="005E74B3">
        <w:rPr>
          <w:rFonts w:ascii="Arial" w:hAnsi="Arial"/>
          <w:i w:val="0"/>
          <w:vertAlign w:val="subscript"/>
        </w:rPr>
        <w:t>opt</w:t>
      </w:r>
    </w:p>
    <w:p w14:paraId="1875AC30" w14:textId="77777777" w:rsidR="00E80769" w:rsidRDefault="00E80769" w:rsidP="00E80769">
      <w:pPr>
        <w:pStyle w:val="M0"/>
        <w:spacing w:after="0"/>
        <w:rPr>
          <w:sz w:val="16"/>
        </w:rPr>
      </w:pPr>
    </w:p>
    <w:p w14:paraId="755B6E19" w14:textId="77777777" w:rsidR="00E80769" w:rsidRPr="00D00D4A" w:rsidRDefault="00E80769" w:rsidP="00E80769">
      <w:pPr>
        <w:pStyle w:val="SyntaxRule"/>
        <w:rPr>
          <w:rFonts w:ascii="Arial" w:hAnsi="Arial"/>
        </w:rPr>
      </w:pPr>
      <w:r w:rsidRPr="00EA6649">
        <w:t xml:space="preserve">LabelledStatement </w:t>
      </w:r>
      <w:r w:rsidRPr="00D04346">
        <w:rPr>
          <w:rFonts w:ascii="Arial" w:hAnsi="Arial"/>
          <w:b/>
          <w:i w:val="0"/>
        </w:rPr>
        <w:t>:</w:t>
      </w:r>
      <w:r w:rsidRPr="00EA6649">
        <w:rPr>
          <w:rFonts w:ascii="Arial" w:hAnsi="Arial"/>
          <w:b/>
        </w:rPr>
        <w:tab/>
      </w:r>
      <w:r w:rsidRPr="00D00D4A">
        <w:rPr>
          <w:rFonts w:ascii="Arial" w:hAnsi="Arial"/>
        </w:rPr>
        <w:t>See 12.12</w:t>
      </w:r>
    </w:p>
    <w:p w14:paraId="4F9BABEB" w14:textId="77777777" w:rsidR="00E80769" w:rsidRPr="00EA6649" w:rsidRDefault="00E80769" w:rsidP="00E80769">
      <w:pPr>
        <w:pStyle w:val="SyntaxDefinition"/>
      </w:pPr>
      <w:r w:rsidRPr="00EA6649">
        <w:t xml:space="preserve">Identifier </w:t>
      </w:r>
      <w:r w:rsidRPr="004431E2">
        <w:rPr>
          <w:rFonts w:ascii="Courier New" w:hAnsi="Courier New"/>
          <w:b/>
          <w:i w:val="0"/>
        </w:rPr>
        <w:t>:</w:t>
      </w:r>
      <w:r w:rsidRPr="00EA6649">
        <w:t xml:space="preserve"> Statement</w:t>
      </w:r>
    </w:p>
    <w:p w14:paraId="221F3382" w14:textId="77777777" w:rsidR="00E80769" w:rsidRDefault="00E80769" w:rsidP="00E80769">
      <w:pPr>
        <w:pStyle w:val="M0"/>
        <w:spacing w:after="0"/>
        <w:rPr>
          <w:sz w:val="16"/>
        </w:rPr>
      </w:pPr>
    </w:p>
    <w:p w14:paraId="2207D39A" w14:textId="77777777" w:rsidR="00E80769" w:rsidRPr="00D00D4A" w:rsidRDefault="00E80769" w:rsidP="00E80769">
      <w:pPr>
        <w:pStyle w:val="SyntaxRule"/>
        <w:rPr>
          <w:rFonts w:ascii="Arial" w:hAnsi="Arial"/>
        </w:rPr>
      </w:pPr>
      <w:r w:rsidRPr="00EA6649">
        <w:t xml:space="preserve">ThrowStatement </w:t>
      </w:r>
      <w:r w:rsidRPr="00D04346">
        <w:rPr>
          <w:rFonts w:ascii="Arial" w:hAnsi="Arial"/>
          <w:b/>
          <w:i w:val="0"/>
        </w:rPr>
        <w:t>:</w:t>
      </w:r>
      <w:r w:rsidRPr="00EA6649">
        <w:rPr>
          <w:rFonts w:ascii="Arial" w:hAnsi="Arial"/>
          <w:b/>
        </w:rPr>
        <w:tab/>
      </w:r>
      <w:r w:rsidRPr="00D00D4A">
        <w:rPr>
          <w:rFonts w:ascii="Arial" w:hAnsi="Arial"/>
        </w:rPr>
        <w:t>See 12.13</w:t>
      </w:r>
    </w:p>
    <w:p w14:paraId="214D7877" w14:textId="77777777" w:rsidR="00E80769" w:rsidRPr="00EA6649" w:rsidRDefault="00E80769" w:rsidP="00E80769">
      <w:pPr>
        <w:pStyle w:val="SyntaxDefinition"/>
      </w:pPr>
      <w:r w:rsidRPr="004431E2">
        <w:rPr>
          <w:rFonts w:ascii="Courier New" w:hAnsi="Courier New"/>
          <w:b/>
          <w:i w:val="0"/>
        </w:rPr>
        <w:t xml:space="preserve">throw </w:t>
      </w:r>
      <w:r w:rsidRPr="00D04346">
        <w:rPr>
          <w:rFonts w:ascii="Arial" w:hAnsi="Arial"/>
          <w:i w:val="0"/>
          <w:sz w:val="16"/>
        </w:rPr>
        <w:t>[no</w:t>
      </w:r>
      <w:r w:rsidRPr="00D00D4A">
        <w:rPr>
          <w:rFonts w:ascii="Arial" w:hAnsi="Arial"/>
          <w:sz w:val="16"/>
        </w:rPr>
        <w:t xml:space="preserve"> </w:t>
      </w:r>
      <w:r w:rsidRPr="00EA6649">
        <w:rPr>
          <w:sz w:val="16"/>
        </w:rPr>
        <w:t>LineTerminator</w:t>
      </w:r>
      <w:r w:rsidRPr="00D00D4A">
        <w:rPr>
          <w:rFonts w:ascii="Arial" w:hAnsi="Arial"/>
          <w:sz w:val="16"/>
        </w:rPr>
        <w:t xml:space="preserve"> </w:t>
      </w:r>
      <w:r w:rsidRPr="00D04346">
        <w:rPr>
          <w:rFonts w:ascii="Arial" w:hAnsi="Arial"/>
          <w:i w:val="0"/>
          <w:sz w:val="16"/>
        </w:rPr>
        <w:t>here]</w:t>
      </w:r>
      <w:r w:rsidRPr="004431E2">
        <w:rPr>
          <w:rFonts w:ascii="Courier New" w:hAnsi="Courier New"/>
          <w:i w:val="0"/>
        </w:rPr>
        <w:t xml:space="preserve"> </w:t>
      </w:r>
      <w:r w:rsidRPr="00EA6649">
        <w:t xml:space="preserve">Expression </w:t>
      </w:r>
      <w:r w:rsidRPr="00D04346">
        <w:rPr>
          <w:rFonts w:ascii="Courier New" w:hAnsi="Courier New" w:cs="Courier New"/>
          <w:b/>
          <w:i w:val="0"/>
        </w:rPr>
        <w:t>;</w:t>
      </w:r>
    </w:p>
    <w:p w14:paraId="34132594" w14:textId="77777777" w:rsidR="00E80769" w:rsidRDefault="00E80769" w:rsidP="00E80769">
      <w:pPr>
        <w:pStyle w:val="M0"/>
        <w:spacing w:after="0"/>
        <w:rPr>
          <w:sz w:val="16"/>
        </w:rPr>
      </w:pPr>
    </w:p>
    <w:p w14:paraId="5D956905" w14:textId="77777777" w:rsidR="00E80769" w:rsidRPr="00D00D4A" w:rsidRDefault="00E80769" w:rsidP="00E80769">
      <w:pPr>
        <w:pStyle w:val="SyntaxRule"/>
        <w:rPr>
          <w:rFonts w:ascii="Arial" w:hAnsi="Arial"/>
        </w:rPr>
      </w:pPr>
      <w:r w:rsidRPr="00EA6649">
        <w:t xml:space="preserve">TryStatement </w:t>
      </w:r>
      <w:r w:rsidRPr="00D04346">
        <w:rPr>
          <w:rFonts w:ascii="Arial" w:hAnsi="Arial"/>
          <w:b/>
          <w:i w:val="0"/>
        </w:rPr>
        <w:t>:</w:t>
      </w:r>
      <w:r w:rsidRPr="00EA6649">
        <w:rPr>
          <w:rFonts w:ascii="Arial" w:hAnsi="Arial"/>
          <w:b/>
        </w:rPr>
        <w:tab/>
      </w:r>
      <w:r w:rsidRPr="00D00D4A">
        <w:rPr>
          <w:rFonts w:ascii="Arial" w:hAnsi="Arial"/>
        </w:rPr>
        <w:t>See 12.14</w:t>
      </w:r>
    </w:p>
    <w:p w14:paraId="47EABEE1" w14:textId="77777777" w:rsidR="00E80769" w:rsidRPr="00EA6649" w:rsidRDefault="00E80769" w:rsidP="00E80769">
      <w:pPr>
        <w:pStyle w:val="SyntaxDefinition"/>
        <w:rPr>
          <w:vertAlign w:val="subscript"/>
        </w:rPr>
      </w:pPr>
      <w:r w:rsidRPr="004431E2">
        <w:rPr>
          <w:rFonts w:ascii="Courier New" w:hAnsi="Courier New"/>
          <w:b/>
          <w:i w:val="0"/>
        </w:rPr>
        <w:t>try</w:t>
      </w:r>
      <w:r w:rsidRPr="00EA6649">
        <w:t xml:space="preserve"> Block Catch</w:t>
      </w:r>
      <w:r w:rsidRPr="00EA6649">
        <w:rPr>
          <w:vertAlign w:val="subscript"/>
        </w:rPr>
        <w:br/>
      </w:r>
      <w:r w:rsidRPr="004431E2">
        <w:rPr>
          <w:rFonts w:ascii="Courier New" w:hAnsi="Courier New"/>
          <w:b/>
          <w:i w:val="0"/>
        </w:rPr>
        <w:t>try</w:t>
      </w:r>
      <w:r w:rsidRPr="00EA6649">
        <w:t xml:space="preserve"> Block Finally</w:t>
      </w:r>
      <w:r w:rsidRPr="00EA6649">
        <w:rPr>
          <w:vertAlign w:val="subscript"/>
        </w:rPr>
        <w:br/>
      </w:r>
      <w:r w:rsidRPr="004431E2">
        <w:rPr>
          <w:rFonts w:ascii="Courier New" w:hAnsi="Courier New"/>
          <w:b/>
          <w:i w:val="0"/>
        </w:rPr>
        <w:t>try</w:t>
      </w:r>
      <w:r w:rsidRPr="00EA6649">
        <w:t xml:space="preserve"> Block Catch Finally</w:t>
      </w:r>
    </w:p>
    <w:p w14:paraId="13A9A451" w14:textId="77777777" w:rsidR="00E80769" w:rsidRDefault="00E80769" w:rsidP="00E80769">
      <w:pPr>
        <w:pStyle w:val="M0"/>
        <w:spacing w:after="0"/>
        <w:rPr>
          <w:sz w:val="16"/>
        </w:rPr>
      </w:pPr>
    </w:p>
    <w:p w14:paraId="6E118473" w14:textId="77777777" w:rsidR="00E80769" w:rsidRPr="00D00D4A" w:rsidRDefault="00E80769" w:rsidP="00E80769">
      <w:pPr>
        <w:pStyle w:val="SyntaxRule"/>
      </w:pPr>
      <w:r w:rsidRPr="00EA6649">
        <w:t xml:space="preserve">Catch </w:t>
      </w:r>
      <w:r w:rsidRPr="00D04346">
        <w:rPr>
          <w:rFonts w:ascii="Arial" w:hAnsi="Arial" w:cs="Arial"/>
          <w:b/>
          <w:i w:val="0"/>
        </w:rPr>
        <w:t>:</w:t>
      </w:r>
      <w:r w:rsidRPr="00EA6649">
        <w:rPr>
          <w:b/>
        </w:rPr>
        <w:tab/>
      </w:r>
      <w:r w:rsidRPr="00D04346">
        <w:rPr>
          <w:rFonts w:ascii="Arial" w:hAnsi="Arial" w:cs="Arial"/>
        </w:rPr>
        <w:t>See 12.14</w:t>
      </w:r>
    </w:p>
    <w:p w14:paraId="3113257E" w14:textId="77777777" w:rsidR="00E80769" w:rsidRPr="00EA6649" w:rsidRDefault="00E80769" w:rsidP="00E80769">
      <w:pPr>
        <w:pStyle w:val="SyntaxDefinition"/>
      </w:pPr>
      <w:r w:rsidRPr="004431E2">
        <w:rPr>
          <w:rFonts w:ascii="Courier New" w:hAnsi="Courier New"/>
          <w:b/>
          <w:i w:val="0"/>
        </w:rPr>
        <w:t>catch</w:t>
      </w:r>
      <w:r w:rsidRPr="00EA6649">
        <w:t xml:space="preserve"> </w:t>
      </w:r>
      <w:r w:rsidRPr="004431E2">
        <w:rPr>
          <w:rFonts w:ascii="Courier New" w:hAnsi="Courier New"/>
          <w:b/>
          <w:i w:val="0"/>
        </w:rPr>
        <w:t>(</w:t>
      </w:r>
      <w:r>
        <w:rPr>
          <w:rFonts w:ascii="Courier New" w:hAnsi="Courier New"/>
          <w:b/>
          <w:i w:val="0"/>
        </w:rPr>
        <w:t xml:space="preserve"> </w:t>
      </w:r>
      <w:r w:rsidRPr="00EA6649">
        <w:t xml:space="preserve">Identifier </w:t>
      </w:r>
      <w:r w:rsidRPr="004431E2">
        <w:rPr>
          <w:rFonts w:ascii="Courier New" w:hAnsi="Courier New"/>
          <w:b/>
          <w:i w:val="0"/>
        </w:rPr>
        <w:t>)</w:t>
      </w:r>
      <w:r w:rsidRPr="00EA6649">
        <w:t xml:space="preserve"> Block</w:t>
      </w:r>
    </w:p>
    <w:p w14:paraId="46921409" w14:textId="77777777" w:rsidR="00E80769" w:rsidRDefault="00E80769" w:rsidP="00E80769">
      <w:pPr>
        <w:pStyle w:val="M0"/>
        <w:spacing w:after="0"/>
        <w:rPr>
          <w:sz w:val="16"/>
        </w:rPr>
      </w:pPr>
    </w:p>
    <w:p w14:paraId="6D177F20" w14:textId="77777777" w:rsidR="00E80769" w:rsidRPr="00D00D4A" w:rsidRDefault="00E80769" w:rsidP="00E80769">
      <w:pPr>
        <w:pStyle w:val="SyntaxRule"/>
      </w:pPr>
      <w:r w:rsidRPr="00EA6649">
        <w:t xml:space="preserve">Finally </w:t>
      </w:r>
      <w:r w:rsidRPr="00D04346">
        <w:rPr>
          <w:rFonts w:ascii="Arial" w:hAnsi="Arial" w:cs="Arial"/>
          <w:b/>
          <w:i w:val="0"/>
        </w:rPr>
        <w:t>:</w:t>
      </w:r>
      <w:r w:rsidRPr="00D00D4A">
        <w:tab/>
      </w:r>
      <w:r w:rsidRPr="00D04346">
        <w:rPr>
          <w:rFonts w:ascii="Arial" w:hAnsi="Arial" w:cs="Arial"/>
        </w:rPr>
        <w:t>See 12.14</w:t>
      </w:r>
    </w:p>
    <w:p w14:paraId="3974D102" w14:textId="77777777" w:rsidR="00E80769" w:rsidRPr="00EA6649" w:rsidRDefault="00E80769" w:rsidP="00E80769">
      <w:pPr>
        <w:pStyle w:val="SyntaxDefinition"/>
      </w:pPr>
      <w:r w:rsidRPr="00AA1657">
        <w:rPr>
          <w:rFonts w:ascii="Courier New" w:hAnsi="Courier New"/>
          <w:b/>
          <w:i w:val="0"/>
        </w:rPr>
        <w:t>finally</w:t>
      </w:r>
      <w:r w:rsidRPr="00EA6649">
        <w:t xml:space="preserve"> Block</w:t>
      </w:r>
    </w:p>
    <w:p w14:paraId="5183003C" w14:textId="77777777" w:rsidR="00E80769" w:rsidRPr="00D00D4A" w:rsidRDefault="00E80769" w:rsidP="00E80769">
      <w:pPr>
        <w:pStyle w:val="SyntaxRule"/>
        <w:rPr>
          <w:rFonts w:ascii="Arial" w:hAnsi="Arial"/>
        </w:rPr>
      </w:pPr>
      <w:r w:rsidRPr="00EA6649">
        <w:t xml:space="preserve">DebuggerStatement </w:t>
      </w:r>
      <w:r w:rsidRPr="00D04346">
        <w:rPr>
          <w:rFonts w:ascii="Arial" w:hAnsi="Arial"/>
          <w:b/>
          <w:i w:val="0"/>
        </w:rPr>
        <w:t>:</w:t>
      </w:r>
      <w:r w:rsidRPr="00D00D4A">
        <w:rPr>
          <w:rFonts w:ascii="Arial" w:hAnsi="Arial"/>
        </w:rPr>
        <w:tab/>
        <w:t>See 12.15</w:t>
      </w:r>
    </w:p>
    <w:p w14:paraId="29ACD4B7" w14:textId="77777777" w:rsidR="00E80769" w:rsidRPr="002532A7" w:rsidRDefault="00E80769" w:rsidP="00E80769">
      <w:pPr>
        <w:pStyle w:val="SyntaxDefinition"/>
      </w:pPr>
      <w:r w:rsidRPr="00AA1657">
        <w:rPr>
          <w:rFonts w:ascii="Courier New" w:hAnsi="Courier New"/>
          <w:b/>
          <w:i w:val="0"/>
        </w:rPr>
        <w:t>debugger</w:t>
      </w:r>
      <w:r w:rsidRPr="00EA6649">
        <w:t xml:space="preserve"> </w:t>
      </w:r>
      <w:r w:rsidRPr="00D04346">
        <w:rPr>
          <w:rFonts w:ascii="Courier New" w:hAnsi="Courier New" w:cs="Courier New"/>
          <w:b/>
          <w:i w:val="0"/>
        </w:rPr>
        <w:t>;</w:t>
      </w:r>
    </w:p>
    <w:p w14:paraId="66693EEE" w14:textId="77777777" w:rsidR="00E80769" w:rsidRDefault="00E80769" w:rsidP="00E80769">
      <w:pPr>
        <w:pStyle w:val="a2"/>
        <w:tabs>
          <w:tab w:val="clear" w:pos="500"/>
          <w:tab w:val="clear" w:pos="720"/>
          <w:tab w:val="left" w:pos="567"/>
        </w:tabs>
      </w:pPr>
      <w:bookmarkStart w:id="6754" w:name="_Toc472818976"/>
      <w:bookmarkStart w:id="6755" w:name="_Toc474641690"/>
      <w:bookmarkStart w:id="6756" w:name="_Toc235503558"/>
      <w:bookmarkStart w:id="6757" w:name="_Toc236208647"/>
      <w:bookmarkStart w:id="6758" w:name="_Toc241509333"/>
      <w:bookmarkStart w:id="6759" w:name="_Toc241557810"/>
      <w:bookmarkStart w:id="6760" w:name="_Toc244416820"/>
      <w:bookmarkStart w:id="6761" w:name="_Toc244657760"/>
      <w:bookmarkStart w:id="6762" w:name="_Toc246652500"/>
      <w:bookmarkStart w:id="6763" w:name="_Toc253562049"/>
      <w:bookmarkStart w:id="6764" w:name="_Toc268506065"/>
      <w:bookmarkStart w:id="6765" w:name="_Toc276631184"/>
      <w:bookmarkStart w:id="6766" w:name="_Toc277944228"/>
      <w:bookmarkStart w:id="6767" w:name="_Toc153968573"/>
      <w:r>
        <w:t>Functions and Programs</w:t>
      </w:r>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p>
    <w:p w14:paraId="6EA0111E" w14:textId="77777777" w:rsidR="00E80769" w:rsidRPr="00D00D4A" w:rsidRDefault="00E80769" w:rsidP="00E80769">
      <w:pPr>
        <w:pStyle w:val="SyntaxRule"/>
        <w:rPr>
          <w:rFonts w:ascii="Arial" w:hAnsi="Arial"/>
        </w:rPr>
      </w:pPr>
      <w:r w:rsidRPr="00EA6649">
        <w:t xml:space="preserve">FunctionDeclaration </w:t>
      </w:r>
      <w:r w:rsidRPr="00D04346">
        <w:rPr>
          <w:rFonts w:ascii="Arial" w:hAnsi="Arial"/>
          <w:b/>
          <w:i w:val="0"/>
        </w:rPr>
        <w:t>:</w:t>
      </w:r>
      <w:r w:rsidRPr="00D00D4A">
        <w:rPr>
          <w:rFonts w:ascii="Arial" w:hAnsi="Arial"/>
        </w:rPr>
        <w:tab/>
        <w:t>See clause 13</w:t>
      </w:r>
    </w:p>
    <w:p w14:paraId="0DBD91E1" w14:textId="77777777" w:rsidR="00E80769" w:rsidRPr="00EA6649" w:rsidRDefault="00E80769" w:rsidP="00E80769">
      <w:pPr>
        <w:pStyle w:val="SyntaxDefinition"/>
      </w:pPr>
      <w:r w:rsidRPr="004431E2">
        <w:rPr>
          <w:rFonts w:ascii="Courier New" w:hAnsi="Courier New"/>
          <w:b/>
          <w:i w:val="0"/>
        </w:rPr>
        <w:t>function</w:t>
      </w:r>
      <w:r w:rsidRPr="00EA6649">
        <w:t xml:space="preserve"> Identifier </w:t>
      </w:r>
      <w:r w:rsidRPr="004431E2">
        <w:rPr>
          <w:rFonts w:ascii="Courier New" w:hAnsi="Courier New"/>
          <w:b/>
          <w:i w:val="0"/>
        </w:rPr>
        <w:t>(</w:t>
      </w:r>
      <w:r w:rsidRPr="00EA6649">
        <w:t xml:space="preserve"> FormalParameterList</w:t>
      </w:r>
      <w:r w:rsidRPr="005E74B3">
        <w:rPr>
          <w:rFonts w:ascii="Arial" w:hAnsi="Arial"/>
          <w:i w:val="0"/>
          <w:vertAlign w:val="subscript"/>
        </w:rPr>
        <w:t>opt</w:t>
      </w:r>
      <w:r w:rsidRPr="00EA6649">
        <w:t xml:space="preserve"> </w:t>
      </w:r>
      <w:r w:rsidRPr="004431E2">
        <w:rPr>
          <w:rFonts w:ascii="Courier New" w:hAnsi="Courier New"/>
          <w:b/>
          <w:i w:val="0"/>
        </w:rPr>
        <w:t>)</w:t>
      </w:r>
      <w:r w:rsidRPr="00EA6649">
        <w:t xml:space="preserve"> </w:t>
      </w:r>
      <w:r w:rsidRPr="004431E2">
        <w:rPr>
          <w:rFonts w:ascii="Courier New" w:hAnsi="Courier New"/>
          <w:b/>
          <w:i w:val="0"/>
        </w:rPr>
        <w:t>{</w:t>
      </w:r>
      <w:r w:rsidRPr="00EA6649">
        <w:t xml:space="preserve"> FunctionBody </w:t>
      </w:r>
      <w:r w:rsidRPr="004431E2">
        <w:rPr>
          <w:rFonts w:ascii="Courier New" w:hAnsi="Courier New"/>
          <w:b/>
          <w:i w:val="0"/>
        </w:rPr>
        <w:t>}</w:t>
      </w:r>
    </w:p>
    <w:p w14:paraId="3C922075" w14:textId="77777777" w:rsidR="00E80769" w:rsidRDefault="00E80769" w:rsidP="00E80769">
      <w:pPr>
        <w:pStyle w:val="M0"/>
        <w:spacing w:after="0"/>
        <w:rPr>
          <w:sz w:val="16"/>
        </w:rPr>
      </w:pPr>
    </w:p>
    <w:p w14:paraId="4CF3F96D" w14:textId="77777777" w:rsidR="00E80769" w:rsidRPr="00D00D4A" w:rsidRDefault="00E80769" w:rsidP="00E80769">
      <w:pPr>
        <w:pStyle w:val="SyntaxRule"/>
        <w:rPr>
          <w:rFonts w:ascii="Arial" w:hAnsi="Arial"/>
        </w:rPr>
      </w:pPr>
      <w:r w:rsidRPr="00EA6649">
        <w:t xml:space="preserve">FunctionExpression </w:t>
      </w:r>
      <w:r w:rsidRPr="00D04346">
        <w:rPr>
          <w:rFonts w:ascii="Arial" w:hAnsi="Arial"/>
          <w:b/>
          <w:i w:val="0"/>
        </w:rPr>
        <w:t>:</w:t>
      </w:r>
      <w:r w:rsidRPr="00D00D4A">
        <w:rPr>
          <w:rFonts w:ascii="Arial" w:hAnsi="Arial"/>
        </w:rPr>
        <w:tab/>
        <w:t>See clause 13</w:t>
      </w:r>
    </w:p>
    <w:p w14:paraId="46B4AB08" w14:textId="77777777" w:rsidR="00E80769" w:rsidRPr="00EA6649" w:rsidRDefault="00E80769" w:rsidP="00E80769">
      <w:pPr>
        <w:pStyle w:val="SyntaxDefinition"/>
      </w:pPr>
      <w:r w:rsidRPr="004431E2">
        <w:rPr>
          <w:rFonts w:ascii="Courier New" w:hAnsi="Courier New"/>
          <w:b/>
          <w:i w:val="0"/>
        </w:rPr>
        <w:t>function</w:t>
      </w:r>
      <w:r w:rsidRPr="00EA6649">
        <w:t xml:space="preserve"> Identifier</w:t>
      </w:r>
      <w:r w:rsidRPr="005E74B3">
        <w:rPr>
          <w:rFonts w:ascii="Arial" w:hAnsi="Arial"/>
          <w:i w:val="0"/>
          <w:vertAlign w:val="subscript"/>
        </w:rPr>
        <w:t>opt</w:t>
      </w:r>
      <w:r w:rsidRPr="00EA6649">
        <w:t xml:space="preserve"> </w:t>
      </w:r>
      <w:r w:rsidRPr="004431E2">
        <w:rPr>
          <w:rFonts w:ascii="Courier New" w:hAnsi="Courier New"/>
          <w:b/>
          <w:i w:val="0"/>
        </w:rPr>
        <w:t>(</w:t>
      </w:r>
      <w:r w:rsidRPr="00EA6649">
        <w:t xml:space="preserve"> FormalParameterList</w:t>
      </w:r>
      <w:r w:rsidRPr="005E74B3">
        <w:rPr>
          <w:rFonts w:ascii="Arial" w:hAnsi="Arial"/>
          <w:i w:val="0"/>
          <w:vertAlign w:val="subscript"/>
        </w:rPr>
        <w:t>opt</w:t>
      </w:r>
      <w:r w:rsidRPr="00EA6649">
        <w:t xml:space="preserve"> </w:t>
      </w:r>
      <w:r w:rsidRPr="004431E2">
        <w:rPr>
          <w:rFonts w:ascii="Courier New" w:hAnsi="Courier New"/>
          <w:b/>
          <w:i w:val="0"/>
        </w:rPr>
        <w:t>)</w:t>
      </w:r>
      <w:r w:rsidRPr="00EA6649">
        <w:t xml:space="preserve"> </w:t>
      </w:r>
      <w:r w:rsidRPr="004431E2">
        <w:rPr>
          <w:rFonts w:ascii="Courier New" w:hAnsi="Courier New"/>
          <w:b/>
          <w:i w:val="0"/>
        </w:rPr>
        <w:t>{</w:t>
      </w:r>
      <w:r w:rsidRPr="00EA6649">
        <w:t xml:space="preserve"> FunctionBody </w:t>
      </w:r>
      <w:r w:rsidRPr="004431E2">
        <w:rPr>
          <w:rFonts w:ascii="Courier New" w:hAnsi="Courier New"/>
          <w:b/>
          <w:i w:val="0"/>
        </w:rPr>
        <w:t>}</w:t>
      </w:r>
    </w:p>
    <w:p w14:paraId="1C1222FB" w14:textId="77777777" w:rsidR="00E80769" w:rsidRDefault="00E80769" w:rsidP="00E80769">
      <w:pPr>
        <w:pStyle w:val="M0"/>
        <w:spacing w:after="0"/>
        <w:rPr>
          <w:sz w:val="16"/>
        </w:rPr>
      </w:pPr>
    </w:p>
    <w:p w14:paraId="7ED4BF30" w14:textId="77777777" w:rsidR="00E80769" w:rsidRPr="00D00D4A" w:rsidRDefault="00E80769" w:rsidP="00E80769">
      <w:pPr>
        <w:pStyle w:val="SyntaxRule"/>
        <w:rPr>
          <w:rFonts w:ascii="Arial" w:hAnsi="Arial"/>
        </w:rPr>
      </w:pPr>
      <w:r w:rsidRPr="00EA6649">
        <w:t xml:space="preserve">FormalParameterList </w:t>
      </w:r>
      <w:r w:rsidRPr="00D04346">
        <w:rPr>
          <w:rFonts w:ascii="Arial" w:hAnsi="Arial"/>
          <w:b/>
          <w:i w:val="0"/>
        </w:rPr>
        <w:t>:</w:t>
      </w:r>
      <w:r w:rsidRPr="00D00D4A">
        <w:rPr>
          <w:rFonts w:ascii="Arial" w:hAnsi="Arial"/>
        </w:rPr>
        <w:tab/>
        <w:t>See clause 13</w:t>
      </w:r>
    </w:p>
    <w:p w14:paraId="42B783A2" w14:textId="77777777" w:rsidR="00E80769" w:rsidRPr="00EA6649" w:rsidRDefault="00E80769" w:rsidP="00E80769">
      <w:pPr>
        <w:pStyle w:val="SyntaxDefinition"/>
      </w:pPr>
      <w:r w:rsidRPr="00EA6649">
        <w:t>Identifier</w:t>
      </w:r>
      <w:r w:rsidRPr="00EA6649">
        <w:br/>
        <w:t xml:space="preserve">FormalParameterList </w:t>
      </w:r>
      <w:r w:rsidRPr="004431E2">
        <w:rPr>
          <w:rFonts w:ascii="Courier New" w:hAnsi="Courier New"/>
          <w:b/>
          <w:i w:val="0"/>
        </w:rPr>
        <w:t>,</w:t>
      </w:r>
      <w:r w:rsidRPr="00EA6649">
        <w:t xml:space="preserve"> Identifier</w:t>
      </w:r>
    </w:p>
    <w:p w14:paraId="1541A69C" w14:textId="77777777" w:rsidR="00E80769" w:rsidRDefault="00E80769" w:rsidP="00E80769">
      <w:pPr>
        <w:pStyle w:val="M0"/>
        <w:spacing w:after="0"/>
        <w:rPr>
          <w:sz w:val="16"/>
        </w:rPr>
      </w:pPr>
    </w:p>
    <w:p w14:paraId="12A17076" w14:textId="77777777" w:rsidR="00E80769" w:rsidRPr="00D00D4A" w:rsidRDefault="00E80769" w:rsidP="00E80769">
      <w:pPr>
        <w:pStyle w:val="SyntaxRule"/>
      </w:pPr>
      <w:r w:rsidRPr="00EA6649">
        <w:t xml:space="preserve">FunctionBody </w:t>
      </w:r>
      <w:r w:rsidRPr="00D04346">
        <w:rPr>
          <w:rFonts w:ascii="Arial" w:hAnsi="Arial"/>
          <w:b/>
          <w:i w:val="0"/>
        </w:rPr>
        <w:t>:</w:t>
      </w:r>
      <w:r w:rsidRPr="00D00D4A">
        <w:tab/>
      </w:r>
      <w:r w:rsidRPr="00D04346">
        <w:rPr>
          <w:rFonts w:ascii="Arial" w:hAnsi="Arial"/>
        </w:rPr>
        <w:t>See clause 13</w:t>
      </w:r>
    </w:p>
    <w:p w14:paraId="566424C6" w14:textId="77777777" w:rsidR="00E80769" w:rsidRPr="00EA6649" w:rsidRDefault="00E80769" w:rsidP="00E80769">
      <w:pPr>
        <w:pStyle w:val="SyntaxDefinition"/>
      </w:pPr>
      <w:r w:rsidRPr="00EA6649">
        <w:t>SourceElements</w:t>
      </w:r>
      <w:r w:rsidRPr="005E74B3">
        <w:rPr>
          <w:rFonts w:ascii="Arial" w:hAnsi="Arial"/>
          <w:i w:val="0"/>
          <w:vertAlign w:val="subscript"/>
        </w:rPr>
        <w:t>opt</w:t>
      </w:r>
    </w:p>
    <w:p w14:paraId="5AE3ABD3" w14:textId="77777777" w:rsidR="00E80769" w:rsidRDefault="00E80769" w:rsidP="00E80769">
      <w:pPr>
        <w:pStyle w:val="M0"/>
        <w:spacing w:after="0"/>
        <w:rPr>
          <w:sz w:val="16"/>
        </w:rPr>
      </w:pPr>
    </w:p>
    <w:p w14:paraId="6B43AD12" w14:textId="77777777" w:rsidR="00E80769" w:rsidRPr="00D00D4A" w:rsidRDefault="00E80769" w:rsidP="00E80769">
      <w:pPr>
        <w:pStyle w:val="SyntaxRule"/>
      </w:pPr>
      <w:r w:rsidRPr="00EA6649">
        <w:t xml:space="preserve">Program </w:t>
      </w:r>
      <w:r w:rsidRPr="00D04346">
        <w:rPr>
          <w:rFonts w:ascii="Arial" w:hAnsi="Arial"/>
          <w:b/>
          <w:i w:val="0"/>
        </w:rPr>
        <w:t>:</w:t>
      </w:r>
      <w:r w:rsidRPr="00D00D4A">
        <w:tab/>
      </w:r>
      <w:r w:rsidRPr="00D04346">
        <w:rPr>
          <w:rFonts w:ascii="Arial" w:hAnsi="Arial"/>
        </w:rPr>
        <w:t>See clause 14</w:t>
      </w:r>
    </w:p>
    <w:p w14:paraId="1E536934" w14:textId="77777777" w:rsidR="00E80769" w:rsidRPr="00EA6649" w:rsidRDefault="00E80769" w:rsidP="00E80769">
      <w:pPr>
        <w:pStyle w:val="SyntaxDefinition"/>
      </w:pPr>
      <w:r w:rsidRPr="00EA6649">
        <w:t>SourceElements</w:t>
      </w:r>
      <w:r w:rsidRPr="005E74B3">
        <w:rPr>
          <w:rFonts w:ascii="Arial" w:hAnsi="Arial"/>
          <w:i w:val="0"/>
          <w:vertAlign w:val="subscript"/>
        </w:rPr>
        <w:t>opt</w:t>
      </w:r>
    </w:p>
    <w:p w14:paraId="00F7A578" w14:textId="77777777" w:rsidR="00E80769" w:rsidRDefault="00E80769" w:rsidP="00E80769">
      <w:pPr>
        <w:pStyle w:val="M0"/>
        <w:spacing w:after="0"/>
        <w:rPr>
          <w:sz w:val="16"/>
        </w:rPr>
      </w:pPr>
    </w:p>
    <w:p w14:paraId="37939B33" w14:textId="77777777" w:rsidR="00E80769" w:rsidRPr="00D00D4A" w:rsidRDefault="00E80769" w:rsidP="00E80769">
      <w:pPr>
        <w:pStyle w:val="SyntaxRule"/>
      </w:pPr>
      <w:r w:rsidRPr="00EA6649">
        <w:t xml:space="preserve">SourceElements </w:t>
      </w:r>
      <w:r w:rsidRPr="00D04346">
        <w:rPr>
          <w:rFonts w:ascii="Arial" w:hAnsi="Arial"/>
          <w:b/>
          <w:i w:val="0"/>
        </w:rPr>
        <w:t>:</w:t>
      </w:r>
      <w:r w:rsidRPr="00D00D4A">
        <w:tab/>
      </w:r>
      <w:r w:rsidRPr="00D04346">
        <w:rPr>
          <w:rFonts w:ascii="Arial" w:hAnsi="Arial"/>
        </w:rPr>
        <w:t>See clause 14</w:t>
      </w:r>
    </w:p>
    <w:p w14:paraId="34B5CC9F" w14:textId="77777777" w:rsidR="00E80769" w:rsidRPr="00EA6649" w:rsidRDefault="00E80769" w:rsidP="00E80769">
      <w:pPr>
        <w:pStyle w:val="SyntaxDefinition"/>
      </w:pPr>
      <w:r w:rsidRPr="00EA6649">
        <w:t>SourceElement</w:t>
      </w:r>
      <w:r w:rsidRPr="00EA6649">
        <w:br/>
        <w:t>SourceElements SourceElement</w:t>
      </w:r>
    </w:p>
    <w:p w14:paraId="3D77AD94" w14:textId="77777777" w:rsidR="00E80769" w:rsidRDefault="00E80769" w:rsidP="00E80769">
      <w:pPr>
        <w:pStyle w:val="M0"/>
        <w:spacing w:after="0"/>
        <w:rPr>
          <w:sz w:val="16"/>
        </w:rPr>
      </w:pPr>
    </w:p>
    <w:p w14:paraId="334ADAFC" w14:textId="77777777" w:rsidR="00E80769" w:rsidRPr="00D00D4A" w:rsidRDefault="00E80769" w:rsidP="00E80769">
      <w:pPr>
        <w:pStyle w:val="SyntaxRule"/>
      </w:pPr>
      <w:r w:rsidRPr="00EA6649">
        <w:t xml:space="preserve">SourceElement </w:t>
      </w:r>
      <w:r w:rsidRPr="00D04346">
        <w:rPr>
          <w:rFonts w:ascii="Arial" w:hAnsi="Arial"/>
          <w:b/>
          <w:i w:val="0"/>
        </w:rPr>
        <w:t>:</w:t>
      </w:r>
      <w:r w:rsidRPr="00D00D4A">
        <w:tab/>
      </w:r>
      <w:r w:rsidRPr="00D04346">
        <w:rPr>
          <w:rFonts w:ascii="Arial" w:hAnsi="Arial"/>
        </w:rPr>
        <w:t>See clause 14</w:t>
      </w:r>
    </w:p>
    <w:p w14:paraId="59BFD5AE" w14:textId="77777777" w:rsidR="00E80769" w:rsidRPr="00EA6649" w:rsidRDefault="00E80769" w:rsidP="00E80769">
      <w:pPr>
        <w:pStyle w:val="SyntaxDefinition"/>
      </w:pPr>
      <w:r w:rsidRPr="00EA6649">
        <w:t>Statement</w:t>
      </w:r>
      <w:r w:rsidRPr="00EA6649">
        <w:br/>
        <w:t>FunctionDeclaration</w:t>
      </w:r>
    </w:p>
    <w:p w14:paraId="2F754FC6" w14:textId="77777777" w:rsidR="00E80769" w:rsidRDefault="00E80769" w:rsidP="00E80769">
      <w:pPr>
        <w:pStyle w:val="a2"/>
        <w:tabs>
          <w:tab w:val="clear" w:pos="500"/>
          <w:tab w:val="clear" w:pos="720"/>
          <w:tab w:val="left" w:pos="567"/>
        </w:tabs>
      </w:pPr>
      <w:bookmarkStart w:id="6768" w:name="_Toc472818977"/>
      <w:bookmarkStart w:id="6769" w:name="_Toc474641691"/>
      <w:bookmarkStart w:id="6770" w:name="_Toc235503559"/>
      <w:bookmarkStart w:id="6771" w:name="_Toc236208648"/>
      <w:bookmarkStart w:id="6772" w:name="_Toc241509334"/>
      <w:bookmarkStart w:id="6773" w:name="_Toc241557811"/>
      <w:bookmarkStart w:id="6774" w:name="_Toc244416821"/>
      <w:bookmarkStart w:id="6775" w:name="_Toc244657761"/>
      <w:bookmarkStart w:id="6776" w:name="_Toc246652501"/>
      <w:bookmarkStart w:id="6777" w:name="_Toc253562050"/>
      <w:bookmarkStart w:id="6778" w:name="_Toc268506066"/>
      <w:bookmarkStart w:id="6779" w:name="_Toc276631185"/>
      <w:bookmarkStart w:id="6780" w:name="_Toc277944229"/>
      <w:bookmarkStart w:id="6781" w:name="_Toc153968574"/>
      <w:r>
        <w:t>Universal Resource Identifier Character Classes</w:t>
      </w:r>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p>
    <w:p w14:paraId="4282376C" w14:textId="77777777" w:rsidR="00E80769" w:rsidRPr="00EA6649" w:rsidRDefault="00E80769" w:rsidP="00E80769">
      <w:pPr>
        <w:pStyle w:val="SyntaxRule"/>
      </w:pPr>
      <w:r w:rsidRPr="00EA6649">
        <w:t xml:space="preserve">uri </w:t>
      </w:r>
      <w:r w:rsidRPr="00D04346">
        <w:rPr>
          <w:rFonts w:ascii="Arial" w:hAnsi="Arial" w:cs="Arial"/>
          <w:b/>
          <w:i w:val="0"/>
        </w:rPr>
        <w:t>:::</w:t>
      </w:r>
      <w:r w:rsidRPr="00D00D4A">
        <w:tab/>
      </w:r>
      <w:r w:rsidRPr="00D04346">
        <w:rPr>
          <w:rFonts w:ascii="Arial" w:hAnsi="Arial"/>
        </w:rPr>
        <w:t>See 15.1.3</w:t>
      </w:r>
    </w:p>
    <w:p w14:paraId="1894F192" w14:textId="77777777" w:rsidR="00E80769" w:rsidRPr="00EA6649" w:rsidRDefault="00E80769" w:rsidP="00E80769">
      <w:pPr>
        <w:pStyle w:val="SyntaxDefinition"/>
      </w:pPr>
      <w:r w:rsidRPr="00EA6649">
        <w:t>uriCharacters</w:t>
      </w:r>
      <w:r w:rsidRPr="005E74B3">
        <w:rPr>
          <w:rFonts w:ascii="Arial" w:hAnsi="Arial"/>
          <w:i w:val="0"/>
          <w:vertAlign w:val="subscript"/>
        </w:rPr>
        <w:t>opt</w:t>
      </w:r>
    </w:p>
    <w:p w14:paraId="25041E85" w14:textId="77777777" w:rsidR="00E80769" w:rsidRDefault="00E80769" w:rsidP="00E80769">
      <w:pPr>
        <w:pStyle w:val="M0"/>
        <w:spacing w:after="0"/>
        <w:rPr>
          <w:sz w:val="16"/>
        </w:rPr>
      </w:pPr>
    </w:p>
    <w:p w14:paraId="2A139BCD" w14:textId="77777777" w:rsidR="00E80769" w:rsidRPr="00EA6649" w:rsidRDefault="00E80769" w:rsidP="00E80769">
      <w:pPr>
        <w:pStyle w:val="SyntaxRule"/>
      </w:pPr>
      <w:r w:rsidRPr="00EA6649">
        <w:t xml:space="preserve">uriCharacters </w:t>
      </w:r>
      <w:r w:rsidRPr="006D03FA">
        <w:rPr>
          <w:rFonts w:ascii="Arial" w:hAnsi="Arial"/>
          <w:b/>
          <w:i w:val="0"/>
        </w:rPr>
        <w:t>:::</w:t>
      </w:r>
      <w:r w:rsidRPr="00D00D4A">
        <w:rPr>
          <w:rFonts w:ascii="Arial" w:hAnsi="Arial"/>
        </w:rPr>
        <w:tab/>
      </w:r>
      <w:r w:rsidRPr="00D04346">
        <w:rPr>
          <w:rFonts w:ascii="Arial" w:hAnsi="Arial"/>
        </w:rPr>
        <w:t>See 15.1.3</w:t>
      </w:r>
    </w:p>
    <w:p w14:paraId="4D4CC5E3" w14:textId="77777777" w:rsidR="00E80769" w:rsidRPr="00EA6649" w:rsidRDefault="00E80769" w:rsidP="00E80769">
      <w:pPr>
        <w:pStyle w:val="SyntaxDefinition"/>
      </w:pPr>
      <w:r w:rsidRPr="00EA6649">
        <w:t>uriCharacter uriCharacters</w:t>
      </w:r>
      <w:r w:rsidRPr="005E74B3">
        <w:rPr>
          <w:rFonts w:ascii="Arial" w:hAnsi="Arial"/>
          <w:i w:val="0"/>
          <w:vertAlign w:val="subscript"/>
        </w:rPr>
        <w:t>opt</w:t>
      </w:r>
    </w:p>
    <w:p w14:paraId="15507B12" w14:textId="77777777" w:rsidR="00E80769" w:rsidRDefault="00E80769" w:rsidP="00E80769">
      <w:pPr>
        <w:pStyle w:val="M0"/>
        <w:spacing w:after="0"/>
        <w:rPr>
          <w:sz w:val="16"/>
        </w:rPr>
      </w:pPr>
    </w:p>
    <w:p w14:paraId="4B8E20B4" w14:textId="77777777" w:rsidR="00E80769" w:rsidRPr="00EA6649" w:rsidRDefault="00E80769" w:rsidP="00E80769">
      <w:pPr>
        <w:pStyle w:val="SyntaxRule"/>
      </w:pPr>
      <w:r w:rsidRPr="00EA6649">
        <w:t xml:space="preserve">uriCharacter </w:t>
      </w:r>
      <w:r w:rsidRPr="006D03FA">
        <w:rPr>
          <w:rFonts w:ascii="Arial" w:hAnsi="Arial"/>
          <w:b/>
          <w:i w:val="0"/>
        </w:rPr>
        <w:t>:::</w:t>
      </w:r>
      <w:r w:rsidRPr="00D00D4A">
        <w:rPr>
          <w:rFonts w:ascii="Arial" w:hAnsi="Arial"/>
        </w:rPr>
        <w:tab/>
      </w:r>
      <w:r w:rsidRPr="00E148F5">
        <w:rPr>
          <w:rFonts w:ascii="Arial" w:hAnsi="Arial"/>
        </w:rPr>
        <w:t>See 15.1.3</w:t>
      </w:r>
    </w:p>
    <w:p w14:paraId="268977F4" w14:textId="77777777" w:rsidR="00E80769" w:rsidRPr="00EA6649" w:rsidRDefault="00E80769" w:rsidP="00E80769">
      <w:pPr>
        <w:pStyle w:val="SyntaxDefinition"/>
      </w:pPr>
      <w:r w:rsidRPr="00EA6649">
        <w:t>uriReserved</w:t>
      </w:r>
      <w:r w:rsidRPr="00EA6649">
        <w:br/>
        <w:t>uriUnescaped</w:t>
      </w:r>
      <w:r w:rsidRPr="00EA6649">
        <w:br/>
        <w:t>uriEscaped</w:t>
      </w:r>
    </w:p>
    <w:p w14:paraId="02CB87F6" w14:textId="77777777" w:rsidR="00E80769" w:rsidRDefault="00E80769" w:rsidP="00E80769">
      <w:pPr>
        <w:pStyle w:val="M0"/>
        <w:spacing w:after="0"/>
        <w:rPr>
          <w:sz w:val="16"/>
        </w:rPr>
      </w:pPr>
    </w:p>
    <w:p w14:paraId="552BA44F" w14:textId="77777777" w:rsidR="00E80769" w:rsidRPr="00EA6649" w:rsidRDefault="00E80769" w:rsidP="00E80769">
      <w:pPr>
        <w:pStyle w:val="SyntaxRule"/>
      </w:pPr>
      <w:r w:rsidRPr="00EA6649">
        <w:t xml:space="preserve">uriReserved </w:t>
      </w:r>
      <w:r w:rsidRPr="007A29B2">
        <w:rPr>
          <w:rFonts w:ascii="Arial" w:hAnsi="Arial" w:cs="Arial"/>
          <w:b/>
          <w:i w:val="0"/>
        </w:rPr>
        <w:t>:::</w:t>
      </w:r>
      <w:r w:rsidRPr="007A29B2">
        <w:rPr>
          <w:rFonts w:ascii="Arial" w:hAnsi="Arial" w:cs="Arial"/>
          <w:i w:val="0"/>
        </w:rPr>
        <w:t xml:space="preserve"> </w:t>
      </w:r>
      <w:r w:rsidRPr="007A29B2">
        <w:rPr>
          <w:rFonts w:ascii="Arial" w:hAnsi="Arial" w:cs="Arial"/>
          <w:b/>
          <w:i w:val="0"/>
        </w:rPr>
        <w:t>one of</w:t>
      </w:r>
      <w:r w:rsidRPr="00D00D4A">
        <w:tab/>
      </w:r>
      <w:r w:rsidRPr="00E148F5">
        <w:rPr>
          <w:rFonts w:ascii="Arial" w:hAnsi="Arial"/>
        </w:rPr>
        <w:t>See 15.1.3</w:t>
      </w:r>
    </w:p>
    <w:p w14:paraId="064B5088" w14:textId="77777777" w:rsidR="00E80769" w:rsidRPr="007A29B2" w:rsidRDefault="00E80769" w:rsidP="00E80769">
      <w:pPr>
        <w:pStyle w:val="SyntaxDefinition"/>
        <w:rPr>
          <w:rFonts w:ascii="Courier New" w:hAnsi="Courier New" w:cs="Courier New"/>
          <w:b/>
          <w:i w:val="0"/>
        </w:rPr>
      </w:pPr>
      <w:r w:rsidRPr="007A29B2">
        <w:rPr>
          <w:rFonts w:ascii="Courier New" w:hAnsi="Courier New" w:cs="Courier New"/>
          <w:b/>
          <w:i w:val="0"/>
        </w:rPr>
        <w:t>;  /  ?  :  @  &amp;  =  +  $  ,</w:t>
      </w:r>
    </w:p>
    <w:p w14:paraId="125D361E" w14:textId="77777777" w:rsidR="00E80769" w:rsidRDefault="00E80769" w:rsidP="00E80769">
      <w:pPr>
        <w:pStyle w:val="M0"/>
        <w:spacing w:after="0"/>
        <w:rPr>
          <w:sz w:val="16"/>
        </w:rPr>
      </w:pPr>
    </w:p>
    <w:p w14:paraId="1CF1E608" w14:textId="77777777" w:rsidR="00E80769" w:rsidRPr="00EA6649" w:rsidRDefault="00E80769" w:rsidP="00E80769">
      <w:pPr>
        <w:pStyle w:val="SyntaxRule"/>
      </w:pPr>
      <w:r w:rsidRPr="00EA6649">
        <w:t xml:space="preserve">uriUnescaped </w:t>
      </w:r>
      <w:r w:rsidRPr="006D03FA">
        <w:rPr>
          <w:rFonts w:ascii="Arial" w:hAnsi="Arial"/>
          <w:b/>
          <w:i w:val="0"/>
        </w:rPr>
        <w:t>:::</w:t>
      </w:r>
      <w:r w:rsidRPr="00D00D4A">
        <w:rPr>
          <w:rFonts w:ascii="Arial" w:hAnsi="Arial"/>
        </w:rPr>
        <w:tab/>
      </w:r>
      <w:r w:rsidRPr="00E148F5">
        <w:rPr>
          <w:rFonts w:ascii="Arial" w:hAnsi="Arial"/>
        </w:rPr>
        <w:t>See 15.1.3</w:t>
      </w:r>
    </w:p>
    <w:p w14:paraId="07127F2D" w14:textId="77777777" w:rsidR="00E80769" w:rsidRPr="00EA6649" w:rsidRDefault="00E80769" w:rsidP="00E80769">
      <w:pPr>
        <w:pStyle w:val="SyntaxDefinition"/>
      </w:pPr>
      <w:r w:rsidRPr="00EA6649">
        <w:t>uriAlpha</w:t>
      </w:r>
      <w:r w:rsidRPr="00EA6649">
        <w:br/>
        <w:t>DecimalDigit</w:t>
      </w:r>
      <w:r w:rsidRPr="00EA6649">
        <w:br/>
        <w:t>uriMark</w:t>
      </w:r>
    </w:p>
    <w:p w14:paraId="6BA592A6" w14:textId="77777777" w:rsidR="00E80769" w:rsidRDefault="00E80769" w:rsidP="00E80769">
      <w:pPr>
        <w:pStyle w:val="M0"/>
        <w:spacing w:after="0"/>
        <w:rPr>
          <w:sz w:val="16"/>
        </w:rPr>
      </w:pPr>
    </w:p>
    <w:p w14:paraId="49F7D813" w14:textId="77777777" w:rsidR="00E80769" w:rsidRPr="00EA6649" w:rsidRDefault="00E80769" w:rsidP="00E80769">
      <w:pPr>
        <w:pStyle w:val="SyntaxRule"/>
      </w:pPr>
      <w:r w:rsidRPr="00EA6649">
        <w:t xml:space="preserve">uriEscaped </w:t>
      </w:r>
      <w:r w:rsidRPr="00E148F5">
        <w:rPr>
          <w:rFonts w:ascii="Arial" w:hAnsi="Arial"/>
          <w:b/>
          <w:i w:val="0"/>
        </w:rPr>
        <w:t>:::</w:t>
      </w:r>
      <w:r w:rsidRPr="00D00D4A">
        <w:tab/>
      </w:r>
      <w:r w:rsidRPr="00E148F5">
        <w:rPr>
          <w:rFonts w:ascii="Arial" w:hAnsi="Arial"/>
        </w:rPr>
        <w:t>See 15.1.3</w:t>
      </w:r>
    </w:p>
    <w:p w14:paraId="44292ECA" w14:textId="77777777" w:rsidR="00E80769" w:rsidRPr="00EA6649" w:rsidRDefault="00E80769" w:rsidP="00E80769">
      <w:pPr>
        <w:pStyle w:val="SyntaxDefinition"/>
      </w:pPr>
      <w:r w:rsidRPr="004431E2">
        <w:rPr>
          <w:rFonts w:ascii="Courier New" w:hAnsi="Courier New"/>
          <w:b/>
          <w:i w:val="0"/>
        </w:rPr>
        <w:t>%</w:t>
      </w:r>
      <w:r w:rsidRPr="00EA6649">
        <w:t xml:space="preserve"> HexDigit HexDigit</w:t>
      </w:r>
    </w:p>
    <w:p w14:paraId="7AF4C5B5" w14:textId="77777777" w:rsidR="00E80769" w:rsidRDefault="00E80769" w:rsidP="00E80769">
      <w:pPr>
        <w:pStyle w:val="M0"/>
        <w:spacing w:after="0"/>
        <w:rPr>
          <w:sz w:val="16"/>
        </w:rPr>
      </w:pPr>
    </w:p>
    <w:p w14:paraId="1B51B827" w14:textId="77777777" w:rsidR="00E80769" w:rsidRPr="00EA6649" w:rsidRDefault="00E80769" w:rsidP="00E80769">
      <w:pPr>
        <w:pStyle w:val="SyntaxRule"/>
      </w:pPr>
      <w:r w:rsidRPr="00EA6649">
        <w:t xml:space="preserve">uriAlpha </w:t>
      </w:r>
      <w:r w:rsidRPr="007A29B2">
        <w:rPr>
          <w:rFonts w:ascii="Arial" w:hAnsi="Arial" w:cs="Arial"/>
          <w:b/>
          <w:i w:val="0"/>
        </w:rPr>
        <w:t>:::</w:t>
      </w:r>
      <w:r w:rsidRPr="007A29B2">
        <w:rPr>
          <w:rFonts w:ascii="Arial" w:hAnsi="Arial" w:cs="Arial"/>
          <w:i w:val="0"/>
        </w:rPr>
        <w:t xml:space="preserve"> </w:t>
      </w:r>
      <w:r w:rsidRPr="007A29B2">
        <w:rPr>
          <w:rFonts w:ascii="Arial" w:hAnsi="Arial" w:cs="Arial"/>
          <w:b/>
          <w:i w:val="0"/>
        </w:rPr>
        <w:t>one of</w:t>
      </w:r>
      <w:r w:rsidRPr="00D00D4A">
        <w:tab/>
      </w:r>
      <w:r w:rsidRPr="00E148F5">
        <w:rPr>
          <w:rFonts w:ascii="Arial" w:hAnsi="Arial"/>
        </w:rPr>
        <w:t>See 15.1.3</w:t>
      </w:r>
    </w:p>
    <w:p w14:paraId="29126C56" w14:textId="77777777" w:rsidR="00E80769" w:rsidRPr="007A29B2" w:rsidRDefault="00E80769" w:rsidP="00E80769">
      <w:pPr>
        <w:pStyle w:val="SyntaxDefinition"/>
        <w:rPr>
          <w:rFonts w:ascii="Courier New" w:hAnsi="Courier New" w:cs="Courier New"/>
          <w:b/>
          <w:i w:val="0"/>
        </w:rPr>
      </w:pPr>
      <w:r w:rsidRPr="007A29B2">
        <w:rPr>
          <w:rFonts w:ascii="Courier New" w:hAnsi="Courier New" w:cs="Courier New"/>
          <w:b/>
          <w:i w:val="0"/>
        </w:rPr>
        <w:t>a  b  c  d  e  f  g  h  i  j  k  l  m  n  o  p  q  r  s  t  u  v  w  x  y  z</w:t>
      </w:r>
      <w:r w:rsidRPr="007A29B2">
        <w:rPr>
          <w:rFonts w:ascii="Courier New" w:hAnsi="Courier New" w:cs="Courier New"/>
          <w:b/>
          <w:i w:val="0"/>
        </w:rPr>
        <w:br/>
        <w:t>A  B  C  D  E  F  G  H  I  J  K  L  M  N  O  P  Q  R  S  T  U  V  W  X  Y  Z</w:t>
      </w:r>
    </w:p>
    <w:p w14:paraId="42D2F39D" w14:textId="77777777" w:rsidR="00E80769" w:rsidRDefault="00E80769" w:rsidP="00E80769">
      <w:pPr>
        <w:pStyle w:val="M0"/>
        <w:spacing w:after="0"/>
        <w:rPr>
          <w:sz w:val="16"/>
        </w:rPr>
      </w:pPr>
    </w:p>
    <w:p w14:paraId="31D895BE" w14:textId="77777777" w:rsidR="00E80769" w:rsidRPr="00EA6649" w:rsidRDefault="00E80769" w:rsidP="00E80769">
      <w:pPr>
        <w:pStyle w:val="SyntaxRule"/>
      </w:pPr>
      <w:r w:rsidRPr="00EA6649">
        <w:t xml:space="preserve">uriMark </w:t>
      </w:r>
      <w:r w:rsidRPr="007A29B2">
        <w:rPr>
          <w:rFonts w:ascii="Arial" w:hAnsi="Arial" w:cs="Arial"/>
          <w:b/>
          <w:i w:val="0"/>
        </w:rPr>
        <w:t>:::</w:t>
      </w:r>
      <w:r w:rsidRPr="007A29B2">
        <w:rPr>
          <w:rFonts w:ascii="Arial" w:hAnsi="Arial" w:cs="Arial"/>
          <w:i w:val="0"/>
        </w:rPr>
        <w:t xml:space="preserve"> </w:t>
      </w:r>
      <w:r w:rsidRPr="007A29B2">
        <w:rPr>
          <w:rFonts w:ascii="Arial" w:hAnsi="Arial" w:cs="Arial"/>
          <w:b/>
          <w:i w:val="0"/>
        </w:rPr>
        <w:t>one of</w:t>
      </w:r>
      <w:r w:rsidRPr="00D00D4A">
        <w:tab/>
      </w:r>
      <w:r w:rsidRPr="00E148F5">
        <w:rPr>
          <w:rFonts w:ascii="Arial" w:hAnsi="Arial"/>
        </w:rPr>
        <w:t>See 15.1.3</w:t>
      </w:r>
    </w:p>
    <w:p w14:paraId="5CF56D58" w14:textId="77777777" w:rsidR="00E80769" w:rsidRPr="007A29B2" w:rsidRDefault="00E80769" w:rsidP="00E80769">
      <w:pPr>
        <w:pStyle w:val="SyntaxDefinition"/>
        <w:rPr>
          <w:rFonts w:ascii="Courier New" w:hAnsi="Courier New" w:cs="Courier New"/>
          <w:b/>
          <w:i w:val="0"/>
        </w:rPr>
      </w:pPr>
      <w:r w:rsidRPr="007A29B2">
        <w:rPr>
          <w:rFonts w:ascii="Courier New" w:hAnsi="Courier New" w:cs="Courier New"/>
          <w:b/>
          <w:i w:val="0"/>
        </w:rPr>
        <w:t xml:space="preserve">-  _  .  !  ~  *  </w:t>
      </w:r>
      <w:r w:rsidRPr="00626096">
        <w:rPr>
          <w:rFonts w:ascii="Courier New" w:hAnsi="Courier New" w:cs="Courier New"/>
          <w:b/>
          <w:i w:val="0"/>
        </w:rPr>
        <w:t xml:space="preserve">' </w:t>
      </w:r>
      <w:r w:rsidRPr="007A29B2">
        <w:rPr>
          <w:rFonts w:ascii="Courier New" w:hAnsi="Courier New" w:cs="Courier New"/>
          <w:b/>
          <w:i w:val="0"/>
        </w:rPr>
        <w:t xml:space="preserve"> (  )</w:t>
      </w:r>
    </w:p>
    <w:p w14:paraId="4E70A235" w14:textId="77777777" w:rsidR="00E80769" w:rsidRDefault="00E80769" w:rsidP="00E80769">
      <w:pPr>
        <w:pStyle w:val="a2"/>
        <w:tabs>
          <w:tab w:val="clear" w:pos="500"/>
          <w:tab w:val="clear" w:pos="720"/>
          <w:tab w:val="left" w:pos="567"/>
        </w:tabs>
      </w:pPr>
      <w:bookmarkStart w:id="6782" w:name="_Toc472818978"/>
      <w:bookmarkStart w:id="6783" w:name="_Toc474641692"/>
      <w:bookmarkStart w:id="6784" w:name="_Toc235503560"/>
      <w:bookmarkStart w:id="6785" w:name="_Toc236208649"/>
      <w:bookmarkStart w:id="6786" w:name="_Toc241509335"/>
      <w:bookmarkStart w:id="6787" w:name="_Toc241557812"/>
      <w:bookmarkStart w:id="6788" w:name="_Toc244416822"/>
      <w:bookmarkStart w:id="6789" w:name="_Toc244657762"/>
      <w:bookmarkStart w:id="6790" w:name="_Toc246652502"/>
      <w:bookmarkStart w:id="6791" w:name="_Toc253562051"/>
      <w:bookmarkStart w:id="6792" w:name="_Toc268506067"/>
      <w:bookmarkStart w:id="6793" w:name="_Toc276631186"/>
      <w:bookmarkStart w:id="6794" w:name="_Toc277944230"/>
      <w:bookmarkStart w:id="6795" w:name="_Toc153968575"/>
      <w:r>
        <w:t>Regular Expressions</w:t>
      </w:r>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p>
    <w:p w14:paraId="520BB1E8" w14:textId="77777777" w:rsidR="00E80769" w:rsidRPr="00EA6649" w:rsidRDefault="00E80769" w:rsidP="00E80769">
      <w:pPr>
        <w:pStyle w:val="SyntaxRule"/>
      </w:pPr>
      <w:r w:rsidRPr="00EA6649">
        <w:t xml:space="preserve">Pattern </w:t>
      </w:r>
      <w:r w:rsidRPr="00E148F5">
        <w:rPr>
          <w:rFonts w:ascii="Arial" w:hAnsi="Arial"/>
          <w:b/>
          <w:i w:val="0"/>
        </w:rPr>
        <w:t>::</w:t>
      </w:r>
      <w:r w:rsidRPr="00D00D4A">
        <w:tab/>
      </w:r>
      <w:r w:rsidRPr="00E148F5">
        <w:rPr>
          <w:rFonts w:ascii="Arial" w:hAnsi="Arial"/>
        </w:rPr>
        <w:t>See 15.10.1</w:t>
      </w:r>
    </w:p>
    <w:p w14:paraId="25B4E547" w14:textId="77777777" w:rsidR="00E80769" w:rsidRPr="00EA6649" w:rsidRDefault="00E80769" w:rsidP="00E80769">
      <w:pPr>
        <w:pStyle w:val="SyntaxDefinition"/>
      </w:pPr>
      <w:r w:rsidRPr="00EA6649">
        <w:t>Disjunction</w:t>
      </w:r>
    </w:p>
    <w:p w14:paraId="27CCA006" w14:textId="77777777" w:rsidR="00E80769" w:rsidRDefault="00E80769" w:rsidP="00E80769">
      <w:pPr>
        <w:pStyle w:val="M0"/>
        <w:spacing w:after="0"/>
        <w:rPr>
          <w:sz w:val="16"/>
        </w:rPr>
      </w:pPr>
    </w:p>
    <w:p w14:paraId="7023C7BD" w14:textId="77777777" w:rsidR="00E80769" w:rsidRPr="00EA6649" w:rsidRDefault="00E80769" w:rsidP="00E80769">
      <w:pPr>
        <w:pStyle w:val="SyntaxRule"/>
      </w:pPr>
      <w:r w:rsidRPr="00EA6649">
        <w:t xml:space="preserve">Disjunction </w:t>
      </w:r>
      <w:r w:rsidRPr="00E148F5">
        <w:rPr>
          <w:rFonts w:ascii="Arial" w:hAnsi="Arial"/>
          <w:b/>
          <w:i w:val="0"/>
        </w:rPr>
        <w:t>::</w:t>
      </w:r>
      <w:r w:rsidRPr="00EA6649">
        <w:rPr>
          <w:b/>
        </w:rPr>
        <w:tab/>
      </w:r>
      <w:r w:rsidRPr="00E148F5">
        <w:rPr>
          <w:rFonts w:ascii="Arial" w:hAnsi="Arial" w:cs="Arial"/>
        </w:rPr>
        <w:t>See 15.10.1</w:t>
      </w:r>
    </w:p>
    <w:p w14:paraId="27B29B64" w14:textId="77777777" w:rsidR="00E80769" w:rsidRPr="00EA6649" w:rsidRDefault="00E80769" w:rsidP="00E80769">
      <w:pPr>
        <w:pStyle w:val="SyntaxDefinition"/>
      </w:pPr>
      <w:r w:rsidRPr="00EA6649">
        <w:t>Alternative</w:t>
      </w:r>
      <w:r w:rsidRPr="00EA6649">
        <w:br/>
        <w:t xml:space="preserve"> Alternative </w:t>
      </w:r>
      <w:r w:rsidRPr="004431E2">
        <w:rPr>
          <w:rFonts w:ascii="Courier New" w:hAnsi="Courier New"/>
          <w:b/>
          <w:i w:val="0"/>
        </w:rPr>
        <w:t>|</w:t>
      </w:r>
      <w:r w:rsidRPr="00EA6649">
        <w:t xml:space="preserve"> Disjunction</w:t>
      </w:r>
    </w:p>
    <w:p w14:paraId="0A001D61" w14:textId="77777777" w:rsidR="00E80769" w:rsidRDefault="00E80769" w:rsidP="00E80769">
      <w:pPr>
        <w:pStyle w:val="M0"/>
        <w:spacing w:after="0"/>
        <w:rPr>
          <w:sz w:val="16"/>
        </w:rPr>
      </w:pPr>
    </w:p>
    <w:p w14:paraId="4173C1BE" w14:textId="77777777" w:rsidR="00E80769" w:rsidRPr="00EA6649" w:rsidRDefault="00E80769" w:rsidP="00E80769">
      <w:pPr>
        <w:pStyle w:val="SyntaxRule"/>
      </w:pPr>
      <w:r w:rsidRPr="00EA6649">
        <w:t xml:space="preserve">Alternative </w:t>
      </w:r>
      <w:r w:rsidRPr="00E148F5">
        <w:rPr>
          <w:rFonts w:ascii="Arial" w:hAnsi="Arial"/>
          <w:b/>
          <w:i w:val="0"/>
        </w:rPr>
        <w:t>::</w:t>
      </w:r>
      <w:r w:rsidRPr="00EA6649">
        <w:rPr>
          <w:b/>
        </w:rPr>
        <w:tab/>
      </w:r>
      <w:r w:rsidRPr="00E148F5">
        <w:rPr>
          <w:rFonts w:ascii="Arial" w:hAnsi="Arial" w:cs="Arial"/>
        </w:rPr>
        <w:t>See 15.10.1</w:t>
      </w:r>
    </w:p>
    <w:p w14:paraId="10DC7603" w14:textId="77777777" w:rsidR="00E80769" w:rsidRPr="00EA6649" w:rsidRDefault="00E80769" w:rsidP="00E80769">
      <w:pPr>
        <w:pStyle w:val="SyntaxDefinition"/>
        <w:rPr>
          <w:vertAlign w:val="subscript"/>
        </w:rPr>
      </w:pPr>
      <w:r w:rsidRPr="00E148F5">
        <w:rPr>
          <w:rFonts w:ascii="Arial" w:hAnsi="Arial"/>
          <w:i w:val="0"/>
          <w:sz w:val="16"/>
        </w:rPr>
        <w:t>[empty]</w:t>
      </w:r>
      <w:r w:rsidRPr="00EA6649">
        <w:br/>
        <w:t>Alternative Term</w:t>
      </w:r>
    </w:p>
    <w:p w14:paraId="74A7F859" w14:textId="77777777" w:rsidR="00E80769" w:rsidRDefault="00E80769" w:rsidP="00E80769">
      <w:pPr>
        <w:pStyle w:val="M0"/>
        <w:spacing w:after="0"/>
        <w:rPr>
          <w:sz w:val="16"/>
        </w:rPr>
      </w:pPr>
    </w:p>
    <w:p w14:paraId="6AEF756D" w14:textId="77777777" w:rsidR="00E80769" w:rsidRPr="00D00D4A" w:rsidRDefault="00E80769" w:rsidP="00E80769">
      <w:pPr>
        <w:pStyle w:val="SyntaxRule"/>
      </w:pPr>
      <w:r w:rsidRPr="00EA6649">
        <w:t xml:space="preserve">Term </w:t>
      </w:r>
      <w:r w:rsidRPr="00E148F5">
        <w:rPr>
          <w:rFonts w:ascii="Arial" w:hAnsi="Arial"/>
          <w:b/>
          <w:i w:val="0"/>
        </w:rPr>
        <w:t>::</w:t>
      </w:r>
      <w:r w:rsidRPr="00EA6649">
        <w:rPr>
          <w:b/>
        </w:rPr>
        <w:tab/>
      </w:r>
      <w:r w:rsidRPr="00E148F5">
        <w:rPr>
          <w:rFonts w:ascii="Arial" w:hAnsi="Arial"/>
        </w:rPr>
        <w:t>See 15.10.1</w:t>
      </w:r>
    </w:p>
    <w:p w14:paraId="7F78C39D" w14:textId="77777777" w:rsidR="00E80769" w:rsidRPr="00EA6649" w:rsidRDefault="00E80769" w:rsidP="00E80769">
      <w:pPr>
        <w:pStyle w:val="SyntaxDefinition"/>
        <w:rPr>
          <w:vertAlign w:val="subscript"/>
        </w:rPr>
      </w:pPr>
      <w:r w:rsidRPr="00EA6649">
        <w:t>Assertion</w:t>
      </w:r>
      <w:r w:rsidRPr="00EA6649">
        <w:br/>
        <w:t>Atom</w:t>
      </w:r>
      <w:r w:rsidRPr="00EA6649">
        <w:br/>
        <w:t>Atom Quantifier</w:t>
      </w:r>
    </w:p>
    <w:p w14:paraId="56F56953" w14:textId="77777777" w:rsidR="00E80769" w:rsidRDefault="00E80769" w:rsidP="00E80769">
      <w:pPr>
        <w:pStyle w:val="M0"/>
        <w:spacing w:after="0"/>
        <w:rPr>
          <w:sz w:val="16"/>
        </w:rPr>
      </w:pPr>
    </w:p>
    <w:p w14:paraId="1FD688C5" w14:textId="77777777" w:rsidR="00E80769" w:rsidRPr="00D00D4A" w:rsidRDefault="00E80769" w:rsidP="00E80769">
      <w:pPr>
        <w:pStyle w:val="SyntaxRule"/>
        <w:rPr>
          <w:lang w:val="en-US"/>
        </w:rPr>
      </w:pPr>
      <w:r w:rsidRPr="00EA6649">
        <w:rPr>
          <w:lang w:val="en-US"/>
        </w:rPr>
        <w:t xml:space="preserve">Assertion </w:t>
      </w:r>
      <w:r w:rsidRPr="00E148F5">
        <w:rPr>
          <w:rFonts w:ascii="Arial" w:hAnsi="Arial"/>
          <w:b/>
          <w:i w:val="0"/>
          <w:lang w:val="en-US"/>
        </w:rPr>
        <w:t>::</w:t>
      </w:r>
      <w:r w:rsidRPr="00EA6649">
        <w:rPr>
          <w:b/>
          <w:lang w:val="en-US"/>
        </w:rPr>
        <w:tab/>
      </w:r>
      <w:r w:rsidRPr="00E148F5">
        <w:rPr>
          <w:rFonts w:ascii="Arial" w:hAnsi="Arial"/>
          <w:lang w:val="en-US"/>
        </w:rPr>
        <w:t>See 15.10.1</w:t>
      </w:r>
    </w:p>
    <w:p w14:paraId="0449AB76" w14:textId="77777777" w:rsidR="00E80769" w:rsidRPr="00DE655B" w:rsidRDefault="00E80769" w:rsidP="00E80769">
      <w:pPr>
        <w:pStyle w:val="SyntaxDefinition"/>
        <w:rPr>
          <w:vertAlign w:val="subscript"/>
          <w:lang w:val="fr-CH"/>
        </w:rPr>
      </w:pPr>
      <w:r w:rsidRPr="004431E2">
        <w:rPr>
          <w:rFonts w:ascii="Courier New" w:hAnsi="Courier New"/>
          <w:b/>
          <w:i w:val="0"/>
          <w:lang w:val="en-US"/>
        </w:rPr>
        <w:t>^</w:t>
      </w:r>
      <w:r w:rsidRPr="00EA6649">
        <w:rPr>
          <w:lang w:val="en-US"/>
        </w:rPr>
        <w:br/>
      </w:r>
      <w:r w:rsidRPr="004431E2">
        <w:rPr>
          <w:rFonts w:ascii="Courier New" w:hAnsi="Courier New"/>
          <w:b/>
          <w:i w:val="0"/>
          <w:lang w:val="en-US"/>
        </w:rPr>
        <w:t>$</w:t>
      </w:r>
      <w:r w:rsidRPr="00EA6649">
        <w:rPr>
          <w:lang w:val="en-US"/>
        </w:rPr>
        <w:br/>
      </w:r>
      <w:r w:rsidRPr="004431E2">
        <w:rPr>
          <w:rFonts w:ascii="Courier New" w:hAnsi="Courier New"/>
          <w:b/>
          <w:i w:val="0"/>
          <w:lang w:val="en-US"/>
        </w:rPr>
        <w:t>\ b</w:t>
      </w:r>
      <w:r w:rsidRPr="00EA6649">
        <w:rPr>
          <w:lang w:val="en-US"/>
        </w:rPr>
        <w:br/>
      </w:r>
      <w:r w:rsidRPr="004431E2">
        <w:rPr>
          <w:rFonts w:ascii="Courier New" w:hAnsi="Courier New"/>
          <w:b/>
          <w:i w:val="0"/>
          <w:lang w:val="en-US"/>
        </w:rPr>
        <w:t>\ B</w:t>
      </w:r>
      <w:r w:rsidRPr="00EA6649">
        <w:rPr>
          <w:lang w:val="en-US"/>
        </w:rPr>
        <w:br/>
      </w:r>
      <w:r w:rsidRPr="004431E2">
        <w:rPr>
          <w:rFonts w:ascii="Courier New" w:hAnsi="Courier New"/>
          <w:b/>
          <w:i w:val="0"/>
          <w:lang w:val="en-US"/>
        </w:rPr>
        <w:t>(</w:t>
      </w:r>
      <w:r w:rsidRPr="00D00D4A">
        <w:rPr>
          <w:rFonts w:ascii="Arial" w:hAnsi="Arial"/>
          <w:b/>
          <w:lang w:val="en-US"/>
        </w:rPr>
        <w:t xml:space="preserve"> </w:t>
      </w:r>
      <w:r w:rsidRPr="004431E2">
        <w:rPr>
          <w:rFonts w:ascii="Courier New" w:hAnsi="Courier New"/>
          <w:b/>
          <w:i w:val="0"/>
          <w:lang w:val="en-US"/>
        </w:rPr>
        <w:t>?</w:t>
      </w:r>
      <w:r w:rsidRPr="00D00D4A">
        <w:rPr>
          <w:rFonts w:ascii="Arial" w:hAnsi="Arial"/>
          <w:b/>
          <w:lang w:val="en-US"/>
        </w:rPr>
        <w:t xml:space="preserve"> </w:t>
      </w:r>
      <w:r w:rsidRPr="004431E2">
        <w:rPr>
          <w:rFonts w:ascii="Courier New" w:hAnsi="Courier New"/>
          <w:b/>
          <w:i w:val="0"/>
          <w:lang w:val="en-US"/>
        </w:rPr>
        <w:t>=</w:t>
      </w:r>
      <w:r w:rsidRPr="00D00D4A">
        <w:rPr>
          <w:rFonts w:ascii="Arial" w:hAnsi="Arial"/>
          <w:b/>
          <w:lang w:val="en-US"/>
        </w:rPr>
        <w:t xml:space="preserve"> </w:t>
      </w:r>
      <w:r w:rsidRPr="00EA6649">
        <w:rPr>
          <w:lang w:val="en-US"/>
        </w:rPr>
        <w:t xml:space="preserve">Disjunction </w:t>
      </w:r>
      <w:r w:rsidRPr="004431E2">
        <w:rPr>
          <w:rFonts w:ascii="Courier New" w:hAnsi="Courier New"/>
          <w:b/>
          <w:i w:val="0"/>
          <w:lang w:val="en-US"/>
        </w:rPr>
        <w:t>)</w:t>
      </w:r>
      <w:r w:rsidRPr="00EA6649">
        <w:rPr>
          <w:lang w:val="en-US"/>
        </w:rPr>
        <w:br/>
      </w:r>
      <w:r w:rsidRPr="004431E2">
        <w:rPr>
          <w:rFonts w:ascii="Courier New" w:hAnsi="Courier New"/>
          <w:b/>
          <w:i w:val="0"/>
          <w:lang w:val="en-US"/>
        </w:rPr>
        <w:t>(</w:t>
      </w:r>
      <w:r w:rsidRPr="00D00D4A">
        <w:rPr>
          <w:rFonts w:ascii="Arial" w:hAnsi="Arial"/>
          <w:b/>
          <w:lang w:val="en-US"/>
        </w:rPr>
        <w:t xml:space="preserve"> </w:t>
      </w:r>
      <w:r w:rsidRPr="004431E2">
        <w:rPr>
          <w:rFonts w:ascii="Courier New" w:hAnsi="Courier New"/>
          <w:b/>
          <w:i w:val="0"/>
          <w:lang w:val="en-US"/>
        </w:rPr>
        <w:t>?</w:t>
      </w:r>
      <w:r w:rsidRPr="00D00D4A">
        <w:rPr>
          <w:rFonts w:ascii="Arial" w:hAnsi="Arial"/>
          <w:b/>
          <w:lang w:val="en-US"/>
        </w:rPr>
        <w:t xml:space="preserve"> </w:t>
      </w:r>
      <w:r w:rsidRPr="004431E2">
        <w:rPr>
          <w:rFonts w:ascii="Courier New" w:hAnsi="Courier New"/>
          <w:b/>
          <w:i w:val="0"/>
          <w:lang w:val="en-US"/>
        </w:rPr>
        <w:t>!</w:t>
      </w:r>
      <w:r w:rsidRPr="00D00D4A">
        <w:rPr>
          <w:rFonts w:ascii="Arial" w:hAnsi="Arial"/>
          <w:b/>
          <w:lang w:val="en-US"/>
        </w:rPr>
        <w:t xml:space="preserve"> </w:t>
      </w:r>
      <w:r w:rsidRPr="00DE655B">
        <w:rPr>
          <w:lang w:val="fr-CH"/>
        </w:rPr>
        <w:t xml:space="preserve">Disjunction </w:t>
      </w:r>
      <w:r w:rsidRPr="00DE655B">
        <w:rPr>
          <w:rFonts w:ascii="Courier New" w:hAnsi="Courier New"/>
          <w:b/>
          <w:i w:val="0"/>
          <w:lang w:val="fr-CH"/>
        </w:rPr>
        <w:t>)</w:t>
      </w:r>
    </w:p>
    <w:p w14:paraId="194382B2" w14:textId="77777777" w:rsidR="00E80769" w:rsidRPr="00DE655B" w:rsidRDefault="00E80769" w:rsidP="00E80769">
      <w:pPr>
        <w:pStyle w:val="M0"/>
        <w:spacing w:after="0"/>
        <w:rPr>
          <w:sz w:val="16"/>
          <w:lang w:val="fr-CH"/>
        </w:rPr>
      </w:pPr>
    </w:p>
    <w:p w14:paraId="4DF99C50" w14:textId="77777777" w:rsidR="00E80769" w:rsidRPr="00DE655B" w:rsidRDefault="00E80769" w:rsidP="00E80769">
      <w:pPr>
        <w:pStyle w:val="SyntaxRule"/>
        <w:rPr>
          <w:lang w:val="fr-CH"/>
        </w:rPr>
      </w:pPr>
      <w:r w:rsidRPr="00DE655B">
        <w:rPr>
          <w:lang w:val="fr-CH"/>
        </w:rPr>
        <w:t xml:space="preserve">Quantifier </w:t>
      </w:r>
      <w:r w:rsidRPr="00DE655B">
        <w:rPr>
          <w:rFonts w:ascii="Arial" w:hAnsi="Arial"/>
          <w:b/>
          <w:i w:val="0"/>
          <w:lang w:val="fr-CH"/>
        </w:rPr>
        <w:t>::</w:t>
      </w:r>
      <w:r w:rsidRPr="00DE655B">
        <w:rPr>
          <w:b/>
          <w:lang w:val="fr-CH"/>
        </w:rPr>
        <w:tab/>
      </w:r>
      <w:r w:rsidRPr="00DE655B">
        <w:rPr>
          <w:rFonts w:ascii="Arial" w:hAnsi="Arial"/>
          <w:lang w:val="fr-CH"/>
        </w:rPr>
        <w:t>See 15.10.1</w:t>
      </w:r>
    </w:p>
    <w:p w14:paraId="7BEE84FF" w14:textId="77777777" w:rsidR="00E80769" w:rsidRPr="00DE655B" w:rsidRDefault="00E80769" w:rsidP="00E80769">
      <w:pPr>
        <w:pStyle w:val="SyntaxDefinition"/>
        <w:rPr>
          <w:lang w:val="fr-CH"/>
        </w:rPr>
      </w:pPr>
      <w:r w:rsidRPr="00DE655B">
        <w:rPr>
          <w:lang w:val="fr-CH"/>
        </w:rPr>
        <w:t>QuantifierPrefix</w:t>
      </w:r>
      <w:r w:rsidRPr="00DE655B">
        <w:rPr>
          <w:lang w:val="fr-CH"/>
        </w:rPr>
        <w:br/>
        <w:t>QuantifierPrefix</w:t>
      </w:r>
      <w:r w:rsidRPr="00DE655B">
        <w:rPr>
          <w:rFonts w:ascii="Courier New" w:hAnsi="Courier New"/>
          <w:b/>
          <w:i w:val="0"/>
          <w:lang w:val="fr-CH"/>
        </w:rPr>
        <w:t xml:space="preserve"> ?</w:t>
      </w:r>
    </w:p>
    <w:p w14:paraId="087125F9" w14:textId="77777777" w:rsidR="00E80769" w:rsidRPr="00DE655B" w:rsidRDefault="00E80769" w:rsidP="00E80769">
      <w:pPr>
        <w:pStyle w:val="M0"/>
        <w:spacing w:after="0"/>
        <w:rPr>
          <w:sz w:val="16"/>
          <w:lang w:val="fr-CH"/>
        </w:rPr>
      </w:pPr>
    </w:p>
    <w:p w14:paraId="77CA7455" w14:textId="77777777" w:rsidR="00E80769" w:rsidRPr="00DE655B" w:rsidRDefault="00E80769" w:rsidP="00E80769">
      <w:pPr>
        <w:pStyle w:val="SyntaxRule"/>
        <w:rPr>
          <w:rFonts w:ascii="Arial" w:hAnsi="Arial"/>
          <w:lang w:val="fr-CH"/>
        </w:rPr>
      </w:pPr>
      <w:r w:rsidRPr="00DE655B">
        <w:rPr>
          <w:lang w:val="fr-CH"/>
        </w:rPr>
        <w:t xml:space="preserve">QuantifierPrefix </w:t>
      </w:r>
      <w:r w:rsidRPr="00DE655B">
        <w:rPr>
          <w:rFonts w:ascii="Arial" w:hAnsi="Arial"/>
          <w:b/>
          <w:i w:val="0"/>
          <w:lang w:val="fr-CH"/>
        </w:rPr>
        <w:t>::</w:t>
      </w:r>
      <w:r w:rsidRPr="00DE655B">
        <w:rPr>
          <w:rFonts w:ascii="Arial" w:hAnsi="Arial"/>
          <w:b/>
          <w:lang w:val="fr-CH"/>
        </w:rPr>
        <w:tab/>
      </w:r>
      <w:r w:rsidRPr="00DE655B">
        <w:rPr>
          <w:rFonts w:ascii="Arial" w:hAnsi="Arial"/>
          <w:lang w:val="fr-CH"/>
        </w:rPr>
        <w:t>See 15.10.1</w:t>
      </w:r>
    </w:p>
    <w:p w14:paraId="2CDDC788" w14:textId="77777777" w:rsidR="00E80769" w:rsidRPr="00DE655B" w:rsidRDefault="00E80769" w:rsidP="00E80769">
      <w:pPr>
        <w:pStyle w:val="SyntaxDefinition"/>
        <w:rPr>
          <w:lang w:val="fr-CH"/>
        </w:rPr>
      </w:pPr>
      <w:r w:rsidRPr="00DE655B">
        <w:rPr>
          <w:rFonts w:ascii="Courier New" w:hAnsi="Courier New"/>
          <w:b/>
          <w:i w:val="0"/>
          <w:lang w:val="fr-CH"/>
        </w:rPr>
        <w:t>*</w:t>
      </w:r>
      <w:r w:rsidRPr="00DE655B">
        <w:rPr>
          <w:rFonts w:ascii="Courier New" w:hAnsi="Courier New"/>
          <w:b/>
          <w:i w:val="0"/>
          <w:lang w:val="fr-CH"/>
        </w:rPr>
        <w:br/>
        <w:t>+</w:t>
      </w:r>
      <w:r w:rsidRPr="00DE655B">
        <w:rPr>
          <w:lang w:val="fr-CH"/>
        </w:rPr>
        <w:br/>
      </w: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lang w:val="fr-CH"/>
        </w:rPr>
        <w:t xml:space="preserve"> DecimalDigits </w:t>
      </w: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lang w:val="fr-CH"/>
        </w:rPr>
        <w:t xml:space="preserve"> DecimalDigits</w:t>
      </w:r>
      <w:r w:rsidRPr="00DE655B">
        <w:rPr>
          <w:rFonts w:ascii="Arial" w:hAnsi="Arial"/>
          <w:b/>
          <w:lang w:val="fr-CH"/>
        </w:rPr>
        <w:t xml:space="preserve"> </w:t>
      </w:r>
      <w:r w:rsidRPr="00DE655B">
        <w:rPr>
          <w:rFonts w:ascii="Courier New" w:hAnsi="Courier New"/>
          <w:b/>
          <w:i w:val="0"/>
          <w:lang w:val="fr-CH"/>
        </w:rPr>
        <w:t>,</w:t>
      </w:r>
      <w:r w:rsidRPr="00DE655B">
        <w:rPr>
          <w:rFonts w:ascii="Arial" w:hAnsi="Arial"/>
          <w:b/>
          <w:lang w:val="fr-CH"/>
        </w:rPr>
        <w:t xml:space="preserve"> </w:t>
      </w: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lang w:val="fr-CH"/>
        </w:rPr>
        <w:t xml:space="preserve"> DecimalDigits</w:t>
      </w:r>
      <w:r w:rsidRPr="00DE655B">
        <w:rPr>
          <w:rFonts w:ascii="Arial" w:hAnsi="Arial"/>
          <w:b/>
          <w:lang w:val="fr-CH"/>
        </w:rPr>
        <w:t xml:space="preserve"> </w:t>
      </w:r>
      <w:r w:rsidRPr="00DE655B">
        <w:rPr>
          <w:rFonts w:ascii="Courier New" w:hAnsi="Courier New"/>
          <w:b/>
          <w:i w:val="0"/>
          <w:lang w:val="fr-CH"/>
        </w:rPr>
        <w:t>,</w:t>
      </w:r>
      <w:r w:rsidRPr="00DE655B">
        <w:rPr>
          <w:lang w:val="fr-CH"/>
        </w:rPr>
        <w:t xml:space="preserve"> DecimalDigits </w:t>
      </w:r>
      <w:r w:rsidRPr="00DE655B">
        <w:rPr>
          <w:rFonts w:ascii="Courier New" w:hAnsi="Courier New"/>
          <w:b/>
          <w:i w:val="0"/>
          <w:lang w:val="fr-CH"/>
        </w:rPr>
        <w:t>}</w:t>
      </w:r>
    </w:p>
    <w:p w14:paraId="533C808D" w14:textId="77777777" w:rsidR="00E80769" w:rsidRPr="00DE655B" w:rsidRDefault="00E80769" w:rsidP="00E80769">
      <w:pPr>
        <w:pStyle w:val="M0"/>
        <w:spacing w:after="0"/>
        <w:rPr>
          <w:sz w:val="16"/>
          <w:lang w:val="fr-CH"/>
        </w:rPr>
      </w:pPr>
    </w:p>
    <w:p w14:paraId="531C7A63" w14:textId="77777777" w:rsidR="00E80769" w:rsidRPr="00D00D4A" w:rsidRDefault="00E80769" w:rsidP="00E80769">
      <w:pPr>
        <w:pStyle w:val="SyntaxRule"/>
      </w:pPr>
      <w:r w:rsidRPr="00EA6649">
        <w:t xml:space="preserve">Atom </w:t>
      </w:r>
      <w:r w:rsidRPr="00E148F5">
        <w:rPr>
          <w:rFonts w:ascii="Arial" w:hAnsi="Arial"/>
          <w:b/>
          <w:i w:val="0"/>
        </w:rPr>
        <w:t>::</w:t>
      </w:r>
      <w:r w:rsidRPr="00EA6649">
        <w:rPr>
          <w:b/>
        </w:rPr>
        <w:tab/>
      </w:r>
      <w:r w:rsidRPr="00E148F5">
        <w:rPr>
          <w:rFonts w:ascii="Arial" w:hAnsi="Arial"/>
        </w:rPr>
        <w:t>See 15.10.1</w:t>
      </w:r>
    </w:p>
    <w:p w14:paraId="069007A7" w14:textId="77777777" w:rsidR="00E80769" w:rsidRPr="00EA6649" w:rsidRDefault="00E80769" w:rsidP="00E80769">
      <w:pPr>
        <w:pStyle w:val="SyntaxDefinition"/>
      </w:pPr>
      <w:r w:rsidRPr="00EA6649">
        <w:t>PatternCharacter</w:t>
      </w:r>
      <w:r w:rsidRPr="00EA6649">
        <w:br/>
      </w:r>
      <w:r w:rsidRPr="008C7962">
        <w:rPr>
          <w:rFonts w:ascii="Courier New" w:hAnsi="Courier New"/>
          <w:i w:val="0"/>
        </w:rPr>
        <w:t>.</w:t>
      </w:r>
      <w:r w:rsidRPr="00EA6649">
        <w:br/>
      </w:r>
      <w:r w:rsidRPr="008C7962">
        <w:rPr>
          <w:rFonts w:ascii="Courier New" w:hAnsi="Courier New"/>
          <w:b/>
          <w:i w:val="0"/>
        </w:rPr>
        <w:t>\</w:t>
      </w:r>
      <w:r w:rsidRPr="004431E2">
        <w:rPr>
          <w:rFonts w:ascii="Courier New" w:hAnsi="Courier New"/>
          <w:b/>
          <w:i w:val="0"/>
        </w:rPr>
        <w:t xml:space="preserve"> </w:t>
      </w:r>
      <w:r w:rsidRPr="00EA6649">
        <w:t>AtomEscape</w:t>
      </w:r>
      <w:r w:rsidRPr="00EA6649">
        <w:br/>
        <w:t>CharacterClass</w:t>
      </w:r>
      <w:r w:rsidRPr="004431E2">
        <w:rPr>
          <w:rFonts w:ascii="Courier New" w:hAnsi="Courier New"/>
          <w:b/>
          <w:i w:val="0"/>
        </w:rPr>
        <w:br/>
        <w:t>(</w:t>
      </w:r>
      <w:r w:rsidRPr="00D00D4A">
        <w:rPr>
          <w:rFonts w:ascii="Arial" w:hAnsi="Arial"/>
          <w:b/>
        </w:rPr>
        <w:t xml:space="preserve"> </w:t>
      </w:r>
      <w:r w:rsidRPr="00EA6649">
        <w:t xml:space="preserve">Disjunction </w:t>
      </w:r>
      <w:r w:rsidRPr="004431E2">
        <w:rPr>
          <w:rFonts w:ascii="Courier New" w:hAnsi="Courier New"/>
          <w:b/>
          <w:i w:val="0"/>
        </w:rPr>
        <w:t>)</w:t>
      </w:r>
      <w:r w:rsidRPr="00EA6649">
        <w:br/>
      </w:r>
      <w:r w:rsidRPr="008C7962">
        <w:rPr>
          <w:rFonts w:ascii="Courier New" w:hAnsi="Courier New"/>
          <w:b/>
          <w:i w:val="0"/>
        </w:rPr>
        <w:t>(</w:t>
      </w:r>
      <w:r w:rsidRPr="008C7962">
        <w:rPr>
          <w:rFonts w:ascii="Arial" w:hAnsi="Arial"/>
          <w:b/>
          <w:i w:val="0"/>
        </w:rPr>
        <w:t xml:space="preserve"> </w:t>
      </w:r>
      <w:r w:rsidRPr="008C7962">
        <w:rPr>
          <w:rFonts w:ascii="Courier New" w:hAnsi="Courier New"/>
          <w:b/>
          <w:i w:val="0"/>
        </w:rPr>
        <w:t>?</w:t>
      </w:r>
      <w:r w:rsidRPr="008C7962">
        <w:rPr>
          <w:rFonts w:ascii="Arial" w:hAnsi="Arial"/>
          <w:b/>
          <w:i w:val="0"/>
        </w:rPr>
        <w:t xml:space="preserve"> </w:t>
      </w:r>
      <w:r w:rsidRPr="008C7962">
        <w:rPr>
          <w:rFonts w:ascii="Courier New" w:hAnsi="Courier New"/>
          <w:b/>
          <w:i w:val="0"/>
        </w:rPr>
        <w:t>:</w:t>
      </w:r>
      <w:r w:rsidRPr="00D00D4A">
        <w:rPr>
          <w:rFonts w:ascii="Arial" w:hAnsi="Arial"/>
          <w:b/>
        </w:rPr>
        <w:t xml:space="preserve"> </w:t>
      </w:r>
      <w:r w:rsidRPr="00EA6649">
        <w:t xml:space="preserve">Disjunction </w:t>
      </w:r>
      <w:r w:rsidRPr="008C7962">
        <w:rPr>
          <w:rFonts w:ascii="Courier New" w:hAnsi="Courier New"/>
          <w:b/>
          <w:i w:val="0"/>
        </w:rPr>
        <w:t>)</w:t>
      </w:r>
    </w:p>
    <w:p w14:paraId="5E82436B" w14:textId="77777777" w:rsidR="00E80769" w:rsidRPr="00D00D4A" w:rsidRDefault="00E80769" w:rsidP="00E80769">
      <w:pPr>
        <w:pStyle w:val="SyntaxRule"/>
      </w:pPr>
      <w:r w:rsidRPr="00EA6649">
        <w:rPr>
          <w:rStyle w:val="bnf"/>
          <w:i/>
        </w:rPr>
        <w:t>PatternCharacter</w:t>
      </w:r>
      <w:r w:rsidRPr="00D00D4A">
        <w:t xml:space="preserve"> </w:t>
      </w:r>
      <w:r w:rsidRPr="00E148F5">
        <w:rPr>
          <w:rFonts w:ascii="Arial" w:hAnsi="Arial"/>
          <w:i w:val="0"/>
        </w:rPr>
        <w:t>::</w:t>
      </w:r>
      <w:r w:rsidRPr="00D00D4A">
        <w:tab/>
      </w:r>
      <w:r w:rsidRPr="00E148F5">
        <w:rPr>
          <w:rFonts w:ascii="Arial" w:hAnsi="Arial"/>
        </w:rPr>
        <w:t>See 15.10.1</w:t>
      </w:r>
    </w:p>
    <w:p w14:paraId="46615116" w14:textId="77777777" w:rsidR="00E80769" w:rsidRPr="008C7962" w:rsidRDefault="00E80769" w:rsidP="00E80769">
      <w:pPr>
        <w:pStyle w:val="SyntaxDefinition"/>
        <w:rPr>
          <w:rFonts w:ascii="Courier New" w:hAnsi="Courier New" w:cs="Courier New"/>
          <w:b/>
          <w:i w:val="0"/>
        </w:rPr>
      </w:pPr>
      <w:r w:rsidRPr="00EA6649">
        <w:rPr>
          <w:rStyle w:val="bnf"/>
          <w:i/>
        </w:rPr>
        <w:t>SourceCharacter</w:t>
      </w:r>
      <w:r w:rsidRPr="00D00D4A">
        <w:t xml:space="preserve"> </w:t>
      </w:r>
      <w:r w:rsidRPr="007A29B2">
        <w:rPr>
          <w:rFonts w:ascii="Arial" w:hAnsi="Arial" w:cs="Arial"/>
          <w:b/>
          <w:i w:val="0"/>
        </w:rPr>
        <w:t>but not</w:t>
      </w:r>
      <w:r w:rsidRPr="008C7962">
        <w:rPr>
          <w:rFonts w:ascii="Arial" w:hAnsi="Arial" w:cs="Arial"/>
          <w:b/>
        </w:rPr>
        <w:t xml:space="preserve"> </w:t>
      </w:r>
      <w:r>
        <w:rPr>
          <w:rFonts w:ascii="Arial" w:hAnsi="Arial" w:cs="Arial"/>
          <w:b/>
          <w:i w:val="0"/>
        </w:rPr>
        <w:t>one</w:t>
      </w:r>
      <w:r w:rsidRPr="007A29B2">
        <w:rPr>
          <w:rFonts w:ascii="Arial" w:hAnsi="Arial" w:cs="Arial"/>
          <w:b/>
          <w:i w:val="0"/>
        </w:rPr>
        <w:t xml:space="preserve"> of</w:t>
      </w:r>
      <w:r>
        <w:rPr>
          <w:rFonts w:ascii="Arial" w:hAnsi="Arial" w:cs="Arial"/>
          <w:b/>
          <w:i w:val="0"/>
        </w:rPr>
        <w:t>-</w:t>
      </w:r>
      <w:r>
        <w:rPr>
          <w:rFonts w:ascii="Arial" w:hAnsi="Arial" w:cs="Arial"/>
          <w:b/>
          <w:i w:val="0"/>
        </w:rPr>
        <w:br/>
      </w:r>
      <w:r>
        <w:rPr>
          <w:rFonts w:ascii="Courier New" w:hAnsi="Courier New" w:cs="Courier New"/>
          <w:b/>
          <w:i w:val="0"/>
        </w:rPr>
        <w:t xml:space="preserve">    </w:t>
      </w:r>
      <w:r w:rsidRPr="008C7962">
        <w:rPr>
          <w:rFonts w:ascii="Courier New" w:hAnsi="Courier New" w:cs="Courier New"/>
          <w:b/>
          <w:i w:val="0"/>
        </w:rPr>
        <w:t>^  $  \  .  *  +  ?  (  )  [  ]  {  }  |</w:t>
      </w:r>
    </w:p>
    <w:p w14:paraId="1E70A471" w14:textId="77777777" w:rsidR="00E80769" w:rsidRDefault="00E80769" w:rsidP="00E80769">
      <w:pPr>
        <w:pStyle w:val="M0"/>
        <w:spacing w:after="0"/>
        <w:rPr>
          <w:sz w:val="16"/>
        </w:rPr>
      </w:pPr>
    </w:p>
    <w:p w14:paraId="626148A8" w14:textId="77777777" w:rsidR="00E80769" w:rsidRPr="00D00D4A" w:rsidRDefault="00E80769" w:rsidP="00E80769">
      <w:pPr>
        <w:pStyle w:val="SyntaxRule"/>
      </w:pPr>
      <w:r w:rsidRPr="00EA6649">
        <w:t xml:space="preserve">AtomEscape </w:t>
      </w:r>
      <w:r w:rsidRPr="00E148F5">
        <w:rPr>
          <w:rFonts w:ascii="Arial" w:hAnsi="Arial"/>
          <w:b/>
          <w:i w:val="0"/>
        </w:rPr>
        <w:t>::</w:t>
      </w:r>
      <w:r w:rsidRPr="00EA6649">
        <w:rPr>
          <w:b/>
        </w:rPr>
        <w:tab/>
      </w:r>
      <w:r w:rsidRPr="00E148F5">
        <w:rPr>
          <w:rFonts w:ascii="Arial" w:hAnsi="Arial"/>
        </w:rPr>
        <w:t>See 15.10.1</w:t>
      </w:r>
    </w:p>
    <w:p w14:paraId="492D4B6B" w14:textId="77777777" w:rsidR="00E80769" w:rsidRPr="00EA6649" w:rsidRDefault="00E80769" w:rsidP="00E80769">
      <w:pPr>
        <w:pStyle w:val="SyntaxDefinition"/>
      </w:pPr>
      <w:r w:rsidRPr="00EA6649">
        <w:t>DecimalEscape</w:t>
      </w:r>
      <w:r w:rsidRPr="00EA6649">
        <w:br/>
        <w:t>CharacterEscape</w:t>
      </w:r>
      <w:r w:rsidRPr="00EA6649">
        <w:br/>
        <w:t>CharacterClassEscape</w:t>
      </w:r>
    </w:p>
    <w:p w14:paraId="69B32168" w14:textId="77777777" w:rsidR="00E80769" w:rsidRDefault="00E80769" w:rsidP="00E80769">
      <w:pPr>
        <w:pStyle w:val="M0"/>
        <w:spacing w:after="0"/>
        <w:rPr>
          <w:sz w:val="16"/>
        </w:rPr>
      </w:pPr>
    </w:p>
    <w:p w14:paraId="1815954F" w14:textId="77777777" w:rsidR="00E80769" w:rsidRPr="008C7962" w:rsidRDefault="00E80769" w:rsidP="00E80769">
      <w:pPr>
        <w:pStyle w:val="SyntaxRule"/>
      </w:pPr>
      <w:r w:rsidRPr="00EA6649">
        <w:t xml:space="preserve">CharacterEscape </w:t>
      </w:r>
      <w:r w:rsidRPr="006D03FA">
        <w:rPr>
          <w:rFonts w:ascii="Arial" w:hAnsi="Arial"/>
          <w:b/>
          <w:i w:val="0"/>
        </w:rPr>
        <w:t>::</w:t>
      </w:r>
      <w:r w:rsidRPr="00EA6649">
        <w:rPr>
          <w:rFonts w:ascii="Arial" w:hAnsi="Arial"/>
          <w:b/>
        </w:rPr>
        <w:tab/>
      </w:r>
      <w:r w:rsidRPr="00E148F5">
        <w:rPr>
          <w:rFonts w:ascii="Arial" w:hAnsi="Arial"/>
        </w:rPr>
        <w:t>See 15.10.1</w:t>
      </w:r>
    </w:p>
    <w:p w14:paraId="0F0DBB37" w14:textId="77777777" w:rsidR="00E80769" w:rsidRPr="008C7962" w:rsidRDefault="00E80769" w:rsidP="00E80769">
      <w:pPr>
        <w:pStyle w:val="SyntaxDefinition"/>
      </w:pPr>
      <w:r w:rsidRPr="008C7962">
        <w:t>ControlEscape</w:t>
      </w:r>
      <w:r w:rsidRPr="008C7962">
        <w:br/>
      </w:r>
      <w:r w:rsidRPr="008C7962">
        <w:rPr>
          <w:rFonts w:ascii="Courier New" w:hAnsi="Courier New" w:cs="Courier New"/>
          <w:b/>
          <w:i w:val="0"/>
        </w:rPr>
        <w:t>c</w:t>
      </w:r>
      <w:r w:rsidRPr="008C7962">
        <w:t xml:space="preserve"> ControlLetter</w:t>
      </w:r>
      <w:r w:rsidRPr="008C7962">
        <w:br/>
        <w:t>HexEscapeSequence</w:t>
      </w:r>
      <w:r w:rsidRPr="008C7962">
        <w:br/>
        <w:t>UnicodeEscapeSequence</w:t>
      </w:r>
      <w:r w:rsidRPr="008C7962">
        <w:br/>
        <w:t>IdentityEscape</w:t>
      </w:r>
    </w:p>
    <w:p w14:paraId="1CD3D359" w14:textId="77777777" w:rsidR="00E80769" w:rsidRDefault="00E80769" w:rsidP="00E80769">
      <w:pPr>
        <w:pStyle w:val="M0"/>
        <w:spacing w:after="0"/>
        <w:rPr>
          <w:sz w:val="16"/>
        </w:rPr>
      </w:pPr>
    </w:p>
    <w:p w14:paraId="055FB0D0" w14:textId="77777777" w:rsidR="00E80769" w:rsidRPr="00EA6649" w:rsidRDefault="00E80769" w:rsidP="00E80769">
      <w:pPr>
        <w:pStyle w:val="SyntaxRule"/>
      </w:pPr>
      <w:r w:rsidRPr="00EA6649">
        <w:t xml:space="preserve">ControlEscape </w:t>
      </w:r>
      <w:r w:rsidRPr="00E148F5">
        <w:rPr>
          <w:rFonts w:ascii="Arial" w:hAnsi="Arial"/>
          <w:b/>
          <w:i w:val="0"/>
        </w:rPr>
        <w:t>::</w:t>
      </w:r>
      <w:r w:rsidRPr="00D00D4A">
        <w:t xml:space="preserve"> </w:t>
      </w:r>
      <w:r w:rsidRPr="008C7962">
        <w:rPr>
          <w:rFonts w:ascii="Arial" w:hAnsi="Arial" w:cs="Arial"/>
          <w:b/>
          <w:i w:val="0"/>
        </w:rPr>
        <w:t>one of</w:t>
      </w:r>
      <w:r w:rsidRPr="00D00D4A">
        <w:tab/>
      </w:r>
      <w:r w:rsidRPr="00E148F5">
        <w:rPr>
          <w:rFonts w:ascii="Arial" w:hAnsi="Arial"/>
        </w:rPr>
        <w:t>See 15.10.1</w:t>
      </w:r>
    </w:p>
    <w:p w14:paraId="430EC6DF" w14:textId="77777777" w:rsidR="00E80769" w:rsidRPr="008C7962" w:rsidRDefault="00E80769" w:rsidP="00E80769">
      <w:pPr>
        <w:pStyle w:val="SyntaxDefinition"/>
        <w:rPr>
          <w:rFonts w:ascii="Courier New" w:hAnsi="Courier New" w:cs="Courier New"/>
          <w:b/>
          <w:i w:val="0"/>
        </w:rPr>
      </w:pPr>
      <w:r w:rsidRPr="008C7962">
        <w:rPr>
          <w:rFonts w:ascii="Courier New" w:hAnsi="Courier New" w:cs="Courier New"/>
          <w:b/>
          <w:i w:val="0"/>
        </w:rPr>
        <w:t>f  n  r  t  v</w:t>
      </w:r>
    </w:p>
    <w:p w14:paraId="28F03267" w14:textId="77777777" w:rsidR="00E80769" w:rsidRDefault="00E80769" w:rsidP="00E80769">
      <w:pPr>
        <w:pStyle w:val="M0"/>
        <w:spacing w:after="0"/>
        <w:rPr>
          <w:sz w:val="16"/>
        </w:rPr>
      </w:pPr>
    </w:p>
    <w:p w14:paraId="21CA67A5" w14:textId="77777777" w:rsidR="00E80769" w:rsidRPr="00EA6649" w:rsidRDefault="00E80769" w:rsidP="00E80769">
      <w:pPr>
        <w:pStyle w:val="SyntaxRule"/>
      </w:pPr>
      <w:r w:rsidRPr="00EA6649">
        <w:t xml:space="preserve">ControlLetter </w:t>
      </w:r>
      <w:r w:rsidRPr="00E148F5">
        <w:rPr>
          <w:rFonts w:ascii="Arial" w:hAnsi="Arial"/>
          <w:b/>
          <w:i w:val="0"/>
        </w:rPr>
        <w:t>::</w:t>
      </w:r>
      <w:r w:rsidRPr="00EA6649">
        <w:t xml:space="preserve"> </w:t>
      </w:r>
      <w:r w:rsidRPr="008C7962">
        <w:rPr>
          <w:rFonts w:ascii="Arial" w:hAnsi="Arial" w:cs="Arial"/>
          <w:b/>
          <w:i w:val="0"/>
        </w:rPr>
        <w:t>one of</w:t>
      </w:r>
      <w:r w:rsidRPr="00D00D4A">
        <w:tab/>
      </w:r>
      <w:r w:rsidRPr="00E148F5">
        <w:rPr>
          <w:rFonts w:ascii="Arial" w:hAnsi="Arial"/>
        </w:rPr>
        <w:t>See 15.10.1</w:t>
      </w:r>
    </w:p>
    <w:p w14:paraId="6CF6F0B1" w14:textId="77777777" w:rsidR="00E80769" w:rsidRPr="008C7962" w:rsidRDefault="00E80769" w:rsidP="00E80769">
      <w:pPr>
        <w:pStyle w:val="SyntaxDefinition"/>
        <w:rPr>
          <w:rFonts w:ascii="Courier New" w:hAnsi="Courier New" w:cs="Courier New"/>
          <w:b/>
          <w:i w:val="0"/>
        </w:rPr>
      </w:pPr>
      <w:r w:rsidRPr="008C7962">
        <w:rPr>
          <w:rFonts w:ascii="Courier New" w:hAnsi="Courier New" w:cs="Courier New"/>
          <w:b/>
          <w:i w:val="0"/>
        </w:rPr>
        <w:t>a  b  c  d  e  f  g  h  i  j  k  l  m  n  o  p  q  r  s  t  u  v  w  x  y  z</w:t>
      </w:r>
      <w:r w:rsidRPr="008C7962">
        <w:rPr>
          <w:rFonts w:ascii="Courier New" w:hAnsi="Courier New" w:cs="Courier New"/>
          <w:b/>
          <w:i w:val="0"/>
        </w:rPr>
        <w:br/>
        <w:t>A  B  C  D  E  F  G  H  I  J  K  L  M  N  O  P  Q  R  S  T  U  V  W  X  Y  Z</w:t>
      </w:r>
    </w:p>
    <w:p w14:paraId="587CA8A4" w14:textId="77777777" w:rsidR="00E80769" w:rsidRDefault="00E80769" w:rsidP="00E80769">
      <w:pPr>
        <w:pStyle w:val="M0"/>
        <w:spacing w:after="0"/>
        <w:rPr>
          <w:sz w:val="16"/>
        </w:rPr>
      </w:pPr>
    </w:p>
    <w:p w14:paraId="415E7C9C" w14:textId="77777777" w:rsidR="00E80769" w:rsidRPr="00EA6649" w:rsidRDefault="00E80769" w:rsidP="00E80769">
      <w:pPr>
        <w:pStyle w:val="SyntaxRule"/>
      </w:pPr>
      <w:r w:rsidRPr="00EA6649">
        <w:t xml:space="preserve">IdentityEscape </w:t>
      </w:r>
      <w:r w:rsidRPr="006D03FA">
        <w:rPr>
          <w:rFonts w:ascii="Arial" w:hAnsi="Arial"/>
          <w:b/>
          <w:i w:val="0"/>
        </w:rPr>
        <w:t>::</w:t>
      </w:r>
      <w:r w:rsidRPr="00EA6649">
        <w:rPr>
          <w:rFonts w:ascii="Arial" w:hAnsi="Arial"/>
          <w:b/>
        </w:rPr>
        <w:tab/>
      </w:r>
      <w:r w:rsidRPr="00E148F5">
        <w:rPr>
          <w:rFonts w:ascii="Arial" w:hAnsi="Arial"/>
        </w:rPr>
        <w:t>See 15.10.1</w:t>
      </w:r>
    </w:p>
    <w:p w14:paraId="60DF4F20" w14:textId="77777777" w:rsidR="00E80769" w:rsidRPr="008C7962" w:rsidRDefault="00E80769" w:rsidP="00E80769">
      <w:pPr>
        <w:pStyle w:val="SyntaxDefinition"/>
        <w:rPr>
          <w:i w:val="0"/>
        </w:rPr>
      </w:pPr>
      <w:r w:rsidRPr="00EA6649">
        <w:t xml:space="preserve">SourceCharacter </w:t>
      </w:r>
      <w:r w:rsidRPr="008C7962">
        <w:rPr>
          <w:rFonts w:ascii="Arial" w:hAnsi="Arial"/>
          <w:b/>
          <w:i w:val="0"/>
        </w:rPr>
        <w:t>but not</w:t>
      </w:r>
      <w:r w:rsidRPr="00D00D4A">
        <w:rPr>
          <w:rFonts w:ascii="Arial" w:hAnsi="Arial"/>
          <w:b/>
        </w:rPr>
        <w:t xml:space="preserve"> </w:t>
      </w:r>
      <w:r w:rsidRPr="00EA6649">
        <w:t>IdentifierPart</w:t>
      </w:r>
      <w:r>
        <w:br/>
      </w:r>
      <w:r w:rsidRPr="008C7962">
        <w:rPr>
          <w:i w:val="0"/>
        </w:rPr>
        <w:t>&lt;ZWJ&gt;</w:t>
      </w:r>
      <w:r w:rsidRPr="008C7962">
        <w:rPr>
          <w:i w:val="0"/>
        </w:rPr>
        <w:br/>
        <w:t>&lt;ZWNJ&gt;</w:t>
      </w:r>
    </w:p>
    <w:p w14:paraId="71EB7263" w14:textId="77777777" w:rsidR="00E80769" w:rsidRDefault="00E80769" w:rsidP="00E80769">
      <w:pPr>
        <w:pStyle w:val="M0"/>
        <w:spacing w:after="0"/>
        <w:rPr>
          <w:sz w:val="16"/>
        </w:rPr>
      </w:pPr>
    </w:p>
    <w:p w14:paraId="70903227" w14:textId="77777777" w:rsidR="00E80769" w:rsidRPr="00EA6649" w:rsidRDefault="00E80769" w:rsidP="00E80769">
      <w:pPr>
        <w:pStyle w:val="SyntaxRule"/>
      </w:pPr>
      <w:r w:rsidRPr="00EA6649">
        <w:t xml:space="preserve">DecimalEscape </w:t>
      </w:r>
      <w:r w:rsidRPr="006D03FA">
        <w:rPr>
          <w:rFonts w:ascii="Arial" w:hAnsi="Arial"/>
          <w:b/>
          <w:i w:val="0"/>
        </w:rPr>
        <w:t>::</w:t>
      </w:r>
      <w:r w:rsidRPr="00EA6649">
        <w:rPr>
          <w:rFonts w:ascii="Arial" w:hAnsi="Arial"/>
          <w:b/>
        </w:rPr>
        <w:tab/>
      </w:r>
      <w:r w:rsidRPr="00E148F5">
        <w:rPr>
          <w:rFonts w:ascii="Arial" w:hAnsi="Arial"/>
        </w:rPr>
        <w:t>See 15.10.1</w:t>
      </w:r>
    </w:p>
    <w:p w14:paraId="66E0FB7A" w14:textId="77777777" w:rsidR="00E80769" w:rsidRDefault="00E80769" w:rsidP="00E80769">
      <w:pPr>
        <w:pStyle w:val="SyntaxDefinition"/>
        <w:rPr>
          <w:rFonts w:ascii="Arial" w:hAnsi="Arial"/>
        </w:rPr>
      </w:pPr>
      <w:r w:rsidRPr="00EA6649">
        <w:t>DecimalIntegerLiteral</w:t>
      </w:r>
      <w:r w:rsidRPr="00D00D4A">
        <w:rPr>
          <w:rFonts w:ascii="Arial" w:hAnsi="Arial"/>
        </w:rPr>
        <w:t xml:space="preserve">  </w:t>
      </w:r>
      <w:r w:rsidRPr="008C7962">
        <w:rPr>
          <w:rFonts w:ascii="Arial" w:hAnsi="Arial"/>
          <w:i w:val="0"/>
          <w:sz w:val="16"/>
          <w:szCs w:val="16"/>
        </w:rPr>
        <w:t xml:space="preserve">[lookahead </w:t>
      </w:r>
      <w:r w:rsidRPr="008C7962">
        <w:rPr>
          <w:rFonts w:ascii="Arial" w:hAnsi="Arial"/>
          <w:i w:val="0"/>
          <w:sz w:val="16"/>
          <w:szCs w:val="16"/>
        </w:rPr>
        <w:sym w:font="Symbol" w:char="F0CF"/>
      </w:r>
      <w:r w:rsidRPr="008C7962">
        <w:rPr>
          <w:rFonts w:ascii="Arial" w:hAnsi="Arial"/>
          <w:i w:val="0"/>
          <w:sz w:val="16"/>
          <w:szCs w:val="16"/>
        </w:rPr>
        <w:t xml:space="preserve"> </w:t>
      </w:r>
      <w:r w:rsidRPr="008C7962">
        <w:rPr>
          <w:sz w:val="16"/>
          <w:szCs w:val="16"/>
        </w:rPr>
        <w:t>DecimalDigit</w:t>
      </w:r>
      <w:r w:rsidRPr="00E148F5">
        <w:rPr>
          <w:rFonts w:ascii="Arial" w:hAnsi="Arial"/>
          <w:i w:val="0"/>
          <w:sz w:val="16"/>
          <w:szCs w:val="16"/>
        </w:rPr>
        <w:t>]</w:t>
      </w:r>
    </w:p>
    <w:p w14:paraId="601C5428" w14:textId="77777777" w:rsidR="00E80769" w:rsidRPr="00D00D4A" w:rsidRDefault="00E80769" w:rsidP="00E80769">
      <w:pPr>
        <w:pStyle w:val="SyntaxDefinition"/>
      </w:pPr>
    </w:p>
    <w:p w14:paraId="39D55E65" w14:textId="77777777" w:rsidR="00E80769" w:rsidRPr="00C952BC" w:rsidRDefault="00E80769" w:rsidP="00E80769">
      <w:pPr>
        <w:pStyle w:val="SyntaxRule"/>
        <w:rPr>
          <w:rFonts w:ascii="Arial" w:hAnsi="Arial" w:cs="Arial"/>
        </w:rPr>
      </w:pPr>
      <w:r w:rsidRPr="00984A3F">
        <w:t xml:space="preserve">CharacterClassEscape </w:t>
      </w:r>
      <w:r w:rsidRPr="006D03FA">
        <w:rPr>
          <w:rFonts w:ascii="Arial" w:hAnsi="Arial"/>
          <w:b/>
          <w:i w:val="0"/>
        </w:rPr>
        <w:t>::</w:t>
      </w:r>
      <w:r w:rsidRPr="00984A3F">
        <w:rPr>
          <w:b/>
        </w:rPr>
        <w:t xml:space="preserve">  </w:t>
      </w:r>
      <w:r w:rsidRPr="007A29B2">
        <w:rPr>
          <w:rFonts w:ascii="Arial" w:hAnsi="Arial" w:cs="Arial"/>
          <w:b/>
          <w:i w:val="0"/>
        </w:rPr>
        <w:t>one of</w:t>
      </w:r>
      <w:r w:rsidRPr="00DE3591">
        <w:t xml:space="preserve"> </w:t>
      </w:r>
      <w:r>
        <w:tab/>
      </w:r>
      <w:r w:rsidRPr="00C952BC">
        <w:rPr>
          <w:rFonts w:ascii="Arial" w:hAnsi="Arial" w:cs="Arial"/>
        </w:rPr>
        <w:t>See 15.10.1</w:t>
      </w:r>
    </w:p>
    <w:p w14:paraId="499316B1" w14:textId="77777777" w:rsidR="00E80769" w:rsidRPr="007A29B2" w:rsidRDefault="00E80769" w:rsidP="00E80769">
      <w:pPr>
        <w:pStyle w:val="SyntaxDefinition"/>
        <w:rPr>
          <w:rFonts w:ascii="Courier New" w:hAnsi="Courier New" w:cs="Courier New"/>
          <w:b/>
          <w:i w:val="0"/>
        </w:rPr>
      </w:pPr>
      <w:r w:rsidRPr="007A29B2">
        <w:rPr>
          <w:rFonts w:ascii="Courier New" w:hAnsi="Courier New" w:cs="Courier New"/>
          <w:b/>
          <w:i w:val="0"/>
        </w:rPr>
        <w:t>d  D  s  S  w  W</w:t>
      </w:r>
    </w:p>
    <w:p w14:paraId="2ADA6183" w14:textId="77777777" w:rsidR="00E80769" w:rsidRDefault="00E80769" w:rsidP="00E80769">
      <w:pPr>
        <w:pStyle w:val="M0"/>
        <w:spacing w:after="0"/>
        <w:rPr>
          <w:sz w:val="16"/>
        </w:rPr>
      </w:pPr>
    </w:p>
    <w:p w14:paraId="16DBB6EF" w14:textId="77777777" w:rsidR="00E80769" w:rsidRPr="00D00D4A" w:rsidRDefault="00E80769" w:rsidP="00E80769">
      <w:pPr>
        <w:pStyle w:val="SyntaxRule"/>
        <w:rPr>
          <w:rFonts w:ascii="Arial" w:hAnsi="Arial"/>
        </w:rPr>
      </w:pPr>
      <w:r w:rsidRPr="00EA6649">
        <w:t xml:space="preserve">CharacterClass  </w:t>
      </w:r>
      <w:r w:rsidRPr="006D03FA">
        <w:rPr>
          <w:rFonts w:ascii="Arial" w:hAnsi="Arial"/>
          <w:b/>
          <w:i w:val="0"/>
        </w:rPr>
        <w:t>::</w:t>
      </w:r>
      <w:r w:rsidRPr="00EA6649">
        <w:rPr>
          <w:rFonts w:ascii="Arial" w:hAnsi="Arial"/>
          <w:b/>
        </w:rPr>
        <w:tab/>
      </w:r>
      <w:r w:rsidRPr="00D00D4A">
        <w:rPr>
          <w:rFonts w:ascii="Arial" w:hAnsi="Arial"/>
        </w:rPr>
        <w:t>See 15.10.1</w:t>
      </w:r>
    </w:p>
    <w:p w14:paraId="0605A839" w14:textId="77777777" w:rsidR="00E80769" w:rsidRPr="00EA6649" w:rsidRDefault="00E80769" w:rsidP="00E80769">
      <w:pPr>
        <w:pStyle w:val="SyntaxDefinition"/>
      </w:pPr>
      <w:r w:rsidRPr="004431E2">
        <w:rPr>
          <w:rFonts w:ascii="Courier New" w:hAnsi="Courier New"/>
          <w:b/>
          <w:i w:val="0"/>
        </w:rPr>
        <w:t xml:space="preserve">[ </w:t>
      </w:r>
      <w:r w:rsidRPr="007A29B2">
        <w:rPr>
          <w:rFonts w:ascii="Arial" w:hAnsi="Arial" w:cs="Arial"/>
          <w:i w:val="0"/>
          <w:sz w:val="16"/>
        </w:rPr>
        <w:t xml:space="preserve">[lookahead </w:t>
      </w:r>
      <w:r w:rsidRPr="007A29B2">
        <w:rPr>
          <w:rFonts w:ascii="Arial" w:hAnsi="Arial" w:cs="Arial"/>
          <w:i w:val="0"/>
          <w:sz w:val="16"/>
        </w:rPr>
        <w:sym w:font="Symbol" w:char="F0CF"/>
      </w:r>
      <w:r w:rsidRPr="007A29B2">
        <w:rPr>
          <w:rFonts w:ascii="Arial" w:hAnsi="Arial" w:cs="Arial"/>
          <w:i w:val="0"/>
          <w:sz w:val="16"/>
        </w:rPr>
        <w:t xml:space="preserve"> {</w:t>
      </w:r>
      <w:r w:rsidRPr="007A29B2">
        <w:rPr>
          <w:rFonts w:ascii="Courier New" w:hAnsi="Courier New"/>
          <w:b/>
          <w:i w:val="0"/>
          <w:sz w:val="16"/>
        </w:rPr>
        <w:t>^</w:t>
      </w:r>
      <w:r w:rsidRPr="007A29B2">
        <w:rPr>
          <w:rFonts w:ascii="Arial" w:hAnsi="Arial" w:cs="Arial"/>
          <w:i w:val="0"/>
          <w:sz w:val="16"/>
        </w:rPr>
        <w:t>}]</w:t>
      </w:r>
      <w:r w:rsidRPr="004431E2">
        <w:rPr>
          <w:rFonts w:ascii="Courier New" w:hAnsi="Courier New"/>
          <w:b/>
          <w:i w:val="0"/>
        </w:rPr>
        <w:t xml:space="preserve"> </w:t>
      </w:r>
      <w:r w:rsidRPr="00EA6649">
        <w:t>ClassRanges</w:t>
      </w:r>
      <w:r w:rsidRPr="004431E2">
        <w:rPr>
          <w:rFonts w:ascii="Courier New" w:hAnsi="Courier New"/>
          <w:b/>
          <w:i w:val="0"/>
        </w:rPr>
        <w:t xml:space="preserve"> ]</w:t>
      </w:r>
      <w:r w:rsidRPr="00EA6649">
        <w:br/>
      </w:r>
      <w:r w:rsidRPr="004431E2">
        <w:rPr>
          <w:rFonts w:ascii="Courier New" w:hAnsi="Courier New"/>
          <w:b/>
          <w:i w:val="0"/>
        </w:rPr>
        <w:t xml:space="preserve">[ ^ </w:t>
      </w:r>
      <w:r w:rsidRPr="00EA6649">
        <w:t>ClassRanges</w:t>
      </w:r>
      <w:r w:rsidRPr="004431E2">
        <w:rPr>
          <w:rFonts w:ascii="Courier New" w:hAnsi="Courier New"/>
          <w:b/>
          <w:i w:val="0"/>
        </w:rPr>
        <w:t xml:space="preserve"> ]</w:t>
      </w:r>
    </w:p>
    <w:p w14:paraId="22134B6E" w14:textId="77777777" w:rsidR="00E80769" w:rsidRDefault="00E80769" w:rsidP="00E80769">
      <w:pPr>
        <w:pStyle w:val="M0"/>
        <w:spacing w:after="0"/>
        <w:rPr>
          <w:sz w:val="16"/>
        </w:rPr>
      </w:pPr>
    </w:p>
    <w:p w14:paraId="594181B1" w14:textId="77777777" w:rsidR="00E80769" w:rsidRPr="00D00D4A" w:rsidRDefault="00E80769" w:rsidP="00E80769">
      <w:pPr>
        <w:pStyle w:val="SyntaxRule"/>
      </w:pPr>
      <w:r w:rsidRPr="00EA6649">
        <w:t xml:space="preserve">ClassRanges </w:t>
      </w:r>
      <w:r w:rsidRPr="00E148F5">
        <w:rPr>
          <w:rFonts w:ascii="Arial" w:hAnsi="Arial"/>
          <w:b/>
          <w:i w:val="0"/>
        </w:rPr>
        <w:t>::</w:t>
      </w:r>
      <w:r w:rsidRPr="00EA6649">
        <w:rPr>
          <w:b/>
        </w:rPr>
        <w:tab/>
      </w:r>
      <w:r w:rsidRPr="00E148F5">
        <w:rPr>
          <w:rFonts w:ascii="Arial" w:hAnsi="Arial"/>
        </w:rPr>
        <w:t>See 15.10.1</w:t>
      </w:r>
    </w:p>
    <w:p w14:paraId="41194F1F" w14:textId="77777777" w:rsidR="00E80769" w:rsidRPr="00EA6649" w:rsidRDefault="00E80769" w:rsidP="00E80769">
      <w:pPr>
        <w:pStyle w:val="SyntaxDefinition"/>
        <w:rPr>
          <w:vertAlign w:val="subscript"/>
        </w:rPr>
      </w:pPr>
      <w:r w:rsidRPr="007A29B2">
        <w:rPr>
          <w:rFonts w:ascii="Arial" w:hAnsi="Arial"/>
          <w:i w:val="0"/>
          <w:sz w:val="16"/>
        </w:rPr>
        <w:t>[empty]</w:t>
      </w:r>
      <w:r w:rsidRPr="00EA6649">
        <w:br/>
        <w:t>NonemptyClassRanges</w:t>
      </w:r>
    </w:p>
    <w:p w14:paraId="02FD40B7" w14:textId="77777777" w:rsidR="00E80769" w:rsidRDefault="00E80769" w:rsidP="00E80769">
      <w:pPr>
        <w:pStyle w:val="M0"/>
        <w:spacing w:after="0"/>
        <w:rPr>
          <w:sz w:val="16"/>
        </w:rPr>
      </w:pPr>
    </w:p>
    <w:p w14:paraId="48A867E6" w14:textId="77777777" w:rsidR="00E80769" w:rsidRPr="00D00D4A" w:rsidRDefault="00E80769" w:rsidP="00E80769">
      <w:pPr>
        <w:pStyle w:val="SyntaxRule"/>
        <w:rPr>
          <w:rFonts w:ascii="Arial" w:hAnsi="Arial"/>
        </w:rPr>
      </w:pPr>
      <w:r w:rsidRPr="00EA6649">
        <w:t xml:space="preserve">NonemptyClassRanges </w:t>
      </w:r>
      <w:r w:rsidRPr="006D03FA">
        <w:rPr>
          <w:rFonts w:ascii="Arial" w:hAnsi="Arial"/>
          <w:b/>
          <w:i w:val="0"/>
        </w:rPr>
        <w:t>::</w:t>
      </w:r>
      <w:r w:rsidRPr="00EA6649">
        <w:rPr>
          <w:rFonts w:ascii="Arial" w:hAnsi="Arial"/>
          <w:b/>
        </w:rPr>
        <w:tab/>
      </w:r>
      <w:r w:rsidRPr="00D00D4A">
        <w:rPr>
          <w:rFonts w:ascii="Arial" w:hAnsi="Arial"/>
        </w:rPr>
        <w:t>See 15.10.1</w:t>
      </w:r>
    </w:p>
    <w:p w14:paraId="7FA6BDF7" w14:textId="77777777" w:rsidR="00E80769" w:rsidRPr="00EA6649" w:rsidRDefault="00E80769" w:rsidP="00E80769">
      <w:pPr>
        <w:pStyle w:val="SyntaxDefinition"/>
      </w:pPr>
      <w:r w:rsidRPr="00EA6649">
        <w:t>ClassAtom</w:t>
      </w:r>
      <w:r w:rsidRPr="00EA6649">
        <w:br/>
        <w:t>ClassAtom NonemptyClassRangesNoDash</w:t>
      </w:r>
      <w:r w:rsidRPr="00EA6649">
        <w:br/>
        <w:t>ClassAtom</w:t>
      </w:r>
      <w:r w:rsidRPr="004431E2">
        <w:rPr>
          <w:rFonts w:ascii="Courier New" w:hAnsi="Courier New"/>
          <w:b/>
          <w:i w:val="0"/>
        </w:rPr>
        <w:t xml:space="preserve"> – </w:t>
      </w:r>
      <w:r w:rsidRPr="00EA6649">
        <w:t>ClassAtom ClassRanges</w:t>
      </w:r>
    </w:p>
    <w:p w14:paraId="3AD2B4A7" w14:textId="77777777" w:rsidR="00E80769" w:rsidRDefault="00E80769" w:rsidP="00E80769">
      <w:pPr>
        <w:pStyle w:val="M0"/>
        <w:spacing w:after="0"/>
        <w:rPr>
          <w:sz w:val="16"/>
        </w:rPr>
      </w:pPr>
    </w:p>
    <w:p w14:paraId="40693153" w14:textId="77777777" w:rsidR="00E80769" w:rsidRPr="008C7962" w:rsidRDefault="00E80769" w:rsidP="00E80769">
      <w:pPr>
        <w:pStyle w:val="SyntaxRule"/>
      </w:pPr>
      <w:r w:rsidRPr="00EA6649">
        <w:t xml:space="preserve">NonemptyClassRangesNoDash </w:t>
      </w:r>
      <w:r w:rsidRPr="006D03FA">
        <w:rPr>
          <w:rFonts w:ascii="Arial" w:hAnsi="Arial"/>
          <w:b/>
          <w:i w:val="0"/>
        </w:rPr>
        <w:t>::</w:t>
      </w:r>
      <w:r w:rsidRPr="00EA6649">
        <w:rPr>
          <w:rFonts w:ascii="Arial" w:hAnsi="Arial"/>
          <w:b/>
        </w:rPr>
        <w:tab/>
      </w:r>
      <w:r w:rsidRPr="00E148F5">
        <w:rPr>
          <w:rFonts w:ascii="Arial" w:hAnsi="Arial"/>
        </w:rPr>
        <w:t>See 15.10.1</w:t>
      </w:r>
    </w:p>
    <w:p w14:paraId="1E962202" w14:textId="77777777" w:rsidR="00E80769" w:rsidRPr="00EA6649" w:rsidRDefault="00E80769" w:rsidP="00E80769">
      <w:pPr>
        <w:pStyle w:val="SyntaxDefinition"/>
      </w:pPr>
      <w:r w:rsidRPr="00EA6649">
        <w:t>ClassAtom</w:t>
      </w:r>
      <w:r w:rsidRPr="00EA6649">
        <w:br/>
        <w:t>ClassAtomNoDash NonemptyClassRangesNoDash</w:t>
      </w:r>
      <w:r w:rsidRPr="00EA6649">
        <w:br/>
        <w:t>ClassAtomNoDash</w:t>
      </w:r>
      <w:r w:rsidRPr="004431E2">
        <w:rPr>
          <w:rFonts w:ascii="Courier New" w:hAnsi="Courier New"/>
          <w:b/>
          <w:i w:val="0"/>
        </w:rPr>
        <w:t xml:space="preserve"> – </w:t>
      </w:r>
      <w:r w:rsidRPr="00EA6649">
        <w:t>ClassAtom ClassRanges</w:t>
      </w:r>
    </w:p>
    <w:p w14:paraId="00A36CF0" w14:textId="77777777" w:rsidR="00E80769" w:rsidRDefault="00E80769" w:rsidP="00E80769">
      <w:pPr>
        <w:pStyle w:val="M0"/>
        <w:spacing w:after="0"/>
        <w:rPr>
          <w:sz w:val="16"/>
        </w:rPr>
      </w:pPr>
    </w:p>
    <w:p w14:paraId="1896EE3C" w14:textId="77777777" w:rsidR="00E80769" w:rsidRPr="00D00D4A" w:rsidRDefault="00E80769" w:rsidP="00E80769">
      <w:pPr>
        <w:pStyle w:val="SyntaxRule"/>
      </w:pPr>
      <w:r w:rsidRPr="00EA6649">
        <w:t xml:space="preserve">ClassAtom </w:t>
      </w:r>
      <w:r w:rsidRPr="007A29B2">
        <w:rPr>
          <w:rFonts w:ascii="Arial" w:hAnsi="Arial" w:cs="Arial"/>
          <w:b/>
          <w:i w:val="0"/>
        </w:rPr>
        <w:t>::</w:t>
      </w:r>
      <w:r w:rsidRPr="00EA6649">
        <w:rPr>
          <w:b/>
        </w:rPr>
        <w:tab/>
      </w:r>
      <w:r w:rsidRPr="00E148F5">
        <w:rPr>
          <w:rFonts w:ascii="Arial" w:hAnsi="Arial"/>
        </w:rPr>
        <w:t>See 15.10.1</w:t>
      </w:r>
    </w:p>
    <w:p w14:paraId="713E2C5E" w14:textId="77777777" w:rsidR="00E80769" w:rsidRPr="00EA6649" w:rsidRDefault="00E80769" w:rsidP="00E80769">
      <w:pPr>
        <w:pStyle w:val="SyntaxDefinition"/>
      </w:pPr>
      <w:r w:rsidRPr="004431E2">
        <w:rPr>
          <w:rFonts w:ascii="Courier New" w:hAnsi="Courier New"/>
          <w:b/>
          <w:i w:val="0"/>
        </w:rPr>
        <w:t>-</w:t>
      </w:r>
      <w:r w:rsidRPr="00EA6649">
        <w:br/>
        <w:t>ClassAtomNoDash</w:t>
      </w:r>
    </w:p>
    <w:p w14:paraId="7938FCCE" w14:textId="77777777" w:rsidR="00E80769" w:rsidRDefault="00E80769" w:rsidP="00E80769">
      <w:pPr>
        <w:pStyle w:val="M0"/>
        <w:spacing w:after="0"/>
        <w:rPr>
          <w:sz w:val="16"/>
        </w:rPr>
      </w:pPr>
    </w:p>
    <w:p w14:paraId="1A476D97" w14:textId="77777777" w:rsidR="00E80769" w:rsidRPr="00D00D4A" w:rsidRDefault="00E80769" w:rsidP="00E80769">
      <w:pPr>
        <w:pStyle w:val="SyntaxRule"/>
        <w:rPr>
          <w:rFonts w:ascii="Arial" w:hAnsi="Arial"/>
        </w:rPr>
      </w:pPr>
      <w:r w:rsidRPr="00EA6649">
        <w:t xml:space="preserve">ClassAtomNoDash </w:t>
      </w:r>
      <w:r w:rsidRPr="006D03FA">
        <w:rPr>
          <w:rFonts w:ascii="Arial" w:hAnsi="Arial"/>
          <w:b/>
          <w:i w:val="0"/>
        </w:rPr>
        <w:t>::</w:t>
      </w:r>
      <w:r w:rsidRPr="00EA6649">
        <w:rPr>
          <w:rFonts w:ascii="Arial" w:hAnsi="Arial"/>
          <w:b/>
        </w:rPr>
        <w:tab/>
      </w:r>
      <w:r w:rsidRPr="00E148F5">
        <w:rPr>
          <w:rFonts w:ascii="Arial" w:hAnsi="Arial"/>
        </w:rPr>
        <w:t>See 15.10.1</w:t>
      </w:r>
    </w:p>
    <w:p w14:paraId="4143EBFC" w14:textId="77777777" w:rsidR="00E80769" w:rsidRPr="00EA6649" w:rsidRDefault="00E80769" w:rsidP="00E80769">
      <w:pPr>
        <w:pStyle w:val="SyntaxDefinition"/>
        <w:rPr>
          <w:vertAlign w:val="subscript"/>
        </w:rPr>
      </w:pPr>
      <w:r w:rsidRPr="00EA6649">
        <w:t xml:space="preserve">SourceCharacter </w:t>
      </w:r>
      <w:r w:rsidRPr="00D00D4A">
        <w:rPr>
          <w:rFonts w:ascii="Arial" w:hAnsi="Arial"/>
        </w:rPr>
        <w:t xml:space="preserve"> </w:t>
      </w:r>
      <w:r w:rsidRPr="007A29B2">
        <w:rPr>
          <w:rFonts w:ascii="Arial" w:hAnsi="Arial"/>
          <w:b/>
          <w:i w:val="0"/>
        </w:rPr>
        <w:t>but not</w:t>
      </w:r>
      <w:r w:rsidRPr="008C7962">
        <w:rPr>
          <w:rFonts w:ascii="Arial" w:hAnsi="Arial"/>
        </w:rPr>
        <w:t xml:space="preserve"> </w:t>
      </w:r>
      <w:r w:rsidRPr="007A29B2">
        <w:rPr>
          <w:rFonts w:ascii="Arial" w:hAnsi="Arial"/>
          <w:b/>
          <w:i w:val="0"/>
        </w:rPr>
        <w:t>one of</w:t>
      </w:r>
      <w:r w:rsidRPr="008C7962">
        <w:rPr>
          <w:rFonts w:ascii="Arial" w:hAnsi="Arial"/>
        </w:rPr>
        <w:t xml:space="preserve"> </w:t>
      </w:r>
      <w:r w:rsidRPr="007A29B2">
        <w:rPr>
          <w:rFonts w:ascii="Courier New" w:hAnsi="Courier New"/>
          <w:b/>
          <w:i w:val="0"/>
        </w:rPr>
        <w:t>\</w:t>
      </w:r>
      <w:r w:rsidRPr="008C7962">
        <w:rPr>
          <w:rFonts w:ascii="Arial" w:hAnsi="Arial"/>
        </w:rPr>
        <w:t xml:space="preserve"> </w:t>
      </w:r>
      <w:r w:rsidRPr="007A29B2">
        <w:rPr>
          <w:rFonts w:ascii="Arial" w:hAnsi="Arial"/>
          <w:b/>
          <w:i w:val="0"/>
        </w:rPr>
        <w:t>or</w:t>
      </w:r>
      <w:r w:rsidRPr="008C7962">
        <w:rPr>
          <w:rFonts w:ascii="Arial" w:hAnsi="Arial"/>
        </w:rPr>
        <w:t xml:space="preserve"> </w:t>
      </w:r>
      <w:r w:rsidRPr="007A29B2">
        <w:rPr>
          <w:rFonts w:ascii="Courier New" w:hAnsi="Courier New"/>
          <w:b/>
          <w:i w:val="0"/>
        </w:rPr>
        <w:t>]</w:t>
      </w:r>
      <w:r w:rsidRPr="007A29B2">
        <w:rPr>
          <w:rFonts w:ascii="Arial" w:hAnsi="Arial"/>
          <w:b/>
          <w:i w:val="0"/>
        </w:rPr>
        <w:t xml:space="preserve"> or</w:t>
      </w:r>
      <w:r w:rsidRPr="008C7962">
        <w:rPr>
          <w:rFonts w:ascii="Arial" w:hAnsi="Arial"/>
        </w:rPr>
        <w:t xml:space="preserve"> </w:t>
      </w:r>
      <w:r w:rsidRPr="007A29B2">
        <w:rPr>
          <w:rFonts w:ascii="Courier New" w:hAnsi="Courier New"/>
          <w:b/>
          <w:i w:val="0"/>
        </w:rPr>
        <w:t>-</w:t>
      </w:r>
      <w:r w:rsidRPr="00EA6649">
        <w:br/>
      </w:r>
      <w:r w:rsidRPr="00612C55">
        <w:rPr>
          <w:rFonts w:ascii="Courier New" w:hAnsi="Courier New"/>
          <w:b/>
          <w:i w:val="0"/>
        </w:rPr>
        <w:t>\</w:t>
      </w:r>
      <w:r w:rsidRPr="004431E2">
        <w:rPr>
          <w:rFonts w:ascii="Courier New" w:hAnsi="Courier New"/>
          <w:i w:val="0"/>
        </w:rPr>
        <w:t xml:space="preserve"> </w:t>
      </w:r>
      <w:r w:rsidRPr="00EA6649">
        <w:t>ClassEscape</w:t>
      </w:r>
    </w:p>
    <w:p w14:paraId="65C0E9E0" w14:textId="77777777" w:rsidR="00E80769" w:rsidRDefault="00E80769" w:rsidP="00E80769">
      <w:pPr>
        <w:pStyle w:val="M0"/>
        <w:spacing w:after="0"/>
        <w:rPr>
          <w:sz w:val="16"/>
        </w:rPr>
      </w:pPr>
    </w:p>
    <w:p w14:paraId="34D93395" w14:textId="77777777" w:rsidR="00E80769" w:rsidRPr="00D00D4A" w:rsidRDefault="00E80769" w:rsidP="00E80769">
      <w:pPr>
        <w:pStyle w:val="SyntaxRule"/>
      </w:pPr>
      <w:r w:rsidRPr="00EA6649">
        <w:t xml:space="preserve">ClassEscape </w:t>
      </w:r>
      <w:r w:rsidRPr="007A29B2">
        <w:rPr>
          <w:rFonts w:ascii="Arial" w:hAnsi="Arial" w:cs="Arial"/>
          <w:b/>
          <w:i w:val="0"/>
        </w:rPr>
        <w:t>::</w:t>
      </w:r>
      <w:r w:rsidRPr="00EA6649">
        <w:rPr>
          <w:b/>
        </w:rPr>
        <w:tab/>
      </w:r>
      <w:r w:rsidRPr="007A29B2">
        <w:rPr>
          <w:rFonts w:ascii="Arial" w:hAnsi="Arial" w:cs="Arial"/>
        </w:rPr>
        <w:t>See 15.10.1</w:t>
      </w:r>
    </w:p>
    <w:p w14:paraId="0B9CA29D" w14:textId="77777777" w:rsidR="00E80769" w:rsidRPr="00EA6649" w:rsidRDefault="00E80769" w:rsidP="00E80769">
      <w:pPr>
        <w:pStyle w:val="SyntaxDefinition"/>
      </w:pPr>
      <w:r w:rsidRPr="008C7962">
        <w:t>DecimalEscape</w:t>
      </w:r>
      <w:r w:rsidRPr="00EA6649">
        <w:br/>
      </w:r>
      <w:r w:rsidRPr="007A29B2">
        <w:rPr>
          <w:rFonts w:ascii="Courier New" w:hAnsi="Courier New"/>
          <w:b/>
          <w:i w:val="0"/>
        </w:rPr>
        <w:t>b</w:t>
      </w:r>
      <w:r>
        <w:br/>
      </w:r>
      <w:r w:rsidRPr="008C7962">
        <w:t>CharacterEscape</w:t>
      </w:r>
      <w:r w:rsidRPr="004431E2">
        <w:rPr>
          <w:rFonts w:ascii="Courier New" w:hAnsi="Courier New"/>
          <w:b/>
          <w:i w:val="0"/>
        </w:rPr>
        <w:br/>
      </w:r>
      <w:r w:rsidRPr="008C7962">
        <w:t>CharacterClassEscape</w:t>
      </w:r>
    </w:p>
    <w:p w14:paraId="13171F74" w14:textId="77777777" w:rsidR="00E80769" w:rsidRDefault="00E80769" w:rsidP="00E80769">
      <w:pPr>
        <w:pStyle w:val="a2"/>
        <w:tabs>
          <w:tab w:val="clear" w:pos="500"/>
          <w:tab w:val="clear" w:pos="720"/>
          <w:tab w:val="left" w:pos="567"/>
        </w:tabs>
      </w:pPr>
      <w:bookmarkStart w:id="6796" w:name="_Toc235503561"/>
      <w:bookmarkStart w:id="6797" w:name="_Toc236208650"/>
      <w:bookmarkStart w:id="6798" w:name="_Toc241509336"/>
      <w:bookmarkStart w:id="6799" w:name="_Toc241557813"/>
      <w:bookmarkStart w:id="6800" w:name="_Toc244416823"/>
      <w:bookmarkStart w:id="6801" w:name="_Toc244657763"/>
      <w:bookmarkStart w:id="6802" w:name="_Toc246652503"/>
      <w:bookmarkStart w:id="6803" w:name="_Toc253562052"/>
      <w:bookmarkStart w:id="6804" w:name="_Toc268506068"/>
      <w:bookmarkStart w:id="6805" w:name="_Toc276631187"/>
      <w:bookmarkStart w:id="6806" w:name="_Toc277944231"/>
      <w:bookmarkStart w:id="6807" w:name="_Toc153968576"/>
      <w:r>
        <w:t>JSON</w:t>
      </w:r>
      <w:bookmarkEnd w:id="6796"/>
      <w:bookmarkEnd w:id="6797"/>
      <w:bookmarkEnd w:id="6798"/>
      <w:bookmarkEnd w:id="6799"/>
      <w:bookmarkEnd w:id="6800"/>
      <w:bookmarkEnd w:id="6801"/>
      <w:bookmarkEnd w:id="6802"/>
      <w:bookmarkEnd w:id="6803"/>
      <w:bookmarkEnd w:id="6804"/>
      <w:bookmarkEnd w:id="6805"/>
      <w:bookmarkEnd w:id="6806"/>
      <w:bookmarkEnd w:id="6807"/>
    </w:p>
    <w:p w14:paraId="791E6460" w14:textId="77777777" w:rsidR="00E80769" w:rsidRPr="000E712A" w:rsidRDefault="00E80769" w:rsidP="00E80769">
      <w:pPr>
        <w:pStyle w:val="a3"/>
        <w:tabs>
          <w:tab w:val="clear" w:pos="640"/>
          <w:tab w:val="clear" w:pos="880"/>
        </w:tabs>
        <w:spacing w:before="120"/>
      </w:pPr>
      <w:bookmarkStart w:id="6808" w:name="_Toc235503562"/>
      <w:bookmarkStart w:id="6809" w:name="_Toc236208651"/>
      <w:bookmarkStart w:id="6810" w:name="_Toc241509337"/>
      <w:bookmarkStart w:id="6811" w:name="_Toc241557814"/>
      <w:bookmarkStart w:id="6812" w:name="_Toc244416824"/>
      <w:bookmarkStart w:id="6813" w:name="_Toc244657764"/>
      <w:bookmarkStart w:id="6814" w:name="_Toc246652504"/>
      <w:bookmarkStart w:id="6815" w:name="_Toc253562053"/>
      <w:bookmarkStart w:id="6816" w:name="_Toc268506069"/>
      <w:bookmarkStart w:id="6817" w:name="_Toc276631188"/>
      <w:bookmarkStart w:id="6818" w:name="_Toc277944232"/>
      <w:bookmarkStart w:id="6819" w:name="_Toc153968577"/>
      <w:r>
        <w:t>JSON Lexical Grammar</w:t>
      </w:r>
      <w:bookmarkEnd w:id="6808"/>
      <w:bookmarkEnd w:id="6809"/>
      <w:bookmarkEnd w:id="6810"/>
      <w:bookmarkEnd w:id="6811"/>
      <w:bookmarkEnd w:id="6812"/>
      <w:bookmarkEnd w:id="6813"/>
      <w:bookmarkEnd w:id="6814"/>
      <w:bookmarkEnd w:id="6815"/>
      <w:bookmarkEnd w:id="6816"/>
      <w:bookmarkEnd w:id="6817"/>
      <w:bookmarkEnd w:id="6818"/>
      <w:bookmarkEnd w:id="6819"/>
    </w:p>
    <w:p w14:paraId="1DFDC2C5" w14:textId="77777777" w:rsidR="00E80769" w:rsidRPr="00D00D4A" w:rsidRDefault="00E80769" w:rsidP="00E80769">
      <w:pPr>
        <w:pStyle w:val="SyntaxRule"/>
      </w:pPr>
      <w:r w:rsidRPr="00EA6649">
        <w:rPr>
          <w:rStyle w:val="bnf"/>
          <w:i/>
        </w:rPr>
        <w:t>JSONWhiteSpace</w:t>
      </w:r>
      <w:r w:rsidRPr="00D00D4A">
        <w:t xml:space="preserve"> </w:t>
      </w:r>
      <w:r w:rsidRPr="00E148F5">
        <w:rPr>
          <w:rFonts w:ascii="Arial" w:hAnsi="Arial"/>
          <w:b/>
          <w:i w:val="0"/>
        </w:rPr>
        <w:t>::</w:t>
      </w:r>
      <w:r w:rsidRPr="00D00D4A">
        <w:t xml:space="preserve"> </w:t>
      </w:r>
      <w:r w:rsidRPr="00D00D4A">
        <w:tab/>
      </w:r>
      <w:r w:rsidRPr="00E148F5">
        <w:rPr>
          <w:rFonts w:ascii="Arial" w:hAnsi="Arial"/>
        </w:rPr>
        <w:t>See 15.12.1.1</w:t>
      </w:r>
    </w:p>
    <w:p w14:paraId="2B25B7D7" w14:textId="77777777" w:rsidR="00E80769" w:rsidRPr="008C7962" w:rsidRDefault="00E80769" w:rsidP="00E80769">
      <w:pPr>
        <w:pStyle w:val="SyntaxRule2"/>
        <w:rPr>
          <w:rStyle w:val="bnf"/>
        </w:rPr>
      </w:pPr>
      <w:r w:rsidRPr="008C7962">
        <w:rPr>
          <w:rStyle w:val="bnf"/>
        </w:rPr>
        <w:t>&lt;TAB&gt;</w:t>
      </w:r>
      <w:r>
        <w:rPr>
          <w:rStyle w:val="bnf"/>
        </w:rPr>
        <w:br/>
      </w:r>
      <w:r w:rsidRPr="008C7962">
        <w:rPr>
          <w:rStyle w:val="bnf"/>
        </w:rPr>
        <w:t>&lt;CR&gt;</w:t>
      </w:r>
      <w:r>
        <w:rPr>
          <w:rStyle w:val="bnf"/>
        </w:rPr>
        <w:br/>
      </w:r>
      <w:r w:rsidRPr="008C7962">
        <w:rPr>
          <w:rStyle w:val="bnf"/>
        </w:rPr>
        <w:t>&lt;LF&gt;</w:t>
      </w:r>
      <w:r>
        <w:rPr>
          <w:rStyle w:val="bnf"/>
        </w:rPr>
        <w:br/>
      </w:r>
      <w:r w:rsidRPr="008C7962">
        <w:rPr>
          <w:rStyle w:val="bnf"/>
        </w:rPr>
        <w:t>&lt;SP&gt;</w:t>
      </w:r>
    </w:p>
    <w:p w14:paraId="610A7664" w14:textId="77777777" w:rsidR="00E80769" w:rsidRDefault="00E80769" w:rsidP="00E80769">
      <w:pPr>
        <w:pStyle w:val="M0"/>
        <w:spacing w:after="0"/>
        <w:rPr>
          <w:sz w:val="16"/>
        </w:rPr>
      </w:pPr>
    </w:p>
    <w:p w14:paraId="696CB883" w14:textId="77777777" w:rsidR="00E80769" w:rsidRPr="00D00D4A" w:rsidRDefault="00E80769" w:rsidP="00E80769">
      <w:pPr>
        <w:pStyle w:val="SyntaxRule"/>
      </w:pPr>
      <w:r w:rsidRPr="00EA6649">
        <w:t xml:space="preserve">JSONString </w:t>
      </w:r>
      <w:r w:rsidRPr="00E148F5">
        <w:rPr>
          <w:rFonts w:ascii="Arial" w:hAnsi="Arial"/>
          <w:b/>
          <w:i w:val="0"/>
        </w:rPr>
        <w:t>::</w:t>
      </w:r>
      <w:r w:rsidRPr="00D00D4A">
        <w:t xml:space="preserve"> </w:t>
      </w:r>
      <w:r w:rsidRPr="00D00D4A">
        <w:tab/>
      </w:r>
      <w:r w:rsidRPr="00E148F5">
        <w:rPr>
          <w:rFonts w:ascii="Arial" w:hAnsi="Arial"/>
        </w:rPr>
        <w:t>See 15.12.1.1</w:t>
      </w:r>
    </w:p>
    <w:p w14:paraId="0AEF5FCC" w14:textId="77777777" w:rsidR="00E80769" w:rsidRPr="00D00D4A" w:rsidRDefault="00E80769" w:rsidP="00E80769">
      <w:pPr>
        <w:pStyle w:val="SyntaxRule2"/>
        <w:rPr>
          <w:rFonts w:ascii="Arial" w:hAnsi="Arial"/>
        </w:rPr>
      </w:pPr>
      <w:r w:rsidRPr="004431E2">
        <w:rPr>
          <w:rFonts w:ascii="Courier New" w:hAnsi="Courier New" w:cs="Courier New"/>
          <w:b/>
          <w:i w:val="0"/>
        </w:rPr>
        <w:t xml:space="preserve">" </w:t>
      </w:r>
      <w:r w:rsidRPr="00EA6649">
        <w:t>JSONStringCharacters</w:t>
      </w:r>
      <w:r w:rsidRPr="005E74B3">
        <w:rPr>
          <w:rFonts w:ascii="Arial" w:hAnsi="Arial"/>
          <w:i w:val="0"/>
          <w:vertAlign w:val="subscript"/>
        </w:rPr>
        <w:t>opt</w:t>
      </w:r>
      <w:r w:rsidRPr="00EA6649">
        <w:t xml:space="preserve"> </w:t>
      </w:r>
      <w:r w:rsidRPr="004431E2">
        <w:rPr>
          <w:rFonts w:ascii="Courier New" w:hAnsi="Courier New" w:cs="Courier New"/>
          <w:b/>
          <w:i w:val="0"/>
        </w:rPr>
        <w:t>"</w:t>
      </w:r>
    </w:p>
    <w:p w14:paraId="1C3ABF4C" w14:textId="77777777" w:rsidR="00E80769" w:rsidRDefault="00E80769" w:rsidP="00E80769">
      <w:pPr>
        <w:pStyle w:val="M0"/>
        <w:spacing w:after="0"/>
        <w:rPr>
          <w:sz w:val="16"/>
        </w:rPr>
      </w:pPr>
    </w:p>
    <w:p w14:paraId="14C98434" w14:textId="77777777" w:rsidR="00E80769" w:rsidRPr="00D00D4A" w:rsidRDefault="00E80769" w:rsidP="00E80769">
      <w:pPr>
        <w:pStyle w:val="SyntaxRule"/>
        <w:rPr>
          <w:rFonts w:ascii="Arial" w:hAnsi="Arial"/>
        </w:rPr>
      </w:pPr>
      <w:r w:rsidRPr="00EA6649">
        <w:t xml:space="preserve">JSONStringCharacters </w:t>
      </w:r>
      <w:r w:rsidRPr="006D03FA">
        <w:rPr>
          <w:rFonts w:ascii="Arial" w:hAnsi="Arial"/>
          <w:b/>
          <w:i w:val="0"/>
        </w:rPr>
        <w:t>::</w:t>
      </w:r>
      <w:r w:rsidRPr="00D00D4A">
        <w:rPr>
          <w:rFonts w:ascii="Arial" w:hAnsi="Arial"/>
          <w:b/>
        </w:rPr>
        <w:tab/>
      </w:r>
      <w:r w:rsidRPr="00D00D4A">
        <w:rPr>
          <w:rFonts w:ascii="Arial" w:hAnsi="Arial"/>
        </w:rPr>
        <w:t xml:space="preserve"> See 15.12.1.1</w:t>
      </w:r>
    </w:p>
    <w:p w14:paraId="11E17E35" w14:textId="77777777" w:rsidR="00E80769" w:rsidRPr="00EA6649" w:rsidRDefault="00E80769" w:rsidP="00E80769">
      <w:pPr>
        <w:pStyle w:val="SyntaxRule2"/>
      </w:pPr>
      <w:r w:rsidRPr="00EA6649">
        <w:t>JSONStringCharacter JSONStringCharacters</w:t>
      </w:r>
      <w:r w:rsidRPr="005E74B3">
        <w:rPr>
          <w:rFonts w:ascii="Arial" w:hAnsi="Arial"/>
          <w:i w:val="0"/>
          <w:vertAlign w:val="subscript"/>
        </w:rPr>
        <w:t>opt</w:t>
      </w:r>
      <w:r w:rsidRPr="00EA6649">
        <w:t xml:space="preserve"> </w:t>
      </w:r>
    </w:p>
    <w:p w14:paraId="12B37D64" w14:textId="77777777" w:rsidR="00E80769" w:rsidRDefault="00E80769" w:rsidP="00E80769">
      <w:pPr>
        <w:pStyle w:val="M0"/>
        <w:spacing w:after="0"/>
        <w:rPr>
          <w:sz w:val="16"/>
        </w:rPr>
      </w:pPr>
    </w:p>
    <w:p w14:paraId="0ADE1968" w14:textId="77777777" w:rsidR="00E80769" w:rsidRPr="00D00D4A" w:rsidRDefault="00E80769" w:rsidP="00E80769">
      <w:pPr>
        <w:pStyle w:val="SyntaxRule"/>
      </w:pPr>
      <w:r w:rsidRPr="00EA6649">
        <w:t>JSONStringCharacter</w:t>
      </w:r>
      <w:r w:rsidRPr="00D00D4A">
        <w:t xml:space="preserve"> </w:t>
      </w:r>
      <w:r w:rsidRPr="00E148F5">
        <w:rPr>
          <w:rFonts w:ascii="Arial" w:hAnsi="Arial"/>
          <w:b/>
          <w:i w:val="0"/>
        </w:rPr>
        <w:t>::</w:t>
      </w:r>
      <w:r w:rsidRPr="00D00D4A">
        <w:rPr>
          <w:b/>
        </w:rPr>
        <w:t xml:space="preserve"> </w:t>
      </w:r>
      <w:r w:rsidRPr="00D00D4A">
        <w:rPr>
          <w:b/>
        </w:rPr>
        <w:tab/>
      </w:r>
      <w:r w:rsidRPr="00D00D4A">
        <w:t xml:space="preserve"> </w:t>
      </w:r>
      <w:r w:rsidRPr="00E148F5">
        <w:rPr>
          <w:rFonts w:ascii="Arial" w:hAnsi="Arial"/>
        </w:rPr>
        <w:t>See 15.12.1.1</w:t>
      </w:r>
    </w:p>
    <w:p w14:paraId="0581677A" w14:textId="77777777" w:rsidR="00E80769" w:rsidRPr="00EA6649" w:rsidRDefault="00E80769" w:rsidP="00E80769">
      <w:pPr>
        <w:pStyle w:val="SyntaxRule2"/>
        <w:rPr>
          <w:rFonts w:ascii="Arial" w:hAnsi="Arial"/>
        </w:rPr>
      </w:pPr>
      <w:r w:rsidRPr="00EA6649">
        <w:t>SourceCharacter</w:t>
      </w:r>
      <w:r w:rsidRPr="00EA6649" w:rsidDel="009A2EC5">
        <w:t xml:space="preserve"> </w:t>
      </w:r>
      <w:r w:rsidRPr="007A29B2">
        <w:rPr>
          <w:rFonts w:ascii="Arial" w:hAnsi="Arial"/>
          <w:b/>
          <w:i w:val="0"/>
        </w:rPr>
        <w:t>but not</w:t>
      </w:r>
      <w:r>
        <w:rPr>
          <w:rFonts w:ascii="Arial" w:hAnsi="Arial"/>
          <w:b/>
          <w:i w:val="0"/>
        </w:rPr>
        <w:t xml:space="preserve"> one of</w:t>
      </w:r>
      <w:r w:rsidRPr="00EA6649">
        <w:t xml:space="preserve"> </w:t>
      </w:r>
      <w:r w:rsidRPr="004431E2">
        <w:rPr>
          <w:rFonts w:ascii="Courier New" w:hAnsi="Courier New" w:cs="Courier New"/>
          <w:b/>
          <w:i w:val="0"/>
        </w:rPr>
        <w:t>"</w:t>
      </w:r>
      <w:r w:rsidRPr="00EA6649">
        <w:t xml:space="preserve"> </w:t>
      </w:r>
      <w:r w:rsidRPr="007A29B2">
        <w:rPr>
          <w:rFonts w:ascii="Arial" w:hAnsi="Arial"/>
          <w:b/>
          <w:i w:val="0"/>
        </w:rPr>
        <w:t>or</w:t>
      </w:r>
      <w:r w:rsidRPr="00EA6649">
        <w:t xml:space="preserve"> </w:t>
      </w:r>
      <w:r w:rsidRPr="004431E2">
        <w:rPr>
          <w:rFonts w:ascii="Courier New" w:hAnsi="Courier New" w:cs="Courier New"/>
          <w:b/>
          <w:i w:val="0"/>
        </w:rPr>
        <w:t xml:space="preserve">\ </w:t>
      </w:r>
      <w:r w:rsidRPr="007A29B2">
        <w:rPr>
          <w:rFonts w:ascii="Arial" w:hAnsi="Arial"/>
          <w:b/>
          <w:i w:val="0"/>
        </w:rPr>
        <w:t>or</w:t>
      </w:r>
      <w:r w:rsidRPr="00EA6649">
        <w:rPr>
          <w:rFonts w:ascii="Arial" w:hAnsi="Arial"/>
        </w:rPr>
        <w:t xml:space="preserve"> </w:t>
      </w:r>
      <w:r w:rsidRPr="00EA6649">
        <w:t xml:space="preserve">U+0000 </w:t>
      </w:r>
      <w:r w:rsidRPr="00612C55">
        <w:rPr>
          <w:rFonts w:ascii="Arial" w:hAnsi="Arial" w:cs="Arial"/>
          <w:b/>
          <w:i w:val="0"/>
        </w:rPr>
        <w:t>through</w:t>
      </w:r>
      <w:r w:rsidRPr="00EA6649">
        <w:t xml:space="preserve"> U+001F</w:t>
      </w:r>
    </w:p>
    <w:p w14:paraId="506B6BBE" w14:textId="77777777" w:rsidR="00E80769" w:rsidRPr="00EA6649" w:rsidRDefault="00E80769" w:rsidP="00E80769">
      <w:pPr>
        <w:pStyle w:val="SyntaxRule2"/>
      </w:pPr>
      <w:r w:rsidRPr="004431E2">
        <w:rPr>
          <w:rFonts w:ascii="Courier New" w:hAnsi="Courier New" w:cs="Courier New"/>
          <w:b/>
          <w:i w:val="0"/>
        </w:rPr>
        <w:t>\</w:t>
      </w:r>
      <w:r w:rsidRPr="00EA6649">
        <w:t xml:space="preserve"> JSONEscapeSequence</w:t>
      </w:r>
    </w:p>
    <w:p w14:paraId="4411293F" w14:textId="77777777" w:rsidR="00E80769" w:rsidRDefault="00E80769" w:rsidP="00E80769">
      <w:pPr>
        <w:pStyle w:val="M0"/>
        <w:spacing w:after="0"/>
        <w:rPr>
          <w:sz w:val="16"/>
        </w:rPr>
      </w:pPr>
    </w:p>
    <w:p w14:paraId="61682BD4" w14:textId="77777777" w:rsidR="00E80769" w:rsidRPr="00D00D4A" w:rsidRDefault="00E80769" w:rsidP="00E80769">
      <w:pPr>
        <w:pStyle w:val="SyntaxRule"/>
        <w:rPr>
          <w:rFonts w:ascii="Arial" w:hAnsi="Arial"/>
        </w:rPr>
      </w:pPr>
      <w:r w:rsidRPr="00EA6649">
        <w:t xml:space="preserve">JSONEscapeSequence </w:t>
      </w:r>
      <w:r w:rsidRPr="006D03FA">
        <w:rPr>
          <w:rFonts w:ascii="Arial" w:hAnsi="Arial"/>
          <w:b/>
          <w:i w:val="0"/>
        </w:rPr>
        <w:t>::</w:t>
      </w:r>
      <w:r w:rsidRPr="00D00D4A">
        <w:rPr>
          <w:rFonts w:ascii="Arial" w:hAnsi="Arial"/>
        </w:rPr>
        <w:t xml:space="preserve"> </w:t>
      </w:r>
      <w:r w:rsidRPr="00D00D4A">
        <w:rPr>
          <w:rFonts w:ascii="Arial" w:hAnsi="Arial"/>
        </w:rPr>
        <w:tab/>
        <w:t>See 15.12.1.1</w:t>
      </w:r>
    </w:p>
    <w:p w14:paraId="74664AF7" w14:textId="77777777" w:rsidR="00E80769" w:rsidRPr="00EA6649" w:rsidRDefault="00E80769" w:rsidP="00E80769">
      <w:pPr>
        <w:pStyle w:val="SyntaxRule2"/>
      </w:pPr>
      <w:r w:rsidRPr="00EA6649">
        <w:t>JSONEscapeCharacter</w:t>
      </w:r>
    </w:p>
    <w:p w14:paraId="1356D59A" w14:textId="77777777" w:rsidR="00E80769" w:rsidRPr="00EA6649" w:rsidRDefault="00E80769" w:rsidP="00E80769">
      <w:pPr>
        <w:pStyle w:val="SyntaxRule2"/>
      </w:pPr>
      <w:r w:rsidRPr="00EA6649">
        <w:t xml:space="preserve">UnicodeEscapeSequence </w:t>
      </w:r>
    </w:p>
    <w:p w14:paraId="054D2FC5" w14:textId="77777777" w:rsidR="00E80769" w:rsidRDefault="00E80769" w:rsidP="00E80769">
      <w:pPr>
        <w:pStyle w:val="M0"/>
        <w:spacing w:after="0"/>
        <w:rPr>
          <w:sz w:val="16"/>
        </w:rPr>
      </w:pPr>
    </w:p>
    <w:p w14:paraId="7D2E3C3B" w14:textId="77777777" w:rsidR="00E80769" w:rsidRPr="00D00D4A" w:rsidRDefault="00E80769" w:rsidP="00E80769">
      <w:pPr>
        <w:pStyle w:val="SyntaxRule"/>
      </w:pPr>
      <w:r w:rsidRPr="00EA6649">
        <w:t xml:space="preserve">JSONEscapeCharacter </w:t>
      </w:r>
      <w:r w:rsidRPr="00E148F5">
        <w:rPr>
          <w:rFonts w:ascii="Arial" w:hAnsi="Arial"/>
          <w:b/>
          <w:i w:val="0"/>
        </w:rPr>
        <w:t>::</w:t>
      </w:r>
      <w:r w:rsidRPr="00D00D4A">
        <w:rPr>
          <w:b/>
        </w:rPr>
        <w:t xml:space="preserve">  </w:t>
      </w:r>
      <w:r w:rsidRPr="00E148F5">
        <w:rPr>
          <w:rFonts w:ascii="Arial" w:hAnsi="Arial" w:cs="Arial"/>
          <w:b/>
          <w:i w:val="0"/>
        </w:rPr>
        <w:t>one of</w:t>
      </w:r>
      <w:r w:rsidRPr="00D00D4A">
        <w:rPr>
          <w:b/>
        </w:rPr>
        <w:tab/>
      </w:r>
      <w:r w:rsidRPr="00D00D4A">
        <w:t xml:space="preserve"> </w:t>
      </w:r>
      <w:r w:rsidRPr="00E148F5">
        <w:rPr>
          <w:rFonts w:ascii="Arial" w:hAnsi="Arial"/>
        </w:rPr>
        <w:t>See 15.12.1.1</w:t>
      </w:r>
    </w:p>
    <w:p w14:paraId="71C98EF4" w14:textId="77777777" w:rsidR="00E80769" w:rsidRPr="00E148F5" w:rsidRDefault="00E80769" w:rsidP="00E80769">
      <w:pPr>
        <w:pStyle w:val="SyntaxRule2"/>
        <w:rPr>
          <w:rFonts w:ascii="Courier New" w:hAnsi="Courier New" w:cs="Courier New"/>
          <w:b/>
          <w:i w:val="0"/>
        </w:rPr>
      </w:pPr>
      <w:r w:rsidRPr="00E148F5">
        <w:rPr>
          <w:rFonts w:ascii="Courier New" w:hAnsi="Courier New" w:cs="Courier New"/>
          <w:b/>
          <w:i w:val="0"/>
        </w:rPr>
        <w:t xml:space="preserve"> " / \ b f n r t</w:t>
      </w:r>
    </w:p>
    <w:p w14:paraId="5C7E19A7" w14:textId="77777777" w:rsidR="00E80769" w:rsidRDefault="00E80769" w:rsidP="00E80769">
      <w:pPr>
        <w:pStyle w:val="SyntaxRule"/>
      </w:pPr>
    </w:p>
    <w:p w14:paraId="6CAB14F9" w14:textId="77777777" w:rsidR="00E80769" w:rsidRPr="00D00D4A" w:rsidRDefault="00E80769" w:rsidP="00E80769">
      <w:pPr>
        <w:pStyle w:val="SyntaxRule"/>
      </w:pPr>
      <w:r w:rsidRPr="00EA6649">
        <w:t xml:space="preserve">JSONNumber </w:t>
      </w:r>
      <w:r w:rsidRPr="00E148F5">
        <w:rPr>
          <w:rFonts w:ascii="Arial" w:hAnsi="Arial"/>
          <w:b/>
          <w:i w:val="0"/>
        </w:rPr>
        <w:t>::</w:t>
      </w:r>
      <w:r w:rsidRPr="00D00D4A">
        <w:rPr>
          <w:b/>
        </w:rPr>
        <w:tab/>
      </w:r>
      <w:r w:rsidRPr="00E148F5">
        <w:rPr>
          <w:rFonts w:ascii="Arial" w:hAnsi="Arial"/>
        </w:rPr>
        <w:t>See 15.12.1.1</w:t>
      </w:r>
    </w:p>
    <w:p w14:paraId="7A509794" w14:textId="77777777" w:rsidR="00E80769" w:rsidRPr="00EA6649" w:rsidRDefault="00E80769" w:rsidP="00E80769">
      <w:pPr>
        <w:pStyle w:val="SyntaxRule2"/>
      </w:pPr>
      <w:r w:rsidRPr="004431E2">
        <w:rPr>
          <w:rFonts w:ascii="Courier New" w:hAnsi="Courier New" w:cs="Courier New"/>
          <w:b/>
          <w:i w:val="0"/>
        </w:rPr>
        <w:t>-</w:t>
      </w:r>
      <w:r w:rsidRPr="005E74B3">
        <w:rPr>
          <w:rFonts w:ascii="Arial" w:hAnsi="Arial"/>
          <w:i w:val="0"/>
          <w:vertAlign w:val="subscript"/>
        </w:rPr>
        <w:t>opt</w:t>
      </w:r>
      <w:r w:rsidRPr="00EA6649">
        <w:t xml:space="preserve">  DecimalIntegerLiteral JSONFraction</w:t>
      </w:r>
      <w:r w:rsidRPr="005E74B3">
        <w:rPr>
          <w:rFonts w:ascii="Arial" w:hAnsi="Arial"/>
          <w:i w:val="0"/>
          <w:vertAlign w:val="subscript"/>
        </w:rPr>
        <w:t>opt</w:t>
      </w:r>
      <w:r w:rsidRPr="00EA6649">
        <w:t xml:space="preserve">  ExponentPart</w:t>
      </w:r>
      <w:r w:rsidRPr="005E74B3">
        <w:rPr>
          <w:rFonts w:ascii="Arial" w:hAnsi="Arial"/>
          <w:i w:val="0"/>
          <w:vertAlign w:val="subscript"/>
        </w:rPr>
        <w:t>opt</w:t>
      </w:r>
    </w:p>
    <w:p w14:paraId="00D4042D" w14:textId="77777777" w:rsidR="00E80769" w:rsidRDefault="00E80769" w:rsidP="00E80769">
      <w:pPr>
        <w:pStyle w:val="SyntaxRule"/>
        <w:rPr>
          <w:spacing w:val="6"/>
        </w:rPr>
      </w:pPr>
    </w:p>
    <w:p w14:paraId="60B0EC1E" w14:textId="77777777" w:rsidR="00E80769" w:rsidRPr="00D00D4A" w:rsidRDefault="00E80769" w:rsidP="00E80769">
      <w:pPr>
        <w:pStyle w:val="SyntaxRule"/>
      </w:pPr>
      <w:r w:rsidRPr="00EA6649">
        <w:rPr>
          <w:spacing w:val="6"/>
        </w:rPr>
        <w:t>JSONFraction</w:t>
      </w:r>
      <w:r w:rsidRPr="00EA6649">
        <w:t xml:space="preserve"> </w:t>
      </w:r>
      <w:r w:rsidRPr="00E148F5">
        <w:rPr>
          <w:rFonts w:ascii="Arial" w:hAnsi="Arial"/>
          <w:b/>
          <w:i w:val="0"/>
        </w:rPr>
        <w:t>::</w:t>
      </w:r>
      <w:r w:rsidRPr="00D00D4A">
        <w:rPr>
          <w:b/>
        </w:rPr>
        <w:t xml:space="preserve"> </w:t>
      </w:r>
      <w:r w:rsidRPr="00D00D4A">
        <w:rPr>
          <w:b/>
        </w:rPr>
        <w:tab/>
      </w:r>
      <w:r w:rsidRPr="00E148F5">
        <w:rPr>
          <w:rFonts w:ascii="Arial" w:hAnsi="Arial"/>
        </w:rPr>
        <w:t>See 15.12.1.1</w:t>
      </w:r>
    </w:p>
    <w:p w14:paraId="7E5F1675" w14:textId="77777777" w:rsidR="00E80769" w:rsidRPr="00EA6649" w:rsidRDefault="00E80769" w:rsidP="00E80769">
      <w:pPr>
        <w:pStyle w:val="SyntaxRule2"/>
      </w:pPr>
      <w:r w:rsidRPr="004431E2">
        <w:rPr>
          <w:rFonts w:ascii="Courier New" w:hAnsi="Courier New" w:cs="Courier New"/>
          <w:b/>
          <w:i w:val="0"/>
        </w:rPr>
        <w:t>.</w:t>
      </w:r>
      <w:r w:rsidRPr="00EA6649">
        <w:t xml:space="preserve"> DecimalDigits</w:t>
      </w:r>
    </w:p>
    <w:p w14:paraId="20ED90D3" w14:textId="77777777" w:rsidR="00E80769" w:rsidRDefault="00E80769" w:rsidP="00E80769">
      <w:pPr>
        <w:pStyle w:val="SyntaxRule"/>
        <w:rPr>
          <w:spacing w:val="6"/>
        </w:rPr>
      </w:pPr>
    </w:p>
    <w:p w14:paraId="54D9AE1E" w14:textId="77777777" w:rsidR="00E80769" w:rsidRPr="00D00D4A" w:rsidRDefault="00E80769" w:rsidP="00E80769">
      <w:pPr>
        <w:pStyle w:val="SyntaxRule"/>
      </w:pPr>
      <w:r w:rsidRPr="00EA6649">
        <w:rPr>
          <w:spacing w:val="6"/>
        </w:rPr>
        <w:t>JSONNullLiteral</w:t>
      </w:r>
      <w:r w:rsidRPr="00EA6649">
        <w:t xml:space="preserve"> </w:t>
      </w:r>
      <w:r w:rsidRPr="00E148F5">
        <w:rPr>
          <w:rFonts w:ascii="Arial" w:hAnsi="Arial"/>
          <w:b/>
          <w:i w:val="0"/>
        </w:rPr>
        <w:t>::</w:t>
      </w:r>
      <w:r w:rsidRPr="00D00D4A">
        <w:rPr>
          <w:b/>
        </w:rPr>
        <w:tab/>
      </w:r>
      <w:r w:rsidRPr="00E148F5">
        <w:rPr>
          <w:rFonts w:ascii="Arial" w:hAnsi="Arial"/>
        </w:rPr>
        <w:t>See 15.12.1.1</w:t>
      </w:r>
    </w:p>
    <w:p w14:paraId="3DF988F8" w14:textId="77777777" w:rsidR="00E80769" w:rsidRPr="00EA6649" w:rsidRDefault="00E80769" w:rsidP="00E80769">
      <w:pPr>
        <w:pStyle w:val="SyntaxRule2"/>
      </w:pPr>
      <w:r w:rsidRPr="00EA6649">
        <w:t>NullLiteral</w:t>
      </w:r>
    </w:p>
    <w:p w14:paraId="2908644B" w14:textId="77777777" w:rsidR="00E80769" w:rsidRDefault="00E80769" w:rsidP="00E80769">
      <w:pPr>
        <w:pStyle w:val="SyntaxRule"/>
      </w:pPr>
    </w:p>
    <w:p w14:paraId="41FC4EB0" w14:textId="77777777" w:rsidR="00E80769" w:rsidRPr="00D00D4A" w:rsidRDefault="00E80769" w:rsidP="00E80769">
      <w:pPr>
        <w:pStyle w:val="SyntaxRule"/>
        <w:rPr>
          <w:rFonts w:ascii="Arial" w:hAnsi="Arial"/>
        </w:rPr>
      </w:pPr>
      <w:r w:rsidRPr="00EA6649">
        <w:t xml:space="preserve">JSONBooleanLiteral </w:t>
      </w:r>
      <w:r w:rsidRPr="006D03FA">
        <w:rPr>
          <w:rFonts w:ascii="Arial" w:hAnsi="Arial"/>
          <w:b/>
          <w:i w:val="0"/>
        </w:rPr>
        <w:t>::</w:t>
      </w:r>
      <w:r w:rsidRPr="00D00D4A">
        <w:rPr>
          <w:rFonts w:ascii="Arial" w:hAnsi="Arial"/>
          <w:b/>
        </w:rPr>
        <w:tab/>
      </w:r>
      <w:r w:rsidRPr="00D00D4A">
        <w:rPr>
          <w:rFonts w:ascii="Arial" w:hAnsi="Arial"/>
        </w:rPr>
        <w:t>See 15.12.1.1</w:t>
      </w:r>
    </w:p>
    <w:p w14:paraId="07638DAF" w14:textId="77777777" w:rsidR="00E80769" w:rsidRPr="00EA6649" w:rsidRDefault="00E80769" w:rsidP="00E80769">
      <w:pPr>
        <w:pStyle w:val="SyntaxRule2"/>
        <w:spacing w:after="240"/>
      </w:pPr>
      <w:r w:rsidRPr="00EA6649">
        <w:t>BooleanLiteral</w:t>
      </w:r>
    </w:p>
    <w:p w14:paraId="113F1A97" w14:textId="77777777" w:rsidR="00E80769" w:rsidRPr="000E712A" w:rsidRDefault="00E80769" w:rsidP="00E80769">
      <w:pPr>
        <w:pStyle w:val="a3"/>
        <w:tabs>
          <w:tab w:val="clear" w:pos="640"/>
          <w:tab w:val="clear" w:pos="880"/>
        </w:tabs>
        <w:spacing w:before="120"/>
      </w:pPr>
      <w:bookmarkStart w:id="6820" w:name="_Toc235503563"/>
      <w:bookmarkStart w:id="6821" w:name="_Toc236208652"/>
      <w:bookmarkStart w:id="6822" w:name="_Toc241509338"/>
      <w:bookmarkStart w:id="6823" w:name="_Toc241557815"/>
      <w:bookmarkStart w:id="6824" w:name="_Toc244416825"/>
      <w:bookmarkStart w:id="6825" w:name="_Toc244657765"/>
      <w:bookmarkStart w:id="6826" w:name="_Toc246652505"/>
      <w:bookmarkStart w:id="6827" w:name="_Toc253562054"/>
      <w:bookmarkStart w:id="6828" w:name="_Toc268506070"/>
      <w:bookmarkStart w:id="6829" w:name="_Toc276631189"/>
      <w:bookmarkStart w:id="6830" w:name="_Toc277944233"/>
      <w:bookmarkStart w:id="6831" w:name="_Toc153968578"/>
      <w:r>
        <w:t>JSON Syntactic Grammar</w:t>
      </w:r>
      <w:bookmarkEnd w:id="6820"/>
      <w:bookmarkEnd w:id="6821"/>
      <w:bookmarkEnd w:id="6822"/>
      <w:bookmarkEnd w:id="6823"/>
      <w:bookmarkEnd w:id="6824"/>
      <w:bookmarkEnd w:id="6825"/>
      <w:bookmarkEnd w:id="6826"/>
      <w:bookmarkEnd w:id="6827"/>
      <w:bookmarkEnd w:id="6828"/>
      <w:bookmarkEnd w:id="6829"/>
      <w:bookmarkEnd w:id="6830"/>
      <w:bookmarkEnd w:id="6831"/>
    </w:p>
    <w:p w14:paraId="3CEBC62F" w14:textId="77777777" w:rsidR="00E80769" w:rsidRPr="00D00D4A" w:rsidRDefault="00E80769" w:rsidP="00E80769">
      <w:pPr>
        <w:pStyle w:val="SyntaxRule"/>
      </w:pPr>
      <w:r w:rsidRPr="00EA6649">
        <w:t xml:space="preserve">JSONText </w:t>
      </w:r>
      <w:r w:rsidRPr="00E148F5">
        <w:rPr>
          <w:rFonts w:ascii="Arial" w:hAnsi="Arial"/>
          <w:b/>
          <w:i w:val="0"/>
        </w:rPr>
        <w:t>:</w:t>
      </w:r>
      <w:r w:rsidRPr="00D00D4A">
        <w:tab/>
        <w:t xml:space="preserve"> </w:t>
      </w:r>
      <w:r w:rsidRPr="00E148F5">
        <w:rPr>
          <w:rFonts w:ascii="Arial" w:hAnsi="Arial"/>
        </w:rPr>
        <w:t>See 15.12.1.2</w:t>
      </w:r>
    </w:p>
    <w:p w14:paraId="3C1EBCCF" w14:textId="77777777" w:rsidR="00E80769" w:rsidRPr="00EA6649" w:rsidRDefault="00E80769" w:rsidP="00E80769">
      <w:pPr>
        <w:pStyle w:val="SyntaxRule2"/>
      </w:pPr>
      <w:r w:rsidRPr="00EA6649">
        <w:t>JSONValue</w:t>
      </w:r>
    </w:p>
    <w:p w14:paraId="023E32D6" w14:textId="77777777" w:rsidR="00E80769" w:rsidRDefault="00E80769" w:rsidP="00E80769">
      <w:pPr>
        <w:pStyle w:val="SyntaxRule"/>
      </w:pPr>
    </w:p>
    <w:p w14:paraId="2730E2DB" w14:textId="77777777" w:rsidR="00E80769" w:rsidRPr="00D00D4A" w:rsidRDefault="00E80769" w:rsidP="00E80769">
      <w:pPr>
        <w:pStyle w:val="SyntaxRule"/>
      </w:pPr>
      <w:r w:rsidRPr="00EA6649">
        <w:t xml:space="preserve">JSONValue </w:t>
      </w:r>
      <w:r w:rsidRPr="00E148F5">
        <w:rPr>
          <w:rFonts w:ascii="Arial" w:hAnsi="Arial"/>
          <w:b/>
          <w:i w:val="0"/>
        </w:rPr>
        <w:t>:</w:t>
      </w:r>
      <w:r w:rsidRPr="00D00D4A">
        <w:rPr>
          <w:b/>
        </w:rPr>
        <w:t xml:space="preserve"> </w:t>
      </w:r>
      <w:r w:rsidRPr="00D00D4A">
        <w:rPr>
          <w:b/>
        </w:rPr>
        <w:tab/>
      </w:r>
      <w:r w:rsidRPr="00E148F5">
        <w:rPr>
          <w:rFonts w:ascii="Arial" w:hAnsi="Arial"/>
        </w:rPr>
        <w:t>See 15.12.1.2</w:t>
      </w:r>
      <w:r w:rsidRPr="00D00D4A">
        <w:tab/>
        <w:t xml:space="preserve"> </w:t>
      </w:r>
    </w:p>
    <w:p w14:paraId="197BBE5C" w14:textId="77777777" w:rsidR="00E80769" w:rsidRPr="00EA6649" w:rsidRDefault="00E80769" w:rsidP="00E80769">
      <w:pPr>
        <w:pStyle w:val="SyntaxRule2"/>
      </w:pPr>
      <w:r w:rsidRPr="00EA6649">
        <w:t>JSONNullLiteral</w:t>
      </w:r>
      <w:r w:rsidRPr="00EA6649">
        <w:br/>
        <w:t>JSONBooleanLiteral</w:t>
      </w:r>
      <w:r w:rsidRPr="00EA6649">
        <w:br/>
        <w:t>JSONObject</w:t>
      </w:r>
      <w:r w:rsidRPr="00EA6649">
        <w:br/>
        <w:t>JSONArray</w:t>
      </w:r>
      <w:r w:rsidRPr="00EA6649">
        <w:br/>
        <w:t>JSONString</w:t>
      </w:r>
      <w:r w:rsidRPr="00EA6649">
        <w:br/>
        <w:t>JSONNumber</w:t>
      </w:r>
    </w:p>
    <w:p w14:paraId="3B428EE3" w14:textId="77777777" w:rsidR="00E80769" w:rsidRDefault="00E80769" w:rsidP="00E80769">
      <w:pPr>
        <w:pStyle w:val="SyntaxRule"/>
      </w:pPr>
    </w:p>
    <w:p w14:paraId="03706E8A" w14:textId="77777777" w:rsidR="00E80769" w:rsidRPr="00D00D4A" w:rsidRDefault="00E80769" w:rsidP="00E80769">
      <w:pPr>
        <w:pStyle w:val="SyntaxRule"/>
      </w:pPr>
      <w:r w:rsidRPr="00EA6649">
        <w:t xml:space="preserve">JSONObject </w:t>
      </w:r>
      <w:r w:rsidRPr="00E148F5">
        <w:rPr>
          <w:rFonts w:ascii="Arial" w:hAnsi="Arial"/>
          <w:b/>
          <w:i w:val="0"/>
        </w:rPr>
        <w:t>:</w:t>
      </w:r>
      <w:r w:rsidRPr="00D00D4A">
        <w:rPr>
          <w:b/>
        </w:rPr>
        <w:t xml:space="preserve"> </w:t>
      </w:r>
      <w:r w:rsidRPr="00D00D4A">
        <w:rPr>
          <w:b/>
        </w:rPr>
        <w:tab/>
      </w:r>
      <w:r w:rsidRPr="00E148F5">
        <w:rPr>
          <w:rFonts w:ascii="Arial" w:hAnsi="Arial"/>
        </w:rPr>
        <w:t>See 15.12.1.2</w:t>
      </w:r>
    </w:p>
    <w:p w14:paraId="0B4D4FF8" w14:textId="77777777" w:rsidR="00E80769" w:rsidRPr="00EA6649" w:rsidRDefault="00E80769" w:rsidP="00E80769">
      <w:pPr>
        <w:pStyle w:val="SyntaxRule2"/>
        <w:jc w:val="left"/>
      </w:pPr>
      <w:r w:rsidRPr="004431E2">
        <w:rPr>
          <w:rFonts w:ascii="Courier New" w:hAnsi="Courier New" w:cs="Courier New"/>
          <w:b/>
          <w:i w:val="0"/>
        </w:rPr>
        <w:t>{ }</w:t>
      </w:r>
      <w:r w:rsidRPr="00EA6649">
        <w:br/>
      </w:r>
      <w:r w:rsidRPr="004431E2">
        <w:rPr>
          <w:rFonts w:ascii="Courier New" w:hAnsi="Courier New" w:cs="Courier New"/>
          <w:b/>
          <w:i w:val="0"/>
        </w:rPr>
        <w:t>{</w:t>
      </w:r>
      <w:r w:rsidRPr="00EA6649">
        <w:t xml:space="preserve"> JSONMemberList </w:t>
      </w:r>
      <w:r w:rsidRPr="004431E2">
        <w:rPr>
          <w:rFonts w:ascii="Courier New" w:hAnsi="Courier New" w:cs="Courier New"/>
          <w:b/>
          <w:i w:val="0"/>
        </w:rPr>
        <w:t>}</w:t>
      </w:r>
    </w:p>
    <w:p w14:paraId="30019A89" w14:textId="77777777" w:rsidR="00E80769" w:rsidRDefault="00E80769" w:rsidP="00E80769">
      <w:pPr>
        <w:pStyle w:val="SyntaxRule"/>
      </w:pPr>
    </w:p>
    <w:p w14:paraId="48925183" w14:textId="77777777" w:rsidR="00E80769" w:rsidRPr="00D00D4A" w:rsidRDefault="00E80769" w:rsidP="00E80769">
      <w:pPr>
        <w:pStyle w:val="SyntaxRule"/>
      </w:pPr>
      <w:r w:rsidRPr="00EA6649">
        <w:t xml:space="preserve">JSONMember </w:t>
      </w:r>
      <w:r w:rsidRPr="00E148F5">
        <w:rPr>
          <w:rFonts w:ascii="Arial" w:hAnsi="Arial"/>
          <w:b/>
          <w:i w:val="0"/>
        </w:rPr>
        <w:t>:</w:t>
      </w:r>
      <w:r w:rsidRPr="00D00D4A">
        <w:rPr>
          <w:b/>
        </w:rPr>
        <w:tab/>
      </w:r>
      <w:r w:rsidRPr="00E148F5">
        <w:rPr>
          <w:rFonts w:ascii="Arial" w:hAnsi="Arial"/>
        </w:rPr>
        <w:t>See 15.12.1.2</w:t>
      </w:r>
    </w:p>
    <w:p w14:paraId="304DDCF7" w14:textId="77777777" w:rsidR="00E80769" w:rsidRPr="00EA6649" w:rsidRDefault="00E80769" w:rsidP="00E80769">
      <w:pPr>
        <w:pStyle w:val="SyntaxRule2"/>
      </w:pPr>
      <w:r w:rsidRPr="00EA6649">
        <w:t xml:space="preserve">JSONString </w:t>
      </w:r>
      <w:r w:rsidRPr="00E148F5">
        <w:rPr>
          <w:rFonts w:ascii="Courier New" w:hAnsi="Courier New" w:cs="Courier New"/>
          <w:b/>
          <w:i w:val="0"/>
        </w:rPr>
        <w:t>:</w:t>
      </w:r>
      <w:r w:rsidRPr="00EA6649">
        <w:t xml:space="preserve"> JSONValue</w:t>
      </w:r>
    </w:p>
    <w:p w14:paraId="3622C96C" w14:textId="77777777" w:rsidR="00E80769" w:rsidRDefault="00E80769" w:rsidP="00E80769">
      <w:pPr>
        <w:pStyle w:val="M0"/>
        <w:spacing w:after="0"/>
        <w:rPr>
          <w:sz w:val="16"/>
        </w:rPr>
      </w:pPr>
    </w:p>
    <w:p w14:paraId="6F95F7F8" w14:textId="77777777" w:rsidR="00E80769" w:rsidRPr="00D00D4A" w:rsidRDefault="00E80769" w:rsidP="00E80769">
      <w:pPr>
        <w:pStyle w:val="SyntaxRule"/>
      </w:pPr>
      <w:r w:rsidRPr="00EA6649">
        <w:t xml:space="preserve">JSONMemberList </w:t>
      </w:r>
      <w:r w:rsidRPr="00E148F5">
        <w:rPr>
          <w:rFonts w:ascii="Arial" w:hAnsi="Arial"/>
          <w:b/>
          <w:i w:val="0"/>
        </w:rPr>
        <w:t>:</w:t>
      </w:r>
      <w:r w:rsidRPr="00D00D4A">
        <w:rPr>
          <w:b/>
        </w:rPr>
        <w:tab/>
      </w:r>
      <w:r w:rsidRPr="00E148F5">
        <w:rPr>
          <w:rFonts w:ascii="Arial" w:hAnsi="Arial"/>
        </w:rPr>
        <w:t>See 15.12.1.2</w:t>
      </w:r>
    </w:p>
    <w:p w14:paraId="6756C6B9" w14:textId="77777777" w:rsidR="00E80769" w:rsidRPr="00EA6649" w:rsidRDefault="00E80769" w:rsidP="00E80769">
      <w:pPr>
        <w:pStyle w:val="SyntaxRule2"/>
      </w:pPr>
      <w:r w:rsidRPr="00EA6649">
        <w:t xml:space="preserve">JSONMember </w:t>
      </w:r>
      <w:r w:rsidRPr="00EA6649">
        <w:br/>
        <w:t xml:space="preserve">JSONMemberList </w:t>
      </w:r>
      <w:r w:rsidRPr="00E148F5">
        <w:rPr>
          <w:rFonts w:ascii="Courier New" w:hAnsi="Courier New" w:cs="Courier New"/>
          <w:b/>
          <w:i w:val="0"/>
        </w:rPr>
        <w:t>,</w:t>
      </w:r>
      <w:r w:rsidRPr="00EA6649">
        <w:rPr>
          <w:b/>
        </w:rPr>
        <w:t xml:space="preserve"> </w:t>
      </w:r>
      <w:r w:rsidRPr="00EA6649">
        <w:t xml:space="preserve">JSONMember </w:t>
      </w:r>
    </w:p>
    <w:p w14:paraId="07129B20" w14:textId="77777777" w:rsidR="00E80769" w:rsidRDefault="00E80769" w:rsidP="00E80769">
      <w:pPr>
        <w:pStyle w:val="M0"/>
        <w:spacing w:after="0"/>
        <w:rPr>
          <w:sz w:val="16"/>
        </w:rPr>
      </w:pPr>
    </w:p>
    <w:p w14:paraId="6FD5CE06" w14:textId="77777777" w:rsidR="00E80769" w:rsidRPr="00D00D4A" w:rsidRDefault="00E80769" w:rsidP="00E80769">
      <w:pPr>
        <w:pStyle w:val="SyntaxRule"/>
      </w:pPr>
      <w:r w:rsidRPr="00EA6649">
        <w:t xml:space="preserve">JSONArray </w:t>
      </w:r>
      <w:r w:rsidRPr="00E148F5">
        <w:rPr>
          <w:rFonts w:ascii="Arial" w:hAnsi="Arial"/>
          <w:b/>
          <w:i w:val="0"/>
        </w:rPr>
        <w:t>:</w:t>
      </w:r>
      <w:r w:rsidRPr="00D00D4A">
        <w:rPr>
          <w:b/>
        </w:rPr>
        <w:tab/>
      </w:r>
      <w:r w:rsidRPr="00E148F5">
        <w:rPr>
          <w:rFonts w:ascii="Arial" w:hAnsi="Arial"/>
        </w:rPr>
        <w:t>See 15.12.1.2</w:t>
      </w:r>
    </w:p>
    <w:p w14:paraId="784DAD3E" w14:textId="77777777" w:rsidR="00E80769" w:rsidRPr="00EA6649" w:rsidRDefault="00E80769" w:rsidP="00E80769">
      <w:pPr>
        <w:pStyle w:val="SyntaxRule2"/>
        <w:jc w:val="left"/>
      </w:pPr>
      <w:r w:rsidRPr="004431E2">
        <w:rPr>
          <w:rFonts w:ascii="Courier New" w:hAnsi="Courier New" w:cs="Courier New"/>
          <w:b/>
          <w:i w:val="0"/>
        </w:rPr>
        <w:t>[ ]</w:t>
      </w:r>
      <w:r w:rsidRPr="00EA6649">
        <w:br/>
      </w:r>
      <w:r w:rsidRPr="004431E2">
        <w:rPr>
          <w:rFonts w:ascii="Courier New" w:hAnsi="Courier New" w:cs="Courier New"/>
          <w:b/>
          <w:i w:val="0"/>
        </w:rPr>
        <w:t>[</w:t>
      </w:r>
      <w:r w:rsidRPr="00612C55">
        <w:rPr>
          <w:rFonts w:ascii="Courier New" w:hAnsi="Courier New" w:cs="Courier New"/>
          <w:b/>
        </w:rPr>
        <w:t xml:space="preserve"> </w:t>
      </w:r>
      <w:r w:rsidRPr="00EA6649">
        <w:t>JSONElementList</w:t>
      </w:r>
      <w:r w:rsidRPr="004431E2">
        <w:rPr>
          <w:rFonts w:ascii="Courier New" w:hAnsi="Courier New" w:cs="Courier New"/>
          <w:b/>
          <w:i w:val="0"/>
        </w:rPr>
        <w:t xml:space="preserve"> ]</w:t>
      </w:r>
    </w:p>
    <w:p w14:paraId="56FC2779" w14:textId="77777777" w:rsidR="00E80769" w:rsidRDefault="00E80769" w:rsidP="00E80769">
      <w:pPr>
        <w:pStyle w:val="M0"/>
        <w:spacing w:after="0"/>
        <w:rPr>
          <w:sz w:val="16"/>
        </w:rPr>
      </w:pPr>
    </w:p>
    <w:p w14:paraId="228321DA" w14:textId="77777777" w:rsidR="00E80769" w:rsidRPr="00D00D4A" w:rsidRDefault="00E80769" w:rsidP="00E80769">
      <w:pPr>
        <w:pStyle w:val="SyntaxRule"/>
      </w:pPr>
      <w:r w:rsidRPr="00EA6649">
        <w:t xml:space="preserve">JSONElementList </w:t>
      </w:r>
      <w:r w:rsidRPr="00E148F5">
        <w:rPr>
          <w:rFonts w:ascii="Arial" w:hAnsi="Arial"/>
          <w:b/>
          <w:i w:val="0"/>
        </w:rPr>
        <w:t>:</w:t>
      </w:r>
      <w:r w:rsidRPr="00D00D4A">
        <w:rPr>
          <w:b/>
        </w:rPr>
        <w:t xml:space="preserve"> </w:t>
      </w:r>
      <w:r w:rsidRPr="00D00D4A">
        <w:rPr>
          <w:b/>
        </w:rPr>
        <w:tab/>
      </w:r>
      <w:r w:rsidRPr="00E148F5">
        <w:rPr>
          <w:rFonts w:ascii="Arial" w:hAnsi="Arial"/>
        </w:rPr>
        <w:t>See 15.12.1.2</w:t>
      </w:r>
    </w:p>
    <w:p w14:paraId="1BB67A52" w14:textId="77777777" w:rsidR="00E80769" w:rsidRDefault="00E80769" w:rsidP="00E80769">
      <w:pPr>
        <w:pStyle w:val="SyntaxRule2"/>
      </w:pPr>
      <w:r w:rsidRPr="00EA6649">
        <w:t>JSONValue</w:t>
      </w:r>
      <w:r w:rsidRPr="00EA6649">
        <w:br/>
        <w:t>JSONElementList</w:t>
      </w:r>
      <w:r w:rsidRPr="004431E2">
        <w:rPr>
          <w:rFonts w:ascii="Courier New" w:hAnsi="Courier New" w:cs="Courier New"/>
          <w:b/>
          <w:i w:val="0"/>
        </w:rPr>
        <w:t xml:space="preserve"> ,</w:t>
      </w:r>
      <w:r w:rsidRPr="00EA6649">
        <w:t xml:space="preserve"> JSONValue</w:t>
      </w:r>
    </w:p>
    <w:p w14:paraId="427F5243" w14:textId="77777777" w:rsidR="00E80769" w:rsidRPr="00A8752D" w:rsidRDefault="000D7240" w:rsidP="00E80769">
      <w:r>
        <w:br w:type="page"/>
      </w:r>
    </w:p>
    <w:p w14:paraId="2983B034" w14:textId="77777777" w:rsidR="0026283E" w:rsidRDefault="00CF4089" w:rsidP="0026283E">
      <w:pPr>
        <w:pStyle w:val="ANNEX"/>
        <w:rPr>
          <w:ins w:id="6832" w:author="Allen Wirfs-Brock" w:date="2011-07-02T12:37:00Z"/>
        </w:rPr>
      </w:pPr>
      <w:r>
        <w:rPr>
          <w:rStyle w:val="af4"/>
          <w:b w:val="0"/>
        </w:rPr>
        <w:commentReference w:id="6833"/>
      </w:r>
      <w:r w:rsidR="0026283E">
        <w:rPr>
          <w:b w:val="0"/>
        </w:rPr>
        <w:br/>
      </w:r>
      <w:bookmarkStart w:id="6834" w:name="_Toc153968579"/>
      <w:r w:rsidR="0026283E">
        <w:rPr>
          <w:b w:val="0"/>
        </w:rPr>
        <w:t>(</w:t>
      </w:r>
      <w:del w:id="6835" w:author="Allen Wirfs-Brock" w:date="2011-07-02T12:35:00Z">
        <w:r w:rsidR="0026283E" w:rsidDel="00914B17">
          <w:rPr>
            <w:b w:val="0"/>
          </w:rPr>
          <w:delText>informative</w:delText>
        </w:r>
      </w:del>
      <w:ins w:id="6836" w:author="Allen Wirfs-Brock" w:date="2011-07-02T12:35:00Z">
        <w:r w:rsidR="00914B17">
          <w:rPr>
            <w:b w:val="0"/>
          </w:rPr>
          <w:t>normative</w:t>
        </w:r>
      </w:ins>
      <w:r w:rsidR="0026283E">
        <w:rPr>
          <w:b w:val="0"/>
        </w:rPr>
        <w:t>)</w:t>
      </w:r>
      <w:r w:rsidR="0026283E">
        <w:rPr>
          <w:b w:val="0"/>
        </w:rPr>
        <w:br/>
      </w:r>
      <w:r w:rsidR="0026283E" w:rsidRPr="0026283E">
        <w:rPr>
          <w:b w:val="0"/>
        </w:rPr>
        <w:fldChar w:fldCharType="begin"/>
      </w:r>
      <w:r w:rsidR="0026283E" w:rsidRPr="0026283E">
        <w:rPr>
          <w:b w:val="0"/>
        </w:rPr>
        <w:instrText xml:space="preserve">SEQ aaa \h </w:instrText>
      </w:r>
      <w:del w:id="6837" w:author="Allen Wirfs-Brock rev2" w:date="2011-07-20T13:24:00Z">
        <w:r w:rsidR="00704FBA" w:rsidDel="004E0EFF">
          <w:rPr>
            <w:b w:val="0"/>
          </w:rPr>
          <w:fldChar w:fldCharType="separate"/>
        </w:r>
      </w:del>
      <w:r w:rsidR="0026283E" w:rsidRPr="0026283E">
        <w:rPr>
          <w:b w:val="0"/>
        </w:rPr>
        <w:fldChar w:fldCharType="end"/>
      </w:r>
      <w:r w:rsidR="0026283E" w:rsidRPr="0026283E">
        <w:rPr>
          <w:b w:val="0"/>
        </w:rPr>
        <w:fldChar w:fldCharType="begin"/>
      </w:r>
      <w:r w:rsidR="0026283E" w:rsidRPr="0026283E">
        <w:rPr>
          <w:b w:val="0"/>
        </w:rPr>
        <w:instrText xml:space="preserve">SEQ table \r0\h </w:instrText>
      </w:r>
      <w:del w:id="6838" w:author="Allen Wirfs-Brock rev2" w:date="2011-07-20T13:24:00Z">
        <w:r w:rsidR="00704FBA" w:rsidDel="004E0EFF">
          <w:rPr>
            <w:b w:val="0"/>
          </w:rPr>
          <w:fldChar w:fldCharType="separate"/>
        </w:r>
      </w:del>
      <w:r w:rsidR="0026283E" w:rsidRPr="0026283E">
        <w:rPr>
          <w:b w:val="0"/>
        </w:rPr>
        <w:fldChar w:fldCharType="end"/>
      </w:r>
      <w:r w:rsidR="0026283E" w:rsidRPr="0026283E">
        <w:rPr>
          <w:b w:val="0"/>
        </w:rPr>
        <w:fldChar w:fldCharType="begin"/>
      </w:r>
      <w:r w:rsidR="0026283E" w:rsidRPr="0026283E">
        <w:rPr>
          <w:b w:val="0"/>
        </w:rPr>
        <w:instrText xml:space="preserve">SEQ figure \r0\h </w:instrText>
      </w:r>
      <w:del w:id="6839" w:author="Allen Wirfs-Brock rev2" w:date="2011-07-20T13:24:00Z">
        <w:r w:rsidR="00704FBA" w:rsidDel="004E0EFF">
          <w:rPr>
            <w:b w:val="0"/>
          </w:rPr>
          <w:fldChar w:fldCharType="separate"/>
        </w:r>
      </w:del>
      <w:r w:rsidR="0026283E" w:rsidRPr="0026283E">
        <w:rPr>
          <w:b w:val="0"/>
        </w:rPr>
        <w:fldChar w:fldCharType="end"/>
      </w:r>
      <w:r w:rsidR="0026283E">
        <w:br/>
      </w:r>
      <w:del w:id="6840" w:author="Allen Wirfs-Brock" w:date="2011-07-02T12:37:00Z">
        <w:r w:rsidR="00990F07" w:rsidRPr="00AD1EC3" w:rsidDel="00914B17">
          <w:delText>Compatibility</w:delText>
        </w:r>
      </w:del>
      <w:bookmarkEnd w:id="6834"/>
      <w:ins w:id="6841" w:author="Allen Wirfs-Brock" w:date="2011-07-02T12:37:00Z">
        <w:r w:rsidR="00914B17">
          <w:t>Additional ECMAScript Features for Web Browsers</w:t>
        </w:r>
      </w:ins>
    </w:p>
    <w:p w14:paraId="3C0B88E4" w14:textId="77777777" w:rsidR="00914B17" w:rsidRPr="00914B17" w:rsidRDefault="00914B17" w:rsidP="00914B17">
      <w:ins w:id="6842" w:author="Allen Wirfs-Brock" w:date="2011-07-02T12:37:00Z">
        <w:r>
          <w:t xml:space="preserve">The ECMAScript </w:t>
        </w:r>
      </w:ins>
      <w:ins w:id="6843" w:author="Allen Wirfs-Brock" w:date="2011-07-02T12:38:00Z">
        <w:r>
          <w:t>language</w:t>
        </w:r>
      </w:ins>
      <w:ins w:id="6844" w:author="Allen Wirfs-Brock" w:date="2011-07-02T12:37:00Z">
        <w:r>
          <w:t xml:space="preserve"> </w:t>
        </w:r>
      </w:ins>
      <w:ins w:id="6845" w:author="Allen Wirfs-Brock" w:date="2011-07-02T12:38:00Z">
        <w:r>
          <w:t xml:space="preserve">syntax and semantics defined in this </w:t>
        </w:r>
      </w:ins>
      <w:ins w:id="6846" w:author="Allen Wirfs-Brock" w:date="2011-07-02T12:39:00Z">
        <w:r>
          <w:t>annex</w:t>
        </w:r>
      </w:ins>
      <w:ins w:id="6847" w:author="Allen Wirfs-Brock" w:date="2011-07-02T12:38:00Z">
        <w:r>
          <w:t xml:space="preserve"> </w:t>
        </w:r>
      </w:ins>
      <w:ins w:id="6848" w:author="Allen Wirfs-Brock" w:date="2011-07-02T12:39:00Z">
        <w:del w:id="6849" w:author="Allen Wirfs-Brock rev2" w:date="2011-07-20T13:55:00Z">
          <w:r w:rsidDel="001F13A3">
            <w:delText>is</w:delText>
          </w:r>
        </w:del>
      </w:ins>
      <w:ins w:id="6850" w:author="Allen Wirfs-Brock rev2" w:date="2011-07-20T13:55:00Z">
        <w:r w:rsidR="001F13A3">
          <w:t>are</w:t>
        </w:r>
      </w:ins>
      <w:ins w:id="6851" w:author="Allen Wirfs-Brock" w:date="2011-07-02T12:39:00Z">
        <w:r>
          <w:t xml:space="preserve"> required when the ECMAScript host is a web browser</w:t>
        </w:r>
        <w:del w:id="6852" w:author="Allen Wirfs-Brock rev2" w:date="2011-07-20T13:56:00Z">
          <w:r w:rsidDel="001F13A3">
            <w:delText>s</w:delText>
          </w:r>
        </w:del>
        <w:r>
          <w:t xml:space="preserve">. </w:t>
        </w:r>
        <w:del w:id="6853" w:author="Allen Wirfs-Brock rev2" w:date="2011-07-20T13:56:00Z">
          <w:r w:rsidDel="001F13A3">
            <w:delText>It</w:delText>
          </w:r>
        </w:del>
      </w:ins>
      <w:ins w:id="6854" w:author="Allen Wirfs-Brock rev2" w:date="2011-07-20T13:57:00Z">
        <w:r w:rsidR="001F13A3">
          <w:t>The content of this annex</w:t>
        </w:r>
      </w:ins>
      <w:ins w:id="6855" w:author="Allen Wirfs-Brock" w:date="2011-07-02T12:39:00Z">
        <w:r>
          <w:t xml:space="preserve"> is normative but optional</w:t>
        </w:r>
      </w:ins>
      <w:ins w:id="6856" w:author="Allen Wirfs-Brock rev2" w:date="2011-07-20T13:56:00Z">
        <w:r w:rsidR="001F13A3">
          <w:t xml:space="preserve"> </w:t>
        </w:r>
      </w:ins>
      <w:ins w:id="6857" w:author="Allen Wirfs-Brock" w:date="2011-07-02T12:39:00Z">
        <w:r>
          <w:t>if the</w:t>
        </w:r>
      </w:ins>
      <w:ins w:id="6858" w:author="Allen Wirfs-Brock rev2" w:date="2011-07-20T13:58:00Z">
        <w:r w:rsidR="001F13A3">
          <w:t xml:space="preserve"> ECMAScript</w:t>
        </w:r>
      </w:ins>
      <w:ins w:id="6859" w:author="Allen Wirfs-Brock" w:date="2011-07-02T12:39:00Z">
        <w:r>
          <w:t xml:space="preserve"> host is not a web browser.</w:t>
        </w:r>
      </w:ins>
    </w:p>
    <w:p w14:paraId="218F700B" w14:textId="77777777" w:rsidR="00E80769" w:rsidRDefault="00E80769" w:rsidP="00E80769">
      <w:pPr>
        <w:pStyle w:val="a2"/>
        <w:tabs>
          <w:tab w:val="clear" w:pos="500"/>
          <w:tab w:val="clear" w:pos="720"/>
          <w:tab w:val="left" w:pos="567"/>
        </w:tabs>
      </w:pPr>
      <w:bookmarkStart w:id="6860" w:name="_Toc472818980"/>
      <w:bookmarkStart w:id="6861" w:name="_Toc474641695"/>
      <w:bookmarkStart w:id="6862" w:name="_Toc235503566"/>
      <w:bookmarkStart w:id="6863" w:name="_Toc236208654"/>
      <w:bookmarkStart w:id="6864" w:name="_Toc241509340"/>
      <w:bookmarkStart w:id="6865" w:name="_Toc241557817"/>
      <w:bookmarkStart w:id="6866" w:name="_Toc244416827"/>
      <w:bookmarkStart w:id="6867" w:name="_Toc244657767"/>
      <w:bookmarkStart w:id="6868" w:name="_Toc246652507"/>
      <w:bookmarkStart w:id="6869" w:name="_Toc253562056"/>
      <w:bookmarkStart w:id="6870" w:name="_Toc268506072"/>
      <w:bookmarkStart w:id="6871" w:name="_Toc276631191"/>
      <w:bookmarkStart w:id="6872" w:name="_Toc277944235"/>
      <w:bookmarkStart w:id="6873" w:name="_Toc153968580"/>
      <w:r>
        <w:t>Additional Syntax</w:t>
      </w:r>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p>
    <w:p w14:paraId="16CA07FA" w14:textId="77777777" w:rsidR="00E80769" w:rsidDel="00CF4089" w:rsidRDefault="00E80769" w:rsidP="00E80769">
      <w:pPr>
        <w:rPr>
          <w:del w:id="6874" w:author="Allen Wirfs-Brock" w:date="2011-07-02T12:51:00Z"/>
        </w:rPr>
      </w:pPr>
      <w:del w:id="6875" w:author="Allen Wirfs-Brock" w:date="2011-07-02T12:51:00Z">
        <w:r w:rsidDel="00CF4089">
          <w:delText>Past editions of ECMAScript have included additional syntax and semantics for specifying octal literals and octal escape sequences. These have been removed from this edition of ECMAScript. This non-normative annex presents uniform syntax and semantics for octal literals and octal escape sequences for compatibility with some older ECMAScript programs.</w:delText>
        </w:r>
      </w:del>
    </w:p>
    <w:p w14:paraId="5FA0BB37" w14:textId="77777777" w:rsidR="00E80769" w:rsidRDefault="00E80769" w:rsidP="00E80769">
      <w:pPr>
        <w:pStyle w:val="a3"/>
        <w:tabs>
          <w:tab w:val="clear" w:pos="640"/>
          <w:tab w:val="clear" w:pos="880"/>
        </w:tabs>
        <w:spacing w:before="120"/>
      </w:pPr>
      <w:bookmarkStart w:id="6876" w:name="_Toc472818981"/>
      <w:bookmarkStart w:id="6877" w:name="_Toc474641696"/>
      <w:bookmarkStart w:id="6878" w:name="_Toc235503567"/>
      <w:bookmarkStart w:id="6879" w:name="_Toc236208655"/>
      <w:bookmarkStart w:id="6880" w:name="_Toc241509341"/>
      <w:bookmarkStart w:id="6881" w:name="_Toc241557818"/>
      <w:bookmarkStart w:id="6882" w:name="_Toc244416828"/>
      <w:bookmarkStart w:id="6883" w:name="_Toc244657768"/>
      <w:bookmarkStart w:id="6884" w:name="_Toc246652508"/>
      <w:bookmarkStart w:id="6885" w:name="_Toc253562057"/>
      <w:bookmarkStart w:id="6886" w:name="_Toc268506073"/>
      <w:bookmarkStart w:id="6887" w:name="_Toc276631192"/>
      <w:bookmarkStart w:id="6888" w:name="_Toc277944236"/>
      <w:bookmarkStart w:id="6889" w:name="_Toc153968581"/>
      <w:r>
        <w:t>Numeric Literals</w:t>
      </w:r>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p>
    <w:p w14:paraId="343B0C11" w14:textId="77777777" w:rsidR="00E80769" w:rsidRDefault="00E80769" w:rsidP="00E80769">
      <w:r>
        <w:t xml:space="preserve">The syntax and semantics of 7.8.3 </w:t>
      </w:r>
      <w:del w:id="6890" w:author="Allen Wirfs-Brock" w:date="2011-07-02T12:50:00Z">
        <w:r w:rsidDel="00CF4089">
          <w:delText>can be</w:delText>
        </w:r>
      </w:del>
      <w:ins w:id="6891" w:author="Allen Wirfs-Brock" w:date="2011-07-02T12:50:00Z">
        <w:r w:rsidR="00CF4089">
          <w:t>is</w:t>
        </w:r>
      </w:ins>
      <w:r>
        <w:t xml:space="preserve"> extended as follows except that this extension is not allowed for strict mode code:</w:t>
      </w:r>
    </w:p>
    <w:p w14:paraId="584AAEE8" w14:textId="77777777" w:rsidR="00E80769" w:rsidRDefault="00E80769" w:rsidP="00E80769">
      <w:pPr>
        <w:pStyle w:val="Syntax"/>
      </w:pPr>
      <w:r w:rsidRPr="00B83562">
        <w:t>Syntax</w:t>
      </w:r>
    </w:p>
    <w:p w14:paraId="4424E61A" w14:textId="77777777" w:rsidR="00E80769" w:rsidRPr="00EA6649" w:rsidRDefault="00E80769" w:rsidP="00E80769">
      <w:pPr>
        <w:pStyle w:val="SyntaxRule"/>
      </w:pPr>
      <w:r w:rsidRPr="00EA6649">
        <w:t xml:space="preserve">NumericLiteral </w:t>
      </w:r>
      <w:r w:rsidRPr="007A29B2">
        <w:rPr>
          <w:rFonts w:ascii="Arial" w:hAnsi="Arial"/>
          <w:b/>
          <w:i w:val="0"/>
        </w:rPr>
        <w:t>::</w:t>
      </w:r>
    </w:p>
    <w:p w14:paraId="569C5BE5" w14:textId="77777777" w:rsidR="00E80769" w:rsidRPr="00EA6649" w:rsidRDefault="00E80769" w:rsidP="00E80769">
      <w:pPr>
        <w:pStyle w:val="SyntaxDefinition"/>
      </w:pPr>
      <w:r w:rsidRPr="00EA6649">
        <w:t>DecimalLiteral</w:t>
      </w:r>
      <w:r w:rsidRPr="00EA6649">
        <w:br/>
        <w:t>HexIntegerLiteral</w:t>
      </w:r>
      <w:r w:rsidRPr="00EA6649">
        <w:br/>
        <w:t>OctalIntegerLiteral</w:t>
      </w:r>
    </w:p>
    <w:p w14:paraId="477E41F9" w14:textId="77777777" w:rsidR="00E80769" w:rsidRPr="00EA6649" w:rsidRDefault="00E80769" w:rsidP="00E80769">
      <w:pPr>
        <w:pStyle w:val="SyntaxRule"/>
      </w:pPr>
      <w:r w:rsidRPr="00EA6649">
        <w:t xml:space="preserve">OctalIntegerLiteral </w:t>
      </w:r>
      <w:r w:rsidRPr="007A29B2">
        <w:rPr>
          <w:rFonts w:ascii="Arial" w:hAnsi="Arial"/>
          <w:b/>
          <w:i w:val="0"/>
        </w:rPr>
        <w:t>::</w:t>
      </w:r>
    </w:p>
    <w:p w14:paraId="51B5C8DE" w14:textId="77777777" w:rsidR="00E80769" w:rsidRPr="00EA6649" w:rsidRDefault="00E80769" w:rsidP="00E80769">
      <w:pPr>
        <w:pStyle w:val="SyntaxDefinition"/>
      </w:pPr>
      <w:r w:rsidRPr="004431E2">
        <w:rPr>
          <w:rFonts w:ascii="Courier New" w:hAnsi="Courier New"/>
          <w:b/>
          <w:i w:val="0"/>
        </w:rPr>
        <w:t>0</w:t>
      </w:r>
      <w:r w:rsidRPr="00EA6649">
        <w:t xml:space="preserve"> OctalDigit</w:t>
      </w:r>
      <w:r w:rsidRPr="00EA6649">
        <w:br/>
        <w:t>OctalIntegerLiteral OctalDigit</w:t>
      </w:r>
    </w:p>
    <w:p w14:paraId="45E7DD91" w14:textId="77777777" w:rsidR="00E80769" w:rsidRPr="004431E2" w:rsidRDefault="00E80769" w:rsidP="00E80769">
      <w:pPr>
        <w:pStyle w:val="SyntaxRule"/>
        <w:rPr>
          <w:rFonts w:ascii="Courier New" w:hAnsi="Courier New" w:cs="Courier New"/>
          <w:i w:val="0"/>
          <w:lang w:val="en-US"/>
        </w:rPr>
      </w:pPr>
      <w:r w:rsidRPr="00462AEF">
        <w:t>OctalDigit</w:t>
      </w:r>
      <w:r w:rsidRPr="00EA6649">
        <w:rPr>
          <w:lang w:val="en-US"/>
        </w:rPr>
        <w:t xml:space="preserve"> </w:t>
      </w:r>
      <w:r w:rsidRPr="007A29B2">
        <w:rPr>
          <w:rFonts w:ascii="Arial" w:hAnsi="Arial"/>
          <w:b/>
          <w:i w:val="0"/>
          <w:lang w:val="en-US"/>
        </w:rPr>
        <w:t>::</w:t>
      </w:r>
      <w:r w:rsidRPr="00EA6649">
        <w:rPr>
          <w:lang w:val="en-US"/>
        </w:rPr>
        <w:t xml:space="preserve"> </w:t>
      </w:r>
      <w:r w:rsidRPr="007A29B2">
        <w:rPr>
          <w:rFonts w:ascii="Arial" w:hAnsi="Arial"/>
          <w:b/>
          <w:bCs/>
          <w:i w:val="0"/>
          <w:lang w:val="en-US"/>
        </w:rPr>
        <w:t>one of</w:t>
      </w:r>
    </w:p>
    <w:p w14:paraId="6B2BD33F" w14:textId="77777777" w:rsidR="00E80769" w:rsidRPr="00462AEF" w:rsidRDefault="00E80769" w:rsidP="00E80769">
      <w:pPr>
        <w:pStyle w:val="SyntaxDefinition"/>
        <w:rPr>
          <w:b/>
          <w:bCs/>
          <w:lang w:val="en-US"/>
        </w:rPr>
      </w:pPr>
      <w:r w:rsidRPr="00462AEF">
        <w:rPr>
          <w:rFonts w:ascii="Courier New" w:hAnsi="Courier New" w:cs="Courier New"/>
          <w:b/>
          <w:i w:val="0"/>
          <w:lang w:val="en-US"/>
        </w:rPr>
        <w:t>0</w:t>
      </w:r>
      <w:r w:rsidRPr="00462AEF">
        <w:rPr>
          <w:b/>
          <w:lang w:val="en-US"/>
        </w:rPr>
        <w:t xml:space="preserve">  </w:t>
      </w:r>
      <w:r w:rsidRPr="00462AEF">
        <w:rPr>
          <w:rFonts w:ascii="Courier New" w:hAnsi="Courier New" w:cs="Courier New"/>
          <w:b/>
          <w:i w:val="0"/>
          <w:lang w:val="en-US"/>
        </w:rPr>
        <w:t>1</w:t>
      </w:r>
      <w:r w:rsidRPr="00462AEF">
        <w:rPr>
          <w:b/>
          <w:lang w:val="en-US"/>
        </w:rPr>
        <w:t xml:space="preserve">  </w:t>
      </w:r>
      <w:r w:rsidRPr="00462AEF">
        <w:rPr>
          <w:rFonts w:ascii="Courier New" w:hAnsi="Courier New" w:cs="Courier New"/>
          <w:b/>
          <w:i w:val="0"/>
          <w:lang w:val="en-US"/>
        </w:rPr>
        <w:t>2</w:t>
      </w:r>
      <w:r w:rsidRPr="00462AEF">
        <w:rPr>
          <w:b/>
          <w:lang w:val="en-US"/>
        </w:rPr>
        <w:t xml:space="preserve"> </w:t>
      </w:r>
      <w:r>
        <w:rPr>
          <w:b/>
          <w:lang w:val="en-US"/>
        </w:rPr>
        <w:t xml:space="preserve"> </w:t>
      </w:r>
      <w:r w:rsidRPr="00462AEF">
        <w:rPr>
          <w:rFonts w:ascii="Courier New" w:hAnsi="Courier New" w:cs="Courier New"/>
          <w:b/>
          <w:i w:val="0"/>
          <w:lang w:val="en-US"/>
        </w:rPr>
        <w:t xml:space="preserve">3 </w:t>
      </w:r>
      <w:r w:rsidRPr="00462AEF">
        <w:rPr>
          <w:b/>
          <w:lang w:val="en-US"/>
        </w:rPr>
        <w:t xml:space="preserve"> </w:t>
      </w:r>
      <w:r w:rsidRPr="00462AEF">
        <w:rPr>
          <w:rFonts w:ascii="Courier New" w:hAnsi="Courier New" w:cs="Courier New"/>
          <w:b/>
          <w:i w:val="0"/>
          <w:lang w:val="en-US"/>
        </w:rPr>
        <w:t xml:space="preserve">4 </w:t>
      </w:r>
      <w:r w:rsidRPr="00462AEF">
        <w:rPr>
          <w:b/>
          <w:lang w:val="en-US"/>
        </w:rPr>
        <w:t xml:space="preserve"> </w:t>
      </w:r>
      <w:r w:rsidRPr="00462AEF">
        <w:rPr>
          <w:rFonts w:ascii="Courier New" w:hAnsi="Courier New" w:cs="Courier New"/>
          <w:b/>
          <w:i w:val="0"/>
          <w:lang w:val="en-US"/>
        </w:rPr>
        <w:t>5</w:t>
      </w:r>
      <w:r w:rsidRPr="00462AEF">
        <w:rPr>
          <w:b/>
          <w:lang w:val="en-US"/>
        </w:rPr>
        <w:t xml:space="preserve">  </w:t>
      </w:r>
      <w:r w:rsidRPr="00462AEF">
        <w:rPr>
          <w:rFonts w:ascii="Courier New" w:hAnsi="Courier New" w:cs="Courier New"/>
          <w:b/>
          <w:i w:val="0"/>
          <w:lang w:val="en-US"/>
        </w:rPr>
        <w:t>6</w:t>
      </w:r>
      <w:r w:rsidRPr="00462AEF">
        <w:rPr>
          <w:b/>
          <w:lang w:val="en-US"/>
        </w:rPr>
        <w:t xml:space="preserve">  </w:t>
      </w:r>
      <w:r w:rsidRPr="00462AEF">
        <w:rPr>
          <w:rFonts w:ascii="Courier New" w:hAnsi="Courier New" w:cs="Courier New"/>
          <w:b/>
          <w:i w:val="0"/>
          <w:lang w:val="en-US"/>
        </w:rPr>
        <w:t>7</w:t>
      </w:r>
    </w:p>
    <w:p w14:paraId="0B541459" w14:textId="77777777" w:rsidR="00E80769" w:rsidRPr="00B83562" w:rsidRDefault="00E80769" w:rsidP="00E80769">
      <w:r w:rsidRPr="00B83562">
        <w:t>Semantics</w:t>
      </w:r>
    </w:p>
    <w:p w14:paraId="339D4292"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NumericLiteral</w:t>
      </w:r>
      <w:r w:rsidRPr="00D00D4A">
        <w:rPr>
          <w:rFonts w:ascii="Arial" w:hAnsi="Arial"/>
        </w:rPr>
        <w:t xml:space="preserve"> </w:t>
      </w:r>
      <w:r w:rsidRPr="00D00D4A">
        <w:rPr>
          <w:rFonts w:ascii="Arial" w:hAnsi="Arial"/>
          <w:b/>
        </w:rPr>
        <w:t>::</w:t>
      </w:r>
      <w:r w:rsidRPr="00D00D4A">
        <w:rPr>
          <w:rFonts w:ascii="Arial" w:hAnsi="Arial"/>
        </w:rPr>
        <w:t xml:space="preserve"> </w:t>
      </w:r>
      <w:r w:rsidRPr="00EA6649">
        <w:rPr>
          <w:i/>
        </w:rPr>
        <w:t>OctalIntegerLiteral</w:t>
      </w:r>
      <w:r w:rsidRPr="00D00D4A">
        <w:rPr>
          <w:rFonts w:ascii="Arial" w:hAnsi="Arial"/>
        </w:rPr>
        <w:t xml:space="preserve"> </w:t>
      </w:r>
      <w:r w:rsidRPr="00B75B50">
        <w:rPr>
          <w:rFonts w:ascii="Arial" w:hAnsi="Arial"/>
        </w:rPr>
        <w:t xml:space="preserve">is the MV of </w:t>
      </w:r>
      <w:r w:rsidRPr="00EA6649">
        <w:rPr>
          <w:i/>
        </w:rPr>
        <w:t>OctalIntegerLiteral</w:t>
      </w:r>
      <w:r w:rsidRPr="00D00D4A">
        <w:rPr>
          <w:rFonts w:ascii="Arial" w:hAnsi="Arial"/>
        </w:rPr>
        <w:t>.</w:t>
      </w:r>
    </w:p>
    <w:p w14:paraId="330FA345"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0</w:t>
      </w:r>
      <w:r w:rsidRPr="00D00D4A">
        <w:rPr>
          <w:rFonts w:ascii="Arial" w:hAnsi="Arial"/>
        </w:rPr>
        <w:t xml:space="preserve"> is 0.</w:t>
      </w:r>
    </w:p>
    <w:p w14:paraId="79F76BCC"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1</w:t>
      </w:r>
      <w:r w:rsidRPr="00D00D4A">
        <w:rPr>
          <w:rFonts w:ascii="Arial" w:hAnsi="Arial"/>
        </w:rPr>
        <w:t xml:space="preserve"> is 1.</w:t>
      </w:r>
    </w:p>
    <w:p w14:paraId="23EF7A3B"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2</w:t>
      </w:r>
      <w:r w:rsidRPr="00D00D4A">
        <w:rPr>
          <w:rFonts w:ascii="Arial" w:hAnsi="Arial"/>
        </w:rPr>
        <w:t xml:space="preserve"> is 2.</w:t>
      </w:r>
    </w:p>
    <w:p w14:paraId="3530EC7F"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3</w:t>
      </w:r>
      <w:r w:rsidRPr="00D00D4A">
        <w:rPr>
          <w:rFonts w:ascii="Arial" w:hAnsi="Arial"/>
        </w:rPr>
        <w:t xml:space="preserve"> is 3.</w:t>
      </w:r>
    </w:p>
    <w:p w14:paraId="30ED8D6B"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4</w:t>
      </w:r>
      <w:r w:rsidRPr="00D00D4A">
        <w:rPr>
          <w:rFonts w:ascii="Arial" w:hAnsi="Arial"/>
        </w:rPr>
        <w:t xml:space="preserve"> is 4.</w:t>
      </w:r>
    </w:p>
    <w:p w14:paraId="24570E13"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5</w:t>
      </w:r>
      <w:r w:rsidRPr="00D00D4A">
        <w:rPr>
          <w:rFonts w:ascii="Arial" w:hAnsi="Arial"/>
        </w:rPr>
        <w:t xml:space="preserve"> is 5.</w:t>
      </w:r>
    </w:p>
    <w:p w14:paraId="3AC3BE54"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6</w:t>
      </w:r>
      <w:r w:rsidRPr="00D00D4A">
        <w:rPr>
          <w:rFonts w:ascii="Arial" w:hAnsi="Arial"/>
        </w:rPr>
        <w:t xml:space="preserve"> is 6.</w:t>
      </w:r>
    </w:p>
    <w:p w14:paraId="026964AD"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7</w:t>
      </w:r>
      <w:r w:rsidRPr="00D00D4A">
        <w:rPr>
          <w:rFonts w:ascii="Arial" w:hAnsi="Arial"/>
        </w:rPr>
        <w:t xml:space="preserve"> is 7.</w:t>
      </w:r>
    </w:p>
    <w:p w14:paraId="2047F141"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 xml:space="preserve">OctalIntegerLiteral </w:t>
      </w:r>
      <w:r w:rsidRPr="00D00D4A">
        <w:rPr>
          <w:rFonts w:ascii="Arial" w:hAnsi="Arial"/>
          <w:b/>
        </w:rPr>
        <w:t>::</w:t>
      </w:r>
      <w:r w:rsidRPr="00D00D4A">
        <w:rPr>
          <w:rFonts w:ascii="Arial" w:hAnsi="Arial"/>
        </w:rPr>
        <w:t xml:space="preserve"> </w:t>
      </w:r>
      <w:r>
        <w:rPr>
          <w:rFonts w:ascii="Courier New" w:hAnsi="Courier New"/>
          <w:b/>
        </w:rPr>
        <w:t>0</w:t>
      </w:r>
      <w:r w:rsidRPr="00D00D4A">
        <w:rPr>
          <w:rFonts w:ascii="Arial" w:hAnsi="Arial"/>
        </w:rPr>
        <w:t xml:space="preserve"> </w:t>
      </w:r>
      <w:r w:rsidRPr="00EA6649">
        <w:rPr>
          <w:i/>
        </w:rPr>
        <w:t>OctalDigit</w:t>
      </w:r>
      <w:r w:rsidRPr="00D00D4A">
        <w:rPr>
          <w:rFonts w:ascii="Arial" w:hAnsi="Arial"/>
        </w:rPr>
        <w:t xml:space="preserve"> </w:t>
      </w:r>
      <w:r w:rsidRPr="00B75B50">
        <w:rPr>
          <w:rFonts w:ascii="Arial" w:hAnsi="Arial"/>
        </w:rPr>
        <w:t xml:space="preserve">is the MV of </w:t>
      </w:r>
      <w:r w:rsidRPr="00EA6649">
        <w:rPr>
          <w:i/>
        </w:rPr>
        <w:t>OctalDigit</w:t>
      </w:r>
      <w:r w:rsidRPr="00D00D4A">
        <w:rPr>
          <w:rFonts w:ascii="Arial" w:hAnsi="Arial"/>
        </w:rPr>
        <w:t>.</w:t>
      </w:r>
    </w:p>
    <w:p w14:paraId="02FF0B22" w14:textId="77777777" w:rsidR="00E80769" w:rsidRPr="00D00D4A" w:rsidRDefault="00E80769" w:rsidP="00E80769">
      <w:pPr>
        <w:pStyle w:val="MathSpecialCase3"/>
        <w:numPr>
          <w:ilvl w:val="0"/>
          <w:numId w:val="30"/>
        </w:numPr>
        <w:tabs>
          <w:tab w:val="left" w:pos="1170"/>
        </w:tabs>
        <w:ind w:left="1170" w:hanging="270"/>
        <w:rPr>
          <w:rFonts w:ascii="Arial" w:hAnsi="Arial"/>
        </w:rPr>
      </w:pPr>
      <w:r w:rsidRPr="00B75B50">
        <w:rPr>
          <w:rFonts w:ascii="Arial" w:hAnsi="Arial"/>
        </w:rPr>
        <w:t xml:space="preserve">The MV of </w:t>
      </w:r>
      <w:r w:rsidRPr="00EA6649">
        <w:rPr>
          <w:i/>
        </w:rPr>
        <w:t xml:space="preserve">OctalIntegerLiteral </w:t>
      </w:r>
      <w:r w:rsidRPr="00D00D4A">
        <w:rPr>
          <w:rFonts w:ascii="Arial" w:hAnsi="Arial"/>
          <w:b/>
        </w:rPr>
        <w:t>::</w:t>
      </w:r>
      <w:r w:rsidRPr="00D00D4A">
        <w:rPr>
          <w:rFonts w:ascii="Arial" w:hAnsi="Arial"/>
        </w:rPr>
        <w:t xml:space="preserve"> </w:t>
      </w:r>
      <w:r w:rsidRPr="00EA6649">
        <w:rPr>
          <w:i/>
        </w:rPr>
        <w:t>OctalIntegerLiteral</w:t>
      </w:r>
      <w:r w:rsidRPr="00D00D4A">
        <w:rPr>
          <w:rFonts w:ascii="Arial" w:hAnsi="Arial"/>
        </w:rPr>
        <w:t xml:space="preserve"> </w:t>
      </w:r>
      <w:r w:rsidRPr="00EA6649">
        <w:rPr>
          <w:i/>
        </w:rPr>
        <w:t>OctalDigit</w:t>
      </w:r>
      <w:r w:rsidRPr="00D00D4A">
        <w:rPr>
          <w:rFonts w:ascii="Arial" w:hAnsi="Arial"/>
        </w:rPr>
        <w:t xml:space="preserve"> is (the MV of </w:t>
      </w:r>
      <w:r w:rsidRPr="00EA6649">
        <w:rPr>
          <w:i/>
        </w:rPr>
        <w:t>OctalIntegerLiteral</w:t>
      </w:r>
      <w:r w:rsidRPr="00D00D4A">
        <w:rPr>
          <w:rFonts w:ascii="Arial" w:hAnsi="Arial"/>
        </w:rPr>
        <w:t xml:space="preserve"> times 8) plus the MV of </w:t>
      </w:r>
      <w:r w:rsidRPr="00EA6649">
        <w:rPr>
          <w:i/>
        </w:rPr>
        <w:t>OctalDigit</w:t>
      </w:r>
      <w:r w:rsidRPr="00D00D4A">
        <w:rPr>
          <w:rFonts w:ascii="Arial" w:hAnsi="Arial"/>
        </w:rPr>
        <w:t>.</w:t>
      </w:r>
    </w:p>
    <w:p w14:paraId="0D5ACA88" w14:textId="77777777" w:rsidR="00E80769" w:rsidRDefault="00E80769" w:rsidP="00E80769">
      <w:pPr>
        <w:pStyle w:val="a3"/>
        <w:tabs>
          <w:tab w:val="clear" w:pos="640"/>
          <w:tab w:val="clear" w:pos="880"/>
        </w:tabs>
        <w:spacing w:before="120"/>
      </w:pPr>
      <w:bookmarkStart w:id="6892" w:name="_Toc472818982"/>
      <w:bookmarkStart w:id="6893" w:name="_Toc474641697"/>
      <w:bookmarkStart w:id="6894" w:name="_Toc235503568"/>
      <w:bookmarkStart w:id="6895" w:name="_Toc236208656"/>
      <w:bookmarkStart w:id="6896" w:name="_Toc241509342"/>
      <w:bookmarkStart w:id="6897" w:name="_Toc241557819"/>
      <w:bookmarkStart w:id="6898" w:name="_Toc244416829"/>
      <w:bookmarkStart w:id="6899" w:name="_Toc244657769"/>
      <w:bookmarkStart w:id="6900" w:name="_Toc246652509"/>
      <w:bookmarkStart w:id="6901" w:name="_Toc253562058"/>
      <w:bookmarkStart w:id="6902" w:name="_Toc268506074"/>
      <w:bookmarkStart w:id="6903" w:name="_Toc276631193"/>
      <w:bookmarkStart w:id="6904" w:name="_Toc277944237"/>
      <w:bookmarkStart w:id="6905" w:name="_Toc153968582"/>
      <w:r>
        <w:t>String Literals</w:t>
      </w:r>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p>
    <w:p w14:paraId="6F187934" w14:textId="77777777" w:rsidR="00E80769" w:rsidRDefault="00E80769" w:rsidP="00E80769">
      <w:r>
        <w:t xml:space="preserve">The syntax and semantics of 7.8.4 </w:t>
      </w:r>
      <w:del w:id="6906" w:author="Allen Wirfs-Brock" w:date="2011-07-02T12:50:00Z">
        <w:r w:rsidDel="00CF4089">
          <w:delText>can be</w:delText>
        </w:r>
      </w:del>
      <w:ins w:id="6907" w:author="Allen Wirfs-Brock" w:date="2011-07-02T12:50:00Z">
        <w:r w:rsidR="00CF4089">
          <w:t>is</w:t>
        </w:r>
      </w:ins>
      <w:r>
        <w:t xml:space="preserve"> extended as follows</w:t>
      </w:r>
      <w:r w:rsidRPr="00CB6B2F">
        <w:t xml:space="preserve"> </w:t>
      </w:r>
      <w:r>
        <w:t>except that this extension is not allowed for strict mode code:</w:t>
      </w:r>
    </w:p>
    <w:p w14:paraId="18EEC0C5" w14:textId="77777777" w:rsidR="00E80769" w:rsidRDefault="00E80769" w:rsidP="00E80769">
      <w:pPr>
        <w:pStyle w:val="Syntax"/>
      </w:pPr>
      <w:r w:rsidRPr="00B83562">
        <w:t>Syntax</w:t>
      </w:r>
    </w:p>
    <w:p w14:paraId="1A66093B" w14:textId="77777777" w:rsidR="00E80769" w:rsidRPr="00EA6649" w:rsidRDefault="00E80769" w:rsidP="00E80769">
      <w:pPr>
        <w:pStyle w:val="SyntaxRule"/>
      </w:pPr>
      <w:r w:rsidRPr="00EA6649">
        <w:t xml:space="preserve">EscapeSequence </w:t>
      </w:r>
      <w:r w:rsidRPr="007A29B2">
        <w:rPr>
          <w:rFonts w:ascii="Arial" w:hAnsi="Arial"/>
          <w:b/>
          <w:i w:val="0"/>
        </w:rPr>
        <w:t>::</w:t>
      </w:r>
    </w:p>
    <w:p w14:paraId="577CD0BC" w14:textId="77777777" w:rsidR="00E80769" w:rsidRPr="00EA6649" w:rsidRDefault="00E80769" w:rsidP="00E80769">
      <w:pPr>
        <w:pStyle w:val="SyntaxDefinition"/>
      </w:pPr>
      <w:r w:rsidRPr="00EA6649">
        <w:t>CharacterEscapeSequence</w:t>
      </w:r>
      <w:r w:rsidRPr="00EA6649">
        <w:br/>
        <w:t>OctalEscapeSequence</w:t>
      </w:r>
      <w:r w:rsidRPr="00EA6649">
        <w:br/>
        <w:t>HexEscapeSequence</w:t>
      </w:r>
      <w:r w:rsidRPr="00EA6649">
        <w:br/>
        <w:t>UnicodeEscapeSequence</w:t>
      </w:r>
    </w:p>
    <w:p w14:paraId="6A608DE4" w14:textId="77777777" w:rsidR="00E80769" w:rsidRPr="00EA6649" w:rsidRDefault="00E80769" w:rsidP="00E80769">
      <w:pPr>
        <w:pStyle w:val="SyntaxRule"/>
      </w:pPr>
      <w:r w:rsidRPr="00EA6649">
        <w:t xml:space="preserve">OctalEscapeSequence </w:t>
      </w:r>
      <w:r w:rsidRPr="007A29B2">
        <w:rPr>
          <w:rFonts w:ascii="Arial" w:hAnsi="Arial"/>
          <w:b/>
          <w:i w:val="0"/>
        </w:rPr>
        <w:t>::</w:t>
      </w:r>
    </w:p>
    <w:p w14:paraId="15305C9E" w14:textId="77777777" w:rsidR="00E80769" w:rsidRPr="00EA6649" w:rsidRDefault="00E80769" w:rsidP="00E80769">
      <w:pPr>
        <w:pStyle w:val="SyntaxDefinition"/>
      </w:pPr>
      <w:r w:rsidRPr="00EA6649">
        <w:t xml:space="preserve">OctalDigit </w:t>
      </w:r>
      <w:r w:rsidRPr="00462AEF">
        <w:rPr>
          <w:rFonts w:ascii="Arial" w:hAnsi="Arial"/>
          <w:i w:val="0"/>
          <w:sz w:val="16"/>
        </w:rPr>
        <w:t xml:space="preserve">[lookahead </w:t>
      </w:r>
      <w:r w:rsidRPr="00462AEF">
        <w:rPr>
          <w:rFonts w:ascii="Arial" w:hAnsi="Arial"/>
          <w:i w:val="0"/>
          <w:sz w:val="16"/>
        </w:rPr>
        <w:sym w:font="Symbol" w:char="F0CF"/>
      </w:r>
      <w:r w:rsidRPr="00462AEF">
        <w:rPr>
          <w:rFonts w:ascii="Arial" w:hAnsi="Arial"/>
          <w:i w:val="0"/>
          <w:sz w:val="16"/>
        </w:rPr>
        <w:t xml:space="preserve"> </w:t>
      </w:r>
      <w:r w:rsidRPr="00462AEF">
        <w:rPr>
          <w:sz w:val="16"/>
        </w:rPr>
        <w:t>DecimalDigit</w:t>
      </w:r>
      <w:r w:rsidRPr="00462AEF">
        <w:rPr>
          <w:rFonts w:ascii="Arial" w:hAnsi="Arial"/>
          <w:i w:val="0"/>
          <w:sz w:val="16"/>
        </w:rPr>
        <w:t>]</w:t>
      </w:r>
      <w:r w:rsidRPr="00EA6649">
        <w:br/>
        <w:t xml:space="preserve">ZeroToThree OctalDigit </w:t>
      </w:r>
      <w:r w:rsidRPr="00462AEF">
        <w:rPr>
          <w:rFonts w:ascii="Arial" w:hAnsi="Arial"/>
          <w:i w:val="0"/>
          <w:sz w:val="16"/>
        </w:rPr>
        <w:t xml:space="preserve">[lookahead </w:t>
      </w:r>
      <w:r w:rsidRPr="00462AEF">
        <w:rPr>
          <w:rFonts w:ascii="Arial" w:hAnsi="Arial"/>
          <w:i w:val="0"/>
          <w:sz w:val="16"/>
        </w:rPr>
        <w:sym w:font="Symbol" w:char="F0CF"/>
      </w:r>
      <w:r w:rsidRPr="00D00D4A">
        <w:rPr>
          <w:rFonts w:ascii="Arial" w:hAnsi="Arial"/>
          <w:sz w:val="16"/>
        </w:rPr>
        <w:t xml:space="preserve"> </w:t>
      </w:r>
      <w:r w:rsidRPr="00EA6649">
        <w:rPr>
          <w:sz w:val="16"/>
        </w:rPr>
        <w:t>DecimalDigit</w:t>
      </w:r>
      <w:r w:rsidRPr="00462AEF">
        <w:rPr>
          <w:rFonts w:ascii="Arial" w:hAnsi="Arial"/>
          <w:i w:val="0"/>
          <w:sz w:val="16"/>
        </w:rPr>
        <w:t>]</w:t>
      </w:r>
      <w:r w:rsidRPr="00EA6649">
        <w:br/>
        <w:t>FourToSeven OctalDigit</w:t>
      </w:r>
      <w:r w:rsidRPr="00EA6649">
        <w:br/>
        <w:t>ZeroToThree OctalDigit OctalDigit</w:t>
      </w:r>
    </w:p>
    <w:p w14:paraId="7B5DC561" w14:textId="77777777" w:rsidR="00E80769" w:rsidRPr="00D00D4A" w:rsidRDefault="00E80769" w:rsidP="00E80769">
      <w:pPr>
        <w:pStyle w:val="SyntaxRule"/>
        <w:rPr>
          <w:rFonts w:ascii="Arial" w:hAnsi="Arial"/>
          <w:b/>
        </w:rPr>
      </w:pPr>
      <w:r w:rsidRPr="00EA6649">
        <w:t xml:space="preserve">ZeroToThree </w:t>
      </w:r>
      <w:r w:rsidRPr="007A29B2">
        <w:rPr>
          <w:rFonts w:ascii="Arial" w:hAnsi="Arial"/>
          <w:b/>
          <w:i w:val="0"/>
        </w:rPr>
        <w:t>::</w:t>
      </w:r>
      <w:r w:rsidRPr="00EA6649">
        <w:t xml:space="preserve"> </w:t>
      </w:r>
      <w:r w:rsidRPr="007A29B2">
        <w:rPr>
          <w:rFonts w:ascii="Arial" w:hAnsi="Arial"/>
          <w:b/>
          <w:i w:val="0"/>
        </w:rPr>
        <w:t>one of</w:t>
      </w:r>
    </w:p>
    <w:p w14:paraId="576A0BFA" w14:textId="77777777" w:rsidR="00E80769" w:rsidRPr="00462AEF" w:rsidRDefault="00E80769" w:rsidP="00E80769">
      <w:pPr>
        <w:pStyle w:val="SyntaxDefinition"/>
        <w:rPr>
          <w:rFonts w:ascii="Courier New" w:hAnsi="Courier New" w:cs="Courier New"/>
          <w:b/>
          <w:i w:val="0"/>
        </w:rPr>
      </w:pPr>
      <w:r w:rsidRPr="00462AEF">
        <w:rPr>
          <w:rFonts w:ascii="Courier New" w:hAnsi="Courier New" w:cs="Courier New"/>
          <w:b/>
          <w:i w:val="0"/>
        </w:rPr>
        <w:t>0  1  2  3</w:t>
      </w:r>
    </w:p>
    <w:p w14:paraId="1A5A6BD6" w14:textId="77777777" w:rsidR="00E80769" w:rsidRPr="00D00D4A" w:rsidRDefault="00E80769" w:rsidP="00E80769">
      <w:pPr>
        <w:pStyle w:val="SyntaxRule"/>
        <w:rPr>
          <w:rFonts w:ascii="Arial" w:hAnsi="Arial"/>
          <w:b/>
        </w:rPr>
      </w:pPr>
      <w:r w:rsidRPr="00EA6649">
        <w:t xml:space="preserve">FourToSeven </w:t>
      </w:r>
      <w:r w:rsidRPr="007A29B2">
        <w:rPr>
          <w:rFonts w:ascii="Arial" w:hAnsi="Arial"/>
          <w:b/>
          <w:i w:val="0"/>
        </w:rPr>
        <w:t>::</w:t>
      </w:r>
      <w:r w:rsidRPr="00D00D4A">
        <w:rPr>
          <w:rFonts w:ascii="Arial" w:hAnsi="Arial"/>
          <w:b/>
        </w:rPr>
        <w:t xml:space="preserve"> </w:t>
      </w:r>
      <w:r w:rsidRPr="007A29B2">
        <w:rPr>
          <w:rFonts w:ascii="Arial" w:hAnsi="Arial"/>
          <w:b/>
          <w:i w:val="0"/>
        </w:rPr>
        <w:t>one of</w:t>
      </w:r>
    </w:p>
    <w:p w14:paraId="19E7A771" w14:textId="77777777" w:rsidR="00E80769" w:rsidRPr="00612C55" w:rsidRDefault="00E80769" w:rsidP="00E80769">
      <w:pPr>
        <w:pStyle w:val="SyntaxDefinition"/>
        <w:rPr>
          <w:rFonts w:ascii="Courier New" w:hAnsi="Courier New" w:cs="Courier New"/>
          <w:b/>
          <w:i w:val="0"/>
        </w:rPr>
      </w:pPr>
      <w:r w:rsidRPr="00612C55">
        <w:rPr>
          <w:rFonts w:ascii="Courier New" w:hAnsi="Courier New" w:cs="Courier New"/>
          <w:b/>
          <w:i w:val="0"/>
        </w:rPr>
        <w:t>4  5  6  7</w:t>
      </w:r>
    </w:p>
    <w:p w14:paraId="670F6474" w14:textId="77777777" w:rsidR="00E80769" w:rsidRPr="00B83562" w:rsidRDefault="00E80769" w:rsidP="00E80769">
      <w:pPr>
        <w:pStyle w:val="Syntax"/>
      </w:pPr>
      <w:r w:rsidRPr="00B83562">
        <w:t>Semantics</w:t>
      </w:r>
    </w:p>
    <w:p w14:paraId="548D9E24"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2900A0">
        <w:rPr>
          <w:rFonts w:ascii="Arial" w:hAnsi="Arial"/>
        </w:rPr>
        <w:t>The CV of</w:t>
      </w:r>
      <w:r w:rsidRPr="00D00D4A">
        <w:rPr>
          <w:rFonts w:ascii="Arial" w:hAnsi="Arial"/>
        </w:rPr>
        <w:t xml:space="preserve"> </w:t>
      </w:r>
      <w:r w:rsidRPr="00EA6649">
        <w:rPr>
          <w:i/>
        </w:rPr>
        <w:t xml:space="preserve">EscapeSequence </w:t>
      </w:r>
      <w:r w:rsidRPr="00D00D4A">
        <w:rPr>
          <w:rFonts w:ascii="Arial" w:hAnsi="Arial"/>
          <w:b/>
        </w:rPr>
        <w:t>::</w:t>
      </w:r>
      <w:r w:rsidRPr="00D00D4A">
        <w:rPr>
          <w:rFonts w:ascii="Arial" w:hAnsi="Arial"/>
        </w:rPr>
        <w:t xml:space="preserve"> </w:t>
      </w:r>
      <w:r w:rsidRPr="00EA6649">
        <w:rPr>
          <w:i/>
        </w:rPr>
        <w:t>OctalEscapeSequence</w:t>
      </w:r>
      <w:r w:rsidRPr="00D00D4A">
        <w:rPr>
          <w:rFonts w:ascii="Arial" w:hAnsi="Arial"/>
        </w:rPr>
        <w:t xml:space="preserve"> is the CV of the</w:t>
      </w:r>
      <w:r w:rsidRPr="00EA6649">
        <w:rPr>
          <w:i/>
        </w:rPr>
        <w:t xml:space="preserve"> OctalEscapeSequence</w:t>
      </w:r>
      <w:r w:rsidRPr="00D00D4A">
        <w:rPr>
          <w:rFonts w:ascii="Arial" w:hAnsi="Arial"/>
        </w:rPr>
        <w:t>.</w:t>
      </w:r>
    </w:p>
    <w:p w14:paraId="57F8A969"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2900A0">
        <w:rPr>
          <w:rFonts w:ascii="Arial" w:hAnsi="Arial"/>
        </w:rPr>
        <w:t>The CV of</w:t>
      </w:r>
      <w:r w:rsidRPr="00D00D4A">
        <w:rPr>
          <w:rFonts w:ascii="Arial" w:hAnsi="Arial"/>
        </w:rPr>
        <w:t xml:space="preserve"> </w:t>
      </w:r>
      <w:r w:rsidRPr="00EA6649">
        <w:rPr>
          <w:i/>
        </w:rPr>
        <w:t>OctalEscapeSequence</w:t>
      </w:r>
      <w:r w:rsidRPr="00D00D4A">
        <w:rPr>
          <w:rFonts w:ascii="Arial" w:hAnsi="Arial"/>
        </w:rPr>
        <w:t xml:space="preserve"> </w:t>
      </w:r>
      <w:r w:rsidRPr="00D00D4A">
        <w:rPr>
          <w:rFonts w:ascii="Arial" w:hAnsi="Arial"/>
          <w:b/>
        </w:rPr>
        <w:t>::</w:t>
      </w:r>
      <w:r w:rsidRPr="00D00D4A">
        <w:rPr>
          <w:rFonts w:ascii="Arial" w:hAnsi="Arial"/>
        </w:rPr>
        <w:t xml:space="preserve"> </w:t>
      </w:r>
      <w:r w:rsidRPr="00EA6649">
        <w:rPr>
          <w:i/>
        </w:rPr>
        <w:t>OctalDigit</w:t>
      </w:r>
      <w:r w:rsidRPr="00D00D4A">
        <w:rPr>
          <w:rFonts w:ascii="Arial" w:hAnsi="Arial"/>
        </w:rPr>
        <w:t xml:space="preserve"> </w:t>
      </w:r>
      <w:r w:rsidRPr="00D00D4A">
        <w:rPr>
          <w:rFonts w:ascii="Arial" w:hAnsi="Arial"/>
          <w:sz w:val="16"/>
        </w:rPr>
        <w:t xml:space="preserve">[lookahead </w:t>
      </w:r>
      <w:r w:rsidRPr="00D00D4A">
        <w:rPr>
          <w:rFonts w:ascii="Arial" w:hAnsi="Arial"/>
          <w:sz w:val="16"/>
        </w:rPr>
        <w:sym w:font="Symbol" w:char="F0CF"/>
      </w:r>
      <w:r w:rsidRPr="00D00D4A">
        <w:rPr>
          <w:rFonts w:ascii="Arial" w:hAnsi="Arial"/>
          <w:sz w:val="16"/>
        </w:rPr>
        <w:t xml:space="preserve"> </w:t>
      </w:r>
      <w:r w:rsidRPr="00EA6649">
        <w:rPr>
          <w:i/>
          <w:sz w:val="16"/>
        </w:rPr>
        <w:t>DecimalDigit</w:t>
      </w:r>
      <w:r w:rsidRPr="00D00D4A">
        <w:rPr>
          <w:rFonts w:ascii="Arial" w:hAnsi="Arial"/>
          <w:sz w:val="16"/>
        </w:rPr>
        <w:t>]</w:t>
      </w:r>
      <w:r w:rsidRPr="00D00D4A">
        <w:rPr>
          <w:rFonts w:ascii="Arial" w:hAnsi="Arial"/>
        </w:rPr>
        <w:t xml:space="preserve"> is the character whose code unit value </w:t>
      </w:r>
      <w:r w:rsidRPr="00B75B50">
        <w:rPr>
          <w:rFonts w:ascii="Arial" w:hAnsi="Arial"/>
        </w:rPr>
        <w:t xml:space="preserve">is the MV of </w:t>
      </w:r>
      <w:r w:rsidRPr="00D00D4A">
        <w:rPr>
          <w:rFonts w:ascii="Arial" w:hAnsi="Arial"/>
        </w:rPr>
        <w:t xml:space="preserve">the </w:t>
      </w:r>
      <w:r w:rsidRPr="00EA6649">
        <w:rPr>
          <w:i/>
        </w:rPr>
        <w:t>OctalDigit</w:t>
      </w:r>
      <w:r w:rsidRPr="00D00D4A">
        <w:rPr>
          <w:rFonts w:ascii="Arial" w:hAnsi="Arial"/>
        </w:rPr>
        <w:t>.</w:t>
      </w:r>
    </w:p>
    <w:p w14:paraId="79881548"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2900A0">
        <w:rPr>
          <w:rFonts w:ascii="Arial" w:hAnsi="Arial"/>
        </w:rPr>
        <w:t>The CV of</w:t>
      </w:r>
      <w:r w:rsidRPr="00D00D4A">
        <w:rPr>
          <w:rFonts w:ascii="Arial" w:hAnsi="Arial"/>
        </w:rPr>
        <w:t xml:space="preserve"> </w:t>
      </w:r>
      <w:r w:rsidRPr="00EA6649">
        <w:rPr>
          <w:i/>
        </w:rPr>
        <w:t>OctalEscapeSequence</w:t>
      </w:r>
      <w:r w:rsidRPr="00D00D4A">
        <w:rPr>
          <w:rFonts w:ascii="Arial" w:hAnsi="Arial"/>
        </w:rPr>
        <w:t xml:space="preserve"> </w:t>
      </w:r>
      <w:r w:rsidRPr="00D00D4A">
        <w:rPr>
          <w:rFonts w:ascii="Arial" w:hAnsi="Arial"/>
          <w:b/>
        </w:rPr>
        <w:t>::</w:t>
      </w:r>
      <w:r w:rsidRPr="00D00D4A">
        <w:rPr>
          <w:rFonts w:ascii="Arial" w:hAnsi="Arial"/>
        </w:rPr>
        <w:t xml:space="preserve"> </w:t>
      </w:r>
      <w:r w:rsidRPr="00EA6649">
        <w:rPr>
          <w:i/>
        </w:rPr>
        <w:t>ZeroToThree</w:t>
      </w:r>
      <w:r w:rsidRPr="00D00D4A">
        <w:rPr>
          <w:rFonts w:ascii="Arial" w:hAnsi="Arial"/>
        </w:rPr>
        <w:t xml:space="preserve"> </w:t>
      </w:r>
      <w:r w:rsidRPr="00EA6649">
        <w:rPr>
          <w:i/>
        </w:rPr>
        <w:t>OctalDigit</w:t>
      </w:r>
      <w:r w:rsidRPr="00D00D4A">
        <w:rPr>
          <w:rFonts w:ascii="Arial" w:hAnsi="Arial"/>
        </w:rPr>
        <w:t xml:space="preserve"> </w:t>
      </w:r>
      <w:r w:rsidRPr="00D00D4A">
        <w:rPr>
          <w:rFonts w:ascii="Arial" w:hAnsi="Arial"/>
          <w:sz w:val="16"/>
        </w:rPr>
        <w:t xml:space="preserve">[lookahead </w:t>
      </w:r>
      <w:r w:rsidRPr="00D00D4A">
        <w:rPr>
          <w:rFonts w:ascii="Arial" w:hAnsi="Arial"/>
          <w:sz w:val="16"/>
        </w:rPr>
        <w:sym w:font="Symbol" w:char="F0CF"/>
      </w:r>
      <w:r w:rsidRPr="00D00D4A">
        <w:rPr>
          <w:rFonts w:ascii="Arial" w:hAnsi="Arial"/>
          <w:sz w:val="16"/>
        </w:rPr>
        <w:t xml:space="preserve"> </w:t>
      </w:r>
      <w:r w:rsidRPr="00EA6649">
        <w:rPr>
          <w:i/>
          <w:sz w:val="16"/>
        </w:rPr>
        <w:t>DecimalDigit</w:t>
      </w:r>
      <w:r w:rsidRPr="00D00D4A">
        <w:rPr>
          <w:rFonts w:ascii="Arial" w:hAnsi="Arial"/>
          <w:sz w:val="16"/>
        </w:rPr>
        <w:t>]</w:t>
      </w:r>
      <w:r w:rsidRPr="00D00D4A">
        <w:rPr>
          <w:rFonts w:ascii="Arial" w:hAnsi="Arial"/>
        </w:rPr>
        <w:t xml:space="preserve"> is the character whose code unit value is (8 times the MV of the </w:t>
      </w:r>
      <w:r w:rsidRPr="00EA6649">
        <w:rPr>
          <w:i/>
        </w:rPr>
        <w:t>ZeroToThree</w:t>
      </w:r>
      <w:r w:rsidRPr="00D00D4A">
        <w:rPr>
          <w:rFonts w:ascii="Arial" w:hAnsi="Arial"/>
        </w:rPr>
        <w:t xml:space="preserve">) plus the MV of the </w:t>
      </w:r>
      <w:r w:rsidRPr="00EA6649">
        <w:rPr>
          <w:i/>
        </w:rPr>
        <w:t>OctalDigit</w:t>
      </w:r>
      <w:r w:rsidRPr="00D00D4A">
        <w:rPr>
          <w:rFonts w:ascii="Arial" w:hAnsi="Arial"/>
        </w:rPr>
        <w:t>.</w:t>
      </w:r>
    </w:p>
    <w:p w14:paraId="74A559D3"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2900A0">
        <w:rPr>
          <w:rFonts w:ascii="Arial" w:hAnsi="Arial"/>
        </w:rPr>
        <w:t>The CV of</w:t>
      </w:r>
      <w:r w:rsidRPr="00D00D4A">
        <w:rPr>
          <w:rFonts w:ascii="Arial" w:hAnsi="Arial"/>
        </w:rPr>
        <w:t xml:space="preserve"> </w:t>
      </w:r>
      <w:r w:rsidRPr="00EA6649">
        <w:rPr>
          <w:i/>
        </w:rPr>
        <w:t>OctalEscapeSequence</w:t>
      </w:r>
      <w:r w:rsidRPr="00D00D4A">
        <w:rPr>
          <w:rFonts w:ascii="Arial" w:hAnsi="Arial"/>
        </w:rPr>
        <w:t xml:space="preserve"> </w:t>
      </w:r>
      <w:r w:rsidRPr="00D00D4A">
        <w:rPr>
          <w:rFonts w:ascii="Arial" w:hAnsi="Arial"/>
          <w:b/>
        </w:rPr>
        <w:t>::</w:t>
      </w:r>
      <w:r w:rsidRPr="00D00D4A">
        <w:rPr>
          <w:rFonts w:ascii="Arial" w:hAnsi="Arial"/>
        </w:rPr>
        <w:t xml:space="preserve"> </w:t>
      </w:r>
      <w:r w:rsidRPr="00EA6649">
        <w:rPr>
          <w:i/>
        </w:rPr>
        <w:t>FourToSeven</w:t>
      </w:r>
      <w:r w:rsidRPr="00D00D4A">
        <w:rPr>
          <w:rFonts w:ascii="Arial" w:hAnsi="Arial"/>
        </w:rPr>
        <w:t xml:space="preserve"> </w:t>
      </w:r>
      <w:r w:rsidRPr="00EA6649">
        <w:rPr>
          <w:i/>
        </w:rPr>
        <w:t>OctalDigit</w:t>
      </w:r>
      <w:r w:rsidRPr="00D00D4A">
        <w:rPr>
          <w:rFonts w:ascii="Arial" w:hAnsi="Arial"/>
        </w:rPr>
        <w:t xml:space="preserve"> is the character whose code unit value is (8 times the MV of the </w:t>
      </w:r>
      <w:r w:rsidRPr="00EA6649">
        <w:rPr>
          <w:i/>
        </w:rPr>
        <w:t>FourToSeven</w:t>
      </w:r>
      <w:r w:rsidRPr="00D00D4A">
        <w:rPr>
          <w:rFonts w:ascii="Arial" w:hAnsi="Arial"/>
        </w:rPr>
        <w:t xml:space="preserve">) plus the MV of the </w:t>
      </w:r>
      <w:r w:rsidRPr="00EA6649">
        <w:rPr>
          <w:i/>
        </w:rPr>
        <w:t>OctalDigit</w:t>
      </w:r>
      <w:r w:rsidRPr="00D00D4A">
        <w:rPr>
          <w:rFonts w:ascii="Arial" w:hAnsi="Arial"/>
        </w:rPr>
        <w:t>.</w:t>
      </w:r>
    </w:p>
    <w:p w14:paraId="0673D86F"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2900A0">
        <w:rPr>
          <w:rFonts w:ascii="Arial" w:hAnsi="Arial"/>
        </w:rPr>
        <w:t>The CV of</w:t>
      </w:r>
      <w:r w:rsidRPr="00D00D4A">
        <w:rPr>
          <w:rFonts w:ascii="Arial" w:hAnsi="Arial"/>
        </w:rPr>
        <w:t xml:space="preserve"> </w:t>
      </w:r>
      <w:r w:rsidRPr="00EA6649">
        <w:rPr>
          <w:i/>
        </w:rPr>
        <w:t>OctalEscapeSequence</w:t>
      </w:r>
      <w:r w:rsidRPr="00D00D4A">
        <w:rPr>
          <w:rFonts w:ascii="Arial" w:hAnsi="Arial"/>
        </w:rPr>
        <w:t xml:space="preserve"> </w:t>
      </w:r>
      <w:r w:rsidRPr="00D00D4A">
        <w:rPr>
          <w:rFonts w:ascii="Arial" w:hAnsi="Arial"/>
          <w:b/>
        </w:rPr>
        <w:t>::</w:t>
      </w:r>
      <w:r w:rsidRPr="00D00D4A">
        <w:rPr>
          <w:rFonts w:ascii="Arial" w:hAnsi="Arial"/>
        </w:rPr>
        <w:t xml:space="preserve"> </w:t>
      </w:r>
      <w:r w:rsidRPr="00EA6649">
        <w:rPr>
          <w:i/>
        </w:rPr>
        <w:t>ZeroToThree</w:t>
      </w:r>
      <w:r w:rsidRPr="00D00D4A">
        <w:rPr>
          <w:rFonts w:ascii="Arial" w:hAnsi="Arial"/>
        </w:rPr>
        <w:t xml:space="preserve"> </w:t>
      </w:r>
      <w:r w:rsidRPr="00EA6649">
        <w:rPr>
          <w:i/>
        </w:rPr>
        <w:t>OctalDigit</w:t>
      </w:r>
      <w:r w:rsidRPr="00D00D4A">
        <w:rPr>
          <w:rFonts w:ascii="Arial" w:hAnsi="Arial"/>
        </w:rPr>
        <w:t xml:space="preserve"> </w:t>
      </w:r>
      <w:r w:rsidRPr="00EA6649">
        <w:rPr>
          <w:i/>
        </w:rPr>
        <w:t>OctalDigit</w:t>
      </w:r>
      <w:r w:rsidRPr="00D00D4A">
        <w:rPr>
          <w:rFonts w:ascii="Arial" w:hAnsi="Arial"/>
        </w:rPr>
        <w:t xml:space="preserve"> is the character whose code unit value is (64 (that is, 8</w:t>
      </w:r>
      <w:r w:rsidRPr="00D00D4A">
        <w:rPr>
          <w:rFonts w:ascii="Arial" w:hAnsi="Arial"/>
          <w:vertAlign w:val="superscript"/>
        </w:rPr>
        <w:t>2</w:t>
      </w:r>
      <w:r w:rsidRPr="00D00D4A">
        <w:rPr>
          <w:rFonts w:ascii="Arial" w:hAnsi="Arial"/>
        </w:rPr>
        <w:t xml:space="preserve">) times the MV of the </w:t>
      </w:r>
      <w:r w:rsidRPr="00EA6649">
        <w:rPr>
          <w:i/>
        </w:rPr>
        <w:t>ZeroToThree</w:t>
      </w:r>
      <w:r w:rsidRPr="00D00D4A">
        <w:rPr>
          <w:rFonts w:ascii="Arial" w:hAnsi="Arial"/>
        </w:rPr>
        <w:t xml:space="preserve">) plus (8 times the MV of the first </w:t>
      </w:r>
      <w:r w:rsidRPr="00EA6649">
        <w:rPr>
          <w:i/>
        </w:rPr>
        <w:t>OctalDigit</w:t>
      </w:r>
      <w:r w:rsidRPr="00D00D4A">
        <w:rPr>
          <w:rFonts w:ascii="Arial" w:hAnsi="Arial"/>
        </w:rPr>
        <w:t xml:space="preserve">) plus the MV of the second </w:t>
      </w:r>
      <w:r w:rsidRPr="00EA6649">
        <w:rPr>
          <w:i/>
        </w:rPr>
        <w:t>OctalDigit</w:t>
      </w:r>
      <w:r w:rsidRPr="00D00D4A">
        <w:rPr>
          <w:rFonts w:ascii="Arial" w:hAnsi="Arial"/>
        </w:rPr>
        <w:t>.</w:t>
      </w:r>
    </w:p>
    <w:p w14:paraId="2542D9A4"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B75B50">
        <w:rPr>
          <w:rFonts w:ascii="Arial" w:hAnsi="Arial"/>
        </w:rPr>
        <w:t xml:space="preserve">The MV of </w:t>
      </w:r>
      <w:r w:rsidRPr="00EA6649">
        <w:rPr>
          <w:i/>
        </w:rPr>
        <w:t>ZeroToThree</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0</w:t>
      </w:r>
      <w:r w:rsidRPr="00D00D4A">
        <w:rPr>
          <w:rFonts w:ascii="Arial" w:hAnsi="Arial"/>
        </w:rPr>
        <w:t xml:space="preserve"> is 0.</w:t>
      </w:r>
    </w:p>
    <w:p w14:paraId="10A42EB7"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B75B50">
        <w:rPr>
          <w:rFonts w:ascii="Arial" w:hAnsi="Arial"/>
        </w:rPr>
        <w:t xml:space="preserve">The MV of </w:t>
      </w:r>
      <w:r w:rsidRPr="00EA6649">
        <w:rPr>
          <w:i/>
        </w:rPr>
        <w:t xml:space="preserve">ZeroToThree </w:t>
      </w:r>
      <w:r w:rsidRPr="00D00D4A">
        <w:rPr>
          <w:rFonts w:ascii="Arial" w:hAnsi="Arial"/>
          <w:b/>
        </w:rPr>
        <w:t>::</w:t>
      </w:r>
      <w:r w:rsidRPr="00D00D4A">
        <w:rPr>
          <w:rFonts w:ascii="Arial" w:hAnsi="Arial"/>
        </w:rPr>
        <w:t xml:space="preserve"> </w:t>
      </w:r>
      <w:r>
        <w:rPr>
          <w:rFonts w:ascii="Courier New" w:hAnsi="Courier New"/>
          <w:b/>
        </w:rPr>
        <w:t>1</w:t>
      </w:r>
      <w:r w:rsidRPr="00D00D4A">
        <w:rPr>
          <w:rFonts w:ascii="Arial" w:hAnsi="Arial"/>
        </w:rPr>
        <w:t xml:space="preserve"> is 1.</w:t>
      </w:r>
    </w:p>
    <w:p w14:paraId="05A0D68F"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B75B50">
        <w:rPr>
          <w:rFonts w:ascii="Arial" w:hAnsi="Arial"/>
        </w:rPr>
        <w:t xml:space="preserve">The MV of </w:t>
      </w:r>
      <w:r w:rsidRPr="00EA6649">
        <w:rPr>
          <w:i/>
        </w:rPr>
        <w:t xml:space="preserve">ZeroToThree </w:t>
      </w:r>
      <w:r w:rsidRPr="00D00D4A">
        <w:rPr>
          <w:rFonts w:ascii="Arial" w:hAnsi="Arial"/>
          <w:b/>
        </w:rPr>
        <w:t>::</w:t>
      </w:r>
      <w:r w:rsidRPr="00D00D4A">
        <w:rPr>
          <w:rFonts w:ascii="Arial" w:hAnsi="Arial"/>
        </w:rPr>
        <w:t xml:space="preserve"> </w:t>
      </w:r>
      <w:r>
        <w:rPr>
          <w:rFonts w:ascii="Courier New" w:hAnsi="Courier New"/>
          <w:b/>
        </w:rPr>
        <w:t>2</w:t>
      </w:r>
      <w:r w:rsidRPr="00D00D4A">
        <w:rPr>
          <w:rFonts w:ascii="Arial" w:hAnsi="Arial"/>
        </w:rPr>
        <w:t xml:space="preserve"> is 2.</w:t>
      </w:r>
    </w:p>
    <w:p w14:paraId="0653E8A5"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B75B50">
        <w:rPr>
          <w:rFonts w:ascii="Arial" w:hAnsi="Arial"/>
        </w:rPr>
        <w:t xml:space="preserve">The MV of </w:t>
      </w:r>
      <w:r w:rsidRPr="00EA6649">
        <w:rPr>
          <w:i/>
        </w:rPr>
        <w:t xml:space="preserve">ZeroToThree </w:t>
      </w:r>
      <w:r w:rsidRPr="00D00D4A">
        <w:rPr>
          <w:rFonts w:ascii="Arial" w:hAnsi="Arial"/>
          <w:b/>
        </w:rPr>
        <w:t>::</w:t>
      </w:r>
      <w:r w:rsidRPr="00D00D4A">
        <w:rPr>
          <w:rFonts w:ascii="Arial" w:hAnsi="Arial"/>
        </w:rPr>
        <w:t xml:space="preserve"> </w:t>
      </w:r>
      <w:r>
        <w:rPr>
          <w:rFonts w:ascii="Courier New" w:hAnsi="Courier New"/>
          <w:b/>
        </w:rPr>
        <w:t>3</w:t>
      </w:r>
      <w:r w:rsidRPr="00D00D4A">
        <w:rPr>
          <w:rFonts w:ascii="Arial" w:hAnsi="Arial"/>
        </w:rPr>
        <w:t xml:space="preserve"> is 3.</w:t>
      </w:r>
    </w:p>
    <w:p w14:paraId="5C10BA5C"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B75B50">
        <w:rPr>
          <w:rFonts w:ascii="Arial" w:hAnsi="Arial"/>
        </w:rPr>
        <w:t xml:space="preserve">The MV of </w:t>
      </w:r>
      <w:r w:rsidRPr="00EA6649">
        <w:rPr>
          <w:i/>
        </w:rPr>
        <w:t>FourToSeven</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4</w:t>
      </w:r>
      <w:r w:rsidRPr="00D00D4A">
        <w:rPr>
          <w:rFonts w:ascii="Arial" w:hAnsi="Arial"/>
        </w:rPr>
        <w:t xml:space="preserve"> is 4.</w:t>
      </w:r>
    </w:p>
    <w:p w14:paraId="08CA5303"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B75B50">
        <w:rPr>
          <w:rFonts w:ascii="Arial" w:hAnsi="Arial"/>
        </w:rPr>
        <w:t xml:space="preserve">The MV of </w:t>
      </w:r>
      <w:r w:rsidRPr="00EA6649">
        <w:rPr>
          <w:i/>
        </w:rPr>
        <w:t>FourToSeven</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5</w:t>
      </w:r>
      <w:r w:rsidRPr="00D00D4A">
        <w:rPr>
          <w:rFonts w:ascii="Arial" w:hAnsi="Arial"/>
        </w:rPr>
        <w:t xml:space="preserve"> is 5.</w:t>
      </w:r>
    </w:p>
    <w:p w14:paraId="54DF49AB"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B75B50">
        <w:rPr>
          <w:rFonts w:ascii="Arial" w:hAnsi="Arial"/>
        </w:rPr>
        <w:t xml:space="preserve">The MV of </w:t>
      </w:r>
      <w:r w:rsidRPr="00EA6649">
        <w:rPr>
          <w:i/>
        </w:rPr>
        <w:t>FourToSeven</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6</w:t>
      </w:r>
      <w:r w:rsidRPr="00D00D4A">
        <w:rPr>
          <w:rFonts w:ascii="Arial" w:hAnsi="Arial"/>
        </w:rPr>
        <w:t xml:space="preserve"> is 6.</w:t>
      </w:r>
    </w:p>
    <w:p w14:paraId="151A0C13" w14:textId="77777777" w:rsidR="00E80769" w:rsidRPr="00D00D4A" w:rsidRDefault="00E80769" w:rsidP="00E80769">
      <w:pPr>
        <w:pStyle w:val="MathSpecialCase3"/>
        <w:numPr>
          <w:ilvl w:val="1"/>
          <w:numId w:val="29"/>
        </w:numPr>
        <w:tabs>
          <w:tab w:val="left" w:pos="567"/>
        </w:tabs>
        <w:ind w:left="567" w:hanging="567"/>
        <w:rPr>
          <w:rFonts w:ascii="Arial" w:hAnsi="Arial"/>
        </w:rPr>
      </w:pPr>
      <w:r w:rsidRPr="00B75B50">
        <w:rPr>
          <w:rFonts w:ascii="Arial" w:hAnsi="Arial"/>
        </w:rPr>
        <w:t xml:space="preserve">The MV of </w:t>
      </w:r>
      <w:r w:rsidRPr="00EA6649">
        <w:rPr>
          <w:i/>
        </w:rPr>
        <w:t>FourToSeven</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7</w:t>
      </w:r>
      <w:r w:rsidRPr="00D00D4A">
        <w:rPr>
          <w:rFonts w:ascii="Arial" w:hAnsi="Arial"/>
        </w:rPr>
        <w:t xml:space="preserve"> is 7.</w:t>
      </w:r>
    </w:p>
    <w:p w14:paraId="234DFE69" w14:textId="77777777" w:rsidR="00E80769" w:rsidRDefault="00E80769" w:rsidP="00E80769">
      <w:pPr>
        <w:pStyle w:val="a2"/>
        <w:tabs>
          <w:tab w:val="clear" w:pos="500"/>
          <w:tab w:val="clear" w:pos="720"/>
          <w:tab w:val="left" w:pos="567"/>
        </w:tabs>
      </w:pPr>
      <w:bookmarkStart w:id="6908" w:name="_Toc472818983"/>
      <w:bookmarkStart w:id="6909" w:name="_Toc474641698"/>
      <w:bookmarkStart w:id="6910" w:name="_Toc235503569"/>
      <w:bookmarkStart w:id="6911" w:name="_Toc236208657"/>
      <w:bookmarkStart w:id="6912" w:name="_Toc241509343"/>
      <w:bookmarkStart w:id="6913" w:name="_Toc241557820"/>
      <w:bookmarkStart w:id="6914" w:name="_Toc244416830"/>
      <w:bookmarkStart w:id="6915" w:name="_Toc244657770"/>
      <w:bookmarkStart w:id="6916" w:name="_Toc246652510"/>
      <w:bookmarkStart w:id="6917" w:name="_Toc253562059"/>
      <w:bookmarkStart w:id="6918" w:name="_Toc268506075"/>
      <w:bookmarkStart w:id="6919" w:name="_Toc276631194"/>
      <w:bookmarkStart w:id="6920" w:name="_Toc277944238"/>
      <w:bookmarkStart w:id="6921" w:name="_Toc153968583"/>
      <w:r>
        <w:t>Additional Properties</w:t>
      </w:r>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p>
    <w:p w14:paraId="0225BCE4" w14:textId="77777777" w:rsidR="00E80769" w:rsidRDefault="00E80769" w:rsidP="00E80769">
      <w:del w:id="6922" w:author="Allen Wirfs-Brock" w:date="2011-07-02T12:43:00Z">
        <w:r w:rsidDel="00914B17">
          <w:delText>Some implementations of</w:delText>
        </w:r>
      </w:del>
      <w:ins w:id="6923" w:author="Allen Wirfs-Brock" w:date="2011-07-02T12:43:00Z">
        <w:r w:rsidR="00914B17">
          <w:t>When the</w:t>
        </w:r>
      </w:ins>
      <w:r>
        <w:t xml:space="preserve"> ECMAScript</w:t>
      </w:r>
      <w:ins w:id="6924" w:author="Allen Wirfs-Brock" w:date="2011-07-02T12:43:00Z">
        <w:r w:rsidR="00914B17">
          <w:t xml:space="preserve"> host is a web browser the following</w:t>
        </w:r>
      </w:ins>
      <w:r>
        <w:t xml:space="preserve"> </w:t>
      </w:r>
      <w:del w:id="6925" w:author="Allen Wirfs-Brock" w:date="2011-07-02T12:44:00Z">
        <w:r w:rsidDel="00CF4089">
          <w:delText>have included</w:delText>
        </w:r>
      </w:del>
      <w:ins w:id="6926" w:author="Allen Wirfs-Brock" w:date="2011-07-02T12:44:00Z">
        <w:r w:rsidR="00CF4089">
          <w:t>these</w:t>
        </w:r>
      </w:ins>
      <w:r>
        <w:t xml:space="preserve"> additional properties </w:t>
      </w:r>
      <w:del w:id="6927" w:author="Allen Wirfs-Brock" w:date="2011-07-02T12:44:00Z">
        <w:r w:rsidDel="00CF4089">
          <w:delText>for some</w:delText>
        </w:r>
      </w:del>
      <w:r>
        <w:t xml:space="preserve"> of the standard native objects</w:t>
      </w:r>
      <w:ins w:id="6928" w:author="Allen Wirfs-Brock" w:date="2011-07-02T12:45:00Z">
        <w:r w:rsidR="00CF4089">
          <w:t xml:space="preserve"> are defined</w:t>
        </w:r>
      </w:ins>
      <w:r>
        <w:t xml:space="preserve">. </w:t>
      </w:r>
      <w:del w:id="6929" w:author="Allen Wirfs-Brock" w:date="2011-07-02T12:45:00Z">
        <w:r w:rsidDel="00CF4089">
          <w:delText>This non-normative annex suggests uniform semantics for such properties without making the properties or their semantics part of this standard.</w:delText>
        </w:r>
      </w:del>
    </w:p>
    <w:p w14:paraId="7CCC39E3" w14:textId="77777777" w:rsidR="00E80769" w:rsidRDefault="00E80769" w:rsidP="00E80769">
      <w:pPr>
        <w:pStyle w:val="a3"/>
        <w:tabs>
          <w:tab w:val="clear" w:pos="640"/>
          <w:tab w:val="clear" w:pos="880"/>
        </w:tabs>
        <w:spacing w:before="120"/>
      </w:pPr>
      <w:bookmarkStart w:id="6930" w:name="_Ref457724123"/>
      <w:bookmarkStart w:id="6931" w:name="_Ref457793857"/>
      <w:bookmarkStart w:id="6932" w:name="_Toc472818984"/>
      <w:bookmarkStart w:id="6933" w:name="_Toc474641699"/>
      <w:bookmarkStart w:id="6934" w:name="_Toc235503570"/>
      <w:bookmarkStart w:id="6935" w:name="_Toc236208658"/>
      <w:bookmarkStart w:id="6936" w:name="_Toc241509344"/>
      <w:bookmarkStart w:id="6937" w:name="_Toc241557821"/>
      <w:bookmarkStart w:id="6938" w:name="_Toc244416831"/>
      <w:bookmarkStart w:id="6939" w:name="_Toc244657771"/>
      <w:bookmarkStart w:id="6940" w:name="_Toc246652511"/>
      <w:bookmarkStart w:id="6941" w:name="_Toc253562060"/>
      <w:bookmarkStart w:id="6942" w:name="_Toc268506076"/>
      <w:bookmarkStart w:id="6943" w:name="_Toc276631195"/>
      <w:bookmarkStart w:id="6944" w:name="_Toc277944239"/>
      <w:bookmarkStart w:id="6945" w:name="_Toc153968584"/>
      <w:r>
        <w:t>escape (string)</w:t>
      </w:r>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p>
    <w:p w14:paraId="41D5A91C" w14:textId="77777777" w:rsidR="00E80769" w:rsidRDefault="00E80769" w:rsidP="00E80769">
      <w:r>
        <w:t xml:space="preserve">The </w:t>
      </w:r>
      <w:r>
        <w:rPr>
          <w:rFonts w:ascii="Courier New" w:hAnsi="Courier New"/>
          <w:b/>
        </w:rPr>
        <w:t>escape</w:t>
      </w:r>
      <w:r>
        <w:t xml:space="preserve"> function is a property of the global object. It computes a new version of a String value in which certain characters have been replaced by a hexadecimal escape sequence.</w:t>
      </w:r>
    </w:p>
    <w:p w14:paraId="3CC57A74" w14:textId="77777777" w:rsidR="00E80769" w:rsidRDefault="00E80769" w:rsidP="00E80769">
      <w:r>
        <w:t xml:space="preserve">For those characters being replaced whose code unit value is </w:t>
      </w:r>
      <w:r>
        <w:rPr>
          <w:rFonts w:ascii="Courier New" w:hAnsi="Courier New"/>
          <w:b/>
        </w:rPr>
        <w:t xml:space="preserve">0xFF </w:t>
      </w:r>
      <w:r>
        <w:t xml:space="preserve">or less, a two-digit escape sequence of the form </w:t>
      </w:r>
      <w:r>
        <w:rPr>
          <w:rFonts w:ascii="Courier New" w:hAnsi="Courier New"/>
          <w:b/>
        </w:rPr>
        <w:t>%</w:t>
      </w:r>
      <w:r>
        <w:rPr>
          <w:i/>
        </w:rPr>
        <w:t>xx</w:t>
      </w:r>
      <w:r>
        <w:t xml:space="preserve"> is used. For those characters being replaced whose code unit value is greater than </w:t>
      </w:r>
      <w:r>
        <w:rPr>
          <w:rFonts w:ascii="Courier New" w:hAnsi="Courier New"/>
          <w:b/>
        </w:rPr>
        <w:t>0xFF</w:t>
      </w:r>
      <w:r>
        <w:t xml:space="preserve">, a four-digit escape sequence of the form </w:t>
      </w:r>
      <w:r>
        <w:rPr>
          <w:rFonts w:ascii="Courier New" w:hAnsi="Courier New"/>
          <w:b/>
        </w:rPr>
        <w:t>%u</w:t>
      </w:r>
      <w:r>
        <w:rPr>
          <w:i/>
        </w:rPr>
        <w:t>xxxx</w:t>
      </w:r>
      <w:r>
        <w:t xml:space="preserve"> is used.</w:t>
      </w:r>
    </w:p>
    <w:p w14:paraId="7EF78177" w14:textId="77777777" w:rsidR="00E80769" w:rsidRDefault="00E80769" w:rsidP="00E80769">
      <w:r>
        <w:t xml:space="preserve">When the </w:t>
      </w:r>
      <w:r>
        <w:rPr>
          <w:rFonts w:ascii="Courier New" w:hAnsi="Courier New"/>
          <w:b/>
        </w:rPr>
        <w:t>escape</w:t>
      </w:r>
      <w:r>
        <w:t xml:space="preserve"> function is called with one argument </w:t>
      </w:r>
      <w:r w:rsidRPr="00895113">
        <w:rPr>
          <w:rFonts w:ascii="Times New Roman" w:hAnsi="Times New Roman"/>
          <w:i/>
        </w:rPr>
        <w:t>string</w:t>
      </w:r>
      <w:r>
        <w:t>, the following steps are taken:</w:t>
      </w:r>
    </w:p>
    <w:p w14:paraId="782E9D73" w14:textId="77777777" w:rsidR="00E80769" w:rsidRPr="00EA3A87" w:rsidRDefault="00E80769" w:rsidP="00E80769">
      <w:pPr>
        <w:pStyle w:val="Alg3"/>
        <w:numPr>
          <w:ilvl w:val="0"/>
          <w:numId w:val="392"/>
        </w:numPr>
      </w:pPr>
      <w:r w:rsidRPr="00EA3A87">
        <w:t>Call ToString(</w:t>
      </w:r>
      <w:r w:rsidRPr="00EA3A87">
        <w:rPr>
          <w:i/>
        </w:rPr>
        <w:t>string</w:t>
      </w:r>
      <w:r w:rsidRPr="00EA3A87">
        <w:t>).</w:t>
      </w:r>
    </w:p>
    <w:p w14:paraId="2F5B4249" w14:textId="77777777" w:rsidR="00E80769" w:rsidRPr="00EA3A87" w:rsidRDefault="00E80769" w:rsidP="00E80769">
      <w:pPr>
        <w:pStyle w:val="Alg3"/>
        <w:numPr>
          <w:ilvl w:val="0"/>
          <w:numId w:val="392"/>
        </w:numPr>
      </w:pPr>
      <w:r w:rsidRPr="00EA3A87">
        <w:t>Compute the number of characters in Result(1).</w:t>
      </w:r>
    </w:p>
    <w:p w14:paraId="5B0AA796" w14:textId="77777777" w:rsidR="00E80769" w:rsidRPr="00EA3A87" w:rsidRDefault="00E80769" w:rsidP="00E80769">
      <w:pPr>
        <w:pStyle w:val="Alg3"/>
        <w:numPr>
          <w:ilvl w:val="0"/>
          <w:numId w:val="392"/>
        </w:numPr>
      </w:pPr>
      <w:r w:rsidRPr="00EA3A87">
        <w:t xml:space="preserve">Let </w:t>
      </w:r>
      <w:r w:rsidRPr="00EA3A87">
        <w:rPr>
          <w:i/>
        </w:rPr>
        <w:t xml:space="preserve">R </w:t>
      </w:r>
      <w:r w:rsidRPr="00EA3A87">
        <w:t>be the empty string.</w:t>
      </w:r>
    </w:p>
    <w:p w14:paraId="42CC00C1" w14:textId="77777777" w:rsidR="00E80769" w:rsidRPr="00EA3A87" w:rsidRDefault="00E80769" w:rsidP="00E80769">
      <w:pPr>
        <w:pStyle w:val="Alg3"/>
        <w:numPr>
          <w:ilvl w:val="0"/>
          <w:numId w:val="392"/>
        </w:numPr>
      </w:pPr>
      <w:r w:rsidRPr="00EA3A87">
        <w:t xml:space="preserve">Let </w:t>
      </w:r>
      <w:r w:rsidRPr="00EA3A87">
        <w:rPr>
          <w:i/>
        </w:rPr>
        <w:t>k</w:t>
      </w:r>
      <w:r w:rsidRPr="00EA3A87">
        <w:t xml:space="preserve"> be 0.</w:t>
      </w:r>
    </w:p>
    <w:p w14:paraId="2745CF18" w14:textId="77777777" w:rsidR="00E80769" w:rsidRPr="00EA3A87" w:rsidRDefault="00E80769" w:rsidP="00E80769">
      <w:pPr>
        <w:pStyle w:val="Alg3"/>
        <w:numPr>
          <w:ilvl w:val="0"/>
          <w:numId w:val="392"/>
        </w:numPr>
      </w:pPr>
      <w:r w:rsidRPr="00EA3A87">
        <w:t xml:space="preserve">If </w:t>
      </w:r>
      <w:r w:rsidRPr="00EA3A87">
        <w:rPr>
          <w:i/>
        </w:rPr>
        <w:t>k</w:t>
      </w:r>
      <w:r w:rsidRPr="00EA3A87">
        <w:t xml:space="preserve"> equals Result(2), return </w:t>
      </w:r>
      <w:r w:rsidRPr="00EA3A87">
        <w:rPr>
          <w:i/>
        </w:rPr>
        <w:t>R</w:t>
      </w:r>
      <w:r w:rsidRPr="00EA3A87">
        <w:t>.</w:t>
      </w:r>
    </w:p>
    <w:p w14:paraId="3C26A389" w14:textId="77777777" w:rsidR="00E80769" w:rsidRPr="00EA3A87" w:rsidRDefault="00E80769" w:rsidP="00E80769">
      <w:pPr>
        <w:pStyle w:val="Alg3"/>
        <w:numPr>
          <w:ilvl w:val="0"/>
          <w:numId w:val="392"/>
        </w:numPr>
      </w:pPr>
      <w:r w:rsidRPr="00EA3A87">
        <w:t xml:space="preserve">Get the character (represented as a 16-bit unsigned integer) at position </w:t>
      </w:r>
      <w:r w:rsidRPr="00EA3A87">
        <w:rPr>
          <w:i/>
        </w:rPr>
        <w:t>k</w:t>
      </w:r>
      <w:r w:rsidRPr="00EA3A87">
        <w:t xml:space="preserve"> within Result(1).</w:t>
      </w:r>
    </w:p>
    <w:p w14:paraId="315C941D" w14:textId="77777777" w:rsidR="00E80769" w:rsidRPr="00EA3A87" w:rsidRDefault="00E80769" w:rsidP="00E80769">
      <w:pPr>
        <w:pStyle w:val="Alg3"/>
        <w:numPr>
          <w:ilvl w:val="0"/>
          <w:numId w:val="392"/>
        </w:numPr>
      </w:pPr>
      <w:r w:rsidRPr="00EA3A87">
        <w:t>If Result(6) is one of the 69 nonblank characters</w:t>
      </w:r>
      <w:r w:rsidRPr="00EA3A87">
        <w:br/>
      </w:r>
      <w:r>
        <w:rPr>
          <w:rFonts w:ascii="Courier New" w:hAnsi="Courier New"/>
          <w:b/>
        </w:rPr>
        <w:t>“ABCDEFGHIJKLMNOPQRSTUVWXYZabcdefghijklmnopqrstuvwxyz0123456789@*_+-./”</w:t>
      </w:r>
      <w:r>
        <w:rPr>
          <w:rFonts w:ascii="Courier New" w:hAnsi="Courier New"/>
          <w:b/>
        </w:rPr>
        <w:br/>
      </w:r>
      <w:r w:rsidRPr="00EA3A87">
        <w:t>then go to step 13.</w:t>
      </w:r>
    </w:p>
    <w:p w14:paraId="47AAF21A" w14:textId="77777777" w:rsidR="00E80769" w:rsidRPr="00EA3A87" w:rsidRDefault="00E80769" w:rsidP="00E80769">
      <w:pPr>
        <w:pStyle w:val="Alg3"/>
        <w:numPr>
          <w:ilvl w:val="0"/>
          <w:numId w:val="392"/>
        </w:numPr>
      </w:pPr>
      <w:r w:rsidRPr="00EA3A87">
        <w:t>If Result(6), is less than 256, go to step 11.</w:t>
      </w:r>
    </w:p>
    <w:p w14:paraId="0416B9EC" w14:textId="77777777" w:rsidR="00E80769" w:rsidRPr="00EA3A87" w:rsidRDefault="00E80769" w:rsidP="00E80769">
      <w:pPr>
        <w:pStyle w:val="Alg3"/>
        <w:numPr>
          <w:ilvl w:val="0"/>
          <w:numId w:val="392"/>
        </w:numPr>
      </w:pPr>
      <w:r w:rsidRPr="00EA3A87">
        <w:t xml:space="preserve">Let </w:t>
      </w:r>
      <w:r w:rsidRPr="00EA3A87">
        <w:rPr>
          <w:i/>
        </w:rPr>
        <w:t>S</w:t>
      </w:r>
      <w:r w:rsidRPr="00EA3A87">
        <w:t xml:space="preserve"> be a </w:t>
      </w:r>
      <w:r>
        <w:t>String</w:t>
      </w:r>
      <w:r w:rsidRPr="00EA3A87">
        <w:t xml:space="preserve"> containing six characters </w:t>
      </w:r>
      <w:r>
        <w:rPr>
          <w:rFonts w:ascii="Courier New" w:hAnsi="Courier New"/>
          <w:b/>
        </w:rPr>
        <w:t>“%u</w:t>
      </w:r>
      <w:r w:rsidRPr="00EA3A87">
        <w:rPr>
          <w:i/>
        </w:rPr>
        <w:t>wxyz</w:t>
      </w:r>
      <w:r>
        <w:rPr>
          <w:rFonts w:ascii="Courier New" w:hAnsi="Courier New"/>
          <w:b/>
        </w:rPr>
        <w:t>”</w:t>
      </w:r>
      <w:r w:rsidRPr="00EA3A87">
        <w:t xml:space="preserve"> where </w:t>
      </w:r>
      <w:r w:rsidRPr="00EA3A87">
        <w:rPr>
          <w:i/>
        </w:rPr>
        <w:t>wxyz</w:t>
      </w:r>
      <w:r w:rsidRPr="00EA3A87">
        <w:t xml:space="preserve"> are four hexadecimal digits encoding the value of Result(6).</w:t>
      </w:r>
    </w:p>
    <w:p w14:paraId="76E74A7A" w14:textId="77777777" w:rsidR="00E80769" w:rsidRPr="00EA3A87" w:rsidRDefault="00E80769" w:rsidP="00E80769">
      <w:pPr>
        <w:pStyle w:val="Alg3"/>
        <w:numPr>
          <w:ilvl w:val="0"/>
          <w:numId w:val="392"/>
        </w:numPr>
      </w:pPr>
      <w:r w:rsidRPr="00EA3A87">
        <w:t>Go to step 14.</w:t>
      </w:r>
    </w:p>
    <w:p w14:paraId="22212FEB" w14:textId="77777777" w:rsidR="00E80769" w:rsidRPr="00EA3A87" w:rsidRDefault="00E80769" w:rsidP="00E80769">
      <w:pPr>
        <w:pStyle w:val="Alg3"/>
        <w:numPr>
          <w:ilvl w:val="0"/>
          <w:numId w:val="392"/>
        </w:numPr>
      </w:pPr>
      <w:r w:rsidRPr="00EA3A87">
        <w:t xml:space="preserve">Let </w:t>
      </w:r>
      <w:r w:rsidRPr="00EA3A87">
        <w:rPr>
          <w:i/>
        </w:rPr>
        <w:t>S</w:t>
      </w:r>
      <w:r w:rsidRPr="00EA3A87">
        <w:t xml:space="preserve"> be a </w:t>
      </w:r>
      <w:r>
        <w:t>String</w:t>
      </w:r>
      <w:r w:rsidRPr="00EA3A87">
        <w:t xml:space="preserve"> containing three characters </w:t>
      </w:r>
      <w:r>
        <w:rPr>
          <w:rFonts w:ascii="Courier New" w:hAnsi="Courier New"/>
          <w:b/>
        </w:rPr>
        <w:t>“%</w:t>
      </w:r>
      <w:r w:rsidRPr="00EA3A87">
        <w:rPr>
          <w:i/>
        </w:rPr>
        <w:t>xy</w:t>
      </w:r>
      <w:r>
        <w:rPr>
          <w:rFonts w:ascii="Courier New" w:hAnsi="Courier New"/>
          <w:b/>
        </w:rPr>
        <w:t>”</w:t>
      </w:r>
      <w:r w:rsidRPr="00EA3A87">
        <w:t xml:space="preserve"> where </w:t>
      </w:r>
      <w:r w:rsidRPr="00EA3A87">
        <w:rPr>
          <w:i/>
        </w:rPr>
        <w:t>xy</w:t>
      </w:r>
      <w:r w:rsidRPr="00EA3A87">
        <w:t xml:space="preserve"> are two hexadecimal digits encoding the value of Result(6).</w:t>
      </w:r>
    </w:p>
    <w:p w14:paraId="6E381F1D" w14:textId="77777777" w:rsidR="00E80769" w:rsidRPr="00EA3A87" w:rsidRDefault="00E80769" w:rsidP="00E80769">
      <w:pPr>
        <w:pStyle w:val="Alg3"/>
        <w:numPr>
          <w:ilvl w:val="0"/>
          <w:numId w:val="392"/>
        </w:numPr>
      </w:pPr>
      <w:r w:rsidRPr="00EA3A87">
        <w:t>Go to step 14.</w:t>
      </w:r>
    </w:p>
    <w:p w14:paraId="7A0E8614" w14:textId="77777777" w:rsidR="00E80769" w:rsidRPr="00EA3A87" w:rsidRDefault="00E80769" w:rsidP="00E80769">
      <w:pPr>
        <w:pStyle w:val="Alg3"/>
        <w:numPr>
          <w:ilvl w:val="0"/>
          <w:numId w:val="392"/>
        </w:numPr>
      </w:pPr>
      <w:r w:rsidRPr="00EA3A87">
        <w:t xml:space="preserve">Let </w:t>
      </w:r>
      <w:r w:rsidRPr="00EA3A87">
        <w:rPr>
          <w:i/>
        </w:rPr>
        <w:t>S</w:t>
      </w:r>
      <w:r w:rsidRPr="00EA3A87">
        <w:t xml:space="preserve"> be a </w:t>
      </w:r>
      <w:r>
        <w:t>String</w:t>
      </w:r>
      <w:r w:rsidRPr="00EA3A87">
        <w:t xml:space="preserve"> containing the single character Result(6).</w:t>
      </w:r>
    </w:p>
    <w:p w14:paraId="1A3AB8DC" w14:textId="77777777" w:rsidR="00E80769" w:rsidRPr="00EA3A87" w:rsidRDefault="00E80769" w:rsidP="00E80769">
      <w:pPr>
        <w:pStyle w:val="Alg3"/>
        <w:numPr>
          <w:ilvl w:val="0"/>
          <w:numId w:val="392"/>
        </w:numPr>
      </w:pPr>
      <w:r w:rsidRPr="00EA3A87">
        <w:t xml:space="preserve">Let </w:t>
      </w:r>
      <w:r w:rsidRPr="00EA3A87">
        <w:rPr>
          <w:i/>
        </w:rPr>
        <w:t>R</w:t>
      </w:r>
      <w:r w:rsidRPr="00EA3A87">
        <w:t xml:space="preserve"> be a new </w:t>
      </w:r>
      <w:r>
        <w:t>String</w:t>
      </w:r>
      <w:r w:rsidRPr="00EA3A87">
        <w:t xml:space="preserve"> value computed by concatenating the previous value of </w:t>
      </w:r>
      <w:r w:rsidRPr="00EA3A87">
        <w:rPr>
          <w:i/>
        </w:rPr>
        <w:t>R</w:t>
      </w:r>
      <w:r w:rsidRPr="00EA3A87">
        <w:t xml:space="preserve"> and </w:t>
      </w:r>
      <w:r w:rsidRPr="00EA3A87">
        <w:rPr>
          <w:i/>
        </w:rPr>
        <w:t>S</w:t>
      </w:r>
      <w:r w:rsidRPr="00EA3A87">
        <w:t>.</w:t>
      </w:r>
    </w:p>
    <w:p w14:paraId="59D292AF" w14:textId="77777777" w:rsidR="00E80769" w:rsidRPr="00EA3A87" w:rsidRDefault="00E80769" w:rsidP="00E80769">
      <w:pPr>
        <w:pStyle w:val="Alg3"/>
        <w:numPr>
          <w:ilvl w:val="0"/>
          <w:numId w:val="392"/>
        </w:numPr>
      </w:pPr>
      <w:r w:rsidRPr="00EA3A87">
        <w:t xml:space="preserve">Increase </w:t>
      </w:r>
      <w:r w:rsidRPr="00EA3A87">
        <w:rPr>
          <w:i/>
        </w:rPr>
        <w:t>k</w:t>
      </w:r>
      <w:r w:rsidRPr="00EA3A87">
        <w:t xml:space="preserve"> by 1.</w:t>
      </w:r>
    </w:p>
    <w:p w14:paraId="7E521757" w14:textId="77777777" w:rsidR="00E80769" w:rsidRPr="00EA3A87" w:rsidRDefault="00E80769" w:rsidP="00E80769">
      <w:pPr>
        <w:pStyle w:val="Alg3"/>
        <w:numPr>
          <w:ilvl w:val="0"/>
          <w:numId w:val="392"/>
        </w:numPr>
        <w:spacing w:after="220"/>
      </w:pPr>
      <w:r w:rsidRPr="00EA3A87">
        <w:t>Go to step 5.</w:t>
      </w:r>
    </w:p>
    <w:p w14:paraId="2E5667A8" w14:textId="77777777" w:rsidR="00E80769" w:rsidRDefault="00E80769" w:rsidP="00E80769">
      <w:pPr>
        <w:pStyle w:val="Note"/>
      </w:pPr>
      <w:r w:rsidRPr="00EA3A87">
        <w:t>NOTE</w:t>
      </w:r>
      <w:r w:rsidRPr="00EA3A87">
        <w:tab/>
        <w:t>The encoding is partly based on the encoding described in RFC 1738, but the entire encoding specified in this standard is described above without regard to the contents of RFC 1738.</w:t>
      </w:r>
      <w:r>
        <w:t xml:space="preserve"> This encoding does not reflect changes to RFC 1738 made by RFC 3986.</w:t>
      </w:r>
    </w:p>
    <w:p w14:paraId="43D36608" w14:textId="77777777" w:rsidR="00E80769" w:rsidRDefault="00E80769" w:rsidP="00E80769">
      <w:pPr>
        <w:pStyle w:val="a3"/>
        <w:tabs>
          <w:tab w:val="clear" w:pos="640"/>
          <w:tab w:val="clear" w:pos="880"/>
        </w:tabs>
        <w:spacing w:before="120"/>
      </w:pPr>
      <w:bookmarkStart w:id="6946" w:name="_Ref457724124"/>
      <w:bookmarkStart w:id="6947" w:name="_Ref457793839"/>
      <w:bookmarkStart w:id="6948" w:name="_Toc472818985"/>
      <w:bookmarkStart w:id="6949" w:name="_Toc474641700"/>
      <w:bookmarkStart w:id="6950" w:name="_Toc235503571"/>
      <w:bookmarkStart w:id="6951" w:name="_Toc236208659"/>
      <w:bookmarkStart w:id="6952" w:name="_Toc241509345"/>
      <w:bookmarkStart w:id="6953" w:name="_Toc241557822"/>
      <w:bookmarkStart w:id="6954" w:name="_Toc244416832"/>
      <w:bookmarkStart w:id="6955" w:name="_Toc244657772"/>
      <w:bookmarkStart w:id="6956" w:name="_Toc246652512"/>
      <w:bookmarkStart w:id="6957" w:name="_Toc253562061"/>
      <w:bookmarkStart w:id="6958" w:name="_Toc268506077"/>
      <w:bookmarkStart w:id="6959" w:name="_Toc276631196"/>
      <w:bookmarkStart w:id="6960" w:name="_Toc277944240"/>
      <w:bookmarkStart w:id="6961" w:name="_Toc153968585"/>
      <w:r>
        <w:t>unescape (string)</w:t>
      </w:r>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p>
    <w:p w14:paraId="1FFE1E1F" w14:textId="77777777" w:rsidR="00E80769" w:rsidRDefault="00E80769" w:rsidP="00E80769">
      <w:r>
        <w:t xml:space="preserve">The </w:t>
      </w:r>
      <w:r>
        <w:rPr>
          <w:rFonts w:ascii="Courier New" w:hAnsi="Courier New"/>
          <w:b/>
        </w:rPr>
        <w:t>unescape</w:t>
      </w:r>
      <w:r>
        <w:t xml:space="preserve"> function is a property of the global object. It computes a new version of a String value in which each escape sequence of the sort that might be introduced by the </w:t>
      </w:r>
      <w:r>
        <w:rPr>
          <w:rFonts w:ascii="Courier New" w:hAnsi="Courier New"/>
          <w:b/>
        </w:rPr>
        <w:t>escape</w:t>
      </w:r>
      <w:r>
        <w:t xml:space="preserve"> function is replaced with the character that it represents.</w:t>
      </w:r>
    </w:p>
    <w:p w14:paraId="72D63D3C" w14:textId="77777777" w:rsidR="00E80769" w:rsidRDefault="00E80769" w:rsidP="00E80769">
      <w:r>
        <w:t xml:space="preserve">When the </w:t>
      </w:r>
      <w:r>
        <w:rPr>
          <w:rFonts w:ascii="Courier New" w:hAnsi="Courier New"/>
          <w:b/>
        </w:rPr>
        <w:t>unescape</w:t>
      </w:r>
      <w:r>
        <w:t xml:space="preserve"> function is called with one argument </w:t>
      </w:r>
      <w:r w:rsidRPr="00895113">
        <w:rPr>
          <w:rFonts w:ascii="Times New Roman" w:hAnsi="Times New Roman"/>
          <w:i/>
        </w:rPr>
        <w:t>string</w:t>
      </w:r>
      <w:r>
        <w:t>, the following steps are taken:</w:t>
      </w:r>
    </w:p>
    <w:p w14:paraId="1FF82CEC" w14:textId="77777777" w:rsidR="00E80769" w:rsidRPr="00EA3A87" w:rsidRDefault="00E80769" w:rsidP="00E80769">
      <w:pPr>
        <w:pStyle w:val="Alg3"/>
        <w:numPr>
          <w:ilvl w:val="0"/>
          <w:numId w:val="393"/>
        </w:numPr>
      </w:pPr>
      <w:r w:rsidRPr="00EA3A87">
        <w:t>Call ToString(</w:t>
      </w:r>
      <w:r w:rsidRPr="00EA3A87">
        <w:rPr>
          <w:i/>
        </w:rPr>
        <w:t>string</w:t>
      </w:r>
      <w:r w:rsidRPr="00EA3A87">
        <w:t>).</w:t>
      </w:r>
    </w:p>
    <w:p w14:paraId="0EE0129C" w14:textId="77777777" w:rsidR="00E80769" w:rsidRPr="00EA3A87" w:rsidRDefault="00E80769" w:rsidP="00E80769">
      <w:pPr>
        <w:pStyle w:val="Alg3"/>
        <w:numPr>
          <w:ilvl w:val="0"/>
          <w:numId w:val="393"/>
        </w:numPr>
      </w:pPr>
      <w:r w:rsidRPr="00EA3A87">
        <w:t>Compute the number of characters in Result(1).</w:t>
      </w:r>
    </w:p>
    <w:p w14:paraId="453698FA" w14:textId="77777777" w:rsidR="00E80769" w:rsidRPr="00EA3A87" w:rsidRDefault="00E80769" w:rsidP="00E80769">
      <w:pPr>
        <w:pStyle w:val="Alg3"/>
        <w:numPr>
          <w:ilvl w:val="0"/>
          <w:numId w:val="393"/>
        </w:numPr>
      </w:pPr>
      <w:r w:rsidRPr="00EA3A87">
        <w:t xml:space="preserve">Let </w:t>
      </w:r>
      <w:r w:rsidRPr="00EA3A87">
        <w:rPr>
          <w:i/>
        </w:rPr>
        <w:t>R</w:t>
      </w:r>
      <w:r w:rsidRPr="00EA3A87">
        <w:t xml:space="preserve"> be the empty </w:t>
      </w:r>
      <w:r>
        <w:t>String</w:t>
      </w:r>
      <w:r w:rsidRPr="00EA3A87">
        <w:t>.</w:t>
      </w:r>
    </w:p>
    <w:p w14:paraId="5A979266" w14:textId="77777777" w:rsidR="00E80769" w:rsidRPr="00EA3A87" w:rsidRDefault="00E80769" w:rsidP="00E80769">
      <w:pPr>
        <w:pStyle w:val="Alg3"/>
        <w:numPr>
          <w:ilvl w:val="0"/>
          <w:numId w:val="393"/>
        </w:numPr>
      </w:pPr>
      <w:r w:rsidRPr="00EA3A87">
        <w:t xml:space="preserve">Let </w:t>
      </w:r>
      <w:r w:rsidRPr="00EA3A87">
        <w:rPr>
          <w:i/>
        </w:rPr>
        <w:t>k</w:t>
      </w:r>
      <w:r w:rsidRPr="00EA3A87">
        <w:t xml:space="preserve"> be 0.</w:t>
      </w:r>
    </w:p>
    <w:p w14:paraId="03D83C42" w14:textId="77777777" w:rsidR="00E80769" w:rsidRPr="00EA3A87" w:rsidRDefault="00E80769" w:rsidP="00E80769">
      <w:pPr>
        <w:pStyle w:val="Alg3"/>
        <w:numPr>
          <w:ilvl w:val="0"/>
          <w:numId w:val="393"/>
        </w:numPr>
      </w:pPr>
      <w:r w:rsidRPr="00EA3A87">
        <w:t xml:space="preserve">If </w:t>
      </w:r>
      <w:r w:rsidRPr="00EA3A87">
        <w:rPr>
          <w:i/>
        </w:rPr>
        <w:t>k</w:t>
      </w:r>
      <w:r w:rsidRPr="00EA3A87">
        <w:t xml:space="preserve"> equals Result(2), return </w:t>
      </w:r>
      <w:r w:rsidRPr="00EA3A87">
        <w:rPr>
          <w:i/>
        </w:rPr>
        <w:t>R</w:t>
      </w:r>
      <w:r w:rsidRPr="00EA3A87">
        <w:t>.</w:t>
      </w:r>
    </w:p>
    <w:p w14:paraId="198C645B" w14:textId="77777777" w:rsidR="00E80769" w:rsidRPr="00EA3A87" w:rsidRDefault="00E80769" w:rsidP="00E80769">
      <w:pPr>
        <w:pStyle w:val="Alg3"/>
        <w:numPr>
          <w:ilvl w:val="0"/>
          <w:numId w:val="393"/>
        </w:numPr>
      </w:pPr>
      <w:r w:rsidRPr="00EA3A87">
        <w:t xml:space="preserve">Let </w:t>
      </w:r>
      <w:r w:rsidRPr="00EA3A87">
        <w:rPr>
          <w:i/>
        </w:rPr>
        <w:t>c</w:t>
      </w:r>
      <w:r w:rsidRPr="00EA3A87">
        <w:t xml:space="preserve"> be the character at position </w:t>
      </w:r>
      <w:r w:rsidRPr="00EA3A87">
        <w:rPr>
          <w:i/>
        </w:rPr>
        <w:t>k</w:t>
      </w:r>
      <w:r w:rsidRPr="00EA3A87">
        <w:t xml:space="preserve"> within Result(1).</w:t>
      </w:r>
    </w:p>
    <w:p w14:paraId="39F2A943" w14:textId="77777777" w:rsidR="00E80769" w:rsidRPr="00EA3A87" w:rsidRDefault="00E80769" w:rsidP="00E80769">
      <w:pPr>
        <w:pStyle w:val="Alg3"/>
        <w:numPr>
          <w:ilvl w:val="0"/>
          <w:numId w:val="393"/>
        </w:numPr>
      </w:pPr>
      <w:r w:rsidRPr="00EA3A87">
        <w:t xml:space="preserve">If </w:t>
      </w:r>
      <w:r w:rsidRPr="00EA3A87">
        <w:rPr>
          <w:i/>
        </w:rPr>
        <w:t>c</w:t>
      </w:r>
      <w:r w:rsidRPr="00EA3A87">
        <w:t xml:space="preserve"> is not </w:t>
      </w:r>
      <w:r>
        <w:rPr>
          <w:rFonts w:ascii="Courier New" w:hAnsi="Courier New"/>
          <w:b/>
        </w:rPr>
        <w:t>%</w:t>
      </w:r>
      <w:r w:rsidRPr="00EA3A87">
        <w:t>, go to step 18.</w:t>
      </w:r>
    </w:p>
    <w:p w14:paraId="2D543DA4" w14:textId="77777777" w:rsidR="00E80769" w:rsidRPr="00EA3A87" w:rsidRDefault="00E80769" w:rsidP="00E80769">
      <w:pPr>
        <w:pStyle w:val="Alg3"/>
        <w:numPr>
          <w:ilvl w:val="0"/>
          <w:numId w:val="393"/>
        </w:numPr>
      </w:pPr>
      <w:r w:rsidRPr="00EA3A87">
        <w:t xml:space="preserve">If </w:t>
      </w:r>
      <w:r w:rsidRPr="00EA3A87">
        <w:rPr>
          <w:i/>
        </w:rPr>
        <w:t>k</w:t>
      </w:r>
      <w:r w:rsidRPr="00EA3A87">
        <w:t xml:space="preserve"> is greater than Result(2)</w:t>
      </w:r>
      <w:r w:rsidRPr="00EA3A87">
        <w:sym w:font="Symbol" w:char="F02D"/>
      </w:r>
      <w:r w:rsidRPr="00EA3A87">
        <w:t>6, go to step 14.</w:t>
      </w:r>
    </w:p>
    <w:p w14:paraId="13CD8F4D" w14:textId="77777777" w:rsidR="00E80769" w:rsidRPr="00EA3A87" w:rsidRDefault="00E80769" w:rsidP="00E80769">
      <w:pPr>
        <w:pStyle w:val="Alg3"/>
        <w:numPr>
          <w:ilvl w:val="0"/>
          <w:numId w:val="393"/>
        </w:numPr>
      </w:pPr>
      <w:r w:rsidRPr="00EA3A87">
        <w:t xml:space="preserve">If the character at position </w:t>
      </w:r>
      <w:r w:rsidRPr="00EA3A87">
        <w:rPr>
          <w:i/>
        </w:rPr>
        <w:t>k</w:t>
      </w:r>
      <w:r w:rsidRPr="00EA3A87">
        <w:t xml:space="preserve">+1 within Result(1) is not </w:t>
      </w:r>
      <w:r>
        <w:rPr>
          <w:rFonts w:ascii="Courier New" w:hAnsi="Courier New"/>
          <w:b/>
        </w:rPr>
        <w:t>u</w:t>
      </w:r>
      <w:r w:rsidRPr="00EA3A87">
        <w:t>, go to step 14.</w:t>
      </w:r>
    </w:p>
    <w:p w14:paraId="4FFF44D4" w14:textId="77777777" w:rsidR="00E80769" w:rsidRPr="00EA3A87" w:rsidRDefault="00E80769" w:rsidP="00E80769">
      <w:pPr>
        <w:pStyle w:val="Alg3"/>
        <w:numPr>
          <w:ilvl w:val="0"/>
          <w:numId w:val="393"/>
        </w:numPr>
      </w:pPr>
      <w:r w:rsidRPr="00EA3A87">
        <w:t xml:space="preserve">If the four characters at positions </w:t>
      </w:r>
      <w:r w:rsidRPr="00EA3A87">
        <w:rPr>
          <w:i/>
        </w:rPr>
        <w:t>k</w:t>
      </w:r>
      <w:r w:rsidRPr="00EA3A87">
        <w:t xml:space="preserve">+2, </w:t>
      </w:r>
      <w:r w:rsidRPr="00EA3A87">
        <w:rPr>
          <w:i/>
        </w:rPr>
        <w:t>k</w:t>
      </w:r>
      <w:r w:rsidRPr="00EA3A87">
        <w:t xml:space="preserve">+3, </w:t>
      </w:r>
      <w:r w:rsidRPr="00EA3A87">
        <w:rPr>
          <w:i/>
        </w:rPr>
        <w:t>k</w:t>
      </w:r>
      <w:r w:rsidRPr="00EA3A87">
        <w:t xml:space="preserve">+4, and </w:t>
      </w:r>
      <w:r w:rsidRPr="00EA3A87">
        <w:rPr>
          <w:i/>
        </w:rPr>
        <w:t>k</w:t>
      </w:r>
      <w:r w:rsidRPr="00EA3A87">
        <w:t>+5 within Result(1) are not all hexadecimal digits, go to step 14.</w:t>
      </w:r>
    </w:p>
    <w:p w14:paraId="0F005A47" w14:textId="77777777" w:rsidR="00E80769" w:rsidRPr="00EA3A87" w:rsidRDefault="00E80769" w:rsidP="00E80769">
      <w:pPr>
        <w:pStyle w:val="Alg3"/>
        <w:numPr>
          <w:ilvl w:val="0"/>
          <w:numId w:val="393"/>
        </w:numPr>
      </w:pPr>
      <w:r w:rsidRPr="00EA3A87">
        <w:t xml:space="preserve">Let </w:t>
      </w:r>
      <w:r w:rsidRPr="00EA3A87">
        <w:rPr>
          <w:i/>
        </w:rPr>
        <w:t>c</w:t>
      </w:r>
      <w:r w:rsidRPr="00EA3A87">
        <w:t xml:space="preserve"> be the character whose code unit value is the integer represented by the four hexadecimal digits at positions </w:t>
      </w:r>
      <w:r w:rsidRPr="00EA3A87">
        <w:rPr>
          <w:i/>
        </w:rPr>
        <w:t>k</w:t>
      </w:r>
      <w:r w:rsidRPr="00EA3A87">
        <w:t>+2,</w:t>
      </w:r>
      <w:r w:rsidRPr="00EA3A87">
        <w:rPr>
          <w:i/>
        </w:rPr>
        <w:t xml:space="preserve"> k</w:t>
      </w:r>
      <w:r w:rsidRPr="00EA3A87">
        <w:t xml:space="preserve">+3, </w:t>
      </w:r>
      <w:r w:rsidRPr="00EA3A87">
        <w:rPr>
          <w:i/>
        </w:rPr>
        <w:t>k</w:t>
      </w:r>
      <w:r w:rsidRPr="00EA3A87">
        <w:t xml:space="preserve">+4, and </w:t>
      </w:r>
      <w:r w:rsidRPr="00EA3A87">
        <w:rPr>
          <w:i/>
        </w:rPr>
        <w:t>k</w:t>
      </w:r>
      <w:r w:rsidRPr="00EA3A87">
        <w:t>+5 within Result(1).</w:t>
      </w:r>
    </w:p>
    <w:p w14:paraId="1B94006E" w14:textId="77777777" w:rsidR="00E80769" w:rsidRPr="00EA3A87" w:rsidRDefault="00E80769" w:rsidP="00E80769">
      <w:pPr>
        <w:pStyle w:val="Alg3"/>
        <w:numPr>
          <w:ilvl w:val="0"/>
          <w:numId w:val="393"/>
        </w:numPr>
      </w:pPr>
      <w:r w:rsidRPr="00EA3A87">
        <w:t>Increase k by 5.</w:t>
      </w:r>
    </w:p>
    <w:p w14:paraId="17E13D00" w14:textId="77777777" w:rsidR="00E80769" w:rsidRPr="00EA3A87" w:rsidRDefault="00E80769" w:rsidP="00E80769">
      <w:pPr>
        <w:pStyle w:val="Alg3"/>
        <w:numPr>
          <w:ilvl w:val="0"/>
          <w:numId w:val="393"/>
        </w:numPr>
      </w:pPr>
      <w:r w:rsidRPr="00EA3A87">
        <w:t>Go to step 18.</w:t>
      </w:r>
    </w:p>
    <w:p w14:paraId="36EDF5F4" w14:textId="77777777" w:rsidR="00E80769" w:rsidRPr="00EA3A87" w:rsidRDefault="00E80769" w:rsidP="00E80769">
      <w:pPr>
        <w:pStyle w:val="Alg3"/>
        <w:numPr>
          <w:ilvl w:val="0"/>
          <w:numId w:val="393"/>
        </w:numPr>
      </w:pPr>
      <w:r w:rsidRPr="00EA3A87">
        <w:t xml:space="preserve">If </w:t>
      </w:r>
      <w:r w:rsidRPr="00EA3A87">
        <w:rPr>
          <w:i/>
        </w:rPr>
        <w:t>k</w:t>
      </w:r>
      <w:r w:rsidRPr="00EA3A87">
        <w:t xml:space="preserve"> is greater than Result(2)</w:t>
      </w:r>
      <w:r w:rsidRPr="00EA3A87">
        <w:sym w:font="Symbol" w:char="F02D"/>
      </w:r>
      <w:r w:rsidRPr="00EA3A87">
        <w:t>3, go to step 18.</w:t>
      </w:r>
    </w:p>
    <w:p w14:paraId="62015A05" w14:textId="77777777" w:rsidR="00E80769" w:rsidRPr="00EA3A87" w:rsidRDefault="00E80769" w:rsidP="00E80769">
      <w:pPr>
        <w:pStyle w:val="Alg3"/>
        <w:numPr>
          <w:ilvl w:val="0"/>
          <w:numId w:val="393"/>
        </w:numPr>
      </w:pPr>
      <w:r w:rsidRPr="00EA3A87">
        <w:t xml:space="preserve">If the two characters at positions </w:t>
      </w:r>
      <w:r w:rsidRPr="00EA3A87">
        <w:rPr>
          <w:i/>
        </w:rPr>
        <w:t>k</w:t>
      </w:r>
      <w:r w:rsidRPr="00EA3A87">
        <w:t xml:space="preserve">+1 and </w:t>
      </w:r>
      <w:r w:rsidRPr="00EA3A87">
        <w:rPr>
          <w:i/>
        </w:rPr>
        <w:t>k</w:t>
      </w:r>
      <w:r w:rsidRPr="00EA3A87">
        <w:t>+2 within Result(1) are not both hexadecimal digits, go to step 18.</w:t>
      </w:r>
    </w:p>
    <w:p w14:paraId="68E75D7C" w14:textId="77777777" w:rsidR="00E80769" w:rsidRPr="00EA3A87" w:rsidRDefault="00E80769" w:rsidP="00E80769">
      <w:pPr>
        <w:pStyle w:val="Alg3"/>
        <w:numPr>
          <w:ilvl w:val="0"/>
          <w:numId w:val="393"/>
        </w:numPr>
      </w:pPr>
      <w:r w:rsidRPr="00EA3A87">
        <w:t xml:space="preserve">Let </w:t>
      </w:r>
      <w:r w:rsidRPr="00EA3A87">
        <w:rPr>
          <w:i/>
        </w:rPr>
        <w:t>c</w:t>
      </w:r>
      <w:r w:rsidRPr="00EA3A87">
        <w:t xml:space="preserve"> be the character whose code unit value is the integer represented by two zeroes plus the two hexadecimal digits at positions </w:t>
      </w:r>
      <w:r w:rsidRPr="00EA3A87">
        <w:rPr>
          <w:i/>
        </w:rPr>
        <w:t>k</w:t>
      </w:r>
      <w:r w:rsidRPr="00EA3A87">
        <w:t xml:space="preserve">+1 and </w:t>
      </w:r>
      <w:r w:rsidRPr="00EA3A87">
        <w:rPr>
          <w:i/>
        </w:rPr>
        <w:t>k</w:t>
      </w:r>
      <w:r w:rsidRPr="00EA3A87">
        <w:t>+2 within Result(1).</w:t>
      </w:r>
    </w:p>
    <w:p w14:paraId="0EFA5EED" w14:textId="77777777" w:rsidR="00E80769" w:rsidRPr="00EA3A87" w:rsidRDefault="00E80769" w:rsidP="00E80769">
      <w:pPr>
        <w:pStyle w:val="Alg3"/>
        <w:numPr>
          <w:ilvl w:val="0"/>
          <w:numId w:val="393"/>
        </w:numPr>
      </w:pPr>
      <w:r w:rsidRPr="00EA3A87">
        <w:t xml:space="preserve">Increase </w:t>
      </w:r>
      <w:r w:rsidRPr="00EA3A87">
        <w:rPr>
          <w:i/>
        </w:rPr>
        <w:t xml:space="preserve">k </w:t>
      </w:r>
      <w:r w:rsidRPr="00EA3A87">
        <w:t>by 2.</w:t>
      </w:r>
    </w:p>
    <w:p w14:paraId="36186DC2" w14:textId="77777777" w:rsidR="00E80769" w:rsidRPr="00EA3A87" w:rsidRDefault="00E80769" w:rsidP="00E80769">
      <w:pPr>
        <w:pStyle w:val="Alg3"/>
        <w:numPr>
          <w:ilvl w:val="0"/>
          <w:numId w:val="393"/>
        </w:numPr>
      </w:pPr>
      <w:r w:rsidRPr="00EA3A87">
        <w:t xml:space="preserve">Let </w:t>
      </w:r>
      <w:r w:rsidRPr="00EA3A87">
        <w:rPr>
          <w:i/>
        </w:rPr>
        <w:t>R</w:t>
      </w:r>
      <w:r w:rsidRPr="00EA3A87">
        <w:t xml:space="preserve"> be a new </w:t>
      </w:r>
      <w:r>
        <w:t>String</w:t>
      </w:r>
      <w:r w:rsidRPr="00EA3A87">
        <w:t xml:space="preserve"> value computed by concatenating the previous value of </w:t>
      </w:r>
      <w:r w:rsidRPr="00EA3A87">
        <w:rPr>
          <w:i/>
        </w:rPr>
        <w:t>R</w:t>
      </w:r>
      <w:r w:rsidRPr="00EA3A87">
        <w:t xml:space="preserve"> and </w:t>
      </w:r>
      <w:r w:rsidRPr="00EA3A87">
        <w:rPr>
          <w:i/>
        </w:rPr>
        <w:t>c</w:t>
      </w:r>
      <w:r w:rsidRPr="00EA3A87">
        <w:t>.</w:t>
      </w:r>
    </w:p>
    <w:p w14:paraId="62378623" w14:textId="77777777" w:rsidR="00E80769" w:rsidRPr="00EA3A87" w:rsidRDefault="00E80769" w:rsidP="00E80769">
      <w:pPr>
        <w:pStyle w:val="Alg3"/>
        <w:numPr>
          <w:ilvl w:val="0"/>
          <w:numId w:val="393"/>
        </w:numPr>
      </w:pPr>
      <w:r w:rsidRPr="00EA3A87">
        <w:t xml:space="preserve">Increase </w:t>
      </w:r>
      <w:r w:rsidRPr="00EA3A87">
        <w:rPr>
          <w:i/>
        </w:rPr>
        <w:t>k</w:t>
      </w:r>
      <w:r w:rsidRPr="00EA3A87">
        <w:t xml:space="preserve"> by 1.</w:t>
      </w:r>
    </w:p>
    <w:p w14:paraId="0721E4AE" w14:textId="77777777" w:rsidR="00E80769" w:rsidRPr="00EA3A87" w:rsidRDefault="00E80769" w:rsidP="00E80769">
      <w:pPr>
        <w:pStyle w:val="Alg3"/>
        <w:numPr>
          <w:ilvl w:val="0"/>
          <w:numId w:val="393"/>
        </w:numPr>
        <w:spacing w:after="220"/>
      </w:pPr>
      <w:r w:rsidRPr="00EA3A87">
        <w:t>Go to step 5.</w:t>
      </w:r>
    </w:p>
    <w:p w14:paraId="3A4E9345" w14:textId="77777777" w:rsidR="00E80769" w:rsidRDefault="00E80769" w:rsidP="00E80769">
      <w:pPr>
        <w:pStyle w:val="a3"/>
        <w:tabs>
          <w:tab w:val="clear" w:pos="640"/>
          <w:tab w:val="clear" w:pos="880"/>
        </w:tabs>
        <w:spacing w:before="120"/>
      </w:pPr>
      <w:bookmarkStart w:id="6962" w:name="_Ref457724031"/>
      <w:bookmarkStart w:id="6963" w:name="_Toc472818986"/>
      <w:bookmarkStart w:id="6964" w:name="_Toc474641701"/>
      <w:bookmarkStart w:id="6965" w:name="_Toc235503572"/>
      <w:bookmarkStart w:id="6966" w:name="_Toc236208660"/>
      <w:bookmarkStart w:id="6967" w:name="_Toc241509346"/>
      <w:bookmarkStart w:id="6968" w:name="_Toc241557823"/>
      <w:bookmarkStart w:id="6969" w:name="_Toc244416833"/>
      <w:bookmarkStart w:id="6970" w:name="_Toc244657773"/>
      <w:bookmarkStart w:id="6971" w:name="_Toc246652513"/>
      <w:bookmarkStart w:id="6972" w:name="_Toc253562062"/>
      <w:bookmarkStart w:id="6973" w:name="_Toc268506078"/>
      <w:bookmarkStart w:id="6974" w:name="_Toc276631197"/>
      <w:bookmarkStart w:id="6975" w:name="_Toc277944241"/>
      <w:bookmarkStart w:id="6976" w:name="_Toc153968586"/>
      <w:r>
        <w:t>String.prototype.substr (start, length)</w:t>
      </w:r>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p>
    <w:p w14:paraId="73749069" w14:textId="77777777" w:rsidR="00E80769" w:rsidRDefault="00E80769" w:rsidP="00E80769">
      <w:r>
        <w:t xml:space="preserve">The </w:t>
      </w:r>
      <w:r>
        <w:rPr>
          <w:rFonts w:ascii="Courier New" w:hAnsi="Courier New"/>
          <w:b/>
        </w:rPr>
        <w:t>substr</w:t>
      </w:r>
      <w:r>
        <w:t xml:space="preserve"> method takes two arguments, </w:t>
      </w:r>
      <w:r w:rsidRPr="00895113">
        <w:rPr>
          <w:rFonts w:ascii="Times New Roman" w:hAnsi="Times New Roman"/>
          <w:i/>
        </w:rPr>
        <w:t>start</w:t>
      </w:r>
      <w:r>
        <w:t xml:space="preserve"> and </w:t>
      </w:r>
      <w:r w:rsidRPr="00895113">
        <w:rPr>
          <w:rFonts w:ascii="Times New Roman" w:hAnsi="Times New Roman"/>
          <w:i/>
        </w:rPr>
        <w:t>length</w:t>
      </w:r>
      <w:r>
        <w:t xml:space="preserve">, and returns a substring of the result of converting the this object to a String, starting from character position </w:t>
      </w:r>
      <w:r w:rsidRPr="00895113">
        <w:rPr>
          <w:rFonts w:ascii="Times New Roman" w:hAnsi="Times New Roman"/>
          <w:i/>
        </w:rPr>
        <w:t>start</w:t>
      </w:r>
      <w:r>
        <w:t xml:space="preserve"> and running for </w:t>
      </w:r>
      <w:r w:rsidRPr="00895113">
        <w:rPr>
          <w:rFonts w:ascii="Times New Roman" w:hAnsi="Times New Roman"/>
          <w:i/>
        </w:rPr>
        <w:t>length</w:t>
      </w:r>
      <w:r>
        <w:t xml:space="preserve"> characters (or through the end of the String if </w:t>
      </w:r>
      <w:r w:rsidRPr="00895113">
        <w:rPr>
          <w:rFonts w:ascii="Times New Roman" w:hAnsi="Times New Roman"/>
          <w:i/>
        </w:rPr>
        <w:t>length</w:t>
      </w:r>
      <w:r>
        <w:t xml:space="preserve"> is </w:t>
      </w:r>
      <w:r>
        <w:rPr>
          <w:b/>
        </w:rPr>
        <w:t>undefined</w:t>
      </w:r>
      <w:r>
        <w:t xml:space="preserve">). If </w:t>
      </w:r>
      <w:r w:rsidRPr="00895113">
        <w:rPr>
          <w:rFonts w:ascii="Times New Roman" w:hAnsi="Times New Roman"/>
          <w:i/>
        </w:rPr>
        <w:t>start</w:t>
      </w:r>
      <w:r>
        <w:t xml:space="preserve"> is negative, it is treated as </w:t>
      </w:r>
      <w:r w:rsidRPr="00895113">
        <w:rPr>
          <w:rFonts w:ascii="Times New Roman" w:hAnsi="Times New Roman"/>
        </w:rPr>
        <w:t>(</w:t>
      </w:r>
      <w:r w:rsidRPr="00895113">
        <w:rPr>
          <w:rFonts w:ascii="Times New Roman" w:hAnsi="Times New Roman"/>
          <w:i/>
        </w:rPr>
        <w:t>sourceLength</w:t>
      </w:r>
      <w:r w:rsidRPr="00895113">
        <w:rPr>
          <w:rFonts w:ascii="Times New Roman" w:hAnsi="Times New Roman"/>
        </w:rPr>
        <w:t>+</w:t>
      </w:r>
      <w:r w:rsidRPr="00895113">
        <w:rPr>
          <w:rFonts w:ascii="Times New Roman" w:hAnsi="Times New Roman"/>
          <w:i/>
        </w:rPr>
        <w:t>start</w:t>
      </w:r>
      <w:r w:rsidRPr="00895113">
        <w:rPr>
          <w:rFonts w:ascii="Times New Roman" w:hAnsi="Times New Roman"/>
        </w:rPr>
        <w:t>)</w:t>
      </w:r>
      <w:r>
        <w:t xml:space="preserve"> where </w:t>
      </w:r>
      <w:r w:rsidRPr="00895113">
        <w:rPr>
          <w:rFonts w:ascii="Times New Roman" w:hAnsi="Times New Roman"/>
          <w:i/>
        </w:rPr>
        <w:t>sourceLength</w:t>
      </w:r>
      <w:r>
        <w:t xml:space="preserve"> is the length of the String. The result is a String value, not a String object. The following steps are taken:</w:t>
      </w:r>
    </w:p>
    <w:p w14:paraId="59D4FDE2" w14:textId="77777777" w:rsidR="00E80769" w:rsidRPr="00EA3A87" w:rsidRDefault="00E80769" w:rsidP="00E80769">
      <w:pPr>
        <w:pStyle w:val="Alg3"/>
        <w:numPr>
          <w:ilvl w:val="0"/>
          <w:numId w:val="394"/>
        </w:numPr>
      </w:pPr>
      <w:r w:rsidRPr="00EA3A87">
        <w:t xml:space="preserve">Call ToString, giving it the </w:t>
      </w:r>
      <w:r w:rsidRPr="00EA3A87">
        <w:rPr>
          <w:b/>
        </w:rPr>
        <w:t>this</w:t>
      </w:r>
      <w:r w:rsidRPr="00EA3A87">
        <w:t xml:space="preserve"> value as its argument.</w:t>
      </w:r>
    </w:p>
    <w:p w14:paraId="5B1CBD1D" w14:textId="77777777" w:rsidR="00E80769" w:rsidRPr="00EA3A87" w:rsidRDefault="00E80769" w:rsidP="00E80769">
      <w:pPr>
        <w:pStyle w:val="Alg3"/>
        <w:numPr>
          <w:ilvl w:val="0"/>
          <w:numId w:val="394"/>
        </w:numPr>
      </w:pPr>
      <w:r w:rsidRPr="00EA3A87">
        <w:t>Call ToInteger(</w:t>
      </w:r>
      <w:r w:rsidRPr="00EA3A87">
        <w:rPr>
          <w:i/>
        </w:rPr>
        <w:t>start</w:t>
      </w:r>
      <w:r w:rsidRPr="00EA3A87">
        <w:t>).</w:t>
      </w:r>
    </w:p>
    <w:p w14:paraId="788FDE98" w14:textId="77777777" w:rsidR="00E80769" w:rsidRPr="00EA3A87" w:rsidRDefault="00E80769" w:rsidP="00E80769">
      <w:pPr>
        <w:pStyle w:val="Alg3"/>
        <w:numPr>
          <w:ilvl w:val="0"/>
          <w:numId w:val="394"/>
        </w:numPr>
      </w:pPr>
      <w:r w:rsidRPr="00EA3A87">
        <w:t xml:space="preserve">If </w:t>
      </w:r>
      <w:r w:rsidRPr="00EA3A87">
        <w:rPr>
          <w:i/>
        </w:rPr>
        <w:t>length</w:t>
      </w:r>
      <w:r w:rsidRPr="00EA3A87">
        <w:t xml:space="preserve"> is </w:t>
      </w:r>
      <w:r w:rsidRPr="00EA3A87">
        <w:rPr>
          <w:b/>
        </w:rPr>
        <w:t>undefined</w:t>
      </w:r>
      <w:r w:rsidRPr="00EA3A87">
        <w:t xml:space="preserve">, use </w:t>
      </w:r>
      <w:r w:rsidRPr="00EA3A87">
        <w:rPr>
          <w:b/>
        </w:rPr>
        <w:t>+</w:t>
      </w:r>
      <w:r w:rsidRPr="00EA3A87">
        <w:rPr>
          <w:b/>
        </w:rPr>
        <w:sym w:font="Symbol" w:char="F0A5"/>
      </w:r>
      <w:r w:rsidRPr="00EA3A87">
        <w:t>; otherwise call ToInteger(</w:t>
      </w:r>
      <w:r w:rsidRPr="00EA3A87">
        <w:rPr>
          <w:i/>
        </w:rPr>
        <w:t>length</w:t>
      </w:r>
      <w:r w:rsidRPr="00EA3A87">
        <w:t>).</w:t>
      </w:r>
    </w:p>
    <w:p w14:paraId="425B5DFC" w14:textId="77777777" w:rsidR="00E80769" w:rsidRPr="00EA3A87" w:rsidRDefault="00E80769" w:rsidP="00E80769">
      <w:pPr>
        <w:pStyle w:val="Alg3"/>
        <w:numPr>
          <w:ilvl w:val="0"/>
          <w:numId w:val="394"/>
        </w:numPr>
      </w:pPr>
      <w:r w:rsidRPr="00EA3A87">
        <w:t>Compute the number of characters in Result(1).</w:t>
      </w:r>
    </w:p>
    <w:p w14:paraId="4631749F" w14:textId="77777777" w:rsidR="00E80769" w:rsidRPr="00EA3A87" w:rsidRDefault="00E80769" w:rsidP="00E80769">
      <w:pPr>
        <w:pStyle w:val="Alg3"/>
        <w:numPr>
          <w:ilvl w:val="0"/>
          <w:numId w:val="394"/>
        </w:numPr>
      </w:pPr>
      <w:r w:rsidRPr="00EA3A87">
        <w:t>If Result(2) is positive or zero, use Result(2); else use max(Result(4)+Result(2),0).</w:t>
      </w:r>
    </w:p>
    <w:p w14:paraId="7253DD10" w14:textId="77777777" w:rsidR="00E80769" w:rsidRPr="00EA3A87" w:rsidRDefault="00E80769" w:rsidP="00E80769">
      <w:pPr>
        <w:pStyle w:val="Alg3"/>
        <w:numPr>
          <w:ilvl w:val="0"/>
          <w:numId w:val="394"/>
        </w:numPr>
      </w:pPr>
      <w:r w:rsidRPr="00EA3A87">
        <w:t>Compute min(max(Result(3),0), Result(4)–Result(5)).</w:t>
      </w:r>
    </w:p>
    <w:p w14:paraId="16549ED5" w14:textId="77777777" w:rsidR="00E80769" w:rsidRPr="00EA3A87" w:rsidRDefault="00E80769" w:rsidP="00E80769">
      <w:pPr>
        <w:pStyle w:val="Alg3"/>
        <w:numPr>
          <w:ilvl w:val="0"/>
          <w:numId w:val="394"/>
        </w:numPr>
      </w:pPr>
      <w:r w:rsidRPr="00EA3A87">
        <w:t xml:space="preserve">If Result(6) </w:t>
      </w:r>
      <w:r w:rsidRPr="00EA3A87">
        <w:sym w:font="Symbol" w:char="F0A3"/>
      </w:r>
      <w:r w:rsidRPr="00EA3A87">
        <w:t xml:space="preserve"> 0, return the empty </w:t>
      </w:r>
      <w:r>
        <w:t>String</w:t>
      </w:r>
      <w:r w:rsidRPr="00EA3A87">
        <w:t xml:space="preserve"> “”.</w:t>
      </w:r>
    </w:p>
    <w:p w14:paraId="475E1A22" w14:textId="77777777" w:rsidR="00E80769" w:rsidRPr="00EA3A87" w:rsidRDefault="00E80769" w:rsidP="00E80769">
      <w:pPr>
        <w:pStyle w:val="Alg3"/>
        <w:numPr>
          <w:ilvl w:val="0"/>
          <w:numId w:val="394"/>
        </w:numPr>
        <w:spacing w:after="220"/>
      </w:pPr>
      <w:r w:rsidRPr="00EA3A87">
        <w:t xml:space="preserve">Return a </w:t>
      </w:r>
      <w:r>
        <w:t>String</w:t>
      </w:r>
      <w:r w:rsidRPr="00EA3A87">
        <w:t xml:space="preserve"> containing Result(6) consecutive characters from Result(1) beginning with the character at position Result(5).</w:t>
      </w:r>
    </w:p>
    <w:p w14:paraId="001D7282" w14:textId="77777777" w:rsidR="00E80769" w:rsidRDefault="00E80769" w:rsidP="00E80769">
      <w:r>
        <w:t xml:space="preserve">The </w:t>
      </w:r>
      <w:r>
        <w:rPr>
          <w:rFonts w:ascii="Courier New" w:hAnsi="Courier New"/>
          <w:b/>
        </w:rPr>
        <w:t>length</w:t>
      </w:r>
      <w:r>
        <w:t xml:space="preserve"> property of the </w:t>
      </w:r>
      <w:r>
        <w:rPr>
          <w:rFonts w:ascii="Courier New" w:hAnsi="Courier New"/>
          <w:b/>
        </w:rPr>
        <w:t>substr</w:t>
      </w:r>
      <w:r>
        <w:t xml:space="preserve"> method is </w:t>
      </w:r>
      <w:r>
        <w:rPr>
          <w:b/>
        </w:rPr>
        <w:t>2</w:t>
      </w:r>
      <w:r>
        <w:t>.</w:t>
      </w:r>
    </w:p>
    <w:p w14:paraId="04BE84C6" w14:textId="77777777" w:rsidR="00E80769" w:rsidRDefault="00E80769" w:rsidP="00E80769">
      <w:pPr>
        <w:pStyle w:val="Note"/>
      </w:pPr>
      <w:r w:rsidRPr="00EA3A87">
        <w:t>NOTE</w:t>
      </w:r>
      <w:r w:rsidRPr="00EA3A87">
        <w:tab/>
        <w:t xml:space="preserve">The </w:t>
      </w:r>
      <w:r w:rsidRPr="00EA3A87">
        <w:rPr>
          <w:rFonts w:ascii="Courier New" w:hAnsi="Courier New"/>
          <w:b/>
        </w:rPr>
        <w:t>substr</w:t>
      </w:r>
      <w:r w:rsidRPr="00EA3A87">
        <w:t xml:space="preserve"> function is intentionally generic; it does not require that its </w:t>
      </w:r>
      <w:r w:rsidRPr="00EA3A87">
        <w:rPr>
          <w:b/>
        </w:rPr>
        <w:t>this</w:t>
      </w:r>
      <w:r w:rsidRPr="00EA3A87">
        <w:t xml:space="preserve"> value be a String object. Therefore it can be transferred to other kinds of objects for use as a method.</w:t>
      </w:r>
    </w:p>
    <w:p w14:paraId="1BF86578" w14:textId="77777777" w:rsidR="00E80769" w:rsidRDefault="00E80769" w:rsidP="00E80769">
      <w:pPr>
        <w:pStyle w:val="a3"/>
        <w:tabs>
          <w:tab w:val="clear" w:pos="640"/>
          <w:tab w:val="clear" w:pos="880"/>
        </w:tabs>
        <w:spacing w:before="120"/>
      </w:pPr>
      <w:bookmarkStart w:id="6977" w:name="_Ref457724052"/>
      <w:bookmarkStart w:id="6978" w:name="_Toc472818987"/>
      <w:bookmarkStart w:id="6979" w:name="_Toc474641702"/>
      <w:bookmarkStart w:id="6980" w:name="_Toc235503573"/>
      <w:bookmarkStart w:id="6981" w:name="_Toc236208661"/>
      <w:bookmarkStart w:id="6982" w:name="_Toc241509347"/>
      <w:bookmarkStart w:id="6983" w:name="_Toc241557824"/>
      <w:bookmarkStart w:id="6984" w:name="_Toc244416834"/>
      <w:bookmarkStart w:id="6985" w:name="_Toc244657774"/>
      <w:bookmarkStart w:id="6986" w:name="_Toc246652514"/>
      <w:bookmarkStart w:id="6987" w:name="_Toc253562063"/>
      <w:bookmarkStart w:id="6988" w:name="_Toc268506079"/>
      <w:bookmarkStart w:id="6989" w:name="_Toc276631198"/>
      <w:bookmarkStart w:id="6990" w:name="_Toc277944242"/>
      <w:bookmarkStart w:id="6991" w:name="_Toc153968587"/>
      <w:r>
        <w:t>Date.prototype.getYear ( )</w:t>
      </w:r>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p>
    <w:p w14:paraId="23595DA9" w14:textId="77777777" w:rsidR="00E80769" w:rsidRDefault="00E80769" w:rsidP="00E80769">
      <w:pPr>
        <w:pStyle w:val="Note"/>
      </w:pPr>
      <w:r w:rsidRPr="00EA3A87">
        <w:t>NOTE</w:t>
      </w:r>
      <w:r w:rsidRPr="00EA3A87">
        <w:tab/>
        <w:t xml:space="preserve">The </w:t>
      </w:r>
      <w:r w:rsidRPr="00EA3A87">
        <w:rPr>
          <w:rFonts w:ascii="Courier New" w:hAnsi="Courier New"/>
          <w:b/>
        </w:rPr>
        <w:t>getFullYear</w:t>
      </w:r>
      <w:r w:rsidRPr="00EA3A87">
        <w:t xml:space="preserve"> method is preferred for nearly all purposes, because it avoids the “year 2000 problem.”</w:t>
      </w:r>
    </w:p>
    <w:p w14:paraId="366ADE5F" w14:textId="77777777" w:rsidR="00E80769" w:rsidRDefault="00E80769" w:rsidP="00E80769">
      <w:r>
        <w:t xml:space="preserve">When the </w:t>
      </w:r>
      <w:r>
        <w:rPr>
          <w:b/>
        </w:rPr>
        <w:t>getYear</w:t>
      </w:r>
      <w:r>
        <w:t xml:space="preserve"> method is called with no arguments, the following steps are taken:</w:t>
      </w:r>
    </w:p>
    <w:p w14:paraId="3CE1A6A9" w14:textId="77777777" w:rsidR="00E80769" w:rsidRPr="00EA3A87" w:rsidRDefault="00E80769" w:rsidP="00E80769">
      <w:pPr>
        <w:pStyle w:val="Alg3"/>
        <w:numPr>
          <w:ilvl w:val="0"/>
          <w:numId w:val="395"/>
        </w:numPr>
      </w:pPr>
      <w:r w:rsidRPr="00EA3A87">
        <w:t xml:space="preserve">Let </w:t>
      </w:r>
      <w:r w:rsidRPr="00EA3A87">
        <w:rPr>
          <w:i/>
        </w:rPr>
        <w:t>t</w:t>
      </w:r>
      <w:r w:rsidRPr="00EA3A87">
        <w:t xml:space="preserve"> be this time value.</w:t>
      </w:r>
    </w:p>
    <w:p w14:paraId="37C36FC5" w14:textId="77777777" w:rsidR="00E80769" w:rsidRPr="00EA3A87" w:rsidRDefault="00E80769" w:rsidP="00E80769">
      <w:pPr>
        <w:pStyle w:val="Alg3"/>
        <w:numPr>
          <w:ilvl w:val="0"/>
          <w:numId w:val="395"/>
        </w:numPr>
      </w:pPr>
      <w:r w:rsidRPr="00EA3A87">
        <w:t xml:space="preserve">If </w:t>
      </w:r>
      <w:r w:rsidRPr="00EA3A87">
        <w:rPr>
          <w:i/>
        </w:rPr>
        <w:t>t</w:t>
      </w:r>
      <w:r w:rsidRPr="00EA3A87">
        <w:t xml:space="preserve"> is </w:t>
      </w:r>
      <w:r w:rsidRPr="00EA3A87">
        <w:rPr>
          <w:b/>
        </w:rPr>
        <w:t>NaN</w:t>
      </w:r>
      <w:r w:rsidRPr="00EA3A87">
        <w:t xml:space="preserve">, return </w:t>
      </w:r>
      <w:r w:rsidRPr="00EA3A87">
        <w:rPr>
          <w:b/>
        </w:rPr>
        <w:t>NaN</w:t>
      </w:r>
      <w:r w:rsidRPr="00EA3A87">
        <w:t>.</w:t>
      </w:r>
    </w:p>
    <w:p w14:paraId="5FA3B241" w14:textId="77777777" w:rsidR="00E80769" w:rsidRPr="00EA3A87" w:rsidRDefault="00E80769" w:rsidP="00E80769">
      <w:pPr>
        <w:pStyle w:val="Alg3"/>
        <w:numPr>
          <w:ilvl w:val="0"/>
          <w:numId w:val="395"/>
        </w:numPr>
        <w:spacing w:after="220"/>
      </w:pPr>
      <w:r w:rsidRPr="00EA3A87">
        <w:t>Return YearFromTime(LocalTime(</w:t>
      </w:r>
      <w:r w:rsidRPr="00EA3A87">
        <w:rPr>
          <w:i/>
        </w:rPr>
        <w:t>t</w:t>
      </w:r>
      <w:r w:rsidRPr="00EA3A87">
        <w:t xml:space="preserve">)) </w:t>
      </w:r>
      <w:r w:rsidRPr="00EA3A87">
        <w:sym w:font="Symbol" w:char="F02D"/>
      </w:r>
      <w:r w:rsidRPr="00EA3A87">
        <w:t xml:space="preserve"> 1900.</w:t>
      </w:r>
    </w:p>
    <w:p w14:paraId="25FA51B7" w14:textId="77777777" w:rsidR="00E80769" w:rsidRDefault="00E80769" w:rsidP="00E80769">
      <w:pPr>
        <w:pStyle w:val="a3"/>
        <w:tabs>
          <w:tab w:val="clear" w:pos="640"/>
          <w:tab w:val="clear" w:pos="880"/>
        </w:tabs>
        <w:spacing w:before="120"/>
      </w:pPr>
      <w:bookmarkStart w:id="6992" w:name="_Ref457724074"/>
      <w:bookmarkStart w:id="6993" w:name="_Toc472818988"/>
      <w:bookmarkStart w:id="6994" w:name="_Toc474641703"/>
      <w:bookmarkStart w:id="6995" w:name="_Toc235503574"/>
      <w:bookmarkStart w:id="6996" w:name="_Toc236208662"/>
      <w:bookmarkStart w:id="6997" w:name="_Toc241509348"/>
      <w:bookmarkStart w:id="6998" w:name="_Toc241557825"/>
      <w:bookmarkStart w:id="6999" w:name="_Toc244416835"/>
      <w:bookmarkStart w:id="7000" w:name="_Toc244657775"/>
      <w:bookmarkStart w:id="7001" w:name="_Toc246652515"/>
      <w:bookmarkStart w:id="7002" w:name="_Toc253562064"/>
      <w:bookmarkStart w:id="7003" w:name="_Toc268506080"/>
      <w:bookmarkStart w:id="7004" w:name="_Toc276631199"/>
      <w:bookmarkStart w:id="7005" w:name="_Toc277944243"/>
      <w:bookmarkStart w:id="7006" w:name="_Toc153968588"/>
      <w:r>
        <w:t>Date.prototype.setYear (year)</w:t>
      </w:r>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p>
    <w:p w14:paraId="0F1D94C1" w14:textId="77777777" w:rsidR="00E80769" w:rsidRDefault="00E80769" w:rsidP="00E80769">
      <w:pPr>
        <w:pStyle w:val="Note"/>
      </w:pPr>
      <w:r w:rsidRPr="00EA3A87">
        <w:t>NOTE</w:t>
      </w:r>
      <w:r w:rsidRPr="00EA3A87">
        <w:tab/>
        <w:t xml:space="preserve">The </w:t>
      </w:r>
      <w:r w:rsidRPr="00EA3A87">
        <w:rPr>
          <w:rFonts w:ascii="Courier New" w:hAnsi="Courier New"/>
          <w:b/>
        </w:rPr>
        <w:t>setFullYear</w:t>
      </w:r>
      <w:r w:rsidRPr="00EA3A87">
        <w:t xml:space="preserve"> method is preferred for nearly all purposes, because it avoids the “year 2000 problem.”</w:t>
      </w:r>
    </w:p>
    <w:p w14:paraId="7CE05739" w14:textId="77777777" w:rsidR="00E80769" w:rsidRDefault="00E80769" w:rsidP="00E80769">
      <w:r>
        <w:t xml:space="preserve">When the </w:t>
      </w:r>
      <w:r>
        <w:rPr>
          <w:b/>
        </w:rPr>
        <w:t>setYear</w:t>
      </w:r>
      <w:r>
        <w:t xml:space="preserve"> method is called with one argument </w:t>
      </w:r>
      <w:r w:rsidRPr="00895113">
        <w:rPr>
          <w:rFonts w:ascii="Times New Roman" w:hAnsi="Times New Roman"/>
          <w:i/>
        </w:rPr>
        <w:t>year</w:t>
      </w:r>
      <w:r>
        <w:t>, the following steps are taken:</w:t>
      </w:r>
    </w:p>
    <w:p w14:paraId="457F1EDE" w14:textId="77777777" w:rsidR="00E80769" w:rsidRPr="00EA3A87" w:rsidRDefault="00E80769" w:rsidP="00E80769">
      <w:pPr>
        <w:pStyle w:val="Alg3"/>
        <w:numPr>
          <w:ilvl w:val="0"/>
          <w:numId w:val="396"/>
        </w:numPr>
      </w:pPr>
      <w:r w:rsidRPr="00EA3A87">
        <w:t xml:space="preserve">Let </w:t>
      </w:r>
      <w:r w:rsidRPr="00EA3A87">
        <w:rPr>
          <w:i/>
        </w:rPr>
        <w:t>t</w:t>
      </w:r>
      <w:r w:rsidRPr="00EA3A87">
        <w:t xml:space="preserve"> be the result of LocalTime(this time value); but if this time value is </w:t>
      </w:r>
      <w:r w:rsidRPr="00EA3A87">
        <w:rPr>
          <w:b/>
        </w:rPr>
        <w:t>NaN</w:t>
      </w:r>
      <w:r w:rsidRPr="00EA3A87">
        <w:t xml:space="preserve">, let </w:t>
      </w:r>
      <w:r w:rsidRPr="00EA3A87">
        <w:rPr>
          <w:i/>
        </w:rPr>
        <w:t>t</w:t>
      </w:r>
      <w:r w:rsidRPr="00EA3A87">
        <w:t xml:space="preserve"> be </w:t>
      </w:r>
      <w:r w:rsidRPr="00EA3A87">
        <w:rPr>
          <w:b/>
        </w:rPr>
        <w:t>+0</w:t>
      </w:r>
      <w:r w:rsidRPr="00EA3A87">
        <w:t>.</w:t>
      </w:r>
    </w:p>
    <w:p w14:paraId="38CFF98C" w14:textId="77777777" w:rsidR="00E80769" w:rsidRPr="00EA3A87" w:rsidRDefault="00E80769" w:rsidP="00E80769">
      <w:pPr>
        <w:pStyle w:val="Alg3"/>
        <w:numPr>
          <w:ilvl w:val="0"/>
          <w:numId w:val="396"/>
        </w:numPr>
      </w:pPr>
      <w:r w:rsidRPr="00EA3A87">
        <w:t>Call ToNumber(</w:t>
      </w:r>
      <w:r w:rsidRPr="00EA3A87">
        <w:rPr>
          <w:i/>
        </w:rPr>
        <w:t>year</w:t>
      </w:r>
      <w:r w:rsidRPr="00EA3A87">
        <w:t>).</w:t>
      </w:r>
    </w:p>
    <w:p w14:paraId="1DA553F7" w14:textId="77777777" w:rsidR="00E80769" w:rsidRPr="00EA3A87" w:rsidRDefault="00E80769" w:rsidP="00E80769">
      <w:pPr>
        <w:pStyle w:val="Alg3"/>
        <w:numPr>
          <w:ilvl w:val="0"/>
          <w:numId w:val="396"/>
        </w:numPr>
      </w:pPr>
      <w:r w:rsidRPr="00EA3A87">
        <w:t>If Result(2) is</w:t>
      </w:r>
      <w:r w:rsidRPr="00EA3A87">
        <w:rPr>
          <w:b/>
        </w:rPr>
        <w:t xml:space="preserve"> NaN</w:t>
      </w:r>
      <w:r w:rsidRPr="00EA3A87">
        <w:t xml:space="preserve">, set the [[PrimitiveValue]] internal property of the </w:t>
      </w:r>
      <w:r w:rsidRPr="00EA3A87">
        <w:rPr>
          <w:b/>
        </w:rPr>
        <w:t>this</w:t>
      </w:r>
      <w:r w:rsidRPr="00EA3A87">
        <w:t xml:space="preserve"> value to </w:t>
      </w:r>
      <w:r w:rsidRPr="00EA3A87">
        <w:rPr>
          <w:b/>
        </w:rPr>
        <w:t>NaN</w:t>
      </w:r>
      <w:r w:rsidRPr="00EA3A87">
        <w:t xml:space="preserve"> and return </w:t>
      </w:r>
      <w:r w:rsidRPr="00EA3A87">
        <w:rPr>
          <w:b/>
        </w:rPr>
        <w:t>NaN</w:t>
      </w:r>
      <w:r w:rsidRPr="00EA3A87">
        <w:t>.</w:t>
      </w:r>
    </w:p>
    <w:p w14:paraId="6A92F7FB" w14:textId="77777777" w:rsidR="00E80769" w:rsidRPr="00EA3A87" w:rsidRDefault="00E80769" w:rsidP="00E80769">
      <w:pPr>
        <w:pStyle w:val="Alg3"/>
        <w:numPr>
          <w:ilvl w:val="0"/>
          <w:numId w:val="396"/>
        </w:numPr>
      </w:pPr>
      <w:r w:rsidRPr="00EA3A87">
        <w:t xml:space="preserve">If Result(2) is not </w:t>
      </w:r>
      <w:r w:rsidRPr="00EA3A87">
        <w:rPr>
          <w:b/>
        </w:rPr>
        <w:t>NaN</w:t>
      </w:r>
      <w:r w:rsidRPr="00EA3A87">
        <w:t xml:space="preserve"> and 0 </w:t>
      </w:r>
      <w:r w:rsidRPr="00EA3A87">
        <w:sym w:font="Symbol" w:char="F0A3"/>
      </w:r>
      <w:r w:rsidRPr="00EA3A87">
        <w:t xml:space="preserve"> ToInteger(Result(2)) </w:t>
      </w:r>
      <w:r w:rsidRPr="00EA3A87">
        <w:sym w:font="Symbol" w:char="F0A3"/>
      </w:r>
      <w:r w:rsidRPr="00EA3A87">
        <w:t xml:space="preserve"> 99 then Result(4) is ToInteger(Result(2)) + 1900. Otherwise, Result(4) is Result(2).</w:t>
      </w:r>
    </w:p>
    <w:p w14:paraId="23403C71" w14:textId="77777777" w:rsidR="00E80769" w:rsidRPr="00EA3A87" w:rsidRDefault="00E80769" w:rsidP="00E80769">
      <w:pPr>
        <w:pStyle w:val="Alg3"/>
        <w:numPr>
          <w:ilvl w:val="0"/>
          <w:numId w:val="396"/>
        </w:numPr>
      </w:pPr>
      <w:r w:rsidRPr="00EA3A87">
        <w:t>Compute MakeDay(Result(4), MonthFromTime(</w:t>
      </w:r>
      <w:r w:rsidRPr="00EA3A87">
        <w:rPr>
          <w:i/>
        </w:rPr>
        <w:t>t</w:t>
      </w:r>
      <w:r w:rsidRPr="00EA3A87">
        <w:t>), DateFromTime(</w:t>
      </w:r>
      <w:r w:rsidRPr="00EA3A87">
        <w:rPr>
          <w:i/>
        </w:rPr>
        <w:t>t</w:t>
      </w:r>
      <w:r w:rsidRPr="00EA3A87">
        <w:t>)).</w:t>
      </w:r>
    </w:p>
    <w:p w14:paraId="725B6FDF" w14:textId="77777777" w:rsidR="00E80769" w:rsidRPr="00EA3A87" w:rsidRDefault="00E80769" w:rsidP="00E80769">
      <w:pPr>
        <w:pStyle w:val="Alg3"/>
        <w:numPr>
          <w:ilvl w:val="0"/>
          <w:numId w:val="396"/>
        </w:numPr>
      </w:pPr>
      <w:r w:rsidRPr="00EA3A87">
        <w:t>Compute UTC(MakeDate(Result(5), TimeWithinDay(</w:t>
      </w:r>
      <w:r w:rsidRPr="00EA3A87">
        <w:rPr>
          <w:i/>
        </w:rPr>
        <w:t>t</w:t>
      </w:r>
      <w:r w:rsidRPr="00EA3A87">
        <w:t>))).</w:t>
      </w:r>
    </w:p>
    <w:p w14:paraId="38DFC063" w14:textId="77777777" w:rsidR="00E80769" w:rsidRPr="00EA3A87" w:rsidRDefault="00E80769" w:rsidP="00E80769">
      <w:pPr>
        <w:pStyle w:val="Alg3"/>
        <w:numPr>
          <w:ilvl w:val="0"/>
          <w:numId w:val="396"/>
        </w:numPr>
      </w:pPr>
      <w:r w:rsidRPr="00EA3A87">
        <w:t xml:space="preserve">Set the [[PrimitiveValue]] internal property of the </w:t>
      </w:r>
      <w:r w:rsidRPr="00EA3A87">
        <w:rPr>
          <w:b/>
        </w:rPr>
        <w:t>this</w:t>
      </w:r>
      <w:r w:rsidRPr="00EA3A87">
        <w:t xml:space="preserve"> value to TimeClip(Result(6)).</w:t>
      </w:r>
    </w:p>
    <w:p w14:paraId="7AE471E6" w14:textId="77777777" w:rsidR="00E80769" w:rsidRPr="00EA3A87" w:rsidRDefault="00E80769" w:rsidP="00E80769">
      <w:pPr>
        <w:pStyle w:val="Alg3"/>
        <w:numPr>
          <w:ilvl w:val="0"/>
          <w:numId w:val="396"/>
        </w:numPr>
        <w:spacing w:after="220"/>
      </w:pPr>
      <w:r w:rsidRPr="00EA3A87">
        <w:t xml:space="preserve">Return the value of the [[PrimitiveValue]] internal property of the </w:t>
      </w:r>
      <w:r w:rsidRPr="00EA3A87">
        <w:rPr>
          <w:b/>
        </w:rPr>
        <w:t>this</w:t>
      </w:r>
      <w:r w:rsidRPr="00EA3A87">
        <w:t xml:space="preserve"> value.</w:t>
      </w:r>
    </w:p>
    <w:p w14:paraId="28F27FE3" w14:textId="77777777" w:rsidR="00E80769" w:rsidRDefault="00E80769" w:rsidP="00E80769">
      <w:pPr>
        <w:pStyle w:val="a3"/>
        <w:tabs>
          <w:tab w:val="clear" w:pos="640"/>
          <w:tab w:val="clear" w:pos="880"/>
        </w:tabs>
        <w:spacing w:before="120"/>
      </w:pPr>
      <w:bookmarkStart w:id="7007" w:name="_Toc472818989"/>
      <w:bookmarkStart w:id="7008" w:name="_Toc474641704"/>
      <w:bookmarkStart w:id="7009" w:name="_Toc235503575"/>
      <w:bookmarkStart w:id="7010" w:name="_Toc236208663"/>
      <w:bookmarkStart w:id="7011" w:name="_Toc241509349"/>
      <w:bookmarkStart w:id="7012" w:name="_Toc241557826"/>
      <w:bookmarkStart w:id="7013" w:name="_Toc244416836"/>
      <w:bookmarkStart w:id="7014" w:name="_Toc244657776"/>
      <w:bookmarkStart w:id="7015" w:name="_Toc246652516"/>
      <w:bookmarkStart w:id="7016" w:name="_Toc253562065"/>
      <w:bookmarkStart w:id="7017" w:name="_Toc268506081"/>
      <w:bookmarkStart w:id="7018" w:name="_Toc276631200"/>
      <w:bookmarkStart w:id="7019" w:name="_Toc277944244"/>
      <w:bookmarkStart w:id="7020" w:name="_Toc153968589"/>
      <w:r>
        <w:t>Date.prototype.toGMTString ( )</w:t>
      </w:r>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p>
    <w:p w14:paraId="7A2100B4" w14:textId="77777777" w:rsidR="00E80769" w:rsidRDefault="00E80769" w:rsidP="00E80769">
      <w:pPr>
        <w:pStyle w:val="Note"/>
      </w:pPr>
      <w:r w:rsidRPr="00EA3A87">
        <w:t>NOTE</w:t>
      </w:r>
      <w:r w:rsidRPr="00EA3A87">
        <w:tab/>
        <w:t xml:space="preserve">The property </w:t>
      </w:r>
      <w:r w:rsidRPr="00EA3A87">
        <w:rPr>
          <w:rFonts w:ascii="Courier New" w:hAnsi="Courier New"/>
          <w:b/>
        </w:rPr>
        <w:t>toUTCString</w:t>
      </w:r>
      <w:r w:rsidRPr="00EA3A87">
        <w:t xml:space="preserve"> is preferred. The </w:t>
      </w:r>
      <w:r w:rsidRPr="00EA3A87">
        <w:rPr>
          <w:rFonts w:ascii="Courier New" w:hAnsi="Courier New"/>
          <w:b/>
        </w:rPr>
        <w:t>toGMTString</w:t>
      </w:r>
      <w:r w:rsidRPr="00EA3A87">
        <w:t xml:space="preserve"> property is provided principally for compatibility with old code. It is recommended that the </w:t>
      </w:r>
      <w:r w:rsidRPr="00EA3A87">
        <w:rPr>
          <w:rFonts w:ascii="Courier New" w:hAnsi="Courier New"/>
          <w:b/>
        </w:rPr>
        <w:t>toUTCString</w:t>
      </w:r>
      <w:r w:rsidRPr="00EA3A87">
        <w:t xml:space="preserve"> property be used in new ECMAScript code.</w:t>
      </w:r>
    </w:p>
    <w:p w14:paraId="5F24E00A" w14:textId="77777777" w:rsidR="00E80769" w:rsidRPr="006A508F" w:rsidRDefault="00E80769" w:rsidP="00E80769">
      <w:pPr>
        <w:jc w:val="left"/>
      </w:pPr>
      <w:r>
        <w:t xml:space="preserve">The Function object </w:t>
      </w:r>
      <w:r w:rsidRPr="007049DC">
        <w:t>that</w:t>
      </w:r>
      <w:r>
        <w:t xml:space="preserve"> is the initial value of </w:t>
      </w:r>
      <w:r>
        <w:rPr>
          <w:rFonts w:ascii="Courier New" w:hAnsi="Courier New"/>
          <w:b/>
        </w:rPr>
        <w:t>Date.prototype.toGMTString</w:t>
      </w:r>
      <w:r>
        <w:t xml:space="preserve"> is the same Function object that is the initial value of </w:t>
      </w:r>
      <w:r>
        <w:rPr>
          <w:rFonts w:ascii="Courier New" w:hAnsi="Courier New"/>
          <w:b/>
        </w:rPr>
        <w:t>Date.prototype.toUTCString</w:t>
      </w:r>
      <w:r>
        <w:t>.</w:t>
      </w:r>
    </w:p>
    <w:p w14:paraId="24B3DA24" w14:textId="77777777" w:rsidR="00990F07" w:rsidRDefault="00990F07" w:rsidP="00990F07">
      <w:pPr>
        <w:pStyle w:val="ANNEX"/>
      </w:pPr>
      <w:r>
        <w:rPr>
          <w:b w:val="0"/>
        </w:rPr>
        <w:br/>
      </w:r>
      <w:bookmarkStart w:id="7021" w:name="_Toc153968590"/>
      <w:r>
        <w:rPr>
          <w:b w:val="0"/>
        </w:rPr>
        <w:t>(informative)</w:t>
      </w:r>
      <w:r>
        <w:rPr>
          <w:b w:val="0"/>
        </w:rPr>
        <w:br/>
      </w:r>
      <w:r w:rsidRPr="0026283E">
        <w:rPr>
          <w:b w:val="0"/>
        </w:rPr>
        <w:fldChar w:fldCharType="begin"/>
      </w:r>
      <w:r w:rsidRPr="0026283E">
        <w:rPr>
          <w:b w:val="0"/>
        </w:rPr>
        <w:instrText xml:space="preserve">SEQ aaa \h </w:instrText>
      </w:r>
      <w:del w:id="7022" w:author="Allen Wirfs-Brock rev2" w:date="2011-07-20T13:24:00Z">
        <w:r w:rsidR="00B45E5C" w:rsidDel="004E0EFF">
          <w:rPr>
            <w:b w:val="0"/>
          </w:rPr>
          <w:fldChar w:fldCharType="separate"/>
        </w:r>
      </w:del>
      <w:r w:rsidRPr="0026283E">
        <w:rPr>
          <w:b w:val="0"/>
        </w:rPr>
        <w:fldChar w:fldCharType="end"/>
      </w:r>
      <w:r w:rsidRPr="0026283E">
        <w:rPr>
          <w:b w:val="0"/>
        </w:rPr>
        <w:fldChar w:fldCharType="begin"/>
      </w:r>
      <w:r w:rsidRPr="0026283E">
        <w:rPr>
          <w:b w:val="0"/>
        </w:rPr>
        <w:instrText xml:space="preserve">SEQ table \r0\h </w:instrText>
      </w:r>
      <w:del w:id="7023" w:author="Allen Wirfs-Brock rev2" w:date="2011-07-20T13:24:00Z">
        <w:r w:rsidR="00704FBA" w:rsidDel="004E0EFF">
          <w:rPr>
            <w:b w:val="0"/>
          </w:rPr>
          <w:fldChar w:fldCharType="separate"/>
        </w:r>
      </w:del>
      <w:r w:rsidRPr="0026283E">
        <w:rPr>
          <w:b w:val="0"/>
        </w:rPr>
        <w:fldChar w:fldCharType="end"/>
      </w:r>
      <w:r w:rsidRPr="0026283E">
        <w:rPr>
          <w:b w:val="0"/>
        </w:rPr>
        <w:fldChar w:fldCharType="begin"/>
      </w:r>
      <w:r w:rsidRPr="0026283E">
        <w:rPr>
          <w:b w:val="0"/>
        </w:rPr>
        <w:instrText xml:space="preserve">SEQ figure \r0\h </w:instrText>
      </w:r>
      <w:del w:id="7024" w:author="Allen Wirfs-Brock rev2" w:date="2011-07-20T13:24:00Z">
        <w:r w:rsidR="00704FBA" w:rsidDel="004E0EFF">
          <w:rPr>
            <w:b w:val="0"/>
          </w:rPr>
          <w:fldChar w:fldCharType="separate"/>
        </w:r>
      </w:del>
      <w:r w:rsidRPr="0026283E">
        <w:rPr>
          <w:b w:val="0"/>
        </w:rPr>
        <w:fldChar w:fldCharType="end"/>
      </w:r>
      <w:r>
        <w:br/>
      </w:r>
      <w:bookmarkStart w:id="7025" w:name="_Toc235503577"/>
      <w:r w:rsidRPr="00AD1EC3">
        <w:t>The Strict Mode of ECMAScript</w:t>
      </w:r>
      <w:bookmarkEnd w:id="7021"/>
      <w:bookmarkEnd w:id="7025"/>
    </w:p>
    <w:p w14:paraId="22C4703F" w14:textId="77777777" w:rsidR="00E80769" w:rsidRPr="008D0A05" w:rsidRDefault="00E80769" w:rsidP="00E80769">
      <w:pPr>
        <w:rPr>
          <w:rStyle w:val="afff4"/>
          <w:lang w:val="en-US"/>
        </w:rPr>
      </w:pPr>
      <w:r w:rsidRPr="008D0A05">
        <w:rPr>
          <w:rStyle w:val="afff4"/>
          <w:lang w:val="en-US"/>
        </w:rPr>
        <w:t>The strict mode restriction and exceptions</w:t>
      </w:r>
    </w:p>
    <w:p w14:paraId="6512DA34" w14:textId="77777777" w:rsidR="00E80769" w:rsidRPr="00013DAB" w:rsidRDefault="00E80769" w:rsidP="00E80769">
      <w:pPr>
        <w:pStyle w:val="Alg4"/>
        <w:numPr>
          <w:ilvl w:val="0"/>
          <w:numId w:val="28"/>
        </w:numPr>
        <w:tabs>
          <w:tab w:val="left" w:pos="900"/>
        </w:tabs>
        <w:spacing w:after="120"/>
        <w:ind w:left="900"/>
        <w:jc w:val="both"/>
        <w:rPr>
          <w:rFonts w:ascii="Arial" w:hAnsi="Arial"/>
          <w:color w:val="000000"/>
        </w:rPr>
      </w:pPr>
      <w:r w:rsidRPr="00013DAB">
        <w:rPr>
          <w:rFonts w:ascii="Arial" w:hAnsi="Arial"/>
          <w:color w:val="000000"/>
        </w:rPr>
        <w:t>The identifiers "</w:t>
      </w:r>
      <w:r w:rsidRPr="00013DAB">
        <w:rPr>
          <w:rFonts w:ascii="Courier New" w:hAnsi="Courier New" w:cs="Courier New"/>
          <w:b/>
          <w:color w:val="000000"/>
        </w:rPr>
        <w:t>implements</w:t>
      </w:r>
      <w:r w:rsidRPr="00013DAB">
        <w:rPr>
          <w:rFonts w:ascii="Arial" w:hAnsi="Arial"/>
          <w:color w:val="000000"/>
        </w:rPr>
        <w:t>", "</w:t>
      </w:r>
      <w:r w:rsidRPr="00013DAB">
        <w:rPr>
          <w:rFonts w:ascii="Courier New" w:hAnsi="Courier New" w:cs="Courier New"/>
          <w:b/>
          <w:color w:val="000000"/>
        </w:rPr>
        <w:t>interface</w:t>
      </w:r>
      <w:r w:rsidRPr="00013DAB">
        <w:rPr>
          <w:rFonts w:ascii="Arial" w:hAnsi="Arial"/>
          <w:color w:val="000000"/>
        </w:rPr>
        <w:t>", "</w:t>
      </w:r>
      <w:r w:rsidRPr="00013DAB">
        <w:rPr>
          <w:rFonts w:ascii="Courier New" w:hAnsi="Courier New" w:cs="Courier New"/>
          <w:b/>
          <w:color w:val="000000"/>
        </w:rPr>
        <w:t>let</w:t>
      </w:r>
      <w:r w:rsidRPr="00013DAB">
        <w:rPr>
          <w:rFonts w:ascii="Arial" w:hAnsi="Arial"/>
          <w:color w:val="000000"/>
        </w:rPr>
        <w:t>", "</w:t>
      </w:r>
      <w:r w:rsidRPr="00013DAB">
        <w:rPr>
          <w:rFonts w:ascii="Courier New" w:hAnsi="Courier New" w:cs="Courier New"/>
          <w:b/>
          <w:color w:val="000000"/>
        </w:rPr>
        <w:t>package</w:t>
      </w:r>
      <w:r w:rsidRPr="00013DAB">
        <w:rPr>
          <w:rFonts w:ascii="Arial" w:hAnsi="Arial"/>
          <w:color w:val="000000"/>
        </w:rPr>
        <w:t>", "</w:t>
      </w:r>
      <w:r w:rsidRPr="00013DAB">
        <w:rPr>
          <w:rFonts w:ascii="Courier New" w:hAnsi="Courier New" w:cs="Courier New"/>
          <w:b/>
          <w:color w:val="000000"/>
        </w:rPr>
        <w:t>private</w:t>
      </w:r>
      <w:r w:rsidRPr="00013DAB">
        <w:rPr>
          <w:rFonts w:ascii="Arial" w:hAnsi="Arial"/>
          <w:color w:val="000000"/>
        </w:rPr>
        <w:t>", "</w:t>
      </w:r>
      <w:r w:rsidRPr="00013DAB">
        <w:rPr>
          <w:rFonts w:ascii="Courier New" w:hAnsi="Courier New" w:cs="Courier New"/>
          <w:b/>
          <w:color w:val="000000"/>
        </w:rPr>
        <w:t>protected</w:t>
      </w:r>
      <w:r w:rsidRPr="00013DAB">
        <w:rPr>
          <w:rFonts w:ascii="Arial" w:hAnsi="Arial"/>
          <w:color w:val="000000"/>
        </w:rPr>
        <w:t>", "</w:t>
      </w:r>
      <w:r w:rsidRPr="00013DAB">
        <w:rPr>
          <w:rFonts w:ascii="Courier New" w:hAnsi="Courier New" w:cs="Courier New"/>
          <w:b/>
          <w:color w:val="000000"/>
        </w:rPr>
        <w:t>public</w:t>
      </w:r>
      <w:r w:rsidRPr="00013DAB">
        <w:rPr>
          <w:rFonts w:ascii="Arial" w:hAnsi="Arial"/>
          <w:color w:val="000000"/>
        </w:rPr>
        <w:t>", "</w:t>
      </w:r>
      <w:r w:rsidRPr="00013DAB">
        <w:rPr>
          <w:rFonts w:ascii="Courier New" w:hAnsi="Courier New" w:cs="Courier New"/>
          <w:b/>
          <w:color w:val="000000"/>
        </w:rPr>
        <w:t>static</w:t>
      </w:r>
      <w:r w:rsidRPr="00013DAB">
        <w:rPr>
          <w:rFonts w:ascii="Arial" w:hAnsi="Arial"/>
          <w:color w:val="000000"/>
        </w:rPr>
        <w:t>", and "</w:t>
      </w:r>
      <w:r w:rsidRPr="00013DAB">
        <w:rPr>
          <w:rFonts w:ascii="Courier New" w:hAnsi="Courier New" w:cs="Courier New"/>
          <w:b/>
          <w:color w:val="000000"/>
        </w:rPr>
        <w:t>yield</w:t>
      </w:r>
      <w:r w:rsidRPr="00013DAB">
        <w:rPr>
          <w:rFonts w:ascii="Arial" w:hAnsi="Arial"/>
          <w:color w:val="000000"/>
        </w:rPr>
        <w:t xml:space="preserve">" are classified as </w:t>
      </w:r>
      <w:r w:rsidRPr="00013DAB">
        <w:rPr>
          <w:i/>
          <w:color w:val="000000"/>
        </w:rPr>
        <w:t>FutureReservedWord</w:t>
      </w:r>
      <w:r w:rsidRPr="00013DAB">
        <w:rPr>
          <w:rFonts w:ascii="Arial" w:hAnsi="Arial"/>
          <w:color w:val="000000"/>
        </w:rPr>
        <w:t xml:space="preserve"> tokens within strict mode code. (7.6.12).</w:t>
      </w:r>
    </w:p>
    <w:p w14:paraId="1F49FB5F" w14:textId="77777777" w:rsidR="00E80769"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A conforming implementation, when processing strict mode code, may not extend the syntax of </w:t>
      </w:r>
      <w:r w:rsidRPr="00895113">
        <w:rPr>
          <w:i/>
        </w:rPr>
        <w:t>NumericLiteral</w:t>
      </w:r>
      <w:r w:rsidRPr="00D00D4A">
        <w:rPr>
          <w:rFonts w:ascii="Arial" w:hAnsi="Arial"/>
        </w:rPr>
        <w:t xml:space="preserve"> (7.8.3) to include </w:t>
      </w:r>
      <w:r w:rsidRPr="00895113">
        <w:rPr>
          <w:i/>
        </w:rPr>
        <w:t>OctalIntegerLiteral</w:t>
      </w:r>
      <w:r w:rsidRPr="00D00D4A">
        <w:rPr>
          <w:rFonts w:ascii="Arial" w:hAnsi="Arial"/>
        </w:rPr>
        <w:t xml:space="preserve"> as described in B.1.1.</w:t>
      </w:r>
    </w:p>
    <w:p w14:paraId="743D365D" w14:textId="77777777" w:rsidR="00E80769" w:rsidRPr="00114FAC" w:rsidRDefault="00E80769" w:rsidP="00E80769">
      <w:pPr>
        <w:pStyle w:val="Alg4"/>
        <w:numPr>
          <w:ilvl w:val="0"/>
          <w:numId w:val="28"/>
        </w:numPr>
        <w:tabs>
          <w:tab w:val="left" w:pos="900"/>
        </w:tabs>
        <w:spacing w:after="120"/>
        <w:ind w:left="900"/>
        <w:jc w:val="both"/>
        <w:rPr>
          <w:rFonts w:ascii="Arial" w:hAnsi="Arial"/>
        </w:rPr>
      </w:pPr>
      <w:r>
        <w:t xml:space="preserve">A </w:t>
      </w:r>
      <w:r w:rsidRPr="00114FAC">
        <w:rPr>
          <w:rFonts w:ascii="Arial" w:hAnsi="Arial" w:cs="Arial"/>
        </w:rPr>
        <w:t xml:space="preserve">conforming implementation, when processing strict mode code (see 10.1.1), may not extend the syntax of </w:t>
      </w:r>
      <w:r w:rsidRPr="00114FAC">
        <w:rPr>
          <w:i/>
        </w:rPr>
        <w:t>EscapeSequence</w:t>
      </w:r>
      <w:r w:rsidRPr="00114FAC">
        <w:rPr>
          <w:rFonts w:ascii="Arial" w:hAnsi="Arial" w:cs="Arial"/>
        </w:rPr>
        <w:t xml:space="preserve"> to include </w:t>
      </w:r>
      <w:r w:rsidRPr="00114FAC">
        <w:rPr>
          <w:i/>
        </w:rPr>
        <w:t>OctalEscapeSequence</w:t>
      </w:r>
      <w:r w:rsidRPr="00114FAC">
        <w:rPr>
          <w:rFonts w:ascii="Arial" w:hAnsi="Arial" w:cs="Arial"/>
        </w:rPr>
        <w:t xml:space="preserve"> as described in B.1.2.</w:t>
      </w:r>
    </w:p>
    <w:p w14:paraId="6B5B793B"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Assignment to an undeclared identifier or otherwise unresolvable reference does not create a property in the global object. When a simple assignment occurs within strict mode code, its </w:t>
      </w:r>
      <w:r w:rsidRPr="00895113">
        <w:rPr>
          <w:i/>
        </w:rPr>
        <w:t xml:space="preserve">LeftHandSide </w:t>
      </w:r>
      <w:r w:rsidRPr="00D00D4A">
        <w:rPr>
          <w:rFonts w:ascii="Arial" w:hAnsi="Arial"/>
        </w:rPr>
        <w:t xml:space="preserve">must not evaluate to an </w:t>
      </w:r>
      <w:r w:rsidRPr="00B44154">
        <w:rPr>
          <w:rFonts w:ascii="Arial" w:hAnsi="Arial"/>
        </w:rPr>
        <w:t xml:space="preserve">unresolvable </w:t>
      </w:r>
      <w:r w:rsidRPr="00D00D4A">
        <w:rPr>
          <w:rFonts w:ascii="Arial" w:hAnsi="Arial"/>
        </w:rPr>
        <w:t xml:space="preserve">Reference. If it does a </w:t>
      </w:r>
      <w:r w:rsidRPr="00D00D4A">
        <w:rPr>
          <w:rFonts w:ascii="Arial" w:hAnsi="Arial"/>
          <w:b/>
        </w:rPr>
        <w:t>ReferenceError</w:t>
      </w:r>
      <w:r w:rsidRPr="00D00D4A">
        <w:rPr>
          <w:rFonts w:ascii="Arial" w:hAnsi="Arial"/>
        </w:rPr>
        <w:t xml:space="preserve"> exception is thrown (8.7.2). The </w:t>
      </w:r>
      <w:r w:rsidRPr="00895113">
        <w:rPr>
          <w:i/>
        </w:rPr>
        <w:t xml:space="preserve">LeftHandSide </w:t>
      </w:r>
      <w:r w:rsidRPr="00D00D4A">
        <w:rPr>
          <w:rFonts w:ascii="Arial" w:hAnsi="Arial"/>
        </w:rPr>
        <w:t>also may not be a reference to a data property with the attribute value {[[Writable]]:</w:t>
      </w:r>
      <w:r w:rsidRPr="00D00D4A">
        <w:rPr>
          <w:rFonts w:ascii="Arial" w:hAnsi="Arial"/>
          <w:b/>
        </w:rPr>
        <w:t>false</w:t>
      </w:r>
      <w:r w:rsidRPr="00D00D4A">
        <w:rPr>
          <w:rFonts w:ascii="Arial" w:hAnsi="Arial"/>
        </w:rPr>
        <w:t>}</w:t>
      </w:r>
      <w:r w:rsidRPr="00895113">
        <w:rPr>
          <w:rFonts w:ascii="Arial" w:hAnsi="Arial"/>
        </w:rPr>
        <w:t>,</w:t>
      </w:r>
      <w:r w:rsidRPr="00D00D4A">
        <w:rPr>
          <w:rFonts w:ascii="Arial" w:hAnsi="Arial"/>
        </w:rPr>
        <w:t xml:space="preserve"> to an accessor property with the attribute value {[[</w:t>
      </w:r>
      <w:r>
        <w:rPr>
          <w:rFonts w:ascii="Arial" w:hAnsi="Arial"/>
        </w:rPr>
        <w:t>Set</w:t>
      </w:r>
      <w:r w:rsidRPr="00D00D4A">
        <w:rPr>
          <w:rFonts w:ascii="Arial" w:hAnsi="Arial"/>
        </w:rPr>
        <w:t>]]:</w:t>
      </w:r>
      <w:r w:rsidRPr="00D00D4A">
        <w:rPr>
          <w:rFonts w:ascii="Arial" w:hAnsi="Arial"/>
          <w:b/>
        </w:rPr>
        <w:t>undefined</w:t>
      </w:r>
      <w:r w:rsidRPr="00D00D4A">
        <w:rPr>
          <w:rFonts w:ascii="Arial" w:hAnsi="Arial"/>
        </w:rPr>
        <w:t>},</w:t>
      </w:r>
      <w:r w:rsidRPr="00D00D4A">
        <w:rPr>
          <w:rFonts w:ascii="Arial" w:hAnsi="Arial"/>
          <w:b/>
        </w:rPr>
        <w:t xml:space="preserve">  </w:t>
      </w:r>
      <w:r w:rsidRPr="00D00D4A">
        <w:rPr>
          <w:rFonts w:ascii="Arial" w:hAnsi="Arial"/>
        </w:rPr>
        <w:t xml:space="preserve">nor to a non-existent property of an object whose [[Extensible]] internal property has the value </w:t>
      </w:r>
      <w:r w:rsidRPr="00D00D4A">
        <w:rPr>
          <w:rFonts w:ascii="Arial" w:hAnsi="Arial"/>
          <w:b/>
        </w:rPr>
        <w:t>false</w:t>
      </w:r>
      <w:r w:rsidRPr="00D00D4A">
        <w:rPr>
          <w:rFonts w:ascii="Arial" w:hAnsi="Arial"/>
        </w:rPr>
        <w:t xml:space="preserve">. In these cases a </w:t>
      </w:r>
      <w:r w:rsidRPr="004016C7">
        <w:rPr>
          <w:rFonts w:ascii="Courier New" w:hAnsi="Courier New" w:cs="Courier New"/>
          <w:b/>
        </w:rPr>
        <w:t>TypeError</w:t>
      </w:r>
      <w:r w:rsidRPr="00D00D4A">
        <w:rPr>
          <w:rFonts w:ascii="Arial" w:hAnsi="Arial"/>
        </w:rPr>
        <w:t xml:space="preserve"> exception is thrown (11.13.1).</w:t>
      </w:r>
    </w:p>
    <w:p w14:paraId="2F46B88E"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The identifier </w:t>
      </w:r>
      <w:r w:rsidRPr="00185F7D">
        <w:rPr>
          <w:rFonts w:ascii="Courier New" w:hAnsi="Courier New" w:cs="Courier New"/>
          <w:b/>
        </w:rPr>
        <w:t>eval</w:t>
      </w:r>
      <w:r w:rsidRPr="00D00D4A">
        <w:rPr>
          <w:rFonts w:ascii="Arial" w:hAnsi="Arial"/>
        </w:rPr>
        <w:t xml:space="preserve"> </w:t>
      </w:r>
      <w:r>
        <w:rPr>
          <w:rFonts w:ascii="Arial" w:hAnsi="Arial"/>
        </w:rPr>
        <w:t>or</w:t>
      </w:r>
      <w:r w:rsidRPr="00D00D4A">
        <w:rPr>
          <w:rFonts w:ascii="Arial" w:hAnsi="Arial"/>
        </w:rPr>
        <w:t xml:space="preserve"> </w:t>
      </w:r>
      <w:r>
        <w:rPr>
          <w:rFonts w:ascii="Courier New" w:hAnsi="Courier New" w:cs="Courier New"/>
          <w:b/>
        </w:rPr>
        <w:t>arguments</w:t>
      </w:r>
      <w:r w:rsidRPr="00D00D4A">
        <w:rPr>
          <w:rFonts w:ascii="Arial" w:hAnsi="Arial"/>
        </w:rPr>
        <w:t xml:space="preserve"> may not appear as the </w:t>
      </w:r>
      <w:r w:rsidRPr="00895113">
        <w:rPr>
          <w:i/>
        </w:rPr>
        <w:t>LeftHandSideExpression</w:t>
      </w:r>
      <w:r w:rsidRPr="00D00D4A">
        <w:rPr>
          <w:rFonts w:ascii="Arial" w:hAnsi="Arial"/>
        </w:rPr>
        <w:t xml:space="preserve"> of an Assignment operator (11.13) or of a </w:t>
      </w:r>
      <w:r w:rsidRPr="00895113">
        <w:rPr>
          <w:i/>
        </w:rPr>
        <w:t>PostfixExpression</w:t>
      </w:r>
      <w:r w:rsidRPr="00D00D4A">
        <w:rPr>
          <w:rFonts w:ascii="Arial" w:hAnsi="Arial"/>
        </w:rPr>
        <w:t xml:space="preserve"> (11.3) or as the </w:t>
      </w:r>
      <w:r w:rsidRPr="00895113">
        <w:rPr>
          <w:i/>
        </w:rPr>
        <w:t>UnaryExpression</w:t>
      </w:r>
      <w:r w:rsidRPr="00D00D4A">
        <w:rPr>
          <w:rFonts w:ascii="Arial" w:hAnsi="Arial"/>
        </w:rPr>
        <w:t xml:space="preserve"> operated upon by a Prefix Increment (11.4.4) or a Prefix Decrement (11.4.5) operator. </w:t>
      </w:r>
    </w:p>
    <w:p w14:paraId="4722FD9F"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Arguments objects for strict mode functions define non-configurable accessor properties named </w:t>
      </w:r>
      <w:r w:rsidRPr="00EE0E84">
        <w:rPr>
          <w:rFonts w:ascii="Arial" w:hAnsi="Arial"/>
        </w:rPr>
        <w:t>"</w:t>
      </w:r>
      <w:r w:rsidRPr="00EE0E84">
        <w:rPr>
          <w:rFonts w:ascii="Courier New" w:hAnsi="Courier New" w:cs="Courier New"/>
          <w:b/>
        </w:rPr>
        <w:t>caller</w:t>
      </w:r>
      <w:r w:rsidRPr="00EE0E84">
        <w:rPr>
          <w:rFonts w:ascii="Arial" w:hAnsi="Arial"/>
        </w:rPr>
        <w:t>"</w:t>
      </w:r>
      <w:r w:rsidRPr="00D00D4A">
        <w:rPr>
          <w:rFonts w:ascii="Arial" w:hAnsi="Arial"/>
        </w:rPr>
        <w:t xml:space="preserve"> and </w:t>
      </w:r>
      <w:r w:rsidRPr="00EE0E84">
        <w:rPr>
          <w:rFonts w:ascii="Arial" w:hAnsi="Arial"/>
        </w:rPr>
        <w:t>"</w:t>
      </w:r>
      <w:r w:rsidRPr="00EE0E84">
        <w:rPr>
          <w:rFonts w:ascii="Courier New" w:hAnsi="Courier New" w:cs="Courier New"/>
          <w:b/>
        </w:rPr>
        <w:t>callee</w:t>
      </w:r>
      <w:r w:rsidRPr="00EE0E84">
        <w:rPr>
          <w:rFonts w:ascii="Arial" w:hAnsi="Arial"/>
        </w:rPr>
        <w:t>"</w:t>
      </w:r>
      <w:r w:rsidRPr="00D00D4A">
        <w:rPr>
          <w:rFonts w:ascii="Arial" w:hAnsi="Arial"/>
        </w:rPr>
        <w:t xml:space="preserve"> which throw a </w:t>
      </w:r>
      <w:r w:rsidRPr="00D00D4A">
        <w:rPr>
          <w:rFonts w:ascii="Arial" w:hAnsi="Arial"/>
          <w:b/>
        </w:rPr>
        <w:t xml:space="preserve">TypeError </w:t>
      </w:r>
      <w:r w:rsidRPr="00D00D4A">
        <w:rPr>
          <w:rFonts w:ascii="Arial" w:hAnsi="Arial"/>
        </w:rPr>
        <w:t>exception on access (10.6).</w:t>
      </w:r>
    </w:p>
    <w:p w14:paraId="24689507"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Arguments objects for strict mode functions </w:t>
      </w:r>
      <w:r>
        <w:rPr>
          <w:rFonts w:ascii="Arial" w:hAnsi="Arial"/>
        </w:rPr>
        <w:t>do not dynamically share their array indexed property values with the corresponding formal parameter bindings of their functions.</w:t>
      </w:r>
      <w:r w:rsidRPr="00D00D4A">
        <w:rPr>
          <w:rFonts w:ascii="Arial" w:hAnsi="Arial"/>
        </w:rPr>
        <w:t xml:space="preserve"> (10.6).</w:t>
      </w:r>
    </w:p>
    <w:p w14:paraId="5B2A0655"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For strict mode functions, if an arguments object is created the binding of the local identifier </w:t>
      </w:r>
      <w:r w:rsidRPr="00185F7D">
        <w:rPr>
          <w:rFonts w:ascii="Courier New" w:hAnsi="Courier New" w:cs="Courier New"/>
          <w:b/>
        </w:rPr>
        <w:t>arguments</w:t>
      </w:r>
      <w:r w:rsidRPr="00D00D4A">
        <w:rPr>
          <w:rFonts w:ascii="Arial" w:hAnsi="Arial"/>
        </w:rPr>
        <w:t xml:space="preserve"> to the arguments object is immutable and hence may not be the target of an assignment expression. (10.5).</w:t>
      </w:r>
    </w:p>
    <w:p w14:paraId="7641CE15"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It is a </w:t>
      </w:r>
      <w:r w:rsidRPr="00793687">
        <w:rPr>
          <w:rFonts w:ascii="Arial" w:hAnsi="Arial"/>
          <w:b/>
        </w:rPr>
        <w:t>SyntaxError</w:t>
      </w:r>
      <w:r>
        <w:t xml:space="preserve"> </w:t>
      </w:r>
      <w:r w:rsidRPr="00D00D4A">
        <w:rPr>
          <w:rFonts w:ascii="Arial" w:hAnsi="Arial"/>
        </w:rPr>
        <w:t xml:space="preserve">if strict mode code contains an </w:t>
      </w:r>
      <w:r w:rsidRPr="00895113">
        <w:rPr>
          <w:i/>
        </w:rPr>
        <w:t>ObjectLiteral</w:t>
      </w:r>
      <w:r w:rsidRPr="00D00D4A">
        <w:rPr>
          <w:rFonts w:ascii="Arial" w:hAnsi="Arial"/>
        </w:rPr>
        <w:t xml:space="preserve"> with more than one definition of any data property (11.1.5).</w:t>
      </w:r>
    </w:p>
    <w:p w14:paraId="558BE859" w14:textId="77777777" w:rsidR="00E80769" w:rsidRDefault="00E80769" w:rsidP="00E80769">
      <w:pPr>
        <w:pStyle w:val="Alg4"/>
        <w:numPr>
          <w:ilvl w:val="0"/>
          <w:numId w:val="28"/>
        </w:numPr>
        <w:tabs>
          <w:tab w:val="left" w:pos="900"/>
        </w:tabs>
        <w:spacing w:after="120"/>
        <w:ind w:left="900"/>
        <w:jc w:val="both"/>
        <w:rPr>
          <w:rFonts w:ascii="Arial" w:hAnsi="Arial"/>
        </w:rPr>
      </w:pPr>
      <w:r w:rsidRPr="00793687">
        <w:rPr>
          <w:rFonts w:ascii="Arial" w:hAnsi="Arial"/>
        </w:rPr>
        <w:t>It is a</w:t>
      </w:r>
      <w:r>
        <w:t xml:space="preserve"> </w:t>
      </w:r>
      <w:r w:rsidRPr="00793687">
        <w:rPr>
          <w:rFonts w:ascii="Arial" w:hAnsi="Arial"/>
          <w:b/>
        </w:rPr>
        <w:t>SyntaxError</w:t>
      </w:r>
      <w:r>
        <w:t xml:space="preserve"> </w:t>
      </w:r>
      <w:r w:rsidRPr="00793687">
        <w:rPr>
          <w:rFonts w:ascii="Arial" w:hAnsi="Arial"/>
        </w:rPr>
        <w:t>if the</w:t>
      </w:r>
      <w:r>
        <w:t xml:space="preserve"> </w:t>
      </w:r>
      <w:r w:rsidRPr="00241C98">
        <w:rPr>
          <w:i/>
        </w:rPr>
        <w:t>Identifier</w:t>
      </w:r>
      <w:r>
        <w:t xml:space="preserve"> </w:t>
      </w:r>
      <w:r>
        <w:rPr>
          <w:rFonts w:ascii="Courier New" w:hAnsi="Courier New" w:cs="Courier New"/>
          <w:b/>
        </w:rPr>
        <w:t>"eval"</w:t>
      </w:r>
      <w:r>
        <w:t xml:space="preserve"> </w:t>
      </w:r>
      <w:r w:rsidRPr="00793687">
        <w:rPr>
          <w:rFonts w:ascii="Arial" w:hAnsi="Arial"/>
        </w:rPr>
        <w:t>or the</w:t>
      </w:r>
      <w:r>
        <w:t xml:space="preserve"> </w:t>
      </w:r>
      <w:r w:rsidRPr="00241C98">
        <w:rPr>
          <w:i/>
        </w:rPr>
        <w:t xml:space="preserve">Identifier </w:t>
      </w:r>
      <w:r>
        <w:rPr>
          <w:rFonts w:ascii="Courier New" w:hAnsi="Courier New" w:cs="Courier New"/>
          <w:b/>
        </w:rPr>
        <w:t>"arguments"</w:t>
      </w:r>
      <w:r>
        <w:t xml:space="preserve"> </w:t>
      </w:r>
      <w:r w:rsidRPr="00793687">
        <w:rPr>
          <w:rFonts w:ascii="Arial" w:hAnsi="Arial"/>
        </w:rPr>
        <w:t>occurs as the</w:t>
      </w:r>
      <w:r>
        <w:t xml:space="preserve"> </w:t>
      </w:r>
      <w:r w:rsidRPr="00A53665">
        <w:rPr>
          <w:i/>
        </w:rPr>
        <w:t>Identifier</w:t>
      </w:r>
      <w:r>
        <w:t xml:space="preserve"> </w:t>
      </w:r>
      <w:r w:rsidRPr="00793687">
        <w:rPr>
          <w:rFonts w:ascii="Arial" w:hAnsi="Arial"/>
        </w:rPr>
        <w:t>in a</w:t>
      </w:r>
      <w:r>
        <w:t xml:space="preserve"> </w:t>
      </w:r>
      <w:r w:rsidRPr="00DD3DA3">
        <w:rPr>
          <w:rStyle w:val="bnf"/>
        </w:rPr>
        <w:t>PropertySetParameterList</w:t>
      </w:r>
      <w:r w:rsidRPr="00DD3DA3">
        <w:rPr>
          <w:rFonts w:ascii="Courier New" w:hAnsi="Courier New" w:cs="Courier New"/>
          <w:b/>
          <w:iCs/>
          <w:lang w:val="en-US"/>
        </w:rPr>
        <w:t xml:space="preserve"> </w:t>
      </w:r>
      <w:r w:rsidRPr="00793687">
        <w:rPr>
          <w:rFonts w:ascii="Arial" w:hAnsi="Arial"/>
        </w:rPr>
        <w:t>of a</w:t>
      </w:r>
      <w:r w:rsidRPr="008F6B36">
        <w:t xml:space="preserve"> </w:t>
      </w:r>
      <w:r w:rsidRPr="00FA7562">
        <w:rPr>
          <w:rStyle w:val="bnf"/>
        </w:rPr>
        <w:t>PropertyAssignment</w:t>
      </w:r>
      <w:r>
        <w:t xml:space="preserve"> </w:t>
      </w:r>
      <w:r w:rsidRPr="00793687">
        <w:rPr>
          <w:rFonts w:ascii="Arial" w:hAnsi="Arial"/>
        </w:rPr>
        <w:t xml:space="preserve">that is contained in strict code or if its </w:t>
      </w:r>
      <w:r w:rsidRPr="00241C98">
        <w:rPr>
          <w:i/>
        </w:rPr>
        <w:t>FunctionBody</w:t>
      </w:r>
      <w:r w:rsidRPr="008F6B36">
        <w:t xml:space="preserve"> </w:t>
      </w:r>
      <w:r w:rsidRPr="00793687">
        <w:rPr>
          <w:rFonts w:ascii="Arial" w:hAnsi="Arial"/>
        </w:rPr>
        <w:t>is strict code (11.1.5).</w:t>
      </w:r>
    </w:p>
    <w:p w14:paraId="735D8DBF"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Strict mode eval code cannot instantiate variables or functions in the variable environment of the caller to eval. Instead, a new variable environment is created and that environment is used for declaration binding instantiation for the eval code (10.4.2).</w:t>
      </w:r>
    </w:p>
    <w:p w14:paraId="6713DC69"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If </w:t>
      </w:r>
      <w:r w:rsidRPr="00D00D4A">
        <w:rPr>
          <w:rFonts w:ascii="Arial" w:hAnsi="Arial"/>
          <w:b/>
        </w:rPr>
        <w:t>this</w:t>
      </w:r>
      <w:r w:rsidRPr="00D00D4A">
        <w:rPr>
          <w:rFonts w:ascii="Arial" w:hAnsi="Arial"/>
        </w:rPr>
        <w:t xml:space="preserve"> is evaluated within strict mode code, then the </w:t>
      </w:r>
      <w:r w:rsidRPr="00D00D4A">
        <w:rPr>
          <w:rFonts w:ascii="Arial" w:hAnsi="Arial"/>
          <w:b/>
        </w:rPr>
        <w:t xml:space="preserve">this </w:t>
      </w:r>
      <w:r w:rsidRPr="00D00D4A">
        <w:rPr>
          <w:rFonts w:ascii="Arial" w:hAnsi="Arial"/>
        </w:rPr>
        <w:t xml:space="preserve">value is not coerced to an object. A </w:t>
      </w:r>
      <w:r w:rsidRPr="00D00D4A">
        <w:rPr>
          <w:rFonts w:ascii="Arial" w:hAnsi="Arial"/>
          <w:b/>
        </w:rPr>
        <w:t>this</w:t>
      </w:r>
      <w:r w:rsidRPr="00D00D4A">
        <w:rPr>
          <w:rFonts w:ascii="Arial" w:hAnsi="Arial"/>
        </w:rPr>
        <w:t xml:space="preserve"> value of </w:t>
      </w:r>
      <w:r w:rsidRPr="00D00D4A">
        <w:rPr>
          <w:rFonts w:ascii="Arial" w:hAnsi="Arial"/>
          <w:b/>
        </w:rPr>
        <w:t>null</w:t>
      </w:r>
      <w:r w:rsidRPr="00D00D4A">
        <w:rPr>
          <w:rFonts w:ascii="Arial" w:hAnsi="Arial"/>
        </w:rPr>
        <w:t xml:space="preserve"> or </w:t>
      </w:r>
      <w:r w:rsidRPr="00D00D4A">
        <w:rPr>
          <w:rFonts w:ascii="Arial" w:hAnsi="Arial"/>
          <w:b/>
        </w:rPr>
        <w:t>undefined</w:t>
      </w:r>
      <w:r w:rsidRPr="00D00D4A">
        <w:rPr>
          <w:rFonts w:ascii="Arial" w:hAnsi="Arial"/>
        </w:rPr>
        <w:t xml:space="preserve"> is not converted to the global object and primitive values are not converted to wrapper objects. </w:t>
      </w:r>
      <w:r>
        <w:rPr>
          <w:rFonts w:ascii="Arial" w:hAnsi="Arial"/>
        </w:rPr>
        <w:t>T</w:t>
      </w:r>
      <w:r w:rsidRPr="00D00D4A">
        <w:rPr>
          <w:rFonts w:ascii="Arial" w:hAnsi="Arial"/>
        </w:rPr>
        <w:t xml:space="preserve">he </w:t>
      </w:r>
      <w:r w:rsidRPr="00700AF6">
        <w:rPr>
          <w:rFonts w:ascii="Arial" w:hAnsi="Arial"/>
          <w:b/>
        </w:rPr>
        <w:t>this</w:t>
      </w:r>
      <w:r w:rsidRPr="00D00D4A">
        <w:rPr>
          <w:rFonts w:ascii="Arial" w:hAnsi="Arial"/>
        </w:rPr>
        <w:t xml:space="preserve"> value passed via a function call (including calls made using </w:t>
      </w:r>
      <w:r w:rsidRPr="00185F7D">
        <w:rPr>
          <w:rFonts w:ascii="Courier New" w:hAnsi="Courier New" w:cs="Courier New"/>
          <w:b/>
        </w:rPr>
        <w:t>Function.prototype.apply</w:t>
      </w:r>
      <w:r w:rsidRPr="00D00D4A">
        <w:rPr>
          <w:rFonts w:ascii="Arial" w:hAnsi="Arial"/>
        </w:rPr>
        <w:t xml:space="preserve"> and </w:t>
      </w:r>
      <w:r w:rsidRPr="00185F7D">
        <w:rPr>
          <w:rFonts w:ascii="Courier New" w:hAnsi="Courier New" w:cs="Courier New"/>
          <w:b/>
        </w:rPr>
        <w:t>Function.prototype.call</w:t>
      </w:r>
      <w:r w:rsidRPr="00D00D4A">
        <w:rPr>
          <w:rFonts w:ascii="Arial" w:hAnsi="Arial"/>
          <w:b/>
        </w:rPr>
        <w:t>)</w:t>
      </w:r>
      <w:r w:rsidRPr="00D00D4A">
        <w:rPr>
          <w:rFonts w:ascii="Arial" w:hAnsi="Arial"/>
        </w:rPr>
        <w:t xml:space="preserve"> do not coerce the passed this value to an object (10.4.3, 11.1.1, 15.3.4.3, 15.3.4.4).</w:t>
      </w:r>
    </w:p>
    <w:p w14:paraId="7FFB8414"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When a </w:t>
      </w:r>
      <w:r w:rsidRPr="000C476C">
        <w:rPr>
          <w:rFonts w:ascii="Courier New" w:hAnsi="Courier New" w:cs="Courier New"/>
          <w:b/>
        </w:rPr>
        <w:t>delete</w:t>
      </w:r>
      <w:r w:rsidRPr="00895113">
        <w:rPr>
          <w:rFonts w:ascii="Arial" w:hAnsi="Arial"/>
        </w:rPr>
        <w:t xml:space="preserve"> </w:t>
      </w:r>
      <w:r w:rsidRPr="00D00D4A">
        <w:rPr>
          <w:rFonts w:ascii="Arial" w:hAnsi="Arial"/>
        </w:rPr>
        <w:t xml:space="preserve">operator occurs within strict mode code, a </w:t>
      </w:r>
      <w:r w:rsidRPr="00D00D4A">
        <w:rPr>
          <w:rFonts w:ascii="Arial" w:hAnsi="Arial"/>
          <w:b/>
        </w:rPr>
        <w:t xml:space="preserve">SyntaxError </w:t>
      </w:r>
      <w:r w:rsidRPr="00D00D4A">
        <w:rPr>
          <w:rFonts w:ascii="Arial" w:hAnsi="Arial"/>
        </w:rPr>
        <w:t xml:space="preserve">is thrown if its </w:t>
      </w:r>
      <w:r w:rsidRPr="00895113">
        <w:rPr>
          <w:i/>
        </w:rPr>
        <w:t>UnaryExpression</w:t>
      </w:r>
      <w:r w:rsidRPr="00D00D4A">
        <w:rPr>
          <w:rFonts w:ascii="Arial" w:hAnsi="Arial"/>
        </w:rPr>
        <w:t xml:space="preserve"> is a direct reference to a variable, function argument, or function name(11.4.1</w:t>
      </w:r>
      <w:r>
        <w:rPr>
          <w:rFonts w:ascii="Arial" w:hAnsi="Arial"/>
        </w:rPr>
        <w:t>).</w:t>
      </w:r>
    </w:p>
    <w:p w14:paraId="6F06EE98"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When a </w:t>
      </w:r>
      <w:r w:rsidRPr="000C476C">
        <w:rPr>
          <w:rFonts w:ascii="Courier New" w:hAnsi="Courier New" w:cs="Courier New"/>
          <w:b/>
        </w:rPr>
        <w:t>delete</w:t>
      </w:r>
      <w:r w:rsidRPr="00895113">
        <w:rPr>
          <w:rFonts w:ascii="Arial" w:hAnsi="Arial"/>
        </w:rPr>
        <w:t xml:space="preserve"> </w:t>
      </w:r>
      <w:r w:rsidRPr="00D00D4A">
        <w:rPr>
          <w:rFonts w:ascii="Arial" w:hAnsi="Arial"/>
        </w:rPr>
        <w:t xml:space="preserve">operator occurs within strict mode code, a </w:t>
      </w:r>
      <w:r w:rsidRPr="00D00D4A">
        <w:rPr>
          <w:rFonts w:ascii="Arial" w:hAnsi="Arial"/>
          <w:b/>
        </w:rPr>
        <w:t>TypeError</w:t>
      </w:r>
      <w:r>
        <w:rPr>
          <w:rFonts w:ascii="Courier New" w:hAnsi="Courier New" w:cs="Courier New"/>
        </w:rPr>
        <w:t xml:space="preserve"> </w:t>
      </w:r>
      <w:r w:rsidRPr="00D00D4A">
        <w:rPr>
          <w:rFonts w:ascii="Arial" w:hAnsi="Arial"/>
        </w:rPr>
        <w:t>is thrown if</w:t>
      </w:r>
      <w:r>
        <w:rPr>
          <w:rFonts w:ascii="Arial" w:hAnsi="Arial"/>
        </w:rPr>
        <w:t xml:space="preserve"> </w:t>
      </w:r>
      <w:r w:rsidRPr="00D00D4A">
        <w:rPr>
          <w:rFonts w:ascii="Arial" w:hAnsi="Arial"/>
        </w:rPr>
        <w:t>the property to be deleted has the attribute { [[Configurable]]:</w:t>
      </w:r>
      <w:r w:rsidRPr="00D00D4A">
        <w:rPr>
          <w:rFonts w:ascii="Arial" w:hAnsi="Arial"/>
          <w:b/>
        </w:rPr>
        <w:t>false</w:t>
      </w:r>
      <w:r w:rsidRPr="00D00D4A">
        <w:rPr>
          <w:rFonts w:ascii="Arial" w:hAnsi="Arial"/>
        </w:rPr>
        <w:t xml:space="preserve"> } (11.4.1).</w:t>
      </w:r>
    </w:p>
    <w:p w14:paraId="77FC3CD2"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It is a </w:t>
      </w:r>
      <w:r w:rsidRPr="00D00D4A">
        <w:rPr>
          <w:rFonts w:ascii="Arial" w:hAnsi="Arial"/>
          <w:b/>
        </w:rPr>
        <w:t>SyntaxError</w:t>
      </w:r>
      <w:r w:rsidRPr="00D00D4A">
        <w:rPr>
          <w:rFonts w:ascii="Arial" w:hAnsi="Arial"/>
        </w:rPr>
        <w:t xml:space="preserve"> if a </w:t>
      </w:r>
      <w:r w:rsidRPr="00895113">
        <w:rPr>
          <w:i/>
        </w:rPr>
        <w:t>VariableDeclaration</w:t>
      </w:r>
      <w:r w:rsidRPr="00D00D4A">
        <w:rPr>
          <w:rFonts w:ascii="Arial" w:hAnsi="Arial"/>
        </w:rPr>
        <w:t xml:space="preserve"> or </w:t>
      </w:r>
      <w:r w:rsidRPr="00895113">
        <w:rPr>
          <w:i/>
        </w:rPr>
        <w:t>VariableDeclarationNoIn</w:t>
      </w:r>
      <w:r w:rsidRPr="00D00D4A">
        <w:rPr>
          <w:rFonts w:ascii="Arial" w:hAnsi="Arial"/>
        </w:rPr>
        <w:t xml:space="preserve"> occurs within strict code and its  </w:t>
      </w:r>
      <w:r w:rsidRPr="00895113">
        <w:rPr>
          <w:i/>
        </w:rPr>
        <w:t>Identifier</w:t>
      </w:r>
      <w:r w:rsidRPr="00D00D4A">
        <w:rPr>
          <w:rFonts w:ascii="Arial" w:hAnsi="Arial"/>
        </w:rPr>
        <w:t xml:space="preserve"> is </w:t>
      </w:r>
      <w:r>
        <w:rPr>
          <w:rFonts w:ascii="Courier New" w:hAnsi="Courier New" w:cs="Courier New"/>
          <w:b/>
        </w:rPr>
        <w:t>eval</w:t>
      </w:r>
      <w:r w:rsidRPr="00D00D4A">
        <w:rPr>
          <w:rFonts w:ascii="Arial" w:hAnsi="Arial"/>
          <w:b/>
        </w:rPr>
        <w:t xml:space="preserve"> </w:t>
      </w:r>
      <w:r w:rsidRPr="00D00D4A">
        <w:rPr>
          <w:rFonts w:ascii="Arial" w:hAnsi="Arial"/>
        </w:rPr>
        <w:t>or</w:t>
      </w:r>
      <w:r w:rsidRPr="00D00D4A">
        <w:rPr>
          <w:rFonts w:ascii="Arial" w:hAnsi="Arial"/>
          <w:b/>
        </w:rPr>
        <w:t xml:space="preserve"> </w:t>
      </w:r>
      <w:r w:rsidRPr="00287A3C">
        <w:rPr>
          <w:rFonts w:ascii="Courier New" w:hAnsi="Courier New" w:cs="Courier New"/>
          <w:b/>
        </w:rPr>
        <w:t>arguments</w:t>
      </w:r>
      <w:r w:rsidRPr="00D00D4A">
        <w:rPr>
          <w:rFonts w:ascii="Arial" w:hAnsi="Arial"/>
        </w:rPr>
        <w:t xml:space="preserve"> (12.2.1).</w:t>
      </w:r>
    </w:p>
    <w:p w14:paraId="22B62B05"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Strict mode code may not include a </w:t>
      </w:r>
      <w:r w:rsidRPr="00895113">
        <w:rPr>
          <w:i/>
        </w:rPr>
        <w:t>WithStatement</w:t>
      </w:r>
      <w:r w:rsidRPr="00D00D4A">
        <w:rPr>
          <w:rFonts w:ascii="Arial" w:hAnsi="Arial"/>
        </w:rPr>
        <w:t xml:space="preserve">. The occurrence of a </w:t>
      </w:r>
      <w:r w:rsidRPr="00895113">
        <w:rPr>
          <w:i/>
        </w:rPr>
        <w:t>WithStatement</w:t>
      </w:r>
      <w:r w:rsidRPr="00D00D4A">
        <w:rPr>
          <w:rFonts w:ascii="Arial" w:hAnsi="Arial"/>
        </w:rPr>
        <w:t xml:space="preserve"> in such a context is an </w:t>
      </w:r>
      <w:r w:rsidRPr="00D00D4A">
        <w:rPr>
          <w:rFonts w:ascii="Arial" w:hAnsi="Arial"/>
          <w:b/>
        </w:rPr>
        <w:t>SyntaxError</w:t>
      </w:r>
      <w:r w:rsidRPr="00D00D4A">
        <w:rPr>
          <w:rFonts w:ascii="Arial" w:hAnsi="Arial"/>
        </w:rPr>
        <w:t xml:space="preserve"> (12.10).</w:t>
      </w:r>
    </w:p>
    <w:p w14:paraId="419D137E" w14:textId="77777777" w:rsidR="00E80769" w:rsidRDefault="00E80769" w:rsidP="00E80769">
      <w:pPr>
        <w:numPr>
          <w:ilvl w:val="0"/>
          <w:numId w:val="28"/>
        </w:numPr>
        <w:tabs>
          <w:tab w:val="left" w:pos="900"/>
        </w:tabs>
        <w:spacing w:after="120" w:line="240" w:lineRule="auto"/>
        <w:ind w:left="900"/>
      </w:pPr>
      <w:r>
        <w:t xml:space="preserve">It is a </w:t>
      </w:r>
      <w:r>
        <w:rPr>
          <w:b/>
        </w:rPr>
        <w:t>SyntaxError</w:t>
      </w:r>
      <w:r>
        <w:t xml:space="preserve"> if a </w:t>
      </w:r>
      <w:r w:rsidRPr="00895113">
        <w:rPr>
          <w:rFonts w:ascii="Times New Roman" w:hAnsi="Times New Roman"/>
          <w:i/>
        </w:rPr>
        <w:t>TryStatement</w:t>
      </w:r>
      <w:r>
        <w:t xml:space="preserve"> with a  </w:t>
      </w:r>
      <w:r w:rsidRPr="00895113">
        <w:rPr>
          <w:rFonts w:ascii="Times New Roman" w:hAnsi="Times New Roman"/>
          <w:i/>
        </w:rPr>
        <w:t>Catch</w:t>
      </w:r>
      <w:r>
        <w:t xml:space="preserve"> occurs within strict code and the </w:t>
      </w:r>
      <w:r w:rsidRPr="00895113">
        <w:rPr>
          <w:rFonts w:ascii="Times New Roman" w:hAnsi="Times New Roman"/>
          <w:i/>
        </w:rPr>
        <w:t>Identifier</w:t>
      </w:r>
      <w:r>
        <w:t xml:space="preserve"> of the </w:t>
      </w:r>
      <w:r w:rsidRPr="00895113">
        <w:rPr>
          <w:rFonts w:ascii="Times New Roman" w:hAnsi="Times New Roman"/>
          <w:i/>
        </w:rPr>
        <w:t>Catch</w:t>
      </w:r>
      <w:r>
        <w:t xml:space="preserve"> production is </w:t>
      </w:r>
      <w:r>
        <w:rPr>
          <w:rFonts w:ascii="Courier New" w:hAnsi="Courier New" w:cs="Courier New"/>
          <w:b/>
        </w:rPr>
        <w:t>eval</w:t>
      </w:r>
      <w:r>
        <w:t xml:space="preserve"> </w:t>
      </w:r>
      <w:r w:rsidRPr="00287A3C">
        <w:t>or</w:t>
      </w:r>
      <w:r>
        <w:rPr>
          <w:b/>
        </w:rPr>
        <w:t xml:space="preserve"> </w:t>
      </w:r>
      <w:r w:rsidRPr="00287A3C">
        <w:rPr>
          <w:rFonts w:ascii="Courier New" w:hAnsi="Courier New" w:cs="Courier New"/>
          <w:b/>
        </w:rPr>
        <w:t>arguments</w:t>
      </w:r>
      <w:r>
        <w:t xml:space="preserve"> (12.14.1)</w:t>
      </w:r>
    </w:p>
    <w:p w14:paraId="420196D9" w14:textId="77777777" w:rsidR="00E80769" w:rsidRPr="00984A3F" w:rsidRDefault="00E80769" w:rsidP="00E80769">
      <w:pPr>
        <w:numPr>
          <w:ilvl w:val="0"/>
          <w:numId w:val="28"/>
        </w:numPr>
        <w:tabs>
          <w:tab w:val="left" w:pos="900"/>
        </w:tabs>
        <w:spacing w:after="120" w:line="240" w:lineRule="auto"/>
        <w:ind w:left="900"/>
      </w:pPr>
      <w:r>
        <w:t xml:space="preserve">It is a </w:t>
      </w:r>
      <w:r>
        <w:rPr>
          <w:b/>
        </w:rPr>
        <w:t>SyntaxError</w:t>
      </w:r>
      <w:r>
        <w:t xml:space="preserve"> if  the </w:t>
      </w:r>
      <w:r w:rsidRPr="00185F7D">
        <w:t>identifier</w:t>
      </w:r>
      <w:r w:rsidRPr="00984A3F">
        <w:t xml:space="preserve"> </w:t>
      </w:r>
      <w:r>
        <w:rPr>
          <w:rFonts w:ascii="Courier New" w:hAnsi="Courier New" w:cs="Courier New"/>
          <w:b/>
        </w:rPr>
        <w:t>eval</w:t>
      </w:r>
      <w:r w:rsidRPr="00984A3F">
        <w:t xml:space="preserve"> </w:t>
      </w:r>
      <w:r w:rsidRPr="00287A3C">
        <w:t>or</w:t>
      </w:r>
      <w:r>
        <w:rPr>
          <w:b/>
        </w:rPr>
        <w:t xml:space="preserve"> </w:t>
      </w:r>
      <w:r w:rsidRPr="00287A3C">
        <w:rPr>
          <w:rFonts w:ascii="Courier New" w:hAnsi="Courier New" w:cs="Courier New"/>
          <w:b/>
        </w:rPr>
        <w:t>arguments</w:t>
      </w:r>
      <w:r w:rsidRPr="00984A3F">
        <w:t xml:space="preserve"> </w:t>
      </w:r>
      <w:r w:rsidRPr="00185F7D">
        <w:t>appear</w:t>
      </w:r>
      <w:r>
        <w:t>s</w:t>
      </w:r>
      <w:r w:rsidRPr="00984A3F">
        <w:t xml:space="preserve"> within a </w:t>
      </w:r>
      <w:r w:rsidRPr="00895113">
        <w:rPr>
          <w:rFonts w:ascii="Times New Roman" w:hAnsi="Times New Roman"/>
          <w:i/>
        </w:rPr>
        <w:t>FormalParameterList</w:t>
      </w:r>
      <w:r w:rsidRPr="00984A3F">
        <w:t xml:space="preserve"> of a strict mode </w:t>
      </w:r>
      <w:r w:rsidRPr="00895113">
        <w:rPr>
          <w:rFonts w:ascii="Times New Roman" w:hAnsi="Times New Roman"/>
          <w:i/>
        </w:rPr>
        <w:t>FunctionDeclaration</w:t>
      </w:r>
      <w:r w:rsidRPr="00984A3F">
        <w:t xml:space="preserve"> or </w:t>
      </w:r>
      <w:r w:rsidRPr="00895113">
        <w:rPr>
          <w:rFonts w:ascii="Times New Roman" w:hAnsi="Times New Roman"/>
          <w:i/>
        </w:rPr>
        <w:t>FunctionExpression</w:t>
      </w:r>
      <w:r w:rsidRPr="00984A3F">
        <w:t xml:space="preserve"> (13.1)</w:t>
      </w:r>
    </w:p>
    <w:p w14:paraId="5204E703"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A strict mode function may not have two or more formal parameters that have the same name. An attempt to create such a function using a </w:t>
      </w:r>
      <w:r w:rsidRPr="00895113">
        <w:rPr>
          <w:i/>
        </w:rPr>
        <w:t>FunctionDeclaration</w:t>
      </w:r>
      <w:r w:rsidRPr="00D00D4A">
        <w:rPr>
          <w:rFonts w:ascii="Arial" w:hAnsi="Arial"/>
        </w:rPr>
        <w:t xml:space="preserve">, </w:t>
      </w:r>
      <w:r w:rsidRPr="00895113">
        <w:rPr>
          <w:i/>
        </w:rPr>
        <w:t>FunctionExpression</w:t>
      </w:r>
      <w:r w:rsidRPr="00D00D4A">
        <w:rPr>
          <w:rFonts w:ascii="Arial" w:hAnsi="Arial"/>
        </w:rPr>
        <w:t xml:space="preserve">, or </w:t>
      </w:r>
      <w:r w:rsidRPr="00EE0E84">
        <w:rPr>
          <w:rFonts w:ascii="Courier New" w:hAnsi="Courier New" w:cs="Courier New"/>
          <w:b/>
        </w:rPr>
        <w:t>Function</w:t>
      </w:r>
      <w:r w:rsidRPr="00D00D4A">
        <w:rPr>
          <w:rFonts w:ascii="Arial" w:hAnsi="Arial"/>
        </w:rPr>
        <w:t xml:space="preserve"> constructor is a </w:t>
      </w:r>
      <w:r w:rsidRPr="00D00D4A">
        <w:rPr>
          <w:rFonts w:ascii="Arial" w:hAnsi="Arial"/>
          <w:b/>
        </w:rPr>
        <w:t>Syntax</w:t>
      </w:r>
      <w:r w:rsidRPr="00895113">
        <w:rPr>
          <w:rFonts w:ascii="Arial" w:hAnsi="Arial"/>
          <w:b/>
        </w:rPr>
        <w:t>Error</w:t>
      </w:r>
      <w:r w:rsidRPr="00D00D4A">
        <w:rPr>
          <w:rFonts w:ascii="Arial" w:hAnsi="Arial"/>
          <w:b/>
        </w:rPr>
        <w:t xml:space="preserve"> </w:t>
      </w:r>
      <w:r w:rsidRPr="00D00D4A">
        <w:rPr>
          <w:rFonts w:ascii="Arial" w:hAnsi="Arial"/>
        </w:rPr>
        <w:t>(13.1, 15.3.2).</w:t>
      </w:r>
    </w:p>
    <w:p w14:paraId="211F3250"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An implementation may not </w:t>
      </w:r>
      <w:r w:rsidRPr="005819E1">
        <w:rPr>
          <w:rFonts w:ascii="Arial" w:hAnsi="Arial"/>
        </w:rPr>
        <w:t>extend, beyond that defined in this specification, the</w:t>
      </w:r>
      <w:r w:rsidRPr="00D00D4A">
        <w:rPr>
          <w:rFonts w:ascii="Arial" w:hAnsi="Arial"/>
        </w:rPr>
        <w:t xml:space="preserve"> meanings within strict mode functions </w:t>
      </w:r>
      <w:r>
        <w:rPr>
          <w:rFonts w:ascii="Arial" w:hAnsi="Arial"/>
        </w:rPr>
        <w:t>of</w:t>
      </w:r>
      <w:r w:rsidRPr="00D00D4A">
        <w:rPr>
          <w:rFonts w:ascii="Arial" w:hAnsi="Arial"/>
        </w:rPr>
        <w:t xml:space="preserve"> properties named </w:t>
      </w:r>
      <w:r w:rsidRPr="001A3CA0">
        <w:rPr>
          <w:rFonts w:ascii="Courier New" w:hAnsi="Courier New" w:cs="Courier New"/>
          <w:b/>
        </w:rPr>
        <w:t>caller</w:t>
      </w:r>
      <w:r w:rsidRPr="00D00D4A">
        <w:rPr>
          <w:rFonts w:ascii="Arial" w:hAnsi="Arial"/>
        </w:rPr>
        <w:t xml:space="preserve"> or </w:t>
      </w:r>
      <w:r w:rsidRPr="001A3CA0">
        <w:rPr>
          <w:rFonts w:ascii="Courier New" w:hAnsi="Courier New" w:cs="Courier New"/>
          <w:b/>
        </w:rPr>
        <w:t>arguments</w:t>
      </w:r>
      <w:r w:rsidRPr="00D00D4A">
        <w:rPr>
          <w:rFonts w:ascii="Arial" w:hAnsi="Arial"/>
        </w:rPr>
        <w:t xml:space="preserve"> of function instances. ECMAScript code may not create or modify properties with these names on function objects that correspond to strict mode functions (</w:t>
      </w:r>
      <w:r>
        <w:rPr>
          <w:rFonts w:ascii="Arial" w:hAnsi="Arial"/>
        </w:rPr>
        <w:t xml:space="preserve">10.6, </w:t>
      </w:r>
      <w:r w:rsidRPr="00D00D4A">
        <w:rPr>
          <w:rFonts w:ascii="Arial" w:hAnsi="Arial"/>
        </w:rPr>
        <w:t>13.2</w:t>
      </w:r>
      <w:r>
        <w:rPr>
          <w:rFonts w:ascii="Arial" w:hAnsi="Arial"/>
        </w:rPr>
        <w:t>, 15.3.4.5.3</w:t>
      </w:r>
      <w:r w:rsidRPr="00D00D4A">
        <w:rPr>
          <w:rFonts w:ascii="Arial" w:hAnsi="Arial"/>
        </w:rPr>
        <w:t>).</w:t>
      </w:r>
    </w:p>
    <w:p w14:paraId="44D9E0D5"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It is a </w:t>
      </w:r>
      <w:r w:rsidRPr="00D00D4A">
        <w:rPr>
          <w:rFonts w:ascii="Arial" w:hAnsi="Arial"/>
          <w:b/>
        </w:rPr>
        <w:t>SyntaxError</w:t>
      </w:r>
      <w:r w:rsidRPr="00D00D4A">
        <w:rPr>
          <w:rFonts w:ascii="Arial" w:hAnsi="Arial"/>
        </w:rPr>
        <w:t xml:space="preserve"> to use within strict mode code the identifiers </w:t>
      </w:r>
      <w:r w:rsidRPr="001A3CA0">
        <w:rPr>
          <w:rFonts w:ascii="Courier New" w:hAnsi="Courier New" w:cs="Courier New"/>
          <w:b/>
        </w:rPr>
        <w:t>eval</w:t>
      </w:r>
      <w:r w:rsidRPr="00D00D4A">
        <w:rPr>
          <w:rFonts w:ascii="Arial" w:hAnsi="Arial"/>
        </w:rPr>
        <w:t xml:space="preserve"> or </w:t>
      </w:r>
      <w:r w:rsidRPr="001A3CA0">
        <w:rPr>
          <w:rFonts w:ascii="Courier New" w:hAnsi="Courier New" w:cs="Courier New"/>
          <w:b/>
        </w:rPr>
        <w:t>arguments</w:t>
      </w:r>
      <w:r w:rsidRPr="00D00D4A">
        <w:rPr>
          <w:rFonts w:ascii="Arial" w:hAnsi="Arial"/>
        </w:rPr>
        <w:t xml:space="preserve"> as the </w:t>
      </w:r>
      <w:r w:rsidRPr="00895113">
        <w:rPr>
          <w:i/>
        </w:rPr>
        <w:t>Identifier</w:t>
      </w:r>
      <w:r w:rsidRPr="00D00D4A">
        <w:rPr>
          <w:rFonts w:ascii="Arial" w:hAnsi="Arial"/>
        </w:rPr>
        <w:t xml:space="preserve"> of a </w:t>
      </w:r>
      <w:r w:rsidRPr="00895113">
        <w:rPr>
          <w:i/>
        </w:rPr>
        <w:t>FunctionDeclaration</w:t>
      </w:r>
      <w:r w:rsidRPr="00D00D4A">
        <w:rPr>
          <w:rFonts w:ascii="Arial" w:hAnsi="Arial"/>
        </w:rPr>
        <w:t xml:space="preserve"> or </w:t>
      </w:r>
      <w:r w:rsidRPr="00895113">
        <w:rPr>
          <w:i/>
        </w:rPr>
        <w:t>FunctionExpression</w:t>
      </w:r>
      <w:r w:rsidRPr="00D00D4A">
        <w:rPr>
          <w:rFonts w:ascii="Arial" w:hAnsi="Arial"/>
        </w:rPr>
        <w:t xml:space="preserve"> or as a formal parameter name (13.1). Attempting to dynamically define such a strict mode function using the </w:t>
      </w:r>
      <w:r w:rsidRPr="00EE0E84">
        <w:rPr>
          <w:rFonts w:ascii="Courier New" w:hAnsi="Courier New" w:cs="Courier New"/>
          <w:b/>
        </w:rPr>
        <w:t>Function</w:t>
      </w:r>
      <w:r w:rsidRPr="00D00D4A">
        <w:rPr>
          <w:rFonts w:ascii="Arial" w:hAnsi="Arial"/>
        </w:rPr>
        <w:t xml:space="preserve"> constructor (15.3.2) will throw a </w:t>
      </w:r>
      <w:r w:rsidRPr="00D00D4A">
        <w:rPr>
          <w:rFonts w:ascii="Arial" w:hAnsi="Arial"/>
          <w:b/>
        </w:rPr>
        <w:t>SyntaxError</w:t>
      </w:r>
      <w:r w:rsidRPr="00D00D4A">
        <w:rPr>
          <w:rFonts w:ascii="Arial" w:hAnsi="Arial"/>
        </w:rPr>
        <w:t xml:space="preserve"> exception.</w:t>
      </w:r>
    </w:p>
    <w:p w14:paraId="759326F0" w14:textId="77777777" w:rsidR="00990F07" w:rsidRDefault="00990F07" w:rsidP="00990F07">
      <w:pPr>
        <w:spacing w:after="120"/>
        <w:rPr>
          <w:rFonts w:eastAsia="Arial Unicode MS"/>
          <w:color w:val="000000"/>
          <w:szCs w:val="21"/>
        </w:rPr>
      </w:pPr>
    </w:p>
    <w:p w14:paraId="2949C40B" w14:textId="77777777" w:rsidR="00990F07" w:rsidRDefault="00990F07" w:rsidP="00990F07">
      <w:pPr>
        <w:pStyle w:val="ANNEX"/>
      </w:pPr>
      <w:r>
        <w:rPr>
          <w:b w:val="0"/>
        </w:rPr>
        <w:br/>
      </w:r>
      <w:bookmarkStart w:id="7026" w:name="_Toc153968591"/>
      <w:r>
        <w:rPr>
          <w:b w:val="0"/>
        </w:rPr>
        <w:t>(informative)</w:t>
      </w:r>
      <w:r>
        <w:rPr>
          <w:b w:val="0"/>
        </w:rPr>
        <w:br/>
      </w:r>
      <w:r w:rsidRPr="0026283E">
        <w:rPr>
          <w:b w:val="0"/>
        </w:rPr>
        <w:fldChar w:fldCharType="begin"/>
      </w:r>
      <w:r w:rsidRPr="0026283E">
        <w:rPr>
          <w:b w:val="0"/>
        </w:rPr>
        <w:instrText xml:space="preserve">SEQ aaa \h </w:instrText>
      </w:r>
      <w:del w:id="7027" w:author="Allen Wirfs-Brock rev2" w:date="2011-07-20T13:24:00Z">
        <w:r w:rsidR="00531E56" w:rsidDel="004E0EFF">
          <w:rPr>
            <w:b w:val="0"/>
          </w:rPr>
          <w:fldChar w:fldCharType="separate"/>
        </w:r>
      </w:del>
      <w:r w:rsidRPr="0026283E">
        <w:rPr>
          <w:b w:val="0"/>
        </w:rPr>
        <w:fldChar w:fldCharType="end"/>
      </w:r>
      <w:r w:rsidRPr="0026283E">
        <w:rPr>
          <w:b w:val="0"/>
        </w:rPr>
        <w:fldChar w:fldCharType="begin"/>
      </w:r>
      <w:r w:rsidRPr="0026283E">
        <w:rPr>
          <w:b w:val="0"/>
        </w:rPr>
        <w:instrText xml:space="preserve">SEQ table \r0\h </w:instrText>
      </w:r>
      <w:del w:id="7028" w:author="Allen Wirfs-Brock rev2" w:date="2011-07-20T13:24:00Z">
        <w:r w:rsidR="00531E56" w:rsidDel="004E0EFF">
          <w:rPr>
            <w:b w:val="0"/>
          </w:rPr>
          <w:fldChar w:fldCharType="separate"/>
        </w:r>
      </w:del>
      <w:r w:rsidRPr="0026283E">
        <w:rPr>
          <w:b w:val="0"/>
        </w:rPr>
        <w:fldChar w:fldCharType="end"/>
      </w:r>
      <w:r w:rsidRPr="0026283E">
        <w:rPr>
          <w:b w:val="0"/>
        </w:rPr>
        <w:fldChar w:fldCharType="begin"/>
      </w:r>
      <w:r w:rsidRPr="0026283E">
        <w:rPr>
          <w:b w:val="0"/>
        </w:rPr>
        <w:instrText xml:space="preserve">SEQ figure \r0\h </w:instrText>
      </w:r>
      <w:del w:id="7029" w:author="Allen Wirfs-Brock rev2" w:date="2011-07-20T13:24:00Z">
        <w:r w:rsidR="00531E56" w:rsidDel="004E0EFF">
          <w:rPr>
            <w:b w:val="0"/>
          </w:rPr>
          <w:fldChar w:fldCharType="separate"/>
        </w:r>
      </w:del>
      <w:r w:rsidRPr="0026283E">
        <w:rPr>
          <w:b w:val="0"/>
        </w:rPr>
        <w:fldChar w:fldCharType="end"/>
      </w:r>
      <w:r>
        <w:br/>
      </w:r>
      <w:bookmarkStart w:id="7030" w:name="_Toc202449583"/>
      <w:bookmarkStart w:id="7031" w:name="_Toc235503579"/>
      <w:r w:rsidRPr="00AD1EC3">
        <w:t>Correction</w:t>
      </w:r>
      <w:r>
        <w:t>s</w:t>
      </w:r>
      <w:r w:rsidRPr="00AD1EC3">
        <w:t xml:space="preserve"> and Clarifications in the 5</w:t>
      </w:r>
      <w:r w:rsidRPr="00AD1EC3">
        <w:rPr>
          <w:vertAlign w:val="superscript"/>
        </w:rPr>
        <w:t>th</w:t>
      </w:r>
      <w:r w:rsidRPr="00AD1EC3">
        <w:t xml:space="preserve"> Edition</w:t>
      </w:r>
      <w:r>
        <w:br/>
      </w:r>
      <w:r w:rsidRPr="00AD1EC3">
        <w:t xml:space="preserve">with Possible </w:t>
      </w:r>
      <w:r>
        <w:t>3</w:t>
      </w:r>
      <w:r w:rsidRPr="003D40E3">
        <w:rPr>
          <w:vertAlign w:val="superscript"/>
        </w:rPr>
        <w:t>rd</w:t>
      </w:r>
      <w:r>
        <w:t xml:space="preserve"> Edition </w:t>
      </w:r>
      <w:r w:rsidRPr="00AD1EC3">
        <w:t>Compatibility Impact</w:t>
      </w:r>
      <w:bookmarkEnd w:id="7026"/>
      <w:bookmarkEnd w:id="7030"/>
      <w:bookmarkEnd w:id="7031"/>
    </w:p>
    <w:p w14:paraId="0DF2A168" w14:textId="77777777" w:rsidR="00E80769" w:rsidRDefault="00E80769" w:rsidP="00E80769">
      <w:r>
        <w:t xml:space="preserve">Throughout: In the Edition </w:t>
      </w:r>
      <w:r w:rsidR="00531E56">
        <w:t xml:space="preserve">3 </w:t>
      </w:r>
      <w:r>
        <w:t xml:space="preserve">specification the meaning of phrases such as “as if by the expression </w:t>
      </w:r>
      <w:r>
        <w:rPr>
          <w:rFonts w:ascii="Courier New" w:hAnsi="Courier New"/>
          <w:b/>
        </w:rPr>
        <w:t>new Array()</w:t>
      </w:r>
      <w:r>
        <w:t xml:space="preserve">” are subject to misinterpretation. In the Edition </w:t>
      </w:r>
      <w:r w:rsidR="00531E56">
        <w:t xml:space="preserve">5 </w:t>
      </w:r>
      <w:r>
        <w:t xml:space="preserve">specification text for all internal references and invocations of standard built-in objects and methods has been clarified by making it explicit that the intent is that the actual built-in object is to be used rather than the current dynamic value of the correspondingly named property. </w:t>
      </w:r>
    </w:p>
    <w:p w14:paraId="3026CA3B" w14:textId="77777777" w:rsidR="00E80769" w:rsidRDefault="00E80769" w:rsidP="00E80769">
      <w:r>
        <w:t xml:space="preserve">11.8.2, 11.8.3, 11.8.5: ECMAScript generally uses a left to right evaluation order, however the Edition </w:t>
      </w:r>
      <w:r w:rsidR="00531E56">
        <w:t xml:space="preserve">3 </w:t>
      </w:r>
      <w:r>
        <w:t>specification language for the &gt; and &lt;= operators resulted in a partial right to left order. The specification has been corrected for these operators such that it now specifies a full left to right evaluation order. However, this change of order is potentially observable if side-effects occur during the evaluation process.</w:t>
      </w:r>
    </w:p>
    <w:p w14:paraId="5B28FCCB" w14:textId="77777777" w:rsidR="00E80769" w:rsidRDefault="00E80769" w:rsidP="00E80769">
      <w:r>
        <w:t xml:space="preserve">11.1.4: Edition </w:t>
      </w:r>
      <w:r w:rsidR="00BB5F57">
        <w:t xml:space="preserve">5 </w:t>
      </w:r>
      <w:r>
        <w:t xml:space="preserve">clarifies the fact that a trailing comma at the end of an </w:t>
      </w:r>
      <w:r w:rsidRPr="00895113">
        <w:rPr>
          <w:rFonts w:ascii="Times New Roman" w:hAnsi="Times New Roman"/>
          <w:i/>
        </w:rPr>
        <w:t>ArrayInitialiser</w:t>
      </w:r>
      <w:r>
        <w:t xml:space="preserve"> does not add to the length of the array. This is not a semantic change from Edition </w:t>
      </w:r>
      <w:r w:rsidR="00BB5F57">
        <w:t xml:space="preserve">3 </w:t>
      </w:r>
      <w:r>
        <w:t>but some implementations may have previously misinterpreted this.</w:t>
      </w:r>
    </w:p>
    <w:p w14:paraId="4E76DCE6" w14:textId="77777777" w:rsidR="00E80769" w:rsidRDefault="00E80769" w:rsidP="00E80769">
      <w:r>
        <w:t xml:space="preserve">11.2.3: Edition </w:t>
      </w:r>
      <w:r w:rsidR="00BB5F57">
        <w:t xml:space="preserve">5 </w:t>
      </w:r>
      <w:r>
        <w:t xml:space="preserve">reverses the order of steps 2 and 3 of the algorithm.  The original order as specified in Editions 1 through </w:t>
      </w:r>
      <w:r w:rsidR="00BB5F57">
        <w:t xml:space="preserve">3 </w:t>
      </w:r>
      <w:r>
        <w:t xml:space="preserve">was incorrectly specified such that side-effects of evaluating </w:t>
      </w:r>
      <w:r w:rsidRPr="00895113">
        <w:rPr>
          <w:rFonts w:ascii="Times New Roman" w:hAnsi="Times New Roman"/>
          <w:i/>
        </w:rPr>
        <w:t>Arguments</w:t>
      </w:r>
      <w:r>
        <w:t xml:space="preserve"> could affect the result of evaluating </w:t>
      </w:r>
      <w:r w:rsidRPr="00895113">
        <w:rPr>
          <w:rFonts w:ascii="Times New Roman" w:hAnsi="Times New Roman"/>
          <w:i/>
        </w:rPr>
        <w:t>MemberExpression</w:t>
      </w:r>
      <w:r>
        <w:t>.</w:t>
      </w:r>
    </w:p>
    <w:p w14:paraId="410545A3" w14:textId="77777777" w:rsidR="00E80769" w:rsidRDefault="00E80769" w:rsidP="00E80769">
      <w:r>
        <w:t xml:space="preserve">12.4: In Edition </w:t>
      </w:r>
      <w:r w:rsidR="00BB5F57">
        <w:t>3</w:t>
      </w:r>
      <w:r>
        <w:t xml:space="preserve">, an object is created, as if by </w:t>
      </w:r>
      <w:r w:rsidRPr="00292383">
        <w:rPr>
          <w:rFonts w:ascii="Courier New" w:hAnsi="Courier New" w:cs="Courier New"/>
          <w:b/>
        </w:rPr>
        <w:t>new Object()</w:t>
      </w:r>
      <w:r>
        <w:t xml:space="preserve">to serve as the scope for resolving the name of the exception parameter passed to a </w:t>
      </w:r>
      <w:r w:rsidRPr="00C87E1E">
        <w:rPr>
          <w:rFonts w:ascii="Courier New" w:hAnsi="Courier New" w:cs="Courier New"/>
          <w:b/>
        </w:rPr>
        <w:t>catch</w:t>
      </w:r>
      <w:r>
        <w:t xml:space="preserve"> clause of a </w:t>
      </w:r>
      <w:r w:rsidRPr="00C87E1E">
        <w:rPr>
          <w:rFonts w:ascii="Courier New" w:hAnsi="Courier New" w:cs="Courier New"/>
          <w:b/>
        </w:rPr>
        <w:t>try</w:t>
      </w:r>
      <w:r>
        <w:t xml:space="preserve"> statement. If the actual exception object is a function and it is called from within the </w:t>
      </w:r>
      <w:r w:rsidRPr="00C87E1E">
        <w:rPr>
          <w:rFonts w:ascii="Courier New" w:hAnsi="Courier New" w:cs="Courier New"/>
          <w:b/>
        </w:rPr>
        <w:t>catch</w:t>
      </w:r>
      <w:r>
        <w:t xml:space="preserve"> clause, the scope object will be passed as the </w:t>
      </w:r>
      <w:r w:rsidRPr="00C87E1E">
        <w:rPr>
          <w:b/>
        </w:rPr>
        <w:t>this</w:t>
      </w:r>
      <w:r>
        <w:t xml:space="preserve"> value of the call. The body of the function can then define new properties on its </w:t>
      </w:r>
      <w:r w:rsidRPr="006B4613">
        <w:rPr>
          <w:b/>
        </w:rPr>
        <w:t>this</w:t>
      </w:r>
      <w:r>
        <w:t xml:space="preserve"> value and those property names become visible identifiers bindings within the scope of the </w:t>
      </w:r>
      <w:r w:rsidRPr="00D76FE7">
        <w:rPr>
          <w:b/>
        </w:rPr>
        <w:t>catch</w:t>
      </w:r>
      <w:r>
        <w:t xml:space="preserve"> clause after the function returns. In Edition </w:t>
      </w:r>
      <w:r w:rsidR="00BB5F57">
        <w:t>5</w:t>
      </w:r>
      <w:r>
        <w:t xml:space="preserve">, when an exception parameter is called as a function, </w:t>
      </w:r>
      <w:r w:rsidRPr="00D76FE7">
        <w:rPr>
          <w:b/>
        </w:rPr>
        <w:t>undefined</w:t>
      </w:r>
      <w:r>
        <w:t xml:space="preserve"> is passed as the </w:t>
      </w:r>
      <w:r w:rsidRPr="00D76FE7">
        <w:rPr>
          <w:b/>
        </w:rPr>
        <w:t>this</w:t>
      </w:r>
      <w:r>
        <w:t xml:space="preserve"> value.</w:t>
      </w:r>
    </w:p>
    <w:p w14:paraId="024D4F24" w14:textId="77777777" w:rsidR="00E80769" w:rsidRDefault="00E80769" w:rsidP="00E80769">
      <w:r>
        <w:t xml:space="preserve">13: In Edition </w:t>
      </w:r>
      <w:r w:rsidR="00BB5F57">
        <w:t>3</w:t>
      </w:r>
      <w:r>
        <w:t xml:space="preserve">, the algorithm for the production </w:t>
      </w:r>
      <w:r w:rsidRPr="00895113">
        <w:rPr>
          <w:rFonts w:ascii="Times New Roman" w:hAnsi="Times New Roman"/>
          <w:i/>
        </w:rPr>
        <w:t>FunctionExpression</w:t>
      </w:r>
      <w:r>
        <w:t xml:space="preserve"> with an </w:t>
      </w:r>
      <w:r w:rsidRPr="00895113">
        <w:rPr>
          <w:rFonts w:ascii="Times New Roman" w:hAnsi="Times New Roman"/>
          <w:i/>
        </w:rPr>
        <w:t>Identifier</w:t>
      </w:r>
      <w:r>
        <w:t xml:space="preserve"> adds an object created as if by </w:t>
      </w:r>
      <w:r w:rsidRPr="00292383">
        <w:rPr>
          <w:rFonts w:ascii="Courier New" w:hAnsi="Courier New" w:cs="Courier New"/>
          <w:b/>
        </w:rPr>
        <w:t>new Object()</w:t>
      </w:r>
      <w:r>
        <w:t xml:space="preserve"> to the scope chain to serve as a scope for looking up the name of the function. The identifier resolution rules (10.1.4 in </w:t>
      </w:r>
      <w:r w:rsidR="006E584F">
        <w:t>Edition 3</w:t>
      </w:r>
      <w:r>
        <w:t xml:space="preserve">) when applied to such an object will, if necessary, follow the object’s prototype chain when attempting to resolve an identifier.  This means all the properties of Object.prototype are visible as identifiers within that scope.  In practice most implementations of Edition </w:t>
      </w:r>
      <w:r w:rsidR="00BB5F57">
        <w:t xml:space="preserve">3 </w:t>
      </w:r>
      <w:r>
        <w:t xml:space="preserve">have not implemented this semantics.  Edition </w:t>
      </w:r>
      <w:r w:rsidR="00BB5F57">
        <w:t xml:space="preserve">5 </w:t>
      </w:r>
      <w:r>
        <w:t>changes the specified semantics by using a Declarative Environment Record to bind the name of the function.</w:t>
      </w:r>
    </w:p>
    <w:p w14:paraId="6AE1D225" w14:textId="77777777" w:rsidR="00E80769" w:rsidRDefault="00E80769" w:rsidP="00E80769">
      <w:r>
        <w:t xml:space="preserve">14: In Edition </w:t>
      </w:r>
      <w:r w:rsidR="00BB5F57">
        <w:t>3</w:t>
      </w:r>
      <w:r>
        <w:t xml:space="preserve">, the algorithm for the production </w:t>
      </w:r>
      <w:r w:rsidRPr="00895113">
        <w:rPr>
          <w:rFonts w:ascii="Times New Roman" w:hAnsi="Times New Roman"/>
          <w:i/>
        </w:rPr>
        <w:t xml:space="preserve">SourceElements </w:t>
      </w:r>
      <w:r>
        <w:rPr>
          <w:b/>
        </w:rPr>
        <w:t>:</w:t>
      </w:r>
      <w:r>
        <w:t xml:space="preserve"> </w:t>
      </w:r>
      <w:r w:rsidRPr="00895113">
        <w:rPr>
          <w:rFonts w:ascii="Times New Roman" w:hAnsi="Times New Roman"/>
          <w:i/>
        </w:rPr>
        <w:t xml:space="preserve">SourceElements SourceElement </w:t>
      </w:r>
      <w:r>
        <w:t xml:space="preserve">did not correctly propagate statement result values in the same manner as </w:t>
      </w:r>
      <w:r w:rsidRPr="00895113">
        <w:rPr>
          <w:rFonts w:ascii="Times New Roman" w:hAnsi="Times New Roman"/>
          <w:i/>
        </w:rPr>
        <w:t>Block</w:t>
      </w:r>
      <w:r>
        <w:t xml:space="preserve">. This could result in the </w:t>
      </w:r>
      <w:r w:rsidRPr="00AE5576">
        <w:rPr>
          <w:rFonts w:ascii="Courier New" w:hAnsi="Courier New" w:cs="Courier New"/>
          <w:b/>
        </w:rPr>
        <w:t>eval</w:t>
      </w:r>
      <w:r>
        <w:t xml:space="preserve"> function producing an incorrect result when evaluating a </w:t>
      </w:r>
      <w:r w:rsidRPr="00895113">
        <w:rPr>
          <w:rFonts w:ascii="Times New Roman" w:hAnsi="Times New Roman"/>
          <w:i/>
        </w:rPr>
        <w:t>Program</w:t>
      </w:r>
      <w:r>
        <w:t xml:space="preserve"> text. In practice most implementations of Edition </w:t>
      </w:r>
      <w:r w:rsidR="00BB5F57">
        <w:t xml:space="preserve">3 </w:t>
      </w:r>
      <w:r>
        <w:t xml:space="preserve">have implemented the correct propagation rather than what was specified in Edition </w:t>
      </w:r>
      <w:r w:rsidR="00BB5F57">
        <w:t>5</w:t>
      </w:r>
      <w:r>
        <w:t>.</w:t>
      </w:r>
    </w:p>
    <w:p w14:paraId="7447CCE0" w14:textId="77777777" w:rsidR="00E80769" w:rsidRDefault="00E80769" w:rsidP="00E80769">
      <w:pPr>
        <w:jc w:val="left"/>
      </w:pPr>
      <w:r>
        <w:t>15.10.6: RegExp.prototype is now a RegExp object rather than an instance of Object. The value of its [[Class]] internal property which is observable using Object.prototype.toString is now “RegExp” rather than “Object”.</w:t>
      </w:r>
    </w:p>
    <w:p w14:paraId="018BB2D4" w14:textId="77777777" w:rsidR="00E80769" w:rsidRDefault="000D7240" w:rsidP="00990F07">
      <w:pPr>
        <w:jc w:val="left"/>
      </w:pPr>
      <w:r>
        <w:br w:type="page"/>
      </w:r>
    </w:p>
    <w:p w14:paraId="67580F75" w14:textId="77777777" w:rsidR="00990F07" w:rsidRDefault="00990F07" w:rsidP="00990F07">
      <w:pPr>
        <w:pStyle w:val="ANNEX"/>
      </w:pPr>
      <w:r>
        <w:rPr>
          <w:b w:val="0"/>
        </w:rPr>
        <w:br/>
      </w:r>
      <w:bookmarkStart w:id="7032" w:name="_Toc153968592"/>
      <w:r>
        <w:rPr>
          <w:b w:val="0"/>
        </w:rPr>
        <w:t>(informative)</w:t>
      </w:r>
      <w:r>
        <w:rPr>
          <w:b w:val="0"/>
        </w:rPr>
        <w:br/>
      </w:r>
      <w:r w:rsidRPr="0026283E">
        <w:rPr>
          <w:b w:val="0"/>
        </w:rPr>
        <w:fldChar w:fldCharType="begin"/>
      </w:r>
      <w:r w:rsidRPr="0026283E">
        <w:rPr>
          <w:b w:val="0"/>
        </w:rPr>
        <w:instrText xml:space="preserve">SEQ aaa \h </w:instrText>
      </w:r>
      <w:del w:id="7033" w:author="Allen Wirfs-Brock rev2" w:date="2011-07-20T13:24:00Z">
        <w:r w:rsidR="00531E56" w:rsidDel="004E0EFF">
          <w:rPr>
            <w:b w:val="0"/>
          </w:rPr>
          <w:fldChar w:fldCharType="separate"/>
        </w:r>
      </w:del>
      <w:r w:rsidRPr="0026283E">
        <w:rPr>
          <w:b w:val="0"/>
        </w:rPr>
        <w:fldChar w:fldCharType="end"/>
      </w:r>
      <w:r w:rsidRPr="0026283E">
        <w:rPr>
          <w:b w:val="0"/>
        </w:rPr>
        <w:fldChar w:fldCharType="begin"/>
      </w:r>
      <w:r w:rsidRPr="0026283E">
        <w:rPr>
          <w:b w:val="0"/>
        </w:rPr>
        <w:instrText xml:space="preserve">SEQ table \r0\h </w:instrText>
      </w:r>
      <w:del w:id="7034" w:author="Allen Wirfs-Brock rev2" w:date="2011-07-20T13:24:00Z">
        <w:r w:rsidR="00531E56" w:rsidDel="004E0EFF">
          <w:rPr>
            <w:b w:val="0"/>
          </w:rPr>
          <w:fldChar w:fldCharType="separate"/>
        </w:r>
      </w:del>
      <w:r w:rsidRPr="0026283E">
        <w:rPr>
          <w:b w:val="0"/>
        </w:rPr>
        <w:fldChar w:fldCharType="end"/>
      </w:r>
      <w:r w:rsidRPr="0026283E">
        <w:rPr>
          <w:b w:val="0"/>
        </w:rPr>
        <w:fldChar w:fldCharType="begin"/>
      </w:r>
      <w:r w:rsidRPr="0026283E">
        <w:rPr>
          <w:b w:val="0"/>
        </w:rPr>
        <w:instrText xml:space="preserve">SEQ figure \r0\h </w:instrText>
      </w:r>
      <w:del w:id="7035" w:author="Allen Wirfs-Brock rev2" w:date="2011-07-20T13:24:00Z">
        <w:r w:rsidR="00531E56" w:rsidDel="004E0EFF">
          <w:rPr>
            <w:b w:val="0"/>
          </w:rPr>
          <w:fldChar w:fldCharType="separate"/>
        </w:r>
      </w:del>
      <w:r w:rsidRPr="0026283E">
        <w:rPr>
          <w:b w:val="0"/>
        </w:rPr>
        <w:fldChar w:fldCharType="end"/>
      </w:r>
      <w:r>
        <w:br/>
      </w:r>
      <w:bookmarkStart w:id="7036" w:name="_Toc202449585"/>
      <w:r w:rsidRPr="00AD1EC3">
        <w:t>Additions and Changes in the 5</w:t>
      </w:r>
      <w:r w:rsidRPr="00AD1EC3">
        <w:rPr>
          <w:vertAlign w:val="superscript"/>
        </w:rPr>
        <w:t>th</w:t>
      </w:r>
      <w:r w:rsidRPr="00AD1EC3">
        <w:t xml:space="preserve"> Edition </w:t>
      </w:r>
      <w:r>
        <w:t>that</w:t>
      </w:r>
      <w:r>
        <w:br/>
      </w:r>
      <w:r w:rsidRPr="00AD1EC3">
        <w:t>Introduce Incompatibilities with the 3</w:t>
      </w:r>
      <w:r w:rsidRPr="00AD1EC3">
        <w:rPr>
          <w:vertAlign w:val="superscript"/>
        </w:rPr>
        <w:t>rd</w:t>
      </w:r>
      <w:r w:rsidRPr="00AD1EC3">
        <w:t xml:space="preserve"> Edition</w:t>
      </w:r>
      <w:bookmarkEnd w:id="7032"/>
      <w:bookmarkEnd w:id="7036"/>
    </w:p>
    <w:p w14:paraId="3855EE4C" w14:textId="77777777" w:rsidR="00E80769" w:rsidRDefault="00E80769" w:rsidP="00E80769">
      <w:r>
        <w:t xml:space="preserve">7.1: Unicode format control characters are no longer stripped from ECMAScript source text before processing. In Edition </w:t>
      </w:r>
      <w:r w:rsidR="00BB5F57">
        <w:t>5</w:t>
      </w:r>
      <w:r>
        <w:t xml:space="preserve">, if such a character appears in a </w:t>
      </w:r>
      <w:r w:rsidRPr="00895113">
        <w:rPr>
          <w:rFonts w:ascii="Times New Roman" w:hAnsi="Times New Roman"/>
          <w:i/>
        </w:rPr>
        <w:t>StringLiteral</w:t>
      </w:r>
      <w:r>
        <w:t xml:space="preserve"> or </w:t>
      </w:r>
      <w:r w:rsidRPr="00895113">
        <w:rPr>
          <w:rFonts w:ascii="Times New Roman" w:hAnsi="Times New Roman"/>
          <w:i/>
        </w:rPr>
        <w:t>RegularExpressionLiteral</w:t>
      </w:r>
      <w:r>
        <w:t xml:space="preserve"> the character will be incorporated into the literal where in Edition </w:t>
      </w:r>
      <w:r w:rsidR="00BB5F57">
        <w:t xml:space="preserve">3 </w:t>
      </w:r>
      <w:r>
        <w:t>the character would not be incorporated into the literal.</w:t>
      </w:r>
    </w:p>
    <w:p w14:paraId="53A3A30A" w14:textId="77777777" w:rsidR="00E80769" w:rsidRDefault="00E80769" w:rsidP="00E80769">
      <w:r>
        <w:t xml:space="preserve">7.2: Unicode character &lt;BOM&gt; is now treated as </w:t>
      </w:r>
      <w:r w:rsidRPr="0015225D">
        <w:t>whitespace</w:t>
      </w:r>
      <w:r>
        <w:t xml:space="preserve">  and its presence in the middle of what appears to be an identifier could result in a syntax error which would not have occurred in Edition </w:t>
      </w:r>
      <w:r w:rsidR="00BB5F57">
        <w:t>3</w:t>
      </w:r>
    </w:p>
    <w:p w14:paraId="47B290C5" w14:textId="77777777" w:rsidR="00E80769" w:rsidRDefault="00E80769" w:rsidP="00E80769">
      <w:r>
        <w:t xml:space="preserve">7.3: Line terminator characters that are preceded by an escape sequence are now allowed within a string literal token.  In Edition </w:t>
      </w:r>
      <w:r w:rsidR="00BB5F57">
        <w:t xml:space="preserve">3 </w:t>
      </w:r>
      <w:r>
        <w:t>a syntax error would have been produced.</w:t>
      </w:r>
    </w:p>
    <w:p w14:paraId="2868C31D" w14:textId="77777777" w:rsidR="00E80769" w:rsidRDefault="00E80769" w:rsidP="00E80769">
      <w:r>
        <w:t>7.8.5: Regular expression literals now return a unique object each time the literal is evaluated. This change is detectable by any programs that test the object identity of such literal values or that are sensitive to the shared side effects.</w:t>
      </w:r>
    </w:p>
    <w:p w14:paraId="5611F870" w14:textId="77777777" w:rsidR="00E80769" w:rsidRDefault="00E80769" w:rsidP="00E80769">
      <w:r>
        <w:t xml:space="preserve">7.8.5: Edition </w:t>
      </w:r>
      <w:r w:rsidR="00BB5F57">
        <w:t>5</w:t>
      </w:r>
      <w:r w:rsidR="00BB5F57" w:rsidRPr="0015225D">
        <w:t xml:space="preserve"> </w:t>
      </w:r>
      <w:r w:rsidRPr="0015225D">
        <w:t xml:space="preserve">requires </w:t>
      </w:r>
      <w:r>
        <w:t>early</w:t>
      </w:r>
      <w:r w:rsidRPr="0015225D">
        <w:t xml:space="preserve"> reporting of any possible RegExp constructor errors that would be produced when converting a </w:t>
      </w:r>
      <w:r w:rsidRPr="00895113">
        <w:rPr>
          <w:rFonts w:ascii="Times New Roman" w:hAnsi="Times New Roman"/>
          <w:i/>
        </w:rPr>
        <w:t>RegularExpressionLiteral</w:t>
      </w:r>
      <w:r w:rsidRPr="0015225D">
        <w:t xml:space="preserve"> to a RegExp object. Prior to </w:t>
      </w:r>
      <w:r>
        <w:t xml:space="preserve">Edition </w:t>
      </w:r>
      <w:r w:rsidR="00BB5F57">
        <w:t>5</w:t>
      </w:r>
      <w:r w:rsidR="00BB5F57" w:rsidRPr="0015225D">
        <w:t xml:space="preserve"> </w:t>
      </w:r>
      <w:r w:rsidRPr="0015225D">
        <w:t>implementations were permitted to defer the reporting of such errors until the actual execution time creation of the object.</w:t>
      </w:r>
    </w:p>
    <w:p w14:paraId="0A74D6C7" w14:textId="77777777" w:rsidR="00E80769" w:rsidRDefault="00E80769" w:rsidP="00E80769">
      <w:r>
        <w:t xml:space="preserve">7.8.5: In Edition </w:t>
      </w:r>
      <w:r w:rsidR="00BB5F57">
        <w:t xml:space="preserve">5 </w:t>
      </w:r>
      <w:r>
        <w:t xml:space="preserve">unescaped “/” characters may appear as a </w:t>
      </w:r>
      <w:r w:rsidRPr="00895113">
        <w:rPr>
          <w:rFonts w:ascii="Times New Roman" w:hAnsi="Times New Roman"/>
          <w:i/>
        </w:rPr>
        <w:t>CharacterClass</w:t>
      </w:r>
      <w:r>
        <w:t xml:space="preserve"> in a regular expression literal. In Edition </w:t>
      </w:r>
      <w:r w:rsidR="00BB5F57">
        <w:t xml:space="preserve">3 </w:t>
      </w:r>
      <w:r>
        <w:t>such a character would have been interpreted as the final character of the literal.</w:t>
      </w:r>
    </w:p>
    <w:p w14:paraId="3F604DF6" w14:textId="77777777" w:rsidR="00E80769" w:rsidRDefault="00E80769" w:rsidP="00E80769">
      <w:r>
        <w:t xml:space="preserve">10.4.2: In Edition </w:t>
      </w:r>
      <w:r w:rsidR="00BB5F57">
        <w:t>5</w:t>
      </w:r>
      <w:r>
        <w:t xml:space="preserve">, indirect calls to the </w:t>
      </w:r>
      <w:r w:rsidRPr="00F86119">
        <w:rPr>
          <w:rFonts w:ascii="Courier New" w:hAnsi="Courier New" w:cs="Courier New"/>
          <w:b/>
        </w:rPr>
        <w:t>eval</w:t>
      </w:r>
      <w:r>
        <w:t xml:space="preserve"> function use the global environment as both the variable environment and lexical environment for the eval code.  In Edition </w:t>
      </w:r>
      <w:r w:rsidR="00BB5F57">
        <w:t>3</w:t>
      </w:r>
      <w:r>
        <w:t xml:space="preserve">, the variable and lexical environments of the caller of an indirect </w:t>
      </w:r>
      <w:r w:rsidRPr="00F86119">
        <w:rPr>
          <w:rFonts w:ascii="Courier New" w:hAnsi="Courier New" w:cs="Courier New"/>
          <w:b/>
        </w:rPr>
        <w:t>eval</w:t>
      </w:r>
      <w:r>
        <w:t xml:space="preserve"> was used as the environments for the eval code.</w:t>
      </w:r>
    </w:p>
    <w:p w14:paraId="6C9B9CA6" w14:textId="77777777" w:rsidR="00E80769" w:rsidRDefault="00E80769" w:rsidP="00E80769">
      <w:r>
        <w:t xml:space="preserve">15.4.4: In Edition </w:t>
      </w:r>
      <w:r w:rsidR="00BB5F57">
        <w:t xml:space="preserve">5 </w:t>
      </w:r>
      <w:r>
        <w:t xml:space="preserve">all methods of </w:t>
      </w:r>
      <w:r w:rsidRPr="000A2D9D">
        <w:rPr>
          <w:rFonts w:ascii="Courier New" w:hAnsi="Courier New" w:cs="Courier New"/>
          <w:b/>
        </w:rPr>
        <w:t>Array.prototype</w:t>
      </w:r>
      <w:r>
        <w:t xml:space="preserve"> are intentionally generic. In Edition </w:t>
      </w:r>
      <w:r w:rsidR="00BB5F57">
        <w:t xml:space="preserve">3 </w:t>
      </w:r>
      <w:r w:rsidRPr="000A2D9D">
        <w:rPr>
          <w:rFonts w:ascii="Courier New" w:hAnsi="Courier New" w:cs="Courier New"/>
          <w:b/>
        </w:rPr>
        <w:t>toString</w:t>
      </w:r>
      <w:r>
        <w:t xml:space="preserve"> and </w:t>
      </w:r>
      <w:r w:rsidRPr="000A2D9D">
        <w:rPr>
          <w:rFonts w:ascii="Courier New" w:hAnsi="Courier New" w:cs="Courier New"/>
          <w:b/>
        </w:rPr>
        <w:t>toLocaleString</w:t>
      </w:r>
      <w:r>
        <w:t xml:space="preserve"> were not generic and would throw a </w:t>
      </w:r>
      <w:r w:rsidRPr="000A2D9D">
        <w:rPr>
          <w:rFonts w:ascii="Courier New" w:hAnsi="Courier New" w:cs="Courier New"/>
          <w:b/>
        </w:rPr>
        <w:t>TypeError</w:t>
      </w:r>
      <w:r>
        <w:t xml:space="preserve"> exception if applied to objects that were not instances of Array.</w:t>
      </w:r>
    </w:p>
    <w:p w14:paraId="28D574AE" w14:textId="77777777" w:rsidR="00E80769" w:rsidRDefault="00E80769" w:rsidP="00E80769">
      <w:r>
        <w:t xml:space="preserve">10.6: In Edition </w:t>
      </w:r>
      <w:r w:rsidR="00BB5F57">
        <w:t xml:space="preserve">5 </w:t>
      </w:r>
      <w:r>
        <w:t xml:space="preserve">the array indexed properties of argument objects that correspond to actual formal parameters are enumerable.  In Edition </w:t>
      </w:r>
      <w:r w:rsidR="00BB5F57">
        <w:t>3</w:t>
      </w:r>
      <w:r>
        <w:t>, such properties were not enumerable.</w:t>
      </w:r>
    </w:p>
    <w:p w14:paraId="1FEA121A" w14:textId="77777777" w:rsidR="00E80769" w:rsidRDefault="00E80769" w:rsidP="00E80769">
      <w:r>
        <w:t xml:space="preserve">10.6: In Edition </w:t>
      </w:r>
      <w:r w:rsidR="00BB5F57">
        <w:t xml:space="preserve">5 </w:t>
      </w:r>
      <w:r>
        <w:t xml:space="preserve">the value of the [[Class]] internal property of an arguments object is </w:t>
      </w:r>
      <w:r w:rsidRPr="003B5FFB">
        <w:rPr>
          <w:rFonts w:ascii="Courier New" w:hAnsi="Courier New" w:cs="Courier New"/>
          <w:b/>
        </w:rPr>
        <w:t>"Arguments"</w:t>
      </w:r>
      <w:r>
        <w:t xml:space="preserve">.  In Edition </w:t>
      </w:r>
      <w:r w:rsidR="00BB5F57">
        <w:t>3</w:t>
      </w:r>
      <w:r>
        <w:t xml:space="preserve">, it was </w:t>
      </w:r>
      <w:r w:rsidRPr="003B5FFB">
        <w:rPr>
          <w:rFonts w:ascii="Courier New" w:hAnsi="Courier New" w:cs="Courier New"/>
          <w:b/>
        </w:rPr>
        <w:t>"</w:t>
      </w:r>
      <w:r>
        <w:rPr>
          <w:rFonts w:ascii="Courier New" w:hAnsi="Courier New" w:cs="Courier New"/>
          <w:b/>
        </w:rPr>
        <w:t>Object</w:t>
      </w:r>
      <w:r w:rsidRPr="003B5FFB">
        <w:rPr>
          <w:rFonts w:ascii="Courier New" w:hAnsi="Courier New" w:cs="Courier New"/>
          <w:b/>
        </w:rPr>
        <w:t>"</w:t>
      </w:r>
      <w:r w:rsidRPr="003B5FFB">
        <w:t>.</w:t>
      </w:r>
      <w:r>
        <w:t xml:space="preserve"> This is observable if </w:t>
      </w:r>
      <w:r w:rsidRPr="003B5FFB">
        <w:rPr>
          <w:rFonts w:ascii="Courier New" w:hAnsi="Courier New" w:cs="Courier New"/>
          <w:b/>
        </w:rPr>
        <w:t>toString</w:t>
      </w:r>
      <w:r>
        <w:t xml:space="preserve"> is called as a method of an arguments object. </w:t>
      </w:r>
    </w:p>
    <w:p w14:paraId="71C52F95" w14:textId="77777777" w:rsidR="00E80769" w:rsidRDefault="00E80769" w:rsidP="00E80769">
      <w:r>
        <w:t xml:space="preserve">12.6.4: for-in statements no longer throw a </w:t>
      </w:r>
      <w:r w:rsidRPr="00756BB2">
        <w:rPr>
          <w:b/>
        </w:rPr>
        <w:t>TypeE</w:t>
      </w:r>
      <w:r>
        <w:rPr>
          <w:b/>
        </w:rPr>
        <w:t>rror</w:t>
      </w:r>
      <w:r>
        <w:t xml:space="preserve"> if the </w:t>
      </w:r>
      <w:r>
        <w:rPr>
          <w:rFonts w:ascii="Courier New" w:hAnsi="Courier New" w:cs="Courier New"/>
          <w:b/>
        </w:rPr>
        <w:t>in</w:t>
      </w:r>
      <w:r>
        <w:t xml:space="preserve"> expression evaluates to </w:t>
      </w:r>
      <w:r>
        <w:rPr>
          <w:b/>
        </w:rPr>
        <w:t>null</w:t>
      </w:r>
      <w:r>
        <w:t xml:space="preserve"> or </w:t>
      </w:r>
      <w:r>
        <w:rPr>
          <w:b/>
        </w:rPr>
        <w:t>undefined</w:t>
      </w:r>
      <w:r>
        <w:t>. Instead, the statement behaves as if the value of the expression was an object with no enumerable properties.</w:t>
      </w:r>
    </w:p>
    <w:p w14:paraId="34BF538D" w14:textId="77777777" w:rsidR="00E80769" w:rsidRDefault="00E80769" w:rsidP="00E80769">
      <w:pPr>
        <w:jc w:val="left"/>
      </w:pPr>
      <w:r>
        <w:t xml:space="preserve">15: In Edition </w:t>
      </w:r>
      <w:r w:rsidR="00BB5F57">
        <w:t>5</w:t>
      </w:r>
      <w:r>
        <w:t xml:space="preserve">, the following new properties are defined on built-in objects that exist in Edition </w:t>
      </w:r>
      <w:r w:rsidR="00BB5F57">
        <w:t>3</w:t>
      </w:r>
      <w:r>
        <w:t xml:space="preserve">: </w:t>
      </w:r>
      <w:r w:rsidRPr="00CC3292">
        <w:rPr>
          <w:rFonts w:ascii="Courier New" w:hAnsi="Courier New" w:cs="Courier New"/>
          <w:b/>
        </w:rPr>
        <w:t>Object.getPrototypeOf</w:t>
      </w:r>
      <w:r w:rsidRPr="00CC3292">
        <w:t>,</w:t>
      </w:r>
      <w:r w:rsidRPr="00CC3292">
        <w:rPr>
          <w:b/>
        </w:rPr>
        <w:t xml:space="preserve"> </w:t>
      </w:r>
      <w:r w:rsidRPr="00CC3292">
        <w:rPr>
          <w:rFonts w:ascii="Courier New" w:hAnsi="Courier New" w:cs="Courier New"/>
          <w:b/>
        </w:rPr>
        <w:t>Object.getOwnPropertyDescriptor</w:t>
      </w:r>
      <w:r w:rsidRPr="00CC3292">
        <w:t>,</w:t>
      </w:r>
      <w:r w:rsidRPr="00CC3292">
        <w:rPr>
          <w:rFonts w:ascii="Courier New" w:hAnsi="Courier New" w:cs="Courier New"/>
          <w:b/>
        </w:rPr>
        <w:t xml:space="preserve"> Object.getOwnPropertyName</w:t>
      </w:r>
      <w:r>
        <w:rPr>
          <w:rFonts w:ascii="Courier New" w:hAnsi="Courier New" w:cs="Courier New"/>
          <w:b/>
        </w:rPr>
        <w:t>s</w:t>
      </w:r>
      <w:r w:rsidRPr="00CC3292">
        <w:t xml:space="preserve">, </w:t>
      </w:r>
      <w:r w:rsidRPr="00CC3292">
        <w:rPr>
          <w:rFonts w:ascii="Courier New" w:hAnsi="Courier New" w:cs="Courier New"/>
          <w:b/>
        </w:rPr>
        <w:t>Object.create</w:t>
      </w:r>
      <w:r w:rsidRPr="00CC3292">
        <w:rPr>
          <w:b/>
        </w:rPr>
        <w:t>,</w:t>
      </w:r>
      <w:r w:rsidRPr="00CC3292">
        <w:rPr>
          <w:rFonts w:ascii="Courier New" w:hAnsi="Courier New" w:cs="Courier New"/>
        </w:rPr>
        <w:t xml:space="preserve"> </w:t>
      </w:r>
      <w:r w:rsidRPr="00CC3292">
        <w:rPr>
          <w:rFonts w:ascii="Courier New" w:hAnsi="Courier New" w:cs="Courier New"/>
          <w:b/>
        </w:rPr>
        <w:t>Object.defineProperty</w:t>
      </w:r>
      <w:r w:rsidRPr="00CC3292">
        <w:t xml:space="preserve">, </w:t>
      </w:r>
      <w:r w:rsidRPr="00CC3292">
        <w:rPr>
          <w:rFonts w:ascii="Courier New" w:hAnsi="Courier New" w:cs="Courier New"/>
          <w:b/>
        </w:rPr>
        <w:t>Object.defineProperties</w:t>
      </w:r>
      <w:r w:rsidRPr="00CC3292">
        <w:t xml:space="preserve">, </w:t>
      </w:r>
      <w:r w:rsidRPr="00CC3292">
        <w:rPr>
          <w:rFonts w:ascii="Courier New" w:hAnsi="Courier New" w:cs="Courier New"/>
          <w:b/>
        </w:rPr>
        <w:t>Object.seal</w:t>
      </w:r>
      <w:r w:rsidRPr="00CC3292">
        <w:t xml:space="preserve">, </w:t>
      </w:r>
      <w:r w:rsidRPr="00CC3292">
        <w:rPr>
          <w:rFonts w:ascii="Courier New" w:hAnsi="Courier New" w:cs="Courier New"/>
          <w:b/>
        </w:rPr>
        <w:t>Object.freeze</w:t>
      </w:r>
      <w:r w:rsidRPr="00CC3292">
        <w:t xml:space="preserve">, </w:t>
      </w:r>
      <w:r w:rsidRPr="00CC3292">
        <w:rPr>
          <w:rFonts w:ascii="Courier New" w:hAnsi="Courier New" w:cs="Courier New"/>
          <w:b/>
        </w:rPr>
        <w:t>Object.preventExtensions</w:t>
      </w:r>
      <w:r w:rsidRPr="00CC3292">
        <w:t xml:space="preserve">, </w:t>
      </w:r>
      <w:r w:rsidRPr="00CC3292">
        <w:rPr>
          <w:rFonts w:ascii="Courier New" w:hAnsi="Courier New" w:cs="Courier New"/>
          <w:b/>
        </w:rPr>
        <w:t>Object.isSealed</w:t>
      </w:r>
      <w:r w:rsidRPr="00CC3292">
        <w:t xml:space="preserve">, </w:t>
      </w:r>
      <w:r w:rsidRPr="00CC3292">
        <w:rPr>
          <w:rFonts w:ascii="Courier New" w:hAnsi="Courier New" w:cs="Courier New"/>
          <w:b/>
        </w:rPr>
        <w:t>Object.isFrozen</w:t>
      </w:r>
      <w:r w:rsidRPr="00CC3292">
        <w:t xml:space="preserve">, </w:t>
      </w:r>
      <w:r w:rsidRPr="00CC3292">
        <w:rPr>
          <w:rFonts w:ascii="Courier New" w:hAnsi="Courier New" w:cs="Courier New"/>
          <w:b/>
        </w:rPr>
        <w:t>Object.isExtensible</w:t>
      </w:r>
      <w:r w:rsidRPr="00CC3292">
        <w:t xml:space="preserve">, </w:t>
      </w:r>
      <w:r w:rsidRPr="00CC3292">
        <w:rPr>
          <w:rFonts w:ascii="Courier New" w:hAnsi="Courier New" w:cs="Courier New"/>
          <w:b/>
        </w:rPr>
        <w:t>Object.keys</w:t>
      </w:r>
      <w:r w:rsidRPr="00CC3292">
        <w:t xml:space="preserve">, </w:t>
      </w:r>
      <w:r w:rsidRPr="00CC3292">
        <w:rPr>
          <w:rFonts w:ascii="Courier New" w:hAnsi="Courier New" w:cs="Courier New"/>
          <w:b/>
        </w:rPr>
        <w:t>Function.prototype.bind</w:t>
      </w:r>
      <w:r w:rsidRPr="00CC3292">
        <w:t xml:space="preserve">, </w:t>
      </w:r>
      <w:r w:rsidRPr="00CC3292">
        <w:rPr>
          <w:rFonts w:ascii="Courier New" w:hAnsi="Courier New" w:cs="Courier New"/>
          <w:b/>
        </w:rPr>
        <w:t>Array.prototype.indexOf</w:t>
      </w:r>
      <w:r w:rsidRPr="00CC3292">
        <w:t>,</w:t>
      </w:r>
      <w:r>
        <w:t xml:space="preserve"> </w:t>
      </w:r>
      <w:r w:rsidRPr="00CC3292">
        <w:t xml:space="preserve"> </w:t>
      </w:r>
      <w:r w:rsidRPr="00CC3292">
        <w:rPr>
          <w:rFonts w:ascii="Courier New" w:hAnsi="Courier New" w:cs="Courier New"/>
          <w:b/>
        </w:rPr>
        <w:t>Array.prototype.lastIndexOf</w:t>
      </w:r>
      <w:r w:rsidRPr="00CC3292">
        <w:t xml:space="preserve">, </w:t>
      </w:r>
      <w:r w:rsidRPr="00CC3292">
        <w:rPr>
          <w:rFonts w:ascii="Courier New" w:hAnsi="Courier New" w:cs="Courier New"/>
          <w:b/>
        </w:rPr>
        <w:t>Array.prototype.every</w:t>
      </w:r>
      <w:r w:rsidRPr="00CC3292">
        <w:t xml:space="preserve">, </w:t>
      </w:r>
      <w:r w:rsidRPr="00CC3292">
        <w:rPr>
          <w:rFonts w:ascii="Courier New" w:hAnsi="Courier New" w:cs="Courier New"/>
          <w:b/>
        </w:rPr>
        <w:t>Array.prototype.some</w:t>
      </w:r>
      <w:r w:rsidRPr="00CC3292">
        <w:t xml:space="preserve">, </w:t>
      </w:r>
      <w:r w:rsidRPr="00CC3292">
        <w:rPr>
          <w:rFonts w:ascii="Courier New" w:hAnsi="Courier New" w:cs="Courier New"/>
          <w:b/>
        </w:rPr>
        <w:t>Array.prototype.forEach</w:t>
      </w:r>
      <w:r w:rsidRPr="00CC3292">
        <w:t xml:space="preserve">, </w:t>
      </w:r>
      <w:r w:rsidRPr="00CC3292">
        <w:rPr>
          <w:rFonts w:ascii="Courier New" w:hAnsi="Courier New" w:cs="Courier New"/>
          <w:b/>
        </w:rPr>
        <w:t>Array.prototype.map</w:t>
      </w:r>
      <w:r w:rsidRPr="00CC3292">
        <w:t xml:space="preserve">, </w:t>
      </w:r>
      <w:r w:rsidRPr="00CC3292">
        <w:rPr>
          <w:rFonts w:ascii="Courier New" w:hAnsi="Courier New" w:cs="Courier New"/>
          <w:b/>
        </w:rPr>
        <w:t>Array.prototype.filter</w:t>
      </w:r>
      <w:r w:rsidRPr="00CC3292">
        <w:t xml:space="preserve">, </w:t>
      </w:r>
      <w:r w:rsidRPr="00CC3292">
        <w:rPr>
          <w:rFonts w:ascii="Courier New" w:hAnsi="Courier New" w:cs="Courier New"/>
          <w:b/>
        </w:rPr>
        <w:t>Array.prototype.reduce</w:t>
      </w:r>
      <w:r w:rsidRPr="00CC3292">
        <w:t xml:space="preserve">, </w:t>
      </w:r>
      <w:r w:rsidRPr="00CC3292">
        <w:rPr>
          <w:rFonts w:ascii="Courier New" w:hAnsi="Courier New" w:cs="Courier New"/>
          <w:b/>
        </w:rPr>
        <w:t>Array.prototype.reduceRight</w:t>
      </w:r>
      <w:r w:rsidRPr="00CC3292">
        <w:t xml:space="preserve">, </w:t>
      </w:r>
      <w:r w:rsidRPr="00CC3292">
        <w:rPr>
          <w:rFonts w:ascii="Courier New" w:hAnsi="Courier New" w:cs="Courier New"/>
          <w:b/>
        </w:rPr>
        <w:t>String.prototype.trim</w:t>
      </w:r>
      <w:r w:rsidRPr="00CC3292">
        <w:t xml:space="preserve">, </w:t>
      </w:r>
      <w:r w:rsidRPr="00CC3292">
        <w:rPr>
          <w:rFonts w:ascii="Courier New" w:hAnsi="Courier New" w:cs="Courier New"/>
          <w:b/>
        </w:rPr>
        <w:t>Date.now</w:t>
      </w:r>
      <w:r w:rsidRPr="00CC3292">
        <w:t xml:space="preserve">, </w:t>
      </w:r>
      <w:r w:rsidRPr="00CC3292">
        <w:rPr>
          <w:rFonts w:ascii="Courier New" w:hAnsi="Courier New" w:cs="Courier New"/>
          <w:b/>
        </w:rPr>
        <w:t>Date.prototype.toISOString, Date.prototype.toJSON</w:t>
      </w:r>
      <w:r>
        <w:t>.</w:t>
      </w:r>
    </w:p>
    <w:p w14:paraId="2AF51BC5" w14:textId="77777777" w:rsidR="00E80769" w:rsidRDefault="00E80769" w:rsidP="00E80769">
      <w:r>
        <w:t xml:space="preserve">15: Implementations are now required to ignore extra arguments to standard built-in methods unless otherwise explicitly specified. In </w:t>
      </w:r>
      <w:r w:rsidR="006E584F">
        <w:t>Edition 3</w:t>
      </w:r>
      <w:r>
        <w:t xml:space="preserve"> the handling of extra arguments was unspecified and implementations were explicitly allowed to throw a </w:t>
      </w:r>
      <w:r w:rsidRPr="00045E25">
        <w:rPr>
          <w:b/>
        </w:rPr>
        <w:t>TypeError</w:t>
      </w:r>
      <w:r>
        <w:t xml:space="preserve"> exception.</w:t>
      </w:r>
    </w:p>
    <w:p w14:paraId="18371C5A" w14:textId="77777777" w:rsidR="00E80769" w:rsidRDefault="00E80769" w:rsidP="00E80769">
      <w:r>
        <w:t xml:space="preserve">15.1.1: The value properties </w:t>
      </w:r>
      <w:r w:rsidRPr="00045E25">
        <w:rPr>
          <w:b/>
        </w:rPr>
        <w:t>NaN</w:t>
      </w:r>
      <w:r>
        <w:t xml:space="preserve">, </w:t>
      </w:r>
      <w:r w:rsidRPr="00045E25">
        <w:rPr>
          <w:b/>
        </w:rPr>
        <w:t>Infinity</w:t>
      </w:r>
      <w:r>
        <w:t xml:space="preserve">, and </w:t>
      </w:r>
      <w:r w:rsidRPr="00045E25">
        <w:rPr>
          <w:b/>
        </w:rPr>
        <w:t>undefined</w:t>
      </w:r>
      <w:r>
        <w:t xml:space="preserve"> of the Global Object have been changed to be read-only properties.</w:t>
      </w:r>
    </w:p>
    <w:p w14:paraId="15475CA0" w14:textId="77777777" w:rsidR="00E80769" w:rsidRDefault="00E80769" w:rsidP="00E80769">
      <w:r>
        <w:t>15.1.2.1. Implementations are no longer permitted to restrict the use of eval in ways that are not a direct call.  In addition, any invocation of eval that is not a direct call uses the global environment as its variable environment rather than the caller’s variable environment.</w:t>
      </w:r>
    </w:p>
    <w:p w14:paraId="6DB914E1" w14:textId="77777777" w:rsidR="00E80769" w:rsidRDefault="00E80769" w:rsidP="00E80769">
      <w:r>
        <w:t xml:space="preserve">15.1.2.2: The specification of the function </w:t>
      </w:r>
      <w:r w:rsidRPr="00B67F72">
        <w:rPr>
          <w:rFonts w:ascii="Courier New" w:hAnsi="Courier New" w:cs="Courier New"/>
          <w:b/>
        </w:rPr>
        <w:t>parseInt</w:t>
      </w:r>
      <w:r>
        <w:t xml:space="preserve"> no longer allows implementations to treat Strings beginning with a </w:t>
      </w:r>
      <w:r w:rsidRPr="00B67F72">
        <w:rPr>
          <w:rFonts w:ascii="Courier New" w:hAnsi="Courier New" w:cs="Courier New"/>
          <w:b/>
        </w:rPr>
        <w:t>0</w:t>
      </w:r>
      <w:r>
        <w:t xml:space="preserve"> character as octal values.</w:t>
      </w:r>
    </w:p>
    <w:p w14:paraId="7062E2C3" w14:textId="77777777" w:rsidR="00E80769" w:rsidRDefault="00E80769" w:rsidP="00E80769">
      <w:r>
        <w:t xml:space="preserve">15.3.4.3: In </w:t>
      </w:r>
      <w:r w:rsidR="006E584F">
        <w:t>Edition 3</w:t>
      </w:r>
      <w:r>
        <w:t xml:space="preserve">, a </w:t>
      </w:r>
      <w:r w:rsidRPr="00ED7EA5">
        <w:rPr>
          <w:b/>
        </w:rPr>
        <w:t>TypeError</w:t>
      </w:r>
      <w:r>
        <w:t xml:space="preserve"> is thrown if the second argument passed to </w:t>
      </w:r>
      <w:r w:rsidRPr="00BF47D9">
        <w:rPr>
          <w:rFonts w:ascii="Courier New" w:hAnsi="Courier New" w:cs="Courier New"/>
          <w:b/>
        </w:rPr>
        <w:t>Function.prototype.apply</w:t>
      </w:r>
      <w:r>
        <w:t xml:space="preserve"> is neither an array object nor an arguments object. In </w:t>
      </w:r>
      <w:r w:rsidR="00BB5F57">
        <w:t>Edition 5</w:t>
      </w:r>
      <w:r>
        <w:t xml:space="preserve">, the second argument may be any kind of generic array-like object that has a valid </w:t>
      </w:r>
      <w:r w:rsidRPr="00ED7EA5">
        <w:rPr>
          <w:rFonts w:ascii="Courier New" w:hAnsi="Courier New" w:cs="Courier New"/>
          <w:b/>
        </w:rPr>
        <w:t>length</w:t>
      </w:r>
      <w:r>
        <w:t xml:space="preserve"> property.</w:t>
      </w:r>
    </w:p>
    <w:p w14:paraId="1CA249C1" w14:textId="77777777" w:rsidR="00E80769" w:rsidRDefault="00E80769" w:rsidP="00E80769">
      <w:r>
        <w:t xml:space="preserve">15.3.4.3, 15.3.4.4: In </w:t>
      </w:r>
      <w:r w:rsidR="006E584F">
        <w:t>Edition 3</w:t>
      </w:r>
      <w:r>
        <w:t xml:space="preserve"> passing </w:t>
      </w:r>
      <w:r w:rsidRPr="00BF47D9">
        <w:rPr>
          <w:b/>
        </w:rPr>
        <w:t>undefined</w:t>
      </w:r>
      <w:r>
        <w:t xml:space="preserve"> or </w:t>
      </w:r>
      <w:r w:rsidRPr="00BF47D9">
        <w:rPr>
          <w:b/>
        </w:rPr>
        <w:t>null</w:t>
      </w:r>
      <w:r>
        <w:t xml:space="preserve"> as the first argument to either </w:t>
      </w:r>
      <w:r w:rsidRPr="00BF47D9">
        <w:rPr>
          <w:rFonts w:ascii="Courier New" w:hAnsi="Courier New" w:cs="Courier New"/>
          <w:b/>
        </w:rPr>
        <w:t>Function.prototype.apply</w:t>
      </w:r>
      <w:r>
        <w:t xml:space="preserve"> or </w:t>
      </w:r>
      <w:r w:rsidRPr="00BF47D9">
        <w:rPr>
          <w:rFonts w:ascii="Courier New" w:hAnsi="Courier New" w:cs="Courier New"/>
          <w:b/>
        </w:rPr>
        <w:t>Function.prototype.call</w:t>
      </w:r>
      <w:r>
        <w:t xml:space="preserve"> causes the global object to be passed to the indirectly invoked target function as the </w:t>
      </w:r>
      <w:r w:rsidRPr="00BF47D9">
        <w:rPr>
          <w:b/>
        </w:rPr>
        <w:t>this</w:t>
      </w:r>
      <w:r>
        <w:t xml:space="preserve"> value. If the first argument is a primitive value the result of calling ToObject on the primitive value is passed as the </w:t>
      </w:r>
      <w:r w:rsidRPr="00BF47D9">
        <w:rPr>
          <w:b/>
        </w:rPr>
        <w:t>this</w:t>
      </w:r>
      <w:r>
        <w:t xml:space="preserve"> value. In </w:t>
      </w:r>
      <w:r w:rsidR="00BB5F57">
        <w:t>Edition 5</w:t>
      </w:r>
      <w:r>
        <w:t xml:space="preserve">, these transformations are not performed and the actual first argument value is passed as the </w:t>
      </w:r>
      <w:r w:rsidRPr="00387B06">
        <w:rPr>
          <w:b/>
        </w:rPr>
        <w:t>this</w:t>
      </w:r>
      <w:r>
        <w:t xml:space="preserve"> value. This difference will normally be unobservable to existing ECMAScript </w:t>
      </w:r>
      <w:r w:rsidR="006E584F">
        <w:t>Edition 3</w:t>
      </w:r>
      <w:r>
        <w:t xml:space="preserve"> code because a corresponding transformation takes place upon activation of the target function. However, depending upon the implementation, this difference may be observable by host object functions called using </w:t>
      </w:r>
      <w:r w:rsidRPr="00387B06">
        <w:rPr>
          <w:rFonts w:ascii="Courier New" w:hAnsi="Courier New" w:cs="Courier New"/>
          <w:b/>
        </w:rPr>
        <w:t>apply</w:t>
      </w:r>
      <w:r>
        <w:t xml:space="preserve"> or </w:t>
      </w:r>
      <w:r w:rsidRPr="00387B06">
        <w:rPr>
          <w:rFonts w:ascii="Courier New" w:hAnsi="Courier New" w:cs="Courier New"/>
          <w:b/>
        </w:rPr>
        <w:t>call</w:t>
      </w:r>
      <w:r>
        <w:t xml:space="preserve">. In addition, invoking a standard built-in function in this manner with </w:t>
      </w:r>
      <w:r w:rsidRPr="00CA118B">
        <w:rPr>
          <w:b/>
        </w:rPr>
        <w:t>null</w:t>
      </w:r>
      <w:r>
        <w:t xml:space="preserve"> or </w:t>
      </w:r>
      <w:r w:rsidRPr="00CA118B">
        <w:rPr>
          <w:b/>
        </w:rPr>
        <w:t>undefined</w:t>
      </w:r>
      <w:r>
        <w:t xml:space="preserve"> passed as the this value will in many cases cause behaviour in </w:t>
      </w:r>
      <w:r w:rsidR="00BB5F57">
        <w:t>Edition 5</w:t>
      </w:r>
      <w:r>
        <w:t xml:space="preserve"> implementations that differ from </w:t>
      </w:r>
      <w:r w:rsidR="006E584F">
        <w:t>Edition 3</w:t>
      </w:r>
      <w:r>
        <w:t xml:space="preserve"> behaviour. In particular, in </w:t>
      </w:r>
      <w:r w:rsidR="00BB5F57">
        <w:t>Edition 5</w:t>
      </w:r>
      <w:r>
        <w:t xml:space="preserve"> built-in functions that are specified to actually use the passed </w:t>
      </w:r>
      <w:r w:rsidRPr="00CA118B">
        <w:rPr>
          <w:b/>
        </w:rPr>
        <w:t>this</w:t>
      </w:r>
      <w:r>
        <w:t xml:space="preserve"> value as an object typically throw a </w:t>
      </w:r>
      <w:r w:rsidRPr="00CA118B">
        <w:rPr>
          <w:b/>
        </w:rPr>
        <w:t>TypeError</w:t>
      </w:r>
      <w:r>
        <w:t xml:space="preserve"> exception if passed </w:t>
      </w:r>
      <w:r w:rsidRPr="00CA118B">
        <w:rPr>
          <w:b/>
        </w:rPr>
        <w:t>null</w:t>
      </w:r>
      <w:r>
        <w:t xml:space="preserve"> or </w:t>
      </w:r>
      <w:r w:rsidRPr="00CA118B">
        <w:rPr>
          <w:b/>
        </w:rPr>
        <w:t>undefined</w:t>
      </w:r>
      <w:r>
        <w:t xml:space="preserve"> as the </w:t>
      </w:r>
      <w:r w:rsidRPr="00CA118B">
        <w:rPr>
          <w:b/>
        </w:rPr>
        <w:t>this</w:t>
      </w:r>
      <w:r>
        <w:t xml:space="preserve"> value.</w:t>
      </w:r>
    </w:p>
    <w:p w14:paraId="18F42EC8" w14:textId="77777777" w:rsidR="00E80769" w:rsidRDefault="00E80769" w:rsidP="00E80769">
      <w:r>
        <w:t xml:space="preserve">15.3.5.2: In </w:t>
      </w:r>
      <w:r w:rsidR="00BB5F57">
        <w:t>Edition 5</w:t>
      </w:r>
      <w:r>
        <w:t xml:space="preserve">, the </w:t>
      </w:r>
      <w:r w:rsidRPr="00B51DA1">
        <w:rPr>
          <w:rFonts w:ascii="Courier New" w:hAnsi="Courier New" w:cs="Courier New"/>
          <w:b/>
        </w:rPr>
        <w:t>prototype</w:t>
      </w:r>
      <w:r>
        <w:t xml:space="preserve"> property of Function instances is not enumerable. In </w:t>
      </w:r>
      <w:r w:rsidR="006E584F">
        <w:t>Edition 3</w:t>
      </w:r>
      <w:r>
        <w:t>, this property was enumerable.</w:t>
      </w:r>
    </w:p>
    <w:p w14:paraId="6AB374F0" w14:textId="77777777" w:rsidR="00E80769" w:rsidRDefault="00E80769" w:rsidP="00E80769">
      <w:r>
        <w:t xml:space="preserve">15.5.5.2: In </w:t>
      </w:r>
      <w:r w:rsidR="00BB5F57">
        <w:t>Edition 5</w:t>
      </w:r>
      <w:r>
        <w:t xml:space="preserve">, the individual characters of a String object’s [[PrimitiveValue] may be accessed as array indexed properties of the String object. These properties are non-writable and non-configurable and shadow any inherited properties with the same names. In </w:t>
      </w:r>
      <w:r w:rsidR="006E584F">
        <w:t>Edition 3</w:t>
      </w:r>
      <w:r>
        <w:t xml:space="preserve">, these properties did not exist and ECMAScript code could dynamically add and remove writable properties with such names and could access inherited properties with such names.  </w:t>
      </w:r>
    </w:p>
    <w:p w14:paraId="019A0391" w14:textId="77777777" w:rsidR="00E80769" w:rsidRDefault="00E80769" w:rsidP="00E80769">
      <w:r>
        <w:t xml:space="preserve">15.9.4.2: </w:t>
      </w:r>
      <w:r w:rsidRPr="006D6C2D">
        <w:rPr>
          <w:rFonts w:ascii="Courier New" w:hAnsi="Courier New" w:cs="Courier New"/>
          <w:b/>
        </w:rPr>
        <w:t>Date.parse</w:t>
      </w:r>
      <w:r>
        <w:t xml:space="preserve"> is now required to first attempt to parse its argument as an ISO format string. Programs that use this format but depended upon implementation specific behaviour (including failure) may behave differently.</w:t>
      </w:r>
    </w:p>
    <w:p w14:paraId="0C878621" w14:textId="77777777" w:rsidR="00E80769" w:rsidRDefault="00E80769" w:rsidP="00E80769">
      <w:r w:rsidRPr="006D5C06">
        <w:t>15.10.2.12</w:t>
      </w:r>
      <w:r>
        <w:t xml:space="preserve">: In </w:t>
      </w:r>
      <w:r w:rsidR="00BB5F57">
        <w:t>Edition 5</w:t>
      </w:r>
      <w:r>
        <w:t>,</w:t>
      </w:r>
      <w:r w:rsidRPr="006D5C06">
        <w:t xml:space="preserve"> </w:t>
      </w:r>
      <w:r w:rsidRPr="006D6C2D">
        <w:rPr>
          <w:rFonts w:ascii="Courier New" w:hAnsi="Courier New" w:cs="Courier New"/>
          <w:b/>
        </w:rPr>
        <w:t>\s</w:t>
      </w:r>
      <w:r w:rsidRPr="006D5C06">
        <w:t xml:space="preserve"> now </w:t>
      </w:r>
      <w:r>
        <w:t xml:space="preserve">additionally </w:t>
      </w:r>
      <w:r w:rsidRPr="006D5C06">
        <w:t>matches &lt;BOM&gt;.</w:t>
      </w:r>
    </w:p>
    <w:p w14:paraId="46315929" w14:textId="77777777" w:rsidR="00E80769" w:rsidRDefault="00E80769" w:rsidP="00E80769">
      <w:r>
        <w:t xml:space="preserve">15.10.4.1: In </w:t>
      </w:r>
      <w:r w:rsidR="006E584F">
        <w:t>Edition 3</w:t>
      </w:r>
      <w:r>
        <w:t xml:space="preserve">, the exact form of the String value of the </w:t>
      </w:r>
      <w:r w:rsidRPr="00976AA9">
        <w:rPr>
          <w:rFonts w:ascii="Courier New" w:hAnsi="Courier New" w:cs="Courier New"/>
          <w:b/>
        </w:rPr>
        <w:t>source</w:t>
      </w:r>
      <w:r>
        <w:t xml:space="preserve"> property of an object created by the </w:t>
      </w:r>
      <w:r w:rsidRPr="00976AA9">
        <w:rPr>
          <w:rFonts w:ascii="Courier New" w:hAnsi="Courier New" w:cs="Courier New"/>
          <w:b/>
        </w:rPr>
        <w:t>RegExp</w:t>
      </w:r>
      <w:r>
        <w:t xml:space="preserve"> constructor is implementation defined. In </w:t>
      </w:r>
      <w:r w:rsidR="00BB5F57">
        <w:t>Edition 5</w:t>
      </w:r>
      <w:r>
        <w:t xml:space="preserve">, the String must conform to certain specified requirements and hence may be different from that produced by an </w:t>
      </w:r>
      <w:r w:rsidR="006E584F">
        <w:t>Edition 3</w:t>
      </w:r>
      <w:r>
        <w:t xml:space="preserve"> implementation.</w:t>
      </w:r>
    </w:p>
    <w:p w14:paraId="6E364F93" w14:textId="77777777" w:rsidR="00E80769" w:rsidRDefault="00E80769" w:rsidP="00E80769">
      <w:r>
        <w:t xml:space="preserve">15.10.6.4: In </w:t>
      </w:r>
      <w:r w:rsidR="006E584F">
        <w:t>Edition 3</w:t>
      </w:r>
      <w:r>
        <w:t xml:space="preserve">, the result of </w:t>
      </w:r>
      <w:r w:rsidRPr="006B4613">
        <w:rPr>
          <w:rFonts w:ascii="Courier New" w:hAnsi="Courier New" w:cs="Courier New"/>
          <w:b/>
        </w:rPr>
        <w:t>RegExp.prototype.toString</w:t>
      </w:r>
      <w:r>
        <w:t xml:space="preserve"> need not be derived from the value of the RegExp object’s </w:t>
      </w:r>
      <w:r w:rsidRPr="00976AA9">
        <w:rPr>
          <w:rFonts w:ascii="Courier New" w:hAnsi="Courier New" w:cs="Courier New"/>
          <w:b/>
        </w:rPr>
        <w:t>source</w:t>
      </w:r>
      <w:r>
        <w:t xml:space="preserve"> property.  In </w:t>
      </w:r>
      <w:r w:rsidR="00BB5F57">
        <w:t>Edition 5</w:t>
      </w:r>
      <w:r>
        <w:t xml:space="preserve"> the result must be derived from the </w:t>
      </w:r>
      <w:r w:rsidRPr="00976AA9">
        <w:rPr>
          <w:rFonts w:ascii="Courier New" w:hAnsi="Courier New" w:cs="Courier New"/>
          <w:b/>
        </w:rPr>
        <w:t>source</w:t>
      </w:r>
      <w:r>
        <w:t xml:space="preserve"> property in a specified manner and hence may be different from the result produced by an </w:t>
      </w:r>
      <w:r w:rsidR="006E584F">
        <w:t>Edition 3</w:t>
      </w:r>
      <w:r>
        <w:t xml:space="preserve"> implementation.</w:t>
      </w:r>
    </w:p>
    <w:p w14:paraId="34979C1C" w14:textId="77777777" w:rsidR="00E80769" w:rsidRDefault="00E80769" w:rsidP="00E80769">
      <w:r>
        <w:t xml:space="preserve">15.11.2.1, 15.11.4.3:  In </w:t>
      </w:r>
      <w:r w:rsidR="00BB5F57">
        <w:t>Edition 5</w:t>
      </w:r>
      <w:r>
        <w:t xml:space="preserve">, if an initial value for the </w:t>
      </w:r>
      <w:r w:rsidRPr="004717D5">
        <w:rPr>
          <w:rFonts w:ascii="Courier New" w:hAnsi="Courier New" w:cs="Courier New"/>
          <w:b/>
        </w:rPr>
        <w:t>message</w:t>
      </w:r>
      <w:r>
        <w:t xml:space="preserve"> property of an Error object is not specified via the </w:t>
      </w:r>
      <w:r w:rsidRPr="004717D5">
        <w:rPr>
          <w:rFonts w:ascii="Courier New" w:hAnsi="Courier New" w:cs="Courier New"/>
          <w:b/>
        </w:rPr>
        <w:t>Error</w:t>
      </w:r>
      <w:r>
        <w:t xml:space="preserve"> constructor the initial value of the property is the empty String.  In </w:t>
      </w:r>
      <w:r w:rsidR="006E584F">
        <w:t>Edition 3</w:t>
      </w:r>
      <w:r>
        <w:t>, such an initial value is implementation defined.</w:t>
      </w:r>
    </w:p>
    <w:p w14:paraId="374CB29E" w14:textId="77777777" w:rsidR="00E80769" w:rsidRDefault="00E80769" w:rsidP="00E80769">
      <w:r>
        <w:t xml:space="preserve">15.11.4.4:  In </w:t>
      </w:r>
      <w:r w:rsidR="006E584F">
        <w:t>Edition 3</w:t>
      </w:r>
      <w:r>
        <w:t xml:space="preserve">, the result of </w:t>
      </w:r>
      <w:r w:rsidRPr="004272B7">
        <w:rPr>
          <w:rFonts w:ascii="Courier New" w:hAnsi="Courier New" w:cs="Courier New"/>
          <w:b/>
        </w:rPr>
        <w:t>Error.prototype.toString</w:t>
      </w:r>
      <w:r>
        <w:t xml:space="preserve"> is implementation defined.  In </w:t>
      </w:r>
      <w:r w:rsidR="00BB5F57">
        <w:t>Edition 5</w:t>
      </w:r>
      <w:r>
        <w:t xml:space="preserve">, the result is fully specified and hence may differ from some </w:t>
      </w:r>
      <w:r w:rsidR="006E584F">
        <w:t>Edition 3</w:t>
      </w:r>
      <w:r>
        <w:t xml:space="preserve"> implementations.</w:t>
      </w:r>
    </w:p>
    <w:p w14:paraId="146D2613" w14:textId="77777777" w:rsidR="00E80769" w:rsidRDefault="00E80769" w:rsidP="00E80769">
      <w:r>
        <w:t xml:space="preserve">15.12: In </w:t>
      </w:r>
      <w:r w:rsidR="00BB5F57">
        <w:t>Edition 5</w:t>
      </w:r>
      <w:r>
        <w:t xml:space="preserve">, the name </w:t>
      </w:r>
      <w:r w:rsidRPr="006D6C2D">
        <w:rPr>
          <w:rFonts w:ascii="Courier New" w:hAnsi="Courier New" w:cs="Courier New"/>
          <w:b/>
        </w:rPr>
        <w:t>JSON</w:t>
      </w:r>
      <w:r>
        <w:t xml:space="preserve"> is defined in the global environment. In </w:t>
      </w:r>
      <w:r w:rsidR="006E584F">
        <w:t>Edition 3</w:t>
      </w:r>
      <w:r>
        <w:t>, testing for the presence of that name will show it to be undefined unless it is defined by the program or implementation.</w:t>
      </w:r>
    </w:p>
    <w:p w14:paraId="3A5A761A" w14:textId="77777777" w:rsidR="00E80769" w:rsidRDefault="00E80769" w:rsidP="00990F07"/>
    <w:p w14:paraId="3B719D0F" w14:textId="77777777" w:rsidR="00E80769" w:rsidRDefault="00E80769" w:rsidP="00990F07"/>
    <w:p w14:paraId="10A32B95" w14:textId="77777777" w:rsidR="00C1377C" w:rsidRDefault="000D7240" w:rsidP="00C1377C">
      <w:pPr>
        <w:jc w:val="left"/>
      </w:pPr>
      <w:r>
        <w:br w:type="page"/>
      </w:r>
    </w:p>
    <w:p w14:paraId="5ECBB284" w14:textId="77777777" w:rsidR="00C1377C" w:rsidRDefault="00C1377C" w:rsidP="00C1377C">
      <w:pPr>
        <w:pStyle w:val="ANNEX"/>
      </w:pPr>
      <w:r>
        <w:rPr>
          <w:b w:val="0"/>
        </w:rPr>
        <w:br/>
      </w:r>
      <w:bookmarkStart w:id="7037" w:name="_Toc153968593"/>
      <w:r>
        <w:rPr>
          <w:b w:val="0"/>
        </w:rPr>
        <w:t>(informative)</w:t>
      </w:r>
      <w:r>
        <w:rPr>
          <w:b w:val="0"/>
        </w:rPr>
        <w:br/>
      </w:r>
      <w:r w:rsidRPr="0026283E">
        <w:rPr>
          <w:b w:val="0"/>
        </w:rPr>
        <w:fldChar w:fldCharType="begin"/>
      </w:r>
      <w:r w:rsidRPr="0026283E">
        <w:rPr>
          <w:b w:val="0"/>
        </w:rPr>
        <w:instrText xml:space="preserve">SEQ aaa \h </w:instrText>
      </w:r>
      <w:del w:id="7038" w:author="Allen Wirfs-Brock rev2" w:date="2011-07-20T13:24:00Z">
        <w:r w:rsidR="00704FBA" w:rsidDel="004E0EFF">
          <w:rPr>
            <w:b w:val="0"/>
          </w:rPr>
          <w:fldChar w:fldCharType="separate"/>
        </w:r>
      </w:del>
      <w:r w:rsidRPr="0026283E">
        <w:rPr>
          <w:b w:val="0"/>
        </w:rPr>
        <w:fldChar w:fldCharType="end"/>
      </w:r>
      <w:r w:rsidRPr="0026283E">
        <w:rPr>
          <w:b w:val="0"/>
        </w:rPr>
        <w:fldChar w:fldCharType="begin"/>
      </w:r>
      <w:r w:rsidRPr="0026283E">
        <w:rPr>
          <w:b w:val="0"/>
        </w:rPr>
        <w:instrText xml:space="preserve">SEQ table \r0\h </w:instrText>
      </w:r>
      <w:del w:id="7039" w:author="Allen Wirfs-Brock rev2" w:date="2011-07-20T13:24:00Z">
        <w:r w:rsidR="00704FBA" w:rsidDel="004E0EFF">
          <w:rPr>
            <w:b w:val="0"/>
          </w:rPr>
          <w:fldChar w:fldCharType="separate"/>
        </w:r>
      </w:del>
      <w:r w:rsidRPr="0026283E">
        <w:rPr>
          <w:b w:val="0"/>
        </w:rPr>
        <w:fldChar w:fldCharType="end"/>
      </w:r>
      <w:r w:rsidRPr="0026283E">
        <w:rPr>
          <w:b w:val="0"/>
        </w:rPr>
        <w:fldChar w:fldCharType="begin"/>
      </w:r>
      <w:r w:rsidRPr="0026283E">
        <w:rPr>
          <w:b w:val="0"/>
        </w:rPr>
        <w:instrText xml:space="preserve">SEQ figure \r0\h </w:instrText>
      </w:r>
      <w:del w:id="7040" w:author="Allen Wirfs-Brock rev2" w:date="2011-07-20T13:24:00Z">
        <w:r w:rsidR="00704FBA" w:rsidDel="004E0EFF">
          <w:rPr>
            <w:b w:val="0"/>
          </w:rPr>
          <w:fldChar w:fldCharType="separate"/>
        </w:r>
      </w:del>
      <w:r w:rsidRPr="0026283E">
        <w:rPr>
          <w:b w:val="0"/>
        </w:rPr>
        <w:fldChar w:fldCharType="end"/>
      </w:r>
      <w:r>
        <w:br/>
        <w:t>Technical</w:t>
      </w:r>
      <w:r w:rsidR="00D413D9">
        <w:t>ly Significant</w:t>
      </w:r>
      <w:r>
        <w:t xml:space="preserve"> Corrections and Clarifications</w:t>
      </w:r>
      <w:r w:rsidRPr="00AD1EC3">
        <w:t xml:space="preserve"> in the 5</w:t>
      </w:r>
      <w:r>
        <w:rPr>
          <w:bCs/>
          <w:szCs w:val="28"/>
        </w:rPr>
        <w:t>.1</w:t>
      </w:r>
      <w:r>
        <w:t xml:space="preserve"> Edition</w:t>
      </w:r>
      <w:bookmarkEnd w:id="7037"/>
    </w:p>
    <w:p w14:paraId="478C656B" w14:textId="77777777" w:rsidR="00C1377C" w:rsidRPr="00C1377C" w:rsidRDefault="00C1377C" w:rsidP="00C1377C">
      <w:r>
        <w:t xml:space="preserve">7.8.4: CV definitions added for </w:t>
      </w:r>
      <w:r w:rsidRPr="00C1377C">
        <w:rPr>
          <w:rFonts w:ascii="Times New Roman" w:hAnsi="Times New Roman"/>
          <w:i/>
        </w:rPr>
        <w:t>DoubleStringCharacter</w:t>
      </w:r>
      <w:r>
        <w:t xml:space="preserve"> </w:t>
      </w:r>
      <w:r w:rsidRPr="00C1377C">
        <w:rPr>
          <w:b/>
        </w:rPr>
        <w:t>::</w:t>
      </w:r>
      <w:r>
        <w:t xml:space="preserve"> </w:t>
      </w:r>
      <w:r w:rsidRPr="00C1377C">
        <w:rPr>
          <w:rFonts w:ascii="Times New Roman" w:hAnsi="Times New Roman"/>
          <w:i/>
        </w:rPr>
        <w:t>LineContinuation</w:t>
      </w:r>
      <w:r>
        <w:t xml:space="preserve"> and </w:t>
      </w:r>
      <w:r>
        <w:rPr>
          <w:rFonts w:ascii="Times New Roman" w:hAnsi="Times New Roman"/>
          <w:i/>
        </w:rPr>
        <w:t>Single</w:t>
      </w:r>
      <w:r w:rsidRPr="00C1377C">
        <w:rPr>
          <w:rFonts w:ascii="Times New Roman" w:hAnsi="Times New Roman"/>
          <w:i/>
        </w:rPr>
        <w:t>StringCharacter</w:t>
      </w:r>
      <w:r>
        <w:t xml:space="preserve"> </w:t>
      </w:r>
      <w:r w:rsidRPr="00C1377C">
        <w:rPr>
          <w:b/>
        </w:rPr>
        <w:t>::</w:t>
      </w:r>
      <w:r>
        <w:t xml:space="preserve"> </w:t>
      </w:r>
      <w:r w:rsidRPr="00C1377C">
        <w:rPr>
          <w:rFonts w:ascii="Times New Roman" w:hAnsi="Times New Roman"/>
          <w:i/>
        </w:rPr>
        <w:t>LineContinuation</w:t>
      </w:r>
      <w:r>
        <w:t>.</w:t>
      </w:r>
    </w:p>
    <w:p w14:paraId="701B9030" w14:textId="77777777" w:rsidR="00C1377C" w:rsidRDefault="00D413D9" w:rsidP="00C1377C">
      <w:r>
        <w:t>10.2.1.1.3</w:t>
      </w:r>
      <w:r w:rsidR="00C1377C">
        <w:t xml:space="preserve">: </w:t>
      </w:r>
      <w:r>
        <w:t>The argument S is not ignored. It controls whether an exception is thrown when attempting to set an immutable binding.</w:t>
      </w:r>
    </w:p>
    <w:p w14:paraId="6C7764DD" w14:textId="77777777" w:rsidR="00C1377C" w:rsidRDefault="00D413D9" w:rsidP="00C1377C">
      <w:r>
        <w:t>10.2.1.2.2</w:t>
      </w:r>
      <w:r w:rsidR="00C1377C">
        <w:t xml:space="preserve">: </w:t>
      </w:r>
      <w:r>
        <w:t xml:space="preserve">In algorithm step 5, </w:t>
      </w:r>
      <w:r w:rsidRPr="00020458">
        <w:rPr>
          <w:b/>
        </w:rPr>
        <w:t>true</w:t>
      </w:r>
      <w:r>
        <w:t xml:space="preserve"> is passed</w:t>
      </w:r>
      <w:r w:rsidR="00020458">
        <w:t xml:space="preserve"> as the last argument to [[DefineOwnProperty]]</w:t>
      </w:r>
      <w:r w:rsidR="00C1377C">
        <w:t>.</w:t>
      </w:r>
    </w:p>
    <w:p w14:paraId="3B6573FD" w14:textId="77777777" w:rsidR="00C1377C" w:rsidRDefault="0033741C" w:rsidP="00C1377C">
      <w:r>
        <w:t>10.5</w:t>
      </w:r>
      <w:r w:rsidR="00C1377C">
        <w:t xml:space="preserve">: </w:t>
      </w:r>
      <w:r w:rsidR="00602222">
        <w:t>Former algorithm step 5.e is now 5.f and a new step 5.e was added to restore compatibility with 3</w:t>
      </w:r>
      <w:r w:rsidR="00602222" w:rsidRPr="00602222">
        <w:rPr>
          <w:vertAlign w:val="superscript"/>
        </w:rPr>
        <w:t>rd</w:t>
      </w:r>
      <w:r w:rsidR="00602222">
        <w:t xml:space="preserve"> Edition when redefining global functions.</w:t>
      </w:r>
    </w:p>
    <w:p w14:paraId="3E1F7492" w14:textId="77777777" w:rsidR="00C1377C" w:rsidRDefault="00481AF4" w:rsidP="00C1377C">
      <w:r>
        <w:t>11.5.3</w:t>
      </w:r>
      <w:r w:rsidR="00C1377C">
        <w:t xml:space="preserve">: </w:t>
      </w:r>
      <w:r>
        <w:t>In the final bullet</w:t>
      </w:r>
      <w:r w:rsidR="00B12427">
        <w:t xml:space="preserve"> item</w:t>
      </w:r>
      <w:r>
        <w:t>, use of IEEE 754 round-to-nearest mode is specified.</w:t>
      </w:r>
    </w:p>
    <w:p w14:paraId="57C7DFB3" w14:textId="77777777" w:rsidR="00C1377C" w:rsidRDefault="0093757B" w:rsidP="00C1377C">
      <w:r>
        <w:t>12.6.3</w:t>
      </w:r>
      <w:r w:rsidR="00C1377C">
        <w:t>:</w:t>
      </w:r>
      <w:r w:rsidR="00053225">
        <w:t xml:space="preserve"> Missing ToBoolean restored in step 3.a.ii</w:t>
      </w:r>
      <w:r w:rsidR="007C6F49">
        <w:t xml:space="preserve"> of </w:t>
      </w:r>
      <w:r w:rsidR="00330F2A">
        <w:t xml:space="preserve">both </w:t>
      </w:r>
      <w:r w:rsidR="007C6F49">
        <w:t>algorithm</w:t>
      </w:r>
      <w:r w:rsidR="00330F2A">
        <w:t>s</w:t>
      </w:r>
      <w:r w:rsidR="00C1377C">
        <w:t>.</w:t>
      </w:r>
    </w:p>
    <w:p w14:paraId="29DDCDFD" w14:textId="77777777" w:rsidR="007C6F49" w:rsidRDefault="007C6F49" w:rsidP="00C1377C">
      <w:r>
        <w:t>12.6.4: Additional final sentences in each of the last two paragraphs clarify certain property enumeration</w:t>
      </w:r>
      <w:r w:rsidRPr="007C6F49">
        <w:t xml:space="preserve"> </w:t>
      </w:r>
      <w:r>
        <w:t>requirements.</w:t>
      </w:r>
    </w:p>
    <w:p w14:paraId="3D343555" w14:textId="77777777" w:rsidR="00990F07" w:rsidRDefault="007C6F49" w:rsidP="00990F07">
      <w:pPr>
        <w:jc w:val="left"/>
      </w:pPr>
      <w:r>
        <w:t xml:space="preserve">12.7, 12.8, 12.9: BNF modified to clarify that a </w:t>
      </w:r>
      <w:r w:rsidRPr="007C6F49">
        <w:rPr>
          <w:rFonts w:ascii="Courier New" w:hAnsi="Courier New" w:cs="Courier New"/>
          <w:b/>
        </w:rPr>
        <w:t>continue</w:t>
      </w:r>
      <w:r>
        <w:t xml:space="preserve"> or </w:t>
      </w:r>
      <w:r w:rsidRPr="007C6F49">
        <w:rPr>
          <w:rFonts w:ascii="Courier New" w:hAnsi="Courier New" w:cs="Courier New"/>
          <w:b/>
        </w:rPr>
        <w:t>break</w:t>
      </w:r>
      <w:r>
        <w:t xml:space="preserve"> statement without an </w:t>
      </w:r>
      <w:r w:rsidRPr="007C6F49">
        <w:rPr>
          <w:rFonts w:ascii="Times New Roman" w:hAnsi="Times New Roman"/>
          <w:i/>
        </w:rPr>
        <w:t>Identifier</w:t>
      </w:r>
      <w:r>
        <w:t xml:space="preserve"> or a </w:t>
      </w:r>
      <w:r w:rsidRPr="007C6F49">
        <w:rPr>
          <w:rFonts w:ascii="Courier New" w:hAnsi="Courier New" w:cs="Courier New"/>
          <w:b/>
        </w:rPr>
        <w:t>return</w:t>
      </w:r>
      <w:r>
        <w:t xml:space="preserve"> statement without an </w:t>
      </w:r>
      <w:r w:rsidRPr="007C6F49">
        <w:rPr>
          <w:rFonts w:ascii="Times New Roman" w:hAnsi="Times New Roman"/>
          <w:i/>
        </w:rPr>
        <w:t>Expression</w:t>
      </w:r>
      <w:r>
        <w:t xml:space="preserve"> may have a </w:t>
      </w:r>
      <w:r w:rsidRPr="007C6F49">
        <w:rPr>
          <w:rFonts w:ascii="Times New Roman" w:hAnsi="Times New Roman"/>
          <w:i/>
        </w:rPr>
        <w:t>LineTerminator</w:t>
      </w:r>
      <w:r>
        <w:t xml:space="preserve"> before the semi-colon.</w:t>
      </w:r>
    </w:p>
    <w:p w14:paraId="16EED03A" w14:textId="77777777" w:rsidR="00425398" w:rsidRDefault="00425398" w:rsidP="00990F07">
      <w:pPr>
        <w:jc w:val="left"/>
      </w:pPr>
      <w:r>
        <w:t xml:space="preserve">12.14: Step 3 of algorithm 1 and step 2.a of algorithm 3 are corrected such that the </w:t>
      </w:r>
      <w:r w:rsidRPr="00425398">
        <w:rPr>
          <w:rFonts w:ascii="Times New Roman" w:hAnsi="Times New Roman"/>
        </w:rPr>
        <w:t>value</w:t>
      </w:r>
      <w:r>
        <w:t xml:space="preserve"> field of </w:t>
      </w:r>
      <w:r w:rsidRPr="00425398">
        <w:rPr>
          <w:rFonts w:ascii="Times New Roman" w:hAnsi="Times New Roman"/>
          <w:i/>
        </w:rPr>
        <w:t>B</w:t>
      </w:r>
      <w:r>
        <w:t xml:space="preserve"> is passed as a parameter rather than </w:t>
      </w:r>
      <w:r w:rsidRPr="00425398">
        <w:rPr>
          <w:rFonts w:ascii="Times New Roman" w:hAnsi="Times New Roman"/>
          <w:i/>
        </w:rPr>
        <w:t>B</w:t>
      </w:r>
      <w:r>
        <w:t xml:space="preserve"> itself.</w:t>
      </w:r>
    </w:p>
    <w:p w14:paraId="62B70C72" w14:textId="77777777" w:rsidR="00425398" w:rsidRDefault="00425398" w:rsidP="00990F07">
      <w:pPr>
        <w:jc w:val="left"/>
      </w:pPr>
      <w:r>
        <w:t>15.1.2.2</w:t>
      </w:r>
      <w:r w:rsidR="00873013">
        <w:t>:</w:t>
      </w:r>
      <w:r>
        <w:t xml:space="preserve"> In step 2 of algorithm, clarify that </w:t>
      </w:r>
      <w:r w:rsidRPr="00425398">
        <w:rPr>
          <w:rFonts w:ascii="Times New Roman" w:hAnsi="Times New Roman"/>
          <w:i/>
        </w:rPr>
        <w:t>S</w:t>
      </w:r>
      <w:r>
        <w:t xml:space="preserve"> may be the empty string.</w:t>
      </w:r>
    </w:p>
    <w:p w14:paraId="23656747" w14:textId="77777777" w:rsidR="00873013" w:rsidRDefault="00873013" w:rsidP="00990F07">
      <w:pPr>
        <w:jc w:val="left"/>
      </w:pPr>
      <w:r>
        <w:t xml:space="preserve">15.1.2.3: In step 2 of algorithm clarify that </w:t>
      </w:r>
      <w:r w:rsidRPr="00873013">
        <w:rPr>
          <w:rFonts w:ascii="Times New Roman" w:hAnsi="Times New Roman"/>
          <w:i/>
        </w:rPr>
        <w:t>trimmedString</w:t>
      </w:r>
      <w:r>
        <w:t xml:space="preserve"> may be the empty string.</w:t>
      </w:r>
    </w:p>
    <w:p w14:paraId="0437DDEC" w14:textId="77777777" w:rsidR="00873013" w:rsidRDefault="00873013" w:rsidP="00990F07">
      <w:pPr>
        <w:jc w:val="left"/>
      </w:pPr>
      <w:r>
        <w:t>15.1.3:  Added notes clarifying that ECMAScript’s URI syntax is based upon RFC 23</w:t>
      </w:r>
      <w:r w:rsidR="00674B7E">
        <w:t>96</w:t>
      </w:r>
      <w:r>
        <w:t xml:space="preserve"> and not the newer RFC 3986. In the algorithm for Decode, a step was remove</w:t>
      </w:r>
      <w:r w:rsidR="00674B7E">
        <w:t>d</w:t>
      </w:r>
      <w:r>
        <w:t xml:space="preserve"> that immediate</w:t>
      </w:r>
      <w:r w:rsidR="00B12427">
        <w:t>ly</w:t>
      </w:r>
      <w:r>
        <w:t xml:space="preserve"> preceded the current step 4.d.vii.10.a because it tested for a condition that cannot occur.</w:t>
      </w:r>
    </w:p>
    <w:p w14:paraId="6E495304" w14:textId="77777777" w:rsidR="006C589D" w:rsidRDefault="006C589D" w:rsidP="00990F07">
      <w:pPr>
        <w:jc w:val="left"/>
      </w:pPr>
      <w:r>
        <w:t xml:space="preserve">15.2.3.7: Corrected use of variable </w:t>
      </w:r>
      <w:r w:rsidRPr="006C589D">
        <w:rPr>
          <w:rFonts w:ascii="Times New Roman" w:hAnsi="Times New Roman"/>
          <w:i/>
        </w:rPr>
        <w:t>P</w:t>
      </w:r>
      <w:r>
        <w:t xml:space="preserve"> in steps 5 and 6 of algorithm.</w:t>
      </w:r>
    </w:p>
    <w:p w14:paraId="0E02A7B5" w14:textId="77777777" w:rsidR="00A45036" w:rsidRDefault="00A45036" w:rsidP="00990F07">
      <w:pPr>
        <w:jc w:val="left"/>
      </w:pPr>
      <w:r>
        <w:t xml:space="preserve">15.2.4.2: Edition 5 handling of </w:t>
      </w:r>
      <w:r w:rsidRPr="00A45036">
        <w:rPr>
          <w:rFonts w:ascii="Times New Roman" w:hAnsi="Times New Roman"/>
          <w:b/>
        </w:rPr>
        <w:t>undefined</w:t>
      </w:r>
      <w:r>
        <w:t xml:space="preserve"> and </w:t>
      </w:r>
      <w:r w:rsidRPr="00A45036">
        <w:rPr>
          <w:rFonts w:ascii="Times New Roman" w:hAnsi="Times New Roman"/>
          <w:b/>
        </w:rPr>
        <w:t>null</w:t>
      </w:r>
      <w:r>
        <w:t xml:space="preserve"> as </w:t>
      </w:r>
      <w:r w:rsidRPr="00A45036">
        <w:rPr>
          <w:rFonts w:ascii="Times New Roman" w:hAnsi="Times New Roman"/>
          <w:b/>
        </w:rPr>
        <w:t>this</w:t>
      </w:r>
      <w:r>
        <w:t xml:space="preserve"> value caused existing code to fail.  Specification modified to maintain compatibility with such code. New steps 1 and 2 added to the algorithm.</w:t>
      </w:r>
    </w:p>
    <w:p w14:paraId="16E889EC" w14:textId="77777777" w:rsidR="00A45036" w:rsidRDefault="00A45036" w:rsidP="00990F07">
      <w:pPr>
        <w:jc w:val="left"/>
      </w:pPr>
      <w:r>
        <w:t>15.3.4.3: Steps 5 and 7 of Edition 5 algorithm have been delet</w:t>
      </w:r>
      <w:r w:rsidR="0096338A">
        <w:t xml:space="preserve">ed because they imposed requirements upon the </w:t>
      </w:r>
      <w:r w:rsidR="0096338A" w:rsidRPr="0096338A">
        <w:rPr>
          <w:rFonts w:ascii="Times New Roman" w:hAnsi="Times New Roman"/>
          <w:i/>
        </w:rPr>
        <w:t>argArray</w:t>
      </w:r>
      <w:r w:rsidR="0096338A">
        <w:t xml:space="preserve"> argument that are inconsistent with other uses of generic array-like objects.</w:t>
      </w:r>
      <w:r>
        <w:t xml:space="preserve"> </w:t>
      </w:r>
    </w:p>
    <w:p w14:paraId="71FFDAEE" w14:textId="77777777" w:rsidR="0096338A" w:rsidRDefault="0096338A" w:rsidP="00990F07">
      <w:pPr>
        <w:jc w:val="left"/>
      </w:pPr>
      <w:r>
        <w:t xml:space="preserve">15.4.4.12: In step 9.a, incorrect reference to </w:t>
      </w:r>
      <w:r w:rsidRPr="0096338A">
        <w:rPr>
          <w:i/>
        </w:rPr>
        <w:t>relativeStart</w:t>
      </w:r>
      <w:r>
        <w:t xml:space="preserve"> was replaced with a reference to </w:t>
      </w:r>
      <w:r w:rsidRPr="0096338A">
        <w:rPr>
          <w:i/>
        </w:rPr>
        <w:t>actualStart</w:t>
      </w:r>
      <w:r>
        <w:t xml:space="preserve">. </w:t>
      </w:r>
    </w:p>
    <w:p w14:paraId="7F7EBF23" w14:textId="77777777" w:rsidR="00346C38" w:rsidRDefault="00346C38" w:rsidP="00990F07">
      <w:pPr>
        <w:jc w:val="left"/>
      </w:pPr>
      <w:r>
        <w:t xml:space="preserve">15.4.4.15: Clarified that the default value for </w:t>
      </w:r>
      <w:r w:rsidRPr="00346C38">
        <w:rPr>
          <w:rFonts w:ascii="Times New Roman" w:hAnsi="Times New Roman"/>
          <w:i/>
        </w:rPr>
        <w:t>fromIndex</w:t>
      </w:r>
      <w:r>
        <w:t xml:space="preserve"> is the length minus 1 of the array.</w:t>
      </w:r>
    </w:p>
    <w:p w14:paraId="3C77AA76" w14:textId="77777777" w:rsidR="00346C38" w:rsidRDefault="00346C38" w:rsidP="00990F07">
      <w:pPr>
        <w:jc w:val="left"/>
      </w:pPr>
      <w:r>
        <w:t xml:space="preserve">15.4.4.18: In step 9 of the algorithm, </w:t>
      </w:r>
      <w:r w:rsidRPr="00346C38">
        <w:rPr>
          <w:rFonts w:ascii="Times New Roman" w:hAnsi="Times New Roman"/>
          <w:b/>
        </w:rPr>
        <w:t>undefined</w:t>
      </w:r>
      <w:r>
        <w:t xml:space="preserve"> is now the specified return value.</w:t>
      </w:r>
    </w:p>
    <w:p w14:paraId="55D33760" w14:textId="77777777" w:rsidR="00346C38" w:rsidRDefault="00346C38" w:rsidP="00990F07">
      <w:pPr>
        <w:jc w:val="left"/>
      </w:pPr>
      <w:r>
        <w:t xml:space="preserve">15.4.4.22: In step 9.c.ii the first argument to the [[Call]] internal method has been changed to </w:t>
      </w:r>
      <w:r w:rsidRPr="00D37795">
        <w:rPr>
          <w:rFonts w:ascii="Times New Roman" w:hAnsi="Times New Roman"/>
          <w:b/>
        </w:rPr>
        <w:t>undefined</w:t>
      </w:r>
      <w:r>
        <w:t xml:space="preserve"> </w:t>
      </w:r>
      <w:r w:rsidR="00D37795">
        <w:t xml:space="preserve">for consistency with the definition of </w:t>
      </w:r>
      <w:r w:rsidR="00D37795" w:rsidRPr="00D37795">
        <w:rPr>
          <w:rFonts w:ascii="Courier New" w:hAnsi="Courier New" w:cs="Courier New"/>
        </w:rPr>
        <w:t>Array.prototype.reduce</w:t>
      </w:r>
      <w:r w:rsidR="00D37795">
        <w:t>.</w:t>
      </w:r>
    </w:p>
    <w:p w14:paraId="230034CB" w14:textId="77777777" w:rsidR="00D8396C" w:rsidRDefault="00D8396C" w:rsidP="00990F07">
      <w:pPr>
        <w:jc w:val="left"/>
      </w:pPr>
      <w:r>
        <w:t>15.4.5.1: In Algorithm steps 3.l.ii and 3.l.iii the variable name was inverted resulting in an incorrectly inverted test.</w:t>
      </w:r>
    </w:p>
    <w:p w14:paraId="59F61E32" w14:textId="77777777" w:rsidR="00D8396C" w:rsidRDefault="00D8396C" w:rsidP="00990F07">
      <w:pPr>
        <w:jc w:val="left"/>
      </w:pPr>
      <w:r>
        <w:t xml:space="preserve">15.5.4.9: Normative requirement concerning canonically equivalent strings deleted from paragraph following </w:t>
      </w:r>
      <w:r w:rsidR="000D6A7C">
        <w:t>algorithm because it is listed as a recommendation in NOTE 2.</w:t>
      </w:r>
    </w:p>
    <w:p w14:paraId="51F144D2" w14:textId="77777777" w:rsidR="000D6A7C" w:rsidRDefault="000D6A7C" w:rsidP="00990F07">
      <w:pPr>
        <w:jc w:val="left"/>
      </w:pPr>
      <w:r>
        <w:t xml:space="preserve">15.5.4.14: In </w:t>
      </w:r>
      <w:r w:rsidRPr="000D6A7C">
        <w:rPr>
          <w:rFonts w:ascii="Courier New" w:hAnsi="Courier New" w:cs="Courier New"/>
        </w:rPr>
        <w:t>split</w:t>
      </w:r>
      <w:r>
        <w:t xml:space="preserve"> algorithm step 11.a and 13.a</w:t>
      </w:r>
      <w:r w:rsidR="00C12A1B">
        <w:t>,</w:t>
      </w:r>
      <w:r>
        <w:t xml:space="preserve"> the position</w:t>
      </w:r>
      <w:r w:rsidR="00C12A1B">
        <w:t>al</w:t>
      </w:r>
      <w:r>
        <w:t xml:space="preserve"> order of the arguments to </w:t>
      </w:r>
      <w:r w:rsidRPr="000D6A7C">
        <w:rPr>
          <w:rFonts w:ascii="Times New Roman" w:hAnsi="Times New Roman"/>
          <w:i/>
        </w:rPr>
        <w:t>SplitMatch</w:t>
      </w:r>
      <w:r>
        <w:t xml:space="preserve"> </w:t>
      </w:r>
      <w:r w:rsidR="00C12A1B">
        <w:t>was</w:t>
      </w:r>
      <w:r>
        <w:t xml:space="preserve"> corrected to match the actual parameter signature of </w:t>
      </w:r>
      <w:r w:rsidRPr="000D6A7C">
        <w:rPr>
          <w:rFonts w:ascii="Times New Roman" w:hAnsi="Times New Roman"/>
          <w:i/>
        </w:rPr>
        <w:t>SplitMatch</w:t>
      </w:r>
      <w:r>
        <w:t>.</w:t>
      </w:r>
      <w:r w:rsidR="00C12A1B">
        <w:t xml:space="preserve">  In step 13.a.iii.</w:t>
      </w:r>
      <w:r w:rsidR="00C1266D">
        <w:t>7.</w:t>
      </w:r>
      <w:r w:rsidR="00C12A1B">
        <w:t xml:space="preserve">d, </w:t>
      </w:r>
      <w:r w:rsidR="00C12A1B" w:rsidRPr="00C12A1B">
        <w:rPr>
          <w:rFonts w:ascii="Times New Roman" w:hAnsi="Times New Roman"/>
          <w:i/>
        </w:rPr>
        <w:t>lengthA</w:t>
      </w:r>
      <w:r w:rsidR="00C12A1B">
        <w:t xml:space="preserve"> replaces </w:t>
      </w:r>
      <w:r w:rsidR="00C12A1B" w:rsidRPr="00C12A1B">
        <w:rPr>
          <w:rFonts w:ascii="Times New Roman" w:hAnsi="Times New Roman"/>
          <w:i/>
        </w:rPr>
        <w:t>A</w:t>
      </w:r>
      <w:r w:rsidR="00C12A1B">
        <w:t>.l</w:t>
      </w:r>
      <w:r w:rsidR="00C12A1B" w:rsidRPr="00C12A1B">
        <w:rPr>
          <w:rFonts w:ascii="Courier New" w:hAnsi="Courier New" w:cs="Courier New"/>
        </w:rPr>
        <w:t>ength</w:t>
      </w:r>
      <w:r w:rsidR="00C12A1B">
        <w:t>.</w:t>
      </w:r>
    </w:p>
    <w:p w14:paraId="2FEA1245" w14:textId="77777777" w:rsidR="00C12A1B" w:rsidRDefault="00C12A1B" w:rsidP="00990F07">
      <w:pPr>
        <w:jc w:val="left"/>
      </w:pPr>
      <w:r>
        <w:t>15.5.5.</w:t>
      </w:r>
      <w:r w:rsidR="00995DE4">
        <w:t>2</w:t>
      </w:r>
      <w:r>
        <w:t>: In first paragraph, removed the implication that the individual character property access had “array index” semantics. Modi</w:t>
      </w:r>
      <w:r w:rsidR="00AF21CB">
        <w:t>fied algorithm steps 3 and 5 such that they do not enforce “array index” requirement.</w:t>
      </w:r>
    </w:p>
    <w:p w14:paraId="41CB9CB6" w14:textId="77777777" w:rsidR="00AF21CB" w:rsidRDefault="00AF21CB" w:rsidP="00990F07">
      <w:pPr>
        <w:jc w:val="left"/>
      </w:pPr>
      <w:r>
        <w:t xml:space="preserve">15.9.1.15: </w:t>
      </w:r>
      <w:r w:rsidR="00997357">
        <w:t>Specified legal value ranges for fields that lacked them. Eliminated “time-only” formats. Specified default values for all optional fields.</w:t>
      </w:r>
    </w:p>
    <w:p w14:paraId="3B47BC12" w14:textId="77777777" w:rsidR="00167861" w:rsidRDefault="00167861" w:rsidP="00990F07">
      <w:pPr>
        <w:jc w:val="left"/>
      </w:pPr>
      <w:r>
        <w:t>15.10.2.2: The step numbers of the algorithm for the internal closure produced by step 2 were incorrectly numbered in a manner that implied that they were steps of the outer algorithm.</w:t>
      </w:r>
    </w:p>
    <w:p w14:paraId="4A06E318" w14:textId="77777777" w:rsidR="00167861" w:rsidRDefault="00167861" w:rsidP="00990F07">
      <w:pPr>
        <w:jc w:val="left"/>
      </w:pPr>
      <w:r>
        <w:t xml:space="preserve">15.10.2.6: In the abstract operation </w:t>
      </w:r>
      <w:r w:rsidRPr="00167861">
        <w:rPr>
          <w:rFonts w:ascii="Times New Roman" w:hAnsi="Times New Roman"/>
          <w:i/>
        </w:rPr>
        <w:t>IsWordChar</w:t>
      </w:r>
      <w:r>
        <w:t xml:space="preserve"> the first character in the list in step 3 is “</w:t>
      </w:r>
      <w:r w:rsidRPr="00167861">
        <w:rPr>
          <w:rFonts w:ascii="Courier New" w:hAnsi="Courier New" w:cs="Courier New"/>
          <w:b/>
        </w:rPr>
        <w:t>a</w:t>
      </w:r>
      <w:r>
        <w:t>” rather than “</w:t>
      </w:r>
      <w:r w:rsidRPr="00167861">
        <w:rPr>
          <w:rFonts w:ascii="Courier New" w:hAnsi="Courier New" w:cs="Courier New"/>
          <w:b/>
        </w:rPr>
        <w:t>A</w:t>
      </w:r>
      <w:r>
        <w:t>”.</w:t>
      </w:r>
    </w:p>
    <w:p w14:paraId="0542E06C" w14:textId="77777777" w:rsidR="00D5253A" w:rsidRDefault="00167861" w:rsidP="00990F07">
      <w:pPr>
        <w:jc w:val="left"/>
      </w:pPr>
      <w:r>
        <w:t xml:space="preserve">15.10.2.8: In the algorithm for the </w:t>
      </w:r>
      <w:r w:rsidR="005905B3">
        <w:t xml:space="preserve">closure </w:t>
      </w:r>
      <w:r>
        <w:t xml:space="preserve">returned by the abstract operation </w:t>
      </w:r>
      <w:r w:rsidR="005905B3" w:rsidRPr="005905B3">
        <w:rPr>
          <w:rFonts w:ascii="Times New Roman" w:hAnsi="Times New Roman"/>
          <w:i/>
        </w:rPr>
        <w:t>CharacterSetMatcher</w:t>
      </w:r>
      <w:r w:rsidR="005905B3">
        <w:t xml:space="preserve">, the variable defined by step 3 and passed as an argument in step 4 was renamed to </w:t>
      </w:r>
      <w:r w:rsidR="005905B3" w:rsidRPr="005905B3">
        <w:rPr>
          <w:rFonts w:ascii="Times New Roman" w:hAnsi="Times New Roman"/>
          <w:i/>
        </w:rPr>
        <w:t>ch</w:t>
      </w:r>
      <w:r w:rsidR="005905B3">
        <w:t xml:space="preserve"> in order to avoid a name conflict with a formal parameter of the closure.</w:t>
      </w:r>
    </w:p>
    <w:p w14:paraId="71A83465" w14:textId="77777777" w:rsidR="00167861" w:rsidRDefault="00D5253A" w:rsidP="00990F07">
      <w:pPr>
        <w:jc w:val="left"/>
      </w:pPr>
      <w:r>
        <w:t>1</w:t>
      </w:r>
      <w:r w:rsidR="00930CF6">
        <w:t>5.10.6.2: Step 9.e was deleted because</w:t>
      </w:r>
      <w:r>
        <w:t xml:space="preserve"> It performed an extra increment of </w:t>
      </w:r>
      <w:r w:rsidRPr="00D5253A">
        <w:rPr>
          <w:rFonts w:ascii="Times New Roman" w:hAnsi="Times New Roman"/>
          <w:i/>
        </w:rPr>
        <w:t>i</w:t>
      </w:r>
      <w:r>
        <w:t>.</w:t>
      </w:r>
    </w:p>
    <w:p w14:paraId="5CEF0A7D" w14:textId="77777777" w:rsidR="00D3494F" w:rsidRDefault="00D3494F" w:rsidP="00990F07">
      <w:pPr>
        <w:jc w:val="left"/>
      </w:pPr>
      <w:r>
        <w:t xml:space="preserve">15.11.1.1: Removed requirement that the </w:t>
      </w:r>
      <w:r w:rsidRPr="00D3494F">
        <w:rPr>
          <w:rFonts w:ascii="Courier New" w:hAnsi="Courier New" w:cs="Courier New"/>
        </w:rPr>
        <w:t>message</w:t>
      </w:r>
      <w:r>
        <w:t xml:space="preserve"> own property is set to the empty String when the </w:t>
      </w:r>
      <w:r w:rsidRPr="00D3494F">
        <w:rPr>
          <w:rFonts w:ascii="Times New Roman" w:hAnsi="Times New Roman"/>
          <w:i/>
        </w:rPr>
        <w:t>message</w:t>
      </w:r>
      <w:r>
        <w:t xml:space="preserve"> argument is </w:t>
      </w:r>
      <w:r w:rsidRPr="00D3494F">
        <w:rPr>
          <w:rFonts w:ascii="Times New Roman" w:hAnsi="Times New Roman"/>
          <w:b/>
        </w:rPr>
        <w:t>undefined</w:t>
      </w:r>
      <w:r>
        <w:t>.</w:t>
      </w:r>
    </w:p>
    <w:p w14:paraId="59724ABB" w14:textId="77777777" w:rsidR="00D3494F" w:rsidRDefault="00D3494F" w:rsidP="00D3494F">
      <w:pPr>
        <w:jc w:val="left"/>
      </w:pPr>
      <w:r>
        <w:t xml:space="preserve">15.11.1.2: Removed requirement that the </w:t>
      </w:r>
      <w:r w:rsidRPr="00D3494F">
        <w:rPr>
          <w:rFonts w:ascii="Courier New" w:hAnsi="Courier New" w:cs="Courier New"/>
        </w:rPr>
        <w:t>message</w:t>
      </w:r>
      <w:r>
        <w:t xml:space="preserve"> own property is set to the empty String when the </w:t>
      </w:r>
      <w:r w:rsidRPr="00D3494F">
        <w:rPr>
          <w:rFonts w:ascii="Times New Roman" w:hAnsi="Times New Roman"/>
          <w:i/>
        </w:rPr>
        <w:t>message</w:t>
      </w:r>
      <w:r>
        <w:t xml:space="preserve"> argument is </w:t>
      </w:r>
      <w:r w:rsidRPr="00D3494F">
        <w:rPr>
          <w:rFonts w:ascii="Times New Roman" w:hAnsi="Times New Roman"/>
          <w:b/>
        </w:rPr>
        <w:t>undefined</w:t>
      </w:r>
      <w:r>
        <w:t>.</w:t>
      </w:r>
    </w:p>
    <w:p w14:paraId="10A9C24D" w14:textId="77777777" w:rsidR="00D3494F" w:rsidRDefault="00D3494F" w:rsidP="00990F07">
      <w:pPr>
        <w:jc w:val="left"/>
      </w:pPr>
      <w:r>
        <w:t xml:space="preserve">15.11.4.4: Steps 6-10 modified/added to correctly deal with missing or empty </w:t>
      </w:r>
      <w:r w:rsidRPr="00D3494F">
        <w:rPr>
          <w:rFonts w:ascii="Courier New" w:hAnsi="Courier New" w:cs="Courier New"/>
        </w:rPr>
        <w:t>message</w:t>
      </w:r>
      <w:r>
        <w:t xml:space="preserve"> property value.</w:t>
      </w:r>
    </w:p>
    <w:p w14:paraId="5B8FB9B2" w14:textId="77777777" w:rsidR="00D3494F" w:rsidRDefault="00D3494F" w:rsidP="00D3494F">
      <w:pPr>
        <w:jc w:val="left"/>
      </w:pPr>
      <w:r>
        <w:t xml:space="preserve">15.11.1.2: Removed requirement that the </w:t>
      </w:r>
      <w:r w:rsidRPr="00D3494F">
        <w:rPr>
          <w:rFonts w:ascii="Courier New" w:hAnsi="Courier New" w:cs="Courier New"/>
        </w:rPr>
        <w:t>message</w:t>
      </w:r>
      <w:r>
        <w:t xml:space="preserve"> own property is set to the empty String when the </w:t>
      </w:r>
      <w:r w:rsidRPr="00D3494F">
        <w:rPr>
          <w:rFonts w:ascii="Times New Roman" w:hAnsi="Times New Roman"/>
          <w:i/>
        </w:rPr>
        <w:t>message</w:t>
      </w:r>
      <w:r>
        <w:t xml:space="preserve"> argument is </w:t>
      </w:r>
      <w:r w:rsidRPr="00D3494F">
        <w:rPr>
          <w:rFonts w:ascii="Times New Roman" w:hAnsi="Times New Roman"/>
          <w:b/>
        </w:rPr>
        <w:t>undefined</w:t>
      </w:r>
      <w:r>
        <w:t>.</w:t>
      </w:r>
    </w:p>
    <w:p w14:paraId="33D3C492" w14:textId="77777777" w:rsidR="00D3494F" w:rsidRDefault="00267E82" w:rsidP="00990F07">
      <w:pPr>
        <w:jc w:val="left"/>
      </w:pPr>
      <w:r>
        <w:t xml:space="preserve">15.12.3: In step 10.b.iii of the </w:t>
      </w:r>
      <w:r w:rsidRPr="00267E82">
        <w:rPr>
          <w:rFonts w:ascii="Times New Roman" w:hAnsi="Times New Roman"/>
          <w:i/>
        </w:rPr>
        <w:t>JA</w:t>
      </w:r>
      <w:r>
        <w:t xml:space="preserve"> internal operation, the last element of the concatenation is “</w:t>
      </w:r>
      <w:r w:rsidRPr="00267E82">
        <w:rPr>
          <w:rFonts w:ascii="Courier New" w:hAnsi="Courier New" w:cs="Courier New"/>
          <w:b/>
        </w:rPr>
        <w:t>]</w:t>
      </w:r>
      <w:r>
        <w:t>”.</w:t>
      </w:r>
    </w:p>
    <w:p w14:paraId="5E28E5E3" w14:textId="77777777" w:rsidR="00285EE9" w:rsidRDefault="00DB7953" w:rsidP="00990F07">
      <w:pPr>
        <w:jc w:val="left"/>
      </w:pPr>
      <w:r>
        <w:t xml:space="preserve">B.2.1: Added to </w:t>
      </w:r>
      <w:r w:rsidR="00930CF6">
        <w:t>NOTE</w:t>
      </w:r>
      <w:r>
        <w:t xml:space="preserve"> that the encoding is based upon RFC 1738 rather than the newer RFC </w:t>
      </w:r>
      <w:r w:rsidR="00674B7E">
        <w:t>3986</w:t>
      </w:r>
      <w:r>
        <w:t>.</w:t>
      </w:r>
    </w:p>
    <w:p w14:paraId="62080EED" w14:textId="77777777" w:rsidR="00DB7953" w:rsidRDefault="00DB7953" w:rsidP="00990F07">
      <w:pPr>
        <w:jc w:val="left"/>
      </w:pPr>
      <w:r>
        <w:t xml:space="preserve">Annex C: An item was added corresponding to 7.6.12 regarding </w:t>
      </w:r>
      <w:r w:rsidRPr="00DB7953">
        <w:rPr>
          <w:rFonts w:ascii="Times New Roman" w:hAnsi="Times New Roman"/>
          <w:i/>
        </w:rPr>
        <w:t>FutureReservedWords</w:t>
      </w:r>
      <w:r>
        <w:t xml:space="preserve"> in strict mode.</w:t>
      </w:r>
    </w:p>
    <w:p w14:paraId="6A3195A7" w14:textId="77777777" w:rsidR="0026283E" w:rsidRDefault="0026283E" w:rsidP="0026283E">
      <w:pPr>
        <w:pStyle w:val="zzBiblio"/>
      </w:pPr>
      <w:r>
        <w:t>Bibliography</w:t>
      </w:r>
    </w:p>
    <w:p w14:paraId="0B4715AB" w14:textId="77777777" w:rsidR="00E80769" w:rsidRPr="009F47D6" w:rsidRDefault="00E80769" w:rsidP="00E80769">
      <w:pPr>
        <w:pStyle w:val="bibliography"/>
      </w:pPr>
      <w:r w:rsidRPr="009F47D6">
        <w:t>IEEE Std 754-</w:t>
      </w:r>
      <w:r>
        <w:t>2008</w:t>
      </w:r>
      <w:r w:rsidRPr="009F47D6">
        <w:t>: IEEE Standard for Floating-Point Arithmetic. Institute of Electrical and Electronic Engineers, New York (</w:t>
      </w:r>
      <w:r>
        <w:t>2008</w:t>
      </w:r>
      <w:r w:rsidRPr="009F47D6">
        <w:t>)</w:t>
      </w:r>
    </w:p>
    <w:p w14:paraId="4116E71C" w14:textId="77777777" w:rsidR="00E80769" w:rsidRDefault="00E80769" w:rsidP="00E80769">
      <w:pPr>
        <w:pStyle w:val="bibliography"/>
      </w:pPr>
      <w:r>
        <w:t>The Unicode Consortium. The Unicode Standard, Version 3.0, defined by: The Unicode Standard, Version 3.0 (Reading, MA, Addison-Wesley, 2000. ISBN 0-201-61633-5)</w:t>
      </w:r>
    </w:p>
    <w:p w14:paraId="26ACFA89" w14:textId="77777777" w:rsidR="00E80769" w:rsidRDefault="00E80769" w:rsidP="00E80769">
      <w:pPr>
        <w:pStyle w:val="bibliography"/>
      </w:pPr>
      <w:r>
        <w:t>Unicode Inc. (2010), Unicode Technical Report #15: Unicode Normalization Forms</w:t>
      </w:r>
    </w:p>
    <w:p w14:paraId="551419AF" w14:textId="77777777" w:rsidR="00E80769" w:rsidRPr="00A61FC5" w:rsidRDefault="00E80769" w:rsidP="00E80769">
      <w:pPr>
        <w:pStyle w:val="bibliography"/>
        <w:rPr>
          <w:rStyle w:val="apple-style-span"/>
        </w:rPr>
      </w:pPr>
      <w:r w:rsidRPr="00896455">
        <w:rPr>
          <w:rStyle w:val="apple-style-span"/>
          <w:rFonts w:cs="Arial"/>
        </w:rPr>
        <w:t>ISO 8601</w:t>
      </w:r>
      <w:r>
        <w:rPr>
          <w:rStyle w:val="apple-style-span"/>
          <w:rFonts w:cs="Arial"/>
        </w:rPr>
        <w:t>:2004(E)</w:t>
      </w:r>
      <w:r w:rsidRPr="00896455">
        <w:rPr>
          <w:rStyle w:val="apple-style-span"/>
          <w:rFonts w:cs="Arial"/>
        </w:rPr>
        <w:t xml:space="preserve"> </w:t>
      </w:r>
      <w:r w:rsidRPr="00612C55">
        <w:rPr>
          <w:rStyle w:val="apple-style-span"/>
          <w:rFonts w:cs="Arial"/>
          <w:i/>
        </w:rPr>
        <w:t>Data elements and interchange formats – Information</w:t>
      </w:r>
      <w:r w:rsidRPr="00612C55">
        <w:rPr>
          <w:rFonts w:cs="Arial" w:hint="eastAsia"/>
          <w:i/>
        </w:rPr>
        <w:t xml:space="preserve"> </w:t>
      </w:r>
      <w:r w:rsidRPr="00612C55">
        <w:rPr>
          <w:rStyle w:val="apple-style-span"/>
          <w:rFonts w:cs="Arial"/>
          <w:i/>
        </w:rPr>
        <w:t>interchange --</w:t>
      </w:r>
      <w:r w:rsidRPr="00612C55">
        <w:rPr>
          <w:rStyle w:val="apple-style-span"/>
          <w:rFonts w:cs="Arial" w:hint="eastAsia"/>
          <w:i/>
        </w:rPr>
        <w:t xml:space="preserve"> </w:t>
      </w:r>
      <w:r w:rsidRPr="00612C55">
        <w:rPr>
          <w:rStyle w:val="apple-style-span"/>
          <w:rFonts w:cs="Arial"/>
          <w:i/>
        </w:rPr>
        <w:t>Representation of dates and times</w:t>
      </w:r>
    </w:p>
    <w:p w14:paraId="7F2A2616" w14:textId="77777777" w:rsidR="00E80769" w:rsidRPr="00A61FC5" w:rsidRDefault="00E80769" w:rsidP="00E80769">
      <w:pPr>
        <w:pStyle w:val="bibliography"/>
        <w:rPr>
          <w:rStyle w:val="apple-style-span"/>
          <w:szCs w:val="18"/>
        </w:rPr>
      </w:pPr>
      <w:r w:rsidRPr="00896455">
        <w:rPr>
          <w:rStyle w:val="apple-style-span"/>
          <w:rFonts w:cs="Arial"/>
        </w:rPr>
        <w:t>RFC 1738 "Uniform Resource Locators (URL)"</w:t>
      </w:r>
      <w:r>
        <w:rPr>
          <w:rStyle w:val="apple-style-span"/>
          <w:rFonts w:cs="Arial"/>
        </w:rPr>
        <w:t>, available at &lt;</w:t>
      </w:r>
      <w:hyperlink r:id="rId22" w:history="1">
        <w:r w:rsidRPr="00D101FD">
          <w:rPr>
            <w:rStyle w:val="aff7"/>
            <w:rFonts w:cs="Arial"/>
            <w:lang w:val="en-GB"/>
          </w:rPr>
          <w:t>http://tools.ietf.org/html/rfc1738</w:t>
        </w:r>
      </w:hyperlink>
      <w:r>
        <w:rPr>
          <w:rStyle w:val="apple-style-span"/>
          <w:rFonts w:cs="Arial"/>
        </w:rPr>
        <w:t>&gt;</w:t>
      </w:r>
    </w:p>
    <w:p w14:paraId="0F042031" w14:textId="77777777" w:rsidR="00E80769" w:rsidRPr="00896455" w:rsidRDefault="00E80769" w:rsidP="00E80769">
      <w:pPr>
        <w:pStyle w:val="bibliography"/>
        <w:jc w:val="left"/>
        <w:rPr>
          <w:rStyle w:val="apple-style-span"/>
          <w:rFonts w:hint="eastAsia"/>
          <w:szCs w:val="18"/>
        </w:rPr>
      </w:pPr>
      <w:r w:rsidRPr="00896455">
        <w:rPr>
          <w:rStyle w:val="apple-style-span"/>
          <w:rFonts w:cs="Arial"/>
        </w:rPr>
        <w:t>RFC 2396 "Uniform Resource Identifiers (URI): Generic Syntax"</w:t>
      </w:r>
      <w:r>
        <w:rPr>
          <w:rStyle w:val="apple-style-span"/>
          <w:rFonts w:cs="Arial"/>
        </w:rPr>
        <w:t>, available at &lt;</w:t>
      </w:r>
      <w:hyperlink r:id="rId23" w:history="1">
        <w:r>
          <w:rPr>
            <w:rStyle w:val="aff7"/>
            <w:rFonts w:cs="Arial"/>
            <w:lang w:val="en-GB"/>
          </w:rPr>
          <w:t>http://tools.ietf.org/html/rfc2396</w:t>
        </w:r>
      </w:hyperlink>
      <w:r>
        <w:rPr>
          <w:rStyle w:val="apple-style-span"/>
          <w:rFonts w:cs="Arial"/>
        </w:rPr>
        <w:t>&gt;</w:t>
      </w:r>
    </w:p>
    <w:p w14:paraId="2C53B791" w14:textId="77777777" w:rsidR="00E80769" w:rsidRPr="00896455" w:rsidRDefault="00E80769" w:rsidP="00E80769">
      <w:pPr>
        <w:pStyle w:val="bibliography"/>
        <w:jc w:val="left"/>
        <w:rPr>
          <w:rStyle w:val="apple-style-span"/>
          <w:rFonts w:hint="eastAsia"/>
          <w:szCs w:val="18"/>
        </w:rPr>
      </w:pPr>
      <w:r w:rsidRPr="00896455">
        <w:rPr>
          <w:rStyle w:val="apple-style-span"/>
          <w:rFonts w:cs="Arial"/>
        </w:rPr>
        <w:t>RFC 3629 "UTF-8, a transformation format of ISO 10646"</w:t>
      </w:r>
      <w:r>
        <w:rPr>
          <w:rStyle w:val="apple-style-span"/>
          <w:rFonts w:cs="Arial"/>
        </w:rPr>
        <w:t>, available at &lt;</w:t>
      </w:r>
      <w:hyperlink r:id="rId24" w:history="1">
        <w:r>
          <w:rPr>
            <w:rStyle w:val="aff7"/>
            <w:rFonts w:cs="Arial"/>
            <w:lang w:val="en-GB"/>
          </w:rPr>
          <w:t>http://tools.ietf.org/html/rfc3629</w:t>
        </w:r>
      </w:hyperlink>
      <w:r>
        <w:rPr>
          <w:rStyle w:val="apple-style-span"/>
          <w:rFonts w:cs="Arial"/>
        </w:rPr>
        <w:t>&gt;</w:t>
      </w:r>
    </w:p>
    <w:p w14:paraId="22B5FF42" w14:textId="77777777" w:rsidR="00990F07" w:rsidRDefault="00E80769" w:rsidP="00990F07">
      <w:pPr>
        <w:pStyle w:val="bibliography"/>
        <w:jc w:val="left"/>
      </w:pPr>
      <w:r w:rsidRPr="00E80769">
        <w:rPr>
          <w:rStyle w:val="apple-style-span"/>
          <w:rFonts w:cs="Arial"/>
        </w:rPr>
        <w:t>RFC 4627 "The application/json Media Type for JavaScript Object</w:t>
      </w:r>
      <w:r w:rsidRPr="00E80769">
        <w:rPr>
          <w:rFonts w:cs="Arial" w:hint="eastAsia"/>
        </w:rPr>
        <w:t xml:space="preserve"> </w:t>
      </w:r>
      <w:r w:rsidRPr="00E80769">
        <w:rPr>
          <w:rStyle w:val="apple-style-span"/>
          <w:rFonts w:cs="Arial"/>
        </w:rPr>
        <w:t>Notation (JSON)" , available at &lt;</w:t>
      </w:r>
      <w:hyperlink r:id="rId25" w:history="1">
        <w:r w:rsidRPr="00E80769">
          <w:rPr>
            <w:rStyle w:val="aff7"/>
            <w:rFonts w:cs="Arial"/>
            <w:lang w:val="en-GB"/>
          </w:rPr>
          <w:t>http://tools.ietf.org/html/rfc4627</w:t>
        </w:r>
      </w:hyperlink>
      <w:r w:rsidRPr="00E80769">
        <w:rPr>
          <w:rStyle w:val="apple-style-span"/>
          <w:rFonts w:cs="Arial"/>
        </w:rPr>
        <w:t>&gt;</w:t>
      </w:r>
    </w:p>
    <w:p w14:paraId="3B0E48B0" w14:textId="77777777" w:rsidR="00990F07" w:rsidRDefault="00990F07" w:rsidP="00990F07">
      <w:pPr>
        <w:pStyle w:val="bibliography"/>
        <w:numPr>
          <w:ilvl w:val="0"/>
          <w:numId w:val="0"/>
        </w:numPr>
        <w:ind w:left="660" w:hanging="660"/>
      </w:pPr>
    </w:p>
    <w:p w14:paraId="2E076D3E" w14:textId="77777777" w:rsidR="00D20EE3" w:rsidRDefault="00D20EE3" w:rsidP="0026283E"/>
    <w:p w14:paraId="6DF6AD2D" w14:textId="77777777" w:rsidR="0026283E" w:rsidRDefault="0026283E" w:rsidP="0026283E">
      <w:pPr>
        <w:sectPr w:rsidR="0026283E" w:rsidSect="00B71909">
          <w:headerReference w:type="even" r:id="rId26"/>
          <w:headerReference w:type="default" r:id="rId27"/>
          <w:footerReference w:type="even" r:id="rId28"/>
          <w:footerReference w:type="default" r:id="rId29"/>
          <w:headerReference w:type="first" r:id="rId30"/>
          <w:footerReference w:type="first" r:id="rId31"/>
          <w:type w:val="oddPage"/>
          <w:pgSz w:w="11906" w:h="16838"/>
          <w:pgMar w:top="1702" w:right="737" w:bottom="567" w:left="850" w:header="709" w:footer="283" w:gutter="567"/>
          <w:pgNumType w:start="1"/>
          <w:cols w:space="720"/>
          <w:titlePg/>
          <w:docGrid w:linePitch="272"/>
        </w:sectPr>
      </w:pPr>
    </w:p>
    <w:p w14:paraId="2B5E8665" w14:textId="77777777" w:rsidR="0026283E" w:rsidRPr="0026283E" w:rsidRDefault="0026283E" w:rsidP="0026283E"/>
    <w:sectPr w:rsidR="0026283E" w:rsidRPr="0026283E">
      <w:headerReference w:type="even" r:id="rId32"/>
      <w:headerReference w:type="default" r:id="rId33"/>
      <w:footerReference w:type="even" r:id="rId34"/>
      <w:footerReference w:type="default" r:id="rId35"/>
      <w:headerReference w:type="first" r:id="rId36"/>
      <w:type w:val="evenPage"/>
      <w:pgSz w:w="11907" w:h="16839" w:code="9"/>
      <w:pgMar w:top="794" w:right="737" w:bottom="567" w:left="851" w:header="709" w:footer="284" w:gutter="567"/>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980" w:author="Allen Wirfs-Brock" w:date="2011-07-04T19:48:00Z" w:initials="AW">
    <w:p w14:paraId="1271D63F" w14:textId="77777777" w:rsidR="00245531" w:rsidRDefault="00245531">
      <w:pPr>
        <w:pStyle w:val="af5"/>
      </w:pPr>
      <w:r>
        <w:rPr>
          <w:rStyle w:val="af4"/>
        </w:rPr>
        <w:annotationRef/>
      </w:r>
      <w:r>
        <w:t>Perhaps this should be somewhere else.  Currently we don’t have a section that enumerates all the steps in loading and evaluating a program.</w:t>
      </w:r>
    </w:p>
  </w:comment>
  <w:comment w:id="2115" w:author="Allen Wirfs-Brock" w:date="2011-07-01T16:38:00Z" w:initials="AW">
    <w:p w14:paraId="3434EF40" w14:textId="77777777" w:rsidR="00245531" w:rsidRDefault="00245531">
      <w:pPr>
        <w:pStyle w:val="af5"/>
      </w:pPr>
      <w:ins w:id="2117" w:author="Allen Wirfs-Brock" w:date="2011-07-01T16:35:00Z">
        <w:r>
          <w:rPr>
            <w:rStyle w:val="af4"/>
          </w:rPr>
          <w:annotationRef/>
        </w:r>
      </w:ins>
      <w:r>
        <w:t>How is an extended Program unit internally idehntified?  A pragma??</w:t>
      </w:r>
    </w:p>
  </w:comment>
  <w:comment w:id="2126" w:author="Allen Wirfs-Brock" w:date="2011-07-01T16:38:00Z" w:initials="AW">
    <w:p w14:paraId="6DCB4536" w14:textId="77777777" w:rsidR="00245531" w:rsidRDefault="00245531">
      <w:pPr>
        <w:pStyle w:val="af5"/>
      </w:pPr>
      <w:ins w:id="2129" w:author="Allen Wirfs-Brock" w:date="2011-07-01T16:38:00Z">
        <w:r>
          <w:rPr>
            <w:rStyle w:val="af4"/>
          </w:rPr>
          <w:annotationRef/>
        </w:r>
      </w:ins>
      <w:r>
        <w:t>Some pragma?</w:t>
      </w:r>
    </w:p>
  </w:comment>
  <w:comment w:id="2136" w:author="Allen Wirfs-Brock" w:date="2011-07-01T16:39:00Z" w:initials="AW">
    <w:p w14:paraId="2A2B1617" w14:textId="77777777" w:rsidR="00245531" w:rsidRDefault="00245531">
      <w:pPr>
        <w:pStyle w:val="af5"/>
      </w:pPr>
      <w:ins w:id="2138" w:author="Allen Wirfs-Brock" w:date="2011-07-01T16:39:00Z">
        <w:r>
          <w:rPr>
            <w:rStyle w:val="af4"/>
          </w:rPr>
          <w:annotationRef/>
        </w:r>
      </w:ins>
      <w:r>
        <w:t>Some pragma</w:t>
      </w:r>
    </w:p>
  </w:comment>
  <w:comment w:id="2143" w:author="Allen Wirfs-Brock" w:date="2011-07-01T16:39:00Z" w:initials="AW">
    <w:p w14:paraId="51FB325E" w14:textId="77777777" w:rsidR="00245531" w:rsidRDefault="00245531">
      <w:pPr>
        <w:pStyle w:val="af5"/>
      </w:pPr>
      <w:ins w:id="2145" w:author="Allen Wirfs-Brock" w:date="2011-07-01T16:39:00Z">
        <w:r>
          <w:rPr>
            <w:rStyle w:val="af4"/>
          </w:rPr>
          <w:annotationRef/>
        </w:r>
      </w:ins>
      <w:r>
        <w:t>Some pragma??</w:t>
      </w:r>
    </w:p>
  </w:comment>
  <w:comment w:id="2279" w:author="Allen Wirfs-Brock rev2" w:date="2011-07-20T14:18:00Z" w:initials="AWB 2">
    <w:p w14:paraId="2CC81AF7" w14:textId="77777777" w:rsidR="00245531" w:rsidRDefault="00245531">
      <w:pPr>
        <w:pStyle w:val="af5"/>
      </w:pPr>
      <w:r>
        <w:rPr>
          <w:rStyle w:val="af4"/>
        </w:rPr>
        <w:annotationRef/>
      </w:r>
      <w:r>
        <w:t>Additional modification to this text will probably be need to accout for the new declaration statements.</w:t>
      </w:r>
    </w:p>
  </w:comment>
  <w:comment w:id="2451" w:author="Allen Wirfs-Brock" w:date="2011-07-04T20:33:00Z" w:initials="AW">
    <w:p w14:paraId="13BF2EE7" w14:textId="77777777" w:rsidR="00245531" w:rsidRDefault="00245531">
      <w:pPr>
        <w:pStyle w:val="af5"/>
      </w:pPr>
      <w:ins w:id="2458" w:author="Allen Wirfs-Brock" w:date="2011-07-04T20:32:00Z">
        <w:r>
          <w:rPr>
            <w:rStyle w:val="af4"/>
          </w:rPr>
          <w:annotationRef/>
        </w:r>
      </w:ins>
      <w:r>
        <w:t>Note that the value the spread operator is applied to is coerced to an Object.</w:t>
      </w:r>
    </w:p>
  </w:comment>
  <w:comment w:id="2500" w:author="Allen Wirfs-Brock" w:date="2011-07-05T09:29:00Z" w:initials="AW">
    <w:p w14:paraId="28771E19" w14:textId="77777777" w:rsidR="00245531" w:rsidRDefault="00245531">
      <w:pPr>
        <w:pStyle w:val="af5"/>
      </w:pPr>
      <w:ins w:id="2506" w:author="Allen Wirfs-Brock" w:date="2011-07-05T09:24:00Z">
        <w:r>
          <w:rPr>
            <w:rStyle w:val="af4"/>
          </w:rPr>
          <w:annotationRef/>
        </w:r>
      </w:ins>
      <w:r>
        <w:t>Note that indices wrap.  For example consider:</w:t>
      </w:r>
    </w:p>
    <w:p w14:paraId="7CCA782D" w14:textId="77777777" w:rsidR="00245531" w:rsidRDefault="00245531">
      <w:pPr>
        <w:pStyle w:val="af5"/>
      </w:pPr>
    </w:p>
    <w:p w14:paraId="7E71410B" w14:textId="77777777" w:rsidR="00245531" w:rsidRDefault="00245531">
      <w:pPr>
        <w:pStyle w:val="af5"/>
      </w:pPr>
      <w:r>
        <w:t>[,,,,,, …{</w:t>
      </w:r>
      <w:r w:rsidRPr="009356F9">
        <w:rPr>
          <w:rFonts w:eastAsia="Times New Roman"/>
        </w:rPr>
        <w:t xml:space="preserve"> </w:t>
      </w:r>
      <w:r>
        <w:rPr>
          <w:rFonts w:eastAsia="Times New Roman"/>
        </w:rPr>
        <w:t xml:space="preserve">4294967293: “x”, </w:t>
      </w:r>
      <w:r>
        <w:t>length: Math.pow(2,32)-2}]</w:t>
      </w:r>
    </w:p>
  </w:comment>
  <w:comment w:id="2541" w:author="Allen Wirfs-Brock" w:date="2011-07-05T09:03:00Z" w:initials="AW">
    <w:p w14:paraId="59D93603" w14:textId="77777777" w:rsidR="00245531" w:rsidRDefault="00245531" w:rsidP="00711C66">
      <w:pPr>
        <w:pStyle w:val="af5"/>
      </w:pPr>
      <w:r>
        <w:rPr>
          <w:rStyle w:val="af4"/>
        </w:rPr>
        <w:annotationRef/>
      </w:r>
      <w:r>
        <w:t>Note that the value the spread operator is applied to is coerced to an Object.</w:t>
      </w:r>
    </w:p>
  </w:comment>
  <w:comment w:id="2580" w:author="Allen Wirfs-Brock" w:date="2011-07-05T09:30:00Z" w:initials="AW">
    <w:p w14:paraId="7CF9E408" w14:textId="77777777" w:rsidR="00245531" w:rsidRDefault="00245531" w:rsidP="009356F9">
      <w:pPr>
        <w:pStyle w:val="af5"/>
      </w:pPr>
      <w:ins w:id="2582" w:author="Allen Wirfs-Brock" w:date="2011-07-05T09:30:00Z">
        <w:r>
          <w:rPr>
            <w:rStyle w:val="af4"/>
          </w:rPr>
          <w:annotationRef/>
        </w:r>
      </w:ins>
      <w:r>
        <w:t>Note that indices wrap.  For example consider:</w:t>
      </w:r>
    </w:p>
    <w:p w14:paraId="19AE0A09" w14:textId="77777777" w:rsidR="00245531" w:rsidRDefault="00245531" w:rsidP="009356F9">
      <w:pPr>
        <w:pStyle w:val="af5"/>
      </w:pPr>
    </w:p>
    <w:p w14:paraId="44C3A9F3" w14:textId="77777777" w:rsidR="00245531" w:rsidRDefault="00245531" w:rsidP="009356F9">
      <w:pPr>
        <w:pStyle w:val="af5"/>
      </w:pPr>
      <w:r>
        <w:t>[1,2,3,4,5, …{</w:t>
      </w:r>
      <w:r w:rsidRPr="009356F9">
        <w:rPr>
          <w:rFonts w:eastAsia="Times New Roman"/>
        </w:rPr>
        <w:t xml:space="preserve"> </w:t>
      </w:r>
      <w:r>
        <w:rPr>
          <w:rFonts w:eastAsia="Times New Roman"/>
        </w:rPr>
        <w:t xml:space="preserve">4294967293: “x”, </w:t>
      </w:r>
      <w:r>
        <w:t>length: Math.pow(2,32)-2}]</w:t>
      </w:r>
    </w:p>
    <w:p w14:paraId="215BAF56" w14:textId="77777777" w:rsidR="00245531" w:rsidRDefault="00245531">
      <w:pPr>
        <w:pStyle w:val="af5"/>
      </w:pPr>
    </w:p>
  </w:comment>
  <w:comment w:id="2597" w:author="Allen Wirfs-Brock rev2" w:date="2011-07-22T10:27:00Z" w:initials="AWB 2">
    <w:p w14:paraId="55624AD6" w14:textId="77777777" w:rsidR="00245531" w:rsidRDefault="00245531">
      <w:pPr>
        <w:pStyle w:val="af5"/>
      </w:pPr>
      <w:r>
        <w:rPr>
          <w:rStyle w:val="af4"/>
        </w:rPr>
        <w:annotationRef/>
      </w:r>
      <w:r>
        <w:t>this form may need to be eliminated if we want to ever support block lamdas with an optional parameter list.</w:t>
      </w:r>
    </w:p>
  </w:comment>
  <w:comment w:id="2974" w:author="Allen Wirfs-Brock" w:date="2011-07-05T10:46:00Z" w:initials="AW">
    <w:p w14:paraId="36DDD05B" w14:textId="77777777" w:rsidR="00245531" w:rsidRDefault="00245531" w:rsidP="00144DD7">
      <w:pPr>
        <w:pStyle w:val="af5"/>
      </w:pPr>
      <w:r>
        <w:rPr>
          <w:rStyle w:val="af4"/>
        </w:rPr>
        <w:annotationRef/>
      </w:r>
      <w:r>
        <w:t>Note that the value the spread operator is applied to is coerced to an Object.</w:t>
      </w:r>
    </w:p>
  </w:comment>
  <w:comment w:id="3013" w:author="Allen Wirfs-Brock" w:date="2011-07-05T10:47:00Z" w:initials="AW">
    <w:p w14:paraId="768EFA03" w14:textId="77777777" w:rsidR="00245531" w:rsidRDefault="00245531" w:rsidP="002A29A1">
      <w:pPr>
        <w:pStyle w:val="af5"/>
      </w:pPr>
      <w:r>
        <w:rPr>
          <w:rStyle w:val="af4"/>
        </w:rPr>
        <w:annotationRef/>
      </w:r>
      <w:r>
        <w:t>Note that the value the spread operator is applied to is coerced to an Object.</w:t>
      </w:r>
    </w:p>
  </w:comment>
  <w:comment w:id="3734" w:author="Allen Wirfs-Brock" w:date="2011-07-01T14:52:00Z" w:initials="AW">
    <w:p w14:paraId="661A45D1" w14:textId="77777777" w:rsidR="00245531" w:rsidRDefault="00245531" w:rsidP="008D4C49">
      <w:pPr>
        <w:pStyle w:val="af5"/>
      </w:pPr>
      <w:r>
        <w:rPr>
          <w:rStyle w:val="af4"/>
        </w:rPr>
        <w:annotationRef/>
      </w:r>
      <w:r>
        <w:t xml:space="preserve">Note that a rest element also needs to be added to ArrayLiterals </w:t>
      </w:r>
    </w:p>
  </w:comment>
  <w:comment w:id="3749" w:author="Allen Wirfs-Brock" w:date="2011-07-12T08:55:00Z" w:initials="AW">
    <w:p w14:paraId="18F53F2A" w14:textId="77777777" w:rsidR="00245531" w:rsidRDefault="00245531">
      <w:pPr>
        <w:pStyle w:val="af5"/>
      </w:pPr>
      <w:ins w:id="3752" w:author="Allen Wirfs-Brock" w:date="2011-07-12T08:54:00Z">
        <w:r>
          <w:rPr>
            <w:rStyle w:val="af4"/>
          </w:rPr>
          <w:annotationRef/>
        </w:r>
      </w:ins>
      <w:r>
        <w:t>This form may need to be eliminated to avoid ambiquities if block lambdas are added</w:t>
      </w:r>
    </w:p>
  </w:comment>
  <w:comment w:id="3919" w:author="Allen Wirfs-Brock" w:date="2011-07-01T15:12:00Z" w:initials="AW">
    <w:p w14:paraId="1384F8BD" w14:textId="77777777" w:rsidR="00245531" w:rsidRDefault="00245531" w:rsidP="00C707BD">
      <w:pPr>
        <w:pStyle w:val="af5"/>
      </w:pPr>
      <w:r>
        <w:rPr>
          <w:rStyle w:val="af4"/>
        </w:rPr>
        <w:annotationRef/>
      </w:r>
      <w:r>
        <w:t>This part probably doesn’t need to be here if 11.1.2 has this as a static semantic for extended code.</w:t>
      </w:r>
    </w:p>
  </w:comment>
  <w:comment w:id="4125" w:author="Allen Wirfs-Brock" w:date="2011-07-07T11:55:00Z" w:initials="AW">
    <w:p w14:paraId="6F473343" w14:textId="77777777" w:rsidR="00245531" w:rsidRDefault="00245531">
      <w:pPr>
        <w:pStyle w:val="af5"/>
      </w:pPr>
      <w:r>
        <w:rPr>
          <w:rStyle w:val="af4"/>
        </w:rPr>
        <w:annotationRef/>
      </w:r>
      <w:r>
        <w:t>If evaluation of code starts anywhere else other than here (for example as part of a function prolog) and we don’t want exceptions to propagate out then we need to have an explicit if an exception was thrown check such as this one.  We don’t currently have any  but we need to make sure for all new stuff that we consider this possibility.</w:t>
      </w:r>
    </w:p>
  </w:comment>
  <w:comment w:id="4159" w:author="Allen Wirfs-Brock" w:date="2011-07-11T14:55:00Z" w:initials="AW">
    <w:p w14:paraId="198691EB" w14:textId="77777777" w:rsidR="00245531" w:rsidRDefault="00245531">
      <w:pPr>
        <w:pStyle w:val="af5"/>
      </w:pPr>
      <w:ins w:id="4162" w:author="Allen Wirfs-Brock" w:date="2011-07-11T14:53:00Z">
        <w:r>
          <w:rPr>
            <w:rStyle w:val="af4"/>
          </w:rPr>
          <w:annotationRef/>
        </w:r>
      </w:ins>
      <w:r>
        <w:t>The destructuring wiki page argues for allowing empty binding patterns.  I’m not really convinced.</w:t>
      </w:r>
    </w:p>
  </w:comment>
  <w:comment w:id="4174" w:author="Allen Wirfs-Brock" w:date="2011-07-11T14:55:00Z" w:initials="AW">
    <w:p w14:paraId="5A98B285" w14:textId="77777777" w:rsidR="00245531" w:rsidRDefault="00245531">
      <w:pPr>
        <w:pStyle w:val="af5"/>
      </w:pPr>
      <w:ins w:id="4178" w:author="Allen Wirfs-Brock" w:date="2011-07-11T14:55:00Z">
        <w:r>
          <w:rPr>
            <w:rStyle w:val="af4"/>
          </w:rPr>
          <w:annotationRef/>
        </w:r>
      </w:ins>
      <w:r>
        <w:t>See above comment about empty binding patterns.</w:t>
      </w:r>
    </w:p>
  </w:comment>
  <w:comment w:id="4386" w:author="Allen Wirfs-Brock" w:date="2011-07-11T15:37:00Z" w:initials="AW">
    <w:p w14:paraId="2F058377" w14:textId="77777777" w:rsidR="00245531" w:rsidRDefault="00245531">
      <w:pPr>
        <w:pStyle w:val="af5"/>
      </w:pPr>
      <w:ins w:id="4391" w:author="Allen Wirfs-Brock" w:date="2011-07-11T15:35:00Z">
        <w:r>
          <w:rPr>
            <w:rStyle w:val="af4"/>
          </w:rPr>
          <w:annotationRef/>
        </w:r>
      </w:ins>
      <w:r>
        <w:t>May need to be eliminated if block lambdas are supported</w:t>
      </w:r>
    </w:p>
  </w:comment>
  <w:comment w:id="4778" w:author="Allen Wirfs-Brock" w:date="2011-07-07T18:07:00Z" w:initials="AW">
    <w:p w14:paraId="01913C55" w14:textId="77777777" w:rsidR="00245531" w:rsidRDefault="00245531">
      <w:pPr>
        <w:pStyle w:val="af5"/>
      </w:pPr>
      <w:ins w:id="4780" w:author="Allen Wirfs-Brock" w:date="2011-07-07T18:07:00Z">
        <w:r>
          <w:rPr>
            <w:rStyle w:val="af4"/>
          </w:rPr>
          <w:annotationRef/>
        </w:r>
      </w:ins>
      <w:r>
        <w:t>The rest parameter can be named “arguments”</w:t>
      </w:r>
    </w:p>
  </w:comment>
  <w:comment w:id="4835" w:author="Allen Wirfs-Brock" w:date="2011-07-09T12:20:00Z" w:initials="AW">
    <w:p w14:paraId="3BC44306" w14:textId="77777777" w:rsidR="00245531" w:rsidRDefault="00245531">
      <w:pPr>
        <w:pStyle w:val="af5"/>
      </w:pPr>
      <w:ins w:id="4838" w:author="Allen Wirfs-Brock" w:date="2011-07-09T12:19:00Z">
        <w:r>
          <w:rPr>
            <w:rStyle w:val="af4"/>
          </w:rPr>
          <w:annotationRef/>
        </w:r>
      </w:ins>
      <w:r>
        <w:t>Note that formal parameters without an initializer are allowed after the first parameter with an initializer but such parameters are considered to be optional with undefined as their default value.</w:t>
      </w:r>
    </w:p>
  </w:comment>
  <w:comment w:id="4996" w:author="Allen Wirfs-Brock" w:date="2011-07-20T16:48:00Z" w:initials="AW">
    <w:p w14:paraId="734C1538" w14:textId="77777777" w:rsidR="00245531" w:rsidRDefault="00245531">
      <w:pPr>
        <w:pStyle w:val="af5"/>
      </w:pPr>
      <w:ins w:id="4999" w:author="Allen Wirfs-Brock" w:date="2011-07-07T11:44:00Z">
        <w:r>
          <w:rPr>
            <w:rStyle w:val="af4"/>
          </w:rPr>
          <w:annotationRef/>
        </w:r>
      </w:ins>
      <w:hyperlink r:id="rId1" w:history="1">
        <w:r>
          <w:rPr>
            <w:rStyle w:val="aff7"/>
            <w:lang w:val="en-GB"/>
          </w:rPr>
          <w:t>https://bugs.ecmascript.org/show_bug.cgi?id=155</w:t>
        </w:r>
      </w:hyperlink>
      <w:r>
        <w:t xml:space="preserve"> </w:t>
      </w:r>
    </w:p>
  </w:comment>
  <w:comment w:id="6833" w:author="Allen Wirfs-Brock" w:date="2011-07-02T12:53:00Z" w:initials="AW">
    <w:p w14:paraId="48D6FB0E" w14:textId="77777777" w:rsidR="00245531" w:rsidRDefault="00245531">
      <w:pPr>
        <w:pStyle w:val="af5"/>
      </w:pPr>
      <w:r>
        <w:rPr>
          <w:rStyle w:val="af4"/>
        </w:rPr>
        <w:annotationRef/>
      </w:r>
      <w:r>
        <w:t>Need to add new material that is not in previous verions of annex B</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EB62C1B" w14:textId="77777777" w:rsidR="000C5855" w:rsidRDefault="000C5855">
      <w:r>
        <w:separator/>
      </w:r>
    </w:p>
  </w:endnote>
  <w:endnote w:type="continuationSeparator" w:id="0">
    <w:p w14:paraId="33E4F6F2" w14:textId="77777777" w:rsidR="000C5855" w:rsidRDefault="000C5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ms Rmn">
    <w:panose1 w:val="00000000000000000000"/>
    <w:charset w:val="4D"/>
    <w:family w:val="roman"/>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MS PMincho">
    <w:charset w:val="80"/>
    <w:family w:val="roman"/>
    <w:pitch w:val="variable"/>
    <w:sig w:usb0="E00002FF" w:usb1="6AC7FDFB" w:usb2="00000012" w:usb3="00000000" w:csb0="0002009F" w:csb1="00000000"/>
  </w:font>
  <w:font w:name="Geneva">
    <w:panose1 w:val="020B0503030404040204"/>
    <w:charset w:val="00"/>
    <w:family w:val="auto"/>
    <w:pitch w:val="variable"/>
    <w:sig w:usb0="E00002FF" w:usb1="5200205F" w:usb2="00A0C000" w:usb3="00000000" w:csb0="0000019F" w:csb1="00000000"/>
  </w:font>
  <w:font w:name="Times">
    <w:panose1 w:val="02000500000000000000"/>
    <w:charset w:val="00"/>
    <w:family w:val="auto"/>
    <w:pitch w:val="variable"/>
    <w:sig w:usb0="00000003" w:usb1="00000000" w:usb2="00000000" w:usb3="00000000" w:csb0="00000001" w:csb1="00000000"/>
  </w:font>
  <w:font w:name="Century">
    <w:panose1 w:val="02040604050505020304"/>
    <w:charset w:val="00"/>
    <w:family w:val="auto"/>
    <w:pitch w:val="variable"/>
    <w:sig w:usb0="00000287" w:usb1="00000000" w:usb2="00000000" w:usb3="00000000" w:csb0="0000009F" w:csb1="00000000"/>
  </w:font>
  <w:font w:name="Marker Felt">
    <w:panose1 w:val="02000400000000000000"/>
    <w:charset w:val="00"/>
    <w:family w:val="auto"/>
    <w:pitch w:val="variable"/>
    <w:sig w:usb0="80000063" w:usb1="00000040" w:usb2="00000000" w:usb3="00000000" w:csb0="00000111"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ＭＳ ゴシック">
    <w:panose1 w:val="020B0609070205080204"/>
    <w:charset w:val="4E"/>
    <w:family w:val="auto"/>
    <w:pitch w:val="variable"/>
    <w:sig w:usb0="E00002FF" w:usb1="6AC7FDFB" w:usb2="00000012" w:usb3="00000000" w:csb0="0002009F" w:csb1="00000000"/>
  </w:font>
  <w:font w:name="ＭＳ 明朝">
    <w:panose1 w:val="020206090402050803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752" w:type="dxa"/>
      <w:jc w:val="center"/>
      <w:tblLayout w:type="fixed"/>
      <w:tblCellMar>
        <w:left w:w="0" w:type="dxa"/>
        <w:right w:w="0" w:type="dxa"/>
      </w:tblCellMar>
      <w:tblLook w:val="0000" w:firstRow="0" w:lastRow="0" w:firstColumn="0" w:lastColumn="0" w:noHBand="0" w:noVBand="0"/>
    </w:tblPr>
    <w:tblGrid>
      <w:gridCol w:w="1134"/>
      <w:gridCol w:w="2268"/>
      <w:gridCol w:w="2948"/>
      <w:gridCol w:w="3402"/>
    </w:tblGrid>
    <w:tr w:rsidR="00245531" w:rsidRPr="00FF543D" w14:paraId="5D57127A" w14:textId="77777777" w:rsidTr="000A4BD3">
      <w:tblPrEx>
        <w:tblCellMar>
          <w:top w:w="0" w:type="dxa"/>
          <w:left w:w="0" w:type="dxa"/>
          <w:bottom w:w="0" w:type="dxa"/>
          <w:right w:w="0" w:type="dxa"/>
        </w:tblCellMar>
      </w:tblPrEx>
      <w:trPr>
        <w:cantSplit/>
        <w:jc w:val="center"/>
      </w:trPr>
      <w:tc>
        <w:tcPr>
          <w:tcW w:w="1134" w:type="dxa"/>
          <w:vAlign w:val="bottom"/>
        </w:tcPr>
        <w:p w14:paraId="2544C72E" w14:textId="77777777" w:rsidR="00245531" w:rsidRPr="00FF543D" w:rsidRDefault="00245531" w:rsidP="0026283E">
          <w:pPr>
            <w:pStyle w:val="aff0"/>
            <w:spacing w:line="240" w:lineRule="atLeast"/>
            <w:jc w:val="left"/>
            <w:rPr>
              <w:sz w:val="22"/>
              <w:szCs w:val="22"/>
            </w:rPr>
          </w:pPr>
          <w:r w:rsidRPr="00FF543D">
            <w:rPr>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35pt">
                <v:imagedata r:id="rId1" o:title="Logo0052b"/>
              </v:shape>
            </w:pict>
          </w:r>
        </w:p>
      </w:tc>
      <w:tc>
        <w:tcPr>
          <w:tcW w:w="8618" w:type="dxa"/>
          <w:gridSpan w:val="3"/>
          <w:vAlign w:val="bottom"/>
        </w:tcPr>
        <w:p w14:paraId="5A99E79B" w14:textId="77777777" w:rsidR="00245531" w:rsidRPr="00FF543D" w:rsidRDefault="00245531" w:rsidP="0026283E">
          <w:pPr>
            <w:pStyle w:val="aff0"/>
            <w:spacing w:line="240" w:lineRule="atLeast"/>
            <w:jc w:val="left"/>
            <w:rPr>
              <w:sz w:val="22"/>
              <w:szCs w:val="22"/>
            </w:rPr>
          </w:pPr>
          <w:r w:rsidRPr="00FF543D">
            <w:rPr>
              <w:rFonts w:cs="Arial"/>
              <w:b/>
              <w:sz w:val="22"/>
              <w:szCs w:val="22"/>
            </w:rPr>
            <w:t>COPYRIGHT PROTECTED DOCUMENT</w:t>
          </w:r>
        </w:p>
      </w:tc>
    </w:tr>
    <w:tr w:rsidR="00245531" w14:paraId="0ADED3CC" w14:textId="77777777" w:rsidTr="000A4BD3">
      <w:tblPrEx>
        <w:tblCellMar>
          <w:top w:w="0" w:type="dxa"/>
          <w:left w:w="0" w:type="dxa"/>
          <w:bottom w:w="0" w:type="dxa"/>
          <w:right w:w="0" w:type="dxa"/>
        </w:tblCellMar>
      </w:tblPrEx>
      <w:trPr>
        <w:cantSplit/>
        <w:jc w:val="center"/>
      </w:trPr>
      <w:tc>
        <w:tcPr>
          <w:tcW w:w="3402" w:type="dxa"/>
          <w:gridSpan w:val="2"/>
        </w:tcPr>
        <w:p w14:paraId="706CC51C" w14:textId="77777777" w:rsidR="00245531" w:rsidRDefault="00245531">
          <w:pPr>
            <w:pStyle w:val="aff0"/>
            <w:spacing w:before="540"/>
          </w:pPr>
        </w:p>
      </w:tc>
      <w:tc>
        <w:tcPr>
          <w:tcW w:w="2948" w:type="dxa"/>
        </w:tcPr>
        <w:p w14:paraId="17D2A781" w14:textId="77777777" w:rsidR="00245531" w:rsidRDefault="00245531">
          <w:pPr>
            <w:pStyle w:val="aff0"/>
            <w:spacing w:before="540"/>
            <w:jc w:val="center"/>
            <w:rPr>
              <w:b/>
              <w:sz w:val="16"/>
            </w:rPr>
          </w:pPr>
        </w:p>
      </w:tc>
      <w:tc>
        <w:tcPr>
          <w:tcW w:w="3402" w:type="dxa"/>
        </w:tcPr>
        <w:p w14:paraId="0770BBBC" w14:textId="77777777" w:rsidR="00245531" w:rsidRDefault="00245531" w:rsidP="001C60FC">
          <w:pPr>
            <w:pStyle w:val="aff0"/>
            <w:spacing w:before="540"/>
            <w:jc w:val="right"/>
            <w:rPr>
              <w:sz w:val="16"/>
            </w:rPr>
          </w:pPr>
          <w:r>
            <w:rPr>
              <w:sz w:val="16"/>
            </w:rPr>
            <w:t>© Ecma International 2011</w:t>
          </w:r>
        </w:p>
      </w:tc>
    </w:tr>
  </w:tbl>
  <w:p w14:paraId="216FEAF0" w14:textId="77777777" w:rsidR="00245531" w:rsidRDefault="00245531">
    <w:pPr>
      <w:pStyle w:val="aff0"/>
      <w:jc w:val="left"/>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
    <w:tblGrid>
      <w:gridCol w:w="9781"/>
    </w:tblGrid>
    <w:tr w:rsidR="00245531" w14:paraId="43510A42" w14:textId="77777777">
      <w:tblPrEx>
        <w:tblCellMar>
          <w:top w:w="0" w:type="dxa"/>
          <w:left w:w="0" w:type="dxa"/>
          <w:bottom w:w="0" w:type="dxa"/>
          <w:right w:w="0" w:type="dxa"/>
        </w:tblCellMar>
      </w:tblPrEx>
      <w:trPr>
        <w:trHeight w:hRule="exact" w:val="1600"/>
        <w:jc w:val="center"/>
      </w:trPr>
      <w:tc>
        <w:tcPr>
          <w:tcW w:w="9781" w:type="dxa"/>
          <w:vAlign w:val="bottom"/>
        </w:tcPr>
        <w:p w14:paraId="044AC415" w14:textId="77777777" w:rsidR="00245531" w:rsidRDefault="00245531" w:rsidP="001C60FC">
          <w:pPr>
            <w:pStyle w:val="aff0"/>
            <w:spacing w:before="500" w:line="210" w:lineRule="exact"/>
            <w:jc w:val="left"/>
            <w:rPr>
              <w:sz w:val="16"/>
            </w:rPr>
          </w:pPr>
          <w:r>
            <w:rPr>
              <w:sz w:val="16"/>
            </w:rPr>
            <w:t>© Ecma International 2011</w:t>
          </w:r>
        </w:p>
      </w:tc>
    </w:tr>
  </w:tbl>
  <w:p w14:paraId="17035B66" w14:textId="77777777" w:rsidR="00245531" w:rsidRDefault="00245531">
    <w:pPr>
      <w:pStyle w:val="aff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245531" w14:paraId="03E28DF3" w14:textId="77777777">
      <w:tblPrEx>
        <w:tblCellMar>
          <w:top w:w="0" w:type="dxa"/>
          <w:left w:w="0" w:type="dxa"/>
          <w:bottom w:w="0" w:type="dxa"/>
          <w:right w:w="0" w:type="dxa"/>
        </w:tblCellMar>
      </w:tblPrEx>
      <w:trPr>
        <w:cantSplit/>
        <w:jc w:val="center"/>
      </w:trPr>
      <w:tc>
        <w:tcPr>
          <w:tcW w:w="3402" w:type="dxa"/>
        </w:tcPr>
        <w:p w14:paraId="0CECAD6D" w14:textId="77777777" w:rsidR="00245531" w:rsidRDefault="00245531" w:rsidP="00E17A0F">
          <w:pPr>
            <w:pStyle w:val="aff0"/>
            <w:spacing w:before="540"/>
            <w:rPr>
              <w:b/>
              <w:sz w:val="16"/>
            </w:rPr>
          </w:pPr>
          <w:r>
            <w:rPr>
              <w:sz w:val="16"/>
            </w:rPr>
            <w:t>© Ecma International 2009 – All rights reserved</w:t>
          </w:r>
        </w:p>
      </w:tc>
      <w:tc>
        <w:tcPr>
          <w:tcW w:w="2948" w:type="dxa"/>
        </w:tcPr>
        <w:p w14:paraId="6EC5E6DE" w14:textId="77777777" w:rsidR="00245531" w:rsidRDefault="00245531" w:rsidP="00876F1B">
          <w:pPr>
            <w:pStyle w:val="aff0"/>
            <w:spacing w:before="540"/>
            <w:jc w:val="center"/>
            <w:rPr>
              <w:b/>
              <w:sz w:val="22"/>
            </w:rPr>
          </w:pPr>
        </w:p>
      </w:tc>
      <w:tc>
        <w:tcPr>
          <w:tcW w:w="3402" w:type="dxa"/>
        </w:tcPr>
        <w:p w14:paraId="3936BC4C" w14:textId="77777777" w:rsidR="00245531" w:rsidRDefault="00245531" w:rsidP="00876F1B">
          <w:pPr>
            <w:pStyle w:val="aff0"/>
            <w:spacing w:before="540"/>
            <w:jc w:val="right"/>
            <w:rPr>
              <w:b/>
              <w:sz w:val="22"/>
            </w:rPr>
          </w:pPr>
        </w:p>
      </w:tc>
    </w:tr>
  </w:tbl>
  <w:p w14:paraId="256C4AB1" w14:textId="77777777" w:rsidR="00245531" w:rsidRPr="003E745B" w:rsidRDefault="00245531" w:rsidP="003E745B">
    <w:pPr>
      <w:pStyle w:val="aff0"/>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
    <w:tblGrid>
      <w:gridCol w:w="2211"/>
      <w:gridCol w:w="2211"/>
      <w:gridCol w:w="2211"/>
    </w:tblGrid>
    <w:tr w:rsidR="00245531" w14:paraId="2EE263EE" w14:textId="77777777">
      <w:tblPrEx>
        <w:tblCellMar>
          <w:top w:w="0" w:type="dxa"/>
          <w:left w:w="0" w:type="dxa"/>
          <w:bottom w:w="0" w:type="dxa"/>
          <w:right w:w="0" w:type="dxa"/>
        </w:tblCellMar>
      </w:tblPrEx>
      <w:trPr>
        <w:cantSplit/>
        <w:trHeight w:hRule="exact" w:val="760"/>
      </w:trPr>
      <w:tc>
        <w:tcPr>
          <w:tcW w:w="2211" w:type="dxa"/>
        </w:tcPr>
        <w:p w14:paraId="303CF30E" w14:textId="77777777" w:rsidR="00245531" w:rsidRDefault="00245531">
          <w:pPr>
            <w:pStyle w:val="aff0"/>
            <w:spacing w:line="230" w:lineRule="exact"/>
          </w:pPr>
        </w:p>
      </w:tc>
      <w:tc>
        <w:tcPr>
          <w:tcW w:w="2211" w:type="dxa"/>
        </w:tcPr>
        <w:p w14:paraId="2D452612" w14:textId="77777777" w:rsidR="00245531" w:rsidRDefault="00245531">
          <w:pPr>
            <w:pStyle w:val="aff0"/>
            <w:spacing w:line="230" w:lineRule="exact"/>
            <w:jc w:val="center"/>
            <w:rPr>
              <w:smallCaps/>
            </w:rPr>
          </w:pPr>
        </w:p>
      </w:tc>
      <w:tc>
        <w:tcPr>
          <w:tcW w:w="2211" w:type="dxa"/>
        </w:tcPr>
        <w:p w14:paraId="50D24D0A" w14:textId="77777777" w:rsidR="00245531" w:rsidRDefault="00245531">
          <w:pPr>
            <w:pStyle w:val="aff0"/>
            <w:spacing w:before="540" w:line="230" w:lineRule="exact"/>
            <w:jc w:val="right"/>
            <w:rPr>
              <w:smallCaps/>
            </w:rPr>
          </w:pPr>
          <w:r>
            <w:fldChar w:fldCharType="begin"/>
          </w:r>
          <w:r>
            <w:instrText>PAGE \* ROMAN</w:instrText>
          </w:r>
          <w:r>
            <w:fldChar w:fldCharType="separate"/>
          </w:r>
          <w:r>
            <w:rPr>
              <w:noProof/>
            </w:rPr>
            <w:t>III</w:t>
          </w:r>
          <w:r>
            <w:fldChar w:fldCharType="end"/>
          </w:r>
        </w:p>
      </w:tc>
    </w:tr>
  </w:tbl>
  <w:p w14:paraId="3E207F7F" w14:textId="77777777" w:rsidR="00245531" w:rsidRDefault="00245531">
    <w:pPr>
      <w:pStyle w:val="aff0"/>
      <w:spacing w:line="230" w:lineRule="exac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Ind w:w="8" w:type="dxa"/>
      <w:tblLayout w:type="fixed"/>
      <w:tblCellMar>
        <w:left w:w="0" w:type="dxa"/>
        <w:right w:w="0" w:type="dxa"/>
      </w:tblCellMar>
      <w:tblLook w:val="0000" w:firstRow="0" w:lastRow="0" w:firstColumn="0" w:lastColumn="0" w:noHBand="0" w:noVBand="0"/>
    </w:tblPr>
    <w:tblGrid>
      <w:gridCol w:w="2914"/>
      <w:gridCol w:w="454"/>
      <w:gridCol w:w="3402"/>
      <w:gridCol w:w="2982"/>
    </w:tblGrid>
    <w:tr w:rsidR="00245531" w14:paraId="6635B8C8" w14:textId="77777777">
      <w:tblPrEx>
        <w:tblCellMar>
          <w:top w:w="0" w:type="dxa"/>
          <w:left w:w="0" w:type="dxa"/>
          <w:bottom w:w="0" w:type="dxa"/>
          <w:right w:w="0" w:type="dxa"/>
        </w:tblCellMar>
      </w:tblPrEx>
      <w:trPr>
        <w:cantSplit/>
      </w:trPr>
      <w:tc>
        <w:tcPr>
          <w:tcW w:w="2914" w:type="dxa"/>
          <w:vMerge w:val="restart"/>
        </w:tcPr>
        <w:p w14:paraId="25C6F019" w14:textId="77777777" w:rsidR="00245531" w:rsidRDefault="00245531">
          <w:pPr>
            <w:pStyle w:val="aff0"/>
            <w:spacing w:before="80" w:line="150" w:lineRule="exact"/>
            <w:rPr>
              <w:caps/>
              <w:sz w:val="12"/>
            </w:rPr>
          </w:pPr>
        </w:p>
      </w:tc>
      <w:tc>
        <w:tcPr>
          <w:tcW w:w="454" w:type="dxa"/>
          <w:vMerge w:val="restart"/>
        </w:tcPr>
        <w:p w14:paraId="5BF5B3F1" w14:textId="77777777" w:rsidR="00245531" w:rsidRDefault="00245531">
          <w:pPr>
            <w:pStyle w:val="aff0"/>
            <w:spacing w:line="240" w:lineRule="auto"/>
            <w:rPr>
              <w:sz w:val="18"/>
            </w:rPr>
          </w:pPr>
        </w:p>
      </w:tc>
      <w:tc>
        <w:tcPr>
          <w:tcW w:w="6384" w:type="dxa"/>
          <w:gridSpan w:val="2"/>
        </w:tcPr>
        <w:p w14:paraId="7C04FB9D" w14:textId="77777777" w:rsidR="00245531" w:rsidRDefault="00245531">
          <w:pPr>
            <w:pStyle w:val="aff0"/>
            <w:spacing w:before="60" w:line="710" w:lineRule="exact"/>
            <w:jc w:val="left"/>
            <w:rPr>
              <w:spacing w:val="38"/>
            </w:rPr>
          </w:pPr>
        </w:p>
      </w:tc>
    </w:tr>
    <w:tr w:rsidR="00245531" w14:paraId="31498C40" w14:textId="77777777">
      <w:tblPrEx>
        <w:tblCellMar>
          <w:top w:w="0" w:type="dxa"/>
          <w:left w:w="0" w:type="dxa"/>
          <w:bottom w:w="0" w:type="dxa"/>
          <w:right w:w="0" w:type="dxa"/>
        </w:tblCellMar>
      </w:tblPrEx>
      <w:trPr>
        <w:cantSplit/>
      </w:trPr>
      <w:tc>
        <w:tcPr>
          <w:tcW w:w="2914" w:type="dxa"/>
          <w:vMerge/>
        </w:tcPr>
        <w:p w14:paraId="35FECF83" w14:textId="77777777" w:rsidR="00245531" w:rsidRDefault="00245531">
          <w:pPr>
            <w:pStyle w:val="aff0"/>
            <w:spacing w:line="240" w:lineRule="auto"/>
            <w:rPr>
              <w:caps/>
              <w:sz w:val="12"/>
            </w:rPr>
          </w:pPr>
        </w:p>
      </w:tc>
      <w:tc>
        <w:tcPr>
          <w:tcW w:w="454" w:type="dxa"/>
          <w:vMerge/>
        </w:tcPr>
        <w:p w14:paraId="0B6B9BED" w14:textId="77777777" w:rsidR="00245531" w:rsidRDefault="00245531">
          <w:pPr>
            <w:pStyle w:val="aff0"/>
            <w:spacing w:line="240" w:lineRule="auto"/>
            <w:rPr>
              <w:sz w:val="18"/>
            </w:rPr>
          </w:pPr>
        </w:p>
      </w:tc>
      <w:tc>
        <w:tcPr>
          <w:tcW w:w="6384" w:type="dxa"/>
          <w:gridSpan w:val="2"/>
        </w:tcPr>
        <w:p w14:paraId="3A498394" w14:textId="77777777" w:rsidR="00245531" w:rsidRDefault="00245531">
          <w:pPr>
            <w:pStyle w:val="aff0"/>
            <w:spacing w:line="240" w:lineRule="auto"/>
            <w:jc w:val="right"/>
            <w:rPr>
              <w:sz w:val="18"/>
            </w:rPr>
          </w:pPr>
        </w:p>
      </w:tc>
    </w:tr>
    <w:tr w:rsidR="00245531" w14:paraId="676B86F5" w14:textId="77777777">
      <w:tblPrEx>
        <w:tblCellMar>
          <w:top w:w="0" w:type="dxa"/>
          <w:left w:w="0" w:type="dxa"/>
          <w:bottom w:w="0" w:type="dxa"/>
          <w:right w:w="0" w:type="dxa"/>
        </w:tblCellMar>
      </w:tblPrEx>
      <w:trPr>
        <w:cantSplit/>
        <w:trHeight w:hRule="exact" w:val="1600"/>
      </w:trPr>
      <w:tc>
        <w:tcPr>
          <w:tcW w:w="2914" w:type="dxa"/>
          <w:vMerge/>
        </w:tcPr>
        <w:p w14:paraId="6D9631AA" w14:textId="77777777" w:rsidR="00245531" w:rsidRDefault="00245531">
          <w:pPr>
            <w:pStyle w:val="aff0"/>
            <w:spacing w:line="150" w:lineRule="exact"/>
            <w:rPr>
              <w:caps/>
              <w:sz w:val="12"/>
            </w:rPr>
          </w:pPr>
        </w:p>
      </w:tc>
      <w:tc>
        <w:tcPr>
          <w:tcW w:w="454" w:type="dxa"/>
          <w:vMerge/>
        </w:tcPr>
        <w:p w14:paraId="35FC2C5D" w14:textId="77777777" w:rsidR="00245531" w:rsidRDefault="00245531">
          <w:pPr>
            <w:pStyle w:val="aff0"/>
            <w:rPr>
              <w:sz w:val="18"/>
            </w:rPr>
          </w:pPr>
        </w:p>
      </w:tc>
      <w:tc>
        <w:tcPr>
          <w:tcW w:w="3402" w:type="dxa"/>
          <w:tcBorders>
            <w:top w:val="triple" w:sz="6" w:space="0" w:color="auto"/>
          </w:tcBorders>
          <w:vAlign w:val="bottom"/>
        </w:tcPr>
        <w:p w14:paraId="263EAAF4" w14:textId="77777777" w:rsidR="00245531" w:rsidRDefault="00245531">
          <w:pPr>
            <w:pStyle w:val="aff0"/>
            <w:spacing w:line="240" w:lineRule="auto"/>
            <w:jc w:val="left"/>
            <w:rPr>
              <w:sz w:val="18"/>
            </w:rPr>
          </w:pPr>
        </w:p>
      </w:tc>
      <w:tc>
        <w:tcPr>
          <w:tcW w:w="2982" w:type="dxa"/>
          <w:tcBorders>
            <w:top w:val="triple" w:sz="6" w:space="0" w:color="auto"/>
          </w:tcBorders>
          <w:vAlign w:val="bottom"/>
        </w:tcPr>
        <w:p w14:paraId="4D310AD6" w14:textId="77777777" w:rsidR="00245531" w:rsidRDefault="00245531">
          <w:pPr>
            <w:pStyle w:val="aff0"/>
            <w:spacing w:line="210" w:lineRule="exact"/>
            <w:jc w:val="right"/>
            <w:rPr>
              <w:sz w:val="18"/>
            </w:rPr>
          </w:pPr>
          <w:r>
            <w:rPr>
              <w:sz w:val="18"/>
            </w:rPr>
            <w:t>Reference number</w:t>
          </w:r>
        </w:p>
        <w:p w14:paraId="6D79966C" w14:textId="77777777" w:rsidR="00245531" w:rsidRDefault="00245531">
          <w:pPr>
            <w:pStyle w:val="aff0"/>
            <w:spacing w:line="210" w:lineRule="exact"/>
            <w:jc w:val="right"/>
            <w:rPr>
              <w:position w:val="2"/>
              <w:sz w:val="18"/>
            </w:rPr>
          </w:pPr>
          <w:r>
            <w:rPr>
              <w:sz w:val="18"/>
            </w:rPr>
            <w:t>ECMA-123:2009</w:t>
          </w:r>
        </w:p>
        <w:p w14:paraId="6C8C8F8A" w14:textId="77777777" w:rsidR="00245531" w:rsidRDefault="00245531" w:rsidP="00E17A0F">
          <w:pPr>
            <w:pStyle w:val="aff0"/>
            <w:spacing w:before="600" w:line="210" w:lineRule="exact"/>
            <w:jc w:val="right"/>
            <w:rPr>
              <w:sz w:val="18"/>
            </w:rPr>
          </w:pPr>
          <w:r>
            <w:rPr>
              <w:position w:val="2"/>
              <w:sz w:val="16"/>
            </w:rPr>
            <w:t>©</w:t>
          </w:r>
          <w:r>
            <w:rPr>
              <w:sz w:val="18"/>
            </w:rPr>
            <w:t> Ecma International 2009</w:t>
          </w:r>
        </w:p>
      </w:tc>
    </w:tr>
  </w:tbl>
  <w:p w14:paraId="23255F84" w14:textId="77777777" w:rsidR="00245531" w:rsidRDefault="00245531">
    <w:pPr>
      <w:pStyle w:val="aff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245531" w14:paraId="6F534393" w14:textId="77777777">
      <w:tblPrEx>
        <w:tblCellMar>
          <w:top w:w="0" w:type="dxa"/>
          <w:left w:w="0" w:type="dxa"/>
          <w:bottom w:w="0" w:type="dxa"/>
          <w:right w:w="0" w:type="dxa"/>
        </w:tblCellMar>
      </w:tblPrEx>
      <w:trPr>
        <w:cantSplit/>
        <w:jc w:val="center"/>
      </w:trPr>
      <w:tc>
        <w:tcPr>
          <w:tcW w:w="3402" w:type="dxa"/>
        </w:tcPr>
        <w:p w14:paraId="46613EE3" w14:textId="77777777" w:rsidR="00245531" w:rsidRDefault="00245531" w:rsidP="00876F1B">
          <w:pPr>
            <w:pStyle w:val="aff0"/>
            <w:spacing w:before="540"/>
          </w:pPr>
          <w:r>
            <w:fldChar w:fldCharType="begin"/>
          </w:r>
          <w:r>
            <w:instrText xml:space="preserve">\PAGE \* ROMAN \* LOWER \* CHARFORMAT </w:instrText>
          </w:r>
          <w:r>
            <w:fldChar w:fldCharType="separate"/>
          </w:r>
          <w:r w:rsidR="005F1406">
            <w:rPr>
              <w:noProof/>
            </w:rPr>
            <w:t>ii</w:t>
          </w:r>
          <w:r>
            <w:fldChar w:fldCharType="end"/>
          </w:r>
        </w:p>
      </w:tc>
      <w:tc>
        <w:tcPr>
          <w:tcW w:w="2948" w:type="dxa"/>
        </w:tcPr>
        <w:p w14:paraId="1BB656F8" w14:textId="77777777" w:rsidR="00245531" w:rsidRDefault="00245531" w:rsidP="00876F1B">
          <w:pPr>
            <w:pStyle w:val="aff0"/>
            <w:spacing w:before="540"/>
            <w:jc w:val="center"/>
            <w:rPr>
              <w:b/>
              <w:sz w:val="16"/>
            </w:rPr>
          </w:pPr>
        </w:p>
      </w:tc>
      <w:tc>
        <w:tcPr>
          <w:tcW w:w="3402" w:type="dxa"/>
        </w:tcPr>
        <w:p w14:paraId="3D332D07" w14:textId="77777777" w:rsidR="00245531" w:rsidRDefault="00245531" w:rsidP="001C60FC">
          <w:pPr>
            <w:pStyle w:val="aff0"/>
            <w:spacing w:before="540"/>
            <w:jc w:val="right"/>
            <w:rPr>
              <w:sz w:val="16"/>
            </w:rPr>
          </w:pPr>
          <w:r>
            <w:rPr>
              <w:sz w:val="16"/>
            </w:rPr>
            <w:t>© Ecma International 2011</w:t>
          </w:r>
        </w:p>
      </w:tc>
    </w:tr>
  </w:tbl>
  <w:p w14:paraId="68545D07" w14:textId="77777777" w:rsidR="00245531" w:rsidRPr="003E745B" w:rsidRDefault="00245531" w:rsidP="003E745B">
    <w:pPr>
      <w:pStyle w:val="aff0"/>
      <w:jc w:val="left"/>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245531" w14:paraId="2E299034" w14:textId="77777777">
      <w:tblPrEx>
        <w:tblCellMar>
          <w:top w:w="0" w:type="dxa"/>
          <w:left w:w="0" w:type="dxa"/>
          <w:bottom w:w="0" w:type="dxa"/>
          <w:right w:w="0" w:type="dxa"/>
        </w:tblCellMar>
      </w:tblPrEx>
      <w:trPr>
        <w:cantSplit/>
        <w:jc w:val="center"/>
      </w:trPr>
      <w:tc>
        <w:tcPr>
          <w:tcW w:w="3402" w:type="dxa"/>
        </w:tcPr>
        <w:p w14:paraId="1ACF539D" w14:textId="77777777" w:rsidR="00245531" w:rsidRDefault="00245531" w:rsidP="001C60FC">
          <w:pPr>
            <w:pStyle w:val="aff0"/>
            <w:spacing w:before="540"/>
            <w:rPr>
              <w:b/>
              <w:sz w:val="16"/>
            </w:rPr>
          </w:pPr>
          <w:r>
            <w:rPr>
              <w:sz w:val="16"/>
            </w:rPr>
            <w:t>© Ecma International 2011</w:t>
          </w:r>
        </w:p>
      </w:tc>
      <w:tc>
        <w:tcPr>
          <w:tcW w:w="2948" w:type="dxa"/>
        </w:tcPr>
        <w:p w14:paraId="1EC76C27" w14:textId="77777777" w:rsidR="00245531" w:rsidRDefault="00245531" w:rsidP="00876F1B">
          <w:pPr>
            <w:pStyle w:val="aff0"/>
            <w:spacing w:before="540"/>
            <w:jc w:val="center"/>
            <w:rPr>
              <w:b/>
            </w:rPr>
          </w:pPr>
        </w:p>
      </w:tc>
      <w:tc>
        <w:tcPr>
          <w:tcW w:w="3402" w:type="dxa"/>
        </w:tcPr>
        <w:p w14:paraId="638CDDE5" w14:textId="77777777" w:rsidR="00245531" w:rsidRDefault="00245531" w:rsidP="00876F1B">
          <w:pPr>
            <w:pStyle w:val="aff0"/>
            <w:spacing w:before="540"/>
            <w:jc w:val="right"/>
          </w:pPr>
          <w:r>
            <w:fldChar w:fldCharType="begin"/>
          </w:r>
          <w:r>
            <w:instrText xml:space="preserve">\PAGE \* ROMAN \* LOWER \* CHARFORMAT </w:instrText>
          </w:r>
          <w:r>
            <w:fldChar w:fldCharType="separate"/>
          </w:r>
          <w:r w:rsidR="005F1406">
            <w:rPr>
              <w:noProof/>
            </w:rPr>
            <w:t>i</w:t>
          </w:r>
          <w:r>
            <w:fldChar w:fldCharType="end"/>
          </w:r>
        </w:p>
      </w:tc>
    </w:tr>
  </w:tbl>
  <w:p w14:paraId="0B8DF7F5" w14:textId="77777777" w:rsidR="00245531" w:rsidRPr="003E745B" w:rsidRDefault="00245531" w:rsidP="003E745B">
    <w:pPr>
      <w:pStyle w:val="aff0"/>
      <w:jc w:val="right"/>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245531" w14:paraId="67746EE8" w14:textId="77777777">
      <w:tblPrEx>
        <w:tblCellMar>
          <w:top w:w="0" w:type="dxa"/>
          <w:left w:w="0" w:type="dxa"/>
          <w:bottom w:w="0" w:type="dxa"/>
          <w:right w:w="0" w:type="dxa"/>
        </w:tblCellMar>
      </w:tblPrEx>
      <w:trPr>
        <w:cantSplit/>
        <w:jc w:val="center"/>
      </w:trPr>
      <w:tc>
        <w:tcPr>
          <w:tcW w:w="4876" w:type="dxa"/>
        </w:tcPr>
        <w:p w14:paraId="4694854F" w14:textId="77777777" w:rsidR="00245531" w:rsidRDefault="00245531">
          <w:pPr>
            <w:pStyle w:val="aff0"/>
            <w:spacing w:before="540"/>
            <w:rPr>
              <w:lang w:val="fr-FR"/>
            </w:rPr>
          </w:pPr>
          <w:r>
            <w:fldChar w:fldCharType="begin"/>
          </w:r>
          <w:r>
            <w:rPr>
              <w:lang w:val="fr-FR"/>
            </w:rPr>
            <w:instrText xml:space="preserve">\PAGE \* ROMAN \* LOWER \* CHARFORMAT </w:instrText>
          </w:r>
          <w:r>
            <w:fldChar w:fldCharType="separate"/>
          </w:r>
          <w:r>
            <w:rPr>
              <w:noProof/>
              <w:lang w:val="fr-FR"/>
            </w:rPr>
            <w:t>iv</w:t>
          </w:r>
          <w:r>
            <w:fldChar w:fldCharType="end"/>
          </w:r>
        </w:p>
      </w:tc>
      <w:tc>
        <w:tcPr>
          <w:tcW w:w="4876" w:type="dxa"/>
        </w:tcPr>
        <w:p w14:paraId="4ACAF70C" w14:textId="77777777" w:rsidR="00245531" w:rsidRDefault="00245531">
          <w:pPr>
            <w:pStyle w:val="aff0"/>
            <w:spacing w:before="540"/>
            <w:jc w:val="right"/>
            <w:rPr>
              <w:sz w:val="16"/>
            </w:rPr>
          </w:pPr>
          <w:r>
            <w:rPr>
              <w:sz w:val="16"/>
            </w:rPr>
            <w:fldChar w:fldCharType="begin"/>
          </w:r>
          <w:r>
            <w:rPr>
              <w:sz w:val="16"/>
            </w:rPr>
            <w:instrText xml:space="preserve"> REF DDOrganization \* CHARFORMAT   </w:instrText>
          </w:r>
          <w:r>
            <w:rPr>
              <w:sz w:val="16"/>
            </w:rPr>
            <w:fldChar w:fldCharType="separate"/>
          </w:r>
          <w:r>
            <w:rPr>
              <w:b/>
              <w:sz w:val="16"/>
            </w:rPr>
            <w:t>Error! Reference source not found.</w:t>
          </w:r>
          <w:r>
            <w:fldChar w:fldCharType="end"/>
          </w:r>
        </w:p>
      </w:tc>
    </w:tr>
  </w:tbl>
  <w:p w14:paraId="78CFBB88" w14:textId="77777777" w:rsidR="00245531" w:rsidRDefault="00245531">
    <w:pPr>
      <w:pStyle w:val="aff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245531" w14:paraId="62E59BC4" w14:textId="77777777">
      <w:tblPrEx>
        <w:tblCellMar>
          <w:top w:w="0" w:type="dxa"/>
          <w:left w:w="0" w:type="dxa"/>
          <w:bottom w:w="0" w:type="dxa"/>
          <w:right w:w="0" w:type="dxa"/>
        </w:tblCellMar>
      </w:tblPrEx>
      <w:trPr>
        <w:cantSplit/>
        <w:jc w:val="center"/>
      </w:trPr>
      <w:tc>
        <w:tcPr>
          <w:tcW w:w="3402" w:type="dxa"/>
        </w:tcPr>
        <w:p w14:paraId="2D2F8085" w14:textId="77777777" w:rsidR="00245531" w:rsidRDefault="00245531" w:rsidP="00876F1B">
          <w:pPr>
            <w:pStyle w:val="aff0"/>
            <w:spacing w:before="540"/>
            <w:rPr>
              <w:b/>
              <w:sz w:val="22"/>
            </w:rPr>
          </w:pPr>
          <w:r>
            <w:rPr>
              <w:b/>
              <w:sz w:val="22"/>
            </w:rPr>
            <w:fldChar w:fldCharType="begin"/>
          </w:r>
          <w:r>
            <w:rPr>
              <w:b/>
              <w:sz w:val="22"/>
            </w:rPr>
            <w:instrText xml:space="preserve">PAGE \* ARABIC \* CHARFORMAT </w:instrText>
          </w:r>
          <w:r>
            <w:rPr>
              <w:b/>
              <w:sz w:val="22"/>
            </w:rPr>
            <w:fldChar w:fldCharType="separate"/>
          </w:r>
          <w:r w:rsidR="005F1406">
            <w:rPr>
              <w:b/>
              <w:noProof/>
              <w:sz w:val="22"/>
            </w:rPr>
            <w:t>150</w:t>
          </w:r>
          <w:r>
            <w:rPr>
              <w:b/>
              <w:sz w:val="22"/>
            </w:rPr>
            <w:fldChar w:fldCharType="end"/>
          </w:r>
        </w:p>
      </w:tc>
      <w:tc>
        <w:tcPr>
          <w:tcW w:w="2948" w:type="dxa"/>
        </w:tcPr>
        <w:p w14:paraId="12623294" w14:textId="77777777" w:rsidR="00245531" w:rsidRDefault="00245531" w:rsidP="00876F1B">
          <w:pPr>
            <w:pStyle w:val="aff0"/>
            <w:spacing w:before="540"/>
            <w:jc w:val="center"/>
            <w:rPr>
              <w:b/>
              <w:sz w:val="16"/>
            </w:rPr>
          </w:pPr>
        </w:p>
      </w:tc>
      <w:tc>
        <w:tcPr>
          <w:tcW w:w="3402" w:type="dxa"/>
        </w:tcPr>
        <w:p w14:paraId="5C3B1D73" w14:textId="77777777" w:rsidR="00245531" w:rsidRDefault="00245531" w:rsidP="001C60FC">
          <w:pPr>
            <w:pStyle w:val="aff0"/>
            <w:spacing w:before="540"/>
            <w:jc w:val="right"/>
            <w:rPr>
              <w:sz w:val="16"/>
            </w:rPr>
          </w:pPr>
          <w:r>
            <w:rPr>
              <w:sz w:val="16"/>
            </w:rPr>
            <w:t>© Ecma International 2011</w:t>
          </w:r>
        </w:p>
      </w:tc>
    </w:tr>
  </w:tbl>
  <w:p w14:paraId="1D95A9FD" w14:textId="77777777" w:rsidR="00245531" w:rsidRPr="003E745B" w:rsidRDefault="00245531" w:rsidP="003E745B">
    <w:pPr>
      <w:pStyle w:val="aff0"/>
      <w:jc w:val="lef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245531" w14:paraId="70215FCE" w14:textId="77777777">
      <w:tblPrEx>
        <w:tblCellMar>
          <w:top w:w="0" w:type="dxa"/>
          <w:left w:w="0" w:type="dxa"/>
          <w:bottom w:w="0" w:type="dxa"/>
          <w:right w:w="0" w:type="dxa"/>
        </w:tblCellMar>
      </w:tblPrEx>
      <w:trPr>
        <w:cantSplit/>
        <w:jc w:val="center"/>
      </w:trPr>
      <w:tc>
        <w:tcPr>
          <w:tcW w:w="3402" w:type="dxa"/>
        </w:tcPr>
        <w:p w14:paraId="4F7ADCFB" w14:textId="77777777" w:rsidR="00245531" w:rsidRDefault="00245531" w:rsidP="001C60FC">
          <w:pPr>
            <w:pStyle w:val="aff0"/>
            <w:spacing w:before="540"/>
            <w:rPr>
              <w:b/>
              <w:sz w:val="16"/>
            </w:rPr>
          </w:pPr>
          <w:r>
            <w:rPr>
              <w:sz w:val="16"/>
            </w:rPr>
            <w:t>© Ecma International 2011</w:t>
          </w:r>
        </w:p>
      </w:tc>
      <w:tc>
        <w:tcPr>
          <w:tcW w:w="2948" w:type="dxa"/>
        </w:tcPr>
        <w:p w14:paraId="377C67AB" w14:textId="77777777" w:rsidR="00245531" w:rsidRDefault="00245531" w:rsidP="00876F1B">
          <w:pPr>
            <w:pStyle w:val="aff0"/>
            <w:spacing w:before="540"/>
            <w:jc w:val="center"/>
            <w:rPr>
              <w:b/>
              <w:sz w:val="22"/>
            </w:rPr>
          </w:pPr>
        </w:p>
      </w:tc>
      <w:tc>
        <w:tcPr>
          <w:tcW w:w="3402" w:type="dxa"/>
        </w:tcPr>
        <w:p w14:paraId="3AA1E6D5" w14:textId="77777777" w:rsidR="00245531" w:rsidRDefault="00245531" w:rsidP="00876F1B">
          <w:pPr>
            <w:pStyle w:val="aff0"/>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5F1406">
            <w:rPr>
              <w:b/>
              <w:noProof/>
              <w:sz w:val="22"/>
            </w:rPr>
            <w:t>255</w:t>
          </w:r>
          <w:r>
            <w:rPr>
              <w:b/>
              <w:sz w:val="22"/>
            </w:rPr>
            <w:fldChar w:fldCharType="end"/>
          </w:r>
        </w:p>
      </w:tc>
    </w:tr>
  </w:tbl>
  <w:p w14:paraId="4B65474A" w14:textId="77777777" w:rsidR="00245531" w:rsidRPr="003E745B" w:rsidRDefault="00245531" w:rsidP="003E745B">
    <w:pPr>
      <w:pStyle w:val="aff0"/>
      <w:jc w:val="righ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245531" w14:paraId="3E1BF931" w14:textId="77777777">
      <w:tblPrEx>
        <w:tblCellMar>
          <w:top w:w="0" w:type="dxa"/>
          <w:left w:w="0" w:type="dxa"/>
          <w:bottom w:w="0" w:type="dxa"/>
          <w:right w:w="0" w:type="dxa"/>
        </w:tblCellMar>
      </w:tblPrEx>
      <w:trPr>
        <w:cantSplit/>
        <w:jc w:val="center"/>
      </w:trPr>
      <w:tc>
        <w:tcPr>
          <w:tcW w:w="3402" w:type="dxa"/>
        </w:tcPr>
        <w:p w14:paraId="7717A89C" w14:textId="77777777" w:rsidR="00245531" w:rsidRDefault="00245531" w:rsidP="001C60FC">
          <w:pPr>
            <w:pStyle w:val="aff0"/>
            <w:spacing w:before="540"/>
            <w:rPr>
              <w:b/>
              <w:sz w:val="16"/>
            </w:rPr>
          </w:pPr>
          <w:r>
            <w:rPr>
              <w:sz w:val="16"/>
            </w:rPr>
            <w:t>© Ecma International 2011</w:t>
          </w:r>
        </w:p>
      </w:tc>
      <w:tc>
        <w:tcPr>
          <w:tcW w:w="2948" w:type="dxa"/>
        </w:tcPr>
        <w:p w14:paraId="61AC5145" w14:textId="77777777" w:rsidR="00245531" w:rsidRDefault="00245531" w:rsidP="00876F1B">
          <w:pPr>
            <w:pStyle w:val="aff0"/>
            <w:spacing w:before="540"/>
            <w:jc w:val="center"/>
            <w:rPr>
              <w:b/>
              <w:sz w:val="22"/>
            </w:rPr>
          </w:pPr>
        </w:p>
      </w:tc>
      <w:tc>
        <w:tcPr>
          <w:tcW w:w="3402" w:type="dxa"/>
        </w:tcPr>
        <w:p w14:paraId="2AB6B3C9" w14:textId="77777777" w:rsidR="00245531" w:rsidRDefault="00245531" w:rsidP="00876F1B">
          <w:pPr>
            <w:pStyle w:val="aff0"/>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5F1406">
            <w:rPr>
              <w:b/>
              <w:noProof/>
              <w:sz w:val="22"/>
            </w:rPr>
            <w:t>1</w:t>
          </w:r>
          <w:r>
            <w:rPr>
              <w:b/>
              <w:sz w:val="22"/>
            </w:rPr>
            <w:fldChar w:fldCharType="end"/>
          </w:r>
        </w:p>
      </w:tc>
    </w:tr>
  </w:tbl>
  <w:p w14:paraId="5233981A" w14:textId="77777777" w:rsidR="00245531" w:rsidRPr="003E745B" w:rsidRDefault="00245531" w:rsidP="003E745B">
    <w:pPr>
      <w:pStyle w:val="aff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6B53AF9" w14:textId="77777777" w:rsidR="000C5855" w:rsidRDefault="000C5855">
      <w:r>
        <w:separator/>
      </w:r>
    </w:p>
  </w:footnote>
  <w:footnote w:type="continuationSeparator" w:id="0">
    <w:p w14:paraId="15F77248" w14:textId="77777777" w:rsidR="000C5855" w:rsidRDefault="000C5855">
      <w:r>
        <w:continuationSeparator/>
      </w:r>
    </w:p>
  </w:footnote>
  <w:footnote w:id="1">
    <w:p w14:paraId="712654AB" w14:textId="77777777" w:rsidR="00245531" w:rsidRPr="00141261" w:rsidRDefault="00245531" w:rsidP="00990F07">
      <w:pPr>
        <w:pStyle w:val="aff3"/>
        <w:rPr>
          <w:lang w:val="en-US"/>
        </w:rPr>
      </w:pPr>
      <w:r>
        <w:rPr>
          <w:rStyle w:val="aff2"/>
        </w:rPr>
        <w:footnoteRef/>
      </w:r>
      <w:r>
        <w:t xml:space="preserve"> Note: Please note that for ECMAScript Edition 4 the Ecma standard number “ECMA-262 Edition 4” was reserved but not used in the Ecma publication process. Therefore “ECMA-262 Edition 4” as an Ecma International publication does not exist.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476BD8B" w14:textId="77777777" w:rsidR="00245531" w:rsidRDefault="00245531">
    <w:pPr>
      <w:pStyle w:val="aff5"/>
    </w:pPr>
    <w:r>
      <w:rPr>
        <w:noProof/>
        <w:lang w:eastAsia="en-US"/>
      </w:rPr>
      <w:pict w14:anchorId="023BEDB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66" type="#_x0000_t136" style="position:absolute;left:0;text-align:left;margin-left:0;margin-top:0;width:515.6pt;height:171.85pt;rotation:315;z-index:-25166080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96938D9" w14:textId="77777777" w:rsidR="00245531" w:rsidRDefault="00245531">
    <w:pPr>
      <w:pStyle w:val="aff5"/>
    </w:pPr>
    <w:r>
      <w:rPr>
        <w:noProof/>
        <w:lang w:eastAsia="en-US"/>
      </w:rPr>
      <w:pict w14:anchorId="3562079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 o:spid="_x0000_s2075" type="#_x0000_t136" style="position:absolute;left:0;text-align:left;margin-left:0;margin-top:0;width:515.6pt;height:171.85pt;rotation:315;z-index:-25165158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5282128" w14:textId="77777777" w:rsidR="00245531" w:rsidRDefault="00245531">
    <w:pPr>
      <w:pStyle w:val="aff5"/>
    </w:pPr>
    <w:r>
      <w:rPr>
        <w:noProof/>
        <w:lang w:eastAsia="en-US"/>
      </w:rPr>
      <w:pict w14:anchorId="0CC8DFA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74" type="#_x0000_t136" style="position:absolute;left:0;text-align:left;margin-left:0;margin-top:0;width:515.6pt;height:171.85pt;rotation:315;z-index:-25165260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8A78F03" w14:textId="77777777" w:rsidR="00245531" w:rsidRDefault="00245531">
    <w:pPr>
      <w:pStyle w:val="aff5"/>
    </w:pPr>
    <w:r>
      <w:rPr>
        <w:noProof/>
        <w:lang w:eastAsia="en-US"/>
      </w:rPr>
      <w:pict w14:anchorId="1139CAD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 o:spid="_x0000_s2076" type="#_x0000_t136" style="position:absolute;left:0;text-align:left;margin-left:0;margin-top:0;width:515.6pt;height:171.85pt;rotation:315;z-index:-25165056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
    <w:tblGrid>
      <w:gridCol w:w="3318"/>
      <w:gridCol w:w="3318"/>
    </w:tblGrid>
    <w:tr w:rsidR="00245531" w14:paraId="21CC0B28" w14:textId="77777777">
      <w:tblPrEx>
        <w:tblCellMar>
          <w:top w:w="0" w:type="dxa"/>
          <w:left w:w="0" w:type="dxa"/>
          <w:bottom w:w="0" w:type="dxa"/>
          <w:right w:w="0" w:type="dxa"/>
        </w:tblCellMar>
      </w:tblPrEx>
      <w:trPr>
        <w:cantSplit/>
        <w:trHeight w:hRule="exact" w:val="560"/>
      </w:trPr>
      <w:tc>
        <w:tcPr>
          <w:tcW w:w="3318" w:type="dxa"/>
        </w:tcPr>
        <w:p w14:paraId="30FC31CC" w14:textId="77777777" w:rsidR="00245531" w:rsidRDefault="00245531">
          <w:pPr>
            <w:pStyle w:val="aff5"/>
            <w:spacing w:after="300" w:line="240" w:lineRule="exact"/>
            <w:rPr>
              <w:b w:val="0"/>
            </w:rPr>
          </w:pPr>
          <w:r>
            <w:rPr>
              <w:noProof/>
              <w:lang w:eastAsia="en-US"/>
            </w:rPr>
            <w:pict w14:anchorId="501C783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65" type="#_x0000_t136" style="position:absolute;left:0;text-align:left;margin-left:0;margin-top:0;width:515.6pt;height:171.85pt;rotation:315;z-index:-25166182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tc>
      <w:tc>
        <w:tcPr>
          <w:tcW w:w="3318" w:type="dxa"/>
        </w:tcPr>
        <w:p w14:paraId="560F3E0B" w14:textId="77777777" w:rsidR="00245531" w:rsidRDefault="00245531">
          <w:pPr>
            <w:pStyle w:val="aff5"/>
            <w:spacing w:after="300" w:line="240" w:lineRule="exact"/>
            <w:jc w:val="right"/>
            <w:rPr>
              <w:b w:val="0"/>
            </w:rPr>
          </w:pPr>
        </w:p>
      </w:tc>
    </w:tr>
  </w:tbl>
  <w:p w14:paraId="2BD4CB3C" w14:textId="77777777" w:rsidR="00245531" w:rsidRDefault="00245531">
    <w:pPr>
      <w:pStyle w:val="aff5"/>
      <w:spacing w:line="240" w:lineRule="exac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375F35" w14:textId="77777777" w:rsidR="00245531" w:rsidRDefault="00245531">
    <w:pPr>
      <w:pStyle w:val="aff5"/>
    </w:pPr>
    <w:r>
      <w:rPr>
        <w:noProof/>
        <w:lang w:eastAsia="en-US"/>
      </w:rPr>
      <w:pict w14:anchorId="6F3D199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67" type="#_x0000_t136" style="position:absolute;left:0;text-align:left;margin-left:0;margin-top:0;width:515.6pt;height:171.85pt;rotation:315;z-index:-25165977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88CB4CC" w14:textId="77777777" w:rsidR="00245531" w:rsidRPr="000A4BD3" w:rsidRDefault="00245531" w:rsidP="000A4BD3">
    <w:pPr>
      <w:pStyle w:val="aff5"/>
    </w:pPr>
    <w:r>
      <w:rPr>
        <w:noProof/>
        <w:lang w:eastAsia="en-US"/>
      </w:rPr>
      <w:pict w14:anchorId="160CBD5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69" type="#_x0000_t136" style="position:absolute;left:0;text-align:left;margin-left:0;margin-top:0;width:515.6pt;height:171.85pt;rotation:315;z-index:-25165772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01C928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0;text-align:left;margin-left:13.9pt;margin-top:-8.25pt;width:518.75pt;height:48.85pt;z-index:-251663872;mso-position-vertical-relative:line">
          <v:imagedata r:id="rId1" o:title="Head 2 ECMA"/>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EF731CC" w14:textId="77777777" w:rsidR="00245531" w:rsidRPr="0012311B" w:rsidRDefault="00245531" w:rsidP="0012311B">
    <w:pPr>
      <w:pStyle w:val="aff5"/>
    </w:pPr>
    <w:r>
      <w:rPr>
        <w:noProof/>
        <w:lang w:eastAsia="en-US"/>
      </w:rPr>
      <w:pict w14:anchorId="1D2CF55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68" type="#_x0000_t136" style="position:absolute;left:0;text-align:left;margin-left:0;margin-top:0;width:515.6pt;height:171.85pt;rotation:315;z-index:-25165875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60CBD4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left:0;text-align:left;margin-left:-15.6pt;margin-top:-8.25pt;width:518.75pt;height:48.85pt;z-index:-251662848;mso-position-vertical-relative:line">
          <v:imagedata r:id="rId1" o:title="Head 2 ECMA"/>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508BFE" w14:textId="77777777" w:rsidR="00245531" w:rsidRPr="003E745B" w:rsidRDefault="00245531">
    <w:pPr>
      <w:pStyle w:val="aff5"/>
    </w:pPr>
    <w:r>
      <w:rPr>
        <w:noProof/>
        <w:lang w:eastAsia="en-US"/>
      </w:rPr>
      <w:pict w14:anchorId="069CA7C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70" type="#_x0000_t136" style="position:absolute;left:0;text-align:left;margin-left:0;margin-top:0;width:515.6pt;height:171.85pt;rotation:315;z-index:-25165670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sidRPr="003E745B">
      <w:fldChar w:fldCharType="begin"/>
    </w:r>
    <w:r w:rsidRPr="003E745B">
      <w:instrText xml:space="preserve"> REF LibEnteteISO \* CHARFORMAT </w:instrText>
    </w:r>
    <w:r>
      <w:fldChar w:fldCharType="separate"/>
    </w:r>
    <w:r>
      <w:rPr>
        <w:b w:val="0"/>
      </w:rPr>
      <w:t>Error! Reference source not found.</w:t>
    </w:r>
    <w:r w:rsidRPr="003E745B">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F94EB4" w14:textId="77777777" w:rsidR="00245531" w:rsidRDefault="00245531" w:rsidP="006E638D">
    <w:pPr>
      <w:pStyle w:val="aff5"/>
      <w:jc w:val="left"/>
    </w:pPr>
    <w:r>
      <w:rPr>
        <w:noProof/>
        <w:lang w:eastAsia="en-US"/>
      </w:rPr>
      <w:pict w14:anchorId="42DE39C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72" type="#_x0000_t136" style="position:absolute;margin-left:0;margin-top:0;width:515.6pt;height:171.85pt;rotation:315;z-index:-25165465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625BDD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15.35pt;margin-top:-11.65pt;width:518.75pt;height:48.85pt;z-index:-251665920;mso-position-vertical-relative:line">
          <v:imagedata r:id="rId1" o:title="Head 2 ECMA"/>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3F3919" w14:textId="77777777" w:rsidR="00245531" w:rsidRPr="00A4406C" w:rsidRDefault="00245531" w:rsidP="00A4406C">
    <w:pPr>
      <w:pStyle w:val="aff5"/>
    </w:pPr>
    <w:r>
      <w:rPr>
        <w:noProof/>
        <w:lang w:eastAsia="en-US"/>
      </w:rPr>
      <w:pict w14:anchorId="79594FD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71" type="#_x0000_t136" style="position:absolute;left:0;text-align:left;margin-left:0;margin-top:0;width:515.6pt;height:171.85pt;rotation:315;z-index:-25165568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725834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left:0;text-align:left;margin-left:-16.35pt;margin-top:-12.4pt;width:518.75pt;height:48.85pt;z-index:-251664896;mso-position-vertical-relative:line">
          <v:imagedata r:id="rId1" o:title="Head 2 ECMA"/>
        </v:shape>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119FD7F" w14:textId="77777777" w:rsidR="00245531" w:rsidRPr="003E745B" w:rsidRDefault="00245531" w:rsidP="003E745B">
    <w:pPr>
      <w:pStyle w:val="aff5"/>
    </w:pPr>
    <w:r>
      <w:rPr>
        <w:noProof/>
        <w:lang w:eastAsia="en-US"/>
      </w:rPr>
      <w:pict w14:anchorId="3CE802B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 o:spid="_x0000_s2073" type="#_x0000_t136" style="position:absolute;left:0;text-align:left;margin-left:0;margin-top:0;width:515.6pt;height:171.85pt;rotation:315;z-index:-25165363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2BBE0F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17.85pt;margin-top:-13.15pt;width:518.75pt;height:48.85pt;z-index:-251666944;mso-position-vertical-relative:line">
          <v:imagedata r:id="rId1" o:title="Head 2 ECMA"/>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5890E0B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D2C5496"/>
    <w:lvl w:ilvl="0">
      <w:start w:val="1"/>
      <w:numFmt w:val="decimal"/>
      <w:pStyle w:val="5"/>
      <w:lvlText w:val="%1."/>
      <w:lvlJc w:val="left"/>
      <w:pPr>
        <w:tabs>
          <w:tab w:val="num" w:pos="1492"/>
        </w:tabs>
        <w:ind w:left="1492" w:hanging="360"/>
      </w:pPr>
    </w:lvl>
  </w:abstractNum>
  <w:abstractNum w:abstractNumId="2">
    <w:nsid w:val="FFFFFF80"/>
    <w:multiLevelType w:val="singleLevel"/>
    <w:tmpl w:val="C61A574A"/>
    <w:lvl w:ilvl="0">
      <w:start w:val="1"/>
      <w:numFmt w:val="bullet"/>
      <w:pStyle w:val="50"/>
      <w:lvlText w:val=""/>
      <w:lvlJc w:val="left"/>
      <w:pPr>
        <w:tabs>
          <w:tab w:val="num" w:pos="1492"/>
        </w:tabs>
        <w:ind w:left="1492" w:hanging="360"/>
      </w:pPr>
      <w:rPr>
        <w:rFonts w:ascii="Symbol" w:hAnsi="Symbol" w:hint="default"/>
      </w:rPr>
    </w:lvl>
  </w:abstractNum>
  <w:abstractNum w:abstractNumId="3">
    <w:nsid w:val="FFFFFF81"/>
    <w:multiLevelType w:val="singleLevel"/>
    <w:tmpl w:val="193C76E6"/>
    <w:lvl w:ilvl="0">
      <w:start w:val="1"/>
      <w:numFmt w:val="bullet"/>
      <w:pStyle w:val="4"/>
      <w:lvlText w:val=""/>
      <w:lvlJc w:val="left"/>
      <w:pPr>
        <w:tabs>
          <w:tab w:val="num" w:pos="1209"/>
        </w:tabs>
        <w:ind w:left="1209" w:hanging="360"/>
      </w:pPr>
      <w:rPr>
        <w:rFonts w:ascii="Symbol" w:hAnsi="Symbol" w:hint="default"/>
      </w:rPr>
    </w:lvl>
  </w:abstractNum>
  <w:abstractNum w:abstractNumId="4">
    <w:nsid w:val="FFFFFF82"/>
    <w:multiLevelType w:val="singleLevel"/>
    <w:tmpl w:val="61BE3B8C"/>
    <w:lvl w:ilvl="0">
      <w:start w:val="1"/>
      <w:numFmt w:val="bullet"/>
      <w:pStyle w:val="3"/>
      <w:lvlText w:val=""/>
      <w:lvlJc w:val="left"/>
      <w:pPr>
        <w:tabs>
          <w:tab w:val="num" w:pos="926"/>
        </w:tabs>
        <w:ind w:left="926" w:hanging="360"/>
      </w:pPr>
      <w:rPr>
        <w:rFonts w:ascii="Symbol" w:hAnsi="Symbol" w:hint="default"/>
      </w:rPr>
    </w:lvl>
  </w:abstractNum>
  <w:abstractNum w:abstractNumId="5">
    <w:nsid w:val="FFFFFF83"/>
    <w:multiLevelType w:val="singleLevel"/>
    <w:tmpl w:val="5BEAAE5C"/>
    <w:lvl w:ilvl="0">
      <w:start w:val="1"/>
      <w:numFmt w:val="bullet"/>
      <w:pStyle w:val="2"/>
      <w:lvlText w:val=""/>
      <w:lvlJc w:val="left"/>
      <w:pPr>
        <w:tabs>
          <w:tab w:val="num" w:pos="643"/>
        </w:tabs>
        <w:ind w:left="643" w:hanging="360"/>
      </w:pPr>
      <w:rPr>
        <w:rFonts w:ascii="Symbol" w:hAnsi="Symbol" w:hint="default"/>
      </w:rPr>
    </w:lvl>
  </w:abstractNum>
  <w:abstractNum w:abstractNumId="6">
    <w:nsid w:val="FFFFFF89"/>
    <w:multiLevelType w:val="singleLevel"/>
    <w:tmpl w:val="E0641914"/>
    <w:lvl w:ilvl="0">
      <w:start w:val="1"/>
      <w:numFmt w:val="bullet"/>
      <w:pStyle w:val="a"/>
      <w:lvlText w:val=""/>
      <w:lvlJc w:val="left"/>
      <w:pPr>
        <w:tabs>
          <w:tab w:val="num" w:pos="360"/>
        </w:tabs>
        <w:ind w:left="360" w:hanging="360"/>
      </w:pPr>
      <w:rPr>
        <w:rFonts w:ascii="Symbol" w:hAnsi="Symbol" w:hint="default"/>
      </w:rPr>
    </w:lvl>
  </w:abstractNum>
  <w:abstractNum w:abstractNumId="7">
    <w:nsid w:val="001A0198"/>
    <w:multiLevelType w:val="multilevel"/>
    <w:tmpl w:val="7F9AB868"/>
    <w:numStyleLink w:val="ag3"/>
  </w:abstractNum>
  <w:abstractNum w:abstractNumId="8">
    <w:nsid w:val="00AB5139"/>
    <w:multiLevelType w:val="multilevel"/>
    <w:tmpl w:val="7F9AB868"/>
    <w:numStyleLink w:val="ag3"/>
  </w:abstractNum>
  <w:abstractNum w:abstractNumId="9">
    <w:nsid w:val="016B1A59"/>
    <w:multiLevelType w:val="multilevel"/>
    <w:tmpl w:val="7F9AB868"/>
    <w:numStyleLink w:val="ag3"/>
  </w:abstractNum>
  <w:abstractNum w:abstractNumId="10">
    <w:nsid w:val="021C1CFE"/>
    <w:multiLevelType w:val="multilevel"/>
    <w:tmpl w:val="7F9AB868"/>
    <w:numStyleLink w:val="ag3"/>
  </w:abstractNum>
  <w:abstractNum w:abstractNumId="11">
    <w:nsid w:val="025530E9"/>
    <w:multiLevelType w:val="multilevel"/>
    <w:tmpl w:val="7F9AB868"/>
    <w:numStyleLink w:val="ag3"/>
  </w:abstractNum>
  <w:abstractNum w:abstractNumId="12">
    <w:nsid w:val="029C3C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
    <w:nsid w:val="03296C74"/>
    <w:multiLevelType w:val="multilevel"/>
    <w:tmpl w:val="7F9AB868"/>
    <w:numStyleLink w:val="ag3"/>
  </w:abstractNum>
  <w:abstractNum w:abstractNumId="14">
    <w:nsid w:val="03877BBA"/>
    <w:multiLevelType w:val="hybridMultilevel"/>
    <w:tmpl w:val="D804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3A8000A"/>
    <w:multiLevelType w:val="multilevel"/>
    <w:tmpl w:val="7F9AB868"/>
    <w:numStyleLink w:val="ag3"/>
  </w:abstractNum>
  <w:abstractNum w:abstractNumId="16">
    <w:nsid w:val="03B035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
    <w:nsid w:val="03C24EC9"/>
    <w:multiLevelType w:val="multilevel"/>
    <w:tmpl w:val="7F9AB868"/>
    <w:numStyleLink w:val="ag3"/>
  </w:abstractNum>
  <w:abstractNum w:abstractNumId="18">
    <w:nsid w:val="040F60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
    <w:nsid w:val="04487A70"/>
    <w:multiLevelType w:val="multilevel"/>
    <w:tmpl w:val="7F9AB868"/>
    <w:numStyleLink w:val="ag3"/>
  </w:abstractNum>
  <w:abstractNum w:abstractNumId="20">
    <w:nsid w:val="04B41F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
    <w:nsid w:val="04E61A42"/>
    <w:multiLevelType w:val="multilevel"/>
    <w:tmpl w:val="7F9AB868"/>
    <w:numStyleLink w:val="ag3"/>
  </w:abstractNum>
  <w:abstractNum w:abstractNumId="22">
    <w:nsid w:val="051070EA"/>
    <w:multiLevelType w:val="multilevel"/>
    <w:tmpl w:val="7F9AB868"/>
    <w:numStyleLink w:val="ag3"/>
  </w:abstractNum>
  <w:abstractNum w:abstractNumId="23">
    <w:nsid w:val="055D5E30"/>
    <w:multiLevelType w:val="multilevel"/>
    <w:tmpl w:val="7F9AB868"/>
    <w:numStyleLink w:val="ag3"/>
  </w:abstractNum>
  <w:abstractNum w:abstractNumId="24">
    <w:nsid w:val="05F252BD"/>
    <w:multiLevelType w:val="singleLevel"/>
    <w:tmpl w:val="074C56F8"/>
    <w:lvl w:ilvl="0">
      <w:start w:val="1"/>
      <w:numFmt w:val="decimal"/>
      <w:pStyle w:val="bibliography"/>
      <w:lvlText w:val="[%1]"/>
      <w:lvlJc w:val="left"/>
      <w:pPr>
        <w:tabs>
          <w:tab w:val="num" w:pos="360"/>
        </w:tabs>
        <w:ind w:left="360" w:hanging="360"/>
      </w:pPr>
    </w:lvl>
  </w:abstractNum>
  <w:abstractNum w:abstractNumId="25">
    <w:nsid w:val="0620288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6">
    <w:nsid w:val="06FF2467"/>
    <w:multiLevelType w:val="multilevel"/>
    <w:tmpl w:val="7F9AB868"/>
    <w:numStyleLink w:val="ag3"/>
  </w:abstractNum>
  <w:abstractNum w:abstractNumId="27">
    <w:nsid w:val="079104EB"/>
    <w:multiLevelType w:val="multilevel"/>
    <w:tmpl w:val="7F9AB868"/>
    <w:numStyleLink w:val="ag3"/>
  </w:abstractNum>
  <w:abstractNum w:abstractNumId="28">
    <w:nsid w:val="08A55008"/>
    <w:multiLevelType w:val="multilevel"/>
    <w:tmpl w:val="791EE6E4"/>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29">
    <w:nsid w:val="08C92840"/>
    <w:multiLevelType w:val="multilevel"/>
    <w:tmpl w:val="7F9AB868"/>
    <w:numStyleLink w:val="ag3"/>
  </w:abstractNum>
  <w:abstractNum w:abstractNumId="30">
    <w:nsid w:val="091113C1"/>
    <w:multiLevelType w:val="multilevel"/>
    <w:tmpl w:val="7F9AB868"/>
    <w:numStyleLink w:val="ag3"/>
  </w:abstractNum>
  <w:abstractNum w:abstractNumId="31">
    <w:nsid w:val="09361EF2"/>
    <w:multiLevelType w:val="multilevel"/>
    <w:tmpl w:val="7F9AB868"/>
    <w:numStyleLink w:val="ag3"/>
  </w:abstractNum>
  <w:abstractNum w:abstractNumId="32">
    <w:nsid w:val="095D5CE9"/>
    <w:multiLevelType w:val="multilevel"/>
    <w:tmpl w:val="7F9AB868"/>
    <w:numStyleLink w:val="ag3"/>
  </w:abstractNum>
  <w:abstractNum w:abstractNumId="33">
    <w:nsid w:val="09C02A59"/>
    <w:multiLevelType w:val="multilevel"/>
    <w:tmpl w:val="7F9AB868"/>
    <w:numStyleLink w:val="ag3"/>
  </w:abstractNum>
  <w:abstractNum w:abstractNumId="34">
    <w:nsid w:val="09DA24CA"/>
    <w:multiLevelType w:val="multilevel"/>
    <w:tmpl w:val="7F9AB868"/>
    <w:numStyleLink w:val="ag3"/>
  </w:abstractNum>
  <w:abstractNum w:abstractNumId="35">
    <w:nsid w:val="0A0D3819"/>
    <w:multiLevelType w:val="multilevel"/>
    <w:tmpl w:val="7F9AB868"/>
    <w:numStyleLink w:val="ag3"/>
  </w:abstractNum>
  <w:abstractNum w:abstractNumId="36">
    <w:nsid w:val="0A7674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
    <w:nsid w:val="0AC73482"/>
    <w:multiLevelType w:val="multilevel"/>
    <w:tmpl w:val="7F9AB868"/>
    <w:numStyleLink w:val="ag3"/>
  </w:abstractNum>
  <w:abstractNum w:abstractNumId="38">
    <w:nsid w:val="0AD52BFD"/>
    <w:multiLevelType w:val="multilevel"/>
    <w:tmpl w:val="7F9AB868"/>
    <w:numStyleLink w:val="ag3"/>
  </w:abstractNum>
  <w:abstractNum w:abstractNumId="39">
    <w:nsid w:val="0B404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
    <w:nsid w:val="0B4174EA"/>
    <w:multiLevelType w:val="multilevel"/>
    <w:tmpl w:val="7F9AB868"/>
    <w:numStyleLink w:val="ag3"/>
  </w:abstractNum>
  <w:abstractNum w:abstractNumId="41">
    <w:nsid w:val="0BCA6B48"/>
    <w:multiLevelType w:val="multilevel"/>
    <w:tmpl w:val="7F9AB868"/>
    <w:numStyleLink w:val="ag3"/>
  </w:abstractNum>
  <w:abstractNum w:abstractNumId="42">
    <w:nsid w:val="0BFE3C1C"/>
    <w:multiLevelType w:val="multilevel"/>
    <w:tmpl w:val="7F9AB868"/>
    <w:numStyleLink w:val="ag3"/>
  </w:abstractNum>
  <w:abstractNum w:abstractNumId="43">
    <w:nsid w:val="0C1A7DB6"/>
    <w:multiLevelType w:val="multilevel"/>
    <w:tmpl w:val="7F9AB868"/>
    <w:numStyleLink w:val="ag3"/>
  </w:abstractNum>
  <w:abstractNum w:abstractNumId="44">
    <w:nsid w:val="0C217E77"/>
    <w:multiLevelType w:val="multilevel"/>
    <w:tmpl w:val="7F9AB868"/>
    <w:numStyleLink w:val="ag3"/>
  </w:abstractNum>
  <w:abstractNum w:abstractNumId="45">
    <w:nsid w:val="0C4735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
    <w:nsid w:val="0C4846DB"/>
    <w:multiLevelType w:val="multilevel"/>
    <w:tmpl w:val="7F9AB868"/>
    <w:numStyleLink w:val="ag3"/>
  </w:abstractNum>
  <w:abstractNum w:abstractNumId="47">
    <w:nsid w:val="0CBA65F9"/>
    <w:multiLevelType w:val="multilevel"/>
    <w:tmpl w:val="7F9AB868"/>
    <w:numStyleLink w:val="ag3"/>
  </w:abstractNum>
  <w:abstractNum w:abstractNumId="48">
    <w:nsid w:val="0DB46C26"/>
    <w:multiLevelType w:val="multilevel"/>
    <w:tmpl w:val="7F9AB868"/>
    <w:numStyleLink w:val="ag3"/>
  </w:abstractNum>
  <w:abstractNum w:abstractNumId="49">
    <w:nsid w:val="0DD671E4"/>
    <w:multiLevelType w:val="multilevel"/>
    <w:tmpl w:val="7F9AB868"/>
    <w:numStyleLink w:val="ag3"/>
  </w:abstractNum>
  <w:abstractNum w:abstractNumId="50">
    <w:nsid w:val="0DF764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
    <w:nsid w:val="0E114263"/>
    <w:multiLevelType w:val="multilevel"/>
    <w:tmpl w:val="7F9AB868"/>
    <w:numStyleLink w:val="ag3"/>
  </w:abstractNum>
  <w:abstractNum w:abstractNumId="52">
    <w:nsid w:val="0E174DE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3">
    <w:nsid w:val="0E255083"/>
    <w:multiLevelType w:val="multilevel"/>
    <w:tmpl w:val="7F9AB868"/>
    <w:numStyleLink w:val="ag3"/>
  </w:abstractNum>
  <w:abstractNum w:abstractNumId="54">
    <w:nsid w:val="0E406471"/>
    <w:multiLevelType w:val="multilevel"/>
    <w:tmpl w:val="7F9AB868"/>
    <w:numStyleLink w:val="ag3"/>
  </w:abstractNum>
  <w:abstractNum w:abstractNumId="55">
    <w:nsid w:val="0E6D2124"/>
    <w:multiLevelType w:val="multilevel"/>
    <w:tmpl w:val="7F9AB868"/>
    <w:numStyleLink w:val="ag3"/>
  </w:abstractNum>
  <w:abstractNum w:abstractNumId="56">
    <w:nsid w:val="0E993BCF"/>
    <w:multiLevelType w:val="multilevel"/>
    <w:tmpl w:val="7F9AB868"/>
    <w:numStyleLink w:val="ag3"/>
  </w:abstractNum>
  <w:abstractNum w:abstractNumId="57">
    <w:nsid w:val="0EAE602A"/>
    <w:multiLevelType w:val="multilevel"/>
    <w:tmpl w:val="7F9AB868"/>
    <w:numStyleLink w:val="ag3"/>
  </w:abstractNum>
  <w:abstractNum w:abstractNumId="58">
    <w:nsid w:val="0ECC55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
    <w:nsid w:val="0EDF36A2"/>
    <w:multiLevelType w:val="multilevel"/>
    <w:tmpl w:val="7F9AB868"/>
    <w:numStyleLink w:val="ag3"/>
  </w:abstractNum>
  <w:abstractNum w:abstractNumId="60">
    <w:nsid w:val="0F0C74A4"/>
    <w:multiLevelType w:val="multilevel"/>
    <w:tmpl w:val="7F9AB868"/>
    <w:numStyleLink w:val="ag3"/>
  </w:abstractNum>
  <w:abstractNum w:abstractNumId="61">
    <w:nsid w:val="0FCE0F4B"/>
    <w:multiLevelType w:val="multilevel"/>
    <w:tmpl w:val="7F9AB868"/>
    <w:numStyleLink w:val="ag3"/>
  </w:abstractNum>
  <w:abstractNum w:abstractNumId="62">
    <w:nsid w:val="0FF71D0D"/>
    <w:multiLevelType w:val="multilevel"/>
    <w:tmpl w:val="7F9AB868"/>
    <w:numStyleLink w:val="ag3"/>
  </w:abstractNum>
  <w:abstractNum w:abstractNumId="63">
    <w:nsid w:val="100012F7"/>
    <w:multiLevelType w:val="multilevel"/>
    <w:tmpl w:val="7F9AB868"/>
    <w:numStyleLink w:val="ag3"/>
  </w:abstractNum>
  <w:abstractNum w:abstractNumId="64">
    <w:nsid w:val="106935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
    <w:nsid w:val="107E58FC"/>
    <w:multiLevelType w:val="multilevel"/>
    <w:tmpl w:val="7F9AB868"/>
    <w:numStyleLink w:val="ag3"/>
  </w:abstractNum>
  <w:abstractNum w:abstractNumId="66">
    <w:nsid w:val="10D444B0"/>
    <w:multiLevelType w:val="multilevel"/>
    <w:tmpl w:val="7F9AB868"/>
    <w:numStyleLink w:val="ag3"/>
  </w:abstractNum>
  <w:abstractNum w:abstractNumId="67">
    <w:nsid w:val="110F1601"/>
    <w:multiLevelType w:val="multilevel"/>
    <w:tmpl w:val="7F9AB868"/>
    <w:numStyleLink w:val="ag3"/>
  </w:abstractNum>
  <w:abstractNum w:abstractNumId="68">
    <w:nsid w:val="114246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
    <w:nsid w:val="11790F79"/>
    <w:multiLevelType w:val="multilevel"/>
    <w:tmpl w:val="7F9AB868"/>
    <w:numStyleLink w:val="ag3"/>
  </w:abstractNum>
  <w:abstractNum w:abstractNumId="70">
    <w:nsid w:val="11FB0661"/>
    <w:multiLevelType w:val="multilevel"/>
    <w:tmpl w:val="7F9AB868"/>
    <w:numStyleLink w:val="ag3"/>
  </w:abstractNum>
  <w:abstractNum w:abstractNumId="71">
    <w:nsid w:val="1203296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
    <w:nsid w:val="126560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
    <w:nsid w:val="12C40C3B"/>
    <w:multiLevelType w:val="hybridMultilevel"/>
    <w:tmpl w:val="DD1279A0"/>
    <w:lvl w:ilvl="0">
      <w:start w:val="1"/>
      <w:numFmt w:val="bullet"/>
      <w:lvlText w:val=""/>
      <w:lvlJc w:val="left"/>
      <w:pPr>
        <w:ind w:left="2081"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4">
    <w:nsid w:val="1339321D"/>
    <w:multiLevelType w:val="multilevel"/>
    <w:tmpl w:val="7F9AB868"/>
    <w:numStyleLink w:val="ag3"/>
  </w:abstractNum>
  <w:abstractNum w:abstractNumId="75">
    <w:nsid w:val="13D3406A"/>
    <w:multiLevelType w:val="multilevel"/>
    <w:tmpl w:val="7F9AB868"/>
    <w:numStyleLink w:val="ag3"/>
  </w:abstractNum>
  <w:abstractNum w:abstractNumId="76">
    <w:nsid w:val="14675C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
    <w:nsid w:val="14A41818"/>
    <w:multiLevelType w:val="multilevel"/>
    <w:tmpl w:val="7F9AB868"/>
    <w:numStyleLink w:val="ag3"/>
  </w:abstractNum>
  <w:abstractNum w:abstractNumId="78">
    <w:nsid w:val="15285225"/>
    <w:multiLevelType w:val="multilevel"/>
    <w:tmpl w:val="7F9AB868"/>
    <w:numStyleLink w:val="ag3"/>
  </w:abstractNum>
  <w:abstractNum w:abstractNumId="79">
    <w:nsid w:val="153E13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
    <w:nsid w:val="15C55B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
    <w:nsid w:val="16916743"/>
    <w:multiLevelType w:val="multilevel"/>
    <w:tmpl w:val="7F9AB868"/>
    <w:numStyleLink w:val="ag3"/>
  </w:abstractNum>
  <w:abstractNum w:abstractNumId="82">
    <w:nsid w:val="17386F06"/>
    <w:multiLevelType w:val="multilevel"/>
    <w:tmpl w:val="7F9AB868"/>
    <w:numStyleLink w:val="ag3"/>
  </w:abstractNum>
  <w:abstractNum w:abstractNumId="83">
    <w:nsid w:val="178331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
    <w:nsid w:val="179158CC"/>
    <w:multiLevelType w:val="multilevel"/>
    <w:tmpl w:val="7F9AB868"/>
    <w:numStyleLink w:val="ag3"/>
  </w:abstractNum>
  <w:abstractNum w:abstractNumId="85">
    <w:nsid w:val="179C6134"/>
    <w:multiLevelType w:val="multilevel"/>
    <w:tmpl w:val="7F9AB868"/>
    <w:numStyleLink w:val="ag3"/>
  </w:abstractNum>
  <w:abstractNum w:abstractNumId="86">
    <w:nsid w:val="17B123C0"/>
    <w:multiLevelType w:val="multilevel"/>
    <w:tmpl w:val="7F9AB868"/>
    <w:numStyleLink w:val="ag3"/>
  </w:abstractNum>
  <w:abstractNum w:abstractNumId="87">
    <w:nsid w:val="17D16EA9"/>
    <w:multiLevelType w:val="multilevel"/>
    <w:tmpl w:val="7F9AB868"/>
    <w:numStyleLink w:val="ag3"/>
  </w:abstractNum>
  <w:abstractNum w:abstractNumId="88">
    <w:nsid w:val="180D4F40"/>
    <w:multiLevelType w:val="multilevel"/>
    <w:tmpl w:val="7F9AB868"/>
    <w:numStyleLink w:val="ag3"/>
  </w:abstractNum>
  <w:abstractNum w:abstractNumId="89">
    <w:nsid w:val="181A5317"/>
    <w:multiLevelType w:val="multilevel"/>
    <w:tmpl w:val="7F9AB868"/>
    <w:numStyleLink w:val="ag3"/>
  </w:abstractNum>
  <w:abstractNum w:abstractNumId="90">
    <w:nsid w:val="19062804"/>
    <w:multiLevelType w:val="multilevel"/>
    <w:tmpl w:val="7F9AB868"/>
    <w:numStyleLink w:val="ag3"/>
  </w:abstractNum>
  <w:abstractNum w:abstractNumId="91">
    <w:nsid w:val="19B90D1C"/>
    <w:multiLevelType w:val="multilevel"/>
    <w:tmpl w:val="7F9AB868"/>
    <w:numStyleLink w:val="ag3"/>
  </w:abstractNum>
  <w:abstractNum w:abstractNumId="92">
    <w:nsid w:val="19C41B47"/>
    <w:multiLevelType w:val="multilevel"/>
    <w:tmpl w:val="7F9AB868"/>
    <w:numStyleLink w:val="ag3"/>
  </w:abstractNum>
  <w:abstractNum w:abstractNumId="93">
    <w:nsid w:val="19F87988"/>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4">
    <w:nsid w:val="1AA67733"/>
    <w:multiLevelType w:val="multilevel"/>
    <w:tmpl w:val="7F9AB868"/>
    <w:numStyleLink w:val="ag3"/>
  </w:abstractNum>
  <w:abstractNum w:abstractNumId="95">
    <w:nsid w:val="1B2E6AF3"/>
    <w:multiLevelType w:val="multilevel"/>
    <w:tmpl w:val="7F9AB868"/>
    <w:numStyleLink w:val="ag3"/>
  </w:abstractNum>
  <w:abstractNum w:abstractNumId="96">
    <w:nsid w:val="1B33268C"/>
    <w:multiLevelType w:val="hybridMultilevel"/>
    <w:tmpl w:val="E978552A"/>
    <w:lvl w:ilvl="0">
      <w:start w:val="1"/>
      <w:numFmt w:val="bullet"/>
      <w:lvlText w:val=""/>
      <w:lvlJc w:val="left"/>
      <w:pPr>
        <w:ind w:left="2081"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7">
    <w:nsid w:val="1B443EB1"/>
    <w:multiLevelType w:val="multilevel"/>
    <w:tmpl w:val="7F9AB868"/>
    <w:numStyleLink w:val="ag3"/>
  </w:abstractNum>
  <w:abstractNum w:abstractNumId="98">
    <w:nsid w:val="1B5B313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
    <w:nsid w:val="1B735168"/>
    <w:multiLevelType w:val="multilevel"/>
    <w:tmpl w:val="7F9AB868"/>
    <w:numStyleLink w:val="ag3"/>
  </w:abstractNum>
  <w:abstractNum w:abstractNumId="100">
    <w:nsid w:val="1B8208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
    <w:nsid w:val="1C1A3EA9"/>
    <w:multiLevelType w:val="multilevel"/>
    <w:tmpl w:val="7F9AB868"/>
    <w:numStyleLink w:val="ag3"/>
  </w:abstractNum>
  <w:abstractNum w:abstractNumId="102">
    <w:nsid w:val="1C42480B"/>
    <w:multiLevelType w:val="multilevel"/>
    <w:tmpl w:val="7F9AB868"/>
    <w:numStyleLink w:val="ag3"/>
  </w:abstractNum>
  <w:abstractNum w:abstractNumId="103">
    <w:nsid w:val="1C761772"/>
    <w:multiLevelType w:val="multilevel"/>
    <w:tmpl w:val="7F9AB868"/>
    <w:numStyleLink w:val="ag3"/>
  </w:abstractNum>
  <w:abstractNum w:abstractNumId="104">
    <w:nsid w:val="1CA76E87"/>
    <w:multiLevelType w:val="multilevel"/>
    <w:tmpl w:val="7F9AB868"/>
    <w:numStyleLink w:val="ag3"/>
  </w:abstractNum>
  <w:abstractNum w:abstractNumId="105">
    <w:nsid w:val="1CD546C4"/>
    <w:multiLevelType w:val="multilevel"/>
    <w:tmpl w:val="7F9AB868"/>
    <w:numStyleLink w:val="ag3"/>
  </w:abstractNum>
  <w:abstractNum w:abstractNumId="106">
    <w:nsid w:val="1D1F779F"/>
    <w:multiLevelType w:val="multilevel"/>
    <w:tmpl w:val="7F9AB868"/>
    <w:numStyleLink w:val="ag3"/>
  </w:abstractNum>
  <w:abstractNum w:abstractNumId="107">
    <w:nsid w:val="1D8F30BE"/>
    <w:multiLevelType w:val="multilevel"/>
    <w:tmpl w:val="7F9AB868"/>
    <w:numStyleLink w:val="ag3"/>
  </w:abstractNum>
  <w:abstractNum w:abstractNumId="108">
    <w:nsid w:val="1DB85637"/>
    <w:multiLevelType w:val="multilevel"/>
    <w:tmpl w:val="7F9AB868"/>
    <w:numStyleLink w:val="ag3"/>
  </w:abstractNum>
  <w:abstractNum w:abstractNumId="109">
    <w:nsid w:val="1DE91D55"/>
    <w:multiLevelType w:val="multilevel"/>
    <w:tmpl w:val="7F9AB868"/>
    <w:numStyleLink w:val="ag3"/>
  </w:abstractNum>
  <w:abstractNum w:abstractNumId="110">
    <w:nsid w:val="1E0C788D"/>
    <w:multiLevelType w:val="multilevel"/>
    <w:tmpl w:val="7F9AB868"/>
    <w:numStyleLink w:val="ag3"/>
  </w:abstractNum>
  <w:abstractNum w:abstractNumId="111">
    <w:nsid w:val="1E363ACE"/>
    <w:multiLevelType w:val="multilevel"/>
    <w:tmpl w:val="7F9AB868"/>
    <w:numStyleLink w:val="ag3"/>
  </w:abstractNum>
  <w:abstractNum w:abstractNumId="112">
    <w:nsid w:val="1E4E3B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
    <w:nsid w:val="1FC448AB"/>
    <w:multiLevelType w:val="multilevel"/>
    <w:tmpl w:val="7F9AB868"/>
    <w:numStyleLink w:val="ag3"/>
  </w:abstractNum>
  <w:abstractNum w:abstractNumId="114">
    <w:nsid w:val="2034345D"/>
    <w:multiLevelType w:val="multilevel"/>
    <w:tmpl w:val="7F9AB868"/>
    <w:numStyleLink w:val="ag3"/>
  </w:abstractNum>
  <w:abstractNum w:abstractNumId="115">
    <w:nsid w:val="20452207"/>
    <w:multiLevelType w:val="multilevel"/>
    <w:tmpl w:val="7F9AB868"/>
    <w:numStyleLink w:val="ag3"/>
  </w:abstractNum>
  <w:abstractNum w:abstractNumId="116">
    <w:nsid w:val="20510C83"/>
    <w:multiLevelType w:val="multilevel"/>
    <w:tmpl w:val="7F9AB868"/>
    <w:numStyleLink w:val="ag3"/>
  </w:abstractNum>
  <w:abstractNum w:abstractNumId="117">
    <w:nsid w:val="205D37FB"/>
    <w:multiLevelType w:val="multilevel"/>
    <w:tmpl w:val="7F9AB868"/>
    <w:numStyleLink w:val="ag3"/>
  </w:abstractNum>
  <w:abstractNum w:abstractNumId="118">
    <w:nsid w:val="215B5C18"/>
    <w:multiLevelType w:val="multilevel"/>
    <w:tmpl w:val="7F9AB868"/>
    <w:numStyleLink w:val="ag3"/>
  </w:abstractNum>
  <w:abstractNum w:abstractNumId="119">
    <w:nsid w:val="216B335E"/>
    <w:multiLevelType w:val="multilevel"/>
    <w:tmpl w:val="7F9AB868"/>
    <w:numStyleLink w:val="ag3"/>
  </w:abstractNum>
  <w:abstractNum w:abstractNumId="120">
    <w:nsid w:val="21F736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
    <w:nsid w:val="227230AF"/>
    <w:multiLevelType w:val="multilevel"/>
    <w:tmpl w:val="7F9AB868"/>
    <w:numStyleLink w:val="ag3"/>
  </w:abstractNum>
  <w:abstractNum w:abstractNumId="122">
    <w:nsid w:val="22D21DF7"/>
    <w:multiLevelType w:val="multilevel"/>
    <w:tmpl w:val="7F9AB868"/>
    <w:numStyleLink w:val="ag3"/>
  </w:abstractNum>
  <w:abstractNum w:abstractNumId="123">
    <w:nsid w:val="22EB3DA8"/>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24">
    <w:nsid w:val="22F11F2F"/>
    <w:multiLevelType w:val="multilevel"/>
    <w:tmpl w:val="7F9AB868"/>
    <w:numStyleLink w:val="ag3"/>
  </w:abstractNum>
  <w:abstractNum w:abstractNumId="125">
    <w:nsid w:val="232D4031"/>
    <w:multiLevelType w:val="multilevel"/>
    <w:tmpl w:val="7F9AB868"/>
    <w:numStyleLink w:val="ag3"/>
  </w:abstractNum>
  <w:abstractNum w:abstractNumId="126">
    <w:nsid w:val="23B4794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27">
    <w:nsid w:val="240F014B"/>
    <w:multiLevelType w:val="multilevel"/>
    <w:tmpl w:val="7F9AB868"/>
    <w:numStyleLink w:val="ag3"/>
  </w:abstractNum>
  <w:abstractNum w:abstractNumId="128">
    <w:nsid w:val="2490709C"/>
    <w:multiLevelType w:val="multilevel"/>
    <w:tmpl w:val="7F9AB868"/>
    <w:numStyleLink w:val="ag3"/>
  </w:abstractNum>
  <w:abstractNum w:abstractNumId="129">
    <w:nsid w:val="24DC43D6"/>
    <w:multiLevelType w:val="multilevel"/>
    <w:tmpl w:val="7F9AB868"/>
    <w:numStyleLink w:val="ag3"/>
  </w:abstractNum>
  <w:abstractNum w:abstractNumId="130">
    <w:nsid w:val="25270FD4"/>
    <w:multiLevelType w:val="multilevel"/>
    <w:tmpl w:val="7F9AB868"/>
    <w:numStyleLink w:val="ag3"/>
  </w:abstractNum>
  <w:abstractNum w:abstractNumId="131">
    <w:nsid w:val="257E0526"/>
    <w:multiLevelType w:val="multilevel"/>
    <w:tmpl w:val="7F9AB868"/>
    <w:numStyleLink w:val="ag3"/>
  </w:abstractNum>
  <w:abstractNum w:abstractNumId="132">
    <w:nsid w:val="261536D3"/>
    <w:multiLevelType w:val="multilevel"/>
    <w:tmpl w:val="7F9AB868"/>
    <w:numStyleLink w:val="ag3"/>
  </w:abstractNum>
  <w:abstractNum w:abstractNumId="133">
    <w:nsid w:val="26647609"/>
    <w:multiLevelType w:val="multilevel"/>
    <w:tmpl w:val="7F9AB868"/>
    <w:numStyleLink w:val="ag3"/>
  </w:abstractNum>
  <w:abstractNum w:abstractNumId="134">
    <w:nsid w:val="26677C2A"/>
    <w:multiLevelType w:val="multilevel"/>
    <w:tmpl w:val="7F9AB868"/>
    <w:numStyleLink w:val="ag3"/>
  </w:abstractNum>
  <w:abstractNum w:abstractNumId="135">
    <w:nsid w:val="275C2D44"/>
    <w:multiLevelType w:val="multilevel"/>
    <w:tmpl w:val="1DD26B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6">
    <w:nsid w:val="27A8027D"/>
    <w:multiLevelType w:val="multilevel"/>
    <w:tmpl w:val="7F9AB868"/>
    <w:numStyleLink w:val="ag3"/>
  </w:abstractNum>
  <w:abstractNum w:abstractNumId="137">
    <w:nsid w:val="27B45B4E"/>
    <w:multiLevelType w:val="multilevel"/>
    <w:tmpl w:val="7F9AB868"/>
    <w:numStyleLink w:val="ag3"/>
  </w:abstractNum>
  <w:abstractNum w:abstractNumId="138">
    <w:nsid w:val="27F76784"/>
    <w:multiLevelType w:val="multilevel"/>
    <w:tmpl w:val="7F9AB868"/>
    <w:numStyleLink w:val="ag3"/>
  </w:abstractNum>
  <w:abstractNum w:abstractNumId="139">
    <w:nsid w:val="28155C26"/>
    <w:multiLevelType w:val="multilevel"/>
    <w:tmpl w:val="7F9AB868"/>
    <w:numStyleLink w:val="ag3"/>
  </w:abstractNum>
  <w:abstractNum w:abstractNumId="140">
    <w:nsid w:val="28516678"/>
    <w:multiLevelType w:val="multilevel"/>
    <w:tmpl w:val="7F9AB868"/>
    <w:numStyleLink w:val="ag3"/>
  </w:abstractNum>
  <w:abstractNum w:abstractNumId="141">
    <w:nsid w:val="285A3966"/>
    <w:multiLevelType w:val="multilevel"/>
    <w:tmpl w:val="7F9AB868"/>
    <w:numStyleLink w:val="ag3"/>
  </w:abstractNum>
  <w:abstractNum w:abstractNumId="142">
    <w:nsid w:val="28644E30"/>
    <w:multiLevelType w:val="multilevel"/>
    <w:tmpl w:val="7F9AB868"/>
    <w:numStyleLink w:val="ag3"/>
  </w:abstractNum>
  <w:abstractNum w:abstractNumId="143">
    <w:nsid w:val="28657800"/>
    <w:multiLevelType w:val="multilevel"/>
    <w:tmpl w:val="7F9AB868"/>
    <w:numStyleLink w:val="ag3"/>
  </w:abstractNum>
  <w:abstractNum w:abstractNumId="144">
    <w:nsid w:val="28A91592"/>
    <w:multiLevelType w:val="multilevel"/>
    <w:tmpl w:val="7F9AB868"/>
    <w:numStyleLink w:val="ag3"/>
  </w:abstractNum>
  <w:abstractNum w:abstractNumId="145">
    <w:nsid w:val="29067A6B"/>
    <w:multiLevelType w:val="multilevel"/>
    <w:tmpl w:val="7F9AB868"/>
    <w:numStyleLink w:val="ag3"/>
  </w:abstractNum>
  <w:abstractNum w:abstractNumId="146">
    <w:nsid w:val="293800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
    <w:nsid w:val="295F4A1A"/>
    <w:multiLevelType w:val="multilevel"/>
    <w:tmpl w:val="7F9AB868"/>
    <w:numStyleLink w:val="ag3"/>
  </w:abstractNum>
  <w:abstractNum w:abstractNumId="148">
    <w:nsid w:val="2A081F33"/>
    <w:multiLevelType w:val="multilevel"/>
    <w:tmpl w:val="7F9AB868"/>
    <w:numStyleLink w:val="ag3"/>
  </w:abstractNum>
  <w:abstractNum w:abstractNumId="149">
    <w:nsid w:val="2A2D4CD4"/>
    <w:multiLevelType w:val="multilevel"/>
    <w:tmpl w:val="7F9AB868"/>
    <w:numStyleLink w:val="ag3"/>
  </w:abstractNum>
  <w:abstractNum w:abstractNumId="150">
    <w:nsid w:val="2A3D1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
    <w:nsid w:val="2BAF23F3"/>
    <w:multiLevelType w:val="multilevel"/>
    <w:tmpl w:val="7F9AB868"/>
    <w:numStyleLink w:val="ag3"/>
  </w:abstractNum>
  <w:abstractNum w:abstractNumId="152">
    <w:nsid w:val="2C0D2994"/>
    <w:multiLevelType w:val="multilevel"/>
    <w:tmpl w:val="7F9AB868"/>
    <w:numStyleLink w:val="ag3"/>
  </w:abstractNum>
  <w:abstractNum w:abstractNumId="153">
    <w:nsid w:val="2C2702CF"/>
    <w:multiLevelType w:val="multilevel"/>
    <w:tmpl w:val="7F9AB868"/>
    <w:numStyleLink w:val="ag3"/>
  </w:abstractNum>
  <w:abstractNum w:abstractNumId="154">
    <w:nsid w:val="2D136A00"/>
    <w:multiLevelType w:val="multilevel"/>
    <w:tmpl w:val="7F9AB868"/>
    <w:numStyleLink w:val="ag3"/>
  </w:abstractNum>
  <w:abstractNum w:abstractNumId="155">
    <w:nsid w:val="2D6C4686"/>
    <w:multiLevelType w:val="multilevel"/>
    <w:tmpl w:val="7F9AB868"/>
    <w:numStyleLink w:val="ag3"/>
  </w:abstractNum>
  <w:abstractNum w:abstractNumId="156">
    <w:nsid w:val="2D833560"/>
    <w:multiLevelType w:val="multilevel"/>
    <w:tmpl w:val="7F9AB868"/>
    <w:numStyleLink w:val="ag3"/>
  </w:abstractNum>
  <w:abstractNum w:abstractNumId="157">
    <w:nsid w:val="2DEE4DC8"/>
    <w:multiLevelType w:val="multilevel"/>
    <w:tmpl w:val="7F9AB868"/>
    <w:numStyleLink w:val="ag3"/>
  </w:abstractNum>
  <w:abstractNum w:abstractNumId="158">
    <w:nsid w:val="2E357465"/>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9">
    <w:nsid w:val="2EB479E0"/>
    <w:multiLevelType w:val="multilevel"/>
    <w:tmpl w:val="7F9AB868"/>
    <w:numStyleLink w:val="ag3"/>
  </w:abstractNum>
  <w:abstractNum w:abstractNumId="160">
    <w:nsid w:val="2EEA0A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1">
    <w:nsid w:val="2F16232E"/>
    <w:multiLevelType w:val="multilevel"/>
    <w:tmpl w:val="7F9AB868"/>
    <w:numStyleLink w:val="ag3"/>
  </w:abstractNum>
  <w:abstractNum w:abstractNumId="162">
    <w:nsid w:val="2F3D6D7C"/>
    <w:multiLevelType w:val="multilevel"/>
    <w:tmpl w:val="7F9AB868"/>
    <w:numStyleLink w:val="ag3"/>
  </w:abstractNum>
  <w:abstractNum w:abstractNumId="163">
    <w:nsid w:val="2FD82718"/>
    <w:multiLevelType w:val="multilevel"/>
    <w:tmpl w:val="7F9AB868"/>
    <w:numStyleLink w:val="ag3"/>
  </w:abstractNum>
  <w:abstractNum w:abstractNumId="164">
    <w:nsid w:val="300D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5">
    <w:nsid w:val="30492F43"/>
    <w:multiLevelType w:val="multilevel"/>
    <w:tmpl w:val="7F9AB868"/>
    <w:numStyleLink w:val="ag3"/>
  </w:abstractNum>
  <w:abstractNum w:abstractNumId="166">
    <w:nsid w:val="30A86849"/>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67">
    <w:nsid w:val="31BD5640"/>
    <w:multiLevelType w:val="multilevel"/>
    <w:tmpl w:val="7F9AB868"/>
    <w:numStyleLink w:val="ag3"/>
  </w:abstractNum>
  <w:abstractNum w:abstractNumId="168">
    <w:nsid w:val="31C469BF"/>
    <w:multiLevelType w:val="multilevel"/>
    <w:tmpl w:val="7F9AB868"/>
    <w:numStyleLink w:val="ag3"/>
  </w:abstractNum>
  <w:abstractNum w:abstractNumId="169">
    <w:nsid w:val="31C80405"/>
    <w:multiLevelType w:val="multilevel"/>
    <w:tmpl w:val="7F9AB868"/>
    <w:numStyleLink w:val="ag3"/>
  </w:abstractNum>
  <w:abstractNum w:abstractNumId="170">
    <w:nsid w:val="31D74783"/>
    <w:multiLevelType w:val="multilevel"/>
    <w:tmpl w:val="7F9AB868"/>
    <w:numStyleLink w:val="ag3"/>
  </w:abstractNum>
  <w:abstractNum w:abstractNumId="171">
    <w:nsid w:val="328134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2">
    <w:nsid w:val="32A935BB"/>
    <w:multiLevelType w:val="multilevel"/>
    <w:tmpl w:val="7F9AB868"/>
    <w:numStyleLink w:val="ag3"/>
  </w:abstractNum>
  <w:abstractNum w:abstractNumId="173">
    <w:nsid w:val="32DD7EA3"/>
    <w:multiLevelType w:val="multilevel"/>
    <w:tmpl w:val="7F9AB868"/>
    <w:numStyleLink w:val="ag3"/>
  </w:abstractNum>
  <w:abstractNum w:abstractNumId="174">
    <w:nsid w:val="32E1114D"/>
    <w:multiLevelType w:val="multilevel"/>
    <w:tmpl w:val="7F9AB868"/>
    <w:numStyleLink w:val="ag3"/>
  </w:abstractNum>
  <w:abstractNum w:abstractNumId="175">
    <w:nsid w:val="33731390"/>
    <w:multiLevelType w:val="multilevel"/>
    <w:tmpl w:val="7F9AB868"/>
    <w:numStyleLink w:val="ag3"/>
  </w:abstractNum>
  <w:abstractNum w:abstractNumId="176">
    <w:nsid w:val="339F1BE2"/>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77">
    <w:nsid w:val="33AC7EB8"/>
    <w:multiLevelType w:val="multilevel"/>
    <w:tmpl w:val="5CCA36E6"/>
    <w:lvl w:ilvl="0">
      <w:start w:val="1"/>
      <w:numFmt w:val="decimal"/>
      <w:pStyle w:val="1"/>
      <w:lvlText w:val="%1"/>
      <w:lvlJc w:val="left"/>
      <w:pPr>
        <w:tabs>
          <w:tab w:val="num" w:pos="432"/>
        </w:tabs>
        <w:ind w:left="432" w:hanging="432"/>
      </w:pPr>
      <w:rPr>
        <w:b/>
        <w:i w:val="0"/>
      </w:rPr>
    </w:lvl>
    <w:lvl w:ilvl="1">
      <w:start w:val="1"/>
      <w:numFmt w:val="decimal"/>
      <w:pStyle w:val="20"/>
      <w:lvlText w:val="%1.%2"/>
      <w:lvlJc w:val="left"/>
      <w:pPr>
        <w:tabs>
          <w:tab w:val="num" w:pos="360"/>
        </w:tabs>
        <w:ind w:left="0" w:firstLine="0"/>
      </w:pPr>
      <w:rPr>
        <w:b/>
        <w:i w:val="0"/>
      </w:rPr>
    </w:lvl>
    <w:lvl w:ilvl="2">
      <w:start w:val="1"/>
      <w:numFmt w:val="decimal"/>
      <w:pStyle w:val="30"/>
      <w:lvlText w:val="%1.%2.%3"/>
      <w:lvlJc w:val="left"/>
      <w:pPr>
        <w:tabs>
          <w:tab w:val="num" w:pos="720"/>
        </w:tabs>
        <w:ind w:left="0" w:firstLine="0"/>
      </w:pPr>
      <w:rPr>
        <w:b/>
        <w:i w:val="0"/>
      </w:rPr>
    </w:lvl>
    <w:lvl w:ilvl="3">
      <w:start w:val="1"/>
      <w:numFmt w:val="decimal"/>
      <w:pStyle w:val="40"/>
      <w:lvlText w:val="%1.%2.%3.%4"/>
      <w:lvlJc w:val="left"/>
      <w:pPr>
        <w:tabs>
          <w:tab w:val="num" w:pos="1080"/>
        </w:tabs>
        <w:ind w:left="0" w:firstLine="0"/>
      </w:pPr>
      <w:rPr>
        <w:b/>
        <w:i w:val="0"/>
      </w:rPr>
    </w:lvl>
    <w:lvl w:ilvl="4">
      <w:start w:val="1"/>
      <w:numFmt w:val="decimal"/>
      <w:pStyle w:val="51"/>
      <w:lvlText w:val="%1.%2.%3.%4.%5"/>
      <w:lvlJc w:val="left"/>
      <w:pPr>
        <w:tabs>
          <w:tab w:val="num" w:pos="1080"/>
        </w:tabs>
        <w:ind w:left="0" w:firstLine="0"/>
      </w:pPr>
      <w:rPr>
        <w:b/>
        <w:i w:val="0"/>
      </w:rPr>
    </w:lvl>
    <w:lvl w:ilvl="5">
      <w:start w:val="1"/>
      <w:numFmt w:val="decimal"/>
      <w:pStyle w:val="6"/>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178">
    <w:nsid w:val="33B43B50"/>
    <w:multiLevelType w:val="multilevel"/>
    <w:tmpl w:val="7F9AB868"/>
    <w:numStyleLink w:val="ag3"/>
  </w:abstractNum>
  <w:abstractNum w:abstractNumId="179">
    <w:nsid w:val="33DE0605"/>
    <w:multiLevelType w:val="multilevel"/>
    <w:tmpl w:val="7F9AB868"/>
    <w:numStyleLink w:val="ag3"/>
  </w:abstractNum>
  <w:abstractNum w:abstractNumId="180">
    <w:nsid w:val="33E877B2"/>
    <w:multiLevelType w:val="multilevel"/>
    <w:tmpl w:val="7F9AB868"/>
    <w:numStyleLink w:val="ag3"/>
  </w:abstractNum>
  <w:abstractNum w:abstractNumId="181">
    <w:nsid w:val="33F62D3F"/>
    <w:multiLevelType w:val="multilevel"/>
    <w:tmpl w:val="7F9AB868"/>
    <w:numStyleLink w:val="ag3"/>
  </w:abstractNum>
  <w:abstractNum w:abstractNumId="182">
    <w:nsid w:val="344744AC"/>
    <w:multiLevelType w:val="multilevel"/>
    <w:tmpl w:val="7F9AB868"/>
    <w:numStyleLink w:val="ag3"/>
  </w:abstractNum>
  <w:abstractNum w:abstractNumId="183">
    <w:nsid w:val="34AD1339"/>
    <w:multiLevelType w:val="multilevel"/>
    <w:tmpl w:val="7F9AB868"/>
    <w:numStyleLink w:val="ag3"/>
  </w:abstractNum>
  <w:abstractNum w:abstractNumId="184">
    <w:nsid w:val="34B36F7E"/>
    <w:multiLevelType w:val="hybridMultilevel"/>
    <w:tmpl w:val="0EAC4232"/>
    <w:lvl w:ilvl="0">
      <w:start w:val="1"/>
      <w:numFmt w:val="bullet"/>
      <w:lvlText w:val=""/>
      <w:lvlJc w:val="left"/>
      <w:pPr>
        <w:ind w:left="1400" w:hanging="360"/>
      </w:pPr>
      <w:rPr>
        <w:rFonts w:ascii="Symbol" w:hAnsi="Symbol" w:hint="default"/>
      </w:rPr>
    </w:lvl>
    <w:lvl w:ilvl="1" w:tentative="1">
      <w:start w:val="1"/>
      <w:numFmt w:val="bullet"/>
      <w:lvlText w:val="o"/>
      <w:lvlJc w:val="left"/>
      <w:pPr>
        <w:ind w:left="2120" w:hanging="360"/>
      </w:pPr>
      <w:rPr>
        <w:rFonts w:ascii="Courier New" w:hAnsi="Courier New" w:cs="Courier New" w:hint="default"/>
      </w:rPr>
    </w:lvl>
    <w:lvl w:ilvl="2" w:tentative="1">
      <w:start w:val="1"/>
      <w:numFmt w:val="bullet"/>
      <w:lvlText w:val=""/>
      <w:lvlJc w:val="left"/>
      <w:pPr>
        <w:ind w:left="2840" w:hanging="360"/>
      </w:pPr>
      <w:rPr>
        <w:rFonts w:ascii="Wingdings" w:hAnsi="Wingdings" w:hint="default"/>
      </w:rPr>
    </w:lvl>
    <w:lvl w:ilvl="3" w:tentative="1">
      <w:start w:val="1"/>
      <w:numFmt w:val="bullet"/>
      <w:lvlText w:val=""/>
      <w:lvlJc w:val="left"/>
      <w:pPr>
        <w:ind w:left="3560" w:hanging="360"/>
      </w:pPr>
      <w:rPr>
        <w:rFonts w:ascii="Symbol" w:hAnsi="Symbol" w:hint="default"/>
      </w:rPr>
    </w:lvl>
    <w:lvl w:ilvl="4" w:tentative="1">
      <w:start w:val="1"/>
      <w:numFmt w:val="bullet"/>
      <w:lvlText w:val="o"/>
      <w:lvlJc w:val="left"/>
      <w:pPr>
        <w:ind w:left="4280" w:hanging="360"/>
      </w:pPr>
      <w:rPr>
        <w:rFonts w:ascii="Courier New" w:hAnsi="Courier New" w:cs="Courier New" w:hint="default"/>
      </w:rPr>
    </w:lvl>
    <w:lvl w:ilvl="5" w:tentative="1">
      <w:start w:val="1"/>
      <w:numFmt w:val="bullet"/>
      <w:lvlText w:val=""/>
      <w:lvlJc w:val="left"/>
      <w:pPr>
        <w:ind w:left="5000" w:hanging="360"/>
      </w:pPr>
      <w:rPr>
        <w:rFonts w:ascii="Wingdings" w:hAnsi="Wingdings" w:hint="default"/>
      </w:rPr>
    </w:lvl>
    <w:lvl w:ilvl="6" w:tentative="1">
      <w:start w:val="1"/>
      <w:numFmt w:val="bullet"/>
      <w:lvlText w:val=""/>
      <w:lvlJc w:val="left"/>
      <w:pPr>
        <w:ind w:left="5720" w:hanging="360"/>
      </w:pPr>
      <w:rPr>
        <w:rFonts w:ascii="Symbol" w:hAnsi="Symbol" w:hint="default"/>
      </w:rPr>
    </w:lvl>
    <w:lvl w:ilvl="7" w:tentative="1">
      <w:start w:val="1"/>
      <w:numFmt w:val="bullet"/>
      <w:lvlText w:val="o"/>
      <w:lvlJc w:val="left"/>
      <w:pPr>
        <w:ind w:left="6440" w:hanging="360"/>
      </w:pPr>
      <w:rPr>
        <w:rFonts w:ascii="Courier New" w:hAnsi="Courier New" w:cs="Courier New" w:hint="default"/>
      </w:rPr>
    </w:lvl>
    <w:lvl w:ilvl="8" w:tentative="1">
      <w:start w:val="1"/>
      <w:numFmt w:val="bullet"/>
      <w:lvlText w:val=""/>
      <w:lvlJc w:val="left"/>
      <w:pPr>
        <w:ind w:left="7160" w:hanging="360"/>
      </w:pPr>
      <w:rPr>
        <w:rFonts w:ascii="Wingdings" w:hAnsi="Wingdings" w:hint="default"/>
      </w:rPr>
    </w:lvl>
  </w:abstractNum>
  <w:abstractNum w:abstractNumId="185">
    <w:nsid w:val="34D635B7"/>
    <w:multiLevelType w:val="multilevel"/>
    <w:tmpl w:val="7F9AB868"/>
    <w:numStyleLink w:val="ag3"/>
  </w:abstractNum>
  <w:abstractNum w:abstractNumId="186">
    <w:nsid w:val="35373C02"/>
    <w:multiLevelType w:val="multilevel"/>
    <w:tmpl w:val="7F9AB868"/>
    <w:numStyleLink w:val="ag3"/>
  </w:abstractNum>
  <w:abstractNum w:abstractNumId="187">
    <w:nsid w:val="356D60DD"/>
    <w:multiLevelType w:val="multilevel"/>
    <w:tmpl w:val="7F9AB868"/>
    <w:numStyleLink w:val="ag3"/>
  </w:abstractNum>
  <w:abstractNum w:abstractNumId="188">
    <w:nsid w:val="357F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9">
    <w:nsid w:val="35AD6F59"/>
    <w:multiLevelType w:val="multilevel"/>
    <w:tmpl w:val="7F9AB868"/>
    <w:numStyleLink w:val="ag3"/>
  </w:abstractNum>
  <w:abstractNum w:abstractNumId="190">
    <w:nsid w:val="360E7F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1">
    <w:nsid w:val="364F2B51"/>
    <w:multiLevelType w:val="multilevel"/>
    <w:tmpl w:val="7F9AB868"/>
    <w:numStyleLink w:val="ag3"/>
  </w:abstractNum>
  <w:abstractNum w:abstractNumId="192">
    <w:nsid w:val="365F13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3">
    <w:nsid w:val="366E59ED"/>
    <w:multiLevelType w:val="multilevel"/>
    <w:tmpl w:val="7F9AB868"/>
    <w:numStyleLink w:val="ag3"/>
  </w:abstractNum>
  <w:abstractNum w:abstractNumId="194">
    <w:nsid w:val="368668B1"/>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95">
    <w:nsid w:val="368839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6">
    <w:nsid w:val="36DA7C4C"/>
    <w:multiLevelType w:val="multilevel"/>
    <w:tmpl w:val="7F9AB868"/>
    <w:numStyleLink w:val="ag3"/>
  </w:abstractNum>
  <w:abstractNum w:abstractNumId="197">
    <w:nsid w:val="37753812"/>
    <w:multiLevelType w:val="multilevel"/>
    <w:tmpl w:val="7F9AB868"/>
    <w:numStyleLink w:val="ag3"/>
  </w:abstractNum>
  <w:abstractNum w:abstractNumId="198">
    <w:nsid w:val="37A62636"/>
    <w:multiLevelType w:val="multilevel"/>
    <w:tmpl w:val="7F9AB868"/>
    <w:numStyleLink w:val="ag3"/>
  </w:abstractNum>
  <w:abstractNum w:abstractNumId="199">
    <w:nsid w:val="383D291A"/>
    <w:multiLevelType w:val="multilevel"/>
    <w:tmpl w:val="7F9AB868"/>
    <w:numStyleLink w:val="ag3"/>
  </w:abstractNum>
  <w:abstractNum w:abstractNumId="200">
    <w:nsid w:val="3844411A"/>
    <w:multiLevelType w:val="multilevel"/>
    <w:tmpl w:val="7F9AB868"/>
    <w:numStyleLink w:val="ag3"/>
  </w:abstractNum>
  <w:abstractNum w:abstractNumId="201">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2">
    <w:nsid w:val="387D4433"/>
    <w:multiLevelType w:val="multilevel"/>
    <w:tmpl w:val="ED6271EA"/>
    <w:lvl w:ilvl="0">
      <w:start w:val="1"/>
      <w:numFmt w:val="bullet"/>
      <w:pStyle w:val="a0"/>
      <w:lvlText w:val=""/>
      <w:lvlJc w:val="left"/>
      <w:pPr>
        <w:ind w:left="400" w:hanging="400"/>
      </w:pPr>
      <w:rPr>
        <w:rFonts w:ascii="Symbol" w:hAnsi="Symbol" w:hint="default"/>
      </w:rPr>
    </w:lvl>
    <w:lvl w:ilvl="1">
      <w:start w:val="1"/>
      <w:numFmt w:val="bullet"/>
      <w:pStyle w:val="21"/>
      <w:lvlText w:val=""/>
      <w:lvlJc w:val="left"/>
      <w:pPr>
        <w:ind w:left="800" w:hanging="400"/>
      </w:pPr>
      <w:rPr>
        <w:rFonts w:ascii="Symbol" w:hAnsi="Symbol" w:hint="default"/>
      </w:rPr>
    </w:lvl>
    <w:lvl w:ilvl="2">
      <w:start w:val="1"/>
      <w:numFmt w:val="bullet"/>
      <w:pStyle w:val="31"/>
      <w:lvlText w:val=""/>
      <w:lvlJc w:val="left"/>
      <w:pPr>
        <w:ind w:left="1200" w:hanging="400"/>
      </w:pPr>
      <w:rPr>
        <w:rFonts w:ascii="Symbol" w:hAnsi="Symbol" w:hint="default"/>
      </w:rPr>
    </w:lvl>
    <w:lvl w:ilvl="3">
      <w:start w:val="1"/>
      <w:numFmt w:val="bullet"/>
      <w:pStyle w:val="41"/>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203">
    <w:nsid w:val="38AB309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04">
    <w:nsid w:val="393F6286"/>
    <w:multiLevelType w:val="multilevel"/>
    <w:tmpl w:val="7F9AB868"/>
    <w:name w:val="heading"/>
    <w:numStyleLink w:val="ag3"/>
  </w:abstractNum>
  <w:abstractNum w:abstractNumId="205">
    <w:nsid w:val="39467E0E"/>
    <w:multiLevelType w:val="multilevel"/>
    <w:tmpl w:val="7F9AB868"/>
    <w:numStyleLink w:val="ag3"/>
  </w:abstractNum>
  <w:abstractNum w:abstractNumId="206">
    <w:nsid w:val="396E02BC"/>
    <w:multiLevelType w:val="multilevel"/>
    <w:tmpl w:val="7F9AB868"/>
    <w:numStyleLink w:val="ag3"/>
  </w:abstractNum>
  <w:abstractNum w:abstractNumId="207">
    <w:nsid w:val="39FD5143"/>
    <w:multiLevelType w:val="multilevel"/>
    <w:tmpl w:val="7F9AB868"/>
    <w:numStyleLink w:val="ag3"/>
  </w:abstractNum>
  <w:abstractNum w:abstractNumId="208">
    <w:nsid w:val="3A6F76BF"/>
    <w:multiLevelType w:val="multilevel"/>
    <w:tmpl w:val="7F9AB868"/>
    <w:numStyleLink w:val="ag3"/>
  </w:abstractNum>
  <w:abstractNum w:abstractNumId="209">
    <w:nsid w:val="3B3F0FA0"/>
    <w:multiLevelType w:val="multilevel"/>
    <w:tmpl w:val="7F9AB868"/>
    <w:numStyleLink w:val="ag3"/>
  </w:abstractNum>
  <w:abstractNum w:abstractNumId="210">
    <w:nsid w:val="3BCA787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11">
    <w:nsid w:val="3BE918D5"/>
    <w:multiLevelType w:val="multilevel"/>
    <w:tmpl w:val="7F9AB868"/>
    <w:numStyleLink w:val="ag3"/>
  </w:abstractNum>
  <w:abstractNum w:abstractNumId="212">
    <w:nsid w:val="3C36129A"/>
    <w:multiLevelType w:val="multilevel"/>
    <w:tmpl w:val="7F9AB868"/>
    <w:numStyleLink w:val="ag3"/>
  </w:abstractNum>
  <w:abstractNum w:abstractNumId="213">
    <w:nsid w:val="3D0B14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4">
    <w:nsid w:val="3D244D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5">
    <w:nsid w:val="3D3C63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6">
    <w:nsid w:val="3D407B94"/>
    <w:multiLevelType w:val="multilevel"/>
    <w:tmpl w:val="7F9AB868"/>
    <w:numStyleLink w:val="ag3"/>
  </w:abstractNum>
  <w:abstractNum w:abstractNumId="217">
    <w:nsid w:val="3D674B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8">
    <w:nsid w:val="3D8D799D"/>
    <w:multiLevelType w:val="multilevel"/>
    <w:tmpl w:val="7F9AB868"/>
    <w:numStyleLink w:val="ag3"/>
  </w:abstractNum>
  <w:abstractNum w:abstractNumId="219">
    <w:nsid w:val="3DFB7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0">
    <w:nsid w:val="3E6977DC"/>
    <w:multiLevelType w:val="multilevel"/>
    <w:tmpl w:val="7F9AB868"/>
    <w:numStyleLink w:val="ag3"/>
  </w:abstractNum>
  <w:abstractNum w:abstractNumId="221">
    <w:nsid w:val="3ECB2C4B"/>
    <w:multiLevelType w:val="multilevel"/>
    <w:tmpl w:val="7F9AB868"/>
    <w:numStyleLink w:val="ag3"/>
  </w:abstractNum>
  <w:abstractNum w:abstractNumId="222">
    <w:nsid w:val="3EE47157"/>
    <w:multiLevelType w:val="multilevel"/>
    <w:tmpl w:val="7F9AB868"/>
    <w:numStyleLink w:val="ag3"/>
  </w:abstractNum>
  <w:abstractNum w:abstractNumId="223">
    <w:nsid w:val="3F141BBC"/>
    <w:multiLevelType w:val="multilevel"/>
    <w:tmpl w:val="7F9AB868"/>
    <w:numStyleLink w:val="ag3"/>
  </w:abstractNum>
  <w:abstractNum w:abstractNumId="224">
    <w:nsid w:val="3F456969"/>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25">
    <w:nsid w:val="3F56197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26">
    <w:nsid w:val="40040888"/>
    <w:multiLevelType w:val="multilevel"/>
    <w:tmpl w:val="7F9AB868"/>
    <w:numStyleLink w:val="ag3"/>
  </w:abstractNum>
  <w:abstractNum w:abstractNumId="227">
    <w:nsid w:val="40AA0D0E"/>
    <w:multiLevelType w:val="multilevel"/>
    <w:tmpl w:val="7F9AB868"/>
    <w:numStyleLink w:val="ag3"/>
  </w:abstractNum>
  <w:abstractNum w:abstractNumId="228">
    <w:nsid w:val="40AA7083"/>
    <w:multiLevelType w:val="multilevel"/>
    <w:tmpl w:val="7F9AB868"/>
    <w:numStyleLink w:val="ag3"/>
  </w:abstractNum>
  <w:abstractNum w:abstractNumId="229">
    <w:nsid w:val="41116620"/>
    <w:multiLevelType w:val="hybridMultilevel"/>
    <w:tmpl w:val="6AEA336E"/>
    <w:lvl w:ilvl="0">
      <w:start w:val="1"/>
      <w:numFmt w:val="bullet"/>
      <w:lvlText w:val=""/>
      <w:lvlJc w:val="left"/>
      <w:pPr>
        <w:ind w:left="1627" w:hanging="360"/>
      </w:pPr>
      <w:rPr>
        <w:rFonts w:ascii="Symbol" w:hAnsi="Symbol" w:hint="default"/>
      </w:rPr>
    </w:lvl>
    <w:lvl w:ilvl="1" w:tentative="1">
      <w:start w:val="1"/>
      <w:numFmt w:val="bullet"/>
      <w:lvlText w:val="o"/>
      <w:lvlJc w:val="left"/>
      <w:pPr>
        <w:ind w:left="2347" w:hanging="360"/>
      </w:pPr>
      <w:rPr>
        <w:rFonts w:ascii="Courier New" w:hAnsi="Courier New" w:cs="Courier New"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230">
    <w:nsid w:val="4123184C"/>
    <w:multiLevelType w:val="hybridMultilevel"/>
    <w:tmpl w:val="CAA48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nsid w:val="41BE4F36"/>
    <w:multiLevelType w:val="multilevel"/>
    <w:tmpl w:val="7F9AB868"/>
    <w:numStyleLink w:val="ag3"/>
  </w:abstractNum>
  <w:abstractNum w:abstractNumId="232">
    <w:nsid w:val="42156FE0"/>
    <w:multiLevelType w:val="hybridMultilevel"/>
    <w:tmpl w:val="8DDA73C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3">
    <w:nsid w:val="42A32C09"/>
    <w:multiLevelType w:val="multilevel"/>
    <w:tmpl w:val="7F9AB868"/>
    <w:numStyleLink w:val="ag3"/>
  </w:abstractNum>
  <w:abstractNum w:abstractNumId="234">
    <w:nsid w:val="42F02949"/>
    <w:multiLevelType w:val="multilevel"/>
    <w:tmpl w:val="7F9AB868"/>
    <w:numStyleLink w:val="ag3"/>
  </w:abstractNum>
  <w:abstractNum w:abstractNumId="235">
    <w:nsid w:val="43AB41AD"/>
    <w:multiLevelType w:val="multilevel"/>
    <w:tmpl w:val="97EE0B78"/>
    <w:lvl w:ilvl="0">
      <w:start w:val="5"/>
      <w:numFmt w:val="decimal"/>
      <w:lvlText w:val="%1."/>
      <w:lvlJc w:val="left"/>
      <w:pPr>
        <w:tabs>
          <w:tab w:val="num" w:pos="360"/>
        </w:tabs>
        <w:ind w:left="360" w:hanging="360"/>
      </w:pPr>
      <w:rPr>
        <w:rFonts w:hint="default"/>
      </w:rPr>
    </w:lvl>
    <w:lvl w:ilvl="1">
      <w:start w:val="3"/>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6">
    <w:nsid w:val="43B13060"/>
    <w:multiLevelType w:val="multilevel"/>
    <w:tmpl w:val="7F9AB868"/>
    <w:numStyleLink w:val="ag3"/>
  </w:abstractNum>
  <w:abstractNum w:abstractNumId="237">
    <w:nsid w:val="44791A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38">
    <w:nsid w:val="447B620C"/>
    <w:multiLevelType w:val="multilevel"/>
    <w:tmpl w:val="7F9AB868"/>
    <w:numStyleLink w:val="ag3"/>
  </w:abstractNum>
  <w:abstractNum w:abstractNumId="239">
    <w:nsid w:val="44A9525B"/>
    <w:multiLevelType w:val="multilevel"/>
    <w:tmpl w:val="7F9AB868"/>
    <w:numStyleLink w:val="ag3"/>
  </w:abstractNum>
  <w:abstractNum w:abstractNumId="240">
    <w:nsid w:val="44FB0C19"/>
    <w:multiLevelType w:val="multilevel"/>
    <w:tmpl w:val="7F9AB868"/>
    <w:numStyleLink w:val="ag3"/>
  </w:abstractNum>
  <w:abstractNum w:abstractNumId="241">
    <w:nsid w:val="45033BAE"/>
    <w:multiLevelType w:val="multilevel"/>
    <w:tmpl w:val="7F9AB868"/>
    <w:numStyleLink w:val="ag3"/>
  </w:abstractNum>
  <w:abstractNum w:abstractNumId="242">
    <w:nsid w:val="455C13B8"/>
    <w:multiLevelType w:val="multilevel"/>
    <w:tmpl w:val="7F9AB868"/>
    <w:numStyleLink w:val="ag3"/>
  </w:abstractNum>
  <w:abstractNum w:abstractNumId="243">
    <w:nsid w:val="456036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4">
    <w:nsid w:val="45B26DE2"/>
    <w:multiLevelType w:val="multilevel"/>
    <w:tmpl w:val="7F9AB868"/>
    <w:numStyleLink w:val="ag3"/>
  </w:abstractNum>
  <w:abstractNum w:abstractNumId="245">
    <w:nsid w:val="462543C7"/>
    <w:multiLevelType w:val="multilevel"/>
    <w:tmpl w:val="7F9AB868"/>
    <w:numStyleLink w:val="ag3"/>
  </w:abstractNum>
  <w:abstractNum w:abstractNumId="246">
    <w:nsid w:val="46950890"/>
    <w:multiLevelType w:val="multilevel"/>
    <w:tmpl w:val="7F9AB868"/>
    <w:numStyleLink w:val="ag3"/>
  </w:abstractNum>
  <w:abstractNum w:abstractNumId="247">
    <w:nsid w:val="46B71DE5"/>
    <w:multiLevelType w:val="multilevel"/>
    <w:tmpl w:val="7F9AB868"/>
    <w:numStyleLink w:val="ag3"/>
  </w:abstractNum>
  <w:abstractNum w:abstractNumId="248">
    <w:nsid w:val="46F200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9">
    <w:nsid w:val="47025B51"/>
    <w:multiLevelType w:val="multilevel"/>
    <w:tmpl w:val="7F9AB868"/>
    <w:numStyleLink w:val="ag3"/>
  </w:abstractNum>
  <w:abstractNum w:abstractNumId="250">
    <w:nsid w:val="47827A21"/>
    <w:multiLevelType w:val="multilevel"/>
    <w:tmpl w:val="7F9AB868"/>
    <w:numStyleLink w:val="ag3"/>
  </w:abstractNum>
  <w:abstractNum w:abstractNumId="251">
    <w:nsid w:val="47972F47"/>
    <w:multiLevelType w:val="multilevel"/>
    <w:tmpl w:val="7F9AB868"/>
    <w:numStyleLink w:val="ag3"/>
  </w:abstractNum>
  <w:abstractNum w:abstractNumId="252">
    <w:nsid w:val="485534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3">
    <w:nsid w:val="48AC3A45"/>
    <w:multiLevelType w:val="multilevel"/>
    <w:tmpl w:val="7F9AB868"/>
    <w:numStyleLink w:val="ag3"/>
  </w:abstractNum>
  <w:abstractNum w:abstractNumId="254">
    <w:nsid w:val="48C45957"/>
    <w:multiLevelType w:val="multilevel"/>
    <w:tmpl w:val="7F9AB868"/>
    <w:numStyleLink w:val="ag3"/>
  </w:abstractNum>
  <w:abstractNum w:abstractNumId="255">
    <w:nsid w:val="48CE41C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6">
    <w:nsid w:val="493E15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7">
    <w:nsid w:val="495B7DEA"/>
    <w:multiLevelType w:val="multilevel"/>
    <w:tmpl w:val="7F9AB868"/>
    <w:numStyleLink w:val="ag3"/>
  </w:abstractNum>
  <w:abstractNum w:abstractNumId="258">
    <w:nsid w:val="497730A0"/>
    <w:multiLevelType w:val="multilevel"/>
    <w:tmpl w:val="7F9AB868"/>
    <w:numStyleLink w:val="ag3"/>
  </w:abstractNum>
  <w:abstractNum w:abstractNumId="259">
    <w:nsid w:val="49A452EE"/>
    <w:multiLevelType w:val="multilevel"/>
    <w:tmpl w:val="7F9AB868"/>
    <w:numStyleLink w:val="ag3"/>
  </w:abstractNum>
  <w:abstractNum w:abstractNumId="260">
    <w:nsid w:val="49AA53CE"/>
    <w:multiLevelType w:val="multilevel"/>
    <w:tmpl w:val="7F9AB868"/>
    <w:numStyleLink w:val="ag3"/>
  </w:abstractNum>
  <w:abstractNum w:abstractNumId="261">
    <w:nsid w:val="49CB41BB"/>
    <w:multiLevelType w:val="hybridMultilevel"/>
    <w:tmpl w:val="B1EA03E2"/>
    <w:lvl w:ilvl="0">
      <w:start w:val="1"/>
      <w:numFmt w:val="bullet"/>
      <w:lvlText w:val=""/>
      <w:lvlJc w:val="left"/>
      <w:pPr>
        <w:ind w:left="2081"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2">
    <w:nsid w:val="49F75C65"/>
    <w:multiLevelType w:val="multilevel"/>
    <w:tmpl w:val="7F9AB868"/>
    <w:numStyleLink w:val="ag3"/>
  </w:abstractNum>
  <w:abstractNum w:abstractNumId="263">
    <w:nsid w:val="4A1B2239"/>
    <w:multiLevelType w:val="multilevel"/>
    <w:tmpl w:val="7F9AB868"/>
    <w:numStyleLink w:val="ag3"/>
  </w:abstractNum>
  <w:abstractNum w:abstractNumId="264">
    <w:nsid w:val="4A211E2D"/>
    <w:multiLevelType w:val="hybridMultilevel"/>
    <w:tmpl w:val="981AB9D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5">
    <w:nsid w:val="4A380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6">
    <w:nsid w:val="4A8762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7">
    <w:nsid w:val="4A9B6B71"/>
    <w:multiLevelType w:val="multilevel"/>
    <w:tmpl w:val="7F9AB868"/>
    <w:numStyleLink w:val="ag3"/>
  </w:abstractNum>
  <w:abstractNum w:abstractNumId="268">
    <w:nsid w:val="4A9E58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9">
    <w:nsid w:val="4A9F0B7C"/>
    <w:multiLevelType w:val="multilevel"/>
    <w:tmpl w:val="7F9AB868"/>
    <w:numStyleLink w:val="ag3"/>
  </w:abstractNum>
  <w:abstractNum w:abstractNumId="270">
    <w:nsid w:val="4B7349E0"/>
    <w:multiLevelType w:val="multilevel"/>
    <w:tmpl w:val="7F9AB868"/>
    <w:numStyleLink w:val="ag3"/>
  </w:abstractNum>
  <w:abstractNum w:abstractNumId="271">
    <w:nsid w:val="4B8A224F"/>
    <w:multiLevelType w:val="multilevel"/>
    <w:tmpl w:val="7F9AB868"/>
    <w:numStyleLink w:val="ag3"/>
  </w:abstractNum>
  <w:abstractNum w:abstractNumId="272">
    <w:nsid w:val="4C063429"/>
    <w:multiLevelType w:val="multilevel"/>
    <w:tmpl w:val="7F9AB868"/>
    <w:numStyleLink w:val="ag3"/>
  </w:abstractNum>
  <w:abstractNum w:abstractNumId="273">
    <w:nsid w:val="4C40695A"/>
    <w:multiLevelType w:val="multilevel"/>
    <w:tmpl w:val="7F9AB868"/>
    <w:numStyleLink w:val="ag3"/>
  </w:abstractNum>
  <w:abstractNum w:abstractNumId="274">
    <w:nsid w:val="4CFE67C2"/>
    <w:multiLevelType w:val="multilevel"/>
    <w:tmpl w:val="7F9AB868"/>
    <w:numStyleLink w:val="ag3"/>
  </w:abstractNum>
  <w:abstractNum w:abstractNumId="275">
    <w:nsid w:val="4D0757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6">
    <w:nsid w:val="4D1A3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7">
    <w:nsid w:val="4D3D5C5E"/>
    <w:multiLevelType w:val="multilevel"/>
    <w:tmpl w:val="7F9AB868"/>
    <w:numStyleLink w:val="ag3"/>
  </w:abstractNum>
  <w:abstractNum w:abstractNumId="278">
    <w:nsid w:val="4D3D60B2"/>
    <w:multiLevelType w:val="multilevel"/>
    <w:tmpl w:val="7F9AB868"/>
    <w:numStyleLink w:val="ag3"/>
  </w:abstractNum>
  <w:abstractNum w:abstractNumId="279">
    <w:nsid w:val="4D6B444B"/>
    <w:multiLevelType w:val="multilevel"/>
    <w:tmpl w:val="7F9AB868"/>
    <w:numStyleLink w:val="ag3"/>
  </w:abstractNum>
  <w:abstractNum w:abstractNumId="280">
    <w:nsid w:val="4DC718E0"/>
    <w:multiLevelType w:val="multilevel"/>
    <w:tmpl w:val="7F9AB868"/>
    <w:numStyleLink w:val="ag3"/>
  </w:abstractNum>
  <w:abstractNum w:abstractNumId="281">
    <w:nsid w:val="4E0F645B"/>
    <w:multiLevelType w:val="multilevel"/>
    <w:tmpl w:val="7F9AB868"/>
    <w:numStyleLink w:val="ag3"/>
  </w:abstractNum>
  <w:abstractNum w:abstractNumId="282">
    <w:nsid w:val="4E5F5D5E"/>
    <w:multiLevelType w:val="multilevel"/>
    <w:tmpl w:val="7F9AB868"/>
    <w:numStyleLink w:val="ag3"/>
  </w:abstractNum>
  <w:abstractNum w:abstractNumId="283">
    <w:nsid w:val="4E6967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84">
    <w:nsid w:val="4EAF4CF6"/>
    <w:multiLevelType w:val="multilevel"/>
    <w:tmpl w:val="7F9AB868"/>
    <w:numStyleLink w:val="ag3"/>
  </w:abstractNum>
  <w:abstractNum w:abstractNumId="285">
    <w:nsid w:val="4F692FF8"/>
    <w:multiLevelType w:val="multilevel"/>
    <w:tmpl w:val="7F9AB868"/>
    <w:numStyleLink w:val="ag3"/>
  </w:abstractNum>
  <w:abstractNum w:abstractNumId="286">
    <w:nsid w:val="4F8B5E1E"/>
    <w:multiLevelType w:val="multilevel"/>
    <w:tmpl w:val="7F9AB868"/>
    <w:styleLink w:val="ag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7">
    <w:nsid w:val="4FA773F1"/>
    <w:multiLevelType w:val="multilevel"/>
    <w:tmpl w:val="7F9AB868"/>
    <w:numStyleLink w:val="ag3"/>
  </w:abstractNum>
  <w:abstractNum w:abstractNumId="288">
    <w:nsid w:val="4FBE6D63"/>
    <w:multiLevelType w:val="multilevel"/>
    <w:tmpl w:val="7F9AB868"/>
    <w:numStyleLink w:val="ag3"/>
  </w:abstractNum>
  <w:abstractNum w:abstractNumId="289">
    <w:nsid w:val="4FDD130F"/>
    <w:multiLevelType w:val="multilevel"/>
    <w:tmpl w:val="7F9AB868"/>
    <w:numStyleLink w:val="ag3"/>
  </w:abstractNum>
  <w:abstractNum w:abstractNumId="290">
    <w:nsid w:val="5028679F"/>
    <w:multiLevelType w:val="multilevel"/>
    <w:tmpl w:val="7F9AB868"/>
    <w:numStyleLink w:val="ag3"/>
  </w:abstractNum>
  <w:abstractNum w:abstractNumId="291">
    <w:nsid w:val="503F3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2">
    <w:nsid w:val="50616941"/>
    <w:multiLevelType w:val="multilevel"/>
    <w:tmpl w:val="7F9AB868"/>
    <w:numStyleLink w:val="ag3"/>
  </w:abstractNum>
  <w:abstractNum w:abstractNumId="293">
    <w:nsid w:val="50A92DE5"/>
    <w:multiLevelType w:val="multilevel"/>
    <w:tmpl w:val="7F9AB868"/>
    <w:numStyleLink w:val="ag3"/>
  </w:abstractNum>
  <w:abstractNum w:abstractNumId="294">
    <w:nsid w:val="513B03E1"/>
    <w:multiLevelType w:val="multilevel"/>
    <w:tmpl w:val="7F9AB868"/>
    <w:numStyleLink w:val="ag3"/>
  </w:abstractNum>
  <w:abstractNum w:abstractNumId="295">
    <w:nsid w:val="519751D4"/>
    <w:multiLevelType w:val="multilevel"/>
    <w:tmpl w:val="7F9AB868"/>
    <w:numStyleLink w:val="ag3"/>
  </w:abstractNum>
  <w:abstractNum w:abstractNumId="296">
    <w:nsid w:val="51BD0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7">
    <w:nsid w:val="51CC4E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8">
    <w:nsid w:val="51CE2323"/>
    <w:multiLevelType w:val="multilevel"/>
    <w:tmpl w:val="7F9AB868"/>
    <w:numStyleLink w:val="ag3"/>
  </w:abstractNum>
  <w:abstractNum w:abstractNumId="299">
    <w:nsid w:val="51DF19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0">
    <w:nsid w:val="52317988"/>
    <w:multiLevelType w:val="multilevel"/>
    <w:tmpl w:val="7F9AB868"/>
    <w:numStyleLink w:val="ag3"/>
  </w:abstractNum>
  <w:abstractNum w:abstractNumId="301">
    <w:nsid w:val="528922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2">
    <w:nsid w:val="52A244EB"/>
    <w:multiLevelType w:val="multilevel"/>
    <w:tmpl w:val="7F9AB868"/>
    <w:numStyleLink w:val="ag3"/>
  </w:abstractNum>
  <w:abstractNum w:abstractNumId="303">
    <w:nsid w:val="52E0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4">
    <w:nsid w:val="534D7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5">
    <w:nsid w:val="545929C5"/>
    <w:multiLevelType w:val="multilevel"/>
    <w:tmpl w:val="7F9AB868"/>
    <w:numStyleLink w:val="ag3"/>
  </w:abstractNum>
  <w:abstractNum w:abstractNumId="306">
    <w:nsid w:val="54DE1634"/>
    <w:multiLevelType w:val="multilevel"/>
    <w:tmpl w:val="7F9AB868"/>
    <w:numStyleLink w:val="ag3"/>
  </w:abstractNum>
  <w:abstractNum w:abstractNumId="307">
    <w:nsid w:val="5509728D"/>
    <w:multiLevelType w:val="multilevel"/>
    <w:tmpl w:val="7F9AB868"/>
    <w:numStyleLink w:val="ag3"/>
  </w:abstractNum>
  <w:abstractNum w:abstractNumId="308">
    <w:nsid w:val="552F240B"/>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09">
    <w:nsid w:val="554D3A6A"/>
    <w:multiLevelType w:val="multilevel"/>
    <w:tmpl w:val="7F9AB868"/>
    <w:numStyleLink w:val="ag3"/>
  </w:abstractNum>
  <w:abstractNum w:abstractNumId="310">
    <w:nsid w:val="55530E1E"/>
    <w:multiLevelType w:val="multilevel"/>
    <w:tmpl w:val="7F9AB868"/>
    <w:numStyleLink w:val="ag3"/>
  </w:abstractNum>
  <w:abstractNum w:abstractNumId="311">
    <w:nsid w:val="55DB0D3D"/>
    <w:multiLevelType w:val="multilevel"/>
    <w:tmpl w:val="7F9AB868"/>
    <w:numStyleLink w:val="ag3"/>
  </w:abstractNum>
  <w:abstractNum w:abstractNumId="312">
    <w:nsid w:val="56105F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3">
    <w:nsid w:val="561408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4">
    <w:nsid w:val="567E5577"/>
    <w:multiLevelType w:val="multilevel"/>
    <w:tmpl w:val="7F9AB868"/>
    <w:numStyleLink w:val="ag3"/>
  </w:abstractNum>
  <w:abstractNum w:abstractNumId="315">
    <w:nsid w:val="569F56B0"/>
    <w:multiLevelType w:val="multilevel"/>
    <w:tmpl w:val="7F9AB868"/>
    <w:numStyleLink w:val="ag3"/>
  </w:abstractNum>
  <w:abstractNum w:abstractNumId="316">
    <w:nsid w:val="56E1309A"/>
    <w:multiLevelType w:val="multilevel"/>
    <w:tmpl w:val="7F9AB868"/>
    <w:numStyleLink w:val="ag3"/>
  </w:abstractNum>
  <w:abstractNum w:abstractNumId="317">
    <w:nsid w:val="572E4E42"/>
    <w:multiLevelType w:val="multilevel"/>
    <w:tmpl w:val="7F9AB868"/>
    <w:numStyleLink w:val="ag3"/>
  </w:abstractNum>
  <w:abstractNum w:abstractNumId="318">
    <w:nsid w:val="574423B9"/>
    <w:multiLevelType w:val="multilevel"/>
    <w:tmpl w:val="7F9AB868"/>
    <w:numStyleLink w:val="ag3"/>
  </w:abstractNum>
  <w:abstractNum w:abstractNumId="319">
    <w:nsid w:val="57522DD2"/>
    <w:multiLevelType w:val="multilevel"/>
    <w:tmpl w:val="7F9AB868"/>
    <w:numStyleLink w:val="ag3"/>
  </w:abstractNum>
  <w:abstractNum w:abstractNumId="320">
    <w:nsid w:val="579944A5"/>
    <w:multiLevelType w:val="multilevel"/>
    <w:tmpl w:val="7F9AB868"/>
    <w:numStyleLink w:val="ag3"/>
  </w:abstractNum>
  <w:abstractNum w:abstractNumId="321">
    <w:nsid w:val="57B46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2">
    <w:nsid w:val="57D1460E"/>
    <w:multiLevelType w:val="hybridMultilevel"/>
    <w:tmpl w:val="9C2E39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3">
    <w:nsid w:val="580A42A4"/>
    <w:multiLevelType w:val="multilevel"/>
    <w:tmpl w:val="7F9AB868"/>
    <w:numStyleLink w:val="ag3"/>
  </w:abstractNum>
  <w:abstractNum w:abstractNumId="324">
    <w:nsid w:val="58A74B0D"/>
    <w:multiLevelType w:val="multilevel"/>
    <w:tmpl w:val="7F9AB868"/>
    <w:numStyleLink w:val="ag3"/>
  </w:abstractNum>
  <w:abstractNum w:abstractNumId="325">
    <w:nsid w:val="59333F51"/>
    <w:multiLevelType w:val="multilevel"/>
    <w:tmpl w:val="7F9AB868"/>
    <w:numStyleLink w:val="ag3"/>
  </w:abstractNum>
  <w:abstractNum w:abstractNumId="326">
    <w:nsid w:val="59530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7">
    <w:nsid w:val="59891B96"/>
    <w:multiLevelType w:val="multilevel"/>
    <w:tmpl w:val="7F9AB868"/>
    <w:numStyleLink w:val="ag3"/>
  </w:abstractNum>
  <w:abstractNum w:abstractNumId="328">
    <w:nsid w:val="59D04A55"/>
    <w:multiLevelType w:val="singleLevel"/>
    <w:tmpl w:val="EE76EC62"/>
    <w:lvl w:ilvl="0">
      <w:start w:val="1"/>
      <w:numFmt w:val="bullet"/>
      <w:pStyle w:val="a1"/>
      <w:lvlText w:val=""/>
      <w:lvlJc w:val="left"/>
      <w:pPr>
        <w:tabs>
          <w:tab w:val="num" w:pos="360"/>
        </w:tabs>
        <w:ind w:left="199" w:hanging="199"/>
      </w:pPr>
      <w:rPr>
        <w:rFonts w:ascii="Symbol" w:hAnsi="Symbol" w:hint="default"/>
        <w:sz w:val="22"/>
      </w:rPr>
    </w:lvl>
  </w:abstractNum>
  <w:abstractNum w:abstractNumId="329">
    <w:nsid w:val="5AA706F2"/>
    <w:multiLevelType w:val="hybridMultilevel"/>
    <w:tmpl w:val="1728C6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0">
    <w:nsid w:val="5AB50F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31">
    <w:nsid w:val="5AD15A41"/>
    <w:multiLevelType w:val="hybridMultilevel"/>
    <w:tmpl w:val="84E0F4F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2">
    <w:nsid w:val="5AD74267"/>
    <w:multiLevelType w:val="multilevel"/>
    <w:tmpl w:val="7F9AB868"/>
    <w:numStyleLink w:val="ag3"/>
  </w:abstractNum>
  <w:abstractNum w:abstractNumId="333">
    <w:nsid w:val="5B563615"/>
    <w:multiLevelType w:val="multilevel"/>
    <w:tmpl w:val="7F9AB868"/>
    <w:numStyleLink w:val="ag3"/>
  </w:abstractNum>
  <w:abstractNum w:abstractNumId="334">
    <w:nsid w:val="5C4475EF"/>
    <w:multiLevelType w:val="multilevel"/>
    <w:tmpl w:val="7F9AB868"/>
    <w:numStyleLink w:val="ag3"/>
  </w:abstractNum>
  <w:abstractNum w:abstractNumId="335">
    <w:nsid w:val="5C71245B"/>
    <w:multiLevelType w:val="multilevel"/>
    <w:tmpl w:val="7F9AB868"/>
    <w:numStyleLink w:val="ag3"/>
  </w:abstractNum>
  <w:abstractNum w:abstractNumId="336">
    <w:nsid w:val="5C7C4BAF"/>
    <w:multiLevelType w:val="hybridMultilevel"/>
    <w:tmpl w:val="82BE2196"/>
    <w:lvl w:ilvl="0">
      <w:start w:val="1"/>
      <w:numFmt w:val="bullet"/>
      <w:lvlText w:val=""/>
      <w:lvlJc w:val="left"/>
      <w:pPr>
        <w:ind w:left="1380" w:hanging="360"/>
      </w:pPr>
      <w:rPr>
        <w:rFonts w:ascii="Symbol" w:hAnsi="Symbol" w:hint="default"/>
      </w:rPr>
    </w:lvl>
    <w:lvl w:ilvl="1" w:tentative="1">
      <w:start w:val="1"/>
      <w:numFmt w:val="lowerLetter"/>
      <w:lvlText w:val="%2."/>
      <w:lvlJc w:val="left"/>
      <w:pPr>
        <w:ind w:left="2100" w:hanging="360"/>
      </w:pPr>
    </w:lvl>
    <w:lvl w:ilvl="2" w:tentative="1">
      <w:start w:val="1"/>
      <w:numFmt w:val="lowerRoman"/>
      <w:lvlText w:val="%3."/>
      <w:lvlJc w:val="right"/>
      <w:pPr>
        <w:ind w:left="2820" w:hanging="180"/>
      </w:pPr>
    </w:lvl>
    <w:lvl w:ilvl="3" w:tentative="1">
      <w:start w:val="1"/>
      <w:numFmt w:val="decimal"/>
      <w:lvlText w:val="%4."/>
      <w:lvlJc w:val="left"/>
      <w:pPr>
        <w:ind w:left="3540" w:hanging="360"/>
      </w:pPr>
    </w:lvl>
    <w:lvl w:ilvl="4" w:tentative="1">
      <w:start w:val="1"/>
      <w:numFmt w:val="lowerLetter"/>
      <w:lvlText w:val="%5."/>
      <w:lvlJc w:val="left"/>
      <w:pPr>
        <w:ind w:left="4260" w:hanging="360"/>
      </w:pPr>
    </w:lvl>
    <w:lvl w:ilvl="5" w:tentative="1">
      <w:start w:val="1"/>
      <w:numFmt w:val="lowerRoman"/>
      <w:lvlText w:val="%6."/>
      <w:lvlJc w:val="right"/>
      <w:pPr>
        <w:ind w:left="4980" w:hanging="180"/>
      </w:pPr>
    </w:lvl>
    <w:lvl w:ilvl="6" w:tentative="1">
      <w:start w:val="1"/>
      <w:numFmt w:val="decimal"/>
      <w:lvlText w:val="%7."/>
      <w:lvlJc w:val="left"/>
      <w:pPr>
        <w:ind w:left="5700" w:hanging="360"/>
      </w:pPr>
    </w:lvl>
    <w:lvl w:ilvl="7" w:tentative="1">
      <w:start w:val="1"/>
      <w:numFmt w:val="lowerLetter"/>
      <w:lvlText w:val="%8."/>
      <w:lvlJc w:val="left"/>
      <w:pPr>
        <w:ind w:left="6420" w:hanging="360"/>
      </w:pPr>
    </w:lvl>
    <w:lvl w:ilvl="8" w:tentative="1">
      <w:start w:val="1"/>
      <w:numFmt w:val="lowerRoman"/>
      <w:lvlText w:val="%9."/>
      <w:lvlJc w:val="right"/>
      <w:pPr>
        <w:ind w:left="7140" w:hanging="180"/>
      </w:pPr>
    </w:lvl>
  </w:abstractNum>
  <w:abstractNum w:abstractNumId="337">
    <w:nsid w:val="5CB85BE2"/>
    <w:multiLevelType w:val="multilevel"/>
    <w:tmpl w:val="7F9AB868"/>
    <w:numStyleLink w:val="ag3"/>
  </w:abstractNum>
  <w:abstractNum w:abstractNumId="338">
    <w:nsid w:val="5CCE15CD"/>
    <w:multiLevelType w:val="multilevel"/>
    <w:tmpl w:val="7F9AB868"/>
    <w:numStyleLink w:val="ag3"/>
  </w:abstractNum>
  <w:abstractNum w:abstractNumId="339">
    <w:nsid w:val="5D0F4454"/>
    <w:multiLevelType w:val="multilevel"/>
    <w:tmpl w:val="7F9AB868"/>
    <w:numStyleLink w:val="ag3"/>
  </w:abstractNum>
  <w:abstractNum w:abstractNumId="340">
    <w:nsid w:val="5D1941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1">
    <w:nsid w:val="5D945269"/>
    <w:multiLevelType w:val="multilevel"/>
    <w:tmpl w:val="7F9AB868"/>
    <w:numStyleLink w:val="ag3"/>
  </w:abstractNum>
  <w:abstractNum w:abstractNumId="342">
    <w:nsid w:val="5D9C68AE"/>
    <w:multiLevelType w:val="multilevel"/>
    <w:tmpl w:val="7F9AB868"/>
    <w:numStyleLink w:val="ag3"/>
  </w:abstractNum>
  <w:abstractNum w:abstractNumId="343">
    <w:nsid w:val="5DAF4AFE"/>
    <w:multiLevelType w:val="multilevel"/>
    <w:tmpl w:val="7F9AB868"/>
    <w:numStyleLink w:val="ag3"/>
  </w:abstractNum>
  <w:abstractNum w:abstractNumId="344">
    <w:nsid w:val="5DEC0028"/>
    <w:multiLevelType w:val="multilevel"/>
    <w:tmpl w:val="7F9AB868"/>
    <w:numStyleLink w:val="ag3"/>
  </w:abstractNum>
  <w:abstractNum w:abstractNumId="345">
    <w:nsid w:val="5E0C3CEF"/>
    <w:multiLevelType w:val="multilevel"/>
    <w:tmpl w:val="7F9AB868"/>
    <w:numStyleLink w:val="ag3"/>
  </w:abstractNum>
  <w:abstractNum w:abstractNumId="346">
    <w:nsid w:val="5E0E0B31"/>
    <w:multiLevelType w:val="multilevel"/>
    <w:tmpl w:val="7F9AB868"/>
    <w:numStyleLink w:val="ag3"/>
  </w:abstractNum>
  <w:abstractNum w:abstractNumId="347">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348">
    <w:nsid w:val="5EB7634B"/>
    <w:multiLevelType w:val="multilevel"/>
    <w:tmpl w:val="7F9AB868"/>
    <w:numStyleLink w:val="ag3"/>
  </w:abstractNum>
  <w:abstractNum w:abstractNumId="349">
    <w:nsid w:val="5EE116AF"/>
    <w:multiLevelType w:val="multilevel"/>
    <w:tmpl w:val="7F9AB868"/>
    <w:numStyleLink w:val="ag3"/>
  </w:abstractNum>
  <w:abstractNum w:abstractNumId="350">
    <w:nsid w:val="5EEE20DB"/>
    <w:multiLevelType w:val="multilevel"/>
    <w:tmpl w:val="7F9AB868"/>
    <w:numStyleLink w:val="ag3"/>
  </w:abstractNum>
  <w:abstractNum w:abstractNumId="351">
    <w:nsid w:val="5F160B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2">
    <w:nsid w:val="5F4763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3">
    <w:nsid w:val="5F8124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4">
    <w:nsid w:val="5F8C4A22"/>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55">
    <w:nsid w:val="5FA7466C"/>
    <w:multiLevelType w:val="multilevel"/>
    <w:tmpl w:val="7F9AB868"/>
    <w:numStyleLink w:val="ag3"/>
  </w:abstractNum>
  <w:abstractNum w:abstractNumId="356">
    <w:nsid w:val="5FE94997"/>
    <w:multiLevelType w:val="multilevel"/>
    <w:tmpl w:val="7F9AB868"/>
    <w:numStyleLink w:val="ag3"/>
  </w:abstractNum>
  <w:abstractNum w:abstractNumId="357">
    <w:nsid w:val="605022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8">
    <w:nsid w:val="60D0594E"/>
    <w:multiLevelType w:val="multilevel"/>
    <w:tmpl w:val="7F9AB868"/>
    <w:numStyleLink w:val="ag3"/>
  </w:abstractNum>
  <w:abstractNum w:abstractNumId="359">
    <w:nsid w:val="61D161E8"/>
    <w:multiLevelType w:val="multilevel"/>
    <w:tmpl w:val="7F9AB868"/>
    <w:numStyleLink w:val="ag3"/>
  </w:abstractNum>
  <w:abstractNum w:abstractNumId="360">
    <w:nsid w:val="624F36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1">
    <w:nsid w:val="62633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2">
    <w:nsid w:val="62B46313"/>
    <w:multiLevelType w:val="multilevel"/>
    <w:tmpl w:val="7F9AB868"/>
    <w:numStyleLink w:val="ag3"/>
  </w:abstractNum>
  <w:abstractNum w:abstractNumId="363">
    <w:nsid w:val="63904677"/>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64">
    <w:nsid w:val="639C366A"/>
    <w:multiLevelType w:val="multilevel"/>
    <w:tmpl w:val="7F9AB868"/>
    <w:numStyleLink w:val="ag3"/>
  </w:abstractNum>
  <w:abstractNum w:abstractNumId="365">
    <w:nsid w:val="6409755C"/>
    <w:multiLevelType w:val="multilevel"/>
    <w:tmpl w:val="7F9AB868"/>
    <w:numStyleLink w:val="ag3"/>
  </w:abstractNum>
  <w:abstractNum w:abstractNumId="366">
    <w:nsid w:val="640C6E7D"/>
    <w:multiLevelType w:val="multilevel"/>
    <w:tmpl w:val="7F9AB868"/>
    <w:numStyleLink w:val="ag3"/>
  </w:abstractNum>
  <w:abstractNum w:abstractNumId="367">
    <w:nsid w:val="64D17240"/>
    <w:multiLevelType w:val="multilevel"/>
    <w:tmpl w:val="7F9AB868"/>
    <w:numStyleLink w:val="ag3"/>
  </w:abstractNum>
  <w:abstractNum w:abstractNumId="368">
    <w:nsid w:val="64EF70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9">
    <w:nsid w:val="651D4654"/>
    <w:multiLevelType w:val="multilevel"/>
    <w:tmpl w:val="7F9AB868"/>
    <w:numStyleLink w:val="ag3"/>
  </w:abstractNum>
  <w:abstractNum w:abstractNumId="370">
    <w:nsid w:val="65791501"/>
    <w:multiLevelType w:val="hybridMultilevel"/>
    <w:tmpl w:val="19D0872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1">
    <w:nsid w:val="65CC1B9A"/>
    <w:multiLevelType w:val="multilevel"/>
    <w:tmpl w:val="7F9AB868"/>
    <w:numStyleLink w:val="ag3"/>
  </w:abstractNum>
  <w:abstractNum w:abstractNumId="372">
    <w:nsid w:val="66F4725C"/>
    <w:multiLevelType w:val="multilevel"/>
    <w:tmpl w:val="7F9AB868"/>
    <w:numStyleLink w:val="ag3"/>
  </w:abstractNum>
  <w:abstractNum w:abstractNumId="373">
    <w:nsid w:val="671B43F3"/>
    <w:multiLevelType w:val="multilevel"/>
    <w:tmpl w:val="7F9AB868"/>
    <w:numStyleLink w:val="ag3"/>
  </w:abstractNum>
  <w:abstractNum w:abstractNumId="374">
    <w:nsid w:val="67322E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5">
    <w:nsid w:val="674C203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376">
    <w:nsid w:val="675B56C2"/>
    <w:multiLevelType w:val="multilevel"/>
    <w:tmpl w:val="7F9AB868"/>
    <w:numStyleLink w:val="ag3"/>
  </w:abstractNum>
  <w:abstractNum w:abstractNumId="377">
    <w:nsid w:val="67BE2630"/>
    <w:multiLevelType w:val="multilevel"/>
    <w:tmpl w:val="7F9AB868"/>
    <w:numStyleLink w:val="ag3"/>
  </w:abstractNum>
  <w:abstractNum w:abstractNumId="378">
    <w:nsid w:val="67CF42D2"/>
    <w:multiLevelType w:val="multilevel"/>
    <w:tmpl w:val="7F9AB868"/>
    <w:numStyleLink w:val="ag3"/>
  </w:abstractNum>
  <w:abstractNum w:abstractNumId="379">
    <w:nsid w:val="680F4C39"/>
    <w:multiLevelType w:val="multilevel"/>
    <w:tmpl w:val="7F9AB868"/>
    <w:numStyleLink w:val="ag3"/>
  </w:abstractNum>
  <w:abstractNum w:abstractNumId="380">
    <w:nsid w:val="68677F22"/>
    <w:multiLevelType w:val="multilevel"/>
    <w:tmpl w:val="7F9AB868"/>
    <w:numStyleLink w:val="ag3"/>
  </w:abstractNum>
  <w:abstractNum w:abstractNumId="381">
    <w:nsid w:val="68CF0A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2">
    <w:nsid w:val="694D0796"/>
    <w:multiLevelType w:val="multilevel"/>
    <w:tmpl w:val="7F9AB868"/>
    <w:numStyleLink w:val="ag3"/>
  </w:abstractNum>
  <w:abstractNum w:abstractNumId="383">
    <w:nsid w:val="69761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4">
    <w:nsid w:val="6A8424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5">
    <w:nsid w:val="6B160502"/>
    <w:multiLevelType w:val="multilevel"/>
    <w:tmpl w:val="7F9AB868"/>
    <w:numStyleLink w:val="ag3"/>
  </w:abstractNum>
  <w:abstractNum w:abstractNumId="386">
    <w:nsid w:val="6B6B23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7">
    <w:nsid w:val="6BE87319"/>
    <w:multiLevelType w:val="multilevel"/>
    <w:tmpl w:val="7F9AB868"/>
    <w:numStyleLink w:val="ag3"/>
  </w:abstractNum>
  <w:abstractNum w:abstractNumId="388">
    <w:nsid w:val="6BED2708"/>
    <w:multiLevelType w:val="multilevel"/>
    <w:tmpl w:val="7F9AB868"/>
    <w:numStyleLink w:val="ag3"/>
  </w:abstractNum>
  <w:abstractNum w:abstractNumId="389">
    <w:nsid w:val="6C1D5151"/>
    <w:multiLevelType w:val="hybridMultilevel"/>
    <w:tmpl w:val="D03AD092"/>
    <w:lvl w:ilvl="0">
      <w:start w:val="1"/>
      <w:numFmt w:val="bullet"/>
      <w:lvlText w:val=""/>
      <w:lvlJc w:val="left"/>
      <w:pPr>
        <w:ind w:left="2250" w:hanging="360"/>
      </w:pPr>
      <w:rPr>
        <w:rFonts w:ascii="Symbol" w:hAnsi="Symbol" w:hint="default"/>
      </w:rPr>
    </w:lvl>
    <w:lvl w:ilvl="1" w:tentative="1">
      <w:start w:val="1"/>
      <w:numFmt w:val="bullet"/>
      <w:lvlText w:val="o"/>
      <w:lvlJc w:val="left"/>
      <w:pPr>
        <w:ind w:left="2970" w:hanging="360"/>
      </w:pPr>
      <w:rPr>
        <w:rFonts w:ascii="Courier New" w:hAnsi="Courier New" w:cs="Courier New" w:hint="default"/>
      </w:rPr>
    </w:lvl>
    <w:lvl w:ilvl="2" w:tentative="1">
      <w:start w:val="1"/>
      <w:numFmt w:val="bullet"/>
      <w:lvlText w:val=""/>
      <w:lvlJc w:val="left"/>
      <w:pPr>
        <w:ind w:left="3690" w:hanging="360"/>
      </w:pPr>
      <w:rPr>
        <w:rFonts w:ascii="Wingdings" w:hAnsi="Wingdings" w:hint="default"/>
      </w:rPr>
    </w:lvl>
    <w:lvl w:ilvl="3" w:tentative="1">
      <w:start w:val="1"/>
      <w:numFmt w:val="bullet"/>
      <w:lvlText w:val=""/>
      <w:lvlJc w:val="left"/>
      <w:pPr>
        <w:ind w:left="4410" w:hanging="360"/>
      </w:pPr>
      <w:rPr>
        <w:rFonts w:ascii="Symbol" w:hAnsi="Symbol" w:hint="default"/>
      </w:rPr>
    </w:lvl>
    <w:lvl w:ilvl="4" w:tentative="1">
      <w:start w:val="1"/>
      <w:numFmt w:val="bullet"/>
      <w:lvlText w:val="o"/>
      <w:lvlJc w:val="left"/>
      <w:pPr>
        <w:ind w:left="5130" w:hanging="360"/>
      </w:pPr>
      <w:rPr>
        <w:rFonts w:ascii="Courier New" w:hAnsi="Courier New" w:cs="Courier New" w:hint="default"/>
      </w:rPr>
    </w:lvl>
    <w:lvl w:ilvl="5" w:tentative="1">
      <w:start w:val="1"/>
      <w:numFmt w:val="bullet"/>
      <w:lvlText w:val=""/>
      <w:lvlJc w:val="left"/>
      <w:pPr>
        <w:ind w:left="5850" w:hanging="360"/>
      </w:pPr>
      <w:rPr>
        <w:rFonts w:ascii="Wingdings" w:hAnsi="Wingdings" w:hint="default"/>
      </w:rPr>
    </w:lvl>
    <w:lvl w:ilvl="6" w:tentative="1">
      <w:start w:val="1"/>
      <w:numFmt w:val="bullet"/>
      <w:lvlText w:val=""/>
      <w:lvlJc w:val="left"/>
      <w:pPr>
        <w:ind w:left="6570" w:hanging="360"/>
      </w:pPr>
      <w:rPr>
        <w:rFonts w:ascii="Symbol" w:hAnsi="Symbol" w:hint="default"/>
      </w:rPr>
    </w:lvl>
    <w:lvl w:ilvl="7" w:tentative="1">
      <w:start w:val="1"/>
      <w:numFmt w:val="bullet"/>
      <w:lvlText w:val="o"/>
      <w:lvlJc w:val="left"/>
      <w:pPr>
        <w:ind w:left="7290" w:hanging="360"/>
      </w:pPr>
      <w:rPr>
        <w:rFonts w:ascii="Courier New" w:hAnsi="Courier New" w:cs="Courier New" w:hint="default"/>
      </w:rPr>
    </w:lvl>
    <w:lvl w:ilvl="8" w:tentative="1">
      <w:start w:val="1"/>
      <w:numFmt w:val="bullet"/>
      <w:lvlText w:val=""/>
      <w:lvlJc w:val="left"/>
      <w:pPr>
        <w:ind w:left="8010" w:hanging="360"/>
      </w:pPr>
      <w:rPr>
        <w:rFonts w:ascii="Wingdings" w:hAnsi="Wingdings" w:hint="default"/>
      </w:rPr>
    </w:lvl>
  </w:abstractNum>
  <w:abstractNum w:abstractNumId="390">
    <w:nsid w:val="6C682B39"/>
    <w:multiLevelType w:val="multilevel"/>
    <w:tmpl w:val="7F9AB868"/>
    <w:numStyleLink w:val="ag3"/>
  </w:abstractNum>
  <w:abstractNum w:abstractNumId="391">
    <w:nsid w:val="6C9C5E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2">
    <w:nsid w:val="6CC511D2"/>
    <w:multiLevelType w:val="multilevel"/>
    <w:tmpl w:val="7F9AB868"/>
    <w:numStyleLink w:val="ag3"/>
  </w:abstractNum>
  <w:abstractNum w:abstractNumId="393">
    <w:nsid w:val="6D6E6A91"/>
    <w:multiLevelType w:val="multilevel"/>
    <w:tmpl w:val="7F9AB868"/>
    <w:numStyleLink w:val="ag3"/>
  </w:abstractNum>
  <w:abstractNum w:abstractNumId="394">
    <w:nsid w:val="6DF50E57"/>
    <w:multiLevelType w:val="multilevel"/>
    <w:tmpl w:val="7F9AB868"/>
    <w:numStyleLink w:val="ag3"/>
  </w:abstractNum>
  <w:abstractNum w:abstractNumId="395">
    <w:nsid w:val="6DF93DF0"/>
    <w:multiLevelType w:val="multilevel"/>
    <w:tmpl w:val="7F9AB868"/>
    <w:numStyleLink w:val="ag3"/>
  </w:abstractNum>
  <w:abstractNum w:abstractNumId="396">
    <w:nsid w:val="6E0E530F"/>
    <w:multiLevelType w:val="multilevel"/>
    <w:tmpl w:val="7F9AB868"/>
    <w:numStyleLink w:val="ag3"/>
  </w:abstractNum>
  <w:abstractNum w:abstractNumId="397">
    <w:nsid w:val="6E411180"/>
    <w:multiLevelType w:val="hybridMultilevel"/>
    <w:tmpl w:val="269A290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8">
    <w:nsid w:val="6E6B3CCE"/>
    <w:multiLevelType w:val="multilevel"/>
    <w:tmpl w:val="7F9AB868"/>
    <w:numStyleLink w:val="ag3"/>
  </w:abstractNum>
  <w:abstractNum w:abstractNumId="399">
    <w:nsid w:val="6F38123E"/>
    <w:multiLevelType w:val="hybridMultilevel"/>
    <w:tmpl w:val="1DD26BE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0">
    <w:nsid w:val="6FF266DE"/>
    <w:multiLevelType w:val="multilevel"/>
    <w:tmpl w:val="7F9AB868"/>
    <w:numStyleLink w:val="ag3"/>
  </w:abstractNum>
  <w:abstractNum w:abstractNumId="401">
    <w:nsid w:val="6FF71E98"/>
    <w:multiLevelType w:val="multilevel"/>
    <w:tmpl w:val="7F9AB868"/>
    <w:numStyleLink w:val="ag3"/>
  </w:abstractNum>
  <w:abstractNum w:abstractNumId="402">
    <w:nsid w:val="70135BE9"/>
    <w:multiLevelType w:val="multilevel"/>
    <w:tmpl w:val="7F9AB868"/>
    <w:numStyleLink w:val="ag3"/>
  </w:abstractNum>
  <w:abstractNum w:abstractNumId="403">
    <w:nsid w:val="70280A28"/>
    <w:multiLevelType w:val="multilevel"/>
    <w:tmpl w:val="7F9AB868"/>
    <w:numStyleLink w:val="ag3"/>
  </w:abstractNum>
  <w:abstractNum w:abstractNumId="404">
    <w:nsid w:val="703445E4"/>
    <w:multiLevelType w:val="multilevel"/>
    <w:tmpl w:val="7F9AB868"/>
    <w:numStyleLink w:val="ag3"/>
  </w:abstractNum>
  <w:abstractNum w:abstractNumId="405">
    <w:nsid w:val="7037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6">
    <w:nsid w:val="70663FA3"/>
    <w:multiLevelType w:val="multilevel"/>
    <w:tmpl w:val="7F9AB868"/>
    <w:numStyleLink w:val="ag3"/>
  </w:abstractNum>
  <w:abstractNum w:abstractNumId="407">
    <w:nsid w:val="70EE36D3"/>
    <w:multiLevelType w:val="multilevel"/>
    <w:tmpl w:val="7F9AB868"/>
    <w:numStyleLink w:val="ag3"/>
  </w:abstractNum>
  <w:abstractNum w:abstractNumId="408">
    <w:nsid w:val="71AE6E7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09">
    <w:nsid w:val="71F51B96"/>
    <w:multiLevelType w:val="multilevel"/>
    <w:tmpl w:val="7F9AB868"/>
    <w:numStyleLink w:val="ag3"/>
  </w:abstractNum>
  <w:abstractNum w:abstractNumId="410">
    <w:nsid w:val="722A7CB6"/>
    <w:multiLevelType w:val="hybridMultilevel"/>
    <w:tmpl w:val="603447A8"/>
    <w:lvl w:ilvl="0">
      <w:start w:val="1"/>
      <w:numFmt w:val="bullet"/>
      <w:lvlText w:val=""/>
      <w:lvlJc w:val="left"/>
      <w:pPr>
        <w:ind w:left="1627" w:hanging="360"/>
      </w:pPr>
      <w:rPr>
        <w:rFonts w:ascii="Symbol" w:hAnsi="Symbol" w:hint="default"/>
      </w:rPr>
    </w:lvl>
    <w:lvl w:ilvl="1" w:tentative="1">
      <w:start w:val="1"/>
      <w:numFmt w:val="bullet"/>
      <w:lvlText w:val="o"/>
      <w:lvlJc w:val="left"/>
      <w:pPr>
        <w:ind w:left="2347" w:hanging="360"/>
      </w:pPr>
      <w:rPr>
        <w:rFonts w:ascii="Courier New" w:hAnsi="Courier New" w:cs="Courier New"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411">
    <w:nsid w:val="72880A28"/>
    <w:multiLevelType w:val="multilevel"/>
    <w:tmpl w:val="9F5AB1AE"/>
    <w:lvl w:ilvl="0">
      <w:start w:val="1"/>
      <w:numFmt w:val="lowerLetter"/>
      <w:pStyle w:val="a7"/>
      <w:lvlText w:val="%1)"/>
      <w:lvlJc w:val="left"/>
      <w:pPr>
        <w:tabs>
          <w:tab w:val="num" w:pos="360"/>
        </w:tabs>
        <w:ind w:left="400" w:hanging="400"/>
      </w:pPr>
    </w:lvl>
    <w:lvl w:ilvl="1">
      <w:start w:val="1"/>
      <w:numFmt w:val="decimal"/>
      <w:pStyle w:val="22"/>
      <w:lvlText w:val="%2)"/>
      <w:lvlJc w:val="left"/>
      <w:pPr>
        <w:tabs>
          <w:tab w:val="num" w:pos="1080"/>
        </w:tabs>
        <w:ind w:left="800" w:hanging="400"/>
      </w:pPr>
    </w:lvl>
    <w:lvl w:ilvl="2">
      <w:start w:val="1"/>
      <w:numFmt w:val="lowerRoman"/>
      <w:pStyle w:val="32"/>
      <w:lvlText w:val="%3)"/>
      <w:lvlJc w:val="left"/>
      <w:pPr>
        <w:tabs>
          <w:tab w:val="num" w:pos="1800"/>
        </w:tabs>
        <w:ind w:left="1200" w:hanging="400"/>
      </w:pPr>
    </w:lvl>
    <w:lvl w:ilvl="3">
      <w:start w:val="1"/>
      <w:numFmt w:val="upperRoman"/>
      <w:pStyle w:val="42"/>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12">
    <w:nsid w:val="72D40EC8"/>
    <w:multiLevelType w:val="multilevel"/>
    <w:tmpl w:val="7F9AB868"/>
    <w:numStyleLink w:val="ag3"/>
  </w:abstractNum>
  <w:abstractNum w:abstractNumId="413">
    <w:nsid w:val="72D8101D"/>
    <w:multiLevelType w:val="multilevel"/>
    <w:tmpl w:val="7F9AB868"/>
    <w:name w:val="numbered list"/>
    <w:numStyleLink w:val="ag3"/>
  </w:abstractNum>
  <w:abstractNum w:abstractNumId="414">
    <w:nsid w:val="739617E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15">
    <w:nsid w:val="739F7E75"/>
    <w:multiLevelType w:val="multilevel"/>
    <w:tmpl w:val="7F9AB868"/>
    <w:numStyleLink w:val="ag3"/>
  </w:abstractNum>
  <w:abstractNum w:abstractNumId="416">
    <w:nsid w:val="74B21FFA"/>
    <w:multiLevelType w:val="multilevel"/>
    <w:tmpl w:val="7F9AB868"/>
    <w:numStyleLink w:val="ag3"/>
  </w:abstractNum>
  <w:abstractNum w:abstractNumId="417">
    <w:nsid w:val="75052305"/>
    <w:multiLevelType w:val="multilevel"/>
    <w:tmpl w:val="7F9AB868"/>
    <w:numStyleLink w:val="ag3"/>
  </w:abstractNum>
  <w:abstractNum w:abstractNumId="418">
    <w:nsid w:val="75797D1C"/>
    <w:multiLevelType w:val="multilevel"/>
    <w:tmpl w:val="7F9AB868"/>
    <w:numStyleLink w:val="ag3"/>
  </w:abstractNum>
  <w:abstractNum w:abstractNumId="419">
    <w:nsid w:val="760A338F"/>
    <w:multiLevelType w:val="multilevel"/>
    <w:tmpl w:val="7F9AB868"/>
    <w:numStyleLink w:val="ag3"/>
  </w:abstractNum>
  <w:abstractNum w:abstractNumId="420">
    <w:nsid w:val="76114CF2"/>
    <w:multiLevelType w:val="multilevel"/>
    <w:tmpl w:val="7F9AB868"/>
    <w:numStyleLink w:val="ag3"/>
  </w:abstractNum>
  <w:abstractNum w:abstractNumId="421">
    <w:nsid w:val="7668369F"/>
    <w:multiLevelType w:val="multilevel"/>
    <w:tmpl w:val="7F9AB868"/>
    <w:numStyleLink w:val="ag3"/>
  </w:abstractNum>
  <w:abstractNum w:abstractNumId="422">
    <w:nsid w:val="76C121A7"/>
    <w:multiLevelType w:val="multilevel"/>
    <w:tmpl w:val="7F9AB868"/>
    <w:numStyleLink w:val="ag3"/>
  </w:abstractNum>
  <w:abstractNum w:abstractNumId="423">
    <w:nsid w:val="777521FD"/>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24">
    <w:nsid w:val="77B3544E"/>
    <w:multiLevelType w:val="multilevel"/>
    <w:tmpl w:val="7F9AB868"/>
    <w:numStyleLink w:val="ag3"/>
  </w:abstractNum>
  <w:abstractNum w:abstractNumId="425">
    <w:nsid w:val="77C230F8"/>
    <w:multiLevelType w:val="multilevel"/>
    <w:tmpl w:val="7F9AB868"/>
    <w:numStyleLink w:val="ag3"/>
  </w:abstractNum>
  <w:abstractNum w:abstractNumId="426">
    <w:nsid w:val="78A35C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7">
    <w:nsid w:val="78B470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8">
    <w:nsid w:val="78EE1B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9">
    <w:nsid w:val="792B2C28"/>
    <w:multiLevelType w:val="multilevel"/>
    <w:tmpl w:val="7F9AB868"/>
    <w:numStyleLink w:val="ag3"/>
  </w:abstractNum>
  <w:abstractNum w:abstractNumId="430">
    <w:nsid w:val="79812981"/>
    <w:multiLevelType w:val="multilevel"/>
    <w:tmpl w:val="7F9AB868"/>
    <w:numStyleLink w:val="ag3"/>
  </w:abstractNum>
  <w:abstractNum w:abstractNumId="431">
    <w:nsid w:val="79DA698C"/>
    <w:multiLevelType w:val="multilevel"/>
    <w:tmpl w:val="7F9AB868"/>
    <w:numStyleLink w:val="ag3"/>
  </w:abstractNum>
  <w:abstractNum w:abstractNumId="432">
    <w:nsid w:val="79E0471A"/>
    <w:multiLevelType w:val="multilevel"/>
    <w:tmpl w:val="7F9AB868"/>
    <w:numStyleLink w:val="ag3"/>
  </w:abstractNum>
  <w:abstractNum w:abstractNumId="433">
    <w:nsid w:val="7A6724F4"/>
    <w:multiLevelType w:val="singleLevel"/>
    <w:tmpl w:val="E6C6E77A"/>
    <w:lvl w:ilvl="0">
      <w:start w:val="1"/>
      <w:numFmt w:val="bullet"/>
      <w:pStyle w:val="a8"/>
      <w:lvlText w:val=""/>
      <w:lvlJc w:val="left"/>
      <w:pPr>
        <w:tabs>
          <w:tab w:val="num" w:pos="360"/>
        </w:tabs>
        <w:ind w:left="0" w:firstLine="0"/>
      </w:pPr>
      <w:rPr>
        <w:rFonts w:ascii="Symbol" w:hAnsi="Symbol" w:hint="default"/>
        <w:sz w:val="22"/>
      </w:rPr>
    </w:lvl>
  </w:abstractNum>
  <w:abstractNum w:abstractNumId="434">
    <w:nsid w:val="7A8813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5">
    <w:nsid w:val="7AB97114"/>
    <w:multiLevelType w:val="multilevel"/>
    <w:tmpl w:val="7F9AB868"/>
    <w:numStyleLink w:val="ag3"/>
  </w:abstractNum>
  <w:abstractNum w:abstractNumId="436">
    <w:nsid w:val="7AE6263B"/>
    <w:multiLevelType w:val="hybridMultilevel"/>
    <w:tmpl w:val="9E4EC4F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37">
    <w:nsid w:val="7B275000"/>
    <w:multiLevelType w:val="multilevel"/>
    <w:tmpl w:val="7F9AB868"/>
    <w:numStyleLink w:val="ag3"/>
  </w:abstractNum>
  <w:abstractNum w:abstractNumId="438">
    <w:nsid w:val="7B745D42"/>
    <w:multiLevelType w:val="hybridMultilevel"/>
    <w:tmpl w:val="E4681BA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9">
    <w:nsid w:val="7C331372"/>
    <w:multiLevelType w:val="multilevel"/>
    <w:tmpl w:val="7F9AB868"/>
    <w:numStyleLink w:val="ag3"/>
  </w:abstractNum>
  <w:abstractNum w:abstractNumId="440">
    <w:nsid w:val="7C8261AA"/>
    <w:multiLevelType w:val="multilevel"/>
    <w:tmpl w:val="7F9AB868"/>
    <w:numStyleLink w:val="ag3"/>
  </w:abstractNum>
  <w:abstractNum w:abstractNumId="441">
    <w:nsid w:val="7C8F4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2">
    <w:nsid w:val="7CA21511"/>
    <w:multiLevelType w:val="multilevel"/>
    <w:tmpl w:val="7F9AB868"/>
    <w:numStyleLink w:val="ag3"/>
  </w:abstractNum>
  <w:abstractNum w:abstractNumId="443">
    <w:nsid w:val="7CB62F0B"/>
    <w:multiLevelType w:val="multilevel"/>
    <w:tmpl w:val="7F9AB868"/>
    <w:numStyleLink w:val="ag3"/>
  </w:abstractNum>
  <w:abstractNum w:abstractNumId="444">
    <w:nsid w:val="7CFC140C"/>
    <w:multiLevelType w:val="multilevel"/>
    <w:tmpl w:val="7F9AB868"/>
    <w:numStyleLink w:val="ag3"/>
  </w:abstractNum>
  <w:abstractNum w:abstractNumId="445">
    <w:nsid w:val="7D1848C4"/>
    <w:multiLevelType w:val="multilevel"/>
    <w:tmpl w:val="7F9AB868"/>
    <w:numStyleLink w:val="ag3"/>
  </w:abstractNum>
  <w:abstractNum w:abstractNumId="446">
    <w:nsid w:val="7D4E5AE4"/>
    <w:multiLevelType w:val="hybridMultilevel"/>
    <w:tmpl w:val="4750384A"/>
    <w:lvl w:ilvl="0">
      <w:start w:val="1"/>
      <w:numFmt w:val="bullet"/>
      <w:lvlText w:val=""/>
      <w:lvlJc w:val="left"/>
      <w:pPr>
        <w:ind w:left="3067" w:hanging="360"/>
      </w:pPr>
      <w:rPr>
        <w:rFonts w:ascii="Symbol" w:hAnsi="Symbol" w:hint="default"/>
      </w:rPr>
    </w:lvl>
    <w:lvl w:ilvl="1">
      <w:start w:val="1"/>
      <w:numFmt w:val="bullet"/>
      <w:lvlText w:val=""/>
      <w:lvlJc w:val="left"/>
      <w:pPr>
        <w:ind w:left="2347" w:hanging="360"/>
      </w:pPr>
      <w:rPr>
        <w:rFonts w:ascii="Symbol" w:hAnsi="Symbol"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447">
    <w:nsid w:val="7D8E7E47"/>
    <w:multiLevelType w:val="multilevel"/>
    <w:tmpl w:val="7F9AB868"/>
    <w:numStyleLink w:val="ag3"/>
  </w:abstractNum>
  <w:abstractNum w:abstractNumId="448">
    <w:nsid w:val="7DC82E9B"/>
    <w:multiLevelType w:val="multilevel"/>
    <w:tmpl w:val="7F9AB868"/>
    <w:numStyleLink w:val="ag3"/>
  </w:abstractNum>
  <w:abstractNum w:abstractNumId="449">
    <w:nsid w:val="7E2A6B45"/>
    <w:multiLevelType w:val="multilevel"/>
    <w:tmpl w:val="7F9AB868"/>
    <w:numStyleLink w:val="ag3"/>
  </w:abstractNum>
  <w:abstractNum w:abstractNumId="450">
    <w:nsid w:val="7E4D21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1">
    <w:nsid w:val="7EB966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2">
    <w:nsid w:val="7F4A096C"/>
    <w:multiLevelType w:val="multilevel"/>
    <w:tmpl w:val="7F9AB868"/>
    <w:numStyleLink w:val="ag3"/>
  </w:abstractNum>
  <w:abstractNum w:abstractNumId="453">
    <w:nsid w:val="7F81500F"/>
    <w:multiLevelType w:val="multilevel"/>
    <w:tmpl w:val="7F9AB868"/>
    <w:numStyleLink w:val="ag3"/>
  </w:abstractNum>
  <w:abstractNum w:abstractNumId="454">
    <w:nsid w:val="7FA35E59"/>
    <w:multiLevelType w:val="multilevel"/>
    <w:tmpl w:val="7F9AB868"/>
    <w:numStyleLink w:val="ag3"/>
  </w:abstractNum>
  <w:abstractNum w:abstractNumId="455">
    <w:nsid w:val="7FEC4E8C"/>
    <w:multiLevelType w:val="multilevel"/>
    <w:tmpl w:val="7F9AB868"/>
    <w:numStyleLink w:val="ag3"/>
  </w:abstractNum>
  <w:num w:numId="1">
    <w:abstractNumId w:val="177"/>
  </w:num>
  <w:num w:numId="2">
    <w:abstractNumId w:val="177"/>
  </w:num>
  <w:num w:numId="3">
    <w:abstractNumId w:val="177"/>
  </w:num>
  <w:num w:numId="4">
    <w:abstractNumId w:val="177"/>
  </w:num>
  <w:num w:numId="5">
    <w:abstractNumId w:val="177"/>
  </w:num>
  <w:num w:numId="6">
    <w:abstractNumId w:val="177"/>
  </w:num>
  <w:num w:numId="7">
    <w:abstractNumId w:val="24"/>
  </w:num>
  <w:num w:numId="8">
    <w:abstractNumId w:val="6"/>
  </w:num>
  <w:num w:numId="9">
    <w:abstractNumId w:val="5"/>
  </w:num>
  <w:num w:numId="10">
    <w:abstractNumId w:val="4"/>
  </w:num>
  <w:num w:numId="11">
    <w:abstractNumId w:val="3"/>
  </w:num>
  <w:num w:numId="12">
    <w:abstractNumId w:val="2"/>
  </w:num>
  <w:num w:numId="13">
    <w:abstractNumId w:val="202"/>
  </w:num>
  <w:num w:numId="14">
    <w:abstractNumId w:val="411"/>
  </w:num>
  <w:num w:numId="15">
    <w:abstractNumId w:val="411"/>
  </w:num>
  <w:num w:numId="16">
    <w:abstractNumId w:val="411"/>
  </w:num>
  <w:num w:numId="17">
    <w:abstractNumId w:val="411"/>
  </w:num>
  <w:num w:numId="18">
    <w:abstractNumId w:val="1"/>
  </w:num>
  <w:num w:numId="19">
    <w:abstractNumId w:val="28"/>
  </w:num>
  <w:num w:numId="20">
    <w:abstractNumId w:val="347"/>
  </w:num>
  <w:num w:numId="21">
    <w:abstractNumId w:val="201"/>
  </w:num>
  <w:num w:numId="22">
    <w:abstractNumId w:val="308"/>
  </w:num>
  <w:num w:numId="23">
    <w:abstractNumId w:val="436"/>
  </w:num>
  <w:num w:numId="24">
    <w:abstractNumId w:val="261"/>
  </w:num>
  <w:num w:numId="25">
    <w:abstractNumId w:val="397"/>
  </w:num>
  <w:num w:numId="26">
    <w:abstractNumId w:val="229"/>
  </w:num>
  <w:num w:numId="27">
    <w:abstractNumId w:val="184"/>
  </w:num>
  <w:num w:numId="28">
    <w:abstractNumId w:val="336"/>
  </w:num>
  <w:num w:numId="29">
    <w:abstractNumId w:val="446"/>
  </w:num>
  <w:num w:numId="30">
    <w:abstractNumId w:val="410"/>
  </w:num>
  <w:num w:numId="31">
    <w:abstractNumId w:val="329"/>
  </w:num>
  <w:num w:numId="32">
    <w:abstractNumId w:val="423"/>
  </w:num>
  <w:num w:numId="33">
    <w:abstractNumId w:val="331"/>
  </w:num>
  <w:num w:numId="34">
    <w:abstractNumId w:val="123"/>
  </w:num>
  <w:num w:numId="35">
    <w:abstractNumId w:val="224"/>
  </w:num>
  <w:num w:numId="36">
    <w:abstractNumId w:val="203"/>
  </w:num>
  <w:num w:numId="37">
    <w:abstractNumId w:val="25"/>
  </w:num>
  <w:num w:numId="38">
    <w:abstractNumId w:val="264"/>
  </w:num>
  <w:num w:numId="39">
    <w:abstractNumId w:val="370"/>
  </w:num>
  <w:num w:numId="40">
    <w:abstractNumId w:val="399"/>
  </w:num>
  <w:num w:numId="41">
    <w:abstractNumId w:val="232"/>
  </w:num>
  <w:num w:numId="42">
    <w:abstractNumId w:val="414"/>
  </w:num>
  <w:num w:numId="43">
    <w:abstractNumId w:val="52"/>
  </w:num>
  <w:num w:numId="44">
    <w:abstractNumId w:val="237"/>
  </w:num>
  <w:num w:numId="45">
    <w:abstractNumId w:val="166"/>
  </w:num>
  <w:num w:numId="46">
    <w:abstractNumId w:val="158"/>
  </w:num>
  <w:num w:numId="47">
    <w:abstractNumId w:val="194"/>
  </w:num>
  <w:num w:numId="48">
    <w:abstractNumId w:val="93"/>
  </w:num>
  <w:num w:numId="49">
    <w:abstractNumId w:val="225"/>
  </w:num>
  <w:num w:numId="50">
    <w:abstractNumId w:val="330"/>
  </w:num>
  <w:num w:numId="51">
    <w:abstractNumId w:val="106"/>
  </w:num>
  <w:num w:numId="52">
    <w:abstractNumId w:val="286"/>
  </w:num>
  <w:num w:numId="53">
    <w:abstractNumId w:val="235"/>
  </w:num>
  <w:num w:numId="54">
    <w:abstractNumId w:val="256"/>
  </w:num>
  <w:num w:numId="55">
    <w:abstractNumId w:val="100"/>
  </w:num>
  <w:num w:numId="56">
    <w:abstractNumId w:val="252"/>
  </w:num>
  <w:num w:numId="57">
    <w:abstractNumId w:val="301"/>
  </w:num>
  <w:num w:numId="58">
    <w:abstractNumId w:val="297"/>
  </w:num>
  <w:num w:numId="59">
    <w:abstractNumId w:val="164"/>
  </w:num>
  <w:num w:numId="60">
    <w:abstractNumId w:val="384"/>
  </w:num>
  <w:num w:numId="61">
    <w:abstractNumId w:val="380"/>
  </w:num>
  <w:num w:numId="62">
    <w:abstractNumId w:val="68"/>
  </w:num>
  <w:num w:numId="63">
    <w:abstractNumId w:val="20"/>
  </w:num>
  <w:num w:numId="64">
    <w:abstractNumId w:val="351"/>
  </w:num>
  <w:num w:numId="65">
    <w:abstractNumId w:val="16"/>
  </w:num>
  <w:num w:numId="66">
    <w:abstractNumId w:val="275"/>
  </w:num>
  <w:num w:numId="67">
    <w:abstractNumId w:val="426"/>
  </w:num>
  <w:num w:numId="68">
    <w:abstractNumId w:val="312"/>
  </w:num>
  <w:num w:numId="69">
    <w:abstractNumId w:val="213"/>
  </w:num>
  <w:num w:numId="70">
    <w:abstractNumId w:val="64"/>
  </w:num>
  <w:num w:numId="71">
    <w:abstractNumId w:val="389"/>
  </w:num>
  <w:num w:numId="72">
    <w:abstractNumId w:val="98"/>
  </w:num>
  <w:num w:numId="73">
    <w:abstractNumId w:val="340"/>
  </w:num>
  <w:num w:numId="74">
    <w:abstractNumId w:val="146"/>
  </w:num>
  <w:num w:numId="75">
    <w:abstractNumId w:val="39"/>
  </w:num>
  <w:num w:numId="76">
    <w:abstractNumId w:val="215"/>
  </w:num>
  <w:num w:numId="77">
    <w:abstractNumId w:val="386"/>
  </w:num>
  <w:num w:numId="78">
    <w:abstractNumId w:val="304"/>
  </w:num>
  <w:num w:numId="79">
    <w:abstractNumId w:val="353"/>
  </w:num>
  <w:num w:numId="80">
    <w:abstractNumId w:val="72"/>
  </w:num>
  <w:num w:numId="81">
    <w:abstractNumId w:val="360"/>
  </w:num>
  <w:num w:numId="82">
    <w:abstractNumId w:val="303"/>
  </w:num>
  <w:num w:numId="83">
    <w:abstractNumId w:val="254"/>
  </w:num>
  <w:num w:numId="84">
    <w:abstractNumId w:val="207"/>
  </w:num>
  <w:num w:numId="85">
    <w:abstractNumId w:val="220"/>
  </w:num>
  <w:num w:numId="86">
    <w:abstractNumId w:val="86"/>
  </w:num>
  <w:num w:numId="87">
    <w:abstractNumId w:val="131"/>
  </w:num>
  <w:num w:numId="88">
    <w:abstractNumId w:val="180"/>
  </w:num>
  <w:num w:numId="89">
    <w:abstractNumId w:val="136"/>
  </w:num>
  <w:num w:numId="90">
    <w:abstractNumId w:val="102"/>
  </w:num>
  <w:num w:numId="91">
    <w:abstractNumId w:val="113"/>
  </w:num>
  <w:num w:numId="92">
    <w:abstractNumId w:val="82"/>
  </w:num>
  <w:num w:numId="93">
    <w:abstractNumId w:val="22"/>
  </w:num>
  <w:num w:numId="94">
    <w:abstractNumId w:val="19"/>
  </w:num>
  <w:num w:numId="95">
    <w:abstractNumId w:val="173"/>
  </w:num>
  <w:num w:numId="96">
    <w:abstractNumId w:val="40"/>
  </w:num>
  <w:num w:numId="97">
    <w:abstractNumId w:val="13"/>
  </w:num>
  <w:num w:numId="98">
    <w:abstractNumId w:val="151"/>
  </w:num>
  <w:num w:numId="99">
    <w:abstractNumId w:val="103"/>
  </w:num>
  <w:num w:numId="100">
    <w:abstractNumId w:val="129"/>
  </w:num>
  <w:num w:numId="101">
    <w:abstractNumId w:val="116"/>
  </w:num>
  <w:num w:numId="102">
    <w:abstractNumId w:val="115"/>
  </w:num>
  <w:num w:numId="103">
    <w:abstractNumId w:val="94"/>
  </w:num>
  <w:num w:numId="104">
    <w:abstractNumId w:val="118"/>
  </w:num>
  <w:num w:numId="105">
    <w:abstractNumId w:val="295"/>
  </w:num>
  <w:num w:numId="106">
    <w:abstractNumId w:val="149"/>
  </w:num>
  <w:num w:numId="107">
    <w:abstractNumId w:val="305"/>
  </w:num>
  <w:num w:numId="108">
    <w:abstractNumId w:val="189"/>
  </w:num>
  <w:num w:numId="109">
    <w:abstractNumId w:val="382"/>
  </w:num>
  <w:num w:numId="110">
    <w:abstractNumId w:val="144"/>
  </w:num>
  <w:num w:numId="111">
    <w:abstractNumId w:val="161"/>
  </w:num>
  <w:num w:numId="112">
    <w:abstractNumId w:val="302"/>
  </w:num>
  <w:num w:numId="113">
    <w:abstractNumId w:val="143"/>
  </w:num>
  <w:num w:numId="114">
    <w:abstractNumId w:val="390"/>
  </w:num>
  <w:num w:numId="115">
    <w:abstractNumId w:val="372"/>
  </w:num>
  <w:num w:numId="116">
    <w:abstractNumId w:val="440"/>
  </w:num>
  <w:num w:numId="117">
    <w:abstractNumId w:val="449"/>
  </w:num>
  <w:num w:numId="118">
    <w:abstractNumId w:val="403"/>
  </w:num>
  <w:num w:numId="119">
    <w:abstractNumId w:val="250"/>
  </w:num>
  <w:num w:numId="120">
    <w:abstractNumId w:val="92"/>
  </w:num>
  <w:num w:numId="121">
    <w:abstractNumId w:val="145"/>
  </w:num>
  <w:num w:numId="122">
    <w:abstractNumId w:val="175"/>
  </w:num>
  <w:num w:numId="123">
    <w:abstractNumId w:val="105"/>
  </w:num>
  <w:num w:numId="124">
    <w:abstractNumId w:val="69"/>
  </w:num>
  <w:num w:numId="125">
    <w:abstractNumId w:val="249"/>
  </w:num>
  <w:num w:numId="126">
    <w:abstractNumId w:val="447"/>
  </w:num>
  <w:num w:numId="127">
    <w:abstractNumId w:val="238"/>
  </w:num>
  <w:num w:numId="128">
    <w:abstractNumId w:val="174"/>
  </w:num>
  <w:num w:numId="129">
    <w:abstractNumId w:val="344"/>
  </w:num>
  <w:num w:numId="130">
    <w:abstractNumId w:val="200"/>
  </w:num>
  <w:num w:numId="131">
    <w:abstractNumId w:val="205"/>
  </w:num>
  <w:num w:numId="132">
    <w:abstractNumId w:val="216"/>
  </w:num>
  <w:num w:numId="133">
    <w:abstractNumId w:val="163"/>
  </w:num>
  <w:num w:numId="134">
    <w:abstractNumId w:val="418"/>
  </w:num>
  <w:num w:numId="135">
    <w:abstractNumId w:val="454"/>
  </w:num>
  <w:num w:numId="136">
    <w:abstractNumId w:val="355"/>
  </w:num>
  <w:num w:numId="137">
    <w:abstractNumId w:val="130"/>
  </w:num>
  <w:num w:numId="138">
    <w:abstractNumId w:val="279"/>
  </w:num>
  <w:num w:numId="139">
    <w:abstractNumId w:val="141"/>
  </w:num>
  <w:num w:numId="140">
    <w:abstractNumId w:val="236"/>
  </w:num>
  <w:num w:numId="141">
    <w:abstractNumId w:val="46"/>
  </w:num>
  <w:num w:numId="142">
    <w:abstractNumId w:val="445"/>
  </w:num>
  <w:num w:numId="143">
    <w:abstractNumId w:val="341"/>
  </w:num>
  <w:num w:numId="144">
    <w:abstractNumId w:val="333"/>
  </w:num>
  <w:num w:numId="145">
    <w:abstractNumId w:val="67"/>
  </w:num>
  <w:num w:numId="146">
    <w:abstractNumId w:val="345"/>
  </w:num>
  <w:num w:numId="147">
    <w:abstractNumId w:val="339"/>
  </w:num>
  <w:num w:numId="148">
    <w:abstractNumId w:val="27"/>
  </w:num>
  <w:num w:numId="149">
    <w:abstractNumId w:val="274"/>
  </w:num>
  <w:num w:numId="150">
    <w:abstractNumId w:val="226"/>
  </w:num>
  <w:num w:numId="151">
    <w:abstractNumId w:val="413"/>
  </w:num>
  <w:num w:numId="152">
    <w:abstractNumId w:val="280"/>
  </w:num>
  <w:num w:numId="153">
    <w:abstractNumId w:val="392"/>
  </w:num>
  <w:num w:numId="154">
    <w:abstractNumId w:val="260"/>
  </w:num>
  <w:num w:numId="155">
    <w:abstractNumId w:val="335"/>
  </w:num>
  <w:num w:numId="156">
    <w:abstractNumId w:val="11"/>
  </w:num>
  <w:num w:numId="157">
    <w:abstractNumId w:val="77"/>
  </w:num>
  <w:num w:numId="158">
    <w:abstractNumId w:val="343"/>
  </w:num>
  <w:num w:numId="159">
    <w:abstractNumId w:val="169"/>
  </w:num>
  <w:num w:numId="160">
    <w:abstractNumId w:val="346"/>
  </w:num>
  <w:num w:numId="161">
    <w:abstractNumId w:val="104"/>
  </w:num>
  <w:num w:numId="162">
    <w:abstractNumId w:val="425"/>
  </w:num>
  <w:num w:numId="163">
    <w:abstractNumId w:val="78"/>
  </w:num>
  <w:num w:numId="164">
    <w:abstractNumId w:val="162"/>
  </w:num>
  <w:num w:numId="165">
    <w:abstractNumId w:val="398"/>
  </w:num>
  <w:num w:numId="166">
    <w:abstractNumId w:val="378"/>
  </w:num>
  <w:num w:numId="167">
    <w:abstractNumId w:val="125"/>
  </w:num>
  <w:num w:numId="168">
    <w:abstractNumId w:val="310"/>
  </w:num>
  <w:num w:numId="169">
    <w:abstractNumId w:val="262"/>
  </w:num>
  <w:num w:numId="170">
    <w:abstractNumId w:val="318"/>
  </w:num>
  <w:num w:numId="171">
    <w:abstractNumId w:val="316"/>
  </w:num>
  <w:num w:numId="172">
    <w:abstractNumId w:val="270"/>
  </w:num>
  <w:num w:numId="173">
    <w:abstractNumId w:val="365"/>
  </w:num>
  <w:num w:numId="174">
    <w:abstractNumId w:val="48"/>
  </w:num>
  <w:num w:numId="175">
    <w:abstractNumId w:val="233"/>
  </w:num>
  <w:num w:numId="176">
    <w:abstractNumId w:val="90"/>
  </w:num>
  <w:num w:numId="177">
    <w:abstractNumId w:val="152"/>
  </w:num>
  <w:num w:numId="178">
    <w:abstractNumId w:val="263"/>
  </w:num>
  <w:num w:numId="179">
    <w:abstractNumId w:val="41"/>
  </w:num>
  <w:num w:numId="180">
    <w:abstractNumId w:val="416"/>
  </w:num>
  <w:num w:numId="181">
    <w:abstractNumId w:val="376"/>
  </w:num>
  <w:num w:numId="182">
    <w:abstractNumId w:val="85"/>
  </w:num>
  <w:num w:numId="183">
    <w:abstractNumId w:val="267"/>
  </w:num>
  <w:num w:numId="184">
    <w:abstractNumId w:val="62"/>
  </w:num>
  <w:num w:numId="185">
    <w:abstractNumId w:val="393"/>
  </w:num>
  <w:num w:numId="186">
    <w:abstractNumId w:val="107"/>
  </w:num>
  <w:num w:numId="187">
    <w:abstractNumId w:val="159"/>
  </w:num>
  <w:num w:numId="188">
    <w:abstractNumId w:val="387"/>
  </w:num>
  <w:num w:numId="189">
    <w:abstractNumId w:val="359"/>
  </w:num>
  <w:num w:numId="190">
    <w:abstractNumId w:val="288"/>
  </w:num>
  <w:num w:numId="191">
    <w:abstractNumId w:val="198"/>
  </w:num>
  <w:num w:numId="192">
    <w:abstractNumId w:val="186"/>
  </w:num>
  <w:num w:numId="193">
    <w:abstractNumId w:val="314"/>
  </w:num>
  <w:num w:numId="194">
    <w:abstractNumId w:val="47"/>
  </w:num>
  <w:num w:numId="195">
    <w:abstractNumId w:val="247"/>
  </w:num>
  <w:num w:numId="196">
    <w:abstractNumId w:val="35"/>
  </w:num>
  <w:num w:numId="197">
    <w:abstractNumId w:val="282"/>
  </w:num>
  <w:num w:numId="198">
    <w:abstractNumId w:val="99"/>
  </w:num>
  <w:num w:numId="199">
    <w:abstractNumId w:val="298"/>
  </w:num>
  <w:num w:numId="200">
    <w:abstractNumId w:val="442"/>
  </w:num>
  <w:num w:numId="201">
    <w:abstractNumId w:val="407"/>
  </w:num>
  <w:num w:numId="202">
    <w:abstractNumId w:val="7"/>
  </w:num>
  <w:num w:numId="203">
    <w:abstractNumId w:val="271"/>
  </w:num>
  <w:num w:numId="204">
    <w:abstractNumId w:val="395"/>
  </w:num>
  <w:num w:numId="205">
    <w:abstractNumId w:val="367"/>
  </w:num>
  <w:num w:numId="206">
    <w:abstractNumId w:val="222"/>
  </w:num>
  <w:num w:numId="207">
    <w:abstractNumId w:val="320"/>
  </w:num>
  <w:num w:numId="208">
    <w:abstractNumId w:val="223"/>
  </w:num>
  <w:num w:numId="209">
    <w:abstractNumId w:val="172"/>
  </w:num>
  <w:num w:numId="210">
    <w:abstractNumId w:val="437"/>
  </w:num>
  <w:num w:numId="211">
    <w:abstractNumId w:val="306"/>
  </w:num>
  <w:num w:numId="212">
    <w:abstractNumId w:val="322"/>
  </w:num>
  <w:num w:numId="213">
    <w:abstractNumId w:val="196"/>
  </w:num>
  <w:num w:numId="214">
    <w:abstractNumId w:val="128"/>
  </w:num>
  <w:num w:numId="215">
    <w:abstractNumId w:val="402"/>
  </w:num>
  <w:num w:numId="216">
    <w:abstractNumId w:val="193"/>
  </w:num>
  <w:num w:numId="217">
    <w:abstractNumId w:val="157"/>
  </w:num>
  <w:num w:numId="218">
    <w:abstractNumId w:val="253"/>
  </w:num>
  <w:num w:numId="219">
    <w:abstractNumId w:val="208"/>
  </w:num>
  <w:num w:numId="220">
    <w:abstractNumId w:val="278"/>
  </w:num>
  <w:num w:numId="221">
    <w:abstractNumId w:val="240"/>
  </w:num>
  <w:num w:numId="222">
    <w:abstractNumId w:val="401"/>
  </w:num>
  <w:num w:numId="223">
    <w:abstractNumId w:val="364"/>
  </w:num>
  <w:num w:numId="224">
    <w:abstractNumId w:val="209"/>
  </w:num>
  <w:num w:numId="225">
    <w:abstractNumId w:val="119"/>
  </w:num>
  <w:num w:numId="226">
    <w:abstractNumId w:val="251"/>
  </w:num>
  <w:num w:numId="227">
    <w:abstractNumId w:val="358"/>
  </w:num>
  <w:num w:numId="228">
    <w:abstractNumId w:val="309"/>
  </w:num>
  <w:num w:numId="229">
    <w:abstractNumId w:val="245"/>
  </w:num>
  <w:num w:numId="230">
    <w:abstractNumId w:val="156"/>
  </w:num>
  <w:num w:numId="231">
    <w:abstractNumId w:val="366"/>
  </w:num>
  <w:num w:numId="232">
    <w:abstractNumId w:val="140"/>
    <w:lvlOverride w:ilvl="2">
      <w:lvl w:ilvl="2">
        <w:start w:val="1"/>
        <w:numFmt w:val="lowerRoman"/>
        <w:lvlText w:val="%3."/>
        <w:lvlJc w:val="right"/>
        <w:pPr>
          <w:tabs>
            <w:tab w:val="num" w:pos="1800"/>
          </w:tabs>
          <w:ind w:left="1800" w:hanging="360"/>
        </w:pPr>
        <w:rPr>
          <w:rFonts w:hint="default"/>
          <w:b w:val="0"/>
        </w:rPr>
      </w:lvl>
    </w:lvlOverride>
  </w:num>
  <w:num w:numId="233">
    <w:abstractNumId w:val="439"/>
  </w:num>
  <w:num w:numId="234">
    <w:abstractNumId w:val="133"/>
  </w:num>
  <w:num w:numId="235">
    <w:abstractNumId w:val="97"/>
  </w:num>
  <w:num w:numId="236">
    <w:abstractNumId w:val="15"/>
  </w:num>
  <w:num w:numId="237">
    <w:abstractNumId w:val="294"/>
  </w:num>
  <w:num w:numId="238">
    <w:abstractNumId w:val="75"/>
  </w:num>
  <w:num w:numId="239">
    <w:abstractNumId w:val="325"/>
  </w:num>
  <w:num w:numId="240">
    <w:abstractNumId w:val="259"/>
  </w:num>
  <w:num w:numId="241">
    <w:abstractNumId w:val="154"/>
  </w:num>
  <w:num w:numId="242">
    <w:abstractNumId w:val="269"/>
  </w:num>
  <w:num w:numId="243">
    <w:abstractNumId w:val="178"/>
  </w:num>
  <w:num w:numId="244">
    <w:abstractNumId w:val="191"/>
  </w:num>
  <w:num w:numId="245">
    <w:abstractNumId w:val="327"/>
  </w:num>
  <w:num w:numId="246">
    <w:abstractNumId w:val="404"/>
  </w:num>
  <w:num w:numId="247">
    <w:abstractNumId w:val="66"/>
  </w:num>
  <w:num w:numId="248">
    <w:abstractNumId w:val="73"/>
  </w:num>
  <w:num w:numId="249">
    <w:abstractNumId w:val="406"/>
  </w:num>
  <w:num w:numId="250">
    <w:abstractNumId w:val="30"/>
  </w:num>
  <w:num w:numId="251">
    <w:abstractNumId w:val="74"/>
  </w:num>
  <w:num w:numId="252">
    <w:abstractNumId w:val="227"/>
  </w:num>
  <w:num w:numId="253">
    <w:abstractNumId w:val="122"/>
  </w:num>
  <w:num w:numId="254">
    <w:abstractNumId w:val="307"/>
  </w:num>
  <w:num w:numId="255">
    <w:abstractNumId w:val="54"/>
  </w:num>
  <w:num w:numId="256">
    <w:abstractNumId w:val="51"/>
  </w:num>
  <w:num w:numId="257">
    <w:abstractNumId w:val="88"/>
  </w:num>
  <w:num w:numId="258">
    <w:abstractNumId w:val="26"/>
  </w:num>
  <w:num w:numId="259">
    <w:abstractNumId w:val="212"/>
  </w:num>
  <w:num w:numId="260">
    <w:abstractNumId w:val="349"/>
  </w:num>
  <w:num w:numId="261">
    <w:abstractNumId w:val="348"/>
  </w:num>
  <w:num w:numId="262">
    <w:abstractNumId w:val="70"/>
  </w:num>
  <w:num w:numId="263">
    <w:abstractNumId w:val="417"/>
  </w:num>
  <w:num w:numId="264">
    <w:abstractNumId w:val="142"/>
  </w:num>
  <w:num w:numId="265">
    <w:abstractNumId w:val="244"/>
  </w:num>
  <w:num w:numId="266">
    <w:abstractNumId w:val="273"/>
  </w:num>
  <w:num w:numId="267">
    <w:abstractNumId w:val="443"/>
  </w:num>
  <w:num w:numId="268">
    <w:abstractNumId w:val="385"/>
  </w:num>
  <w:num w:numId="269">
    <w:abstractNumId w:val="290"/>
  </w:num>
  <w:num w:numId="270">
    <w:abstractNumId w:val="32"/>
  </w:num>
  <w:num w:numId="271">
    <w:abstractNumId w:val="49"/>
  </w:num>
  <w:num w:numId="272">
    <w:abstractNumId w:val="429"/>
  </w:num>
  <w:num w:numId="273">
    <w:abstractNumId w:val="242"/>
  </w:num>
  <w:num w:numId="274">
    <w:abstractNumId w:val="121"/>
  </w:num>
  <w:num w:numId="275">
    <w:abstractNumId w:val="377"/>
  </w:num>
  <w:num w:numId="276">
    <w:abstractNumId w:val="148"/>
  </w:num>
  <w:num w:numId="277">
    <w:abstractNumId w:val="165"/>
  </w:num>
  <w:num w:numId="278">
    <w:abstractNumId w:val="369"/>
  </w:num>
  <w:num w:numId="279">
    <w:abstractNumId w:val="206"/>
  </w:num>
  <w:num w:numId="280">
    <w:abstractNumId w:val="87"/>
  </w:num>
  <w:num w:numId="281">
    <w:abstractNumId w:val="29"/>
  </w:num>
  <w:num w:numId="282">
    <w:abstractNumId w:val="323"/>
  </w:num>
  <w:num w:numId="283">
    <w:abstractNumId w:val="221"/>
  </w:num>
  <w:num w:numId="284">
    <w:abstractNumId w:val="409"/>
  </w:num>
  <w:num w:numId="285">
    <w:abstractNumId w:val="44"/>
  </w:num>
  <w:num w:numId="286">
    <w:abstractNumId w:val="419"/>
  </w:num>
  <w:num w:numId="287">
    <w:abstractNumId w:val="228"/>
  </w:num>
  <w:num w:numId="288">
    <w:abstractNumId w:val="61"/>
  </w:num>
  <w:num w:numId="289">
    <w:abstractNumId w:val="332"/>
  </w:num>
  <w:num w:numId="290">
    <w:abstractNumId w:val="96"/>
  </w:num>
  <w:num w:numId="291">
    <w:abstractNumId w:val="284"/>
  </w:num>
  <w:num w:numId="292">
    <w:abstractNumId w:val="181"/>
  </w:num>
  <w:num w:numId="293">
    <w:abstractNumId w:val="311"/>
  </w:num>
  <w:num w:numId="294">
    <w:abstractNumId w:val="81"/>
  </w:num>
  <w:num w:numId="295">
    <w:abstractNumId w:val="287"/>
  </w:num>
  <w:num w:numId="296">
    <w:abstractNumId w:val="147"/>
  </w:num>
  <w:num w:numId="297">
    <w:abstractNumId w:val="114"/>
  </w:num>
  <w:num w:numId="298">
    <w:abstractNumId w:val="127"/>
  </w:num>
  <w:num w:numId="299">
    <w:abstractNumId w:val="292"/>
  </w:num>
  <w:num w:numId="300">
    <w:abstractNumId w:val="338"/>
  </w:num>
  <w:num w:numId="301">
    <w:abstractNumId w:val="350"/>
  </w:num>
  <w:num w:numId="302">
    <w:abstractNumId w:val="8"/>
  </w:num>
  <w:num w:numId="303">
    <w:abstractNumId w:val="239"/>
  </w:num>
  <w:num w:numId="304">
    <w:abstractNumId w:val="183"/>
  </w:num>
  <w:num w:numId="305">
    <w:abstractNumId w:val="91"/>
  </w:num>
  <w:num w:numId="306">
    <w:abstractNumId w:val="95"/>
  </w:num>
  <w:num w:numId="307">
    <w:abstractNumId w:val="197"/>
  </w:num>
  <w:num w:numId="308">
    <w:abstractNumId w:val="289"/>
  </w:num>
  <w:num w:numId="309">
    <w:abstractNumId w:val="272"/>
  </w:num>
  <w:num w:numId="310">
    <w:abstractNumId w:val="211"/>
  </w:num>
  <w:num w:numId="311">
    <w:abstractNumId w:val="315"/>
  </w:num>
  <w:num w:numId="312">
    <w:abstractNumId w:val="356"/>
  </w:num>
  <w:num w:numId="313">
    <w:abstractNumId w:val="179"/>
    <w:lvlOverride w:ilvl="2">
      <w:lvl w:ilvl="2">
        <w:start w:val="1"/>
        <w:numFmt w:val="lowerRoman"/>
        <w:lvlText w:val="%3."/>
        <w:lvlJc w:val="right"/>
        <w:pPr>
          <w:tabs>
            <w:tab w:val="num" w:pos="1800"/>
          </w:tabs>
          <w:ind w:left="1800" w:hanging="360"/>
        </w:pPr>
        <w:rPr>
          <w:rFonts w:hint="default"/>
          <w:b w:val="0"/>
        </w:rPr>
      </w:lvl>
    </w:lvlOverride>
  </w:num>
  <w:num w:numId="314">
    <w:abstractNumId w:val="388"/>
  </w:num>
  <w:num w:numId="315">
    <w:abstractNumId w:val="427"/>
  </w:num>
  <w:num w:numId="316">
    <w:abstractNumId w:val="337"/>
  </w:num>
  <w:num w:numId="317">
    <w:abstractNumId w:val="394"/>
  </w:num>
  <w:num w:numId="318">
    <w:abstractNumId w:val="342"/>
  </w:num>
  <w:num w:numId="319">
    <w:abstractNumId w:val="137"/>
  </w:num>
  <w:num w:numId="320">
    <w:abstractNumId w:val="421"/>
  </w:num>
  <w:num w:numId="321">
    <w:abstractNumId w:val="204"/>
  </w:num>
  <w:num w:numId="322">
    <w:abstractNumId w:val="31"/>
  </w:num>
  <w:num w:numId="323">
    <w:abstractNumId w:val="412"/>
  </w:num>
  <w:num w:numId="324">
    <w:abstractNumId w:val="431"/>
  </w:num>
  <w:num w:numId="325">
    <w:abstractNumId w:val="400"/>
  </w:num>
  <w:num w:numId="326">
    <w:abstractNumId w:val="63"/>
  </w:num>
  <w:num w:numId="327">
    <w:abstractNumId w:val="258"/>
  </w:num>
  <w:num w:numId="328">
    <w:abstractNumId w:val="257"/>
  </w:num>
  <w:num w:numId="329">
    <w:abstractNumId w:val="317"/>
  </w:num>
  <w:num w:numId="330">
    <w:abstractNumId w:val="139"/>
  </w:num>
  <w:num w:numId="331">
    <w:abstractNumId w:val="319"/>
  </w:num>
  <w:num w:numId="332">
    <w:abstractNumId w:val="10"/>
  </w:num>
  <w:num w:numId="333">
    <w:abstractNumId w:val="373"/>
  </w:num>
  <w:num w:numId="334">
    <w:abstractNumId w:val="455"/>
  </w:num>
  <w:num w:numId="335">
    <w:abstractNumId w:val="124"/>
  </w:num>
  <w:num w:numId="336">
    <w:abstractNumId w:val="89"/>
  </w:num>
  <w:num w:numId="337">
    <w:abstractNumId w:val="379"/>
  </w:num>
  <w:num w:numId="338">
    <w:abstractNumId w:val="53"/>
  </w:num>
  <w:num w:numId="339">
    <w:abstractNumId w:val="448"/>
  </w:num>
  <w:num w:numId="340">
    <w:abstractNumId w:val="187"/>
  </w:num>
  <w:num w:numId="341">
    <w:abstractNumId w:val="334"/>
  </w:num>
  <w:num w:numId="342">
    <w:abstractNumId w:val="182"/>
  </w:num>
  <w:num w:numId="343">
    <w:abstractNumId w:val="155"/>
  </w:num>
  <w:num w:numId="344">
    <w:abstractNumId w:val="199"/>
  </w:num>
  <w:num w:numId="345">
    <w:abstractNumId w:val="59"/>
  </w:num>
  <w:num w:numId="346">
    <w:abstractNumId w:val="168"/>
  </w:num>
  <w:num w:numId="347">
    <w:abstractNumId w:val="34"/>
  </w:num>
  <w:num w:numId="348">
    <w:abstractNumId w:val="65"/>
  </w:num>
  <w:num w:numId="349">
    <w:abstractNumId w:val="9"/>
  </w:num>
  <w:num w:numId="350">
    <w:abstractNumId w:val="453"/>
  </w:num>
  <w:num w:numId="351">
    <w:abstractNumId w:val="37"/>
  </w:num>
  <w:num w:numId="352">
    <w:abstractNumId w:val="60"/>
  </w:num>
  <w:num w:numId="353">
    <w:abstractNumId w:val="57"/>
  </w:num>
  <w:num w:numId="354">
    <w:abstractNumId w:val="21"/>
  </w:num>
  <w:num w:numId="355">
    <w:abstractNumId w:val="432"/>
  </w:num>
  <w:num w:numId="356">
    <w:abstractNumId w:val="138"/>
  </w:num>
  <w:num w:numId="357">
    <w:abstractNumId w:val="415"/>
  </w:num>
  <w:num w:numId="358">
    <w:abstractNumId w:val="170"/>
  </w:num>
  <w:num w:numId="359">
    <w:abstractNumId w:val="109"/>
  </w:num>
  <w:num w:numId="360">
    <w:abstractNumId w:val="43"/>
  </w:num>
  <w:num w:numId="361">
    <w:abstractNumId w:val="23"/>
  </w:num>
  <w:num w:numId="362">
    <w:abstractNumId w:val="167"/>
  </w:num>
  <w:num w:numId="363">
    <w:abstractNumId w:val="424"/>
  </w:num>
  <w:num w:numId="364">
    <w:abstractNumId w:val="17"/>
  </w:num>
  <w:num w:numId="365">
    <w:abstractNumId w:val="153"/>
  </w:num>
  <w:num w:numId="366">
    <w:abstractNumId w:val="371"/>
  </w:num>
  <w:num w:numId="367">
    <w:abstractNumId w:val="33"/>
  </w:num>
  <w:num w:numId="368">
    <w:abstractNumId w:val="293"/>
  </w:num>
  <w:num w:numId="369">
    <w:abstractNumId w:val="362"/>
  </w:num>
  <w:num w:numId="370">
    <w:abstractNumId w:val="84"/>
  </w:num>
  <w:num w:numId="371">
    <w:abstractNumId w:val="324"/>
  </w:num>
  <w:num w:numId="372">
    <w:abstractNumId w:val="435"/>
  </w:num>
  <w:num w:numId="373">
    <w:abstractNumId w:val="277"/>
  </w:num>
  <w:num w:numId="374">
    <w:abstractNumId w:val="281"/>
  </w:num>
  <w:num w:numId="375">
    <w:abstractNumId w:val="185"/>
  </w:num>
  <w:num w:numId="376">
    <w:abstractNumId w:val="396"/>
  </w:num>
  <w:num w:numId="377">
    <w:abstractNumId w:val="108"/>
  </w:num>
  <w:num w:numId="378">
    <w:abstractNumId w:val="231"/>
  </w:num>
  <w:num w:numId="379">
    <w:abstractNumId w:val="111"/>
  </w:num>
  <w:num w:numId="380">
    <w:abstractNumId w:val="218"/>
  </w:num>
  <w:num w:numId="381">
    <w:abstractNumId w:val="234"/>
  </w:num>
  <w:num w:numId="382">
    <w:abstractNumId w:val="56"/>
  </w:num>
  <w:num w:numId="383">
    <w:abstractNumId w:val="38"/>
  </w:num>
  <w:num w:numId="384">
    <w:abstractNumId w:val="241"/>
    <w:lvlOverride w:ilvl="1">
      <w:lvl w:ilvl="1">
        <w:start w:val="1"/>
        <w:numFmt w:val="lowerLetter"/>
        <w:lvlText w:val="%2."/>
        <w:lvlJc w:val="left"/>
        <w:pPr>
          <w:tabs>
            <w:tab w:val="num" w:pos="1080"/>
          </w:tabs>
          <w:ind w:left="1080" w:hanging="360"/>
        </w:pPr>
        <w:rPr>
          <w:rFonts w:hint="default"/>
          <w:i w:val="0"/>
        </w:rPr>
      </w:lvl>
    </w:lvlOverride>
  </w:num>
  <w:num w:numId="385">
    <w:abstractNumId w:val="285"/>
  </w:num>
  <w:num w:numId="386">
    <w:abstractNumId w:val="444"/>
  </w:num>
  <w:num w:numId="387">
    <w:abstractNumId w:val="300"/>
  </w:num>
  <w:num w:numId="388">
    <w:abstractNumId w:val="246"/>
  </w:num>
  <w:num w:numId="389">
    <w:abstractNumId w:val="132"/>
  </w:num>
  <w:num w:numId="390">
    <w:abstractNumId w:val="430"/>
  </w:num>
  <w:num w:numId="391">
    <w:abstractNumId w:val="420"/>
  </w:num>
  <w:num w:numId="392">
    <w:abstractNumId w:val="101"/>
  </w:num>
  <w:num w:numId="393">
    <w:abstractNumId w:val="55"/>
  </w:num>
  <w:num w:numId="394">
    <w:abstractNumId w:val="134"/>
  </w:num>
  <w:num w:numId="395">
    <w:abstractNumId w:val="110"/>
  </w:num>
  <w:num w:numId="396">
    <w:abstractNumId w:val="42"/>
  </w:num>
  <w:num w:numId="397">
    <w:abstractNumId w:val="422"/>
  </w:num>
  <w:num w:numId="398">
    <w:abstractNumId w:val="452"/>
  </w:num>
  <w:num w:numId="399">
    <w:abstractNumId w:val="438"/>
  </w:num>
  <w:num w:numId="400">
    <w:abstractNumId w:val="14"/>
  </w:num>
  <w:num w:numId="401">
    <w:abstractNumId w:val="408"/>
  </w:num>
  <w:num w:numId="402">
    <w:abstractNumId w:val="433"/>
  </w:num>
  <w:num w:numId="403">
    <w:abstractNumId w:val="328"/>
  </w:num>
  <w:num w:numId="404">
    <w:abstractNumId w:val="124"/>
    <w:lvlOverride w:ilvl="1">
      <w:lvl w:ilvl="1">
        <w:start w:val="1"/>
        <w:numFmt w:val="lowerLetter"/>
        <w:lvlText w:val="%2."/>
        <w:lvlJc w:val="left"/>
        <w:pPr>
          <w:tabs>
            <w:tab w:val="num" w:pos="1080"/>
          </w:tabs>
          <w:ind w:left="1080" w:hanging="360"/>
        </w:pPr>
        <w:rPr>
          <w:rFonts w:hint="default"/>
          <w:i w:val="0"/>
        </w:rPr>
      </w:lvl>
    </w:lvlOverride>
  </w:num>
  <w:num w:numId="405">
    <w:abstractNumId w:val="241"/>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i w:val="0"/>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406">
    <w:abstractNumId w:val="145"/>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7">
    <w:abstractNumId w:val="245"/>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8">
    <w:abstractNumId w:val="265"/>
  </w:num>
  <w:num w:numId="409">
    <w:abstractNumId w:val="83"/>
  </w:num>
  <w:num w:numId="410">
    <w:abstractNumId w:val="0"/>
  </w:num>
  <w:num w:numId="411">
    <w:abstractNumId w:val="230"/>
  </w:num>
  <w:num w:numId="412">
    <w:abstractNumId w:val="112"/>
  </w:num>
  <w:num w:numId="413">
    <w:abstractNumId w:val="45"/>
  </w:num>
  <w:num w:numId="414">
    <w:abstractNumId w:val="76"/>
  </w:num>
  <w:num w:numId="415">
    <w:abstractNumId w:val="160"/>
  </w:num>
  <w:num w:numId="416">
    <w:abstractNumId w:val="391"/>
  </w:num>
  <w:num w:numId="417">
    <w:abstractNumId w:val="374"/>
  </w:num>
  <w:num w:numId="418">
    <w:abstractNumId w:val="361"/>
  </w:num>
  <w:num w:numId="419">
    <w:abstractNumId w:val="352"/>
  </w:num>
  <w:num w:numId="420">
    <w:abstractNumId w:val="171"/>
  </w:num>
  <w:num w:numId="421">
    <w:abstractNumId w:val="357"/>
  </w:num>
  <w:num w:numId="422">
    <w:abstractNumId w:val="276"/>
  </w:num>
  <w:num w:numId="423">
    <w:abstractNumId w:val="383"/>
  </w:num>
  <w:num w:numId="424">
    <w:abstractNumId w:val="405"/>
  </w:num>
  <w:num w:numId="425">
    <w:abstractNumId w:val="80"/>
  </w:num>
  <w:num w:numId="426">
    <w:abstractNumId w:val="441"/>
  </w:num>
  <w:num w:numId="427">
    <w:abstractNumId w:val="135"/>
  </w:num>
  <w:num w:numId="428">
    <w:abstractNumId w:val="375"/>
  </w:num>
  <w:num w:numId="429">
    <w:abstractNumId w:val="177"/>
  </w:num>
  <w:num w:numId="430">
    <w:abstractNumId w:val="210"/>
  </w:num>
  <w:num w:numId="431">
    <w:abstractNumId w:val="283"/>
  </w:num>
  <w:num w:numId="432">
    <w:abstractNumId w:val="176"/>
  </w:num>
  <w:num w:numId="433">
    <w:abstractNumId w:val="354"/>
  </w:num>
  <w:num w:numId="434">
    <w:abstractNumId w:val="126"/>
  </w:num>
  <w:num w:numId="435">
    <w:abstractNumId w:val="36"/>
  </w:num>
  <w:num w:numId="436">
    <w:abstractNumId w:val="368"/>
  </w:num>
  <w:num w:numId="437">
    <w:abstractNumId w:val="363"/>
  </w:num>
  <w:num w:numId="438">
    <w:abstractNumId w:val="117"/>
  </w:num>
  <w:num w:numId="439">
    <w:abstractNumId w:val="79"/>
  </w:num>
  <w:num w:numId="440">
    <w:abstractNumId w:val="71"/>
  </w:num>
  <w:num w:numId="441">
    <w:abstractNumId w:val="190"/>
  </w:num>
  <w:num w:numId="442">
    <w:abstractNumId w:val="451"/>
  </w:num>
  <w:num w:numId="443">
    <w:abstractNumId w:val="243"/>
  </w:num>
  <w:num w:numId="444">
    <w:abstractNumId w:val="50"/>
  </w:num>
  <w:num w:numId="445">
    <w:abstractNumId w:val="248"/>
  </w:num>
  <w:num w:numId="446">
    <w:abstractNumId w:val="195"/>
  </w:num>
  <w:num w:numId="447">
    <w:abstractNumId w:val="214"/>
  </w:num>
  <w:num w:numId="448">
    <w:abstractNumId w:val="120"/>
  </w:num>
  <w:num w:numId="449">
    <w:abstractNumId w:val="428"/>
  </w:num>
  <w:num w:numId="450">
    <w:abstractNumId w:val="219"/>
  </w:num>
  <w:num w:numId="451">
    <w:abstractNumId w:val="150"/>
  </w:num>
  <w:num w:numId="452">
    <w:abstractNumId w:val="326"/>
  </w:num>
  <w:num w:numId="453">
    <w:abstractNumId w:val="434"/>
  </w:num>
  <w:num w:numId="454">
    <w:abstractNumId w:val="321"/>
  </w:num>
  <w:num w:numId="455">
    <w:abstractNumId w:val="58"/>
  </w:num>
  <w:num w:numId="456">
    <w:abstractNumId w:val="18"/>
  </w:num>
  <w:num w:numId="457">
    <w:abstractNumId w:val="299"/>
  </w:num>
  <w:num w:numId="458">
    <w:abstractNumId w:val="192"/>
  </w:num>
  <w:num w:numId="459">
    <w:abstractNumId w:val="291"/>
  </w:num>
  <w:num w:numId="460">
    <w:abstractNumId w:val="296"/>
  </w:num>
  <w:num w:numId="461">
    <w:abstractNumId w:val="266"/>
  </w:num>
  <w:num w:numId="462">
    <w:abstractNumId w:val="381"/>
  </w:num>
  <w:num w:numId="463">
    <w:abstractNumId w:val="12"/>
  </w:num>
  <w:num w:numId="464">
    <w:abstractNumId w:val="188"/>
  </w:num>
  <w:num w:numId="465">
    <w:abstractNumId w:val="217"/>
  </w:num>
  <w:num w:numId="466">
    <w:abstractNumId w:val="313"/>
  </w:num>
  <w:num w:numId="467">
    <w:abstractNumId w:val="268"/>
  </w:num>
  <w:num w:numId="468">
    <w:abstractNumId w:val="450"/>
  </w:num>
  <w:num w:numId="469">
    <w:abstractNumId w:val="255"/>
  </w:num>
  <w:numIdMacAtCleanup w:val="4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mirrorMargins/>
  <w:hideSpellingErrors/>
  <w:hideGrammaticalErrors/>
  <w:attachedTemplate r:id="rId1"/>
  <w:trackRevisions/>
  <w:doNotTrackMoves/>
  <w:defaultTabStop w:val="400"/>
  <w:evenAndOddHeaders/>
  <w:drawingGridHorizontalSpacing w:val="100"/>
  <w:displayHorizontalDrawingGridEvery w:val="0"/>
  <w:displayVerticalDrawingGridEvery w:val="0"/>
  <w:noPunctuationKerning/>
  <w:characterSpacingControl w:val="doNotCompress"/>
  <w:savePreviewPicture/>
  <w:hdrShapeDefaults>
    <o:shapedefaults v:ext="edit" spidmax="3074">
      <v:textbox inset="5.85pt,.7pt,5.85pt,.7pt"/>
    </o:shapedefaults>
    <o:shapelayout v:ext="edit">
      <o:idmap v:ext="edit" data="2"/>
    </o:shapelayout>
  </w:hdrShapeDefaults>
  <w:footnotePr>
    <w:footnote w:id="-1"/>
    <w:footnote w:id="0"/>
  </w:footnotePr>
  <w:endnotePr>
    <w:endnote w:id="-1"/>
    <w:endnote w:id="0"/>
  </w:endnotePr>
  <w:compat>
    <w:printColBlack/>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010A"/>
    <w:rsid w:val="000011A1"/>
    <w:rsid w:val="000020F3"/>
    <w:rsid w:val="000041B3"/>
    <w:rsid w:val="000149A2"/>
    <w:rsid w:val="0001539B"/>
    <w:rsid w:val="00015C8D"/>
    <w:rsid w:val="00020458"/>
    <w:rsid w:val="00046185"/>
    <w:rsid w:val="0004618C"/>
    <w:rsid w:val="0004677F"/>
    <w:rsid w:val="00050274"/>
    <w:rsid w:val="000511EA"/>
    <w:rsid w:val="00053225"/>
    <w:rsid w:val="00053804"/>
    <w:rsid w:val="00056DA9"/>
    <w:rsid w:val="0006214F"/>
    <w:rsid w:val="000625EF"/>
    <w:rsid w:val="00085141"/>
    <w:rsid w:val="00086B3C"/>
    <w:rsid w:val="000933F5"/>
    <w:rsid w:val="000A4A4F"/>
    <w:rsid w:val="000A4BD3"/>
    <w:rsid w:val="000B1504"/>
    <w:rsid w:val="000B57C8"/>
    <w:rsid w:val="000C19AD"/>
    <w:rsid w:val="000C5855"/>
    <w:rsid w:val="000D69D0"/>
    <w:rsid w:val="000D6A7C"/>
    <w:rsid w:val="000D7240"/>
    <w:rsid w:val="000E719D"/>
    <w:rsid w:val="000F1DE0"/>
    <w:rsid w:val="00103313"/>
    <w:rsid w:val="00113D09"/>
    <w:rsid w:val="001149BF"/>
    <w:rsid w:val="00115074"/>
    <w:rsid w:val="00117B54"/>
    <w:rsid w:val="00120932"/>
    <w:rsid w:val="0012311B"/>
    <w:rsid w:val="00134E95"/>
    <w:rsid w:val="00137A1D"/>
    <w:rsid w:val="00141138"/>
    <w:rsid w:val="00144DD7"/>
    <w:rsid w:val="00146757"/>
    <w:rsid w:val="00155C06"/>
    <w:rsid w:val="00166627"/>
    <w:rsid w:val="00167861"/>
    <w:rsid w:val="00171107"/>
    <w:rsid w:val="00173402"/>
    <w:rsid w:val="001825F8"/>
    <w:rsid w:val="00182CB2"/>
    <w:rsid w:val="0019140B"/>
    <w:rsid w:val="001A63F1"/>
    <w:rsid w:val="001A6A65"/>
    <w:rsid w:val="001B0936"/>
    <w:rsid w:val="001B76C0"/>
    <w:rsid w:val="001C36A8"/>
    <w:rsid w:val="001C60FC"/>
    <w:rsid w:val="001C6822"/>
    <w:rsid w:val="001C6F19"/>
    <w:rsid w:val="001C6F64"/>
    <w:rsid w:val="001D11B0"/>
    <w:rsid w:val="001D1319"/>
    <w:rsid w:val="001D7CD2"/>
    <w:rsid w:val="001F13A3"/>
    <w:rsid w:val="00202BE3"/>
    <w:rsid w:val="00210079"/>
    <w:rsid w:val="00214E40"/>
    <w:rsid w:val="00220EBC"/>
    <w:rsid w:val="00236470"/>
    <w:rsid w:val="00245531"/>
    <w:rsid w:val="0024709D"/>
    <w:rsid w:val="0026283E"/>
    <w:rsid w:val="00263852"/>
    <w:rsid w:val="00267E82"/>
    <w:rsid w:val="00273C2D"/>
    <w:rsid w:val="002801CD"/>
    <w:rsid w:val="00285EE9"/>
    <w:rsid w:val="00286073"/>
    <w:rsid w:val="00294F8A"/>
    <w:rsid w:val="002A0666"/>
    <w:rsid w:val="002A29A1"/>
    <w:rsid w:val="002B3E42"/>
    <w:rsid w:val="002C246B"/>
    <w:rsid w:val="002C254E"/>
    <w:rsid w:val="002C6802"/>
    <w:rsid w:val="002E2C0B"/>
    <w:rsid w:val="002F423F"/>
    <w:rsid w:val="00330F2A"/>
    <w:rsid w:val="00335F6A"/>
    <w:rsid w:val="0033741C"/>
    <w:rsid w:val="00346C38"/>
    <w:rsid w:val="00360E02"/>
    <w:rsid w:val="00360EA2"/>
    <w:rsid w:val="00365C38"/>
    <w:rsid w:val="00366A99"/>
    <w:rsid w:val="00371933"/>
    <w:rsid w:val="00375C2C"/>
    <w:rsid w:val="0038160B"/>
    <w:rsid w:val="00390AEE"/>
    <w:rsid w:val="003A2960"/>
    <w:rsid w:val="003A4B22"/>
    <w:rsid w:val="003A5DB6"/>
    <w:rsid w:val="003B59D2"/>
    <w:rsid w:val="003C3F19"/>
    <w:rsid w:val="003C71F0"/>
    <w:rsid w:val="003D3E02"/>
    <w:rsid w:val="003E745B"/>
    <w:rsid w:val="0040057E"/>
    <w:rsid w:val="0040565C"/>
    <w:rsid w:val="00425398"/>
    <w:rsid w:val="004571D2"/>
    <w:rsid w:val="00466989"/>
    <w:rsid w:val="00473B27"/>
    <w:rsid w:val="00481AF4"/>
    <w:rsid w:val="00497970"/>
    <w:rsid w:val="004A0B35"/>
    <w:rsid w:val="004C02EF"/>
    <w:rsid w:val="004C0865"/>
    <w:rsid w:val="004C0FF1"/>
    <w:rsid w:val="004C4800"/>
    <w:rsid w:val="004C61B6"/>
    <w:rsid w:val="004D7160"/>
    <w:rsid w:val="004E010A"/>
    <w:rsid w:val="004E0EFF"/>
    <w:rsid w:val="004E232B"/>
    <w:rsid w:val="004E46D8"/>
    <w:rsid w:val="004E66F2"/>
    <w:rsid w:val="004F385F"/>
    <w:rsid w:val="004F5297"/>
    <w:rsid w:val="004F530F"/>
    <w:rsid w:val="005113AB"/>
    <w:rsid w:val="0051797D"/>
    <w:rsid w:val="00521EAD"/>
    <w:rsid w:val="00531E56"/>
    <w:rsid w:val="0054023D"/>
    <w:rsid w:val="00542957"/>
    <w:rsid w:val="00542EC9"/>
    <w:rsid w:val="005451AB"/>
    <w:rsid w:val="0054691F"/>
    <w:rsid w:val="00546CE6"/>
    <w:rsid w:val="00556532"/>
    <w:rsid w:val="005761C4"/>
    <w:rsid w:val="00586F9C"/>
    <w:rsid w:val="005905B3"/>
    <w:rsid w:val="0059330D"/>
    <w:rsid w:val="005B27A6"/>
    <w:rsid w:val="005B4EF9"/>
    <w:rsid w:val="005C773A"/>
    <w:rsid w:val="005D1C2E"/>
    <w:rsid w:val="005F1406"/>
    <w:rsid w:val="00602222"/>
    <w:rsid w:val="00602A96"/>
    <w:rsid w:val="00607D92"/>
    <w:rsid w:val="00620B0D"/>
    <w:rsid w:val="00622C83"/>
    <w:rsid w:val="00636473"/>
    <w:rsid w:val="00653F1B"/>
    <w:rsid w:val="00655CEE"/>
    <w:rsid w:val="00657C0C"/>
    <w:rsid w:val="00674B7E"/>
    <w:rsid w:val="00697CC4"/>
    <w:rsid w:val="006A3776"/>
    <w:rsid w:val="006A4840"/>
    <w:rsid w:val="006B134A"/>
    <w:rsid w:val="006B2955"/>
    <w:rsid w:val="006B46BE"/>
    <w:rsid w:val="006C3FCC"/>
    <w:rsid w:val="006C4382"/>
    <w:rsid w:val="006C4F91"/>
    <w:rsid w:val="006C589D"/>
    <w:rsid w:val="006C6040"/>
    <w:rsid w:val="006D7E13"/>
    <w:rsid w:val="006E3230"/>
    <w:rsid w:val="006E37D9"/>
    <w:rsid w:val="006E584F"/>
    <w:rsid w:val="006E638D"/>
    <w:rsid w:val="006E7CAC"/>
    <w:rsid w:val="006F2444"/>
    <w:rsid w:val="006F6C0A"/>
    <w:rsid w:val="00701098"/>
    <w:rsid w:val="00703FC8"/>
    <w:rsid w:val="00704FBA"/>
    <w:rsid w:val="007112EC"/>
    <w:rsid w:val="00711C66"/>
    <w:rsid w:val="00723D87"/>
    <w:rsid w:val="00726A79"/>
    <w:rsid w:val="00736F7F"/>
    <w:rsid w:val="00741E7F"/>
    <w:rsid w:val="0074273A"/>
    <w:rsid w:val="00744C74"/>
    <w:rsid w:val="007526B0"/>
    <w:rsid w:val="007605B7"/>
    <w:rsid w:val="007730CC"/>
    <w:rsid w:val="007813F8"/>
    <w:rsid w:val="00785DB2"/>
    <w:rsid w:val="007865C3"/>
    <w:rsid w:val="00787AF9"/>
    <w:rsid w:val="00794A2F"/>
    <w:rsid w:val="007A4CC3"/>
    <w:rsid w:val="007A7006"/>
    <w:rsid w:val="007B4F56"/>
    <w:rsid w:val="007C2B50"/>
    <w:rsid w:val="007C5980"/>
    <w:rsid w:val="007C6182"/>
    <w:rsid w:val="007C6F49"/>
    <w:rsid w:val="007D6403"/>
    <w:rsid w:val="007E5371"/>
    <w:rsid w:val="007F28F5"/>
    <w:rsid w:val="007F2AEE"/>
    <w:rsid w:val="008202B7"/>
    <w:rsid w:val="00830E2F"/>
    <w:rsid w:val="0085274B"/>
    <w:rsid w:val="008669D1"/>
    <w:rsid w:val="0087091B"/>
    <w:rsid w:val="00873013"/>
    <w:rsid w:val="00874DE4"/>
    <w:rsid w:val="00876F1B"/>
    <w:rsid w:val="00877C90"/>
    <w:rsid w:val="00880B24"/>
    <w:rsid w:val="00885710"/>
    <w:rsid w:val="00887070"/>
    <w:rsid w:val="00887CB2"/>
    <w:rsid w:val="00891070"/>
    <w:rsid w:val="008955E6"/>
    <w:rsid w:val="008962D8"/>
    <w:rsid w:val="008A0687"/>
    <w:rsid w:val="008A270D"/>
    <w:rsid w:val="008A3C30"/>
    <w:rsid w:val="008A687B"/>
    <w:rsid w:val="008B4BD9"/>
    <w:rsid w:val="008C509D"/>
    <w:rsid w:val="008D4C49"/>
    <w:rsid w:val="008E5889"/>
    <w:rsid w:val="008F04E3"/>
    <w:rsid w:val="008F2FC0"/>
    <w:rsid w:val="008F79A5"/>
    <w:rsid w:val="008F7CEA"/>
    <w:rsid w:val="00906778"/>
    <w:rsid w:val="00914B17"/>
    <w:rsid w:val="00920284"/>
    <w:rsid w:val="00920F94"/>
    <w:rsid w:val="00930CF6"/>
    <w:rsid w:val="0093223E"/>
    <w:rsid w:val="009356F9"/>
    <w:rsid w:val="0093757B"/>
    <w:rsid w:val="00937827"/>
    <w:rsid w:val="00945317"/>
    <w:rsid w:val="009469DD"/>
    <w:rsid w:val="00950128"/>
    <w:rsid w:val="009574CD"/>
    <w:rsid w:val="00963019"/>
    <w:rsid w:val="0096338A"/>
    <w:rsid w:val="0097443F"/>
    <w:rsid w:val="00981263"/>
    <w:rsid w:val="00986654"/>
    <w:rsid w:val="00990F07"/>
    <w:rsid w:val="00995DE4"/>
    <w:rsid w:val="00996789"/>
    <w:rsid w:val="00997357"/>
    <w:rsid w:val="009A33B0"/>
    <w:rsid w:val="009B0DF6"/>
    <w:rsid w:val="009C2EDB"/>
    <w:rsid w:val="009E413A"/>
    <w:rsid w:val="009F05FF"/>
    <w:rsid w:val="009F382A"/>
    <w:rsid w:val="00A03057"/>
    <w:rsid w:val="00A03B48"/>
    <w:rsid w:val="00A315C7"/>
    <w:rsid w:val="00A31E5A"/>
    <w:rsid w:val="00A320D1"/>
    <w:rsid w:val="00A4406C"/>
    <w:rsid w:val="00A45036"/>
    <w:rsid w:val="00A45072"/>
    <w:rsid w:val="00A55EA1"/>
    <w:rsid w:val="00A817DB"/>
    <w:rsid w:val="00A83EF2"/>
    <w:rsid w:val="00A9177A"/>
    <w:rsid w:val="00AA404C"/>
    <w:rsid w:val="00AB167B"/>
    <w:rsid w:val="00AC6C38"/>
    <w:rsid w:val="00AD177E"/>
    <w:rsid w:val="00AF21CB"/>
    <w:rsid w:val="00AF519C"/>
    <w:rsid w:val="00B0076F"/>
    <w:rsid w:val="00B02749"/>
    <w:rsid w:val="00B041AD"/>
    <w:rsid w:val="00B07525"/>
    <w:rsid w:val="00B07F81"/>
    <w:rsid w:val="00B11FED"/>
    <w:rsid w:val="00B12427"/>
    <w:rsid w:val="00B13E67"/>
    <w:rsid w:val="00B15622"/>
    <w:rsid w:val="00B20723"/>
    <w:rsid w:val="00B20E98"/>
    <w:rsid w:val="00B24B13"/>
    <w:rsid w:val="00B25C58"/>
    <w:rsid w:val="00B416AD"/>
    <w:rsid w:val="00B43482"/>
    <w:rsid w:val="00B43FE8"/>
    <w:rsid w:val="00B45E5C"/>
    <w:rsid w:val="00B467E1"/>
    <w:rsid w:val="00B46C10"/>
    <w:rsid w:val="00B53AD1"/>
    <w:rsid w:val="00B71909"/>
    <w:rsid w:val="00B73C19"/>
    <w:rsid w:val="00B838ED"/>
    <w:rsid w:val="00B87D8E"/>
    <w:rsid w:val="00B92879"/>
    <w:rsid w:val="00BA4914"/>
    <w:rsid w:val="00BA7448"/>
    <w:rsid w:val="00BB369E"/>
    <w:rsid w:val="00BB5F57"/>
    <w:rsid w:val="00BC2024"/>
    <w:rsid w:val="00BD1F77"/>
    <w:rsid w:val="00BD219A"/>
    <w:rsid w:val="00C01CA6"/>
    <w:rsid w:val="00C021AA"/>
    <w:rsid w:val="00C06A5D"/>
    <w:rsid w:val="00C1266D"/>
    <w:rsid w:val="00C12A1B"/>
    <w:rsid w:val="00C1377C"/>
    <w:rsid w:val="00C233FD"/>
    <w:rsid w:val="00C334DB"/>
    <w:rsid w:val="00C33750"/>
    <w:rsid w:val="00C47078"/>
    <w:rsid w:val="00C55C25"/>
    <w:rsid w:val="00C623F2"/>
    <w:rsid w:val="00C64C60"/>
    <w:rsid w:val="00C707BD"/>
    <w:rsid w:val="00C71EBA"/>
    <w:rsid w:val="00C73632"/>
    <w:rsid w:val="00C8445E"/>
    <w:rsid w:val="00C858C8"/>
    <w:rsid w:val="00CB1661"/>
    <w:rsid w:val="00CB38FA"/>
    <w:rsid w:val="00CC0A81"/>
    <w:rsid w:val="00CD1DE7"/>
    <w:rsid w:val="00CD54D3"/>
    <w:rsid w:val="00CD77EA"/>
    <w:rsid w:val="00CD7A72"/>
    <w:rsid w:val="00CE4BF9"/>
    <w:rsid w:val="00CF31BB"/>
    <w:rsid w:val="00CF4089"/>
    <w:rsid w:val="00D20EE3"/>
    <w:rsid w:val="00D249B0"/>
    <w:rsid w:val="00D3494F"/>
    <w:rsid w:val="00D37795"/>
    <w:rsid w:val="00D413D9"/>
    <w:rsid w:val="00D5253A"/>
    <w:rsid w:val="00D52A8B"/>
    <w:rsid w:val="00D82B97"/>
    <w:rsid w:val="00D8396C"/>
    <w:rsid w:val="00D84966"/>
    <w:rsid w:val="00D91572"/>
    <w:rsid w:val="00D96FDE"/>
    <w:rsid w:val="00D970B6"/>
    <w:rsid w:val="00DA3971"/>
    <w:rsid w:val="00DA6298"/>
    <w:rsid w:val="00DB2A0E"/>
    <w:rsid w:val="00DB7953"/>
    <w:rsid w:val="00DC2404"/>
    <w:rsid w:val="00DC476F"/>
    <w:rsid w:val="00DD2A89"/>
    <w:rsid w:val="00DE1F52"/>
    <w:rsid w:val="00DE6344"/>
    <w:rsid w:val="00E02BEB"/>
    <w:rsid w:val="00E06961"/>
    <w:rsid w:val="00E17A0F"/>
    <w:rsid w:val="00E20ABA"/>
    <w:rsid w:val="00E21CE4"/>
    <w:rsid w:val="00E320B8"/>
    <w:rsid w:val="00E431FA"/>
    <w:rsid w:val="00E44B0F"/>
    <w:rsid w:val="00E46563"/>
    <w:rsid w:val="00E543E2"/>
    <w:rsid w:val="00E6686D"/>
    <w:rsid w:val="00E7049F"/>
    <w:rsid w:val="00E73414"/>
    <w:rsid w:val="00E761B6"/>
    <w:rsid w:val="00E80769"/>
    <w:rsid w:val="00EB07D2"/>
    <w:rsid w:val="00EB11F8"/>
    <w:rsid w:val="00ED2CB1"/>
    <w:rsid w:val="00ED4748"/>
    <w:rsid w:val="00ED5A7F"/>
    <w:rsid w:val="00EE7A13"/>
    <w:rsid w:val="00EF4A39"/>
    <w:rsid w:val="00F00556"/>
    <w:rsid w:val="00F16D7F"/>
    <w:rsid w:val="00F1783C"/>
    <w:rsid w:val="00F306A4"/>
    <w:rsid w:val="00F710D2"/>
    <w:rsid w:val="00F8162A"/>
    <w:rsid w:val="00FA1898"/>
    <w:rsid w:val="00FA2F8B"/>
    <w:rsid w:val="00FA76AD"/>
    <w:rsid w:val="00FB2277"/>
    <w:rsid w:val="00FB3C86"/>
    <w:rsid w:val="00FC56FA"/>
    <w:rsid w:val="00FC7536"/>
    <w:rsid w:val="00FD005B"/>
    <w:rsid w:val="00FD3A6E"/>
    <w:rsid w:val="00FF64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v:textbox inset="5.85pt,.7pt,5.85pt,.7pt"/>
    </o:shapedefaults>
    <o:shapelayout v:ext="edit">
      <o:idmap v:ext="edit" data="1"/>
    </o:shapelayout>
  </w:shapeDefaults>
  <w:decimalSymbol w:val="."/>
  <w:listSeparator w:val=","/>
  <w14:docId w14:val="20D6460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9">
    <w:name w:val="Normal"/>
    <w:qFormat/>
    <w:pPr>
      <w:spacing w:after="240" w:line="230" w:lineRule="atLeast"/>
      <w:jc w:val="both"/>
    </w:pPr>
    <w:rPr>
      <w:rFonts w:ascii="Arial" w:hAnsi="Arial"/>
      <w:lang w:val="en-GB"/>
    </w:rPr>
  </w:style>
  <w:style w:type="paragraph" w:styleId="1">
    <w:name w:val="heading 1"/>
    <w:basedOn w:val="a9"/>
    <w:next w:val="a9"/>
    <w:link w:val="10"/>
    <w:qFormat/>
    <w:pPr>
      <w:keepNext/>
      <w:numPr>
        <w:numId w:val="1"/>
      </w:numPr>
      <w:tabs>
        <w:tab w:val="clear" w:pos="432"/>
        <w:tab w:val="left" w:pos="400"/>
        <w:tab w:val="left" w:pos="560"/>
      </w:tabs>
      <w:suppressAutoHyphens/>
      <w:spacing w:before="270" w:line="270" w:lineRule="exact"/>
      <w:ind w:left="0" w:firstLine="0"/>
      <w:jc w:val="left"/>
      <w:outlineLvl w:val="0"/>
    </w:pPr>
    <w:rPr>
      <w:b/>
      <w:sz w:val="24"/>
    </w:rPr>
  </w:style>
  <w:style w:type="paragraph" w:styleId="20">
    <w:name w:val="heading 2"/>
    <w:basedOn w:val="1"/>
    <w:next w:val="a9"/>
    <w:link w:val="23"/>
    <w:qFormat/>
    <w:pPr>
      <w:numPr>
        <w:ilvl w:val="1"/>
        <w:numId w:val="2"/>
      </w:numPr>
      <w:tabs>
        <w:tab w:val="clear" w:pos="400"/>
        <w:tab w:val="clear" w:pos="560"/>
        <w:tab w:val="left" w:pos="540"/>
        <w:tab w:val="left" w:pos="700"/>
      </w:tabs>
      <w:spacing w:before="60" w:line="250" w:lineRule="exact"/>
      <w:outlineLvl w:val="1"/>
    </w:pPr>
    <w:rPr>
      <w:sz w:val="22"/>
    </w:rPr>
  </w:style>
  <w:style w:type="paragraph" w:styleId="30">
    <w:name w:val="heading 3"/>
    <w:basedOn w:val="1"/>
    <w:next w:val="a9"/>
    <w:link w:val="33"/>
    <w:qFormat/>
    <w:pPr>
      <w:numPr>
        <w:ilvl w:val="2"/>
        <w:numId w:val="3"/>
      </w:numPr>
      <w:tabs>
        <w:tab w:val="clear" w:pos="400"/>
        <w:tab w:val="clear" w:pos="560"/>
        <w:tab w:val="clear" w:pos="720"/>
        <w:tab w:val="left" w:pos="660"/>
        <w:tab w:val="left" w:pos="880"/>
      </w:tabs>
      <w:spacing w:before="60" w:line="230" w:lineRule="exact"/>
      <w:outlineLvl w:val="2"/>
    </w:pPr>
    <w:rPr>
      <w:sz w:val="20"/>
    </w:rPr>
  </w:style>
  <w:style w:type="paragraph" w:styleId="40">
    <w:name w:val="heading 4"/>
    <w:basedOn w:val="30"/>
    <w:next w:val="a9"/>
    <w:link w:val="43"/>
    <w:qFormat/>
    <w:pPr>
      <w:numPr>
        <w:ilvl w:val="3"/>
        <w:numId w:val="4"/>
      </w:numPr>
      <w:tabs>
        <w:tab w:val="clear" w:pos="660"/>
        <w:tab w:val="clear" w:pos="880"/>
        <w:tab w:val="clear" w:pos="1080"/>
        <w:tab w:val="left" w:pos="940"/>
        <w:tab w:val="left" w:pos="1140"/>
        <w:tab w:val="left" w:pos="1360"/>
      </w:tabs>
      <w:outlineLvl w:val="3"/>
    </w:pPr>
  </w:style>
  <w:style w:type="paragraph" w:styleId="51">
    <w:name w:val="heading 5"/>
    <w:basedOn w:val="40"/>
    <w:next w:val="a9"/>
    <w:link w:val="52"/>
    <w:qFormat/>
    <w:pPr>
      <w:numPr>
        <w:ilvl w:val="4"/>
        <w:numId w:val="5"/>
      </w:numPr>
      <w:tabs>
        <w:tab w:val="clear" w:pos="940"/>
        <w:tab w:val="clear" w:pos="1140"/>
        <w:tab w:val="clear" w:pos="1360"/>
      </w:tabs>
      <w:outlineLvl w:val="4"/>
    </w:pPr>
  </w:style>
  <w:style w:type="paragraph" w:styleId="6">
    <w:name w:val="heading 6"/>
    <w:aliases w:val="do not use!"/>
    <w:basedOn w:val="51"/>
    <w:next w:val="a9"/>
    <w:link w:val="60"/>
    <w:qFormat/>
    <w:pPr>
      <w:numPr>
        <w:ilvl w:val="5"/>
        <w:numId w:val="6"/>
      </w:numPr>
      <w:outlineLvl w:val="5"/>
    </w:pPr>
  </w:style>
  <w:style w:type="paragraph" w:styleId="7">
    <w:name w:val="heading 7"/>
    <w:aliases w:val="do not use!!"/>
    <w:basedOn w:val="6"/>
    <w:next w:val="a9"/>
    <w:qFormat/>
    <w:pPr>
      <w:numPr>
        <w:ilvl w:val="6"/>
        <w:numId w:val="13"/>
      </w:numPr>
      <w:outlineLvl w:val="6"/>
    </w:pPr>
  </w:style>
  <w:style w:type="paragraph" w:styleId="8">
    <w:name w:val="heading 8"/>
    <w:aliases w:val="do not use!!!"/>
    <w:basedOn w:val="6"/>
    <w:next w:val="a9"/>
    <w:qFormat/>
    <w:pPr>
      <w:numPr>
        <w:ilvl w:val="7"/>
        <w:numId w:val="13"/>
      </w:numPr>
      <w:outlineLvl w:val="7"/>
    </w:pPr>
  </w:style>
  <w:style w:type="paragraph" w:styleId="9">
    <w:name w:val="heading 9"/>
    <w:aliases w:val="do not use!!!!"/>
    <w:basedOn w:val="6"/>
    <w:next w:val="a9"/>
    <w:link w:val="90"/>
    <w:qFormat/>
    <w:pPr>
      <w:numPr>
        <w:ilvl w:val="8"/>
        <w:numId w:val="13"/>
      </w:numPr>
      <w:outlineLvl w:val="8"/>
    </w:pPr>
  </w:style>
  <w:style w:type="character" w:default="1" w:styleId="aa">
    <w:name w:val="Default Paragraph Font"/>
    <w:semiHidden/>
  </w:style>
  <w:style w:type="table" w:default="1" w:styleId="ab">
    <w:name w:val="Normal Table"/>
    <w:semiHidden/>
    <w:tblPr>
      <w:tblInd w:w="0" w:type="dxa"/>
      <w:tblCellMar>
        <w:top w:w="0" w:type="dxa"/>
        <w:left w:w="108" w:type="dxa"/>
        <w:bottom w:w="0" w:type="dxa"/>
        <w:right w:w="108" w:type="dxa"/>
      </w:tblCellMar>
    </w:tblPr>
  </w:style>
  <w:style w:type="numbering" w:default="1" w:styleId="ac">
    <w:name w:val="No List"/>
    <w:uiPriority w:val="99"/>
    <w:semiHidden/>
  </w:style>
  <w:style w:type="paragraph" w:customStyle="1" w:styleId="a2">
    <w:name w:val="a2"/>
    <w:basedOn w:val="20"/>
    <w:next w:val="a9"/>
    <w:pPr>
      <w:numPr>
        <w:numId w:val="19"/>
      </w:numPr>
      <w:tabs>
        <w:tab w:val="clear" w:pos="360"/>
        <w:tab w:val="clear" w:pos="540"/>
        <w:tab w:val="clear" w:pos="700"/>
        <w:tab w:val="left" w:pos="500"/>
        <w:tab w:val="left" w:pos="720"/>
      </w:tabs>
      <w:spacing w:before="270" w:line="270" w:lineRule="exact"/>
    </w:pPr>
    <w:rPr>
      <w:sz w:val="24"/>
    </w:rPr>
  </w:style>
  <w:style w:type="paragraph" w:customStyle="1" w:styleId="a3">
    <w:name w:val="a3"/>
    <w:basedOn w:val="30"/>
    <w:next w:val="a9"/>
    <w:pPr>
      <w:numPr>
        <w:numId w:val="19"/>
      </w:numPr>
      <w:tabs>
        <w:tab w:val="clear" w:pos="660"/>
        <w:tab w:val="left" w:pos="640"/>
      </w:tabs>
      <w:spacing w:line="250" w:lineRule="exact"/>
    </w:pPr>
    <w:rPr>
      <w:sz w:val="22"/>
    </w:rPr>
  </w:style>
  <w:style w:type="paragraph" w:customStyle="1" w:styleId="a4">
    <w:name w:val="a4"/>
    <w:basedOn w:val="40"/>
    <w:next w:val="a9"/>
    <w:pPr>
      <w:numPr>
        <w:numId w:val="19"/>
      </w:numPr>
      <w:tabs>
        <w:tab w:val="clear" w:pos="940"/>
        <w:tab w:val="clear" w:pos="1140"/>
        <w:tab w:val="clear" w:pos="1360"/>
        <w:tab w:val="left" w:pos="880"/>
      </w:tabs>
    </w:pPr>
  </w:style>
  <w:style w:type="paragraph" w:customStyle="1" w:styleId="a5">
    <w:name w:val="a5"/>
    <w:basedOn w:val="51"/>
    <w:next w:val="a9"/>
    <w:pPr>
      <w:numPr>
        <w:numId w:val="19"/>
      </w:numPr>
      <w:tabs>
        <w:tab w:val="left" w:pos="1140"/>
        <w:tab w:val="left" w:pos="1360"/>
      </w:tabs>
    </w:pPr>
  </w:style>
  <w:style w:type="paragraph" w:customStyle="1" w:styleId="a6">
    <w:name w:val="a6"/>
    <w:basedOn w:val="6"/>
    <w:next w:val="a9"/>
    <w:pPr>
      <w:numPr>
        <w:numId w:val="19"/>
      </w:numPr>
      <w:tabs>
        <w:tab w:val="left" w:pos="1140"/>
        <w:tab w:val="left" w:pos="1360"/>
      </w:tabs>
    </w:pPr>
  </w:style>
  <w:style w:type="paragraph" w:customStyle="1" w:styleId="ANNEX">
    <w:name w:val="ANNEX"/>
    <w:basedOn w:val="a9"/>
    <w:next w:val="a9"/>
    <w:pPr>
      <w:keepNext/>
      <w:pageBreakBefore/>
      <w:numPr>
        <w:numId w:val="19"/>
      </w:numPr>
      <w:spacing w:after="760" w:line="310" w:lineRule="exact"/>
      <w:jc w:val="center"/>
      <w:outlineLvl w:val="0"/>
    </w:pPr>
    <w:rPr>
      <w:b/>
      <w:sz w:val="28"/>
    </w:rPr>
  </w:style>
  <w:style w:type="paragraph" w:customStyle="1" w:styleId="ANNEXN">
    <w:name w:val="ANNEXN"/>
    <w:basedOn w:val="ANNEX"/>
    <w:next w:val="a9"/>
    <w:pPr>
      <w:numPr>
        <w:numId w:val="21"/>
      </w:numPr>
    </w:pPr>
  </w:style>
  <w:style w:type="paragraph" w:customStyle="1" w:styleId="ANNEXZ">
    <w:name w:val="ANNEXZ"/>
    <w:basedOn w:val="ANNEX"/>
    <w:next w:val="a9"/>
    <w:pPr>
      <w:numPr>
        <w:numId w:val="20"/>
      </w:numPr>
    </w:pPr>
  </w:style>
  <w:style w:type="paragraph" w:customStyle="1" w:styleId="bibliography">
    <w:name w:val="bibliography"/>
    <w:basedOn w:val="a9"/>
    <w:pPr>
      <w:numPr>
        <w:numId w:val="7"/>
      </w:numPr>
      <w:tabs>
        <w:tab w:val="clear" w:pos="360"/>
        <w:tab w:val="left" w:pos="660"/>
      </w:tabs>
      <w:ind w:left="660" w:hanging="660"/>
    </w:pPr>
  </w:style>
  <w:style w:type="paragraph" w:styleId="ad">
    <w:name w:val="Block Text"/>
    <w:basedOn w:val="a9"/>
    <w:pPr>
      <w:spacing w:after="120"/>
      <w:ind w:left="1440" w:right="1440"/>
    </w:pPr>
  </w:style>
  <w:style w:type="paragraph" w:styleId="ae">
    <w:name w:val="Body Text"/>
    <w:basedOn w:val="a9"/>
    <w:pPr>
      <w:spacing w:before="60" w:after="60" w:line="210" w:lineRule="atLeast"/>
    </w:pPr>
    <w:rPr>
      <w:sz w:val="18"/>
    </w:rPr>
  </w:style>
  <w:style w:type="paragraph" w:styleId="24">
    <w:name w:val="Body Text 2"/>
    <w:basedOn w:val="a9"/>
    <w:link w:val="25"/>
    <w:pPr>
      <w:spacing w:before="60" w:after="60" w:line="190" w:lineRule="atLeast"/>
    </w:pPr>
    <w:rPr>
      <w:sz w:val="16"/>
    </w:rPr>
  </w:style>
  <w:style w:type="paragraph" w:styleId="34">
    <w:name w:val="Body Text 3"/>
    <w:basedOn w:val="a9"/>
    <w:link w:val="35"/>
    <w:pPr>
      <w:spacing w:before="60" w:after="60" w:line="170" w:lineRule="atLeast"/>
    </w:pPr>
    <w:rPr>
      <w:sz w:val="14"/>
    </w:rPr>
  </w:style>
  <w:style w:type="paragraph" w:styleId="af">
    <w:name w:val="Body Text First Indent"/>
    <w:basedOn w:val="ae"/>
    <w:pPr>
      <w:spacing w:before="0" w:after="120"/>
      <w:ind w:firstLine="210"/>
    </w:pPr>
  </w:style>
  <w:style w:type="paragraph" w:styleId="af0">
    <w:name w:val="Body Text Indent"/>
    <w:basedOn w:val="a9"/>
    <w:link w:val="af1"/>
    <w:pPr>
      <w:spacing w:after="120"/>
      <w:ind w:left="283"/>
    </w:pPr>
  </w:style>
  <w:style w:type="paragraph" w:styleId="26">
    <w:name w:val="Body Text First Indent 2"/>
    <w:basedOn w:val="a9"/>
    <w:pPr>
      <w:ind w:firstLine="210"/>
    </w:pPr>
  </w:style>
  <w:style w:type="paragraph" w:styleId="27">
    <w:name w:val="Body Text Indent 2"/>
    <w:basedOn w:val="a9"/>
    <w:link w:val="28"/>
    <w:pPr>
      <w:spacing w:after="120" w:line="480" w:lineRule="auto"/>
      <w:ind w:left="283"/>
    </w:pPr>
  </w:style>
  <w:style w:type="paragraph" w:styleId="36">
    <w:name w:val="Body Text Indent 3"/>
    <w:basedOn w:val="a9"/>
    <w:link w:val="37"/>
    <w:pPr>
      <w:spacing w:after="120"/>
      <w:ind w:left="283"/>
    </w:pPr>
    <w:rPr>
      <w:sz w:val="16"/>
    </w:rPr>
  </w:style>
  <w:style w:type="paragraph" w:styleId="af2">
    <w:name w:val="caption"/>
    <w:basedOn w:val="a9"/>
    <w:next w:val="a9"/>
    <w:qFormat/>
    <w:pPr>
      <w:spacing w:before="120" w:after="120"/>
    </w:pPr>
    <w:rPr>
      <w:b/>
    </w:rPr>
  </w:style>
  <w:style w:type="paragraph" w:styleId="af3">
    <w:name w:val="Closing"/>
    <w:basedOn w:val="a9"/>
    <w:pPr>
      <w:ind w:left="4252"/>
    </w:pPr>
  </w:style>
  <w:style w:type="character" w:styleId="af4">
    <w:name w:val="annotation reference"/>
    <w:uiPriority w:val="99"/>
    <w:semiHidden/>
    <w:rPr>
      <w:noProof w:val="0"/>
      <w:sz w:val="16"/>
      <w:lang w:val="fr-FR"/>
    </w:rPr>
  </w:style>
  <w:style w:type="paragraph" w:styleId="af5">
    <w:name w:val="annotation text"/>
    <w:basedOn w:val="a9"/>
    <w:link w:val="af6"/>
    <w:uiPriority w:val="99"/>
    <w:semiHidden/>
  </w:style>
  <w:style w:type="paragraph" w:styleId="af7">
    <w:name w:val="Date"/>
    <w:basedOn w:val="a9"/>
    <w:next w:val="a9"/>
  </w:style>
  <w:style w:type="paragraph" w:customStyle="1" w:styleId="Definition">
    <w:name w:val="Definition"/>
    <w:basedOn w:val="a9"/>
    <w:next w:val="a9"/>
  </w:style>
  <w:style w:type="character" w:customStyle="1" w:styleId="Defterms">
    <w:name w:val="Defterms"/>
    <w:rPr>
      <w:noProof w:val="0"/>
      <w:color w:val="auto"/>
      <w:lang w:val="fr-FR"/>
    </w:rPr>
  </w:style>
  <w:style w:type="paragraph" w:customStyle="1" w:styleId="dl">
    <w:name w:val="dl"/>
    <w:basedOn w:val="a9"/>
    <w:pPr>
      <w:ind w:left="800" w:hanging="400"/>
    </w:pPr>
  </w:style>
  <w:style w:type="paragraph" w:styleId="af8">
    <w:name w:val="Document Map"/>
    <w:basedOn w:val="a9"/>
    <w:link w:val="af9"/>
    <w:uiPriority w:val="99"/>
    <w:semiHidden/>
    <w:pPr>
      <w:shd w:val="clear" w:color="auto" w:fill="000080"/>
    </w:pPr>
    <w:rPr>
      <w:rFonts w:ascii="Tahoma" w:hAnsi="Tahoma"/>
    </w:rPr>
  </w:style>
  <w:style w:type="character" w:styleId="afa">
    <w:name w:val="Emphasis"/>
    <w:qFormat/>
    <w:rPr>
      <w:i/>
      <w:noProof w:val="0"/>
      <w:lang w:val="fr-FR"/>
    </w:rPr>
  </w:style>
  <w:style w:type="character" w:styleId="afb">
    <w:name w:val="endnote reference"/>
    <w:semiHidden/>
    <w:rPr>
      <w:noProof w:val="0"/>
      <w:vertAlign w:val="superscript"/>
      <w:lang w:val="fr-FR"/>
    </w:rPr>
  </w:style>
  <w:style w:type="paragraph" w:styleId="afc">
    <w:name w:val="endnote text"/>
    <w:basedOn w:val="a9"/>
    <w:semiHidden/>
  </w:style>
  <w:style w:type="paragraph" w:styleId="afd">
    <w:name w:val="envelope address"/>
    <w:basedOn w:val="a9"/>
    <w:pPr>
      <w:framePr w:w="7938" w:h="1985" w:hRule="exact" w:hSpace="141" w:wrap="auto" w:hAnchor="page" w:xAlign="center" w:yAlign="bottom"/>
      <w:ind w:left="2835"/>
    </w:pPr>
    <w:rPr>
      <w:sz w:val="24"/>
    </w:rPr>
  </w:style>
  <w:style w:type="paragraph" w:styleId="afe">
    <w:name w:val="envelope return"/>
    <w:basedOn w:val="a9"/>
  </w:style>
  <w:style w:type="paragraph" w:customStyle="1" w:styleId="Example">
    <w:name w:val="Example"/>
    <w:basedOn w:val="a9"/>
    <w:next w:val="a9"/>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a9"/>
    <w:pPr>
      <w:keepNext/>
      <w:tabs>
        <w:tab w:val="left" w:pos="340"/>
      </w:tabs>
      <w:spacing w:after="60" w:line="210" w:lineRule="atLeast"/>
    </w:pPr>
    <w:rPr>
      <w:sz w:val="18"/>
    </w:rPr>
  </w:style>
  <w:style w:type="paragraph" w:customStyle="1" w:styleId="Figuretitle">
    <w:name w:val="Figure title"/>
    <w:basedOn w:val="a9"/>
    <w:next w:val="a9"/>
    <w:pPr>
      <w:suppressAutoHyphens/>
      <w:spacing w:before="220" w:after="220"/>
      <w:jc w:val="center"/>
    </w:pPr>
    <w:rPr>
      <w:b/>
    </w:rPr>
  </w:style>
  <w:style w:type="character" w:styleId="aff">
    <w:name w:val="FollowedHyperlink"/>
    <w:rPr>
      <w:noProof w:val="0"/>
      <w:color w:val="800080"/>
      <w:u w:val="single"/>
      <w:lang w:val="fr-FR"/>
    </w:rPr>
  </w:style>
  <w:style w:type="paragraph" w:styleId="aff0">
    <w:name w:val="footer"/>
    <w:basedOn w:val="a9"/>
    <w:link w:val="aff1"/>
    <w:pPr>
      <w:spacing w:after="0" w:line="220" w:lineRule="exact"/>
    </w:pPr>
  </w:style>
  <w:style w:type="character" w:styleId="aff2">
    <w:name w:val="footnote reference"/>
    <w:semiHidden/>
    <w:rPr>
      <w:noProof/>
      <w:position w:val="6"/>
      <w:sz w:val="16"/>
      <w:vertAlign w:val="baseline"/>
      <w:lang w:val="fr-FR"/>
    </w:rPr>
  </w:style>
  <w:style w:type="paragraph" w:styleId="aff3">
    <w:name w:val="footnote text"/>
    <w:basedOn w:val="a9"/>
    <w:link w:val="aff4"/>
    <w:semiHidden/>
    <w:pPr>
      <w:tabs>
        <w:tab w:val="left" w:pos="340"/>
      </w:tabs>
      <w:spacing w:after="120" w:line="210" w:lineRule="atLeast"/>
    </w:pPr>
    <w:rPr>
      <w:sz w:val="18"/>
    </w:rPr>
  </w:style>
  <w:style w:type="paragraph" w:customStyle="1" w:styleId="Foreword">
    <w:name w:val="Foreword"/>
    <w:basedOn w:val="a9"/>
    <w:next w:val="a9"/>
    <w:rPr>
      <w:color w:val="0000FF"/>
    </w:rPr>
  </w:style>
  <w:style w:type="paragraph" w:customStyle="1" w:styleId="Formula">
    <w:name w:val="Formula"/>
    <w:basedOn w:val="a9"/>
    <w:next w:val="a9"/>
    <w:pPr>
      <w:tabs>
        <w:tab w:val="right" w:pos="9752"/>
      </w:tabs>
      <w:spacing w:after="220"/>
      <w:ind w:left="403"/>
      <w:jc w:val="left"/>
    </w:pPr>
  </w:style>
  <w:style w:type="paragraph" w:styleId="aff5">
    <w:name w:val="header"/>
    <w:basedOn w:val="a9"/>
    <w:link w:val="aff6"/>
    <w:pPr>
      <w:spacing w:after="740" w:line="220" w:lineRule="exact"/>
    </w:pPr>
    <w:rPr>
      <w:b/>
      <w:sz w:val="22"/>
    </w:rPr>
  </w:style>
  <w:style w:type="character" w:styleId="aff7">
    <w:name w:val="Hyperlink"/>
    <w:uiPriority w:val="99"/>
    <w:rPr>
      <w:noProof w:val="0"/>
      <w:color w:val="0000FF"/>
      <w:u w:val="single"/>
      <w:lang w:val="fr-FR"/>
    </w:rPr>
  </w:style>
  <w:style w:type="paragraph" w:styleId="11">
    <w:name w:val="index 1"/>
    <w:basedOn w:val="a9"/>
    <w:semiHidden/>
    <w:pPr>
      <w:spacing w:after="0" w:line="210" w:lineRule="atLeast"/>
      <w:ind w:left="142" w:hanging="142"/>
      <w:jc w:val="left"/>
    </w:pPr>
    <w:rPr>
      <w:b/>
      <w:sz w:val="18"/>
    </w:rPr>
  </w:style>
  <w:style w:type="paragraph" w:styleId="29">
    <w:name w:val="index 2"/>
    <w:basedOn w:val="a9"/>
    <w:next w:val="a9"/>
    <w:autoRedefine/>
    <w:semiHidden/>
    <w:pPr>
      <w:spacing w:line="210" w:lineRule="atLeast"/>
      <w:ind w:left="600" w:hanging="200"/>
    </w:pPr>
    <w:rPr>
      <w:b/>
      <w:sz w:val="18"/>
    </w:rPr>
  </w:style>
  <w:style w:type="paragraph" w:styleId="38">
    <w:name w:val="index 3"/>
    <w:basedOn w:val="a9"/>
    <w:next w:val="a9"/>
    <w:autoRedefine/>
    <w:semiHidden/>
    <w:pPr>
      <w:spacing w:line="220" w:lineRule="atLeast"/>
      <w:ind w:left="600" w:hanging="200"/>
    </w:pPr>
    <w:rPr>
      <w:b/>
    </w:rPr>
  </w:style>
  <w:style w:type="paragraph" w:styleId="44">
    <w:name w:val="index 4"/>
    <w:basedOn w:val="a9"/>
    <w:next w:val="a9"/>
    <w:autoRedefine/>
    <w:semiHidden/>
    <w:pPr>
      <w:spacing w:line="220" w:lineRule="atLeast"/>
      <w:ind w:left="800" w:hanging="200"/>
    </w:pPr>
    <w:rPr>
      <w:b/>
    </w:rPr>
  </w:style>
  <w:style w:type="paragraph" w:styleId="53">
    <w:name w:val="index 5"/>
    <w:basedOn w:val="a9"/>
    <w:next w:val="a9"/>
    <w:autoRedefine/>
    <w:semiHidden/>
    <w:pPr>
      <w:spacing w:line="220" w:lineRule="atLeast"/>
      <w:ind w:left="1000" w:hanging="200"/>
    </w:pPr>
    <w:rPr>
      <w:b/>
    </w:rPr>
  </w:style>
  <w:style w:type="paragraph" w:styleId="61">
    <w:name w:val="index 6"/>
    <w:basedOn w:val="a9"/>
    <w:next w:val="a9"/>
    <w:autoRedefine/>
    <w:semiHidden/>
    <w:pPr>
      <w:spacing w:line="220" w:lineRule="atLeast"/>
      <w:ind w:left="1200" w:hanging="200"/>
    </w:pPr>
    <w:rPr>
      <w:b/>
    </w:rPr>
  </w:style>
  <w:style w:type="paragraph" w:styleId="70">
    <w:name w:val="index 7"/>
    <w:basedOn w:val="a9"/>
    <w:next w:val="a9"/>
    <w:autoRedefine/>
    <w:semiHidden/>
    <w:pPr>
      <w:spacing w:line="220" w:lineRule="atLeast"/>
      <w:ind w:left="1400" w:hanging="200"/>
    </w:pPr>
    <w:rPr>
      <w:b/>
    </w:rPr>
  </w:style>
  <w:style w:type="paragraph" w:styleId="80">
    <w:name w:val="index 8"/>
    <w:basedOn w:val="a9"/>
    <w:next w:val="a9"/>
    <w:autoRedefine/>
    <w:semiHidden/>
    <w:pPr>
      <w:spacing w:line="220" w:lineRule="atLeast"/>
      <w:ind w:left="1600" w:hanging="200"/>
    </w:pPr>
    <w:rPr>
      <w:b/>
    </w:rPr>
  </w:style>
  <w:style w:type="paragraph" w:styleId="91">
    <w:name w:val="index 9"/>
    <w:basedOn w:val="a9"/>
    <w:next w:val="a9"/>
    <w:autoRedefine/>
    <w:semiHidden/>
    <w:pPr>
      <w:spacing w:line="220" w:lineRule="atLeast"/>
      <w:ind w:left="1800" w:hanging="200"/>
    </w:pPr>
    <w:rPr>
      <w:b/>
    </w:rPr>
  </w:style>
  <w:style w:type="paragraph" w:styleId="aff8">
    <w:name w:val="index heading"/>
    <w:basedOn w:val="a9"/>
    <w:next w:val="11"/>
    <w:semiHidden/>
    <w:pPr>
      <w:keepNext/>
      <w:spacing w:before="400" w:after="210"/>
      <w:jc w:val="center"/>
    </w:pPr>
  </w:style>
  <w:style w:type="paragraph" w:customStyle="1" w:styleId="Introduction">
    <w:name w:val="Introduction"/>
    <w:basedOn w:val="a9"/>
    <w:next w:val="a9"/>
    <w:pPr>
      <w:keepNext/>
      <w:pageBreakBefore/>
      <w:tabs>
        <w:tab w:val="left" w:pos="400"/>
      </w:tabs>
      <w:suppressAutoHyphens/>
      <w:spacing w:before="960" w:after="310" w:line="310" w:lineRule="exact"/>
      <w:jc w:val="left"/>
    </w:pPr>
    <w:rPr>
      <w:b/>
      <w:sz w:val="28"/>
    </w:rPr>
  </w:style>
  <w:style w:type="character" w:styleId="aff9">
    <w:name w:val="line number"/>
    <w:rPr>
      <w:noProof w:val="0"/>
      <w:lang w:val="fr-FR"/>
    </w:rPr>
  </w:style>
  <w:style w:type="paragraph" w:styleId="affa">
    <w:name w:val="List"/>
    <w:basedOn w:val="a9"/>
    <w:pPr>
      <w:ind w:left="283" w:hanging="283"/>
    </w:pPr>
  </w:style>
  <w:style w:type="paragraph" w:styleId="2a">
    <w:name w:val="List 2"/>
    <w:basedOn w:val="a9"/>
    <w:pPr>
      <w:ind w:left="566" w:hanging="283"/>
    </w:pPr>
  </w:style>
  <w:style w:type="paragraph" w:styleId="39">
    <w:name w:val="List 3"/>
    <w:basedOn w:val="a9"/>
    <w:pPr>
      <w:ind w:left="849" w:hanging="283"/>
    </w:pPr>
  </w:style>
  <w:style w:type="paragraph" w:styleId="45">
    <w:name w:val="List 4"/>
    <w:basedOn w:val="a9"/>
    <w:pPr>
      <w:ind w:left="1132" w:hanging="283"/>
    </w:pPr>
  </w:style>
  <w:style w:type="paragraph" w:styleId="54">
    <w:name w:val="List 5"/>
    <w:basedOn w:val="a9"/>
    <w:pPr>
      <w:ind w:left="1415" w:hanging="283"/>
    </w:pPr>
  </w:style>
  <w:style w:type="paragraph" w:styleId="a">
    <w:name w:val="List Bullet"/>
    <w:basedOn w:val="a9"/>
    <w:autoRedefine/>
    <w:uiPriority w:val="99"/>
    <w:pPr>
      <w:numPr>
        <w:numId w:val="8"/>
      </w:numPr>
    </w:pPr>
  </w:style>
  <w:style w:type="paragraph" w:styleId="2">
    <w:name w:val="List Bullet 2"/>
    <w:basedOn w:val="a9"/>
    <w:autoRedefine/>
    <w:pPr>
      <w:numPr>
        <w:numId w:val="9"/>
      </w:numPr>
    </w:pPr>
  </w:style>
  <w:style w:type="paragraph" w:styleId="3">
    <w:name w:val="List Bullet 3"/>
    <w:basedOn w:val="a9"/>
    <w:autoRedefine/>
    <w:pPr>
      <w:numPr>
        <w:numId w:val="10"/>
      </w:numPr>
    </w:pPr>
  </w:style>
  <w:style w:type="paragraph" w:styleId="4">
    <w:name w:val="List Bullet 4"/>
    <w:basedOn w:val="a9"/>
    <w:autoRedefine/>
    <w:pPr>
      <w:numPr>
        <w:numId w:val="11"/>
      </w:numPr>
    </w:pPr>
  </w:style>
  <w:style w:type="paragraph" w:styleId="50">
    <w:name w:val="List Bullet 5"/>
    <w:basedOn w:val="a9"/>
    <w:autoRedefine/>
    <w:pPr>
      <w:numPr>
        <w:numId w:val="12"/>
      </w:numPr>
    </w:pPr>
  </w:style>
  <w:style w:type="paragraph" w:styleId="a0">
    <w:name w:val="List Continue"/>
    <w:basedOn w:val="a9"/>
    <w:pPr>
      <w:numPr>
        <w:numId w:val="13"/>
      </w:numPr>
    </w:pPr>
  </w:style>
  <w:style w:type="paragraph" w:styleId="21">
    <w:name w:val="List Continue 2"/>
    <w:basedOn w:val="a0"/>
    <w:pPr>
      <w:numPr>
        <w:ilvl w:val="1"/>
      </w:numPr>
    </w:pPr>
  </w:style>
  <w:style w:type="paragraph" w:styleId="31">
    <w:name w:val="List Continue 3"/>
    <w:basedOn w:val="a0"/>
    <w:pPr>
      <w:numPr>
        <w:ilvl w:val="2"/>
      </w:numPr>
      <w:tabs>
        <w:tab w:val="left" w:pos="1200"/>
      </w:tabs>
    </w:pPr>
  </w:style>
  <w:style w:type="paragraph" w:styleId="41">
    <w:name w:val="List Continue 4"/>
    <w:basedOn w:val="a0"/>
    <w:pPr>
      <w:numPr>
        <w:ilvl w:val="3"/>
      </w:numPr>
      <w:tabs>
        <w:tab w:val="left" w:pos="1600"/>
      </w:tabs>
    </w:pPr>
  </w:style>
  <w:style w:type="paragraph" w:styleId="55">
    <w:name w:val="List Continue 5"/>
    <w:basedOn w:val="a9"/>
    <w:pPr>
      <w:spacing w:after="120"/>
      <w:ind w:left="1415"/>
    </w:pPr>
  </w:style>
  <w:style w:type="paragraph" w:styleId="a7">
    <w:name w:val="List Number"/>
    <w:basedOn w:val="a9"/>
    <w:pPr>
      <w:numPr>
        <w:numId w:val="14"/>
      </w:numPr>
      <w:tabs>
        <w:tab w:val="clear" w:pos="360"/>
        <w:tab w:val="left" w:pos="400"/>
      </w:tabs>
    </w:pPr>
  </w:style>
  <w:style w:type="paragraph" w:styleId="22">
    <w:name w:val="List Number 2"/>
    <w:basedOn w:val="a9"/>
    <w:pPr>
      <w:numPr>
        <w:ilvl w:val="1"/>
        <w:numId w:val="15"/>
      </w:numPr>
      <w:tabs>
        <w:tab w:val="clear" w:pos="1080"/>
        <w:tab w:val="left" w:pos="800"/>
      </w:tabs>
    </w:pPr>
  </w:style>
  <w:style w:type="paragraph" w:styleId="32">
    <w:name w:val="List Number 3"/>
    <w:basedOn w:val="a9"/>
    <w:pPr>
      <w:numPr>
        <w:ilvl w:val="2"/>
        <w:numId w:val="16"/>
      </w:numPr>
      <w:tabs>
        <w:tab w:val="clear" w:pos="1800"/>
        <w:tab w:val="left" w:pos="1200"/>
      </w:tabs>
    </w:pPr>
  </w:style>
  <w:style w:type="paragraph" w:styleId="42">
    <w:name w:val="List Number 4"/>
    <w:basedOn w:val="a9"/>
    <w:pPr>
      <w:numPr>
        <w:ilvl w:val="3"/>
        <w:numId w:val="17"/>
      </w:numPr>
      <w:tabs>
        <w:tab w:val="clear" w:pos="2520"/>
        <w:tab w:val="left" w:pos="1600"/>
      </w:tabs>
    </w:pPr>
  </w:style>
  <w:style w:type="paragraph" w:styleId="5">
    <w:name w:val="List Number 5"/>
    <w:basedOn w:val="a9"/>
    <w:pPr>
      <w:numPr>
        <w:numId w:val="18"/>
      </w:numPr>
    </w:pPr>
  </w:style>
  <w:style w:type="paragraph" w:styleId="affb">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rPr>
  </w:style>
  <w:style w:type="paragraph" w:styleId="affc">
    <w:name w:val="Message Header"/>
    <w:basedOn w:val="a9"/>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a9"/>
    <w:next w:val="a9"/>
    <w:pPr>
      <w:spacing w:line="220" w:lineRule="atLeast"/>
    </w:pPr>
    <w:rPr>
      <w:color w:val="0000FF"/>
    </w:rPr>
  </w:style>
  <w:style w:type="paragraph" w:customStyle="1" w:styleId="na2">
    <w:name w:val="na2"/>
    <w:basedOn w:val="a2"/>
    <w:next w:val="a9"/>
    <w:pPr>
      <w:numPr>
        <w:numId w:val="21"/>
      </w:numPr>
    </w:pPr>
  </w:style>
  <w:style w:type="paragraph" w:customStyle="1" w:styleId="na3">
    <w:name w:val="na3"/>
    <w:basedOn w:val="a3"/>
    <w:next w:val="a9"/>
    <w:pPr>
      <w:numPr>
        <w:numId w:val="21"/>
      </w:numPr>
    </w:pPr>
  </w:style>
  <w:style w:type="paragraph" w:customStyle="1" w:styleId="na4">
    <w:name w:val="na4"/>
    <w:basedOn w:val="a4"/>
    <w:next w:val="a9"/>
    <w:pPr>
      <w:numPr>
        <w:numId w:val="21"/>
      </w:numPr>
      <w:tabs>
        <w:tab w:val="left" w:pos="1060"/>
      </w:tabs>
    </w:pPr>
  </w:style>
  <w:style w:type="paragraph" w:customStyle="1" w:styleId="na5">
    <w:name w:val="na5"/>
    <w:basedOn w:val="a5"/>
    <w:next w:val="a9"/>
    <w:pPr>
      <w:numPr>
        <w:numId w:val="21"/>
      </w:numPr>
    </w:pPr>
  </w:style>
  <w:style w:type="paragraph" w:customStyle="1" w:styleId="na6">
    <w:name w:val="na6"/>
    <w:basedOn w:val="a6"/>
    <w:next w:val="a9"/>
    <w:pPr>
      <w:numPr>
        <w:numId w:val="21"/>
      </w:numPr>
    </w:pPr>
  </w:style>
  <w:style w:type="paragraph" w:styleId="affd">
    <w:name w:val="Normal Indent"/>
    <w:basedOn w:val="a9"/>
    <w:pPr>
      <w:ind w:left="708"/>
    </w:pPr>
  </w:style>
  <w:style w:type="paragraph" w:customStyle="1" w:styleId="Note">
    <w:name w:val="Note"/>
    <w:basedOn w:val="a9"/>
    <w:next w:val="a9"/>
    <w:pPr>
      <w:tabs>
        <w:tab w:val="left" w:pos="960"/>
      </w:tabs>
      <w:spacing w:line="210" w:lineRule="atLeast"/>
    </w:pPr>
    <w:rPr>
      <w:sz w:val="18"/>
    </w:rPr>
  </w:style>
  <w:style w:type="paragraph" w:styleId="affe">
    <w:name w:val="Note Heading"/>
    <w:basedOn w:val="a9"/>
    <w:next w:val="a9"/>
  </w:style>
  <w:style w:type="paragraph" w:customStyle="1" w:styleId="p2">
    <w:name w:val="p2"/>
    <w:basedOn w:val="a9"/>
    <w:next w:val="a9"/>
    <w:pPr>
      <w:tabs>
        <w:tab w:val="left" w:pos="560"/>
      </w:tabs>
    </w:pPr>
  </w:style>
  <w:style w:type="paragraph" w:customStyle="1" w:styleId="p3">
    <w:name w:val="p3"/>
    <w:basedOn w:val="a9"/>
    <w:next w:val="a9"/>
    <w:pPr>
      <w:tabs>
        <w:tab w:val="left" w:pos="720"/>
      </w:tabs>
    </w:pPr>
  </w:style>
  <w:style w:type="paragraph" w:customStyle="1" w:styleId="p4">
    <w:name w:val="p4"/>
    <w:basedOn w:val="a9"/>
    <w:next w:val="a9"/>
    <w:pPr>
      <w:tabs>
        <w:tab w:val="left" w:pos="1100"/>
      </w:tabs>
    </w:pPr>
  </w:style>
  <w:style w:type="paragraph" w:customStyle="1" w:styleId="p5">
    <w:name w:val="p5"/>
    <w:basedOn w:val="a9"/>
    <w:next w:val="a9"/>
    <w:pPr>
      <w:tabs>
        <w:tab w:val="left" w:pos="1100"/>
      </w:tabs>
    </w:pPr>
  </w:style>
  <w:style w:type="paragraph" w:customStyle="1" w:styleId="p6">
    <w:name w:val="p6"/>
    <w:basedOn w:val="a9"/>
    <w:next w:val="a9"/>
    <w:pPr>
      <w:tabs>
        <w:tab w:val="left" w:pos="1440"/>
      </w:tabs>
    </w:pPr>
  </w:style>
  <w:style w:type="character" w:styleId="afff">
    <w:name w:val="page number"/>
    <w:rPr>
      <w:noProof w:val="0"/>
      <w:lang w:val="fr-FR"/>
    </w:rPr>
  </w:style>
  <w:style w:type="paragraph" w:styleId="afff0">
    <w:name w:val="Plain Text"/>
    <w:basedOn w:val="a9"/>
    <w:link w:val="afff1"/>
    <w:uiPriority w:val="99"/>
    <w:rPr>
      <w:rFonts w:ascii="Courier New" w:hAnsi="Courier New"/>
    </w:rPr>
  </w:style>
  <w:style w:type="paragraph" w:customStyle="1" w:styleId="RefNorm">
    <w:name w:val="RefNorm"/>
    <w:basedOn w:val="a9"/>
    <w:next w:val="a9"/>
  </w:style>
  <w:style w:type="paragraph" w:styleId="afff2">
    <w:name w:val="Salutation"/>
    <w:basedOn w:val="a9"/>
    <w:next w:val="a9"/>
  </w:style>
  <w:style w:type="paragraph" w:styleId="afff3">
    <w:name w:val="Signature"/>
    <w:basedOn w:val="a9"/>
    <w:pPr>
      <w:ind w:left="4252"/>
    </w:pPr>
  </w:style>
  <w:style w:type="paragraph" w:customStyle="1" w:styleId="Special">
    <w:name w:val="Special"/>
    <w:basedOn w:val="a9"/>
    <w:next w:val="a9"/>
  </w:style>
  <w:style w:type="character" w:styleId="afff4">
    <w:name w:val="Strong"/>
    <w:uiPriority w:val="22"/>
    <w:qFormat/>
    <w:rPr>
      <w:b/>
      <w:noProof w:val="0"/>
      <w:lang w:val="fr-FR"/>
    </w:rPr>
  </w:style>
  <w:style w:type="paragraph" w:styleId="afff5">
    <w:name w:val="Subtitle"/>
    <w:basedOn w:val="a9"/>
    <w:qFormat/>
    <w:pPr>
      <w:spacing w:after="60"/>
      <w:jc w:val="center"/>
      <w:outlineLvl w:val="1"/>
    </w:pPr>
    <w:rPr>
      <w:sz w:val="24"/>
    </w:rPr>
  </w:style>
  <w:style w:type="paragraph" w:customStyle="1" w:styleId="Tablefootnote">
    <w:name w:val="Table footnote"/>
    <w:basedOn w:val="a9"/>
    <w:pPr>
      <w:tabs>
        <w:tab w:val="left" w:pos="340"/>
      </w:tabs>
      <w:spacing w:before="60" w:after="60" w:line="190" w:lineRule="atLeast"/>
    </w:pPr>
    <w:rPr>
      <w:sz w:val="16"/>
    </w:rPr>
  </w:style>
  <w:style w:type="paragraph" w:styleId="afff6">
    <w:name w:val="table of authorities"/>
    <w:basedOn w:val="a9"/>
    <w:next w:val="a9"/>
    <w:semiHidden/>
    <w:pPr>
      <w:ind w:left="200" w:hanging="200"/>
    </w:pPr>
  </w:style>
  <w:style w:type="paragraph" w:styleId="afff7">
    <w:name w:val="table of figures"/>
    <w:basedOn w:val="a9"/>
    <w:next w:val="a9"/>
    <w:semiHidden/>
    <w:pPr>
      <w:ind w:left="400" w:hanging="400"/>
    </w:pPr>
  </w:style>
  <w:style w:type="paragraph" w:customStyle="1" w:styleId="Tabletitle">
    <w:name w:val="Table title"/>
    <w:basedOn w:val="a9"/>
    <w:next w:val="a9"/>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a9"/>
    <w:next w:val="Definition"/>
    <w:link w:val="TermsChar"/>
    <w:pPr>
      <w:keepNext/>
      <w:suppressAutoHyphens/>
      <w:spacing w:after="0"/>
      <w:jc w:val="left"/>
    </w:pPr>
    <w:rPr>
      <w:b/>
    </w:rPr>
  </w:style>
  <w:style w:type="paragraph" w:customStyle="1" w:styleId="TermNum">
    <w:name w:val="TermNum"/>
    <w:basedOn w:val="a9"/>
    <w:next w:val="Terms"/>
    <w:pPr>
      <w:keepNext/>
      <w:spacing w:after="0"/>
    </w:pPr>
    <w:rPr>
      <w:b/>
    </w:rPr>
  </w:style>
  <w:style w:type="paragraph" w:styleId="afff8">
    <w:name w:val="Title"/>
    <w:basedOn w:val="a9"/>
    <w:qFormat/>
    <w:pPr>
      <w:spacing w:before="240" w:after="60"/>
      <w:jc w:val="center"/>
      <w:outlineLvl w:val="0"/>
    </w:pPr>
    <w:rPr>
      <w:b/>
      <w:kern w:val="28"/>
      <w:sz w:val="32"/>
    </w:rPr>
  </w:style>
  <w:style w:type="paragraph" w:styleId="afff9">
    <w:name w:val="toa heading"/>
    <w:basedOn w:val="a9"/>
    <w:next w:val="a9"/>
    <w:semiHidden/>
    <w:pPr>
      <w:spacing w:before="120"/>
    </w:pPr>
    <w:rPr>
      <w:b/>
      <w:sz w:val="24"/>
    </w:rPr>
  </w:style>
  <w:style w:type="paragraph" w:styleId="12">
    <w:name w:val="toc 1"/>
    <w:basedOn w:val="a9"/>
    <w:next w:val="a9"/>
    <w:uiPriority w:val="39"/>
    <w:pPr>
      <w:tabs>
        <w:tab w:val="left" w:pos="720"/>
        <w:tab w:val="right" w:leader="dot" w:pos="9752"/>
      </w:tabs>
      <w:suppressAutoHyphens/>
      <w:spacing w:before="120" w:after="0"/>
      <w:ind w:left="720" w:right="500" w:hanging="720"/>
      <w:jc w:val="left"/>
    </w:pPr>
    <w:rPr>
      <w:b/>
    </w:rPr>
  </w:style>
  <w:style w:type="paragraph" w:styleId="2b">
    <w:name w:val="toc 2"/>
    <w:basedOn w:val="12"/>
    <w:next w:val="a9"/>
    <w:uiPriority w:val="39"/>
    <w:pPr>
      <w:spacing w:before="0"/>
    </w:pPr>
  </w:style>
  <w:style w:type="paragraph" w:styleId="3a">
    <w:name w:val="toc 3"/>
    <w:basedOn w:val="2b"/>
    <w:next w:val="a9"/>
    <w:uiPriority w:val="39"/>
  </w:style>
  <w:style w:type="paragraph" w:styleId="46">
    <w:name w:val="toc 4"/>
    <w:basedOn w:val="2b"/>
    <w:next w:val="a9"/>
    <w:uiPriority w:val="39"/>
    <w:pPr>
      <w:tabs>
        <w:tab w:val="clear" w:pos="720"/>
        <w:tab w:val="left" w:pos="1140"/>
      </w:tabs>
      <w:ind w:left="1140" w:hanging="1140"/>
    </w:pPr>
  </w:style>
  <w:style w:type="paragraph" w:styleId="56">
    <w:name w:val="toc 5"/>
    <w:basedOn w:val="46"/>
    <w:next w:val="a9"/>
    <w:uiPriority w:val="39"/>
  </w:style>
  <w:style w:type="paragraph" w:styleId="62">
    <w:name w:val="toc 6"/>
    <w:basedOn w:val="46"/>
    <w:next w:val="a9"/>
    <w:uiPriority w:val="39"/>
    <w:pPr>
      <w:tabs>
        <w:tab w:val="clear" w:pos="1140"/>
        <w:tab w:val="left" w:pos="1440"/>
      </w:tabs>
      <w:ind w:left="1440" w:hanging="1440"/>
    </w:pPr>
  </w:style>
  <w:style w:type="paragraph" w:styleId="71">
    <w:name w:val="toc 7"/>
    <w:basedOn w:val="46"/>
    <w:next w:val="a9"/>
    <w:uiPriority w:val="39"/>
    <w:pPr>
      <w:tabs>
        <w:tab w:val="clear" w:pos="1140"/>
        <w:tab w:val="left" w:pos="1440"/>
      </w:tabs>
      <w:ind w:left="1440" w:hanging="1440"/>
    </w:pPr>
  </w:style>
  <w:style w:type="paragraph" w:styleId="81">
    <w:name w:val="toc 8"/>
    <w:basedOn w:val="46"/>
    <w:next w:val="a9"/>
    <w:uiPriority w:val="39"/>
    <w:pPr>
      <w:tabs>
        <w:tab w:val="clear" w:pos="1140"/>
        <w:tab w:val="left" w:pos="1440"/>
      </w:tabs>
      <w:ind w:left="1440" w:hanging="1440"/>
    </w:pPr>
  </w:style>
  <w:style w:type="paragraph" w:styleId="92">
    <w:name w:val="toc 9"/>
    <w:basedOn w:val="12"/>
    <w:next w:val="a9"/>
    <w:uiPriority w:val="39"/>
    <w:pPr>
      <w:tabs>
        <w:tab w:val="clear" w:pos="720"/>
      </w:tabs>
      <w:ind w:left="0" w:firstLine="0"/>
    </w:pPr>
  </w:style>
  <w:style w:type="paragraph" w:customStyle="1" w:styleId="zzBiblio">
    <w:name w:val="zzBiblio"/>
    <w:basedOn w:val="a9"/>
    <w:next w:val="bibliography"/>
    <w:pPr>
      <w:pageBreakBefore/>
      <w:spacing w:after="760" w:line="310" w:lineRule="exact"/>
      <w:jc w:val="center"/>
    </w:pPr>
    <w:rPr>
      <w:b/>
      <w:sz w:val="28"/>
    </w:rPr>
  </w:style>
  <w:style w:type="paragraph" w:customStyle="1" w:styleId="zzContents">
    <w:name w:val="zzContents"/>
    <w:basedOn w:val="Introduction"/>
    <w:next w:val="12"/>
    <w:pPr>
      <w:tabs>
        <w:tab w:val="clear" w:pos="400"/>
      </w:tabs>
    </w:pPr>
  </w:style>
  <w:style w:type="paragraph" w:customStyle="1" w:styleId="zzCopyright">
    <w:name w:val="zzCopyright"/>
    <w:basedOn w:val="a9"/>
    <w:next w:val="a9"/>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a9"/>
    <w:pPr>
      <w:spacing w:after="220"/>
      <w:jc w:val="right"/>
    </w:pPr>
    <w:rPr>
      <w:b/>
      <w:color w:val="000000"/>
      <w:sz w:val="24"/>
    </w:rPr>
  </w:style>
  <w:style w:type="paragraph" w:customStyle="1" w:styleId="zzForeword">
    <w:name w:val="zzForeword"/>
    <w:basedOn w:val="Introduction"/>
    <w:next w:val="a9"/>
    <w:pPr>
      <w:tabs>
        <w:tab w:val="clear" w:pos="400"/>
      </w:tabs>
    </w:pPr>
    <w:rPr>
      <w:color w:val="0000FF"/>
    </w:rPr>
  </w:style>
  <w:style w:type="paragraph" w:customStyle="1" w:styleId="zzHelp">
    <w:name w:val="zzHelp"/>
    <w:basedOn w:val="a9"/>
    <w:rPr>
      <w:color w:val="008000"/>
    </w:rPr>
  </w:style>
  <w:style w:type="paragraph" w:customStyle="1" w:styleId="zzIndex">
    <w:name w:val="zzIndex"/>
    <w:basedOn w:val="zzBiblio"/>
    <w:next w:val="aff8"/>
  </w:style>
  <w:style w:type="paragraph" w:customStyle="1" w:styleId="zzLc5">
    <w:name w:val="zzLc5"/>
    <w:basedOn w:val="a9"/>
    <w:next w:val="a9"/>
    <w:pPr>
      <w:numPr>
        <w:ilvl w:val="4"/>
        <w:numId w:val="13"/>
      </w:numPr>
      <w:jc w:val="left"/>
    </w:pPr>
  </w:style>
  <w:style w:type="paragraph" w:customStyle="1" w:styleId="zzLc6">
    <w:name w:val="zzLc6"/>
    <w:basedOn w:val="a9"/>
    <w:next w:val="a9"/>
    <w:pPr>
      <w:numPr>
        <w:ilvl w:val="5"/>
        <w:numId w:val="13"/>
      </w:numPr>
      <w:jc w:val="left"/>
    </w:pPr>
  </w:style>
  <w:style w:type="paragraph" w:customStyle="1" w:styleId="zzLn5">
    <w:name w:val="zzLn5"/>
    <w:basedOn w:val="a9"/>
    <w:next w:val="a9"/>
    <w:pPr>
      <w:jc w:val="left"/>
    </w:pPr>
  </w:style>
  <w:style w:type="paragraph" w:customStyle="1" w:styleId="zzLn6">
    <w:name w:val="zzLn6"/>
    <w:basedOn w:val="a9"/>
    <w:next w:val="a9"/>
    <w:pPr>
      <w:jc w:val="left"/>
    </w:pPr>
  </w:style>
  <w:style w:type="paragraph" w:customStyle="1" w:styleId="zzSTDTitle">
    <w:name w:val="zzSTDTitle"/>
    <w:basedOn w:val="a9"/>
    <w:next w:val="a9"/>
    <w:pPr>
      <w:suppressAutoHyphens/>
      <w:spacing w:before="400" w:after="760" w:line="350" w:lineRule="exact"/>
      <w:jc w:val="left"/>
    </w:pPr>
    <w:rPr>
      <w:b/>
      <w:color w:val="0000FF"/>
      <w:sz w:val="32"/>
    </w:rPr>
  </w:style>
  <w:style w:type="paragraph" w:customStyle="1" w:styleId="pdf">
    <w:name w:val="pdf"/>
    <w:basedOn w:val="a9"/>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a9"/>
    <w:pPr>
      <w:spacing w:before="60" w:after="60"/>
    </w:pPr>
  </w:style>
  <w:style w:type="paragraph" w:customStyle="1" w:styleId="Tabletext9">
    <w:name w:val="Table text (9)"/>
    <w:basedOn w:val="a9"/>
    <w:pPr>
      <w:spacing w:before="60" w:after="60" w:line="210" w:lineRule="atLeast"/>
    </w:pPr>
    <w:rPr>
      <w:sz w:val="18"/>
    </w:rPr>
  </w:style>
  <w:style w:type="paragraph" w:customStyle="1" w:styleId="Tabletext8">
    <w:name w:val="Table text (8)"/>
    <w:basedOn w:val="a9"/>
    <w:pPr>
      <w:spacing w:before="60" w:after="60" w:line="190" w:lineRule="atLeast"/>
    </w:pPr>
    <w:rPr>
      <w:sz w:val="16"/>
    </w:rPr>
  </w:style>
  <w:style w:type="paragraph" w:customStyle="1" w:styleId="Tabletext7">
    <w:name w:val="Table text (7)"/>
    <w:basedOn w:val="a9"/>
    <w:pPr>
      <w:spacing w:before="60" w:after="60" w:line="170" w:lineRule="atLeast"/>
    </w:pPr>
    <w:rPr>
      <w:sz w:val="14"/>
    </w:rPr>
  </w:style>
  <w:style w:type="paragraph" w:customStyle="1" w:styleId="pbcopy">
    <w:name w:val="pbcopy"/>
    <w:basedOn w:val="aff0"/>
    <w:rsid w:val="0026283E"/>
    <w:pPr>
      <w:spacing w:after="60" w:line="190" w:lineRule="exact"/>
    </w:pPr>
    <w:rPr>
      <w:rFonts w:eastAsia="Times New Roman"/>
      <w:sz w:val="16"/>
      <w:lang w:eastAsia="en-US"/>
    </w:rPr>
  </w:style>
  <w:style w:type="paragraph" w:customStyle="1" w:styleId="st">
    <w:name w:val="st"/>
    <w:basedOn w:val="a9"/>
    <w:rsid w:val="0026283E"/>
    <w:pPr>
      <w:keepNext/>
      <w:spacing w:after="0" w:line="500" w:lineRule="exact"/>
    </w:pPr>
    <w:rPr>
      <w:rFonts w:eastAsia="Times New Roman"/>
      <w:spacing w:val="5"/>
      <w:sz w:val="44"/>
      <w:lang w:eastAsia="en-US"/>
    </w:rPr>
  </w:style>
  <w:style w:type="paragraph" w:customStyle="1" w:styleId="M2">
    <w:name w:val="M2"/>
    <w:basedOn w:val="a9"/>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23">
    <w:name w:val="見出し 2 (文字)"/>
    <w:link w:val="20"/>
    <w:rsid w:val="0026283E"/>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fffa">
    <w:name w:val="標準 + 左揃え"/>
    <w:aliases w:val="左 :  6.3 mm"/>
    <w:basedOn w:val="a9"/>
    <w:rsid w:val="00542EC9"/>
    <w:pPr>
      <w:spacing w:after="120" w:line="240" w:lineRule="auto"/>
      <w:ind w:left="360"/>
      <w:jc w:val="left"/>
    </w:pPr>
    <w:rPr>
      <w:lang w:eastAsia="en-US"/>
    </w:rPr>
  </w:style>
  <w:style w:type="paragraph" w:styleId="afffb">
    <w:name w:val="Balloon Text"/>
    <w:basedOn w:val="a9"/>
    <w:link w:val="afffc"/>
    <w:uiPriority w:val="99"/>
    <w:rsid w:val="007F28F5"/>
    <w:pPr>
      <w:spacing w:after="0" w:line="240" w:lineRule="auto"/>
    </w:pPr>
    <w:rPr>
      <w:rFonts w:ascii="Tahoma" w:hAnsi="Tahoma"/>
      <w:sz w:val="16"/>
      <w:szCs w:val="16"/>
    </w:rPr>
  </w:style>
  <w:style w:type="character" w:customStyle="1" w:styleId="afffc">
    <w:name w:val="吹き出し (文字)"/>
    <w:link w:val="afffb"/>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eastAsia="en-US"/>
    </w:rPr>
  </w:style>
  <w:style w:type="paragraph" w:customStyle="1" w:styleId="DateTitle">
    <w:name w:val="Date Title"/>
    <w:basedOn w:val="a9"/>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a9"/>
    <w:rsid w:val="0004677F"/>
    <w:pPr>
      <w:spacing w:after="120" w:line="240" w:lineRule="auto"/>
    </w:pPr>
    <w:rPr>
      <w:rFonts w:eastAsia="Times New Roman"/>
      <w:b/>
      <w:i/>
      <w:sz w:val="24"/>
      <w:lang w:eastAsia="en-US"/>
    </w:rPr>
  </w:style>
  <w:style w:type="paragraph" w:customStyle="1" w:styleId="StandardTitle">
    <w:name w:val="Standard Title"/>
    <w:basedOn w:val="a9"/>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eastAsia="en-US"/>
    </w:rPr>
  </w:style>
  <w:style w:type="character" w:customStyle="1" w:styleId="aff4">
    <w:name w:val="脚注文字列 (文字)"/>
    <w:link w:val="aff3"/>
    <w:semiHidden/>
    <w:rsid w:val="00990F07"/>
    <w:rPr>
      <w:rFonts w:ascii="Arial" w:hAnsi="Arial"/>
      <w:sz w:val="18"/>
      <w:lang w:val="en-GB" w:eastAsia="ja-JP"/>
    </w:rPr>
  </w:style>
  <w:style w:type="paragraph" w:styleId="63">
    <w:name w:val="Medium List 1 Accent 4"/>
    <w:hidden/>
    <w:uiPriority w:val="99"/>
    <w:semiHidden/>
    <w:rsid w:val="00990F07"/>
    <w:rPr>
      <w:rFonts w:ascii="Arial" w:hAnsi="Arial"/>
      <w:lang w:val="en-GB"/>
    </w:rPr>
  </w:style>
  <w:style w:type="paragraph" w:customStyle="1" w:styleId="M1">
    <w:name w:val="M1"/>
    <w:basedOn w:val="a9"/>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a9"/>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a9"/>
    <w:rsid w:val="00990F07"/>
    <w:pPr>
      <w:ind w:left="576"/>
    </w:pPr>
  </w:style>
  <w:style w:type="paragraph" w:customStyle="1" w:styleId="SyntaxRule">
    <w:name w:val="SyntaxRule"/>
    <w:basedOn w:val="a9"/>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a9"/>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a9"/>
    <w:next w:val="a9"/>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a9"/>
    <w:rsid w:val="00990F07"/>
    <w:pPr>
      <w:spacing w:after="120" w:line="240" w:lineRule="auto"/>
    </w:pPr>
    <w:rPr>
      <w:rFonts w:ascii="Courier New" w:eastAsia="Times New Roman" w:hAnsi="Courier New"/>
      <w:b/>
      <w:lang w:eastAsia="en-US"/>
    </w:rPr>
  </w:style>
  <w:style w:type="paragraph" w:customStyle="1" w:styleId="CodeSample3">
    <w:name w:val="Code Sample 3"/>
    <w:basedOn w:val="a9"/>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a9"/>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a9"/>
    <w:rsid w:val="00990F07"/>
    <w:pPr>
      <w:tabs>
        <w:tab w:val="num" w:pos="360"/>
      </w:tabs>
      <w:spacing w:after="0"/>
      <w:ind w:left="360" w:hanging="360"/>
      <w:jc w:val="left"/>
    </w:pPr>
  </w:style>
  <w:style w:type="paragraph" w:customStyle="1" w:styleId="Alg2">
    <w:name w:val="Alg 2"/>
    <w:basedOn w:val="M2"/>
    <w:next w:val="a9"/>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a9"/>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
    <w:name w:val="HTML Preformatted"/>
    <w:basedOn w:val="a9"/>
    <w:link w:val="HTML0"/>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0">
    <w:name w:val="HTML 書式付き (文字)"/>
    <w:link w:val="HTML"/>
    <w:uiPriority w:val="99"/>
    <w:rsid w:val="00990F07"/>
    <w:rPr>
      <w:rFonts w:ascii="Courier New" w:eastAsia="Courier New" w:hAnsi="Courier New"/>
      <w:lang w:val="en-GB"/>
    </w:rPr>
  </w:style>
  <w:style w:type="paragraph" w:customStyle="1" w:styleId="MathDefinition4">
    <w:name w:val="MathDefinition 4"/>
    <w:basedOn w:val="a9"/>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a9"/>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20"/>
    <w:next w:val="M2"/>
    <w:rsid w:val="00990F07"/>
    <w:pPr>
      <w:numPr>
        <w:ilvl w:val="0"/>
        <w:numId w:val="0"/>
      </w:num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aff6">
    <w:name w:val="ヘッダー (文字)"/>
    <w:link w:val="aff5"/>
    <w:rsid w:val="00990F07"/>
    <w:rPr>
      <w:rFonts w:ascii="Arial" w:hAnsi="Arial"/>
      <w:b/>
      <w:sz w:val="22"/>
      <w:lang w:val="en-GB" w:eastAsia="ja-JP"/>
    </w:rPr>
  </w:style>
  <w:style w:type="table" w:styleId="afffd">
    <w:name w:val="Table Grid"/>
    <w:basedOn w:val="ab"/>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afffe">
    <w:name w:val="annotation subject"/>
    <w:basedOn w:val="af5"/>
    <w:next w:val="af5"/>
    <w:link w:val="affff"/>
    <w:uiPriority w:val="99"/>
    <w:unhideWhenUsed/>
    <w:rsid w:val="00990F07"/>
    <w:pPr>
      <w:spacing w:after="120" w:line="240" w:lineRule="auto"/>
    </w:pPr>
    <w:rPr>
      <w:rFonts w:eastAsia="Times New Roman"/>
      <w:b/>
      <w:bCs/>
    </w:rPr>
  </w:style>
  <w:style w:type="character" w:customStyle="1" w:styleId="af6">
    <w:name w:val="コメント文字列 (文字)"/>
    <w:link w:val="af5"/>
    <w:uiPriority w:val="99"/>
    <w:semiHidden/>
    <w:rsid w:val="00990F07"/>
    <w:rPr>
      <w:rFonts w:ascii="Arial" w:hAnsi="Arial"/>
      <w:lang w:val="en-GB" w:eastAsia="ja-JP"/>
    </w:rPr>
  </w:style>
  <w:style w:type="character" w:customStyle="1" w:styleId="affff">
    <w:name w:val="コメント内容 (文字)"/>
    <w:link w:val="afffe"/>
    <w:uiPriority w:val="99"/>
    <w:rsid w:val="00990F07"/>
    <w:rPr>
      <w:rFonts w:ascii="Arial" w:eastAsia="Times New Roman" w:hAnsi="Arial"/>
      <w:b/>
      <w:bCs/>
      <w:lang w:val="en-GB" w:eastAsia="ja-JP"/>
    </w:rPr>
  </w:style>
  <w:style w:type="character" w:customStyle="1" w:styleId="43">
    <w:name w:val="見出し 4 (文字)"/>
    <w:link w:val="40"/>
    <w:rsid w:val="00990F07"/>
    <w:rPr>
      <w:rFonts w:ascii="Arial" w:hAnsi="Arial"/>
      <w:b/>
      <w:lang w:val="en-GB" w:eastAsia="ja-JP"/>
    </w:rPr>
  </w:style>
  <w:style w:type="character" w:customStyle="1" w:styleId="33">
    <w:name w:val="見出し 3 (文字)"/>
    <w:link w:val="30"/>
    <w:rsid w:val="00990F07"/>
    <w:rPr>
      <w:rFonts w:ascii="Arial" w:hAnsi="Arial"/>
      <w:b/>
      <w:lang w:val="en-GB" w:eastAsia="ja-JP"/>
    </w:rPr>
  </w:style>
  <w:style w:type="character" w:customStyle="1" w:styleId="af9">
    <w:name w:val="見出しマップ (文字)"/>
    <w:link w:val="af8"/>
    <w:uiPriority w:val="99"/>
    <w:semiHidden/>
    <w:rsid w:val="00990F07"/>
    <w:rPr>
      <w:rFonts w:ascii="Tahoma" w:hAnsi="Tahoma"/>
      <w:shd w:val="clear" w:color="auto" w:fill="000080"/>
      <w:lang w:val="en-GB" w:eastAsia="ja-JP"/>
    </w:rPr>
  </w:style>
  <w:style w:type="paragraph" w:styleId="72">
    <w:name w:val="Medium List 2 Accent 4"/>
    <w:basedOn w:val="a9"/>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1">
    <w:name w:val="HTML Typewriter"/>
    <w:rsid w:val="00990F07"/>
    <w:rPr>
      <w:rFonts w:ascii="Courier New" w:hAnsi="Courier New" w:cs="Courier New"/>
      <w:sz w:val="20"/>
      <w:szCs w:val="20"/>
    </w:rPr>
  </w:style>
  <w:style w:type="character" w:styleId="HTML2">
    <w:name w:val="HTML Sample"/>
    <w:rsid w:val="00990F07"/>
    <w:rPr>
      <w:rFonts w:ascii="Courier New" w:hAnsi="Courier New" w:cs="Courier New"/>
    </w:rPr>
  </w:style>
  <w:style w:type="character" w:styleId="HTML3">
    <w:name w:val="HTML Code"/>
    <w:uiPriority w:val="99"/>
    <w:rsid w:val="00990F07"/>
    <w:rPr>
      <w:rFonts w:ascii="Courier New" w:hAnsi="Courier New" w:cs="Courier New"/>
      <w:sz w:val="20"/>
      <w:szCs w:val="20"/>
    </w:rPr>
  </w:style>
  <w:style w:type="paragraph" w:styleId="affff0">
    <w:name w:val="No Spacing"/>
    <w:uiPriority w:val="1"/>
    <w:qFormat/>
    <w:rsid w:val="00990F07"/>
    <w:pPr>
      <w:jc w:val="both"/>
    </w:pPr>
    <w:rPr>
      <w:rFonts w:ascii="Tms Rmn" w:eastAsia="Times New Roman" w:hAnsi="Tms Rmn"/>
      <w:lang w:eastAsia="en-US"/>
    </w:rPr>
  </w:style>
  <w:style w:type="character" w:customStyle="1" w:styleId="afff1">
    <w:name w:val="書式なし (文字)"/>
    <w:link w:val="afff0"/>
    <w:uiPriority w:val="99"/>
    <w:rsid w:val="00990F07"/>
    <w:rPr>
      <w:rFonts w:ascii="Courier New" w:hAnsi="Courier New"/>
      <w:lang w:val="en-GB" w:eastAsia="ja-JP"/>
    </w:rPr>
  </w:style>
  <w:style w:type="character" w:customStyle="1" w:styleId="52">
    <w:name w:val="見出し 5 (文字)"/>
    <w:link w:val="51"/>
    <w:rsid w:val="00990F07"/>
    <w:rPr>
      <w:rFonts w:ascii="Arial" w:hAnsi="Arial"/>
      <w:b/>
      <w:lang w:val="en-GB" w:eastAsia="ja-JP"/>
    </w:rPr>
  </w:style>
  <w:style w:type="character" w:customStyle="1" w:styleId="60">
    <w:name w:val="見出し 6 (文字)"/>
    <w:aliases w:val="do not use! (文字)"/>
    <w:link w:val="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aff1">
    <w:name w:val="フッター (文字)"/>
    <w:link w:val="aff0"/>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affff1">
    <w:name w:val="E-mail Signature"/>
    <w:basedOn w:val="a9"/>
    <w:link w:val="affff2"/>
    <w:rsid w:val="004C02EF"/>
  </w:style>
  <w:style w:type="character" w:customStyle="1" w:styleId="affff2">
    <w:name w:val="電子メール署名 (文字)"/>
    <w:link w:val="affff1"/>
    <w:rsid w:val="004C02EF"/>
    <w:rPr>
      <w:rFonts w:ascii="Arial" w:hAnsi="Arial"/>
      <w:lang w:val="en-GB" w:eastAsia="ja-JP"/>
    </w:rPr>
  </w:style>
  <w:style w:type="paragraph" w:styleId="HTML4">
    <w:name w:val="HTML Address"/>
    <w:basedOn w:val="a9"/>
    <w:link w:val="HTML5"/>
    <w:rsid w:val="004C02EF"/>
    <w:rPr>
      <w:i/>
      <w:iCs/>
    </w:rPr>
  </w:style>
  <w:style w:type="character" w:customStyle="1" w:styleId="HTML5">
    <w:name w:val="HTML アドレス (文字)"/>
    <w:link w:val="HTML4"/>
    <w:rsid w:val="004C02EF"/>
    <w:rPr>
      <w:rFonts w:ascii="Arial" w:hAnsi="Arial"/>
      <w:i/>
      <w:iCs/>
      <w:lang w:val="en-GB" w:eastAsia="ja-JP"/>
    </w:rPr>
  </w:style>
  <w:style w:type="paragraph" w:styleId="Web">
    <w:name w:val="Normal (Web)"/>
    <w:basedOn w:val="a9"/>
    <w:rsid w:val="004C02EF"/>
    <w:rPr>
      <w:rFonts w:ascii="Times New Roman" w:hAnsi="Times New Roman"/>
      <w:sz w:val="24"/>
      <w:szCs w:val="24"/>
    </w:rPr>
  </w:style>
  <w:style w:type="character" w:customStyle="1" w:styleId="headertitle2">
    <w:name w:val="headertitle2"/>
    <w:basedOn w:val="aa"/>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a9"/>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a9"/>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numPr>
        <w:ilvl w:val="1"/>
        <w:numId w:val="19"/>
      </w:numPr>
      <w:tabs>
        <w:tab w:val="left" w:pos="500"/>
        <w:tab w:val="left" w:pos="540"/>
        <w:tab w:val="left" w:pos="720"/>
      </w:tabs>
      <w:suppressAutoHyphens/>
      <w:spacing w:before="270" w:after="240" w:line="270" w:lineRule="exact"/>
      <w:ind w:left="907"/>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a9"/>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6">
    <w:name w:val="HTML Variable"/>
    <w:rsid w:val="004C02EF"/>
    <w:rPr>
      <w:i/>
    </w:rPr>
  </w:style>
  <w:style w:type="paragraph" w:customStyle="1" w:styleId="Informationtitle1">
    <w:name w:val="Information title 1"/>
    <w:basedOn w:val="afff8"/>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aff5"/>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aff5"/>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aff0"/>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a9"/>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a9"/>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affd"/>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ffff3">
    <w:name w:val="??"/>
    <w:rsid w:val="004C02EF"/>
    <w:pPr>
      <w:widowControl w:val="0"/>
      <w:overflowPunct w:val="0"/>
      <w:autoSpaceDE w:val="0"/>
      <w:autoSpaceDN w:val="0"/>
      <w:adjustRightInd w:val="0"/>
      <w:textAlignment w:val="baseline"/>
    </w:pPr>
    <w:rPr>
      <w:sz w:val="24"/>
      <w:lang w:eastAsia="en-US"/>
    </w:rPr>
  </w:style>
  <w:style w:type="paragraph" w:customStyle="1" w:styleId="13">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a9"/>
    <w:rsid w:val="004C02EF"/>
    <w:pPr>
      <w:keepLines/>
      <w:widowControl w:val="0"/>
      <w:spacing w:after="120" w:line="330" w:lineRule="atLeast"/>
    </w:pPr>
    <w:rPr>
      <w:rFonts w:ascii="Garamond" w:eastAsia="MS Gothic" w:hAnsi="Garamond"/>
      <w:sz w:val="22"/>
    </w:rPr>
  </w:style>
  <w:style w:type="paragraph" w:customStyle="1" w:styleId="a8">
    <w:name w:val="・箇条書き"/>
    <w:basedOn w:val="a9"/>
    <w:next w:val="a9"/>
    <w:rsid w:val="004C02EF"/>
    <w:pPr>
      <w:widowControl w:val="0"/>
      <w:numPr>
        <w:numId w:val="402"/>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1">
    <w:name w:val="箇条書"/>
    <w:basedOn w:val="afff0"/>
    <w:rsid w:val="004C02EF"/>
    <w:pPr>
      <w:widowControl w:val="0"/>
      <w:numPr>
        <w:numId w:val="403"/>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4">
    <w:name w:val="箇条書　1)"/>
    <w:basedOn w:val="a9"/>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a9"/>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10">
    <w:name w:val="見出し 1 (文字)"/>
    <w:link w:val="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a9"/>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90">
    <w:name w:val="見出し 9 (文字)"/>
    <w:aliases w:val="do not use!!!! (文字)"/>
    <w:link w:val="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lang w:eastAsia="en-US"/>
    </w:rPr>
  </w:style>
  <w:style w:type="paragraph" w:customStyle="1" w:styleId="RB">
    <w:name w:val="RB"/>
    <w:rsid w:val="004C02EF"/>
    <w:pPr>
      <w:spacing w:line="264" w:lineRule="atLeast"/>
      <w:jc w:val="right"/>
    </w:pPr>
    <w:rPr>
      <w:rFonts w:ascii="Geneva" w:hAnsi="Geneva"/>
      <w:lang w:eastAsia="en-US"/>
    </w:rPr>
  </w:style>
  <w:style w:type="paragraph" w:customStyle="1" w:styleId="D3">
    <w:name w:val="D3"/>
    <w:rsid w:val="004C02EF"/>
    <w:pPr>
      <w:tabs>
        <w:tab w:val="left" w:pos="1418"/>
      </w:tabs>
      <w:spacing w:after="120" w:line="264" w:lineRule="atLeast"/>
      <w:ind w:left="1418" w:hanging="284"/>
      <w:jc w:val="both"/>
    </w:pPr>
    <w:rPr>
      <w:rFonts w:ascii="Geneva" w:hAnsi="Geneva"/>
      <w:lang w:eastAsia="en-US"/>
    </w:rPr>
  </w:style>
  <w:style w:type="paragraph" w:customStyle="1" w:styleId="D2">
    <w:name w:val="D2"/>
    <w:rsid w:val="004C02EF"/>
    <w:pPr>
      <w:tabs>
        <w:tab w:val="left" w:pos="1191"/>
      </w:tabs>
      <w:spacing w:after="120" w:line="264" w:lineRule="atLeast"/>
      <w:ind w:left="1191" w:hanging="284"/>
      <w:jc w:val="both"/>
    </w:pPr>
    <w:rPr>
      <w:rFonts w:ascii="Geneva" w:hAnsi="Geneva"/>
      <w:lang w:eastAsia="en-US"/>
    </w:rPr>
  </w:style>
  <w:style w:type="paragraph" w:customStyle="1" w:styleId="D1">
    <w:name w:val="D1"/>
    <w:rsid w:val="004C02EF"/>
    <w:pPr>
      <w:tabs>
        <w:tab w:val="left" w:pos="964"/>
      </w:tabs>
      <w:spacing w:after="120" w:line="264" w:lineRule="atLeast"/>
      <w:ind w:left="964" w:hanging="284"/>
      <w:jc w:val="both"/>
    </w:pPr>
    <w:rPr>
      <w:rFonts w:ascii="Geneva" w:hAnsi="Geneva"/>
      <w:lang w:eastAsia="en-US"/>
    </w:rPr>
  </w:style>
  <w:style w:type="paragraph" w:customStyle="1" w:styleId="TC">
    <w:name w:val="TC"/>
    <w:rsid w:val="004C02EF"/>
    <w:pPr>
      <w:spacing w:line="264" w:lineRule="atLeast"/>
    </w:pPr>
    <w:rPr>
      <w:rFonts w:ascii="Geneva" w:hAnsi="Geneva"/>
      <w:lang w:eastAsia="en-US"/>
    </w:rPr>
  </w:style>
  <w:style w:type="paragraph" w:customStyle="1" w:styleId="T0">
    <w:name w:val="T0"/>
    <w:rsid w:val="004C02EF"/>
    <w:pPr>
      <w:keepNext/>
      <w:spacing w:after="120" w:line="264" w:lineRule="atLeast"/>
    </w:pPr>
    <w:rPr>
      <w:rFonts w:ascii="Geneva" w:hAnsi="Geneva"/>
      <w:b/>
      <w:lang w:eastAsia="en-US"/>
    </w:rPr>
  </w:style>
  <w:style w:type="paragraph" w:customStyle="1" w:styleId="D4">
    <w:name w:val="D4"/>
    <w:rsid w:val="004C02EF"/>
    <w:pPr>
      <w:tabs>
        <w:tab w:val="left" w:pos="1644"/>
      </w:tabs>
      <w:spacing w:after="120" w:line="264" w:lineRule="atLeast"/>
      <w:ind w:left="1644" w:hanging="284"/>
      <w:jc w:val="both"/>
    </w:pPr>
    <w:rPr>
      <w:rFonts w:ascii="Geneva" w:hAnsi="Geneva"/>
      <w:lang w:eastAsia="en-US"/>
    </w:rPr>
  </w:style>
  <w:style w:type="paragraph" w:customStyle="1" w:styleId="S1">
    <w:name w:val="S1"/>
    <w:rsid w:val="004C02EF"/>
    <w:pPr>
      <w:tabs>
        <w:tab w:val="left" w:pos="1531"/>
      </w:tabs>
      <w:spacing w:after="120" w:line="264" w:lineRule="atLeast"/>
      <w:ind w:left="1531" w:hanging="851"/>
      <w:jc w:val="both"/>
    </w:pPr>
    <w:rPr>
      <w:rFonts w:ascii="Geneva" w:hAnsi="Geneva"/>
      <w:lang w:eastAsia="en-US"/>
    </w:rPr>
  </w:style>
  <w:style w:type="paragraph" w:customStyle="1" w:styleId="D5">
    <w:name w:val="D5"/>
    <w:rsid w:val="004C02EF"/>
    <w:pPr>
      <w:tabs>
        <w:tab w:val="left" w:pos="1871"/>
      </w:tabs>
      <w:spacing w:after="120" w:line="264" w:lineRule="atLeast"/>
      <w:ind w:left="1871" w:hanging="284"/>
      <w:jc w:val="both"/>
    </w:pPr>
    <w:rPr>
      <w:rFonts w:ascii="Geneva" w:hAnsi="Geneva"/>
      <w:lang w:eastAsia="en-US"/>
    </w:rPr>
  </w:style>
  <w:style w:type="paragraph" w:customStyle="1" w:styleId="S2">
    <w:name w:val="S2"/>
    <w:rsid w:val="004C02EF"/>
    <w:pPr>
      <w:tabs>
        <w:tab w:val="left" w:pos="1758"/>
      </w:tabs>
      <w:spacing w:after="120" w:line="264" w:lineRule="atLeast"/>
      <w:ind w:left="1758" w:hanging="851"/>
      <w:jc w:val="both"/>
    </w:pPr>
    <w:rPr>
      <w:rFonts w:ascii="Geneva" w:hAnsi="Geneva"/>
      <w:lang w:eastAsia="en-US"/>
    </w:rPr>
  </w:style>
  <w:style w:type="paragraph" w:customStyle="1" w:styleId="S3">
    <w:name w:val="S3"/>
    <w:rsid w:val="004C02EF"/>
    <w:pPr>
      <w:tabs>
        <w:tab w:val="left" w:pos="1985"/>
      </w:tabs>
      <w:spacing w:after="120" w:line="264" w:lineRule="atLeast"/>
      <w:ind w:left="1985" w:hanging="851"/>
      <w:jc w:val="both"/>
    </w:pPr>
    <w:rPr>
      <w:rFonts w:ascii="Geneva" w:hAnsi="Geneva"/>
      <w:lang w:eastAsia="en-US"/>
    </w:rPr>
  </w:style>
  <w:style w:type="paragraph" w:customStyle="1" w:styleId="TB">
    <w:name w:val="TB"/>
    <w:rsid w:val="004C02EF"/>
    <w:pPr>
      <w:keepNext/>
      <w:spacing w:line="264" w:lineRule="atLeast"/>
    </w:pPr>
    <w:rPr>
      <w:rFonts w:ascii="Geneva" w:hAnsi="Geneva"/>
      <w:lang w:eastAsia="en-US"/>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lang w:eastAsia="en-US"/>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lang w:eastAsia="en-US"/>
    </w:rPr>
  </w:style>
  <w:style w:type="paragraph" w:customStyle="1" w:styleId="D0">
    <w:name w:val="D0"/>
    <w:rsid w:val="004C02EF"/>
    <w:pPr>
      <w:tabs>
        <w:tab w:val="left" w:pos="284"/>
      </w:tabs>
      <w:spacing w:after="120" w:line="264" w:lineRule="atLeast"/>
      <w:ind w:left="284" w:hanging="284"/>
      <w:jc w:val="both"/>
    </w:pPr>
    <w:rPr>
      <w:rFonts w:ascii="Geneva" w:hAnsi="Geneva"/>
      <w:lang w:eastAsia="en-US"/>
    </w:rPr>
  </w:style>
  <w:style w:type="paragraph" w:customStyle="1" w:styleId="S9">
    <w:name w:val="S9"/>
    <w:rsid w:val="004C02EF"/>
    <w:pPr>
      <w:tabs>
        <w:tab w:val="left" w:pos="1730"/>
        <w:tab w:val="right" w:pos="4320"/>
      </w:tabs>
      <w:spacing w:line="264" w:lineRule="atLeast"/>
    </w:pPr>
    <w:rPr>
      <w:rFonts w:ascii="Geneva" w:hAnsi="Geneva"/>
      <w:lang w:eastAsia="en-US"/>
    </w:rPr>
  </w:style>
  <w:style w:type="paragraph" w:customStyle="1" w:styleId="SF">
    <w:name w:val="SF"/>
    <w:rsid w:val="004C02EF"/>
    <w:pPr>
      <w:tabs>
        <w:tab w:val="left" w:pos="1730"/>
        <w:tab w:val="right" w:pos="4320"/>
      </w:tabs>
      <w:spacing w:after="120" w:line="264" w:lineRule="atLeast"/>
    </w:pPr>
    <w:rPr>
      <w:rFonts w:ascii="Geneva" w:hAnsi="Geneva"/>
      <w:lang w:eastAsia="en-US"/>
    </w:rPr>
  </w:style>
  <w:style w:type="paragraph" w:customStyle="1" w:styleId="TK">
    <w:name w:val="TK"/>
    <w:rsid w:val="004C02EF"/>
    <w:pPr>
      <w:keepNext/>
      <w:spacing w:line="264" w:lineRule="atLeast"/>
    </w:pPr>
    <w:rPr>
      <w:rFonts w:ascii="Geneva" w:hAnsi="Geneva"/>
      <w:lang w:eastAsia="en-US"/>
    </w:rPr>
  </w:style>
  <w:style w:type="paragraph" w:customStyle="1" w:styleId="S4">
    <w:name w:val="S4"/>
    <w:rsid w:val="004C02EF"/>
    <w:pPr>
      <w:tabs>
        <w:tab w:val="left" w:pos="2211"/>
      </w:tabs>
      <w:spacing w:after="120" w:line="264" w:lineRule="atLeast"/>
      <w:ind w:left="2211" w:hanging="851"/>
      <w:jc w:val="both"/>
    </w:pPr>
    <w:rPr>
      <w:rFonts w:ascii="Geneva" w:hAnsi="Geneva"/>
      <w:lang w:eastAsia="en-US"/>
    </w:rPr>
  </w:style>
  <w:style w:type="paragraph" w:customStyle="1" w:styleId="S5">
    <w:name w:val="S5"/>
    <w:rsid w:val="004C02EF"/>
    <w:pPr>
      <w:tabs>
        <w:tab w:val="left" w:pos="2438"/>
      </w:tabs>
      <w:spacing w:after="120" w:line="264" w:lineRule="atLeast"/>
      <w:ind w:left="2438" w:hanging="851"/>
      <w:jc w:val="both"/>
    </w:pPr>
    <w:rPr>
      <w:rFonts w:ascii="Geneva" w:hAnsi="Geneva"/>
      <w:lang w:eastAsia="en-US"/>
    </w:rPr>
  </w:style>
  <w:style w:type="paragraph" w:customStyle="1" w:styleId="H0">
    <w:name w:val="H0"/>
    <w:rsid w:val="004C02EF"/>
    <w:pPr>
      <w:tabs>
        <w:tab w:val="left" w:pos="567"/>
      </w:tabs>
      <w:spacing w:after="120" w:line="264" w:lineRule="atLeast"/>
      <w:ind w:left="567" w:hanging="284"/>
      <w:jc w:val="both"/>
    </w:pPr>
    <w:rPr>
      <w:rFonts w:ascii="Geneva" w:hAnsi="Geneva"/>
      <w:lang w:eastAsia="en-US"/>
    </w:rPr>
  </w:style>
  <w:style w:type="paragraph" w:customStyle="1" w:styleId="T5">
    <w:name w:val="T5"/>
    <w:rsid w:val="004C02EF"/>
    <w:pPr>
      <w:keepNext/>
      <w:keepLines/>
      <w:tabs>
        <w:tab w:val="left" w:pos="1588"/>
      </w:tabs>
      <w:spacing w:after="120" w:line="264" w:lineRule="atLeast"/>
      <w:ind w:left="1588" w:hanging="1247"/>
    </w:pPr>
    <w:rPr>
      <w:rFonts w:ascii="Geneva" w:hAnsi="Geneva"/>
      <w:b/>
      <w:lang w:eastAsia="en-US"/>
    </w:rPr>
  </w:style>
  <w:style w:type="paragraph" w:customStyle="1" w:styleId="H1">
    <w:name w:val="H1"/>
    <w:rsid w:val="004C02EF"/>
    <w:pPr>
      <w:tabs>
        <w:tab w:val="left" w:pos="1247"/>
      </w:tabs>
      <w:spacing w:after="120" w:line="264" w:lineRule="atLeast"/>
      <w:ind w:left="1247" w:hanging="284"/>
      <w:jc w:val="both"/>
    </w:pPr>
    <w:rPr>
      <w:rFonts w:ascii="Geneva" w:hAnsi="Geneva"/>
      <w:lang w:eastAsia="en-US"/>
    </w:rPr>
  </w:style>
  <w:style w:type="paragraph" w:customStyle="1" w:styleId="H2">
    <w:name w:val="H2"/>
    <w:rsid w:val="004C02EF"/>
    <w:pPr>
      <w:tabs>
        <w:tab w:val="left" w:pos="1474"/>
      </w:tabs>
      <w:spacing w:after="120" w:line="264" w:lineRule="atLeast"/>
      <w:ind w:left="1474" w:hanging="284"/>
      <w:jc w:val="both"/>
    </w:pPr>
    <w:rPr>
      <w:rFonts w:ascii="Geneva" w:hAnsi="Geneva"/>
      <w:lang w:eastAsia="en-US"/>
    </w:rPr>
  </w:style>
  <w:style w:type="paragraph" w:customStyle="1" w:styleId="H3">
    <w:name w:val="H3"/>
    <w:rsid w:val="004C02EF"/>
    <w:pPr>
      <w:tabs>
        <w:tab w:val="left" w:pos="1701"/>
      </w:tabs>
      <w:spacing w:after="120" w:line="264" w:lineRule="atLeast"/>
      <w:ind w:left="1701" w:hanging="284"/>
      <w:jc w:val="both"/>
    </w:pPr>
    <w:rPr>
      <w:rFonts w:ascii="Geneva" w:hAnsi="Geneva"/>
      <w:lang w:eastAsia="en-US"/>
    </w:rPr>
  </w:style>
  <w:style w:type="paragraph" w:customStyle="1" w:styleId="H4">
    <w:name w:val="H4"/>
    <w:rsid w:val="004C02EF"/>
    <w:pPr>
      <w:tabs>
        <w:tab w:val="left" w:pos="1928"/>
      </w:tabs>
      <w:spacing w:after="120" w:line="264" w:lineRule="atLeast"/>
      <w:ind w:left="1928" w:hanging="284"/>
      <w:jc w:val="both"/>
    </w:pPr>
    <w:rPr>
      <w:rFonts w:ascii="Geneva" w:hAnsi="Geneva"/>
      <w:lang w:eastAsia="en-US"/>
    </w:rPr>
  </w:style>
  <w:style w:type="paragraph" w:customStyle="1" w:styleId="H5">
    <w:name w:val="H5"/>
    <w:rsid w:val="004C02EF"/>
    <w:pPr>
      <w:tabs>
        <w:tab w:val="left" w:pos="2155"/>
      </w:tabs>
      <w:spacing w:after="120" w:line="264" w:lineRule="atLeast"/>
      <w:ind w:left="2155" w:hanging="284"/>
      <w:jc w:val="both"/>
    </w:pPr>
    <w:rPr>
      <w:rFonts w:ascii="Geneva" w:hAnsi="Geneva"/>
      <w:lang w:eastAsia="en-US"/>
    </w:rPr>
  </w:style>
  <w:style w:type="paragraph" w:customStyle="1" w:styleId="S0">
    <w:name w:val="S0"/>
    <w:rsid w:val="004C02EF"/>
    <w:pPr>
      <w:tabs>
        <w:tab w:val="left" w:pos="851"/>
      </w:tabs>
      <w:spacing w:after="120" w:line="264" w:lineRule="atLeast"/>
      <w:ind w:left="851" w:hanging="851"/>
      <w:jc w:val="both"/>
    </w:pPr>
    <w:rPr>
      <w:rFonts w:ascii="Geneva" w:hAnsi="Geneva"/>
      <w:lang w:eastAsia="en-US"/>
    </w:rPr>
  </w:style>
  <w:style w:type="paragraph" w:customStyle="1" w:styleId="T4">
    <w:name w:val="T4"/>
    <w:rsid w:val="004C02EF"/>
    <w:pPr>
      <w:keepNext/>
      <w:keepLines/>
      <w:tabs>
        <w:tab w:val="left" w:pos="1361"/>
      </w:tabs>
      <w:spacing w:after="120" w:line="264" w:lineRule="atLeast"/>
      <w:ind w:left="1361" w:hanging="1089"/>
    </w:pPr>
    <w:rPr>
      <w:rFonts w:ascii="Geneva" w:hAnsi="Geneva"/>
      <w:b/>
      <w:lang w:eastAsia="en-US"/>
    </w:rPr>
  </w:style>
  <w:style w:type="paragraph" w:customStyle="1" w:styleId="E1">
    <w:name w:val="E1"/>
    <w:rsid w:val="004C02EF"/>
    <w:pPr>
      <w:tabs>
        <w:tab w:val="left" w:pos="737"/>
        <w:tab w:val="decimal" w:pos="8060"/>
      </w:tabs>
      <w:spacing w:before="240" w:line="264" w:lineRule="atLeast"/>
      <w:ind w:left="737" w:hanging="669"/>
    </w:pPr>
    <w:rPr>
      <w:rFonts w:ascii="Geneva" w:hAnsi="Geneva"/>
      <w:b/>
      <w:lang w:eastAsia="en-US"/>
    </w:rPr>
  </w:style>
  <w:style w:type="paragraph" w:customStyle="1" w:styleId="E2">
    <w:name w:val="E2"/>
    <w:rsid w:val="004C02EF"/>
    <w:pPr>
      <w:tabs>
        <w:tab w:val="left" w:pos="1644"/>
        <w:tab w:val="left" w:pos="7960"/>
      </w:tabs>
      <w:spacing w:line="264" w:lineRule="atLeast"/>
      <w:ind w:left="1644" w:hanging="907"/>
      <w:jc w:val="both"/>
    </w:pPr>
    <w:rPr>
      <w:rFonts w:ascii="Geneva" w:hAnsi="Geneva"/>
      <w:lang w:eastAsia="en-US"/>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lang w:eastAsia="en-US"/>
    </w:rPr>
  </w:style>
  <w:style w:type="paragraph" w:customStyle="1" w:styleId="E4">
    <w:name w:val="E4"/>
    <w:rsid w:val="004C02EF"/>
    <w:pPr>
      <w:tabs>
        <w:tab w:val="left" w:pos="4139"/>
        <w:tab w:val="decimal" w:pos="9639"/>
      </w:tabs>
      <w:spacing w:line="264" w:lineRule="atLeast"/>
      <w:ind w:left="4139" w:hanging="1361"/>
    </w:pPr>
    <w:rPr>
      <w:rFonts w:ascii="Geneva" w:hAnsi="Geneva"/>
      <w:lang w:eastAsia="en-US"/>
    </w:rPr>
  </w:style>
  <w:style w:type="paragraph" w:customStyle="1" w:styleId="annotationtext">
    <w:name w:val="annotation text"/>
    <w:basedOn w:val="a9"/>
    <w:rsid w:val="004C02EF"/>
    <w:pPr>
      <w:spacing w:after="120" w:line="240" w:lineRule="auto"/>
    </w:pPr>
    <w:rPr>
      <w:rFonts w:ascii="Times" w:eastAsia="Times New Roman" w:hAnsi="Times"/>
      <w:lang w:eastAsia="en-US"/>
    </w:rPr>
  </w:style>
  <w:style w:type="paragraph" w:customStyle="1" w:styleId="toc">
    <w:name w:val="toc "/>
    <w:basedOn w:val="a9"/>
    <w:next w:val="a9"/>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
    <w:name w:val="index heading"/>
    <w:basedOn w:val="a9"/>
    <w:next w:val="11"/>
    <w:rsid w:val="004C02EF"/>
    <w:pPr>
      <w:spacing w:after="120" w:line="240" w:lineRule="auto"/>
    </w:pPr>
    <w:rPr>
      <w:rFonts w:ascii="Times" w:eastAsia="Times New Roman" w:hAnsi="Times"/>
      <w:lang w:eastAsia="en-US"/>
    </w:rPr>
  </w:style>
  <w:style w:type="paragraph" w:customStyle="1" w:styleId="affff4">
    <w:name w:val="]"/>
    <w:basedOn w:val="a9"/>
    <w:rsid w:val="004C02EF"/>
    <w:pPr>
      <w:spacing w:after="120" w:line="264" w:lineRule="exact"/>
      <w:jc w:val="center"/>
    </w:pPr>
    <w:rPr>
      <w:rFonts w:ascii="Times" w:eastAsia="Times New Roman" w:hAnsi="Times"/>
      <w:b/>
      <w:lang w:eastAsia="en-US"/>
    </w:rPr>
  </w:style>
  <w:style w:type="paragraph" w:customStyle="1" w:styleId="Normalplus">
    <w:name w:val="Normal plus"/>
    <w:basedOn w:val="20"/>
    <w:next w:val="a9"/>
    <w:rsid w:val="004C02EF"/>
    <w:pPr>
      <w:numPr>
        <w:ilvl w:val="0"/>
        <w:numId w:val="0"/>
      </w:num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aa"/>
    <w:rsid w:val="004C02EF"/>
  </w:style>
  <w:style w:type="character" w:customStyle="1" w:styleId="cataloguedetail-doctitle">
    <w:name w:val="cataloguedetail-doctitle"/>
    <w:basedOn w:val="aa"/>
    <w:rsid w:val="004C02EF"/>
  </w:style>
  <w:style w:type="character" w:customStyle="1" w:styleId="37">
    <w:name w:val="本文インデント 3 (文字)"/>
    <w:link w:val="36"/>
    <w:rsid w:val="004C02EF"/>
    <w:rPr>
      <w:rFonts w:ascii="Arial" w:hAnsi="Arial"/>
      <w:sz w:val="16"/>
      <w:lang w:val="en-GB" w:eastAsia="ja-JP"/>
    </w:rPr>
  </w:style>
  <w:style w:type="character" w:customStyle="1" w:styleId="af1">
    <w:name w:val="本文インデント (文字)"/>
    <w:link w:val="af0"/>
    <w:rsid w:val="004C02EF"/>
    <w:rPr>
      <w:rFonts w:ascii="Arial" w:hAnsi="Arial"/>
      <w:lang w:val="en-GB" w:eastAsia="ja-JP"/>
    </w:rPr>
  </w:style>
  <w:style w:type="paragraph" w:customStyle="1" w:styleId="Style1">
    <w:name w:val="Style1"/>
    <w:basedOn w:val="40"/>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40"/>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25">
    <w:name w:val="本文 2 (文字)"/>
    <w:link w:val="24"/>
    <w:rsid w:val="004C02EF"/>
    <w:rPr>
      <w:rFonts w:ascii="Arial" w:hAnsi="Arial"/>
      <w:sz w:val="16"/>
      <w:lang w:val="en-GB" w:eastAsia="ja-JP"/>
    </w:rPr>
  </w:style>
  <w:style w:type="character" w:customStyle="1" w:styleId="35">
    <w:name w:val="本文 3 (文字)"/>
    <w:link w:val="34"/>
    <w:rsid w:val="004C02EF"/>
    <w:rPr>
      <w:rFonts w:ascii="Arial" w:hAnsi="Arial"/>
      <w:sz w:val="14"/>
      <w:lang w:val="en-GB" w:eastAsia="ja-JP"/>
    </w:rPr>
  </w:style>
  <w:style w:type="paragraph" w:customStyle="1" w:styleId="3b">
    <w:name w:val="... 3"/>
    <w:basedOn w:val="Default"/>
    <w:next w:val="Default"/>
    <w:rsid w:val="004C02EF"/>
    <w:pPr>
      <w:widowControl/>
    </w:pPr>
    <w:rPr>
      <w:rFonts w:ascii="Arial" w:eastAsia="Times New Roman" w:hAnsi="Arial" w:cs="Times New Roman"/>
      <w:color w:val="auto"/>
      <w:lang w:val="fr-FR" w:eastAsia="fr-FR"/>
    </w:rPr>
  </w:style>
  <w:style w:type="paragraph" w:customStyle="1" w:styleId="affff5">
    <w:name w:val="..."/>
    <w:basedOn w:val="Default"/>
    <w:next w:val="Default"/>
    <w:rsid w:val="004C02EF"/>
    <w:pPr>
      <w:widowControl/>
    </w:pPr>
    <w:rPr>
      <w:rFonts w:ascii="Arial" w:eastAsia="Times New Roman" w:hAnsi="Arial" w:cs="Times New Roman"/>
      <w:color w:val="auto"/>
      <w:lang w:val="fr-FR" w:eastAsia="fr-FR"/>
    </w:rPr>
  </w:style>
  <w:style w:type="paragraph" w:customStyle="1" w:styleId="2c">
    <w:name w:val="... 2"/>
    <w:basedOn w:val="Default"/>
    <w:next w:val="Default"/>
    <w:rsid w:val="004C02EF"/>
    <w:pPr>
      <w:widowControl/>
    </w:pPr>
    <w:rPr>
      <w:rFonts w:ascii="Arial" w:eastAsia="Times New Roman" w:hAnsi="Arial" w:cs="Times New Roman"/>
      <w:color w:val="auto"/>
      <w:lang w:val="fr-FR" w:eastAsia="fr-FR"/>
    </w:rPr>
  </w:style>
  <w:style w:type="character" w:customStyle="1" w:styleId="28">
    <w:name w:val="本文インデント 2 (文字)"/>
    <w:link w:val="27"/>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ffff6">
    <w:name w:val="項本文"/>
    <w:basedOn w:val="a9"/>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ffff7">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5">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a9"/>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a9"/>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a9"/>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a9"/>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a9"/>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a9"/>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a9"/>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a9"/>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a9"/>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a9"/>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a9"/>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a9"/>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a9"/>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a9"/>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a9"/>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a9"/>
    <w:rsid w:val="004C02EF"/>
    <w:pPr>
      <w:spacing w:before="210" w:after="0" w:line="210" w:lineRule="exact"/>
      <w:jc w:val="left"/>
    </w:pPr>
    <w:rPr>
      <w:rFonts w:eastAsia="Times New Roman"/>
      <w:sz w:val="18"/>
      <w:lang w:eastAsia="en-US"/>
    </w:rPr>
  </w:style>
  <w:style w:type="paragraph" w:styleId="affff8">
    <w:name w:val="Revision"/>
    <w:hidden/>
    <w:uiPriority w:val="71"/>
    <w:rsid w:val="0059330D"/>
    <w:rPr>
      <w:rFonts w:ascii="Arial" w:hAnsi="Arial"/>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2379">
      <w:bodyDiv w:val="1"/>
      <w:marLeft w:val="0"/>
      <w:marRight w:val="0"/>
      <w:marTop w:val="0"/>
      <w:marBottom w:val="0"/>
      <w:divBdr>
        <w:top w:val="none" w:sz="0" w:space="0" w:color="auto"/>
        <w:left w:val="none" w:sz="0" w:space="0" w:color="auto"/>
        <w:bottom w:val="none" w:sz="0" w:space="0" w:color="auto"/>
        <w:right w:val="none" w:sz="0" w:space="0" w:color="auto"/>
      </w:divBdr>
    </w:div>
    <w:div w:id="558712336">
      <w:bodyDiv w:val="1"/>
      <w:marLeft w:val="0"/>
      <w:marRight w:val="0"/>
      <w:marTop w:val="0"/>
      <w:marBottom w:val="0"/>
      <w:divBdr>
        <w:top w:val="none" w:sz="0" w:space="0" w:color="auto"/>
        <w:left w:val="none" w:sz="0" w:space="0" w:color="auto"/>
        <w:bottom w:val="none" w:sz="0" w:space="0" w:color="auto"/>
        <w:right w:val="none" w:sz="0" w:space="0" w:color="auto"/>
      </w:divBdr>
    </w:div>
    <w:div w:id="748621709">
      <w:bodyDiv w:val="1"/>
      <w:marLeft w:val="0"/>
      <w:marRight w:val="0"/>
      <w:marTop w:val="0"/>
      <w:marBottom w:val="0"/>
      <w:divBdr>
        <w:top w:val="none" w:sz="0" w:space="0" w:color="auto"/>
        <w:left w:val="none" w:sz="0" w:space="0" w:color="auto"/>
        <w:bottom w:val="none" w:sz="0" w:space="0" w:color="auto"/>
        <w:right w:val="none" w:sz="0" w:space="0" w:color="auto"/>
      </w:divBdr>
    </w:div>
    <w:div w:id="933514450">
      <w:bodyDiv w:val="1"/>
      <w:marLeft w:val="0"/>
      <w:marRight w:val="0"/>
      <w:marTop w:val="0"/>
      <w:marBottom w:val="0"/>
      <w:divBdr>
        <w:top w:val="none" w:sz="0" w:space="0" w:color="auto"/>
        <w:left w:val="none" w:sz="0" w:space="0" w:color="auto"/>
        <w:bottom w:val="none" w:sz="0" w:space="0" w:color="auto"/>
        <w:right w:val="none" w:sz="0" w:space="0" w:color="auto"/>
      </w:divBdr>
    </w:div>
    <w:div w:id="936518634">
      <w:bodyDiv w:val="1"/>
      <w:marLeft w:val="0"/>
      <w:marRight w:val="0"/>
      <w:marTop w:val="0"/>
      <w:marBottom w:val="0"/>
      <w:divBdr>
        <w:top w:val="none" w:sz="0" w:space="0" w:color="auto"/>
        <w:left w:val="none" w:sz="0" w:space="0" w:color="auto"/>
        <w:bottom w:val="none" w:sz="0" w:space="0" w:color="auto"/>
        <w:right w:val="none" w:sz="0" w:space="0" w:color="auto"/>
      </w:divBdr>
    </w:div>
    <w:div w:id="1065758910">
      <w:bodyDiv w:val="1"/>
      <w:marLeft w:val="0"/>
      <w:marRight w:val="0"/>
      <w:marTop w:val="0"/>
      <w:marBottom w:val="0"/>
      <w:divBdr>
        <w:top w:val="none" w:sz="0" w:space="0" w:color="auto"/>
        <w:left w:val="none" w:sz="0" w:space="0" w:color="auto"/>
        <w:bottom w:val="none" w:sz="0" w:space="0" w:color="auto"/>
        <w:right w:val="none" w:sz="0" w:space="0" w:color="auto"/>
      </w:divBdr>
    </w:div>
    <w:div w:id="1174414359">
      <w:bodyDiv w:val="1"/>
      <w:marLeft w:val="0"/>
      <w:marRight w:val="0"/>
      <w:marTop w:val="0"/>
      <w:marBottom w:val="0"/>
      <w:divBdr>
        <w:top w:val="none" w:sz="0" w:space="0" w:color="auto"/>
        <w:left w:val="none" w:sz="0" w:space="0" w:color="auto"/>
        <w:bottom w:val="none" w:sz="0" w:space="0" w:color="auto"/>
        <w:right w:val="none" w:sz="0" w:space="0" w:color="auto"/>
      </w:divBdr>
    </w:div>
    <w:div w:id="1507865485">
      <w:bodyDiv w:val="1"/>
      <w:marLeft w:val="0"/>
      <w:marRight w:val="0"/>
      <w:marTop w:val="0"/>
      <w:marBottom w:val="0"/>
      <w:divBdr>
        <w:top w:val="none" w:sz="0" w:space="0" w:color="auto"/>
        <w:left w:val="none" w:sz="0" w:space="0" w:color="auto"/>
        <w:bottom w:val="none" w:sz="0" w:space="0" w:color="auto"/>
        <w:right w:val="none" w:sz="0" w:space="0" w:color="auto"/>
      </w:divBdr>
    </w:div>
    <w:div w:id="171469059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targetScreenSz w:val="800x600"/>
</w:webSettings>
</file>

<file path=word/_rels/comments.xml.rels><?xml version="1.0" encoding="UTF-8" standalone="yes"?>
<Relationships xmlns="http://schemas.openxmlformats.org/package/2006/relationships"><Relationship Id="rId1" Type="http://schemas.openxmlformats.org/officeDocument/2006/relationships/hyperlink" Target="https://bugs.ecmascript.org/show_bug.cgi?id=155" TargetMode="External"/></Relationship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comments" Target="comments.xml"/><Relationship Id="rId22" Type="http://schemas.openxmlformats.org/officeDocument/2006/relationships/hyperlink" Target="http://tools.ietf.org/html/rfc1738" TargetMode="External"/><Relationship Id="rId23" Type="http://schemas.openxmlformats.org/officeDocument/2006/relationships/hyperlink" Target="http://tools.ietf.org/html/rfc2396" TargetMode="External"/><Relationship Id="rId24" Type="http://schemas.openxmlformats.org/officeDocument/2006/relationships/hyperlink" Target="http://tools.ietf.org/html/rfc3629" TargetMode="External"/><Relationship Id="rId25" Type="http://schemas.openxmlformats.org/officeDocument/2006/relationships/hyperlink" Target="http://tools.ietf.org/html/rfc4627" TargetMode="External"/><Relationship Id="rId26" Type="http://schemas.openxmlformats.org/officeDocument/2006/relationships/header" Target="header7.xml"/><Relationship Id="rId27" Type="http://schemas.openxmlformats.org/officeDocument/2006/relationships/header" Target="header8.xml"/><Relationship Id="rId28" Type="http://schemas.openxmlformats.org/officeDocument/2006/relationships/footer" Target="footer7.xml"/><Relationship Id="rId29" Type="http://schemas.openxmlformats.org/officeDocument/2006/relationships/footer" Target="footer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9.xml"/><Relationship Id="rId31" Type="http://schemas.openxmlformats.org/officeDocument/2006/relationships/footer" Target="footer9.xml"/><Relationship Id="rId32" Type="http://schemas.openxmlformats.org/officeDocument/2006/relationships/header" Target="header10.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11.xml"/><Relationship Id="rId34" Type="http://schemas.openxmlformats.org/officeDocument/2006/relationships/footer" Target="footer10.xml"/><Relationship Id="rId35" Type="http://schemas.openxmlformats.org/officeDocument/2006/relationships/footer" Target="footer11.xml"/><Relationship Id="rId36" Type="http://schemas.openxmlformats.org/officeDocument/2006/relationships/header" Target="header12.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6.xml"/><Relationship Id="rId37" Type="http://schemas.openxmlformats.org/officeDocument/2006/relationships/fontTable" Target="fontTable.xml"/><Relationship Id="rId3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7.xml.rels><?xml version="1.0" encoding="UTF-8" standalone="yes"?>
<Relationships xmlns="http://schemas.openxmlformats.org/package/2006/relationships"><Relationship Id="rId1" Type="http://schemas.openxmlformats.org/officeDocument/2006/relationships/image" Target="media/image5.jpeg"/></Relationships>
</file>

<file path=word/_rels/header8.xml.rels><?xml version="1.0" encoding="UTF-8" standalone="yes"?>
<Relationships xmlns="http://schemas.openxmlformats.org/package/2006/relationships"><Relationship Id="rId1" Type="http://schemas.openxmlformats.org/officeDocument/2006/relationships/image" Target="media/image6.jpeg"/></Relationships>
</file>

<file path=word/_rels/header9.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F:\Common\EXCHANGE\Patrick\New%202009%20Ecma%20templates%20for%20Standards%20and%20TRs\New%202009%20Ecma%20template%20for%20Standards.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20C4F8-889A-BD42-9399-9A1BF5DA1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\Common\EXCHANGE\Patrick\New 2009 Ecma templates for Standards and TRs\New 2009 Ecma template for Standards.dot</Template>
  <TotalTime>0</TotalTime>
  <Pages>3</Pages>
  <Words>100408</Words>
  <Characters>572332</Characters>
  <Application>Microsoft Macintosh Word</Application>
  <DocSecurity>0</DocSecurity>
  <Lines>4769</Lines>
  <Paragraphs>1342</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Working draft Ecm-262 edition 6</vt:lpstr>
      <vt:lpstr>Scope</vt:lpstr>
      <vt:lpstr>Conformance</vt:lpstr>
      <vt:lpstr>Normative references</vt:lpstr>
      <vt:lpstr>4	Overview</vt:lpstr>
      <vt:lpstr>    4.1	Web Scripting</vt:lpstr>
      <vt:lpstr>    4.2	Language Overview</vt:lpstr>
      <vt:lpstr>        4.2.1	Objects</vt:lpstr>
      <vt:lpstr>        4.2.2	The Strict Variant of ECMAScript</vt:lpstr>
      <vt:lpstr>    4.3	Terms and definitions</vt:lpstr>
      <vt:lpstr>5	Notational Conventions</vt:lpstr>
      <vt:lpstr>    5.1	Syntactic and Lexical Grammars</vt:lpstr>
      <vt:lpstr>        5.1.1	Context-Free Grammars</vt:lpstr>
      <vt:lpstr>        5.1.2	The Lexical and RegExp Grammars</vt:lpstr>
      <vt:lpstr>        5.1.3	The Numeric String Grammar</vt:lpstr>
      <vt:lpstr>        5.1.4	The Syntactic Grammar</vt:lpstr>
      <vt:lpstr>        5.1.5	The JSON Grammar</vt:lpstr>
      <vt:lpstr>        5.1.6	Grammar Notation</vt:lpstr>
      <vt:lpstr>    5.2	Algorithm Conventions</vt:lpstr>
      <vt:lpstr>    5.3 Static Semantic Rules</vt:lpstr>
      <vt:lpstr>6	Source Text</vt:lpstr>
      <vt:lpstr>7	Lexical Conventions</vt:lpstr>
      <vt:lpstr>    7.1	Unicode Format-Control Characters</vt:lpstr>
      <vt:lpstr>    7.2	White Space</vt:lpstr>
      <vt:lpstr>    7.3	Line Terminators</vt:lpstr>
      <vt:lpstr>    7.4	Comments</vt:lpstr>
      <vt:lpstr>    7.5	Tokens</vt:lpstr>
      <vt:lpstr>    7.6	Identifier Names and Identifiers</vt:lpstr>
      <vt:lpstr>        7.6.1	Reserved Words</vt:lpstr>
      <vt:lpstr>    7.7	Punctuators</vt:lpstr>
      <vt:lpstr>    7.8	Literals</vt:lpstr>
      <vt:lpstr>        7.8.1	Null Literals</vt:lpstr>
      <vt:lpstr>        7.8.2	Boolean Literals</vt:lpstr>
      <vt:lpstr>        7.8.3	Numeric Literals</vt:lpstr>
      <vt:lpstr>        7.8.4	String Literals</vt:lpstr>
      <vt:lpstr>        7.8.5	Regular Expression Literals</vt:lpstr>
      <vt:lpstr>    7.9	Automatic Semicolon Insertion</vt:lpstr>
      <vt:lpstr>        7.9.1	Rules of Automatic Semicolon Insertion</vt:lpstr>
      <vt:lpstr>        7.9.2	Examples of Automatic Semicolon Insertion</vt:lpstr>
      <vt:lpstr>8	Types</vt:lpstr>
      <vt:lpstr>    8.1	The Undefined Type</vt:lpstr>
      <vt:lpstr>    8.2	The Null Type</vt:lpstr>
      <vt:lpstr>    8.3	The Boolean Type</vt:lpstr>
      <vt:lpstr>    8.4	The String Type</vt:lpstr>
      <vt:lpstr>    8.5	The Number Type</vt:lpstr>
    </vt:vector>
  </TitlesOfParts>
  <Manager/>
  <Company/>
  <LinksUpToDate>false</LinksUpToDate>
  <CharactersWithSpaces>671398</CharactersWithSpaces>
  <SharedDoc>false</SharedDoc>
  <HyperlinkBase/>
  <HLinks>
    <vt:vector size="72" baseType="variant">
      <vt:variant>
        <vt:i4>2424933</vt:i4>
      </vt:variant>
      <vt:variant>
        <vt:i4>878</vt:i4>
      </vt:variant>
      <vt:variant>
        <vt:i4>0</vt:i4>
      </vt:variant>
      <vt:variant>
        <vt:i4>5</vt:i4>
      </vt:variant>
      <vt:variant>
        <vt:lpwstr>http://tools.ietf.org/html/rfc4627</vt:lpwstr>
      </vt:variant>
      <vt:variant>
        <vt:lpwstr/>
      </vt:variant>
      <vt:variant>
        <vt:i4>2818146</vt:i4>
      </vt:variant>
      <vt:variant>
        <vt:i4>875</vt:i4>
      </vt:variant>
      <vt:variant>
        <vt:i4>0</vt:i4>
      </vt:variant>
      <vt:variant>
        <vt:i4>5</vt:i4>
      </vt:variant>
      <vt:variant>
        <vt:lpwstr>http://tools.ietf.org/html/rfc3629</vt:lpwstr>
      </vt:variant>
      <vt:variant>
        <vt:lpwstr/>
      </vt:variant>
      <vt:variant>
        <vt:i4>2162792</vt:i4>
      </vt:variant>
      <vt:variant>
        <vt:i4>872</vt:i4>
      </vt:variant>
      <vt:variant>
        <vt:i4>0</vt:i4>
      </vt:variant>
      <vt:variant>
        <vt:i4>5</vt:i4>
      </vt:variant>
      <vt:variant>
        <vt:lpwstr>http://tools.ietf.org/html/rfc2396</vt:lpwstr>
      </vt:variant>
      <vt:variant>
        <vt:lpwstr/>
      </vt:variant>
      <vt:variant>
        <vt:i4>2818145</vt:i4>
      </vt:variant>
      <vt:variant>
        <vt:i4>869</vt:i4>
      </vt:variant>
      <vt:variant>
        <vt:i4>0</vt:i4>
      </vt:variant>
      <vt:variant>
        <vt:i4>5</vt:i4>
      </vt:variant>
      <vt:variant>
        <vt:lpwstr>http://tools.ietf.org/html/rfc1738</vt:lpwstr>
      </vt:variant>
      <vt:variant>
        <vt:lpwstr/>
      </vt:variant>
      <vt:variant>
        <vt:i4>7077951</vt:i4>
      </vt:variant>
      <vt:variant>
        <vt:i4>0</vt:i4>
      </vt:variant>
      <vt:variant>
        <vt:i4>0</vt:i4>
      </vt:variant>
      <vt:variant>
        <vt:i4>5</vt:i4>
      </vt:variant>
      <vt:variant>
        <vt:lpwstr>https://bugs.ecmascript.org/show_bug.cgi?id=155</vt:lpwstr>
      </vt:variant>
      <vt:variant>
        <vt:lpwstr/>
      </vt:variant>
      <vt:variant>
        <vt:i4>131180</vt:i4>
      </vt:variant>
      <vt:variant>
        <vt:i4>1428264</vt:i4>
      </vt:variant>
      <vt:variant>
        <vt:i4>1025</vt:i4>
      </vt:variant>
      <vt:variant>
        <vt:i4>1</vt:i4>
      </vt:variant>
      <vt:variant>
        <vt:lpwstr>Logo0052b</vt:lpwstr>
      </vt:variant>
      <vt:variant>
        <vt:lpwstr/>
      </vt:variant>
      <vt:variant>
        <vt:i4>3866635</vt:i4>
      </vt:variant>
      <vt:variant>
        <vt:i4>-1</vt:i4>
      </vt:variant>
      <vt:variant>
        <vt:i4>2054</vt:i4>
      </vt:variant>
      <vt:variant>
        <vt:i4>1</vt:i4>
      </vt:variant>
      <vt:variant>
        <vt:lpwstr>Head 2 ECMA</vt:lpwstr>
      </vt:variant>
      <vt:variant>
        <vt:lpwstr/>
      </vt:variant>
      <vt:variant>
        <vt:i4>3866635</vt:i4>
      </vt:variant>
      <vt:variant>
        <vt:i4>-1</vt:i4>
      </vt:variant>
      <vt:variant>
        <vt:i4>2061</vt:i4>
      </vt:variant>
      <vt:variant>
        <vt:i4>1</vt:i4>
      </vt:variant>
      <vt:variant>
        <vt:lpwstr>Head 2 ECMA</vt:lpwstr>
      </vt:variant>
      <vt:variant>
        <vt:lpwstr/>
      </vt:variant>
      <vt:variant>
        <vt:i4>3866635</vt:i4>
      </vt:variant>
      <vt:variant>
        <vt:i4>-1</vt:i4>
      </vt:variant>
      <vt:variant>
        <vt:i4>2062</vt:i4>
      </vt:variant>
      <vt:variant>
        <vt:i4>1</vt:i4>
      </vt:variant>
      <vt:variant>
        <vt:lpwstr>Head 2 ECMA</vt:lpwstr>
      </vt:variant>
      <vt:variant>
        <vt:lpwstr/>
      </vt:variant>
      <vt:variant>
        <vt:i4>3866635</vt:i4>
      </vt:variant>
      <vt:variant>
        <vt:i4>-1</vt:i4>
      </vt:variant>
      <vt:variant>
        <vt:i4>2063</vt:i4>
      </vt:variant>
      <vt:variant>
        <vt:i4>1</vt:i4>
      </vt:variant>
      <vt:variant>
        <vt:lpwstr>Head 2 ECMA</vt:lpwstr>
      </vt:variant>
      <vt:variant>
        <vt:lpwstr/>
      </vt:variant>
      <vt:variant>
        <vt:i4>3866635</vt:i4>
      </vt:variant>
      <vt:variant>
        <vt:i4>-1</vt:i4>
      </vt:variant>
      <vt:variant>
        <vt:i4>2064</vt:i4>
      </vt:variant>
      <vt:variant>
        <vt:i4>1</vt:i4>
      </vt:variant>
      <vt:variant>
        <vt:lpwstr>Head 2 ECMA</vt:lpwstr>
      </vt:variant>
      <vt:variant>
        <vt:lpwstr/>
      </vt:variant>
      <vt:variant>
        <vt:i4>6946882</vt:i4>
      </vt:variant>
      <vt:variant>
        <vt:i4>-1</vt:i4>
      </vt:variant>
      <vt:variant>
        <vt:i4>1031</vt:i4>
      </vt:variant>
      <vt:variant>
        <vt:i4>1</vt:i4>
      </vt:variant>
      <vt:variant>
        <vt:lpwstr>Couv ST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draft Ecm-262 edition 6</dc:title>
  <dc:subject/>
  <dc:creator>Allen Wirfs-Brock</dc:creator>
  <cp:keywords/>
  <dc:description/>
  <cp:lastModifiedBy>azu azu</cp:lastModifiedBy>
  <cp:revision>2</cp:revision>
  <cp:lastPrinted>2011-07-12T01:39:00Z</cp:lastPrinted>
  <dcterms:created xsi:type="dcterms:W3CDTF">2015-05-03T16:27:00Z</dcterms:created>
  <dcterms:modified xsi:type="dcterms:W3CDTF">2015-05-03T16:27:00Z</dcterms:modified>
  <cp:category/>
</cp:coreProperties>
</file>